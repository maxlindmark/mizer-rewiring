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7848" w14:textId="77777777" w:rsidR="00A92101" w:rsidRDefault="00002301" w:rsidP="00B23C90">
      <w:pPr>
        <w:spacing w:line="480" w:lineRule="auto"/>
        <w:contextualSpacing/>
        <w:jc w:val="both"/>
        <w:rPr>
          <w:b/>
          <w:lang w:val="en-US"/>
        </w:rPr>
      </w:pPr>
      <w:r w:rsidRPr="00E10B41">
        <w:rPr>
          <w:b/>
          <w:lang w:val="en-US"/>
        </w:rPr>
        <w:t>Appendix S1</w:t>
      </w:r>
    </w:p>
    <w:p w14:paraId="0D951F53" w14:textId="39DC316E" w:rsidR="00002301" w:rsidRPr="00A92101" w:rsidRDefault="00002301" w:rsidP="00B23C90">
      <w:pPr>
        <w:spacing w:line="480" w:lineRule="auto"/>
        <w:contextualSpacing/>
        <w:jc w:val="both"/>
        <w:rPr>
          <w:b/>
          <w:lang w:val="en-US"/>
        </w:rPr>
      </w:pPr>
      <w:r w:rsidRPr="00A92101">
        <w:rPr>
          <w:b/>
          <w:lang w:val="en-US"/>
        </w:rPr>
        <w:t>Supporting Information for</w:t>
      </w:r>
    </w:p>
    <w:p w14:paraId="77AA9EFB" w14:textId="597C46E9" w:rsidR="005D56D9" w:rsidRDefault="005D56D9" w:rsidP="005D56D9">
      <w:pPr>
        <w:spacing w:line="48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5D56D9">
      <w:pPr>
        <w:spacing w:line="480" w:lineRule="auto"/>
        <w:contextualSpacing/>
        <w:jc w:val="both"/>
        <w:rPr>
          <w:rFonts w:ascii="Times" w:hAnsi="Times"/>
          <w:b/>
          <w:bCs/>
          <w:i/>
          <w:iCs/>
          <w:lang w:val="en-US"/>
        </w:rPr>
      </w:pPr>
    </w:p>
    <w:p w14:paraId="1187FF21" w14:textId="3D895A63" w:rsidR="00002301" w:rsidRPr="00582BC2" w:rsidRDefault="00002301" w:rsidP="00B23C90">
      <w:pPr>
        <w:tabs>
          <w:tab w:val="left" w:pos="7213"/>
        </w:tabs>
        <w:spacing w:line="480" w:lineRule="auto"/>
        <w:contextualSpacing/>
        <w:jc w:val="both"/>
        <w:rPr>
          <w:vertAlign w:val="superscript"/>
          <w:lang w:val="sv-SE"/>
        </w:rPr>
      </w:pPr>
      <w:r w:rsidRPr="00582BC2">
        <w:rPr>
          <w:lang w:val="sv-SE"/>
        </w:rPr>
        <w:t>Max Lindmark</w:t>
      </w:r>
      <w:r w:rsidRPr="00582BC2">
        <w:rPr>
          <w:vertAlign w:val="superscript"/>
          <w:lang w:val="sv-SE"/>
        </w:rPr>
        <w:t>a,1</w:t>
      </w:r>
      <w:r w:rsidRPr="00582BC2">
        <w:rPr>
          <w:lang w:val="sv-SE"/>
        </w:rPr>
        <w:t xml:space="preserve">, Asta </w:t>
      </w:r>
      <w:proofErr w:type="spellStart"/>
      <w:r w:rsidRPr="00582BC2">
        <w:rPr>
          <w:lang w:val="sv-SE"/>
        </w:rPr>
        <w:t>Audzijonyte</w:t>
      </w:r>
      <w:r w:rsidRPr="00582BC2">
        <w:rPr>
          <w:vertAlign w:val="superscript"/>
          <w:lang w:val="sv-SE"/>
        </w:rPr>
        <w:t>b</w:t>
      </w:r>
      <w:proofErr w:type="spellEnd"/>
      <w:r w:rsidRPr="00582BC2">
        <w:rPr>
          <w:lang w:val="sv-SE"/>
        </w:rPr>
        <w:t xml:space="preserve">, Julia </w:t>
      </w:r>
      <w:proofErr w:type="spellStart"/>
      <w:r w:rsidRPr="00582BC2">
        <w:rPr>
          <w:lang w:val="sv-SE"/>
        </w:rPr>
        <w:t>Blanchard</w:t>
      </w:r>
      <w:r w:rsidRPr="00582BC2">
        <w:rPr>
          <w:vertAlign w:val="superscript"/>
          <w:lang w:val="sv-SE"/>
        </w:rPr>
        <w:t>c</w:t>
      </w:r>
      <w:proofErr w:type="spellEnd"/>
      <w:r w:rsidRPr="00582BC2">
        <w:rPr>
          <w:lang w:val="sv-SE"/>
        </w:rPr>
        <w:t xml:space="preserve">, Anna </w:t>
      </w:r>
      <w:proofErr w:type="spellStart"/>
      <w:r w:rsidRPr="00582BC2">
        <w:rPr>
          <w:lang w:val="sv-SE"/>
        </w:rPr>
        <w:t>Gårdmark</w:t>
      </w:r>
      <w:r w:rsidRPr="00582BC2">
        <w:rPr>
          <w:vertAlign w:val="superscript"/>
          <w:lang w:val="sv-SE"/>
        </w:rPr>
        <w:t>d</w:t>
      </w:r>
      <w:proofErr w:type="spellEnd"/>
      <w:r w:rsidR="0021343F" w:rsidRPr="00582BC2">
        <w:rPr>
          <w:vertAlign w:val="superscript"/>
          <w:lang w:val="sv-SE"/>
        </w:rPr>
        <w:tab/>
      </w:r>
    </w:p>
    <w:p w14:paraId="29534D69" w14:textId="77777777" w:rsidR="00002301" w:rsidRPr="00A50D90" w:rsidRDefault="00002301" w:rsidP="00B23C90">
      <w:pPr>
        <w:spacing w:line="480" w:lineRule="auto"/>
        <w:contextualSpacing/>
        <w:jc w:val="both"/>
        <w:rPr>
          <w:lang w:val="en-US"/>
        </w:rPr>
      </w:pPr>
      <w:proofErr w:type="spellStart"/>
      <w:r w:rsidRPr="00351201">
        <w:rPr>
          <w:vertAlign w:val="superscript"/>
          <w:lang w:val="en-US"/>
        </w:rPr>
        <w:t>a</w:t>
      </w:r>
      <w:r w:rsidRPr="00351201">
        <w:rPr>
          <w:lang w:val="en-US"/>
        </w:rPr>
        <w:t>Swedish</w:t>
      </w:r>
      <w:proofErr w:type="spellEnd"/>
      <w:r w:rsidRPr="00351201">
        <w:rPr>
          <w:lang w:val="en-US"/>
        </w:rPr>
        <w:t xml:space="preserve"> University of Agricultural Sciences, Depa</w:t>
      </w:r>
      <w:r w:rsidRPr="00A50D90">
        <w:rPr>
          <w:lang w:val="en-US"/>
        </w:rPr>
        <w:t xml:space="preserve">rtment of Aquatic Resources, Institute of Coastal Research, </w:t>
      </w:r>
      <w:proofErr w:type="spellStart"/>
      <w:r w:rsidRPr="00A50D90">
        <w:rPr>
          <w:lang w:val="en-US"/>
        </w:rPr>
        <w:t>Skolgatan</w:t>
      </w:r>
      <w:proofErr w:type="spellEnd"/>
      <w:r w:rsidRPr="00A50D90">
        <w:rPr>
          <w:lang w:val="en-US"/>
        </w:rPr>
        <w:t xml:space="preserve"> 6, </w:t>
      </w:r>
      <w:proofErr w:type="spellStart"/>
      <w:r w:rsidRPr="00A50D90">
        <w:rPr>
          <w:lang w:val="en-US"/>
        </w:rPr>
        <w:t>Öregrund</w:t>
      </w:r>
      <w:proofErr w:type="spellEnd"/>
      <w:r w:rsidRPr="00A50D90">
        <w:rPr>
          <w:lang w:val="en-US"/>
        </w:rPr>
        <w:t xml:space="preserve"> 742 42, Sweden</w:t>
      </w:r>
    </w:p>
    <w:p w14:paraId="7BCD865D" w14:textId="77777777" w:rsidR="00002301" w:rsidRDefault="00002301" w:rsidP="00B23C90">
      <w:pPr>
        <w:spacing w:line="480" w:lineRule="auto"/>
        <w:contextualSpacing/>
        <w:jc w:val="both"/>
        <w:rPr>
          <w:lang w:val="en-US"/>
        </w:rPr>
      </w:pPr>
      <w:proofErr w:type="spellStart"/>
      <w:r w:rsidRPr="00A00520">
        <w:rPr>
          <w:vertAlign w:val="superscript"/>
          <w:lang w:val="en-US"/>
        </w:rPr>
        <w:t>b</w:t>
      </w:r>
      <w:r w:rsidRPr="004003F2">
        <w:rPr>
          <w:lang w:val="en-US"/>
        </w:rPr>
        <w:t>Institute</w:t>
      </w:r>
      <w:proofErr w:type="spellEnd"/>
      <w:r w:rsidRPr="004003F2">
        <w:rPr>
          <w:lang w:val="en-US"/>
        </w:rPr>
        <w:t xml:space="preserve"> for Marine and Antarctic Studies, University of Tasmania, Battery Point, TAS 7001, Australia</w:t>
      </w:r>
    </w:p>
    <w:p w14:paraId="16A89A18" w14:textId="77777777" w:rsidR="00002301" w:rsidRPr="000B5615" w:rsidRDefault="00002301" w:rsidP="00B23C90">
      <w:pPr>
        <w:spacing w:line="480" w:lineRule="auto"/>
        <w:contextualSpacing/>
        <w:jc w:val="both"/>
        <w:rPr>
          <w:lang w:val="en-US"/>
        </w:rPr>
      </w:pPr>
      <w:proofErr w:type="spellStart"/>
      <w:r w:rsidRPr="000B5615">
        <w:rPr>
          <w:vertAlign w:val="superscript"/>
          <w:lang w:val="en-US"/>
        </w:rPr>
        <w:t>c</w:t>
      </w:r>
      <w:r w:rsidRPr="000B5615">
        <w:rPr>
          <w:lang w:val="en-US"/>
        </w:rPr>
        <w:t>Institute</w:t>
      </w:r>
      <w:proofErr w:type="spellEnd"/>
      <w:r w:rsidRPr="000B5615">
        <w:rPr>
          <w:lang w:val="en-US"/>
        </w:rPr>
        <w:t xml:space="preserve"> for Marine and Antarctic Studies and Centre for Marine Socioecology, University of Tasmania, 20 </w:t>
      </w:r>
      <w:proofErr w:type="spellStart"/>
      <w:r w:rsidRPr="000B5615">
        <w:rPr>
          <w:lang w:val="en-US"/>
        </w:rPr>
        <w:t>Castray</w:t>
      </w:r>
      <w:proofErr w:type="spellEnd"/>
      <w:r w:rsidRPr="000B5615">
        <w:rPr>
          <w:lang w:val="en-US"/>
        </w:rPr>
        <w:t xml:space="preserve"> Esplanade, Battery Point, Hobart, TAS 7000, Australia</w:t>
      </w:r>
    </w:p>
    <w:p w14:paraId="5D2C4B61" w14:textId="77777777" w:rsidR="00002301" w:rsidRPr="00A50D90" w:rsidRDefault="00002301" w:rsidP="00B23C90">
      <w:pPr>
        <w:spacing w:line="480" w:lineRule="auto"/>
        <w:contextualSpacing/>
        <w:jc w:val="both"/>
        <w:rPr>
          <w:lang w:val="en-US"/>
        </w:rPr>
      </w:pPr>
      <w:proofErr w:type="spellStart"/>
      <w:r w:rsidRPr="000B5615">
        <w:rPr>
          <w:vertAlign w:val="superscript"/>
          <w:lang w:val="en-US"/>
        </w:rPr>
        <w:t>d</w:t>
      </w:r>
      <w:r w:rsidRPr="00A50D90">
        <w:rPr>
          <w:lang w:val="en-US"/>
        </w:rPr>
        <w:t>Swedish</w:t>
      </w:r>
      <w:proofErr w:type="spellEnd"/>
      <w:r w:rsidRPr="00A50D90">
        <w:rPr>
          <w:lang w:val="en-US"/>
        </w:rPr>
        <w:t xml:space="preserve"> University of Agricultural Sciences, Department of Aquatic Resources, </w:t>
      </w:r>
      <w:proofErr w:type="spellStart"/>
      <w:r w:rsidRPr="00A50D90">
        <w:rPr>
          <w:lang w:val="en-US"/>
        </w:rPr>
        <w:t>Skolgatan</w:t>
      </w:r>
      <w:proofErr w:type="spellEnd"/>
      <w:r w:rsidRPr="00A50D90">
        <w:rPr>
          <w:lang w:val="en-US"/>
        </w:rPr>
        <w:t xml:space="preserve"> 6, SE-742 42 </w:t>
      </w:r>
      <w:proofErr w:type="spellStart"/>
      <w:r w:rsidRPr="00A50D90">
        <w:rPr>
          <w:lang w:val="en-US"/>
        </w:rPr>
        <w:t>Öregrund</w:t>
      </w:r>
      <w:proofErr w:type="spellEnd"/>
      <w:r w:rsidRPr="00A50D90">
        <w:rPr>
          <w:lang w:val="en-US"/>
        </w:rPr>
        <w:t xml:space="preserve">, Sweden </w:t>
      </w:r>
    </w:p>
    <w:p w14:paraId="0754BF14" w14:textId="4F6DC9A9" w:rsidR="007D4D7A" w:rsidRDefault="007D4D7A" w:rsidP="00B23C90">
      <w:pPr>
        <w:spacing w:line="480" w:lineRule="auto"/>
        <w:contextualSpacing/>
        <w:jc w:val="center"/>
        <w:rPr>
          <w:lang w:val="en-US"/>
        </w:rPr>
      </w:pPr>
    </w:p>
    <w:p w14:paraId="41DE2AAA" w14:textId="45F4717B" w:rsidR="009F76F2" w:rsidRDefault="009F76F2" w:rsidP="00B23C90">
      <w:pPr>
        <w:spacing w:line="480" w:lineRule="auto"/>
        <w:contextualSpacing/>
        <w:jc w:val="center"/>
        <w:rPr>
          <w:lang w:val="en-US"/>
        </w:rPr>
      </w:pPr>
    </w:p>
    <w:p w14:paraId="4DB24676" w14:textId="13721C06" w:rsidR="009F76F2" w:rsidRDefault="009F76F2" w:rsidP="00B23C90">
      <w:pPr>
        <w:spacing w:line="480" w:lineRule="auto"/>
        <w:contextualSpacing/>
        <w:jc w:val="center"/>
        <w:rPr>
          <w:lang w:val="en-US"/>
        </w:rPr>
      </w:pPr>
    </w:p>
    <w:p w14:paraId="1BA9C8BB" w14:textId="47D8A3B7" w:rsidR="009F76F2" w:rsidRDefault="009F76F2" w:rsidP="00B23C90">
      <w:pPr>
        <w:spacing w:line="480" w:lineRule="auto"/>
        <w:contextualSpacing/>
        <w:jc w:val="center"/>
        <w:rPr>
          <w:lang w:val="en-US"/>
        </w:rPr>
      </w:pPr>
    </w:p>
    <w:p w14:paraId="5D0D760D" w14:textId="2654033A" w:rsidR="009F76F2" w:rsidRDefault="009F76F2" w:rsidP="00B23C90">
      <w:pPr>
        <w:spacing w:line="480" w:lineRule="auto"/>
        <w:contextualSpacing/>
        <w:jc w:val="center"/>
        <w:rPr>
          <w:lang w:val="en-US"/>
        </w:rPr>
      </w:pPr>
    </w:p>
    <w:p w14:paraId="000C9806" w14:textId="77777777" w:rsidR="009F76F2" w:rsidRDefault="009F76F2" w:rsidP="00B23C90">
      <w:pPr>
        <w:spacing w:line="480" w:lineRule="auto"/>
        <w:contextualSpacing/>
        <w:jc w:val="center"/>
        <w:rPr>
          <w:lang w:val="en-US"/>
        </w:rPr>
      </w:pPr>
    </w:p>
    <w:p w14:paraId="34D20083" w14:textId="77777777" w:rsidR="0030362D" w:rsidRDefault="00CF2DA4" w:rsidP="00B23C90">
      <w:pPr>
        <w:tabs>
          <w:tab w:val="left" w:pos="6950"/>
        </w:tabs>
        <w:spacing w:line="480" w:lineRule="auto"/>
        <w:contextualSpacing/>
        <w:jc w:val="both"/>
        <w:rPr>
          <w:b/>
          <w:lang w:val="en-US"/>
        </w:rPr>
      </w:pPr>
      <w:r w:rsidRPr="005E1680">
        <w:rPr>
          <w:b/>
          <w:lang w:val="en-US"/>
        </w:rPr>
        <w:t>Contents</w:t>
      </w:r>
    </w:p>
    <w:p w14:paraId="6FFBC599" w14:textId="6B572C96" w:rsidR="0030362D" w:rsidRDefault="003534F7" w:rsidP="00B23C90">
      <w:pPr>
        <w:tabs>
          <w:tab w:val="left" w:pos="6950"/>
        </w:tabs>
        <w:spacing w:line="480" w:lineRule="auto"/>
        <w:contextualSpacing/>
        <w:jc w:val="both"/>
        <w:rPr>
          <w:lang w:val="en-US"/>
        </w:rPr>
      </w:pPr>
      <w:r>
        <w:rPr>
          <w:lang w:val="en-US"/>
        </w:rPr>
        <w:t>A</w:t>
      </w:r>
      <w:r w:rsidR="0030362D">
        <w:rPr>
          <w:lang w:val="en-US"/>
        </w:rPr>
        <w:t xml:space="preserve">. </w:t>
      </w:r>
      <w:r w:rsidR="00F3720A" w:rsidRPr="0030362D">
        <w:rPr>
          <w:lang w:val="en-US"/>
        </w:rPr>
        <w:t>M</w:t>
      </w:r>
      <w:r w:rsidR="001C01DB" w:rsidRPr="0030362D">
        <w:rPr>
          <w:lang w:val="en-US"/>
        </w:rPr>
        <w:t xml:space="preserve">odel </w:t>
      </w:r>
      <w:r w:rsidR="0017422A">
        <w:rPr>
          <w:lang w:val="en-US"/>
        </w:rPr>
        <w:t>functions</w:t>
      </w:r>
    </w:p>
    <w:p w14:paraId="5A7A26A5" w14:textId="28778F9F" w:rsidR="0017422A" w:rsidRDefault="0017422A" w:rsidP="00B23C90">
      <w:pPr>
        <w:tabs>
          <w:tab w:val="left" w:pos="6950"/>
        </w:tabs>
        <w:spacing w:line="480" w:lineRule="auto"/>
        <w:contextualSpacing/>
        <w:jc w:val="both"/>
        <w:rPr>
          <w:lang w:val="en-US"/>
        </w:rPr>
      </w:pPr>
      <w:r>
        <w:rPr>
          <w:lang w:val="en-US"/>
        </w:rPr>
        <w:t xml:space="preserve">B. </w:t>
      </w:r>
      <w:r w:rsidRPr="0030362D">
        <w:rPr>
          <w:lang w:val="en-US"/>
        </w:rPr>
        <w:t>Model parameterization</w:t>
      </w:r>
    </w:p>
    <w:p w14:paraId="3DB1FC2F" w14:textId="39171BA5" w:rsidR="00AA08E7" w:rsidRDefault="0017422A" w:rsidP="00DA402D">
      <w:pPr>
        <w:tabs>
          <w:tab w:val="left" w:pos="6950"/>
        </w:tabs>
        <w:spacing w:line="480" w:lineRule="auto"/>
        <w:contextualSpacing/>
        <w:jc w:val="both"/>
        <w:rPr>
          <w:lang w:val="en-US"/>
        </w:rPr>
      </w:pPr>
      <w:r>
        <w:rPr>
          <w:lang w:val="en-US"/>
        </w:rPr>
        <w:t>C</w:t>
      </w:r>
      <w:r w:rsidR="0030362D">
        <w:rPr>
          <w:lang w:val="en-US"/>
        </w:rPr>
        <w:t xml:space="preserve">. </w:t>
      </w:r>
      <w:r w:rsidR="001C01DB" w:rsidRPr="0030362D">
        <w:rPr>
          <w:lang w:val="en-US"/>
        </w:rPr>
        <w:t>Model calibration and validation</w:t>
      </w:r>
    </w:p>
    <w:p w14:paraId="0C9E1DA5" w14:textId="43955C8A" w:rsidR="0073179C" w:rsidRDefault="0073179C" w:rsidP="0073179C">
      <w:pPr>
        <w:tabs>
          <w:tab w:val="left" w:pos="6950"/>
        </w:tabs>
        <w:spacing w:line="480" w:lineRule="auto"/>
        <w:contextualSpacing/>
        <w:jc w:val="both"/>
        <w:rPr>
          <w:lang w:val="en-US"/>
        </w:rPr>
      </w:pPr>
      <w:r>
        <w:rPr>
          <w:lang w:val="en-US"/>
        </w:rPr>
        <w:t xml:space="preserve">D. </w:t>
      </w:r>
      <w:r w:rsidR="00D1141C">
        <w:rPr>
          <w:lang w:val="en-US"/>
        </w:rPr>
        <w:t>A</w:t>
      </w:r>
      <w:r>
        <w:rPr>
          <w:lang w:val="en-US"/>
        </w:rPr>
        <w:t>nalysis</w:t>
      </w:r>
    </w:p>
    <w:p w14:paraId="71D4E933" w14:textId="77777777" w:rsidR="0017422A" w:rsidRPr="00FC38B2" w:rsidRDefault="0017422A" w:rsidP="00B23C90">
      <w:pPr>
        <w:pStyle w:val="ListParagraph"/>
        <w:numPr>
          <w:ilvl w:val="0"/>
          <w:numId w:val="7"/>
        </w:numPr>
        <w:spacing w:line="480" w:lineRule="auto"/>
        <w:jc w:val="both"/>
        <w:rPr>
          <w:b/>
          <w:lang w:val="en-US"/>
        </w:rPr>
      </w:pPr>
      <w:r w:rsidRPr="00FC38B2">
        <w:rPr>
          <w:b/>
          <w:lang w:val="en-US"/>
        </w:rPr>
        <w:lastRenderedPageBreak/>
        <w:t>Model functions</w:t>
      </w:r>
    </w:p>
    <w:p w14:paraId="117486DD" w14:textId="357336BD" w:rsidR="0017422A" w:rsidRPr="00FB3FD9" w:rsidRDefault="0017422A" w:rsidP="00B23C90">
      <w:pPr>
        <w:spacing w:line="480" w:lineRule="auto"/>
        <w:contextualSpacing/>
        <w:jc w:val="both"/>
        <w:rPr>
          <w:lang w:val="en-US"/>
        </w:rPr>
      </w:pPr>
      <w:r w:rsidRPr="00FB3FD9">
        <w:rPr>
          <w:lang w:val="en-US"/>
        </w:rPr>
        <w:t>Table S</w:t>
      </w:r>
      <w:r w:rsidRPr="00FB3FD9">
        <w:fldChar w:fldCharType="begin"/>
      </w:r>
      <w:r w:rsidRPr="00FB3FD9">
        <w:rPr>
          <w:lang w:val="en-US"/>
        </w:rPr>
        <w:instrText xml:space="preserve"> SEQ Table \* ARABIC </w:instrText>
      </w:r>
      <w:r w:rsidRPr="00FB3FD9">
        <w:fldChar w:fldCharType="separate"/>
      </w:r>
      <w:r w:rsidR="00755C7C" w:rsidRPr="00FB3FD9">
        <w:rPr>
          <w:noProof/>
          <w:lang w:val="en-US"/>
        </w:rPr>
        <w:t>1</w:t>
      </w:r>
      <w:r w:rsidRPr="00FB3FD9">
        <w:fldChar w:fldCharType="end"/>
      </w:r>
      <w:r w:rsidR="00E4473C" w:rsidRPr="00FB3FD9">
        <w:t>.</w:t>
      </w:r>
      <w:r w:rsidRPr="00FB3FD9">
        <w:rPr>
          <w:lang w:val="en-US"/>
        </w:rPr>
        <w:t xml:space="preserve"> Multispecies size spectrum model equations</w:t>
      </w:r>
      <w:r w:rsidR="00D45C6E" w:rsidRPr="00FB3FD9">
        <w:rPr>
          <w:lang w:val="en-US"/>
        </w:rPr>
        <w:t xml:space="preserve">. See </w:t>
      </w:r>
      <w:commentRangeStart w:id="0"/>
      <w:r w:rsidR="00D45C6E" w:rsidRPr="00FB3FD9">
        <w:rPr>
          <w:lang w:val="en-US"/>
        </w:rPr>
        <w:fldChar w:fldCharType="begin"/>
      </w:r>
      <w:r w:rsidR="00577113" w:rsidRPr="00FB3FD9">
        <w:rPr>
          <w:lang w:val="en-US"/>
        </w:rPr>
        <w:instrText xml:space="preserve"> ADDIN ZOTERO_ITEM CSL_CITATION {"citationID":"ygYNJYyJ","properties":{"formattedCitation":"(Scott {\\i{}et al.} 2019)","plainCitation":"(Scott et al. 2019)","noteIndex":0},"citationItems":[{"id":595,"uris":["http://zotero.org/users/6116610/items/DJUXBZVN"],"uri":["http://zotero.org/users/6116610/items/DJUXBZVN"],"itemData":{"id":595,"type":"book","title":"mizer: Multi-Species sIZE Spectrum Modelling in R","version":"1.1","genre":"R","author":[{"family":"Scott","given":"Finlay"},{"family":"Blanchard","given":"Julia"},{"family":"Andersen","given":"Ken"}],"issued":{"date-parts":[["2019"]]}}}],"schema":"https://github.com/citation-style-language/schema/raw/master/csl-citation.json"} </w:instrText>
      </w:r>
      <w:r w:rsidR="00D45C6E" w:rsidRPr="00FB3FD9">
        <w:rPr>
          <w:lang w:val="en-US"/>
        </w:rPr>
        <w:fldChar w:fldCharType="separate"/>
      </w:r>
      <w:r w:rsidR="00D45C6E" w:rsidRPr="00FB3FD9">
        <w:rPr>
          <w:rFonts w:ascii="Times New Roman" w:hAnsi="Times New Roman" w:cs="Times New Roman"/>
        </w:rPr>
        <w:t xml:space="preserve">(Scott </w:t>
      </w:r>
      <w:r w:rsidR="00D45C6E" w:rsidRPr="00FB3FD9">
        <w:rPr>
          <w:rFonts w:ascii="Times New Roman" w:hAnsi="Times New Roman" w:cs="Times New Roman"/>
          <w:i/>
          <w:iCs/>
        </w:rPr>
        <w:t>et al.</w:t>
      </w:r>
      <w:r w:rsidR="00D45C6E" w:rsidRPr="00FB3FD9">
        <w:rPr>
          <w:rFonts w:ascii="Times New Roman" w:hAnsi="Times New Roman" w:cs="Times New Roman"/>
        </w:rPr>
        <w:t xml:space="preserve"> 2019)</w:t>
      </w:r>
      <w:r w:rsidR="00D45C6E" w:rsidRPr="00FB3FD9">
        <w:rPr>
          <w:lang w:val="en-US"/>
        </w:rPr>
        <w:fldChar w:fldCharType="end"/>
      </w:r>
      <w:commentRangeEnd w:id="0"/>
      <w:r w:rsidR="00766194">
        <w:rPr>
          <w:rStyle w:val="CommentReference"/>
        </w:rPr>
        <w:commentReference w:id="0"/>
      </w:r>
      <w:r w:rsidR="00D45C6E" w:rsidRPr="00FB3FD9">
        <w:rPr>
          <w:lang w:val="en-US"/>
        </w:rPr>
        <w:t>.</w:t>
      </w:r>
    </w:p>
    <w:tbl>
      <w:tblPr>
        <w:tblStyle w:val="TableGrid"/>
        <w:tblW w:w="0" w:type="auto"/>
        <w:tblLook w:val="04A0" w:firstRow="1" w:lastRow="0" w:firstColumn="1" w:lastColumn="0" w:noHBand="0" w:noVBand="1"/>
      </w:tblPr>
      <w:tblGrid>
        <w:gridCol w:w="2263"/>
        <w:gridCol w:w="6225"/>
        <w:gridCol w:w="528"/>
      </w:tblGrid>
      <w:tr w:rsidR="00EE2242" w:rsidRPr="00F25155" w14:paraId="2D4E2376" w14:textId="1F3BDD8A" w:rsidTr="00982E48">
        <w:tc>
          <w:tcPr>
            <w:tcW w:w="2263" w:type="dxa"/>
          </w:tcPr>
          <w:p w14:paraId="3E668BFA" w14:textId="77777777" w:rsidR="00EE2242" w:rsidRPr="00936C6C" w:rsidRDefault="00EE2242" w:rsidP="00C4448E">
            <w:pPr>
              <w:spacing w:line="360" w:lineRule="auto"/>
              <w:contextualSpacing/>
              <w:rPr>
                <w:b/>
                <w:sz w:val="20"/>
                <w:szCs w:val="20"/>
                <w:lang w:val="en-US"/>
              </w:rPr>
            </w:pPr>
            <w:r w:rsidRPr="00936C6C">
              <w:rPr>
                <w:b/>
                <w:sz w:val="20"/>
                <w:szCs w:val="20"/>
                <w:lang w:val="en-US"/>
              </w:rPr>
              <w:t>Description</w:t>
            </w:r>
          </w:p>
        </w:tc>
        <w:tc>
          <w:tcPr>
            <w:tcW w:w="6225" w:type="dxa"/>
          </w:tcPr>
          <w:p w14:paraId="7F14B86E" w14:textId="77777777" w:rsidR="00EE2242" w:rsidRPr="00936C6C" w:rsidRDefault="00EE2242" w:rsidP="00C4448E">
            <w:pPr>
              <w:spacing w:line="360" w:lineRule="auto"/>
              <w:contextualSpacing/>
              <w:jc w:val="center"/>
              <w:rPr>
                <w:b/>
                <w:sz w:val="20"/>
                <w:szCs w:val="20"/>
                <w:lang w:val="en-US"/>
              </w:rPr>
            </w:pPr>
            <w:r w:rsidRPr="00936C6C">
              <w:rPr>
                <w:b/>
                <w:sz w:val="20"/>
                <w:szCs w:val="20"/>
                <w:lang w:val="en-US"/>
              </w:rPr>
              <w:t>Expression</w:t>
            </w:r>
          </w:p>
        </w:tc>
        <w:tc>
          <w:tcPr>
            <w:tcW w:w="528" w:type="dxa"/>
          </w:tcPr>
          <w:p w14:paraId="56AEABCE" w14:textId="7DAD2DB6" w:rsidR="00EE2242" w:rsidRPr="00936C6C" w:rsidRDefault="00EE2242" w:rsidP="00C4448E">
            <w:pPr>
              <w:spacing w:line="360" w:lineRule="auto"/>
              <w:contextualSpacing/>
              <w:jc w:val="center"/>
              <w:rPr>
                <w:b/>
                <w:sz w:val="20"/>
                <w:szCs w:val="20"/>
                <w:lang w:val="en-US"/>
              </w:rPr>
            </w:pPr>
            <w:r>
              <w:rPr>
                <w:b/>
                <w:sz w:val="20"/>
                <w:szCs w:val="20"/>
                <w:lang w:val="en-US"/>
              </w:rPr>
              <w:t>#</w:t>
            </w:r>
          </w:p>
        </w:tc>
      </w:tr>
      <w:tr w:rsidR="00EE2242" w:rsidRPr="00F25155" w14:paraId="0140EFDF" w14:textId="0601F247" w:rsidTr="00982E48">
        <w:tc>
          <w:tcPr>
            <w:tcW w:w="2263" w:type="dxa"/>
          </w:tcPr>
          <w:p w14:paraId="29B3330C" w14:textId="13018CD0"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Log-normal </w:t>
            </w:r>
            <w:proofErr w:type="spellStart"/>
            <w:r w:rsidRPr="0074166C">
              <w:rPr>
                <w:rFonts w:eastAsia="Cambria" w:cs="Arial"/>
                <w:sz w:val="20"/>
                <w:szCs w:val="20"/>
                <w:lang w:val="da-DK"/>
              </w:rPr>
              <w:t>prey</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size</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selection</w:t>
            </w:r>
            <w:proofErr w:type="spellEnd"/>
          </w:p>
        </w:tc>
        <w:tc>
          <w:tcPr>
            <w:tcW w:w="6225" w:type="dxa"/>
          </w:tcPr>
          <w:p w14:paraId="5ABA0A48" w14:textId="705D64CC"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num>
                      <m:den>
                        <m:r>
                          <w:rPr>
                            <w:rFonts w:ascii="Cambria Math" w:hAnsi="Cambria Math" w:cs="Arial"/>
                            <w:sz w:val="20"/>
                            <w:szCs w:val="20"/>
                          </w:rPr>
                          <m:t>w</m:t>
                        </m:r>
                      </m:den>
                    </m:f>
                  </m:e>
                </m:d>
                <m:r>
                  <w:rPr>
                    <w:rFonts w:ascii="Cambria Math" w:hAnsi="Cambria Math" w:cs="Arial"/>
                    <w:sz w:val="20"/>
                    <w:szCs w:val="20"/>
                    <w:lang w:val="en-US"/>
                  </w:rPr>
                  <m:t>=</m:t>
                </m:r>
                <m:func>
                  <m:funcPr>
                    <m:ctrlPr>
                      <w:rPr>
                        <w:rFonts w:ascii="Cambria Math" w:hAnsi="Cambria Math" w:cs="Arial"/>
                        <w:i/>
                        <w:sz w:val="20"/>
                        <w:szCs w:val="20"/>
                      </w:rPr>
                    </m:ctrlPr>
                  </m:funcPr>
                  <m:fName>
                    <m:r>
                      <m:rPr>
                        <m:sty m:val="p"/>
                      </m:rPr>
                      <w:rPr>
                        <w:rFonts w:ascii="Cambria Math" w:hAnsi="Cambria Math" w:cs="Arial"/>
                        <w:sz w:val="20"/>
                        <w:szCs w:val="20"/>
                        <w:lang w:val="en-US"/>
                      </w:rPr>
                      <m:t>exp</m:t>
                    </m:r>
                  </m:fName>
                  <m:e>
                    <m:d>
                      <m:dPr>
                        <m:begChr m:val="["/>
                        <m:endChr m:val="]"/>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func>
                                      <m:funcPr>
                                        <m:ctrlPr>
                                          <w:rPr>
                                            <w:rFonts w:ascii="Cambria Math" w:hAnsi="Cambria Math" w:cs="Arial"/>
                                            <w:i/>
                                            <w:sz w:val="20"/>
                                            <w:szCs w:val="20"/>
                                          </w:rPr>
                                        </m:ctrlPr>
                                      </m:funcPr>
                                      <m:fName>
                                        <m:r>
                                          <m:rPr>
                                            <m:sty m:val="p"/>
                                          </m:rPr>
                                          <w:rPr>
                                            <w:rFonts w:ascii="Cambria Math" w:hAnsi="Cambria Math" w:cs="Arial"/>
                                            <w:sz w:val="20"/>
                                            <w:szCs w:val="20"/>
                                          </w:rPr>
                                          <m:t>ln</m:t>
                                        </m:r>
                                      </m:fName>
                                      <m:e>
                                        <m:d>
                                          <m:dPr>
                                            <m:ctrlPr>
                                              <w:rPr>
                                                <w:rFonts w:ascii="Cambria Math" w:hAnsi="Cambria Math" w:cs="Arial"/>
                                                <w:i/>
                                                <w:sz w:val="20"/>
                                                <w:szCs w:val="20"/>
                                              </w:rPr>
                                            </m:ctrlPr>
                                          </m:dPr>
                                          <m:e>
                                            <m:r>
                                              <w:rPr>
                                                <w:rFonts w:ascii="Cambria Math" w:hAnsi="Cambria Math" w:cs="Arial"/>
                                                <w:sz w:val="20"/>
                                                <w:szCs w:val="20"/>
                                              </w:rPr>
                                              <m:t>w/</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sSub>
                                                  <m:sSubPr>
                                                    <m:ctrlPr>
                                                      <w:rPr>
                                                        <w:rFonts w:ascii="Cambria Math" w:hAnsi="Cambria Math" w:cs="Arial"/>
                                                        <w:i/>
                                                        <w:sz w:val="20"/>
                                                        <w:szCs w:val="20"/>
                                                      </w:rPr>
                                                    </m:ctrlPr>
                                                  </m:sSubPr>
                                                  <m:e>
                                                    <m:r>
                                                      <w:rPr>
                                                        <w:rFonts w:ascii="Cambria Math" w:hAnsi="Cambria Math" w:cs="Arial"/>
                                                        <w:sz w:val="20"/>
                                                        <w:szCs w:val="20"/>
                                                      </w:rPr>
                                                      <m:t>β</m:t>
                                                    </m:r>
                                                  </m:e>
                                                  <m:sub>
                                                    <m:r>
                                                      <w:rPr>
                                                        <w:rFonts w:ascii="Cambria Math" w:hAnsi="Cambria Math" w:cs="Arial"/>
                                                        <w:sz w:val="20"/>
                                                        <w:szCs w:val="20"/>
                                                      </w:rPr>
                                                      <m:t>i</m:t>
                                                    </m:r>
                                                  </m:sub>
                                                </m:sSub>
                                              </m:e>
                                            </m:d>
                                          </m:e>
                                        </m:d>
                                      </m:e>
                                    </m:func>
                                  </m:e>
                                </m:d>
                              </m:e>
                              <m:sup>
                                <m:r>
                                  <w:rPr>
                                    <w:rFonts w:ascii="Cambria Math" w:hAnsi="Cambria Math" w:cs="Arial"/>
                                    <w:sz w:val="20"/>
                                    <w:szCs w:val="20"/>
                                  </w:rPr>
                                  <m:t>2</m:t>
                                </m:r>
                              </m:sup>
                            </m:sSup>
                          </m:num>
                          <m:den>
                            <m:r>
                              <w:rPr>
                                <w:rFonts w:ascii="Cambria Math" w:hAnsi="Cambria Math" w:cs="Arial"/>
                                <w:sz w:val="20"/>
                                <w:szCs w:val="20"/>
                              </w:rPr>
                              <m:t>2</m:t>
                            </m:r>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i</m:t>
                                </m:r>
                              </m:sub>
                              <m:sup>
                                <m:r>
                                  <w:rPr>
                                    <w:rFonts w:ascii="Cambria Math" w:hAnsi="Cambria Math" w:cs="Arial"/>
                                    <w:sz w:val="20"/>
                                    <w:szCs w:val="20"/>
                                  </w:rPr>
                                  <m:t>2</m:t>
                                </m:r>
                              </m:sup>
                            </m:sSubSup>
                          </m:den>
                        </m:f>
                      </m:e>
                    </m:d>
                  </m:e>
                </m:func>
              </m:oMath>
            </m:oMathPara>
          </w:p>
        </w:tc>
        <w:tc>
          <w:tcPr>
            <w:tcW w:w="528" w:type="dxa"/>
          </w:tcPr>
          <w:p w14:paraId="13B84B9D" w14:textId="77BFA70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w:t>
            </w:r>
          </w:p>
        </w:tc>
      </w:tr>
      <w:tr w:rsidR="00EE2242" w:rsidRPr="00F25155" w14:paraId="622D5665" w14:textId="203973E5" w:rsidTr="00982E48">
        <w:tc>
          <w:tcPr>
            <w:tcW w:w="2263" w:type="dxa"/>
          </w:tcPr>
          <w:p w14:paraId="333EF71C" w14:textId="7A60338B"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Available</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food</w:t>
            </w:r>
            <w:proofErr w:type="spellEnd"/>
          </w:p>
        </w:tc>
        <w:tc>
          <w:tcPr>
            <w:tcW w:w="6225" w:type="dxa"/>
          </w:tcPr>
          <w:p w14:paraId="119AB063" w14:textId="56EB58C1"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a.i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lang w:val="en-US"/>
                  </w:rPr>
                  <m:t>=</m:t>
                </m:r>
                <m:nary>
                  <m:naryPr>
                    <m:limLoc m:val="undOvr"/>
                    <m:subHide m:val="1"/>
                    <m:supHide m:val="1"/>
                    <m:ctrlPr>
                      <w:rPr>
                        <w:rFonts w:ascii="Cambria Math" w:hAnsi="Cambria Math" w:cs="Arial"/>
                        <w:i/>
                        <w:sz w:val="20"/>
                        <w:szCs w:val="20"/>
                      </w:rPr>
                    </m:ctrlPr>
                  </m:naryPr>
                  <m:sub/>
                  <m:sup/>
                  <m:e>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R</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e>
                        </m:d>
                        <m:r>
                          <w:rPr>
                            <w:rFonts w:ascii="Cambria Math" w:hAnsi="Cambria Math" w:cs="Arial"/>
                            <w:sz w:val="20"/>
                            <w:szCs w:val="20"/>
                          </w:rPr>
                          <m:t>+</m:t>
                        </m:r>
                        <m:nary>
                          <m:naryPr>
                            <m:chr m:val="∑"/>
                            <m:limLoc m:val="subSup"/>
                            <m:supHide m:val="1"/>
                            <m:ctrlPr>
                              <w:rPr>
                                <w:rFonts w:ascii="Cambria Math" w:hAnsi="Cambria Math" w:cs="Arial"/>
                                <w:i/>
                                <w:sz w:val="20"/>
                                <w:szCs w:val="20"/>
                              </w:rPr>
                            </m:ctrlPr>
                          </m:naryPr>
                          <m:sub>
                            <m:r>
                              <w:rPr>
                                <w:rFonts w:ascii="Cambria Math" w:hAnsi="Cambria Math" w:cs="Arial"/>
                                <w:sz w:val="20"/>
                                <w:szCs w:val="20"/>
                              </w:rPr>
                              <m:t>j</m:t>
                            </m:r>
                          </m:sub>
                          <m:sup/>
                          <m:e>
                            <m:sSub>
                              <m:sSubPr>
                                <m:ctrlPr>
                                  <w:rPr>
                                    <w:rFonts w:ascii="Cambria Math" w:hAnsi="Cambria Math" w:cs="Arial"/>
                                    <w:i/>
                                    <w:sz w:val="20"/>
                                    <w:szCs w:val="20"/>
                                  </w:rPr>
                                </m:ctrlPr>
                              </m:sSubPr>
                              <m:e>
                                <w:commentRangeStart w:id="1"/>
                                <m:r>
                                  <w:rPr>
                                    <w:rFonts w:ascii="Cambria Math" w:hAnsi="Cambria Math" w:cs="Arial"/>
                                    <w:sz w:val="20"/>
                                    <w:szCs w:val="20"/>
                                  </w:rPr>
                                  <m:t>θ</m:t>
                                </m:r>
                                <w:commentRangeEnd w:id="1"/>
                                <m:r>
                                  <m:rPr>
                                    <m:sty m:val="p"/>
                                  </m:rPr>
                                  <w:rPr>
                                    <w:rStyle w:val="CommentReference"/>
                                  </w:rPr>
                                  <w:commentReference w:id="1"/>
                                </m:r>
                              </m:e>
                              <m:sub>
                                <m:r>
                                  <w:rPr>
                                    <w:rFonts w:ascii="Cambria Math" w:hAnsi="Cambria Math" w:cs="Arial"/>
                                    <w:sz w:val="20"/>
                                    <w:szCs w:val="20"/>
                                  </w:rPr>
                                  <m:t>ij</m:t>
                                </m:r>
                              </m:sub>
                            </m:sSub>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j</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e>
                            </m:d>
                          </m:e>
                        </m:nary>
                      </m:e>
                    </m:d>
                  </m:e>
                </m:nary>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i</m:t>
                    </m:r>
                  </m:sub>
                </m:sSub>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r>
                  <w:rPr>
                    <w:rFonts w:ascii="Cambria Math" w:hAnsi="Cambria Math" w:cs="Arial"/>
                    <w:sz w:val="20"/>
                    <w:szCs w:val="20"/>
                  </w:rPr>
                  <m:t>d</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m:t>
                    </m:r>
                  </m:sub>
                </m:sSub>
              </m:oMath>
            </m:oMathPara>
          </w:p>
        </w:tc>
        <w:tc>
          <w:tcPr>
            <w:tcW w:w="528" w:type="dxa"/>
          </w:tcPr>
          <w:p w14:paraId="571FD1F6" w14:textId="20234455"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S2</w:t>
            </w:r>
          </w:p>
        </w:tc>
      </w:tr>
      <w:tr w:rsidR="00EE2242" w:rsidRPr="00F25155" w14:paraId="69FADDB8" w14:textId="7AC6A5ED" w:rsidTr="00982E48">
        <w:tc>
          <w:tcPr>
            <w:tcW w:w="2263" w:type="dxa"/>
          </w:tcPr>
          <w:p w14:paraId="005857C2" w14:textId="77777777"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Encountered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food</w:t>
            </w:r>
            <w:proofErr w:type="spellEnd"/>
          </w:p>
        </w:tc>
        <w:tc>
          <w:tcPr>
            <w:tcW w:w="6225" w:type="dxa"/>
          </w:tcPr>
          <w:p w14:paraId="582B52A4" w14:textId="1B62CD92"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e.i</m:t>
                    </m:r>
                  </m:sub>
                </m:sSub>
                <m:r>
                  <w:rPr>
                    <w:rFonts w:ascii="Cambria Math" w:eastAsiaTheme="minorEastAsia" w:hAnsi="Cambria Math"/>
                    <w:sz w:val="20"/>
                    <w:szCs w:val="20"/>
                  </w:rPr>
                  <m:t>(w)=</m:t>
                </m:r>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q</m:t>
                    </m:r>
                  </m:sup>
                </m:sSup>
                <m:sSub>
                  <m:sSubPr>
                    <m:ctrlPr>
                      <w:rPr>
                        <w:rFonts w:ascii="Cambria Math" w:eastAsia="Calibri" w:hAnsi="Cambria Math" w:cs="Arial"/>
                        <w:i/>
                        <w:sz w:val="20"/>
                        <w:szCs w:val="20"/>
                      </w:rPr>
                    </m:ctrlPr>
                  </m:sSubPr>
                  <m:e>
                    <m:r>
                      <w:rPr>
                        <w:rFonts w:ascii="Cambria Math" w:eastAsia="Calibri" w:hAnsi="Cambria Math" w:cs="Arial"/>
                        <w:sz w:val="20"/>
                        <w:szCs w:val="20"/>
                      </w:rPr>
                      <m:t>E</m:t>
                    </m:r>
                  </m:e>
                  <m:sub>
                    <m:r>
                      <w:rPr>
                        <w:rFonts w:ascii="Cambria Math" w:eastAsia="Calibri" w:hAnsi="Cambria Math" w:cs="Arial"/>
                        <w:sz w:val="20"/>
                        <w:szCs w:val="20"/>
                      </w:rPr>
                      <m:t>a.i</m:t>
                    </m:r>
                  </m:sub>
                </m:sSub>
                <m:r>
                  <w:rPr>
                    <w:rFonts w:ascii="Cambria Math" w:eastAsiaTheme="minorEastAsia" w:hAnsi="Cambria Math"/>
                    <w:sz w:val="20"/>
                    <w:szCs w:val="20"/>
                  </w:rPr>
                  <m:t>(w)</m:t>
                </m:r>
              </m:oMath>
            </m:oMathPara>
          </w:p>
        </w:tc>
        <w:tc>
          <w:tcPr>
            <w:tcW w:w="528" w:type="dxa"/>
          </w:tcPr>
          <w:p w14:paraId="31D873F4" w14:textId="18145D6B"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S3</w:t>
            </w:r>
          </w:p>
        </w:tc>
      </w:tr>
      <w:tr w:rsidR="00EE2242" w:rsidRPr="00F25155" w14:paraId="14FE6777" w14:textId="57E51F0C" w:rsidTr="00982E48">
        <w:tc>
          <w:tcPr>
            <w:tcW w:w="2263" w:type="dxa"/>
          </w:tcPr>
          <w:p w14:paraId="702399D3" w14:textId="33B08560"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Search rate (</w:t>
            </w:r>
            <w:proofErr w:type="spellStart"/>
            <w:r w:rsidRPr="0074166C">
              <w:rPr>
                <w:rFonts w:eastAsia="Cambria" w:cs="Arial"/>
                <w:sz w:val="20"/>
                <w:szCs w:val="20"/>
                <w:lang w:val="da-DK"/>
              </w:rPr>
              <w:t>volume</w:t>
            </w:r>
            <w:proofErr w:type="spellEnd"/>
            <w:r w:rsidRPr="0074166C">
              <w:rPr>
                <w:rFonts w:eastAsia="Cambria" w:cs="Arial"/>
                <w:sz w:val="20"/>
                <w:szCs w:val="20"/>
                <w:lang w:val="da-DK"/>
              </w:rPr>
              <w:t xml:space="preserve"> per time)</w:t>
            </w:r>
          </w:p>
        </w:tc>
        <w:tc>
          <w:tcPr>
            <w:tcW w:w="6225" w:type="dxa"/>
          </w:tcPr>
          <w:p w14:paraId="20D13581" w14:textId="55DA85DC" w:rsidR="00EE2242" w:rsidRPr="0074166C" w:rsidRDefault="00CB5E65"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r>
                  <w:rPr>
                    <w:rFonts w:ascii="Cambria Math" w:eastAsia="Calibri" w:hAnsi="Cambria Math" w:cs="Arial"/>
                    <w:sz w:val="20"/>
                    <w:szCs w:val="20"/>
                  </w:rPr>
                  <m:t>)=</m:t>
                </m:r>
                <m:f>
                  <m:fPr>
                    <m:ctrlPr>
                      <w:rPr>
                        <w:rFonts w:ascii="Cambria Math" w:eastAsia="Calibri" w:hAnsi="Cambria Math" w:cs="Arial"/>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ctrlPr>
                          <w:rPr>
                            <w:rFonts w:ascii="Cambria Math" w:eastAsia="Calibri" w:hAnsi="Cambria Math" w:cs="Arial"/>
                            <w:i/>
                            <w:sz w:val="20"/>
                            <w:szCs w:val="20"/>
                          </w:rPr>
                        </m:ctrlPr>
                      </m:e>
                      <m:sub>
                        <m:r>
                          <w:rPr>
                            <w:rFonts w:ascii="Cambria Math" w:eastAsia="Times New Roman" w:hAnsi="Cambria Math" w:cs="Times New Roman"/>
                            <w:sz w:val="20"/>
                            <w:szCs w:val="20"/>
                          </w:rPr>
                          <m:t>0</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h</m:t>
                        </m:r>
                      </m:e>
                      <m:sub>
                        <m:r>
                          <w:rPr>
                            <w:rFonts w:ascii="Cambria Math" w:eastAsia="Times New Roman" w:hAnsi="Cambria Math" w:cs="Times New Roman"/>
                            <w:sz w:val="20"/>
                            <w:szCs w:val="20"/>
                          </w:rPr>
                          <m:t>i</m:t>
                        </m:r>
                      </m:sub>
                    </m:sSub>
                    <m:sSubSup>
                      <m:sSubSupPr>
                        <m:ctrlPr>
                          <w:rPr>
                            <w:rFonts w:ascii="Cambria Math" w:hAnsi="Cambria Math" w:cs="Arial"/>
                            <w:i/>
                            <w:sz w:val="20"/>
                            <w:szCs w:val="20"/>
                          </w:rPr>
                        </m:ctrlPr>
                      </m:sSubSupPr>
                      <m:e>
                        <m:r>
                          <w:rPr>
                            <w:rFonts w:ascii="Cambria Math" w:hAnsi="Cambria Math" w:cs="Arial"/>
                            <w:sz w:val="20"/>
                            <w:szCs w:val="20"/>
                          </w:rPr>
                          <m:t>β</m:t>
                        </m:r>
                      </m:e>
                      <m:sub>
                        <m:r>
                          <w:rPr>
                            <w:rFonts w:ascii="Cambria Math" w:hAnsi="Cambria Math" w:cs="Arial"/>
                            <w:sz w:val="20"/>
                            <w:szCs w:val="20"/>
                          </w:rPr>
                          <m:t>i</m:t>
                        </m:r>
                      </m:sub>
                      <m:sup>
                        <m:r>
                          <w:rPr>
                            <w:rFonts w:ascii="Cambria Math" w:hAnsi="Cambria Math" w:cs="Arial"/>
                            <w:sz w:val="20"/>
                            <w:szCs w:val="20"/>
                          </w:rPr>
                          <m:t>2-λ</m:t>
                        </m:r>
                      </m:sup>
                    </m:sSubSup>
                    <m:r>
                      <m:rPr>
                        <m:sty m:val="p"/>
                      </m:rPr>
                      <w:rPr>
                        <w:rFonts w:ascii="Cambria Math" w:hAnsi="Cambria Math" w:cs="Arial"/>
                        <w:sz w:val="20"/>
                        <w:szCs w:val="20"/>
                      </w:rPr>
                      <m:t>exp</m:t>
                    </m:r>
                    <m:r>
                      <w:rPr>
                        <w:rFonts w:ascii="Cambria Math" w:hAnsi="Cambria Math" w:cs="Arial"/>
                        <w:sz w:val="20"/>
                        <w:szCs w:val="20"/>
                      </w:rPr>
                      <m:t>(-</m:t>
                    </m:r>
                    <m:sSup>
                      <m:sSupPr>
                        <m:ctrlPr>
                          <w:rPr>
                            <w:rFonts w:ascii="Cambria Math" w:hAnsi="Cambria Math" w:cs="Arial"/>
                            <w:i/>
                            <w:sz w:val="20"/>
                            <w:szCs w:val="20"/>
                          </w:rPr>
                        </m:ctrlPr>
                      </m:sSupPr>
                      <m:e>
                        <m:d>
                          <m:dPr>
                            <m:ctrlPr>
                              <w:rPr>
                                <w:rFonts w:ascii="Cambria Math" w:hAnsi="Cambria Math" w:cs="Arial"/>
                                <w:i/>
                                <w:sz w:val="20"/>
                                <w:szCs w:val="20"/>
                              </w:rPr>
                            </m:ctrlPr>
                          </m:dPr>
                          <m:e>
                            <m:r>
                              <w:rPr>
                                <w:rFonts w:ascii="Cambria Math" w:hAnsi="Cambria Math" w:cs="Arial"/>
                                <w:sz w:val="20"/>
                                <w:szCs w:val="20"/>
                              </w:rPr>
                              <m:t>λ-2</m:t>
                            </m:r>
                          </m:e>
                        </m:d>
                      </m:e>
                      <m:sup>
                        <m:r>
                          <w:rPr>
                            <w:rFonts w:ascii="Cambria Math" w:hAnsi="Cambria Math" w:cs="Arial"/>
                            <w:sz w:val="20"/>
                            <w:szCs w:val="20"/>
                          </w:rPr>
                          <m:t>2</m:t>
                        </m:r>
                      </m:sup>
                    </m:sSup>
                    <m:sSubSup>
                      <m:sSubSupPr>
                        <m:ctrlPr>
                          <w:rPr>
                            <w:rFonts w:ascii="Cambria Math" w:hAnsi="Cambria Math" w:cs="Arial"/>
                            <w:i/>
                            <w:sz w:val="20"/>
                            <w:szCs w:val="20"/>
                          </w:rPr>
                        </m:ctrlPr>
                      </m:sSubSupPr>
                      <m:e>
                        <m:r>
                          <w:rPr>
                            <w:rFonts w:ascii="Cambria Math" w:hAnsi="Cambria Math" w:cs="Arial"/>
                            <w:sz w:val="20"/>
                            <w:szCs w:val="20"/>
                          </w:rPr>
                          <m:t>σ</m:t>
                        </m:r>
                      </m:e>
                      <m:sub>
                        <m:r>
                          <w:rPr>
                            <w:rFonts w:ascii="Cambria Math" w:hAnsi="Cambria Math" w:cs="Arial"/>
                            <w:sz w:val="20"/>
                            <w:szCs w:val="20"/>
                          </w:rPr>
                          <m:t>i</m:t>
                        </m:r>
                      </m:sub>
                      <m:sup>
                        <m:r>
                          <w:rPr>
                            <w:rFonts w:ascii="Cambria Math" w:hAnsi="Cambria Math" w:cs="Arial"/>
                            <w:sz w:val="20"/>
                            <w:szCs w:val="20"/>
                          </w:rPr>
                          <m:t>2</m:t>
                        </m:r>
                      </m:sup>
                    </m:sSubSup>
                    <m:r>
                      <w:rPr>
                        <w:rFonts w:ascii="Cambria Math" w:hAnsi="Cambria Math" w:cs="Arial"/>
                        <w:sz w:val="20"/>
                        <w:szCs w:val="20"/>
                      </w:rPr>
                      <m:t>/2)</m:t>
                    </m:r>
                  </m:num>
                  <m:den>
                    <m:d>
                      <m:dPr>
                        <m:ctrlPr>
                          <w:rPr>
                            <w:rFonts w:ascii="Cambria Math" w:eastAsia="Calibri" w:hAnsi="Cambria Math" w:cs="Arial"/>
                            <w:i/>
                            <w:sz w:val="20"/>
                            <w:szCs w:val="20"/>
                          </w:rPr>
                        </m:ctrlPr>
                      </m:dPr>
                      <m:e>
                        <m:r>
                          <w:rPr>
                            <w:rFonts w:ascii="Cambria Math" w:eastAsia="Calibri" w:hAnsi="Cambria Math" w:cs="Arial"/>
                            <w:sz w:val="20"/>
                            <w:szCs w:val="20"/>
                          </w:rPr>
                          <m:t>1-</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0</m:t>
                            </m:r>
                          </m:sub>
                        </m:sSub>
                      </m:e>
                    </m:d>
                    <m:rad>
                      <m:radPr>
                        <m:degHide m:val="1"/>
                        <m:ctrlPr>
                          <w:rPr>
                            <w:rFonts w:ascii="Cambria Math" w:eastAsia="Calibri" w:hAnsi="Cambria Math" w:cs="Arial"/>
                            <w:i/>
                            <w:sz w:val="20"/>
                            <w:szCs w:val="20"/>
                          </w:rPr>
                        </m:ctrlPr>
                      </m:radPr>
                      <m:deg/>
                      <m:e>
                        <m:r>
                          <w:rPr>
                            <w:rFonts w:ascii="Cambria Math" w:eastAsia="Calibri" w:hAnsi="Cambria Math" w:cs="Arial"/>
                            <w:sz w:val="20"/>
                            <w:szCs w:val="20"/>
                          </w:rPr>
                          <m:t>2π</m:t>
                        </m:r>
                        <m:r>
                          <w:rPr>
                            <w:rFonts w:ascii="Cambria Math" w:hAnsi="Cambria Math" w:cs="Arial"/>
                            <w:sz w:val="20"/>
                            <w:szCs w:val="20"/>
                          </w:rPr>
                          <m:t>κ</m:t>
                        </m:r>
                        <w:commentRangeStart w:id="2"/>
                        <w:commentRangeEnd w:id="2"/>
                        <m:r>
                          <m:rPr>
                            <m:sty m:val="p"/>
                          </m:rPr>
                          <w:rPr>
                            <w:rStyle w:val="CommentReference"/>
                            <w:rFonts w:ascii="Cambria Math" w:hAnsi="Cambria Math"/>
                            <w:sz w:val="20"/>
                            <w:szCs w:val="20"/>
                          </w:rPr>
                          <w:commentReference w:id="2"/>
                        </m:r>
                        <m:sSub>
                          <m:sSubPr>
                            <m:ctrlPr>
                              <w:rPr>
                                <w:rFonts w:ascii="Cambria Math" w:hAnsi="Cambria Math" w:cs="Arial"/>
                                <w:i/>
                                <w:sz w:val="20"/>
                                <w:szCs w:val="20"/>
                              </w:rPr>
                            </m:ctrlPr>
                          </m:sSubPr>
                          <m:e>
                            <m:r>
                              <w:rPr>
                                <w:rFonts w:ascii="Cambria Math" w:hAnsi="Cambria Math" w:cs="Arial"/>
                                <w:sz w:val="20"/>
                                <w:szCs w:val="20"/>
                              </w:rPr>
                              <m:t>σ</m:t>
                            </m:r>
                          </m:e>
                          <m:sub>
                            <m:r>
                              <w:rPr>
                                <w:rFonts w:ascii="Cambria Math" w:hAnsi="Cambria Math" w:cs="Arial"/>
                                <w:sz w:val="20"/>
                                <w:szCs w:val="20"/>
                              </w:rPr>
                              <m:t>i</m:t>
                            </m:r>
                          </m:sub>
                        </m:sSub>
                      </m:e>
                    </m:rad>
                  </m:den>
                </m:f>
              </m:oMath>
            </m:oMathPara>
          </w:p>
        </w:tc>
        <w:tc>
          <w:tcPr>
            <w:tcW w:w="528" w:type="dxa"/>
          </w:tcPr>
          <w:p w14:paraId="0BE4ED2C" w14:textId="0C8893F7"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S4</w:t>
            </w:r>
          </w:p>
        </w:tc>
      </w:tr>
      <w:tr w:rsidR="00EE2242" w:rsidRPr="00F25155" w14:paraId="416CF74A" w14:textId="686B7458" w:rsidTr="00982E48">
        <w:tc>
          <w:tcPr>
            <w:tcW w:w="2263" w:type="dxa"/>
          </w:tcPr>
          <w:p w14:paraId="5B3D472F" w14:textId="31F03D47" w:rsidR="00EE2242" w:rsidRPr="0074166C" w:rsidRDefault="00EE2242" w:rsidP="00C4448E">
            <w:pPr>
              <w:spacing w:line="360" w:lineRule="auto"/>
              <w:contextualSpacing/>
              <w:rPr>
                <w:rFonts w:eastAsia="Cambria" w:cs="Arial"/>
                <w:sz w:val="20"/>
                <w:szCs w:val="20"/>
                <w:lang w:val="da-DK"/>
              </w:rPr>
            </w:pPr>
            <w:proofErr w:type="spellStart"/>
            <w:r w:rsidRPr="0074166C">
              <w:rPr>
                <w:rFonts w:eastAsia="Cambria" w:cs="Arial"/>
                <w:sz w:val="20"/>
                <w:szCs w:val="20"/>
                <w:lang w:val="da-DK"/>
              </w:rPr>
              <w:t>Feeding</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level</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encountered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food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subject</w:t>
            </w:r>
            <w:proofErr w:type="spellEnd"/>
            <w:r w:rsidRPr="0074166C">
              <w:rPr>
                <w:rFonts w:eastAsia="Cambria" w:cs="Arial"/>
                <w:sz w:val="20"/>
                <w:szCs w:val="20"/>
                <w:lang w:val="da-DK"/>
              </w:rPr>
              <w:t xml:space="preserve"> to </w:t>
            </w:r>
            <w:proofErr w:type="spellStart"/>
            <w:r w:rsidRPr="0074166C">
              <w:rPr>
                <w:rFonts w:eastAsia="Cambria" w:cs="Arial"/>
                <w:sz w:val="20"/>
                <w:szCs w:val="20"/>
                <w:lang w:val="da-DK"/>
              </w:rPr>
              <w:t>Holling</w:t>
            </w:r>
            <w:proofErr w:type="spellEnd"/>
            <w:r w:rsidRPr="0074166C">
              <w:rPr>
                <w:rFonts w:eastAsia="Cambria" w:cs="Arial"/>
                <w:sz w:val="20"/>
                <w:szCs w:val="20"/>
                <w:lang w:val="da-DK"/>
              </w:rPr>
              <w:t xml:space="preserve"> type II </w:t>
            </w:r>
            <w:proofErr w:type="spellStart"/>
            <w:r w:rsidRPr="0074166C">
              <w:rPr>
                <w:rFonts w:eastAsia="Cambria" w:cs="Arial"/>
                <w:sz w:val="20"/>
                <w:szCs w:val="20"/>
                <w:lang w:val="da-DK"/>
              </w:rPr>
              <w:t>functional</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response</w:t>
            </w:r>
            <w:proofErr w:type="spellEnd"/>
            <w:r w:rsidRPr="0074166C">
              <w:rPr>
                <w:rFonts w:eastAsia="Cambria" w:cs="Arial"/>
                <w:sz w:val="20"/>
                <w:szCs w:val="20"/>
                <w:lang w:val="da-DK"/>
              </w:rPr>
              <w:t>)</w:t>
            </w:r>
          </w:p>
        </w:tc>
        <w:tc>
          <w:tcPr>
            <w:tcW w:w="6225" w:type="dxa"/>
          </w:tcPr>
          <w:p w14:paraId="58E0C185" w14:textId="49F59E60" w:rsidR="00EE2242" w:rsidRPr="0074166C" w:rsidRDefault="00CB5E65"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i</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w</m:t>
                    </m:r>
                  </m:e>
                </m:d>
                <m:r>
                  <w:rPr>
                    <w:rFonts w:ascii="Cambria Math" w:eastAsia="Times New Roman" w:hAnsi="Cambria Math" w:cs="Times New Roman"/>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e.i</m:t>
                        </m:r>
                      </m:sub>
                    </m:sSub>
                    <m:d>
                      <m:dPr>
                        <m:ctrlPr>
                          <w:rPr>
                            <w:rFonts w:ascii="Cambria Math" w:eastAsiaTheme="minorEastAsia" w:hAnsi="Cambria Math"/>
                            <w:i/>
                            <w:sz w:val="20"/>
                            <w:szCs w:val="20"/>
                          </w:rPr>
                        </m:ctrlPr>
                      </m:dPr>
                      <m:e>
                        <m:r>
                          <w:rPr>
                            <w:rFonts w:ascii="Cambria Math" w:eastAsiaTheme="minorEastAsia" w:hAnsi="Cambria Math"/>
                            <w:sz w:val="20"/>
                            <w:szCs w:val="20"/>
                          </w:rPr>
                          <m:t>w</m:t>
                        </m:r>
                      </m:e>
                    </m:d>
                    <m:ctrlPr>
                      <w:rPr>
                        <w:rFonts w:ascii="Cambria Math" w:eastAsia="Times New Roman" w:hAnsi="Cambria Math" w:cs="Times New Roman"/>
                        <w:i/>
                        <w:sz w:val="20"/>
                        <w:szCs w:val="20"/>
                      </w:rPr>
                    </m:ctrlPr>
                  </m:num>
                  <m:den>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e.i</m:t>
                        </m:r>
                      </m:sub>
                    </m:sSub>
                    <m:d>
                      <m:dPr>
                        <m:ctrlPr>
                          <w:rPr>
                            <w:rFonts w:ascii="Cambria Math" w:eastAsiaTheme="minorEastAsia" w:hAnsi="Cambria Math"/>
                            <w:i/>
                            <w:sz w:val="20"/>
                            <w:szCs w:val="20"/>
                          </w:rPr>
                        </m:ctrlPr>
                      </m:dPr>
                      <m:e>
                        <m:r>
                          <w:rPr>
                            <w:rFonts w:ascii="Cambria Math" w:eastAsiaTheme="minorEastAsia" w:hAnsi="Cambria Math"/>
                            <w:sz w:val="20"/>
                            <w:szCs w:val="20"/>
                          </w:rPr>
                          <m:t>w</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n</m:t>
                        </m:r>
                      </m:sup>
                    </m:sSup>
                  </m:den>
                </m:f>
              </m:oMath>
            </m:oMathPara>
          </w:p>
        </w:tc>
        <w:tc>
          <w:tcPr>
            <w:tcW w:w="528" w:type="dxa"/>
          </w:tcPr>
          <w:p w14:paraId="7D5B391E" w14:textId="34E8963F"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S5</w:t>
            </w:r>
          </w:p>
        </w:tc>
      </w:tr>
      <w:tr w:rsidR="00EE2242" w:rsidRPr="00F25155" w14:paraId="79BFE96B" w14:textId="2FAB3C58" w:rsidTr="00982E48">
        <w:tc>
          <w:tcPr>
            <w:tcW w:w="2263" w:type="dxa"/>
          </w:tcPr>
          <w:p w14:paraId="5818D0CE" w14:textId="77777777"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Maximum </w:t>
            </w:r>
            <w:proofErr w:type="spellStart"/>
            <w:r w:rsidRPr="0074166C">
              <w:rPr>
                <w:rFonts w:eastAsia="Cambria" w:cs="Arial"/>
                <w:sz w:val="20"/>
                <w:szCs w:val="20"/>
                <w:lang w:val="da-DK"/>
              </w:rPr>
              <w:t>consumption</w:t>
            </w:r>
            <w:proofErr w:type="spellEnd"/>
            <w:r w:rsidRPr="0074166C">
              <w:rPr>
                <w:rFonts w:eastAsia="Cambria" w:cs="Arial"/>
                <w:sz w:val="20"/>
                <w:szCs w:val="20"/>
                <w:lang w:val="da-DK"/>
              </w:rPr>
              <w:t xml:space="preserve"> rate</w:t>
            </w:r>
          </w:p>
        </w:tc>
        <w:tc>
          <w:tcPr>
            <w:tcW w:w="6225" w:type="dxa"/>
          </w:tcPr>
          <w:p w14:paraId="4B0F5D6E" w14:textId="134EEBA4"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eastAsia="Calibri" w:hAnsi="Cambria Math" w:cs="Arial"/>
                        <w:i/>
                        <w:sz w:val="20"/>
                        <w:szCs w:val="20"/>
                      </w:rPr>
                    </m:ctrlPr>
                  </m:sSubPr>
                  <m:e>
                    <m:r>
                      <w:rPr>
                        <w:rFonts w:ascii="Cambria Math" w:eastAsia="Calibri" w:hAnsi="Cambria Math" w:cs="Arial"/>
                        <w:sz w:val="20"/>
                        <w:szCs w:val="20"/>
                        <w:lang w:val="en-US"/>
                      </w:rPr>
                      <m:t>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oMath>
            </m:oMathPara>
          </w:p>
        </w:tc>
        <w:tc>
          <w:tcPr>
            <w:tcW w:w="528" w:type="dxa"/>
          </w:tcPr>
          <w:p w14:paraId="5736CCF7" w14:textId="6CE9D59E"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S6</w:t>
            </w:r>
          </w:p>
        </w:tc>
      </w:tr>
      <w:tr w:rsidR="00EE2242" w:rsidRPr="00F25155" w14:paraId="6C5F5221" w14:textId="6C620721" w:rsidTr="00982E48">
        <w:tc>
          <w:tcPr>
            <w:tcW w:w="2263" w:type="dxa"/>
          </w:tcPr>
          <w:p w14:paraId="17078D21" w14:textId="66E8869C"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Food </w:t>
            </w:r>
            <w:proofErr w:type="spellStart"/>
            <w:r w:rsidRPr="0074166C">
              <w:rPr>
                <w:rFonts w:eastAsia="Cambria" w:cs="Arial"/>
                <w:sz w:val="20"/>
                <w:szCs w:val="20"/>
                <w:lang w:val="da-DK"/>
              </w:rPr>
              <w:t>consumption</w:t>
            </w:r>
            <w:proofErr w:type="spellEnd"/>
            <w:r w:rsidRPr="0074166C">
              <w:rPr>
                <w:rFonts w:eastAsia="Cambria" w:cs="Arial"/>
                <w:sz w:val="20"/>
                <w:szCs w:val="20"/>
                <w:lang w:val="da-DK"/>
              </w:rPr>
              <w:t xml:space="preserve"> rate</w:t>
            </w:r>
          </w:p>
        </w:tc>
        <w:tc>
          <w:tcPr>
            <w:tcW w:w="6225" w:type="dxa"/>
          </w:tcPr>
          <w:p w14:paraId="17BDEDFA" w14:textId="15B6BA40" w:rsidR="00EE2242" w:rsidRPr="0074166C" w:rsidRDefault="00CB5E65"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Calibri" w:hAnsi="Cambria Math" w:cs="Arial"/>
                        <w:i/>
                        <w:sz w:val="20"/>
                        <w:szCs w:val="20"/>
                      </w:rPr>
                    </m:ctrlPr>
                  </m:sSubPr>
                  <m:e>
                    <m:sSub>
                      <m:sSubPr>
                        <m:ctrlPr>
                          <w:rPr>
                            <w:rFonts w:ascii="Cambria Math" w:eastAsia="Calibri" w:hAnsi="Cambria Math" w:cs="Arial"/>
                            <w:i/>
                            <w:sz w:val="20"/>
                            <w:szCs w:val="20"/>
                            <w:lang w:val="en-US"/>
                          </w:rPr>
                        </m:ctrlPr>
                      </m:sSubPr>
                      <m:e>
                        <m:r>
                          <w:rPr>
                            <w:rFonts w:ascii="Cambria Math" w:eastAsia="Calibri" w:hAnsi="Cambria Math" w:cs="Arial"/>
                            <w:sz w:val="20"/>
                            <w:szCs w:val="20"/>
                            <w:lang w:val="en-US"/>
                          </w:rPr>
                          <m:t>f</m:t>
                        </m:r>
                      </m:e>
                      <m:sub>
                        <m:r>
                          <w:rPr>
                            <w:rFonts w:ascii="Cambria Math" w:eastAsia="Calibri" w:hAnsi="Cambria Math" w:cs="Arial"/>
                            <w:sz w:val="20"/>
                            <w:szCs w:val="20"/>
                            <w:lang w:val="en-US"/>
                          </w:rPr>
                          <m:t>i</m:t>
                        </m:r>
                      </m:sub>
                    </m:sSub>
                    <m:r>
                      <w:rPr>
                        <w:rFonts w:ascii="Cambria Math" w:eastAsia="Calibri" w:hAnsi="Cambria Math" w:cs="Arial"/>
                        <w:sz w:val="20"/>
                        <w:szCs w:val="20"/>
                        <w:lang w:val="en-US"/>
                      </w:rPr>
                      <m:t>(w)h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oMath>
            </m:oMathPara>
          </w:p>
        </w:tc>
        <w:tc>
          <w:tcPr>
            <w:tcW w:w="528" w:type="dxa"/>
          </w:tcPr>
          <w:p w14:paraId="07B8704F" w14:textId="79E13CFB"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S7</w:t>
            </w:r>
          </w:p>
        </w:tc>
      </w:tr>
      <w:tr w:rsidR="00EE2242" w:rsidRPr="00F25155" w14:paraId="3A2920C6" w14:textId="49B928CB" w:rsidTr="00982E48">
        <w:tc>
          <w:tcPr>
            <w:tcW w:w="2263" w:type="dxa"/>
          </w:tcPr>
          <w:p w14:paraId="46831094" w14:textId="14F8DBCB"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Net </w:t>
            </w:r>
            <w:proofErr w:type="spellStart"/>
            <w:r w:rsidRPr="0074166C">
              <w:rPr>
                <w:rFonts w:eastAsia="Cambria" w:cs="Arial"/>
                <w:sz w:val="20"/>
                <w:szCs w:val="20"/>
                <w:lang w:val="da-DK"/>
              </w:rPr>
              <w:t>energy</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production</w:t>
            </w:r>
            <w:proofErr w:type="spellEnd"/>
          </w:p>
        </w:tc>
        <w:tc>
          <w:tcPr>
            <w:tcW w:w="6225" w:type="dxa"/>
          </w:tcPr>
          <w:p w14:paraId="2D1FDB34" w14:textId="385E0B3E" w:rsidR="00EE2242" w:rsidRPr="0074166C" w:rsidRDefault="00CB5E65" w:rsidP="00C4448E">
            <w:pPr>
              <w:spacing w:line="360" w:lineRule="auto"/>
              <w:contextualSpacing/>
              <w:rPr>
                <w:rFonts w:ascii="Times New Roman" w:eastAsia="Cambria" w:hAnsi="Times New Roman" w:cs="Arial"/>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r.i</m:t>
                    </m:r>
                  </m:sub>
                </m:sSub>
                <m:d>
                  <m:dPr>
                    <m:ctrlPr>
                      <w:rPr>
                        <w:rFonts w:ascii="Cambria Math" w:eastAsiaTheme="minorEastAsia" w:hAnsi="Cambria Math"/>
                        <w:i/>
                        <w:sz w:val="20"/>
                        <w:szCs w:val="20"/>
                      </w:rPr>
                    </m:ctrlPr>
                  </m:dPr>
                  <m:e>
                    <m:r>
                      <w:rPr>
                        <w:rFonts w:ascii="Cambria Math" w:eastAsiaTheme="minorEastAsia" w:hAnsi="Cambria Math"/>
                        <w:sz w:val="20"/>
                        <w:szCs w:val="20"/>
                      </w:rPr>
                      <m:t>w</m:t>
                    </m:r>
                  </m:e>
                </m:d>
                <m:r>
                  <w:rPr>
                    <w:rFonts w:ascii="Cambria Math" w:eastAsiaTheme="minorEastAsia" w:hAnsi="Cambria Math"/>
                    <w:sz w:val="20"/>
                    <w:szCs w:val="20"/>
                  </w:rPr>
                  <m:t>=</m:t>
                </m:r>
                <m:r>
                  <m:rPr>
                    <m:sty m:val="p"/>
                  </m:rPr>
                  <w:rPr>
                    <w:rFonts w:ascii="Cambria Math" w:eastAsia="Calibri" w:hAnsi="Cambria Math" w:cs="Arial"/>
                    <w:sz w:val="20"/>
                    <w:szCs w:val="20"/>
                  </w:rPr>
                  <m:t>max⁡</m:t>
                </m:r>
                <m:r>
                  <w:rPr>
                    <w:rFonts w:ascii="Cambria Math" w:eastAsia="Calibri" w:hAnsi="Cambria Math" w:cs="Arial"/>
                    <w:sz w:val="20"/>
                    <w:szCs w:val="20"/>
                  </w:rPr>
                  <m:t>(0, α</m:t>
                </m:r>
                <m:sSub>
                  <m:sSubPr>
                    <m:ctrlPr>
                      <w:rPr>
                        <w:rFonts w:ascii="Cambria Math" w:eastAsia="Calibri" w:hAnsi="Cambria Math" w:cs="Arial"/>
                        <w:i/>
                        <w:sz w:val="20"/>
                        <w:szCs w:val="20"/>
                      </w:rPr>
                    </m:ctrlPr>
                  </m:sSubPr>
                  <m:e>
                    <m:r>
                      <w:rPr>
                        <w:rFonts w:ascii="Cambria Math" w:eastAsia="Calibri" w:hAnsi="Cambria Math" w:cs="Arial"/>
                        <w:sz w:val="20"/>
                        <w:szCs w:val="20"/>
                      </w:rPr>
                      <m:t>f</m:t>
                    </m:r>
                  </m:e>
                  <m:sub>
                    <m:r>
                      <w:rPr>
                        <w:rFonts w:ascii="Cambria Math" w:eastAsia="Calibri" w:hAnsi="Cambria Math" w:cs="Arial"/>
                        <w:sz w:val="20"/>
                        <w:szCs w:val="20"/>
                      </w:rPr>
                      <m:t>i</m:t>
                    </m:r>
                  </m:sub>
                </m:sSub>
                <m:d>
                  <m:dPr>
                    <m:ctrlPr>
                      <w:rPr>
                        <w:rFonts w:ascii="Cambria Math" w:eastAsia="Calibri" w:hAnsi="Cambria Math" w:cs="Arial"/>
                        <w:i/>
                        <w:sz w:val="20"/>
                        <w:szCs w:val="20"/>
                      </w:rPr>
                    </m:ctrlPr>
                  </m:dPr>
                  <m:e>
                    <m:r>
                      <w:rPr>
                        <w:rFonts w:ascii="Cambria Math" w:eastAsia="Calibri" w:hAnsi="Cambria Math" w:cs="Arial"/>
                        <w:sz w:val="20"/>
                        <w:szCs w:val="20"/>
                      </w:rPr>
                      <m:t>w</m:t>
                    </m:r>
                  </m:e>
                </m:d>
                <m:sSub>
                  <m:sSubPr>
                    <m:ctrlPr>
                      <w:rPr>
                        <w:rFonts w:ascii="Cambria Math" w:eastAsia="Calibri" w:hAnsi="Cambria Math" w:cs="Arial"/>
                        <w:i/>
                        <w:sz w:val="20"/>
                        <w:szCs w:val="20"/>
                      </w:rPr>
                    </m:ctrlPr>
                  </m:sSubPr>
                  <m:e>
                    <m:r>
                      <w:rPr>
                        <w:rFonts w:ascii="Cambria Math" w:eastAsia="Calibri" w:hAnsi="Cambria Math" w:cs="Arial"/>
                        <w:sz w:val="20"/>
                        <w:szCs w:val="20"/>
                      </w:rPr>
                      <m:t>h</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n</m:t>
                    </m:r>
                  </m:sup>
                </m:sSup>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k</m:t>
                    </m:r>
                  </m:e>
                  <m:sub>
                    <m:r>
                      <w:rPr>
                        <w:rFonts w:ascii="Cambria Math" w:eastAsia="Calibri" w:hAnsi="Cambria Math" w:cs="Arial"/>
                        <w:sz w:val="20"/>
                        <w:szCs w:val="20"/>
                      </w:rPr>
                      <m:t>s.i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p</m:t>
                    </m:r>
                  </m:sup>
                </m:sSup>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k</m:t>
                    </m:r>
                  </m:e>
                  <m:sub>
                    <m:r>
                      <w:rPr>
                        <w:rFonts w:ascii="Cambria Math" w:eastAsia="Calibri" w:hAnsi="Cambria Math" w:cs="Arial"/>
                        <w:sz w:val="20"/>
                        <w:szCs w:val="20"/>
                      </w:rPr>
                      <m:t>i</m:t>
                    </m:r>
                  </m:sub>
                </m:sSub>
                <m:r>
                  <w:rPr>
                    <w:rFonts w:ascii="Cambria Math" w:eastAsia="Calibri" w:hAnsi="Cambria Math" w:cs="Arial"/>
                    <w:sz w:val="20"/>
                    <w:szCs w:val="20"/>
                  </w:rPr>
                  <m:t>w</m:t>
                </m:r>
                <m:r>
                  <w:rPr>
                    <w:rFonts w:ascii="Cambria Math" w:eastAsia="Cambria" w:hAnsi="Cambria Math" w:cs="Arial"/>
                    <w:sz w:val="20"/>
                    <w:szCs w:val="20"/>
                  </w:rPr>
                  <m:t>)</m:t>
                </m:r>
              </m:oMath>
            </m:oMathPara>
          </w:p>
        </w:tc>
        <w:tc>
          <w:tcPr>
            <w:tcW w:w="528" w:type="dxa"/>
          </w:tcPr>
          <w:p w14:paraId="5F5EC006" w14:textId="40581C7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S8</w:t>
            </w:r>
          </w:p>
        </w:tc>
      </w:tr>
      <w:tr w:rsidR="00EE2242" w:rsidRPr="00F25155" w14:paraId="169D85CB" w14:textId="50F97C92" w:rsidTr="00982E48">
        <w:tc>
          <w:tcPr>
            <w:tcW w:w="2263" w:type="dxa"/>
          </w:tcPr>
          <w:p w14:paraId="3A0D7B6D" w14:textId="0C8D0D70"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Proportion net </w:t>
            </w:r>
            <w:proofErr w:type="spellStart"/>
            <w:r w:rsidRPr="0074166C">
              <w:rPr>
                <w:rFonts w:eastAsia="Cambria" w:cs="Arial"/>
                <w:sz w:val="20"/>
                <w:szCs w:val="20"/>
                <w:lang w:val="da-DK"/>
              </w:rPr>
              <w:t>energy</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invested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into</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reproduction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maturation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function</w:t>
            </w:r>
            <w:proofErr w:type="spellEnd"/>
            <w:r w:rsidRPr="0074166C">
              <w:rPr>
                <w:rFonts w:eastAsia="Cambria" w:cs="Arial"/>
                <w:sz w:val="20"/>
                <w:szCs w:val="20"/>
                <w:lang w:val="da-DK"/>
              </w:rPr>
              <w:t>)</w:t>
            </w:r>
          </w:p>
        </w:tc>
        <w:tc>
          <w:tcPr>
            <w:tcW w:w="6225" w:type="dxa"/>
          </w:tcPr>
          <w:p w14:paraId="3244DB4A" w14:textId="39393072" w:rsidR="00EE2242" w:rsidRPr="0074166C" w:rsidRDefault="00CB5E65"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ψ</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lang w:val="en-US"/>
                  </w:rPr>
                  <m:t>=</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w:rPr>
                            <w:rFonts w:ascii="Cambria Math" w:hAnsi="Cambria Math" w:cs="Arial"/>
                            <w:sz w:val="20"/>
                            <w:szCs w:val="20"/>
                            <w:lang w:val="en-US"/>
                          </w:rPr>
                          <m:t>1+</m:t>
                        </m:r>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theme="minorHAnsi"/>
                                            <w:i/>
                                            <w:iCs/>
                                            <w:sz w:val="20"/>
                                            <w:szCs w:val="20"/>
                                          </w:rPr>
                                        </m:ctrlPr>
                                      </m:sSubPr>
                                      <m:e>
                                        <m:r>
                                          <w:rPr>
                                            <w:rFonts w:ascii="Cambria Math" w:hAnsi="Cambria Math" w:cstheme="minorHAnsi"/>
                                            <w:sz w:val="20"/>
                                            <w:szCs w:val="20"/>
                                          </w:rPr>
                                          <m:t>w</m:t>
                                        </m:r>
                                      </m:e>
                                      <m:sub>
                                        <m:r>
                                          <w:rPr>
                                            <w:rFonts w:ascii="Cambria Math" w:hAnsi="Cambria Math" w:cstheme="minorHAnsi"/>
                                            <w:sz w:val="20"/>
                                            <w:szCs w:val="20"/>
                                          </w:rPr>
                                          <m:t>m.i</m:t>
                                        </m:r>
                                      </m:sub>
                                    </m:sSub>
                                  </m:den>
                                </m:f>
                              </m:e>
                            </m:d>
                          </m:e>
                          <m:sup>
                            <m:r>
                              <w:rPr>
                                <w:rFonts w:ascii="Cambria Math" w:hAnsi="Cambria Math" w:cs="Arial"/>
                                <w:sz w:val="20"/>
                                <w:szCs w:val="20"/>
                                <w:lang w:val="en-US"/>
                              </w:rPr>
                              <m:t>-</m:t>
                            </m:r>
                            <w:commentRangeStart w:id="3"/>
                            <m:r>
                              <w:rPr>
                                <w:rFonts w:ascii="Cambria Math" w:hAnsi="Cambria Math" w:cs="Arial"/>
                                <w:sz w:val="20"/>
                                <w:szCs w:val="20"/>
                                <w:lang w:val="en-US"/>
                              </w:rPr>
                              <m:t>5</m:t>
                            </m:r>
                            <w:commentRangeEnd w:id="3"/>
                            <m:r>
                              <m:rPr>
                                <m:sty m:val="p"/>
                              </m:rPr>
                              <w:rPr>
                                <w:rStyle w:val="CommentReference"/>
                              </w:rPr>
                              <w:commentReference w:id="3"/>
                            </m:r>
                          </m:sup>
                        </m:sSup>
                      </m:e>
                    </m:d>
                  </m:e>
                  <m:sup>
                    <m:r>
                      <w:rPr>
                        <w:rFonts w:ascii="Cambria Math" w:hAnsi="Cambria Math" w:cs="Arial"/>
                        <w:sz w:val="20"/>
                        <w:szCs w:val="20"/>
                        <w:lang w:val="en-US"/>
                      </w:rPr>
                      <m:t>-1</m:t>
                    </m:r>
                  </m:sup>
                </m:sSup>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r>
                              <w:rPr>
                                <w:rFonts w:ascii="Cambria Math" w:hAnsi="Cambria Math" w:cs="Arial"/>
                                <w:sz w:val="20"/>
                                <w:szCs w:val="20"/>
                              </w:rPr>
                              <m:t>w</m:t>
                            </m:r>
                          </m:num>
                          <m:den>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den>
                        </m:f>
                      </m:e>
                    </m:d>
                  </m:e>
                  <m:sup>
                    <m:r>
                      <w:rPr>
                        <w:rFonts w:ascii="Cambria Math" w:hAnsi="Cambria Math" w:cs="Arial"/>
                        <w:sz w:val="20"/>
                        <w:szCs w:val="20"/>
                        <w:lang w:val="en-US"/>
                      </w:rPr>
                      <m:t>1-</m:t>
                    </m:r>
                    <m:r>
                      <w:rPr>
                        <w:rFonts w:ascii="Cambria Math" w:hAnsi="Cambria Math" w:cs="Arial"/>
                        <w:sz w:val="20"/>
                        <w:szCs w:val="20"/>
                      </w:rPr>
                      <m:t>n</m:t>
                    </m:r>
                  </m:sup>
                </m:sSup>
              </m:oMath>
            </m:oMathPara>
          </w:p>
        </w:tc>
        <w:tc>
          <w:tcPr>
            <w:tcW w:w="528" w:type="dxa"/>
          </w:tcPr>
          <w:p w14:paraId="0E2CD771" w14:textId="0201CBE2"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S9</w:t>
            </w:r>
          </w:p>
        </w:tc>
      </w:tr>
      <w:tr w:rsidR="00EE2242" w:rsidRPr="00F25155" w14:paraId="5F406E09" w14:textId="6951BAD4" w:rsidTr="00982E48">
        <w:tc>
          <w:tcPr>
            <w:tcW w:w="2263" w:type="dxa"/>
          </w:tcPr>
          <w:p w14:paraId="0060F281" w14:textId="00ACA04E"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Somatic</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growth</w:t>
            </w:r>
            <w:proofErr w:type="spellEnd"/>
          </w:p>
        </w:tc>
        <w:tc>
          <w:tcPr>
            <w:tcW w:w="6225" w:type="dxa"/>
          </w:tcPr>
          <w:p w14:paraId="2243EE98" w14:textId="7D16DAB6"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i</m:t>
                    </m:r>
                  </m:sub>
                </m:sSub>
                <m:d>
                  <m:dPr>
                    <m:ctrlPr>
                      <w:rPr>
                        <w:rFonts w:ascii="Cambria Math" w:hAnsi="Cambria Math" w:cs="Arial"/>
                        <w:i/>
                        <w:sz w:val="20"/>
                        <w:szCs w:val="20"/>
                      </w:rPr>
                    </m:ctrlPr>
                  </m:dPr>
                  <m:e>
                    <m:r>
                      <w:rPr>
                        <w:rFonts w:ascii="Cambria Math" w:hAnsi="Cambria Math" w:cs="Arial"/>
                        <w:sz w:val="20"/>
                        <w:szCs w:val="20"/>
                      </w:rPr>
                      <m:t>w</m:t>
                    </m:r>
                  </m:e>
                </m:d>
                <m:r>
                  <w:rPr>
                    <w:rFonts w:ascii="Cambria Math" w:hAnsi="Cambria Math" w:cs="Arial"/>
                    <w:sz w:val="20"/>
                    <w:szCs w:val="20"/>
                    <w:lang w:val="en-US"/>
                  </w:rPr>
                  <m:t>=</m:t>
                </m:r>
                <m:sSub>
                  <m:sSubPr>
                    <m:ctrlPr>
                      <w:rPr>
                        <w:rFonts w:ascii="Cambria Math" w:hAnsi="Cambria Math" w:cs="Arial"/>
                        <w:i/>
                        <w:sz w:val="20"/>
                        <w:szCs w:val="20"/>
                        <w:lang w:val="en-US"/>
                      </w:rPr>
                    </m:ctrlPr>
                  </m:sSubPr>
                  <m:e>
                    <m:r>
                      <w:rPr>
                        <w:rFonts w:ascii="Cambria Math" w:hAnsi="Cambria Math" w:cs="Arial"/>
                        <w:sz w:val="20"/>
                        <w:szCs w:val="20"/>
                        <w:lang w:val="en-US"/>
                      </w:rPr>
                      <m:t>E</m:t>
                    </m:r>
                  </m:e>
                  <m:sub>
                    <m:r>
                      <w:rPr>
                        <w:rFonts w:ascii="Cambria Math" w:hAnsi="Cambria Math" w:cs="Arial"/>
                        <w:sz w:val="20"/>
                        <w:szCs w:val="20"/>
                        <w:lang w:val="en-US"/>
                      </w:rPr>
                      <m:t>r.i</m:t>
                    </m:r>
                  </m:sub>
                </m:sSub>
                <m:r>
                  <w:rPr>
                    <w:rFonts w:ascii="Cambria Math" w:hAnsi="Cambria Math" w:cs="Arial"/>
                    <w:sz w:val="20"/>
                    <w:szCs w:val="20"/>
                    <w:lang w:val="en-US"/>
                  </w:rPr>
                  <m:t>(w)(1-</m:t>
                </m:r>
                <m:sSub>
                  <m:sSubPr>
                    <m:ctrlPr>
                      <w:rPr>
                        <w:rFonts w:ascii="Cambria Math" w:hAnsi="Cambria Math" w:cs="Arial"/>
                        <w:i/>
                        <w:sz w:val="20"/>
                        <w:szCs w:val="20"/>
                      </w:rPr>
                    </m:ctrlPr>
                  </m:sSubPr>
                  <m:e>
                    <m:r>
                      <w:rPr>
                        <w:rFonts w:ascii="Cambria Math" w:hAnsi="Cambria Math" w:cs="Arial"/>
                        <w:sz w:val="20"/>
                        <w:szCs w:val="20"/>
                      </w:rPr>
                      <m:t>ψ</m:t>
                    </m:r>
                  </m:e>
                  <m:sub>
                    <m:r>
                      <w:rPr>
                        <w:rFonts w:ascii="Cambria Math" w:hAnsi="Cambria Math" w:cs="Arial"/>
                        <w:sz w:val="20"/>
                        <w:szCs w:val="20"/>
                      </w:rPr>
                      <m:t>i</m:t>
                    </m:r>
                  </m:sub>
                </m:sSub>
                <m:r>
                  <w:rPr>
                    <w:rFonts w:ascii="Cambria Math" w:hAnsi="Cambria Math" w:cs="Arial"/>
                    <w:sz w:val="20"/>
                    <w:szCs w:val="20"/>
                    <w:lang w:val="en-US"/>
                  </w:rPr>
                  <m:t>(w)</m:t>
                </m:r>
              </m:oMath>
            </m:oMathPara>
          </w:p>
        </w:tc>
        <w:tc>
          <w:tcPr>
            <w:tcW w:w="528" w:type="dxa"/>
          </w:tcPr>
          <w:p w14:paraId="7F793A5E" w14:textId="40C3E4F7"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S10</w:t>
            </w:r>
          </w:p>
        </w:tc>
      </w:tr>
      <w:tr w:rsidR="00EE2242" w14:paraId="4ADD810A" w14:textId="68C122CE" w:rsidTr="00982E48">
        <w:tc>
          <w:tcPr>
            <w:tcW w:w="2263" w:type="dxa"/>
          </w:tcPr>
          <w:p w14:paraId="2B34D858" w14:textId="30A580FB"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Total </w:t>
            </w:r>
            <w:proofErr w:type="spellStart"/>
            <w:r w:rsidRPr="0074166C">
              <w:rPr>
                <w:rFonts w:eastAsia="Cambria" w:cs="Arial"/>
                <w:sz w:val="20"/>
                <w:szCs w:val="20"/>
                <w:lang w:val="da-DK"/>
              </w:rPr>
              <w:t>egg</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production</w:t>
            </w:r>
            <w:proofErr w:type="spellEnd"/>
          </w:p>
        </w:tc>
        <w:tc>
          <w:tcPr>
            <w:tcW w:w="6225" w:type="dxa"/>
          </w:tcPr>
          <w:p w14:paraId="255C5FCB" w14:textId="72ADE139"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ϵ</m:t>
                    </m:r>
                  </m:num>
                  <m:den>
                    <m:r>
                      <w:rPr>
                        <w:rFonts w:ascii="Cambria Math" w:hAnsi="Cambria Math" w:cs="Arial"/>
                        <w:sz w:val="20"/>
                        <w:szCs w:val="20"/>
                      </w:rPr>
                      <m:t>2</m:t>
                    </m:r>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den>
                </m:f>
                <m:nary>
                  <m:naryPr>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N</m:t>
                        </m:r>
                      </m:e>
                      <m:sub>
                        <m:r>
                          <w:rPr>
                            <w:rFonts w:ascii="Cambria Math" w:hAnsi="Cambria Math" w:cs="Arial"/>
                            <w:sz w:val="20"/>
                            <w:szCs w:val="20"/>
                          </w:rPr>
                          <m:t>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0</m:t>
                            </m:r>
                          </m:sub>
                        </m:sSub>
                      </m:e>
                    </m:d>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r.i</m:t>
                        </m:r>
                      </m:sub>
                    </m:sSub>
                    <m:r>
                      <w:rPr>
                        <w:rFonts w:ascii="Cambria Math" w:hAnsi="Cambria Math" w:cs="Arial"/>
                        <w:sz w:val="20"/>
                        <w:szCs w:val="20"/>
                      </w:rPr>
                      <m:t>(w)</m:t>
                    </m:r>
                    <m:sSub>
                      <m:sSubPr>
                        <m:ctrlPr>
                          <w:rPr>
                            <w:rFonts w:ascii="Cambria Math" w:hAnsi="Cambria Math" w:cs="Arial"/>
                            <w:i/>
                            <w:sz w:val="20"/>
                            <w:szCs w:val="20"/>
                          </w:rPr>
                        </m:ctrlPr>
                      </m:sSubPr>
                      <m:e>
                        <m:r>
                          <w:rPr>
                            <w:rFonts w:ascii="Cambria Math" w:hAnsi="Cambria Math" w:cs="Arial"/>
                            <w:sz w:val="20"/>
                            <w:szCs w:val="20"/>
                          </w:rPr>
                          <m:t>ψ</m:t>
                        </m:r>
                      </m:e>
                      <m:sub>
                        <m:r>
                          <w:rPr>
                            <w:rFonts w:ascii="Cambria Math" w:hAnsi="Cambria Math" w:cs="Arial"/>
                            <w:sz w:val="20"/>
                            <w:szCs w:val="20"/>
                          </w:rPr>
                          <m:t>i</m:t>
                        </m:r>
                      </m:sub>
                    </m:sSub>
                    <m:r>
                      <w:rPr>
                        <w:rFonts w:ascii="Cambria Math" w:hAnsi="Cambria Math" w:cs="Arial"/>
                        <w:sz w:val="20"/>
                        <w:szCs w:val="20"/>
                      </w:rPr>
                      <m:t>(w)</m:t>
                    </m:r>
                  </m:e>
                </m:nary>
                <m:r>
                  <w:rPr>
                    <w:rFonts w:ascii="Cambria Math" w:hAnsi="Cambria Math" w:cs="Arial"/>
                    <w:sz w:val="20"/>
                    <w:szCs w:val="20"/>
                  </w:rPr>
                  <m:t>dw</m:t>
                </m:r>
              </m:oMath>
            </m:oMathPara>
          </w:p>
        </w:tc>
        <w:tc>
          <w:tcPr>
            <w:tcW w:w="528" w:type="dxa"/>
          </w:tcPr>
          <w:p w14:paraId="54612003" w14:textId="3633AD3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S11</w:t>
            </w:r>
          </w:p>
        </w:tc>
      </w:tr>
      <w:tr w:rsidR="00EE2242" w14:paraId="19121F57" w14:textId="2D15F180" w:rsidTr="00982E48">
        <w:tc>
          <w:tcPr>
            <w:tcW w:w="2263" w:type="dxa"/>
          </w:tcPr>
          <w:p w14:paraId="2EAC4097" w14:textId="77777777"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Recruitment</w:t>
            </w:r>
            <w:proofErr w:type="spellEnd"/>
          </w:p>
        </w:tc>
        <w:tc>
          <w:tcPr>
            <w:tcW w:w="6225" w:type="dxa"/>
          </w:tcPr>
          <w:p w14:paraId="2136A02C" w14:textId="33DEB192"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num>
                  <m:den>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p.i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max.i</m:t>
                        </m:r>
                      </m:sub>
                    </m:sSub>
                  </m:den>
                </m:f>
              </m:oMath>
            </m:oMathPara>
          </w:p>
        </w:tc>
        <w:tc>
          <w:tcPr>
            <w:tcW w:w="528" w:type="dxa"/>
          </w:tcPr>
          <w:p w14:paraId="3DDE903F" w14:textId="77894735"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S12</w:t>
            </w:r>
          </w:p>
        </w:tc>
      </w:tr>
      <w:tr w:rsidR="00EE2242" w14:paraId="05A42CF4" w14:textId="1E508513" w:rsidTr="00982E48">
        <w:tc>
          <w:tcPr>
            <w:tcW w:w="2263" w:type="dxa"/>
          </w:tcPr>
          <w:p w14:paraId="6749094C" w14:textId="77777777" w:rsidR="00EE2242" w:rsidRPr="0074166C" w:rsidRDefault="00EE2242" w:rsidP="00C4448E">
            <w:pPr>
              <w:spacing w:line="360" w:lineRule="auto"/>
              <w:contextualSpacing/>
              <w:rPr>
                <w:sz w:val="20"/>
                <w:szCs w:val="20"/>
                <w:lang w:val="en-US"/>
              </w:rPr>
            </w:pPr>
            <w:r w:rsidRPr="0074166C">
              <w:rPr>
                <w:rFonts w:eastAsia="Cambria" w:cs="Arial"/>
                <w:sz w:val="20"/>
                <w:szCs w:val="20"/>
                <w:lang w:val="da-DK"/>
              </w:rPr>
              <w:t xml:space="preserve">Background </w:t>
            </w:r>
            <w:proofErr w:type="spellStart"/>
            <w:r w:rsidRPr="0074166C">
              <w:rPr>
                <w:rFonts w:eastAsia="Cambria" w:cs="Arial"/>
                <w:sz w:val="20"/>
                <w:szCs w:val="20"/>
                <w:lang w:val="da-DK"/>
              </w:rPr>
              <w:t>mortality</w:t>
            </w:r>
            <w:proofErr w:type="spellEnd"/>
          </w:p>
        </w:tc>
        <w:tc>
          <w:tcPr>
            <w:tcW w:w="6225" w:type="dxa"/>
          </w:tcPr>
          <w:p w14:paraId="77F68764" w14:textId="484E2CE7"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μ</m:t>
                    </m:r>
                  </m:e>
                  <m:sub>
                    <m:r>
                      <w:rPr>
                        <w:rFonts w:ascii="Cambria Math" w:eastAsia="Calibri" w:hAnsi="Cambria Math" w:cs="Arial"/>
                        <w:sz w:val="20"/>
                        <w:szCs w:val="20"/>
                      </w:rPr>
                      <m:t>b.i</m:t>
                    </m:r>
                  </m:sub>
                </m:sSub>
                <m:r>
                  <w:rPr>
                    <w:rFonts w:ascii="Cambria Math" w:eastAsia="Calibri" w:hAnsi="Cambria Math" w:cs="Arial"/>
                    <w:sz w:val="20"/>
                    <w:szCs w:val="20"/>
                  </w:rPr>
                  <m:t>=</m:t>
                </m:r>
                <m:sSub>
                  <m:sSubPr>
                    <m:ctrlPr>
                      <w:rPr>
                        <w:rFonts w:ascii="Cambria Math" w:eastAsia="Calibri" w:hAnsi="Cambria Math" w:cs="Arial"/>
                        <w:i/>
                        <w:sz w:val="20"/>
                        <w:szCs w:val="20"/>
                      </w:rPr>
                    </m:ctrlPr>
                  </m:sSubPr>
                  <m:e>
                    <m:r>
                      <w:rPr>
                        <w:rFonts w:ascii="Cambria Math" w:eastAsia="Calibri" w:hAnsi="Cambria Math" w:cs="Arial"/>
                        <w:sz w:val="20"/>
                        <w:szCs w:val="20"/>
                      </w:rPr>
                      <m:t>μ</m:t>
                    </m:r>
                  </m:e>
                  <m:sub>
                    <m:r>
                      <w:rPr>
                        <w:rFonts w:ascii="Cambria Math" w:eastAsia="Calibri" w:hAnsi="Cambria Math" w:cs="Arial"/>
                        <w:sz w:val="20"/>
                        <w:szCs w:val="20"/>
                      </w:rPr>
                      <m:t>0</m:t>
                    </m:r>
                  </m:sub>
                </m:sSub>
                <m:sSubSup>
                  <m:sSubSupPr>
                    <m:ctrlPr>
                      <w:rPr>
                        <w:rFonts w:ascii="Cambria Math" w:eastAsia="Calibri" w:hAnsi="Cambria Math" w:cs="Arial"/>
                        <w:i/>
                        <w:sz w:val="20"/>
                        <w:szCs w:val="20"/>
                      </w:rPr>
                    </m:ctrlPr>
                  </m:sSubSupPr>
                  <m:e>
                    <m:r>
                      <w:rPr>
                        <w:rFonts w:ascii="Cambria Math" w:eastAsia="Calibri" w:hAnsi="Cambria Math" w:cs="Arial"/>
                        <w:sz w:val="20"/>
                        <w:szCs w:val="20"/>
                      </w:rPr>
                      <m:t>W</m:t>
                    </m:r>
                  </m:e>
                  <m:sub>
                    <m:r>
                      <w:rPr>
                        <w:rFonts w:ascii="Cambria Math" w:eastAsia="Calibri" w:hAnsi="Cambria Math" w:cs="Arial"/>
                        <w:sz w:val="20"/>
                        <w:szCs w:val="20"/>
                      </w:rPr>
                      <m:t>i</m:t>
                    </m:r>
                  </m:sub>
                  <m:sup>
                    <m:r>
                      <w:rPr>
                        <w:rFonts w:ascii="Cambria Math" w:eastAsia="Calibri" w:hAnsi="Cambria Math" w:cs="Arial"/>
                        <w:sz w:val="20"/>
                        <w:szCs w:val="20"/>
                      </w:rPr>
                      <m:t>n-1</m:t>
                    </m:r>
                  </m:sup>
                </m:sSubSup>
              </m:oMath>
            </m:oMathPara>
          </w:p>
        </w:tc>
        <w:tc>
          <w:tcPr>
            <w:tcW w:w="528" w:type="dxa"/>
          </w:tcPr>
          <w:p w14:paraId="120DE89F" w14:textId="687DC4D9"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S13</w:t>
            </w:r>
          </w:p>
        </w:tc>
      </w:tr>
      <w:tr w:rsidR="007F03B2" w14:paraId="324CAC29" w14:textId="77777777" w:rsidTr="00982E48">
        <w:tc>
          <w:tcPr>
            <w:tcW w:w="2263" w:type="dxa"/>
          </w:tcPr>
          <w:p w14:paraId="2CCDD6B7" w14:textId="3B6D2ECF" w:rsidR="007F03B2" w:rsidRPr="002A367C" w:rsidRDefault="00C01DFD" w:rsidP="00C4448E">
            <w:pPr>
              <w:spacing w:line="360" w:lineRule="auto"/>
              <w:contextualSpacing/>
              <w:rPr>
                <w:rFonts w:eastAsia="Cambria" w:cs="Arial"/>
                <w:color w:val="FF0000"/>
                <w:sz w:val="20"/>
                <w:szCs w:val="20"/>
                <w:lang w:val="da-DK"/>
              </w:rPr>
            </w:pPr>
            <w:proofErr w:type="spellStart"/>
            <w:r w:rsidRPr="002A367C">
              <w:rPr>
                <w:rFonts w:eastAsia="Cambria" w:cs="Arial"/>
                <w:color w:val="FF0000"/>
                <w:sz w:val="20"/>
                <w:szCs w:val="20"/>
                <w:lang w:val="da-DK"/>
              </w:rPr>
              <w:t>Starvation</w:t>
            </w:r>
            <w:proofErr w:type="spellEnd"/>
            <w:r w:rsidRPr="002A367C">
              <w:rPr>
                <w:rFonts w:eastAsia="Cambria" w:cs="Arial"/>
                <w:color w:val="FF0000"/>
                <w:sz w:val="20"/>
                <w:szCs w:val="20"/>
                <w:lang w:val="da-DK"/>
              </w:rPr>
              <w:t xml:space="preserve"> </w:t>
            </w:r>
            <w:proofErr w:type="spellStart"/>
            <w:r w:rsidRPr="002A367C">
              <w:rPr>
                <w:rFonts w:eastAsia="Cambria" w:cs="Arial"/>
                <w:color w:val="FF0000"/>
                <w:sz w:val="20"/>
                <w:szCs w:val="20"/>
                <w:lang w:val="da-DK"/>
              </w:rPr>
              <w:t>mortality</w:t>
            </w:r>
            <w:proofErr w:type="spellEnd"/>
          </w:p>
        </w:tc>
        <w:tc>
          <w:tcPr>
            <w:tcW w:w="6225" w:type="dxa"/>
          </w:tcPr>
          <w:p w14:paraId="6FB2FB7A" w14:textId="2A4E9EBF" w:rsidR="007F03B2" w:rsidRPr="002A367C" w:rsidRDefault="00C01DFD" w:rsidP="00C4448E">
            <w:pPr>
              <w:spacing w:line="360" w:lineRule="auto"/>
              <w:contextualSpacing/>
              <w:jc w:val="center"/>
              <w:rPr>
                <w:rFonts w:ascii="Times New Roman" w:eastAsia="Times New Roman" w:hAnsi="Times New Roman" w:cs="Times New Roman"/>
                <w:color w:val="FF0000"/>
                <w:sz w:val="20"/>
                <w:szCs w:val="20"/>
              </w:rPr>
            </w:pPr>
            <w:r w:rsidRPr="002A367C">
              <w:rPr>
                <w:rFonts w:ascii="Times New Roman" w:eastAsia="Times New Roman" w:hAnsi="Times New Roman" w:cs="Times New Roman"/>
                <w:color w:val="FF0000"/>
                <w:sz w:val="20"/>
                <w:szCs w:val="20"/>
              </w:rPr>
              <w:t xml:space="preserve">See </w:t>
            </w:r>
            <w:proofErr w:type="spellStart"/>
            <w:r w:rsidRPr="002A367C">
              <w:rPr>
                <w:rFonts w:ascii="Times New Roman" w:eastAsia="Times New Roman" w:hAnsi="Times New Roman" w:cs="Times New Roman"/>
                <w:color w:val="FF0000"/>
                <w:sz w:val="20"/>
                <w:szCs w:val="20"/>
              </w:rPr>
              <w:t>Astas</w:t>
            </w:r>
            <w:proofErr w:type="spellEnd"/>
            <w:r w:rsidRPr="002A367C">
              <w:rPr>
                <w:rFonts w:ascii="Times New Roman" w:eastAsia="Times New Roman" w:hAnsi="Times New Roman" w:cs="Times New Roman"/>
                <w:color w:val="FF0000"/>
                <w:sz w:val="20"/>
                <w:szCs w:val="20"/>
              </w:rPr>
              <w:t xml:space="preserve"> pull request</w:t>
            </w:r>
          </w:p>
        </w:tc>
        <w:tc>
          <w:tcPr>
            <w:tcW w:w="528" w:type="dxa"/>
          </w:tcPr>
          <w:p w14:paraId="40665EB9" w14:textId="77777777" w:rsidR="007F03B2" w:rsidRPr="0074166C" w:rsidRDefault="007F03B2" w:rsidP="00C4448E">
            <w:pPr>
              <w:spacing w:line="360" w:lineRule="auto"/>
              <w:contextualSpacing/>
              <w:jc w:val="center"/>
              <w:rPr>
                <w:rFonts w:ascii="Times New Roman" w:eastAsia="Times New Roman" w:hAnsi="Times New Roman" w:cs="Times New Roman"/>
                <w:sz w:val="20"/>
                <w:szCs w:val="20"/>
              </w:rPr>
            </w:pPr>
          </w:p>
        </w:tc>
      </w:tr>
      <w:tr w:rsidR="00EE2242" w14:paraId="51FBBFAB" w14:textId="3AA1D083" w:rsidTr="00982E48">
        <w:tc>
          <w:tcPr>
            <w:tcW w:w="2263" w:type="dxa"/>
          </w:tcPr>
          <w:p w14:paraId="065D4D3C" w14:textId="77777777" w:rsidR="00EE2242" w:rsidRPr="0074166C" w:rsidRDefault="00EE2242" w:rsidP="00C4448E">
            <w:pPr>
              <w:spacing w:line="360" w:lineRule="auto"/>
              <w:contextualSpacing/>
              <w:rPr>
                <w:sz w:val="20"/>
                <w:szCs w:val="20"/>
                <w:lang w:val="en-US"/>
              </w:rPr>
            </w:pPr>
            <w:proofErr w:type="spellStart"/>
            <w:r w:rsidRPr="0074166C">
              <w:rPr>
                <w:rFonts w:eastAsia="Cambria" w:cs="Arial"/>
                <w:sz w:val="20"/>
                <w:szCs w:val="20"/>
                <w:lang w:val="da-DK"/>
              </w:rPr>
              <w:t>Predation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mortality</w:t>
            </w:r>
            <w:proofErr w:type="spellEnd"/>
          </w:p>
        </w:tc>
        <w:tc>
          <w:tcPr>
            <w:tcW w:w="6225" w:type="dxa"/>
          </w:tcPr>
          <w:p w14:paraId="446899F0" w14:textId="69A9D996" w:rsidR="00EE2242" w:rsidRPr="0074166C" w:rsidRDefault="00CB5E65" w:rsidP="00C4448E">
            <w:pPr>
              <w:spacing w:line="360" w:lineRule="auto"/>
              <w:contextualSpacing/>
              <w:rPr>
                <w:sz w:val="20"/>
                <w:szCs w:val="20"/>
                <w:lang w:val="en-US"/>
              </w:rPr>
            </w:pPr>
            <m:oMathPara>
              <m:oMathParaPr>
                <m:jc m:val="center"/>
              </m:oMathParaPr>
              <m:oMath>
                <m:sSub>
                  <m:sSubPr>
                    <m:ctrlPr>
                      <w:rPr>
                        <w:rFonts w:ascii="Cambria Math" w:hAnsi="Cambria Math" w:cs="Arial"/>
                        <w:i/>
                        <w:sz w:val="20"/>
                        <w:szCs w:val="20"/>
                      </w:rPr>
                    </m:ctrlPr>
                  </m:sSubPr>
                  <m:e>
                    <m:r>
                      <w:rPr>
                        <w:rFonts w:ascii="Cambria Math" w:hAnsi="Cambria Math" w:cs="Arial"/>
                        <w:sz w:val="20"/>
                        <w:szCs w:val="20"/>
                      </w:rPr>
                      <m:t>μ</m:t>
                    </m:r>
                  </m:e>
                  <m:sub>
                    <m:r>
                      <w:rPr>
                        <w:rFonts w:ascii="Cambria Math" w:hAnsi="Cambria Math" w:cs="Arial"/>
                        <w:sz w:val="20"/>
                        <w:szCs w:val="20"/>
                      </w:rPr>
                      <m:t>p.i</m:t>
                    </m:r>
                  </m:sub>
                </m:sSub>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e>
                </m:d>
                <m:r>
                  <w:rPr>
                    <w:rFonts w:ascii="Cambria Math" w:hAnsi="Cambria Math" w:cs="Arial"/>
                    <w:sz w:val="20"/>
                    <w:szCs w:val="20"/>
                  </w:rPr>
                  <m:t xml:space="preserve">= </m:t>
                </m:r>
                <m:nary>
                  <m:naryPr>
                    <m:chr m:val="∑"/>
                    <m:limLoc m:val="undOvr"/>
                    <m:supHide m:val="1"/>
                    <m:ctrlPr>
                      <w:rPr>
                        <w:rFonts w:ascii="Cambria Math" w:hAnsi="Cambria Math" w:cs="Arial"/>
                        <w:i/>
                        <w:sz w:val="20"/>
                        <w:szCs w:val="20"/>
                      </w:rPr>
                    </m:ctrlPr>
                  </m:naryPr>
                  <m:sub>
                    <m:r>
                      <w:rPr>
                        <w:rFonts w:ascii="Cambria Math" w:hAnsi="Cambria Math" w:cs="Arial"/>
                        <w:sz w:val="20"/>
                        <w:szCs w:val="20"/>
                      </w:rPr>
                      <m:t>j</m:t>
                    </m:r>
                  </m:sub>
                  <m:sup/>
                  <m:e>
                    <m:sSub>
                      <m:sSubPr>
                        <m:ctrlPr>
                          <w:rPr>
                            <w:rFonts w:ascii="Cambria Math" w:hAnsi="Cambria Math" w:cs="Arial"/>
                            <w:i/>
                            <w:sz w:val="20"/>
                            <w:szCs w:val="20"/>
                          </w:rPr>
                        </m:ctrlPr>
                      </m:sSubPr>
                      <m:e>
                        <m:r>
                          <w:rPr>
                            <w:rFonts w:ascii="Cambria Math" w:hAnsi="Cambria Math" w:cs="Arial"/>
                            <w:sz w:val="20"/>
                            <w:szCs w:val="20"/>
                          </w:rPr>
                          <m:t>θ</m:t>
                        </m:r>
                      </m:e>
                      <m:sub>
                        <m:r>
                          <w:rPr>
                            <w:rFonts w:ascii="Cambria Math" w:hAnsi="Cambria Math" w:cs="Arial"/>
                            <w:sz w:val="20"/>
                            <w:szCs w:val="20"/>
                          </w:rPr>
                          <m:t>ij</m:t>
                        </m:r>
                      </m:sub>
                    </m:sSub>
                  </m:e>
                </m:nary>
                <m:nary>
                  <m:naryPr>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ϕ</m:t>
                        </m:r>
                      </m:e>
                      <m:sub>
                        <m:r>
                          <w:rPr>
                            <w:rFonts w:ascii="Cambria Math" w:hAnsi="Cambria Math" w:cs="Arial"/>
                            <w:sz w:val="20"/>
                            <w:szCs w:val="20"/>
                          </w:rPr>
                          <m:t>j</m:t>
                        </m:r>
                      </m:sub>
                    </m:sSub>
                  </m:e>
                </m:nary>
                <m:d>
                  <m:dPr>
                    <m:ctrlPr>
                      <w:rPr>
                        <w:rFonts w:ascii="Cambria Math" w:hAnsi="Cambria Math" w:cs="Arial"/>
                        <w:i/>
                        <w:sz w:val="20"/>
                        <w:szCs w:val="20"/>
                      </w:rPr>
                    </m:ctrlPr>
                  </m:dP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prey</m:t>
                            </m:r>
                          </m:sub>
                        </m:sSub>
                      </m:num>
                      <m:den>
                        <m:r>
                          <w:rPr>
                            <w:rFonts w:ascii="Cambria Math" w:hAnsi="Cambria Math" w:cs="Arial"/>
                            <w:sz w:val="20"/>
                            <w:szCs w:val="20"/>
                          </w:rPr>
                          <m:t>w</m:t>
                        </m:r>
                      </m:den>
                    </m:f>
                  </m:e>
                </m:d>
                <m:d>
                  <m:dPr>
                    <m:ctrlPr>
                      <w:rPr>
                        <w:rFonts w:ascii="Cambria Math" w:hAnsi="Cambria Math" w:cs="Arial"/>
                        <w:i/>
                        <w:sz w:val="20"/>
                        <w:szCs w:val="20"/>
                      </w:rPr>
                    </m:ctrlPr>
                  </m:dPr>
                  <m:e>
                    <m:r>
                      <w:rPr>
                        <w:rFonts w:ascii="Cambria Math" w:hAnsi="Cambria Math" w:cs="Arial"/>
                        <w:sz w:val="20"/>
                        <w:szCs w:val="20"/>
                      </w:rPr>
                      <m:t>1-</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j</m:t>
                        </m:r>
                      </m:sub>
                    </m:sSub>
                    <m:d>
                      <m:dPr>
                        <m:ctrlPr>
                          <w:rPr>
                            <w:rFonts w:ascii="Cambria Math" w:hAnsi="Cambria Math" w:cs="Arial"/>
                            <w:i/>
                            <w:sz w:val="20"/>
                            <w:szCs w:val="20"/>
                          </w:rPr>
                        </m:ctrlPr>
                      </m:dPr>
                      <m:e>
                        <m:r>
                          <w:rPr>
                            <w:rFonts w:ascii="Cambria Math" w:hAnsi="Cambria Math" w:cs="Arial"/>
                            <w:sz w:val="20"/>
                            <w:szCs w:val="20"/>
                          </w:rPr>
                          <m:t>w</m:t>
                        </m:r>
                      </m:e>
                    </m:d>
                  </m:e>
                </m:d>
                <m:sSub>
                  <m:sSubPr>
                    <m:ctrlPr>
                      <w:rPr>
                        <w:rFonts w:ascii="Cambria Math" w:eastAsia="Calibri" w:hAnsi="Cambria Math" w:cs="Arial"/>
                        <w:i/>
                        <w:sz w:val="20"/>
                        <w:szCs w:val="20"/>
                      </w:rPr>
                    </m:ctrlPr>
                  </m:sSubPr>
                  <m:e>
                    <m:r>
                      <w:rPr>
                        <w:rFonts w:ascii="Cambria Math" w:eastAsia="Calibri" w:hAnsi="Cambria Math" w:cs="Arial"/>
                        <w:sz w:val="20"/>
                        <w:szCs w:val="20"/>
                      </w:rPr>
                      <m:t>γ</m:t>
                    </m:r>
                  </m:e>
                  <m:sub>
                    <m:r>
                      <w:rPr>
                        <w:rFonts w:ascii="Cambria Math" w:eastAsia="Calibri" w:hAnsi="Cambria Math" w:cs="Arial"/>
                        <w:sz w:val="20"/>
                        <w:szCs w:val="20"/>
                      </w:rPr>
                      <m:t>i</m:t>
                    </m:r>
                  </m:sub>
                </m:sSub>
                <m:sSup>
                  <m:sSupPr>
                    <m:ctrlPr>
                      <w:rPr>
                        <w:rFonts w:ascii="Cambria Math" w:eastAsia="Calibri" w:hAnsi="Cambria Math" w:cs="Arial"/>
                        <w:i/>
                        <w:sz w:val="20"/>
                        <w:szCs w:val="20"/>
                      </w:rPr>
                    </m:ctrlPr>
                  </m:sSupPr>
                  <m:e>
                    <m:r>
                      <w:rPr>
                        <w:rFonts w:ascii="Cambria Math" w:eastAsia="Calibri" w:hAnsi="Cambria Math" w:cs="Arial"/>
                        <w:sz w:val="20"/>
                        <w:szCs w:val="20"/>
                      </w:rPr>
                      <m:t>w</m:t>
                    </m:r>
                  </m:e>
                  <m:sup>
                    <m:r>
                      <w:rPr>
                        <w:rFonts w:ascii="Cambria Math" w:eastAsia="Calibri" w:hAnsi="Cambria Math" w:cs="Arial"/>
                        <w:sz w:val="20"/>
                        <w:szCs w:val="20"/>
                      </w:rPr>
                      <m:t>q</m:t>
                    </m:r>
                  </m:sup>
                </m:sSup>
                <m:sSub>
                  <m:sSubPr>
                    <m:ctrlPr>
                      <w:rPr>
                        <w:rFonts w:ascii="Cambria Math" w:eastAsia="Calibri" w:hAnsi="Cambria Math" w:cs="Arial"/>
                        <w:i/>
                        <w:sz w:val="20"/>
                        <w:szCs w:val="20"/>
                      </w:rPr>
                    </m:ctrlPr>
                  </m:sSubPr>
                  <m:e>
                    <m:r>
                      <w:rPr>
                        <w:rFonts w:ascii="Cambria Math" w:eastAsia="Calibri" w:hAnsi="Cambria Math" w:cs="Arial"/>
                        <w:sz w:val="20"/>
                        <w:szCs w:val="20"/>
                      </w:rPr>
                      <m:t>N</m:t>
                    </m:r>
                  </m:e>
                  <m:sub>
                    <m:r>
                      <w:rPr>
                        <w:rFonts w:ascii="Cambria Math" w:eastAsia="Calibri" w:hAnsi="Cambria Math" w:cs="Arial"/>
                        <w:sz w:val="20"/>
                        <w:szCs w:val="20"/>
                      </w:rPr>
                      <m:t>j</m:t>
                    </m:r>
                  </m:sub>
                </m:sSub>
                <m:r>
                  <w:rPr>
                    <w:rFonts w:ascii="Cambria Math" w:eastAsia="Calibri" w:hAnsi="Cambria Math" w:cs="Arial"/>
                    <w:sz w:val="20"/>
                    <w:szCs w:val="20"/>
                  </w:rPr>
                  <m:t>(w)dw</m:t>
                </m:r>
                <m:r>
                  <w:rPr>
                    <w:rFonts w:ascii="Cambria Math" w:hAnsi="Cambria Math" w:cs="Arial"/>
                    <w:sz w:val="20"/>
                    <w:szCs w:val="20"/>
                  </w:rPr>
                  <m:t xml:space="preserve"> </m:t>
                </m:r>
              </m:oMath>
            </m:oMathPara>
          </w:p>
        </w:tc>
        <w:tc>
          <w:tcPr>
            <w:tcW w:w="528" w:type="dxa"/>
          </w:tcPr>
          <w:p w14:paraId="6CC906A2" w14:textId="3BF597C4"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S14</w:t>
            </w:r>
          </w:p>
        </w:tc>
      </w:tr>
      <w:tr w:rsidR="00EE2242" w14:paraId="48F42E67" w14:textId="771054E8" w:rsidTr="00982E48">
        <w:tc>
          <w:tcPr>
            <w:tcW w:w="2263" w:type="dxa"/>
          </w:tcPr>
          <w:p w14:paraId="16CA7B24" w14:textId="253D4EBB" w:rsidR="00EE2242" w:rsidRPr="0074166C" w:rsidRDefault="00EE2242" w:rsidP="00C4448E">
            <w:pPr>
              <w:spacing w:line="360" w:lineRule="auto"/>
              <w:contextualSpacing/>
              <w:rPr>
                <w:rFonts w:eastAsia="Cambria" w:cs="Arial"/>
                <w:sz w:val="20"/>
                <w:szCs w:val="20"/>
                <w:lang w:val="da-DK"/>
              </w:rPr>
            </w:pPr>
            <w:r w:rsidRPr="0074166C">
              <w:rPr>
                <w:rFonts w:eastAsia="Cambria" w:cs="Arial"/>
                <w:sz w:val="20"/>
                <w:szCs w:val="20"/>
                <w:lang w:val="da-DK"/>
              </w:rPr>
              <w:t xml:space="preserve">Regeneration rate of </w:t>
            </w:r>
            <w:proofErr w:type="spellStart"/>
            <w:r w:rsidRPr="0074166C">
              <w:rPr>
                <w:rFonts w:eastAsia="Cambria" w:cs="Arial"/>
                <w:sz w:val="20"/>
                <w:szCs w:val="20"/>
                <w:lang w:val="da-DK"/>
              </w:rPr>
              <w:t>background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spectra</w:t>
            </w:r>
            <w:proofErr w:type="spellEnd"/>
          </w:p>
        </w:tc>
        <w:tc>
          <w:tcPr>
            <w:tcW w:w="6225" w:type="dxa"/>
          </w:tcPr>
          <w:p w14:paraId="70E2D437" w14:textId="48A8D2C8" w:rsidR="00EE2242" w:rsidRPr="0074166C" w:rsidRDefault="00CB5E65" w:rsidP="00C4448E">
            <w:pPr>
              <w:spacing w:line="360" w:lineRule="auto"/>
              <w:contextualSpacing/>
              <w:rPr>
                <w:rFonts w:ascii="Times New Roman" w:eastAsia="Times New Roman" w:hAnsi="Times New Roman" w:cs="Times New Roman"/>
                <w:sz w:val="20"/>
                <w:szCs w:val="20"/>
              </w:rPr>
            </w:pPr>
            <m:oMathPara>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R</m:t>
                    </m:r>
                  </m:e>
                  <m:sub>
                    <m:r>
                      <w:rPr>
                        <w:rFonts w:ascii="Cambria Math" w:eastAsia="Times New Roman" w:hAnsi="Cambria Math" w:cs="Times New Roman"/>
                        <w:sz w:val="20"/>
                        <w:szCs w:val="20"/>
                      </w:rPr>
                      <m:t>0</m:t>
                    </m:r>
                  </m:sub>
                </m:sSub>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w</m:t>
                    </m:r>
                  </m:e>
                  <m:sup>
                    <m:r>
                      <w:rPr>
                        <w:rFonts w:ascii="Cambria Math" w:eastAsia="Times New Roman" w:hAnsi="Cambria Math" w:cs="Times New Roman"/>
                        <w:sz w:val="20"/>
                        <w:szCs w:val="20"/>
                      </w:rPr>
                      <m:t>p-1</m:t>
                    </m:r>
                  </m:sup>
                </m:sSup>
              </m:oMath>
            </m:oMathPara>
          </w:p>
        </w:tc>
        <w:tc>
          <w:tcPr>
            <w:tcW w:w="528" w:type="dxa"/>
          </w:tcPr>
          <w:p w14:paraId="48964363" w14:textId="1573F4AF"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S15</w:t>
            </w:r>
          </w:p>
        </w:tc>
      </w:tr>
      <w:tr w:rsidR="00EE2242" w14:paraId="5EF7F2E0" w14:textId="47A41796" w:rsidTr="00982E48">
        <w:tc>
          <w:tcPr>
            <w:tcW w:w="2263" w:type="dxa"/>
          </w:tcPr>
          <w:p w14:paraId="5AA4F8F6" w14:textId="6E8A040E" w:rsidR="00EE2242" w:rsidRPr="0074166C" w:rsidRDefault="00EE2242" w:rsidP="00C4448E">
            <w:pPr>
              <w:spacing w:line="360" w:lineRule="auto"/>
              <w:contextualSpacing/>
              <w:rPr>
                <w:rFonts w:eastAsia="Cambria" w:cs="Arial"/>
                <w:sz w:val="20"/>
                <w:szCs w:val="20"/>
                <w:lang w:val="da-DK"/>
              </w:rPr>
            </w:pPr>
            <w:proofErr w:type="spellStart"/>
            <w:r w:rsidRPr="0074166C">
              <w:rPr>
                <w:rFonts w:eastAsia="Cambria" w:cs="Arial"/>
                <w:sz w:val="20"/>
                <w:szCs w:val="20"/>
                <w:lang w:val="da-DK"/>
              </w:rPr>
              <w:t>Carrying</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capacity</w:t>
            </w:r>
            <w:proofErr w:type="spellEnd"/>
            <w:r w:rsidRPr="0074166C">
              <w:rPr>
                <w:rFonts w:eastAsia="Cambria" w:cs="Arial"/>
                <w:sz w:val="20"/>
                <w:szCs w:val="20"/>
                <w:lang w:val="da-DK"/>
              </w:rPr>
              <w:t xml:space="preserve"> of </w:t>
            </w:r>
            <w:proofErr w:type="spellStart"/>
            <w:r w:rsidRPr="0074166C">
              <w:rPr>
                <w:rFonts w:eastAsia="Cambria" w:cs="Arial"/>
                <w:sz w:val="20"/>
                <w:szCs w:val="20"/>
                <w:lang w:val="da-DK"/>
              </w:rPr>
              <w:t>background</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spectra</w:t>
            </w:r>
            <w:proofErr w:type="spellEnd"/>
          </w:p>
        </w:tc>
        <w:tc>
          <w:tcPr>
            <w:tcW w:w="6225" w:type="dxa"/>
          </w:tcPr>
          <w:p w14:paraId="05EFE384" w14:textId="517238F8" w:rsidR="00EE2242" w:rsidRPr="0074166C" w:rsidRDefault="0074166C" w:rsidP="00C4448E">
            <w:pPr>
              <w:spacing w:line="360" w:lineRule="auto"/>
              <w:contextualSpacing/>
              <w:rPr>
                <w:rFonts w:ascii="Times New Roman" w:eastAsia="Times New Roman" w:hAnsi="Times New Roman" w:cs="Times New Roman"/>
                <w:sz w:val="20"/>
                <w:szCs w:val="20"/>
              </w:rPr>
            </w:pPr>
            <m:oMathPara>
              <m:oMath>
                <m:r>
                  <w:rPr>
                    <w:rFonts w:ascii="Cambria Math" w:hAnsi="Cambria Math" w:cs="Cambria Math"/>
                    <w:sz w:val="20"/>
                    <w:szCs w:val="20"/>
                  </w:rPr>
                  <m:t>κ</m:t>
                </m:r>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w</m:t>
                    </m:r>
                  </m:e>
                  <m:sup>
                    <m:r>
                      <w:rPr>
                        <w:rFonts w:ascii="Cambria Math" w:eastAsia="Times New Roman" w:hAnsi="Cambria Math" w:cs="Times New Roman"/>
                        <w:sz w:val="20"/>
                        <w:szCs w:val="20"/>
                      </w:rPr>
                      <m:t>-</m:t>
                    </m:r>
                    <m:r>
                      <w:rPr>
                        <w:rFonts w:ascii="Cambria Math" w:hAnsi="Cambria Math" w:cstheme="minorHAnsi"/>
                        <w:sz w:val="20"/>
                        <w:szCs w:val="20"/>
                      </w:rPr>
                      <m:t>λ</m:t>
                    </m:r>
                  </m:sup>
                </m:sSup>
              </m:oMath>
            </m:oMathPara>
          </w:p>
        </w:tc>
        <w:tc>
          <w:tcPr>
            <w:tcW w:w="528" w:type="dxa"/>
          </w:tcPr>
          <w:p w14:paraId="7D29C189" w14:textId="59AFEB25"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S16</w:t>
            </w:r>
          </w:p>
        </w:tc>
      </w:tr>
      <w:tr w:rsidR="00EE2242" w14:paraId="58EA7587" w14:textId="45F2A220" w:rsidTr="00982E48">
        <w:tc>
          <w:tcPr>
            <w:tcW w:w="2263" w:type="dxa"/>
          </w:tcPr>
          <w:p w14:paraId="0E83770D" w14:textId="3F0C4A43" w:rsidR="00EE2242" w:rsidRPr="0074166C" w:rsidRDefault="00EE2242" w:rsidP="00C4448E">
            <w:pPr>
              <w:spacing w:line="360" w:lineRule="auto"/>
              <w:contextualSpacing/>
              <w:rPr>
                <w:rFonts w:eastAsia="Cambria" w:cs="Arial"/>
                <w:sz w:val="20"/>
                <w:szCs w:val="20"/>
                <w:lang w:val="da-DK"/>
              </w:rPr>
            </w:pPr>
            <w:proofErr w:type="spellStart"/>
            <w:r w:rsidRPr="0074166C">
              <w:rPr>
                <w:rFonts w:eastAsia="Cambria" w:cs="Arial"/>
                <w:sz w:val="20"/>
                <w:szCs w:val="20"/>
                <w:lang w:val="da-DK"/>
              </w:rPr>
              <w:t>Predation</w:t>
            </w:r>
            <w:proofErr w:type="spellEnd"/>
            <w:r w:rsidRPr="0074166C">
              <w:rPr>
                <w:rFonts w:eastAsia="Cambria" w:cs="Arial"/>
                <w:sz w:val="20"/>
                <w:szCs w:val="20"/>
                <w:lang w:val="da-DK"/>
              </w:rPr>
              <w:t xml:space="preserve"> </w:t>
            </w:r>
            <w:proofErr w:type="spellStart"/>
            <w:r w:rsidRPr="0074166C">
              <w:rPr>
                <w:rFonts w:eastAsia="Cambria" w:cs="Arial"/>
                <w:sz w:val="20"/>
                <w:szCs w:val="20"/>
                <w:lang w:val="da-DK"/>
              </w:rPr>
              <w:t>mortality</w:t>
            </w:r>
            <w:proofErr w:type="spellEnd"/>
            <w:r w:rsidRPr="0074166C">
              <w:rPr>
                <w:rFonts w:eastAsia="Cambria" w:cs="Arial"/>
                <w:sz w:val="20"/>
                <w:szCs w:val="20"/>
                <w:lang w:val="da-DK"/>
              </w:rPr>
              <w:t xml:space="preserve"> rate</w:t>
            </w:r>
          </w:p>
        </w:tc>
        <w:tc>
          <w:tcPr>
            <w:tcW w:w="6225" w:type="dxa"/>
          </w:tcPr>
          <w:p w14:paraId="647ADFD9" w14:textId="55C5F26F" w:rsidR="00EE2242" w:rsidRPr="0074166C" w:rsidRDefault="00CB5E65" w:rsidP="00C4448E">
            <w:pPr>
              <w:spacing w:line="360" w:lineRule="auto"/>
              <w:contextualSpacing/>
              <w:rPr>
                <w:rFonts w:ascii="Times New Roman" w:eastAsia="Cambria" w:hAnsi="Times New Roman" w:cs="Arial"/>
                <w:sz w:val="20"/>
                <w:szCs w:val="20"/>
              </w:rPr>
            </w:pPr>
            <m:oMathPara>
              <m:oMath>
                <m:sSub>
                  <m:sSubPr>
                    <m:ctrlPr>
                      <w:rPr>
                        <w:rFonts w:ascii="Cambria Math" w:eastAsia="Cambria" w:hAnsi="Cambria Math" w:cs="Arial"/>
                        <w:i/>
                        <w:sz w:val="20"/>
                        <w:szCs w:val="20"/>
                      </w:rPr>
                    </m:ctrlPr>
                  </m:sSubPr>
                  <m:e>
                    <m:r>
                      <w:rPr>
                        <w:rFonts w:ascii="Cambria Math" w:eastAsia="Cambria" w:hAnsi="Cambria Math" w:cs="Arial"/>
                        <w:sz w:val="20"/>
                        <w:szCs w:val="20"/>
                      </w:rPr>
                      <m:t>μ</m:t>
                    </m:r>
                  </m:e>
                  <m:sub>
                    <m:r>
                      <w:rPr>
                        <w:rFonts w:ascii="Cambria Math" w:eastAsia="Cambria" w:hAnsi="Cambria Math" w:cs="Arial"/>
                        <w:sz w:val="20"/>
                        <w:szCs w:val="20"/>
                      </w:rPr>
                      <m:t>P</m:t>
                    </m:r>
                  </m:sub>
                </m:sSub>
                <m:d>
                  <m:dPr>
                    <m:ctrlPr>
                      <w:rPr>
                        <w:rFonts w:ascii="Cambria Math" w:eastAsia="Cambria" w:hAnsi="Cambria Math" w:cs="Arial"/>
                        <w:i/>
                        <w:sz w:val="20"/>
                        <w:szCs w:val="20"/>
                      </w:rPr>
                    </m:ctrlPr>
                  </m:dPr>
                  <m:e>
                    <m:sSub>
                      <m:sSubPr>
                        <m:ctrlPr>
                          <w:rPr>
                            <w:rFonts w:ascii="Cambria Math" w:eastAsia="Cambria" w:hAnsi="Cambria Math" w:cs="Arial"/>
                            <w:i/>
                            <w:sz w:val="20"/>
                            <w:szCs w:val="20"/>
                          </w:rPr>
                        </m:ctrlPr>
                      </m:sSubPr>
                      <m:e>
                        <m:r>
                          <w:rPr>
                            <w:rFonts w:ascii="Cambria Math" w:eastAsia="Cambria" w:hAnsi="Cambria Math" w:cs="Arial"/>
                            <w:sz w:val="20"/>
                            <w:szCs w:val="20"/>
                          </w:rPr>
                          <m:t>w</m:t>
                        </m:r>
                      </m:e>
                      <m:sub>
                        <m:r>
                          <w:rPr>
                            <w:rFonts w:ascii="Cambria Math" w:eastAsia="Cambria" w:hAnsi="Cambria Math" w:cs="Arial"/>
                            <w:sz w:val="20"/>
                            <w:szCs w:val="20"/>
                          </w:rPr>
                          <m:t>p</m:t>
                        </m:r>
                      </m:sub>
                    </m:sSub>
                  </m:e>
                </m:d>
                <m:r>
                  <w:rPr>
                    <w:rFonts w:ascii="Cambria Math" w:eastAsia="Cambria" w:hAnsi="Cambria Math" w:cs="Arial"/>
                    <w:sz w:val="20"/>
                    <w:szCs w:val="20"/>
                  </w:rPr>
                  <m:t>=</m:t>
                </m:r>
                <m:nary>
                  <m:naryPr>
                    <m:chr m:val="∑"/>
                    <m:limLoc m:val="undOvr"/>
                    <m:supHide m:val="1"/>
                    <m:ctrlPr>
                      <w:rPr>
                        <w:rFonts w:ascii="Cambria Math" w:eastAsia="Cambria" w:hAnsi="Cambria Math" w:cs="Arial"/>
                        <w:i/>
                        <w:sz w:val="20"/>
                        <w:szCs w:val="20"/>
                      </w:rPr>
                    </m:ctrlPr>
                  </m:naryPr>
                  <m:sub>
                    <m:r>
                      <w:rPr>
                        <w:rFonts w:ascii="Cambria Math" w:eastAsia="Cambria" w:hAnsi="Cambria Math" w:cs="Arial"/>
                        <w:sz w:val="20"/>
                        <w:szCs w:val="20"/>
                      </w:rPr>
                      <m:t>j</m:t>
                    </m:r>
                  </m:sub>
                  <m:sup/>
                  <m:e>
                    <m:nary>
                      <m:naryPr>
                        <m:limLoc m:val="undOvr"/>
                        <m:subHide m:val="1"/>
                        <m:supHide m:val="1"/>
                        <m:ctrlPr>
                          <w:rPr>
                            <w:rFonts w:ascii="Cambria Math" w:eastAsia="Cambria" w:hAnsi="Cambria Math" w:cs="Arial"/>
                            <w:i/>
                            <w:sz w:val="20"/>
                            <w:szCs w:val="20"/>
                          </w:rPr>
                        </m:ctrlPr>
                      </m:naryPr>
                      <m:sub/>
                      <m:sup/>
                      <m:e>
                        <m:sSub>
                          <m:sSubPr>
                            <m:ctrlPr>
                              <w:rPr>
                                <w:rFonts w:ascii="Cambria Math" w:eastAsia="Cambria" w:hAnsi="Cambria Math" w:cs="Arial"/>
                                <w:i/>
                                <w:sz w:val="20"/>
                                <w:szCs w:val="20"/>
                              </w:rPr>
                            </m:ctrlPr>
                          </m:sSubPr>
                          <m:e>
                            <m:r>
                              <w:rPr>
                                <w:rFonts w:ascii="Cambria Math" w:eastAsia="Cambria" w:hAnsi="Cambria Math" w:cs="Arial"/>
                                <w:sz w:val="20"/>
                                <w:szCs w:val="20"/>
                              </w:rPr>
                              <m:t>∅</m:t>
                            </m:r>
                          </m:e>
                          <m:sub>
                            <m:r>
                              <w:rPr>
                                <w:rFonts w:ascii="Cambria Math" w:eastAsia="Cambria" w:hAnsi="Cambria Math" w:cs="Arial"/>
                                <w:sz w:val="20"/>
                                <w:szCs w:val="20"/>
                              </w:rPr>
                              <m:t>j</m:t>
                            </m:r>
                          </m:sub>
                        </m:sSub>
                        <m:r>
                          <w:rPr>
                            <w:rFonts w:ascii="Cambria Math" w:eastAsia="Cambria" w:hAnsi="Cambria Math" w:cs="Arial"/>
                            <w:sz w:val="20"/>
                            <w:szCs w:val="20"/>
                          </w:rPr>
                          <m:t>(</m:t>
                        </m:r>
                        <m:sSub>
                          <m:sSubPr>
                            <m:ctrlPr>
                              <w:rPr>
                                <w:rFonts w:ascii="Cambria Math" w:eastAsia="Cambria" w:hAnsi="Cambria Math" w:cs="Arial"/>
                                <w:i/>
                                <w:sz w:val="20"/>
                                <w:szCs w:val="20"/>
                              </w:rPr>
                            </m:ctrlPr>
                          </m:sSubPr>
                          <m:e>
                            <m:r>
                              <w:rPr>
                                <w:rFonts w:ascii="Cambria Math" w:eastAsia="Cambria" w:hAnsi="Cambria Math" w:cs="Arial"/>
                                <w:sz w:val="20"/>
                                <w:szCs w:val="20"/>
                              </w:rPr>
                              <m:t>w</m:t>
                            </m:r>
                          </m:e>
                          <m:sub>
                            <m:r>
                              <w:rPr>
                                <w:rFonts w:ascii="Cambria Math" w:eastAsia="Cambria" w:hAnsi="Cambria Math" w:cs="Arial"/>
                                <w:sz w:val="20"/>
                                <w:szCs w:val="20"/>
                              </w:rPr>
                              <m:t>p</m:t>
                            </m:r>
                          </m:sub>
                        </m:sSub>
                        <m:r>
                          <w:rPr>
                            <w:rFonts w:ascii="Cambria Math" w:eastAsia="Cambria" w:hAnsi="Cambria Math" w:cs="Arial"/>
                            <w:sz w:val="20"/>
                            <w:szCs w:val="20"/>
                          </w:rPr>
                          <m:t>/w)(1-</m:t>
                        </m:r>
                        <m:sSub>
                          <m:sSubPr>
                            <m:ctrlPr>
                              <w:rPr>
                                <w:rFonts w:ascii="Cambria Math" w:eastAsia="Cambria" w:hAnsi="Cambria Math" w:cs="Arial"/>
                                <w:i/>
                                <w:sz w:val="20"/>
                                <w:szCs w:val="20"/>
                              </w:rPr>
                            </m:ctrlPr>
                          </m:sSubPr>
                          <m:e>
                            <m:r>
                              <w:rPr>
                                <w:rFonts w:ascii="Cambria Math" w:eastAsia="Cambria" w:hAnsi="Cambria Math" w:cs="Arial"/>
                                <w:sz w:val="20"/>
                                <w:szCs w:val="20"/>
                              </w:rPr>
                              <m:t>f</m:t>
                            </m:r>
                          </m:e>
                          <m:sub>
                            <m:r>
                              <w:rPr>
                                <w:rFonts w:ascii="Cambria Math" w:eastAsia="Cambria" w:hAnsi="Cambria Math" w:cs="Arial"/>
                                <w:sz w:val="20"/>
                                <w:szCs w:val="20"/>
                              </w:rPr>
                              <m:t>j</m:t>
                            </m:r>
                          </m:sub>
                        </m:sSub>
                        <m:d>
                          <m:dPr>
                            <m:ctrlPr>
                              <w:rPr>
                                <w:rFonts w:ascii="Cambria Math" w:eastAsia="Cambria" w:hAnsi="Cambria Math" w:cs="Arial"/>
                                <w:i/>
                                <w:sz w:val="20"/>
                                <w:szCs w:val="20"/>
                              </w:rPr>
                            </m:ctrlPr>
                          </m:dPr>
                          <m:e>
                            <m:r>
                              <w:rPr>
                                <w:rFonts w:ascii="Cambria Math" w:eastAsia="Cambria" w:hAnsi="Cambria Math" w:cs="Arial"/>
                                <w:sz w:val="20"/>
                                <w:szCs w:val="20"/>
                              </w:rPr>
                              <m:t>w</m:t>
                            </m:r>
                          </m:e>
                        </m:d>
                        <m:sSub>
                          <m:sSubPr>
                            <m:ctrlPr>
                              <w:rPr>
                                <w:rFonts w:ascii="Cambria Math" w:eastAsia="Cambria" w:hAnsi="Cambria Math" w:cs="Arial"/>
                                <w:i/>
                                <w:sz w:val="20"/>
                                <w:szCs w:val="20"/>
                              </w:rPr>
                            </m:ctrlPr>
                          </m:sSubPr>
                          <m:e>
                            <m:r>
                              <w:rPr>
                                <w:rFonts w:ascii="Cambria Math" w:eastAsia="Cambria" w:hAnsi="Cambria Math" w:cs="Arial"/>
                                <w:sz w:val="20"/>
                                <w:szCs w:val="20"/>
                              </w:rPr>
                              <m:t>γ</m:t>
                            </m:r>
                          </m:e>
                          <m:sub>
                            <m:r>
                              <w:rPr>
                                <w:rFonts w:ascii="Cambria Math" w:eastAsia="Cambria" w:hAnsi="Cambria Math" w:cs="Arial"/>
                                <w:sz w:val="20"/>
                                <w:szCs w:val="20"/>
                              </w:rPr>
                              <m:t>j</m:t>
                            </m:r>
                          </m:sub>
                        </m:sSub>
                        <m:sSup>
                          <m:sSupPr>
                            <m:ctrlPr>
                              <w:rPr>
                                <w:rFonts w:ascii="Cambria Math" w:eastAsia="Cambria" w:hAnsi="Cambria Math" w:cs="Arial"/>
                                <w:i/>
                                <w:sz w:val="20"/>
                                <w:szCs w:val="20"/>
                              </w:rPr>
                            </m:ctrlPr>
                          </m:sSupPr>
                          <m:e>
                            <m:r>
                              <w:rPr>
                                <w:rFonts w:ascii="Cambria Math" w:eastAsia="Cambria" w:hAnsi="Cambria Math" w:cs="Arial"/>
                                <w:sz w:val="20"/>
                                <w:szCs w:val="20"/>
                              </w:rPr>
                              <m:t>w</m:t>
                            </m:r>
                          </m:e>
                          <m:sup>
                            <m:r>
                              <w:rPr>
                                <w:rFonts w:ascii="Cambria Math" w:eastAsia="Cambria" w:hAnsi="Cambria Math" w:cs="Arial"/>
                                <w:sz w:val="20"/>
                                <w:szCs w:val="20"/>
                              </w:rPr>
                              <m:t>q</m:t>
                            </m:r>
                          </m:sup>
                        </m:sSup>
                        <m:sSub>
                          <m:sSubPr>
                            <m:ctrlPr>
                              <w:rPr>
                                <w:rFonts w:ascii="Cambria Math" w:eastAsia="Cambria" w:hAnsi="Cambria Math" w:cs="Arial"/>
                                <w:i/>
                                <w:sz w:val="20"/>
                                <w:szCs w:val="20"/>
                              </w:rPr>
                            </m:ctrlPr>
                          </m:sSubPr>
                          <m:e>
                            <m:r>
                              <w:rPr>
                                <w:rFonts w:ascii="Cambria Math" w:eastAsia="Cambria" w:hAnsi="Cambria Math" w:cs="Arial"/>
                                <w:sz w:val="20"/>
                                <w:szCs w:val="20"/>
                              </w:rPr>
                              <m:t>N</m:t>
                            </m:r>
                          </m:e>
                          <m:sub>
                            <m:r>
                              <w:rPr>
                                <w:rFonts w:ascii="Cambria Math" w:eastAsia="Cambria" w:hAnsi="Cambria Math" w:cs="Arial"/>
                                <w:sz w:val="20"/>
                                <w:szCs w:val="20"/>
                              </w:rPr>
                              <m:t>j</m:t>
                            </m:r>
                          </m:sub>
                        </m:sSub>
                        <m:d>
                          <m:dPr>
                            <m:ctrlPr>
                              <w:rPr>
                                <w:rFonts w:ascii="Cambria Math" w:eastAsia="Cambria" w:hAnsi="Cambria Math" w:cs="Arial"/>
                                <w:i/>
                                <w:sz w:val="20"/>
                                <w:szCs w:val="20"/>
                              </w:rPr>
                            </m:ctrlPr>
                          </m:dPr>
                          <m:e>
                            <m:r>
                              <w:rPr>
                                <w:rFonts w:ascii="Cambria Math" w:eastAsia="Cambria" w:hAnsi="Cambria Math" w:cs="Arial"/>
                                <w:sz w:val="20"/>
                                <w:szCs w:val="20"/>
                              </w:rPr>
                              <m:t>w</m:t>
                            </m:r>
                          </m:e>
                        </m:d>
                        <m:r>
                          <w:rPr>
                            <w:rFonts w:ascii="Cambria Math" w:eastAsia="Cambria" w:hAnsi="Cambria Math" w:cs="Arial"/>
                            <w:sz w:val="20"/>
                            <w:szCs w:val="20"/>
                          </w:rPr>
                          <m:t>dw)</m:t>
                        </m:r>
                      </m:e>
                    </m:nary>
                  </m:e>
                </m:nary>
              </m:oMath>
            </m:oMathPara>
          </w:p>
        </w:tc>
        <w:tc>
          <w:tcPr>
            <w:tcW w:w="528" w:type="dxa"/>
          </w:tcPr>
          <w:p w14:paraId="08427B1F" w14:textId="553B85BE" w:rsidR="00EE2242" w:rsidRPr="0074166C" w:rsidRDefault="00EE2242" w:rsidP="00C4448E">
            <w:pPr>
              <w:spacing w:line="360" w:lineRule="auto"/>
              <w:contextualSpacing/>
              <w:jc w:val="center"/>
              <w:rPr>
                <w:rFonts w:ascii="Times New Roman" w:eastAsia="Times New Roman" w:hAnsi="Times New Roman" w:cs="Times New Roman"/>
                <w:sz w:val="20"/>
                <w:szCs w:val="20"/>
              </w:rPr>
            </w:pPr>
            <w:r w:rsidRPr="0074166C">
              <w:rPr>
                <w:rFonts w:ascii="Times New Roman" w:eastAsia="Times New Roman" w:hAnsi="Times New Roman" w:cs="Times New Roman"/>
                <w:sz w:val="20"/>
                <w:szCs w:val="20"/>
              </w:rPr>
              <w:t>S17</w:t>
            </w:r>
          </w:p>
        </w:tc>
      </w:tr>
    </w:tbl>
    <w:p w14:paraId="5D27D52F" w14:textId="2E36E98B" w:rsidR="0017422A" w:rsidRPr="0017422A" w:rsidRDefault="0017422A" w:rsidP="00B23C90">
      <w:pPr>
        <w:pStyle w:val="ListParagraph"/>
        <w:spacing w:line="480" w:lineRule="auto"/>
        <w:ind w:left="360"/>
        <w:jc w:val="both"/>
        <w:rPr>
          <w:lang w:val="en-US"/>
        </w:rPr>
      </w:pPr>
    </w:p>
    <w:p w14:paraId="3EDAC8E7" w14:textId="29FEF28F" w:rsidR="002254F6" w:rsidRPr="009529AF" w:rsidRDefault="00F3720A" w:rsidP="00B23C90">
      <w:pPr>
        <w:pStyle w:val="ListParagraph"/>
        <w:numPr>
          <w:ilvl w:val="0"/>
          <w:numId w:val="7"/>
        </w:numPr>
        <w:spacing w:line="480" w:lineRule="auto"/>
        <w:jc w:val="both"/>
        <w:rPr>
          <w:b/>
          <w:lang w:val="en-US"/>
        </w:rPr>
      </w:pPr>
      <w:r w:rsidRPr="009529AF">
        <w:rPr>
          <w:b/>
          <w:lang w:val="en-US"/>
        </w:rPr>
        <w:lastRenderedPageBreak/>
        <w:t>M</w:t>
      </w:r>
      <w:r w:rsidR="002254F6" w:rsidRPr="009529AF">
        <w:rPr>
          <w:b/>
          <w:lang w:val="en-US"/>
        </w:rPr>
        <w:t>odel parameterization</w:t>
      </w:r>
    </w:p>
    <w:p w14:paraId="78705F3A" w14:textId="545354C7" w:rsidR="002254F6" w:rsidRDefault="000C0790" w:rsidP="00B23C90">
      <w:pPr>
        <w:spacing w:line="480" w:lineRule="auto"/>
        <w:contextualSpacing/>
        <w:jc w:val="both"/>
        <w:rPr>
          <w:i/>
          <w:lang w:val="en-US"/>
        </w:rPr>
      </w:pPr>
      <w:r>
        <w:rPr>
          <w:i/>
          <w:lang w:val="en-US"/>
        </w:rPr>
        <w:t>Species specific parameters</w:t>
      </w:r>
    </w:p>
    <w:p w14:paraId="4F30DF1D" w14:textId="3FD4EF56" w:rsidR="006D798B" w:rsidRPr="00B53266" w:rsidRDefault="009760DF" w:rsidP="00B23C90">
      <w:pPr>
        <w:spacing w:line="480" w:lineRule="auto"/>
        <w:contextualSpacing/>
        <w:jc w:val="both"/>
        <w:rPr>
          <w:lang w:val="lt-LT"/>
        </w:rPr>
      </w:pPr>
      <w:r>
        <w:rPr>
          <w:lang w:val="en-US"/>
        </w:rPr>
        <w:t>Below follows a description for how we acquired default parameters</w:t>
      </w:r>
      <w:r w:rsidR="00D42BD5">
        <w:rPr>
          <w:lang w:val="en-US"/>
        </w:rPr>
        <w:t xml:space="preserve"> which are valid </w:t>
      </w:r>
      <w:r>
        <w:rPr>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7658D8">
        <w:rPr>
          <w:lang w:val="en-US"/>
        </w:rPr>
        <w:t xml:space="preserve">. See main text for which </w:t>
      </w:r>
      <w:r w:rsidR="00A5067B">
        <w:rPr>
          <w:lang w:val="en-US"/>
        </w:rPr>
        <w:t>rates</w:t>
      </w:r>
      <w:r w:rsidR="007658D8">
        <w:rPr>
          <w:lang w:val="en-US"/>
        </w:rPr>
        <w:t xml:space="preserve"> are assumed temperature dependent and how. </w:t>
      </w:r>
      <w:r w:rsidR="00DD2B56">
        <w:rPr>
          <w:lang w:val="en-US"/>
        </w:rPr>
        <w:t xml:space="preserve">In </w:t>
      </w:r>
      <w:r w:rsidR="00755C7C" w:rsidRPr="00755C7C">
        <w:rPr>
          <w:i/>
          <w:lang w:val="en-US"/>
        </w:rPr>
        <w:t>‘</w:t>
      </w:r>
      <w:proofErr w:type="spellStart"/>
      <w:r w:rsidR="00755C7C" w:rsidRPr="00755C7C">
        <w:rPr>
          <w:i/>
          <w:lang w:val="en-US"/>
        </w:rPr>
        <w:t>mizer</w:t>
      </w:r>
      <w:proofErr w:type="spellEnd"/>
      <w:r w:rsidR="00755C7C" w:rsidRPr="00755C7C">
        <w:rPr>
          <w:i/>
          <w:lang w:val="en-US"/>
        </w:rPr>
        <w:t>’</w:t>
      </w:r>
      <w:r w:rsidR="00DD2B56">
        <w:rPr>
          <w:lang w:val="en-US"/>
        </w:rPr>
        <w:t>, MSSMs</w:t>
      </w:r>
      <w:r w:rsidR="00707E6F">
        <w:rPr>
          <w:lang w:val="en-US"/>
        </w:rPr>
        <w:t xml:space="preserve"> require species-</w:t>
      </w:r>
      <w:r w:rsidR="00B96719">
        <w:rPr>
          <w:lang w:val="en-US"/>
        </w:rPr>
        <w:t xml:space="preserve">specific parameters. </w:t>
      </w:r>
      <w:r w:rsidR="00707E6F">
        <w:rPr>
          <w:lang w:val="en-US"/>
        </w:rPr>
        <w:t>P</w:t>
      </w:r>
      <w:r w:rsidR="00B96719">
        <w:rPr>
          <w:lang w:val="en-US"/>
        </w:rPr>
        <w:t>arameters that have no defaults and must be provided are</w:t>
      </w:r>
      <w:r w:rsidR="005D3229">
        <w:rPr>
          <w:lang w:val="en-US"/>
        </w:rPr>
        <w:t>:</w:t>
      </w:r>
      <w:r w:rsidR="00B96719">
        <w:rPr>
          <w:lang w:val="en-US"/>
        </w:rPr>
        <w:t xml:space="preserve"> </w:t>
      </w:r>
      <w:r w:rsidR="00B96719">
        <w:rPr>
          <w:rFonts w:eastAsiaTheme="minorEastAsia"/>
          <w:lang w:val="en-US"/>
        </w:rPr>
        <w:t>asymptotic size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B96719">
        <w:rPr>
          <w:rFonts w:eastAsiaTheme="minorEastAsia"/>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Pr>
          <w:rFonts w:eastAsiaTheme="minorEastAsia"/>
          <w:lang w:val="en-US"/>
        </w:rPr>
        <w:t>), preferred predator-prey mass ratio (PPMR) (</w:t>
      </w:r>
      <m:oMath>
        <m:r>
          <w:rPr>
            <w:rFonts w:ascii="Cambria Math" w:hAnsi="Cambria Math" w:cstheme="majorHAnsi"/>
          </w:rPr>
          <m:t>β</m:t>
        </m:r>
      </m:oMath>
      <w:r w:rsidR="005D3229" w:rsidRPr="003A0E5C">
        <w:rPr>
          <w:rFonts w:eastAsiaTheme="minorEastAsia"/>
          <w:lang w:val="en-US"/>
        </w:rPr>
        <w:t xml:space="preserve">), </w:t>
      </w:r>
      <w:r w:rsidR="00B96719" w:rsidRPr="003A0E5C">
        <w:rPr>
          <w:rFonts w:eastAsiaTheme="minorEastAsia"/>
          <w:lang w:val="en-US"/>
        </w:rPr>
        <w:t>the standard deviation of PPMR (</w:t>
      </w:r>
      <m:oMath>
        <m:r>
          <w:rPr>
            <w:rFonts w:ascii="Cambria Math" w:hAnsi="Cambria Math" w:cstheme="minorHAnsi"/>
          </w:rPr>
          <m:t>σ</m:t>
        </m:r>
      </m:oMath>
      <w:r w:rsidR="00B96719" w:rsidRPr="003A0E5C">
        <w:rPr>
          <w:rFonts w:eastAsiaTheme="minorEastAsia"/>
          <w:lang w:val="en-US"/>
        </w:rPr>
        <w:t xml:space="preserve">) and the </w:t>
      </w:r>
      <w:r w:rsidR="00EB48CE" w:rsidRPr="003A0E5C">
        <w:rPr>
          <w:rFonts w:eastAsiaTheme="minorEastAsia"/>
          <w:lang w:val="en-US"/>
        </w:rPr>
        <w:t>maximum recruitment</w:t>
      </w:r>
      <w:r w:rsidR="00B96719" w:rsidRPr="003A0E5C">
        <w:rPr>
          <w:rFonts w:eastAsiaTheme="minorEastAsia"/>
          <w:lang w:val="en-US"/>
        </w:rPr>
        <w:t xml:space="preserve"> in the </w:t>
      </w:r>
      <w:proofErr w:type="spellStart"/>
      <w:r w:rsidR="00B96719" w:rsidRPr="003A0E5C">
        <w:rPr>
          <w:rFonts w:eastAsiaTheme="minorEastAsia"/>
          <w:lang w:val="en-US"/>
        </w:rPr>
        <w:t>Beverton</w:t>
      </w:r>
      <w:proofErr w:type="spellEnd"/>
      <w:r w:rsidR="00B96719" w:rsidRPr="003A0E5C">
        <w:rPr>
          <w:rFonts w:eastAsiaTheme="minorEastAsia"/>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3A0E5C">
        <w:rPr>
          <w:rFonts w:eastAsiaTheme="minorEastAsia"/>
          <w:lang w:val="en-US"/>
        </w:rPr>
        <w:t>)</w:t>
      </w:r>
      <w:r w:rsidR="00B96719" w:rsidRPr="002D574D">
        <w:rPr>
          <w:lang w:val="en-US"/>
        </w:rPr>
        <w:t xml:space="preserve"> </w:t>
      </w:r>
      <w:r w:rsidR="00DD2B56" w:rsidRPr="002D574D">
        <w:rPr>
          <w:lang w:val="en-US"/>
        </w:rPr>
        <w:fldChar w:fldCharType="begin"/>
      </w:r>
      <w:r w:rsidR="00577113">
        <w:rPr>
          <w:lang w:val="en-US"/>
        </w:rPr>
        <w:instrText xml:space="preserve"> ADDIN ZOTERO_ITEM CSL_CITATION {"citationID":"iuTNcxcC","properties":{"formattedCitation":"(Scott {\\i{}et al.} 2018)","plainCitation":"(Scott et al. 2018)","noteIndex":0},"citationItems":[{"id":596,"uris":["http://zotero.org/users/6116610/items/M8GJJBMY"],"uri":["http://zotero.org/users/6116610/items/M8GJJBMY"],"itemData":{"id":596,"type":"article-journal","title":"Multispecies, trait and community size spectrum ecological modelling in R ( mizer )","page":"1–87","DOI":"10.2788/29830","author":[{"family":"Scott","given":"Finlay"},{"family":"Blanchard","given":"Julia L."},{"family":"Andersen","given":"Ken Haste."}],"issued":{"date-parts":[["2018"]]}}}],"schema":"https://github.com/citation-style-language/schema/raw/master/csl-citation.json"} </w:instrText>
      </w:r>
      <w:r w:rsidR="00DD2B56" w:rsidRPr="002D574D">
        <w:rPr>
          <w:lang w:val="en-US"/>
        </w:rPr>
        <w:fldChar w:fldCharType="separate"/>
      </w:r>
      <w:r w:rsidR="00DD2B56" w:rsidRPr="003A0E5C">
        <w:rPr>
          <w:rFonts w:ascii="Times New Roman" w:hAnsi="Times New Roman" w:cs="Times New Roman"/>
          <w:lang w:val="en-US"/>
        </w:rPr>
        <w:t xml:space="preserve">(Scott </w:t>
      </w:r>
      <w:r w:rsidR="00DD2B56" w:rsidRPr="003A0E5C">
        <w:rPr>
          <w:rFonts w:ascii="Times New Roman" w:hAnsi="Times New Roman" w:cs="Times New Roman"/>
          <w:i/>
          <w:iCs/>
          <w:lang w:val="en-US"/>
        </w:rPr>
        <w:t>et al.</w:t>
      </w:r>
      <w:r w:rsidR="00DD2B56" w:rsidRPr="003A0E5C">
        <w:rPr>
          <w:rFonts w:ascii="Times New Roman" w:hAnsi="Times New Roman" w:cs="Times New Roman"/>
          <w:lang w:val="en-US"/>
        </w:rPr>
        <w:t xml:space="preserve"> 2018)</w:t>
      </w:r>
      <w:r w:rsidR="00DD2B56" w:rsidRPr="002D574D">
        <w:rPr>
          <w:lang w:val="en-US"/>
        </w:rPr>
        <w:fldChar w:fldCharType="end"/>
      </w:r>
      <w:r w:rsidR="00C74F1F" w:rsidRPr="002D574D">
        <w:rPr>
          <w:lang w:val="en-US"/>
        </w:rPr>
        <w:t xml:space="preserve">. </w:t>
      </w:r>
    </w:p>
    <w:p w14:paraId="7A98F3CD" w14:textId="1EED9F40" w:rsidR="00147988" w:rsidRDefault="006D798B" w:rsidP="0093353E">
      <w:pPr>
        <w:spacing w:line="480" w:lineRule="auto"/>
        <w:ind w:firstLine="284"/>
        <w:contextualSpacing/>
        <w:jc w:val="both"/>
        <w:rPr>
          <w:rFonts w:eastAsiaTheme="minorEastAsia"/>
          <w:lang w:val="en-US"/>
        </w:rPr>
      </w:pPr>
      <w:r>
        <w:rPr>
          <w:lang w:val="en-US"/>
        </w:rPr>
        <w:t>For cod, we acquire</w:t>
      </w:r>
      <w:r w:rsidR="00EC1A24">
        <w:rPr>
          <w:lang w:val="en-US"/>
        </w:rPr>
        <w:t>d</w:t>
      </w:r>
      <w:r>
        <w:rPr>
          <w:lang w:val="en-US"/>
        </w:rPr>
        <w:t xml:space="preserve"> </w:t>
      </w:r>
      <m:oMath>
        <m:r>
          <w:rPr>
            <w:rFonts w:ascii="Cambria Math" w:hAnsi="Cambria Math"/>
            <w:lang w:val="en-US"/>
          </w:rPr>
          <m:t>β</m:t>
        </m:r>
      </m:oMath>
      <w:r w:rsidR="00147988">
        <w:rPr>
          <w:rFonts w:eastAsiaTheme="minorEastAsia"/>
          <w:lang w:val="en-US"/>
        </w:rPr>
        <w:t xml:space="preserve"> and </w:t>
      </w:r>
      <m:oMath>
        <m:r>
          <w:rPr>
            <w:rFonts w:ascii="Cambria Math" w:eastAsiaTheme="minorEastAsia" w:hAnsi="Cambria Math"/>
            <w:lang w:val="en-US"/>
          </w:rPr>
          <m:t>σ</m:t>
        </m:r>
      </m:oMath>
      <w:r w:rsidR="00147988">
        <w:rPr>
          <w:rFonts w:eastAsiaTheme="minorEastAsia"/>
          <w:lang w:val="en-US"/>
        </w:rPr>
        <w:t xml:space="preserve"> </w:t>
      </w:r>
      <w:r>
        <w:rPr>
          <w:rFonts w:eastAsiaTheme="minorEastAsia"/>
          <w:lang w:val="en-US"/>
        </w:rPr>
        <w:t xml:space="preserve">by </w:t>
      </w:r>
      <w:commentRangeStart w:id="4"/>
      <w:r>
        <w:rPr>
          <w:rFonts w:eastAsiaTheme="minorEastAsia"/>
          <w:lang w:val="en-US"/>
        </w:rPr>
        <w:t xml:space="preserve">calculating </w:t>
      </w:r>
      <w:commentRangeEnd w:id="4"/>
      <w:r w:rsidR="00FE07CB">
        <w:rPr>
          <w:rStyle w:val="CommentReference"/>
        </w:rPr>
        <w:commentReference w:id="4"/>
      </w:r>
      <w:r>
        <w:rPr>
          <w:rFonts w:eastAsiaTheme="minorEastAsia"/>
          <w:lang w:val="en-US"/>
        </w:rPr>
        <w:t xml:space="preserve">the mean and the standard deviation for the distribution of </w:t>
      </w:r>
      <w:r w:rsidR="002A367C">
        <w:rPr>
          <w:rFonts w:eastAsiaTheme="minorEastAsia"/>
          <w:lang w:val="en-US"/>
        </w:rPr>
        <w:t xml:space="preserve">mean </w:t>
      </w:r>
      <w:r>
        <w:rPr>
          <w:rFonts w:eastAsiaTheme="minorEastAsia"/>
          <w:lang w:val="en-US"/>
        </w:rPr>
        <w:t>individual-level log</w:t>
      </w:r>
      <w:r w:rsidR="00A338F2" w:rsidRPr="00A338F2">
        <w:rPr>
          <w:rFonts w:eastAsiaTheme="minorEastAsia"/>
          <w:vertAlign w:val="subscript"/>
          <w:lang w:val="en-US"/>
        </w:rPr>
        <w:t>10</w:t>
      </w:r>
      <w:r>
        <w:rPr>
          <w:rFonts w:eastAsiaTheme="minorEastAsia"/>
          <w:lang w:val="en-US"/>
        </w:rPr>
        <w:t>PPMR</w:t>
      </w:r>
      <w:r w:rsidR="00EC1A24">
        <w:rPr>
          <w:rFonts w:eastAsiaTheme="minorEastAsia"/>
          <w:lang w:val="en-US"/>
        </w:rPr>
        <w:t xml:space="preserve">, using </w:t>
      </w:r>
      <w:r w:rsidR="005339FF">
        <w:rPr>
          <w:rFonts w:eastAsiaTheme="minorEastAsia"/>
          <w:lang w:val="en-US"/>
        </w:rPr>
        <w:t xml:space="preserve">stomach data </w:t>
      </w:r>
      <w:r w:rsidR="009B23DC">
        <w:rPr>
          <w:rFonts w:eastAsiaTheme="minorEastAsia"/>
          <w:lang w:val="en-US"/>
        </w:rPr>
        <w:t xml:space="preserve">hosted by the </w:t>
      </w:r>
      <w:r w:rsidR="009B23DC">
        <w:rPr>
          <w:lang w:val="en-US"/>
        </w:rPr>
        <w:t>International Council for the Exploration of the Sea</w:t>
      </w:r>
      <w:r w:rsidR="005339FF">
        <w:rPr>
          <w:rFonts w:eastAsiaTheme="minorEastAsia"/>
          <w:lang w:val="en-US"/>
        </w:rPr>
        <w:t xml:space="preserve"> </w:t>
      </w:r>
      <w:r w:rsidR="009B23DC">
        <w:rPr>
          <w:rFonts w:eastAsiaTheme="minorEastAsia"/>
          <w:lang w:val="en-US"/>
        </w:rPr>
        <w:t>(</w:t>
      </w:r>
      <w:r w:rsidR="005339FF">
        <w:rPr>
          <w:rFonts w:eastAsiaTheme="minorEastAsia"/>
          <w:lang w:val="en-US"/>
        </w:rPr>
        <w:t>ICES</w:t>
      </w:r>
      <w:r w:rsidR="009B23DC">
        <w:rPr>
          <w:rFonts w:eastAsiaTheme="minorEastAsia"/>
          <w:lang w:val="en-US"/>
        </w:rPr>
        <w:t>)</w:t>
      </w:r>
      <w:r w:rsidR="005339FF">
        <w:rPr>
          <w:rFonts w:eastAsiaTheme="minorEastAsia"/>
          <w:lang w:val="en-US"/>
        </w:rPr>
        <w:t xml:space="preserve"> FISH STOMACH database</w:t>
      </w:r>
      <w:r w:rsidR="003E78E8">
        <w:rPr>
          <w:rFonts w:eastAsiaTheme="minorEastAsia"/>
          <w:lang w:val="en-US"/>
        </w:rPr>
        <w:t xml:space="preserve"> </w:t>
      </w:r>
      <w:r w:rsidR="003E78E8">
        <w:rPr>
          <w:rFonts w:eastAsiaTheme="minorEastAsia"/>
          <w:lang w:val="en-US"/>
        </w:rPr>
        <w:fldChar w:fldCharType="begin"/>
      </w:r>
      <w:r w:rsidR="00577113">
        <w:rPr>
          <w:rFonts w:eastAsiaTheme="minorEastAsia"/>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Pr>
          <w:rFonts w:eastAsiaTheme="minorEastAsia"/>
          <w:lang w:val="en-US"/>
        </w:rPr>
        <w:fldChar w:fldCharType="separate"/>
      </w:r>
      <w:r w:rsidR="003E78E8" w:rsidRPr="003E78E8">
        <w:rPr>
          <w:rFonts w:ascii="Times New Roman" w:hAnsi="Times New Roman" w:cs="Times New Roman"/>
          <w:lang w:val="en-US"/>
        </w:rPr>
        <w:t>(ICES 2010)</w:t>
      </w:r>
      <w:r w:rsidR="003E78E8">
        <w:rPr>
          <w:rFonts w:eastAsiaTheme="minorEastAsia"/>
          <w:lang w:val="en-US"/>
        </w:rPr>
        <w:fldChar w:fldCharType="end"/>
      </w:r>
      <w:r w:rsidR="002A367C">
        <w:rPr>
          <w:rFonts w:eastAsiaTheme="minorEastAsia"/>
          <w:lang w:val="en-US"/>
        </w:rPr>
        <w:t xml:space="preserve">, which can be downloaded </w:t>
      </w:r>
      <w:r w:rsidR="00F62AA5">
        <w:rPr>
          <w:rFonts w:eastAsiaTheme="minorEastAsia"/>
          <w:lang w:val="en-US"/>
        </w:rPr>
        <w:t xml:space="preserve">at </w:t>
      </w:r>
      <w:hyperlink r:id="rId15" w:history="1">
        <w:r w:rsidR="005339FF" w:rsidRPr="005339FF">
          <w:rPr>
            <w:rStyle w:val="Hyperlink"/>
            <w:lang w:val="en-US"/>
          </w:rPr>
          <w:t>http://ecosystemdata.ices.dk/stomachdata/download.aspx</w:t>
        </w:r>
      </w:hyperlink>
      <w:r w:rsidR="005339FF">
        <w:rPr>
          <w:lang w:val="en-US"/>
        </w:rPr>
        <w:t xml:space="preserve">. We used only </w:t>
      </w:r>
      <w:r w:rsidR="002A367C">
        <w:rPr>
          <w:lang w:val="en-US"/>
        </w:rPr>
        <w:t xml:space="preserve">samples with fully intact prey (no digestion), </w:t>
      </w:r>
      <w:r w:rsidR="005339FF">
        <w:rPr>
          <w:lang w:val="en-US"/>
        </w:rPr>
        <w:t xml:space="preserve">observations from the time spatial area we consider (ICES </w:t>
      </w:r>
      <w:r w:rsidR="00A34FC7">
        <w:rPr>
          <w:lang w:val="en-US"/>
        </w:rPr>
        <w:t xml:space="preserve">subdivisions </w:t>
      </w:r>
      <w:r w:rsidR="005339FF">
        <w:rPr>
          <w:lang w:val="en-US"/>
        </w:rPr>
        <w:t xml:space="preserve">SD 25-29, 32) </w:t>
      </w:r>
      <w:r w:rsidR="00A34FC7">
        <w:rPr>
          <w:lang w:val="en-US"/>
        </w:rPr>
        <w:t xml:space="preserve">and from the time </w:t>
      </w:r>
      <w:r w:rsidR="005339FF">
        <w:rPr>
          <w:lang w:val="en-US"/>
        </w:rPr>
        <w:t xml:space="preserve">window </w:t>
      </w:r>
      <w:r w:rsidR="00A34FC7">
        <w:rPr>
          <w:lang w:val="en-US"/>
        </w:rPr>
        <w:t xml:space="preserve">we </w:t>
      </w:r>
      <w:r w:rsidR="005339FF">
        <w:rPr>
          <w:lang w:val="en-US"/>
        </w:rPr>
        <w:t>use for calibrating the model (1992-2002)</w:t>
      </w:r>
      <w:r w:rsidR="005D2D8B">
        <w:rPr>
          <w:lang w:val="en-US"/>
        </w:rPr>
        <w:t xml:space="preserve">. </w:t>
      </w:r>
      <w:r w:rsidR="00BC5104">
        <w:rPr>
          <w:lang w:val="en-US"/>
        </w:rPr>
        <w:t>When prey weight was not available, we used</w:t>
      </w:r>
      <w:r w:rsidR="00B74A11">
        <w:rPr>
          <w:lang w:val="en-US"/>
        </w:rPr>
        <w:t xml:space="preserve"> the </w:t>
      </w:r>
      <w:r w:rsidR="00FF60AC">
        <w:rPr>
          <w:lang w:val="en-US"/>
        </w:rPr>
        <w:t>relationship</w:t>
      </w:r>
      <w:r w:rsidR="00157383">
        <w:rPr>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Pr>
          <w:rFonts w:eastAsiaTheme="minorEastAsia"/>
          <w:lang w:val="en-US"/>
        </w:rPr>
        <w:t>, where length is in cm,</w:t>
      </w:r>
      <w:r w:rsidR="00BC5104">
        <w:rPr>
          <w:lang w:val="en-US"/>
        </w:rPr>
        <w:t xml:space="preserve"> to approximate weight.</w:t>
      </w:r>
      <w:r w:rsidR="00391E1D">
        <w:rPr>
          <w:lang w:val="en-US"/>
        </w:rPr>
        <w:t xml:space="preserve"> For sprat and herring, we assumed</w:t>
      </w:r>
      <m:oMath>
        <m:r>
          <w:rPr>
            <w:rFonts w:ascii="Cambria Math" w:hAnsi="Cambria Math"/>
            <w:lang w:val="en-US"/>
          </w:rPr>
          <m:t xml:space="preserve"> β</m:t>
        </m:r>
      </m:oMath>
      <w:r w:rsidR="00252864">
        <w:rPr>
          <w:rFonts w:eastAsiaTheme="minorEastAsia"/>
          <w:lang w:val="en-US"/>
        </w:rPr>
        <w:t xml:space="preserve"> and </w:t>
      </w:r>
      <m:oMath>
        <m:r>
          <w:rPr>
            <w:rFonts w:ascii="Cambria Math" w:eastAsiaTheme="minorEastAsia" w:hAnsi="Cambria Math"/>
            <w:lang w:val="en-US"/>
          </w:rPr>
          <m:t>σ</m:t>
        </m:r>
      </m:oMath>
      <w:r w:rsidR="00391E1D">
        <w:rPr>
          <w:lang w:val="en-US"/>
        </w:rPr>
        <w:t xml:space="preserve"> </w:t>
      </w:r>
      <w:r w:rsidR="00252864">
        <w:rPr>
          <w:lang w:val="en-US"/>
        </w:rPr>
        <w:t>to be 1000 and 1, respectively</w:t>
      </w:r>
      <w:r w:rsidR="00383AC9">
        <w:rPr>
          <w:lang w:val="en-US"/>
        </w:rPr>
        <w:t xml:space="preserve">, which reflects that </w:t>
      </w:r>
      <w:r w:rsidR="00252864">
        <w:rPr>
          <w:lang w:val="en-US"/>
        </w:rPr>
        <w:t>forage fish typically feed on prey that are small in relation to their body size throughout ontogeny</w:t>
      </w:r>
      <w:r w:rsidR="00383AC9">
        <w:rPr>
          <w:lang w:val="en-US"/>
        </w:rPr>
        <w:t xml:space="preserve"> </w:t>
      </w:r>
      <w:r w:rsidR="00383AC9">
        <w:rPr>
          <w:lang w:val="en-US"/>
        </w:rPr>
        <w:fldChar w:fldCharType="begin"/>
      </w:r>
      <w:r w:rsidR="00577113">
        <w:rPr>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78","URL":"https://www.researchgate.net/publication/263807898_A_Comparison_of_the_Eastern_and_Western_Bering_Sea_ShelfSlope_Ecosystems_Through_the_Use_of_Mass_Balance_Food_Web_Models","language":"en","author":[{"family":"Aydin","given":"Kerim Y."},{"family":"Lapko","given":"Victor V."},{"family":"Radchenko","given":"Vladimir I."},{"family":"Livingston","given":"Patricia A."}],"issued":{"date-parts":[["2002"]]},"accessed":{"date-parts":[["2019",11,7]]}}},{"id":594,"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Pr>
          <w:lang w:val="en-US"/>
        </w:rPr>
        <w:fldChar w:fldCharType="separate"/>
      </w:r>
      <w:r w:rsidR="00383AC9" w:rsidRPr="00391E1D">
        <w:rPr>
          <w:rFonts w:ascii="Times New Roman" w:hAnsi="Times New Roman" w:cs="Times New Roman"/>
          <w:lang w:val="en-US"/>
        </w:rPr>
        <w:t xml:space="preserve">(Aydin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2002; Reum </w:t>
      </w:r>
      <w:r w:rsidR="00383AC9" w:rsidRPr="00391E1D">
        <w:rPr>
          <w:rFonts w:ascii="Times New Roman" w:hAnsi="Times New Roman" w:cs="Times New Roman"/>
          <w:i/>
          <w:iCs/>
          <w:lang w:val="en-US"/>
        </w:rPr>
        <w:t>et al.</w:t>
      </w:r>
      <w:r w:rsidR="00383AC9" w:rsidRPr="00391E1D">
        <w:rPr>
          <w:rFonts w:ascii="Times New Roman" w:hAnsi="Times New Roman" w:cs="Times New Roman"/>
          <w:lang w:val="en-US"/>
        </w:rPr>
        <w:t xml:space="preserve"> 2019)</w:t>
      </w:r>
      <w:r w:rsidR="00383AC9">
        <w:rPr>
          <w:lang w:val="en-US"/>
        </w:rPr>
        <w:fldChar w:fldCharType="end"/>
      </w:r>
      <w:r w:rsidR="00252864">
        <w:rPr>
          <w:lang w:val="en-US"/>
        </w:rPr>
        <w:t>.</w:t>
      </w:r>
      <w:r w:rsidR="00147988">
        <w:rPr>
          <w:rFonts w:eastAsiaTheme="minorEastAsia"/>
          <w:lang w:val="en-US"/>
        </w:rPr>
        <w:t xml:space="preserve"> </w:t>
      </w:r>
    </w:p>
    <w:p w14:paraId="0A06635D" w14:textId="414EDFEF" w:rsidR="00903A87" w:rsidRDefault="00903A87" w:rsidP="0093353E">
      <w:pPr>
        <w:spacing w:line="480" w:lineRule="auto"/>
        <w:ind w:firstLine="284"/>
        <w:contextualSpacing/>
        <w:jc w:val="both"/>
        <w:rPr>
          <w:rFonts w:eastAsiaTheme="minorEastAsia"/>
          <w:lang w:val="en-US"/>
        </w:rPr>
      </w:pPr>
    </w:p>
    <w:p w14:paraId="09F1A580" w14:textId="6A601B6F" w:rsidR="00903A87" w:rsidRDefault="00903A87" w:rsidP="0093353E">
      <w:pPr>
        <w:spacing w:line="480" w:lineRule="auto"/>
        <w:ind w:firstLine="284"/>
        <w:contextualSpacing/>
        <w:jc w:val="both"/>
        <w:rPr>
          <w:rFonts w:eastAsiaTheme="minorEastAsia"/>
          <w:lang w:val="en-US"/>
        </w:rPr>
      </w:pPr>
    </w:p>
    <w:p w14:paraId="040958F4" w14:textId="5627260D" w:rsidR="00903A87" w:rsidRDefault="00903A87" w:rsidP="0093353E">
      <w:pPr>
        <w:spacing w:line="480" w:lineRule="auto"/>
        <w:ind w:firstLine="284"/>
        <w:contextualSpacing/>
        <w:jc w:val="both"/>
        <w:rPr>
          <w:rFonts w:eastAsiaTheme="minorEastAsia"/>
          <w:lang w:val="en-US"/>
        </w:rPr>
      </w:pPr>
    </w:p>
    <w:p w14:paraId="36EBB4B6" w14:textId="2555C06E" w:rsidR="00903A87" w:rsidRDefault="00903A87" w:rsidP="0093353E">
      <w:pPr>
        <w:spacing w:line="480" w:lineRule="auto"/>
        <w:ind w:firstLine="284"/>
        <w:contextualSpacing/>
        <w:jc w:val="both"/>
        <w:rPr>
          <w:rFonts w:eastAsiaTheme="minorEastAsia"/>
          <w:lang w:val="en-US"/>
        </w:rPr>
      </w:pPr>
    </w:p>
    <w:p w14:paraId="65C40EE8" w14:textId="06A6BCD3" w:rsidR="00903A87" w:rsidRDefault="00903A87" w:rsidP="0093353E">
      <w:pPr>
        <w:spacing w:line="480" w:lineRule="auto"/>
        <w:ind w:firstLine="284"/>
        <w:contextualSpacing/>
        <w:jc w:val="both"/>
        <w:rPr>
          <w:rFonts w:eastAsiaTheme="minorEastAsia"/>
          <w:lang w:val="en-US"/>
        </w:rPr>
      </w:pPr>
    </w:p>
    <w:p w14:paraId="52373D48" w14:textId="16EFD1A2" w:rsidR="00903A87" w:rsidRDefault="00AF4770" w:rsidP="00127D15">
      <w:pPr>
        <w:spacing w:line="480" w:lineRule="auto"/>
        <w:ind w:firstLine="284"/>
        <w:contextualSpacing/>
        <w:jc w:val="center"/>
        <w:rPr>
          <w:rFonts w:eastAsiaTheme="minorEastAsia"/>
          <w:lang w:val="en-US"/>
        </w:rPr>
      </w:pPr>
      <w:r>
        <w:rPr>
          <w:rFonts w:eastAsiaTheme="minorEastAsia"/>
          <w:noProof/>
          <w:lang w:val="en-US"/>
        </w:rPr>
        <w:lastRenderedPageBreak/>
        <w:drawing>
          <wp:inline distT="0" distB="0" distL="0" distR="0" wp14:anchorId="0949EF93" wp14:editId="36D3322B">
            <wp:extent cx="3472665" cy="3472665"/>
            <wp:effectExtent l="0" t="0" r="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M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52" cy="3482352"/>
                    </a:xfrm>
                    <a:prstGeom prst="rect">
                      <a:avLst/>
                    </a:prstGeom>
                  </pic:spPr>
                </pic:pic>
              </a:graphicData>
            </a:graphic>
          </wp:inline>
        </w:drawing>
      </w:r>
    </w:p>
    <w:p w14:paraId="5BF930D8" w14:textId="41F47DD8" w:rsidR="0054112A" w:rsidRDefault="00391E1D" w:rsidP="00307FF5">
      <w:pPr>
        <w:spacing w:line="480" w:lineRule="auto"/>
        <w:contextualSpacing/>
        <w:jc w:val="both"/>
        <w:rPr>
          <w:rFonts w:eastAsiaTheme="minorEastAsia"/>
          <w:i/>
          <w:iCs/>
          <w:lang w:val="en-US"/>
        </w:rPr>
      </w:pPr>
      <w:r w:rsidRPr="00A50532">
        <w:rPr>
          <w:rFonts w:eastAsiaTheme="minorEastAsia"/>
          <w:i/>
          <w:iCs/>
          <w:lang w:val="en-US"/>
        </w:rPr>
        <w:t>Fig</w:t>
      </w:r>
      <w:r w:rsidR="00367A96">
        <w:rPr>
          <w:rFonts w:eastAsiaTheme="minorEastAsia"/>
          <w:i/>
          <w:iCs/>
          <w:lang w:val="en-US"/>
        </w:rPr>
        <w:t>ure</w:t>
      </w:r>
      <w:r w:rsidRPr="00A50532">
        <w:rPr>
          <w:rFonts w:eastAsiaTheme="minorEastAsia"/>
          <w:i/>
          <w:iCs/>
          <w:lang w:val="en-US"/>
        </w:rPr>
        <w:t xml:space="preserve"> S1. </w:t>
      </w:r>
      <w:r w:rsidR="00157383" w:rsidRPr="00A50532">
        <w:rPr>
          <w:rFonts w:eastAsiaTheme="minorEastAsia"/>
          <w:i/>
          <w:iCs/>
          <w:lang w:val="en-US"/>
        </w:rPr>
        <w:t>Distribution of individual level log</w:t>
      </w:r>
      <w:r w:rsidR="00157383" w:rsidRPr="00A50532">
        <w:rPr>
          <w:rFonts w:eastAsiaTheme="minorEastAsia"/>
          <w:i/>
          <w:iCs/>
          <w:vertAlign w:val="subscript"/>
          <w:lang w:val="en-US"/>
        </w:rPr>
        <w:t>10</w:t>
      </w:r>
      <w:r w:rsidR="00157383" w:rsidRPr="00A50532">
        <w:rPr>
          <w:rFonts w:eastAsiaTheme="minorEastAsia"/>
          <w:i/>
          <w:iCs/>
          <w:lang w:val="en-US"/>
        </w:rPr>
        <w:t xml:space="preserve">PPMR for cod. Mean and standard deviation are on normal scale and correspond to </w:t>
      </w:r>
      <m:oMath>
        <m:r>
          <w:rPr>
            <w:rFonts w:ascii="Cambria Math" w:eastAsiaTheme="minorEastAsia" w:hAnsi="Cambria Math"/>
            <w:lang w:val="en-US"/>
          </w:rPr>
          <m:t>β</m:t>
        </m:r>
      </m:oMath>
      <w:r w:rsidR="00157383" w:rsidRPr="00A50532">
        <w:rPr>
          <w:rFonts w:eastAsiaTheme="minorEastAsia"/>
          <w:i/>
          <w:iCs/>
          <w:lang w:val="en-US"/>
        </w:rPr>
        <w:t xml:space="preserve"> and </w:t>
      </w:r>
      <m:oMath>
        <m:r>
          <w:rPr>
            <w:rFonts w:ascii="Cambria Math" w:eastAsiaTheme="minorEastAsia" w:hAnsi="Cambria Math"/>
            <w:lang w:val="en-US"/>
          </w:rPr>
          <m:t>σ</m:t>
        </m:r>
      </m:oMath>
      <w:r w:rsidR="00157383" w:rsidRPr="00A50532">
        <w:rPr>
          <w:rFonts w:eastAsiaTheme="minorEastAsia"/>
          <w:i/>
          <w:iCs/>
          <w:lang w:val="en-US"/>
        </w:rPr>
        <w:t>.</w:t>
      </w:r>
      <w:r w:rsidR="00957A7B">
        <w:rPr>
          <w:rFonts w:eastAsiaTheme="minorEastAsia"/>
          <w:i/>
          <w:iCs/>
          <w:lang w:val="en-US"/>
        </w:rPr>
        <w:t xml:space="preserve"> The </w:t>
      </w:r>
      <w:r w:rsidR="00BB5952">
        <w:rPr>
          <w:rFonts w:eastAsiaTheme="minorEastAsia"/>
          <w:i/>
          <w:iCs/>
          <w:lang w:val="en-US"/>
        </w:rPr>
        <w:t xml:space="preserve">dashed </w:t>
      </w:r>
      <w:r w:rsidR="00957A7B">
        <w:rPr>
          <w:rFonts w:eastAsiaTheme="minorEastAsia"/>
          <w:i/>
          <w:iCs/>
          <w:lang w:val="en-US"/>
        </w:rPr>
        <w:t>red vertical line corresponds to the mean log</w:t>
      </w:r>
      <w:r w:rsidR="00957A7B" w:rsidRPr="00712E85">
        <w:rPr>
          <w:rFonts w:eastAsiaTheme="minorEastAsia"/>
          <w:i/>
          <w:iCs/>
          <w:vertAlign w:val="subscript"/>
          <w:lang w:val="en-US"/>
        </w:rPr>
        <w:t>10</w:t>
      </w:r>
      <w:r w:rsidR="00957A7B">
        <w:rPr>
          <w:rFonts w:eastAsiaTheme="minorEastAsia"/>
          <w:i/>
          <w:iCs/>
          <w:lang w:val="en-US"/>
        </w:rPr>
        <w:t xml:space="preserve"> PPMR.</w:t>
      </w:r>
    </w:p>
    <w:p w14:paraId="55DF296E" w14:textId="77777777" w:rsidR="00957A7B" w:rsidRPr="00A50532" w:rsidRDefault="00957A7B" w:rsidP="00A338F2">
      <w:pPr>
        <w:spacing w:line="480" w:lineRule="auto"/>
        <w:ind w:firstLine="284"/>
        <w:contextualSpacing/>
        <w:jc w:val="center"/>
        <w:rPr>
          <w:rFonts w:eastAsiaTheme="minorEastAsia"/>
          <w:i/>
          <w:iCs/>
          <w:lang w:val="en-US"/>
        </w:rPr>
      </w:pPr>
    </w:p>
    <w:p w14:paraId="04CA639F" w14:textId="2B268DEE" w:rsidR="00707E6F" w:rsidRPr="002D574D" w:rsidRDefault="00707E6F" w:rsidP="00B23C90">
      <w:pPr>
        <w:spacing w:line="480" w:lineRule="auto"/>
        <w:ind w:firstLine="284"/>
        <w:contextualSpacing/>
        <w:jc w:val="both"/>
        <w:rPr>
          <w:lang w:val="en-US"/>
        </w:rPr>
      </w:pPr>
      <w:r w:rsidRPr="0035560D">
        <w:rPr>
          <w:lang w:val="en-US"/>
        </w:rPr>
        <w:t xml:space="preserve">From von </w:t>
      </w:r>
      <w:proofErr w:type="spellStart"/>
      <w:r w:rsidRPr="0035560D">
        <w:rPr>
          <w:lang w:val="en-US"/>
        </w:rPr>
        <w:t>Bertalan</w:t>
      </w:r>
      <w:r w:rsidR="00945168" w:rsidRPr="0035560D">
        <w:rPr>
          <w:lang w:val="en-US"/>
        </w:rPr>
        <w:t>f</w:t>
      </w:r>
      <w:r w:rsidRPr="0035560D">
        <w:rPr>
          <w:lang w:val="en-US"/>
        </w:rPr>
        <w:t>fy</w:t>
      </w:r>
      <w:proofErr w:type="spellEnd"/>
      <w:r w:rsidRPr="0035560D">
        <w:rPr>
          <w:lang w:val="en-US"/>
        </w:rPr>
        <w:t xml:space="preserve"> (VBGE) growth parameters and theory linking feeding parameters, </w:t>
      </w:r>
      <w:r w:rsidR="0035560D" w:rsidRPr="0035560D">
        <w:rPr>
          <w:lang w:val="en-US"/>
        </w:rPr>
        <w:t>the remaining</w:t>
      </w:r>
      <w:r w:rsidRPr="0035560D">
        <w:rPr>
          <w:lang w:val="en-US"/>
        </w:rPr>
        <w:t xml:space="preserve"> species-specific parameters</w:t>
      </w:r>
      <w:r w:rsidRPr="002D574D">
        <w:rPr>
          <w:lang w:val="en-US"/>
        </w:rPr>
        <w:t xml:space="preserve"> can be estimated. T</w:t>
      </w:r>
      <w:r w:rsidR="00912B9C" w:rsidRPr="002D574D">
        <w:rPr>
          <w:lang w:val="en-US"/>
        </w:rPr>
        <w:t xml:space="preserve">he allometric constant in the maximum </w:t>
      </w:r>
      <w:r w:rsidR="00A6282B" w:rsidRPr="002D574D">
        <w:rPr>
          <w:lang w:val="en-US"/>
        </w:rPr>
        <w:t>food intake</w:t>
      </w:r>
      <w:r w:rsidR="00912B9C" w:rsidRPr="002D574D">
        <w:rPr>
          <w:lang w:val="en-US"/>
        </w:rPr>
        <w:t xml:space="preserve"> rate</w:t>
      </w:r>
      <w:r w:rsidR="00A6282B" w:rsidRPr="002D574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i</m:t>
            </m:r>
          </m:sub>
        </m:sSub>
      </m:oMath>
      <w:r w:rsidR="00A6282B" w:rsidRPr="002D574D">
        <w:rPr>
          <w:lang w:val="en-US"/>
        </w:rPr>
        <w:t>)</w:t>
      </w:r>
      <w:r w:rsidR="00C1110B" w:rsidRPr="002D574D">
        <w:rPr>
          <w:lang w:val="en-US"/>
        </w:rPr>
        <w:t xml:space="preserve"> </w:t>
      </w:r>
      <w:r w:rsidR="006C393B" w:rsidRPr="002D574D">
        <w:rPr>
          <w:lang w:val="en-US"/>
        </w:rPr>
        <w:t xml:space="preserve">is defined as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vb</m:t>
                </m:r>
              </m:sub>
            </m:sSub>
          </m:num>
          <m:den>
            <m:r>
              <w:rPr>
                <w:rFonts w:ascii="Cambria Math" w:eastAsiaTheme="minorEastAsia" w:hAnsi="Cambria Math"/>
                <w:lang w:val="en-US"/>
              </w:rPr>
              <m:t>α</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den>
        </m:f>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1/3 </m:t>
            </m:r>
          </m:sup>
        </m:sSubSup>
      </m:oMath>
      <w:r w:rsidRPr="002D574D">
        <w:rPr>
          <w:rFonts w:eastAsiaTheme="minorEastAsia"/>
          <w:lang w:val="en-US"/>
        </w:rPr>
        <w:t xml:space="preserve">, where </w:t>
      </w:r>
      <m:oMath>
        <m:sSub>
          <m:sSubPr>
            <m:ctrlPr>
              <w:rPr>
                <w:rFonts w:ascii="Cambria Math" w:hAnsi="Cambria Math"/>
                <w:i/>
                <w:lang w:val="en-US"/>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hAnsi="Cambria Math"/>
                <w:lang w:val="en-US"/>
              </w:rPr>
              <m:t>vb</m:t>
            </m:r>
          </m:sub>
        </m:sSub>
      </m:oMath>
      <w:r w:rsidRPr="002D574D">
        <w:rPr>
          <w:rFonts w:eastAsiaTheme="minorEastAsia"/>
          <w:lang w:val="en-US"/>
        </w:rPr>
        <w:t xml:space="preserve"> is the Brody gr</w:t>
      </w:r>
      <w:proofErr w:type="spellStart"/>
      <w:r w:rsidRPr="002D574D">
        <w:rPr>
          <w:rFonts w:eastAsiaTheme="minorEastAsia"/>
          <w:lang w:val="en-US"/>
        </w:rPr>
        <w:t>owth</w:t>
      </w:r>
      <w:proofErr w:type="spellEnd"/>
      <w:r w:rsidRPr="002D574D">
        <w:rPr>
          <w:rFonts w:eastAsiaTheme="minorEastAsia"/>
          <w:lang w:val="en-US"/>
        </w:rPr>
        <w:t xml:space="preserve"> coefficient, </w:t>
      </w:r>
      <m:oMath>
        <m:r>
          <w:rPr>
            <w:rFonts w:ascii="Cambria Math" w:eastAsiaTheme="minorEastAsia" w:hAnsi="Cambria Math"/>
            <w:lang w:val="en-US"/>
          </w:rPr>
          <m:t>α</m:t>
        </m:r>
      </m:oMath>
      <w:r w:rsidRPr="002D574D">
        <w:rPr>
          <w:rFonts w:eastAsiaTheme="minorEastAsia"/>
          <w:lang w:val="en-US"/>
        </w:rPr>
        <w:t xml:space="preserve"> is the assimilation efficiency,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oMath>
      <w:r w:rsidRPr="002D574D">
        <w:rPr>
          <w:rFonts w:eastAsiaTheme="minorEastAsia"/>
          <w:lang w:val="en-US"/>
        </w:rPr>
        <w:t xml:space="preserve"> is the initial feeding level of small individuals</w:t>
      </w:r>
      <w:r w:rsidR="000F2C8E" w:rsidRPr="002D574D">
        <w:rPr>
          <w:rFonts w:eastAsiaTheme="minorEastAsia"/>
          <w:lang w:val="en-US"/>
        </w:rPr>
        <w:t xml:space="preserve"> and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m:t>
            </m:r>
          </m:sub>
          <m:sup>
            <m:r>
              <w:rPr>
                <w:rFonts w:ascii="Cambria Math" w:eastAsiaTheme="minorEastAsia" w:hAnsi="Cambria Math"/>
                <w:lang w:val="en-US"/>
              </w:rPr>
              <m:t xml:space="preserve"> </m:t>
            </m:r>
          </m:sup>
        </m:sSubSup>
      </m:oMath>
      <w:r w:rsidR="004923CD" w:rsidRPr="002D574D">
        <w:rPr>
          <w:lang w:val="en-US"/>
        </w:rPr>
        <w:t xml:space="preserve"> </w:t>
      </w:r>
      <w:r w:rsidR="000F2C8E" w:rsidRPr="002D574D">
        <w:rPr>
          <w:lang w:val="en-US"/>
        </w:rPr>
        <w:t>is asymp</w:t>
      </w:r>
      <w:r w:rsidR="0046628E">
        <w:rPr>
          <w:lang w:val="en-US"/>
        </w:rPr>
        <w:t>t</w:t>
      </w:r>
      <w:r w:rsidR="000F2C8E" w:rsidRPr="002D574D">
        <w:rPr>
          <w:lang w:val="en-US"/>
        </w:rPr>
        <w:t xml:space="preserve">otic mass </w:t>
      </w:r>
      <w:r w:rsidR="00C379E9" w:rsidRPr="002D574D">
        <w:rPr>
          <w:lang w:val="en-US"/>
        </w:rPr>
        <w:t xml:space="preserve">(Table </w:t>
      </w:r>
      <w:r w:rsidR="00C379E9" w:rsidRPr="002D574D">
        <w:rPr>
          <w:color w:val="FF0000"/>
          <w:lang w:val="en-US"/>
        </w:rPr>
        <w:t>SX</w:t>
      </w:r>
      <w:r w:rsidR="00C379E9" w:rsidRPr="002D574D">
        <w:rPr>
          <w:lang w:val="en-US"/>
        </w:rPr>
        <w:t>)</w:t>
      </w:r>
      <w:r w:rsidR="005D3229" w:rsidRPr="002D574D">
        <w:rPr>
          <w:lang w:val="en-US"/>
        </w:rPr>
        <w:t xml:space="preserve"> </w:t>
      </w:r>
      <w:r w:rsidR="00C1110B" w:rsidRPr="002D574D">
        <w:rPr>
          <w:lang w:val="en-US"/>
        </w:rPr>
        <w:fldChar w:fldCharType="begin"/>
      </w:r>
      <w:r w:rsidR="00577113">
        <w:rPr>
          <w:lang w:val="en-US"/>
        </w:rPr>
        <w:instrText xml:space="preserve"> ADDIN ZOTERO_ITEM CSL_CITATION {"citationID":"bEluxMig","properties":{"formattedCitation":"(Andersen {\\i{}et al.} 2009; Scott {\\i{}et al.} 2018)","plainCitation":"(Andersen et al. 2009; Scott et al. 2018)","noteIndex":0},"citationItems":[{"id":720,"uris":["http://zotero.org/users/6116610/items/3PGRXT2H"],"uri":["http://zotero.org/users/6116610/items/3PGRXT2H"],"itemData":{"id":720,"type":"article-journal","title":"How community ecology links natural mortality, growth, and production of ﬁsh populations","page":"7","source":"Zotero","language":"en","author":[{"family":"Andersen","given":"K H"},{"family":"Farnsworth","given":"K D"},{"family":"Pedersen","given":"M"},{"family":"Gislason","given":"H"},{"family":"Beyer","given":"J E"}],"issued":{"date-parts":[["2009"]]}}},{"id":596,"uris":["http://zotero.org/users/6116610/items/M8GJJBMY"],"uri":["http://zotero.org/users/6116610/items/M8GJJBMY"],"itemData":{"id":596,"type":"article-journal","title":"Multispecies, trait and community size spectrum ecological modelling in R ( mizer )","page":"1–87","DOI":"10.2788/29830","author":[{"family":"Scott","given":"Finlay"},{"family":"Blanchard","given":"Julia L."},{"family":"Andersen","given":"Ken Haste."}],"issued":{"date-parts":[["2018"]]}}}],"schema":"https://github.com/citation-style-language/schema/raw/master/csl-citation.json"} </w:instrText>
      </w:r>
      <w:r w:rsidR="00C1110B" w:rsidRPr="002D574D">
        <w:rPr>
          <w:lang w:val="en-US"/>
        </w:rPr>
        <w:fldChar w:fldCharType="separate"/>
      </w:r>
      <w:r w:rsidR="00C1110B" w:rsidRPr="003A0E5C">
        <w:rPr>
          <w:rFonts w:ascii="Times New Roman" w:hAnsi="Times New Roman" w:cs="Times New Roman"/>
          <w:lang w:val="en-US"/>
        </w:rPr>
        <w:t xml:space="preserve">(Andersen </w:t>
      </w:r>
      <w:r w:rsidR="00C1110B" w:rsidRPr="003A0E5C">
        <w:rPr>
          <w:rFonts w:ascii="Times New Roman" w:hAnsi="Times New Roman" w:cs="Times New Roman"/>
          <w:i/>
          <w:iCs/>
          <w:lang w:val="en-US"/>
        </w:rPr>
        <w:t>et al.</w:t>
      </w:r>
      <w:r w:rsidR="00C1110B" w:rsidRPr="003A0E5C">
        <w:rPr>
          <w:rFonts w:ascii="Times New Roman" w:hAnsi="Times New Roman" w:cs="Times New Roman"/>
          <w:lang w:val="en-US"/>
        </w:rPr>
        <w:t xml:space="preserve"> 2009; Scott </w:t>
      </w:r>
      <w:r w:rsidR="00C1110B" w:rsidRPr="003A0E5C">
        <w:rPr>
          <w:rFonts w:ascii="Times New Roman" w:hAnsi="Times New Roman" w:cs="Times New Roman"/>
          <w:i/>
          <w:iCs/>
          <w:lang w:val="en-US"/>
        </w:rPr>
        <w:t>et al.</w:t>
      </w:r>
      <w:r w:rsidR="00C1110B" w:rsidRPr="003A0E5C">
        <w:rPr>
          <w:rFonts w:ascii="Times New Roman" w:hAnsi="Times New Roman" w:cs="Times New Roman"/>
          <w:lang w:val="en-US"/>
        </w:rPr>
        <w:t xml:space="preserve"> 2018)</w:t>
      </w:r>
      <w:r w:rsidR="00C1110B" w:rsidRPr="002D574D">
        <w:rPr>
          <w:lang w:val="en-US"/>
        </w:rPr>
        <w:fldChar w:fldCharType="end"/>
      </w:r>
      <w:r w:rsidR="00FC1661">
        <w:rPr>
          <w:lang w:val="en-US"/>
        </w:rPr>
        <w:t xml:space="preserve"> (but see calibration protocol)</w:t>
      </w:r>
      <w:r w:rsidR="004923CD" w:rsidRPr="002D574D">
        <w:rPr>
          <w:lang w:val="en-US"/>
        </w:rPr>
        <w:t>.</w:t>
      </w:r>
      <w:r w:rsidR="00C1110B" w:rsidRPr="002D574D">
        <w:rPr>
          <w:lang w:val="en-US"/>
        </w:rPr>
        <w:t xml:space="preserve"> </w:t>
      </w:r>
      <w:r w:rsidR="00C42DFC" w:rsidRPr="002D574D">
        <w:rPr>
          <w:lang w:val="en-US"/>
        </w:rPr>
        <w:t xml:space="preserve">When </w:t>
      </w:r>
      <m:oMath>
        <m:sSub>
          <m:sSubPr>
            <m:ctrlPr>
              <w:rPr>
                <w:rFonts w:ascii="Cambria Math" w:eastAsiaTheme="minorEastAsia" w:hAnsi="Cambria Math"/>
                <w:i/>
                <w:lang w:val="en-US"/>
              </w:rPr>
            </m:ctrlPr>
          </m:sSubPr>
          <m:e>
            <m:r>
              <w:rPr>
                <w:rFonts w:ascii="Cambria Math" w:hAnsi="Cambria Math"/>
                <w:lang w:val="en-US"/>
              </w:rPr>
              <m:t>h</m:t>
            </m:r>
            <m:ctrlPr>
              <w:rPr>
                <w:rFonts w:ascii="Cambria Math" w:hAnsi="Cambria Math"/>
                <w:i/>
                <w:lang w:val="en-US"/>
              </w:rPr>
            </m:ctrlPr>
          </m:e>
          <m:sub>
            <m:r>
              <w:rPr>
                <w:rFonts w:ascii="Cambria Math" w:eastAsiaTheme="minorEastAsia" w:hAnsi="Cambria Math"/>
                <w:lang w:val="en-US"/>
              </w:rPr>
              <m:t>i</m:t>
            </m:r>
          </m:sub>
        </m:sSub>
      </m:oMath>
      <w:r w:rsidR="00C42DFC" w:rsidRPr="002D574D">
        <w:rPr>
          <w:rFonts w:eastAsiaTheme="minorEastAsia"/>
          <w:lang w:val="en-US"/>
        </w:rPr>
        <w:t xml:space="preserve"> is </w:t>
      </w:r>
      <w:r w:rsidR="002D574D" w:rsidRPr="002D574D">
        <w:rPr>
          <w:rFonts w:eastAsiaTheme="minorEastAsia"/>
          <w:lang w:val="en-US"/>
        </w:rPr>
        <w:t>known</w:t>
      </w:r>
      <w:r w:rsidR="00C42DFC" w:rsidRPr="002D574D">
        <w:rPr>
          <w:rFonts w:eastAsiaTheme="minorEastAsia"/>
          <w:lang w:val="en-US"/>
        </w:rPr>
        <w:t xml:space="preserve">, the allometric constant in the search rate function,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42DFC" w:rsidRPr="003A0E5C">
        <w:rPr>
          <w:rFonts w:eastAsiaTheme="minorEastAsia"/>
          <w:lang w:val="en-US"/>
        </w:rPr>
        <w:t xml:space="preserve">, can be calculated </w:t>
      </w:r>
      <w:r w:rsidR="004A40AA" w:rsidRPr="003A0E5C">
        <w:rPr>
          <w:rFonts w:eastAsiaTheme="minorEastAsia"/>
          <w:lang w:val="en-US"/>
        </w:rPr>
        <w:t xml:space="preserve">according to equation S4 </w:t>
      </w:r>
      <w:r w:rsidR="00C42DFC" w:rsidRPr="003A0E5C">
        <w:rPr>
          <w:rFonts w:eastAsiaTheme="minorEastAsia"/>
          <w:lang w:val="en-US"/>
        </w:rPr>
        <w:t xml:space="preserve">(Table </w:t>
      </w:r>
      <w:r w:rsidR="00C42DFC" w:rsidRPr="003A0E5C">
        <w:rPr>
          <w:rFonts w:eastAsiaTheme="minorEastAsia"/>
          <w:color w:val="FF0000"/>
          <w:lang w:val="en-US"/>
        </w:rPr>
        <w:t>SX)</w:t>
      </w:r>
      <w:r w:rsidR="002D574D" w:rsidRPr="003A0E5C">
        <w:rPr>
          <w:rFonts w:eastAsiaTheme="minorEastAsia"/>
          <w:lang w:val="en-US"/>
        </w:rPr>
        <w:t xml:space="preserve">. </w:t>
      </w:r>
      <w:r w:rsidR="002D574D" w:rsidRPr="00D511C7">
        <w:rPr>
          <w:rFonts w:eastAsiaTheme="minorEastAsia"/>
          <w:lang w:val="en-US"/>
        </w:rPr>
        <w:t xml:space="preserve">The allometric constant of standard metabolism,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i</m:t>
            </m:r>
          </m:sub>
        </m:sSub>
      </m:oMath>
      <w:r w:rsidR="002D574D" w:rsidRPr="00D511C7">
        <w:rPr>
          <w:rFonts w:eastAsiaTheme="minorEastAsia"/>
          <w:lang w:val="en-US"/>
        </w:rPr>
        <w:t xml:space="preserve"> is also derived from </w:t>
      </w:r>
      <w:commentRangeStart w:id="5"/>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and is by default 20% </w:t>
      </w:r>
      <w:commentRangeEnd w:id="5"/>
      <w:r w:rsidR="00B53266">
        <w:rPr>
          <w:rStyle w:val="CommentReference"/>
        </w:rPr>
        <w:commentReference w:id="5"/>
      </w:r>
      <w:r w:rsidR="002D574D" w:rsidRPr="00D511C7">
        <w:rPr>
          <w:rFonts w:eastAsiaTheme="minorEastAsia"/>
          <w:lang w:val="en-US"/>
        </w:rPr>
        <w:t xml:space="preserve">of </w:t>
      </w:r>
      <m:oMath>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i</m:t>
            </m:r>
          </m:sub>
        </m:sSub>
      </m:oMath>
      <w:r w:rsidR="002D574D" w:rsidRPr="00D511C7">
        <w:rPr>
          <w:rFonts w:eastAsiaTheme="minorEastAsia"/>
          <w:lang w:val="en-US"/>
        </w:rPr>
        <w:t xml:space="preserve"> (but see calibration protocol).</w:t>
      </w:r>
    </w:p>
    <w:p w14:paraId="6D7A2D5B" w14:textId="63CAE999" w:rsidR="00F039AC" w:rsidRDefault="00707E6F" w:rsidP="00B23C90">
      <w:pPr>
        <w:spacing w:line="480" w:lineRule="auto"/>
        <w:ind w:firstLine="284"/>
        <w:contextualSpacing/>
        <w:jc w:val="both"/>
        <w:rPr>
          <w:color w:val="FF0000"/>
          <w:lang w:val="en-US"/>
        </w:rPr>
      </w:pPr>
      <w:r w:rsidRPr="002D574D">
        <w:rPr>
          <w:lang w:val="en-US"/>
        </w:rPr>
        <w:lastRenderedPageBreak/>
        <w:t xml:space="preserve">We estimated VBGE </w:t>
      </w:r>
      <w:r w:rsidR="009E586C" w:rsidRPr="002D574D">
        <w:rPr>
          <w:lang w:val="en-US"/>
        </w:rPr>
        <w:t xml:space="preserve">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4A4F56" w:rsidRPr="002D574D">
        <w:rPr>
          <w:lang w:val="en-US"/>
        </w:rPr>
        <w:t xml:space="preserve"> and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m:t>
            </m:r>
          </m:sub>
        </m:sSub>
      </m:oMath>
      <w:r w:rsidR="004A4F56" w:rsidRPr="002D574D">
        <w:rPr>
          <w:lang w:val="en-US"/>
        </w:rPr>
        <w:t xml:space="preserve"> </w:t>
      </w:r>
      <w:r w:rsidR="007F6C1C">
        <w:rPr>
          <w:lang w:val="en-US"/>
        </w:rPr>
        <w:t xml:space="preserve">for cod, herring and sprat in the </w:t>
      </w:r>
      <w:r w:rsidR="00E14861">
        <w:rPr>
          <w:lang w:val="en-US"/>
        </w:rPr>
        <w:t>Baltic Sea</w:t>
      </w:r>
      <w:r w:rsidR="00525F6C">
        <w:rPr>
          <w:lang w:val="en-US"/>
        </w:rPr>
        <w:t xml:space="preserve"> using d</w:t>
      </w:r>
      <w:r w:rsidR="00621A13">
        <w:rPr>
          <w:lang w:val="en-US"/>
        </w:rPr>
        <w:t xml:space="preserve">ata from </w:t>
      </w:r>
      <w:r w:rsidR="00525F6C">
        <w:rPr>
          <w:lang w:val="en-US"/>
        </w:rPr>
        <w:t>the Baltic International Trawl Survey (BITS)</w:t>
      </w:r>
      <w:r w:rsidR="007F6C1C">
        <w:rPr>
          <w:lang w:val="en-US"/>
        </w:rPr>
        <w:t xml:space="preserve">, </w:t>
      </w:r>
      <w:r w:rsidR="00621A13">
        <w:rPr>
          <w:lang w:val="en-US"/>
        </w:rPr>
        <w:t>maintained by ICES</w:t>
      </w:r>
      <w:r w:rsidR="007F6C1C">
        <w:rPr>
          <w:lang w:val="en-US"/>
        </w:rPr>
        <w:t>. They are</w:t>
      </w:r>
      <w:r w:rsidR="00621A13">
        <w:rPr>
          <w:lang w:val="en-US"/>
        </w:rPr>
        <w:t xml:space="preserve"> publicly available at the DATRAS database (</w:t>
      </w:r>
      <w:hyperlink r:id="rId17" w:history="1">
        <w:r w:rsidR="00621A13" w:rsidRPr="00F213D8">
          <w:rPr>
            <w:rStyle w:val="Hyperlink"/>
            <w:lang w:val="en-US"/>
          </w:rPr>
          <w:t>http://www.ices.dk/marine-data/data-portals/Pages/DATRAS.aspx</w:t>
        </w:r>
      </w:hyperlink>
      <w:r w:rsidR="00621A13">
        <w:rPr>
          <w:lang w:val="en-US"/>
        </w:rPr>
        <w:t xml:space="preserve">). We downloaded the full data </w:t>
      </w:r>
      <w:r w:rsidR="00FA2B77">
        <w:rPr>
          <w:lang w:val="en-US"/>
        </w:rPr>
        <w:t>for</w:t>
      </w:r>
      <w:r w:rsidR="00621A13">
        <w:rPr>
          <w:lang w:val="en-US"/>
        </w:rPr>
        <w:t xml:space="preserve"> the years </w:t>
      </w:r>
      <w:r w:rsidR="00525F6C">
        <w:rPr>
          <w:lang w:val="en-US"/>
        </w:rPr>
        <w:t>1992-2002</w:t>
      </w:r>
      <w:r w:rsidR="00621A13" w:rsidRPr="00D51306">
        <w:rPr>
          <w:lang w:val="en-US"/>
        </w:rPr>
        <w:t xml:space="preserve"> </w:t>
      </w:r>
      <w:r w:rsidR="00525F6C">
        <w:rPr>
          <w:lang w:val="en-US"/>
        </w:rPr>
        <w:t xml:space="preserve">(the calibration time period) </w:t>
      </w:r>
      <w:r w:rsidR="00621A13">
        <w:rPr>
          <w:lang w:val="en-US"/>
        </w:rPr>
        <w:t xml:space="preserve">on 2018.11.24, and applied further processing in R. </w:t>
      </w:r>
      <w:r w:rsidR="00F86B4E">
        <w:rPr>
          <w:lang w:val="en-US"/>
        </w:rPr>
        <w:t xml:space="preserve">We followed the approach in Ogle </w:t>
      </w:r>
      <w:r w:rsidR="00F86B4E">
        <w:rPr>
          <w:lang w:val="en-US"/>
        </w:rPr>
        <w:fldChar w:fldCharType="begin"/>
      </w:r>
      <w:r w:rsidR="00577113">
        <w:rPr>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title":"fishR Vignette - Von Bertalanffy Growth Models","source":"Zotero","language":"en","author":[{"family":"Ogle","given":"D.H."}],"issued":{"date-parts":[["2013"]]}},"suppress-author":true}],"schema":"https://github.com/citation-style-language/schema/raw/master/csl-citation.json"} </w:instrText>
      </w:r>
      <w:r w:rsidR="00F86B4E">
        <w:rPr>
          <w:lang w:val="en-US"/>
        </w:rPr>
        <w:fldChar w:fldCharType="separate"/>
      </w:r>
      <w:r w:rsidR="00F86B4E" w:rsidRPr="00B014CA">
        <w:rPr>
          <w:rFonts w:ascii="Times New Roman" w:hAnsi="Times New Roman" w:cs="Times New Roman"/>
          <w:lang w:val="en-US"/>
        </w:rPr>
        <w:t>(2013)</w:t>
      </w:r>
      <w:r w:rsidR="00F86B4E">
        <w:rPr>
          <w:lang w:val="en-US"/>
        </w:rPr>
        <w:fldChar w:fldCharType="end"/>
      </w:r>
      <w:r w:rsidR="00F86B4E">
        <w:rPr>
          <w:lang w:val="en-US"/>
        </w:rPr>
        <w:t xml:space="preserve"> and fit the VBGE using the form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r>
              <w:rPr>
                <w:rFonts w:ascii="Cambria Math" w:hAnsi="Cambria Math"/>
                <w:lang w:val="en-US"/>
              </w:rPr>
              <m:t>(a-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up>
        </m:sSup>
      </m:oMath>
      <w:r w:rsidR="00F86B4E">
        <w:rPr>
          <w:rFonts w:eastAsiaTheme="minorEastAsia"/>
          <w:lang w:val="en-US"/>
        </w:rPr>
        <w:t xml:space="preserve"> </w:t>
      </w:r>
      <w:r w:rsidR="00F86B4E">
        <w:rPr>
          <w:lang w:val="en-US"/>
        </w:rPr>
        <w:t xml:space="preserve">when estimating parameters. Here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oMath>
      <w:r w:rsidR="00F86B4E">
        <w:rPr>
          <w:rFonts w:eastAsiaTheme="minorEastAsia"/>
          <w:lang w:val="en-US"/>
        </w:rPr>
        <w:t xml:space="preserve"> </w:t>
      </w:r>
      <w:r w:rsidR="00F86B4E" w:rsidRPr="00077C6F">
        <w:rPr>
          <w:lang w:val="en-US"/>
        </w:rPr>
        <w:t>is the expected or average length at age</w:t>
      </w:r>
      <w:r w:rsidR="00F86B4E">
        <w:rPr>
          <w:lang w:val="en-US"/>
        </w:rPr>
        <w:t xml:space="preserve"> </w:t>
      </w:r>
      <m:oMath>
        <m:r>
          <w:rPr>
            <w:rFonts w:ascii="Cambria Math" w:hAnsi="Cambria Math"/>
            <w:lang w:val="en-US"/>
          </w:rPr>
          <m:t>a</m:t>
        </m:r>
      </m:oMath>
      <w:r w:rsidR="00F86B4E">
        <w:rPr>
          <w:lang w:val="en-US"/>
        </w:rPr>
        <w:t>,</w:t>
      </w:r>
      <w:r w:rsidR="00F86B4E" w:rsidRPr="00B014CA">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t>
            </m:r>
          </m:sub>
        </m:sSub>
      </m:oMath>
      <w:r w:rsidR="00F86B4E" w:rsidRPr="00077C6F">
        <w:rPr>
          <w:lang w:val="en-US"/>
        </w:rPr>
        <w:t xml:space="preserve"> is the asymptotic average length,</w:t>
      </w:r>
      <w:r w:rsidR="00F86B4E">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vb</m:t>
            </m:r>
          </m:sub>
        </m:sSub>
      </m:oMath>
      <w:r w:rsidR="00F86B4E" w:rsidRPr="00077C6F">
        <w:rPr>
          <w:lang w:val="en-US"/>
        </w:rPr>
        <w:t xml:space="preserve"> is the Brody growth rate coefficient</w:t>
      </w:r>
      <w:r w:rsidR="00F86B4E">
        <w:rPr>
          <w:lang w:val="en-US"/>
        </w:rPr>
        <w:t xml:space="preserve"> and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6B4E">
        <w:rPr>
          <w:rFonts w:eastAsiaTheme="minorEastAsia"/>
          <w:lang w:val="en-US"/>
        </w:rPr>
        <w:t xml:space="preserve"> </w:t>
      </w:r>
      <w:r w:rsidR="00F86B4E" w:rsidRPr="00DD5B37">
        <w:rPr>
          <w:lang w:val="en-US"/>
        </w:rPr>
        <w:t>is a modeling artifact that is said to represent the time or age when the average length was zero.</w:t>
      </w:r>
      <w:r w:rsidR="00F86B4E">
        <w:rPr>
          <w:lang w:val="en-US"/>
        </w:rPr>
        <w:t xml:space="preserve"> Parameters were estimated using non-linear least squares r</w:t>
      </w:r>
      <w:r w:rsidR="00F86B4E" w:rsidRPr="008F3362">
        <w:rPr>
          <w:lang w:val="en-US"/>
        </w:rPr>
        <w:t>egression (</w:t>
      </w:r>
      <w:proofErr w:type="spellStart"/>
      <w:r w:rsidR="00F86B4E" w:rsidRPr="008F3362">
        <w:rPr>
          <w:rFonts w:ascii="Courier New" w:hAnsi="Courier New" w:cs="Courier New"/>
          <w:lang w:val="en-US"/>
        </w:rPr>
        <w:t>nls</w:t>
      </w:r>
      <w:proofErr w:type="spellEnd"/>
      <w:r w:rsidR="00F86B4E" w:rsidRPr="008F3362">
        <w:rPr>
          <w:lang w:val="en-US"/>
        </w:rPr>
        <w:t xml:space="preserve"> package in R), and the packages </w:t>
      </w:r>
      <w:r w:rsidR="00F86B4E" w:rsidRPr="008F3362">
        <w:rPr>
          <w:rFonts w:ascii="Courier New" w:hAnsi="Courier New" w:cs="Courier New"/>
          <w:lang w:val="en-US"/>
        </w:rPr>
        <w:t>FSA</w:t>
      </w:r>
      <w:r w:rsidR="00F86B4E" w:rsidRPr="008F3362">
        <w:rPr>
          <w:rFonts w:asciiTheme="majorHAnsi" w:hAnsiTheme="majorHAnsi" w:cstheme="majorHAnsi"/>
          <w:lang w:val="en-US"/>
        </w:rPr>
        <w:t xml:space="preserve"> </w:t>
      </w:r>
      <w:r w:rsidR="00F86B4E" w:rsidRPr="008F3362">
        <w:rPr>
          <w:rFonts w:asciiTheme="majorHAnsi" w:hAnsiTheme="majorHAnsi" w:cstheme="majorHAnsi"/>
          <w:lang w:val="en-US"/>
        </w:rPr>
        <w:fldChar w:fldCharType="begin"/>
      </w:r>
      <w:r w:rsidR="00577113">
        <w:rPr>
          <w:rFonts w:asciiTheme="majorHAnsi" w:hAnsiTheme="majorHAnsi" w:cstheme="majorHAnsi"/>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package","version":"version 0.8.21,","URL":"https://github.com/droglenc/FSA.","author":[{"family":"Ogle","given":"D.H."}],"issued":{"date-parts":[["2018"]]}}}],"schema":"https://github.com/citation-style-language/schema/raw/master/csl-citation.json"} </w:instrText>
      </w:r>
      <w:r w:rsidR="00F86B4E" w:rsidRPr="008F3362">
        <w:rPr>
          <w:rFonts w:asciiTheme="majorHAnsi" w:hAnsiTheme="majorHAnsi" w:cstheme="majorHAnsi"/>
          <w:lang w:val="en-US"/>
        </w:rPr>
        <w:fldChar w:fldCharType="separate"/>
      </w:r>
      <w:r w:rsidR="00F86B4E" w:rsidRPr="00B014CA">
        <w:rPr>
          <w:rFonts w:ascii="Times New Roman" w:hAnsi="Times New Roman" w:cs="Times New Roman"/>
          <w:lang w:val="en-US"/>
        </w:rPr>
        <w:t>(Ogle 2018)</w:t>
      </w:r>
      <w:r w:rsidR="00F86B4E" w:rsidRPr="008F3362">
        <w:rPr>
          <w:rFonts w:asciiTheme="majorHAnsi" w:hAnsiTheme="majorHAnsi" w:cstheme="majorHAnsi"/>
          <w:lang w:val="en-US"/>
        </w:rPr>
        <w:fldChar w:fldCharType="end"/>
      </w:r>
      <w:r w:rsidR="00F86B4E" w:rsidRPr="008F3362">
        <w:rPr>
          <w:rFonts w:asciiTheme="majorHAnsi" w:hAnsiTheme="majorHAnsi" w:cstheme="majorHAnsi"/>
          <w:lang w:val="en-US"/>
        </w:rPr>
        <w:t xml:space="preserve"> an</w:t>
      </w:r>
      <w:r w:rsidR="00F86B4E" w:rsidRPr="008F3362">
        <w:rPr>
          <w:lang w:val="en-US"/>
        </w:rPr>
        <w:t xml:space="preserve">d </w:t>
      </w:r>
      <w:proofErr w:type="spellStart"/>
      <w:r w:rsidR="00F86B4E" w:rsidRPr="008F3362">
        <w:rPr>
          <w:rFonts w:ascii="Courier New" w:hAnsi="Courier New" w:cs="Courier New"/>
          <w:lang w:val="en-US"/>
        </w:rPr>
        <w:t>FSAdata</w:t>
      </w:r>
      <w:proofErr w:type="spellEnd"/>
      <w:r w:rsidR="00F86B4E" w:rsidRPr="008F3362">
        <w:rPr>
          <w:lang w:val="en-US"/>
        </w:rPr>
        <w:t xml:space="preserve"> </w:t>
      </w:r>
      <w:r w:rsidR="00F86B4E" w:rsidRPr="008F3362">
        <w:rPr>
          <w:lang w:val="en-US"/>
        </w:rPr>
        <w:fldChar w:fldCharType="begin"/>
      </w:r>
      <w:r w:rsidR="00577113">
        <w:rPr>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8F3362">
        <w:rPr>
          <w:lang w:val="en-US"/>
        </w:rPr>
        <w:fldChar w:fldCharType="separate"/>
      </w:r>
      <w:r w:rsidR="00F86B4E" w:rsidRPr="00B014CA">
        <w:rPr>
          <w:rFonts w:ascii="Times New Roman" w:hAnsi="Times New Roman" w:cs="Times New Roman"/>
          <w:lang w:val="en-US"/>
        </w:rPr>
        <w:t>(Ogle 2017)</w:t>
      </w:r>
      <w:r w:rsidR="00F86B4E" w:rsidRPr="008F3362">
        <w:rPr>
          <w:lang w:val="en-US"/>
        </w:rPr>
        <w:fldChar w:fldCharType="end"/>
      </w:r>
      <w:r w:rsidR="00F86B4E" w:rsidRPr="008F3362">
        <w:rPr>
          <w:lang w:val="en-US"/>
        </w:rPr>
        <w:t xml:space="preserve">. We fit VBGE parameters using length-at-age data and convert between length and </w:t>
      </w:r>
      <w:r w:rsidR="005311B1">
        <w:rPr>
          <w:lang w:val="en-US"/>
        </w:rPr>
        <w:t xml:space="preserve">weight </w:t>
      </w:r>
      <w:r w:rsidR="00F86B4E" w:rsidRPr="008F3362">
        <w:rPr>
          <w:lang w:val="en-US"/>
        </w:rPr>
        <w:t>using the equation</w:t>
      </w:r>
      <w:r w:rsidR="00525F6C">
        <w:rPr>
          <w:lang w:val="en-US"/>
        </w:rPr>
        <w:t xml:space="preserve"> </w:t>
      </w:r>
      <m:oMath>
        <m:r>
          <w:rPr>
            <w:rFonts w:ascii="Cambria Math" w:hAnsi="Cambria Math"/>
            <w:lang w:val="en-US"/>
          </w:rPr>
          <m:t>w=a</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b</m:t>
            </m:r>
          </m:sup>
        </m:sSup>
      </m:oMath>
      <w:r w:rsidR="00F86B4E" w:rsidRPr="008F3362">
        <w:rPr>
          <w:rFonts w:eastAsiaTheme="minorEastAsia"/>
          <w:lang w:val="en-US"/>
        </w:rPr>
        <w:t xml:space="preserve">, where parameters </w:t>
      </w:r>
      <m:oMath>
        <m:r>
          <w:rPr>
            <w:rFonts w:ascii="Cambria Math" w:eastAsiaTheme="minorEastAsia" w:hAnsi="Cambria Math"/>
            <w:lang w:val="en-US"/>
          </w:rPr>
          <m:t>a</m:t>
        </m:r>
      </m:oMath>
      <w:r w:rsidR="00F86B4E" w:rsidRPr="008F3362">
        <w:rPr>
          <w:rFonts w:eastAsiaTheme="minorEastAsia"/>
          <w:lang w:val="en-US"/>
        </w:rPr>
        <w:t xml:space="preserve"> and </w:t>
      </w:r>
      <m:oMath>
        <m:r>
          <w:rPr>
            <w:rFonts w:ascii="Cambria Math" w:eastAsiaTheme="minorEastAsia" w:hAnsi="Cambria Math"/>
            <w:lang w:val="en-US"/>
          </w:rPr>
          <m:t>b</m:t>
        </m:r>
      </m:oMath>
      <w:r w:rsidR="00F86B4E" w:rsidRPr="008F3362">
        <w:rPr>
          <w:rFonts w:eastAsiaTheme="minorEastAsia"/>
          <w:lang w:val="en-US"/>
        </w:rPr>
        <w:t xml:space="preserve"> a</w:t>
      </w:r>
      <w:r w:rsidR="005311B1">
        <w:rPr>
          <w:rFonts w:eastAsiaTheme="minorEastAsia"/>
          <w:lang w:val="en-US"/>
        </w:rPr>
        <w:t xml:space="preserve">re </w:t>
      </w:r>
      <w:r w:rsidR="00E87769">
        <w:rPr>
          <w:rFonts w:eastAsiaTheme="minorEastAsia"/>
          <w:lang w:val="en-US"/>
        </w:rPr>
        <w:t xml:space="preserve">estimated in this study from a subset of the BITS data where both weight and length information is available for the same individual. </w:t>
      </w:r>
      <w:r w:rsidR="00614E50">
        <w:rPr>
          <w:lang w:val="en-US"/>
        </w:rPr>
        <w:t>L</w:t>
      </w:r>
      <w:r w:rsidR="00B66E53">
        <w:rPr>
          <w:lang w:val="en-US"/>
        </w:rPr>
        <w:t>ength</w:t>
      </w:r>
      <w:r w:rsidR="00614E50">
        <w:rPr>
          <w:lang w:val="en-US"/>
        </w:rPr>
        <w:t>-</w:t>
      </w:r>
      <w:r w:rsidR="00B66E53">
        <w:rPr>
          <w:lang w:val="en-US"/>
        </w:rPr>
        <w:t>at</w:t>
      </w:r>
      <w:r w:rsidR="00614E50">
        <w:rPr>
          <w:lang w:val="en-US"/>
        </w:rPr>
        <w:t>-maturity</w:t>
      </w:r>
      <w:r w:rsidR="00B66E53">
        <w:rPr>
          <w:lang w:val="en-US"/>
        </w:rPr>
        <w:t xml:space="preserve"> w</w:t>
      </w:r>
      <w:r w:rsidR="00080C5C">
        <w:rPr>
          <w:lang w:val="en-US"/>
        </w:rPr>
        <w:t>as</w:t>
      </w:r>
      <w:r w:rsidR="00B66E53">
        <w:rPr>
          <w:lang w:val="en-US"/>
        </w:rPr>
        <w:t xml:space="preserve"> taken from the literature, and where converted to weight-at-maturity using length-weight relationships</w:t>
      </w:r>
      <w:r w:rsidR="00BC0C7C">
        <w:rPr>
          <w:lang w:val="en-US"/>
        </w:rPr>
        <w:t xml:space="preserve"> estimated in this study from BI</w:t>
      </w:r>
      <w:r w:rsidR="005311B1">
        <w:rPr>
          <w:lang w:val="en-US"/>
        </w:rPr>
        <w:t>TS</w:t>
      </w:r>
      <w:r w:rsidR="00B66E53">
        <w:rPr>
          <w:lang w:val="en-US"/>
        </w:rPr>
        <w:t>.</w:t>
      </w:r>
      <w:r w:rsidR="00E87769">
        <w:rPr>
          <w:lang w:val="en-US"/>
        </w:rPr>
        <w:t xml:space="preserve"> </w:t>
      </w:r>
      <w:r w:rsidR="00A748C3">
        <w:rPr>
          <w:lang w:val="en-US"/>
        </w:rPr>
        <w:t xml:space="preserve">All models were fitted using </w:t>
      </w:r>
      <w:r w:rsidR="00CB169D">
        <w:rPr>
          <w:lang w:val="en-US"/>
        </w:rPr>
        <w:t>R</w:t>
      </w:r>
      <w:r w:rsidR="00AB1859">
        <w:rPr>
          <w:lang w:val="en-US"/>
        </w:rPr>
        <w:t xml:space="preserve"> </w:t>
      </w:r>
      <w:r w:rsidR="00AB1859">
        <w:rPr>
          <w:lang w:val="en-US"/>
        </w:rPr>
        <w:fldChar w:fldCharType="begin"/>
      </w:r>
      <w:r w:rsidR="00577113">
        <w:rPr>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2018)","noteIndex":0},"citationItems":[{"id":781,"uris":["http://zotero.org/users/6116610/items/6PCYIS59"],"uri":["http://zotero.org/users/6116610/items/6PCYIS59"],"itemData":{"id":781,"type":"book","title":"R: A Language and Environment for Statistical Computing. R Foundation for Statistical Computing","publisher-place":"Vienna, Austria","event-place":"Vienna, Austria","URL":"https://www.R-project.org/","author":[{"family":"R Core Team","given":""}],"issued":{"date-parts":[["2018"]]}}}],"schema":"https://github.com/citation-style-language/schema/raw/master/csl-citation.json"} </w:instrText>
      </w:r>
      <w:r w:rsidR="00AB1859">
        <w:rPr>
          <w:lang w:val="en-US"/>
        </w:rPr>
        <w:fldChar w:fldCharType="separate"/>
      </w:r>
      <w:r w:rsidR="00AB1859" w:rsidRPr="00D511C7">
        <w:rPr>
          <w:rFonts w:ascii="Times New Roman" w:hAnsi="Times New Roman" w:cs="Times New Roman"/>
          <w:lang w:val="en-US"/>
        </w:rPr>
        <w:t>(R Core Team 2018)</w:t>
      </w:r>
      <w:r w:rsidR="00AB1859">
        <w:rPr>
          <w:lang w:val="en-US"/>
        </w:rPr>
        <w:fldChar w:fldCharType="end"/>
      </w:r>
      <w:r w:rsidR="00AB1859">
        <w:rPr>
          <w:lang w:val="en-US"/>
        </w:rPr>
        <w:t xml:space="preserve">, and for all statistical models we verified </w:t>
      </w:r>
      <w:r w:rsidR="0090765A">
        <w:rPr>
          <w:lang w:val="en-US"/>
        </w:rPr>
        <w:t xml:space="preserve">that </w:t>
      </w:r>
      <w:r w:rsidR="00AB1859">
        <w:rPr>
          <w:lang w:val="en-US"/>
        </w:rPr>
        <w:t>assumptions about error h</w:t>
      </w:r>
      <w:r w:rsidR="00AB1859" w:rsidRPr="00AB1859">
        <w:rPr>
          <w:lang w:val="en-US"/>
        </w:rPr>
        <w:t xml:space="preserve">omoscedasticity </w:t>
      </w:r>
      <w:r w:rsidR="00AB1859">
        <w:rPr>
          <w:lang w:val="en-US"/>
        </w:rPr>
        <w:t>and normality were met.</w:t>
      </w:r>
      <w:r w:rsidR="00AB1859">
        <w:rPr>
          <w:color w:val="FF0000"/>
          <w:lang w:val="en-US"/>
        </w:rPr>
        <w:t xml:space="preserve"> </w:t>
      </w:r>
    </w:p>
    <w:p w14:paraId="7D189F5A" w14:textId="77777777" w:rsidR="00AB1859" w:rsidRDefault="00AB1859" w:rsidP="00B23C90">
      <w:pPr>
        <w:spacing w:line="480" w:lineRule="auto"/>
        <w:ind w:firstLine="284"/>
        <w:contextualSpacing/>
        <w:jc w:val="both"/>
        <w:rPr>
          <w:color w:val="FF0000"/>
          <w:lang w:val="en-US"/>
        </w:rPr>
      </w:pPr>
    </w:p>
    <w:p w14:paraId="617D27D2" w14:textId="6109A547" w:rsidR="00A748C3" w:rsidRPr="00785DE6" w:rsidRDefault="00A748C3" w:rsidP="00B23C90">
      <w:pPr>
        <w:spacing w:line="480" w:lineRule="auto"/>
        <w:contextualSpacing/>
        <w:rPr>
          <w:color w:val="FF0000"/>
        </w:rPr>
      </w:pPr>
      <w:commentRangeStart w:id="6"/>
      <w:r w:rsidRPr="00785DE6">
        <w:rPr>
          <w:color w:val="FF0000"/>
          <w:lang w:val="en-US"/>
        </w:rPr>
        <w:t>Table S2</w:t>
      </w:r>
      <w:r w:rsidR="00E4473C" w:rsidRPr="00785DE6">
        <w:rPr>
          <w:color w:val="FF0000"/>
          <w:lang w:val="en-US"/>
        </w:rPr>
        <w:t>.</w:t>
      </w:r>
      <w:r w:rsidRPr="00785DE6">
        <w:rPr>
          <w:color w:val="FF0000"/>
          <w:lang w:val="en-US"/>
        </w:rPr>
        <w:t xml:space="preserve"> </w:t>
      </w:r>
      <w:commentRangeEnd w:id="6"/>
      <w:r w:rsidR="00785DE6" w:rsidRPr="00785DE6">
        <w:rPr>
          <w:rStyle w:val="CommentReference"/>
          <w:color w:val="FF0000"/>
        </w:rPr>
        <w:commentReference w:id="6"/>
      </w:r>
      <w:r w:rsidRPr="00785DE6">
        <w:rPr>
          <w:color w:val="FF0000"/>
          <w:lang w:val="en-US"/>
        </w:rPr>
        <w:t xml:space="preserve">Stock Assessment data used </w:t>
      </w:r>
      <w:r w:rsidR="004028EE" w:rsidRPr="00785DE6">
        <w:rPr>
          <w:color w:val="FF0000"/>
          <w:lang w:val="en-US"/>
        </w:rPr>
        <w:t>for</w:t>
      </w:r>
      <w:r w:rsidRPr="00785DE6">
        <w:rPr>
          <w:color w:val="FF0000"/>
          <w:lang w:val="en-US"/>
        </w:rPr>
        <w:t xml:space="preserve"> </w:t>
      </w:r>
      <w:proofErr w:type="spellStart"/>
      <w:r w:rsidRPr="00785DE6">
        <w:rPr>
          <w:color w:val="FF0000"/>
          <w:lang w:val="en-US"/>
        </w:rPr>
        <w:t>calibratio</w:t>
      </w:r>
      <w:proofErr w:type="spellEnd"/>
      <w:r w:rsidR="00F3346E" w:rsidRPr="00785DE6">
        <w:rPr>
          <w:color w:val="FF0000"/>
        </w:rPr>
        <w:t>n</w:t>
      </w:r>
    </w:p>
    <w:tbl>
      <w:tblPr>
        <w:tblStyle w:val="GridTable1Light-Accent6"/>
        <w:tblW w:w="7937" w:type="dxa"/>
        <w:tblLayout w:type="fixed"/>
        <w:tblLook w:val="04A0" w:firstRow="1" w:lastRow="0" w:firstColumn="1" w:lastColumn="0" w:noHBand="0" w:noVBand="1"/>
      </w:tblPr>
      <w:tblGrid>
        <w:gridCol w:w="988"/>
        <w:gridCol w:w="2935"/>
        <w:gridCol w:w="1404"/>
        <w:gridCol w:w="870"/>
        <w:gridCol w:w="1028"/>
        <w:gridCol w:w="712"/>
      </w:tblGrid>
      <w:tr w:rsidR="00785DE6" w:rsidRPr="00785DE6" w14:paraId="7BD576E9" w14:textId="77777777" w:rsidTr="00785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AAC58" w14:textId="77777777" w:rsidR="001A5436" w:rsidRPr="00785DE6" w:rsidRDefault="001A5436" w:rsidP="001A5436">
            <w:pPr>
              <w:spacing w:line="360" w:lineRule="auto"/>
              <w:contextualSpacing/>
              <w:jc w:val="both"/>
              <w:rPr>
                <w:rFonts w:cstheme="minorHAnsi"/>
                <w:b w:val="0"/>
                <w:color w:val="FF0000"/>
                <w:sz w:val="20"/>
                <w:szCs w:val="20"/>
                <w:lang w:val="en-US"/>
              </w:rPr>
            </w:pPr>
            <w:r w:rsidRPr="00785DE6">
              <w:rPr>
                <w:rFonts w:cstheme="minorHAnsi"/>
                <w:color w:val="FF0000"/>
                <w:sz w:val="20"/>
                <w:szCs w:val="20"/>
                <w:lang w:val="en-US"/>
              </w:rPr>
              <w:t>Symbol</w:t>
            </w:r>
          </w:p>
        </w:tc>
        <w:tc>
          <w:tcPr>
            <w:tcW w:w="2935" w:type="dxa"/>
          </w:tcPr>
          <w:p w14:paraId="1AD2B816"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Description</w:t>
            </w:r>
          </w:p>
        </w:tc>
        <w:tc>
          <w:tcPr>
            <w:tcW w:w="1404" w:type="dxa"/>
          </w:tcPr>
          <w:p w14:paraId="20ECF13F" w14:textId="77777777"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Unit</w:t>
            </w:r>
          </w:p>
        </w:tc>
        <w:tc>
          <w:tcPr>
            <w:tcW w:w="870" w:type="dxa"/>
          </w:tcPr>
          <w:p w14:paraId="50CEA296" w14:textId="1591F6F4"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Sprat</w:t>
            </w:r>
          </w:p>
        </w:tc>
        <w:tc>
          <w:tcPr>
            <w:tcW w:w="1028" w:type="dxa"/>
          </w:tcPr>
          <w:p w14:paraId="6D45F6C6" w14:textId="46062CC1"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Herring</w:t>
            </w:r>
          </w:p>
        </w:tc>
        <w:tc>
          <w:tcPr>
            <w:tcW w:w="712" w:type="dxa"/>
          </w:tcPr>
          <w:p w14:paraId="3CEFBBC7" w14:textId="2443E79C" w:rsidR="001A5436" w:rsidRPr="00785DE6"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color w:val="FF0000"/>
                <w:sz w:val="20"/>
                <w:szCs w:val="20"/>
                <w:lang w:val="en-US"/>
              </w:rPr>
            </w:pPr>
            <w:r w:rsidRPr="00785DE6">
              <w:rPr>
                <w:rFonts w:cstheme="minorHAnsi"/>
                <w:color w:val="FF0000"/>
                <w:sz w:val="20"/>
                <w:szCs w:val="20"/>
                <w:lang w:val="en-US"/>
              </w:rPr>
              <w:t>Cod</w:t>
            </w:r>
          </w:p>
        </w:tc>
      </w:tr>
      <w:tr w:rsidR="00785DE6" w:rsidRPr="00785DE6" w14:paraId="0DB47535"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3541EFAB" w14:textId="1FE12D47" w:rsidR="001A5436" w:rsidRPr="00785DE6" w:rsidRDefault="00CB5E65" w:rsidP="001A5436">
            <w:pPr>
              <w:pStyle w:val="Default"/>
              <w:spacing w:line="360" w:lineRule="auto"/>
              <w:contextualSpacing/>
              <w:rPr>
                <w:rFonts w:asciiTheme="minorHAnsi" w:hAnsiTheme="minorHAnsi" w:cstheme="minorHAnsi"/>
                <w:b w:val="0"/>
                <w:i/>
                <w:iCs/>
                <w:color w:val="FF0000"/>
                <w:sz w:val="20"/>
                <w:szCs w:val="20"/>
              </w:rPr>
            </w:pPr>
            <m:oMathPara>
              <m:oMathParaPr>
                <m:jc m:val="left"/>
              </m:oMathParaPr>
              <m:oMath>
                <m:sSub>
                  <m:sSubPr>
                    <m:ctrlPr>
                      <w:rPr>
                        <w:rFonts w:ascii="Cambria Math" w:eastAsiaTheme="minorEastAsia" w:hAnsi="Cambria Math" w:cstheme="minorHAnsi"/>
                        <w:b w:val="0"/>
                        <w:i/>
                        <w:color w:val="FF0000"/>
                        <w:sz w:val="20"/>
                        <w:szCs w:val="20"/>
                      </w:rPr>
                    </m:ctrlPr>
                  </m:sSubPr>
                  <m:e>
                    <m:r>
                      <m:rPr>
                        <m:sty m:val="bi"/>
                      </m:rPr>
                      <w:rPr>
                        <w:rFonts w:ascii="Cambria Math" w:hAnsi="Cambria Math" w:cstheme="minorHAnsi"/>
                        <w:color w:val="FF0000"/>
                        <w:sz w:val="20"/>
                        <w:szCs w:val="20"/>
                      </w:rPr>
                      <m:t>F</m:t>
                    </m:r>
                    <m:ctrlPr>
                      <w:rPr>
                        <w:rFonts w:ascii="Cambria Math" w:hAnsi="Cambria Math" w:cstheme="minorHAnsi"/>
                        <w:b w:val="0"/>
                        <w:i/>
                        <w:color w:val="FF0000"/>
                        <w:sz w:val="20"/>
                        <w:szCs w:val="20"/>
                      </w:rPr>
                    </m:ctrlPr>
                  </m:e>
                  <m:sub>
                    <m:r>
                      <m:rPr>
                        <m:sty m:val="bi"/>
                      </m:rPr>
                      <w:rPr>
                        <w:rFonts w:ascii="Cambria Math" w:hAnsi="Cambria Math" w:cstheme="minorHAnsi"/>
                        <w:color w:val="FF0000"/>
                        <w:sz w:val="20"/>
                        <w:szCs w:val="20"/>
                      </w:rPr>
                      <m:t>c</m:t>
                    </m:r>
                  </m:sub>
                </m:sSub>
              </m:oMath>
            </m:oMathPara>
          </w:p>
        </w:tc>
        <w:tc>
          <w:tcPr>
            <w:tcW w:w="2935" w:type="dxa"/>
          </w:tcPr>
          <w:p w14:paraId="3D943236"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fishing mortality, F, in calibration period (1992-2002)</w:t>
            </w:r>
          </w:p>
        </w:tc>
        <w:tc>
          <w:tcPr>
            <w:tcW w:w="1404" w:type="dxa"/>
          </w:tcPr>
          <w:p w14:paraId="79571935" w14:textId="17A99CD6"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m:oMathPara>
              <m:oMathParaPr>
                <m:jc m:val="left"/>
              </m:oMathParaPr>
              <m:oMath>
                <m:r>
                  <m:rPr>
                    <m:sty m:val="p"/>
                  </m:rPr>
                  <w:rPr>
                    <w:rFonts w:ascii="Cambria Math" w:eastAsiaTheme="minorEastAsia" w:hAnsi="Cambria Math" w:cstheme="minorHAnsi"/>
                    <w:color w:val="FF0000"/>
                    <w:sz w:val="20"/>
                    <w:szCs w:val="20"/>
                  </w:rPr>
                  <m:t>y</m:t>
                </m:r>
                <m:sSup>
                  <m:sSupPr>
                    <m:ctrlPr>
                      <w:rPr>
                        <w:rFonts w:ascii="Cambria Math" w:eastAsiaTheme="minorEastAsia" w:hAnsi="Cambria Math" w:cstheme="minorHAnsi"/>
                        <w:iCs/>
                        <w:color w:val="FF0000"/>
                        <w:sz w:val="20"/>
                        <w:szCs w:val="20"/>
                      </w:rPr>
                    </m:ctrlPr>
                  </m:sSupPr>
                  <m:e>
                    <m:r>
                      <m:rPr>
                        <m:sty m:val="p"/>
                      </m:rPr>
                      <w:rPr>
                        <w:rFonts w:ascii="Cambria Math" w:eastAsiaTheme="minorEastAsia" w:hAnsi="Cambria Math" w:cstheme="minorHAnsi"/>
                        <w:color w:val="FF0000"/>
                        <w:sz w:val="20"/>
                        <w:szCs w:val="20"/>
                      </w:rPr>
                      <m:t>r</m:t>
                    </m:r>
                  </m:e>
                  <m:sup>
                    <m:r>
                      <m:rPr>
                        <m:sty m:val="p"/>
                      </m:rPr>
                      <w:rPr>
                        <w:rFonts w:ascii="Cambria Math" w:eastAsiaTheme="minorEastAsia" w:hAnsi="Cambria Math" w:cstheme="minorHAnsi"/>
                        <w:color w:val="FF0000"/>
                        <w:sz w:val="20"/>
                        <w:szCs w:val="20"/>
                      </w:rPr>
                      <m:t>-1</m:t>
                    </m:r>
                  </m:sup>
                </m:sSup>
              </m:oMath>
            </m:oMathPara>
          </w:p>
        </w:tc>
        <w:tc>
          <w:tcPr>
            <w:tcW w:w="870" w:type="dxa"/>
          </w:tcPr>
          <w:p w14:paraId="14F610C4" w14:textId="1BBBA0E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0.306</w:t>
            </w:r>
          </w:p>
        </w:tc>
        <w:tc>
          <w:tcPr>
            <w:tcW w:w="1028" w:type="dxa"/>
          </w:tcPr>
          <w:p w14:paraId="475F5D72" w14:textId="75EFD19C"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0.340</w:t>
            </w:r>
          </w:p>
        </w:tc>
        <w:tc>
          <w:tcPr>
            <w:tcW w:w="712" w:type="dxa"/>
          </w:tcPr>
          <w:p w14:paraId="1D6EED0F" w14:textId="46434381"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0.899</w:t>
            </w:r>
          </w:p>
        </w:tc>
      </w:tr>
      <w:tr w:rsidR="00785DE6" w:rsidRPr="00785DE6" w14:paraId="5C106789" w14:textId="77777777" w:rsidTr="00785DE6">
        <w:tc>
          <w:tcPr>
            <w:cnfStyle w:val="001000000000" w:firstRow="0" w:lastRow="0" w:firstColumn="1" w:lastColumn="0" w:oddVBand="0" w:evenVBand="0" w:oddHBand="0" w:evenHBand="0" w:firstRowFirstColumn="0" w:firstRowLastColumn="0" w:lastRowFirstColumn="0" w:lastRowLastColumn="0"/>
            <w:tcW w:w="988" w:type="dxa"/>
          </w:tcPr>
          <w:p w14:paraId="5F0121E8" w14:textId="69A83687" w:rsidR="001A5436" w:rsidRPr="00785DE6" w:rsidRDefault="001A5436" w:rsidP="001A5436">
            <w:pPr>
              <w:pStyle w:val="Default"/>
              <w:spacing w:line="360" w:lineRule="auto"/>
              <w:contextualSpacing/>
              <w:rPr>
                <w:rFonts w:asciiTheme="minorHAnsi" w:hAnsiTheme="minorHAnsi" w:cstheme="minorHAnsi"/>
                <w:b w:val="0"/>
                <w:i/>
                <w:color w:val="FF0000"/>
                <w:sz w:val="20"/>
                <w:szCs w:val="20"/>
              </w:rPr>
            </w:pPr>
            <m:oMathPara>
              <m:oMathParaPr>
                <m:jc m:val="left"/>
              </m:oMathParaPr>
              <m:oMath>
                <m:r>
                  <m:rPr>
                    <m:sty m:val="bi"/>
                  </m:rPr>
                  <w:rPr>
                    <w:rFonts w:ascii="Cambria Math" w:hAnsi="Cambria Math" w:cstheme="minorHAnsi"/>
                    <w:color w:val="FF0000"/>
                    <w:sz w:val="20"/>
                    <w:szCs w:val="20"/>
                  </w:rPr>
                  <m:t>SS</m:t>
                </m:r>
                <m:sSub>
                  <m:sSubPr>
                    <m:ctrlPr>
                      <w:rPr>
                        <w:rFonts w:ascii="Cambria Math" w:hAnsi="Cambria Math" w:cstheme="minorHAnsi"/>
                        <w:b w:val="0"/>
                        <w:i/>
                        <w:color w:val="FF0000"/>
                        <w:sz w:val="20"/>
                        <w:szCs w:val="20"/>
                      </w:rPr>
                    </m:ctrlPr>
                  </m:sSubPr>
                  <m:e>
                    <m:r>
                      <m:rPr>
                        <m:sty m:val="bi"/>
                      </m:rPr>
                      <w:rPr>
                        <w:rFonts w:ascii="Cambria Math" w:hAnsi="Cambria Math" w:cstheme="minorHAnsi"/>
                        <w:color w:val="FF0000"/>
                        <w:sz w:val="20"/>
                        <w:szCs w:val="20"/>
                      </w:rPr>
                      <m:t>B</m:t>
                    </m:r>
                  </m:e>
                  <m:sub>
                    <m:r>
                      <m:rPr>
                        <m:sty m:val="bi"/>
                      </m:rPr>
                      <w:rPr>
                        <w:rFonts w:ascii="Cambria Math" w:hAnsi="Cambria Math" w:cstheme="minorHAnsi"/>
                        <w:color w:val="FF0000"/>
                        <w:sz w:val="20"/>
                        <w:szCs w:val="20"/>
                      </w:rPr>
                      <m:t>c</m:t>
                    </m:r>
                  </m:sub>
                </m:sSub>
              </m:oMath>
            </m:oMathPara>
          </w:p>
        </w:tc>
        <w:tc>
          <w:tcPr>
            <w:tcW w:w="2935" w:type="dxa"/>
          </w:tcPr>
          <w:p w14:paraId="497EAF33" w14:textId="1BCC7E4D"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Average Spawning Stock Biomass, SSB from stock assessment, in calibration period (1992-2002)</w:t>
            </w:r>
          </w:p>
        </w:tc>
        <w:tc>
          <w:tcPr>
            <w:tcW w:w="1404" w:type="dxa"/>
          </w:tcPr>
          <w:p w14:paraId="1C142347" w14:textId="77777777"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eastAsiaTheme="minorEastAsia" w:cstheme="minorHAnsi"/>
                <w:iCs/>
                <w:color w:val="FF0000"/>
                <w:sz w:val="20"/>
                <w:szCs w:val="20"/>
              </w:rPr>
              <w:t>1000 tonnes/Baltic (sub division 25-29+32)</w:t>
            </w:r>
          </w:p>
        </w:tc>
        <w:tc>
          <w:tcPr>
            <w:tcW w:w="870" w:type="dxa"/>
          </w:tcPr>
          <w:p w14:paraId="4A4B7A49" w14:textId="08192CA5"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1401</w:t>
            </w:r>
          </w:p>
        </w:tc>
        <w:tc>
          <w:tcPr>
            <w:tcW w:w="1028" w:type="dxa"/>
          </w:tcPr>
          <w:p w14:paraId="3C9474CB" w14:textId="0C494449"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581</w:t>
            </w:r>
          </w:p>
        </w:tc>
        <w:tc>
          <w:tcPr>
            <w:tcW w:w="712" w:type="dxa"/>
          </w:tcPr>
          <w:p w14:paraId="4B9A15E9" w14:textId="0A2D1C02" w:rsidR="001A5436" w:rsidRPr="00785D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0"/>
                <w:szCs w:val="20"/>
                <w:lang w:val="en-US"/>
              </w:rPr>
            </w:pPr>
            <w:r w:rsidRPr="00785DE6">
              <w:rPr>
                <w:rFonts w:cstheme="minorHAnsi"/>
                <w:color w:val="FF0000"/>
                <w:sz w:val="20"/>
                <w:szCs w:val="20"/>
                <w:lang w:val="en-US"/>
              </w:rPr>
              <w:t>115</w:t>
            </w:r>
          </w:p>
        </w:tc>
      </w:tr>
    </w:tbl>
    <w:p w14:paraId="1F873B77" w14:textId="77777777" w:rsidR="00A748C3" w:rsidRDefault="00A748C3" w:rsidP="00B23C90">
      <w:pPr>
        <w:spacing w:line="480" w:lineRule="auto"/>
        <w:ind w:firstLine="284"/>
        <w:contextualSpacing/>
        <w:jc w:val="both"/>
        <w:rPr>
          <w:lang w:val="en-US"/>
        </w:rPr>
      </w:pPr>
    </w:p>
    <w:p w14:paraId="2483979D" w14:textId="52A49B6B" w:rsidR="00A748C3" w:rsidRDefault="00A748C3" w:rsidP="00B23C90">
      <w:pPr>
        <w:spacing w:line="480" w:lineRule="auto"/>
        <w:ind w:firstLine="284"/>
        <w:contextualSpacing/>
        <w:jc w:val="both"/>
        <w:rPr>
          <w:lang w:val="en-US"/>
        </w:rPr>
      </w:pPr>
    </w:p>
    <w:p w14:paraId="0FEB3982" w14:textId="0B07C541" w:rsidR="004114E4" w:rsidRDefault="004114E4" w:rsidP="00B23C90">
      <w:pPr>
        <w:spacing w:line="480" w:lineRule="auto"/>
        <w:ind w:firstLine="284"/>
        <w:contextualSpacing/>
        <w:jc w:val="both"/>
        <w:rPr>
          <w:lang w:val="en-US"/>
        </w:rPr>
      </w:pPr>
    </w:p>
    <w:p w14:paraId="2E5F2ABE" w14:textId="24A0A3FF" w:rsidR="00944A29" w:rsidRPr="00FB3FD9" w:rsidRDefault="00F3720A" w:rsidP="00B23C90">
      <w:pPr>
        <w:spacing w:line="480" w:lineRule="auto"/>
        <w:contextualSpacing/>
        <w:jc w:val="both"/>
        <w:rPr>
          <w:rFonts w:cstheme="minorHAnsi"/>
          <w:lang w:val="en-US"/>
        </w:rPr>
      </w:pPr>
      <w:r w:rsidRPr="00FB3FD9">
        <w:rPr>
          <w:lang w:val="en-US"/>
        </w:rPr>
        <w:t>Table S</w:t>
      </w:r>
      <w:r w:rsidR="00871E9D" w:rsidRPr="00FB3FD9">
        <w:t>3</w:t>
      </w:r>
      <w:r w:rsidR="00E4473C" w:rsidRPr="00FB3FD9">
        <w:t>.</w:t>
      </w:r>
      <w:r w:rsidRPr="00FB3FD9">
        <w:rPr>
          <w:lang w:val="en-US"/>
        </w:rPr>
        <w:t xml:space="preserve"> Species-specific</w:t>
      </w:r>
      <w:commentRangeStart w:id="7"/>
      <w:r w:rsidRPr="00FB3FD9">
        <w:rPr>
          <w:lang w:val="en-US"/>
        </w:rPr>
        <w:t xml:space="preserve"> </w:t>
      </w:r>
      <w:r w:rsidR="00C1110B" w:rsidRPr="00FB3FD9">
        <w:rPr>
          <w:lang w:val="en-US"/>
        </w:rPr>
        <w:t>parameters used in model.</w:t>
      </w:r>
      <w:commentRangeEnd w:id="7"/>
      <w:r w:rsidR="00B24FE6">
        <w:rPr>
          <w:rStyle w:val="CommentReference"/>
        </w:rPr>
        <w:commentReference w:id="7"/>
      </w:r>
      <w:r w:rsidR="00C1110B" w:rsidRPr="00FB3FD9">
        <w:rPr>
          <w:rFonts w:cstheme="minorHAnsi"/>
          <w:lang w:val="en-US"/>
        </w:rPr>
        <w:t xml:space="preserve"> </w:t>
      </w:r>
      <w:r w:rsidR="00C1110B" w:rsidRPr="00FB3FD9">
        <w:rPr>
          <w:lang w:val="en-US"/>
        </w:rPr>
        <w:t>Source: 1 =</w:t>
      </w:r>
      <w:r w:rsidR="00C1110B" w:rsidRPr="00FB3FD9">
        <w:rPr>
          <w:rFonts w:cstheme="minorHAnsi"/>
          <w:lang w:val="en-US"/>
        </w:rPr>
        <w:t xml:space="preserve"> </w:t>
      </w:r>
      <w:r w:rsidR="00A95317" w:rsidRPr="00FB3FD9">
        <w:rPr>
          <w:rFonts w:cstheme="minorHAnsi"/>
          <w:lang w:val="en-US"/>
        </w:rPr>
        <w:t>estimated in this study</w:t>
      </w:r>
      <w:r w:rsidR="00C1110B" w:rsidRPr="00FB3FD9">
        <w:rPr>
          <w:rFonts w:cstheme="minorHAnsi"/>
          <w:lang w:val="en-US"/>
        </w:rPr>
        <w:t>, 2 =</w:t>
      </w:r>
      <w:r w:rsidR="00577113" w:rsidRPr="00FB3FD9">
        <w:rPr>
          <w:rFonts w:cstheme="minorHAnsi"/>
          <w:lang w:val="en-US"/>
        </w:rPr>
        <w:t xml:space="preserve"> </w:t>
      </w:r>
      <w:r w:rsidR="00577113" w:rsidRPr="00FB3FD9">
        <w:rPr>
          <w:rFonts w:cstheme="minorHAnsi"/>
          <w:lang w:val="en-US"/>
        </w:rPr>
        <w:fldChar w:fldCharType="begin"/>
      </w:r>
      <w:r w:rsidR="00577113" w:rsidRPr="00FB3FD9">
        <w:rPr>
          <w:rFonts w:cstheme="minorHAnsi"/>
          <w:lang w:val="en-US"/>
        </w:rPr>
        <w:instrText xml:space="preserve"> ADDIN ZOTERO_ITEM CSL_CITATION {"citationID":"Ka2iqkFz","properties":{"formattedCitation":"(Reum {\\i{}et al.} 2019)","plainCitation":"(Reum et al. 2019)","noteIndex":0},"citationItems":[{"id":594,"uris":["http://zotero.org/users/6116610/items/R5YI4ZVT"],"uri":["http://zotero.org/users/6116610/items/R5YI4ZVT"],"itemData":{"id":594,"type":"article-journal","title":"Species‐specific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FB3FD9">
        <w:rPr>
          <w:rFonts w:cstheme="minorHAnsi"/>
          <w:lang w:val="en-US"/>
        </w:rPr>
        <w:fldChar w:fldCharType="separate"/>
      </w:r>
      <w:r w:rsidR="00577113" w:rsidRPr="00FB3FD9">
        <w:rPr>
          <w:rFonts w:ascii="Times New Roman" w:cs="Times New Roman"/>
        </w:rPr>
        <w:t xml:space="preserve">(Reum </w:t>
      </w:r>
      <w:r w:rsidR="00577113" w:rsidRPr="00FB3FD9">
        <w:rPr>
          <w:rFonts w:ascii="Times New Roman" w:cs="Times New Roman"/>
          <w:i/>
          <w:iCs/>
        </w:rPr>
        <w:t>et al.</w:t>
      </w:r>
      <w:r w:rsidR="00577113" w:rsidRPr="00FB3FD9">
        <w:rPr>
          <w:rFonts w:ascii="Times New Roman" w:cs="Times New Roman"/>
        </w:rPr>
        <w:t xml:space="preserve"> 2019)</w:t>
      </w:r>
      <w:r w:rsidR="00577113" w:rsidRPr="00FB3FD9">
        <w:rPr>
          <w:rFonts w:cstheme="minorHAnsi"/>
          <w:lang w:val="en-US"/>
        </w:rPr>
        <w:fldChar w:fldCharType="end"/>
      </w:r>
      <w:r w:rsidR="00A95317" w:rsidRPr="00FB3FD9">
        <w:rPr>
          <w:rFonts w:cstheme="minorHAnsi"/>
          <w:lang w:val="en-US"/>
        </w:rPr>
        <w:t xml:space="preserve">, </w:t>
      </w:r>
      <w:r w:rsidR="00464C41" w:rsidRPr="00FB3FD9">
        <w:rPr>
          <w:rFonts w:cstheme="minorHAnsi"/>
          <w:lang w:val="en-US"/>
        </w:rPr>
        <w:t xml:space="preserve">3 = </w:t>
      </w:r>
      <w:r w:rsidR="00464C41" w:rsidRPr="00FB3FD9">
        <w:rPr>
          <w:rFonts w:cstheme="minorHAnsi"/>
          <w:lang w:val="en-US"/>
        </w:rPr>
        <w:fldChar w:fldCharType="begin"/>
      </w:r>
      <w:r w:rsidR="00464C41" w:rsidRPr="00FB3FD9">
        <w:rPr>
          <w:rFonts w:cstheme="minorHAnsi"/>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2011)","noteIndex":0},"citationItems":[{"id":699,"uris":["http://zotero.org/users/6116610/items/DI6PRUI4"],"uri":["http://zotero.org/users/6116610/items/DI6PRUI4"],"itemData":{"id":699,"type":"article-journal","title":"Food web framework for size-structured populations","container-title":"Journal of Theoretical Biology","page":"113-122","volume":"272","issue":"1","source":"Crossref","abstract":"We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maturation.","DOI":"10.1016/j.jtbi.2010.12.006","ISSN":"00225193","language":"en","author":[{"family":"Hartvig","given":"Martin"},{"family":"Andersen","given":"Ken H."},{"family":"Beyer","given":"Jan E."}],"issued":{"date-parts":[["2011",3]]}}}],"schema":"https://github.com/citation-style-language/schema/raw/master/csl-citation.json"} </w:instrText>
      </w:r>
      <w:r w:rsidR="00464C41" w:rsidRPr="00FB3FD9">
        <w:rPr>
          <w:rFonts w:cstheme="minorHAnsi"/>
          <w:lang w:val="en-US"/>
        </w:rPr>
        <w:fldChar w:fldCharType="separate"/>
      </w:r>
      <w:r w:rsidR="00464C41" w:rsidRPr="00FB3FD9">
        <w:rPr>
          <w:rFonts w:ascii="Times New Roman" w:cs="Times New Roman"/>
        </w:rPr>
        <w:t xml:space="preserve">(Hartvig </w:t>
      </w:r>
      <w:r w:rsidR="00464C41" w:rsidRPr="00FB3FD9">
        <w:rPr>
          <w:rFonts w:ascii="Times New Roman" w:cs="Times New Roman"/>
          <w:i/>
          <w:iCs/>
        </w:rPr>
        <w:t>et al.</w:t>
      </w:r>
      <w:r w:rsidR="00464C41" w:rsidRPr="00FB3FD9">
        <w:rPr>
          <w:rFonts w:ascii="Times New Roman" w:cs="Times New Roman"/>
        </w:rPr>
        <w:t xml:space="preserve"> 2011)</w:t>
      </w:r>
      <w:r w:rsidR="00464C41" w:rsidRPr="00FB3FD9">
        <w:rPr>
          <w:rFonts w:cstheme="minorHAnsi"/>
          <w:lang w:val="en-US"/>
        </w:rPr>
        <w:fldChar w:fldCharType="end"/>
      </w:r>
      <w:r w:rsidR="00464C41" w:rsidRPr="00FB3FD9">
        <w:rPr>
          <w:rFonts w:cstheme="minorHAnsi"/>
          <w:lang w:val="en-US"/>
        </w:rPr>
        <w:t>, 4</w:t>
      </w:r>
      <w:r w:rsidR="00A95317" w:rsidRPr="00FB3FD9">
        <w:rPr>
          <w:rFonts w:cstheme="minorHAnsi"/>
          <w:lang w:val="en-US"/>
        </w:rPr>
        <w:t xml:space="preserve"> = </w:t>
      </w:r>
      <w:commentRangeStart w:id="8"/>
      <w:commentRangeStart w:id="9"/>
      <w:proofErr w:type="spellStart"/>
      <w:r w:rsidR="00A95317" w:rsidRPr="00FB3FD9">
        <w:rPr>
          <w:rFonts w:cstheme="minorHAnsi"/>
          <w:color w:val="FF0000"/>
          <w:lang w:val="en-US"/>
        </w:rPr>
        <w:t>Asta</w:t>
      </w:r>
      <w:commentRangeEnd w:id="8"/>
      <w:proofErr w:type="spellEnd"/>
      <w:r w:rsidR="00577113" w:rsidRPr="00FB3FD9">
        <w:rPr>
          <w:rStyle w:val="CommentReference"/>
        </w:rPr>
        <w:commentReference w:id="8"/>
      </w:r>
      <w:commentRangeEnd w:id="9"/>
      <w:r w:rsidR="00B24FE6">
        <w:rPr>
          <w:rStyle w:val="CommentReference"/>
        </w:rPr>
        <w:commentReference w:id="9"/>
      </w:r>
      <w:r w:rsidR="00A95317" w:rsidRPr="00FB3FD9">
        <w:rPr>
          <w:rFonts w:cstheme="minorHAnsi"/>
          <w:lang w:val="en-US"/>
        </w:rPr>
        <w:t xml:space="preserve">, </w:t>
      </w:r>
      <w:r w:rsidR="00464C41" w:rsidRPr="00FB3FD9">
        <w:rPr>
          <w:rFonts w:cstheme="minorHAnsi"/>
          <w:lang w:val="en-US"/>
        </w:rPr>
        <w:t>5</w:t>
      </w:r>
      <w:r w:rsidR="00C51C4B" w:rsidRPr="00FB3FD9">
        <w:rPr>
          <w:rFonts w:cstheme="minorHAnsi"/>
          <w:lang w:val="en-US"/>
        </w:rPr>
        <w:t xml:space="preserve"> =</w:t>
      </w:r>
      <w:r w:rsidR="008F0440" w:rsidRPr="00FB3FD9">
        <w:rPr>
          <w:rFonts w:cstheme="minorHAnsi"/>
          <w:lang w:val="en-US"/>
        </w:rPr>
        <w:t xml:space="preserve"> generalized values based on </w:t>
      </w:r>
      <w:r w:rsidR="008F0440" w:rsidRPr="00FB3FD9">
        <w:rPr>
          <w:rFonts w:cstheme="minorHAnsi"/>
        </w:rPr>
        <w:fldChar w:fldCharType="begin"/>
      </w:r>
      <w:r w:rsidR="00577113" w:rsidRPr="00FB3FD9">
        <w:rPr>
          <w:rFonts w:cstheme="minorHAnsi"/>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2004)","noteIndex":0},"citationItems":[{"id":589,"uris":["http://zotero.org/users/6116610/items/74L2X4AK"],"uri":["http://zotero.org/users/6116610/items/74L2X4AK"],"itemData":{"id":589,"type":"article-journal","title":"Feeding preferences of herring () and sprat () in the southern Baltic Sea","container-title":"ICES Journal of Marine Science","page":"1267-1277","volume":"61","issue":"8","source":"Crossref","DOI":"10.1016/j.icesjms.2003.12.011","ISSN":"10543139","language":"en","author":[{"family":"Casini","given":"M"},{"family":"Cardinale","given":"M"},{"family":"Arrhenius","given":"F"}],"issued":{"date-parts":[["2004",12]]}}}],"schema":"https://github.com/citation-style-language/schema/raw/master/csl-citation.json"} </w:instrText>
      </w:r>
      <w:r w:rsidR="008F0440" w:rsidRPr="00FB3FD9">
        <w:rPr>
          <w:rFonts w:cstheme="minorHAnsi"/>
        </w:rPr>
        <w:fldChar w:fldCharType="separate"/>
      </w:r>
      <w:r w:rsidR="008F0440" w:rsidRPr="00FB3FD9">
        <w:rPr>
          <w:rFonts w:ascii="Times New Roman" w:hAnsi="Times New Roman" w:cs="Times New Roman"/>
          <w:lang w:val="en-US"/>
        </w:rPr>
        <w:t xml:space="preserve">(Casini </w:t>
      </w:r>
      <w:r w:rsidR="008F0440" w:rsidRPr="00FB3FD9">
        <w:rPr>
          <w:rFonts w:ascii="Times New Roman" w:hAnsi="Times New Roman" w:cs="Times New Roman"/>
          <w:i/>
          <w:iCs/>
          <w:lang w:val="en-US"/>
        </w:rPr>
        <w:t>et al.</w:t>
      </w:r>
      <w:r w:rsidR="008F0440" w:rsidRPr="00FB3FD9">
        <w:rPr>
          <w:rFonts w:ascii="Times New Roman" w:hAnsi="Times New Roman" w:cs="Times New Roman"/>
          <w:lang w:val="en-US"/>
        </w:rPr>
        <w:t xml:space="preserve"> 2004)</w:t>
      </w:r>
      <w:r w:rsidR="008F0440" w:rsidRPr="00FB3FD9">
        <w:rPr>
          <w:rFonts w:cstheme="minorHAnsi"/>
        </w:rPr>
        <w:fldChar w:fldCharType="end"/>
      </w:r>
      <w:r w:rsidR="008F0440" w:rsidRPr="00FB3FD9">
        <w:rPr>
          <w:rFonts w:cstheme="minorHAnsi"/>
          <w:lang w:val="en-US"/>
        </w:rPr>
        <w:t>.</w:t>
      </w:r>
      <w:r w:rsidR="004E7C29" w:rsidRPr="00FB3FD9">
        <w:rPr>
          <w:rFonts w:cstheme="minorHAnsi"/>
          <w:color w:val="FF0000"/>
          <w:lang w:val="en-US"/>
        </w:rPr>
        <w:t xml:space="preserve"> </w:t>
      </w:r>
      <w:r w:rsidR="004E7C29" w:rsidRPr="00FB3FD9">
        <w:rPr>
          <w:rFonts w:cstheme="minorHAnsi"/>
          <w:lang w:val="en-US"/>
        </w:rPr>
        <w:t>Parameters in bold are tuned in the calibration process.</w:t>
      </w:r>
      <w:r w:rsidR="00C05665" w:rsidRPr="00FB3FD9">
        <w:rPr>
          <w:rFonts w:cstheme="minorHAnsi"/>
          <w:lang w:val="en-US"/>
        </w:rPr>
        <w:t xml:space="preserve"> </w:t>
      </w:r>
    </w:p>
    <w:tbl>
      <w:tblPr>
        <w:tblStyle w:val="GridTable1Light-Accent6"/>
        <w:tblW w:w="8882" w:type="dxa"/>
        <w:tblLayout w:type="fixed"/>
        <w:tblLook w:val="04A0" w:firstRow="1" w:lastRow="0" w:firstColumn="1" w:lastColumn="0" w:noHBand="0" w:noVBand="1"/>
      </w:tblPr>
      <w:tblGrid>
        <w:gridCol w:w="861"/>
        <w:gridCol w:w="3103"/>
        <w:gridCol w:w="1134"/>
        <w:gridCol w:w="993"/>
        <w:gridCol w:w="993"/>
        <w:gridCol w:w="993"/>
        <w:gridCol w:w="805"/>
      </w:tblGrid>
      <w:tr w:rsidR="001A5436" w:rsidRPr="00A748C3" w14:paraId="4F8B0294" w14:textId="0E1C3988" w:rsidTr="001A5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14:paraId="13F78116" w14:textId="77777777" w:rsidR="001A5436" w:rsidRPr="00A748C3" w:rsidRDefault="001A5436" w:rsidP="001A5436">
            <w:pPr>
              <w:spacing w:line="360" w:lineRule="auto"/>
              <w:contextualSpacing/>
              <w:jc w:val="both"/>
              <w:rPr>
                <w:rFonts w:cstheme="minorHAnsi"/>
                <w:b w:val="0"/>
                <w:sz w:val="20"/>
                <w:szCs w:val="20"/>
                <w:lang w:val="en-US"/>
              </w:rPr>
            </w:pPr>
            <w:r w:rsidRPr="00A748C3">
              <w:rPr>
                <w:rFonts w:cstheme="minorHAnsi"/>
                <w:sz w:val="20"/>
                <w:szCs w:val="20"/>
                <w:lang w:val="en-US"/>
              </w:rPr>
              <w:t>Symbol</w:t>
            </w:r>
          </w:p>
        </w:tc>
        <w:tc>
          <w:tcPr>
            <w:tcW w:w="3103" w:type="dxa"/>
          </w:tcPr>
          <w:p w14:paraId="191FD61A"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Description</w:t>
            </w:r>
          </w:p>
        </w:tc>
        <w:tc>
          <w:tcPr>
            <w:tcW w:w="1134" w:type="dxa"/>
          </w:tcPr>
          <w:p w14:paraId="75656441" w14:textId="77777777"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color w:val="FF0000"/>
                <w:sz w:val="20"/>
                <w:szCs w:val="20"/>
                <w:lang w:val="en-US"/>
              </w:rPr>
              <w:t>Unit</w:t>
            </w:r>
          </w:p>
        </w:tc>
        <w:tc>
          <w:tcPr>
            <w:tcW w:w="993" w:type="dxa"/>
          </w:tcPr>
          <w:p w14:paraId="3485080E" w14:textId="02BD78D4"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Sprat</w:t>
            </w:r>
          </w:p>
        </w:tc>
        <w:tc>
          <w:tcPr>
            <w:tcW w:w="993" w:type="dxa"/>
          </w:tcPr>
          <w:p w14:paraId="47A4C28B" w14:textId="7ACE050F"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Herring</w:t>
            </w:r>
          </w:p>
        </w:tc>
        <w:tc>
          <w:tcPr>
            <w:tcW w:w="993" w:type="dxa"/>
          </w:tcPr>
          <w:p w14:paraId="769BA8B5" w14:textId="69031DCA"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0"/>
                <w:szCs w:val="20"/>
                <w:lang w:val="en-US"/>
              </w:rPr>
            </w:pPr>
            <w:r w:rsidRPr="00A748C3">
              <w:rPr>
                <w:rFonts w:cstheme="minorHAnsi"/>
                <w:sz w:val="20"/>
                <w:szCs w:val="20"/>
                <w:lang w:val="en-US"/>
              </w:rPr>
              <w:t>Cod</w:t>
            </w:r>
          </w:p>
        </w:tc>
        <w:tc>
          <w:tcPr>
            <w:tcW w:w="805" w:type="dxa"/>
          </w:tcPr>
          <w:p w14:paraId="1DF26900" w14:textId="7BBA4FBC" w:rsidR="001A5436" w:rsidRPr="00A748C3" w:rsidRDefault="001A5436" w:rsidP="001A543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0"/>
                <w:szCs w:val="20"/>
                <w:lang w:val="en-US"/>
              </w:rPr>
            </w:pPr>
            <w:r w:rsidRPr="00A748C3">
              <w:rPr>
                <w:rFonts w:cstheme="minorHAnsi"/>
                <w:sz w:val="20"/>
                <w:szCs w:val="20"/>
                <w:lang w:val="en-US"/>
              </w:rPr>
              <w:t>Source</w:t>
            </w:r>
          </w:p>
        </w:tc>
      </w:tr>
      <w:tr w:rsidR="001A5436" w:rsidRPr="00A748C3" w14:paraId="011D5B81" w14:textId="4E748B47" w:rsidTr="001A5436">
        <w:tc>
          <w:tcPr>
            <w:cnfStyle w:val="001000000000" w:firstRow="0" w:lastRow="0" w:firstColumn="1" w:lastColumn="0" w:oddVBand="0" w:evenVBand="0" w:oddHBand="0" w:evenHBand="0" w:firstRowFirstColumn="0" w:firstRowLastColumn="0" w:lastRowFirstColumn="0" w:lastRowLastColumn="0"/>
            <w:tcW w:w="861" w:type="dxa"/>
          </w:tcPr>
          <w:p w14:paraId="22EEB492" w14:textId="59A2AF94" w:rsidR="001A5436" w:rsidRPr="000806E6" w:rsidRDefault="00CB5E65"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m:t>
                    </m:r>
                  </m:sub>
                </m:sSub>
              </m:oMath>
            </m:oMathPara>
          </w:p>
        </w:tc>
        <w:tc>
          <w:tcPr>
            <w:tcW w:w="3103" w:type="dxa"/>
          </w:tcPr>
          <w:p w14:paraId="3A91FF7C" w14:textId="43C015E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Maturation size</w:t>
            </w:r>
            <w:r w:rsidRPr="00464C41">
              <w:rPr>
                <w:rFonts w:cstheme="minorHAnsi"/>
                <w:iCs/>
                <w:sz w:val="20"/>
                <w:szCs w:val="20"/>
              </w:rPr>
              <w:t>*</w:t>
            </w:r>
          </w:p>
        </w:tc>
        <w:tc>
          <w:tcPr>
            <w:tcW w:w="1134" w:type="dxa"/>
          </w:tcPr>
          <w:p w14:paraId="0E03059A" w14:textId="370F7B6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0F08B443" w14:textId="39D119E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w:t>
            </w:r>
          </w:p>
        </w:tc>
        <w:tc>
          <w:tcPr>
            <w:tcW w:w="993" w:type="dxa"/>
          </w:tcPr>
          <w:p w14:paraId="1672CBEB" w14:textId="4CA5128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17</w:t>
            </w:r>
          </w:p>
        </w:tc>
        <w:tc>
          <w:tcPr>
            <w:tcW w:w="993" w:type="dxa"/>
          </w:tcPr>
          <w:p w14:paraId="3CB35909" w14:textId="44A453D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267</w:t>
            </w:r>
          </w:p>
        </w:tc>
        <w:tc>
          <w:tcPr>
            <w:tcW w:w="805" w:type="dxa"/>
          </w:tcPr>
          <w:p w14:paraId="234FD02F" w14:textId="3591C81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57CF0895" w14:textId="468439BC" w:rsidTr="001A5436">
        <w:tc>
          <w:tcPr>
            <w:cnfStyle w:val="001000000000" w:firstRow="0" w:lastRow="0" w:firstColumn="1" w:lastColumn="0" w:oddVBand="0" w:evenVBand="0" w:oddHBand="0" w:evenHBand="0" w:firstRowFirstColumn="0" w:firstRowLastColumn="0" w:lastRowFirstColumn="0" w:lastRowLastColumn="0"/>
            <w:tcW w:w="861" w:type="dxa"/>
          </w:tcPr>
          <w:p w14:paraId="5E4C1E15" w14:textId="3ECA24A1" w:rsidR="001A5436" w:rsidRPr="000806E6" w:rsidRDefault="00CB5E65" w:rsidP="001A5436">
            <w:pPr>
              <w:pStyle w:val="Default"/>
              <w:spacing w:line="360" w:lineRule="auto"/>
              <w:contextualSpacing/>
              <w:rPr>
                <w:rFonts w:asciiTheme="minorHAnsi" w:hAnsiTheme="minorHAnsi" w:cstheme="minorHAnsi"/>
                <w:b w:val="0"/>
                <w:i/>
                <w:iCs/>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m:t>
                    </m:r>
                  </m:sub>
                </m:sSub>
              </m:oMath>
            </m:oMathPara>
          </w:p>
        </w:tc>
        <w:tc>
          <w:tcPr>
            <w:tcW w:w="3103" w:type="dxa"/>
          </w:tcPr>
          <w:p w14:paraId="292AEAA4"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 xml:space="preserve">Asymptotic weight </w:t>
            </w:r>
          </w:p>
        </w:tc>
        <w:tc>
          <w:tcPr>
            <w:tcW w:w="1134" w:type="dxa"/>
          </w:tcPr>
          <w:p w14:paraId="6E7860CE" w14:textId="5ADA339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hAnsi="Cambria Math" w:cstheme="minorHAnsi"/>
                    <w:sz w:val="20"/>
                    <w:szCs w:val="20"/>
                    <w:lang w:val="en-US"/>
                  </w:rPr>
                  <m:t>g</m:t>
                </m:r>
              </m:oMath>
            </m:oMathPara>
          </w:p>
        </w:tc>
        <w:tc>
          <w:tcPr>
            <w:tcW w:w="993" w:type="dxa"/>
          </w:tcPr>
          <w:p w14:paraId="58E5A438" w14:textId="25DCB32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21</w:t>
            </w:r>
          </w:p>
        </w:tc>
        <w:tc>
          <w:tcPr>
            <w:tcW w:w="993" w:type="dxa"/>
          </w:tcPr>
          <w:p w14:paraId="6FE6DDC2" w14:textId="73C4851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125</w:t>
            </w:r>
          </w:p>
        </w:tc>
        <w:tc>
          <w:tcPr>
            <w:tcW w:w="993" w:type="dxa"/>
          </w:tcPr>
          <w:p w14:paraId="34D85E48" w14:textId="38C226A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44903</w:t>
            </w:r>
          </w:p>
        </w:tc>
        <w:tc>
          <w:tcPr>
            <w:tcW w:w="805" w:type="dxa"/>
          </w:tcPr>
          <w:p w14:paraId="388528D3" w14:textId="34B72B9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42CB40E2" w14:textId="107E5984" w:rsidTr="001A5436">
        <w:tc>
          <w:tcPr>
            <w:cnfStyle w:val="001000000000" w:firstRow="0" w:lastRow="0" w:firstColumn="1" w:lastColumn="0" w:oddVBand="0" w:evenVBand="0" w:oddHBand="0" w:evenHBand="0" w:firstRowFirstColumn="0" w:firstRowLastColumn="0" w:lastRowFirstColumn="0" w:lastRowLastColumn="0"/>
            <w:tcW w:w="861" w:type="dxa"/>
          </w:tcPr>
          <w:p w14:paraId="3C8932D1" w14:textId="634A16D7" w:rsidR="001A5436" w:rsidRPr="000806E6" w:rsidRDefault="00CB5E65" w:rsidP="001A5436">
            <w:pPr>
              <w:pStyle w:val="Default"/>
              <w:spacing w:line="360" w:lineRule="auto"/>
              <w:contextualSpacing/>
              <w:rPr>
                <w:rFonts w:asciiTheme="minorHAnsi" w:hAnsiTheme="minorHAnsi" w:cstheme="minorHAnsi"/>
                <w:b w:val="0"/>
                <w:i/>
                <w:iCs/>
                <w:color w:val="auto"/>
                <w:sz w:val="20"/>
                <w:szCs w:val="20"/>
              </w:rPr>
            </w:pPr>
            <m:oMathPara>
              <m:oMathParaPr>
                <m:jc m:val="left"/>
              </m:oMathParaPr>
              <m:oMath>
                <m:sSub>
                  <m:sSubPr>
                    <m:ctrlPr>
                      <w:rPr>
                        <w:rFonts w:ascii="Cambria Math" w:hAnsi="Cambria Math" w:cstheme="minorHAnsi"/>
                        <w:b w:val="0"/>
                        <w:bCs w:val="0"/>
                        <w:i/>
                        <w:iCs/>
                        <w:color w:val="auto"/>
                        <w:sz w:val="20"/>
                        <w:szCs w:val="20"/>
                      </w:rPr>
                    </m:ctrlPr>
                  </m:sSubPr>
                  <m:e>
                    <m:r>
                      <m:rPr>
                        <m:sty m:val="bi"/>
                      </m:rPr>
                      <w:rPr>
                        <w:rFonts w:ascii="Cambria Math" w:hAnsi="Cambria Math" w:cstheme="minorHAnsi"/>
                        <w:color w:val="auto"/>
                        <w:sz w:val="20"/>
                        <w:szCs w:val="20"/>
                      </w:rPr>
                      <m:t>k</m:t>
                    </m:r>
                    <m:ctrlPr>
                      <w:rPr>
                        <w:rFonts w:ascii="Cambria Math" w:hAnsi="Cambria Math" w:cstheme="minorHAnsi"/>
                        <w:b w:val="0"/>
                        <w:i/>
                        <w:iCs/>
                        <w:color w:val="auto"/>
                        <w:sz w:val="20"/>
                        <w:szCs w:val="20"/>
                      </w:rPr>
                    </m:ctrlPr>
                  </m:e>
                  <m:sub>
                    <m:r>
                      <m:rPr>
                        <m:sty m:val="bi"/>
                      </m:rPr>
                      <w:rPr>
                        <w:rFonts w:ascii="Cambria Math" w:hAnsi="Cambria Math" w:cstheme="minorHAnsi"/>
                        <w:color w:val="auto"/>
                        <w:sz w:val="20"/>
                        <w:szCs w:val="20"/>
                      </w:rPr>
                      <m:t>vb</m:t>
                    </m:r>
                  </m:sub>
                </m:sSub>
              </m:oMath>
            </m:oMathPara>
          </w:p>
        </w:tc>
        <w:tc>
          <w:tcPr>
            <w:tcW w:w="3103" w:type="dxa"/>
          </w:tcPr>
          <w:p w14:paraId="766F4AF9"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Brody growth coefficient</w:t>
            </w:r>
          </w:p>
        </w:tc>
        <w:tc>
          <w:tcPr>
            <w:tcW w:w="1134" w:type="dxa"/>
          </w:tcPr>
          <w:p w14:paraId="269C2480" w14:textId="3E1155B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m:oMathPara>
              <m:oMathParaPr>
                <m:jc m:val="left"/>
              </m:oMathParaPr>
              <m:oMath>
                <m:r>
                  <m:rPr>
                    <m:sty m:val="p"/>
                  </m:rPr>
                  <w:rPr>
                    <w:rFonts w:ascii="Cambria Math" w:eastAsiaTheme="minorEastAsia" w:hAnsi="Cambria Math" w:cstheme="minorHAnsi"/>
                    <w:sz w:val="20"/>
                    <w:szCs w:val="20"/>
                  </w:rPr>
                  <m:t>y</m:t>
                </m:r>
                <m:sSup>
                  <m:sSupPr>
                    <m:ctrlPr>
                      <w:rPr>
                        <w:rFonts w:ascii="Cambria Math" w:eastAsiaTheme="minorEastAsia" w:hAnsi="Cambria Math" w:cstheme="minorHAnsi"/>
                        <w:iCs/>
                        <w:sz w:val="20"/>
                        <w:szCs w:val="20"/>
                      </w:rPr>
                    </m:ctrlPr>
                  </m:sSupPr>
                  <m:e>
                    <m:r>
                      <m:rPr>
                        <m:sty m:val="p"/>
                      </m:rPr>
                      <w:rPr>
                        <w:rFonts w:ascii="Cambria Math" w:eastAsiaTheme="minorEastAsia" w:hAnsi="Cambria Math" w:cstheme="minorHAnsi"/>
                        <w:sz w:val="20"/>
                        <w:szCs w:val="20"/>
                      </w:rPr>
                      <m:t>r</m:t>
                    </m:r>
                  </m:e>
                  <m:sup>
                    <m:r>
                      <m:rPr>
                        <m:sty m:val="p"/>
                      </m:rPr>
                      <w:rPr>
                        <w:rFonts w:ascii="Cambria Math" w:eastAsiaTheme="minorEastAsia" w:hAnsi="Cambria Math" w:cstheme="minorHAnsi"/>
                        <w:sz w:val="20"/>
                        <w:szCs w:val="20"/>
                      </w:rPr>
                      <m:t>-1</m:t>
                    </m:r>
                  </m:sup>
                </m:sSup>
              </m:oMath>
            </m:oMathPara>
          </w:p>
        </w:tc>
        <w:tc>
          <w:tcPr>
            <w:tcW w:w="993" w:type="dxa"/>
          </w:tcPr>
          <w:p w14:paraId="4B5B6701" w14:textId="1ED1BB0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0.287</w:t>
            </w:r>
          </w:p>
        </w:tc>
        <w:tc>
          <w:tcPr>
            <w:tcW w:w="993" w:type="dxa"/>
          </w:tcPr>
          <w:p w14:paraId="6466238C" w14:textId="553342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0.165</w:t>
            </w:r>
          </w:p>
        </w:tc>
        <w:tc>
          <w:tcPr>
            <w:tcW w:w="993" w:type="dxa"/>
          </w:tcPr>
          <w:p w14:paraId="26FFAAF9" w14:textId="6DF301C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0.07</w:t>
            </w:r>
          </w:p>
        </w:tc>
        <w:tc>
          <w:tcPr>
            <w:tcW w:w="805" w:type="dxa"/>
          </w:tcPr>
          <w:p w14:paraId="176B9EA5" w14:textId="72105A5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E1FAEDD" w14:textId="6848F253" w:rsidTr="001A5436">
        <w:tc>
          <w:tcPr>
            <w:cnfStyle w:val="001000000000" w:firstRow="0" w:lastRow="0" w:firstColumn="1" w:lastColumn="0" w:oddVBand="0" w:evenVBand="0" w:oddHBand="0" w:evenHBand="0" w:firstRowFirstColumn="0" w:firstRowLastColumn="0" w:lastRowFirstColumn="0" w:lastRowLastColumn="0"/>
            <w:tcW w:w="861" w:type="dxa"/>
          </w:tcPr>
          <w:p w14:paraId="0A84F360" w14:textId="7E195EBA" w:rsidR="001A5436" w:rsidRPr="000806E6" w:rsidRDefault="00CB5E65" w:rsidP="001A5436">
            <w:pPr>
              <w:pStyle w:val="Default"/>
              <w:spacing w:line="360" w:lineRule="auto"/>
              <w:contextualSpacing/>
              <w:rPr>
                <w:rFonts w:asciiTheme="minorHAnsi" w:eastAsiaTheme="minorEastAsia" w:hAnsiTheme="minorHAnsi" w:cstheme="minorHAnsi"/>
                <w:b w:val="0"/>
                <w:color w:val="auto"/>
                <w:sz w:val="20"/>
                <w:szCs w:val="20"/>
              </w:rPr>
            </w:pPr>
            <m:oMathPara>
              <m:oMathParaPr>
                <m:jc m:val="left"/>
              </m:oMathParaPr>
              <m:oMath>
                <m:sSub>
                  <m:sSubPr>
                    <m:ctrlPr>
                      <w:rPr>
                        <w:rFonts w:ascii="Cambria Math" w:eastAsia="Times New Roman" w:hAnsi="Cambria Math" w:cstheme="minorHAnsi"/>
                        <w:b w:val="0"/>
                        <w:i/>
                        <w:color w:val="auto"/>
                        <w:sz w:val="20"/>
                        <w:szCs w:val="20"/>
                      </w:rPr>
                    </m:ctrlPr>
                  </m:sSubPr>
                  <m:e>
                    <m:r>
                      <m:rPr>
                        <m:sty m:val="bi"/>
                      </m:rPr>
                      <w:rPr>
                        <w:rFonts w:ascii="Cambria Math" w:eastAsia="Times New Roman" w:hAnsi="Cambria Math" w:cstheme="minorHAnsi"/>
                        <w:color w:val="auto"/>
                        <w:sz w:val="20"/>
                        <w:szCs w:val="20"/>
                      </w:rPr>
                      <m:t>t</m:t>
                    </m:r>
                  </m:e>
                  <m:sub>
                    <m:r>
                      <m:rPr>
                        <m:sty m:val="bi"/>
                      </m:rPr>
                      <w:rPr>
                        <w:rFonts w:ascii="Cambria Math" w:eastAsia="Times New Roman" w:hAnsi="Cambria Math" w:cstheme="minorHAnsi"/>
                        <w:color w:val="auto"/>
                        <w:sz w:val="20"/>
                        <w:szCs w:val="20"/>
                      </w:rPr>
                      <m:t>0</m:t>
                    </m:r>
                  </m:sub>
                </m:sSub>
              </m:oMath>
            </m:oMathPara>
          </w:p>
        </w:tc>
        <w:tc>
          <w:tcPr>
            <w:tcW w:w="3103" w:type="dxa"/>
          </w:tcPr>
          <w:p w14:paraId="2979521D"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Age at length 0</w:t>
            </w:r>
          </w:p>
        </w:tc>
        <w:tc>
          <w:tcPr>
            <w:tcW w:w="1134" w:type="dxa"/>
          </w:tcPr>
          <w:p w14:paraId="2E4FEAC4" w14:textId="038F124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0"/>
                <w:szCs w:val="20"/>
              </w:rPr>
            </w:pPr>
            <w:r w:rsidRPr="000806E6">
              <w:rPr>
                <w:rFonts w:eastAsiaTheme="minorEastAsia" w:cstheme="minorHAnsi"/>
                <w:iCs/>
                <w:sz w:val="20"/>
                <w:szCs w:val="20"/>
              </w:rPr>
              <w:t>-</w:t>
            </w:r>
          </w:p>
        </w:tc>
        <w:tc>
          <w:tcPr>
            <w:tcW w:w="993" w:type="dxa"/>
          </w:tcPr>
          <w:p w14:paraId="5CC76E1C" w14:textId="6F00EFE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-2.97</w:t>
            </w:r>
          </w:p>
        </w:tc>
        <w:tc>
          <w:tcPr>
            <w:tcW w:w="993" w:type="dxa"/>
          </w:tcPr>
          <w:p w14:paraId="58FA1545" w14:textId="2A81DC1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-3.74</w:t>
            </w:r>
          </w:p>
        </w:tc>
        <w:tc>
          <w:tcPr>
            <w:tcW w:w="993" w:type="dxa"/>
          </w:tcPr>
          <w:p w14:paraId="30F15FF2" w14:textId="68E0075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-0.94</w:t>
            </w:r>
          </w:p>
        </w:tc>
        <w:tc>
          <w:tcPr>
            <w:tcW w:w="805" w:type="dxa"/>
          </w:tcPr>
          <w:p w14:paraId="3E450A56" w14:textId="786743B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61A9382A" w14:textId="7F2B1D4D" w:rsidTr="001A5436">
        <w:tc>
          <w:tcPr>
            <w:cnfStyle w:val="001000000000" w:firstRow="0" w:lastRow="0" w:firstColumn="1" w:lastColumn="0" w:oddVBand="0" w:evenVBand="0" w:oddHBand="0" w:evenHBand="0" w:firstRowFirstColumn="0" w:firstRowLastColumn="0" w:lastRowFirstColumn="0" w:lastRowLastColumn="0"/>
            <w:tcW w:w="861" w:type="dxa"/>
          </w:tcPr>
          <w:p w14:paraId="50844953" w14:textId="6A3A39FB"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β</m:t>
                </m:r>
              </m:oMath>
            </m:oMathPara>
          </w:p>
        </w:tc>
        <w:tc>
          <w:tcPr>
            <w:tcW w:w="3103" w:type="dxa"/>
          </w:tcPr>
          <w:p w14:paraId="7DFDC47F" w14:textId="05FF39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rPr>
              <w:t>Preferred predator prey mass ratio</w:t>
            </w:r>
          </w:p>
        </w:tc>
        <w:tc>
          <w:tcPr>
            <w:tcW w:w="1134" w:type="dxa"/>
          </w:tcPr>
          <w:p w14:paraId="0B684A0E" w14:textId="22BC97B1"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238388B5" w14:textId="1200747F"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0F0746E5" w14:textId="52E4E001"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100</w:t>
            </w:r>
            <w:r>
              <w:rPr>
                <w:rFonts w:cstheme="minorHAnsi"/>
                <w:sz w:val="20"/>
                <w:szCs w:val="20"/>
                <w:lang w:val="en-US"/>
              </w:rPr>
              <w:t>0</w:t>
            </w:r>
          </w:p>
        </w:tc>
        <w:tc>
          <w:tcPr>
            <w:tcW w:w="993" w:type="dxa"/>
          </w:tcPr>
          <w:p w14:paraId="4B7C99EA" w14:textId="1AE3F741"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426</w:t>
            </w:r>
            <w:commentRangeStart w:id="10"/>
            <w:commentRangeStart w:id="11"/>
            <w:commentRangeEnd w:id="10"/>
            <w:r w:rsidRPr="000806E6">
              <w:rPr>
                <w:rStyle w:val="CommentReference"/>
                <w:sz w:val="20"/>
                <w:szCs w:val="20"/>
              </w:rPr>
              <w:commentReference w:id="10"/>
            </w:r>
            <w:commentRangeEnd w:id="11"/>
            <w:r w:rsidRPr="000806E6">
              <w:rPr>
                <w:rStyle w:val="CommentReference"/>
                <w:sz w:val="20"/>
                <w:szCs w:val="20"/>
              </w:rPr>
              <w:commentReference w:id="11"/>
            </w:r>
          </w:p>
        </w:tc>
        <w:tc>
          <w:tcPr>
            <w:tcW w:w="805" w:type="dxa"/>
          </w:tcPr>
          <w:p w14:paraId="19BDA6E8" w14:textId="2E8D61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79B289FE" w14:textId="6993E1E2" w:rsidTr="001A5436">
        <w:tc>
          <w:tcPr>
            <w:cnfStyle w:val="001000000000" w:firstRow="0" w:lastRow="0" w:firstColumn="1" w:lastColumn="0" w:oddVBand="0" w:evenVBand="0" w:oddHBand="0" w:evenHBand="0" w:firstRowFirstColumn="0" w:firstRowLastColumn="0" w:lastRowFirstColumn="0" w:lastRowLastColumn="0"/>
            <w:tcW w:w="861" w:type="dxa"/>
          </w:tcPr>
          <w:p w14:paraId="33DC7ED3" w14:textId="6A7E92CC" w:rsidR="001A5436" w:rsidRPr="000806E6" w:rsidRDefault="001A5436" w:rsidP="001A5436">
            <w:pPr>
              <w:pStyle w:val="Default"/>
              <w:spacing w:line="360" w:lineRule="auto"/>
              <w:contextualSpacing/>
              <w:rPr>
                <w:rFonts w:asciiTheme="minorHAnsi" w:hAnsiTheme="minorHAnsi" w:cstheme="minorHAnsi"/>
                <w:b w:val="0"/>
                <w:i/>
                <w:color w:val="auto"/>
                <w:sz w:val="20"/>
                <w:szCs w:val="20"/>
              </w:rPr>
            </w:pPr>
            <m:oMathPara>
              <m:oMathParaPr>
                <m:jc m:val="left"/>
              </m:oMathParaPr>
              <m:oMath>
                <m:r>
                  <m:rPr>
                    <m:sty m:val="bi"/>
                  </m:rPr>
                  <w:rPr>
                    <w:rFonts w:ascii="Cambria Math" w:hAnsi="Cambria Math" w:cstheme="minorHAnsi"/>
                    <w:color w:val="auto"/>
                    <w:sz w:val="20"/>
                    <w:szCs w:val="20"/>
                  </w:rPr>
                  <m:t>σ</m:t>
                </m:r>
              </m:oMath>
            </m:oMathPara>
          </w:p>
        </w:tc>
        <w:tc>
          <w:tcPr>
            <w:tcW w:w="3103" w:type="dxa"/>
          </w:tcPr>
          <w:p w14:paraId="2CFA2DC9" w14:textId="2B4C33F8"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lang w:val="en-US"/>
              </w:rPr>
              <w:t>Width of prey size preference</w:t>
            </w:r>
          </w:p>
        </w:tc>
        <w:tc>
          <w:tcPr>
            <w:tcW w:w="1134" w:type="dxa"/>
          </w:tcPr>
          <w:p w14:paraId="14BB364A" w14:textId="381424BD"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580B926A" w14:textId="3681DE1D"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595C9121" w14:textId="3172600E" w:rsidR="001A543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424306D8" w14:textId="7BDC2E70"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r w:rsidRPr="000806E6">
              <w:rPr>
                <w:rFonts w:cstheme="minorHAnsi"/>
                <w:sz w:val="20"/>
                <w:szCs w:val="20"/>
                <w:lang w:val="en-US"/>
              </w:rPr>
              <w:t>.</w:t>
            </w:r>
            <w:r>
              <w:rPr>
                <w:rFonts w:cstheme="minorHAnsi"/>
                <w:sz w:val="20"/>
                <w:szCs w:val="20"/>
                <w:lang w:val="en-US"/>
              </w:rPr>
              <w:t>6</w:t>
            </w:r>
          </w:p>
        </w:tc>
        <w:tc>
          <w:tcPr>
            <w:tcW w:w="805" w:type="dxa"/>
          </w:tcPr>
          <w:p w14:paraId="19CF7D6E" w14:textId="7E7B170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1,</w:t>
            </w:r>
            <w:r w:rsidRPr="000806E6">
              <w:rPr>
                <w:rFonts w:cstheme="minorHAnsi"/>
                <w:sz w:val="20"/>
                <w:szCs w:val="20"/>
                <w:lang w:val="en-US"/>
              </w:rPr>
              <w:t>2</w:t>
            </w:r>
          </w:p>
        </w:tc>
      </w:tr>
      <w:tr w:rsidR="001A5436" w:rsidRPr="00A748C3" w14:paraId="1A4A9BE3" w14:textId="5EB98E9F" w:rsidTr="001A5436">
        <w:tc>
          <w:tcPr>
            <w:cnfStyle w:val="001000000000" w:firstRow="0" w:lastRow="0" w:firstColumn="1" w:lastColumn="0" w:oddVBand="0" w:evenVBand="0" w:oddHBand="0" w:evenHBand="0" w:firstRowFirstColumn="0" w:firstRowLastColumn="0" w:lastRowFirstColumn="0" w:lastRowLastColumn="0"/>
            <w:tcW w:w="861" w:type="dxa"/>
          </w:tcPr>
          <w:p w14:paraId="5164DE17" w14:textId="7B2A3B87" w:rsidR="001A5436" w:rsidRPr="00A748C3" w:rsidRDefault="001A5436" w:rsidP="001A5436">
            <w:pPr>
              <w:pStyle w:val="Default"/>
              <w:spacing w:line="360" w:lineRule="auto"/>
              <w:contextualSpacing/>
              <w:rPr>
                <w:rFonts w:ascii="Times New Roman" w:eastAsia="Times New Roman" w:hAnsi="Times New Roman" w:cs="Times New Roman"/>
                <w:color w:val="auto"/>
                <w:sz w:val="20"/>
                <w:szCs w:val="20"/>
              </w:rPr>
            </w:pPr>
            <m:oMathPara>
              <m:oMathParaPr>
                <m:jc m:val="left"/>
              </m:oMathParaPr>
              <m:oMath>
                <m:r>
                  <m:rPr>
                    <m:sty m:val="bi"/>
                  </m:rPr>
                  <w:rPr>
                    <w:rFonts w:ascii="Cambria Math" w:eastAsia="Times New Roman" w:hAnsi="Cambria Math" w:cs="Times New Roman"/>
                    <w:color w:val="auto"/>
                    <w:sz w:val="20"/>
                    <w:szCs w:val="20"/>
                  </w:rPr>
                  <m:t>erepro</m:t>
                </m:r>
              </m:oMath>
            </m:oMathPara>
          </w:p>
        </w:tc>
        <w:tc>
          <w:tcPr>
            <w:tcW w:w="3103" w:type="dxa"/>
          </w:tcPr>
          <w:p w14:paraId="25A90C45" w14:textId="2999875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iCs/>
                <w:sz w:val="20"/>
                <w:szCs w:val="20"/>
                <w:lang w:val="en-US"/>
              </w:rPr>
            </w:pPr>
            <w:r w:rsidRPr="00A748C3">
              <w:rPr>
                <w:rFonts w:cstheme="minorHAnsi"/>
                <w:b/>
                <w:iCs/>
                <w:sz w:val="20"/>
                <w:szCs w:val="20"/>
                <w:lang w:val="en-US"/>
              </w:rPr>
              <w:t>Reproductive efficiency</w:t>
            </w:r>
          </w:p>
        </w:tc>
        <w:tc>
          <w:tcPr>
            <w:tcW w:w="1134" w:type="dxa"/>
          </w:tcPr>
          <w:p w14:paraId="61488CD4" w14:textId="77D22C6A" w:rsidR="001A5436" w:rsidRPr="00A748C3"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w:t>
            </w:r>
          </w:p>
        </w:tc>
        <w:tc>
          <w:tcPr>
            <w:tcW w:w="993" w:type="dxa"/>
          </w:tcPr>
          <w:p w14:paraId="53D344AC" w14:textId="2F32DE4B"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0.01091</w:t>
            </w:r>
            <w:r>
              <w:rPr>
                <w:rFonts w:cstheme="minorHAnsi"/>
                <w:b/>
                <w:sz w:val="20"/>
                <w:szCs w:val="20"/>
                <w:lang w:val="en-US"/>
              </w:rPr>
              <w:t xml:space="preserve"> (0.1)</w:t>
            </w:r>
          </w:p>
        </w:tc>
        <w:tc>
          <w:tcPr>
            <w:tcW w:w="993" w:type="dxa"/>
          </w:tcPr>
          <w:p w14:paraId="48995F7C" w14:textId="0BDBBCD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0.00447</w:t>
            </w:r>
            <w:r>
              <w:rPr>
                <w:rFonts w:cstheme="minorHAnsi"/>
                <w:b/>
                <w:sz w:val="20"/>
                <w:szCs w:val="20"/>
                <w:lang w:val="en-US"/>
              </w:rPr>
              <w:t xml:space="preserve"> (0.1)</w:t>
            </w:r>
          </w:p>
        </w:tc>
        <w:tc>
          <w:tcPr>
            <w:tcW w:w="993" w:type="dxa"/>
          </w:tcPr>
          <w:p w14:paraId="02A40D25" w14:textId="7CF4ABB2"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0.00024</w:t>
            </w:r>
            <w:r>
              <w:rPr>
                <w:rFonts w:cstheme="minorHAnsi"/>
                <w:b/>
                <w:sz w:val="20"/>
                <w:szCs w:val="20"/>
                <w:lang w:val="en-US"/>
              </w:rPr>
              <w:t xml:space="preserve"> (0.1)</w:t>
            </w:r>
          </w:p>
        </w:tc>
        <w:tc>
          <w:tcPr>
            <w:tcW w:w="805" w:type="dxa"/>
          </w:tcPr>
          <w:p w14:paraId="7F1A9B69" w14:textId="3DFE6ABE"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8F0440">
              <w:rPr>
                <w:rFonts w:cstheme="minorHAnsi"/>
                <w:b/>
                <w:sz w:val="20"/>
                <w:szCs w:val="20"/>
                <w:lang w:val="en-US"/>
              </w:rPr>
              <w:t>3</w:t>
            </w:r>
            <w:r>
              <w:rPr>
                <w:rFonts w:cstheme="minorHAnsi"/>
                <w:b/>
                <w:sz w:val="20"/>
                <w:szCs w:val="20"/>
                <w:lang w:val="en-US"/>
              </w:rPr>
              <w:t>, 4</w:t>
            </w:r>
          </w:p>
        </w:tc>
      </w:tr>
      <w:tr w:rsidR="001A5436" w:rsidRPr="00A748C3" w14:paraId="1ED36811" w14:textId="1E75910C" w:rsidTr="001A5436">
        <w:tc>
          <w:tcPr>
            <w:cnfStyle w:val="001000000000" w:firstRow="0" w:lastRow="0" w:firstColumn="1" w:lastColumn="0" w:oddVBand="0" w:evenVBand="0" w:oddHBand="0" w:evenHBand="0" w:firstRowFirstColumn="0" w:firstRowLastColumn="0" w:lastRowFirstColumn="0" w:lastRowLastColumn="0"/>
            <w:tcW w:w="861" w:type="dxa"/>
          </w:tcPr>
          <w:p w14:paraId="3B4B030C" w14:textId="4724F360" w:rsidR="001A5436" w:rsidRPr="000806E6" w:rsidRDefault="001A5436" w:rsidP="001A5436">
            <w:pPr>
              <w:pStyle w:val="Default"/>
              <w:spacing w:line="360" w:lineRule="auto"/>
              <w:contextualSpacing/>
              <w:rPr>
                <w:rFonts w:asciiTheme="minorHAnsi" w:hAnsiTheme="minorHAnsi" w:cstheme="minorHAnsi"/>
                <w:b w:val="0"/>
                <w:iCs/>
                <w:color w:val="auto"/>
                <w:sz w:val="20"/>
                <w:szCs w:val="20"/>
              </w:rPr>
            </w:pPr>
            <m:oMathPara>
              <m:oMathParaPr>
                <m:jc m:val="left"/>
              </m:oMathParaPr>
              <m:oMath>
                <m:r>
                  <m:rPr>
                    <m:sty m:val="bi"/>
                  </m:rPr>
                  <w:rPr>
                    <w:rFonts w:ascii="Cambria Math" w:eastAsiaTheme="minorEastAsia" w:hAnsi="Cambria Math" w:cstheme="minorHAnsi"/>
                    <w:color w:val="auto"/>
                    <w:sz w:val="20"/>
                    <w:szCs w:val="20"/>
                  </w:rPr>
                  <m:t>a</m:t>
                </m:r>
              </m:oMath>
            </m:oMathPara>
          </w:p>
        </w:tc>
        <w:tc>
          <w:tcPr>
            <w:tcW w:w="3103" w:type="dxa"/>
          </w:tcPr>
          <w:p w14:paraId="47C0A3F3"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0"/>
                <w:szCs w:val="20"/>
              </w:rPr>
            </w:pPr>
            <w:r w:rsidRPr="000806E6">
              <w:rPr>
                <w:rFonts w:asciiTheme="minorHAnsi" w:hAnsiTheme="minorHAnsi" w:cstheme="minorHAnsi"/>
                <w:iCs/>
                <w:color w:val="auto"/>
                <w:sz w:val="20"/>
                <w:szCs w:val="20"/>
              </w:rPr>
              <w:t>Constant in length-weight relationship</w:t>
            </w:r>
          </w:p>
        </w:tc>
        <w:tc>
          <w:tcPr>
            <w:tcW w:w="1134" w:type="dxa"/>
          </w:tcPr>
          <w:p w14:paraId="445E6AC8" w14:textId="0811DD4A"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D5F9E82" w14:textId="4D86C25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.0041</w:t>
            </w:r>
          </w:p>
        </w:tc>
        <w:tc>
          <w:tcPr>
            <w:tcW w:w="993" w:type="dxa"/>
          </w:tcPr>
          <w:p w14:paraId="3B3791C0" w14:textId="07E7A5E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.0042</w:t>
            </w:r>
          </w:p>
        </w:tc>
        <w:tc>
          <w:tcPr>
            <w:tcW w:w="993" w:type="dxa"/>
          </w:tcPr>
          <w:p w14:paraId="4E543143" w14:textId="315E9F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0.0078</w:t>
            </w:r>
          </w:p>
        </w:tc>
        <w:tc>
          <w:tcPr>
            <w:tcW w:w="805" w:type="dxa"/>
          </w:tcPr>
          <w:p w14:paraId="3C17FA2F" w14:textId="21668BB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83E2680" w14:textId="7B1A05BF" w:rsidTr="001A5436">
        <w:tc>
          <w:tcPr>
            <w:cnfStyle w:val="001000000000" w:firstRow="0" w:lastRow="0" w:firstColumn="1" w:lastColumn="0" w:oddVBand="0" w:evenVBand="0" w:oddHBand="0" w:evenHBand="0" w:firstRowFirstColumn="0" w:firstRowLastColumn="0" w:lastRowFirstColumn="0" w:lastRowLastColumn="0"/>
            <w:tcW w:w="861" w:type="dxa"/>
          </w:tcPr>
          <w:p w14:paraId="2F4C1CB5" w14:textId="70FCC287" w:rsidR="001A5436" w:rsidRPr="000806E6" w:rsidRDefault="001A5436" w:rsidP="001A5436">
            <w:pPr>
              <w:pStyle w:val="Default"/>
              <w:spacing w:line="360" w:lineRule="auto"/>
              <w:contextualSpacing/>
              <w:rPr>
                <w:rFonts w:asciiTheme="minorHAnsi" w:hAnsiTheme="minorHAnsi" w:cstheme="minorHAnsi"/>
                <w:b w:val="0"/>
                <w:i/>
                <w:iCs/>
                <w:sz w:val="20"/>
                <w:szCs w:val="20"/>
              </w:rPr>
            </w:pPr>
            <m:oMathPara>
              <m:oMathParaPr>
                <m:jc m:val="left"/>
              </m:oMathParaPr>
              <m:oMath>
                <m:r>
                  <m:rPr>
                    <m:sty m:val="bi"/>
                  </m:rPr>
                  <w:rPr>
                    <w:rFonts w:ascii="Cambria Math" w:hAnsi="Cambria Math" w:cstheme="minorHAnsi"/>
                    <w:sz w:val="20"/>
                    <w:szCs w:val="20"/>
                  </w:rPr>
                  <m:t>b</m:t>
                </m:r>
              </m:oMath>
            </m:oMathPara>
          </w:p>
        </w:tc>
        <w:tc>
          <w:tcPr>
            <w:tcW w:w="3103" w:type="dxa"/>
          </w:tcPr>
          <w:p w14:paraId="15F61F01" w14:textId="77777777" w:rsidR="001A5436" w:rsidRPr="000806E6" w:rsidRDefault="001A5436" w:rsidP="001A5436">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806E6">
              <w:rPr>
                <w:rFonts w:asciiTheme="minorHAnsi" w:hAnsiTheme="minorHAnsi" w:cstheme="minorHAnsi"/>
                <w:iCs/>
                <w:sz w:val="20"/>
                <w:szCs w:val="20"/>
              </w:rPr>
              <w:t>Exponent in length-weight relationship</w:t>
            </w:r>
          </w:p>
        </w:tc>
        <w:tc>
          <w:tcPr>
            <w:tcW w:w="1134" w:type="dxa"/>
          </w:tcPr>
          <w:p w14:paraId="1E101546" w14:textId="30631DC6" w:rsidR="001A5436" w:rsidRPr="000806E6" w:rsidRDefault="001A5436" w:rsidP="001A543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6E13B69A" w14:textId="45D9FD9C"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3.15</w:t>
            </w:r>
          </w:p>
        </w:tc>
        <w:tc>
          <w:tcPr>
            <w:tcW w:w="993" w:type="dxa"/>
          </w:tcPr>
          <w:p w14:paraId="5B44E61F" w14:textId="5CD51C35"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3.14</w:t>
            </w:r>
          </w:p>
        </w:tc>
        <w:tc>
          <w:tcPr>
            <w:tcW w:w="993" w:type="dxa"/>
          </w:tcPr>
          <w:p w14:paraId="0B6725BB" w14:textId="41E89934"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3.07</w:t>
            </w:r>
          </w:p>
        </w:tc>
        <w:tc>
          <w:tcPr>
            <w:tcW w:w="805" w:type="dxa"/>
          </w:tcPr>
          <w:p w14:paraId="4F2B0F38" w14:textId="760A1FB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r>
      <w:tr w:rsidR="001A5436" w:rsidRPr="00A748C3" w14:paraId="23BC1A65" w14:textId="77777777" w:rsidTr="001A5436">
        <w:tc>
          <w:tcPr>
            <w:cnfStyle w:val="001000000000" w:firstRow="0" w:lastRow="0" w:firstColumn="1" w:lastColumn="0" w:oddVBand="0" w:evenVBand="0" w:oddHBand="0" w:evenHBand="0" w:firstRowFirstColumn="0" w:firstRowLastColumn="0" w:lastRowFirstColumn="0" w:lastRowLastColumn="0"/>
            <w:tcW w:w="861" w:type="dxa"/>
          </w:tcPr>
          <w:p w14:paraId="4832F7A8" w14:textId="71600FB7" w:rsidR="001A5436" w:rsidRPr="00A748C3" w:rsidRDefault="00CB5E65" w:rsidP="001A5436">
            <w:pPr>
              <w:pStyle w:val="Default"/>
              <w:spacing w:line="360" w:lineRule="auto"/>
              <w:contextualSpacing/>
              <w:rPr>
                <w:rFonts w:ascii="Times New Roman" w:eastAsia="Times New Roman" w:hAnsi="Times New Roman" w:cs="Times New Roman"/>
                <w:sz w:val="20"/>
                <w:szCs w:val="20"/>
              </w:rPr>
            </w:pPr>
            <m:oMathPara>
              <m:oMathParaPr>
                <m:jc m:val="left"/>
              </m:oMathParaPr>
              <m:oMath>
                <m:sSub>
                  <m:sSubPr>
                    <m:ctrlPr>
                      <w:rPr>
                        <w:rFonts w:ascii="Cambria Math" w:eastAsia="Times New Roman" w:hAnsi="Cambria Math" w:cs="Times New Roman"/>
                        <w:bCs w:val="0"/>
                        <w:i/>
                        <w:sz w:val="20"/>
                        <w:szCs w:val="20"/>
                      </w:rPr>
                    </m:ctrlPr>
                  </m:sSubPr>
                  <m:e>
                    <m:r>
                      <m:rPr>
                        <m:sty m:val="bi"/>
                      </m:rPr>
                      <w:rPr>
                        <w:rFonts w:ascii="Cambria Math" w:eastAsia="Times New Roman" w:hAnsi="Cambria Math" w:cs="Times New Roman"/>
                        <w:sz w:val="20"/>
                        <w:szCs w:val="20"/>
                      </w:rPr>
                      <m:t>r</m:t>
                    </m:r>
                    <m:ctrlPr>
                      <w:rPr>
                        <w:rFonts w:ascii="Cambria Math" w:eastAsia="Times New Roman" w:hAnsi="Cambria Math" w:cs="Times New Roman"/>
                        <w:i/>
                        <w:sz w:val="20"/>
                        <w:szCs w:val="20"/>
                      </w:rPr>
                    </m:ctrlPr>
                  </m:e>
                  <m:sub>
                    <m:r>
                      <m:rPr>
                        <m:sty m:val="bi"/>
                      </m:rPr>
                      <w:rPr>
                        <w:rFonts w:ascii="Cambria Math" w:eastAsia="Times New Roman" w:hAnsi="Cambria Math" w:cs="Times New Roman"/>
                        <w:sz w:val="20"/>
                        <w:szCs w:val="20"/>
                      </w:rPr>
                      <m:t>max</m:t>
                    </m:r>
                  </m:sub>
                </m:sSub>
              </m:oMath>
            </m:oMathPara>
          </w:p>
        </w:tc>
        <w:tc>
          <w:tcPr>
            <w:tcW w:w="3103" w:type="dxa"/>
          </w:tcPr>
          <w:p w14:paraId="6653B62E" w14:textId="63095D71"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748C3">
              <w:rPr>
                <w:rFonts w:cstheme="minorHAnsi"/>
                <w:b/>
                <w:sz w:val="20"/>
                <w:szCs w:val="20"/>
                <w:lang w:val="en-US"/>
              </w:rPr>
              <w:t xml:space="preserve">Maximum recruitment in the </w:t>
            </w:r>
            <w:proofErr w:type="spellStart"/>
            <w:r w:rsidRPr="00A748C3">
              <w:rPr>
                <w:rFonts w:cstheme="minorHAnsi"/>
                <w:b/>
                <w:sz w:val="20"/>
                <w:szCs w:val="20"/>
                <w:lang w:val="en-US"/>
              </w:rPr>
              <w:t>Beverton</w:t>
            </w:r>
            <w:proofErr w:type="spellEnd"/>
            <w:r w:rsidRPr="00A748C3">
              <w:rPr>
                <w:rFonts w:cstheme="minorHAnsi"/>
                <w:b/>
                <w:sz w:val="20"/>
                <w:szCs w:val="20"/>
                <w:lang w:val="en-US"/>
              </w:rPr>
              <w:t>-Holt stock recruitment function</w:t>
            </w:r>
            <w:r>
              <w:rPr>
                <w:rFonts w:cstheme="minorHAnsi"/>
                <w:b/>
                <w:sz w:val="20"/>
                <w:szCs w:val="20"/>
                <w:lang w:val="en-US"/>
              </w:rPr>
              <w:t>**</w:t>
            </w:r>
          </w:p>
        </w:tc>
        <w:tc>
          <w:tcPr>
            <w:tcW w:w="1134" w:type="dxa"/>
          </w:tcPr>
          <w:p w14:paraId="3480EDDC" w14:textId="44904913"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iCs/>
                <w:sz w:val="20"/>
                <w:szCs w:val="20"/>
              </w:rPr>
            </w:pPr>
            <w:r>
              <w:rPr>
                <w:rFonts w:eastAsiaTheme="minorEastAsia" w:cstheme="minorHAnsi"/>
                <w:b/>
                <w:iCs/>
                <w:sz w:val="20"/>
                <w:szCs w:val="20"/>
              </w:rPr>
              <w:t>-</w:t>
            </w:r>
          </w:p>
        </w:tc>
        <w:tc>
          <w:tcPr>
            <w:tcW w:w="993" w:type="dxa"/>
          </w:tcPr>
          <w:p w14:paraId="142F0DE3" w14:textId="56E3357E"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27.309 </w:t>
            </w:r>
            <w:r>
              <w:rPr>
                <w:rFonts w:cstheme="minorHAnsi"/>
                <w:b/>
                <w:sz w:val="20"/>
                <w:szCs w:val="20"/>
                <w:lang w:val="en-US"/>
              </w:rPr>
              <w:t>(</w:t>
            </w:r>
            <w:r w:rsidRPr="00A748C3">
              <w:rPr>
                <w:rFonts w:cstheme="minorHAnsi"/>
                <w:b/>
                <w:sz w:val="20"/>
                <w:szCs w:val="20"/>
                <w:lang w:val="en-US"/>
              </w:rPr>
              <w:t>3.8695</w:t>
            </w:r>
            <w:r>
              <w:rPr>
                <w:rFonts w:cstheme="minorHAnsi"/>
                <w:b/>
                <w:sz w:val="20"/>
                <w:szCs w:val="20"/>
                <w:lang w:val="en-US"/>
              </w:rPr>
              <w:t>)</w:t>
            </w:r>
          </w:p>
        </w:tc>
        <w:tc>
          <w:tcPr>
            <w:tcW w:w="993" w:type="dxa"/>
          </w:tcPr>
          <w:p w14:paraId="2A350FBB" w14:textId="76A81669" w:rsidR="001A5436" w:rsidRPr="00980AAE"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 xml:space="preserve">3.3417 </w:t>
            </w:r>
            <w:r>
              <w:rPr>
                <w:rFonts w:cstheme="minorHAnsi"/>
                <w:b/>
                <w:sz w:val="20"/>
                <w:szCs w:val="20"/>
                <w:lang w:val="en-US"/>
              </w:rPr>
              <w:t>(</w:t>
            </w:r>
            <w:r w:rsidRPr="00A748C3">
              <w:rPr>
                <w:rFonts w:cstheme="minorHAnsi"/>
                <w:b/>
                <w:sz w:val="20"/>
                <w:szCs w:val="20"/>
                <w:lang w:val="en-US"/>
              </w:rPr>
              <w:t>0.4186</w:t>
            </w:r>
            <w:r>
              <w:rPr>
                <w:rFonts w:cstheme="minorHAnsi"/>
                <w:b/>
                <w:sz w:val="20"/>
                <w:szCs w:val="20"/>
                <w:lang w:val="en-US"/>
              </w:rPr>
              <w:t>)</w:t>
            </w:r>
          </w:p>
        </w:tc>
        <w:tc>
          <w:tcPr>
            <w:tcW w:w="993" w:type="dxa"/>
          </w:tcPr>
          <w:p w14:paraId="5131E105" w14:textId="2244E4B8"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980AAE">
              <w:rPr>
                <w:rFonts w:cstheme="minorHAnsi"/>
                <w:b/>
                <w:sz w:val="20"/>
                <w:szCs w:val="20"/>
                <w:lang w:val="en-US"/>
              </w:rPr>
              <w:t>0.006</w:t>
            </w:r>
            <w:r>
              <w:rPr>
                <w:rFonts w:cstheme="minorHAnsi"/>
                <w:b/>
                <w:sz w:val="20"/>
                <w:szCs w:val="20"/>
                <w:lang w:val="en-US"/>
              </w:rPr>
              <w:t>9 (</w:t>
            </w:r>
            <w:r w:rsidRPr="00A748C3">
              <w:rPr>
                <w:rFonts w:cstheme="minorHAnsi"/>
                <w:b/>
                <w:sz w:val="20"/>
                <w:szCs w:val="20"/>
                <w:lang w:val="en-US"/>
              </w:rPr>
              <w:t>0.0044</w:t>
            </w:r>
            <w:r>
              <w:rPr>
                <w:rFonts w:cstheme="minorHAnsi"/>
                <w:b/>
                <w:sz w:val="20"/>
                <w:szCs w:val="20"/>
                <w:lang w:val="en-US"/>
              </w:rPr>
              <w:t>)</w:t>
            </w:r>
          </w:p>
        </w:tc>
        <w:tc>
          <w:tcPr>
            <w:tcW w:w="805" w:type="dxa"/>
          </w:tcPr>
          <w:p w14:paraId="61876F0C" w14:textId="1FE6D475" w:rsidR="001A5436" w:rsidRPr="00A748C3"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Pr>
                <w:rFonts w:cstheme="minorHAnsi"/>
                <w:b/>
                <w:sz w:val="20"/>
                <w:szCs w:val="20"/>
                <w:lang w:val="en-US"/>
              </w:rPr>
              <w:t>-</w:t>
            </w:r>
          </w:p>
        </w:tc>
      </w:tr>
      <w:tr w:rsidR="001A5436" w:rsidRPr="00A748C3" w14:paraId="27CD9AE3" w14:textId="21DBCBBB" w:rsidTr="001A5436">
        <w:tc>
          <w:tcPr>
            <w:cnfStyle w:val="001000000000" w:firstRow="0" w:lastRow="0" w:firstColumn="1" w:lastColumn="0" w:oddVBand="0" w:evenVBand="0" w:oddHBand="0" w:evenHBand="0" w:firstRowFirstColumn="0" w:firstRowLastColumn="0" w:lastRowFirstColumn="0" w:lastRowLastColumn="0"/>
            <w:tcW w:w="861" w:type="dxa"/>
          </w:tcPr>
          <w:p w14:paraId="715C7370" w14:textId="69F4FC1C" w:rsidR="001A5436" w:rsidRPr="000806E6" w:rsidRDefault="00CB5E65" w:rsidP="001A5436">
            <w:pPr>
              <w:pStyle w:val="Default"/>
              <w:spacing w:line="360" w:lineRule="auto"/>
              <w:contextualSpacing/>
              <w:rPr>
                <w:rFonts w:asciiTheme="minorHAnsi" w:hAnsiTheme="minorHAnsi" w:cstheme="minorHAnsi"/>
                <w:b w:val="0"/>
                <w:i/>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ben</m:t>
                    </m:r>
                  </m:sub>
                </m:sSub>
              </m:oMath>
            </m:oMathPara>
          </w:p>
        </w:tc>
        <w:tc>
          <w:tcPr>
            <w:tcW w:w="3103" w:type="dxa"/>
          </w:tcPr>
          <w:p w14:paraId="02C591D8"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iCs/>
                <w:sz w:val="20"/>
                <w:szCs w:val="20"/>
              </w:rPr>
              <w:t>Benthos availability</w:t>
            </w:r>
          </w:p>
        </w:tc>
        <w:tc>
          <w:tcPr>
            <w:tcW w:w="1134" w:type="dxa"/>
          </w:tcPr>
          <w:p w14:paraId="7078AC36" w14:textId="6E50384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3302FD8B" w14:textId="65880B39"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w:t>
            </w:r>
          </w:p>
        </w:tc>
        <w:tc>
          <w:tcPr>
            <w:tcW w:w="993" w:type="dxa"/>
          </w:tcPr>
          <w:p w14:paraId="08F09D97" w14:textId="2970AF56"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4965D14B" w14:textId="560A909F"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72E4D833" w14:textId="2F019AC2"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r w:rsidR="001A5436" w:rsidRPr="00A748C3" w14:paraId="2B51B4F5" w14:textId="569525DF" w:rsidTr="001A5436">
        <w:tc>
          <w:tcPr>
            <w:cnfStyle w:val="001000000000" w:firstRow="0" w:lastRow="0" w:firstColumn="1" w:lastColumn="0" w:oddVBand="0" w:evenVBand="0" w:oddHBand="0" w:evenHBand="0" w:firstRowFirstColumn="0" w:firstRowLastColumn="0" w:lastRowFirstColumn="0" w:lastRowLastColumn="0"/>
            <w:tcW w:w="861" w:type="dxa"/>
          </w:tcPr>
          <w:p w14:paraId="15BBC4EB" w14:textId="730973E2" w:rsidR="001A5436" w:rsidRPr="000806E6" w:rsidRDefault="00CB5E65" w:rsidP="001A5436">
            <w:pPr>
              <w:pStyle w:val="Default"/>
              <w:spacing w:line="360" w:lineRule="auto"/>
              <w:contextualSpacing/>
              <w:rPr>
                <w:rFonts w:ascii="Times New Roman" w:eastAsia="Times New Roman" w:hAnsi="Times New Roman" w:cs="Times New Roman"/>
                <w:b w:val="0"/>
                <w:sz w:val="20"/>
                <w:szCs w:val="20"/>
              </w:rPr>
            </w:pPr>
            <m:oMathPara>
              <m:oMathParaPr>
                <m:jc m:val="left"/>
              </m:oMathParaPr>
              <m:oMath>
                <m:sSub>
                  <m:sSubPr>
                    <m:ctrlPr>
                      <w:rPr>
                        <w:rFonts w:ascii="Cambria Math" w:hAnsi="Cambria Math" w:cstheme="minorHAnsi"/>
                        <w:b w:val="0"/>
                        <w:i/>
                        <w:sz w:val="20"/>
                        <w:szCs w:val="20"/>
                      </w:rPr>
                    </m:ctrlPr>
                  </m:sSubPr>
                  <m:e>
                    <m:r>
                      <m:rPr>
                        <m:sty m:val="bi"/>
                      </m:rPr>
                      <w:rPr>
                        <w:rFonts w:ascii="Cambria Math" w:hAnsi="Cambria Math" w:cstheme="minorHAnsi"/>
                        <w:sz w:val="20"/>
                        <w:szCs w:val="20"/>
                      </w:rPr>
                      <m:t>θ</m:t>
                    </m:r>
                  </m:e>
                  <m:sub>
                    <m:r>
                      <m:rPr>
                        <m:sty m:val="bi"/>
                      </m:rPr>
                      <w:rPr>
                        <w:rFonts w:ascii="Cambria Math" w:hAnsi="Cambria Math" w:cstheme="minorHAnsi"/>
                        <w:sz w:val="20"/>
                        <w:szCs w:val="20"/>
                      </w:rPr>
                      <m:t>i, pla</m:t>
                    </m:r>
                  </m:sub>
                </m:sSub>
              </m:oMath>
            </m:oMathPara>
          </w:p>
        </w:tc>
        <w:tc>
          <w:tcPr>
            <w:tcW w:w="3103" w:type="dxa"/>
          </w:tcPr>
          <w:p w14:paraId="5F7E25AA" w14:textId="7777777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0"/>
                <w:szCs w:val="20"/>
              </w:rPr>
            </w:pPr>
            <w:r w:rsidRPr="000806E6">
              <w:rPr>
                <w:rFonts w:cstheme="minorHAnsi"/>
                <w:iCs/>
                <w:sz w:val="20"/>
                <w:szCs w:val="20"/>
              </w:rPr>
              <w:t>Plankton availability</w:t>
            </w:r>
          </w:p>
        </w:tc>
        <w:tc>
          <w:tcPr>
            <w:tcW w:w="1134" w:type="dxa"/>
          </w:tcPr>
          <w:p w14:paraId="0577D0BD" w14:textId="39AB904A"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w:t>
            </w:r>
          </w:p>
        </w:tc>
        <w:tc>
          <w:tcPr>
            <w:tcW w:w="993" w:type="dxa"/>
          </w:tcPr>
          <w:p w14:paraId="78F5AAD0" w14:textId="2F236B7D"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1</w:t>
            </w:r>
          </w:p>
        </w:tc>
        <w:tc>
          <w:tcPr>
            <w:tcW w:w="993" w:type="dxa"/>
          </w:tcPr>
          <w:p w14:paraId="02AB4700" w14:textId="63032D03"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993" w:type="dxa"/>
          </w:tcPr>
          <w:p w14:paraId="00B8E04B" w14:textId="33F0AC6B"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806E6">
              <w:rPr>
                <w:rFonts w:cstheme="minorHAnsi"/>
                <w:sz w:val="20"/>
                <w:szCs w:val="20"/>
                <w:lang w:val="en-US"/>
              </w:rPr>
              <w:t>0.5</w:t>
            </w:r>
          </w:p>
        </w:tc>
        <w:tc>
          <w:tcPr>
            <w:tcW w:w="805" w:type="dxa"/>
          </w:tcPr>
          <w:p w14:paraId="50B07FED" w14:textId="2ACC0F17" w:rsidR="001A5436" w:rsidRPr="000806E6" w:rsidRDefault="001A5436" w:rsidP="001A5436">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Pr>
                <w:rFonts w:cstheme="minorHAnsi"/>
                <w:sz w:val="20"/>
                <w:szCs w:val="20"/>
                <w:lang w:val="en-US"/>
              </w:rPr>
              <w:t>5</w:t>
            </w:r>
          </w:p>
        </w:tc>
      </w:tr>
    </w:tbl>
    <w:p w14:paraId="7897F06B" w14:textId="56E44F1B" w:rsidR="00944A29" w:rsidRPr="0041785F" w:rsidRDefault="00464C41" w:rsidP="00B23C90">
      <w:pPr>
        <w:spacing w:line="480" w:lineRule="auto"/>
        <w:contextualSpacing/>
        <w:jc w:val="both"/>
        <w:rPr>
          <w:sz w:val="20"/>
          <w:szCs w:val="20"/>
          <w:lang w:val="en-US"/>
        </w:rPr>
      </w:pPr>
      <w:r w:rsidRPr="00464C41">
        <w:rPr>
          <w:sz w:val="20"/>
          <w:szCs w:val="20"/>
          <w:vertAlign w:val="superscript"/>
        </w:rPr>
        <w:t>*</w:t>
      </w:r>
      <w:r w:rsidR="00944A29" w:rsidRPr="0041785F">
        <w:rPr>
          <w:sz w:val="20"/>
          <w:szCs w:val="20"/>
          <w:lang w:val="en-US"/>
        </w:rPr>
        <w:t xml:space="preserve">Length at maturation for cod and sprat are taken from van Leeuwen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577113">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title":"Predators with multiple ontogenetic niche shifts have limited potential for population growth and top-down control of their prey","container-title":"American Naturalist","page":"53–66","volume":"182","issue":"1","abstract":"Catastrophic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control.","DOI":"10.1086/670614","note":"PMID: 23778226","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(2013)</w:t>
      </w:r>
      <w:r w:rsidR="00944A29" w:rsidRPr="0041785F">
        <w:rPr>
          <w:sz w:val="20"/>
          <w:szCs w:val="20"/>
          <w:lang w:val="en-US"/>
        </w:rPr>
        <w:fldChar w:fldCharType="end"/>
      </w:r>
      <w:r w:rsidR="00944A29" w:rsidRPr="0041785F">
        <w:rPr>
          <w:sz w:val="20"/>
          <w:szCs w:val="20"/>
          <w:lang w:val="en-US"/>
        </w:rPr>
        <w:t xml:space="preserve"> (30 cm and 9 cm, respectively) and for herring we used Huss </w:t>
      </w:r>
      <w:r w:rsidR="00944A29" w:rsidRPr="0041785F">
        <w:rPr>
          <w:i/>
          <w:sz w:val="20"/>
          <w:szCs w:val="20"/>
          <w:lang w:val="en-US"/>
        </w:rPr>
        <w:t>et al</w:t>
      </w:r>
      <w:r w:rsidR="00944A29" w:rsidRPr="0041785F">
        <w:rPr>
          <w:sz w:val="20"/>
          <w:szCs w:val="20"/>
          <w:lang w:val="en-US"/>
        </w:rPr>
        <w:t xml:space="preserve">. </w:t>
      </w:r>
      <w:r w:rsidR="00944A29" w:rsidRPr="0041785F">
        <w:rPr>
          <w:sz w:val="20"/>
          <w:szCs w:val="20"/>
          <w:lang w:val="en-US"/>
        </w:rPr>
        <w:fldChar w:fldCharType="begin"/>
      </w:r>
      <w:r w:rsidR="00577113">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title":"Size- and food-dependent growth drives patterns of competitive dominance along productivity gradients","container-title":"Ecology","page":"847–857","volume":"93","issue":"4","author":[{"family":"Huss","given":"M"},{"family":"Gårdmark","given":"A"},{"family":"Leeuwen","given":"A","non-dropping-particle":"van"},{"family":"Roos","given":"A. M","non-dropping-particle":"de"}],"issued":{"date-parts":[["2012"]]}},"suppress-author":true}],"schema":"https://github.com/citation-style-language/schema/raw/master/csl-citation.json"} </w:instrText>
      </w:r>
      <w:r w:rsidR="00944A29" w:rsidRPr="0041785F">
        <w:rPr>
          <w:sz w:val="20"/>
          <w:szCs w:val="20"/>
          <w:lang w:val="en-US"/>
        </w:rPr>
        <w:fldChar w:fldCharType="separate"/>
      </w:r>
      <w:r w:rsidR="00944A29" w:rsidRPr="0041785F">
        <w:rPr>
          <w:rFonts w:ascii="Times New Roman" w:hAnsi="Times New Roman" w:cs="Times New Roman"/>
          <w:sz w:val="20"/>
          <w:szCs w:val="20"/>
          <w:lang w:val="en-US"/>
        </w:rPr>
        <w:t>(2012)</w:t>
      </w:r>
      <w:r w:rsidR="00944A29" w:rsidRPr="0041785F">
        <w:rPr>
          <w:sz w:val="20"/>
          <w:szCs w:val="20"/>
          <w:lang w:val="en-US"/>
        </w:rPr>
        <w:fldChar w:fldCharType="end"/>
      </w:r>
      <w:r w:rsidR="00944A29" w:rsidRPr="0041785F">
        <w:rPr>
          <w:sz w:val="20"/>
          <w:szCs w:val="20"/>
          <w:lang w:val="en-US"/>
        </w:rPr>
        <w:t xml:space="preserve"> (14 cm).</w:t>
      </w:r>
    </w:p>
    <w:p w14:paraId="5DA2208B" w14:textId="0A158462" w:rsidR="00A9061B" w:rsidRPr="00E0263B" w:rsidRDefault="009106EF" w:rsidP="00B23C90">
      <w:pPr>
        <w:spacing w:line="480" w:lineRule="auto"/>
        <w:contextualSpacing/>
        <w:jc w:val="both"/>
        <w:rPr>
          <w:rFonts w:eastAsiaTheme="minorEastAsia"/>
          <w:color w:val="FF0000"/>
          <w:sz w:val="20"/>
          <w:szCs w:val="20"/>
          <w:lang w:val="en-US"/>
        </w:rPr>
      </w:pPr>
      <w:r>
        <w:rPr>
          <w:rFonts w:eastAsiaTheme="minorEastAsia"/>
          <w:sz w:val="20"/>
          <w:szCs w:val="20"/>
          <w:vertAlign w:val="superscript"/>
          <w:lang w:val="en-US"/>
        </w:rPr>
        <w:t>**</w:t>
      </w:r>
      <w:r w:rsidR="00C12071">
        <w:rPr>
          <w:rFonts w:eastAsiaTheme="minorEastAsia"/>
          <w:sz w:val="20"/>
          <w:szCs w:val="20"/>
          <w:lang w:val="en-US"/>
        </w:rPr>
        <w:t>Values are acquired from the optimization procedure</w:t>
      </w:r>
      <w:r w:rsidR="00114520">
        <w:rPr>
          <w:rFonts w:eastAsiaTheme="minorEastAsia"/>
          <w:sz w:val="20"/>
          <w:szCs w:val="20"/>
          <w:lang w:val="en-US"/>
        </w:rPr>
        <w:t>, see Calibration Protocol. V</w:t>
      </w:r>
      <w:r w:rsidR="00C12071">
        <w:rPr>
          <w:rFonts w:eastAsiaTheme="minorEastAsia"/>
          <w:sz w:val="20"/>
          <w:szCs w:val="20"/>
          <w:lang w:val="en-US"/>
        </w:rPr>
        <w:t>alues in parenthesis</w:t>
      </w:r>
      <w:r w:rsidR="00C87C9C">
        <w:rPr>
          <w:rFonts w:eastAsiaTheme="minorEastAsia"/>
          <w:sz w:val="20"/>
          <w:szCs w:val="20"/>
          <w:lang w:val="en-US"/>
        </w:rPr>
        <w:t xml:space="preserve"> are</w:t>
      </w:r>
      <w:r w:rsidR="005760A5">
        <w:rPr>
          <w:rFonts w:eastAsiaTheme="minorEastAsia"/>
          <w:sz w:val="20"/>
          <w:szCs w:val="20"/>
          <w:lang w:val="en-US"/>
        </w:rPr>
        <w:t xml:space="preserve"> </w:t>
      </w:r>
      <w:r w:rsidR="006D6ABE">
        <w:rPr>
          <w:rFonts w:eastAsiaTheme="minorEastAsia"/>
          <w:sz w:val="20"/>
          <w:szCs w:val="20"/>
          <w:lang w:val="en-US"/>
        </w:rPr>
        <w:t xml:space="preserve">defaults. For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6D6ABE">
        <w:rPr>
          <w:rFonts w:eastAsiaTheme="minorEastAsia"/>
          <w:sz w:val="20"/>
          <w:szCs w:val="20"/>
          <w:lang w:val="en-US"/>
        </w:rPr>
        <w:t xml:space="preserve">, </w:t>
      </w:r>
      <w:r w:rsidR="00C87C9C">
        <w:rPr>
          <w:rFonts w:eastAsiaTheme="minorEastAsia"/>
          <w:sz w:val="20"/>
          <w:szCs w:val="20"/>
          <w:lang w:val="en-US"/>
        </w:rPr>
        <w:t xml:space="preserve">initial values </w:t>
      </w:r>
      <w:r w:rsidR="006D6ABE">
        <w:rPr>
          <w:rFonts w:eastAsiaTheme="minorEastAsia"/>
          <w:sz w:val="20"/>
          <w:szCs w:val="20"/>
          <w:lang w:val="en-US"/>
        </w:rPr>
        <w:t>were a</w:t>
      </w:r>
      <w:r w:rsidR="00C87C9C">
        <w:rPr>
          <w:rFonts w:eastAsiaTheme="minorEastAsia"/>
          <w:sz w:val="20"/>
          <w:szCs w:val="20"/>
          <w:lang w:val="en-US"/>
        </w:rPr>
        <w:t>cquired by rescaling</w:t>
      </w:r>
      <w:r w:rsidR="0087196A" w:rsidRPr="00D914E6">
        <w:rPr>
          <w:rFonts w:eastAsiaTheme="minorEastAsia"/>
          <w:sz w:val="20"/>
          <w:szCs w:val="20"/>
          <w:lang w:val="en-US"/>
        </w:rPr>
        <w:t xml:space="preserve"> </w:t>
      </w:r>
      <w:r w:rsidR="00C87C9C">
        <w:rPr>
          <w:rFonts w:eastAsiaTheme="minorEastAsia"/>
          <w:sz w:val="20"/>
          <w:szCs w:val="20"/>
          <w:lang w:val="en-US"/>
        </w:rPr>
        <w:t xml:space="preserve">the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oMath>
      <w:r w:rsidR="00E0263B" w:rsidRPr="00D914E6">
        <w:rPr>
          <w:rFonts w:eastAsiaTheme="minorEastAsia"/>
          <w:sz w:val="20"/>
          <w:szCs w:val="20"/>
          <w:lang w:val="en-US"/>
        </w:rPr>
        <w:t xml:space="preserve"> </w:t>
      </w:r>
      <w:r w:rsidR="005760A5" w:rsidRPr="00D914E6">
        <w:rPr>
          <w:rFonts w:eastAsiaTheme="minorEastAsia"/>
          <w:sz w:val="20"/>
          <w:szCs w:val="20"/>
          <w:lang w:val="en-US"/>
        </w:rPr>
        <w:t>values</w:t>
      </w:r>
      <w:r w:rsidR="005760A5">
        <w:rPr>
          <w:rFonts w:eastAsiaTheme="minorEastAsia"/>
          <w:sz w:val="20"/>
          <w:szCs w:val="20"/>
          <w:lang w:val="en-US"/>
        </w:rPr>
        <w:t xml:space="preserve"> to</w:t>
      </w:r>
      <w:r w:rsidR="00C87C9C">
        <w:rPr>
          <w:rFonts w:eastAsiaTheme="minorEastAsia"/>
          <w:sz w:val="20"/>
          <w:szCs w:val="20"/>
          <w:lang w:val="en-US"/>
        </w:rPr>
        <w:t xml:space="preserve"> the carrying capacity of the background spectrum</w:t>
      </w:r>
      <w:r w:rsidR="005760A5">
        <w:rPr>
          <w:rFonts w:eastAsiaTheme="minorEastAsia"/>
          <w:sz w:val="20"/>
          <w:szCs w:val="20"/>
          <w:lang w:val="en-US"/>
        </w:rPr>
        <w:t xml:space="preserve"> in </w:t>
      </w:r>
      <w:r w:rsidR="005760A5" w:rsidRPr="00D914E6">
        <w:rPr>
          <w:rFonts w:eastAsiaTheme="minorEastAsia"/>
          <w:sz w:val="20"/>
          <w:szCs w:val="20"/>
          <w:lang w:val="en-US"/>
        </w:rPr>
        <w:fldChar w:fldCharType="begin"/>
      </w:r>
      <w:r w:rsidR="005760A5">
        <w:rPr>
          <w:rFonts w:eastAsiaTheme="minorEastAsia"/>
          <w:sz w:val="20"/>
          <w:szCs w:val="20"/>
          <w:lang w:val="en-US"/>
        </w:rPr>
        <w:instrText xml:space="preserve"> ADDIN ZOTERO_ITEM CSL_CITATION {"citationID":"Ubj63xoE","properties":{"formattedCitation":"(Blanchard {\\i{}et al.} 2014)","plainCitation":"(Blanchard et al. 2014)","noteIndex":0},"citationItems":[{"id":175,"uris":["http://zotero.org/users/6116610/items/D8WSZLZU"],"uri":["http://zotero.org/users/6116610/items/D8WSZLZU"],"itemData":{"id":175,"type":"article-journal","title":"Evaluating targets and trade-offs among fisheries and conservation objectives using a multispecies size spectrum model","container-title":"Journal of Applied Ecology","page":"612–622","volume":"51","issue":"3","abstract":"$\\backslash$n$\\backslash$n$\\backslash$n$\\backslash$n*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yield.$\\backslash$n$\\backslash$n","DOI":"10.1111/1365-2664.12238","ISSN":"13652664","note":"PMID: 25866613","author":[{"family":"Blanchard","given":"Julia L."},{"family":"Andersen","given":"Ken H."},{"family":"Scott","given":"Finlay"},{"family":"Hintzen","given":"Niels T."},{"family":"Piet","given":"Gerjan"},{"family":"Jennings","given":"Simon"}],"issued":{"date-parts":[["2014"]]}}}],"schema":"https://github.com/citation-style-language/schema/raw/master/csl-citation.json"} </w:instrText>
      </w:r>
      <w:r w:rsidR="005760A5" w:rsidRPr="00D914E6">
        <w:rPr>
          <w:rFonts w:eastAsiaTheme="minorEastAsia"/>
          <w:sz w:val="20"/>
          <w:szCs w:val="20"/>
          <w:lang w:val="en-US"/>
        </w:rPr>
        <w:fldChar w:fldCharType="separate"/>
      </w:r>
      <w:r w:rsidR="005760A5" w:rsidRPr="00D511C7">
        <w:rPr>
          <w:rFonts w:ascii="Times New Roman" w:hAnsi="Times New Roman" w:cs="Times New Roman"/>
          <w:sz w:val="20"/>
          <w:lang w:val="en-US"/>
        </w:rPr>
        <w:t xml:space="preserve">(Blanchard </w:t>
      </w:r>
      <w:r w:rsidR="005760A5" w:rsidRPr="00D511C7">
        <w:rPr>
          <w:rFonts w:ascii="Times New Roman" w:hAnsi="Times New Roman" w:cs="Times New Roman"/>
          <w:i/>
          <w:iCs/>
          <w:sz w:val="20"/>
          <w:lang w:val="en-US"/>
        </w:rPr>
        <w:t>et al.</w:t>
      </w:r>
      <w:r w:rsidR="005760A5" w:rsidRPr="00D511C7">
        <w:rPr>
          <w:rFonts w:ascii="Times New Roman" w:hAnsi="Times New Roman" w:cs="Times New Roman"/>
          <w:sz w:val="20"/>
          <w:lang w:val="en-US"/>
        </w:rPr>
        <w:t xml:space="preserve"> 2014)</w:t>
      </w:r>
      <w:r w:rsidR="005760A5" w:rsidRPr="00D914E6">
        <w:rPr>
          <w:rFonts w:eastAsiaTheme="minorEastAsia"/>
          <w:sz w:val="20"/>
          <w:szCs w:val="20"/>
          <w:lang w:val="en-US"/>
        </w:rPr>
        <w:fldChar w:fldCharType="end"/>
      </w:r>
      <w:r w:rsidR="007762C8">
        <w:rPr>
          <w:rFonts w:eastAsiaTheme="minorEastAsia"/>
          <w:sz w:val="20"/>
          <w:szCs w:val="20"/>
          <w:lang w:val="en-US"/>
        </w:rPr>
        <w:t xml:space="preserve"> and are</w:t>
      </w:r>
      <w:r w:rsidR="004305D3">
        <w:rPr>
          <w:rFonts w:eastAsiaTheme="minorEastAsia"/>
          <w:sz w:val="20"/>
          <w:szCs w:val="20"/>
          <w:lang w:val="en-US"/>
        </w:rPr>
        <w:t xml:space="preserve"> thus</w:t>
      </w:r>
      <w:r w:rsidR="007762C8">
        <w:rPr>
          <w:rFonts w:eastAsiaTheme="minorEastAsia"/>
          <w:sz w:val="20"/>
          <w:szCs w:val="20"/>
          <w:lang w:val="en-US"/>
        </w:rPr>
        <w:t xml:space="preserve"> relevant for the biomass unit of </w:t>
      </w:r>
      <m:oMath>
        <m:r>
          <w:rPr>
            <w:rFonts w:ascii="Cambria Math" w:eastAsiaTheme="minorEastAsia" w:hAnsi="Cambria Math"/>
            <w:sz w:val="20"/>
            <w:szCs w:val="20"/>
            <w:lang w:val="en-US"/>
          </w:rPr>
          <m:t>~</m:t>
        </m:r>
      </m:oMath>
      <w:r w:rsidR="007762C8">
        <w:rPr>
          <w:rFonts w:eastAsiaTheme="minorEastAsia"/>
          <w:sz w:val="20"/>
          <w:szCs w:val="20"/>
          <w:lang w:val="en-US"/>
        </w:rPr>
        <w:t>g/m</w:t>
      </w:r>
      <w:r w:rsidR="007762C8" w:rsidRPr="007762C8">
        <w:rPr>
          <w:rFonts w:eastAsiaTheme="minorEastAsia"/>
          <w:sz w:val="20"/>
          <w:szCs w:val="20"/>
          <w:vertAlign w:val="superscript"/>
          <w:lang w:val="en-US"/>
        </w:rPr>
        <w:t>2</w:t>
      </w:r>
      <w:r w:rsidR="00C87C9C">
        <w:rPr>
          <w:rFonts w:eastAsiaTheme="minorEastAsia"/>
          <w:sz w:val="20"/>
          <w:szCs w:val="20"/>
          <w:lang w:val="en-US"/>
        </w:rPr>
        <w:t xml:space="preserve">. </w:t>
      </w:r>
    </w:p>
    <w:p w14:paraId="7CAD16E5" w14:textId="5E49AAB5" w:rsidR="009042BC" w:rsidRDefault="009042BC" w:rsidP="00B23C90">
      <w:pPr>
        <w:spacing w:line="480" w:lineRule="auto"/>
        <w:contextualSpacing/>
        <w:jc w:val="both"/>
        <w:rPr>
          <w:rFonts w:cstheme="minorHAnsi"/>
          <w:lang w:val="en-US"/>
        </w:rPr>
      </w:pPr>
    </w:p>
    <w:p w14:paraId="4B26BB71" w14:textId="65CC48E8" w:rsidR="00E4473C" w:rsidRDefault="00E4473C" w:rsidP="00B23C90">
      <w:pPr>
        <w:spacing w:line="480" w:lineRule="auto"/>
        <w:contextualSpacing/>
        <w:jc w:val="both"/>
        <w:rPr>
          <w:rFonts w:cstheme="minorHAnsi"/>
          <w:lang w:val="en-US"/>
        </w:rPr>
      </w:pPr>
    </w:p>
    <w:p w14:paraId="6915DCF9" w14:textId="0C610E01" w:rsidR="00E4473C" w:rsidRDefault="00E4473C" w:rsidP="00B23C90">
      <w:pPr>
        <w:spacing w:line="480" w:lineRule="auto"/>
        <w:contextualSpacing/>
        <w:jc w:val="both"/>
        <w:rPr>
          <w:rFonts w:cstheme="minorHAnsi"/>
          <w:lang w:val="en-US"/>
        </w:rPr>
      </w:pPr>
    </w:p>
    <w:p w14:paraId="0262EA99" w14:textId="5E946B27" w:rsidR="00E4473C" w:rsidRDefault="00E4473C" w:rsidP="00B23C90">
      <w:pPr>
        <w:spacing w:line="480" w:lineRule="auto"/>
        <w:contextualSpacing/>
        <w:jc w:val="both"/>
        <w:rPr>
          <w:rFonts w:cstheme="minorHAnsi"/>
          <w:lang w:val="en-US"/>
        </w:rPr>
      </w:pPr>
    </w:p>
    <w:p w14:paraId="106FD50A" w14:textId="7AB8CA18" w:rsidR="002F1399" w:rsidRPr="00FB3FD9" w:rsidRDefault="00F3720A" w:rsidP="00B23C90">
      <w:pPr>
        <w:spacing w:line="480" w:lineRule="auto"/>
        <w:contextualSpacing/>
        <w:jc w:val="both"/>
        <w:rPr>
          <w:rFonts w:cstheme="minorHAnsi"/>
          <w:lang w:val="en-US"/>
        </w:rPr>
      </w:pPr>
      <w:r w:rsidRPr="00FB3FD9">
        <w:rPr>
          <w:lang w:val="en-US"/>
        </w:rPr>
        <w:lastRenderedPageBreak/>
        <w:t>Table S</w:t>
      </w:r>
      <w:r w:rsidR="008B2239" w:rsidRPr="00FB3FD9">
        <w:rPr>
          <w:lang w:val="en-US"/>
        </w:rPr>
        <w:t>4</w:t>
      </w:r>
      <w:r w:rsidR="00E4473C" w:rsidRPr="00FB3FD9">
        <w:rPr>
          <w:lang w:val="en-US"/>
        </w:rPr>
        <w:t>.</w:t>
      </w:r>
      <w:r w:rsidRPr="00FB3FD9">
        <w:rPr>
          <w:lang w:val="en-US"/>
        </w:rPr>
        <w:t xml:space="preserve"> </w:t>
      </w:r>
      <w:r w:rsidR="003F1F74" w:rsidRPr="00FB3FD9">
        <w:rPr>
          <w:lang w:val="en-US"/>
        </w:rPr>
        <w:t>General</w:t>
      </w:r>
      <w:r w:rsidRPr="00FB3FD9">
        <w:rPr>
          <w:lang w:val="en-US"/>
        </w:rPr>
        <w:t xml:space="preserve"> parameters</w:t>
      </w:r>
      <w:r w:rsidR="00572D98" w:rsidRPr="00FB3FD9">
        <w:rPr>
          <w:lang w:val="en-US"/>
        </w:rPr>
        <w:t>. Parameters in bold have final values acquired from calibration protocol.</w:t>
      </w:r>
      <w:r w:rsidR="005D3229" w:rsidRPr="00FB3FD9">
        <w:rPr>
          <w:lang w:val="en-US"/>
        </w:rPr>
        <w:t xml:space="preserve"> Source: 1 =</w:t>
      </w:r>
      <w:r w:rsidR="005D3229" w:rsidRPr="00FB3FD9">
        <w:rPr>
          <w:rFonts w:cstheme="minorHAnsi"/>
        </w:rPr>
        <w:t xml:space="preserve"> </w:t>
      </w:r>
      <w:r w:rsidR="00FD1DD3" w:rsidRPr="00FB3FD9">
        <w:rPr>
          <w:rFonts w:cstheme="minorHAnsi"/>
        </w:rPr>
        <w:fldChar w:fldCharType="begin"/>
      </w:r>
      <w:r w:rsidR="00577113" w:rsidRPr="00FB3FD9">
        <w:rPr>
          <w:rFonts w:cstheme="minorHAnsi"/>
        </w:rPr>
        <w:instrText xml:space="preserve"> ADDIN ZOTERO_ITEM CSL_CITATION {"citationID":"kXBfF5zE","properties":{"formattedCitation":"(Scott {\\i{}et al.} 2018)","plainCitation":"(Scott et al. 2018)","noteIndex":0},"citationItems":[{"id":596,"uris":["http://zotero.org/users/6116610/items/M8GJJBMY"],"uri":["http://zotero.org/users/6116610/items/M8GJJBMY"],"itemData":{"id":596,"type":"article-journal","title":"Multispecies, trait and community size spectrum ecological modelling in R ( mizer )","page":"1–87","DOI":"10.2788/29830","author":[{"family":"Scott","given":"Finlay"},{"family":"Blanchard","given":"Julia L."},{"family":"Andersen","given":"Ken Haste."}],"issued":{"date-parts":[["2018"]]}}}],"schema":"https://github.com/citation-style-language/schema/raw/master/csl-citation.json"} </w:instrText>
      </w:r>
      <w:r w:rsidR="00FD1DD3" w:rsidRPr="00FB3FD9">
        <w:rPr>
          <w:rFonts w:cstheme="minorHAnsi"/>
        </w:rPr>
        <w:fldChar w:fldCharType="separate"/>
      </w:r>
      <w:r w:rsidR="004766E7" w:rsidRPr="00FB3FD9">
        <w:rPr>
          <w:rFonts w:ascii="Times New Roman" w:hAnsi="Times New Roman" w:cs="Times New Roman"/>
        </w:rPr>
        <w:t xml:space="preserve">(Scott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2018)</w:t>
      </w:r>
      <w:r w:rsidR="00FD1DD3" w:rsidRPr="00FB3FD9">
        <w:rPr>
          <w:rFonts w:cstheme="minorHAnsi"/>
        </w:rPr>
        <w:fldChar w:fldCharType="end"/>
      </w:r>
      <w:r w:rsidR="004766E7" w:rsidRPr="00FB3FD9">
        <w:rPr>
          <w:rFonts w:cstheme="minorHAnsi"/>
        </w:rPr>
        <w:t xml:space="preserve">, 2 = </w:t>
      </w:r>
      <w:r w:rsidR="004766E7" w:rsidRPr="00FB3FD9">
        <w:rPr>
          <w:rFonts w:cstheme="minorHAnsi"/>
        </w:rPr>
        <w:fldChar w:fldCharType="begin"/>
      </w:r>
      <w:r w:rsidR="00577113" w:rsidRPr="00FB3FD9">
        <w:rPr>
          <w:rFonts w:cstheme="minorHAnsi"/>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2011)","noteIndex":0},"citationItems":[{"id":699,"uris":["http://zotero.org/users/6116610/items/DI6PRUI4"],"uri":["http://zotero.org/users/6116610/items/DI6PRUI4"],"itemData":{"id":699,"type":"article-journal","title":"Food web framework for size-structured populations","container-title":"Journal of Theoretical Biology","page":"113-122","volume":"272","issue":"1","source":"Crossref","abstract":"We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maturation.","DOI":"10.1016/j.jtbi.2010.12.006","ISSN":"00225193","language":"en","author":[{"family":"Hartvig","given":"Martin"},{"family":"Andersen","given":"Ken H."},{"family":"Beyer","given":"Jan E."}],"issued":{"date-parts":[["2011",3]]}}}],"schema":"https://github.com/citation-style-language/schema/raw/master/csl-citation.json"}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rPr>
        <w:t xml:space="preserve">(Hartvig </w:t>
      </w:r>
      <w:r w:rsidR="004766E7" w:rsidRPr="00FB3FD9">
        <w:rPr>
          <w:rFonts w:ascii="Times New Roman" w:hAnsi="Times New Roman" w:cs="Times New Roman"/>
          <w:i/>
          <w:iCs/>
        </w:rPr>
        <w:t>et al.</w:t>
      </w:r>
      <w:r w:rsidR="004766E7" w:rsidRPr="00FB3FD9">
        <w:rPr>
          <w:rFonts w:ascii="Times New Roman" w:hAnsi="Times New Roman" w:cs="Times New Roman"/>
        </w:rPr>
        <w:t xml:space="preserve"> 2011)</w:t>
      </w:r>
      <w:r w:rsidR="004766E7" w:rsidRPr="00FB3FD9">
        <w:rPr>
          <w:rFonts w:cstheme="minorHAnsi"/>
        </w:rPr>
        <w:fldChar w:fldCharType="end"/>
      </w:r>
      <w:r w:rsidR="004766E7" w:rsidRPr="00FB3FD9">
        <w:rPr>
          <w:rFonts w:cstheme="minorHAnsi"/>
        </w:rPr>
        <w:t xml:space="preserve">, 3 = </w:t>
      </w:r>
      <w:r w:rsidR="004766E7" w:rsidRPr="00FB3FD9">
        <w:rPr>
          <w:rFonts w:cstheme="minorHAnsi"/>
        </w:rPr>
        <w:fldChar w:fldCharType="begin"/>
      </w:r>
      <w:r w:rsidR="00577113" w:rsidRPr="00FB3FD9">
        <w:rPr>
          <w:rFonts w:cstheme="minorHAnsi"/>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2014)","noteIndex":0},"citationItems":[{"id":175,"uris":["http://zotero.org/users/6116610/items/D8WSZLZU"],"uri":["http://zotero.org/users/6116610/items/D8WSZLZU"],"itemData":{"id":175,"type":"article-journal","title":"Evaluating targets and trade-offs among fisheries and conservation objectives using a multispecies size spectrum model","container-title":"Journal of Applied Ecology","page":"612–622","volume":"51","issue":"3","abstract":"$\\backslash$n$\\backslash$n$\\backslash$n$\\backslash$n*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yield.$\\backslash$n$\\backslash$n","DOI":"10.1111/1365-2664.12238","ISSN":"13652664","note":"PMID: 25866613","author":[{"family":"Blanchard","given":"Julia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FB3FD9">
        <w:rPr>
          <w:rFonts w:cstheme="minorHAnsi"/>
        </w:rPr>
        <w:fldChar w:fldCharType="separate"/>
      </w:r>
      <w:r w:rsidR="004766E7" w:rsidRPr="00FB3FD9">
        <w:rPr>
          <w:rFonts w:ascii="Times New Roman" w:hAnsi="Times New Roman" w:cs="Times New Roman"/>
          <w:lang w:val="en-US"/>
        </w:rPr>
        <w:t xml:space="preserve">(Blanchard </w:t>
      </w:r>
      <w:r w:rsidR="004766E7" w:rsidRPr="00FB3FD9">
        <w:rPr>
          <w:rFonts w:ascii="Times New Roman" w:hAnsi="Times New Roman" w:cs="Times New Roman"/>
          <w:i/>
          <w:iCs/>
          <w:lang w:val="en-US"/>
        </w:rPr>
        <w:t>et al.</w:t>
      </w:r>
      <w:r w:rsidR="004766E7" w:rsidRPr="00FB3FD9">
        <w:rPr>
          <w:rFonts w:ascii="Times New Roman" w:hAnsi="Times New Roman" w:cs="Times New Roman"/>
          <w:lang w:val="en-US"/>
        </w:rPr>
        <w:t xml:space="preserve"> 2014)</w:t>
      </w:r>
      <w:r w:rsidR="004766E7" w:rsidRPr="00FB3FD9">
        <w:rPr>
          <w:rFonts w:cstheme="minorHAnsi"/>
        </w:rPr>
        <w:fldChar w:fldCharType="end"/>
      </w:r>
      <w:r w:rsidR="006B4681" w:rsidRPr="00FB3FD9">
        <w:rPr>
          <w:rFonts w:cstheme="minorHAnsi"/>
          <w:lang w:val="en-US"/>
        </w:rPr>
        <w:t>, 4 = this study.</w:t>
      </w:r>
      <w:r w:rsidR="002F1399" w:rsidRPr="00FB3FD9">
        <w:rPr>
          <w:rFonts w:cstheme="minorHAnsi"/>
          <w:lang w:val="en-US"/>
        </w:rPr>
        <w:t xml:space="preserve"> </w:t>
      </w:r>
    </w:p>
    <w:tbl>
      <w:tblPr>
        <w:tblStyle w:val="GridTable1Light-Accent6"/>
        <w:tblW w:w="0" w:type="auto"/>
        <w:tblLook w:val="04A0" w:firstRow="1" w:lastRow="0" w:firstColumn="1" w:lastColumn="0" w:noHBand="0" w:noVBand="1"/>
      </w:tblPr>
      <w:tblGrid>
        <w:gridCol w:w="861"/>
        <w:gridCol w:w="4087"/>
        <w:gridCol w:w="1036"/>
        <w:gridCol w:w="1089"/>
        <w:gridCol w:w="805"/>
      </w:tblGrid>
      <w:tr w:rsidR="00652CBD" w:rsidRPr="00936C6C"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0806E6" w:rsidRDefault="00652CBD" w:rsidP="00B23C90">
            <w:pPr>
              <w:spacing w:line="480" w:lineRule="auto"/>
              <w:contextualSpacing/>
              <w:jc w:val="both"/>
              <w:rPr>
                <w:sz w:val="20"/>
                <w:szCs w:val="20"/>
                <w:lang w:val="en-US"/>
              </w:rPr>
            </w:pPr>
            <w:r w:rsidRPr="000806E6">
              <w:rPr>
                <w:sz w:val="20"/>
                <w:szCs w:val="20"/>
                <w:lang w:val="en-US"/>
              </w:rPr>
              <w:t>Symbol</w:t>
            </w:r>
          </w:p>
        </w:tc>
        <w:tc>
          <w:tcPr>
            <w:tcW w:w="0" w:type="auto"/>
          </w:tcPr>
          <w:p w14:paraId="5A2BE735"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Description</w:t>
            </w:r>
          </w:p>
        </w:tc>
        <w:tc>
          <w:tcPr>
            <w:tcW w:w="0" w:type="auto"/>
          </w:tcPr>
          <w:p w14:paraId="6151B20C" w14:textId="77777777" w:rsidR="00652CBD" w:rsidRPr="000806E6" w:rsidRDefault="00652CBD" w:rsidP="00B23C90">
            <w:pPr>
              <w:spacing w:line="480" w:lineRule="auto"/>
              <w:contextualSpacing/>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Value</w:t>
            </w:r>
          </w:p>
        </w:tc>
        <w:tc>
          <w:tcPr>
            <w:tcW w:w="0" w:type="auto"/>
          </w:tcPr>
          <w:p w14:paraId="16284F61" w14:textId="77777777"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Unit</w:t>
            </w:r>
          </w:p>
        </w:tc>
        <w:tc>
          <w:tcPr>
            <w:tcW w:w="0" w:type="auto"/>
          </w:tcPr>
          <w:p w14:paraId="7AC83619" w14:textId="3953CE9A" w:rsidR="00652CBD" w:rsidRPr="000806E6" w:rsidRDefault="00652CBD" w:rsidP="00B23C9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sz w:val="20"/>
                <w:szCs w:val="20"/>
                <w:lang w:val="en-US"/>
              </w:rPr>
            </w:pPr>
            <w:r w:rsidRPr="000806E6">
              <w:rPr>
                <w:sz w:val="20"/>
                <w:szCs w:val="20"/>
                <w:lang w:val="en-US"/>
              </w:rPr>
              <w:t>Source</w:t>
            </w:r>
          </w:p>
        </w:tc>
      </w:tr>
      <w:tr w:rsidR="00652CBD" w:rsidRPr="00936C6C"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α</m:t>
                </m:r>
              </m:oMath>
            </m:oMathPara>
          </w:p>
        </w:tc>
        <w:tc>
          <w:tcPr>
            <w:tcW w:w="0" w:type="auto"/>
          </w:tcPr>
          <w:p w14:paraId="1D60325E"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Assimilation efficiency </w:t>
            </w:r>
          </w:p>
        </w:tc>
        <w:tc>
          <w:tcPr>
            <w:tcW w:w="0" w:type="auto"/>
          </w:tcPr>
          <w:p w14:paraId="0E790C47" w14:textId="0F55043C"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54D8C83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69E015FF" w14:textId="30FDA0A0"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A26C72" w:rsidRDefault="00CB5E6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0</m:t>
                    </m:r>
                  </m:sub>
                </m:sSub>
              </m:oMath>
            </m:oMathPara>
          </w:p>
        </w:tc>
        <w:tc>
          <w:tcPr>
            <w:tcW w:w="0" w:type="auto"/>
          </w:tcPr>
          <w:p w14:paraId="752E1235"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Egg weight </w:t>
            </w:r>
          </w:p>
        </w:tc>
        <w:tc>
          <w:tcPr>
            <w:tcW w:w="0" w:type="auto"/>
          </w:tcPr>
          <w:p w14:paraId="037D7A90" w14:textId="3B264C55"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0.001</m:t>
                </m:r>
              </m:oMath>
            </m:oMathPara>
          </w:p>
        </w:tc>
        <w:tc>
          <w:tcPr>
            <w:tcW w:w="0" w:type="auto"/>
          </w:tcPr>
          <w:p w14:paraId="7FD38ACD" w14:textId="2B8C4704" w:rsidR="00652CBD"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6375BBC1" w14:textId="72BBE7C9"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cs="Arial"/>
                <w:sz w:val="20"/>
                <w:szCs w:val="20"/>
              </w:rPr>
              <w:t>1,2</w:t>
            </w:r>
          </w:p>
        </w:tc>
      </w:tr>
      <w:tr w:rsidR="005D3229" w:rsidRPr="00936C6C"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A26C72" w:rsidRDefault="00CB5E65" w:rsidP="00B23C90">
            <w:pPr>
              <w:spacing w:line="480" w:lineRule="auto"/>
              <w:contextualSpacing/>
              <w:rPr>
                <w:rFonts w:ascii="Times New Roman" w:eastAsia="Times New Roman" w:hAnsi="Times New Roman" w:cs="Times New Roman"/>
                <w:b w:val="0"/>
                <w:iCs/>
                <w:sz w:val="20"/>
                <w:szCs w:val="20"/>
              </w:rPr>
            </w:pPr>
            <m:oMath>
              <m:sSub>
                <m:sSubPr>
                  <m:ctrlPr>
                    <w:rPr>
                      <w:rFonts w:ascii="Cambria Math" w:eastAsia="Times New Roman" w:hAnsi="Cambria Math" w:cs="Times New Roman"/>
                      <w:b w:val="0"/>
                      <w:bCs w:val="0"/>
                      <w:i/>
                      <w:iCs/>
                      <w:sz w:val="20"/>
                      <w:szCs w:val="20"/>
                    </w:rPr>
                  </m:ctrlPr>
                </m:sSubPr>
                <m:e>
                  <m:r>
                    <m:rPr>
                      <m:sty m:val="bi"/>
                    </m:rPr>
                    <w:rPr>
                      <w:rFonts w:ascii="Cambria Math" w:eastAsia="Times New Roman" w:hAnsi="Cambria Math" w:cs="Times New Roman"/>
                      <w:sz w:val="20"/>
                      <w:szCs w:val="20"/>
                    </w:rPr>
                    <m:t>f</m:t>
                  </m:r>
                  <m:ctrlPr>
                    <w:rPr>
                      <w:rFonts w:ascii="Cambria Math" w:eastAsia="Times New Roman" w:hAnsi="Cambria Math" w:cs="Times New Roman"/>
                      <w:b w:val="0"/>
                      <w:i/>
                      <w:iCs/>
                      <w:sz w:val="20"/>
                      <w:szCs w:val="20"/>
                    </w:rPr>
                  </m:ctrlPr>
                </m:e>
                <m:sub>
                  <m:r>
                    <m:rPr>
                      <m:sty m:val="bi"/>
                    </m:rPr>
                    <w:rPr>
                      <w:rFonts w:ascii="Cambria Math" w:eastAsia="Times New Roman" w:hAnsi="Cambria Math" w:cs="Times New Roman"/>
                      <w:sz w:val="20"/>
                      <w:szCs w:val="20"/>
                    </w:rPr>
                    <m:t>0</m:t>
                  </m:r>
                </m:sub>
              </m:sSub>
            </m:oMath>
            <w:r w:rsidR="005D3229" w:rsidRPr="00A26C72">
              <w:rPr>
                <w:rFonts w:ascii="Times New Roman" w:eastAsia="Times New Roman" w:hAnsi="Times New Roman" w:cs="Times New Roman"/>
                <w:b w:val="0"/>
                <w:iCs/>
                <w:sz w:val="20"/>
                <w:szCs w:val="20"/>
              </w:rPr>
              <w:t xml:space="preserve"> </w:t>
            </w:r>
          </w:p>
        </w:tc>
        <w:tc>
          <w:tcPr>
            <w:tcW w:w="0" w:type="auto"/>
          </w:tcPr>
          <w:p w14:paraId="13DE9318" w14:textId="72EBBD11"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26C72">
              <w:rPr>
                <w:rFonts w:cstheme="minorHAnsi"/>
                <w:sz w:val="20"/>
                <w:szCs w:val="20"/>
              </w:rPr>
              <w:t>Initial feeding level</w:t>
            </w:r>
          </w:p>
        </w:tc>
        <w:tc>
          <w:tcPr>
            <w:tcW w:w="0" w:type="auto"/>
          </w:tcPr>
          <w:p w14:paraId="5CBDC613" w14:textId="58C136F3" w:rsidR="005D3229" w:rsidRPr="00A26C72" w:rsidRDefault="005D3229"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0.6</w:t>
            </w:r>
          </w:p>
        </w:tc>
        <w:tc>
          <w:tcPr>
            <w:tcW w:w="0" w:type="auto"/>
          </w:tcPr>
          <w:p w14:paraId="7764B63E" w14:textId="5DDAAB30"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w:t>
            </w:r>
          </w:p>
        </w:tc>
        <w:tc>
          <w:tcPr>
            <w:tcW w:w="0" w:type="auto"/>
          </w:tcPr>
          <w:p w14:paraId="6DB06594" w14:textId="0BA45989" w:rsidR="005D3229"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n</m:t>
                </m:r>
              </m:oMath>
            </m:oMathPara>
          </w:p>
        </w:tc>
        <w:tc>
          <w:tcPr>
            <w:tcW w:w="0" w:type="auto"/>
          </w:tcPr>
          <w:p w14:paraId="4B5A23CF"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max. consumption </w:t>
            </w:r>
          </w:p>
        </w:tc>
        <w:tc>
          <w:tcPr>
            <w:tcW w:w="0" w:type="auto"/>
          </w:tcPr>
          <w:p w14:paraId="5C1C948A" w14:textId="7BB9D2BD"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commentRangeStart w:id="12"/>
            <m:oMathPara>
              <m:oMathParaPr>
                <m:jc m:val="left"/>
              </m:oMathParaPr>
              <m:oMath>
                <m:r>
                  <w:rPr>
                    <w:rFonts w:ascii="Cambria Math" w:hAnsi="Cambria Math" w:cstheme="minorHAnsi"/>
                    <w:sz w:val="20"/>
                    <w:szCs w:val="20"/>
                  </w:rPr>
                  <m:t>2/3</m:t>
                </m:r>
                <w:commentRangeEnd w:id="12"/>
                <m:r>
                  <m:rPr>
                    <m:sty m:val="p"/>
                  </m:rPr>
                  <w:rPr>
                    <w:rStyle w:val="CommentReference"/>
                  </w:rPr>
                  <w:commentReference w:id="12"/>
                </m:r>
              </m:oMath>
            </m:oMathPara>
          </w:p>
        </w:tc>
        <w:tc>
          <w:tcPr>
            <w:tcW w:w="0" w:type="auto"/>
          </w:tcPr>
          <w:p w14:paraId="4F7B51E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397308C1" w14:textId="2DB81131" w:rsidR="00652CBD" w:rsidRPr="00A26C72" w:rsidRDefault="005D322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1,2</w:t>
            </w:r>
          </w:p>
        </w:tc>
      </w:tr>
      <w:tr w:rsidR="00652CBD" w:rsidRPr="00936C6C"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q</m:t>
                </m:r>
              </m:oMath>
            </m:oMathPara>
          </w:p>
        </w:tc>
        <w:tc>
          <w:tcPr>
            <w:tcW w:w="0" w:type="auto"/>
          </w:tcPr>
          <w:p w14:paraId="05B7FF7C"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search volume </w:t>
            </w:r>
          </w:p>
        </w:tc>
        <w:tc>
          <w:tcPr>
            <w:tcW w:w="0" w:type="auto"/>
          </w:tcPr>
          <w:p w14:paraId="7ED0FA21" w14:textId="382A23C4"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0.8</m:t>
                </m:r>
              </m:oMath>
            </m:oMathPara>
          </w:p>
        </w:tc>
        <w:tc>
          <w:tcPr>
            <w:tcW w:w="0" w:type="auto"/>
          </w:tcPr>
          <w:p w14:paraId="3218CC2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2C0084E2" w14:textId="76E69119"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A26C72" w:rsidRDefault="00A26C72" w:rsidP="00B23C90">
            <w:pPr>
              <w:spacing w:line="480" w:lineRule="auto"/>
              <w:contextualSpacing/>
              <w:rPr>
                <w:b w:val="0"/>
                <w:sz w:val="20"/>
                <w:szCs w:val="20"/>
                <w:lang w:val="en-US"/>
              </w:rPr>
            </w:pPr>
            <m:oMath>
              <m:r>
                <m:rPr>
                  <m:sty m:val="bi"/>
                </m:rPr>
                <w:rPr>
                  <w:rFonts w:ascii="Cambria Math" w:hAnsi="Cambria Math" w:cstheme="minorHAnsi"/>
                  <w:sz w:val="20"/>
                  <w:szCs w:val="20"/>
                </w:rPr>
                <m:t>p</m:t>
              </m:r>
            </m:oMath>
            <w:r w:rsidR="00652CBD" w:rsidRPr="00A26C72">
              <w:rPr>
                <w:rFonts w:cstheme="minorHAnsi"/>
                <w:b w:val="0"/>
                <w:i/>
                <w:iCs/>
                <w:sz w:val="20"/>
                <w:szCs w:val="20"/>
              </w:rPr>
              <w:t xml:space="preserve"> </w:t>
            </w:r>
          </w:p>
        </w:tc>
        <w:tc>
          <w:tcPr>
            <w:tcW w:w="0" w:type="auto"/>
          </w:tcPr>
          <w:p w14:paraId="7631F7F0"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standard metabolism </w:t>
            </w:r>
          </w:p>
        </w:tc>
        <w:tc>
          <w:tcPr>
            <w:tcW w:w="0" w:type="auto"/>
          </w:tcPr>
          <w:p w14:paraId="7601AF17" w14:textId="17E70527"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0.7</m:t>
                </m:r>
              </m:oMath>
            </m:oMathPara>
          </w:p>
        </w:tc>
        <w:tc>
          <w:tcPr>
            <w:tcW w:w="0" w:type="auto"/>
          </w:tcPr>
          <w:p w14:paraId="39A6FDC4"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53D3125C" w14:textId="06595223" w:rsidR="00652CBD" w:rsidRPr="00A26C72" w:rsidRDefault="004766E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3</w:t>
            </w:r>
          </w:p>
        </w:tc>
      </w:tr>
      <w:tr w:rsidR="00652CBD" w:rsidRPr="00936C6C"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A26C72" w:rsidRDefault="00CB5E65" w:rsidP="00B23C90">
            <w:pPr>
              <w:spacing w:line="480" w:lineRule="auto"/>
              <w:contextualSpacing/>
              <w:rPr>
                <w:b w:val="0"/>
                <w:sz w:val="20"/>
                <w:szCs w:val="20"/>
                <w:lang w:val="en-US"/>
              </w:rPr>
            </w:pPr>
            <m:oMath>
              <m:sSub>
                <m:sSubPr>
                  <m:ctrlPr>
                    <w:rPr>
                      <w:rFonts w:ascii="Cambria Math" w:hAnsi="Cambria Math" w:cs="Cambria Math"/>
                      <w:b w:val="0"/>
                      <w:i/>
                      <w:sz w:val="20"/>
                      <w:szCs w:val="20"/>
                    </w:rPr>
                  </m:ctrlPr>
                </m:sSubPr>
                <m:e>
                  <m:r>
                    <m:rPr>
                      <m:sty m:val="bi"/>
                    </m:rPr>
                    <w:rPr>
                      <w:rFonts w:ascii="Cambria Math" w:hAnsi="Cambria Math" w:cs="Cambria Math"/>
                      <w:sz w:val="20"/>
                      <w:szCs w:val="20"/>
                    </w:rPr>
                    <m:t>μ</m:t>
                  </m:r>
                </m:e>
                <m:sub>
                  <m:r>
                    <m:rPr>
                      <m:sty m:val="bi"/>
                    </m:rPr>
                    <w:rPr>
                      <w:rFonts w:ascii="Cambria Math" w:hAnsi="Cambria Math" w:cs="Cambria Math"/>
                      <w:sz w:val="20"/>
                      <w:szCs w:val="20"/>
                    </w:rPr>
                    <m:t>0</m:t>
                  </m:r>
                </m:sub>
              </m:sSub>
            </m:oMath>
            <w:r w:rsidR="00652CBD" w:rsidRPr="00A26C72">
              <w:rPr>
                <w:rFonts w:cstheme="minorHAnsi"/>
                <w:b w:val="0"/>
                <w:sz w:val="20"/>
                <w:szCs w:val="20"/>
              </w:rPr>
              <w:t xml:space="preserve"> </w:t>
            </w:r>
          </w:p>
        </w:tc>
        <w:tc>
          <w:tcPr>
            <w:tcW w:w="0" w:type="auto"/>
          </w:tcPr>
          <w:p w14:paraId="52EAE432"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Pre-factor for background mortality </w:t>
            </w:r>
          </w:p>
        </w:tc>
        <w:tc>
          <w:tcPr>
            <w:tcW w:w="0" w:type="auto"/>
          </w:tcPr>
          <w:p w14:paraId="18413346" w14:textId="25F692BA"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0.6</m:t>
                </m:r>
              </m:oMath>
            </m:oMathPara>
          </w:p>
        </w:tc>
        <w:tc>
          <w:tcPr>
            <w:tcW w:w="0" w:type="auto"/>
          </w:tcPr>
          <w:p w14:paraId="1858C77E" w14:textId="0515B74D" w:rsidR="00652CBD" w:rsidRPr="00A26C72" w:rsidRDefault="00CB5E6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7D6BD8D1" w14:textId="5BE28465"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1</w:t>
            </w:r>
          </w:p>
        </w:tc>
      </w:tr>
      <w:tr w:rsidR="00652CBD" w:rsidRPr="00936C6C"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A26C72" w:rsidRDefault="00A26C72" w:rsidP="00B23C90">
            <w:pPr>
              <w:spacing w:line="480" w:lineRule="auto"/>
              <w:contextualSpacing/>
              <w:jc w:val="both"/>
              <w:rPr>
                <w:b w:val="0"/>
                <w:sz w:val="20"/>
                <w:szCs w:val="20"/>
                <w:lang w:val="en-US"/>
              </w:rPr>
            </w:pPr>
            <m:oMathPara>
              <m:oMathParaPr>
                <m:jc m:val="left"/>
              </m:oMathParaPr>
              <m:oMath>
                <m:r>
                  <m:rPr>
                    <m:sty m:val="bi"/>
                  </m:rPr>
                  <w:rPr>
                    <w:rFonts w:ascii="Cambria Math" w:hAnsi="Cambria Math" w:cstheme="minorHAnsi"/>
                    <w:sz w:val="20"/>
                    <w:szCs w:val="20"/>
                  </w:rPr>
                  <m:t>λ</m:t>
                </m:r>
              </m:oMath>
            </m:oMathPara>
          </w:p>
        </w:tc>
        <w:tc>
          <w:tcPr>
            <w:tcW w:w="0" w:type="auto"/>
          </w:tcPr>
          <w:p w14:paraId="6C24E347" w14:textId="69A97A0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rPr>
              <w:t xml:space="preserve">Exponent of </w:t>
            </w:r>
            <w:r w:rsidR="002B322D" w:rsidRPr="00A26C72">
              <w:rPr>
                <w:rFonts w:cstheme="minorHAnsi"/>
                <w:sz w:val="20"/>
                <w:szCs w:val="20"/>
              </w:rPr>
              <w:t>background spectra</w:t>
            </w:r>
            <w:r w:rsidRPr="00A26C72">
              <w:rPr>
                <w:rFonts w:cstheme="minorHAnsi"/>
                <w:sz w:val="20"/>
                <w:szCs w:val="20"/>
              </w:rPr>
              <w:t xml:space="preserve"> </w:t>
            </w:r>
          </w:p>
        </w:tc>
        <w:tc>
          <w:tcPr>
            <w:tcW w:w="0" w:type="auto"/>
          </w:tcPr>
          <w:p w14:paraId="5E3003D7" w14:textId="7007ED83"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sz w:val="20"/>
                    <w:szCs w:val="20"/>
                    <w:lang w:val="en-US"/>
                  </w:rPr>
                  <m:t>2+q-n</m:t>
                </m:r>
              </m:oMath>
            </m:oMathPara>
          </w:p>
        </w:tc>
        <w:tc>
          <w:tcPr>
            <w:tcW w:w="0" w:type="auto"/>
          </w:tcPr>
          <w:p w14:paraId="7310426B" w14:textId="77777777"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Arial"/>
                <w:sz w:val="20"/>
                <w:szCs w:val="20"/>
              </w:rPr>
              <w:t>-</w:t>
            </w:r>
          </w:p>
        </w:tc>
        <w:tc>
          <w:tcPr>
            <w:tcW w:w="0" w:type="auto"/>
          </w:tcPr>
          <w:p w14:paraId="1D0C7387" w14:textId="1BFDED63" w:rsidR="00652CBD" w:rsidRPr="00A26C72" w:rsidRDefault="006B4681"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Arial"/>
                <w:sz w:val="20"/>
                <w:szCs w:val="20"/>
              </w:rPr>
            </w:pPr>
            <w:r w:rsidRPr="00A26C72">
              <w:rPr>
                <w:rFonts w:cs="Arial"/>
                <w:sz w:val="20"/>
                <w:szCs w:val="20"/>
              </w:rPr>
              <w:t>2</w:t>
            </w:r>
          </w:p>
        </w:tc>
      </w:tr>
      <w:tr w:rsidR="00652CBD" w:rsidRPr="00936C6C"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08EDA328" w:rsidR="00652CBD" w:rsidRPr="00A26C72" w:rsidRDefault="00CB5E6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R</m:t>
                    </m:r>
                  </m:e>
                  <m:sub>
                    <m:r>
                      <m:rPr>
                        <m:sty m:val="bi"/>
                      </m:rPr>
                      <w:rPr>
                        <w:rFonts w:ascii="Cambria Math" w:hAnsi="Cambria Math" w:cstheme="minorHAnsi"/>
                        <w:sz w:val="20"/>
                        <w:szCs w:val="20"/>
                      </w:rPr>
                      <m:t>0</m:t>
                    </m:r>
                  </m:sub>
                </m:sSub>
              </m:oMath>
            </m:oMathPara>
          </w:p>
        </w:tc>
        <w:tc>
          <w:tcPr>
            <w:tcW w:w="0" w:type="auto"/>
          </w:tcPr>
          <w:p w14:paraId="2E515D03" w14:textId="5447F4EB" w:rsidR="00652CBD" w:rsidRPr="00A26C72" w:rsidRDefault="00652CBD"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D511C7">
              <w:rPr>
                <w:rFonts w:cstheme="minorHAnsi"/>
                <w:sz w:val="20"/>
                <w:szCs w:val="20"/>
                <w:lang w:val="en-US"/>
              </w:rPr>
              <w:t>Productivity</w:t>
            </w:r>
            <w:r w:rsidR="008A26B8" w:rsidRPr="00D511C7">
              <w:rPr>
                <w:rFonts w:cstheme="minorHAnsi"/>
                <w:sz w:val="20"/>
                <w:szCs w:val="20"/>
                <w:lang w:val="en-US"/>
              </w:rPr>
              <w:t>/regeneration</w:t>
            </w:r>
            <w:r w:rsidRPr="00D511C7">
              <w:rPr>
                <w:rFonts w:cstheme="minorHAnsi"/>
                <w:sz w:val="20"/>
                <w:szCs w:val="20"/>
                <w:lang w:val="en-US"/>
              </w:rPr>
              <w:t xml:space="preserve"> of </w:t>
            </w:r>
            <w:r w:rsidR="002B322D" w:rsidRPr="00D511C7">
              <w:rPr>
                <w:rFonts w:cstheme="minorHAnsi"/>
                <w:sz w:val="20"/>
                <w:szCs w:val="20"/>
                <w:lang w:val="en-US"/>
              </w:rPr>
              <w:t>background spectra</w:t>
            </w:r>
            <w:r w:rsidRPr="00D511C7">
              <w:rPr>
                <w:rFonts w:cstheme="minorHAnsi"/>
                <w:sz w:val="20"/>
                <w:szCs w:val="20"/>
                <w:lang w:val="en-US"/>
              </w:rPr>
              <w:t xml:space="preserve"> </w:t>
            </w:r>
          </w:p>
        </w:tc>
        <w:tc>
          <w:tcPr>
            <w:tcW w:w="0" w:type="auto"/>
          </w:tcPr>
          <w:p w14:paraId="0269F783" w14:textId="45A9007F" w:rsidR="00652CBD"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hAnsi="Cambria Math" w:cstheme="minorHAnsi"/>
                    <w:sz w:val="20"/>
                    <w:szCs w:val="20"/>
                  </w:rPr>
                  <m:t>4</m:t>
                </m:r>
              </m:oMath>
            </m:oMathPara>
          </w:p>
        </w:tc>
        <w:tc>
          <w:tcPr>
            <w:tcW w:w="0" w:type="auto"/>
          </w:tcPr>
          <w:p w14:paraId="364911A4" w14:textId="7C2D6540" w:rsidR="00652CBD" w:rsidRPr="00A26C72" w:rsidRDefault="00CB5E65"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Arial"/>
                <w:sz w:val="20"/>
                <w:szCs w:val="20"/>
                <w:vertAlign w:val="superscript"/>
              </w:rPr>
            </w:pPr>
            <m:oMathPara>
              <m:oMathParaPr>
                <m:jc m:val="left"/>
              </m:oMathParaPr>
              <m:oMath>
                <m:sSup>
                  <m:sSupPr>
                    <m:ctrlPr>
                      <w:rPr>
                        <w:rFonts w:ascii="Cambria Math" w:eastAsiaTheme="minorEastAsia" w:hAnsi="Cambria Math" w:cs="Arial"/>
                        <w:i/>
                        <w:sz w:val="20"/>
                        <w:szCs w:val="20"/>
                      </w:rPr>
                    </m:ctrlPr>
                  </m:sSupPr>
                  <m:e>
                    <m:r>
                      <m:rPr>
                        <m:sty m:val="p"/>
                      </m:rPr>
                      <w:rPr>
                        <w:rFonts w:ascii="Cambria Math" w:hAnsi="Cambria Math" w:cs="Arial"/>
                        <w:sz w:val="20"/>
                        <w:szCs w:val="20"/>
                      </w:rPr>
                      <m:t>g</m:t>
                    </m:r>
                    <m:ctrlPr>
                      <w:rPr>
                        <w:rFonts w:ascii="Cambria Math" w:hAnsi="Cambria Math" w:cs="Arial"/>
                        <w:sz w:val="20"/>
                        <w:szCs w:val="20"/>
                      </w:rPr>
                    </m:ctrlPr>
                  </m:e>
                  <m:sup>
                    <m:r>
                      <m:rPr>
                        <m:sty m:val="p"/>
                      </m:rPr>
                      <w:rPr>
                        <w:rFonts w:ascii="Cambria Math" w:hAnsi="Cambria Math" w:cs="Arial"/>
                        <w:sz w:val="20"/>
                        <w:szCs w:val="20"/>
                        <w:vertAlign w:val="superscript"/>
                      </w:rPr>
                      <m:t>1-n</m:t>
                    </m:r>
                  </m:sup>
                </m:sSup>
                <m:sSup>
                  <m:sSupPr>
                    <m:ctrlPr>
                      <w:rPr>
                        <w:rFonts w:ascii="Cambria Math" w:hAnsi="Cambria Math" w:cs="Arial"/>
                        <w:i/>
                        <w:sz w:val="20"/>
                        <w:szCs w:val="20"/>
                      </w:rPr>
                    </m:ctrlPr>
                  </m:sSupPr>
                  <m:e>
                    <m:r>
                      <m:rPr>
                        <m:sty m:val="p"/>
                      </m:rPr>
                      <w:rPr>
                        <w:rFonts w:ascii="Cambria Math" w:eastAsiaTheme="minorEastAsia" w:hAnsi="Cambria Math" w:cs="Arial"/>
                        <w:sz w:val="20"/>
                        <w:szCs w:val="20"/>
                      </w:rPr>
                      <m:t>yr</m:t>
                    </m:r>
                    <m:ctrlPr>
                      <w:rPr>
                        <w:rFonts w:ascii="Cambria Math" w:eastAsiaTheme="minorEastAsia" w:hAnsi="Cambria Math" w:cs="Arial"/>
                        <w:sz w:val="20"/>
                        <w:szCs w:val="20"/>
                      </w:rPr>
                    </m:ctrlPr>
                  </m:e>
                  <m:sup>
                    <m:r>
                      <w:rPr>
                        <w:rFonts w:ascii="Cambria Math" w:hAnsi="Cambria Math" w:cs="Arial"/>
                        <w:sz w:val="20"/>
                        <w:szCs w:val="20"/>
                      </w:rPr>
                      <m:t>-1</m:t>
                    </m:r>
                  </m:sup>
                </m:sSup>
              </m:oMath>
            </m:oMathPara>
          </w:p>
        </w:tc>
        <w:tc>
          <w:tcPr>
            <w:tcW w:w="0" w:type="auto"/>
          </w:tcPr>
          <w:p w14:paraId="2AE9A982" w14:textId="042A519F" w:rsidR="00652CBD" w:rsidRPr="00A26C72" w:rsidRDefault="002F1399"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A26C72" w:rsidRDefault="00F31A8E" w:rsidP="00B23C90">
            <w:pPr>
              <w:spacing w:line="480" w:lineRule="auto"/>
              <w:contextualSpacing/>
              <w:rPr>
                <w:rFonts w:ascii="Times New Roman" w:eastAsia="Times New Roman" w:hAnsi="Times New Roman" w:cs="Times New Roman"/>
                <w:iCs/>
                <w:sz w:val="20"/>
                <w:szCs w:val="20"/>
              </w:rPr>
            </w:pPr>
            <m:oMathPara>
              <m:oMathParaPr>
                <m:jc m:val="left"/>
              </m:oMathParaPr>
              <m:oMath>
                <m:r>
                  <m:rPr>
                    <m:sty m:val="bi"/>
                  </m:rPr>
                  <w:rPr>
                    <w:rFonts w:ascii="Cambria Math" w:hAnsi="Cambria Math" w:cs="Cambria Math"/>
                    <w:sz w:val="20"/>
                    <w:szCs w:val="20"/>
                  </w:rPr>
                  <m:t>κ</m:t>
                </m:r>
              </m:oMath>
            </m:oMathPara>
          </w:p>
        </w:tc>
        <w:tc>
          <w:tcPr>
            <w:tcW w:w="0" w:type="auto"/>
          </w:tcPr>
          <w:p w14:paraId="1071FF06" w14:textId="7AB6A9E3" w:rsidR="00BB3D74" w:rsidRPr="00D511C7"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0"/>
                <w:szCs w:val="20"/>
                <w:lang w:val="en-US"/>
              </w:rPr>
            </w:pPr>
            <w:r w:rsidRPr="00A26C72">
              <w:rPr>
                <w:rFonts w:cstheme="minorHAnsi"/>
                <w:b/>
                <w:sz w:val="20"/>
                <w:szCs w:val="20"/>
                <w:lang w:val="en-US"/>
              </w:rPr>
              <w:t xml:space="preserve">Carrying capacity of </w:t>
            </w:r>
            <w:r w:rsidR="00FB556B" w:rsidRPr="00A26C72">
              <w:rPr>
                <w:rFonts w:cstheme="minorHAnsi"/>
                <w:b/>
                <w:sz w:val="20"/>
                <w:szCs w:val="20"/>
                <w:lang w:val="en-US"/>
              </w:rPr>
              <w:t>background spectra</w:t>
            </w:r>
            <w:r w:rsidRPr="00A26C72">
              <w:rPr>
                <w:rFonts w:cstheme="minorHAnsi"/>
                <w:b/>
                <w:sz w:val="20"/>
                <w:szCs w:val="20"/>
                <w:lang w:val="en-US"/>
              </w:rPr>
              <w:t xml:space="preserve"> </w:t>
            </w:r>
          </w:p>
        </w:tc>
        <w:tc>
          <w:tcPr>
            <w:tcW w:w="0" w:type="auto"/>
          </w:tcPr>
          <w:p w14:paraId="00514786" w14:textId="2C1285C2" w:rsidR="00BB3D74" w:rsidRPr="00A26C72" w:rsidRDefault="004C6A97"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Para>
              <m:oMathParaPr>
                <m:jc m:val="left"/>
              </m:oMathParaPr>
              <m:oMath>
                <m:r>
                  <m:rPr>
                    <m:sty m:val="bi"/>
                  </m:rPr>
                  <w:rPr>
                    <w:rFonts w:ascii="Cambria Math" w:eastAsia="Times New Roman" w:hAnsi="Cambria Math" w:cs="Times New Roman"/>
                    <w:sz w:val="20"/>
                    <w:szCs w:val="20"/>
                  </w:rPr>
                  <m:t>2</m:t>
                </m:r>
              </m:oMath>
            </m:oMathPara>
          </w:p>
        </w:tc>
        <w:tc>
          <w:tcPr>
            <w:tcW w:w="0" w:type="auto"/>
          </w:tcPr>
          <w:p w14:paraId="493197F3" w14:textId="3CC687C8" w:rsidR="00BB3D74" w:rsidRPr="00A26C72" w:rsidRDefault="00CB5E65"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m:oMath>
              <m:sSup>
                <m:sSupPr>
                  <m:ctrlPr>
                    <w:rPr>
                      <w:rFonts w:ascii="Cambria Math" w:eastAsiaTheme="minorEastAsia" w:hAnsi="Cambria Math" w:cs="Arial"/>
                      <w:b/>
                      <w:i/>
                      <w:sz w:val="20"/>
                      <w:szCs w:val="20"/>
                    </w:rPr>
                  </m:ctrlPr>
                </m:sSupPr>
                <m:e>
                  <m:r>
                    <m:rPr>
                      <m:sty m:val="b"/>
                    </m:rPr>
                    <w:rPr>
                      <w:rFonts w:ascii="Cambria Math" w:hAnsi="Cambria Math" w:cs="Arial"/>
                      <w:sz w:val="20"/>
                      <w:szCs w:val="20"/>
                    </w:rPr>
                    <m:t>g</m:t>
                  </m:r>
                  <m:ctrlPr>
                    <w:rPr>
                      <w:rFonts w:ascii="Cambria Math" w:hAnsi="Cambria Math" w:cs="Arial"/>
                      <w:b/>
                      <w:sz w:val="20"/>
                      <w:szCs w:val="20"/>
                    </w:rPr>
                  </m:ctrlPr>
                </m:e>
                <m:sup>
                  <m:r>
                    <m:rPr>
                      <m:sty m:val="b"/>
                    </m:rPr>
                    <w:rPr>
                      <w:rFonts w:ascii="Cambria Math" w:hAnsi="Cambria Math" w:cs="Arial"/>
                      <w:sz w:val="20"/>
                      <w:szCs w:val="20"/>
                      <w:vertAlign w:val="superscript"/>
                    </w:rPr>
                    <m:t>λ-1</m:t>
                  </m:r>
                </m:sup>
              </m:sSup>
              <m:sSup>
                <m:sSupPr>
                  <m:ctrlPr>
                    <w:rPr>
                      <w:rFonts w:ascii="Cambria Math" w:hAnsi="Cambria Math" w:cs="Arial"/>
                      <w:b/>
                      <w:i/>
                      <w:sz w:val="20"/>
                      <w:szCs w:val="20"/>
                    </w:rPr>
                  </m:ctrlPr>
                </m:sSupPr>
                <m:e>
                  <m:r>
                    <m:rPr>
                      <m:sty m:val="b"/>
                    </m:rPr>
                    <w:rPr>
                      <w:rFonts w:ascii="Cambria Math" w:eastAsiaTheme="minorEastAsia" w:hAnsi="Cambria Math" w:cs="Arial"/>
                      <w:sz w:val="20"/>
                      <w:szCs w:val="20"/>
                    </w:rPr>
                    <m:t>vol</m:t>
                  </m:r>
                  <m:ctrlPr>
                    <w:rPr>
                      <w:rFonts w:ascii="Cambria Math" w:eastAsiaTheme="minorEastAsia" w:hAnsi="Cambria Math" w:cs="Arial"/>
                      <w:b/>
                      <w:sz w:val="20"/>
                      <w:szCs w:val="20"/>
                    </w:rPr>
                  </m:ctrlPr>
                </m:e>
                <m:sup>
                  <m:r>
                    <m:rPr>
                      <m:sty m:val="bi"/>
                    </m:rPr>
                    <w:rPr>
                      <w:rFonts w:ascii="Cambria Math" w:hAnsi="Cambria Math" w:cs="Arial"/>
                      <w:sz w:val="20"/>
                      <w:szCs w:val="20"/>
                    </w:rPr>
                    <m:t>-1</m:t>
                  </m:r>
                </m:sup>
              </m:sSup>
            </m:oMath>
            <w:r w:rsidR="00BB3D74" w:rsidRPr="00A26C72">
              <w:rPr>
                <w:b/>
                <w:sz w:val="20"/>
                <w:szCs w:val="20"/>
                <w:lang w:val="en-US"/>
              </w:rPr>
              <w:t xml:space="preserve"> </w:t>
            </w:r>
          </w:p>
        </w:tc>
        <w:tc>
          <w:tcPr>
            <w:tcW w:w="0" w:type="auto"/>
          </w:tcPr>
          <w:p w14:paraId="0E9F2EEE" w14:textId="040054F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0"/>
                <w:szCs w:val="20"/>
              </w:rPr>
            </w:pPr>
            <w:r w:rsidRPr="00A26C72">
              <w:rPr>
                <w:rFonts w:ascii="Times New Roman" w:eastAsia="Times New Roman" w:hAnsi="Times New Roman" w:cs="Times New Roman"/>
                <w:b/>
                <w:sz w:val="20"/>
                <w:szCs w:val="20"/>
              </w:rPr>
              <w:t>4</w:t>
            </w:r>
          </w:p>
        </w:tc>
      </w:tr>
      <w:tr w:rsidR="00BB3D74" w:rsidRPr="00936C6C"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A26C72" w:rsidRDefault="00CB5E65" w:rsidP="00B23C90">
            <w:pPr>
              <w:spacing w:line="480" w:lineRule="auto"/>
              <w:contextualSpacing/>
              <w:jc w:val="both"/>
              <w:rPr>
                <w:b w:val="0"/>
                <w:sz w:val="20"/>
                <w:szCs w:val="20"/>
                <w:lang w:val="en-US"/>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cut,P</m:t>
                    </m:r>
                  </m:sub>
                </m:sSub>
              </m:oMath>
            </m:oMathPara>
          </w:p>
        </w:tc>
        <w:tc>
          <w:tcPr>
            <w:tcW w:w="0" w:type="auto"/>
          </w:tcPr>
          <w:p w14:paraId="3ABFE2C6" w14:textId="34572909"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w:r w:rsidRPr="00A26C72">
              <w:rPr>
                <w:rFonts w:cstheme="minorHAnsi"/>
                <w:sz w:val="20"/>
                <w:szCs w:val="20"/>
                <w:lang w:val="en-US"/>
              </w:rPr>
              <w:t xml:space="preserve">Cut-off size of plankton spectrum </w:t>
            </w:r>
          </w:p>
        </w:tc>
        <w:tc>
          <w:tcPr>
            <w:tcW w:w="0" w:type="auto"/>
          </w:tcPr>
          <w:p w14:paraId="6E6BA3F6" w14:textId="4CCA92D0"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w:rPr>
                    <w:rFonts w:ascii="Cambria Math" w:eastAsiaTheme="minorEastAsia" w:hAnsi="Cambria Math"/>
                    <w:sz w:val="20"/>
                    <w:szCs w:val="20"/>
                    <w:lang w:val="en-US"/>
                  </w:rPr>
                  <m:t>1</m:t>
                </m:r>
                <w:commentRangeStart w:id="13"/>
                <w:commentRangeStart w:id="14"/>
                <w:commentRangeEnd w:id="13"/>
                <m:r>
                  <m:rPr>
                    <m:sty m:val="p"/>
                  </m:rPr>
                  <w:rPr>
                    <w:rStyle w:val="CommentReference"/>
                    <w:rFonts w:ascii="Cambria Math" w:hAnsi="Cambria Math"/>
                    <w:sz w:val="20"/>
                    <w:szCs w:val="20"/>
                  </w:rPr>
                  <w:commentReference w:id="13"/>
                </m:r>
                <w:commentRangeEnd w:id="14"/>
                <m:r>
                  <m:rPr>
                    <m:sty m:val="p"/>
                  </m:rPr>
                  <w:rPr>
                    <w:rStyle w:val="CommentReference"/>
                    <w:rFonts w:ascii="Cambria Math" w:hAnsi="Cambria Math"/>
                    <w:sz w:val="20"/>
                    <w:szCs w:val="20"/>
                  </w:rPr>
                  <w:commentReference w:id="14"/>
                </m:r>
              </m:oMath>
            </m:oMathPara>
          </w:p>
        </w:tc>
        <w:tc>
          <w:tcPr>
            <w:tcW w:w="0" w:type="auto"/>
          </w:tcPr>
          <w:p w14:paraId="327E12FF" w14:textId="4AD6C6C5"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lang w:val="en-US"/>
              </w:rPr>
            </w:pPr>
            <m:oMathPara>
              <m:oMathParaPr>
                <m:jc m:val="left"/>
              </m:oMathParaPr>
              <m:oMath>
                <m:r>
                  <m:rPr>
                    <m:sty m:val="p"/>
                  </m:rPr>
                  <w:rPr>
                    <w:rFonts w:ascii="Cambria Math" w:hAnsi="Cambria Math" w:cs="Arial"/>
                    <w:sz w:val="20"/>
                    <w:szCs w:val="20"/>
                  </w:rPr>
                  <m:t>g</m:t>
                </m:r>
              </m:oMath>
            </m:oMathPara>
          </w:p>
        </w:tc>
        <w:tc>
          <w:tcPr>
            <w:tcW w:w="0" w:type="auto"/>
          </w:tcPr>
          <w:p w14:paraId="49C22A9C" w14:textId="1097200A"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r w:rsidR="00BB3D74" w:rsidRPr="00936C6C"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A26C72" w:rsidRDefault="00CB5E65" w:rsidP="00B23C90">
            <w:pPr>
              <w:spacing w:line="480" w:lineRule="auto"/>
              <w:contextualSpacing/>
              <w:jc w:val="both"/>
              <w:rPr>
                <w:rFonts w:ascii="Times New Roman" w:eastAsia="Times New Roman" w:hAnsi="Times New Roman" w:cs="Times New Roman"/>
                <w:b w:val="0"/>
                <w:iCs/>
                <w:sz w:val="20"/>
                <w:szCs w:val="20"/>
              </w:rPr>
            </w:pPr>
            <m:oMathPara>
              <m:oMathParaPr>
                <m:jc m:val="left"/>
              </m:oMathParaPr>
              <m:oMath>
                <m:sSub>
                  <m:sSubPr>
                    <m:ctrlPr>
                      <w:rPr>
                        <w:rFonts w:ascii="Cambria Math" w:hAnsi="Cambria Math" w:cstheme="minorHAnsi"/>
                        <w:b w:val="0"/>
                        <w:i/>
                        <w:iCs/>
                        <w:sz w:val="20"/>
                        <w:szCs w:val="20"/>
                      </w:rPr>
                    </m:ctrlPr>
                  </m:sSubPr>
                  <m:e>
                    <m:r>
                      <m:rPr>
                        <m:sty m:val="bi"/>
                      </m:rPr>
                      <w:rPr>
                        <w:rFonts w:ascii="Cambria Math" w:hAnsi="Cambria Math" w:cstheme="minorHAnsi"/>
                        <w:sz w:val="20"/>
                        <w:szCs w:val="20"/>
                      </w:rPr>
                      <m:t>w</m:t>
                    </m:r>
                  </m:e>
                  <m:sub>
                    <m:r>
                      <m:rPr>
                        <m:sty m:val="bi"/>
                      </m:rPr>
                      <w:rPr>
                        <w:rFonts w:ascii="Cambria Math" w:hAnsi="Cambria Math" w:cstheme="minorHAnsi"/>
                        <w:sz w:val="20"/>
                        <w:szCs w:val="20"/>
                      </w:rPr>
                      <m:t>cut,B</m:t>
                    </m:r>
                  </m:sub>
                </m:sSub>
              </m:oMath>
            </m:oMathPara>
          </w:p>
        </w:tc>
        <w:tc>
          <w:tcPr>
            <w:tcW w:w="0" w:type="auto"/>
          </w:tcPr>
          <w:p w14:paraId="771728BD" w14:textId="20A17AAB" w:rsidR="00BB3D74" w:rsidRPr="00A26C72" w:rsidRDefault="00BB3D74"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A26C72">
              <w:rPr>
                <w:rFonts w:cstheme="minorHAnsi"/>
                <w:sz w:val="20"/>
                <w:szCs w:val="20"/>
                <w:lang w:val="en-US"/>
              </w:rPr>
              <w:t xml:space="preserve">Cut-off size of benthic spectrum </w:t>
            </w:r>
          </w:p>
        </w:tc>
        <w:tc>
          <w:tcPr>
            <w:tcW w:w="0" w:type="auto"/>
          </w:tcPr>
          <w:p w14:paraId="4E82BF5D" w14:textId="1379B9EB" w:rsidR="00BB3D74" w:rsidRPr="00A26C72" w:rsidRDefault="00A26C72"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w:rPr>
                    <w:rFonts w:ascii="Cambria Math" w:hAnsi="Cambria Math" w:cstheme="minorHAnsi"/>
                    <w:sz w:val="20"/>
                    <w:szCs w:val="20"/>
                  </w:rPr>
                  <m:t>20</m:t>
                </m:r>
              </m:oMath>
            </m:oMathPara>
          </w:p>
        </w:tc>
        <w:tc>
          <w:tcPr>
            <w:tcW w:w="0" w:type="auto"/>
          </w:tcPr>
          <w:p w14:paraId="08F4316C" w14:textId="4A611802" w:rsidR="00BB3D74" w:rsidRPr="00A26C72" w:rsidRDefault="00A26C72" w:rsidP="00B23C9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m:oMathPara>
              <m:oMathParaPr>
                <m:jc m:val="left"/>
              </m:oMathParaPr>
              <m:oMath>
                <m:r>
                  <m:rPr>
                    <m:sty m:val="p"/>
                  </m:rPr>
                  <w:rPr>
                    <w:rFonts w:ascii="Cambria Math" w:hAnsi="Cambria Math" w:cs="Arial"/>
                    <w:sz w:val="20"/>
                    <w:szCs w:val="20"/>
                  </w:rPr>
                  <m:t>g</m:t>
                </m:r>
              </m:oMath>
            </m:oMathPara>
          </w:p>
        </w:tc>
        <w:tc>
          <w:tcPr>
            <w:tcW w:w="0" w:type="auto"/>
          </w:tcPr>
          <w:p w14:paraId="6FC505FC" w14:textId="04054B7F" w:rsidR="00BB3D74" w:rsidRPr="00A26C72" w:rsidRDefault="00F31A8E" w:rsidP="00B23C90">
            <w:pPr>
              <w:spacing w:line="48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A26C72">
              <w:rPr>
                <w:rFonts w:ascii="Times New Roman" w:eastAsia="Times New Roman" w:hAnsi="Times New Roman" w:cs="Times New Roman"/>
                <w:sz w:val="20"/>
                <w:szCs w:val="20"/>
              </w:rPr>
              <w:t>4</w:t>
            </w:r>
          </w:p>
        </w:tc>
      </w:tr>
    </w:tbl>
    <w:p w14:paraId="435D1594" w14:textId="6321F576" w:rsidR="00F3720A" w:rsidRDefault="00F3720A" w:rsidP="00B23C90">
      <w:pPr>
        <w:spacing w:line="480" w:lineRule="auto"/>
        <w:contextualSpacing/>
        <w:jc w:val="both"/>
        <w:rPr>
          <w:lang w:val="en-US"/>
        </w:rPr>
      </w:pPr>
    </w:p>
    <w:p w14:paraId="65119C9D" w14:textId="6D3435DA" w:rsidR="00F3720A" w:rsidRDefault="00F3720A" w:rsidP="00B23C90">
      <w:pPr>
        <w:spacing w:line="480" w:lineRule="auto"/>
        <w:contextualSpacing/>
        <w:jc w:val="both"/>
        <w:rPr>
          <w:color w:val="FF0000"/>
          <w:lang w:val="en-US"/>
        </w:rPr>
      </w:pPr>
    </w:p>
    <w:p w14:paraId="0702CEC4" w14:textId="0BA52AD6" w:rsidR="00102633" w:rsidRDefault="00102633" w:rsidP="00B23C90">
      <w:pPr>
        <w:spacing w:line="480" w:lineRule="auto"/>
        <w:contextualSpacing/>
        <w:jc w:val="both"/>
        <w:rPr>
          <w:color w:val="FF0000"/>
          <w:lang w:val="en-US"/>
        </w:rPr>
      </w:pPr>
    </w:p>
    <w:p w14:paraId="5A690053" w14:textId="4D6FE0CE" w:rsidR="00102633" w:rsidRDefault="00102633" w:rsidP="00B23C90">
      <w:pPr>
        <w:spacing w:line="480" w:lineRule="auto"/>
        <w:contextualSpacing/>
        <w:jc w:val="both"/>
        <w:rPr>
          <w:color w:val="FF0000"/>
          <w:lang w:val="en-US"/>
        </w:rPr>
      </w:pPr>
    </w:p>
    <w:p w14:paraId="5810136E" w14:textId="09B7E1E1" w:rsidR="00102633" w:rsidRDefault="00102633" w:rsidP="00B23C90">
      <w:pPr>
        <w:spacing w:line="480" w:lineRule="auto"/>
        <w:contextualSpacing/>
        <w:jc w:val="both"/>
        <w:rPr>
          <w:color w:val="FF0000"/>
          <w:lang w:val="en-US"/>
        </w:rPr>
      </w:pPr>
    </w:p>
    <w:p w14:paraId="6E612CA2" w14:textId="5D8B49DB" w:rsidR="00102633" w:rsidRDefault="00102633" w:rsidP="00B23C90">
      <w:pPr>
        <w:spacing w:line="480" w:lineRule="auto"/>
        <w:contextualSpacing/>
        <w:jc w:val="both"/>
        <w:rPr>
          <w:color w:val="FF0000"/>
          <w:lang w:val="en-US"/>
        </w:rPr>
      </w:pPr>
    </w:p>
    <w:p w14:paraId="439D2BFA" w14:textId="5F98514E" w:rsidR="00102633" w:rsidRDefault="00102633" w:rsidP="00B23C90">
      <w:pPr>
        <w:spacing w:line="480" w:lineRule="auto"/>
        <w:contextualSpacing/>
        <w:jc w:val="both"/>
        <w:rPr>
          <w:color w:val="FF0000"/>
          <w:lang w:val="en-US"/>
        </w:rPr>
      </w:pPr>
    </w:p>
    <w:p w14:paraId="717409E8" w14:textId="38938411" w:rsidR="00102633" w:rsidRDefault="007E4CEA" w:rsidP="007E4CEA">
      <w:pPr>
        <w:tabs>
          <w:tab w:val="left" w:pos="6131"/>
        </w:tabs>
        <w:spacing w:line="480" w:lineRule="auto"/>
        <w:contextualSpacing/>
        <w:jc w:val="both"/>
        <w:rPr>
          <w:color w:val="FF0000"/>
          <w:lang w:val="en-US"/>
        </w:rPr>
      </w:pPr>
      <w:r>
        <w:rPr>
          <w:color w:val="FF0000"/>
          <w:lang w:val="en-US"/>
        </w:rPr>
        <w:tab/>
      </w:r>
      <w:bookmarkStart w:id="15" w:name="_GoBack"/>
      <w:bookmarkEnd w:id="15"/>
    </w:p>
    <w:p w14:paraId="210C364C" w14:textId="1CEE2DA0" w:rsidR="00102633" w:rsidRDefault="00102633" w:rsidP="00B23C90">
      <w:pPr>
        <w:spacing w:line="480" w:lineRule="auto"/>
        <w:contextualSpacing/>
        <w:jc w:val="both"/>
        <w:rPr>
          <w:color w:val="FF0000"/>
          <w:lang w:val="en-US"/>
        </w:rPr>
      </w:pPr>
    </w:p>
    <w:p w14:paraId="7859137C" w14:textId="1347B97E" w:rsidR="00102633" w:rsidRDefault="00102633" w:rsidP="00B23C90">
      <w:pPr>
        <w:spacing w:line="480" w:lineRule="auto"/>
        <w:contextualSpacing/>
        <w:jc w:val="both"/>
        <w:rPr>
          <w:color w:val="FF0000"/>
          <w:lang w:val="en-US"/>
        </w:rPr>
      </w:pPr>
    </w:p>
    <w:p w14:paraId="41A3D257" w14:textId="77777777" w:rsidR="00102633" w:rsidRDefault="00102633" w:rsidP="00B23C90">
      <w:pPr>
        <w:spacing w:line="480" w:lineRule="auto"/>
        <w:contextualSpacing/>
        <w:jc w:val="both"/>
        <w:rPr>
          <w:color w:val="FF0000"/>
          <w:lang w:val="en-US"/>
        </w:rPr>
      </w:pPr>
    </w:p>
    <w:p w14:paraId="3057B877" w14:textId="26AF39E6" w:rsidR="002254F6" w:rsidRPr="009529AF" w:rsidRDefault="001420FB" w:rsidP="00B23C90">
      <w:pPr>
        <w:pStyle w:val="ListParagraph"/>
        <w:numPr>
          <w:ilvl w:val="0"/>
          <w:numId w:val="7"/>
        </w:numPr>
        <w:spacing w:line="480" w:lineRule="auto"/>
        <w:jc w:val="both"/>
        <w:rPr>
          <w:b/>
          <w:lang w:val="en-US"/>
        </w:rPr>
      </w:pPr>
      <w:r w:rsidRPr="009529AF">
        <w:rPr>
          <w:b/>
          <w:lang w:val="en-US"/>
        </w:rPr>
        <w:lastRenderedPageBreak/>
        <w:t>Model calibration</w:t>
      </w:r>
      <w:r w:rsidR="009529AF">
        <w:rPr>
          <w:b/>
          <w:lang w:val="en-US"/>
        </w:rPr>
        <w:t xml:space="preserve"> and </w:t>
      </w:r>
      <w:r w:rsidR="002254F6" w:rsidRPr="009529AF">
        <w:rPr>
          <w:b/>
          <w:lang w:val="en-US"/>
        </w:rPr>
        <w:t>validation</w:t>
      </w:r>
    </w:p>
    <w:p w14:paraId="061AD0E3" w14:textId="77777777" w:rsidR="00580454" w:rsidRDefault="00580454" w:rsidP="00580454">
      <w:pPr>
        <w:spacing w:line="480" w:lineRule="auto"/>
        <w:contextualSpacing/>
        <w:jc w:val="center"/>
        <w:rPr>
          <w:color w:val="FF0000"/>
          <w:lang w:val="en-US"/>
        </w:rPr>
      </w:pPr>
    </w:p>
    <w:p w14:paraId="775D0A54" w14:textId="03CBAA43" w:rsidR="00F3720A" w:rsidRDefault="00AF4770" w:rsidP="005C00BD">
      <w:pPr>
        <w:spacing w:line="480" w:lineRule="auto"/>
        <w:contextualSpacing/>
        <w:jc w:val="center"/>
        <w:rPr>
          <w:color w:val="FF0000"/>
          <w:lang w:val="en-US"/>
        </w:rPr>
      </w:pPr>
      <w:r>
        <w:rPr>
          <w:noProof/>
          <w:color w:val="FF0000"/>
          <w:lang w:val="en-US"/>
        </w:rPr>
        <w:drawing>
          <wp:inline distT="0" distB="0" distL="0" distR="0" wp14:anchorId="374F77B9" wp14:editId="60B9DA6B">
            <wp:extent cx="5730786" cy="2229492"/>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B_F.png"/>
                    <pic:cNvPicPr/>
                  </pic:nvPicPr>
                  <pic:blipFill rotWithShape="1">
                    <a:blip r:embed="rId18" cstate="print">
                      <a:extLst>
                        <a:ext uri="{28A0092B-C50C-407E-A947-70E740481C1C}">
                          <a14:useLocalDpi xmlns:a14="http://schemas.microsoft.com/office/drawing/2010/main" val="0"/>
                        </a:ext>
                      </a:extLst>
                    </a:blip>
                    <a:srcRect t="30115" b="30981"/>
                    <a:stretch/>
                  </pic:blipFill>
                  <pic:spPr bwMode="auto">
                    <a:xfrm>
                      <a:off x="0" y="0"/>
                      <a:ext cx="5731510" cy="2229774"/>
                    </a:xfrm>
                    <a:prstGeom prst="rect">
                      <a:avLst/>
                    </a:prstGeom>
                    <a:ln>
                      <a:noFill/>
                    </a:ln>
                    <a:extLst>
                      <a:ext uri="{53640926-AAD7-44D8-BBD7-CCE9431645EC}">
                        <a14:shadowObscured xmlns:a14="http://schemas.microsoft.com/office/drawing/2010/main"/>
                      </a:ext>
                    </a:extLst>
                  </pic:spPr>
                </pic:pic>
              </a:graphicData>
            </a:graphic>
          </wp:inline>
        </w:drawing>
      </w:r>
    </w:p>
    <w:p w14:paraId="1A30D840" w14:textId="4335180B" w:rsidR="00F3720A" w:rsidRPr="00580454" w:rsidRDefault="00580454" w:rsidP="00307FF5">
      <w:pPr>
        <w:spacing w:line="480" w:lineRule="auto"/>
        <w:contextualSpacing/>
        <w:jc w:val="both"/>
        <w:rPr>
          <w:i/>
          <w:iCs/>
          <w:lang w:val="en-US"/>
        </w:rPr>
      </w:pPr>
      <w:r w:rsidRPr="00580454">
        <w:rPr>
          <w:i/>
          <w:iCs/>
          <w:lang w:val="en-US"/>
        </w:rPr>
        <w:t>Fig</w:t>
      </w:r>
      <w:r w:rsidR="00397A3E">
        <w:rPr>
          <w:i/>
          <w:iCs/>
          <w:lang w:val="en-US"/>
        </w:rPr>
        <w:t>ure</w:t>
      </w:r>
      <w:r w:rsidRPr="00580454">
        <w:rPr>
          <w:i/>
          <w:iCs/>
          <w:lang w:val="en-US"/>
        </w:rPr>
        <w:t xml:space="preserve"> S2. Time-series of </w:t>
      </w:r>
      <w:r>
        <w:rPr>
          <w:i/>
          <w:iCs/>
          <w:lang w:val="en-US"/>
        </w:rPr>
        <w:t>spawning stock biomass (SSB) from stock assessment outputs (</w:t>
      </w:r>
      <w:r w:rsidR="00C04D18">
        <w:rPr>
          <w:i/>
          <w:iCs/>
          <w:lang w:val="en-US"/>
        </w:rPr>
        <w:t>A</w:t>
      </w:r>
      <w:r>
        <w:rPr>
          <w:i/>
          <w:iCs/>
          <w:lang w:val="en-US"/>
        </w:rPr>
        <w:t>)</w:t>
      </w:r>
      <w:r w:rsidR="00C04D18">
        <w:rPr>
          <w:i/>
          <w:iCs/>
          <w:lang w:val="en-US"/>
        </w:rPr>
        <w:t xml:space="preserve"> and fishing mortality (B). </w:t>
      </w:r>
      <w:r w:rsidR="004420BD">
        <w:rPr>
          <w:i/>
          <w:iCs/>
          <w:lang w:val="en-US"/>
        </w:rPr>
        <w:t>Grey background shows calibration time period</w:t>
      </w:r>
      <w:r w:rsidR="00C04D18">
        <w:rPr>
          <w:i/>
          <w:iCs/>
          <w:lang w:val="en-US"/>
        </w:rPr>
        <w:t xml:space="preserve"> dotted horizontal lines show the mean of each time series in the calibration time period.</w:t>
      </w:r>
    </w:p>
    <w:p w14:paraId="5139B93A" w14:textId="77777777" w:rsidR="00EC0D6E" w:rsidRDefault="00EC0D6E" w:rsidP="00B23C90">
      <w:pPr>
        <w:spacing w:line="480" w:lineRule="auto"/>
        <w:contextualSpacing/>
        <w:jc w:val="both"/>
        <w:rPr>
          <w:i/>
          <w:lang w:val="en-US"/>
        </w:rPr>
      </w:pPr>
    </w:p>
    <w:p w14:paraId="7D51E0D3" w14:textId="714F362B" w:rsidR="000846D3" w:rsidRPr="000846D3" w:rsidRDefault="000846D3" w:rsidP="00B23C90">
      <w:pPr>
        <w:spacing w:line="480" w:lineRule="auto"/>
        <w:contextualSpacing/>
        <w:jc w:val="both"/>
        <w:rPr>
          <w:i/>
          <w:lang w:val="en-US"/>
        </w:rPr>
      </w:pPr>
      <w:commentRangeStart w:id="16"/>
      <w:r w:rsidRPr="000846D3">
        <w:rPr>
          <w:i/>
          <w:lang w:val="en-US"/>
        </w:rPr>
        <w:t>Calibration</w:t>
      </w:r>
      <w:r w:rsidR="00F3720A">
        <w:rPr>
          <w:i/>
          <w:lang w:val="en-US"/>
        </w:rPr>
        <w:t xml:space="preserve"> protocol</w:t>
      </w:r>
      <w:commentRangeEnd w:id="16"/>
      <w:r w:rsidR="001C734F">
        <w:rPr>
          <w:rStyle w:val="CommentReference"/>
        </w:rPr>
        <w:commentReference w:id="16"/>
      </w:r>
    </w:p>
    <w:p w14:paraId="59C112C9" w14:textId="7FD7F970"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Determine a start</w:t>
      </w:r>
      <w:r w:rsidR="00D56D27" w:rsidRPr="003A0E5C">
        <w:rPr>
          <w:rFonts w:cstheme="minorHAnsi"/>
          <w:lang w:val="en-US"/>
        </w:rPr>
        <w:t>ing</w:t>
      </w:r>
      <w:r w:rsidRPr="003A0E5C">
        <w:rPr>
          <w:rFonts w:cstheme="minorHAnsi"/>
          <w:lang w:val="en-US"/>
        </w:rPr>
        <w:t xml:space="preserve"> value for plankton and benthos </w:t>
      </w:r>
      <m:oMath>
        <m:r>
          <w:rPr>
            <w:rFonts w:ascii="Cambria Math" w:hAnsi="Cambria Math" w:cstheme="minorHAnsi"/>
          </w:rPr>
          <m:t>κ</m:t>
        </m:r>
      </m:oMath>
      <w:r w:rsidRPr="003A0E5C">
        <w:rPr>
          <w:rFonts w:cstheme="minorHAnsi"/>
          <w:lang w:val="en-US"/>
        </w:rPr>
        <w:t xml:space="preserve">. </w:t>
      </w:r>
      <w:r w:rsidRPr="00D511C7">
        <w:rPr>
          <w:rFonts w:cstheme="minorHAnsi"/>
          <w:lang w:val="en-US"/>
        </w:rPr>
        <w:t>The aim is to find coexistence</w:t>
      </w:r>
      <w:r w:rsidR="004B39DB" w:rsidRPr="00D511C7">
        <w:rPr>
          <w:rFonts w:cstheme="minorHAnsi"/>
          <w:lang w:val="en-US"/>
        </w:rPr>
        <w:t xml:space="preserve"> of the three fish species</w:t>
      </w:r>
      <w:r w:rsidRPr="00D511C7">
        <w:rPr>
          <w:rFonts w:cstheme="minorHAnsi"/>
          <w:lang w:val="en-US"/>
        </w:rPr>
        <w:t xml:space="preserve"> and be within an order of magnitude of SSB</w:t>
      </w:r>
      <w:r w:rsidR="00A07223">
        <w:rPr>
          <w:rFonts w:cstheme="minorHAnsi"/>
          <w:lang w:val="en-US"/>
        </w:rPr>
        <w:t xml:space="preserve"> from stock assessment</w:t>
      </w:r>
      <w:r w:rsidRPr="00D511C7">
        <w:rPr>
          <w:rFonts w:cstheme="minorHAnsi"/>
          <w:lang w:val="en-US"/>
        </w:rPr>
        <w:t>. Prioritize coexistence over SSB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for coexistence might yield high SSB for default parameters).</w:t>
      </w:r>
    </w:p>
    <w:p w14:paraId="4C865791" w14:textId="77777777" w:rsidR="00B11AFE" w:rsidRPr="00D511C7" w:rsidRDefault="00B11AFE" w:rsidP="00B23C90">
      <w:pPr>
        <w:pStyle w:val="ListParagraph"/>
        <w:numPr>
          <w:ilvl w:val="0"/>
          <w:numId w:val="14"/>
        </w:numPr>
        <w:spacing w:line="480" w:lineRule="auto"/>
        <w:jc w:val="both"/>
        <w:rPr>
          <w:rFonts w:cstheme="minorHAnsi"/>
          <w:lang w:val="en-US"/>
        </w:rPr>
      </w:pPr>
      <w:r w:rsidRPr="00D511C7">
        <w:rPr>
          <w:rFonts w:cstheme="minorHAnsi"/>
          <w:lang w:val="en-US"/>
        </w:rPr>
        <w:t>Evaluate growth rates against empirical data</w:t>
      </w:r>
    </w:p>
    <w:p w14:paraId="58DA2F70" w14:textId="62FBADEC" w:rsidR="00B11AFE" w:rsidRPr="00877506" w:rsidRDefault="00B11AFE" w:rsidP="00B23C90">
      <w:pPr>
        <w:pStyle w:val="ListParagraph"/>
        <w:numPr>
          <w:ilvl w:val="1"/>
          <w:numId w:val="14"/>
        </w:numPr>
        <w:spacing w:line="480" w:lineRule="auto"/>
        <w:jc w:val="both"/>
        <w:rPr>
          <w:rFonts w:cstheme="minorHAnsi"/>
        </w:rPr>
      </w:pPr>
      <w:r w:rsidRPr="00D511C7">
        <w:rPr>
          <w:rFonts w:cstheme="minorHAnsi"/>
          <w:lang w:val="en-US"/>
        </w:rPr>
        <w:t xml:space="preserve">If growth rates </w:t>
      </w:r>
      <w:commentRangeStart w:id="17"/>
      <w:r w:rsidRPr="00D511C7">
        <w:rPr>
          <w:rFonts w:cstheme="minorHAnsi"/>
          <w:lang w:val="en-US"/>
        </w:rPr>
        <w:t>are low</w:t>
      </w:r>
      <w:r w:rsidR="005334A2" w:rsidRPr="00D511C7">
        <w:rPr>
          <w:rFonts w:cstheme="minorHAnsi"/>
          <w:lang w:val="en-US"/>
        </w:rPr>
        <w:t xml:space="preserve">, </w:t>
      </w:r>
      <w:r w:rsidRPr="00D511C7">
        <w:rPr>
          <w:rFonts w:cstheme="minorHAnsi"/>
          <w:lang w:val="en-US"/>
        </w:rPr>
        <w:t xml:space="preserve">check </w:t>
      </w:r>
      <w:r w:rsidR="00C86E70" w:rsidRPr="00D511C7">
        <w:rPr>
          <w:rFonts w:cstheme="minorHAnsi"/>
          <w:lang w:val="en-US"/>
        </w:rPr>
        <w:t xml:space="preserve">the </w:t>
      </w:r>
      <w:r w:rsidRPr="00D511C7">
        <w:rPr>
          <w:rFonts w:cstheme="minorHAnsi"/>
          <w:lang w:val="en-US"/>
        </w:rPr>
        <w:t xml:space="preserve">feeding level. If low feeding level and </w:t>
      </w:r>
      <w:r w:rsidR="00071643" w:rsidRPr="00D511C7">
        <w:rPr>
          <w:rFonts w:cstheme="minorHAnsi"/>
          <w:lang w:val="en-US"/>
        </w:rPr>
        <w:t>poor</w:t>
      </w:r>
      <w:r w:rsidRPr="00D511C7">
        <w:rPr>
          <w:rFonts w:cstheme="minorHAnsi"/>
          <w:lang w:val="en-US"/>
        </w:rPr>
        <w:t xml:space="preserve"> growth, check search rate or available prey. </w:t>
      </w:r>
      <w:r w:rsidRPr="00877506">
        <w:rPr>
          <w:rFonts w:cstheme="minorHAnsi"/>
        </w:rPr>
        <w:t>If feedi</w:t>
      </w:r>
      <w:commentRangeEnd w:id="17"/>
      <w:r w:rsidR="006D5E50">
        <w:rPr>
          <w:rStyle w:val="CommentReference"/>
        </w:rPr>
        <w:commentReference w:id="17"/>
      </w:r>
      <w:r w:rsidRPr="00877506">
        <w:rPr>
          <w:rFonts w:cstheme="minorHAnsi"/>
        </w:rPr>
        <w:t xml:space="preserve">ng level looks ok, check biomass production. </w:t>
      </w:r>
    </w:p>
    <w:p w14:paraId="455ACCC1" w14:textId="6021828D"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Net biomass production is largely determined by maximum consumption and metabolic </w:t>
      </w:r>
      <w:r w:rsidR="0017459B">
        <w:rPr>
          <w:rFonts w:cstheme="minorHAnsi"/>
          <w:lang w:val="en-US"/>
        </w:rPr>
        <w:t>losses</w:t>
      </w:r>
      <w:r w:rsidRPr="00D511C7">
        <w:rPr>
          <w:rFonts w:cstheme="minorHAnsi"/>
          <w:lang w:val="en-US"/>
        </w:rPr>
        <w:t>. Earlier exploration suggest modelled growth rates can be lower than observed</w:t>
      </w:r>
      <w:r w:rsidR="00A275F0" w:rsidRPr="00D511C7">
        <w:rPr>
          <w:rFonts w:cstheme="minorHAnsi"/>
          <w:lang w:val="en-US"/>
        </w:rPr>
        <w:t xml:space="preserve"> </w:t>
      </w:r>
      <w:r w:rsidR="00A275F0">
        <w:rPr>
          <w:rFonts w:cstheme="minorHAnsi"/>
        </w:rPr>
        <w:fldChar w:fldCharType="begin"/>
      </w:r>
      <w:r w:rsidR="00577113">
        <w:rPr>
          <w:rFonts w:cstheme="minorHAnsi"/>
          <w:lang w:val="en-US"/>
        </w:rPr>
        <w:instrText xml:space="preserve"> ADDIN ZOTERO_ITEM CSL_CITATION {"citationID":"A0gugs2w","properties":{"formattedCitation":"(Scott {\\i{}et al.} 2018)","plainCitation":"(Scott et al. 2018)","noteIndex":0},"citationItems":[{"id":596,"uris":["http://zotero.org/users/6116610/items/M8GJJBMY"],"uri":["http://zotero.org/users/6116610/items/M8GJJBMY"],"itemData":{"id":596,"type":"article-journal","title":"Multispecies, trait and community size spectrum ecological modelling in R ( mizer )","page":"1–87","DOI":"10.2788/29830","author":[{"family":"Scott","given":"Finlay"},{"family":"Blanchard","given":"Julia L."},{"family":"Andersen","given":"Ken Haste."}],"issued":{"date-parts":[["2018"]]}}}],"schema":"https://github.com/citation-style-language/schema/raw/master/csl-citation.json"} </w:instrText>
      </w:r>
      <w:r w:rsidR="00A275F0">
        <w:rPr>
          <w:rFonts w:cstheme="minorHAnsi"/>
        </w:rPr>
        <w:fldChar w:fldCharType="separate"/>
      </w:r>
      <w:r w:rsidR="00A275F0" w:rsidRPr="00D511C7">
        <w:rPr>
          <w:rFonts w:ascii="Times New Roman" w:hAnsi="Times New Roman" w:cs="Times New Roman"/>
          <w:lang w:val="en-US"/>
        </w:rPr>
        <w:t xml:space="preserve">(Scott </w:t>
      </w:r>
      <w:r w:rsidR="00A275F0" w:rsidRPr="00D511C7">
        <w:rPr>
          <w:rFonts w:ascii="Times New Roman" w:hAnsi="Times New Roman" w:cs="Times New Roman"/>
          <w:i/>
          <w:iCs/>
          <w:lang w:val="en-US"/>
        </w:rPr>
        <w:t>et al.</w:t>
      </w:r>
      <w:r w:rsidR="00A275F0" w:rsidRPr="00D511C7">
        <w:rPr>
          <w:rFonts w:ascii="Times New Roman" w:hAnsi="Times New Roman" w:cs="Times New Roman"/>
          <w:lang w:val="en-US"/>
        </w:rPr>
        <w:t xml:space="preserve"> 2018)</w:t>
      </w:r>
      <w:r w:rsidR="00A275F0">
        <w:rPr>
          <w:rFonts w:cstheme="minorHAnsi"/>
        </w:rPr>
        <w:fldChar w:fldCharType="end"/>
      </w:r>
      <w:r w:rsidRPr="00D511C7">
        <w:rPr>
          <w:rFonts w:cstheme="minorHAnsi"/>
          <w:lang w:val="en-US"/>
        </w:rPr>
        <w:t xml:space="preserve"> with default </w:t>
      </w:r>
      <m:oMath>
        <m:r>
          <w:rPr>
            <w:rFonts w:ascii="Cambria Math" w:hAnsi="Cambria Math" w:cstheme="minorHAnsi"/>
          </w:rPr>
          <w:lastRenderedPageBreak/>
          <m:t>ks</m:t>
        </m:r>
      </m:oMath>
      <w:r w:rsidRPr="00D511C7">
        <w:rPr>
          <w:rFonts w:cstheme="minorHAnsi"/>
          <w:lang w:val="en-US"/>
        </w:rPr>
        <w:t xml:space="preserve"> and </w:t>
      </w:r>
      <m:oMath>
        <m:r>
          <w:rPr>
            <w:rFonts w:ascii="Cambria Math" w:hAnsi="Cambria Math" w:cstheme="minorHAnsi"/>
            <w:lang w:val="en-US"/>
          </w:rPr>
          <m:t>h</m:t>
        </m:r>
      </m:oMath>
      <w:r w:rsidR="00027314">
        <w:rPr>
          <w:rFonts w:eastAsiaTheme="minorEastAsia" w:cstheme="minorHAnsi"/>
          <w:lang w:val="en-US"/>
        </w:rPr>
        <w:t xml:space="preserve"> (constants in allometric metabolism and maximum consumption rates)</w:t>
      </w:r>
      <w:r w:rsidRPr="00D511C7">
        <w:rPr>
          <w:rFonts w:cstheme="minorHAnsi"/>
          <w:lang w:val="en-US"/>
        </w:rPr>
        <w:t>, so these can/may need to be modified</w:t>
      </w:r>
      <w:r w:rsidR="00A25882" w:rsidRPr="00D511C7">
        <w:rPr>
          <w:rFonts w:cstheme="minorHAnsi"/>
          <w:lang w:val="en-US"/>
        </w:rPr>
        <w:t xml:space="preserve"> based on empirical data</w:t>
      </w:r>
      <w:r w:rsidR="00DB1865" w:rsidRPr="00D511C7">
        <w:rPr>
          <w:rFonts w:cstheme="minorHAnsi"/>
          <w:lang w:val="en-US"/>
        </w:rPr>
        <w:t xml:space="preserve"> or other theoretically derived relationships</w:t>
      </w:r>
      <w:r w:rsidRPr="00D511C7">
        <w:rPr>
          <w:rFonts w:cstheme="minorHAnsi"/>
          <w:lang w:val="en-US"/>
        </w:rPr>
        <w:t>.</w:t>
      </w:r>
      <w:r w:rsidR="00E43D32">
        <w:rPr>
          <w:rFonts w:cstheme="minorHAnsi"/>
          <w:lang w:val="en-US"/>
        </w:rPr>
        <w:t xml:space="preserve"> </w:t>
      </w:r>
    </w:p>
    <w:p w14:paraId="476DE5A0" w14:textId="18EF0989" w:rsidR="00B11AFE" w:rsidRPr="00D511C7" w:rsidRDefault="00B11AFE" w:rsidP="00B23C90">
      <w:pPr>
        <w:pStyle w:val="ListParagraph"/>
        <w:numPr>
          <w:ilvl w:val="2"/>
          <w:numId w:val="14"/>
        </w:numPr>
        <w:spacing w:line="480" w:lineRule="auto"/>
        <w:jc w:val="both"/>
        <w:rPr>
          <w:rFonts w:cstheme="minorHAnsi"/>
          <w:lang w:val="en-US"/>
        </w:rPr>
      </w:pPr>
      <w:r w:rsidRPr="00D511C7">
        <w:rPr>
          <w:rFonts w:cstheme="minorHAnsi"/>
          <w:lang w:val="en-US"/>
        </w:rPr>
        <w:t xml:space="preserve">Go back to step 1. With </w:t>
      </w:r>
      <w:r w:rsidR="00155F58">
        <w:rPr>
          <w:rFonts w:cstheme="minorHAnsi"/>
          <w:lang w:val="en-US"/>
        </w:rPr>
        <w:t xml:space="preserve">altered </w:t>
      </w:r>
      <m:oMath>
        <m:r>
          <w:rPr>
            <w:rFonts w:ascii="Cambria Math" w:hAnsi="Cambria Math" w:cstheme="minorHAnsi"/>
            <w:lang w:val="en-US"/>
          </w:rPr>
          <m:t>ks</m:t>
        </m:r>
      </m:oMath>
      <w:r w:rsidR="00155F58">
        <w:rPr>
          <w:rFonts w:cstheme="minorHAnsi"/>
          <w:lang w:val="en-US"/>
        </w:rPr>
        <w:t xml:space="preserve"> and/or </w:t>
      </w:r>
      <m:oMath>
        <m:r>
          <w:rPr>
            <w:rFonts w:ascii="Cambria Math" w:hAnsi="Cambria Math" w:cstheme="minorHAnsi"/>
            <w:lang w:val="en-US"/>
          </w:rPr>
          <m:t>h</m:t>
        </m:r>
      </m:oMath>
      <w:r w:rsidR="002C2BA9">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D511C7">
        <w:rPr>
          <w:rFonts w:cstheme="minorHAnsi"/>
          <w:lang w:val="en-US"/>
        </w:rPr>
        <w:t>needed for coexistence</w:t>
      </w:r>
      <w:r w:rsidR="00B923AC" w:rsidRPr="00D511C7">
        <w:rPr>
          <w:rFonts w:cstheme="minorHAnsi"/>
          <w:lang w:val="en-US"/>
        </w:rPr>
        <w:t xml:space="preserve"> may change</w:t>
      </w:r>
      <w:r w:rsidRPr="00D511C7">
        <w:rPr>
          <w:rFonts w:cstheme="minorHAnsi"/>
          <w:lang w:val="en-US"/>
        </w:rPr>
        <w:t xml:space="preserve">. </w:t>
      </w:r>
      <w:r w:rsidR="00B923AC" w:rsidRPr="00D511C7">
        <w:rPr>
          <w:rFonts w:cstheme="minorHAnsi"/>
          <w:lang w:val="en-US"/>
        </w:rPr>
        <w:t xml:space="preserve">Therefore, a </w:t>
      </w:r>
      <m:oMath>
        <m:r>
          <w:rPr>
            <w:rFonts w:ascii="Cambria Math" w:hAnsi="Cambria Math" w:cstheme="minorHAnsi"/>
          </w:rPr>
          <m:t>κ</m:t>
        </m:r>
      </m:oMath>
      <w:r w:rsidR="00B923AC" w:rsidRPr="00D511C7">
        <w:rPr>
          <w:rFonts w:eastAsiaTheme="minorEastAsia" w:cstheme="minorHAnsi"/>
          <w:lang w:val="en-US"/>
        </w:rPr>
        <w:t xml:space="preserve"> can be chosen that </w:t>
      </w:r>
      <w:r w:rsidRPr="00D511C7">
        <w:rPr>
          <w:rFonts w:cstheme="minorHAnsi"/>
          <w:lang w:val="en-US"/>
        </w:rPr>
        <w:t xml:space="preserve">puts </w:t>
      </w:r>
      <w:r w:rsidR="00B923AC" w:rsidRPr="00D511C7">
        <w:rPr>
          <w:rFonts w:cstheme="minorHAnsi"/>
          <w:lang w:val="en-US"/>
        </w:rPr>
        <w:t xml:space="preserve">modelled </w:t>
      </w:r>
      <w:r w:rsidRPr="00D511C7">
        <w:rPr>
          <w:rFonts w:cstheme="minorHAnsi"/>
          <w:lang w:val="en-US"/>
        </w:rPr>
        <w:t xml:space="preserve">SSB </w:t>
      </w:r>
      <w:r w:rsidR="00B923AC" w:rsidRPr="00D511C7">
        <w:rPr>
          <w:rFonts w:cstheme="minorHAnsi"/>
          <w:lang w:val="en-US"/>
        </w:rPr>
        <w:t>closer to</w:t>
      </w:r>
      <w:r w:rsidR="006B3C9E" w:rsidRPr="00D511C7">
        <w:rPr>
          <w:rFonts w:cstheme="minorHAnsi"/>
          <w:lang w:val="en-US"/>
        </w:rPr>
        <w:t xml:space="preserve"> SSB </w:t>
      </w:r>
      <w:r w:rsidR="00353700">
        <w:rPr>
          <w:rFonts w:cstheme="minorHAnsi"/>
          <w:lang w:val="en-US"/>
        </w:rPr>
        <w:t xml:space="preserve">from stock assessment, </w:t>
      </w:r>
      <w:r w:rsidRPr="00D511C7">
        <w:rPr>
          <w:rFonts w:cstheme="minorHAnsi"/>
          <w:lang w:val="en-US"/>
        </w:rPr>
        <w:t>while still allowing coexistence.</w:t>
      </w:r>
    </w:p>
    <w:p w14:paraId="7F725E17" w14:textId="66FBDFFE" w:rsidR="00B11AFE" w:rsidRPr="00D511C7" w:rsidRDefault="00766125" w:rsidP="00B23C90">
      <w:pPr>
        <w:pStyle w:val="ListParagraph"/>
        <w:numPr>
          <w:ilvl w:val="0"/>
          <w:numId w:val="14"/>
        </w:numPr>
        <w:spacing w:line="480" w:lineRule="auto"/>
        <w:jc w:val="both"/>
        <w:rPr>
          <w:rFonts w:cstheme="minorHAnsi"/>
          <w:lang w:val="en-US"/>
        </w:rPr>
      </w:pPr>
      <w:commentRangeStart w:id="18"/>
      <w:r w:rsidRPr="00D511C7">
        <w:rPr>
          <w:rFonts w:cstheme="minorHAnsi"/>
          <w:lang w:val="en-US"/>
        </w:rPr>
        <w:t>If</w:t>
      </w:r>
      <w:r w:rsidR="00B11AFE" w:rsidRPr="00D511C7">
        <w:rPr>
          <w:rFont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D511C7">
        <w:rPr>
          <w:rFonts w:cstheme="minorHAnsi"/>
          <w:lang w:val="en-US"/>
        </w:rPr>
        <w:t xml:space="preserve">allows for coexistence </w:t>
      </w:r>
      <w:commentRangeEnd w:id="18"/>
      <w:r w:rsidR="006D5E50">
        <w:rPr>
          <w:rStyle w:val="CommentReference"/>
        </w:rPr>
        <w:commentReference w:id="18"/>
      </w:r>
      <w:r w:rsidR="00B11AFE" w:rsidRPr="00D511C7">
        <w:rPr>
          <w:rFonts w:cstheme="minorHAnsi"/>
          <w:lang w:val="en-US"/>
        </w:rPr>
        <w:t xml:space="preserve">and yields SSB relatively close to </w:t>
      </w:r>
      <w:r w:rsidR="00506FA3">
        <w:rPr>
          <w:rFonts w:cstheme="minorHAnsi"/>
          <w:lang w:val="en-US"/>
        </w:rPr>
        <w:t>assessment-</w:t>
      </w:r>
      <w:r w:rsidR="00B11AFE" w:rsidRPr="00D511C7">
        <w:rPr>
          <w:rFonts w:cstheme="minorHAnsi"/>
          <w:lang w:val="en-US"/>
        </w:rPr>
        <w:t>SSB</w:t>
      </w:r>
      <w:r w:rsidRPr="00D511C7">
        <w:rPr>
          <w:rFonts w:cstheme="minorHAnsi"/>
          <w:lang w:val="en-US"/>
        </w:rPr>
        <w:t xml:space="preserve"> </w:t>
      </w:r>
      <w:r w:rsidR="00B11AFE" w:rsidRPr="00D511C7">
        <w:rPr>
          <w:rFont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to get relative biomasses</w:t>
      </w:r>
      <w:r w:rsidR="0033199A">
        <w:rPr>
          <w:rFonts w:eastAsiaTheme="minorEastAsia" w:cstheme="minorHAnsi"/>
          <w:lang w:val="en-US"/>
        </w:rPr>
        <w:t xml:space="preserve"> between species</w:t>
      </w:r>
      <w:r w:rsidR="00B11AFE" w:rsidRPr="00D511C7">
        <w:rPr>
          <w:rFonts w:eastAsiaTheme="minorEastAsia" w:cstheme="minorHAnsi"/>
          <w:lang w:val="en-US"/>
        </w:rPr>
        <w:t xml:space="preserve"> and SSB closer to observed</w:t>
      </w:r>
      <w:r w:rsidR="00592618">
        <w:rPr>
          <w:rFonts w:eastAsiaTheme="minorEastAsia" w:cstheme="minorHAnsi"/>
          <w:lang w:val="en-US"/>
        </w:rPr>
        <w:t xml:space="preserve"> in the calibration time period</w:t>
      </w:r>
      <w:r w:rsidR="00B11AFE" w:rsidRPr="00D511C7">
        <w:rPr>
          <w:rFont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D511C7">
        <w:rPr>
          <w:rFonts w:eastAsiaTheme="minorEastAsia" w:cstheme="minorHAnsi"/>
          <w:lang w:val="en-US"/>
        </w:rPr>
        <w:t xml:space="preserve"> that minimizes the residual sum of square between predicted SSB</w:t>
      </w:r>
      <w:r w:rsidR="00506FA3">
        <w:rPr>
          <w:rFonts w:eastAsiaTheme="minorEastAsia" w:cstheme="minorHAnsi"/>
          <w:lang w:val="en-US"/>
        </w:rPr>
        <w:t xml:space="preserve"> and SSB from the stock assessment</w:t>
      </w:r>
      <w:r w:rsidR="00B11AFE" w:rsidRPr="00D511C7">
        <w:rPr>
          <w:rFonts w:eastAsiaTheme="minorEastAsia" w:cstheme="minorHAnsi"/>
          <w:lang w:val="en-US"/>
        </w:rPr>
        <w:t>.</w:t>
      </w:r>
    </w:p>
    <w:p w14:paraId="043C2C10" w14:textId="4EC0E914" w:rsidR="00B11AFE" w:rsidRPr="00D511C7" w:rsidRDefault="00B11AFE" w:rsidP="00B23C90">
      <w:pPr>
        <w:pStyle w:val="ListParagraph"/>
        <w:numPr>
          <w:ilvl w:val="0"/>
          <w:numId w:val="14"/>
        </w:numPr>
        <w:spacing w:line="480" w:lineRule="auto"/>
        <w:jc w:val="both"/>
        <w:rPr>
          <w:rFonts w:cstheme="minorHAnsi"/>
          <w:lang w:val="en-US"/>
        </w:rPr>
      </w:pPr>
      <w:r w:rsidRPr="003A0E5C">
        <w:rPr>
          <w:rFonts w:cstheme="minorHAnsi"/>
          <w:lang w:val="en-US"/>
        </w:rPr>
        <w:t xml:space="preserve">Verify that SSBs and growth rates are still close to empirical data, after </w:t>
      </w:r>
      <w:r w:rsidR="00766125" w:rsidRPr="003A0E5C">
        <w:rPr>
          <w:rFont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w:t>
      </w:r>
      <w:r w:rsidRPr="00D511C7">
        <w:rPr>
          <w:rFonts w:cstheme="minorHAnsi"/>
          <w:lang w:val="en-US"/>
        </w:rPr>
        <w:t xml:space="preserve">Then evaluate </w:t>
      </w:r>
      <w:r w:rsidR="004F73D5" w:rsidRPr="00D511C7">
        <w:rPr>
          <w:rFonts w:cstheme="minorHAnsi"/>
          <w:lang w:val="en-US"/>
        </w:rPr>
        <w:t xml:space="preserve">the ratio of egg production before and after density dependence is added from the </w:t>
      </w:r>
      <w:proofErr w:type="spellStart"/>
      <w:r w:rsidR="00A059C2">
        <w:rPr>
          <w:rFonts w:cstheme="minorHAnsi"/>
          <w:lang w:val="en-US"/>
        </w:rPr>
        <w:t>Beverton</w:t>
      </w:r>
      <w:proofErr w:type="spellEnd"/>
      <w:r w:rsidR="00A059C2">
        <w:rPr>
          <w:rFonts w:cstheme="minorHAnsi"/>
          <w:lang w:val="en-US"/>
        </w:rPr>
        <w:t xml:space="preserve">-Holt type </w:t>
      </w:r>
      <w:r w:rsidR="004F73D5" w:rsidRPr="00D511C7">
        <w:rPr>
          <w:rFonts w:cstheme="minorHAnsi"/>
          <w:lang w:val="en-US"/>
        </w:rPr>
        <w:t>stock-recruit curve (</w:t>
      </w:r>
      <w:r w:rsidRPr="00D511C7">
        <w:rPr>
          <w:rFonts w:cstheme="minorHAnsi"/>
          <w:lang w:val="en-US"/>
        </w:rPr>
        <w:t>RDI/RD</w:t>
      </w:r>
      <w:r w:rsidR="00B7194A" w:rsidRPr="00D511C7">
        <w:rPr>
          <w:rFonts w:cstheme="minorHAnsi"/>
          <w:lang w:val="en-US"/>
        </w:rPr>
        <w:t>D</w:t>
      </w:r>
      <w:r w:rsidR="004F73D5" w:rsidRPr="00D511C7">
        <w:rPr>
          <w:rFonts w:cstheme="minorHAnsi"/>
          <w:lang w:val="en-US"/>
        </w:rPr>
        <w:t>)</w:t>
      </w:r>
      <w:r w:rsidRPr="00D511C7">
        <w:rPr>
          <w:rFonts w:cstheme="minorHAnsi"/>
          <w:lang w:val="en-US"/>
        </w:rPr>
        <w:t>.</w:t>
      </w:r>
    </w:p>
    <w:p w14:paraId="1373022F" w14:textId="1E1FEA6E" w:rsidR="00B11AFE" w:rsidRPr="003A0E5C" w:rsidRDefault="00B11AFE" w:rsidP="00B23C90">
      <w:pPr>
        <w:pStyle w:val="ListParagraph"/>
        <w:numPr>
          <w:ilvl w:val="1"/>
          <w:numId w:val="14"/>
        </w:numPr>
        <w:spacing w:line="480" w:lineRule="auto"/>
        <w:jc w:val="both"/>
        <w:rPr>
          <w:rFonts w:cstheme="minorHAnsi"/>
          <w:lang w:val="en-US"/>
        </w:rPr>
      </w:pPr>
      <w:r w:rsidRPr="003A0E5C">
        <w:rPr>
          <w:rFonts w:cstheme="minorHAnsi"/>
          <w:lang w:val="en-US"/>
        </w:rPr>
        <w:t>If RDI/RDD is high</w:t>
      </w:r>
      <w:r w:rsidR="002A7DDD" w:rsidRPr="003A0E5C">
        <w:rPr>
          <w:rFonts w:cstheme="minorHAnsi"/>
          <w:lang w:val="en-US"/>
        </w:rPr>
        <w:t xml:space="preserve"> (</w:t>
      </w:r>
      <m:oMath>
        <m:r>
          <w:rPr>
            <w:rFonts w:ascii="Cambria Math" w:hAnsi="Cambria Math" w:cstheme="minorHAnsi"/>
            <w:lang w:val="en-US"/>
          </w:rPr>
          <m:t>≈100</m:t>
        </m:r>
      </m:oMath>
      <w:r w:rsidR="002A7DDD" w:rsidRPr="003A0E5C">
        <w:rPr>
          <w:rFonts w:cstheme="minorHAnsi"/>
          <w:lang w:val="en-US"/>
        </w:rPr>
        <w:t xml:space="preserve">) </w:t>
      </w:r>
      <w:r w:rsidR="002A7DDD">
        <w:rPr>
          <w:rFonts w:cstheme="minorHAnsi"/>
        </w:rPr>
        <w:fldChar w:fldCharType="begin"/>
      </w:r>
      <w:r w:rsidR="00577113">
        <w:rPr>
          <w:rFont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2017)","noteIndex":0},"citationItems":[{"id":642,"uris":["http://zotero.org/users/6116610/items/QWSPHPIM"],"uri":["http://zotero.org/users/6116610/items/QWSPHPIM"],"itemData":{"id":642,"type":"article-journal","title":"Efficiency of fisheries is increasing at the ecosystem level","container-title":"Fish and Fisheries","page":"199-211","volume":"18","issue":"2","source":"Crossref","abstract":"Managing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species.","DOI":"10.1111/faf.12171","ISSN":"14672960","language":"en","author":[{"family":"Jacobsen","given":"Nis S"},{"family":"Burgess","given":"Matthew G"},{"family":"Andersen","given":"Ken H"}],"issued":{"date-parts":[["2017",3]]}}}],"schema":"https://github.com/citation-style-language/schema/raw/master/csl-citation.json"} </w:instrText>
      </w:r>
      <w:r w:rsidR="002A7DDD">
        <w:rPr>
          <w:rFonts w:cstheme="minorHAnsi"/>
        </w:rPr>
        <w:fldChar w:fldCharType="separate"/>
      </w:r>
      <w:r w:rsidR="002A7DDD" w:rsidRPr="003A0E5C">
        <w:rPr>
          <w:rFonts w:ascii="Times New Roman" w:hAnsi="Times New Roman" w:cs="Times New Roman"/>
          <w:lang w:val="en-US"/>
        </w:rPr>
        <w:t xml:space="preserve">(Jacobsen </w:t>
      </w:r>
      <w:r w:rsidR="002A7DDD" w:rsidRPr="003A0E5C">
        <w:rPr>
          <w:rFonts w:ascii="Times New Roman" w:hAnsi="Times New Roman" w:cs="Times New Roman"/>
          <w:i/>
          <w:iCs/>
          <w:lang w:val="en-US"/>
        </w:rPr>
        <w:t>et al.</w:t>
      </w:r>
      <w:r w:rsidR="002A7DDD" w:rsidRPr="003A0E5C">
        <w:rPr>
          <w:rFonts w:ascii="Times New Roman" w:hAnsi="Times New Roman" w:cs="Times New Roman"/>
          <w:lang w:val="en-US"/>
        </w:rPr>
        <w:t xml:space="preserve"> 2017)</w:t>
      </w:r>
      <w:r w:rsidR="002A7DDD">
        <w:rPr>
          <w:rFonts w:cstheme="minorHAnsi"/>
        </w:rPr>
        <w:fldChar w:fldCharType="end"/>
      </w:r>
      <w:r w:rsidRPr="003A0E5C">
        <w:rPr>
          <w:rFont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consider lowering </w:t>
      </w:r>
      <m:oMath>
        <m:r>
          <w:rPr>
            <w:rFonts w:ascii="Cambria Math" w:hAnsi="Cambria Math" w:cstheme="minorHAnsi"/>
          </w:rPr>
          <m:t>erepro</m:t>
        </m:r>
      </m:oMath>
      <w:r w:rsidRPr="003A0E5C">
        <w:rPr>
          <w:rFonts w:cstheme="minorHAnsi"/>
          <w:lang w:val="en-US"/>
        </w:rPr>
        <w:t xml:space="preserve"> (default </w:t>
      </w:r>
      <w:r w:rsidR="00755C7C" w:rsidRPr="003A0E5C">
        <w:rPr>
          <w:rFonts w:cstheme="minorHAnsi"/>
          <w:i/>
          <w:lang w:val="en-US"/>
        </w:rPr>
        <w:t>‘</w:t>
      </w:r>
      <w:proofErr w:type="spellStart"/>
      <w:r w:rsidR="00755C7C" w:rsidRPr="003A0E5C">
        <w:rPr>
          <w:rFonts w:cstheme="minorHAnsi"/>
          <w:i/>
          <w:lang w:val="en-US"/>
        </w:rPr>
        <w:t>mizer</w:t>
      </w:r>
      <w:proofErr w:type="spellEnd"/>
      <w:r w:rsidR="00755C7C" w:rsidRPr="003A0E5C">
        <w:rPr>
          <w:rFonts w:cstheme="minorHAnsi"/>
          <w:i/>
          <w:lang w:val="en-US"/>
        </w:rPr>
        <w:t>’</w:t>
      </w:r>
      <w:r w:rsidRPr="003A0E5C">
        <w:rPr>
          <w:rFonts w:cstheme="minorHAnsi"/>
          <w:lang w:val="en-US"/>
        </w:rPr>
        <w:t xml:space="preserve"> is 1). </w:t>
      </w:r>
      <w:r w:rsidRPr="00A86A98">
        <w:rPr>
          <w:rFonts w:cstheme="minorHAnsi"/>
        </w:rPr>
        <w:t xml:space="preserve">By default </w:t>
      </w:r>
      <w:r w:rsidR="00A059C2">
        <w:rPr>
          <w:rFonts w:cstheme="minorHAnsi"/>
        </w:rPr>
        <w:t>we</w:t>
      </w:r>
      <w:r w:rsidRPr="00A86A98">
        <w:rPr>
          <w:rFonts w:cstheme="minorHAnsi"/>
        </w:rPr>
        <w:t xml:space="preserve"> use 0.1</w:t>
      </w:r>
      <w:r w:rsidR="00FC54C2">
        <w:rPr>
          <w:rFonts w:cstheme="minorHAnsi"/>
        </w:rPr>
        <w:t xml:space="preserve"> </w:t>
      </w:r>
      <w:r w:rsidR="00FC54C2">
        <w:rPr>
          <w:rFonts w:cstheme="minorHAnsi"/>
        </w:rPr>
        <w:fldChar w:fldCharType="begin"/>
      </w:r>
      <w:r w:rsidR="00577113">
        <w:rPr>
          <w:rFonts w:cstheme="minorHAnsi"/>
        </w:rPr>
        <w:instrText xml:space="preserve"> ADDIN ZOTERO_ITEM CSL_CITATION {"citationID":"kZpv703Q","properties":{"formattedCitation":"(Hartvig {\\i{}et al.} 2011; Jacobsen {\\i{}et al.} 2017)","plainCitation":"(Hartvig et al. 2011; Jacobsen et al. 2017)","noteIndex":0},"citationItems":[{"id":699,"uris":["http://zotero.org/users/6116610/items/DI6PRUI4"],"uri":["http://zotero.org/users/6116610/items/DI6PRUI4"],"itemData":{"id":699,"type":"article-journal","title":"Food web framework for size-structured populations","container-title":"Journal of Theoretical Biology","page":"113-122","volume":"272","issue":"1","source":"Crossref","abstract":"We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maturation.","DOI":"10.1016/j.jtbi.2010.12.006","ISSN":"00225193","language":"en","author":[{"family":"Hartvig","given":"Martin"},{"family":"Andersen","given":"Ken H."},{"family":"Beyer","given":"Jan E."}],"issued":{"date-parts":[["2011",3]]}}},{"id":642,"uris":["http://zotero.org/users/6116610/items/QWSPHPIM"],"uri":["http://zotero.org/users/6116610/items/QWSPHPIM"],"itemData":{"id":642,"type":"article-journal","title":"Efficiency of fisheries is increasing at the ecosystem level","container-title":"Fish and Fisheries","page":"199-211","volume":"18","issue":"2","source":"Crossref","abstract":"Managing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w:instrText>
      </w:r>
      <w:r w:rsidR="00577113" w:rsidRPr="00FB3FD9">
        <w:rPr>
          <w:rFonts w:cstheme="minorHAnsi"/>
        </w:rPr>
        <w:instrText>ect to any objec</w:instrText>
      </w:r>
      <w:r w:rsidR="00577113" w:rsidRPr="00577113">
        <w:rPr>
          <w:rFonts w:cstheme="minorHAnsi"/>
        </w:rPr>
        <w:instrText>tive without regressing at least one other. We investigate the ecosystem-level ef</w:instrText>
      </w:r>
      <w:r w:rsidR="00577113">
        <w:rPr>
          <w:rFonts w:cstheme="minorHAnsi"/>
        </w:rPr>
        <w:instrText>ﬁ</w:instrText>
      </w:r>
      <w:r w:rsidR="00577113" w:rsidRPr="00577113">
        <w:rPr>
          <w:rFonts w:cstheme="minorHAnsi"/>
        </w:rPr>
        <w:instrText xml:space="preserve">ciency of </w:instrText>
      </w:r>
      <w:r w:rsidR="00577113">
        <w:rPr>
          <w:rFonts w:cstheme="minorHAnsi"/>
        </w:rPr>
        <w:instrText>ﬁ</w:instrText>
      </w:r>
      <w:r w:rsidR="00577113" w:rsidRPr="00577113">
        <w:rPr>
          <w:rFonts w:cstheme="minorHAnsi"/>
        </w:rPr>
        <w:instrText xml:space="preserve">sheries in </w:instrText>
      </w:r>
      <w:r w:rsidR="00577113">
        <w:rPr>
          <w:rFonts w:cstheme="minorHAnsi"/>
        </w:rPr>
        <w:instrText>ﬁ</w:instrText>
      </w:r>
      <w:r w:rsidR="00577113" w:rsidRPr="00577113">
        <w:rPr>
          <w:rFonts w:cstheme="minorHAnsi"/>
        </w:rPr>
        <w:instrText xml:space="preserve">ve large marine ecosystems (LMEs) with respect to yield and an aggregate measure of ecosystem impact using a novel calibration of size-based ecosystem models. We estimate that </w:instrText>
      </w:r>
      <w:r w:rsidR="00577113">
        <w:rPr>
          <w:rFonts w:cstheme="minorHAnsi"/>
        </w:rPr>
        <w:instrText>ﬁ</w:instrText>
      </w:r>
      <w:r w:rsidR="00577113" w:rsidRPr="00577113">
        <w:rPr>
          <w:rFonts w:cstheme="minorHAnsi"/>
        </w:rPr>
        <w:instrText>shing patterns in three LMEs (North Sea, Barents Sea and Benguela Current) are nearly ef</w:instrText>
      </w:r>
      <w:r w:rsidR="00577113">
        <w:rPr>
          <w:rFonts w:cstheme="minorHAnsi"/>
        </w:rPr>
        <w:instrText>ﬁ</w:instrText>
      </w:r>
      <w:r w:rsidR="00577113" w:rsidRPr="00577113">
        <w:rPr>
          <w:rFonts w:cstheme="minorHAnsi"/>
        </w:rPr>
        <w:instrText>cient with respect to long-term yield and ecosystem impact and that ef</w:instrText>
      </w:r>
      <w:r w:rsidR="00577113">
        <w:rPr>
          <w:rFonts w:cstheme="minorHAnsi"/>
        </w:rPr>
        <w:instrText>ﬁ</w:instrText>
      </w:r>
      <w:r w:rsidR="00577113" w:rsidRPr="00577113">
        <w:rPr>
          <w:rFonts w:cstheme="minorHAnsi"/>
        </w:rPr>
        <w:instrText xml:space="preserve">ciency has improved over the last 30 years. In two LMEs (Baltic Sea and North East US Continental Shelf), </w:instrText>
      </w:r>
      <w:r w:rsidR="00577113">
        <w:rPr>
          <w:rFonts w:cstheme="minorHAnsi"/>
        </w:rPr>
        <w:instrText>ﬁ</w:instrText>
      </w:r>
      <w:r w:rsidR="00577113" w:rsidRPr="00577113">
        <w:rPr>
          <w:rFonts w:cstheme="minorHAnsi"/>
        </w:rPr>
        <w:instrText>shing is inef</w:instrText>
      </w:r>
      <w:r w:rsidR="00577113">
        <w:rPr>
          <w:rFonts w:cstheme="minorHAnsi"/>
        </w:rPr>
        <w:instrText>ﬁ</w:instrText>
      </w:r>
      <w:r w:rsidR="00577113" w:rsidRPr="00577113">
        <w:rPr>
          <w:rFonts w:cstheme="minorHAnsi"/>
        </w:rPr>
        <w:instrText>cient and win–wins remain available. We additionally examine the ef</w:instrText>
      </w:r>
      <w:r w:rsidR="00577113">
        <w:rPr>
          <w:rFonts w:cstheme="minorHAnsi"/>
        </w:rPr>
        <w:instrText>ﬁ</w:instrText>
      </w:r>
      <w:r w:rsidR="00577113" w:rsidRPr="00577113">
        <w:rPr>
          <w:rFonts w:cstheme="minorHAnsi"/>
        </w:rPr>
        <w:instrText xml:space="preserve">ciency of North Sea and Baltic Sea </w:instrText>
      </w:r>
      <w:r w:rsidR="00577113">
        <w:rPr>
          <w:rFonts w:cstheme="minorHAnsi"/>
        </w:rPr>
        <w:instrText>ﬁ</w:instrText>
      </w:r>
      <w:r w:rsidR="00577113" w:rsidRPr="00577113">
        <w:rPr>
          <w:rFonts w:cstheme="minorHAnsi"/>
        </w:rPr>
        <w:instrText xml:space="preserve">sheries with respect to economic rent and ecosystem impact, </w:instrText>
      </w:r>
      <w:r w:rsidR="00577113">
        <w:rPr>
          <w:rFonts w:cstheme="minorHAnsi"/>
        </w:rPr>
        <w:instrText>ﬁ</w:instrText>
      </w:r>
      <w:r w:rsidR="00577113" w:rsidRPr="00577113">
        <w:rPr>
          <w:rFonts w:cstheme="minorHAnsi"/>
        </w:rPr>
        <w:instrText>nding both to be inef</w:instrText>
      </w:r>
      <w:r w:rsidR="00577113">
        <w:rPr>
          <w:rFonts w:cstheme="minorHAnsi"/>
        </w:rPr>
        <w:instrText>ﬁ</w:instrText>
      </w:r>
      <w:r w:rsidR="00577113" w:rsidRPr="00577113">
        <w:rPr>
          <w:rFonts w:cstheme="minorHAnsi"/>
        </w:rPr>
        <w:instrText>cient but steadily improving. Our results suggest the following: (i) a broad and encouraging trend towards ecosystem-level ef</w:instrText>
      </w:r>
      <w:r w:rsidR="00577113">
        <w:rPr>
          <w:rFonts w:cstheme="minorHAnsi"/>
        </w:rPr>
        <w:instrText>ﬁ</w:instrText>
      </w:r>
      <w:r w:rsidR="00577113" w:rsidRPr="00577113">
        <w:rPr>
          <w:rFonts w:cstheme="minorHAnsi"/>
        </w:rPr>
        <w:instrText xml:space="preserve">ciency of </w:instrText>
      </w:r>
      <w:r w:rsidR="00577113">
        <w:rPr>
          <w:rFonts w:cstheme="minorHAnsi"/>
        </w:rPr>
        <w:instrText>ﬁ</w:instrText>
      </w:r>
      <w:r w:rsidR="00577113" w:rsidRPr="00577113">
        <w:rPr>
          <w:rFonts w:cstheme="minorHAnsi"/>
        </w:rPr>
        <w:instrText>sheries; (ii) that ecosystem-scale win–wins, especially with respect to conservation and pro</w:instrText>
      </w:r>
      <w:r w:rsidR="00577113">
        <w:rPr>
          <w:rFonts w:cstheme="minorHAnsi"/>
        </w:rPr>
        <w:instrText>ﬁ</w:instrText>
      </w:r>
      <w:r w:rsidR="00577113" w:rsidRPr="00577113">
        <w:rPr>
          <w:rFonts w:cstheme="minorHAnsi"/>
        </w:rPr>
        <w:instrText xml:space="preserve">ts, may still be common; and (iii) single-species assessment approaches may overestimate the availability of win–wins by failing to account for trade-offs across interacting species.","DOI":"10.1111/faf.12171","ISSN":"14672960","language":"en","author":[{"family":"Jacobsen","given":"Nis S"},{"family":"Burgess","given":"Matthew G"},{"family":"Andersen","given":"Ken H"}],"issued":{"date-parts":[["2017",3]]}}}],"schema":"https://github.com/citation-style-language/schema/raw/master/csl-citation.json"} </w:instrText>
      </w:r>
      <w:r w:rsidR="00FC54C2">
        <w:rPr>
          <w:rFonts w:cstheme="minorHAnsi"/>
        </w:rPr>
        <w:fldChar w:fldCharType="separate"/>
      </w:r>
      <w:r w:rsidR="002A7DDD" w:rsidRPr="00157383">
        <w:rPr>
          <w:rFonts w:ascii="Times New Roman" w:hAnsi="Times New Roman" w:cs="Times New Roman"/>
        </w:rPr>
        <w:t xml:space="preserve">(Hartvig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2011; Jacobsen </w:t>
      </w:r>
      <w:r w:rsidR="002A7DDD" w:rsidRPr="00157383">
        <w:rPr>
          <w:rFonts w:ascii="Times New Roman" w:hAnsi="Times New Roman" w:cs="Times New Roman"/>
          <w:i/>
          <w:iCs/>
        </w:rPr>
        <w:t>et al.</w:t>
      </w:r>
      <w:r w:rsidR="002A7DDD" w:rsidRPr="00157383">
        <w:rPr>
          <w:rFonts w:ascii="Times New Roman" w:hAnsi="Times New Roman" w:cs="Times New Roman"/>
        </w:rPr>
        <w:t xml:space="preserve"> 2017)</w:t>
      </w:r>
      <w:r w:rsidR="00FC54C2">
        <w:rPr>
          <w:rFonts w:cstheme="minorHAnsi"/>
        </w:rPr>
        <w:fldChar w:fldCharType="end"/>
      </w:r>
      <w:r w:rsidR="004F73D5" w:rsidRPr="00157383">
        <w:rPr>
          <w:rFonts w:cstheme="minorHAnsi"/>
        </w:rPr>
        <w:t xml:space="preserve">. </w:t>
      </w:r>
      <w:r w:rsidR="004F73D5" w:rsidRPr="003A0E5C">
        <w:rPr>
          <w:rFonts w:cstheme="minorHAnsi"/>
          <w:lang w:val="en-US"/>
        </w:rPr>
        <w:t xml:space="preserve">At steady state, this </w:t>
      </w:r>
      <w:r w:rsidR="00F0336E" w:rsidRPr="003A0E5C">
        <w:rPr>
          <w:rFonts w:cstheme="minorHAnsi"/>
          <w:lang w:val="en-US"/>
        </w:rPr>
        <w:t xml:space="preserve">leads to RDD being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3A0E5C">
        <w:rPr>
          <w:rFonts w:cstheme="minorHAnsi"/>
          <w:lang w:val="en-US"/>
        </w:rPr>
        <w:t xml:space="preserve"> and dynamics therefore </w:t>
      </w:r>
      <w:r w:rsidR="004F73D5" w:rsidRPr="003A0E5C">
        <w:rPr>
          <w:rFonts w:cstheme="minorHAnsi"/>
          <w:lang w:val="en-US"/>
        </w:rPr>
        <w:t xml:space="preserve">being </w:t>
      </w:r>
      <w:r w:rsidRPr="003A0E5C">
        <w:rPr>
          <w:rFonts w:cstheme="minorHAnsi"/>
          <w:lang w:val="en-US"/>
        </w:rPr>
        <w:t>largely externally driven</w:t>
      </w:r>
      <w:r w:rsidR="00B7194A" w:rsidRPr="003A0E5C">
        <w:rPr>
          <w:rFonts w:cstheme="minorHAnsi"/>
          <w:lang w:val="en-US"/>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F0336E" w:rsidRPr="003A0E5C">
        <w:rPr>
          <w:rFonts w:cstheme="minorHAnsi"/>
          <w:lang w:val="en-US"/>
        </w:rPr>
        <w:t xml:space="preserve"> and the population becomes insensitive to fishing</w:t>
      </w:r>
      <w:r w:rsidRPr="003A0E5C">
        <w:rPr>
          <w:rFonts w:cstheme="minorHAnsi"/>
          <w:lang w:val="en-US"/>
        </w:rPr>
        <w:t xml:space="preserve">. </w:t>
      </w:r>
      <w:commentRangeStart w:id="19"/>
      <w:r w:rsidR="0095691E" w:rsidRPr="003A0E5C">
        <w:rPr>
          <w:rFonts w:cstheme="minorHAnsi"/>
          <w:lang w:val="en-US"/>
        </w:rPr>
        <w:t xml:space="preserve">If </w:t>
      </w:r>
      <w:r w:rsidRPr="003A0E5C">
        <w:rPr>
          <w:rFonts w:cstheme="minorHAnsi"/>
          <w:lang w:val="en-US"/>
        </w:rPr>
        <w:t xml:space="preserve">RDI/RDD ratio increases with </w:t>
      </w: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inf</m:t>
            </m:r>
          </m:sub>
        </m:sSub>
      </m:oMath>
      <w:r w:rsidR="00B7194A" w:rsidRPr="003A0E5C">
        <w:rPr>
          <w:rFonts w:cstheme="minorHAnsi"/>
          <w:lang w:val="en-US"/>
        </w:rPr>
        <w:t xml:space="preserve">, </w:t>
      </w:r>
      <w:r w:rsidR="0095691E" w:rsidRPr="003A0E5C">
        <w:rPr>
          <w:rFonts w:cstheme="minorHAnsi"/>
          <w:lang w:val="en-US"/>
        </w:rPr>
        <w:t xml:space="preserve">an </w:t>
      </w:r>
      <w:r w:rsidRPr="003A0E5C">
        <w:rPr>
          <w:rFonts w:cstheme="minorHAnsi"/>
          <w:lang w:val="en-US"/>
        </w:rPr>
        <w:t xml:space="preserve">allometric </w:t>
      </w:r>
      <w:r w:rsidR="0095691E" w:rsidRPr="003A0E5C">
        <w:rPr>
          <w:rFonts w:cstheme="minorHAnsi"/>
          <w:lang w:val="en-US"/>
        </w:rPr>
        <w:t xml:space="preserve">rather than constant </w:t>
      </w:r>
      <m:oMath>
        <m:r>
          <w:rPr>
            <w:rFonts w:ascii="Cambria Math" w:hAnsi="Cambria Math" w:cstheme="minorHAnsi"/>
          </w:rPr>
          <m:t>erepro</m:t>
        </m:r>
      </m:oMath>
      <w:r w:rsidR="00A059C2" w:rsidRPr="00A059C2">
        <w:rPr>
          <w:rFonts w:eastAsiaTheme="minorEastAsia" w:cstheme="minorHAnsi"/>
        </w:rPr>
        <w:t xml:space="preserve"> can be cons</w:t>
      </w:r>
      <w:proofErr w:type="spellStart"/>
      <w:r w:rsidR="00A059C2" w:rsidRPr="00A059C2">
        <w:rPr>
          <w:rFonts w:eastAsiaTheme="minorEastAsia" w:cstheme="minorHAnsi"/>
        </w:rPr>
        <w:t>idered</w:t>
      </w:r>
      <w:proofErr w:type="spellEnd"/>
      <w:r w:rsidR="00944A29" w:rsidRPr="003A0E5C">
        <w:rPr>
          <w:rFonts w:eastAsiaTheme="minorEastAsia" w:cstheme="minorHAnsi"/>
          <w:lang w:val="en-US"/>
        </w:rPr>
        <w:t>.</w:t>
      </w:r>
      <w:commentRangeEnd w:id="19"/>
      <w:r w:rsidR="006D5E50">
        <w:rPr>
          <w:rStyle w:val="CommentReference"/>
        </w:rPr>
        <w:commentReference w:id="19"/>
      </w:r>
    </w:p>
    <w:p w14:paraId="3E278A88" w14:textId="5DB1863E" w:rsidR="00B11AFE" w:rsidRPr="00A916DB" w:rsidRDefault="00B11AFE" w:rsidP="00B23C90">
      <w:pPr>
        <w:pStyle w:val="ListParagraph"/>
        <w:numPr>
          <w:ilvl w:val="2"/>
          <w:numId w:val="14"/>
        </w:numPr>
        <w:spacing w:line="480" w:lineRule="auto"/>
        <w:jc w:val="both"/>
        <w:rPr>
          <w:rFonts w:cstheme="minorHAnsi"/>
        </w:rPr>
      </w:pPr>
      <w:r w:rsidRPr="00D511C7">
        <w:rPr>
          <w:rFonts w:cstheme="minorHAnsi"/>
          <w:lang w:val="en-US"/>
        </w:rPr>
        <w:t xml:space="preserve">Go back to Step 2 and </w:t>
      </w:r>
      <w:r w:rsidR="00FC54C2" w:rsidRPr="00D511C7">
        <w:rPr>
          <w:rFonts w:cstheme="minorHAnsi"/>
          <w:lang w:val="en-US"/>
        </w:rPr>
        <w:t>proceed forward from there. M</w:t>
      </w:r>
      <w:r w:rsidRPr="00D511C7">
        <w:rPr>
          <w:rFonts w:cstheme="minorHAnsi"/>
          <w:lang w:val="en-US"/>
        </w:rPr>
        <w:t xml:space="preserve">ake sure growth is still realistic. </w:t>
      </w:r>
      <w:r w:rsidRPr="00A916DB">
        <w:rPr>
          <w:rFonts w:cstheme="minorHAnsi"/>
        </w:rPr>
        <w:t xml:space="preserve">Evaluate if the modification to </w:t>
      </w:r>
      <m:oMath>
        <m:r>
          <w:rPr>
            <w:rFonts w:ascii="Cambria Math" w:hAnsi="Cambria Math" w:cstheme="minorHAnsi"/>
          </w:rPr>
          <m:t>h</m:t>
        </m:r>
      </m:oMath>
      <w:r w:rsidRPr="00A916DB">
        <w:rPr>
          <w:rFonts w:cstheme="minorHAnsi"/>
        </w:rPr>
        <w:t xml:space="preserve"> </w:t>
      </w:r>
      <w:r w:rsidR="00A916DB" w:rsidRPr="00A916DB">
        <w:rPr>
          <w:rFonts w:cstheme="minorHAnsi"/>
        </w:rPr>
        <w:t xml:space="preserve">(constant in </w:t>
      </w:r>
      <w:r w:rsidR="009E48C3">
        <w:rPr>
          <w:rFonts w:cstheme="minorHAnsi"/>
        </w:rPr>
        <w:t xml:space="preserve">allometric </w:t>
      </w:r>
      <w:r w:rsidR="00A916DB" w:rsidRPr="00A916DB">
        <w:rPr>
          <w:rFonts w:cstheme="minorHAnsi"/>
        </w:rPr>
        <w:t>maxi</w:t>
      </w:r>
      <w:r w:rsidR="00A916DB">
        <w:rPr>
          <w:rFonts w:cstheme="minorHAnsi"/>
        </w:rPr>
        <w:t>mum consumption rate</w:t>
      </w:r>
      <w:r w:rsidR="00A916DB" w:rsidRPr="00A916DB">
        <w:rPr>
          <w:rFonts w:cstheme="minorHAnsi"/>
        </w:rPr>
        <w:t xml:space="preserve">) </w:t>
      </w:r>
      <w:r w:rsidRPr="00A916DB">
        <w:rPr>
          <w:rFonts w:cstheme="minorHAnsi"/>
        </w:rPr>
        <w:t xml:space="preserve">is still valid. </w:t>
      </w:r>
    </w:p>
    <w:p w14:paraId="0DFA6BDC" w14:textId="710D0E29" w:rsidR="00B11AFE" w:rsidRPr="00AA2A88" w:rsidRDefault="00B11AFE" w:rsidP="00B23C90">
      <w:pPr>
        <w:pStyle w:val="ListParagraph"/>
        <w:numPr>
          <w:ilvl w:val="0"/>
          <w:numId w:val="14"/>
        </w:numPr>
        <w:spacing w:line="480" w:lineRule="auto"/>
        <w:jc w:val="both"/>
        <w:rPr>
          <w:rFonts w:cstheme="minorHAnsi"/>
        </w:rPr>
      </w:pPr>
      <w:r w:rsidRPr="00D511C7">
        <w:rPr>
          <w:rFonts w:cstheme="minorHAnsi"/>
          <w:lang w:val="en-US"/>
        </w:rPr>
        <w:t xml:space="preserve">Verify that SSBs, growth rates and RDI/RDD are still realistic. </w:t>
      </w:r>
      <w:r w:rsidRPr="00AA2A88">
        <w:rPr>
          <w:rFonts w:cstheme="minorHAnsi"/>
        </w:rPr>
        <w:t>Then assess</w:t>
      </w:r>
      <w:ins w:id="20" w:author="Asta Audzijonyte" w:date="2019-11-29T15:07:00Z">
        <w:r w:rsidR="006D5E50">
          <w:rPr>
            <w:rFonts w:cstheme="minorHAnsi"/>
          </w:rPr>
          <w:t xml:space="preserve"> emergent?</w:t>
        </w:r>
      </w:ins>
      <w:r w:rsidRPr="00AA2A88">
        <w:rPr>
          <w:rFonts w:cstheme="minorHAnsi"/>
        </w:rPr>
        <w:t xml:space="preserve"> diet.</w:t>
      </w:r>
    </w:p>
    <w:p w14:paraId="5B089257" w14:textId="2F1CCA12" w:rsidR="00B11AFE" w:rsidRPr="00D511C7" w:rsidRDefault="00B11AFE" w:rsidP="00B23C90">
      <w:pPr>
        <w:pStyle w:val="ListParagraph"/>
        <w:numPr>
          <w:ilvl w:val="1"/>
          <w:numId w:val="14"/>
        </w:numPr>
        <w:spacing w:line="480" w:lineRule="auto"/>
        <w:jc w:val="both"/>
        <w:rPr>
          <w:rFonts w:cstheme="minorHAnsi"/>
          <w:lang w:val="en-US"/>
        </w:rPr>
      </w:pPr>
      <w:r w:rsidRPr="00D511C7">
        <w:rPr>
          <w:rFonts w:cstheme="minorHAnsi"/>
          <w:lang w:val="en-US"/>
        </w:rPr>
        <w:lastRenderedPageBreak/>
        <w:t xml:space="preserve">If predatory interactions do not </w:t>
      </w:r>
      <w:r w:rsidR="00282B13" w:rsidRPr="00D511C7">
        <w:rPr>
          <w:rFonts w:cstheme="minorHAnsi"/>
          <w:lang w:val="en-US"/>
        </w:rPr>
        <w:t xml:space="preserve">match independent </w:t>
      </w:r>
      <w:commentRangeStart w:id="21"/>
      <w:commentRangeStart w:id="22"/>
      <w:r w:rsidRPr="00D511C7">
        <w:rPr>
          <w:rFonts w:cstheme="minorHAnsi"/>
          <w:lang w:val="en-US"/>
        </w:rPr>
        <w:t>stomach data</w:t>
      </w:r>
      <w:commentRangeEnd w:id="21"/>
      <w:r>
        <w:rPr>
          <w:rStyle w:val="CommentReference"/>
        </w:rPr>
        <w:commentReference w:id="21"/>
      </w:r>
      <w:commentRangeEnd w:id="22"/>
      <w:r w:rsidR="00C279AC">
        <w:rPr>
          <w:rStyle w:val="CommentReference"/>
        </w:rPr>
        <w:commentReference w:id="22"/>
      </w:r>
      <w:r w:rsidRPr="00D511C7">
        <w:rPr>
          <w:rFonts w:cstheme="minorHAnsi"/>
          <w:lang w:val="en-US"/>
        </w:rPr>
        <w:t xml:space="preserve">, re-evaluate </w:t>
      </w:r>
      <w:r w:rsidR="00C279AC" w:rsidRPr="00D511C7">
        <w:rPr>
          <w:rFonts w:cstheme="minorHAnsi"/>
          <w:lang w:val="en-US"/>
        </w:rPr>
        <w:t xml:space="preserve">the </w:t>
      </w:r>
      <w:r w:rsidRPr="00D511C7">
        <w:rPr>
          <w:rFonts w:cstheme="minorHAnsi"/>
          <w:lang w:val="en-US"/>
        </w:rPr>
        <w:t>predation kernel</w:t>
      </w:r>
      <w:r w:rsidR="006E2339">
        <w:rPr>
          <w:rFonts w:cstheme="minorHAnsi"/>
          <w:lang w:val="en-US"/>
        </w:rPr>
        <w:t xml:space="preserve">. We judged this based on </w:t>
      </w:r>
      <w:r w:rsidR="006E2339">
        <w:rPr>
          <w:rFonts w:cstheme="minorHAnsi"/>
          <w:lang w:val="en-US"/>
        </w:rPr>
        <w:fldChar w:fldCharType="begin"/>
      </w:r>
      <w:r w:rsidR="006E2339">
        <w:rPr>
          <w:rFont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2019)","noteIndex":0},"citationItems":[{"id":1531,"uris":["http://zotero.org/users/6116610/items/Z33PFRWH"],"uri":["http://zotero.org/users/6116610/items/Z33PFRWH"],"itemData":{"id":1531,"type":"article-journal","title":"Predator-prey body size relationships of cod in a low-diversity marine system","container-title":"Marine Ecology Progress Series","page":"201-206","volume":"627","source":"DOI.org (Crossref)","abstract":"How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Sea.","DOI":"10.3354/meps13098","ISSN":"0171-8630, 1616-1599","journalAbbreviation":"Mar. Ecol. Prog. Ser.","language":"en","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Pr>
          <w:rFonts w:cstheme="minorHAnsi"/>
          <w:lang w:val="en-US"/>
        </w:rPr>
        <w:fldChar w:fldCharType="separate"/>
      </w:r>
      <w:r w:rsidR="006E2339" w:rsidRPr="006E2339">
        <w:rPr>
          <w:rFonts w:ascii="Times New Roman" w:cs="Times New Roman"/>
        </w:rPr>
        <w:t xml:space="preserve">(Niiranen </w:t>
      </w:r>
      <w:r w:rsidR="006E2339" w:rsidRPr="006E2339">
        <w:rPr>
          <w:rFonts w:ascii="Times New Roman" w:cs="Times New Roman"/>
          <w:i/>
          <w:iCs/>
        </w:rPr>
        <w:t>et al.</w:t>
      </w:r>
      <w:r w:rsidR="006E2339" w:rsidRPr="006E2339">
        <w:rPr>
          <w:rFonts w:ascii="Times New Roman" w:cs="Times New Roman"/>
        </w:rPr>
        <w:t xml:space="preserve"> 2019)</w:t>
      </w:r>
      <w:r w:rsidR="006E2339">
        <w:rPr>
          <w:rFonts w:cstheme="minorHAnsi"/>
          <w:lang w:val="en-US"/>
        </w:rPr>
        <w:fldChar w:fldCharType="end"/>
      </w:r>
      <w:r w:rsidR="006E2339">
        <w:rPr>
          <w:rFonts w:cstheme="minorHAnsi"/>
          <w:lang w:val="en-US"/>
        </w:rPr>
        <w:t>, who show that benthos (</w:t>
      </w:r>
      <w:proofErr w:type="spellStart"/>
      <w:r w:rsidR="006E2339" w:rsidRPr="006E2339">
        <w:rPr>
          <w:rFonts w:cstheme="minorHAnsi"/>
          <w:i/>
          <w:iCs/>
          <w:lang w:val="en-US"/>
        </w:rPr>
        <w:t>Saduria</w:t>
      </w:r>
      <w:proofErr w:type="spellEnd"/>
      <w:r w:rsidR="006E2339" w:rsidRPr="006E2339">
        <w:rPr>
          <w:rFonts w:cstheme="minorHAnsi"/>
          <w:i/>
          <w:iCs/>
          <w:lang w:val="en-US"/>
        </w:rPr>
        <w:t xml:space="preserve"> </w:t>
      </w:r>
      <w:proofErr w:type="spellStart"/>
      <w:r w:rsidR="006E2339" w:rsidRPr="006E2339">
        <w:rPr>
          <w:rFonts w:cstheme="minorHAnsi"/>
          <w:i/>
          <w:iCs/>
          <w:lang w:val="en-US"/>
        </w:rPr>
        <w:t>entomon</w:t>
      </w:r>
      <w:proofErr w:type="spellEnd"/>
      <w:r w:rsidR="006E2339">
        <w:rPr>
          <w:rFonts w:cstheme="minorHAnsi"/>
          <w:lang w:val="en-US"/>
        </w:rPr>
        <w:t xml:space="preserve">) are found in </w:t>
      </w:r>
      <w:del w:id="23" w:author="Asta Audzijonyte" w:date="2019-11-29T15:08:00Z">
        <w:r w:rsidR="006E2339" w:rsidDel="006D5E50">
          <w:rPr>
            <w:rFonts w:cstheme="minorHAnsi"/>
            <w:lang w:val="en-US"/>
          </w:rPr>
          <w:delText xml:space="preserve">cod </w:delText>
        </w:r>
      </w:del>
      <w:r w:rsidR="006E2339">
        <w:rPr>
          <w:rFonts w:cstheme="minorHAnsi"/>
          <w:lang w:val="en-US"/>
        </w:rPr>
        <w:t xml:space="preserve">stomachs of small cod whereas sprat and herring start to appear in the size classes of 20-29 cm. </w:t>
      </w:r>
      <w:r w:rsidR="008A79F9">
        <w:rPr>
          <w:rFonts w:cstheme="minorHAnsi"/>
          <w:lang w:val="en-US"/>
        </w:rPr>
        <w:t xml:space="preserve">Equivalent data for sprat and herring does not exist to the best of our knowledge. </w:t>
      </w:r>
      <w:r w:rsidR="00676C11">
        <w:rPr>
          <w:rFonts w:cstheme="minorHAnsi"/>
          <w:lang w:val="en-US"/>
        </w:rPr>
        <w:t>W</w:t>
      </w:r>
      <w:r w:rsidR="008A79F9">
        <w:rPr>
          <w:rFonts w:cstheme="minorHAnsi"/>
          <w:lang w:val="en-US"/>
        </w:rPr>
        <w:t xml:space="preserve">e assume they feed mostly on background spectra with only limited </w:t>
      </w:r>
      <w:proofErr w:type="spellStart"/>
      <w:r w:rsidR="008A79F9">
        <w:rPr>
          <w:rFonts w:cstheme="minorHAnsi"/>
          <w:lang w:val="en-US"/>
        </w:rPr>
        <w:t>piscivory</w:t>
      </w:r>
      <w:proofErr w:type="spellEnd"/>
      <w:r w:rsidR="008A79F9">
        <w:rPr>
          <w:rFonts w:cstheme="minorHAnsi"/>
          <w:lang w:val="en-US"/>
        </w:rPr>
        <w:t xml:space="preserve"> and cannibalism.</w:t>
      </w:r>
    </w:p>
    <w:p w14:paraId="53FDDDA4" w14:textId="18A33903" w:rsidR="004B39DB" w:rsidRPr="00D511C7" w:rsidRDefault="00676C11" w:rsidP="00B23C90">
      <w:pPr>
        <w:pStyle w:val="ListParagraph"/>
        <w:numPr>
          <w:ilvl w:val="0"/>
          <w:numId w:val="14"/>
        </w:numPr>
        <w:spacing w:line="480" w:lineRule="auto"/>
        <w:jc w:val="both"/>
        <w:rPr>
          <w:rFonts w:cstheme="minorHAnsi"/>
          <w:lang w:val="en-US"/>
        </w:rPr>
      </w:pPr>
      <w:r>
        <w:rPr>
          <w:rFonts w:cstheme="minorHAnsi"/>
          <w:lang w:val="en-US"/>
        </w:rPr>
        <w:t>P</w:t>
      </w:r>
      <w:r w:rsidR="00B11AFE" w:rsidRPr="00D511C7">
        <w:rPr>
          <w:rFonts w:cstheme="minorHAnsi"/>
          <w:lang w:val="en-US"/>
        </w:rPr>
        <w:t xml:space="preserve">roject forward and backwards </w:t>
      </w:r>
      <w:r w:rsidR="00A75202">
        <w:rPr>
          <w:rFonts w:cstheme="minorHAnsi"/>
          <w:lang w:val="en-US"/>
        </w:rPr>
        <w:t>with time-varying fishing effort from stock assessment output and temperature data</w:t>
      </w:r>
      <w:r w:rsidR="002439A8">
        <w:rPr>
          <w:rFonts w:cstheme="minorHAnsi"/>
          <w:lang w:val="en-US"/>
        </w:rPr>
        <w:t xml:space="preserve">. Compare qualitative trends with stock assessment data. </w:t>
      </w:r>
      <w:r w:rsidR="005917BB">
        <w:rPr>
          <w:rFonts w:cstheme="minorHAnsi"/>
          <w:lang w:val="en-US"/>
        </w:rPr>
        <w:t xml:space="preserve">Since stock assessment data are outputs from different models and assumptions, </w:t>
      </w:r>
      <w:r w:rsidR="00761447">
        <w:rPr>
          <w:rFonts w:cstheme="minorHAnsi"/>
          <w:lang w:val="en-US"/>
        </w:rPr>
        <w:t xml:space="preserve">this serves more as a useful comparison </w:t>
      </w:r>
      <w:r w:rsidR="005917BB">
        <w:rPr>
          <w:rFonts w:cstheme="minorHAnsi"/>
          <w:lang w:val="en-US"/>
        </w:rPr>
        <w:t xml:space="preserve">rather than validation of the model. </w:t>
      </w:r>
    </w:p>
    <w:p w14:paraId="2115E188" w14:textId="77777777" w:rsidR="004B39DB" w:rsidRPr="00D511C7" w:rsidRDefault="004B39DB" w:rsidP="00B23C90">
      <w:pPr>
        <w:spacing w:line="480" w:lineRule="auto"/>
        <w:contextualSpacing/>
        <w:jc w:val="both"/>
        <w:rPr>
          <w:rFonts w:cstheme="minorHAnsi"/>
          <w:lang w:val="en-US"/>
        </w:rPr>
      </w:pPr>
    </w:p>
    <w:p w14:paraId="0122D52A" w14:textId="68EC6F3E" w:rsidR="00B11AFE" w:rsidRPr="008F1E8A" w:rsidRDefault="00B11AFE" w:rsidP="00B23C90">
      <w:pPr>
        <w:spacing w:line="480" w:lineRule="auto"/>
        <w:contextualSpacing/>
        <w:jc w:val="both"/>
        <w:rPr>
          <w:rFonts w:cstheme="minorHAnsi"/>
          <w:i/>
        </w:rPr>
      </w:pPr>
      <w:r w:rsidRPr="008F1E8A">
        <w:rPr>
          <w:rFonts w:cstheme="minorHAnsi"/>
          <w:i/>
        </w:rPr>
        <w:t>Results</w:t>
      </w:r>
      <w:r w:rsidR="008F1E8A" w:rsidRPr="008F1E8A">
        <w:rPr>
          <w:rFonts w:cstheme="minorHAnsi"/>
          <w:i/>
        </w:rPr>
        <w:t xml:space="preserve"> from calibration procedure</w:t>
      </w:r>
    </w:p>
    <w:p w14:paraId="37C09AAD" w14:textId="19F0DBE6" w:rsidR="00520A95" w:rsidRDefault="00B11AFE" w:rsidP="00F27280">
      <w:pPr>
        <w:spacing w:before="240" w:line="480" w:lineRule="auto"/>
        <w:contextualSpacing/>
        <w:jc w:val="both"/>
        <w:rPr>
          <w:rFonts w:eastAsiaTheme="minorEastAsia" w:cstheme="minorHAnsi"/>
          <w:lang w:val="en-US"/>
        </w:rPr>
      </w:pPr>
      <w:r w:rsidRPr="003A0E5C">
        <w:rPr>
          <w:rFonts w:cstheme="minorHAnsi"/>
          <w:lang w:val="en-US"/>
        </w:rPr>
        <w:t>The</w:t>
      </w:r>
      <w:r w:rsidR="00520294">
        <w:rPr>
          <w:rFonts w:cstheme="minorHAnsi"/>
          <w:lang w:val="en-US"/>
        </w:rPr>
        <w:t xml:space="preserve"> following</w:t>
      </w:r>
      <w:r w:rsidRPr="003A0E5C">
        <w:rPr>
          <w:rFonts w:cstheme="minorHAnsi"/>
          <w:lang w:val="en-US"/>
        </w:rPr>
        <w:t xml:space="preserve"> </w:t>
      </w:r>
      <w:r w:rsidR="00A75CA4">
        <w:rPr>
          <w:rFonts w:cstheme="minorHAnsi"/>
          <w:lang w:val="en-US"/>
        </w:rPr>
        <w:t>figures show model output from the final set of parameters found through the calibration procedure</w:t>
      </w:r>
      <w:r w:rsidR="00E650A0">
        <w:rPr>
          <w:rFonts w:cstheme="minorHAnsi"/>
          <w:lang w:val="en-US"/>
        </w:rPr>
        <w:t xml:space="preserve"> (Table S3-S4)</w:t>
      </w:r>
      <w:r w:rsidR="00A75CA4">
        <w:rPr>
          <w:rFonts w:cstheme="minorHAnsi"/>
          <w:lang w:val="en-US"/>
        </w:rPr>
        <w:t>.</w:t>
      </w:r>
      <w:r w:rsidRPr="003A0E5C">
        <w:rPr>
          <w:rFonts w:cstheme="minorHAnsi"/>
          <w:lang w:val="en-US"/>
        </w:rPr>
        <w:t xml:space="preserve"> </w:t>
      </w:r>
      <w:r w:rsidR="00F27280">
        <w:rPr>
          <w:rFonts w:cstheme="minorHAnsi"/>
          <w:lang w:val="en-US"/>
        </w:rPr>
        <w:t>In addition to the bold parameters in Tables S3-S4 (</w:t>
      </w:r>
      <m:oMath>
        <m:r>
          <w:rPr>
            <w:rFonts w:ascii="Cambria Math" w:hAnsi="Cambria Math" w:cstheme="minorHAnsi"/>
            <w:lang w:val="en-US"/>
          </w:rPr>
          <m:t>erepro</m:t>
        </m:r>
      </m:oMath>
      <w:r w:rsidR="00F27280">
        <w:rPr>
          <w:rFonts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m:t>
            </m:r>
          </m:sub>
        </m:sSub>
      </m:oMath>
      <w:r w:rsidR="00F27280">
        <w:rPr>
          <w:rFonts w:eastAsiaTheme="minorEastAsia" w:cstheme="minorHAnsi"/>
          <w:lang w:val="en-US"/>
        </w:rPr>
        <w:t>), we also updated the constant in the maximum consumption rate (</w:t>
      </w:r>
      <m:oMath>
        <m:r>
          <w:rPr>
            <w:rFonts w:ascii="Cambria Math" w:eastAsiaTheme="minorEastAsia" w:hAnsi="Cambria Math" w:cstheme="minorHAnsi"/>
            <w:lang w:val="en-US"/>
          </w:rPr>
          <m:t>h</m:t>
        </m:r>
      </m:oMath>
      <w:r w:rsidR="00F27280">
        <w:rPr>
          <w:rFonts w:eastAsiaTheme="minorEastAsia" w:cstheme="minorHAnsi"/>
          <w:lang w:val="en-US"/>
        </w:rPr>
        <w:t>) with a factor of 1.5 as growth was otherwise poor despite a normal feeding level.</w:t>
      </w:r>
      <w:r w:rsidR="00B95012">
        <w:rPr>
          <w:rFonts w:eastAsiaTheme="minorEastAsia" w:cstheme="minorHAnsi"/>
          <w:lang w:val="en-US"/>
        </w:rPr>
        <w:t xml:space="preserve"> These changes in resulted in ratios of physiological recruitment to actual recruitment (RDI/RDD) of</w:t>
      </w:r>
      <w:commentRangeStart w:id="24"/>
      <w:r w:rsidR="00B95012">
        <w:rPr>
          <w:rFonts w:eastAsiaTheme="minorEastAsia" w:cstheme="minorHAnsi"/>
          <w:lang w:val="en-US"/>
        </w:rPr>
        <w:t xml:space="preserve"> </w:t>
      </w:r>
      <w:r w:rsidR="00B95012" w:rsidRPr="00B95012">
        <w:rPr>
          <w:rFonts w:eastAsiaTheme="minorEastAsia" w:cstheme="minorHAnsi"/>
          <w:lang w:val="en-US"/>
        </w:rPr>
        <w:t>7.6</w:t>
      </w:r>
      <w:r w:rsidR="00B95012">
        <w:rPr>
          <w:rFonts w:eastAsiaTheme="minorEastAsia" w:cstheme="minorHAnsi"/>
          <w:lang w:val="en-US"/>
        </w:rPr>
        <w:t xml:space="preserve">, </w:t>
      </w:r>
      <w:r w:rsidR="00B95012" w:rsidRPr="00B95012">
        <w:rPr>
          <w:rFonts w:eastAsiaTheme="minorEastAsia" w:cstheme="minorHAnsi"/>
          <w:lang w:val="en-US"/>
        </w:rPr>
        <w:t>2.</w:t>
      </w:r>
      <w:r w:rsidR="00B95012">
        <w:rPr>
          <w:rFonts w:eastAsiaTheme="minorEastAsia" w:cstheme="minorHAnsi"/>
          <w:lang w:val="en-US"/>
        </w:rPr>
        <w:t xml:space="preserve">1 and </w:t>
      </w:r>
      <w:r w:rsidR="00B95012" w:rsidRPr="00B95012">
        <w:rPr>
          <w:rFonts w:eastAsiaTheme="minorEastAsia" w:cstheme="minorHAnsi"/>
          <w:lang w:val="en-US"/>
        </w:rPr>
        <w:t>2.1</w:t>
      </w:r>
      <w:r w:rsidR="00B95012">
        <w:rPr>
          <w:rFonts w:eastAsiaTheme="minorEastAsia" w:cstheme="minorHAnsi"/>
          <w:lang w:val="en-US"/>
        </w:rPr>
        <w:t xml:space="preserve"> </w:t>
      </w:r>
      <w:commentRangeEnd w:id="24"/>
      <w:r w:rsidR="006D5E50">
        <w:rPr>
          <w:rStyle w:val="CommentReference"/>
        </w:rPr>
        <w:commentReference w:id="24"/>
      </w:r>
      <w:r w:rsidR="00B95012">
        <w:rPr>
          <w:rFonts w:eastAsiaTheme="minorEastAsia" w:cstheme="minorHAnsi"/>
          <w:lang w:val="en-US"/>
        </w:rPr>
        <w:t xml:space="preserve">for cod, sprat and herring, respectively. </w:t>
      </w:r>
      <w:r w:rsidR="00520A95">
        <w:rPr>
          <w:rFonts w:eastAsiaTheme="minorEastAsia" w:cstheme="minorHAnsi"/>
          <w:lang w:val="en-US"/>
        </w:rPr>
        <w:t xml:space="preserve">The actual recruitment after density dependence is 87%, 51% and 53% of the respective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max</m:t>
            </m:r>
          </m:sub>
        </m:sSub>
      </m:oMath>
      <w:r w:rsidR="00520A95">
        <w:rPr>
          <w:rFonts w:eastAsiaTheme="minorEastAsia" w:cstheme="minorHAnsi"/>
          <w:lang w:val="en-US"/>
        </w:rPr>
        <w:t xml:space="preserve"> for cod, sprat and herring.</w:t>
      </w:r>
    </w:p>
    <w:p w14:paraId="1C078F42" w14:textId="08404FCF" w:rsidR="004735F9" w:rsidRPr="003A0E5C" w:rsidRDefault="00AF4770" w:rsidP="00DA344A">
      <w:pPr>
        <w:spacing w:before="240" w:line="480" w:lineRule="auto"/>
        <w:contextualSpacing/>
        <w:jc w:val="center"/>
        <w:rPr>
          <w:rFonts w:eastAsiaTheme="minorEastAsia" w:cstheme="minorHAnsi"/>
          <w:lang w:val="en-US"/>
        </w:rPr>
      </w:pPr>
      <w:r>
        <w:rPr>
          <w:rFonts w:eastAsiaTheme="minorEastAsia" w:cstheme="minorHAnsi"/>
          <w:noProof/>
          <w:lang w:val="en-US"/>
        </w:rPr>
        <w:lastRenderedPageBreak/>
        <w:drawing>
          <wp:inline distT="0" distB="0" distL="0" distR="0" wp14:anchorId="26426861" wp14:editId="1E4F5558">
            <wp:extent cx="3986373" cy="3986373"/>
            <wp:effectExtent l="0" t="0" r="1905" b="1905"/>
            <wp:docPr id="14" name="Picture 1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032" cy="4003032"/>
                    </a:xfrm>
                    <a:prstGeom prst="rect">
                      <a:avLst/>
                    </a:prstGeom>
                  </pic:spPr>
                </pic:pic>
              </a:graphicData>
            </a:graphic>
          </wp:inline>
        </w:drawing>
      </w:r>
    </w:p>
    <w:p w14:paraId="7FC828E9" w14:textId="7B38C717" w:rsidR="00AA39A5" w:rsidRDefault="00980AAE" w:rsidP="0021279A">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S3.</w:t>
      </w:r>
      <w:r w:rsidRPr="00397A3E">
        <w:rPr>
          <w:sz w:val="22"/>
          <w:szCs w:val="22"/>
          <w:lang w:val="en-US"/>
        </w:rPr>
        <w:t xml:space="preserve"> </w:t>
      </w:r>
      <w:r w:rsidR="00285C4A">
        <w:rPr>
          <w:sz w:val="22"/>
          <w:szCs w:val="22"/>
          <w:lang w:val="en-US"/>
        </w:rPr>
        <w:t>Top: biomass spectra</w:t>
      </w:r>
      <w:r w:rsidR="00821994">
        <w:rPr>
          <w:sz w:val="22"/>
          <w:szCs w:val="22"/>
          <w:lang w:val="en-US"/>
        </w:rPr>
        <w:t xml:space="preserve"> of species and background resources</w:t>
      </w:r>
      <w:r w:rsidR="00285C4A">
        <w:rPr>
          <w:sz w:val="22"/>
          <w:szCs w:val="22"/>
          <w:lang w:val="en-US"/>
        </w:rPr>
        <w:t xml:space="preserve"> at </w:t>
      </w:r>
      <w:r w:rsidR="00574F22">
        <w:rPr>
          <w:sz w:val="22"/>
          <w:szCs w:val="22"/>
          <w:lang w:val="en-US"/>
        </w:rPr>
        <w:t>steady state</w:t>
      </w:r>
      <w:r w:rsidR="00174EE4">
        <w:rPr>
          <w:sz w:val="22"/>
          <w:szCs w:val="22"/>
          <w:lang w:val="en-US"/>
        </w:rPr>
        <w:t>. B</w:t>
      </w:r>
      <w:r w:rsidR="00285C4A">
        <w:rPr>
          <w:sz w:val="22"/>
          <w:szCs w:val="22"/>
          <w:lang w:val="en-US"/>
        </w:rPr>
        <w:t>ottom: f</w:t>
      </w:r>
      <w:r>
        <w:rPr>
          <w:sz w:val="22"/>
          <w:szCs w:val="22"/>
          <w:lang w:val="en-US"/>
        </w:rPr>
        <w:t>eeding level</w:t>
      </w:r>
      <w:r w:rsidR="00BD2032">
        <w:rPr>
          <w:sz w:val="22"/>
          <w:szCs w:val="22"/>
          <w:lang w:val="en-US"/>
        </w:rPr>
        <w:t>s (see eqn. 5 in Table S1) as a function of body size (</w:t>
      </w:r>
      <w:r w:rsidR="00BD2032" w:rsidRPr="00BD2032">
        <w:rPr>
          <w:i w:val="0"/>
          <w:iCs w:val="0"/>
          <w:sz w:val="22"/>
          <w:szCs w:val="22"/>
          <w:lang w:val="en-US"/>
        </w:rPr>
        <w:t>g</w:t>
      </w:r>
      <w:r w:rsidR="00BD2032">
        <w:rPr>
          <w:sz w:val="22"/>
          <w:szCs w:val="22"/>
          <w:lang w:val="en-US"/>
        </w:rPr>
        <w:t>)</w:t>
      </w:r>
      <w:r>
        <w:rPr>
          <w:sz w:val="22"/>
          <w:szCs w:val="22"/>
          <w:lang w:val="en-US"/>
        </w:rPr>
        <w:t xml:space="preserve"> </w:t>
      </w:r>
      <w:r w:rsidRPr="00397A3E">
        <w:rPr>
          <w:sz w:val="22"/>
          <w:szCs w:val="22"/>
          <w:lang w:val="en-US"/>
        </w:rPr>
        <w:t xml:space="preserve">from </w:t>
      </w:r>
      <w:r w:rsidR="00BD2032">
        <w:rPr>
          <w:sz w:val="22"/>
          <w:szCs w:val="22"/>
          <w:lang w:val="en-US"/>
        </w:rPr>
        <w:t xml:space="preserve">the </w:t>
      </w:r>
      <w:r w:rsidRPr="00397A3E">
        <w:rPr>
          <w:sz w:val="22"/>
          <w:szCs w:val="22"/>
          <w:lang w:val="en-US"/>
        </w:rPr>
        <w:t>size spectrum model</w:t>
      </w:r>
      <w:r w:rsidR="00AB5C5E">
        <w:rPr>
          <w:sz w:val="22"/>
          <w:szCs w:val="22"/>
          <w:lang w:val="en-US"/>
        </w:rPr>
        <w:t>.</w:t>
      </w:r>
    </w:p>
    <w:p w14:paraId="4C3ABC35" w14:textId="67CF7B69" w:rsidR="0021279A" w:rsidRDefault="0021279A" w:rsidP="0021279A">
      <w:pPr>
        <w:spacing w:line="480" w:lineRule="auto"/>
        <w:rPr>
          <w:lang w:val="en-US"/>
        </w:rPr>
      </w:pPr>
    </w:p>
    <w:p w14:paraId="1DBE528C" w14:textId="580C60CF" w:rsidR="0021279A" w:rsidRDefault="0021279A" w:rsidP="0021279A">
      <w:pPr>
        <w:spacing w:line="480" w:lineRule="auto"/>
        <w:rPr>
          <w:lang w:val="en-US"/>
        </w:rPr>
      </w:pPr>
    </w:p>
    <w:p w14:paraId="6DEADD28" w14:textId="21C26E30" w:rsidR="0021279A" w:rsidRDefault="0021279A" w:rsidP="0021279A">
      <w:pPr>
        <w:spacing w:line="480" w:lineRule="auto"/>
        <w:rPr>
          <w:lang w:val="en-US"/>
        </w:rPr>
      </w:pPr>
    </w:p>
    <w:p w14:paraId="3B09E434" w14:textId="43469C40" w:rsidR="0021279A" w:rsidRDefault="0021279A" w:rsidP="0021279A">
      <w:pPr>
        <w:spacing w:line="480" w:lineRule="auto"/>
        <w:rPr>
          <w:lang w:val="en-US"/>
        </w:rPr>
      </w:pPr>
    </w:p>
    <w:p w14:paraId="06E51B12" w14:textId="74CF310D" w:rsidR="0021279A" w:rsidRDefault="0021279A" w:rsidP="0021279A">
      <w:pPr>
        <w:spacing w:line="480" w:lineRule="auto"/>
        <w:rPr>
          <w:lang w:val="en-US"/>
        </w:rPr>
      </w:pPr>
    </w:p>
    <w:p w14:paraId="4F278D9E" w14:textId="00419BDB" w:rsidR="00AA39A5" w:rsidRDefault="00AF4770" w:rsidP="00AF4770">
      <w:pPr>
        <w:spacing w:line="480" w:lineRule="auto"/>
        <w:rPr>
          <w:lang w:val="en-US"/>
        </w:rPr>
      </w:pPr>
      <w:r>
        <w:rPr>
          <w:noProof/>
          <w:lang w:val="en-US"/>
        </w:rPr>
        <w:lastRenderedPageBreak/>
        <w:drawing>
          <wp:inline distT="0" distB="0" distL="0" distR="0" wp14:anchorId="2AF1E3BD" wp14:editId="0085AFE7">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BGE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0C1764CB" w:rsidR="00B11AFE" w:rsidRDefault="00B11AFE" w:rsidP="0073179C">
      <w:pPr>
        <w:pStyle w:val="Caption"/>
        <w:spacing w:line="480" w:lineRule="auto"/>
        <w:contextualSpacing/>
        <w:jc w:val="both"/>
        <w:rPr>
          <w:sz w:val="22"/>
          <w:szCs w:val="22"/>
          <w:lang w:val="en-US"/>
        </w:rPr>
      </w:pPr>
      <w:r w:rsidRPr="00397A3E">
        <w:rPr>
          <w:sz w:val="22"/>
          <w:szCs w:val="22"/>
          <w:lang w:val="en-US"/>
        </w:rPr>
        <w:t>Fig</w:t>
      </w:r>
      <w:commentRangeStart w:id="25"/>
      <w:r w:rsidRPr="00397A3E">
        <w:rPr>
          <w:sz w:val="22"/>
          <w:szCs w:val="22"/>
          <w:lang w:val="en-US"/>
        </w:rPr>
        <w:t xml:space="preserve">ure </w:t>
      </w:r>
      <w:r w:rsidR="00397A3E">
        <w:rPr>
          <w:sz w:val="22"/>
          <w:szCs w:val="22"/>
          <w:lang w:val="en-US"/>
        </w:rPr>
        <w:t>S</w:t>
      </w:r>
      <w:r w:rsidR="00980AAE">
        <w:rPr>
          <w:sz w:val="22"/>
          <w:szCs w:val="22"/>
          <w:lang w:val="en-US"/>
        </w:rPr>
        <w:t>4</w:t>
      </w:r>
      <w:r w:rsidR="00397A3E">
        <w:rPr>
          <w:sz w:val="22"/>
          <w:szCs w:val="22"/>
          <w:lang w:val="en-US"/>
        </w:rPr>
        <w:t>.</w:t>
      </w:r>
      <w:r w:rsidRPr="00397A3E">
        <w:rPr>
          <w:sz w:val="22"/>
          <w:szCs w:val="22"/>
          <w:lang w:val="en-US"/>
        </w:rPr>
        <w:t xml:space="preserve"> Growth c</w:t>
      </w:r>
      <w:commentRangeEnd w:id="25"/>
      <w:r w:rsidR="00E64401">
        <w:rPr>
          <w:rStyle w:val="CommentReference"/>
          <w:i w:val="0"/>
          <w:iCs w:val="0"/>
          <w:color w:val="auto"/>
        </w:rPr>
        <w:commentReference w:id="25"/>
      </w:r>
      <w:r w:rsidRPr="00397A3E">
        <w:rPr>
          <w:sz w:val="22"/>
          <w:szCs w:val="22"/>
          <w:lang w:val="en-US"/>
        </w:rPr>
        <w:t xml:space="preserve">urves from size spectrum model (solid </w:t>
      </w:r>
      <w:r w:rsidR="008F1788">
        <w:rPr>
          <w:sz w:val="22"/>
          <w:szCs w:val="22"/>
          <w:lang w:val="en-US"/>
        </w:rPr>
        <w:t>green</w:t>
      </w:r>
      <w:r w:rsidRPr="00397A3E">
        <w:rPr>
          <w:sz w:val="22"/>
          <w:szCs w:val="22"/>
          <w:lang w:val="en-US"/>
        </w:rPr>
        <w:t xml:space="preserve"> line)</w:t>
      </w:r>
      <w:r w:rsidR="00A304C3">
        <w:rPr>
          <w:sz w:val="22"/>
          <w:szCs w:val="22"/>
          <w:lang w:val="en-US"/>
        </w:rPr>
        <w:t xml:space="preserve"> run to steady state in the calibration time period</w:t>
      </w:r>
      <w:r w:rsidR="008F1788">
        <w:rPr>
          <w:sz w:val="22"/>
          <w:szCs w:val="22"/>
          <w:lang w:val="en-US"/>
        </w:rPr>
        <w:t>, growth curve</w:t>
      </w:r>
      <w:r w:rsidR="0068494A">
        <w:rPr>
          <w:sz w:val="22"/>
          <w:szCs w:val="22"/>
          <w:lang w:val="en-US"/>
        </w:rPr>
        <w:t>s</w:t>
      </w:r>
      <w:r w:rsidR="008F1788">
        <w:rPr>
          <w:sz w:val="22"/>
          <w:szCs w:val="22"/>
          <w:lang w:val="en-US"/>
        </w:rPr>
        <w:t xml:space="preserve"> from fitted </w:t>
      </w:r>
      <w:r w:rsidRPr="00397A3E">
        <w:rPr>
          <w:sz w:val="22"/>
          <w:szCs w:val="22"/>
          <w:lang w:val="en-US"/>
        </w:rPr>
        <w:t xml:space="preserve">von </w:t>
      </w:r>
      <w:proofErr w:type="spellStart"/>
      <w:r w:rsidRPr="00397A3E">
        <w:rPr>
          <w:sz w:val="22"/>
          <w:szCs w:val="22"/>
          <w:lang w:val="en-US"/>
        </w:rPr>
        <w:t>Bertalanffy</w:t>
      </w:r>
      <w:proofErr w:type="spellEnd"/>
      <w:r w:rsidRPr="00397A3E">
        <w:rPr>
          <w:sz w:val="22"/>
          <w:szCs w:val="22"/>
          <w:lang w:val="en-US"/>
        </w:rPr>
        <w:t xml:space="preserve"> growth equation (dashed </w:t>
      </w:r>
      <w:r w:rsidR="008F1788">
        <w:rPr>
          <w:sz w:val="22"/>
          <w:szCs w:val="22"/>
          <w:lang w:val="en-US"/>
        </w:rPr>
        <w:t xml:space="preserve">pink </w:t>
      </w:r>
      <w:r w:rsidRPr="00397A3E">
        <w:rPr>
          <w:sz w:val="22"/>
          <w:szCs w:val="22"/>
          <w:lang w:val="en-US"/>
        </w:rPr>
        <w:t>line)</w:t>
      </w:r>
      <w:r w:rsidR="008F1788">
        <w:rPr>
          <w:sz w:val="22"/>
          <w:szCs w:val="22"/>
          <w:lang w:val="en-US"/>
        </w:rPr>
        <w:t xml:space="preserve"> and</w:t>
      </w:r>
      <w:r w:rsidRPr="00397A3E">
        <w:rPr>
          <w:sz w:val="22"/>
          <w:szCs w:val="22"/>
          <w:lang w:val="en-US"/>
        </w:rPr>
        <w:t xml:space="preserve"> length-at-age data from</w:t>
      </w:r>
      <w:r w:rsidR="00677851">
        <w:rPr>
          <w:sz w:val="22"/>
          <w:szCs w:val="22"/>
          <w:lang w:val="en-US"/>
        </w:rPr>
        <w:t xml:space="preserve"> the</w:t>
      </w:r>
      <w:r w:rsidRPr="00397A3E">
        <w:rPr>
          <w:sz w:val="22"/>
          <w:szCs w:val="22"/>
          <w:lang w:val="en-US"/>
        </w:rPr>
        <w:t xml:space="preserve"> BITS</w:t>
      </w:r>
      <w:r w:rsidR="0065188A">
        <w:rPr>
          <w:sz w:val="22"/>
          <w:szCs w:val="22"/>
          <w:lang w:val="en-US"/>
        </w:rPr>
        <w:t xml:space="preserve"> (</w:t>
      </w:r>
      <w:r w:rsidR="00E73D33">
        <w:rPr>
          <w:sz w:val="22"/>
          <w:szCs w:val="22"/>
          <w:lang w:val="en-US"/>
        </w:rPr>
        <w:t>semitransparent</w:t>
      </w:r>
      <w:r w:rsidR="0065188A">
        <w:rPr>
          <w:sz w:val="22"/>
          <w:szCs w:val="22"/>
          <w:lang w:val="en-US"/>
        </w:rPr>
        <w:t xml:space="preserve"> dark grey points</w:t>
      </w:r>
      <w:r w:rsidR="00E47FB7">
        <w:rPr>
          <w:sz w:val="22"/>
          <w:szCs w:val="22"/>
          <w:lang w:val="en-US"/>
        </w:rPr>
        <w:t>)</w:t>
      </w:r>
      <w:r w:rsidR="00672B10">
        <w:rPr>
          <w:sz w:val="22"/>
          <w:szCs w:val="22"/>
          <w:lang w:val="en-US"/>
        </w:rPr>
        <w:t>.</w:t>
      </w:r>
    </w:p>
    <w:p w14:paraId="3690CC11" w14:textId="67D134BD" w:rsidR="00EC2995" w:rsidRDefault="00EC2995" w:rsidP="00AA39A5">
      <w:pPr>
        <w:spacing w:line="480" w:lineRule="auto"/>
        <w:rPr>
          <w:lang w:val="en-US"/>
        </w:rPr>
      </w:pPr>
    </w:p>
    <w:p w14:paraId="5FE11A8A" w14:textId="1398B008" w:rsidR="000507C2" w:rsidRDefault="000507C2" w:rsidP="00AA39A5">
      <w:pPr>
        <w:spacing w:line="480" w:lineRule="auto"/>
        <w:rPr>
          <w:lang w:val="en-US"/>
        </w:rPr>
      </w:pPr>
    </w:p>
    <w:p w14:paraId="63A5CDC3" w14:textId="787941E5" w:rsidR="000507C2" w:rsidRDefault="000507C2" w:rsidP="00AA39A5">
      <w:pPr>
        <w:spacing w:line="480" w:lineRule="auto"/>
        <w:rPr>
          <w:lang w:val="en-US"/>
        </w:rPr>
      </w:pPr>
    </w:p>
    <w:p w14:paraId="5EE1D8E3" w14:textId="0ACAFC4C" w:rsidR="000507C2" w:rsidRDefault="000507C2" w:rsidP="00AA39A5">
      <w:pPr>
        <w:spacing w:line="480" w:lineRule="auto"/>
        <w:rPr>
          <w:lang w:val="en-US"/>
        </w:rPr>
      </w:pPr>
    </w:p>
    <w:p w14:paraId="283DB6F1" w14:textId="5C1194C6" w:rsidR="000507C2" w:rsidRDefault="000507C2" w:rsidP="00AA39A5">
      <w:pPr>
        <w:spacing w:line="480" w:lineRule="auto"/>
        <w:rPr>
          <w:lang w:val="en-US"/>
        </w:rPr>
      </w:pPr>
    </w:p>
    <w:p w14:paraId="298568B7" w14:textId="6E000AE4" w:rsidR="000507C2" w:rsidRDefault="000507C2" w:rsidP="00AA39A5">
      <w:pPr>
        <w:spacing w:line="480" w:lineRule="auto"/>
        <w:rPr>
          <w:lang w:val="en-US"/>
        </w:rPr>
      </w:pPr>
    </w:p>
    <w:p w14:paraId="59CEA19E" w14:textId="2D8DC7F8" w:rsidR="00AA39A5" w:rsidRDefault="00AF4770" w:rsidP="005C00BD">
      <w:pPr>
        <w:spacing w:line="480" w:lineRule="auto"/>
        <w:jc w:val="center"/>
        <w:rPr>
          <w:lang w:val="en-US"/>
        </w:rPr>
      </w:pPr>
      <w:r>
        <w:rPr>
          <w:noProof/>
          <w:lang w:val="en-US"/>
        </w:rPr>
        <w:lastRenderedPageBreak/>
        <w:drawing>
          <wp:inline distT="0" distB="0" distL="0" distR="0" wp14:anchorId="333D53A8" wp14:editId="2648FFC2">
            <wp:extent cx="5734656" cy="2609636"/>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B_fit.png"/>
                    <pic:cNvPicPr/>
                  </pic:nvPicPr>
                  <pic:blipFill rotWithShape="1">
                    <a:blip r:embed="rId21" cstate="print">
                      <a:extLst>
                        <a:ext uri="{28A0092B-C50C-407E-A947-70E740481C1C}">
                          <a14:useLocalDpi xmlns:a14="http://schemas.microsoft.com/office/drawing/2010/main" val="0"/>
                        </a:ext>
                      </a:extLst>
                    </a:blip>
                    <a:srcRect t="26874" b="27620"/>
                    <a:stretch/>
                  </pic:blipFill>
                  <pic:spPr bwMode="auto">
                    <a:xfrm>
                      <a:off x="0" y="0"/>
                      <a:ext cx="5734800" cy="2609701"/>
                    </a:xfrm>
                    <a:prstGeom prst="rect">
                      <a:avLst/>
                    </a:prstGeom>
                    <a:ln>
                      <a:noFill/>
                    </a:ln>
                    <a:extLst>
                      <a:ext uri="{53640926-AAD7-44D8-BBD7-CCE9431645EC}">
                        <a14:shadowObscured xmlns:a14="http://schemas.microsoft.com/office/drawing/2010/main"/>
                      </a:ext>
                    </a:extLst>
                  </pic:spPr>
                </pic:pic>
              </a:graphicData>
            </a:graphic>
          </wp:inline>
        </w:drawing>
      </w:r>
    </w:p>
    <w:p w14:paraId="3EBCF114" w14:textId="34BCADBF" w:rsidR="00A27943" w:rsidRDefault="00A27943"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S5.</w:t>
      </w:r>
      <w:r w:rsidRPr="00397A3E">
        <w:rPr>
          <w:sz w:val="22"/>
          <w:szCs w:val="22"/>
          <w:lang w:val="en-US"/>
        </w:rPr>
        <w:t xml:space="preserve"> </w:t>
      </w:r>
      <w:r w:rsidR="00FB776A">
        <w:rPr>
          <w:sz w:val="22"/>
          <w:szCs w:val="22"/>
          <w:lang w:val="en-US"/>
        </w:rPr>
        <w:t>Predicted</w:t>
      </w:r>
      <w:r w:rsidR="00C2336D">
        <w:rPr>
          <w:sz w:val="22"/>
          <w:szCs w:val="22"/>
          <w:lang w:val="en-US"/>
        </w:rPr>
        <w:t xml:space="preserve"> (size-spectrum mode)</w:t>
      </w:r>
      <w:r w:rsidR="00FB776A">
        <w:rPr>
          <w:sz w:val="22"/>
          <w:szCs w:val="22"/>
          <w:lang w:val="en-US"/>
        </w:rPr>
        <w:t xml:space="preserve"> </w:t>
      </w:r>
      <w:r w:rsidR="00077366">
        <w:rPr>
          <w:sz w:val="22"/>
          <w:szCs w:val="22"/>
          <w:lang w:val="en-US"/>
        </w:rPr>
        <w:t xml:space="preserve">vs </w:t>
      </w:r>
      <w:r w:rsidR="00C2336D">
        <w:rPr>
          <w:sz w:val="22"/>
          <w:szCs w:val="22"/>
          <w:lang w:val="en-US"/>
        </w:rPr>
        <w:t>observed (</w:t>
      </w:r>
      <w:r w:rsidR="00077366">
        <w:rPr>
          <w:sz w:val="22"/>
          <w:szCs w:val="22"/>
          <w:lang w:val="en-US"/>
        </w:rPr>
        <w:t xml:space="preserve">stock </w:t>
      </w:r>
      <w:r w:rsidR="00FB776A">
        <w:rPr>
          <w:sz w:val="22"/>
          <w:szCs w:val="22"/>
          <w:lang w:val="en-US"/>
        </w:rPr>
        <w:t>assessment</w:t>
      </w:r>
      <w:r w:rsidR="00C2336D">
        <w:rPr>
          <w:sz w:val="22"/>
          <w:szCs w:val="22"/>
          <w:lang w:val="en-US"/>
        </w:rPr>
        <w:t>)</w:t>
      </w:r>
      <w:r w:rsidR="00077366">
        <w:rPr>
          <w:sz w:val="22"/>
          <w:szCs w:val="22"/>
          <w:lang w:val="en-US"/>
        </w:rPr>
        <w:t xml:space="preserve"> </w:t>
      </w:r>
      <w:r w:rsidR="00FB776A">
        <w:rPr>
          <w:sz w:val="22"/>
          <w:szCs w:val="22"/>
          <w:lang w:val="en-US"/>
        </w:rPr>
        <w:t>spawning stock biomass (SSB). A) Mean p</w:t>
      </w:r>
      <w:r w:rsidR="00EC2995">
        <w:rPr>
          <w:sz w:val="22"/>
          <w:szCs w:val="22"/>
          <w:lang w:val="en-US"/>
        </w:rPr>
        <w:t>redicted</w:t>
      </w:r>
      <w:r w:rsidR="00FB776A">
        <w:rPr>
          <w:sz w:val="22"/>
          <w:szCs w:val="22"/>
          <w:lang w:val="en-US"/>
        </w:rPr>
        <w:t xml:space="preserve"> (last </w:t>
      </w:r>
      <w:proofErr w:type="gramStart"/>
      <w:r w:rsidR="00FB776A">
        <w:rPr>
          <w:sz w:val="22"/>
          <w:szCs w:val="22"/>
          <w:lang w:val="en-US"/>
        </w:rPr>
        <w:t>20 time</w:t>
      </w:r>
      <w:proofErr w:type="gramEnd"/>
      <w:r w:rsidR="00FB776A">
        <w:rPr>
          <w:sz w:val="22"/>
          <w:szCs w:val="22"/>
          <w:lang w:val="en-US"/>
        </w:rPr>
        <w:t xml:space="preserve"> steps of projection)</w:t>
      </w:r>
      <w:r w:rsidR="00EC2995">
        <w:rPr>
          <w:sz w:val="22"/>
          <w:szCs w:val="22"/>
          <w:lang w:val="en-US"/>
        </w:rPr>
        <w:t xml:space="preserve"> </w:t>
      </w:r>
      <w:r w:rsidR="00077366">
        <w:rPr>
          <w:sz w:val="22"/>
          <w:szCs w:val="22"/>
          <w:lang w:val="en-US"/>
        </w:rPr>
        <w:t>for each species and</w:t>
      </w:r>
      <w:r w:rsidR="00EC2995">
        <w:rPr>
          <w:sz w:val="22"/>
          <w:szCs w:val="22"/>
          <w:lang w:val="en-US"/>
        </w:rPr>
        <w:t xml:space="preserve"> observed </w:t>
      </w:r>
      <w:r w:rsidR="00FB776A">
        <w:rPr>
          <w:sz w:val="22"/>
          <w:szCs w:val="22"/>
          <w:lang w:val="en-US"/>
        </w:rPr>
        <w:t xml:space="preserve">SSB in the calibration time window. </w:t>
      </w:r>
      <w:r w:rsidR="00077366">
        <w:rPr>
          <w:sz w:val="22"/>
          <w:szCs w:val="22"/>
          <w:lang w:val="en-US"/>
        </w:rPr>
        <w:t>B) Same data plotted against each other with a 1:1 line (red dashed).</w:t>
      </w:r>
    </w:p>
    <w:p w14:paraId="68B5787F" w14:textId="77777777" w:rsidR="00B956B8" w:rsidRPr="00B956B8" w:rsidRDefault="00B956B8" w:rsidP="007F07BA">
      <w:pPr>
        <w:spacing w:line="480" w:lineRule="auto"/>
        <w:rPr>
          <w:lang w:val="en-US"/>
        </w:rPr>
      </w:pPr>
    </w:p>
    <w:p w14:paraId="180C00CA" w14:textId="70F56C4C" w:rsidR="00B11AFE" w:rsidRPr="00557B49" w:rsidRDefault="00AF4770" w:rsidP="00557B49">
      <w:pPr>
        <w:spacing w:line="480" w:lineRule="auto"/>
        <w:jc w:val="center"/>
        <w:rPr>
          <w:lang w:val="en-US"/>
        </w:rPr>
      </w:pPr>
      <w:r>
        <w:rPr>
          <w:noProof/>
          <w:lang w:val="en-US"/>
        </w:rPr>
        <w:drawing>
          <wp:inline distT="0" distB="0" distL="0" distR="0" wp14:anchorId="2C0CE620" wp14:editId="5BF1E2D6">
            <wp:extent cx="5731108" cy="2691829"/>
            <wp:effectExtent l="0" t="0" r="0"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et.png"/>
                    <pic:cNvPicPr/>
                  </pic:nvPicPr>
                  <pic:blipFill rotWithShape="1">
                    <a:blip r:embed="rId22" cstate="print">
                      <a:extLst>
                        <a:ext uri="{28A0092B-C50C-407E-A947-70E740481C1C}">
                          <a14:useLocalDpi xmlns:a14="http://schemas.microsoft.com/office/drawing/2010/main" val="0"/>
                        </a:ext>
                      </a:extLst>
                    </a:blip>
                    <a:srcRect t="25454" b="27576"/>
                    <a:stretch/>
                  </pic:blipFill>
                  <pic:spPr bwMode="auto">
                    <a:xfrm>
                      <a:off x="0" y="0"/>
                      <a:ext cx="5731510" cy="2692018"/>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4E65CDC3" w:rsidR="007B7DCF" w:rsidRDefault="007B7DCF" w:rsidP="00307FF5">
      <w:pPr>
        <w:pStyle w:val="Caption"/>
        <w:spacing w:line="480" w:lineRule="auto"/>
        <w:contextualSpacing/>
        <w:jc w:val="both"/>
        <w:rPr>
          <w:sz w:val="22"/>
          <w:szCs w:val="22"/>
          <w:lang w:val="en-US"/>
        </w:rPr>
      </w:pPr>
      <w:r w:rsidRPr="00397A3E">
        <w:rPr>
          <w:sz w:val="22"/>
          <w:szCs w:val="22"/>
          <w:lang w:val="en-US"/>
        </w:rPr>
        <w:t xml:space="preserve">Figure </w:t>
      </w:r>
      <w:r>
        <w:rPr>
          <w:sz w:val="22"/>
          <w:szCs w:val="22"/>
          <w:lang w:val="en-US"/>
        </w:rPr>
        <w:t>S</w:t>
      </w:r>
      <w:r w:rsidR="00BF7C0B">
        <w:rPr>
          <w:sz w:val="22"/>
          <w:szCs w:val="22"/>
          <w:lang w:val="en-US"/>
        </w:rPr>
        <w:t>6</w:t>
      </w:r>
      <w:r w:rsidRPr="00921AF2">
        <w:rPr>
          <w:sz w:val="22"/>
          <w:szCs w:val="22"/>
          <w:lang w:val="en-US"/>
        </w:rPr>
        <w:t xml:space="preserve">. </w:t>
      </w:r>
      <w:r w:rsidR="00191D0F">
        <w:rPr>
          <w:sz w:val="22"/>
          <w:szCs w:val="22"/>
          <w:lang w:val="en-US"/>
        </w:rPr>
        <w:t>Proportion of diet by mass as a function of preda</w:t>
      </w:r>
      <w:commentRangeStart w:id="26"/>
      <w:r w:rsidR="00191D0F">
        <w:rPr>
          <w:sz w:val="22"/>
          <w:szCs w:val="22"/>
          <w:lang w:val="en-US"/>
        </w:rPr>
        <w:t xml:space="preserve">tor body mass </w:t>
      </w:r>
      <w:commentRangeEnd w:id="26"/>
      <w:r w:rsidR="00E64401">
        <w:rPr>
          <w:rStyle w:val="CommentReference"/>
          <w:i w:val="0"/>
          <w:iCs w:val="0"/>
          <w:color w:val="auto"/>
        </w:rPr>
        <w:commentReference w:id="26"/>
      </w:r>
      <w:r w:rsidR="00191D0F">
        <w:rPr>
          <w:sz w:val="22"/>
          <w:szCs w:val="22"/>
          <w:lang w:val="en-US"/>
        </w:rPr>
        <w:t>at steady state. Cod become piscivorous when in the size-class 20-29 cm</w:t>
      </w:r>
      <w:r w:rsidR="0088539F">
        <w:rPr>
          <w:sz w:val="22"/>
          <w:szCs w:val="22"/>
          <w:lang w:val="en-US"/>
        </w:rPr>
        <w:t xml:space="preserve"> </w:t>
      </w:r>
      <w:r w:rsidR="0088539F">
        <w:rPr>
          <w:sz w:val="22"/>
          <w:szCs w:val="22"/>
          <w:lang w:val="en-US"/>
        </w:rPr>
        <w:fldChar w:fldCharType="begin"/>
      </w:r>
      <w:r w:rsidR="0088539F">
        <w:rPr>
          <w:sz w:val="22"/>
          <w:szCs w:val="22"/>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2019)","noteIndex":0},"citationItems":[{"id":1531,"uris":["http://zotero.org/users/6116610/items/Z33PFRWH"],"uri":["http://zotero.org/users/6116610/items/Z33PFRWH"],"itemData":{"id":1531,"type":"article-journal","title":"Predator-prey body size relationships of cod in a low-diversity marine system","container-title":"Marine Ecology Progress Series","page":"201-206","volume":"627","source":"DOI.org (Crossref)","abstract":"How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Sea.","DOI":"10.3354/meps13098","ISSN":"0171-8630, 1616-1599","journalAbbreviation":"Mar. Ecol. Prog. Ser.","language":"en","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Pr>
          <w:sz w:val="22"/>
          <w:szCs w:val="22"/>
          <w:lang w:val="en-US"/>
        </w:rPr>
        <w:fldChar w:fldCharType="separate"/>
      </w:r>
      <w:r w:rsidR="0088539F" w:rsidRPr="00505B92">
        <w:rPr>
          <w:rFonts w:ascii="Times New Roman" w:cs="Times New Roman"/>
          <w:color w:val="000000"/>
          <w:sz w:val="22"/>
        </w:rPr>
        <w:t xml:space="preserve">(Niiranen </w:t>
      </w:r>
      <w:r w:rsidR="0088539F" w:rsidRPr="00505B92">
        <w:rPr>
          <w:rFonts w:ascii="Times New Roman" w:cs="Times New Roman"/>
          <w:i w:val="0"/>
          <w:iCs w:val="0"/>
          <w:color w:val="000000"/>
          <w:sz w:val="22"/>
        </w:rPr>
        <w:t>et al.</w:t>
      </w:r>
      <w:r w:rsidR="0088539F" w:rsidRPr="00505B92">
        <w:rPr>
          <w:rFonts w:ascii="Times New Roman" w:cs="Times New Roman"/>
          <w:color w:val="000000"/>
          <w:sz w:val="22"/>
        </w:rPr>
        <w:t xml:space="preserve"> 2019)</w:t>
      </w:r>
      <w:r w:rsidR="0088539F">
        <w:rPr>
          <w:sz w:val="22"/>
          <w:szCs w:val="22"/>
          <w:lang w:val="en-US"/>
        </w:rPr>
        <w:fldChar w:fldCharType="end"/>
      </w:r>
      <w:r w:rsidR="00191D0F">
        <w:rPr>
          <w:sz w:val="22"/>
          <w:szCs w:val="22"/>
          <w:lang w:val="en-US"/>
        </w:rPr>
        <w:t>. This roughly corresponds to a mass of about 140g which fits the ontogenetic diet shift observed in the model.</w:t>
      </w:r>
    </w:p>
    <w:p w14:paraId="124A1F6C" w14:textId="77777777" w:rsidR="009C4892" w:rsidRDefault="009C4892" w:rsidP="007F07BA">
      <w:pPr>
        <w:spacing w:line="480" w:lineRule="auto"/>
        <w:contextualSpacing/>
        <w:jc w:val="both"/>
        <w:rPr>
          <w:rFonts w:cstheme="minorHAnsi"/>
          <w:lang w:val="en-US"/>
        </w:rPr>
      </w:pPr>
    </w:p>
    <w:p w14:paraId="0A9A08FD" w14:textId="6E6B0638" w:rsidR="00F11C15" w:rsidRDefault="00AF4770" w:rsidP="00A50AF7">
      <w:pPr>
        <w:spacing w:line="48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1ADA78A0" wp14:editId="71757C11">
            <wp:extent cx="5731510" cy="573151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03E38EB" w:rsidR="00D43444" w:rsidRDefault="00D43444" w:rsidP="002455C5">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Pr>
          <w:sz w:val="22"/>
          <w:szCs w:val="22"/>
        </w:rPr>
        <w:t>7</w:t>
      </w:r>
      <w:r w:rsidRPr="00946433">
        <w:rPr>
          <w:sz w:val="22"/>
          <w:szCs w:val="22"/>
        </w:rPr>
        <w:t>.</w:t>
      </w:r>
      <w:r w:rsidRPr="00946433">
        <w:rPr>
          <w:sz w:val="22"/>
          <w:szCs w:val="22"/>
          <w:lang w:val="en-US"/>
        </w:rPr>
        <w:t xml:space="preserve"> </w:t>
      </w:r>
      <w:r w:rsidR="00162B81">
        <w:rPr>
          <w:sz w:val="22"/>
          <w:szCs w:val="22"/>
          <w:lang w:val="en-US"/>
        </w:rPr>
        <w:t>Maximum</w:t>
      </w:r>
      <w:r w:rsidR="00BE52E4">
        <w:rPr>
          <w:sz w:val="22"/>
          <w:szCs w:val="22"/>
          <w:lang w:val="en-US"/>
        </w:rPr>
        <w:t xml:space="preserve"> </w:t>
      </w:r>
      <w:r w:rsidR="00162B81">
        <w:rPr>
          <w:sz w:val="22"/>
          <w:szCs w:val="22"/>
          <w:lang w:val="en-US"/>
        </w:rPr>
        <w:t>sustainable</w:t>
      </w:r>
      <w:r w:rsidR="00BE52E4">
        <w:rPr>
          <w:sz w:val="22"/>
          <w:szCs w:val="22"/>
          <w:lang w:val="en-US"/>
        </w:rPr>
        <w:t xml:space="preserve"> yield </w:t>
      </w:r>
      <w:r w:rsidR="0004623F">
        <w:rPr>
          <w:sz w:val="22"/>
          <w:szCs w:val="22"/>
          <w:lang w:val="en-US"/>
        </w:rPr>
        <w:t xml:space="preserve">(MSY) </w:t>
      </w:r>
      <w:r w:rsidR="00BE52E4">
        <w:rPr>
          <w:sz w:val="22"/>
          <w:szCs w:val="22"/>
          <w:lang w:val="en-US"/>
        </w:rPr>
        <w:t>in the size spectrum model compared to multispecies stock assessment. A) y</w:t>
      </w:r>
      <w:r>
        <w:rPr>
          <w:sz w:val="22"/>
          <w:szCs w:val="22"/>
          <w:lang w:val="en-US"/>
        </w:rPr>
        <w:t xml:space="preserve">ield </w:t>
      </w:r>
      <w:r w:rsidR="00BE52E4">
        <w:rPr>
          <w:sz w:val="22"/>
          <w:szCs w:val="22"/>
          <w:lang w:val="en-US"/>
        </w:rPr>
        <w:t>as a function of fishing mortality and</w:t>
      </w:r>
      <w:r w:rsidR="00ED556A">
        <w:rPr>
          <w:sz w:val="22"/>
          <w:szCs w:val="22"/>
          <w:lang w:val="en-US"/>
        </w:rPr>
        <w:t xml:space="preserve"> (B)</w:t>
      </w:r>
      <w:r w:rsidR="00BE52E4">
        <w:rPr>
          <w:sz w:val="22"/>
          <w:szCs w:val="22"/>
          <w:lang w:val="en-US"/>
        </w:rPr>
        <w:t xml:space="preserve"> the fishing mortality </w:t>
      </w:r>
      <w:r w:rsidR="00ED556A">
        <w:rPr>
          <w:sz w:val="22"/>
          <w:szCs w:val="22"/>
          <w:lang w:val="en-US"/>
        </w:rPr>
        <w:t>corresponding to the highest long-term yield for each species compared to different stock assessment estimates.</w:t>
      </w:r>
      <w:r>
        <w:rPr>
          <w:sz w:val="22"/>
          <w:szCs w:val="22"/>
          <w:lang w:val="en-US"/>
        </w:rPr>
        <w:t xml:space="preserve"> Note the yield corresponds to the model in g/m</w:t>
      </w:r>
      <w:r w:rsidRPr="00D43444">
        <w:rPr>
          <w:sz w:val="22"/>
          <w:szCs w:val="22"/>
          <w:vertAlign w:val="superscript"/>
          <w:lang w:val="en-US"/>
        </w:rPr>
        <w:t>2</w:t>
      </w:r>
      <w:r>
        <w:rPr>
          <w:sz w:val="22"/>
          <w:szCs w:val="22"/>
          <w:lang w:val="en-US"/>
        </w:rPr>
        <w:t xml:space="preserve"> and not the biomasses scaled to the area of the ICES subdivisions 25-29, 32. </w:t>
      </w:r>
    </w:p>
    <w:p w14:paraId="3E1A4B64" w14:textId="1A3CAC42" w:rsidR="002455C5" w:rsidRDefault="002455C5" w:rsidP="002455C5">
      <w:pPr>
        <w:spacing w:line="480" w:lineRule="auto"/>
        <w:rPr>
          <w:lang w:val="en-US"/>
        </w:rPr>
      </w:pPr>
    </w:p>
    <w:p w14:paraId="24A91999" w14:textId="41DF7BCD" w:rsidR="002455C5" w:rsidRDefault="002455C5" w:rsidP="002455C5">
      <w:pPr>
        <w:spacing w:line="480" w:lineRule="auto"/>
        <w:rPr>
          <w:lang w:val="en-US"/>
        </w:rPr>
      </w:pPr>
    </w:p>
    <w:p w14:paraId="359D334D" w14:textId="7ECD016D" w:rsidR="002455C5" w:rsidRDefault="002455C5" w:rsidP="002455C5">
      <w:pPr>
        <w:spacing w:line="480" w:lineRule="auto"/>
        <w:rPr>
          <w:lang w:val="en-US"/>
        </w:rPr>
      </w:pPr>
    </w:p>
    <w:p w14:paraId="23F7CBD5" w14:textId="791EE574" w:rsidR="002455C5" w:rsidRDefault="002455C5" w:rsidP="002455C5">
      <w:pPr>
        <w:spacing w:line="480" w:lineRule="auto"/>
        <w:rPr>
          <w:lang w:val="en-US"/>
        </w:rPr>
      </w:pPr>
    </w:p>
    <w:p w14:paraId="291FDC68" w14:textId="3A0D3350" w:rsidR="005946FB" w:rsidRPr="005946FB" w:rsidRDefault="00AF4770" w:rsidP="005C00BD">
      <w:pPr>
        <w:spacing w:line="480" w:lineRule="auto"/>
        <w:jc w:val="center"/>
        <w:rPr>
          <w:lang w:val="en-US"/>
        </w:rPr>
      </w:pPr>
      <w:r>
        <w:rPr>
          <w:noProof/>
          <w:lang w:val="en-US"/>
        </w:rPr>
        <w:lastRenderedPageBreak/>
        <w:drawing>
          <wp:inline distT="0" distB="0" distL="0" distR="0" wp14:anchorId="277647B9" wp14:editId="19B578EF">
            <wp:extent cx="4787550" cy="5731283"/>
            <wp:effectExtent l="0" t="0" r="63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series_pred_ssb.png"/>
                    <pic:cNvPicPr/>
                  </pic:nvPicPr>
                  <pic:blipFill rotWithShape="1">
                    <a:blip r:embed="rId24" cstate="print">
                      <a:extLst>
                        <a:ext uri="{28A0092B-C50C-407E-A947-70E740481C1C}">
                          <a14:useLocalDpi xmlns:a14="http://schemas.microsoft.com/office/drawing/2010/main" val="0"/>
                        </a:ext>
                      </a:extLst>
                    </a:blip>
                    <a:srcRect l="7529" r="8937"/>
                    <a:stretch/>
                  </pic:blipFill>
                  <pic:spPr bwMode="auto">
                    <a:xfrm>
                      <a:off x="0" y="0"/>
                      <a:ext cx="4787740" cy="5731510"/>
                    </a:xfrm>
                    <a:prstGeom prst="rect">
                      <a:avLst/>
                    </a:prstGeom>
                    <a:ln>
                      <a:noFill/>
                    </a:ln>
                    <a:extLst>
                      <a:ext uri="{53640926-AAD7-44D8-BBD7-CCE9431645EC}">
                        <a14:shadowObscured xmlns:a14="http://schemas.microsoft.com/office/drawing/2010/main"/>
                      </a:ext>
                    </a:extLst>
                  </pic:spPr>
                </pic:pic>
              </a:graphicData>
            </a:graphic>
          </wp:inline>
        </w:drawing>
      </w:r>
    </w:p>
    <w:p w14:paraId="776DEDE0" w14:textId="72E59616" w:rsidR="00B11AFE" w:rsidRDefault="00B11AFE" w:rsidP="002F5C71">
      <w:pPr>
        <w:pStyle w:val="Caption"/>
        <w:spacing w:line="480" w:lineRule="auto"/>
        <w:contextualSpacing/>
        <w:jc w:val="both"/>
        <w:rPr>
          <w:sz w:val="22"/>
          <w:szCs w:val="22"/>
          <w:lang w:val="en-US"/>
        </w:rPr>
      </w:pPr>
      <w:r w:rsidRPr="00946433">
        <w:rPr>
          <w:sz w:val="22"/>
          <w:szCs w:val="22"/>
          <w:lang w:val="en-US"/>
        </w:rPr>
        <w:t xml:space="preserve">Figure </w:t>
      </w:r>
      <w:r w:rsidR="00BF7C0B">
        <w:rPr>
          <w:sz w:val="22"/>
          <w:szCs w:val="22"/>
          <w:lang w:val="en-US"/>
        </w:rPr>
        <w:t>S</w:t>
      </w:r>
      <w:r w:rsidR="001A5436">
        <w:rPr>
          <w:sz w:val="22"/>
          <w:szCs w:val="22"/>
          <w:lang w:val="en-US"/>
        </w:rPr>
        <w:t>8</w:t>
      </w:r>
      <w:r w:rsidR="00946433" w:rsidRPr="00946433">
        <w:rPr>
          <w:sz w:val="22"/>
          <w:szCs w:val="22"/>
        </w:rPr>
        <w:t>.</w:t>
      </w:r>
      <w:r w:rsidRPr="00946433">
        <w:rPr>
          <w:sz w:val="22"/>
          <w:szCs w:val="22"/>
          <w:lang w:val="en-US"/>
        </w:rPr>
        <w:t xml:space="preserve"> </w:t>
      </w:r>
      <w:r w:rsidR="009A7E57">
        <w:rPr>
          <w:sz w:val="22"/>
          <w:szCs w:val="22"/>
          <w:lang w:val="en-US"/>
        </w:rPr>
        <w:t>Temp</w:t>
      </w:r>
      <w:commentRangeStart w:id="27"/>
      <w:r w:rsidR="009A7E57">
        <w:rPr>
          <w:sz w:val="22"/>
          <w:szCs w:val="22"/>
          <w:lang w:val="en-US"/>
        </w:rPr>
        <w:t xml:space="preserve">oral evolution of </w:t>
      </w:r>
      <w:r w:rsidR="00180BF6">
        <w:rPr>
          <w:sz w:val="22"/>
          <w:szCs w:val="22"/>
          <w:lang w:val="en-US"/>
        </w:rPr>
        <w:t>SSB</w:t>
      </w:r>
      <w:r w:rsidR="00D742CC">
        <w:rPr>
          <w:sz w:val="22"/>
          <w:szCs w:val="22"/>
          <w:lang w:val="en-US"/>
        </w:rPr>
        <w:t xml:space="preserve">. </w:t>
      </w:r>
      <w:commentRangeEnd w:id="27"/>
      <w:r w:rsidR="00E64401">
        <w:rPr>
          <w:rStyle w:val="CommentReference"/>
          <w:i w:val="0"/>
          <w:iCs w:val="0"/>
          <w:color w:val="auto"/>
        </w:rPr>
        <w:commentReference w:id="27"/>
      </w:r>
      <w:r w:rsidR="00FC60D0">
        <w:rPr>
          <w:sz w:val="22"/>
          <w:szCs w:val="22"/>
          <w:lang w:val="en-US"/>
        </w:rPr>
        <w:t xml:space="preserve">Temperature varies in the time series according to the </w:t>
      </w:r>
      <w:r w:rsidR="00FC60D0" w:rsidRPr="00FE486D">
        <w:rPr>
          <w:rFonts w:ascii="Times New Roman" w:hAnsi="Times New Roman" w:cs="Times New Roman"/>
          <w:sz w:val="22"/>
          <w:szCs w:val="22"/>
          <w:lang w:val="en-US"/>
        </w:rPr>
        <w:t>RCA4-NEMO</w:t>
      </w:r>
      <w:r w:rsidR="00FC60D0">
        <w:rPr>
          <w:rFonts w:ascii="Times New Roman" w:hAnsi="Times New Roman" w:cs="Times New Roman"/>
          <w:sz w:val="22"/>
          <w:szCs w:val="22"/>
          <w:lang w:val="en-US"/>
        </w:rPr>
        <w:t xml:space="preserve"> model using the </w:t>
      </w:r>
      <w:r w:rsidR="00FC60D0">
        <w:rPr>
          <w:sz w:val="22"/>
          <w:szCs w:val="22"/>
          <w:lang w:val="en-US"/>
        </w:rPr>
        <w:t>RCP 8.5 scenario</w:t>
      </w:r>
      <w:r w:rsidR="00FC60D0">
        <w:rPr>
          <w:rFonts w:ascii="Times New Roman" w:hAnsi="Times New Roman" w:cs="Times New Roman"/>
          <w:sz w:val="22"/>
          <w:szCs w:val="22"/>
          <w:lang w:val="en-US"/>
        </w:rPr>
        <w:t>.</w:t>
      </w:r>
      <w:r w:rsidRPr="00946433">
        <w:rPr>
          <w:sz w:val="22"/>
          <w:szCs w:val="22"/>
          <w:lang w:val="en-US"/>
        </w:rPr>
        <w:t xml:space="preserve"> </w:t>
      </w:r>
      <w:r w:rsidR="009A7E57">
        <w:rPr>
          <w:sz w:val="22"/>
          <w:szCs w:val="22"/>
          <w:lang w:val="en-US"/>
        </w:rPr>
        <w:t>The projections s</w:t>
      </w:r>
      <w:r w:rsidRPr="00946433">
        <w:rPr>
          <w:sz w:val="22"/>
          <w:szCs w:val="22"/>
          <w:lang w:val="en-US"/>
        </w:rPr>
        <w:t>tart</w:t>
      </w:r>
      <w:r w:rsidR="009A7E57">
        <w:rPr>
          <w:sz w:val="22"/>
          <w:szCs w:val="22"/>
          <w:lang w:val="en-US"/>
        </w:rPr>
        <w:t xml:space="preserve"> in </w:t>
      </w:r>
      <w:r w:rsidRPr="00946433">
        <w:rPr>
          <w:sz w:val="22"/>
          <w:szCs w:val="22"/>
          <w:lang w:val="en-US"/>
        </w:rPr>
        <w:t>19</w:t>
      </w:r>
      <w:r w:rsidR="002B2B65">
        <w:rPr>
          <w:sz w:val="22"/>
          <w:szCs w:val="22"/>
          <w:lang w:val="en-US"/>
        </w:rPr>
        <w:t>1</w:t>
      </w:r>
      <w:r w:rsidRPr="00946433">
        <w:rPr>
          <w:sz w:val="22"/>
          <w:szCs w:val="22"/>
          <w:lang w:val="en-US"/>
        </w:rPr>
        <w:t>4</w:t>
      </w:r>
      <w:r w:rsidR="009A7E57">
        <w:rPr>
          <w:sz w:val="22"/>
          <w:szCs w:val="22"/>
          <w:lang w:val="en-US"/>
        </w:rPr>
        <w:t xml:space="preserve"> (not shown)</w:t>
      </w:r>
      <w:r w:rsidRPr="00946433">
        <w:rPr>
          <w:sz w:val="22"/>
          <w:szCs w:val="22"/>
          <w:lang w:val="en-US"/>
        </w:rPr>
        <w:t xml:space="preserve"> to allow a </w:t>
      </w:r>
      <w:proofErr w:type="gramStart"/>
      <w:r w:rsidR="002B2B65">
        <w:rPr>
          <w:sz w:val="22"/>
          <w:szCs w:val="22"/>
          <w:lang w:val="en-US"/>
        </w:rPr>
        <w:t>6</w:t>
      </w:r>
      <w:r w:rsidRPr="00946433">
        <w:rPr>
          <w:sz w:val="22"/>
          <w:szCs w:val="22"/>
          <w:lang w:val="en-US"/>
        </w:rPr>
        <w:t>0 year</w:t>
      </w:r>
      <w:proofErr w:type="gramEnd"/>
      <w:r w:rsidRPr="00946433">
        <w:rPr>
          <w:sz w:val="22"/>
          <w:szCs w:val="22"/>
          <w:lang w:val="en-US"/>
        </w:rPr>
        <w:t xml:space="preserve"> burn-in period</w:t>
      </w:r>
      <w:r w:rsidR="009272C4">
        <w:rPr>
          <w:sz w:val="22"/>
          <w:szCs w:val="22"/>
          <w:lang w:val="en-US"/>
        </w:rPr>
        <w:t xml:space="preserve">. This is enough to reach steady state before historical fishing efforts are introduced (in 1974-2012). </w:t>
      </w:r>
      <w:r w:rsidRPr="00946433">
        <w:rPr>
          <w:sz w:val="22"/>
          <w:szCs w:val="22"/>
          <w:lang w:val="en-US"/>
        </w:rPr>
        <w:t xml:space="preserve">F in the burn-in period is equal to </w:t>
      </w:r>
      <w:r w:rsidR="00476E26">
        <w:rPr>
          <w:sz w:val="22"/>
          <w:szCs w:val="22"/>
          <w:lang w:val="en-US"/>
        </w:rPr>
        <w:t xml:space="preserve">the values in </w:t>
      </w:r>
      <w:r w:rsidRPr="00946433">
        <w:rPr>
          <w:sz w:val="22"/>
          <w:szCs w:val="22"/>
          <w:lang w:val="en-US"/>
        </w:rPr>
        <w:t>1974 (first year</w:t>
      </w:r>
      <w:r w:rsidR="00F809EB">
        <w:rPr>
          <w:sz w:val="22"/>
          <w:szCs w:val="22"/>
          <w:lang w:val="en-US"/>
        </w:rPr>
        <w:t xml:space="preserve"> of effort-time series</w:t>
      </w:r>
      <w:r w:rsidRPr="00946433">
        <w:rPr>
          <w:sz w:val="22"/>
          <w:szCs w:val="22"/>
          <w:lang w:val="en-US"/>
        </w:rPr>
        <w:t>).</w:t>
      </w:r>
      <w:r w:rsidR="00FF685A">
        <w:rPr>
          <w:sz w:val="22"/>
          <w:szCs w:val="22"/>
          <w:lang w:val="en-US"/>
        </w:rPr>
        <w:t xml:space="preserve"> </w:t>
      </w:r>
      <w:r w:rsidR="001F0323">
        <w:rPr>
          <w:sz w:val="22"/>
          <w:szCs w:val="22"/>
          <w:lang w:val="en-US"/>
        </w:rPr>
        <w:t xml:space="preserve">The </w:t>
      </w:r>
      <w:r w:rsidR="003B6904">
        <w:rPr>
          <w:sz w:val="22"/>
          <w:szCs w:val="22"/>
          <w:lang w:val="en-US"/>
        </w:rPr>
        <w:t>solid lines are</w:t>
      </w:r>
      <w:r w:rsidR="00180BF6">
        <w:rPr>
          <w:sz w:val="22"/>
          <w:szCs w:val="22"/>
          <w:lang w:val="en-US"/>
        </w:rPr>
        <w:t xml:space="preserve"> SSB</w:t>
      </w:r>
      <w:r w:rsidR="003B6904">
        <w:rPr>
          <w:sz w:val="22"/>
          <w:szCs w:val="22"/>
          <w:lang w:val="en-US"/>
        </w:rPr>
        <w:t xml:space="preserve"> </w:t>
      </w:r>
      <w:r w:rsidR="00CA4838">
        <w:rPr>
          <w:sz w:val="22"/>
          <w:szCs w:val="22"/>
          <w:lang w:val="en-US"/>
        </w:rPr>
        <w:t xml:space="preserve">from stock </w:t>
      </w:r>
      <w:r w:rsidR="00210890">
        <w:rPr>
          <w:sz w:val="22"/>
          <w:szCs w:val="22"/>
          <w:lang w:val="en-US"/>
        </w:rPr>
        <w:t>assessments</w:t>
      </w:r>
      <w:r w:rsidR="00CA4838">
        <w:rPr>
          <w:sz w:val="22"/>
          <w:szCs w:val="22"/>
          <w:lang w:val="en-US"/>
        </w:rPr>
        <w:t xml:space="preserve">, and the dashed green, two-dashed pink and dotted purple lines are SSBs from the size-spectrum model </w:t>
      </w:r>
      <w:r w:rsidR="003B6904">
        <w:rPr>
          <w:sz w:val="22"/>
          <w:szCs w:val="22"/>
          <w:lang w:val="en-US"/>
        </w:rPr>
        <w:t>projections</w:t>
      </w:r>
      <w:r w:rsidR="00210890">
        <w:rPr>
          <w:sz w:val="22"/>
          <w:szCs w:val="22"/>
          <w:lang w:val="en-US"/>
        </w:rPr>
        <w:t xml:space="preserve"> assuming constant temperatures (equivalent to no temperature effects), with physiological scaling of rates and with physiological scaling of rates and in addition temperature dependence of resource growth rates</w:t>
      </w:r>
      <w:r w:rsidR="00715796">
        <w:rPr>
          <w:sz w:val="22"/>
          <w:szCs w:val="22"/>
          <w:lang w:val="en-US"/>
        </w:rPr>
        <w:t>, respectively</w:t>
      </w:r>
      <w:r w:rsidR="00210890">
        <w:rPr>
          <w:sz w:val="22"/>
          <w:szCs w:val="22"/>
          <w:lang w:val="en-US"/>
        </w:rPr>
        <w:t>.</w:t>
      </w:r>
      <w:r w:rsidR="00715796">
        <w:rPr>
          <w:sz w:val="22"/>
          <w:szCs w:val="22"/>
          <w:lang w:val="en-US"/>
        </w:rPr>
        <w:t xml:space="preserve"> </w:t>
      </w:r>
      <w:r w:rsidR="00423D0A">
        <w:rPr>
          <w:sz w:val="22"/>
          <w:szCs w:val="22"/>
          <w:lang w:val="en-US"/>
        </w:rPr>
        <w:t>Mean activation energies are used</w:t>
      </w:r>
      <w:r w:rsidR="003B6904">
        <w:rPr>
          <w:sz w:val="22"/>
          <w:szCs w:val="22"/>
          <w:lang w:val="en-US"/>
        </w:rPr>
        <w:t xml:space="preserve">. </w:t>
      </w:r>
    </w:p>
    <w:p w14:paraId="524EF05C" w14:textId="76AE3624" w:rsidR="0056790E" w:rsidRPr="00AF4770" w:rsidRDefault="00B11AFE" w:rsidP="00AF4770">
      <w:pPr>
        <w:pStyle w:val="Caption"/>
        <w:spacing w:line="480" w:lineRule="auto"/>
        <w:contextualSpacing/>
        <w:jc w:val="center"/>
        <w:rPr>
          <w:rFonts w:cstheme="minorHAnsi"/>
          <w:lang w:val="en-US"/>
        </w:rPr>
      </w:pPr>
      <w:commentRangeStart w:id="28"/>
      <w:commentRangeStart w:id="29"/>
      <w:commentRangeEnd w:id="28"/>
      <w:r w:rsidRPr="00946433">
        <w:rPr>
          <w:rStyle w:val="CommentReference"/>
          <w:i w:val="0"/>
          <w:iCs w:val="0"/>
          <w:color w:val="auto"/>
          <w:sz w:val="22"/>
          <w:szCs w:val="22"/>
        </w:rPr>
        <w:lastRenderedPageBreak/>
        <w:commentReference w:id="28"/>
      </w:r>
      <w:commentRangeEnd w:id="29"/>
      <w:r w:rsidR="00457CE6" w:rsidRPr="00946433">
        <w:rPr>
          <w:rStyle w:val="CommentReference"/>
          <w:i w:val="0"/>
          <w:iCs w:val="0"/>
          <w:color w:val="auto"/>
          <w:sz w:val="22"/>
          <w:szCs w:val="22"/>
        </w:rPr>
        <w:commentReference w:id="29"/>
      </w:r>
      <w:commentRangeStart w:id="30"/>
      <w:commentRangeStart w:id="31"/>
      <w:r w:rsidRPr="00D511C7">
        <w:rPr>
          <w:rFonts w:cstheme="minorHAnsi"/>
          <w:lang w:val="en-US"/>
        </w:rPr>
        <w:t xml:space="preserve">I </w:t>
      </w:r>
      <w:commentRangeEnd w:id="30"/>
      <w:r>
        <w:rPr>
          <w:rStyle w:val="CommentReference"/>
        </w:rPr>
        <w:commentReference w:id="30"/>
      </w:r>
      <w:commentRangeEnd w:id="31"/>
      <w:r w:rsidR="00457CE6">
        <w:rPr>
          <w:rStyle w:val="CommentReference"/>
        </w:rPr>
        <w:commentReference w:id="31"/>
      </w:r>
      <w:r w:rsidR="00AF4770">
        <w:rPr>
          <w:rFonts w:cstheme="minorHAnsi"/>
          <w:noProof/>
          <w:lang w:val="en-US"/>
        </w:rPr>
        <w:drawing>
          <wp:inline distT="0" distB="0" distL="0" distR="0" wp14:anchorId="568BEB44" wp14:editId="17A20054">
            <wp:extent cx="5730863" cy="2661007"/>
            <wp:effectExtent l="0" t="0" r="0"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s_pred_corr.png"/>
                    <pic:cNvPicPr/>
                  </pic:nvPicPr>
                  <pic:blipFill rotWithShape="1">
                    <a:blip r:embed="rId25" cstate="print">
                      <a:extLst>
                        <a:ext uri="{28A0092B-C50C-407E-A947-70E740481C1C}">
                          <a14:useLocalDpi xmlns:a14="http://schemas.microsoft.com/office/drawing/2010/main" val="0"/>
                        </a:ext>
                      </a:extLst>
                    </a:blip>
                    <a:srcRect t="26172" b="27395"/>
                    <a:stretch/>
                  </pic:blipFill>
                  <pic:spPr bwMode="auto">
                    <a:xfrm>
                      <a:off x="0" y="0"/>
                      <a:ext cx="5731510" cy="2661308"/>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4845619A" w:rsidR="001C734F" w:rsidRDefault="001C734F" w:rsidP="00753DE8">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w:t>
      </w:r>
      <w:r w:rsidR="001A5436">
        <w:rPr>
          <w:sz w:val="22"/>
          <w:szCs w:val="22"/>
          <w:lang w:val="en-US"/>
        </w:rPr>
        <w:t>9</w:t>
      </w:r>
      <w:r w:rsidRPr="00946433">
        <w:rPr>
          <w:sz w:val="22"/>
          <w:szCs w:val="22"/>
        </w:rPr>
        <w:t>.</w:t>
      </w:r>
      <w:r w:rsidRPr="00946433">
        <w:rPr>
          <w:sz w:val="22"/>
          <w:szCs w:val="22"/>
          <w:lang w:val="en-US"/>
        </w:rPr>
        <w:t xml:space="preserve"> </w:t>
      </w:r>
      <w:r>
        <w:rPr>
          <w:sz w:val="22"/>
          <w:szCs w:val="22"/>
          <w:lang w:val="en-US"/>
        </w:rPr>
        <w:t xml:space="preserve">Correlation between </w:t>
      </w:r>
      <w:r w:rsidR="00EF4828">
        <w:rPr>
          <w:sz w:val="22"/>
          <w:szCs w:val="22"/>
          <w:lang w:val="en-US"/>
        </w:rPr>
        <w:t>SSB from size-spectrum model (“predicted”)</w:t>
      </w:r>
      <w:r>
        <w:rPr>
          <w:sz w:val="22"/>
          <w:szCs w:val="22"/>
          <w:lang w:val="en-US"/>
        </w:rPr>
        <w:t xml:space="preserve"> and</w:t>
      </w:r>
      <w:r w:rsidR="00EF4828">
        <w:rPr>
          <w:sz w:val="22"/>
          <w:szCs w:val="22"/>
          <w:lang w:val="en-US"/>
        </w:rPr>
        <w:t xml:space="preserve"> stock assessment (“observed”) from projections between 1974 and 2014 (model calibrated to average values between 1992-2002), with Pearson correlation coefficients indicated in the bottom right corner. </w:t>
      </w:r>
      <w:r w:rsidR="006342CC">
        <w:rPr>
          <w:sz w:val="22"/>
          <w:szCs w:val="22"/>
          <w:lang w:val="en-US"/>
        </w:rPr>
        <w:t>Colors indicate years.</w:t>
      </w:r>
    </w:p>
    <w:p w14:paraId="56175CC6" w14:textId="10C1A112" w:rsidR="00AB3287" w:rsidRDefault="00AB3287" w:rsidP="00753DE8">
      <w:pPr>
        <w:spacing w:line="480" w:lineRule="auto"/>
        <w:rPr>
          <w:lang w:val="en-US"/>
        </w:rPr>
      </w:pPr>
    </w:p>
    <w:p w14:paraId="6F4CF91E" w14:textId="6B04D23A" w:rsidR="00952186" w:rsidRDefault="00952186" w:rsidP="00753DE8">
      <w:pPr>
        <w:spacing w:line="480" w:lineRule="auto"/>
        <w:rPr>
          <w:lang w:val="en-US"/>
        </w:rPr>
      </w:pPr>
    </w:p>
    <w:p w14:paraId="3301F4AE" w14:textId="6B280705" w:rsidR="00952186" w:rsidRDefault="00952186" w:rsidP="00753DE8">
      <w:pPr>
        <w:spacing w:line="480" w:lineRule="auto"/>
        <w:rPr>
          <w:lang w:val="en-US"/>
        </w:rPr>
      </w:pPr>
    </w:p>
    <w:p w14:paraId="79A23057" w14:textId="493BCA9B" w:rsidR="00952186" w:rsidRDefault="00952186" w:rsidP="00753DE8">
      <w:pPr>
        <w:spacing w:line="480" w:lineRule="auto"/>
        <w:rPr>
          <w:lang w:val="en-US"/>
        </w:rPr>
      </w:pPr>
    </w:p>
    <w:p w14:paraId="15D88895" w14:textId="387BFCF7" w:rsidR="00952186" w:rsidRDefault="00952186" w:rsidP="00753DE8">
      <w:pPr>
        <w:spacing w:line="480" w:lineRule="auto"/>
        <w:rPr>
          <w:lang w:val="en-US"/>
        </w:rPr>
      </w:pPr>
    </w:p>
    <w:p w14:paraId="07A47317" w14:textId="4EA7511C" w:rsidR="00952186" w:rsidRDefault="00952186" w:rsidP="00753DE8">
      <w:pPr>
        <w:spacing w:line="480" w:lineRule="auto"/>
        <w:rPr>
          <w:lang w:val="en-US"/>
        </w:rPr>
      </w:pPr>
    </w:p>
    <w:p w14:paraId="03DF88FA" w14:textId="12B1EF4A" w:rsidR="00952186" w:rsidRDefault="00952186" w:rsidP="00753DE8">
      <w:pPr>
        <w:spacing w:line="480" w:lineRule="auto"/>
        <w:rPr>
          <w:lang w:val="en-US"/>
        </w:rPr>
      </w:pPr>
    </w:p>
    <w:p w14:paraId="4F35AC9B" w14:textId="30533024" w:rsidR="00952186" w:rsidRDefault="00952186" w:rsidP="00753DE8">
      <w:pPr>
        <w:spacing w:line="480" w:lineRule="auto"/>
        <w:rPr>
          <w:lang w:val="en-US"/>
        </w:rPr>
      </w:pPr>
    </w:p>
    <w:p w14:paraId="026A9931" w14:textId="5EC4B21C" w:rsidR="00952186" w:rsidRDefault="00952186" w:rsidP="00753DE8">
      <w:pPr>
        <w:spacing w:line="480" w:lineRule="auto"/>
        <w:rPr>
          <w:lang w:val="en-US"/>
        </w:rPr>
      </w:pPr>
    </w:p>
    <w:p w14:paraId="3AF1CD8A" w14:textId="0166687C" w:rsidR="00952186" w:rsidRDefault="00952186" w:rsidP="00753DE8">
      <w:pPr>
        <w:spacing w:line="480" w:lineRule="auto"/>
        <w:rPr>
          <w:lang w:val="en-US"/>
        </w:rPr>
      </w:pPr>
    </w:p>
    <w:p w14:paraId="50C31A56" w14:textId="49C85A04" w:rsidR="00952186" w:rsidRDefault="00952186" w:rsidP="00753DE8">
      <w:pPr>
        <w:spacing w:line="480" w:lineRule="auto"/>
        <w:rPr>
          <w:lang w:val="en-US"/>
        </w:rPr>
      </w:pPr>
    </w:p>
    <w:p w14:paraId="26323AE0" w14:textId="7CF086FF" w:rsidR="00952186" w:rsidRDefault="00952186" w:rsidP="00753DE8">
      <w:pPr>
        <w:spacing w:line="480" w:lineRule="auto"/>
        <w:rPr>
          <w:lang w:val="en-US"/>
        </w:rPr>
      </w:pPr>
    </w:p>
    <w:p w14:paraId="3277D6FA" w14:textId="1CD058A7" w:rsidR="00952186" w:rsidRDefault="00952186" w:rsidP="00753DE8">
      <w:pPr>
        <w:spacing w:line="480" w:lineRule="auto"/>
        <w:rPr>
          <w:lang w:val="en-US"/>
        </w:rPr>
      </w:pPr>
    </w:p>
    <w:p w14:paraId="7FE5C087" w14:textId="2A48B3BF" w:rsidR="00CE3083" w:rsidRDefault="00CE3083" w:rsidP="00753DE8">
      <w:pPr>
        <w:spacing w:line="480" w:lineRule="auto"/>
        <w:rPr>
          <w:lang w:val="en-US"/>
        </w:rPr>
      </w:pPr>
    </w:p>
    <w:p w14:paraId="3362B1CD" w14:textId="6F258738" w:rsidR="00D1141C" w:rsidRPr="009529AF" w:rsidRDefault="00D1141C" w:rsidP="00D1141C">
      <w:pPr>
        <w:pStyle w:val="ListParagraph"/>
        <w:numPr>
          <w:ilvl w:val="0"/>
          <w:numId w:val="7"/>
        </w:numPr>
        <w:spacing w:line="480" w:lineRule="auto"/>
        <w:jc w:val="both"/>
        <w:rPr>
          <w:b/>
          <w:lang w:val="en-US"/>
        </w:rPr>
      </w:pPr>
      <w:r>
        <w:rPr>
          <w:b/>
          <w:lang w:val="en-US"/>
        </w:rPr>
        <w:t>Analysis</w:t>
      </w:r>
    </w:p>
    <w:p w14:paraId="7ACA6350" w14:textId="4C6950F0" w:rsidR="009A502B" w:rsidRDefault="00AF4770" w:rsidP="00F6356F">
      <w:pPr>
        <w:spacing w:line="480" w:lineRule="auto"/>
        <w:jc w:val="center"/>
        <w:rPr>
          <w:lang w:val="en-US"/>
        </w:rPr>
      </w:pPr>
      <w:r>
        <w:rPr>
          <w:noProof/>
          <w:lang w:val="en-US"/>
        </w:rPr>
        <w:drawing>
          <wp:inline distT="0" distB="0" distL="0" distR="0" wp14:anchorId="7F52D9E8" wp14:editId="209B1A85">
            <wp:extent cx="5731510" cy="573151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rate_scal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1AB14FC" w14:textId="0DA087E0" w:rsidR="00F6356F" w:rsidRDefault="00F6356F" w:rsidP="00F6356F">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S10</w:t>
      </w:r>
      <w:r w:rsidRPr="00946433">
        <w:rPr>
          <w:sz w:val="22"/>
          <w:szCs w:val="22"/>
        </w:rPr>
        <w:t>.</w:t>
      </w:r>
      <w:r w:rsidRPr="00946433">
        <w:rPr>
          <w:sz w:val="22"/>
          <w:szCs w:val="22"/>
          <w:lang w:val="en-US"/>
        </w:rPr>
        <w:t xml:space="preserve"> </w:t>
      </w:r>
      <w:r w:rsidR="00A923F3">
        <w:rPr>
          <w:sz w:val="22"/>
          <w:szCs w:val="22"/>
          <w:lang w:val="en-US"/>
        </w:rPr>
        <w:t>S</w:t>
      </w:r>
      <w:r w:rsidR="0010068C">
        <w:rPr>
          <w:sz w:val="22"/>
          <w:szCs w:val="22"/>
          <w:lang w:val="en-US"/>
        </w:rPr>
        <w:t>calars to each rate that is temperature-dependent in the model</w:t>
      </w:r>
      <w:r w:rsidR="00A923F3">
        <w:rPr>
          <w:sz w:val="22"/>
          <w:szCs w:val="22"/>
          <w:lang w:val="en-US"/>
        </w:rPr>
        <w:t xml:space="preserve"> given Equations 1-2 and the </w:t>
      </w:r>
      <w:r w:rsidR="00FC72F4">
        <w:rPr>
          <w:sz w:val="22"/>
          <w:szCs w:val="22"/>
          <w:lang w:val="en-US"/>
        </w:rPr>
        <w:t xml:space="preserve">corresponding </w:t>
      </w:r>
      <w:r w:rsidR="0010068C">
        <w:rPr>
          <w:sz w:val="22"/>
          <w:szCs w:val="22"/>
          <w:lang w:val="en-US"/>
        </w:rPr>
        <w:t xml:space="preserve">activation energies </w:t>
      </w:r>
      <w:r w:rsidR="00FA68E8">
        <w:rPr>
          <w:sz w:val="22"/>
          <w:szCs w:val="22"/>
          <w:lang w:val="en-US"/>
        </w:rPr>
        <w:t xml:space="preserve">based on </w:t>
      </w:r>
      <w:r w:rsidR="0010068C">
        <w:rPr>
          <w:sz w:val="22"/>
          <w:szCs w:val="22"/>
          <w:lang w:val="en-US"/>
        </w:rPr>
        <w:t>their distribution as shown in Table 1</w:t>
      </w:r>
      <w:r w:rsidR="00EB7631">
        <w:rPr>
          <w:sz w:val="22"/>
          <w:szCs w:val="22"/>
          <w:lang w:val="en-US"/>
        </w:rPr>
        <w:t xml:space="preserve"> and Figure 2</w:t>
      </w:r>
      <w:r w:rsidR="0010068C">
        <w:rPr>
          <w:sz w:val="22"/>
          <w:szCs w:val="22"/>
          <w:lang w:val="en-US"/>
        </w:rPr>
        <w:t xml:space="preserve">. </w:t>
      </w:r>
      <w:r w:rsidR="00A923F3">
        <w:rPr>
          <w:sz w:val="22"/>
          <w:szCs w:val="22"/>
          <w:lang w:val="en-US"/>
        </w:rPr>
        <w:t xml:space="preserve">Bands correspond to </w:t>
      </w:r>
      <w:r w:rsidR="00301D1A">
        <w:rPr>
          <w:sz w:val="22"/>
          <w:szCs w:val="22"/>
          <w:lang w:val="en-US"/>
        </w:rPr>
        <w:t xml:space="preserve">scalars using the </w:t>
      </w:r>
      <w:proofErr w:type="spellStart"/>
      <w:r w:rsidR="00A923F3">
        <w:rPr>
          <w:sz w:val="22"/>
          <w:szCs w:val="22"/>
          <w:lang w:val="en-US"/>
        </w:rPr>
        <w:t>min</w:t>
      </w:r>
      <w:r w:rsidR="00301D1A">
        <w:rPr>
          <w:sz w:val="22"/>
          <w:szCs w:val="22"/>
          <w:lang w:val="en-US"/>
        </w:rPr>
        <w:t>imun</w:t>
      </w:r>
      <w:proofErr w:type="spellEnd"/>
      <w:r w:rsidR="00A923F3">
        <w:rPr>
          <w:sz w:val="22"/>
          <w:szCs w:val="22"/>
          <w:lang w:val="en-US"/>
        </w:rPr>
        <w:t xml:space="preserve"> and max</w:t>
      </w:r>
      <w:r w:rsidR="00301D1A">
        <w:rPr>
          <w:sz w:val="22"/>
          <w:szCs w:val="22"/>
          <w:lang w:val="en-US"/>
        </w:rPr>
        <w:t>imum</w:t>
      </w:r>
      <w:r w:rsidR="00A923F3">
        <w:rPr>
          <w:sz w:val="22"/>
          <w:szCs w:val="22"/>
          <w:lang w:val="en-US"/>
        </w:rPr>
        <w:t xml:space="preserve"> activation energ</w:t>
      </w:r>
      <w:r w:rsidR="00301D1A">
        <w:rPr>
          <w:sz w:val="22"/>
          <w:szCs w:val="22"/>
          <w:lang w:val="en-US"/>
        </w:rPr>
        <w:t>ies from the random samples of the distributions.</w:t>
      </w:r>
    </w:p>
    <w:p w14:paraId="47413818" w14:textId="08687A58" w:rsidR="00F6356F" w:rsidRDefault="00F6356F" w:rsidP="005C00BD">
      <w:pPr>
        <w:spacing w:line="480" w:lineRule="auto"/>
        <w:jc w:val="center"/>
        <w:rPr>
          <w:lang w:val="en-US"/>
        </w:rPr>
      </w:pPr>
    </w:p>
    <w:p w14:paraId="2B2A4688" w14:textId="44C43B5B" w:rsidR="00CE3083" w:rsidRDefault="00CE3083" w:rsidP="005C00BD">
      <w:pPr>
        <w:spacing w:line="480" w:lineRule="auto"/>
        <w:jc w:val="center"/>
        <w:rPr>
          <w:lang w:val="en-US"/>
        </w:rPr>
      </w:pPr>
    </w:p>
    <w:p w14:paraId="3725DBB7" w14:textId="1BD574D9" w:rsidR="00CE3083" w:rsidRDefault="00CE3083" w:rsidP="005C00BD">
      <w:pPr>
        <w:spacing w:line="480" w:lineRule="auto"/>
        <w:jc w:val="center"/>
        <w:rPr>
          <w:lang w:val="en-US"/>
        </w:rPr>
      </w:pPr>
    </w:p>
    <w:p w14:paraId="66F07C4D" w14:textId="5CD85D14" w:rsidR="00CE3083" w:rsidRDefault="00AF4770" w:rsidP="005C00BD">
      <w:pPr>
        <w:spacing w:line="480" w:lineRule="auto"/>
        <w:jc w:val="center"/>
        <w:rPr>
          <w:lang w:val="en-US"/>
        </w:rPr>
      </w:pPr>
      <w:r>
        <w:rPr>
          <w:noProof/>
          <w:lang w:val="en-US"/>
        </w:rPr>
        <w:lastRenderedPageBreak/>
        <w:drawing>
          <wp:inline distT="0" distB="0" distL="0" distR="0" wp14:anchorId="7377AE77" wp14:editId="0CF7C776">
            <wp:extent cx="3338372" cy="2476072"/>
            <wp:effectExtent l="0" t="0" r="1905" b="635"/>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mperature_scenarios.png"/>
                    <pic:cNvPicPr/>
                  </pic:nvPicPr>
                  <pic:blipFill rotWithShape="1">
                    <a:blip r:embed="rId27" cstate="print">
                      <a:extLst>
                        <a:ext uri="{28A0092B-C50C-407E-A947-70E740481C1C}">
                          <a14:useLocalDpi xmlns:a14="http://schemas.microsoft.com/office/drawing/2010/main" val="0"/>
                        </a:ext>
                      </a:extLst>
                    </a:blip>
                    <a:srcRect t="12616" b="13214"/>
                    <a:stretch/>
                  </pic:blipFill>
                  <pic:spPr bwMode="auto">
                    <a:xfrm>
                      <a:off x="0" y="0"/>
                      <a:ext cx="3344742" cy="2480796"/>
                    </a:xfrm>
                    <a:prstGeom prst="rect">
                      <a:avLst/>
                    </a:prstGeom>
                    <a:ln>
                      <a:noFill/>
                    </a:ln>
                    <a:extLst>
                      <a:ext uri="{53640926-AAD7-44D8-BBD7-CCE9431645EC}">
                        <a14:shadowObscured xmlns:a14="http://schemas.microsoft.com/office/drawing/2010/main"/>
                      </a:ext>
                    </a:extLst>
                  </pic:spPr>
                </pic:pic>
              </a:graphicData>
            </a:graphic>
          </wp:inline>
        </w:drawing>
      </w:r>
    </w:p>
    <w:p w14:paraId="60DFA97B" w14:textId="584B8D37" w:rsidR="00200C95" w:rsidRDefault="00200C95" w:rsidP="00200C95">
      <w:pPr>
        <w:pStyle w:val="Caption"/>
        <w:spacing w:line="480" w:lineRule="auto"/>
        <w:contextualSpacing/>
        <w:jc w:val="both"/>
        <w:rPr>
          <w:sz w:val="22"/>
          <w:szCs w:val="22"/>
          <w:lang w:val="en-US"/>
        </w:rPr>
      </w:pPr>
      <w:bookmarkStart w:id="32" w:name="_Toc2601248"/>
      <w:r w:rsidRPr="00946433">
        <w:rPr>
          <w:sz w:val="22"/>
          <w:szCs w:val="22"/>
          <w:lang w:val="en-US"/>
        </w:rPr>
        <w:t xml:space="preserve">Figure </w:t>
      </w:r>
      <w:r>
        <w:rPr>
          <w:sz w:val="22"/>
          <w:szCs w:val="22"/>
          <w:lang w:val="en-US"/>
        </w:rPr>
        <w:t>S11</w:t>
      </w:r>
      <w:r w:rsidRPr="00946433">
        <w:rPr>
          <w:sz w:val="22"/>
          <w:szCs w:val="22"/>
        </w:rPr>
        <w:t>.</w:t>
      </w:r>
      <w:r w:rsidRPr="00946433">
        <w:rPr>
          <w:sz w:val="22"/>
          <w:szCs w:val="22"/>
          <w:lang w:val="en-US"/>
        </w:rPr>
        <w:t xml:space="preserve"> </w:t>
      </w:r>
      <w:r w:rsidR="006268F6">
        <w:rPr>
          <w:sz w:val="22"/>
          <w:szCs w:val="22"/>
          <w:lang w:val="en-US"/>
        </w:rPr>
        <w:t>Temperature scenarios</w:t>
      </w:r>
      <w:r w:rsidR="00F974FD">
        <w:rPr>
          <w:sz w:val="22"/>
          <w:szCs w:val="22"/>
          <w:lang w:val="en-US"/>
        </w:rPr>
        <w:t xml:space="preserve"> used in the time-varying temperature projections</w:t>
      </w:r>
      <w:r w:rsidR="00664B68">
        <w:rPr>
          <w:sz w:val="22"/>
          <w:szCs w:val="22"/>
          <w:lang w:val="en-US"/>
        </w:rPr>
        <w:t>. In the time-varying temperature projections (Figure 3-4, main text)</w:t>
      </w:r>
      <w:r w:rsidR="00201D74">
        <w:rPr>
          <w:sz w:val="22"/>
          <w:szCs w:val="22"/>
          <w:lang w:val="en-US"/>
        </w:rPr>
        <w:t xml:space="preserve">, </w:t>
      </w:r>
      <w:r w:rsidR="00253AFC">
        <w:rPr>
          <w:sz w:val="22"/>
          <w:szCs w:val="22"/>
          <w:lang w:val="en-US"/>
        </w:rPr>
        <w:t xml:space="preserve">we ensure that the temperature is the same at the onset of the projection in order to have the same starting values. The no-warming scenario gets a constant temperature equal to the mean temperature in the </w:t>
      </w:r>
      <w:r w:rsidR="001324FD">
        <w:rPr>
          <w:sz w:val="22"/>
          <w:szCs w:val="22"/>
          <w:lang w:val="en-US"/>
        </w:rPr>
        <w:t>calibration time-per</w:t>
      </w:r>
      <w:r w:rsidR="003B7DEE">
        <w:rPr>
          <w:sz w:val="22"/>
          <w:szCs w:val="22"/>
          <w:lang w:val="en-US"/>
        </w:rPr>
        <w:t>iod</w:t>
      </w:r>
      <w:r w:rsidR="00AD0EC0">
        <w:rPr>
          <w:sz w:val="22"/>
          <w:szCs w:val="22"/>
          <w:lang w:val="en-US"/>
        </w:rPr>
        <w:t xml:space="preserve"> in 1997 (mid-year in calibration time window)</w:t>
      </w:r>
      <w:r w:rsidR="00DE7D98">
        <w:rPr>
          <w:sz w:val="22"/>
          <w:szCs w:val="22"/>
          <w:lang w:val="en-US"/>
        </w:rPr>
        <w:t xml:space="preserve"> while the warming scenario continuous along the</w:t>
      </w:r>
      <w:r w:rsidR="00C43708">
        <w:rPr>
          <w:sz w:val="22"/>
          <w:szCs w:val="22"/>
          <w:lang w:val="en-US"/>
        </w:rPr>
        <w:t xml:space="preserve"> temperature</w:t>
      </w:r>
      <w:r w:rsidR="00DE7D98">
        <w:rPr>
          <w:sz w:val="22"/>
          <w:szCs w:val="22"/>
          <w:lang w:val="en-US"/>
        </w:rPr>
        <w:t xml:space="preserve"> projection </w:t>
      </w:r>
      <w:r w:rsidR="00C43708" w:rsidRPr="002E1F96">
        <w:rPr>
          <w:rFonts w:ascii="Times New Roman" w:hAnsi="Times New Roman" w:cs="Times New Roman"/>
          <w:color w:val="auto"/>
          <w:sz w:val="22"/>
          <w:szCs w:val="22"/>
          <w:lang w:val="en-US"/>
        </w:rPr>
        <w:t>from the regional coupled model system RCA4-NEMO using the RCP 8.5 scenario.</w:t>
      </w:r>
    </w:p>
    <w:p w14:paraId="53BBC544" w14:textId="5C2E0E6F" w:rsidR="00200C95" w:rsidRDefault="00200C95" w:rsidP="005C00BD">
      <w:pPr>
        <w:tabs>
          <w:tab w:val="left" w:pos="7621"/>
        </w:tabs>
        <w:spacing w:line="480" w:lineRule="auto"/>
        <w:contextualSpacing/>
        <w:jc w:val="center"/>
        <w:rPr>
          <w:sz w:val="28"/>
          <w:lang w:val="en-US"/>
        </w:rPr>
      </w:pPr>
    </w:p>
    <w:p w14:paraId="6DEC9DED" w14:textId="08DC1DF8" w:rsidR="006D0A5A" w:rsidRDefault="006D0A5A" w:rsidP="005C00BD">
      <w:pPr>
        <w:tabs>
          <w:tab w:val="left" w:pos="7621"/>
        </w:tabs>
        <w:spacing w:line="480" w:lineRule="auto"/>
        <w:contextualSpacing/>
        <w:jc w:val="center"/>
        <w:rPr>
          <w:sz w:val="28"/>
          <w:lang w:val="en-US"/>
        </w:rPr>
      </w:pPr>
    </w:p>
    <w:p w14:paraId="7F7670AE" w14:textId="657228ED" w:rsidR="006D0A5A" w:rsidRDefault="006D0A5A" w:rsidP="005C00BD">
      <w:pPr>
        <w:tabs>
          <w:tab w:val="left" w:pos="7621"/>
        </w:tabs>
        <w:spacing w:line="480" w:lineRule="auto"/>
        <w:contextualSpacing/>
        <w:jc w:val="center"/>
        <w:rPr>
          <w:sz w:val="28"/>
          <w:lang w:val="en-US"/>
        </w:rPr>
      </w:pPr>
    </w:p>
    <w:p w14:paraId="6798F046" w14:textId="16C06234" w:rsidR="006D0A5A" w:rsidRDefault="006D0A5A" w:rsidP="005C00BD">
      <w:pPr>
        <w:tabs>
          <w:tab w:val="left" w:pos="7621"/>
        </w:tabs>
        <w:spacing w:line="480" w:lineRule="auto"/>
        <w:contextualSpacing/>
        <w:jc w:val="center"/>
        <w:rPr>
          <w:sz w:val="28"/>
          <w:lang w:val="en-US"/>
        </w:rPr>
      </w:pPr>
    </w:p>
    <w:p w14:paraId="6D843450" w14:textId="1E3B7A48" w:rsidR="006D0A5A" w:rsidRDefault="006D0A5A" w:rsidP="005C00BD">
      <w:pPr>
        <w:tabs>
          <w:tab w:val="left" w:pos="7621"/>
        </w:tabs>
        <w:spacing w:line="480" w:lineRule="auto"/>
        <w:contextualSpacing/>
        <w:jc w:val="center"/>
        <w:rPr>
          <w:sz w:val="28"/>
          <w:lang w:val="en-US"/>
        </w:rPr>
      </w:pPr>
    </w:p>
    <w:p w14:paraId="6ACED03B" w14:textId="7FCA9F09" w:rsidR="006D0A5A" w:rsidRDefault="006D0A5A" w:rsidP="005C00BD">
      <w:pPr>
        <w:tabs>
          <w:tab w:val="left" w:pos="7621"/>
        </w:tabs>
        <w:spacing w:line="480" w:lineRule="auto"/>
        <w:contextualSpacing/>
        <w:jc w:val="center"/>
        <w:rPr>
          <w:sz w:val="28"/>
          <w:lang w:val="en-US"/>
        </w:rPr>
      </w:pPr>
    </w:p>
    <w:p w14:paraId="1B4420E5" w14:textId="520DEF10" w:rsidR="006D0A5A" w:rsidRDefault="006D0A5A" w:rsidP="005C00BD">
      <w:pPr>
        <w:tabs>
          <w:tab w:val="left" w:pos="7621"/>
        </w:tabs>
        <w:spacing w:line="480" w:lineRule="auto"/>
        <w:contextualSpacing/>
        <w:jc w:val="center"/>
        <w:rPr>
          <w:sz w:val="28"/>
          <w:lang w:val="en-US"/>
        </w:rPr>
      </w:pPr>
    </w:p>
    <w:p w14:paraId="7B99150C" w14:textId="518D1E1B" w:rsidR="006D0A5A" w:rsidRDefault="006D0A5A" w:rsidP="005C00BD">
      <w:pPr>
        <w:tabs>
          <w:tab w:val="left" w:pos="7621"/>
        </w:tabs>
        <w:spacing w:line="480" w:lineRule="auto"/>
        <w:contextualSpacing/>
        <w:jc w:val="center"/>
        <w:rPr>
          <w:sz w:val="28"/>
          <w:lang w:val="en-US"/>
        </w:rPr>
      </w:pPr>
    </w:p>
    <w:p w14:paraId="3A8696F7" w14:textId="3F40DA50" w:rsidR="005C00BD" w:rsidRDefault="00AF4770" w:rsidP="00A50AF7">
      <w:pPr>
        <w:tabs>
          <w:tab w:val="left" w:pos="7621"/>
        </w:tabs>
        <w:spacing w:line="480" w:lineRule="auto"/>
        <w:contextualSpacing/>
        <w:jc w:val="center"/>
        <w:rPr>
          <w:sz w:val="28"/>
          <w:lang w:val="en-US"/>
        </w:rPr>
      </w:pPr>
      <w:r>
        <w:rPr>
          <w:noProof/>
          <w:sz w:val="28"/>
          <w:lang w:val="en-US"/>
        </w:rPr>
        <w:lastRenderedPageBreak/>
        <w:drawing>
          <wp:inline distT="0" distB="0" distL="0" distR="0" wp14:anchorId="3604084E" wp14:editId="2B3F1BAB">
            <wp:extent cx="4818259" cy="5731158"/>
            <wp:effectExtent l="0" t="0" r="0" b="0"/>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_series_pred_yield.png"/>
                    <pic:cNvPicPr/>
                  </pic:nvPicPr>
                  <pic:blipFill rotWithShape="1">
                    <a:blip r:embed="rId28" cstate="print">
                      <a:extLst>
                        <a:ext uri="{28A0092B-C50C-407E-A947-70E740481C1C}">
                          <a14:useLocalDpi xmlns:a14="http://schemas.microsoft.com/office/drawing/2010/main" val="0"/>
                        </a:ext>
                      </a:extLst>
                    </a:blip>
                    <a:srcRect l="7171" r="8758"/>
                    <a:stretch/>
                  </pic:blipFill>
                  <pic:spPr bwMode="auto">
                    <a:xfrm>
                      <a:off x="0" y="0"/>
                      <a:ext cx="4818555" cy="5731510"/>
                    </a:xfrm>
                    <a:prstGeom prst="rect">
                      <a:avLst/>
                    </a:prstGeom>
                    <a:ln>
                      <a:noFill/>
                    </a:ln>
                    <a:extLst>
                      <a:ext uri="{53640926-AAD7-44D8-BBD7-CCE9431645EC}">
                        <a14:shadowObscured xmlns:a14="http://schemas.microsoft.com/office/drawing/2010/main"/>
                      </a:ext>
                    </a:extLst>
                  </pic:spPr>
                </pic:pic>
              </a:graphicData>
            </a:graphic>
          </wp:inline>
        </w:drawing>
      </w:r>
    </w:p>
    <w:p w14:paraId="231E5A79" w14:textId="19F92196" w:rsidR="006D0A5A" w:rsidRDefault="006D0A5A" w:rsidP="006D0A5A">
      <w:pPr>
        <w:pStyle w:val="Caption"/>
        <w:spacing w:line="480" w:lineRule="auto"/>
        <w:contextualSpacing/>
        <w:jc w:val="both"/>
        <w:rPr>
          <w:sz w:val="22"/>
          <w:szCs w:val="22"/>
          <w:lang w:val="en-US"/>
        </w:rPr>
      </w:pPr>
      <w:r w:rsidRPr="00946433">
        <w:rPr>
          <w:sz w:val="22"/>
          <w:szCs w:val="22"/>
          <w:lang w:val="en-US"/>
        </w:rPr>
        <w:t xml:space="preserve">Figure </w:t>
      </w:r>
      <w:r>
        <w:rPr>
          <w:sz w:val="22"/>
          <w:szCs w:val="22"/>
          <w:lang w:val="en-US"/>
        </w:rPr>
        <w:t>S12</w:t>
      </w:r>
      <w:r w:rsidRPr="00946433">
        <w:rPr>
          <w:sz w:val="22"/>
          <w:szCs w:val="22"/>
        </w:rPr>
        <w:t>.</w:t>
      </w:r>
      <w:r w:rsidRPr="00946433">
        <w:rPr>
          <w:sz w:val="22"/>
          <w:szCs w:val="22"/>
          <w:lang w:val="en-US"/>
        </w:rPr>
        <w:t xml:space="preserve"> </w:t>
      </w:r>
      <w:r w:rsidR="00FD3272">
        <w:rPr>
          <w:sz w:val="22"/>
          <w:szCs w:val="22"/>
          <w:lang w:val="en-US"/>
        </w:rPr>
        <w:t>E</w:t>
      </w:r>
      <w:commentRangeStart w:id="33"/>
      <w:r w:rsidR="00FD3272">
        <w:rPr>
          <w:sz w:val="22"/>
          <w:szCs w:val="22"/>
          <w:lang w:val="en-US"/>
        </w:rPr>
        <w:t>xample of p</w:t>
      </w:r>
      <w:r w:rsidR="00B12688">
        <w:rPr>
          <w:sz w:val="22"/>
          <w:szCs w:val="22"/>
          <w:lang w:val="en-US"/>
        </w:rPr>
        <w:t>rojected yiel</w:t>
      </w:r>
      <w:commentRangeEnd w:id="33"/>
      <w:r w:rsidR="00E64401">
        <w:rPr>
          <w:rStyle w:val="CommentReference"/>
          <w:i w:val="0"/>
          <w:iCs w:val="0"/>
          <w:color w:val="auto"/>
        </w:rPr>
        <w:commentReference w:id="33"/>
      </w:r>
      <w:r w:rsidR="00B12688">
        <w:rPr>
          <w:sz w:val="22"/>
          <w:szCs w:val="22"/>
          <w:lang w:val="en-US"/>
        </w:rPr>
        <w:t xml:space="preserve">d </w:t>
      </w:r>
      <w:r w:rsidR="00536D20">
        <w:rPr>
          <w:sz w:val="22"/>
          <w:szCs w:val="22"/>
          <w:lang w:val="en-US"/>
        </w:rPr>
        <w:t xml:space="preserve">in the time-varying effort and temperature </w:t>
      </w:r>
      <w:r w:rsidR="00972C7E">
        <w:rPr>
          <w:sz w:val="22"/>
          <w:szCs w:val="22"/>
          <w:lang w:val="en-US"/>
        </w:rPr>
        <w:t>model</w:t>
      </w:r>
      <w:r w:rsidR="00720CC3">
        <w:rPr>
          <w:sz w:val="22"/>
          <w:szCs w:val="22"/>
          <w:lang w:val="en-US"/>
        </w:rPr>
        <w:t xml:space="preserve"> projection</w:t>
      </w:r>
      <w:r w:rsidR="004B3A47">
        <w:rPr>
          <w:sz w:val="22"/>
          <w:szCs w:val="22"/>
          <w:lang w:val="en-US"/>
        </w:rPr>
        <w:t xml:space="preserve"> assuming 3 different scenarios</w:t>
      </w:r>
      <w:r w:rsidR="003A30A8">
        <w:rPr>
          <w:sz w:val="22"/>
          <w:szCs w:val="22"/>
          <w:lang w:val="en-US"/>
        </w:rPr>
        <w:t xml:space="preserve"> (no temperature increase after 1997, without resource temperature-dependence but with effects on individual physiology and with resource temperature dependence and physiological scaling</w:t>
      </w:r>
      <w:r w:rsidR="004B3A47">
        <w:rPr>
          <w:sz w:val="22"/>
          <w:szCs w:val="22"/>
          <w:lang w:val="en-US"/>
        </w:rPr>
        <w:t>.</w:t>
      </w:r>
    </w:p>
    <w:p w14:paraId="0B3A0152" w14:textId="695FC0AF" w:rsidR="006D0A5A" w:rsidRDefault="006D0A5A" w:rsidP="005C00BD">
      <w:pPr>
        <w:tabs>
          <w:tab w:val="left" w:pos="7621"/>
        </w:tabs>
        <w:spacing w:line="480" w:lineRule="auto"/>
        <w:contextualSpacing/>
        <w:jc w:val="center"/>
        <w:rPr>
          <w:sz w:val="28"/>
          <w:lang w:val="en-US"/>
        </w:rPr>
      </w:pPr>
    </w:p>
    <w:p w14:paraId="196FEE51" w14:textId="77777777" w:rsidR="006D0A5A" w:rsidRDefault="006D0A5A" w:rsidP="005C00BD">
      <w:pPr>
        <w:tabs>
          <w:tab w:val="left" w:pos="7621"/>
        </w:tabs>
        <w:spacing w:line="480" w:lineRule="auto"/>
        <w:contextualSpacing/>
        <w:jc w:val="center"/>
        <w:rPr>
          <w:sz w:val="28"/>
          <w:lang w:val="en-US"/>
        </w:rPr>
      </w:pPr>
    </w:p>
    <w:p w14:paraId="478B340A" w14:textId="77777777" w:rsidR="0016717C" w:rsidRDefault="0016717C" w:rsidP="005C00BD">
      <w:pPr>
        <w:tabs>
          <w:tab w:val="left" w:pos="7621"/>
        </w:tabs>
        <w:spacing w:line="480" w:lineRule="auto"/>
        <w:contextualSpacing/>
        <w:jc w:val="both"/>
        <w:rPr>
          <w:sz w:val="28"/>
          <w:lang w:val="en-US"/>
        </w:rPr>
      </w:pPr>
    </w:p>
    <w:p w14:paraId="336A109B" w14:textId="77777777" w:rsidR="0016717C" w:rsidRDefault="0016717C" w:rsidP="005C00BD">
      <w:pPr>
        <w:tabs>
          <w:tab w:val="left" w:pos="7621"/>
        </w:tabs>
        <w:spacing w:line="480" w:lineRule="auto"/>
        <w:contextualSpacing/>
        <w:jc w:val="both"/>
        <w:rPr>
          <w:sz w:val="28"/>
          <w:lang w:val="en-US"/>
        </w:rPr>
      </w:pPr>
    </w:p>
    <w:p w14:paraId="12013785" w14:textId="3CA224C9" w:rsidR="00EA5BC1" w:rsidRDefault="005E1680" w:rsidP="005C00BD">
      <w:pPr>
        <w:tabs>
          <w:tab w:val="left" w:pos="7621"/>
        </w:tabs>
        <w:spacing w:line="480" w:lineRule="auto"/>
        <w:contextualSpacing/>
        <w:jc w:val="both"/>
        <w:rPr>
          <w:sz w:val="28"/>
          <w:lang w:val="en-US"/>
        </w:rPr>
      </w:pPr>
      <w:r w:rsidRPr="005E1680">
        <w:rPr>
          <w:sz w:val="28"/>
          <w:lang w:val="en-US"/>
        </w:rPr>
        <w:lastRenderedPageBreak/>
        <w:t>References</w:t>
      </w:r>
      <w:bookmarkEnd w:id="32"/>
      <w:r w:rsidR="005C00BD">
        <w:rPr>
          <w:sz w:val="28"/>
          <w:lang w:val="en-US"/>
        </w:rPr>
        <w:tab/>
      </w:r>
    </w:p>
    <w:p w14:paraId="730594A4" w14:textId="77777777" w:rsidR="00505B92" w:rsidRPr="00505B92" w:rsidRDefault="00E827D1" w:rsidP="00505B92">
      <w:pPr>
        <w:pStyle w:val="Bibliography"/>
        <w:rPr>
          <w:rFonts w:ascii="Times New Roman" w:cs="Times New Roman"/>
        </w:rPr>
      </w:pPr>
      <w:r>
        <w:rPr>
          <w:b/>
          <w:lang w:val="en-US"/>
        </w:rPr>
        <w:fldChar w:fldCharType="begin"/>
      </w:r>
      <w:r w:rsidR="00391E1D">
        <w:rPr>
          <w:b/>
          <w:lang w:val="en-US"/>
        </w:rPr>
        <w:instrText xml:space="preserve"> ADDIN ZOTERO_BIBL {"uncited":[],"omitted":[],"custom":[]} CSL_BIBLIOGRAPHY </w:instrText>
      </w:r>
      <w:r>
        <w:rPr>
          <w:b/>
          <w:lang w:val="en-US"/>
        </w:rPr>
        <w:fldChar w:fldCharType="separate"/>
      </w:r>
      <w:r w:rsidR="00505B92" w:rsidRPr="00505B92">
        <w:rPr>
          <w:rFonts w:ascii="Times New Roman" w:cs="Times New Roman"/>
        </w:rPr>
        <w:t>Andersen, K.H., Farnsworth, K.D., Pedersen, M., Gislason, H. &amp; Beyer, J.E. (2009). How community ecology links natural mortality, growth, and production of ﬁsh populations, 7.</w:t>
      </w:r>
    </w:p>
    <w:p w14:paraId="38244426"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Aydin, K.Y., Lapko, V.V., Radchenko, V.I. &amp; Livingston, P.A. (2002). </w:t>
      </w:r>
      <w:r w:rsidRPr="00505B92">
        <w:rPr>
          <w:rFonts w:ascii="Times New Roman" w:cs="Times New Roman"/>
          <w:i/>
          <w:iCs/>
        </w:rPr>
        <w:t>A Comparison of the Eastern and Western Bering Sea Shelf/Slope Ecosystems Through the Use of Mass Balance Food Web Models. - US Dept of Commerce, NOAA Techical. Memo. NMFS-AFSC-130, 78</w:t>
      </w:r>
      <w:r w:rsidRPr="00505B92">
        <w:rPr>
          <w:rFonts w:ascii="Times New Roman" w:cs="Times New Roman"/>
        </w:rPr>
        <w:t>.</w:t>
      </w:r>
    </w:p>
    <w:p w14:paraId="62574749"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Blanchard, J.L., Andersen, K.H., Scott, F., Hintzen, N.T., Piet, G. &amp; Jennings, S. (2014). Evaluating targets and trade-offs among fisheries and conservation objectives using a multispecies size spectrum model. </w:t>
      </w:r>
      <w:r w:rsidRPr="00505B92">
        <w:rPr>
          <w:rFonts w:ascii="Times New Roman" w:cs="Times New Roman"/>
          <w:i/>
          <w:iCs/>
        </w:rPr>
        <w:t>Journal of Applied Ecology</w:t>
      </w:r>
      <w:r w:rsidRPr="00505B92">
        <w:rPr>
          <w:rFonts w:ascii="Times New Roman" w:cs="Times New Roman"/>
        </w:rPr>
        <w:t>, 51, 612–622.</w:t>
      </w:r>
    </w:p>
    <w:p w14:paraId="4956A16C"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Casini, M., Cardinale, M. &amp; Arrhenius, F. (2004). Feeding preferences of herring () and sprat () in the southern Baltic Sea. </w:t>
      </w:r>
      <w:r w:rsidRPr="00505B92">
        <w:rPr>
          <w:rFonts w:ascii="Times New Roman" w:cs="Times New Roman"/>
          <w:i/>
          <w:iCs/>
        </w:rPr>
        <w:t>ICES Journal of Marine Science</w:t>
      </w:r>
      <w:r w:rsidRPr="00505B92">
        <w:rPr>
          <w:rFonts w:ascii="Times New Roman" w:cs="Times New Roman"/>
        </w:rPr>
        <w:t>, 61, 1267–1277.</w:t>
      </w:r>
    </w:p>
    <w:p w14:paraId="1B7B8746"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Gårdmark, A., Casini, M., Huss, M., van Leeuwen, A., Hjelm, J., Persson, L., </w:t>
      </w:r>
      <w:r w:rsidRPr="00505B92">
        <w:rPr>
          <w:rFonts w:ascii="Times New Roman" w:cs="Times New Roman"/>
          <w:i/>
          <w:iCs/>
        </w:rPr>
        <w:t>et al.</w:t>
      </w:r>
      <w:r w:rsidRPr="00505B92">
        <w:rPr>
          <w:rFonts w:ascii="Times New Roman" w:cs="Times New Roman"/>
        </w:rPr>
        <w:t xml:space="preserve"> (2015). Regime shifts in exploited marine food webs: detecting mechanisms underlying alternative stable states using size-structured community dynamics theory. </w:t>
      </w:r>
      <w:r w:rsidRPr="00505B92">
        <w:rPr>
          <w:rFonts w:ascii="Times New Roman" w:cs="Times New Roman"/>
          <w:i/>
          <w:iCs/>
        </w:rPr>
        <w:t>Phil. Trans. R. Soc. B</w:t>
      </w:r>
      <w:r w:rsidRPr="00505B92">
        <w:rPr>
          <w:rFonts w:ascii="Times New Roman" w:cs="Times New Roman"/>
        </w:rPr>
        <w:t>, 370, 20130262.</w:t>
      </w:r>
    </w:p>
    <w:p w14:paraId="6D015681"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Hartvig, M., Andersen, K.H. &amp; Beyer, J.E. (2011). Food web framework for size-structured populations. </w:t>
      </w:r>
      <w:r w:rsidRPr="00505B92">
        <w:rPr>
          <w:rFonts w:ascii="Times New Roman" w:cs="Times New Roman"/>
          <w:i/>
          <w:iCs/>
        </w:rPr>
        <w:t>Journal of Theoretical Biology</w:t>
      </w:r>
      <w:r w:rsidRPr="00505B92">
        <w:rPr>
          <w:rFonts w:ascii="Times New Roman" w:cs="Times New Roman"/>
        </w:rPr>
        <w:t>, 272, 113–122.</w:t>
      </w:r>
    </w:p>
    <w:p w14:paraId="6760770A"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Huss, M., Gårdmark, A., van Leeuwen, A. &amp; de Roos, A.M. (2012). Size- and food-dependent growth drives patterns of competitive dominance along productivity gradients. </w:t>
      </w:r>
      <w:r w:rsidRPr="00505B92">
        <w:rPr>
          <w:rFonts w:ascii="Times New Roman" w:cs="Times New Roman"/>
          <w:i/>
          <w:iCs/>
        </w:rPr>
        <w:t>Ecology</w:t>
      </w:r>
      <w:r w:rsidRPr="00505B92">
        <w:rPr>
          <w:rFonts w:ascii="Times New Roman" w:cs="Times New Roman"/>
        </w:rPr>
        <w:t>, 93, 847–857.</w:t>
      </w:r>
    </w:p>
    <w:p w14:paraId="7AC3B54A" w14:textId="77777777" w:rsidR="00505B92" w:rsidRPr="00505B92" w:rsidRDefault="00505B92" w:rsidP="00505B92">
      <w:pPr>
        <w:pStyle w:val="Bibliography"/>
        <w:rPr>
          <w:rFonts w:ascii="Times New Roman" w:cs="Times New Roman"/>
        </w:rPr>
      </w:pPr>
      <w:r w:rsidRPr="00505B92">
        <w:rPr>
          <w:rFonts w:ascii="Times New Roman" w:cs="Times New Roman"/>
        </w:rPr>
        <w:t>ICES. (2010). Stomach Dataset 2010, ICES, Copenhagen.</w:t>
      </w:r>
    </w:p>
    <w:p w14:paraId="410EBEFC"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ICES. (2013). </w:t>
      </w:r>
      <w:r w:rsidRPr="00505B92">
        <w:rPr>
          <w:rFonts w:ascii="Times New Roman" w:cs="Times New Roman"/>
          <w:i/>
          <w:iCs/>
        </w:rPr>
        <w:t>Report of the Baltic Fisheries Assessment Working Group (WGBFAS)</w:t>
      </w:r>
      <w:r w:rsidRPr="00505B92">
        <w:rPr>
          <w:rFonts w:ascii="Times New Roman" w:cs="Times New Roman"/>
        </w:rPr>
        <w:t xml:space="preserve"> ( No. ICES CM 2013/ACOM:10.). 10-17 April 2013 ICES Headquarters, Copenhagen.</w:t>
      </w:r>
    </w:p>
    <w:p w14:paraId="6DC1A0FC"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ICES. (2015). </w:t>
      </w:r>
      <w:r w:rsidRPr="00505B92">
        <w:rPr>
          <w:rFonts w:ascii="Times New Roman" w:cs="Times New Roman"/>
          <w:i/>
          <w:iCs/>
        </w:rPr>
        <w:t>Report of the Baltic Fisheries Assessment Working Group (WGBFAS)</w:t>
      </w:r>
      <w:r w:rsidRPr="00505B92">
        <w:rPr>
          <w:rFonts w:ascii="Times New Roman" w:cs="Times New Roman"/>
        </w:rPr>
        <w:t xml:space="preserve"> ( No. ICES CM 2015/ACOM:10). 14-21 April 2015 ICES Headquarters, Copenhagen.</w:t>
      </w:r>
    </w:p>
    <w:p w14:paraId="3849E2C7"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Jacobsen, N.S., Burgess, M.G. &amp; Andersen, K.H. (2017). Efficiency of fisheries is increasing at the ecosystem level. </w:t>
      </w:r>
      <w:r w:rsidRPr="00505B92">
        <w:rPr>
          <w:rFonts w:ascii="Times New Roman" w:cs="Times New Roman"/>
          <w:i/>
          <w:iCs/>
        </w:rPr>
        <w:t>Fish and Fisheries</w:t>
      </w:r>
      <w:r w:rsidRPr="00505B92">
        <w:rPr>
          <w:rFonts w:ascii="Times New Roman" w:cs="Times New Roman"/>
        </w:rPr>
        <w:t>, 18, 199–211.</w:t>
      </w:r>
    </w:p>
    <w:p w14:paraId="058DB042"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van Leeuwen, A., Huss, M., Gårdmark, A., Casini, M., Vitale, F., Hjelm, J., </w:t>
      </w:r>
      <w:r w:rsidRPr="00505B92">
        <w:rPr>
          <w:rFonts w:ascii="Times New Roman" w:cs="Times New Roman"/>
          <w:i/>
          <w:iCs/>
        </w:rPr>
        <w:t>et al.</w:t>
      </w:r>
      <w:r w:rsidRPr="00505B92">
        <w:rPr>
          <w:rFonts w:ascii="Times New Roman" w:cs="Times New Roman"/>
        </w:rPr>
        <w:t xml:space="preserve"> (2013). Predators with multiple ontogenetic niche shifts have limited potential for population growth and top-down control of their prey. </w:t>
      </w:r>
      <w:r w:rsidRPr="00505B92">
        <w:rPr>
          <w:rFonts w:ascii="Times New Roman" w:cs="Times New Roman"/>
          <w:i/>
          <w:iCs/>
        </w:rPr>
        <w:t>American Naturalist</w:t>
      </w:r>
      <w:r w:rsidRPr="00505B92">
        <w:rPr>
          <w:rFonts w:ascii="Times New Roman" w:cs="Times New Roman"/>
        </w:rPr>
        <w:t>, 182, 53–66.</w:t>
      </w:r>
    </w:p>
    <w:p w14:paraId="27AF7DCA"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Mion, M., Thorsen, A., Vitale, F., Dierking, J., Herrmann, J.P., Huwer, B., </w:t>
      </w:r>
      <w:r w:rsidRPr="00505B92">
        <w:rPr>
          <w:rFonts w:ascii="Times New Roman" w:cs="Times New Roman"/>
          <w:i/>
          <w:iCs/>
        </w:rPr>
        <w:t>et al.</w:t>
      </w:r>
      <w:r w:rsidRPr="00505B92">
        <w:rPr>
          <w:rFonts w:ascii="Times New Roman" w:cs="Times New Roman"/>
        </w:rPr>
        <w:t xml:space="preserve"> (2018). Effect of fish length and nutritional condition on the fecundity of distressed Atlantic cod </w:t>
      </w:r>
      <w:r w:rsidRPr="00505B92">
        <w:rPr>
          <w:rFonts w:ascii="Times New Roman" w:cs="Times New Roman"/>
          <w:i/>
          <w:iCs/>
        </w:rPr>
        <w:t>Gadus morhua</w:t>
      </w:r>
      <w:r w:rsidRPr="00505B92">
        <w:rPr>
          <w:rFonts w:ascii="Times New Roman" w:cs="Times New Roman"/>
        </w:rPr>
        <w:t xml:space="preserve"> from the Baltic Sea: POTENTIAL FECUNDITY OF BALTIC </w:t>
      </w:r>
      <w:r w:rsidRPr="00505B92">
        <w:rPr>
          <w:rFonts w:ascii="Times New Roman" w:cs="Times New Roman"/>
          <w:i/>
          <w:iCs/>
        </w:rPr>
        <w:t>G. MORHUA</w:t>
      </w:r>
      <w:r w:rsidRPr="00505B92">
        <w:rPr>
          <w:rFonts w:ascii="Times New Roman" w:cs="Times New Roman"/>
        </w:rPr>
        <w:t xml:space="preserve">. </w:t>
      </w:r>
      <w:r w:rsidRPr="00505B92">
        <w:rPr>
          <w:rFonts w:ascii="Times New Roman" w:cs="Times New Roman"/>
          <w:i/>
          <w:iCs/>
        </w:rPr>
        <w:t>Journal of Fish Biology</w:t>
      </w:r>
      <w:r w:rsidRPr="00505B92">
        <w:rPr>
          <w:rFonts w:ascii="Times New Roman" w:cs="Times New Roman"/>
        </w:rPr>
        <w:t>, 92, 1016–1034.</w:t>
      </w:r>
    </w:p>
    <w:p w14:paraId="12796F80"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Niiranen, S., Orio, A., Bartolino, V., Bergström, U., Kallasvuo, M., Neuenfeldt, S., </w:t>
      </w:r>
      <w:r w:rsidRPr="00505B92">
        <w:rPr>
          <w:rFonts w:ascii="Times New Roman" w:cs="Times New Roman"/>
          <w:i/>
          <w:iCs/>
        </w:rPr>
        <w:t>et al.</w:t>
      </w:r>
      <w:r w:rsidRPr="00505B92">
        <w:rPr>
          <w:rFonts w:ascii="Times New Roman" w:cs="Times New Roman"/>
        </w:rPr>
        <w:t xml:space="preserve"> (2019). Predator-prey body size relationships of cod in a low-diversity marine system. </w:t>
      </w:r>
      <w:r w:rsidRPr="00505B92">
        <w:rPr>
          <w:rFonts w:ascii="Times New Roman" w:cs="Times New Roman"/>
          <w:i/>
          <w:iCs/>
        </w:rPr>
        <w:t>Mar. Ecol. Prog. Ser.</w:t>
      </w:r>
      <w:r w:rsidRPr="00505B92">
        <w:rPr>
          <w:rFonts w:ascii="Times New Roman" w:cs="Times New Roman"/>
        </w:rPr>
        <w:t>, 627, 201–206.</w:t>
      </w:r>
    </w:p>
    <w:p w14:paraId="57B72F0E" w14:textId="77777777" w:rsidR="00505B92" w:rsidRPr="00505B92" w:rsidRDefault="00505B92" w:rsidP="00505B92">
      <w:pPr>
        <w:pStyle w:val="Bibliography"/>
        <w:rPr>
          <w:rFonts w:ascii="Times New Roman" w:cs="Times New Roman"/>
        </w:rPr>
      </w:pPr>
      <w:r w:rsidRPr="00505B92">
        <w:rPr>
          <w:rFonts w:ascii="Times New Roman" w:cs="Times New Roman"/>
        </w:rPr>
        <w:t>Ogle, D.H. (2013). fishR Vignette - Von Bertalanffy Growth Models.</w:t>
      </w:r>
    </w:p>
    <w:p w14:paraId="299516B6"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Ogle, D.H. (2017). </w:t>
      </w:r>
      <w:r w:rsidRPr="00505B92">
        <w:rPr>
          <w:rFonts w:ascii="Times New Roman" w:cs="Times New Roman"/>
          <w:i/>
          <w:iCs/>
        </w:rPr>
        <w:t>FSAdata: Fisheries Stock Analysis, Datasets</w:t>
      </w:r>
      <w:r w:rsidRPr="00505B92">
        <w:rPr>
          <w:rFonts w:ascii="Times New Roman" w:cs="Times New Roman"/>
        </w:rPr>
        <w:t>.</w:t>
      </w:r>
    </w:p>
    <w:p w14:paraId="579509CD"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Ogle, D.H. (2018). </w:t>
      </w:r>
      <w:r w:rsidRPr="00505B92">
        <w:rPr>
          <w:rFonts w:ascii="Times New Roman" w:cs="Times New Roman"/>
          <w:i/>
          <w:iCs/>
        </w:rPr>
        <w:t>FSA: Fisheries Stock Analysis. R package</w:t>
      </w:r>
      <w:r w:rsidRPr="00505B92">
        <w:rPr>
          <w:rFonts w:ascii="Times New Roman" w:cs="Times New Roman"/>
        </w:rPr>
        <w:t>.</w:t>
      </w:r>
    </w:p>
    <w:p w14:paraId="0BA5D478"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R Core Team. (2018). </w:t>
      </w:r>
      <w:r w:rsidRPr="00505B92">
        <w:rPr>
          <w:rFonts w:ascii="Times New Roman" w:cs="Times New Roman"/>
          <w:i/>
          <w:iCs/>
        </w:rPr>
        <w:t>R: A Language and Environment for Statistical Computing. R Foundation for Statistical Computing</w:t>
      </w:r>
      <w:r w:rsidRPr="00505B92">
        <w:rPr>
          <w:rFonts w:ascii="Times New Roman" w:cs="Times New Roman"/>
        </w:rPr>
        <w:t>. Vienna, Austria.</w:t>
      </w:r>
    </w:p>
    <w:p w14:paraId="73D4AEA5"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Reum, J.C.P., Blanchard, J.L., Holsman, K.K., Aydin, K. &amp; Punt, A.E. (2019). Species‐specific ontogenetic diet shifts attenuate trophic cascades and lengthen food chains in exploited ecosystems. </w:t>
      </w:r>
      <w:r w:rsidRPr="00505B92">
        <w:rPr>
          <w:rFonts w:ascii="Times New Roman" w:cs="Times New Roman"/>
          <w:i/>
          <w:iCs/>
        </w:rPr>
        <w:t>Oikos</w:t>
      </w:r>
      <w:r w:rsidRPr="00505B92">
        <w:rPr>
          <w:rFonts w:ascii="Times New Roman" w:cs="Times New Roman"/>
        </w:rPr>
        <w:t>, 128, 1051–1064.</w:t>
      </w:r>
    </w:p>
    <w:p w14:paraId="413CF2D7" w14:textId="77777777" w:rsidR="00505B92" w:rsidRPr="00505B92" w:rsidRDefault="00505B92" w:rsidP="00505B92">
      <w:pPr>
        <w:pStyle w:val="Bibliography"/>
        <w:rPr>
          <w:rFonts w:ascii="Times New Roman" w:cs="Times New Roman"/>
        </w:rPr>
      </w:pPr>
      <w:r w:rsidRPr="00505B92">
        <w:rPr>
          <w:rFonts w:ascii="Times New Roman" w:cs="Times New Roman"/>
        </w:rPr>
        <w:t xml:space="preserve">Scott, F., Blanchard, J. &amp; Andersen, K. (2019). </w:t>
      </w:r>
      <w:r w:rsidRPr="00505B92">
        <w:rPr>
          <w:rFonts w:ascii="Times New Roman" w:cs="Times New Roman"/>
          <w:i/>
          <w:iCs/>
        </w:rPr>
        <w:t>mizer: Multi-Species sIZE Spectrum Modelling in R</w:t>
      </w:r>
      <w:r w:rsidRPr="00505B92">
        <w:rPr>
          <w:rFonts w:ascii="Times New Roman" w:cs="Times New Roman"/>
        </w:rPr>
        <w:t>. R. .</w:t>
      </w:r>
    </w:p>
    <w:p w14:paraId="5A3D0888" w14:textId="77777777" w:rsidR="00505B92" w:rsidRPr="00505B92" w:rsidRDefault="00505B92" w:rsidP="00505B92">
      <w:pPr>
        <w:pStyle w:val="Bibliography"/>
        <w:rPr>
          <w:rFonts w:ascii="Times New Roman" w:cs="Times New Roman"/>
        </w:rPr>
      </w:pPr>
      <w:r w:rsidRPr="00505B92">
        <w:rPr>
          <w:rFonts w:ascii="Times New Roman" w:cs="Times New Roman"/>
        </w:rPr>
        <w:lastRenderedPageBreak/>
        <w:t>Scott, F., Blanchard, J.L. &amp; Andersen, K.Haste. (2018). Multispecies, trait and community size spectrum ecological modelling in R ( mizer ), 1–87.</w:t>
      </w:r>
    </w:p>
    <w:p w14:paraId="727D2EDB" w14:textId="77777777" w:rsidR="00505B92" w:rsidRPr="00582BC2" w:rsidRDefault="00505B92" w:rsidP="00505B92">
      <w:pPr>
        <w:pStyle w:val="Bibliography"/>
        <w:rPr>
          <w:rFonts w:ascii="Times New Roman" w:cs="Times New Roman"/>
          <w:lang w:val="sv-SE"/>
        </w:rPr>
      </w:pPr>
      <w:r w:rsidRPr="00505B92">
        <w:rPr>
          <w:rFonts w:ascii="Times New Roman" w:cs="Times New Roman"/>
        </w:rPr>
        <w:t xml:space="preserve">Svedäng, H. &amp; Hornborg, S. (2014). Selective fishing induces density-dependent growth. </w:t>
      </w:r>
      <w:r w:rsidRPr="00582BC2">
        <w:rPr>
          <w:rFonts w:ascii="Times New Roman" w:cs="Times New Roman"/>
          <w:i/>
          <w:iCs/>
          <w:lang w:val="sv-SE"/>
        </w:rPr>
        <w:t>Nature Communications</w:t>
      </w:r>
      <w:r w:rsidRPr="00582BC2">
        <w:rPr>
          <w:rFonts w:ascii="Times New Roman" w:cs="Times New Roman"/>
          <w:lang w:val="sv-SE"/>
        </w:rPr>
        <w:t>, 5, 4152.</w:t>
      </w:r>
    </w:p>
    <w:p w14:paraId="477B8583" w14:textId="77777777" w:rsidR="00505B92" w:rsidRPr="00505B92" w:rsidRDefault="00505B92" w:rsidP="00505B92">
      <w:pPr>
        <w:pStyle w:val="Bibliography"/>
        <w:rPr>
          <w:rFonts w:ascii="Times New Roman" w:cs="Times New Roman"/>
        </w:rPr>
      </w:pPr>
      <w:r w:rsidRPr="00582BC2">
        <w:rPr>
          <w:rFonts w:ascii="Times New Roman" w:cs="Times New Roman"/>
          <w:lang w:val="sv-SE"/>
        </w:rPr>
        <w:t xml:space="preserve">Vainikka, A., Gårdmark, A., Bland, B. &amp; Hjelm, J. (2008). </w:t>
      </w:r>
      <w:r w:rsidRPr="00505B92">
        <w:rPr>
          <w:rFonts w:ascii="Times New Roman" w:cs="Times New Roman"/>
        </w:rPr>
        <w:t xml:space="preserve">Two- and three-dimensional maturation reaction norms for the eastern Baltic cod, Gadus morhua. </w:t>
      </w:r>
      <w:r w:rsidRPr="00505B92">
        <w:rPr>
          <w:rFonts w:ascii="Times New Roman" w:cs="Times New Roman"/>
          <w:i/>
          <w:iCs/>
        </w:rPr>
        <w:t>ICES Journal of Marine Science</w:t>
      </w:r>
      <w:r w:rsidRPr="00505B92">
        <w:rPr>
          <w:rFonts w:ascii="Times New Roman" w:cs="Times New Roman"/>
        </w:rPr>
        <w:t>, 66, 248–257.</w:t>
      </w:r>
    </w:p>
    <w:p w14:paraId="4DD878E6" w14:textId="3ADB4897" w:rsidR="000C0790" w:rsidRPr="005E1680" w:rsidRDefault="00E827D1" w:rsidP="00B23C90">
      <w:pPr>
        <w:spacing w:line="480" w:lineRule="auto"/>
        <w:contextualSpacing/>
        <w:jc w:val="both"/>
        <w:rPr>
          <w:b/>
          <w:lang w:val="en-US"/>
        </w:rPr>
      </w:pPr>
      <w:r>
        <w:rPr>
          <w:b/>
          <w:lang w:val="en-US"/>
        </w:rPr>
        <w:fldChar w:fldCharType="end"/>
      </w:r>
    </w:p>
    <w:sectPr w:rsidR="000C0790" w:rsidRPr="005E1680" w:rsidSect="001F4878">
      <w:headerReference w:type="even" r:id="rId29"/>
      <w:headerReference w:type="first" r:id="rId30"/>
      <w:footerReference w:type="first" r:id="rId31"/>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19-11-20T18:26:00Z" w:initials="ML">
    <w:p w14:paraId="3158A528" w14:textId="5DC2CEE7" w:rsidR="00CB5E65" w:rsidRDefault="00CB5E65">
      <w:pPr>
        <w:pStyle w:val="CommentText"/>
      </w:pPr>
      <w:r>
        <w:rPr>
          <w:rStyle w:val="CommentReference"/>
        </w:rPr>
        <w:annotationRef/>
      </w:r>
      <w:r>
        <w:t xml:space="preserve">I use Zotero for referencing and change to author (year) in the end, so please no manual edits thanks! </w:t>
      </w:r>
      <w:r>
        <w:sym w:font="Wingdings" w:char="F04A"/>
      </w:r>
      <w:r>
        <w:t xml:space="preserve"> </w:t>
      </w:r>
      <w:r>
        <w:sym w:font="Wingdings" w:char="F04A"/>
      </w:r>
    </w:p>
  </w:comment>
  <w:comment w:id="1" w:author="Max Lindmark [2]" w:date="2019-08-03T15:54:00Z" w:initials="ML">
    <w:p w14:paraId="65782550" w14:textId="74EAC0C5" w:rsidR="00CB5E65" w:rsidRPr="00FE74DA" w:rsidRDefault="00CB5E65">
      <w:pPr>
        <w:pStyle w:val="CommentText"/>
        <w:rPr>
          <w:lang w:val="en-US"/>
        </w:rPr>
      </w:pPr>
      <w:r>
        <w:rPr>
          <w:rStyle w:val="CommentReference"/>
        </w:rPr>
        <w:annotationRef/>
      </w:r>
      <w:r>
        <w:rPr>
          <w:rStyle w:val="CommentReference"/>
        </w:rPr>
        <w:t>Note I’m not using theta at the moment to scale encounter based on spatial overlap. But I still have a “theta” for the encounters with the background resources.</w:t>
      </w:r>
    </w:p>
  </w:comment>
  <w:comment w:id="2" w:author="Max Lindmark [2]" w:date="2019-08-02T16:22:00Z" w:initials="ML">
    <w:p w14:paraId="54246BC8" w14:textId="7BBDF69A" w:rsidR="00CB5E65" w:rsidRPr="00FB3FD9" w:rsidRDefault="00CB5E65">
      <w:pPr>
        <w:pStyle w:val="CommentText"/>
      </w:pPr>
      <w:r>
        <w:rPr>
          <w:rStyle w:val="CommentReference"/>
        </w:rPr>
        <w:annotationRef/>
      </w:r>
      <w:r w:rsidRPr="00FB3FD9">
        <w:rPr>
          <w:rStyle w:val="CommentReference"/>
        </w:rPr>
        <w:t xml:space="preserve">Will </w:t>
      </w:r>
      <w:r>
        <w:rPr>
          <w:rStyle w:val="CommentReference"/>
        </w:rPr>
        <w:t xml:space="preserve">update this since we have two </w:t>
      </w:r>
      <w:proofErr w:type="spellStart"/>
      <w:r>
        <w:rPr>
          <w:rStyle w:val="CommentReference"/>
        </w:rPr>
        <w:t>kappas</w:t>
      </w:r>
      <w:proofErr w:type="spellEnd"/>
    </w:p>
  </w:comment>
  <w:comment w:id="3" w:author="Max Lindmark [2]" w:date="2019-08-03T15:55:00Z" w:initials="ML">
    <w:p w14:paraId="5023423C" w14:textId="3AB61304" w:rsidR="00CB5E65" w:rsidRPr="00D511C7" w:rsidRDefault="00CB5E65">
      <w:pPr>
        <w:pStyle w:val="CommentText"/>
        <w:rPr>
          <w:lang w:val="en-US"/>
        </w:rPr>
      </w:pPr>
      <w:r>
        <w:rPr>
          <w:rStyle w:val="CommentReference"/>
        </w:rPr>
        <w:annotationRef/>
      </w:r>
      <w:r w:rsidRPr="00D511C7">
        <w:rPr>
          <w:lang w:val="en-US"/>
        </w:rPr>
        <w:t xml:space="preserve">I’m using </w:t>
      </w:r>
      <w:proofErr w:type="spellStart"/>
      <w:r w:rsidRPr="00D511C7">
        <w:rPr>
          <w:lang w:val="en-US"/>
        </w:rPr>
        <w:t>Asta’s</w:t>
      </w:r>
      <w:proofErr w:type="spellEnd"/>
      <w:r w:rsidRPr="00D511C7">
        <w:rPr>
          <w:lang w:val="en-US"/>
        </w:rPr>
        <w:t xml:space="preserve"> 5 here instead of default 10</w:t>
      </w:r>
    </w:p>
  </w:comment>
  <w:comment w:id="4" w:author="Max Lindmark [2]" w:date="2019-11-07T16:58:00Z" w:initials="ML">
    <w:p w14:paraId="4E990684" w14:textId="77777777" w:rsidR="00CB5E65" w:rsidRPr="00157383" w:rsidRDefault="00CB5E65">
      <w:pPr>
        <w:pStyle w:val="CommentText"/>
      </w:pPr>
      <w:r>
        <w:rPr>
          <w:rStyle w:val="CommentReference"/>
        </w:rPr>
        <w:annotationRef/>
      </w:r>
      <w:r w:rsidRPr="00157383">
        <w:t>Code here:</w:t>
      </w:r>
    </w:p>
    <w:p w14:paraId="6A09B9C6" w14:textId="5F9BCC92" w:rsidR="00CB5E65" w:rsidRPr="00157383" w:rsidRDefault="00CB5E65">
      <w:pPr>
        <w:pStyle w:val="CommentText"/>
      </w:pPr>
      <w:hyperlink r:id="rId1" w:history="1">
        <w:r w:rsidRPr="00157383">
          <w:rPr>
            <w:rStyle w:val="Hyperlink"/>
          </w:rPr>
          <w:t>https://github.com/maxlindmark/mizer-rewiring/blob/rewire-temp/baltic/R/parameter_estimation/PPMR_cod.R</w:t>
        </w:r>
      </w:hyperlink>
    </w:p>
  </w:comment>
  <w:comment w:id="5" w:author="Asta Audzijonyte" w:date="2019-11-29T14:32:00Z" w:initials="AA">
    <w:p w14:paraId="6A850DF5" w14:textId="77777777" w:rsidR="00CB5E65" w:rsidRDefault="00CB5E65">
      <w:pPr>
        <w:pStyle w:val="CommentText"/>
      </w:pPr>
      <w:r>
        <w:rPr>
          <w:rStyle w:val="CommentReference"/>
        </w:rPr>
        <w:annotationRef/>
      </w:r>
      <w:r>
        <w:t xml:space="preserve">are you sure it is 20%? I think the current default is 0.12, and 0.2 was a mistake. Assuming critical feeding level is 0.2h and assimilation efficiency is 0.6, </w:t>
      </w:r>
      <w:proofErr w:type="spellStart"/>
      <w:r>
        <w:t>ks</w:t>
      </w:r>
      <w:proofErr w:type="spellEnd"/>
      <w:r>
        <w:t xml:space="preserve"> = alfa*0.2*h = 0.12*h</w:t>
      </w:r>
    </w:p>
    <w:p w14:paraId="333AB09E" w14:textId="3BAE0846" w:rsidR="00CB5E65" w:rsidRDefault="00CB5E65">
      <w:pPr>
        <w:pStyle w:val="CommentText"/>
      </w:pPr>
      <w:r>
        <w:t xml:space="preserve">I think this was changed in the new </w:t>
      </w:r>
      <w:proofErr w:type="spellStart"/>
      <w:r>
        <w:t>mizer</w:t>
      </w:r>
      <w:proofErr w:type="spellEnd"/>
      <w:r>
        <w:t>, check how it is done in your code</w:t>
      </w:r>
    </w:p>
  </w:comment>
  <w:comment w:id="6" w:author="Max Lindmark" w:date="2019-11-20T18:35:00Z" w:initials="ML">
    <w:p w14:paraId="0343A81D" w14:textId="2E2C89B7" w:rsidR="00CB5E65" w:rsidRDefault="00CB5E65">
      <w:pPr>
        <w:pStyle w:val="CommentText"/>
      </w:pPr>
      <w:r>
        <w:rPr>
          <w:rStyle w:val="CommentReference"/>
        </w:rPr>
        <w:annotationRef/>
      </w:r>
      <w:r>
        <w:t>Will likely remove this and put the information in Fig. S2!!</w:t>
      </w:r>
    </w:p>
  </w:comment>
  <w:comment w:id="7" w:author="Asta Audzijonyte" w:date="2019-11-29T14:37:00Z" w:initials="AA">
    <w:p w14:paraId="7823A58D" w14:textId="66332BA8" w:rsidR="00CB5E65" w:rsidRDefault="00CB5E65">
      <w:pPr>
        <w:pStyle w:val="CommentText"/>
      </w:pPr>
      <w:r>
        <w:rPr>
          <w:rStyle w:val="CommentReference"/>
        </w:rPr>
        <w:annotationRef/>
      </w:r>
      <w:r>
        <w:t xml:space="preserve">Does it make sense to include the actual h and </w:t>
      </w:r>
      <w:proofErr w:type="spellStart"/>
      <w:r>
        <w:t>ks</w:t>
      </w:r>
      <w:proofErr w:type="spellEnd"/>
      <w:r>
        <w:t xml:space="preserve"> and gamma values? I always like to see these values and their units, because it helps to understand how the model works. And it helps other people to see what we assume. E.g. for gamma values you actually see them as </w:t>
      </w:r>
      <w:proofErr w:type="spellStart"/>
      <w:proofErr w:type="gramStart"/>
      <w:r>
        <w:t>a</w:t>
      </w:r>
      <w:proofErr w:type="spellEnd"/>
      <w:proofErr w:type="gramEnd"/>
      <w:r>
        <w:t xml:space="preserve"> area or volume of water searched per day per unit body weight. And </w:t>
      </w:r>
      <w:proofErr w:type="spellStart"/>
      <w:r>
        <w:t>ks</w:t>
      </w:r>
      <w:proofErr w:type="spellEnd"/>
      <w:r>
        <w:t xml:space="preserve"> values should in theory be comparable to the metabolic rate estimates from physiology (if we can convert them properly). Also other models give these values (e.g. Jorgensen and </w:t>
      </w:r>
      <w:proofErr w:type="spellStart"/>
      <w:r>
        <w:t>Fiksen</w:t>
      </w:r>
      <w:proofErr w:type="spellEnd"/>
      <w:r>
        <w:t xml:space="preserve"> 2010), so it is good to know how similar are your maintenance costs and their maintenance costs (e.g. in </w:t>
      </w:r>
      <w:proofErr w:type="spellStart"/>
      <w:r>
        <w:t>Audzij&amp;Richards</w:t>
      </w:r>
      <w:proofErr w:type="spellEnd"/>
      <w:r>
        <w:t xml:space="preserve"> 2018 paper we assumed Baltic cod to have maintenance costs of </w:t>
      </w:r>
      <w:r>
        <w:rPr>
          <w:rFonts w:ascii="AdvOT1ef757c0" w:hAnsi="AdvOT1ef757c0" w:cs="AdvOT1ef757c0"/>
          <w:sz w:val="18"/>
          <w:szCs w:val="18"/>
        </w:rPr>
        <w:t>.003 g per g-1 per day for structure and 10x smaller for reserve, and S:R ratio is about 1)</w:t>
      </w:r>
    </w:p>
  </w:comment>
  <w:comment w:id="8" w:author="Max Lindmark" w:date="2019-11-08T13:44:00Z" w:initials="ML">
    <w:p w14:paraId="26A22018" w14:textId="5C845E0D" w:rsidR="00CB5E65" w:rsidRDefault="00CB5E65">
      <w:pPr>
        <w:pStyle w:val="CommentText"/>
      </w:pPr>
      <w:r>
        <w:rPr>
          <w:rStyle w:val="CommentReference"/>
        </w:rPr>
        <w:annotationRef/>
      </w:r>
      <w:r w:rsidRPr="00577113">
        <w:t xml:space="preserve">I’ve been using the following </w:t>
      </w:r>
      <w:r>
        <w:t xml:space="preserve">function since the workshop in Tasmania, but actually don’t know where it comes from! Can you help me here </w:t>
      </w:r>
      <w:proofErr w:type="spellStart"/>
      <w:r>
        <w:t>Asta</w:t>
      </w:r>
      <w:proofErr w:type="spellEnd"/>
      <w:r>
        <w:t>?</w:t>
      </w:r>
    </w:p>
    <w:p w14:paraId="5D18F87B" w14:textId="77777777" w:rsidR="00CB5E65" w:rsidRDefault="00CB5E65">
      <w:pPr>
        <w:pStyle w:val="CommentText"/>
      </w:pPr>
    </w:p>
    <w:p w14:paraId="71873349" w14:textId="50ECBC69" w:rsidR="00CB5E65" w:rsidRPr="00577113" w:rsidRDefault="00CB5E65">
      <w:pPr>
        <w:pStyle w:val="CommentText"/>
      </w:pPr>
      <w:r w:rsidRPr="00577113">
        <w:t xml:space="preserve">0.05 * </w:t>
      </w:r>
      <w:proofErr w:type="spellStart"/>
      <w:r w:rsidRPr="00577113">
        <w:t>w_inf</w:t>
      </w:r>
      <w:proofErr w:type="spellEnd"/>
      <w:r>
        <w:t xml:space="preserve"> </w:t>
      </w:r>
      <w:r w:rsidRPr="00577113">
        <w:t>^-0.5</w:t>
      </w:r>
    </w:p>
  </w:comment>
  <w:comment w:id="9" w:author="Asta Audzijonyte" w:date="2019-11-29T14:43:00Z" w:initials="AA">
    <w:p w14:paraId="2F3BE3FB" w14:textId="5DDA71FB" w:rsidR="00CB5E65" w:rsidRDefault="00CB5E65">
      <w:pPr>
        <w:pStyle w:val="CommentText"/>
      </w:pPr>
      <w:r>
        <w:rPr>
          <w:rStyle w:val="CommentReference"/>
        </w:rPr>
        <w:annotationRef/>
      </w:r>
      <w:r>
        <w:t xml:space="preserve">I think I just came up with it… aiming to have exponentially decreasing </w:t>
      </w:r>
      <w:proofErr w:type="spellStart"/>
      <w:r>
        <w:t>erepro</w:t>
      </w:r>
      <w:proofErr w:type="spellEnd"/>
      <w:r>
        <w:t xml:space="preserve"> with size and values around 0.01 for small species. But you calibrate them in the end? </w:t>
      </w:r>
      <w:proofErr w:type="gramStart"/>
      <w:r>
        <w:t>So</w:t>
      </w:r>
      <w:proofErr w:type="gramEnd"/>
      <w:r>
        <w:t xml:space="preserve"> it does not matter so much I imagine as long as initial values are in the right ball park</w:t>
      </w:r>
    </w:p>
  </w:comment>
  <w:comment w:id="10" w:author="Julia Blanchard" w:date="2019-06-06T22:51:00Z" w:initials="JB">
    <w:p w14:paraId="0B756F2D" w14:textId="77777777" w:rsidR="00CB5E65" w:rsidRPr="003A0E5C" w:rsidRDefault="00CB5E65" w:rsidP="001A5436">
      <w:pPr>
        <w:pStyle w:val="CommentText"/>
        <w:rPr>
          <w:rStyle w:val="CommentReference"/>
          <w:lang w:val="en-US"/>
        </w:rPr>
      </w:pPr>
      <w:r>
        <w:rPr>
          <w:rStyle w:val="CommentReference"/>
        </w:rPr>
        <w:annotationRef/>
      </w:r>
      <w:r w:rsidRPr="003A0E5C">
        <w:rPr>
          <w:rStyle w:val="CommentReference"/>
          <w:lang w:val="en-US"/>
        </w:rPr>
        <w:t xml:space="preserve">I am surprised </w:t>
      </w:r>
      <w:proofErr w:type="gramStart"/>
      <w:r w:rsidRPr="003A0E5C">
        <w:rPr>
          <w:rStyle w:val="CommentReference"/>
          <w:lang w:val="en-US"/>
        </w:rPr>
        <w:t>by  this</w:t>
      </w:r>
      <w:proofErr w:type="gramEnd"/>
      <w:r w:rsidRPr="003A0E5C">
        <w:rPr>
          <w:rStyle w:val="CommentReference"/>
          <w:lang w:val="en-US"/>
        </w:rPr>
        <w:t xml:space="preserve"> for cod – are you going with the values form the supp mat of my 2014 paper?</w:t>
      </w:r>
    </w:p>
    <w:p w14:paraId="3336CECA" w14:textId="77777777" w:rsidR="00CB5E65" w:rsidRPr="003A0E5C" w:rsidRDefault="00CB5E65" w:rsidP="001A5436">
      <w:pPr>
        <w:pStyle w:val="CommentText"/>
        <w:rPr>
          <w:rStyle w:val="CommentReference"/>
          <w:lang w:val="en-US"/>
        </w:rPr>
      </w:pPr>
    </w:p>
    <w:p w14:paraId="58A7F31F" w14:textId="77777777" w:rsidR="00CB5E65" w:rsidRPr="003A0E5C" w:rsidRDefault="00CB5E65" w:rsidP="001A5436">
      <w:pPr>
        <w:pStyle w:val="CommentText"/>
        <w:rPr>
          <w:rStyle w:val="CommentReference"/>
          <w:lang w:val="en-US"/>
        </w:rPr>
      </w:pPr>
      <w:r w:rsidRPr="003A0E5C">
        <w:rPr>
          <w:rStyle w:val="CommentReference"/>
          <w:lang w:val="en-US"/>
        </w:rPr>
        <w:t>Beta was 66 so closer to predator size…and should be feeding on larger sizes</w:t>
      </w:r>
    </w:p>
    <w:p w14:paraId="3E26E100" w14:textId="77777777" w:rsidR="00CB5E65" w:rsidRPr="003A0E5C" w:rsidRDefault="00CB5E65" w:rsidP="001A5436">
      <w:pPr>
        <w:pStyle w:val="CommentText"/>
        <w:rPr>
          <w:rStyle w:val="CommentReference"/>
          <w:lang w:val="en-US"/>
        </w:rPr>
      </w:pPr>
    </w:p>
    <w:p w14:paraId="749296B0" w14:textId="77777777" w:rsidR="00CB5E65" w:rsidRPr="003A0E5C" w:rsidRDefault="00CB5E65" w:rsidP="001A5436">
      <w:pPr>
        <w:pStyle w:val="CommentText"/>
        <w:rPr>
          <w:rStyle w:val="CommentReference"/>
          <w:lang w:val="en-US"/>
        </w:rPr>
      </w:pPr>
    </w:p>
    <w:p w14:paraId="36ABC809" w14:textId="77777777" w:rsidR="00CB5E65" w:rsidRPr="003A0E5C" w:rsidRDefault="00CB5E65" w:rsidP="001A5436">
      <w:pPr>
        <w:pStyle w:val="CommentText"/>
        <w:rPr>
          <w:rStyle w:val="CommentReference"/>
          <w:lang w:val="en-US"/>
        </w:rPr>
      </w:pPr>
    </w:p>
    <w:p w14:paraId="7725E2E6" w14:textId="77777777" w:rsidR="00CB5E65" w:rsidRPr="00D511C7" w:rsidRDefault="00CB5E65" w:rsidP="001A5436">
      <w:pPr>
        <w:pStyle w:val="CommentText"/>
        <w:rPr>
          <w:rStyle w:val="CommentReference"/>
          <w:lang w:val="en-US"/>
        </w:rPr>
      </w:pPr>
      <w:r w:rsidRPr="003A0E5C">
        <w:rPr>
          <w:rStyle w:val="CommentReference"/>
          <w:lang w:val="en-US"/>
        </w:rPr>
        <w:t xml:space="preserve">In terms of herring and sprat – I think these are way too low, they should be feeding strongly on the background? </w:t>
      </w:r>
      <w:r w:rsidRPr="00D511C7">
        <w:rPr>
          <w:rStyle w:val="CommentReference"/>
          <w:lang w:val="en-US"/>
        </w:rPr>
        <w:t>That’s most of everything else in the community…</w:t>
      </w:r>
    </w:p>
    <w:p w14:paraId="037E8566" w14:textId="77777777" w:rsidR="00CB5E65" w:rsidRPr="00D511C7" w:rsidRDefault="00CB5E65" w:rsidP="001A5436">
      <w:pPr>
        <w:pStyle w:val="CommentText"/>
        <w:rPr>
          <w:rStyle w:val="CommentReference"/>
          <w:lang w:val="en-US"/>
        </w:rPr>
      </w:pPr>
    </w:p>
    <w:p w14:paraId="27D046A4" w14:textId="77777777" w:rsidR="00CB5E65" w:rsidRPr="00D511C7" w:rsidRDefault="00CB5E65" w:rsidP="001A5436">
      <w:pPr>
        <w:pStyle w:val="CommentText"/>
        <w:rPr>
          <w:rStyle w:val="CommentReference"/>
          <w:lang w:val="en-US"/>
        </w:rPr>
      </w:pPr>
      <w:r w:rsidRPr="00D511C7">
        <w:rPr>
          <w:rStyle w:val="CommentReference"/>
          <w:lang w:val="en-US"/>
        </w:rPr>
        <w:t>I don’t necessarily think it is a bad thing if there is a lot of feeding on background – so long as the ontogenetic shifts make sense, but I’d expect that will be more so for cod</w:t>
      </w:r>
    </w:p>
    <w:p w14:paraId="7C32B7F9" w14:textId="77777777" w:rsidR="00CB5E65" w:rsidRPr="00D511C7" w:rsidRDefault="00CB5E65" w:rsidP="001A5436">
      <w:pPr>
        <w:pStyle w:val="CommentText"/>
        <w:rPr>
          <w:rStyle w:val="CommentReference"/>
          <w:lang w:val="en-US"/>
        </w:rPr>
      </w:pPr>
    </w:p>
    <w:p w14:paraId="40C8C6B7" w14:textId="77777777" w:rsidR="00CB5E65" w:rsidRPr="00D511C7" w:rsidRDefault="00CB5E65" w:rsidP="001A5436">
      <w:pPr>
        <w:pStyle w:val="CommentText"/>
        <w:rPr>
          <w:rStyle w:val="CommentReference"/>
          <w:lang w:val="en-US"/>
        </w:rPr>
      </w:pPr>
    </w:p>
    <w:p w14:paraId="717C2CAD" w14:textId="77777777" w:rsidR="00CB5E65" w:rsidRPr="00D511C7" w:rsidRDefault="00CB5E65" w:rsidP="001A5436">
      <w:pPr>
        <w:pStyle w:val="CommentText"/>
        <w:rPr>
          <w:rStyle w:val="CommentReference"/>
          <w:lang w:val="en-US"/>
        </w:rPr>
      </w:pPr>
      <w:r w:rsidRPr="00D511C7">
        <w:rPr>
          <w:rStyle w:val="CommentReference"/>
          <w:lang w:val="en-US"/>
        </w:rPr>
        <w:t>I’ve attached my code for how I calculated these….</w:t>
      </w:r>
    </w:p>
    <w:p w14:paraId="43CACCA7" w14:textId="77777777" w:rsidR="00CB5E65" w:rsidRPr="00D511C7" w:rsidRDefault="00CB5E65" w:rsidP="001A5436">
      <w:pPr>
        <w:pStyle w:val="CommentText"/>
        <w:rPr>
          <w:lang w:val="en-US"/>
        </w:rPr>
      </w:pPr>
    </w:p>
  </w:comment>
  <w:comment w:id="11" w:author="Max Lindmark [2]" w:date="2019-08-02T08:39:00Z" w:initials="ML">
    <w:p w14:paraId="18E97561" w14:textId="4E7FFE9C" w:rsidR="00CB5E65" w:rsidRPr="00577113" w:rsidRDefault="00CB5E65" w:rsidP="001A5436">
      <w:pPr>
        <w:pStyle w:val="CommentText"/>
      </w:pPr>
      <w:r w:rsidRPr="00B02F39">
        <w:rPr>
          <w:rStyle w:val="CommentReference"/>
        </w:rPr>
        <w:annotationRef/>
      </w:r>
      <w:r w:rsidRPr="00577113">
        <w:rPr>
          <w:rStyle w:val="CommentReference"/>
        </w:rPr>
        <w:t>Thi</w:t>
      </w:r>
      <w:r>
        <w:rPr>
          <w:rStyle w:val="CommentReference"/>
        </w:rPr>
        <w:t xml:space="preserve">s has been updated since the last round. I now use Baltic sea values for cod and 1000 and 1 for beta and sigma for sprat and herring, based on </w:t>
      </w:r>
      <w:proofErr w:type="spellStart"/>
      <w:r>
        <w:rPr>
          <w:rStyle w:val="CommentReference"/>
        </w:rPr>
        <w:t>Reum</w:t>
      </w:r>
      <w:proofErr w:type="spellEnd"/>
      <w:r>
        <w:rPr>
          <w:rStyle w:val="CommentReference"/>
        </w:rPr>
        <w:t>.</w:t>
      </w:r>
    </w:p>
  </w:comment>
  <w:comment w:id="12" w:author="Asta Audzijonyte" w:date="2019-11-29T14:45:00Z" w:initials="AA">
    <w:p w14:paraId="14A0D676" w14:textId="3C4D8524" w:rsidR="00CB5E65" w:rsidRDefault="00CB5E65">
      <w:pPr>
        <w:pStyle w:val="CommentText"/>
      </w:pPr>
      <w:r>
        <w:rPr>
          <w:rStyle w:val="CommentReference"/>
        </w:rPr>
        <w:annotationRef/>
      </w:r>
      <w:r>
        <w:t xml:space="preserve">Do you really have 0.66666666666666 in </w:t>
      </w:r>
      <w:proofErr w:type="spellStart"/>
      <w:r>
        <w:t>mizer</w:t>
      </w:r>
      <w:proofErr w:type="spellEnd"/>
      <w:r>
        <w:t xml:space="preserve"> or do you have 0.67? </w:t>
      </w:r>
    </w:p>
  </w:comment>
  <w:comment w:id="13" w:author="Julia Blanchard" w:date="2019-06-06T22:54:00Z" w:initials="JB">
    <w:p w14:paraId="1BB0E8BE" w14:textId="77777777" w:rsidR="00CB5E65" w:rsidRPr="00D511C7" w:rsidRDefault="00CB5E65" w:rsidP="00735379">
      <w:pPr>
        <w:pStyle w:val="CommentText"/>
        <w:rPr>
          <w:lang w:val="en-US"/>
        </w:rPr>
      </w:pPr>
      <w:r>
        <w:rPr>
          <w:rStyle w:val="CommentReference"/>
        </w:rPr>
        <w:annotationRef/>
      </w:r>
      <w:r w:rsidRPr="00D511C7">
        <w:rPr>
          <w:lang w:val="en-US"/>
        </w:rPr>
        <w:t>I’d make think a bit bigger since you only have 3 species… do you get very low feeding levels?</w:t>
      </w:r>
    </w:p>
    <w:p w14:paraId="6CDD850E" w14:textId="77777777" w:rsidR="00CB5E65" w:rsidRPr="00D511C7" w:rsidRDefault="00CB5E65" w:rsidP="00735379">
      <w:pPr>
        <w:pStyle w:val="CommentText"/>
        <w:rPr>
          <w:lang w:val="en-US"/>
        </w:rPr>
      </w:pPr>
    </w:p>
    <w:p w14:paraId="09466798" w14:textId="77777777" w:rsidR="00CB5E65" w:rsidRPr="00D511C7" w:rsidRDefault="00CB5E65" w:rsidP="00735379">
      <w:pPr>
        <w:pStyle w:val="CommentText"/>
        <w:rPr>
          <w:lang w:val="en-US"/>
        </w:rPr>
      </w:pPr>
      <w:r w:rsidRPr="00D511C7">
        <w:rPr>
          <w:lang w:val="en-US"/>
        </w:rPr>
        <w:t>It depends what you consider to be in the background and whether you think there are a lot of other species out there that would fall into this category…</w:t>
      </w:r>
    </w:p>
  </w:comment>
  <w:comment w:id="14" w:author="Max Lindmark [2]" w:date="2019-08-02T08:42:00Z" w:initials="ML">
    <w:p w14:paraId="6D00EF48" w14:textId="13C9BB5D" w:rsidR="00CB5E65" w:rsidRPr="00D511C7" w:rsidRDefault="00CB5E65" w:rsidP="00735379">
      <w:pPr>
        <w:pStyle w:val="CommentText"/>
        <w:rPr>
          <w:sz w:val="22"/>
          <w:szCs w:val="22"/>
          <w:lang w:val="en-US"/>
        </w:rPr>
      </w:pPr>
      <w:r w:rsidRPr="00D511C7">
        <w:rPr>
          <w:lang w:val="en-US"/>
        </w:rPr>
        <w:t xml:space="preserve">The </w:t>
      </w:r>
      <w:proofErr w:type="spellStart"/>
      <w:r w:rsidRPr="00D511C7">
        <w:rPr>
          <w:lang w:val="en-US"/>
        </w:rPr>
        <w:t>w_bb</w:t>
      </w:r>
      <w:proofErr w:type="spellEnd"/>
      <w:r w:rsidRPr="00D511C7">
        <w:rPr>
          <w:lang w:val="en-US"/>
        </w:rPr>
        <w:t xml:space="preserve"> cutoff I based </w:t>
      </w:r>
      <w:r>
        <w:rPr>
          <w:lang w:val="en-US"/>
        </w:rPr>
        <w:t xml:space="preserve">loosely </w:t>
      </w:r>
      <w:r w:rsidRPr="00D511C7">
        <w:rPr>
          <w:lang w:val="en-US"/>
        </w:rPr>
        <w:t xml:space="preserve">on </w:t>
      </w:r>
      <w:proofErr w:type="spellStart"/>
      <w:r w:rsidRPr="00D511C7">
        <w:rPr>
          <w:sz w:val="22"/>
          <w:szCs w:val="22"/>
          <w:lang w:val="en-US"/>
        </w:rPr>
        <w:t>Gobiidae</w:t>
      </w:r>
      <w:proofErr w:type="spellEnd"/>
      <w:r w:rsidRPr="00D511C7">
        <w:rPr>
          <w:sz w:val="22"/>
          <w:szCs w:val="22"/>
          <w:lang w:val="en-US"/>
        </w:rPr>
        <w:t xml:space="preserve">, which I assume is the largest family in </w:t>
      </w:r>
      <w:proofErr w:type="gramStart"/>
      <w:r w:rsidRPr="00D511C7">
        <w:rPr>
          <w:sz w:val="22"/>
          <w:szCs w:val="22"/>
          <w:lang w:val="en-US"/>
        </w:rPr>
        <w:t>this spectra</w:t>
      </w:r>
      <w:proofErr w:type="gramEnd"/>
      <w:r w:rsidRPr="00D511C7">
        <w:rPr>
          <w:sz w:val="22"/>
          <w:szCs w:val="22"/>
          <w:lang w:val="en-US"/>
        </w:rPr>
        <w:t xml:space="preserve"> and make up 25% of the diet of cod between 6-20 cm (</w:t>
      </w:r>
      <w:proofErr w:type="spellStart"/>
      <w:r w:rsidRPr="00D511C7">
        <w:rPr>
          <w:sz w:val="22"/>
          <w:szCs w:val="22"/>
          <w:lang w:val="en-US"/>
        </w:rPr>
        <w:t>Msc</w:t>
      </w:r>
      <w:proofErr w:type="spellEnd"/>
      <w:r w:rsidRPr="00D511C7">
        <w:rPr>
          <w:sz w:val="22"/>
          <w:szCs w:val="22"/>
          <w:lang w:val="en-US"/>
        </w:rPr>
        <w:t xml:space="preserve"> thesis at our department, in prep). The species black goby and round goby can grow to about 70g, but I doubt they grow that big in the Baltic. 20 is also in line with Jacobsen et al 2018, Fish and Fisheries.</w:t>
      </w:r>
    </w:p>
    <w:p w14:paraId="57E89EC8" w14:textId="77777777" w:rsidR="00CB5E65" w:rsidRPr="00D511C7" w:rsidRDefault="00CB5E65" w:rsidP="00735379">
      <w:pPr>
        <w:pStyle w:val="CommentText"/>
        <w:rPr>
          <w:lang w:val="en-US"/>
        </w:rPr>
      </w:pPr>
    </w:p>
    <w:p w14:paraId="122041CA" w14:textId="2ECF336A" w:rsidR="00CB5E65" w:rsidRPr="00D511C7" w:rsidRDefault="00CB5E65" w:rsidP="00735379">
      <w:pPr>
        <w:pStyle w:val="CommentText"/>
        <w:rPr>
          <w:lang w:val="en-US"/>
        </w:rPr>
      </w:pPr>
      <w:r w:rsidRPr="00D511C7">
        <w:rPr>
          <w:lang w:val="en-US"/>
        </w:rPr>
        <w:t xml:space="preserve">The </w:t>
      </w:r>
      <w:proofErr w:type="spellStart"/>
      <w:r w:rsidRPr="00D511C7">
        <w:rPr>
          <w:lang w:val="en-US"/>
        </w:rPr>
        <w:t>w_pp</w:t>
      </w:r>
      <w:proofErr w:type="spellEnd"/>
      <w:r w:rsidRPr="00D511C7">
        <w:rPr>
          <w:lang w:val="en-US"/>
        </w:rPr>
        <w:t xml:space="preserve"> cutoff is based on settlement size of young cod (~3 </w:t>
      </w:r>
      <w:proofErr w:type="spellStart"/>
      <w:r w:rsidRPr="00D511C7">
        <w:rPr>
          <w:lang w:val="en-US"/>
        </w:rPr>
        <w:t>monts</w:t>
      </w:r>
      <w:proofErr w:type="spellEnd"/>
      <w:r w:rsidRPr="00D511C7">
        <w:rPr>
          <w:lang w:val="en-US"/>
        </w:rPr>
        <w:t>), which I assume is representative of other fishes not accounted for. Based on a study using back-calculation, this size can range between 0.5g-1.3g (</w:t>
      </w:r>
      <w:proofErr w:type="spellStart"/>
      <w:r w:rsidRPr="00D511C7">
        <w:rPr>
          <w:lang w:val="en-US"/>
        </w:rPr>
        <w:t>Rehberg</w:t>
      </w:r>
      <w:proofErr w:type="spellEnd"/>
      <w:r w:rsidRPr="00D511C7">
        <w:rPr>
          <w:lang w:val="en-US"/>
        </w:rPr>
        <w:t xml:space="preserve">-Haas et al 2012 ICES), so I chose 1 because it’s nice and even, and also default in </w:t>
      </w:r>
      <w:r w:rsidRPr="00D511C7">
        <w:rPr>
          <w:i/>
          <w:lang w:val="en-US"/>
        </w:rPr>
        <w:t>‘</w:t>
      </w:r>
      <w:proofErr w:type="spellStart"/>
      <w:r w:rsidRPr="00D511C7">
        <w:rPr>
          <w:i/>
          <w:lang w:val="en-US"/>
        </w:rPr>
        <w:t>mizer</w:t>
      </w:r>
      <w:proofErr w:type="spellEnd"/>
      <w:r w:rsidRPr="00D511C7">
        <w:rPr>
          <w:i/>
          <w:lang w:val="en-US"/>
        </w:rPr>
        <w:t>’</w:t>
      </w:r>
      <w:r w:rsidRPr="00D511C7">
        <w:rPr>
          <w:lang w:val="en-US"/>
        </w:rPr>
        <w:t xml:space="preserve"> (?). </w:t>
      </w:r>
    </w:p>
    <w:p w14:paraId="7A88A1C5" w14:textId="77777777" w:rsidR="00CB5E65" w:rsidRPr="00D511C7" w:rsidRDefault="00CB5E65" w:rsidP="00735379">
      <w:pPr>
        <w:pStyle w:val="CommentText"/>
        <w:rPr>
          <w:lang w:val="en-US"/>
        </w:rPr>
      </w:pPr>
    </w:p>
    <w:p w14:paraId="66B2F607" w14:textId="77777777" w:rsidR="00CB5E65" w:rsidRPr="00D511C7" w:rsidRDefault="00CB5E65" w:rsidP="00735379">
      <w:pPr>
        <w:pStyle w:val="CommentText"/>
        <w:rPr>
          <w:lang w:val="en-US"/>
        </w:rPr>
      </w:pPr>
      <w:r>
        <w:rPr>
          <w:rStyle w:val="CommentReference"/>
        </w:rPr>
        <w:annotationRef/>
      </w:r>
      <w:r w:rsidRPr="00D511C7">
        <w:rPr>
          <w:lang w:val="en-US"/>
        </w:rPr>
        <w:t xml:space="preserve">The feeding levels look normal I would say (added a figure of that in calibration steps). </w:t>
      </w:r>
    </w:p>
  </w:comment>
  <w:comment w:id="16" w:author="Max Lindmark" w:date="2019-11-11T09:06:00Z" w:initials="ML">
    <w:p w14:paraId="2F7C447A" w14:textId="567E9CB6" w:rsidR="00CB5E65" w:rsidRPr="001C734F" w:rsidRDefault="00CB5E65" w:rsidP="001C734F">
      <w:pPr>
        <w:rPr>
          <w:rFonts w:ascii="Times New Roman" w:hAnsi="Times New Roman"/>
        </w:rPr>
      </w:pPr>
      <w:r>
        <w:rPr>
          <w:rStyle w:val="CommentReference"/>
        </w:rPr>
        <w:annotationRef/>
      </w:r>
      <w:r w:rsidRPr="001C734F">
        <w:t>The code for this is ”</w:t>
      </w:r>
      <w:r>
        <w:t>Calibration_v1”</w:t>
      </w:r>
      <w:r w:rsidRPr="001C734F">
        <w:t xml:space="preserve"> </w:t>
      </w:r>
      <w:hyperlink r:id="rId2" w:history="1">
        <w:r w:rsidRPr="001C734F">
          <w:rPr>
            <w:rStyle w:val="Hyperlink"/>
          </w:rPr>
          <w:t>https://github.com/maxlindmark/mizer-rewiring/blob/rewire-temp/baltic/R/calibration/calibration_v1.R</w:t>
        </w:r>
      </w:hyperlink>
    </w:p>
    <w:p w14:paraId="70CAB610" w14:textId="4D5BD170" w:rsidR="00CB5E65" w:rsidRPr="001C734F" w:rsidRDefault="00CB5E65">
      <w:pPr>
        <w:pStyle w:val="CommentText"/>
      </w:pPr>
    </w:p>
  </w:comment>
  <w:comment w:id="17" w:author="Asta Audzijonyte" w:date="2019-11-29T15:03:00Z" w:initials="AA">
    <w:p w14:paraId="346EEB31" w14:textId="632F7E9D" w:rsidR="00CB5E65" w:rsidRDefault="00CB5E65">
      <w:pPr>
        <w:pStyle w:val="CommentText"/>
      </w:pPr>
      <w:r>
        <w:rPr>
          <w:rStyle w:val="CommentReference"/>
        </w:rPr>
        <w:annotationRef/>
      </w:r>
      <w:r>
        <w:t xml:space="preserve">What are criteria for this? Feeding level of 0.5 – ok or not? </w:t>
      </w:r>
    </w:p>
  </w:comment>
  <w:comment w:id="18" w:author="Asta Audzijonyte" w:date="2019-11-29T15:04:00Z" w:initials="AA">
    <w:p w14:paraId="387D712D" w14:textId="01808E45" w:rsidR="00CB5E65" w:rsidRDefault="00CB5E65">
      <w:pPr>
        <w:pStyle w:val="CommentText"/>
      </w:pPr>
      <w:r>
        <w:rPr>
          <w:rStyle w:val="CommentReference"/>
        </w:rPr>
        <w:annotationRef/>
      </w:r>
      <w:r>
        <w:t xml:space="preserve">I don’t want to mess up too much with your model, but wouldn’t you be able to know at least approximate values of kappa from plankton models, </w:t>
      </w:r>
      <w:proofErr w:type="spellStart"/>
      <w:r>
        <w:t>chla</w:t>
      </w:r>
      <w:proofErr w:type="spellEnd"/>
      <w:r>
        <w:t xml:space="preserve"> estimates and similar? How much do you change kappa during the calibration? Do you change both </w:t>
      </w:r>
      <w:proofErr w:type="spellStart"/>
      <w:r>
        <w:t>kappas</w:t>
      </w:r>
      <w:proofErr w:type="spellEnd"/>
      <w:r>
        <w:t xml:space="preserve"> or only one? What are the starting values? </w:t>
      </w:r>
    </w:p>
  </w:comment>
  <w:comment w:id="19" w:author="Asta Audzijonyte" w:date="2019-11-29T15:06:00Z" w:initials="AA">
    <w:p w14:paraId="6CAF29D9" w14:textId="26356E1A" w:rsidR="00CB5E65" w:rsidRDefault="00CB5E65">
      <w:pPr>
        <w:pStyle w:val="CommentText"/>
      </w:pPr>
      <w:r>
        <w:rPr>
          <w:rStyle w:val="CommentReference"/>
        </w:rPr>
        <w:annotationRef/>
      </w:r>
      <w:r>
        <w:t>Have you done that? How would you consider this? This would be a big change of the model, I imagine and would lead to different dynamics. It’s a separate study in my view</w:t>
      </w:r>
    </w:p>
  </w:comment>
  <w:comment w:id="21" w:author="Julia Blanchard" w:date="2019-06-06T23:05:00Z" w:initials="JB">
    <w:p w14:paraId="002EE5DD" w14:textId="449C540C" w:rsidR="00CB5E65" w:rsidRPr="00D511C7" w:rsidRDefault="00CB5E65" w:rsidP="00B11AFE">
      <w:pPr>
        <w:pStyle w:val="CommentText"/>
        <w:rPr>
          <w:lang w:val="en-US"/>
        </w:rPr>
      </w:pPr>
      <w:r>
        <w:rPr>
          <w:rStyle w:val="CommentReference"/>
        </w:rPr>
        <w:annotationRef/>
      </w:r>
      <w:r w:rsidRPr="003A0E5C">
        <w:rPr>
          <w:lang w:val="en-US"/>
        </w:rPr>
        <w:t xml:space="preserve">How are you matching – the outputs of the diet compared to the observed diet. </w:t>
      </w:r>
      <w:r w:rsidRPr="00D511C7">
        <w:rPr>
          <w:lang w:val="en-US"/>
        </w:rPr>
        <w:t>I wouldn’t recommended comparing interaction matrix directly to the diet</w:t>
      </w:r>
    </w:p>
  </w:comment>
  <w:comment w:id="22" w:author="Max Lindmark [2]" w:date="2019-08-02T12:16:00Z" w:initials="ML">
    <w:p w14:paraId="73D19FC1" w14:textId="3856100B" w:rsidR="00CB5E65" w:rsidRPr="006E2339" w:rsidRDefault="00CB5E65">
      <w:pPr>
        <w:pStyle w:val="CommentText"/>
      </w:pPr>
      <w:r>
        <w:rPr>
          <w:rStyle w:val="CommentReference"/>
        </w:rPr>
        <w:annotationRef/>
      </w:r>
      <w:r w:rsidRPr="006E2339">
        <w:rPr>
          <w:rStyle w:val="CommentReference"/>
        </w:rPr>
        <w:t>For simplici</w:t>
      </w:r>
      <w:r>
        <w:rPr>
          <w:rStyle w:val="CommentReference"/>
        </w:rPr>
        <w:t>ty I’m referring to a recently published paper on Baltic cod.</w:t>
      </w:r>
    </w:p>
  </w:comment>
  <w:comment w:id="24" w:author="Asta Audzijonyte" w:date="2019-11-29T15:09:00Z" w:initials="AA">
    <w:p w14:paraId="6899369D" w14:textId="46C5A2DD" w:rsidR="00CB5E65" w:rsidRDefault="00CB5E65">
      <w:pPr>
        <w:pStyle w:val="CommentText"/>
      </w:pPr>
      <w:r>
        <w:rPr>
          <w:rStyle w:val="CommentReference"/>
        </w:rPr>
        <w:annotationRef/>
      </w:r>
      <w:r>
        <w:t>This is very far from 100 in Jacobsen et al. 2017</w:t>
      </w:r>
    </w:p>
  </w:comment>
  <w:comment w:id="25" w:author="Asta Audzijonyte" w:date="2019-11-29T15:10:00Z" w:initials="AA">
    <w:p w14:paraId="7EC0A9DB" w14:textId="1133189D" w:rsidR="00CB5E65" w:rsidRDefault="00CB5E65">
      <w:pPr>
        <w:pStyle w:val="CommentText"/>
      </w:pPr>
      <w:r>
        <w:rPr>
          <w:rStyle w:val="CommentReference"/>
        </w:rPr>
        <w:annotationRef/>
      </w:r>
      <w:r>
        <w:t xml:space="preserve">I know </w:t>
      </w:r>
      <w:proofErr w:type="spellStart"/>
      <w:r>
        <w:t>mizer</w:t>
      </w:r>
      <w:proofErr w:type="spellEnd"/>
      <w:r>
        <w:t xml:space="preserve"> gives growth curves at same age typically, but it seems a little odd to have sprat and cod living to the same 15 years. Is sprat really that long lived? You could cut off values above the expected age </w:t>
      </w:r>
    </w:p>
  </w:comment>
  <w:comment w:id="26" w:author="Asta Audzijonyte" w:date="2019-11-29T15:12:00Z" w:initials="AA">
    <w:p w14:paraId="1C072A64" w14:textId="4DA15281" w:rsidR="00CB5E65" w:rsidRDefault="00CB5E65">
      <w:pPr>
        <w:pStyle w:val="CommentText"/>
      </w:pPr>
      <w:r>
        <w:rPr>
          <w:rStyle w:val="CommentReference"/>
        </w:rPr>
        <w:annotationRef/>
      </w:r>
      <w:r>
        <w:t xml:space="preserve">Do herring eat benthos? I always assumed they are </w:t>
      </w:r>
      <w:proofErr w:type="spellStart"/>
      <w:r>
        <w:t>planktivores</w:t>
      </w:r>
      <w:proofErr w:type="spellEnd"/>
      <w:r>
        <w:t xml:space="preserve"> (mostly eating mysids and copepods, etc)? </w:t>
      </w:r>
    </w:p>
  </w:comment>
  <w:comment w:id="27" w:author="Asta Audzijonyte" w:date="2019-11-29T15:13:00Z" w:initials="AA">
    <w:p w14:paraId="22ECB5F7" w14:textId="11299AA5" w:rsidR="00CB5E65" w:rsidRDefault="00CB5E65">
      <w:pPr>
        <w:pStyle w:val="CommentText"/>
      </w:pPr>
      <w:r>
        <w:rPr>
          <w:rStyle w:val="CommentReference"/>
        </w:rPr>
        <w:annotationRef/>
      </w:r>
      <w:r>
        <w:t xml:space="preserve">I assume there will be something in these figures? Or are they just not displaying for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8" w:author="Anna Gårdmark" w:date="2019-07-04T11:30:00Z" w:initials="AG">
    <w:p w14:paraId="763D3635" w14:textId="77777777" w:rsidR="00CB5E65" w:rsidRPr="00D511C7" w:rsidRDefault="00CB5E65" w:rsidP="00B11AFE">
      <w:pPr>
        <w:pStyle w:val="CommentText"/>
        <w:rPr>
          <w:lang w:val="en-US"/>
        </w:rPr>
      </w:pPr>
      <w:r>
        <w:rPr>
          <w:rStyle w:val="CommentReference"/>
        </w:rPr>
        <w:annotationRef/>
      </w:r>
      <w:r w:rsidRPr="00D511C7">
        <w:rPr>
          <w:lang w:val="en-US"/>
        </w:rPr>
        <w:t xml:space="preserve">thinking it would also be interesting to see the size-spectra (predicted vs observed); </w:t>
      </w:r>
      <w:proofErr w:type="spellStart"/>
      <w:r w:rsidRPr="00D511C7">
        <w:rPr>
          <w:lang w:val="en-US"/>
        </w:rPr>
        <w:t>esp</w:t>
      </w:r>
      <w:proofErr w:type="spellEnd"/>
      <w:r w:rsidRPr="00D511C7">
        <w:rPr>
          <w:lang w:val="en-US"/>
        </w:rPr>
        <w:t xml:space="preserve"> if we want to be able to discuss why your predicting a </w:t>
      </w:r>
      <w:proofErr w:type="spellStart"/>
      <w:proofErr w:type="gramStart"/>
      <w:r w:rsidRPr="00D511C7">
        <w:rPr>
          <w:lang w:val="en-US"/>
        </w:rPr>
        <w:t>two fold</w:t>
      </w:r>
      <w:proofErr w:type="spellEnd"/>
      <w:proofErr w:type="gramEnd"/>
      <w:r w:rsidRPr="00D511C7">
        <w:rPr>
          <w:lang w:val="en-US"/>
        </w:rPr>
        <w:t xml:space="preserve"> higher increase in cod SSB when your predictions on sprat (and partly herring) is much better</w:t>
      </w:r>
    </w:p>
  </w:comment>
  <w:comment w:id="29" w:author="Max Lindmark [2]" w:date="2019-08-02T12:34:00Z" w:initials="ML">
    <w:p w14:paraId="11CDCF4E" w14:textId="2F24AD10" w:rsidR="00CB5E65" w:rsidRPr="00F809EB" w:rsidRDefault="00CB5E65">
      <w:pPr>
        <w:pStyle w:val="CommentText"/>
      </w:pPr>
      <w:r w:rsidRPr="00F809EB">
        <w:rPr>
          <w:rStyle w:val="CommentReference"/>
        </w:rPr>
        <w:annotationRef/>
      </w:r>
      <w:r w:rsidRPr="00F809EB">
        <w:rPr>
          <w:rStyle w:val="CommentReference"/>
        </w:rPr>
        <w:t>I want to do this! Haven’t fiddled with size-spectra from the raw data so can’t show that just now though…</w:t>
      </w:r>
    </w:p>
  </w:comment>
  <w:comment w:id="30" w:author="Julia Blanchard" w:date="2019-06-06T23:16:00Z" w:initials="JB">
    <w:p w14:paraId="2555900F" w14:textId="77777777" w:rsidR="00CB5E65" w:rsidRPr="00D511C7" w:rsidRDefault="00CB5E65" w:rsidP="00B11AFE">
      <w:pPr>
        <w:pStyle w:val="CommentText"/>
        <w:rPr>
          <w:lang w:val="en-US"/>
        </w:rPr>
      </w:pPr>
      <w:r>
        <w:rPr>
          <w:rStyle w:val="CommentReference"/>
        </w:rPr>
        <w:annotationRef/>
      </w:r>
      <w:proofErr w:type="gramStart"/>
      <w:r w:rsidRPr="00D511C7">
        <w:rPr>
          <w:lang w:val="en-US"/>
        </w:rPr>
        <w:t>Basically</w:t>
      </w:r>
      <w:proofErr w:type="gramEnd"/>
      <w:r w:rsidRPr="00D511C7">
        <w:rPr>
          <w:lang w:val="en-US"/>
        </w:rPr>
        <w:t xml:space="preserve"> what this means is that by changing fishing alone through time you are not capture regime shifts </w:t>
      </w:r>
    </w:p>
    <w:p w14:paraId="5E844C37" w14:textId="77777777" w:rsidR="00CB5E65" w:rsidRPr="00D511C7" w:rsidRDefault="00CB5E65" w:rsidP="00B11AFE">
      <w:pPr>
        <w:pStyle w:val="CommentText"/>
        <w:rPr>
          <w:lang w:val="en-US"/>
        </w:rPr>
      </w:pPr>
    </w:p>
    <w:p w14:paraId="146CBFBC" w14:textId="77777777" w:rsidR="00CB5E65" w:rsidRPr="00D511C7" w:rsidRDefault="00CB5E65" w:rsidP="00B11AFE">
      <w:pPr>
        <w:pStyle w:val="CommentText"/>
        <w:rPr>
          <w:lang w:val="en-US"/>
        </w:rPr>
      </w:pPr>
    </w:p>
    <w:p w14:paraId="2B045C66" w14:textId="77777777" w:rsidR="00CB5E65" w:rsidRPr="003A0E5C" w:rsidRDefault="00CB5E65" w:rsidP="00B11AFE">
      <w:pPr>
        <w:pStyle w:val="CommentText"/>
        <w:rPr>
          <w:lang w:val="en-US"/>
        </w:rPr>
      </w:pPr>
      <w:proofErr w:type="gramStart"/>
      <w:r w:rsidRPr="003A0E5C">
        <w:rPr>
          <w:lang w:val="en-US"/>
        </w:rPr>
        <w:t>( right</w:t>
      </w:r>
      <w:proofErr w:type="gramEnd"/>
      <w:r w:rsidRPr="003A0E5C">
        <w:rPr>
          <w:lang w:val="en-US"/>
        </w:rPr>
        <w:t xml:space="preserve">? Or are you changing temperature – it would be good to see a </w:t>
      </w:r>
      <w:proofErr w:type="spellStart"/>
      <w:r w:rsidRPr="003A0E5C">
        <w:rPr>
          <w:lang w:val="en-US"/>
        </w:rPr>
        <w:t>llt</w:t>
      </w:r>
      <w:proofErr w:type="spellEnd"/>
      <w:r w:rsidRPr="003A0E5C">
        <w:rPr>
          <w:lang w:val="en-US"/>
        </w:rPr>
        <w:t xml:space="preserve"> of what it is you are changing </w:t>
      </w:r>
      <w:r>
        <w:sym w:font="Wingdings" w:char="F04A"/>
      </w:r>
      <w:r w:rsidRPr="003A0E5C">
        <w:rPr>
          <w:lang w:val="en-US"/>
        </w:rPr>
        <w:t>)</w:t>
      </w:r>
    </w:p>
    <w:p w14:paraId="61598B5F" w14:textId="77777777" w:rsidR="00CB5E65" w:rsidRPr="003A0E5C" w:rsidRDefault="00CB5E65" w:rsidP="00B11AFE">
      <w:pPr>
        <w:pStyle w:val="CommentText"/>
        <w:rPr>
          <w:lang w:val="en-US"/>
        </w:rPr>
      </w:pPr>
    </w:p>
    <w:p w14:paraId="43449EF1" w14:textId="77777777" w:rsidR="00CB5E65" w:rsidRPr="003A0E5C" w:rsidRDefault="00CB5E65" w:rsidP="00B11AFE">
      <w:pPr>
        <w:pStyle w:val="CommentText"/>
        <w:rPr>
          <w:lang w:val="en-US"/>
        </w:rPr>
      </w:pPr>
    </w:p>
    <w:p w14:paraId="3A925ED0" w14:textId="77777777" w:rsidR="00CB5E65" w:rsidRPr="003A0E5C" w:rsidRDefault="00CB5E65" w:rsidP="00B11AFE">
      <w:pPr>
        <w:pStyle w:val="CommentText"/>
        <w:rPr>
          <w:lang w:val="en-US"/>
        </w:rPr>
      </w:pPr>
      <w:r w:rsidRPr="003A0E5C">
        <w:rPr>
          <w:lang w:val="en-US"/>
        </w:rPr>
        <w:t xml:space="preserve">However, the regime shifts as I understand it are environmental </w:t>
      </w:r>
      <w:proofErr w:type="gramStart"/>
      <w:r w:rsidRPr="003A0E5C">
        <w:rPr>
          <w:lang w:val="en-US"/>
        </w:rPr>
        <w:t>( plus</w:t>
      </w:r>
      <w:proofErr w:type="gramEnd"/>
      <w:r w:rsidRPr="003A0E5C">
        <w:rPr>
          <w:lang w:val="en-US"/>
        </w:rPr>
        <w:t xml:space="preserve"> fishing interacts of course) so not too </w:t>
      </w:r>
      <w:proofErr w:type="spellStart"/>
      <w:r w:rsidRPr="003A0E5C">
        <w:rPr>
          <w:lang w:val="en-US"/>
        </w:rPr>
        <w:t>surpising</w:t>
      </w:r>
      <w:proofErr w:type="spellEnd"/>
    </w:p>
    <w:p w14:paraId="1C4C348C" w14:textId="77777777" w:rsidR="00CB5E65" w:rsidRPr="003A0E5C" w:rsidRDefault="00CB5E65" w:rsidP="00B11AFE">
      <w:pPr>
        <w:pStyle w:val="CommentText"/>
        <w:rPr>
          <w:lang w:val="en-US"/>
        </w:rPr>
      </w:pPr>
    </w:p>
    <w:p w14:paraId="32889050" w14:textId="77777777" w:rsidR="00CB5E65" w:rsidRPr="003A0E5C" w:rsidRDefault="00CB5E65" w:rsidP="00B11AFE">
      <w:pPr>
        <w:pStyle w:val="CommentText"/>
        <w:rPr>
          <w:lang w:val="en-US"/>
        </w:rPr>
      </w:pPr>
    </w:p>
    <w:p w14:paraId="3C152268" w14:textId="77777777" w:rsidR="00CB5E65" w:rsidRPr="003A0E5C" w:rsidRDefault="00CB5E65" w:rsidP="00B11AFE">
      <w:pPr>
        <w:pStyle w:val="CommentText"/>
        <w:rPr>
          <w:lang w:val="en-US"/>
        </w:rPr>
      </w:pPr>
      <w:r w:rsidRPr="003A0E5C">
        <w:rPr>
          <w:lang w:val="en-US"/>
        </w:rPr>
        <w:t xml:space="preserve">So you could systematically add the effects of temperature and plankton </w:t>
      </w:r>
      <w:proofErr w:type="gramStart"/>
      <w:r w:rsidRPr="003A0E5C">
        <w:rPr>
          <w:lang w:val="en-US"/>
        </w:rPr>
        <w:t>( size</w:t>
      </w:r>
      <w:proofErr w:type="gramEnd"/>
      <w:r w:rsidRPr="003A0E5C">
        <w:rPr>
          <w:lang w:val="en-US"/>
        </w:rPr>
        <w:t xml:space="preserve"> spectrum slope and intercept changing through time)</w:t>
      </w:r>
    </w:p>
    <w:p w14:paraId="11D5C55A" w14:textId="77777777" w:rsidR="00CB5E65" w:rsidRPr="003A0E5C" w:rsidRDefault="00CB5E65" w:rsidP="00B11AFE">
      <w:pPr>
        <w:pStyle w:val="CommentText"/>
        <w:rPr>
          <w:lang w:val="en-US"/>
        </w:rPr>
      </w:pPr>
    </w:p>
    <w:p w14:paraId="5100D1CE" w14:textId="77777777" w:rsidR="00CB5E65" w:rsidRPr="003A0E5C" w:rsidRDefault="00CB5E65" w:rsidP="00B11AFE">
      <w:pPr>
        <w:pStyle w:val="CommentText"/>
        <w:rPr>
          <w:lang w:val="en-US"/>
        </w:rPr>
      </w:pPr>
    </w:p>
    <w:p w14:paraId="277DA9F3" w14:textId="77777777" w:rsidR="00CB5E65" w:rsidRPr="003A0E5C" w:rsidRDefault="00CB5E65" w:rsidP="00B11AFE">
      <w:pPr>
        <w:pStyle w:val="CommentText"/>
        <w:rPr>
          <w:lang w:val="en-US"/>
        </w:rPr>
      </w:pPr>
      <w:r w:rsidRPr="003A0E5C">
        <w:rPr>
          <w:lang w:val="en-US"/>
        </w:rPr>
        <w:t xml:space="preserve">There are a number of ways to get the </w:t>
      </w:r>
      <w:proofErr w:type="gramStart"/>
      <w:r w:rsidRPr="003A0E5C">
        <w:rPr>
          <w:lang w:val="en-US"/>
        </w:rPr>
        <w:t>intercepts  and</w:t>
      </w:r>
      <w:proofErr w:type="gramEnd"/>
      <w:r w:rsidRPr="003A0E5C">
        <w:rPr>
          <w:lang w:val="en-US"/>
        </w:rPr>
        <w:t xml:space="preserve"> slopes of plankton through time</w:t>
      </w:r>
    </w:p>
    <w:p w14:paraId="1AED8827" w14:textId="77777777" w:rsidR="00CB5E65" w:rsidRDefault="00CB5E65" w:rsidP="00B11AFE">
      <w:pPr>
        <w:pStyle w:val="CommentText"/>
        <w:numPr>
          <w:ilvl w:val="0"/>
          <w:numId w:val="15"/>
        </w:numPr>
        <w:spacing w:line="276" w:lineRule="auto"/>
      </w:pPr>
      <w:proofErr w:type="spellStart"/>
      <w:r>
        <w:t>Obs</w:t>
      </w:r>
      <w:proofErr w:type="spellEnd"/>
      <w:r>
        <w:t xml:space="preserve"> of plankton size spectra</w:t>
      </w:r>
    </w:p>
    <w:p w14:paraId="258CEE7A" w14:textId="77777777" w:rsidR="00CB5E65" w:rsidRPr="00D511C7" w:rsidRDefault="00CB5E65" w:rsidP="00B11AFE">
      <w:pPr>
        <w:pStyle w:val="CommentText"/>
        <w:numPr>
          <w:ilvl w:val="0"/>
          <w:numId w:val="15"/>
        </w:numPr>
        <w:spacing w:line="276" w:lineRule="auto"/>
        <w:rPr>
          <w:lang w:val="en-US"/>
        </w:rPr>
      </w:pPr>
      <w:r w:rsidRPr="00D511C7">
        <w:rPr>
          <w:lang w:val="en-US"/>
        </w:rPr>
        <w:t>Outputs of physical-biogeochemical models (small and large plankton groups)</w:t>
      </w:r>
    </w:p>
    <w:p w14:paraId="2AA57B8A" w14:textId="77777777" w:rsidR="00CB5E65" w:rsidRDefault="00CB5E65" w:rsidP="00B11AFE">
      <w:pPr>
        <w:pStyle w:val="CommentText"/>
        <w:numPr>
          <w:ilvl w:val="0"/>
          <w:numId w:val="15"/>
        </w:numPr>
        <w:spacing w:line="276" w:lineRule="auto"/>
      </w:pPr>
      <w:r>
        <w:t>Satellite inputs (</w:t>
      </w:r>
      <w:proofErr w:type="spellStart"/>
      <w:r>
        <w:t>chla</w:t>
      </w:r>
      <w:proofErr w:type="spellEnd"/>
      <w:r>
        <w:t xml:space="preserve"> concentration)</w:t>
      </w:r>
    </w:p>
    <w:p w14:paraId="29811FF8" w14:textId="77777777" w:rsidR="00CB5E65" w:rsidRDefault="00CB5E65" w:rsidP="00B11AFE">
      <w:pPr>
        <w:pStyle w:val="CommentText"/>
      </w:pPr>
    </w:p>
    <w:p w14:paraId="59B447D5" w14:textId="77777777" w:rsidR="00CB5E65" w:rsidRDefault="00CB5E65" w:rsidP="00B11AFE">
      <w:pPr>
        <w:pStyle w:val="CommentText"/>
      </w:pPr>
    </w:p>
    <w:p w14:paraId="74348EF1" w14:textId="77777777" w:rsidR="00CB5E65" w:rsidRDefault="00CB5E65" w:rsidP="00B11AFE">
      <w:pPr>
        <w:pStyle w:val="CommentText"/>
      </w:pPr>
    </w:p>
    <w:p w14:paraId="1F5CA837" w14:textId="77777777" w:rsidR="00CB5E65" w:rsidRPr="003A0E5C" w:rsidRDefault="00CB5E65" w:rsidP="00B11AFE">
      <w:pPr>
        <w:pStyle w:val="CommentText"/>
        <w:rPr>
          <w:lang w:val="en-US"/>
        </w:rPr>
      </w:pPr>
      <w:proofErr w:type="spellStart"/>
      <w:r w:rsidRPr="003A0E5C">
        <w:rPr>
          <w:lang w:val="en-US"/>
        </w:rPr>
        <w:t>iF</w:t>
      </w:r>
      <w:proofErr w:type="spellEnd"/>
      <w:r w:rsidRPr="003A0E5C">
        <w:rPr>
          <w:lang w:val="en-US"/>
        </w:rPr>
        <w:t xml:space="preserve"> you need to do these runs relative the calibrated values of kappa you could look at changes relative to your baseline period </w:t>
      </w:r>
      <w:proofErr w:type="gramStart"/>
      <w:r w:rsidRPr="003A0E5C">
        <w:rPr>
          <w:lang w:val="en-US"/>
        </w:rPr>
        <w:t>( same</w:t>
      </w:r>
      <w:proofErr w:type="gramEnd"/>
      <w:r w:rsidRPr="003A0E5C">
        <w:rPr>
          <w:lang w:val="en-US"/>
        </w:rPr>
        <w:t xml:space="preserve"> way you are doing the  fishing I assume)</w:t>
      </w:r>
    </w:p>
    <w:p w14:paraId="40AE18C7" w14:textId="77777777" w:rsidR="00CB5E65" w:rsidRPr="003A0E5C" w:rsidRDefault="00CB5E65" w:rsidP="00B11AFE">
      <w:pPr>
        <w:pStyle w:val="CommentText"/>
        <w:rPr>
          <w:lang w:val="en-US"/>
        </w:rPr>
      </w:pPr>
    </w:p>
    <w:p w14:paraId="71F9591D" w14:textId="77777777" w:rsidR="00CB5E65" w:rsidRPr="003A0E5C" w:rsidRDefault="00CB5E65" w:rsidP="00B11AFE">
      <w:pPr>
        <w:pStyle w:val="CommentText"/>
        <w:rPr>
          <w:lang w:val="en-US"/>
        </w:rPr>
      </w:pPr>
    </w:p>
    <w:p w14:paraId="05DCB10A" w14:textId="77777777" w:rsidR="00CB5E65" w:rsidRPr="003A0E5C" w:rsidRDefault="00CB5E65" w:rsidP="00B11AFE">
      <w:pPr>
        <w:pStyle w:val="CommentText"/>
        <w:rPr>
          <w:lang w:val="en-US"/>
        </w:rPr>
      </w:pPr>
    </w:p>
    <w:p w14:paraId="7E8077B7" w14:textId="77777777" w:rsidR="00CB5E65" w:rsidRPr="003A0E5C" w:rsidRDefault="00CB5E65" w:rsidP="00B11AFE">
      <w:pPr>
        <w:pStyle w:val="CommentText"/>
        <w:rPr>
          <w:lang w:val="en-US"/>
        </w:rPr>
      </w:pPr>
    </w:p>
  </w:comment>
  <w:comment w:id="31" w:author="Max Lindmark [2]" w:date="2019-08-02T12:35:00Z" w:initials="ML">
    <w:p w14:paraId="5D5A22CC" w14:textId="05188756" w:rsidR="00CB5E65" w:rsidRDefault="00CB5E65">
      <w:pPr>
        <w:pStyle w:val="CommentText"/>
        <w:rPr>
          <w:rFonts w:cstheme="minorHAnsi"/>
          <w:lang w:val="en-US"/>
        </w:rPr>
      </w:pPr>
      <w:proofErr w:type="gramStart"/>
      <w:r w:rsidRPr="002D35E4">
        <w:rPr>
          <w:rFonts w:cstheme="minorHAnsi"/>
          <w:lang w:val="en-US"/>
        </w:rPr>
        <w:t>Yes</w:t>
      </w:r>
      <w:proofErr w:type="gramEnd"/>
      <w:r>
        <w:rPr>
          <w:rFonts w:cstheme="minorHAnsi"/>
          <w:lang w:val="en-US"/>
        </w:rPr>
        <w:t xml:space="preserve"> I think that’s it and also think it’s true what you say. We don’t model temperature in a way that would effectively capture those things (we scale rates and not e.g. </w:t>
      </w:r>
      <w:proofErr w:type="spellStart"/>
      <w:r>
        <w:rPr>
          <w:rFonts w:cstheme="minorHAnsi"/>
          <w:lang w:val="en-US"/>
        </w:rPr>
        <w:t>r_max</w:t>
      </w:r>
      <w:proofErr w:type="spellEnd"/>
      <w:r>
        <w:rPr>
          <w:rFonts w:cstheme="minorHAnsi"/>
          <w:lang w:val="en-US"/>
        </w:rPr>
        <w:t xml:space="preserve"> of species with temperature, right), so we shouldn’t expect it to increase fit perhaps (and shouldn’t expect a model with mainly F as a driver to capture the temporal evolution of the stocks)</w:t>
      </w:r>
    </w:p>
    <w:p w14:paraId="5217B37E" w14:textId="4F41B9CE" w:rsidR="00CB5E65" w:rsidRDefault="00CB5E65">
      <w:pPr>
        <w:pStyle w:val="CommentText"/>
        <w:rPr>
          <w:rFonts w:cstheme="minorHAnsi"/>
          <w:lang w:val="en-US"/>
        </w:rPr>
      </w:pPr>
    </w:p>
    <w:p w14:paraId="6F0ABA3F" w14:textId="16A44144" w:rsidR="00CB5E65" w:rsidRPr="00257319" w:rsidRDefault="00CB5E65" w:rsidP="00257319">
      <w:pPr>
        <w:pStyle w:val="CommentText"/>
        <w:rPr>
          <w:rFonts w:cstheme="minorHAnsi"/>
          <w:color w:val="FF0000"/>
          <w:lang w:val="en-US"/>
        </w:rPr>
      </w:pPr>
      <w:r>
        <w:rPr>
          <w:rFonts w:cstheme="minorHAnsi"/>
          <w:lang w:val="en-US"/>
        </w:rPr>
        <w:t>Note also the R^2 is not very different, so I’m just using one scaling scenario there…</w:t>
      </w:r>
    </w:p>
  </w:comment>
  <w:comment w:id="33" w:author="Asta Audzijonyte" w:date="2019-11-29T15:15:00Z" w:initials="AA">
    <w:p w14:paraId="3DFFD98E" w14:textId="0EB4BA8D" w:rsidR="00CB5E65" w:rsidRDefault="00CB5E65">
      <w:pPr>
        <w:pStyle w:val="CommentText"/>
      </w:pPr>
      <w:r>
        <w:rPr>
          <w:rStyle w:val="CommentReference"/>
        </w:rPr>
        <w:annotationRef/>
      </w:r>
      <w:r>
        <w:t xml:space="preserve">Nothing in these figures either… Is this a placeholder?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58A528" w15:done="0"/>
  <w15:commentEx w15:paraId="65782550" w15:done="0"/>
  <w15:commentEx w15:paraId="54246BC8" w15:done="0"/>
  <w15:commentEx w15:paraId="5023423C" w15:done="0"/>
  <w15:commentEx w15:paraId="6A09B9C6" w15:done="0"/>
  <w15:commentEx w15:paraId="333AB09E" w15:done="0"/>
  <w15:commentEx w15:paraId="0343A81D" w15:done="0"/>
  <w15:commentEx w15:paraId="7823A58D" w15:done="0"/>
  <w15:commentEx w15:paraId="71873349" w15:done="0"/>
  <w15:commentEx w15:paraId="2F3BE3FB" w15:paraIdParent="71873349" w15:done="0"/>
  <w15:commentEx w15:paraId="43CACCA7" w15:done="0"/>
  <w15:commentEx w15:paraId="18E97561" w15:paraIdParent="43CACCA7" w15:done="0"/>
  <w15:commentEx w15:paraId="14A0D676" w15:done="0"/>
  <w15:commentEx w15:paraId="09466798" w15:done="0"/>
  <w15:commentEx w15:paraId="66B2F607" w15:paraIdParent="09466798" w15:done="0"/>
  <w15:commentEx w15:paraId="70CAB610" w15:done="0"/>
  <w15:commentEx w15:paraId="346EEB31" w15:done="0"/>
  <w15:commentEx w15:paraId="387D712D" w15:done="0"/>
  <w15:commentEx w15:paraId="6CAF29D9" w15:done="0"/>
  <w15:commentEx w15:paraId="002EE5DD" w15:done="0"/>
  <w15:commentEx w15:paraId="73D19FC1" w15:paraIdParent="002EE5DD" w15:done="0"/>
  <w15:commentEx w15:paraId="6899369D" w15:done="0"/>
  <w15:commentEx w15:paraId="7EC0A9DB" w15:done="0"/>
  <w15:commentEx w15:paraId="1C072A64" w15:done="0"/>
  <w15:commentEx w15:paraId="22ECB5F7" w15:done="0"/>
  <w15:commentEx w15:paraId="763D3635" w15:done="0"/>
  <w15:commentEx w15:paraId="11CDCF4E" w15:paraIdParent="763D3635" w15:done="0"/>
  <w15:commentEx w15:paraId="7E8077B7" w15:done="0"/>
  <w15:commentEx w15:paraId="6F0ABA3F" w15:paraIdParent="7E8077B7" w15:done="0"/>
  <w15:commentEx w15:paraId="3DFFD9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58A528" w16cid:durableId="218003E6"/>
  <w16cid:commentId w16cid:paraId="65782550" w16cid:durableId="216FE6B5"/>
  <w16cid:commentId w16cid:paraId="54246BC8" w16cid:durableId="216FE6B6"/>
  <w16cid:commentId w16cid:paraId="5023423C" w16cid:durableId="216FE6B7"/>
  <w16cid:commentId w16cid:paraId="6A09B9C6" w16cid:durableId="216FE6B8"/>
  <w16cid:commentId w16cid:paraId="333AB09E" w16cid:durableId="218BAA9A"/>
  <w16cid:commentId w16cid:paraId="0343A81D" w16cid:durableId="218005DD"/>
  <w16cid:commentId w16cid:paraId="7823A58D" w16cid:durableId="218BABB3"/>
  <w16cid:commentId w16cid:paraId="71873349" w16cid:durableId="216FEFAE"/>
  <w16cid:commentId w16cid:paraId="2F3BE3FB" w16cid:durableId="218BACF5"/>
  <w16cid:commentId w16cid:paraId="43CACCA7" w16cid:durableId="216FE6BB"/>
  <w16cid:commentId w16cid:paraId="18E97561" w16cid:durableId="216FE6BC"/>
  <w16cid:commentId w16cid:paraId="14A0D676" w16cid:durableId="218BAD7C"/>
  <w16cid:commentId w16cid:paraId="09466798" w16cid:durableId="216FE6BE"/>
  <w16cid:commentId w16cid:paraId="66B2F607" w16cid:durableId="216FE6BF"/>
  <w16cid:commentId w16cid:paraId="70CAB610" w16cid:durableId="2173A309"/>
  <w16cid:commentId w16cid:paraId="346EEB31" w16cid:durableId="218BB1C3"/>
  <w16cid:commentId w16cid:paraId="387D712D" w16cid:durableId="218BB1FF"/>
  <w16cid:commentId w16cid:paraId="6CAF29D9" w16cid:durableId="218BB27D"/>
  <w16cid:commentId w16cid:paraId="002EE5DD" w16cid:durableId="216FE6CE"/>
  <w16cid:commentId w16cid:paraId="73D19FC1" w16cid:durableId="216FE6CF"/>
  <w16cid:commentId w16cid:paraId="6899369D" w16cid:durableId="218BB314"/>
  <w16cid:commentId w16cid:paraId="7EC0A9DB" w16cid:durableId="218BB36E"/>
  <w16cid:commentId w16cid:paraId="1C072A64" w16cid:durableId="218BB3DE"/>
  <w16cid:commentId w16cid:paraId="22ECB5F7" w16cid:durableId="218BB42F"/>
  <w16cid:commentId w16cid:paraId="763D3635" w16cid:durableId="216FE6DA"/>
  <w16cid:commentId w16cid:paraId="11CDCF4E" w16cid:durableId="216FE6DB"/>
  <w16cid:commentId w16cid:paraId="7E8077B7" w16cid:durableId="216FE6DC"/>
  <w16cid:commentId w16cid:paraId="6F0ABA3F" w16cid:durableId="216FE6DD"/>
  <w16cid:commentId w16cid:paraId="3DFFD98E" w16cid:durableId="218BB4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D0B99" w14:textId="77777777" w:rsidR="00C53364" w:rsidRDefault="00C53364" w:rsidP="00B65B3A">
      <w:r>
        <w:separator/>
      </w:r>
    </w:p>
    <w:p w14:paraId="09D2ADC6" w14:textId="77777777" w:rsidR="00C53364" w:rsidRDefault="00C53364"/>
  </w:endnote>
  <w:endnote w:type="continuationSeparator" w:id="0">
    <w:p w14:paraId="16E5FDA5" w14:textId="77777777" w:rsidR="00C53364" w:rsidRDefault="00C53364" w:rsidP="00B65B3A">
      <w:r>
        <w:continuationSeparator/>
      </w:r>
    </w:p>
    <w:p w14:paraId="10406901" w14:textId="77777777" w:rsidR="00C53364" w:rsidRDefault="00C533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dvOT1ef757c0">
    <w:altName w:val="Cambria"/>
    <w:panose1 w:val="020B0604020202020204"/>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442346"/>
      <w:docPartObj>
        <w:docPartGallery w:val="Page Numbers (Bottom of Page)"/>
        <w:docPartUnique/>
      </w:docPartObj>
    </w:sdtPr>
    <w:sdtEndPr>
      <w:rPr>
        <w:noProof/>
      </w:rPr>
    </w:sdtEndPr>
    <w:sdtContent>
      <w:p w14:paraId="268E951A" w14:textId="1DFA4A8B" w:rsidR="00CB5E65" w:rsidRDefault="00CB5E6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CB5E65" w:rsidRDefault="00CB5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9FF30" w14:textId="77777777" w:rsidR="00C53364" w:rsidRDefault="00C53364" w:rsidP="00B65B3A">
      <w:r>
        <w:separator/>
      </w:r>
    </w:p>
  </w:footnote>
  <w:footnote w:type="continuationSeparator" w:id="0">
    <w:p w14:paraId="55B64B13" w14:textId="77777777" w:rsidR="00C53364" w:rsidRDefault="00C5336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D1C9" w14:textId="77777777" w:rsidR="00CB5E65" w:rsidRDefault="00CB5E65" w:rsidP="00B65B3A">
    <w:pPr>
      <w:pStyle w:val="Header"/>
      <w:spacing w:before="240" w:after="276"/>
    </w:pPr>
  </w:p>
  <w:p w14:paraId="7AB4DC1D" w14:textId="77777777" w:rsidR="00CB5E65" w:rsidRDefault="00CB5E65" w:rsidP="00B65B3A">
    <w:pPr>
      <w:spacing w:after="276"/>
    </w:pPr>
  </w:p>
  <w:p w14:paraId="076D4B69" w14:textId="77777777" w:rsidR="00CB5E65" w:rsidRDefault="00CB5E65"/>
  <w:p w14:paraId="06F2ACD3" w14:textId="77777777" w:rsidR="00CB5E65" w:rsidRDefault="00CB5E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21D58" w14:textId="77777777" w:rsidR="00CB5E65" w:rsidRPr="00B30794" w:rsidRDefault="00CB5E65"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0"/>
  </w:num>
  <w:num w:numId="4">
    <w:abstractNumId w:val="1"/>
  </w:num>
  <w:num w:numId="5">
    <w:abstractNumId w:val="13"/>
  </w:num>
  <w:num w:numId="6">
    <w:abstractNumId w:val="3"/>
  </w:num>
  <w:num w:numId="7">
    <w:abstractNumId w:val="10"/>
  </w:num>
  <w:num w:numId="8">
    <w:abstractNumId w:val="8"/>
  </w:num>
  <w:num w:numId="9">
    <w:abstractNumId w:val="16"/>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2"/>
  </w:num>
  <w:num w:numId="13">
    <w:abstractNumId w:val="4"/>
  </w:num>
  <w:num w:numId="14">
    <w:abstractNumId w:val="6"/>
  </w:num>
  <w:num w:numId="15">
    <w:abstractNumId w:val="5"/>
  </w:num>
  <w:num w:numId="16">
    <w:abstractNumId w:val="11"/>
  </w:num>
  <w:num w:numId="17">
    <w:abstractNumId w:val="17"/>
  </w:num>
  <w:num w:numId="1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Max Lindmark [2]">
    <w15:presenceInfo w15:providerId="AD" w15:userId="S-1-5-21-1060284298-1343024091-682003330-142419"/>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301"/>
    <w:rsid w:val="00002EF2"/>
    <w:rsid w:val="0000698C"/>
    <w:rsid w:val="00016050"/>
    <w:rsid w:val="00017A21"/>
    <w:rsid w:val="00017F5C"/>
    <w:rsid w:val="0002173C"/>
    <w:rsid w:val="0002287F"/>
    <w:rsid w:val="00027314"/>
    <w:rsid w:val="0003125C"/>
    <w:rsid w:val="00037899"/>
    <w:rsid w:val="0004623F"/>
    <w:rsid w:val="000507C2"/>
    <w:rsid w:val="0005173A"/>
    <w:rsid w:val="0005226D"/>
    <w:rsid w:val="00053E90"/>
    <w:rsid w:val="000556D5"/>
    <w:rsid w:val="000579C3"/>
    <w:rsid w:val="000636BA"/>
    <w:rsid w:val="00067A15"/>
    <w:rsid w:val="00071643"/>
    <w:rsid w:val="0007668F"/>
    <w:rsid w:val="00076F3B"/>
    <w:rsid w:val="00077366"/>
    <w:rsid w:val="00077C6F"/>
    <w:rsid w:val="000802F7"/>
    <w:rsid w:val="000806E6"/>
    <w:rsid w:val="00080C5C"/>
    <w:rsid w:val="000818D6"/>
    <w:rsid w:val="000846D3"/>
    <w:rsid w:val="00084CFE"/>
    <w:rsid w:val="000856BC"/>
    <w:rsid w:val="000856E6"/>
    <w:rsid w:val="00086CA9"/>
    <w:rsid w:val="00087377"/>
    <w:rsid w:val="0009086B"/>
    <w:rsid w:val="00094629"/>
    <w:rsid w:val="00096424"/>
    <w:rsid w:val="00096F79"/>
    <w:rsid w:val="000A365C"/>
    <w:rsid w:val="000A42AC"/>
    <w:rsid w:val="000A6ADA"/>
    <w:rsid w:val="000B1CB3"/>
    <w:rsid w:val="000B3D31"/>
    <w:rsid w:val="000C0790"/>
    <w:rsid w:val="000C1DCD"/>
    <w:rsid w:val="000C5EBB"/>
    <w:rsid w:val="000D0FE3"/>
    <w:rsid w:val="000D163A"/>
    <w:rsid w:val="000E4039"/>
    <w:rsid w:val="000E6096"/>
    <w:rsid w:val="000E7A39"/>
    <w:rsid w:val="000F2C8E"/>
    <w:rsid w:val="000F3A30"/>
    <w:rsid w:val="000F40F2"/>
    <w:rsid w:val="000F5E03"/>
    <w:rsid w:val="0010025D"/>
    <w:rsid w:val="001003F5"/>
    <w:rsid w:val="0010068C"/>
    <w:rsid w:val="001025B2"/>
    <w:rsid w:val="00102633"/>
    <w:rsid w:val="001044B0"/>
    <w:rsid w:val="001066D9"/>
    <w:rsid w:val="00107614"/>
    <w:rsid w:val="00110895"/>
    <w:rsid w:val="00114520"/>
    <w:rsid w:val="00114DCC"/>
    <w:rsid w:val="00115AD7"/>
    <w:rsid w:val="00122F11"/>
    <w:rsid w:val="001231E4"/>
    <w:rsid w:val="00126B4F"/>
    <w:rsid w:val="00127D15"/>
    <w:rsid w:val="00131FA4"/>
    <w:rsid w:val="001324FD"/>
    <w:rsid w:val="00132BF8"/>
    <w:rsid w:val="00134316"/>
    <w:rsid w:val="001354A8"/>
    <w:rsid w:val="00135C38"/>
    <w:rsid w:val="00135C8D"/>
    <w:rsid w:val="00136309"/>
    <w:rsid w:val="001406CC"/>
    <w:rsid w:val="001407A2"/>
    <w:rsid w:val="001414D6"/>
    <w:rsid w:val="001420FB"/>
    <w:rsid w:val="00142DE0"/>
    <w:rsid w:val="00147870"/>
    <w:rsid w:val="001478BB"/>
    <w:rsid w:val="00147988"/>
    <w:rsid w:val="00152C1E"/>
    <w:rsid w:val="00153304"/>
    <w:rsid w:val="00154D1B"/>
    <w:rsid w:val="00155F58"/>
    <w:rsid w:val="00155F7D"/>
    <w:rsid w:val="001567EB"/>
    <w:rsid w:val="00156860"/>
    <w:rsid w:val="00157383"/>
    <w:rsid w:val="00162B81"/>
    <w:rsid w:val="00163A75"/>
    <w:rsid w:val="00166EF9"/>
    <w:rsid w:val="0016717C"/>
    <w:rsid w:val="00167B57"/>
    <w:rsid w:val="001715CE"/>
    <w:rsid w:val="0017422A"/>
    <w:rsid w:val="0017459B"/>
    <w:rsid w:val="0017491F"/>
    <w:rsid w:val="00174EE4"/>
    <w:rsid w:val="001774D5"/>
    <w:rsid w:val="00180BF6"/>
    <w:rsid w:val="0018223A"/>
    <w:rsid w:val="00183297"/>
    <w:rsid w:val="00186D84"/>
    <w:rsid w:val="00190330"/>
    <w:rsid w:val="00191D0F"/>
    <w:rsid w:val="00193996"/>
    <w:rsid w:val="001940C8"/>
    <w:rsid w:val="00195E21"/>
    <w:rsid w:val="00196956"/>
    <w:rsid w:val="00196B58"/>
    <w:rsid w:val="001A1F63"/>
    <w:rsid w:val="001A283F"/>
    <w:rsid w:val="001A2D15"/>
    <w:rsid w:val="001A4356"/>
    <w:rsid w:val="001A5436"/>
    <w:rsid w:val="001A5888"/>
    <w:rsid w:val="001B155A"/>
    <w:rsid w:val="001B3176"/>
    <w:rsid w:val="001B5C8B"/>
    <w:rsid w:val="001B686F"/>
    <w:rsid w:val="001C01DB"/>
    <w:rsid w:val="001C3335"/>
    <w:rsid w:val="001C59A3"/>
    <w:rsid w:val="001C630C"/>
    <w:rsid w:val="001C6F5D"/>
    <w:rsid w:val="001C734F"/>
    <w:rsid w:val="001D2C14"/>
    <w:rsid w:val="001D328B"/>
    <w:rsid w:val="001D3A16"/>
    <w:rsid w:val="001D709E"/>
    <w:rsid w:val="001E0C17"/>
    <w:rsid w:val="001E1369"/>
    <w:rsid w:val="001E2D72"/>
    <w:rsid w:val="001E38AC"/>
    <w:rsid w:val="001E57A0"/>
    <w:rsid w:val="001F0323"/>
    <w:rsid w:val="001F214C"/>
    <w:rsid w:val="001F4878"/>
    <w:rsid w:val="001F5406"/>
    <w:rsid w:val="001F6B6B"/>
    <w:rsid w:val="001F7382"/>
    <w:rsid w:val="00200C95"/>
    <w:rsid w:val="00201D74"/>
    <w:rsid w:val="00202276"/>
    <w:rsid w:val="00202FCC"/>
    <w:rsid w:val="00210890"/>
    <w:rsid w:val="0021188D"/>
    <w:rsid w:val="0021279A"/>
    <w:rsid w:val="0021343F"/>
    <w:rsid w:val="002142D6"/>
    <w:rsid w:val="002151B2"/>
    <w:rsid w:val="00215297"/>
    <w:rsid w:val="00216486"/>
    <w:rsid w:val="002169D8"/>
    <w:rsid w:val="002254F6"/>
    <w:rsid w:val="00227523"/>
    <w:rsid w:val="0023141B"/>
    <w:rsid w:val="002366BE"/>
    <w:rsid w:val="00241CC0"/>
    <w:rsid w:val="002439A8"/>
    <w:rsid w:val="00244B20"/>
    <w:rsid w:val="002455C5"/>
    <w:rsid w:val="00246FCB"/>
    <w:rsid w:val="002472F4"/>
    <w:rsid w:val="002478C9"/>
    <w:rsid w:val="00250D1E"/>
    <w:rsid w:val="0025156E"/>
    <w:rsid w:val="00252864"/>
    <w:rsid w:val="00253AFC"/>
    <w:rsid w:val="002540B3"/>
    <w:rsid w:val="00254101"/>
    <w:rsid w:val="00254D87"/>
    <w:rsid w:val="002568B3"/>
    <w:rsid w:val="00257319"/>
    <w:rsid w:val="002575C8"/>
    <w:rsid w:val="002618F5"/>
    <w:rsid w:val="00262AA5"/>
    <w:rsid w:val="00264195"/>
    <w:rsid w:val="00265D48"/>
    <w:rsid w:val="00266BE1"/>
    <w:rsid w:val="00266E3F"/>
    <w:rsid w:val="00271FDA"/>
    <w:rsid w:val="0027610C"/>
    <w:rsid w:val="00276BBE"/>
    <w:rsid w:val="002817AF"/>
    <w:rsid w:val="00282B13"/>
    <w:rsid w:val="00283B3C"/>
    <w:rsid w:val="00285C4A"/>
    <w:rsid w:val="00285D37"/>
    <w:rsid w:val="00286B8A"/>
    <w:rsid w:val="00290BEB"/>
    <w:rsid w:val="002A0324"/>
    <w:rsid w:val="002A367C"/>
    <w:rsid w:val="002A47BF"/>
    <w:rsid w:val="002A6A36"/>
    <w:rsid w:val="002A6B4A"/>
    <w:rsid w:val="002A71BE"/>
    <w:rsid w:val="002A7DDD"/>
    <w:rsid w:val="002B2913"/>
    <w:rsid w:val="002B2B65"/>
    <w:rsid w:val="002B322D"/>
    <w:rsid w:val="002B5C16"/>
    <w:rsid w:val="002B5DD6"/>
    <w:rsid w:val="002C2BA9"/>
    <w:rsid w:val="002C6487"/>
    <w:rsid w:val="002D09DC"/>
    <w:rsid w:val="002D1B60"/>
    <w:rsid w:val="002D2F45"/>
    <w:rsid w:val="002D35E4"/>
    <w:rsid w:val="002D4A37"/>
    <w:rsid w:val="002D4D8E"/>
    <w:rsid w:val="002D574D"/>
    <w:rsid w:val="002D7108"/>
    <w:rsid w:val="002E5FA8"/>
    <w:rsid w:val="002E6AE3"/>
    <w:rsid w:val="002F005A"/>
    <w:rsid w:val="002F0EA1"/>
    <w:rsid w:val="002F10C9"/>
    <w:rsid w:val="002F1399"/>
    <w:rsid w:val="002F37F0"/>
    <w:rsid w:val="002F4111"/>
    <w:rsid w:val="002F4C30"/>
    <w:rsid w:val="002F5C71"/>
    <w:rsid w:val="002F6960"/>
    <w:rsid w:val="002F78F6"/>
    <w:rsid w:val="002F7E90"/>
    <w:rsid w:val="0030043A"/>
    <w:rsid w:val="00300CFD"/>
    <w:rsid w:val="0030120E"/>
    <w:rsid w:val="00301900"/>
    <w:rsid w:val="00301C66"/>
    <w:rsid w:val="00301D1A"/>
    <w:rsid w:val="0030362D"/>
    <w:rsid w:val="0030466D"/>
    <w:rsid w:val="00307FF5"/>
    <w:rsid w:val="003125CB"/>
    <w:rsid w:val="0031443E"/>
    <w:rsid w:val="003152C4"/>
    <w:rsid w:val="00316A97"/>
    <w:rsid w:val="00324713"/>
    <w:rsid w:val="00327291"/>
    <w:rsid w:val="00327729"/>
    <w:rsid w:val="00327857"/>
    <w:rsid w:val="0033199A"/>
    <w:rsid w:val="00336BD3"/>
    <w:rsid w:val="00341AA3"/>
    <w:rsid w:val="00342035"/>
    <w:rsid w:val="00346952"/>
    <w:rsid w:val="00351201"/>
    <w:rsid w:val="003534F7"/>
    <w:rsid w:val="00353700"/>
    <w:rsid w:val="003545ED"/>
    <w:rsid w:val="0035560D"/>
    <w:rsid w:val="003575CF"/>
    <w:rsid w:val="00360F82"/>
    <w:rsid w:val="00361193"/>
    <w:rsid w:val="00362F80"/>
    <w:rsid w:val="00367A96"/>
    <w:rsid w:val="00373994"/>
    <w:rsid w:val="003803ED"/>
    <w:rsid w:val="0038289A"/>
    <w:rsid w:val="00382CFE"/>
    <w:rsid w:val="00383AC9"/>
    <w:rsid w:val="0038439F"/>
    <w:rsid w:val="00384BA5"/>
    <w:rsid w:val="00384C8B"/>
    <w:rsid w:val="00385AA4"/>
    <w:rsid w:val="00391E1D"/>
    <w:rsid w:val="0039688A"/>
    <w:rsid w:val="00397A3E"/>
    <w:rsid w:val="003A0E5C"/>
    <w:rsid w:val="003A3073"/>
    <w:rsid w:val="003A30A8"/>
    <w:rsid w:val="003A585B"/>
    <w:rsid w:val="003B0448"/>
    <w:rsid w:val="003B0BB7"/>
    <w:rsid w:val="003B2F68"/>
    <w:rsid w:val="003B68D0"/>
    <w:rsid w:val="003B6904"/>
    <w:rsid w:val="003B7DEE"/>
    <w:rsid w:val="003C7043"/>
    <w:rsid w:val="003D1432"/>
    <w:rsid w:val="003D2A5D"/>
    <w:rsid w:val="003D706E"/>
    <w:rsid w:val="003E4C05"/>
    <w:rsid w:val="003E5DF0"/>
    <w:rsid w:val="003E6B3E"/>
    <w:rsid w:val="003E78E8"/>
    <w:rsid w:val="003F0831"/>
    <w:rsid w:val="003F1F74"/>
    <w:rsid w:val="003F253B"/>
    <w:rsid w:val="003F32C6"/>
    <w:rsid w:val="003F6C18"/>
    <w:rsid w:val="004005B5"/>
    <w:rsid w:val="004028EE"/>
    <w:rsid w:val="00404D2A"/>
    <w:rsid w:val="004105A3"/>
    <w:rsid w:val="004114E4"/>
    <w:rsid w:val="00412DC4"/>
    <w:rsid w:val="00416DF2"/>
    <w:rsid w:val="0041785F"/>
    <w:rsid w:val="00417F51"/>
    <w:rsid w:val="004204F7"/>
    <w:rsid w:val="004210DE"/>
    <w:rsid w:val="004227D9"/>
    <w:rsid w:val="004228A5"/>
    <w:rsid w:val="00423D0A"/>
    <w:rsid w:val="00424873"/>
    <w:rsid w:val="00424C9E"/>
    <w:rsid w:val="004267E0"/>
    <w:rsid w:val="00426CA6"/>
    <w:rsid w:val="004305D3"/>
    <w:rsid w:val="004331B0"/>
    <w:rsid w:val="004332BF"/>
    <w:rsid w:val="004343E5"/>
    <w:rsid w:val="0043588E"/>
    <w:rsid w:val="00441D3B"/>
    <w:rsid w:val="004420BD"/>
    <w:rsid w:val="00442DEB"/>
    <w:rsid w:val="00443F57"/>
    <w:rsid w:val="00445299"/>
    <w:rsid w:val="004456AE"/>
    <w:rsid w:val="00447CEE"/>
    <w:rsid w:val="004507BB"/>
    <w:rsid w:val="00451AB3"/>
    <w:rsid w:val="0045434E"/>
    <w:rsid w:val="004565F8"/>
    <w:rsid w:val="00457954"/>
    <w:rsid w:val="00457CE6"/>
    <w:rsid w:val="0046246B"/>
    <w:rsid w:val="00463513"/>
    <w:rsid w:val="00464C41"/>
    <w:rsid w:val="00464C7F"/>
    <w:rsid w:val="0046628E"/>
    <w:rsid w:val="00467AE0"/>
    <w:rsid w:val="004716F5"/>
    <w:rsid w:val="0047355C"/>
    <w:rsid w:val="004735F9"/>
    <w:rsid w:val="004766E7"/>
    <w:rsid w:val="00476E26"/>
    <w:rsid w:val="00481526"/>
    <w:rsid w:val="00487930"/>
    <w:rsid w:val="00487CBA"/>
    <w:rsid w:val="00490B58"/>
    <w:rsid w:val="00490D73"/>
    <w:rsid w:val="004923CD"/>
    <w:rsid w:val="0049307A"/>
    <w:rsid w:val="004A40AA"/>
    <w:rsid w:val="004A4CEA"/>
    <w:rsid w:val="004A4F56"/>
    <w:rsid w:val="004B051C"/>
    <w:rsid w:val="004B1F0C"/>
    <w:rsid w:val="004B39DB"/>
    <w:rsid w:val="004B3A47"/>
    <w:rsid w:val="004B6550"/>
    <w:rsid w:val="004B7472"/>
    <w:rsid w:val="004C17E1"/>
    <w:rsid w:val="004C5514"/>
    <w:rsid w:val="004C6A97"/>
    <w:rsid w:val="004C777B"/>
    <w:rsid w:val="004D3E3E"/>
    <w:rsid w:val="004D5B9E"/>
    <w:rsid w:val="004D68D6"/>
    <w:rsid w:val="004E09A8"/>
    <w:rsid w:val="004E26E2"/>
    <w:rsid w:val="004E42B4"/>
    <w:rsid w:val="004E6DA0"/>
    <w:rsid w:val="004E7C29"/>
    <w:rsid w:val="004F1F3D"/>
    <w:rsid w:val="004F314B"/>
    <w:rsid w:val="004F49C6"/>
    <w:rsid w:val="004F5586"/>
    <w:rsid w:val="004F73D5"/>
    <w:rsid w:val="004F7798"/>
    <w:rsid w:val="00500700"/>
    <w:rsid w:val="00500EC4"/>
    <w:rsid w:val="00505276"/>
    <w:rsid w:val="0050542C"/>
    <w:rsid w:val="005058B1"/>
    <w:rsid w:val="00505B92"/>
    <w:rsid w:val="005061F4"/>
    <w:rsid w:val="005066F5"/>
    <w:rsid w:val="00506FA3"/>
    <w:rsid w:val="00520294"/>
    <w:rsid w:val="00520A95"/>
    <w:rsid w:val="00521C3B"/>
    <w:rsid w:val="00522040"/>
    <w:rsid w:val="00522915"/>
    <w:rsid w:val="005246A7"/>
    <w:rsid w:val="0052484B"/>
    <w:rsid w:val="00525E12"/>
    <w:rsid w:val="00525F6C"/>
    <w:rsid w:val="005267B8"/>
    <w:rsid w:val="005311B1"/>
    <w:rsid w:val="005334A2"/>
    <w:rsid w:val="005339FF"/>
    <w:rsid w:val="00536D20"/>
    <w:rsid w:val="0054112A"/>
    <w:rsid w:val="005421A3"/>
    <w:rsid w:val="00543180"/>
    <w:rsid w:val="0054742D"/>
    <w:rsid w:val="0054776F"/>
    <w:rsid w:val="00551156"/>
    <w:rsid w:val="00555A4E"/>
    <w:rsid w:val="0055648C"/>
    <w:rsid w:val="00557B49"/>
    <w:rsid w:val="0056040A"/>
    <w:rsid w:val="00561F88"/>
    <w:rsid w:val="00565393"/>
    <w:rsid w:val="0056790E"/>
    <w:rsid w:val="00567A50"/>
    <w:rsid w:val="00571329"/>
    <w:rsid w:val="005713C2"/>
    <w:rsid w:val="00572D98"/>
    <w:rsid w:val="00574CAE"/>
    <w:rsid w:val="00574F22"/>
    <w:rsid w:val="005760A5"/>
    <w:rsid w:val="00576276"/>
    <w:rsid w:val="00577113"/>
    <w:rsid w:val="00580454"/>
    <w:rsid w:val="00582A34"/>
    <w:rsid w:val="00582BC2"/>
    <w:rsid w:val="005831A5"/>
    <w:rsid w:val="00583EBC"/>
    <w:rsid w:val="0058444B"/>
    <w:rsid w:val="005863EE"/>
    <w:rsid w:val="0059071C"/>
    <w:rsid w:val="0059107C"/>
    <w:rsid w:val="005917BB"/>
    <w:rsid w:val="00592618"/>
    <w:rsid w:val="005946FB"/>
    <w:rsid w:val="0059688F"/>
    <w:rsid w:val="005A3DD1"/>
    <w:rsid w:val="005A7E1C"/>
    <w:rsid w:val="005B4637"/>
    <w:rsid w:val="005B5466"/>
    <w:rsid w:val="005B5620"/>
    <w:rsid w:val="005C00BD"/>
    <w:rsid w:val="005C01A1"/>
    <w:rsid w:val="005C0298"/>
    <w:rsid w:val="005C0883"/>
    <w:rsid w:val="005C7C10"/>
    <w:rsid w:val="005D00BF"/>
    <w:rsid w:val="005D0B0C"/>
    <w:rsid w:val="005D1704"/>
    <w:rsid w:val="005D224B"/>
    <w:rsid w:val="005D2D8B"/>
    <w:rsid w:val="005D3229"/>
    <w:rsid w:val="005D56D9"/>
    <w:rsid w:val="005D655A"/>
    <w:rsid w:val="005E1680"/>
    <w:rsid w:val="005E2704"/>
    <w:rsid w:val="005E288B"/>
    <w:rsid w:val="005E6CDB"/>
    <w:rsid w:val="005F2975"/>
    <w:rsid w:val="005F6D5D"/>
    <w:rsid w:val="005F6E26"/>
    <w:rsid w:val="00600CF1"/>
    <w:rsid w:val="006011A4"/>
    <w:rsid w:val="006049CB"/>
    <w:rsid w:val="0060679E"/>
    <w:rsid w:val="00606D53"/>
    <w:rsid w:val="006114A3"/>
    <w:rsid w:val="00614E50"/>
    <w:rsid w:val="006166DE"/>
    <w:rsid w:val="00616D6E"/>
    <w:rsid w:val="00617659"/>
    <w:rsid w:val="00617918"/>
    <w:rsid w:val="00617B09"/>
    <w:rsid w:val="00621A13"/>
    <w:rsid w:val="006268F6"/>
    <w:rsid w:val="006279E2"/>
    <w:rsid w:val="006308CC"/>
    <w:rsid w:val="006323DC"/>
    <w:rsid w:val="00633F86"/>
    <w:rsid w:val="006342CC"/>
    <w:rsid w:val="00643E69"/>
    <w:rsid w:val="00645E67"/>
    <w:rsid w:val="0064670A"/>
    <w:rsid w:val="0065188A"/>
    <w:rsid w:val="00651B35"/>
    <w:rsid w:val="006525DA"/>
    <w:rsid w:val="00652617"/>
    <w:rsid w:val="00652CBD"/>
    <w:rsid w:val="00653C01"/>
    <w:rsid w:val="006579E9"/>
    <w:rsid w:val="00657A2C"/>
    <w:rsid w:val="00664B68"/>
    <w:rsid w:val="0066589D"/>
    <w:rsid w:val="006659D4"/>
    <w:rsid w:val="0066771B"/>
    <w:rsid w:val="00672B10"/>
    <w:rsid w:val="00675F32"/>
    <w:rsid w:val="00676C11"/>
    <w:rsid w:val="00677851"/>
    <w:rsid w:val="006779B5"/>
    <w:rsid w:val="00680359"/>
    <w:rsid w:val="00681513"/>
    <w:rsid w:val="00682846"/>
    <w:rsid w:val="0068475A"/>
    <w:rsid w:val="0068494A"/>
    <w:rsid w:val="00684B60"/>
    <w:rsid w:val="0069285F"/>
    <w:rsid w:val="00695E24"/>
    <w:rsid w:val="00696D2F"/>
    <w:rsid w:val="006973B4"/>
    <w:rsid w:val="006A04DC"/>
    <w:rsid w:val="006A09C7"/>
    <w:rsid w:val="006A1C44"/>
    <w:rsid w:val="006A41A6"/>
    <w:rsid w:val="006A42AC"/>
    <w:rsid w:val="006A5BE2"/>
    <w:rsid w:val="006A6D07"/>
    <w:rsid w:val="006A6E02"/>
    <w:rsid w:val="006B2A29"/>
    <w:rsid w:val="006B35A5"/>
    <w:rsid w:val="006B3C9E"/>
    <w:rsid w:val="006B401E"/>
    <w:rsid w:val="006B4681"/>
    <w:rsid w:val="006B6677"/>
    <w:rsid w:val="006C21C7"/>
    <w:rsid w:val="006C2B26"/>
    <w:rsid w:val="006C393B"/>
    <w:rsid w:val="006C5E84"/>
    <w:rsid w:val="006C7BA1"/>
    <w:rsid w:val="006C7EEC"/>
    <w:rsid w:val="006C7EF6"/>
    <w:rsid w:val="006C7F8E"/>
    <w:rsid w:val="006D0A5A"/>
    <w:rsid w:val="006D17A9"/>
    <w:rsid w:val="006D5E50"/>
    <w:rsid w:val="006D6ABE"/>
    <w:rsid w:val="006D76B3"/>
    <w:rsid w:val="006D798B"/>
    <w:rsid w:val="006E2339"/>
    <w:rsid w:val="006E32B5"/>
    <w:rsid w:val="006E3473"/>
    <w:rsid w:val="006E4110"/>
    <w:rsid w:val="006F223F"/>
    <w:rsid w:val="007002D7"/>
    <w:rsid w:val="00706580"/>
    <w:rsid w:val="00707ACA"/>
    <w:rsid w:val="00707C95"/>
    <w:rsid w:val="00707E6F"/>
    <w:rsid w:val="007121F4"/>
    <w:rsid w:val="00712E85"/>
    <w:rsid w:val="00713BA8"/>
    <w:rsid w:val="00713DDC"/>
    <w:rsid w:val="00714276"/>
    <w:rsid w:val="00715796"/>
    <w:rsid w:val="00717C03"/>
    <w:rsid w:val="00720CC3"/>
    <w:rsid w:val="007212EF"/>
    <w:rsid w:val="007247F3"/>
    <w:rsid w:val="0073179C"/>
    <w:rsid w:val="00732E2C"/>
    <w:rsid w:val="0073390F"/>
    <w:rsid w:val="007348D7"/>
    <w:rsid w:val="00735379"/>
    <w:rsid w:val="00736C23"/>
    <w:rsid w:val="00741443"/>
    <w:rsid w:val="0074166C"/>
    <w:rsid w:val="00744F39"/>
    <w:rsid w:val="0075254B"/>
    <w:rsid w:val="00752F0C"/>
    <w:rsid w:val="00753DE8"/>
    <w:rsid w:val="00755C7C"/>
    <w:rsid w:val="007566CF"/>
    <w:rsid w:val="0075795B"/>
    <w:rsid w:val="00757B5F"/>
    <w:rsid w:val="00757E4C"/>
    <w:rsid w:val="00761447"/>
    <w:rsid w:val="00761791"/>
    <w:rsid w:val="00764A61"/>
    <w:rsid w:val="007658D8"/>
    <w:rsid w:val="00766125"/>
    <w:rsid w:val="00766194"/>
    <w:rsid w:val="007670E3"/>
    <w:rsid w:val="00771C18"/>
    <w:rsid w:val="00774936"/>
    <w:rsid w:val="00775944"/>
    <w:rsid w:val="00775CC9"/>
    <w:rsid w:val="00775EC9"/>
    <w:rsid w:val="007762C8"/>
    <w:rsid w:val="0077745B"/>
    <w:rsid w:val="00785DE6"/>
    <w:rsid w:val="007879AB"/>
    <w:rsid w:val="00787A92"/>
    <w:rsid w:val="007935B5"/>
    <w:rsid w:val="00794A03"/>
    <w:rsid w:val="00796EB5"/>
    <w:rsid w:val="00797547"/>
    <w:rsid w:val="007A2F02"/>
    <w:rsid w:val="007A69DC"/>
    <w:rsid w:val="007A7438"/>
    <w:rsid w:val="007B14B8"/>
    <w:rsid w:val="007B1FA0"/>
    <w:rsid w:val="007B4339"/>
    <w:rsid w:val="007B51AC"/>
    <w:rsid w:val="007B7802"/>
    <w:rsid w:val="007B7DCF"/>
    <w:rsid w:val="007C0D58"/>
    <w:rsid w:val="007C0FF6"/>
    <w:rsid w:val="007C4F17"/>
    <w:rsid w:val="007D31A8"/>
    <w:rsid w:val="007D4D7A"/>
    <w:rsid w:val="007D57DF"/>
    <w:rsid w:val="007E35AB"/>
    <w:rsid w:val="007E4639"/>
    <w:rsid w:val="007E47DA"/>
    <w:rsid w:val="007E4CEA"/>
    <w:rsid w:val="007E7E31"/>
    <w:rsid w:val="007F03B2"/>
    <w:rsid w:val="007F07BA"/>
    <w:rsid w:val="007F0ECC"/>
    <w:rsid w:val="007F10E8"/>
    <w:rsid w:val="007F3F68"/>
    <w:rsid w:val="007F46AF"/>
    <w:rsid w:val="007F5CC1"/>
    <w:rsid w:val="007F64B6"/>
    <w:rsid w:val="007F6C1C"/>
    <w:rsid w:val="007F6F9B"/>
    <w:rsid w:val="00800B97"/>
    <w:rsid w:val="00801968"/>
    <w:rsid w:val="008055BB"/>
    <w:rsid w:val="00806124"/>
    <w:rsid w:val="00811D7D"/>
    <w:rsid w:val="00811E35"/>
    <w:rsid w:val="00812BDB"/>
    <w:rsid w:val="008150FA"/>
    <w:rsid w:val="0081748A"/>
    <w:rsid w:val="00817D17"/>
    <w:rsid w:val="00817E10"/>
    <w:rsid w:val="00821994"/>
    <w:rsid w:val="0082229D"/>
    <w:rsid w:val="00825220"/>
    <w:rsid w:val="00826521"/>
    <w:rsid w:val="00827AB0"/>
    <w:rsid w:val="0083045D"/>
    <w:rsid w:val="00830ADB"/>
    <w:rsid w:val="00830E58"/>
    <w:rsid w:val="0083549B"/>
    <w:rsid w:val="0083614A"/>
    <w:rsid w:val="008411C5"/>
    <w:rsid w:val="0084136C"/>
    <w:rsid w:val="00842584"/>
    <w:rsid w:val="00843EA7"/>
    <w:rsid w:val="00844005"/>
    <w:rsid w:val="0084674F"/>
    <w:rsid w:val="008525B1"/>
    <w:rsid w:val="0085351F"/>
    <w:rsid w:val="0085516A"/>
    <w:rsid w:val="00862510"/>
    <w:rsid w:val="00863C75"/>
    <w:rsid w:val="00864EFB"/>
    <w:rsid w:val="00867112"/>
    <w:rsid w:val="00870336"/>
    <w:rsid w:val="008716D6"/>
    <w:rsid w:val="0087196A"/>
    <w:rsid w:val="00871E19"/>
    <w:rsid w:val="00871E9D"/>
    <w:rsid w:val="008735C4"/>
    <w:rsid w:val="00875650"/>
    <w:rsid w:val="008761BA"/>
    <w:rsid w:val="00877103"/>
    <w:rsid w:val="0088178F"/>
    <w:rsid w:val="0088264F"/>
    <w:rsid w:val="008842D6"/>
    <w:rsid w:val="00884F8F"/>
    <w:rsid w:val="0088539F"/>
    <w:rsid w:val="0088639C"/>
    <w:rsid w:val="00890B5B"/>
    <w:rsid w:val="008929A4"/>
    <w:rsid w:val="00895D35"/>
    <w:rsid w:val="008A1824"/>
    <w:rsid w:val="008A26B8"/>
    <w:rsid w:val="008A79F9"/>
    <w:rsid w:val="008B2239"/>
    <w:rsid w:val="008B289B"/>
    <w:rsid w:val="008B35B5"/>
    <w:rsid w:val="008B5B6F"/>
    <w:rsid w:val="008B6D30"/>
    <w:rsid w:val="008C070F"/>
    <w:rsid w:val="008C3C7F"/>
    <w:rsid w:val="008C4E1B"/>
    <w:rsid w:val="008C6F46"/>
    <w:rsid w:val="008C7FA3"/>
    <w:rsid w:val="008C7FB1"/>
    <w:rsid w:val="008D00FF"/>
    <w:rsid w:val="008D3438"/>
    <w:rsid w:val="008D39A8"/>
    <w:rsid w:val="008D436B"/>
    <w:rsid w:val="008D6476"/>
    <w:rsid w:val="008E2971"/>
    <w:rsid w:val="008E2C57"/>
    <w:rsid w:val="008E4787"/>
    <w:rsid w:val="008E56DB"/>
    <w:rsid w:val="008E724E"/>
    <w:rsid w:val="008F00E6"/>
    <w:rsid w:val="008F020C"/>
    <w:rsid w:val="008F0440"/>
    <w:rsid w:val="008F1788"/>
    <w:rsid w:val="008F1E8A"/>
    <w:rsid w:val="008F24D9"/>
    <w:rsid w:val="008F3362"/>
    <w:rsid w:val="008F4FC6"/>
    <w:rsid w:val="00900390"/>
    <w:rsid w:val="0090120F"/>
    <w:rsid w:val="009037AA"/>
    <w:rsid w:val="00903A87"/>
    <w:rsid w:val="009042BC"/>
    <w:rsid w:val="0090459A"/>
    <w:rsid w:val="0090765A"/>
    <w:rsid w:val="009106EF"/>
    <w:rsid w:val="009109E8"/>
    <w:rsid w:val="00912435"/>
    <w:rsid w:val="009128B9"/>
    <w:rsid w:val="00912B9C"/>
    <w:rsid w:val="00912DEB"/>
    <w:rsid w:val="009139F3"/>
    <w:rsid w:val="00921AF2"/>
    <w:rsid w:val="00925141"/>
    <w:rsid w:val="00926DA2"/>
    <w:rsid w:val="009272C4"/>
    <w:rsid w:val="00932BCE"/>
    <w:rsid w:val="0093353E"/>
    <w:rsid w:val="00936C6C"/>
    <w:rsid w:val="00941AEB"/>
    <w:rsid w:val="00942177"/>
    <w:rsid w:val="00944A29"/>
    <w:rsid w:val="00945168"/>
    <w:rsid w:val="00946433"/>
    <w:rsid w:val="00947313"/>
    <w:rsid w:val="00950324"/>
    <w:rsid w:val="00952186"/>
    <w:rsid w:val="009529AF"/>
    <w:rsid w:val="0095691E"/>
    <w:rsid w:val="00957A7B"/>
    <w:rsid w:val="00957C94"/>
    <w:rsid w:val="009638AC"/>
    <w:rsid w:val="009662BC"/>
    <w:rsid w:val="00971AC8"/>
    <w:rsid w:val="00972C7E"/>
    <w:rsid w:val="00972DC2"/>
    <w:rsid w:val="00975298"/>
    <w:rsid w:val="009760DF"/>
    <w:rsid w:val="00980AAE"/>
    <w:rsid w:val="00982A36"/>
    <w:rsid w:val="00982E48"/>
    <w:rsid w:val="00985736"/>
    <w:rsid w:val="00987A7E"/>
    <w:rsid w:val="0099623F"/>
    <w:rsid w:val="00996880"/>
    <w:rsid w:val="009A41B2"/>
    <w:rsid w:val="009A502B"/>
    <w:rsid w:val="009A5E6D"/>
    <w:rsid w:val="009A7E57"/>
    <w:rsid w:val="009B1250"/>
    <w:rsid w:val="009B23DC"/>
    <w:rsid w:val="009B289E"/>
    <w:rsid w:val="009B2DA4"/>
    <w:rsid w:val="009B2DAD"/>
    <w:rsid w:val="009B6530"/>
    <w:rsid w:val="009B77BB"/>
    <w:rsid w:val="009B785C"/>
    <w:rsid w:val="009C002D"/>
    <w:rsid w:val="009C2310"/>
    <w:rsid w:val="009C4892"/>
    <w:rsid w:val="009C5181"/>
    <w:rsid w:val="009C634B"/>
    <w:rsid w:val="009C687E"/>
    <w:rsid w:val="009D4069"/>
    <w:rsid w:val="009D4EF0"/>
    <w:rsid w:val="009D7953"/>
    <w:rsid w:val="009E0F2B"/>
    <w:rsid w:val="009E3974"/>
    <w:rsid w:val="009E48C3"/>
    <w:rsid w:val="009E586C"/>
    <w:rsid w:val="009F0393"/>
    <w:rsid w:val="009F411D"/>
    <w:rsid w:val="009F76F2"/>
    <w:rsid w:val="00A00BF0"/>
    <w:rsid w:val="00A03BAC"/>
    <w:rsid w:val="00A059C2"/>
    <w:rsid w:val="00A06A88"/>
    <w:rsid w:val="00A07223"/>
    <w:rsid w:val="00A07925"/>
    <w:rsid w:val="00A10049"/>
    <w:rsid w:val="00A10CE3"/>
    <w:rsid w:val="00A13DDE"/>
    <w:rsid w:val="00A17087"/>
    <w:rsid w:val="00A22A18"/>
    <w:rsid w:val="00A22FDE"/>
    <w:rsid w:val="00A230E8"/>
    <w:rsid w:val="00A2428B"/>
    <w:rsid w:val="00A24ABE"/>
    <w:rsid w:val="00A25882"/>
    <w:rsid w:val="00A26C72"/>
    <w:rsid w:val="00A275F0"/>
    <w:rsid w:val="00A27943"/>
    <w:rsid w:val="00A304C3"/>
    <w:rsid w:val="00A338F2"/>
    <w:rsid w:val="00A34FC7"/>
    <w:rsid w:val="00A35CAD"/>
    <w:rsid w:val="00A42956"/>
    <w:rsid w:val="00A4392B"/>
    <w:rsid w:val="00A4696D"/>
    <w:rsid w:val="00A47A74"/>
    <w:rsid w:val="00A47BE4"/>
    <w:rsid w:val="00A50532"/>
    <w:rsid w:val="00A5067B"/>
    <w:rsid w:val="00A50AF7"/>
    <w:rsid w:val="00A60635"/>
    <w:rsid w:val="00A609B8"/>
    <w:rsid w:val="00A609CE"/>
    <w:rsid w:val="00A6196D"/>
    <w:rsid w:val="00A6282B"/>
    <w:rsid w:val="00A7050E"/>
    <w:rsid w:val="00A71B0D"/>
    <w:rsid w:val="00A73167"/>
    <w:rsid w:val="00A748C3"/>
    <w:rsid w:val="00A75202"/>
    <w:rsid w:val="00A75C3E"/>
    <w:rsid w:val="00A75CA4"/>
    <w:rsid w:val="00A81772"/>
    <w:rsid w:val="00A82127"/>
    <w:rsid w:val="00A82303"/>
    <w:rsid w:val="00A84AD0"/>
    <w:rsid w:val="00A84F5D"/>
    <w:rsid w:val="00A8595D"/>
    <w:rsid w:val="00A8620B"/>
    <w:rsid w:val="00A9061B"/>
    <w:rsid w:val="00A911B5"/>
    <w:rsid w:val="00A916DB"/>
    <w:rsid w:val="00A92101"/>
    <w:rsid w:val="00A923F3"/>
    <w:rsid w:val="00A941CF"/>
    <w:rsid w:val="00A9425C"/>
    <w:rsid w:val="00A95271"/>
    <w:rsid w:val="00A95317"/>
    <w:rsid w:val="00A95975"/>
    <w:rsid w:val="00AA08E7"/>
    <w:rsid w:val="00AA2A88"/>
    <w:rsid w:val="00AA39A5"/>
    <w:rsid w:val="00AA3A7B"/>
    <w:rsid w:val="00AA4C8D"/>
    <w:rsid w:val="00AA5A49"/>
    <w:rsid w:val="00AA7B5C"/>
    <w:rsid w:val="00AB0AD9"/>
    <w:rsid w:val="00AB1859"/>
    <w:rsid w:val="00AB21E0"/>
    <w:rsid w:val="00AB3287"/>
    <w:rsid w:val="00AB3A02"/>
    <w:rsid w:val="00AB4CD8"/>
    <w:rsid w:val="00AB4FDB"/>
    <w:rsid w:val="00AB5C5E"/>
    <w:rsid w:val="00AB7A66"/>
    <w:rsid w:val="00AC0BC2"/>
    <w:rsid w:val="00AC0EF4"/>
    <w:rsid w:val="00AC2659"/>
    <w:rsid w:val="00AC5145"/>
    <w:rsid w:val="00AC7D3A"/>
    <w:rsid w:val="00AD0EC0"/>
    <w:rsid w:val="00AD1787"/>
    <w:rsid w:val="00AD1A0A"/>
    <w:rsid w:val="00AD2ED4"/>
    <w:rsid w:val="00AD6E39"/>
    <w:rsid w:val="00AE552B"/>
    <w:rsid w:val="00AF4770"/>
    <w:rsid w:val="00AF5948"/>
    <w:rsid w:val="00B014CA"/>
    <w:rsid w:val="00B02F39"/>
    <w:rsid w:val="00B0590C"/>
    <w:rsid w:val="00B05966"/>
    <w:rsid w:val="00B06274"/>
    <w:rsid w:val="00B117E5"/>
    <w:rsid w:val="00B11AFE"/>
    <w:rsid w:val="00B11B4E"/>
    <w:rsid w:val="00B12626"/>
    <w:rsid w:val="00B12688"/>
    <w:rsid w:val="00B14D5B"/>
    <w:rsid w:val="00B15056"/>
    <w:rsid w:val="00B15550"/>
    <w:rsid w:val="00B16A67"/>
    <w:rsid w:val="00B23C90"/>
    <w:rsid w:val="00B24FE6"/>
    <w:rsid w:val="00B30794"/>
    <w:rsid w:val="00B3324F"/>
    <w:rsid w:val="00B3346D"/>
    <w:rsid w:val="00B3458A"/>
    <w:rsid w:val="00B3473F"/>
    <w:rsid w:val="00B3496E"/>
    <w:rsid w:val="00B350CC"/>
    <w:rsid w:val="00B35462"/>
    <w:rsid w:val="00B42B34"/>
    <w:rsid w:val="00B4302D"/>
    <w:rsid w:val="00B4386E"/>
    <w:rsid w:val="00B43FB2"/>
    <w:rsid w:val="00B47D0B"/>
    <w:rsid w:val="00B500EA"/>
    <w:rsid w:val="00B50425"/>
    <w:rsid w:val="00B50FE7"/>
    <w:rsid w:val="00B53266"/>
    <w:rsid w:val="00B54D19"/>
    <w:rsid w:val="00B553D8"/>
    <w:rsid w:val="00B5596B"/>
    <w:rsid w:val="00B5648C"/>
    <w:rsid w:val="00B5726C"/>
    <w:rsid w:val="00B6258C"/>
    <w:rsid w:val="00B63AD0"/>
    <w:rsid w:val="00B65B3A"/>
    <w:rsid w:val="00B66E53"/>
    <w:rsid w:val="00B70924"/>
    <w:rsid w:val="00B7194A"/>
    <w:rsid w:val="00B74929"/>
    <w:rsid w:val="00B74A11"/>
    <w:rsid w:val="00B77F37"/>
    <w:rsid w:val="00B80D93"/>
    <w:rsid w:val="00B81A23"/>
    <w:rsid w:val="00B8294C"/>
    <w:rsid w:val="00B86FE1"/>
    <w:rsid w:val="00B90AEA"/>
    <w:rsid w:val="00B923AC"/>
    <w:rsid w:val="00B9260C"/>
    <w:rsid w:val="00B9356C"/>
    <w:rsid w:val="00B93B2F"/>
    <w:rsid w:val="00B95012"/>
    <w:rsid w:val="00B956B8"/>
    <w:rsid w:val="00B959F2"/>
    <w:rsid w:val="00B96014"/>
    <w:rsid w:val="00B96719"/>
    <w:rsid w:val="00B97DD3"/>
    <w:rsid w:val="00BA04FE"/>
    <w:rsid w:val="00BA0E41"/>
    <w:rsid w:val="00BA1A33"/>
    <w:rsid w:val="00BA34CC"/>
    <w:rsid w:val="00BA7B01"/>
    <w:rsid w:val="00BB32CA"/>
    <w:rsid w:val="00BB3D74"/>
    <w:rsid w:val="00BB5952"/>
    <w:rsid w:val="00BB70F0"/>
    <w:rsid w:val="00BC0C7C"/>
    <w:rsid w:val="00BC21DD"/>
    <w:rsid w:val="00BC48BE"/>
    <w:rsid w:val="00BC5104"/>
    <w:rsid w:val="00BC67FB"/>
    <w:rsid w:val="00BC732D"/>
    <w:rsid w:val="00BC7DBE"/>
    <w:rsid w:val="00BD2032"/>
    <w:rsid w:val="00BD25A1"/>
    <w:rsid w:val="00BD281F"/>
    <w:rsid w:val="00BD6B65"/>
    <w:rsid w:val="00BE3C2E"/>
    <w:rsid w:val="00BE52E4"/>
    <w:rsid w:val="00BE7C7D"/>
    <w:rsid w:val="00BF0473"/>
    <w:rsid w:val="00BF0FEE"/>
    <w:rsid w:val="00BF1046"/>
    <w:rsid w:val="00BF34C8"/>
    <w:rsid w:val="00BF52FC"/>
    <w:rsid w:val="00BF5EBE"/>
    <w:rsid w:val="00BF7C0B"/>
    <w:rsid w:val="00C00255"/>
    <w:rsid w:val="00C0197A"/>
    <w:rsid w:val="00C01DFD"/>
    <w:rsid w:val="00C036FE"/>
    <w:rsid w:val="00C0429A"/>
    <w:rsid w:val="00C04D18"/>
    <w:rsid w:val="00C05302"/>
    <w:rsid w:val="00C05665"/>
    <w:rsid w:val="00C06F8E"/>
    <w:rsid w:val="00C07176"/>
    <w:rsid w:val="00C1110B"/>
    <w:rsid w:val="00C1183D"/>
    <w:rsid w:val="00C1192D"/>
    <w:rsid w:val="00C12071"/>
    <w:rsid w:val="00C14F8E"/>
    <w:rsid w:val="00C169C9"/>
    <w:rsid w:val="00C21BDA"/>
    <w:rsid w:val="00C2336D"/>
    <w:rsid w:val="00C26923"/>
    <w:rsid w:val="00C279AC"/>
    <w:rsid w:val="00C3092A"/>
    <w:rsid w:val="00C30B87"/>
    <w:rsid w:val="00C32E09"/>
    <w:rsid w:val="00C379E9"/>
    <w:rsid w:val="00C42178"/>
    <w:rsid w:val="00C42DFC"/>
    <w:rsid w:val="00C43708"/>
    <w:rsid w:val="00C4448E"/>
    <w:rsid w:val="00C4588A"/>
    <w:rsid w:val="00C462F6"/>
    <w:rsid w:val="00C5123B"/>
    <w:rsid w:val="00C5150E"/>
    <w:rsid w:val="00C51C4B"/>
    <w:rsid w:val="00C53364"/>
    <w:rsid w:val="00C534C5"/>
    <w:rsid w:val="00C56208"/>
    <w:rsid w:val="00C56B9F"/>
    <w:rsid w:val="00C56D4E"/>
    <w:rsid w:val="00C6048C"/>
    <w:rsid w:val="00C62AB9"/>
    <w:rsid w:val="00C63666"/>
    <w:rsid w:val="00C65023"/>
    <w:rsid w:val="00C6682B"/>
    <w:rsid w:val="00C675D8"/>
    <w:rsid w:val="00C715A0"/>
    <w:rsid w:val="00C71821"/>
    <w:rsid w:val="00C719D4"/>
    <w:rsid w:val="00C74F1F"/>
    <w:rsid w:val="00C77D5E"/>
    <w:rsid w:val="00C77DFD"/>
    <w:rsid w:val="00C807D3"/>
    <w:rsid w:val="00C83EC9"/>
    <w:rsid w:val="00C84384"/>
    <w:rsid w:val="00C8618C"/>
    <w:rsid w:val="00C86E70"/>
    <w:rsid w:val="00C87604"/>
    <w:rsid w:val="00C87C9C"/>
    <w:rsid w:val="00C91CA8"/>
    <w:rsid w:val="00C93AE3"/>
    <w:rsid w:val="00C93B97"/>
    <w:rsid w:val="00C96DB8"/>
    <w:rsid w:val="00CA3522"/>
    <w:rsid w:val="00CA4838"/>
    <w:rsid w:val="00CB169D"/>
    <w:rsid w:val="00CB1A8B"/>
    <w:rsid w:val="00CB1FA9"/>
    <w:rsid w:val="00CB57EA"/>
    <w:rsid w:val="00CB5E65"/>
    <w:rsid w:val="00CC08F9"/>
    <w:rsid w:val="00CC1BE6"/>
    <w:rsid w:val="00CC31D7"/>
    <w:rsid w:val="00CC45E8"/>
    <w:rsid w:val="00CC53A1"/>
    <w:rsid w:val="00CD05E4"/>
    <w:rsid w:val="00CD1B15"/>
    <w:rsid w:val="00CD343C"/>
    <w:rsid w:val="00CD3EEA"/>
    <w:rsid w:val="00CD410A"/>
    <w:rsid w:val="00CD5575"/>
    <w:rsid w:val="00CD66C6"/>
    <w:rsid w:val="00CE2DA4"/>
    <w:rsid w:val="00CE3083"/>
    <w:rsid w:val="00CF137C"/>
    <w:rsid w:val="00CF2DA4"/>
    <w:rsid w:val="00CF40E7"/>
    <w:rsid w:val="00CF4DBC"/>
    <w:rsid w:val="00D00E93"/>
    <w:rsid w:val="00D02DA9"/>
    <w:rsid w:val="00D0582A"/>
    <w:rsid w:val="00D10C8C"/>
    <w:rsid w:val="00D10D14"/>
    <w:rsid w:val="00D1141C"/>
    <w:rsid w:val="00D12A11"/>
    <w:rsid w:val="00D15422"/>
    <w:rsid w:val="00D171C9"/>
    <w:rsid w:val="00D21692"/>
    <w:rsid w:val="00D3046D"/>
    <w:rsid w:val="00D370F9"/>
    <w:rsid w:val="00D4029F"/>
    <w:rsid w:val="00D42BD5"/>
    <w:rsid w:val="00D43444"/>
    <w:rsid w:val="00D45C6E"/>
    <w:rsid w:val="00D511C7"/>
    <w:rsid w:val="00D51306"/>
    <w:rsid w:val="00D54F4F"/>
    <w:rsid w:val="00D56D27"/>
    <w:rsid w:val="00D632CD"/>
    <w:rsid w:val="00D638A1"/>
    <w:rsid w:val="00D64D0A"/>
    <w:rsid w:val="00D65692"/>
    <w:rsid w:val="00D659BB"/>
    <w:rsid w:val="00D65A45"/>
    <w:rsid w:val="00D742CC"/>
    <w:rsid w:val="00D77129"/>
    <w:rsid w:val="00D80FF6"/>
    <w:rsid w:val="00D819EA"/>
    <w:rsid w:val="00D832E4"/>
    <w:rsid w:val="00D83999"/>
    <w:rsid w:val="00D841F7"/>
    <w:rsid w:val="00D87524"/>
    <w:rsid w:val="00D87C55"/>
    <w:rsid w:val="00D9131B"/>
    <w:rsid w:val="00D9132F"/>
    <w:rsid w:val="00D914E6"/>
    <w:rsid w:val="00D916F0"/>
    <w:rsid w:val="00D91B3D"/>
    <w:rsid w:val="00D94D80"/>
    <w:rsid w:val="00D974A7"/>
    <w:rsid w:val="00D97E0E"/>
    <w:rsid w:val="00DA177C"/>
    <w:rsid w:val="00DA2B2C"/>
    <w:rsid w:val="00DA344A"/>
    <w:rsid w:val="00DA402D"/>
    <w:rsid w:val="00DA601C"/>
    <w:rsid w:val="00DB02E7"/>
    <w:rsid w:val="00DB1865"/>
    <w:rsid w:val="00DB236B"/>
    <w:rsid w:val="00DB4B28"/>
    <w:rsid w:val="00DB7E7E"/>
    <w:rsid w:val="00DC13B3"/>
    <w:rsid w:val="00DC204C"/>
    <w:rsid w:val="00DC260E"/>
    <w:rsid w:val="00DD225A"/>
    <w:rsid w:val="00DD2602"/>
    <w:rsid w:val="00DD2B56"/>
    <w:rsid w:val="00DD383B"/>
    <w:rsid w:val="00DD4843"/>
    <w:rsid w:val="00DD4D70"/>
    <w:rsid w:val="00DD59D8"/>
    <w:rsid w:val="00DD5B37"/>
    <w:rsid w:val="00DE27B5"/>
    <w:rsid w:val="00DE3049"/>
    <w:rsid w:val="00DE42D6"/>
    <w:rsid w:val="00DE690D"/>
    <w:rsid w:val="00DE7D98"/>
    <w:rsid w:val="00DF0CD4"/>
    <w:rsid w:val="00DF10D7"/>
    <w:rsid w:val="00DF14CB"/>
    <w:rsid w:val="00DF42DF"/>
    <w:rsid w:val="00DF43FB"/>
    <w:rsid w:val="00E00700"/>
    <w:rsid w:val="00E01AE2"/>
    <w:rsid w:val="00E0263B"/>
    <w:rsid w:val="00E032A9"/>
    <w:rsid w:val="00E037F2"/>
    <w:rsid w:val="00E10B41"/>
    <w:rsid w:val="00E11BD3"/>
    <w:rsid w:val="00E14861"/>
    <w:rsid w:val="00E1681D"/>
    <w:rsid w:val="00E17891"/>
    <w:rsid w:val="00E32A53"/>
    <w:rsid w:val="00E32D45"/>
    <w:rsid w:val="00E40A6E"/>
    <w:rsid w:val="00E41B6D"/>
    <w:rsid w:val="00E43D32"/>
    <w:rsid w:val="00E43F0B"/>
    <w:rsid w:val="00E4473C"/>
    <w:rsid w:val="00E44C72"/>
    <w:rsid w:val="00E4650F"/>
    <w:rsid w:val="00E47FB7"/>
    <w:rsid w:val="00E500D3"/>
    <w:rsid w:val="00E50686"/>
    <w:rsid w:val="00E50DED"/>
    <w:rsid w:val="00E516B8"/>
    <w:rsid w:val="00E5258F"/>
    <w:rsid w:val="00E5326D"/>
    <w:rsid w:val="00E54A2D"/>
    <w:rsid w:val="00E55734"/>
    <w:rsid w:val="00E56456"/>
    <w:rsid w:val="00E57D9C"/>
    <w:rsid w:val="00E62101"/>
    <w:rsid w:val="00E63C3D"/>
    <w:rsid w:val="00E64401"/>
    <w:rsid w:val="00E650A0"/>
    <w:rsid w:val="00E65E11"/>
    <w:rsid w:val="00E66762"/>
    <w:rsid w:val="00E66AD8"/>
    <w:rsid w:val="00E670CC"/>
    <w:rsid w:val="00E70497"/>
    <w:rsid w:val="00E718E0"/>
    <w:rsid w:val="00E73D33"/>
    <w:rsid w:val="00E815E0"/>
    <w:rsid w:val="00E827D1"/>
    <w:rsid w:val="00E85403"/>
    <w:rsid w:val="00E87769"/>
    <w:rsid w:val="00E87C19"/>
    <w:rsid w:val="00E90660"/>
    <w:rsid w:val="00E91602"/>
    <w:rsid w:val="00E91DEC"/>
    <w:rsid w:val="00E923F1"/>
    <w:rsid w:val="00E93171"/>
    <w:rsid w:val="00E94AE9"/>
    <w:rsid w:val="00EA2744"/>
    <w:rsid w:val="00EA2A8E"/>
    <w:rsid w:val="00EA5BC1"/>
    <w:rsid w:val="00EA68A6"/>
    <w:rsid w:val="00EB1F43"/>
    <w:rsid w:val="00EB2213"/>
    <w:rsid w:val="00EB2B22"/>
    <w:rsid w:val="00EB364F"/>
    <w:rsid w:val="00EB48CE"/>
    <w:rsid w:val="00EB658B"/>
    <w:rsid w:val="00EB7631"/>
    <w:rsid w:val="00EC0D6E"/>
    <w:rsid w:val="00EC1A24"/>
    <w:rsid w:val="00EC2995"/>
    <w:rsid w:val="00EC38D0"/>
    <w:rsid w:val="00EC691B"/>
    <w:rsid w:val="00ED4883"/>
    <w:rsid w:val="00ED556A"/>
    <w:rsid w:val="00EE2242"/>
    <w:rsid w:val="00EE2A40"/>
    <w:rsid w:val="00EE5182"/>
    <w:rsid w:val="00EE66E5"/>
    <w:rsid w:val="00EE6DA7"/>
    <w:rsid w:val="00EF42AE"/>
    <w:rsid w:val="00EF4828"/>
    <w:rsid w:val="00EF57A3"/>
    <w:rsid w:val="00EF74E9"/>
    <w:rsid w:val="00F00473"/>
    <w:rsid w:val="00F010DA"/>
    <w:rsid w:val="00F0241E"/>
    <w:rsid w:val="00F02D47"/>
    <w:rsid w:val="00F0336E"/>
    <w:rsid w:val="00F038ED"/>
    <w:rsid w:val="00F039AC"/>
    <w:rsid w:val="00F03CB0"/>
    <w:rsid w:val="00F03FF5"/>
    <w:rsid w:val="00F05B25"/>
    <w:rsid w:val="00F07177"/>
    <w:rsid w:val="00F10963"/>
    <w:rsid w:val="00F11C15"/>
    <w:rsid w:val="00F16004"/>
    <w:rsid w:val="00F16212"/>
    <w:rsid w:val="00F171CE"/>
    <w:rsid w:val="00F17693"/>
    <w:rsid w:val="00F2301A"/>
    <w:rsid w:val="00F240C5"/>
    <w:rsid w:val="00F24B41"/>
    <w:rsid w:val="00F25155"/>
    <w:rsid w:val="00F2558F"/>
    <w:rsid w:val="00F265FE"/>
    <w:rsid w:val="00F26A9B"/>
    <w:rsid w:val="00F27280"/>
    <w:rsid w:val="00F278DE"/>
    <w:rsid w:val="00F30227"/>
    <w:rsid w:val="00F31A8E"/>
    <w:rsid w:val="00F32483"/>
    <w:rsid w:val="00F33075"/>
    <w:rsid w:val="00F3346E"/>
    <w:rsid w:val="00F36535"/>
    <w:rsid w:val="00F370B7"/>
    <w:rsid w:val="00F3720A"/>
    <w:rsid w:val="00F37F56"/>
    <w:rsid w:val="00F4154A"/>
    <w:rsid w:val="00F41563"/>
    <w:rsid w:val="00F42673"/>
    <w:rsid w:val="00F46888"/>
    <w:rsid w:val="00F50FEE"/>
    <w:rsid w:val="00F51D4B"/>
    <w:rsid w:val="00F52268"/>
    <w:rsid w:val="00F536AB"/>
    <w:rsid w:val="00F53CD1"/>
    <w:rsid w:val="00F541AA"/>
    <w:rsid w:val="00F561F9"/>
    <w:rsid w:val="00F57526"/>
    <w:rsid w:val="00F616DB"/>
    <w:rsid w:val="00F62AA5"/>
    <w:rsid w:val="00F6356F"/>
    <w:rsid w:val="00F66B7C"/>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4FD6"/>
    <w:rsid w:val="00F95FD6"/>
    <w:rsid w:val="00F96A9E"/>
    <w:rsid w:val="00F96F2A"/>
    <w:rsid w:val="00F974FD"/>
    <w:rsid w:val="00F97B62"/>
    <w:rsid w:val="00FA0D65"/>
    <w:rsid w:val="00FA2B77"/>
    <w:rsid w:val="00FA397D"/>
    <w:rsid w:val="00FA3C71"/>
    <w:rsid w:val="00FA68E8"/>
    <w:rsid w:val="00FA72F0"/>
    <w:rsid w:val="00FA75B8"/>
    <w:rsid w:val="00FB2381"/>
    <w:rsid w:val="00FB2F4F"/>
    <w:rsid w:val="00FB3FD9"/>
    <w:rsid w:val="00FB4656"/>
    <w:rsid w:val="00FB556B"/>
    <w:rsid w:val="00FB75E0"/>
    <w:rsid w:val="00FB776A"/>
    <w:rsid w:val="00FC1661"/>
    <w:rsid w:val="00FC38B2"/>
    <w:rsid w:val="00FC4F02"/>
    <w:rsid w:val="00FC54C2"/>
    <w:rsid w:val="00FC60D0"/>
    <w:rsid w:val="00FC72F4"/>
    <w:rsid w:val="00FD0A11"/>
    <w:rsid w:val="00FD1DD3"/>
    <w:rsid w:val="00FD3272"/>
    <w:rsid w:val="00FD3327"/>
    <w:rsid w:val="00FD4CB6"/>
    <w:rsid w:val="00FD71A2"/>
    <w:rsid w:val="00FE07CB"/>
    <w:rsid w:val="00FE486D"/>
    <w:rsid w:val="00FE74DA"/>
    <w:rsid w:val="00FF5805"/>
    <w:rsid w:val="00FF60AC"/>
    <w:rsid w:val="00FF68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E65"/>
    <w:pPr>
      <w:spacing w:after="0" w:line="240" w:lineRule="auto"/>
    </w:pPr>
    <w:rPr>
      <w:rFonts w:asciiTheme="minorHAnsi" w:hAnsiTheme="minorHAnsi"/>
      <w:sz w:val="24"/>
      <w:szCs w:val="24"/>
      <w:lang w:val="en-GB"/>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CB5E6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B5E65"/>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Lines="100" w:before="100"/>
    </w:pPr>
  </w:style>
  <w:style w:type="paragraph" w:styleId="TOC2">
    <w:name w:val="toc 2"/>
    <w:basedOn w:val="Normal"/>
    <w:next w:val="Normal"/>
    <w:uiPriority w:val="99"/>
    <w:rsid w:val="00D511C7"/>
    <w:pPr>
      <w:ind w:left="276"/>
    </w:pPr>
  </w:style>
  <w:style w:type="paragraph" w:styleId="TOC3">
    <w:name w:val="toc 3"/>
    <w:basedOn w:val="Normal"/>
    <w:next w:val="Normal"/>
    <w:uiPriority w:val="99"/>
    <w:rsid w:val="00D511C7"/>
    <w:pPr>
      <w:ind w:left="552"/>
    </w:p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spacing w:after="100"/>
      <w:ind w:left="660"/>
    </w:pPr>
  </w:style>
  <w:style w:type="paragraph" w:styleId="TOC5">
    <w:name w:val="toc 5"/>
    <w:basedOn w:val="Normal"/>
    <w:next w:val="Normal"/>
    <w:uiPriority w:val="99"/>
    <w:semiHidden/>
    <w:rsid w:val="00D511C7"/>
    <w:pPr>
      <w:spacing w:after="100"/>
      <w:ind w:left="880"/>
    </w:pPr>
  </w:style>
  <w:style w:type="paragraph" w:styleId="TOC6">
    <w:name w:val="toc 6"/>
    <w:basedOn w:val="Normal"/>
    <w:next w:val="Normal"/>
    <w:uiPriority w:val="99"/>
    <w:semiHidden/>
    <w:rsid w:val="00D511C7"/>
    <w:pPr>
      <w:spacing w:after="100"/>
      <w:ind w:left="1100"/>
    </w:pPr>
  </w:style>
  <w:style w:type="paragraph" w:styleId="TOC7">
    <w:name w:val="toc 7"/>
    <w:basedOn w:val="Normal"/>
    <w:next w:val="Normal"/>
    <w:uiPriority w:val="99"/>
    <w:semiHidden/>
    <w:rsid w:val="00D511C7"/>
    <w:pPr>
      <w:spacing w:after="100"/>
      <w:ind w:left="1320"/>
    </w:pPr>
  </w:style>
  <w:style w:type="paragraph" w:styleId="TOC8">
    <w:name w:val="toc 8"/>
    <w:basedOn w:val="Normal"/>
    <w:next w:val="Normal"/>
    <w:uiPriority w:val="99"/>
    <w:semiHidden/>
    <w:rsid w:val="00D511C7"/>
    <w:pPr>
      <w:spacing w:after="100"/>
      <w:ind w:left="1540"/>
    </w:pPr>
  </w:style>
  <w:style w:type="paragraph" w:styleId="TOC9">
    <w:name w:val="toc 9"/>
    <w:basedOn w:val="Normal"/>
    <w:next w:val="Normal"/>
    <w:uiPriority w:val="99"/>
    <w:semiHidden/>
    <w:rsid w:val="00D511C7"/>
    <w:pPr>
      <w:spacing w:after="100"/>
      <w:ind w:left="1760"/>
    </w:p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maxlindmark/mizer-rewiring/blob/rewire-temp/baltic/R/calibration/calibration_v1.R" TargetMode="External"/><Relationship Id="rId1" Type="http://schemas.openxmlformats.org/officeDocument/2006/relationships/hyperlink" Target="https://github.com/maxlindmark/mizer-rewiring/blob/rewire-temp/baltic/R/parameter_estimation/PPMR_cod.R"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ices.dk/marine-data/data-portals/Pages/DATRAS.aspx" TargetMode="Externa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ecosystemdata.ices.dk/stomachdata/download.aspx"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40F5B41C-9DD3-F440-B4E5-F243E9284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21</Pages>
  <Words>9036</Words>
  <Characters>51511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60427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10</cp:revision>
  <cp:lastPrinted>2012-03-26T17:07:00Z</cp:lastPrinted>
  <dcterms:created xsi:type="dcterms:W3CDTF">2019-11-29T03:27:00Z</dcterms:created>
  <dcterms:modified xsi:type="dcterms:W3CDTF">2019-12-19T15:16:00Z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id="e4dlOj2p"/&gt;&lt;style id="http://www.zotero.org/styles/ecology-letters" hasBibliography="1" bibliographyStyleHasBeenSet="1"/&gt;&lt;prefs&gt;&lt;pref name="fieldType" value="Field"/&gt;&lt;/prefs&gt;&lt;/data&gt;</vt:lpwstr>
  </property>
</Properties>
</file>
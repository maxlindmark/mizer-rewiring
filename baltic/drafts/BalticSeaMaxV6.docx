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E3CEA" w14:textId="687DA8DC" w:rsidR="004B7ED2" w:rsidRPr="00F95139" w:rsidRDefault="004B7ED2" w:rsidP="00182BA9">
      <w:pPr>
        <w:spacing w:line="480" w:lineRule="auto"/>
        <w:contextualSpacing/>
        <w:jc w:val="both"/>
        <w:rPr>
          <w:rFonts w:ascii="Times" w:hAnsi="Times"/>
          <w:b/>
          <w:bCs/>
          <w:lang w:val="en-GB"/>
        </w:rPr>
      </w:pPr>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w:t>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a</w:t>
      </w:r>
      <w:r w:rsidRPr="00F95139">
        <w:rPr>
          <w:rFonts w:cstheme="minorHAnsi"/>
          <w:lang w:val="en-GB"/>
        </w:rPr>
        <w:t>Swedish University of Agricultural Sciences, Department of Aquatic Resources, Institute of Coastal Research, Skolgatan 6, Öregrund 742 42, Sweden</w:t>
      </w:r>
    </w:p>
    <w:p w14:paraId="18060E6F"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b</w:t>
      </w:r>
      <w:r w:rsidRPr="00F95139">
        <w:rPr>
          <w:rFonts w:cstheme="minorHAnsi"/>
          <w:lang w:val="en-GB"/>
        </w:rPr>
        <w:t>Institute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c</w:t>
      </w:r>
      <w:r w:rsidRPr="00F95139">
        <w:rPr>
          <w:rFonts w:cstheme="minorHAnsi"/>
          <w:lang w:val="en-GB"/>
        </w:rPr>
        <w:t>Institute for Marine and Antarctic Studies and Centre for Marine Socioecology, University of Tasmania, 20 Castray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d</w:t>
      </w:r>
      <w:r w:rsidRPr="00F95139">
        <w:rPr>
          <w:rFonts w:cstheme="minorHAnsi"/>
          <w:lang w:val="en-GB"/>
        </w:rPr>
        <w:t xml:space="preserve">Swedish University of Agricultural Sciences, Department of Aquatic Resources, Skolgatan 6, SE-742 42 Öregrund, Sweden </w:t>
      </w:r>
    </w:p>
    <w:p w14:paraId="62F5957C" w14:textId="6130E125"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31C5A92" w:rsidR="003B7FE7" w:rsidRPr="00304A18" w:rsidRDefault="003B7FE7" w:rsidP="00182BA9">
      <w:pPr>
        <w:spacing w:line="480" w:lineRule="auto"/>
        <w:contextualSpacing/>
        <w:jc w:val="both"/>
        <w:rPr>
          <w:rFonts w:cstheme="minorHAnsi"/>
          <w:lang w:val="en-US"/>
        </w:rPr>
      </w:pPr>
      <w:r w:rsidRPr="00304A18">
        <w:rPr>
          <w:rFonts w:cstheme="minorHAnsi"/>
          <w:lang w:val="en-GB"/>
        </w:rPr>
        <w:t>Abstract:</w:t>
      </w:r>
      <w:r w:rsidR="00A913C2" w:rsidRPr="00304A18">
        <w:rPr>
          <w:rFonts w:cstheme="minorHAnsi"/>
          <w:lang w:val="en-GB"/>
        </w:rPr>
        <w:t xml:space="preserve"> 2</w:t>
      </w:r>
      <w:r w:rsidR="00195A72" w:rsidRPr="00304A18">
        <w:rPr>
          <w:rFonts w:cstheme="minorHAnsi"/>
          <w:lang w:val="en-US"/>
        </w:rPr>
        <w:t>72</w:t>
      </w:r>
    </w:p>
    <w:p w14:paraId="39CFAA6E" w14:textId="063F991D" w:rsidR="00A913C2" w:rsidRPr="00806725" w:rsidRDefault="00A913C2" w:rsidP="00182BA9">
      <w:pPr>
        <w:spacing w:line="480" w:lineRule="auto"/>
        <w:contextualSpacing/>
        <w:jc w:val="both"/>
        <w:rPr>
          <w:rFonts w:cstheme="minorHAnsi"/>
          <w:lang w:val="en-US"/>
        </w:rPr>
      </w:pPr>
      <w:r w:rsidRPr="00806725">
        <w:rPr>
          <w:rFonts w:cstheme="minorHAnsi"/>
          <w:lang w:val="en-GB"/>
        </w:rPr>
        <w:t xml:space="preserve">Introduction: </w:t>
      </w:r>
      <w:r w:rsidR="00D94E55" w:rsidRPr="00806725">
        <w:rPr>
          <w:rFonts w:cstheme="minorHAnsi"/>
          <w:lang w:val="en-US"/>
        </w:rPr>
        <w:t>1</w:t>
      </w:r>
      <w:r w:rsidR="00806725" w:rsidRPr="00806725">
        <w:rPr>
          <w:rFonts w:cstheme="minorHAnsi"/>
          <w:lang w:val="en-US"/>
        </w:rPr>
        <w:t>121</w:t>
      </w:r>
    </w:p>
    <w:p w14:paraId="6364580D" w14:textId="02338804" w:rsidR="00517718" w:rsidRPr="00673B61" w:rsidRDefault="00517718" w:rsidP="00182BA9">
      <w:pPr>
        <w:spacing w:line="480" w:lineRule="auto"/>
        <w:contextualSpacing/>
        <w:jc w:val="both"/>
        <w:rPr>
          <w:rFonts w:cstheme="minorHAnsi"/>
          <w:lang w:val="en-US"/>
        </w:rPr>
      </w:pPr>
      <w:r w:rsidRPr="00673B61">
        <w:rPr>
          <w:rFonts w:cstheme="minorHAnsi"/>
          <w:lang w:val="en-GB"/>
        </w:rPr>
        <w:t xml:space="preserve">Methods: </w:t>
      </w:r>
      <w:r w:rsidR="00673B61" w:rsidRPr="00673B61">
        <w:rPr>
          <w:rFonts w:cstheme="minorHAnsi"/>
          <w:lang w:val="en-GB"/>
        </w:rPr>
        <w:t>2</w:t>
      </w:r>
      <w:r w:rsidR="00D94E55" w:rsidRPr="00673B61">
        <w:rPr>
          <w:rFonts w:cstheme="minorHAnsi"/>
          <w:lang w:val="en-US"/>
        </w:rPr>
        <w:t>7</w:t>
      </w:r>
      <w:r w:rsidR="00673B61" w:rsidRPr="00673B61">
        <w:rPr>
          <w:rFonts w:cstheme="minorHAnsi"/>
          <w:lang w:val="en-US"/>
        </w:rPr>
        <w:t>44</w:t>
      </w:r>
    </w:p>
    <w:p w14:paraId="6C80689D" w14:textId="1EC7CD45" w:rsidR="00332EA0" w:rsidRPr="00BE71FB" w:rsidRDefault="00332EA0" w:rsidP="00182BA9">
      <w:pPr>
        <w:spacing w:line="480" w:lineRule="auto"/>
        <w:contextualSpacing/>
        <w:jc w:val="both"/>
        <w:rPr>
          <w:rFonts w:cstheme="minorHAnsi"/>
          <w:lang w:val="en-US"/>
        </w:rPr>
      </w:pPr>
      <w:r w:rsidRPr="00BE71FB">
        <w:rPr>
          <w:rFonts w:cstheme="minorHAnsi"/>
          <w:lang w:val="en-GB"/>
        </w:rPr>
        <w:t xml:space="preserve">Results: </w:t>
      </w:r>
      <w:r w:rsidR="000E2572" w:rsidRPr="00BE71FB">
        <w:rPr>
          <w:rFonts w:cstheme="minorHAnsi"/>
          <w:lang w:val="en-US"/>
        </w:rPr>
        <w:t>685</w:t>
      </w:r>
    </w:p>
    <w:p w14:paraId="1FAADD35" w14:textId="7DAEBC44" w:rsidR="00332EA0" w:rsidRPr="00E56060" w:rsidRDefault="00332EA0" w:rsidP="00182BA9">
      <w:pPr>
        <w:spacing w:line="480" w:lineRule="auto"/>
        <w:contextualSpacing/>
        <w:jc w:val="both"/>
        <w:rPr>
          <w:rFonts w:cstheme="minorHAnsi"/>
          <w:lang w:val="en-US"/>
        </w:rPr>
      </w:pPr>
      <w:r w:rsidRPr="00E56060">
        <w:rPr>
          <w:rFonts w:cstheme="minorHAnsi"/>
          <w:lang w:val="en-GB"/>
        </w:rPr>
        <w:t>Discussion:</w:t>
      </w:r>
      <w:r w:rsidR="0068777A" w:rsidRPr="00E56060">
        <w:rPr>
          <w:rFonts w:cstheme="minorHAnsi"/>
          <w:lang w:val="en-GB"/>
        </w:rPr>
        <w:t xml:space="preserve"> </w:t>
      </w:r>
      <w:r w:rsidR="00B77D51" w:rsidRPr="00E56060">
        <w:rPr>
          <w:rFonts w:cstheme="minorHAnsi"/>
          <w:lang w:val="en-US"/>
        </w:rPr>
        <w:t>1777</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455C1082"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BD3461">
        <w:rPr>
          <w:rFonts w:cstheme="minorHAnsi"/>
          <w:lang w:val="en-GB"/>
        </w:rPr>
        <w:t xml:space="preserve">of </w:t>
      </w:r>
      <w:r w:rsidR="006C5FB5" w:rsidRPr="00F95139">
        <w:rPr>
          <w:rFonts w:cstheme="minorHAnsi"/>
          <w:lang w:val="en-GB"/>
        </w:rPr>
        <w:t xml:space="preserve">bottom up and </w:t>
      </w:r>
      <w:r w:rsidR="00EE1CF3" w:rsidRPr="00F95139">
        <w:rPr>
          <w:rFonts w:cstheme="minorHAnsi"/>
          <w:lang w:val="en-GB"/>
        </w:rPr>
        <w:t>‘</w:t>
      </w:r>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r w:rsidR="006C5FB5" w:rsidRPr="00F95139">
        <w:rPr>
          <w:rFonts w:cstheme="minorHAnsi"/>
          <w:lang w:val="en-GB"/>
        </w:rPr>
        <w:t>(</w:t>
      </w:r>
      <w:r w:rsidR="007431D6">
        <w:rPr>
          <w:rFonts w:cstheme="minorHAnsi"/>
          <w:lang w:val="en-GB"/>
        </w:rPr>
        <w:t xml:space="preserve">temperature affecting </w:t>
      </w:r>
      <w:r w:rsidR="006F498D">
        <w:rPr>
          <w:rFonts w:cstheme="minorHAnsi"/>
          <w:lang w:val="en-GB"/>
        </w:rPr>
        <w:t xml:space="preserve">food </w:t>
      </w:r>
      <w:r w:rsidR="004837D2">
        <w:rPr>
          <w:rFonts w:cstheme="minorHAnsi"/>
          <w:lang w:val="en-GB"/>
        </w:rPr>
        <w:t xml:space="preserve">availability </w:t>
      </w:r>
      <w:r w:rsidR="007431D6">
        <w:rPr>
          <w:rFonts w:cstheme="minorHAnsi"/>
          <w:lang w:val="en-GB"/>
        </w:rPr>
        <w:t xml:space="preserve">vs </w:t>
      </w:r>
      <w:r w:rsidR="006C5FB5" w:rsidRPr="00F95139">
        <w:rPr>
          <w:rFonts w:cstheme="minorHAnsi"/>
          <w:lang w:val="en-GB"/>
        </w:rPr>
        <w:t xml:space="preserve">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 xml:space="preserve">exploited </w:t>
      </w:r>
      <w:r w:rsidR="00EF6319">
        <w:rPr>
          <w:rFonts w:cstheme="minorHAnsi"/>
          <w:lang w:val="en-GB"/>
        </w:rPr>
        <w:t xml:space="preserve">species in </w:t>
      </w:r>
      <w:r w:rsidR="00623D12" w:rsidRPr="00F95139">
        <w:rPr>
          <w:rFonts w:cstheme="minorHAnsi"/>
          <w:lang w:val="en-GB"/>
        </w:rPr>
        <w:t>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r w:rsidR="00BD3461">
        <w:rPr>
          <w:rFonts w:cstheme="minorHAnsi"/>
          <w:lang w:val="en-GB"/>
        </w:rPr>
        <w:t>,</w:t>
      </w:r>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CommentReference"/>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r w:rsidR="00BD3461" w:rsidRPr="00F95139">
        <w:rPr>
          <w:rFonts w:cstheme="minorHAnsi"/>
          <w:lang w:val="en-GB"/>
        </w:rPr>
        <w:t>in 2050</w:t>
      </w:r>
      <w:r w:rsidR="00BD3461">
        <w:rPr>
          <w:rFonts w:cstheme="minorHAnsi"/>
          <w:lang w:val="en-GB"/>
        </w:rPr>
        <w:t xml:space="preserve"> </w:t>
      </w:r>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species</w:t>
      </w:r>
      <w:r w:rsidR="00C10B57" w:rsidRPr="00F95139">
        <w:rPr>
          <w:rFonts w:cstheme="minorHAnsi"/>
          <w:lang w:val="en-GB"/>
        </w:rPr>
        <w:t>, whereas size-at-age decreases when temperature only affects resource dynamics</w:t>
      </w:r>
      <w:r w:rsidR="00F71CF2">
        <w:rPr>
          <w:rFonts w:cstheme="minorHAnsi"/>
          <w:lang w:val="en-GB"/>
        </w:rPr>
        <w:t xml:space="preserve">, </w:t>
      </w:r>
      <w:r w:rsidR="00813FA5">
        <w:rPr>
          <w:rFonts w:cstheme="minorHAnsi"/>
          <w:lang w:val="en-GB"/>
        </w:rPr>
        <w:t>both relative</w:t>
      </w:r>
      <w:r w:rsidR="00F71CF2">
        <w:rPr>
          <w:rFonts w:cstheme="minorHAnsi"/>
          <w:lang w:val="en-GB"/>
        </w:rPr>
        <w:t xml:space="preserve">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 xml:space="preserve">spawning stock biomass declines due to </w:t>
      </w:r>
      <w:r w:rsidR="00877EA4">
        <w:rPr>
          <w:rFonts w:cstheme="minorHAnsi"/>
          <w:lang w:val="en-GB"/>
        </w:rPr>
        <w:t xml:space="preserve">declines in </w:t>
      </w:r>
      <w:r w:rsidR="00071F8B">
        <w:rPr>
          <w:rFonts w:cstheme="minorHAnsi"/>
          <w:lang w:val="en-GB"/>
        </w:rPr>
        <w:t>resource carrying capacity</w:t>
      </w:r>
      <w:r w:rsidR="00127E6E" w:rsidRPr="00F95139">
        <w:rPr>
          <w:rFonts w:cstheme="minorHAnsi"/>
          <w:lang w:val="en-GB"/>
        </w:rPr>
        <w:t>.</w:t>
      </w:r>
      <w:r w:rsidR="00190E51" w:rsidRPr="00F95139">
        <w:rPr>
          <w:rFonts w:cstheme="minorHAnsi"/>
          <w:lang w:val="en-GB"/>
        </w:rPr>
        <w:t xml:space="preserve"> </w:t>
      </w:r>
      <w:r w:rsidR="006428EA">
        <w:rPr>
          <w:rFonts w:cstheme="minorHAnsi"/>
          <w:lang w:val="en-GB"/>
        </w:rPr>
        <w:t>These r</w:t>
      </w:r>
      <w:r w:rsidRPr="00F95139">
        <w:rPr>
          <w:rFonts w:cstheme="minorHAnsi"/>
          <w:lang w:val="en-GB"/>
        </w:rPr>
        <w:t>esults</w:t>
      </w:r>
      <w:r w:rsidR="000D2C3C">
        <w:rPr>
          <w:rFonts w:cstheme="minorHAnsi"/>
          <w:lang w:val="en-GB"/>
        </w:rPr>
        <w:t xml:space="preserve"> show that </w:t>
      </w:r>
      <w:r w:rsidR="00531AAE">
        <w:rPr>
          <w:rFonts w:cstheme="minorHAnsi"/>
          <w:lang w:val="en-GB"/>
        </w:rPr>
        <w:t xml:space="preserve">it is important </w:t>
      </w:r>
      <w:r w:rsidR="003B71BC">
        <w:rPr>
          <w:rFonts w:cstheme="minorHAnsi"/>
          <w:lang w:val="en-GB"/>
        </w:rPr>
        <w:t xml:space="preserve">account for both direct and indirect effects of temperature in order to </w:t>
      </w:r>
      <w:r w:rsidR="005749E1">
        <w:rPr>
          <w:rFonts w:cstheme="minorHAnsi"/>
          <w:lang w:val="en-GB"/>
        </w:rPr>
        <w:t xml:space="preserve">explain results such as increased growth rates and size-at-age </w:t>
      </w:r>
      <w:r w:rsidR="003B4EA9">
        <w:rPr>
          <w:rFonts w:cstheme="minorHAnsi"/>
          <w:lang w:val="en-GB"/>
        </w:rPr>
        <w:t xml:space="preserve">within species </w:t>
      </w:r>
      <w:r w:rsidR="005749E1">
        <w:rPr>
          <w:rFonts w:cstheme="minorHAnsi"/>
          <w:lang w:val="en-GB"/>
        </w:rPr>
        <w:t xml:space="preserve">but </w:t>
      </w:r>
      <w:r w:rsidR="001653FA">
        <w:rPr>
          <w:rFonts w:cstheme="minorHAnsi"/>
          <w:lang w:val="en-GB"/>
        </w:rPr>
        <w:t>overall smaller populations due to reductions of large</w:t>
      </w:r>
      <w:r w:rsidR="002B6434">
        <w:rPr>
          <w:rFonts w:cstheme="minorHAnsi"/>
          <w:lang w:val="en-GB"/>
        </w:rPr>
        <w:t xml:space="preserve"> fish</w:t>
      </w:r>
      <w:r w:rsidR="006E1345" w:rsidRPr="00F95139">
        <w:rPr>
          <w:rFonts w:cstheme="minorHAnsi"/>
          <w:lang w:val="en-GB"/>
        </w:rPr>
        <w:t>.</w:t>
      </w:r>
      <w:r w:rsidR="00F9417E">
        <w:rPr>
          <w:rFonts w:cstheme="minorHAnsi"/>
          <w:lang w:val="en-GB"/>
        </w:rPr>
        <w:t xml:space="preserve"> </w:t>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lastRenderedPageBreak/>
        <w:t>Introduction</w:t>
      </w:r>
    </w:p>
    <w:p w14:paraId="4C8F2FF4" w14:textId="78BE227E"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w:t>
      </w:r>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{"citationID":"3HVJIS2N","properties":{"formattedCitation":"(Pinsky {\\i{}et al.} 2013)","plainCitation":"(Pinsky et al. 2013)","noteIndex":0},"citationItems":[{"id":972,"uris":["http://zotero.org/users/6116610/items/BIW9FSIM"],"uri":["http://zotero.org/users/6116610/items/BIW9FSIM"],"itemData":{"id":972,"type":"article-journal","abstract":"Local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{"citationID":"hi1Eh55E","properties":{"formattedCitation":"(McCauley {\\i{}et al.} 2015)","plainCitation":"(McCauley et al. 2015)","noteIndex":0},"citationItems":[{"id":973,"uris":["http://zotero.org/users/6116610/items/GXNSFGWH"],"uri":["http://zotero.org/users/6116610/items/GXNSFGWH"],"itemData":{"id":973,"type":"article-journal","abstract":"Marine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006658D8">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2019)","noteIndex":0},"citationItems":[{"id":974,"uris":["http://zotero.org/users/6116610/items/38IVEI8L"],"uri":["http://zotero.org/users/6116610/items/38IVEI8L"],"itemData":{"id":974,"type":"article-journal","abstract":"Sea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 xml:space="preserve">due to climate change </w:t>
      </w:r>
      <w:r w:rsidRPr="004029A8">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{"citationID":"bMM2wOcp","properties":{"formattedCitation":"(Free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{"citationID":"WzdAERda","properties":{"formattedCitation":"(Lotze {\\i{}et al.} 2019)","plainCitation":"(Lotze et al. 2019)","noteIndex":0},"citationItems":[{"id":859,"uris":["http://zotero.org/users/6116610/items/5GZ4YBID"],"uri":["http://zotero.org/users/6116610/items/5GZ4YBID"],"itemData":{"id":859,"type":"article-journal","container-title":"Proceedings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r w:rsidR="002A5D1B">
        <w:rPr>
          <w:rFonts w:ascii="Times New Roman" w:hAnsi="Times New Roman" w:cs="Times New Roman"/>
          <w:bCs/>
          <w:lang w:val="en-US"/>
        </w:rPr>
        <w:t>changes in</w:t>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K"},{"family":"Barange","given":"M"}],"issued":{"date-parts":[["2012"]]}}},{"id":848,"uris":["http://zotero.org/users/6116610/items/BE5SDFD7"],"uri":["http://zotero.org/users/6116610/items/BE5SDFD7"],"itemData":{"id":848,"type":"article-journal","abstract":"Output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L."}],"issued":{"date-parts":[["2015",11]]}}},{"id":907,"uris":["http://zotero.org/users/6116610/items/FKINFFKU"],"uri":["http://zotero.org/users/6116610/items/FKINFFKU"],"itemData":{"id":907,"type":"article-journal","container-title":"Nature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{"citationID":"pGZAkH9E","properties":{"formattedCitation":"(Free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{"citationID":"x9qNG4Qa","properties":{"formattedCitation":"(Free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r w:rsidR="00A4007A">
        <w:rPr>
          <w:rFonts w:ascii="Times New Roman" w:hAnsi="Times New Roman" w:cs="Times New Roman"/>
          <w:bCs/>
          <w:lang w:val="en-US"/>
        </w:rPr>
        <w:t xml:space="preserve">This demonstrates that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7D290E68"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r w:rsidR="0011697B">
        <w:rPr>
          <w:rFonts w:ascii="Times New Roman" w:hAnsi="Times New Roman" w:cs="Times New Roman"/>
          <w:bCs/>
          <w:lang w:val="en-US"/>
        </w:rPr>
        <w:t>which</w:t>
      </w:r>
      <w:r w:rsidR="00804454">
        <w:rPr>
          <w:rFonts w:ascii="Times New Roman" w:hAnsi="Times New Roman" w:cs="Times New Roman"/>
          <w:bCs/>
          <w:lang w:val="en-US"/>
        </w:rPr>
        <w:t xml:space="preserve">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6658D8">
        <w:rPr>
          <w:rFonts w:ascii="Cambria Math" w:hAnsi="Cambria Math" w:cs="Cambria Math"/>
          <w:bCs/>
          <w:lang w:val="en-US"/>
        </w:rPr>
        <w:instrText>∼</w:instrText>
      </w:r>
      <w:r w:rsidR="006658D8">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w:t>
      </w:r>
      <w:r w:rsidR="0011697B">
        <w:rPr>
          <w:rFonts w:ascii="Times New Roman" w:hAnsi="Times New Roman" w:cs="Times New Roman"/>
          <w:bCs/>
          <w:lang w:val="en-US"/>
        </w:rPr>
        <w:t>for</w:t>
      </w:r>
      <w:r w:rsidR="00EC13FA">
        <w:rPr>
          <w:rFonts w:ascii="Times New Roman" w:hAnsi="Times New Roman" w:cs="Times New Roman"/>
          <w:bCs/>
          <w:lang w:val="en-US"/>
        </w:rPr>
        <w:t xml:space="preserve">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853,"uris":["http://zotero.org/users/6116610/items/2WNFBQ8R"],"uri":["http://zotero.org/users/6116610/items/2WNFBQ8R"],"itemData":{"id":853,"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Audzijonyte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{"citationID":"8AnyosWo","properties":{"formattedCitation":"(Atkinson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lastRenderedPageBreak/>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{"citationID":"vswdD6Vq","properties":{"formattedCitation":"(Ohlberger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 xml:space="preserve">(Baudron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sidRPr="00882DD4">
        <w:rPr>
          <w:rFonts w:ascii="Times New Roman" w:hAnsi="Times New Roman" w:cs="Times New Roman"/>
          <w:bCs/>
          <w:lang w:val="en-US"/>
        </w:rPr>
        <w:t xml:space="preserve">of warming on the body size </w:t>
      </w:r>
      <w:r w:rsidR="003B0F67" w:rsidRPr="00882DD4">
        <w:rPr>
          <w:rFonts w:ascii="Times New Roman" w:hAnsi="Times New Roman" w:cs="Times New Roman"/>
          <w:bCs/>
          <w:lang w:val="en-US"/>
        </w:rPr>
        <w:t xml:space="preserve">or </w:t>
      </w:r>
      <w:r w:rsidR="000D42B7" w:rsidRPr="00882DD4">
        <w:rPr>
          <w:rFonts w:ascii="Times New Roman" w:hAnsi="Times New Roman" w:cs="Times New Roman"/>
          <w:bCs/>
          <w:lang w:val="en-US"/>
        </w:rPr>
        <w:t xml:space="preserve">growth of large fish </w:t>
      </w:r>
      <w:r w:rsidR="00D63AD9" w:rsidRPr="00882DD4">
        <w:rPr>
          <w:rFonts w:ascii="Times New Roman" w:hAnsi="Times New Roman" w:cs="Times New Roman"/>
          <w:bCs/>
          <w:lang w:val="en-US"/>
        </w:rPr>
        <w:t xml:space="preserve">could be </w:t>
      </w:r>
      <w:r w:rsidR="000D42B7" w:rsidRPr="00882DD4">
        <w:rPr>
          <w:rFonts w:ascii="Times New Roman" w:hAnsi="Times New Roman" w:cs="Times New Roman"/>
          <w:bCs/>
          <w:lang w:val="en-US"/>
        </w:rPr>
        <w:t xml:space="preserve">found in </w:t>
      </w:r>
      <w:r w:rsidR="003D4E95" w:rsidRPr="00882DD4">
        <w:rPr>
          <w:rFonts w:ascii="Times New Roman" w:hAnsi="Times New Roman" w:cs="Times New Roman"/>
          <w:bCs/>
          <w:lang w:val="en-US"/>
        </w:rPr>
        <w:t>a</w:t>
      </w:r>
      <w:r w:rsidR="00615D9E">
        <w:rPr>
          <w:rFonts w:ascii="Times New Roman" w:hAnsi="Times New Roman" w:cs="Times New Roman"/>
          <w:bCs/>
          <w:lang w:val="en-US"/>
        </w:rPr>
        <w:t xml:space="preserve"> recent </w:t>
      </w:r>
      <w:r w:rsidR="003D4E95" w:rsidRPr="00882DD4">
        <w:rPr>
          <w:rFonts w:ascii="Times New Roman" w:hAnsi="Times New Roman" w:cs="Times New Roman"/>
          <w:bCs/>
          <w:lang w:val="en-US"/>
        </w:rPr>
        <w:t xml:space="preserve">experimental study </w:t>
      </w:r>
      <w:r w:rsidR="00A26963">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{"citationID":"O3W4L7w1","properties":{"formattedCitation":"(Barneche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6963">
        <w:rPr>
          <w:rFonts w:ascii="Times New Roman" w:hAnsi="Times New Roman" w:cs="Times New Roman"/>
          <w:bCs/>
          <w:lang w:val="en-US"/>
        </w:rPr>
        <w:fldChar w:fldCharType="separate"/>
      </w:r>
      <w:r w:rsidR="00A26963" w:rsidRPr="00A26963">
        <w:rPr>
          <w:rFonts w:ascii="Times New Roman" w:hAnsi="Times New Roman" w:cs="Times New Roman"/>
          <w:lang w:val="en-GB"/>
        </w:rPr>
        <w:t xml:space="preserve">(Barneche </w:t>
      </w:r>
      <w:r w:rsidR="00A26963" w:rsidRPr="00A26963">
        <w:rPr>
          <w:rFonts w:ascii="Times New Roman" w:hAnsi="Times New Roman" w:cs="Times New Roman"/>
          <w:i/>
          <w:iCs/>
          <w:lang w:val="en-GB"/>
        </w:rPr>
        <w:t>et al.</w:t>
      </w:r>
      <w:r w:rsidR="00A26963" w:rsidRPr="00A26963">
        <w:rPr>
          <w:rFonts w:ascii="Times New Roman" w:hAnsi="Times New Roman" w:cs="Times New Roman"/>
          <w:lang w:val="en-GB"/>
        </w:rPr>
        <w:t xml:space="preserve"> 2019)</w:t>
      </w:r>
      <w:r w:rsidR="00A26963">
        <w:rPr>
          <w:rFonts w:ascii="Times New Roman" w:hAnsi="Times New Roman" w:cs="Times New Roman"/>
          <w:bCs/>
          <w:lang w:val="en-US"/>
        </w:rPr>
        <w:fldChar w:fldCharType="end"/>
      </w:r>
      <w:r w:rsidR="00CF72EA">
        <w:rPr>
          <w:rFonts w:ascii="Times New Roman" w:hAnsi="Times New Roman" w:cs="Times New Roman"/>
          <w:bCs/>
          <w:lang w:val="en-US"/>
        </w:rPr>
        <w:t xml:space="preserve">, or in a semi-controlled lake heating experiment </w:t>
      </w:r>
      <w:r w:rsidR="00CE2A2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{"citationID":"P8DAcMAT","properties":{"formattedCitation":"(Huss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CE2A27">
        <w:rPr>
          <w:rFonts w:ascii="Times New Roman" w:hAnsi="Times New Roman" w:cs="Times New Roman"/>
          <w:bCs/>
          <w:lang w:val="en-US"/>
        </w:rPr>
        <w:fldChar w:fldCharType="separate"/>
      </w:r>
      <w:r w:rsidR="00CE2A27" w:rsidRPr="00CE2A27">
        <w:rPr>
          <w:rFonts w:ascii="Times New Roman" w:hAnsi="Times New Roman" w:cs="Times New Roman"/>
          <w:lang w:val="en-GB"/>
        </w:rPr>
        <w:t xml:space="preserve">(Huss </w:t>
      </w:r>
      <w:r w:rsidR="00CE2A27" w:rsidRPr="00CE2A27">
        <w:rPr>
          <w:rFonts w:ascii="Times New Roman" w:hAnsi="Times New Roman" w:cs="Times New Roman"/>
          <w:i/>
          <w:iCs/>
          <w:lang w:val="en-GB"/>
        </w:rPr>
        <w:t>et al.</w:t>
      </w:r>
      <w:r w:rsidR="00CE2A27" w:rsidRPr="00CE2A27">
        <w:rPr>
          <w:rFonts w:ascii="Times New Roman" w:hAnsi="Times New Roman" w:cs="Times New Roman"/>
          <w:lang w:val="en-GB"/>
        </w:rPr>
        <w:t xml:space="preserve"> 2019)</w:t>
      </w:r>
      <w:r w:rsidR="00CE2A27">
        <w:rPr>
          <w:rFonts w:ascii="Times New Roman" w:hAnsi="Times New Roman" w:cs="Times New Roman"/>
          <w:bCs/>
          <w:lang w:val="en-US"/>
        </w:rPr>
        <w:fldChar w:fldCharType="end"/>
      </w:r>
      <w:r w:rsidR="00CE2A27">
        <w:rPr>
          <w:rFonts w:ascii="Times New Roman" w:hAnsi="Times New Roman" w:cs="Times New Roman"/>
          <w:bCs/>
          <w:lang w:val="en-US"/>
        </w:rPr>
        <w:t xml:space="preserve">. In both cases, without </w:t>
      </w:r>
      <w:r w:rsidR="00316510">
        <w:rPr>
          <w:rFonts w:ascii="Times New Roman" w:hAnsi="Times New Roman" w:cs="Times New Roman"/>
          <w:bCs/>
          <w:lang w:val="en-US"/>
        </w:rPr>
        <w:t>potentially</w:t>
      </w:r>
      <w:r w:rsidR="00CE2A27">
        <w:rPr>
          <w:rFonts w:ascii="Times New Roman" w:hAnsi="Times New Roman" w:cs="Times New Roman"/>
          <w:bCs/>
          <w:lang w:val="en-US"/>
        </w:rPr>
        <w:t xml:space="preserve"> confounding effects of fishing were absent</w:t>
      </w:r>
      <w:r w:rsidR="0089690E">
        <w:rPr>
          <w:rFonts w:ascii="Times New Roman" w:hAnsi="Times New Roman" w:cs="Times New Roman"/>
          <w:bCs/>
          <w:lang w:val="en-US"/>
        </w:rPr>
        <w:t xml:space="preserve">. </w:t>
      </w:r>
      <w:r w:rsidR="00817EE4" w:rsidRPr="00882DD4">
        <w:rPr>
          <w:rFonts w:ascii="Times New Roman" w:hAnsi="Times New Roman" w:cs="Times New Roman"/>
          <w:bCs/>
          <w:lang w:val="en-US"/>
        </w:rPr>
        <w:t>By contrast</w:t>
      </w:r>
      <w:r w:rsidR="00EA5356" w:rsidRPr="00882DD4">
        <w:rPr>
          <w:rFonts w:ascii="Times New Roman" w:hAnsi="Times New Roman" w:cs="Times New Roman"/>
          <w:bCs/>
          <w:lang w:val="en-US"/>
        </w:rPr>
        <w:t>,</w:t>
      </w:r>
      <w:r w:rsidR="00BE1742" w:rsidRPr="00882DD4">
        <w:rPr>
          <w:rFonts w:ascii="Times New Roman" w:hAnsi="Times New Roman" w:cs="Times New Roman"/>
          <w:bCs/>
          <w:lang w:val="en-US"/>
        </w:rPr>
        <w:t xml:space="preserve"> </w:t>
      </w:r>
      <w:r w:rsidR="008A50BC" w:rsidRPr="00882DD4">
        <w:rPr>
          <w:rFonts w:ascii="Times New Roman" w:hAnsi="Times New Roman" w:cs="Times New Roman"/>
          <w:bCs/>
          <w:lang w:val="en-US"/>
        </w:rPr>
        <w:t>f</w:t>
      </w:r>
      <w:r w:rsidR="00EA5356" w:rsidRPr="00882DD4">
        <w:rPr>
          <w:rFonts w:ascii="Times New Roman" w:hAnsi="Times New Roman" w:cs="Times New Roman"/>
          <w:bCs/>
          <w:lang w:val="en-US"/>
        </w:rPr>
        <w:t>aster growth rates</w:t>
      </w:r>
      <w:r w:rsidR="006E6356" w:rsidRPr="00882DD4">
        <w:rPr>
          <w:rFonts w:ascii="Times New Roman" w:hAnsi="Times New Roman" w:cs="Times New Roman"/>
          <w:bCs/>
          <w:lang w:val="en-US"/>
        </w:rPr>
        <w:t xml:space="preserve"> or larger size-at-age</w:t>
      </w:r>
      <w:r w:rsidR="00EA5356" w:rsidRPr="00882DD4">
        <w:rPr>
          <w:rFonts w:ascii="Times New Roman" w:hAnsi="Times New Roman" w:cs="Times New Roman"/>
          <w:bCs/>
          <w:lang w:val="en-US"/>
        </w:rPr>
        <w:t xml:space="preserve"> </w:t>
      </w:r>
      <w:r w:rsidR="006E6356" w:rsidRPr="00882DD4">
        <w:rPr>
          <w:rFonts w:ascii="Times New Roman" w:hAnsi="Times New Roman" w:cs="Times New Roman"/>
          <w:bCs/>
          <w:lang w:val="en-US"/>
        </w:rPr>
        <w:t>o</w:t>
      </w:r>
      <w:r w:rsidR="006E6356">
        <w:rPr>
          <w:rFonts w:ascii="Times New Roman" w:hAnsi="Times New Roman" w:cs="Times New Roman"/>
          <w:bCs/>
          <w:lang w:val="en-US"/>
        </w:rPr>
        <w:t xml:space="preserve">f </w:t>
      </w:r>
      <w:r w:rsidR="00EA5356">
        <w:rPr>
          <w:rFonts w:ascii="Times New Roman" w:hAnsi="Times New Roman" w:cs="Times New Roman"/>
          <w:bCs/>
          <w:lang w:val="en-US"/>
        </w:rPr>
        <w:t xml:space="preserve">young life stages </w:t>
      </w:r>
      <w:r w:rsidR="0011697B">
        <w:rPr>
          <w:rFonts w:ascii="Times New Roman" w:hAnsi="Times New Roman" w:cs="Times New Roman"/>
          <w:bCs/>
          <w:lang w:val="en-US"/>
        </w:rPr>
        <w:t xml:space="preserve">are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M."}],"issued":{"date-parts":[["2011",5]]}}},{"id":528,"uris":["http://zotero.org/users/6116610/items/CL598AAM"],"uri":["http://zotero.org/users/6116610/items/CL598AAM"],"itemData":{"id":528,"type":"article-journal","container-title":"Global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Neuheimer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Neuheimer &amp; Grønkjaer 2012; Baudron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AA50F7">
        <w:rPr>
          <w:rFonts w:ascii="Times New Roman" w:hAnsi="Times New Roman" w:cs="Times New Roman"/>
          <w:bCs/>
          <w:lang w:val="en-US"/>
        </w:rPr>
        <w:t xml:space="preserve"> </w:t>
      </w:r>
      <w:r w:rsidR="00AA50F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{"citationID":"OcxtHRd4","properties":{"formattedCitation":"(Neuheimer {\\i{}et al.} 2011; Lindmark 2020)","plainCitation":"(Neuheimer et al. 2011; Lindmark 2020)","noteIndex":0},"citationItems":[{"id":54,"uris":["http://zotero.org/users/6116610/items/58B8SJXA"],"uri":["http://zotero.org/users/6116610/items/58B8SJXA"],"itemData":{"id":54,"type":"article-journal","container-title":"Nature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AA50F7">
        <w:rPr>
          <w:rFonts w:ascii="Times New Roman" w:hAnsi="Times New Roman" w:cs="Times New Roman"/>
          <w:bCs/>
          <w:lang w:val="en-US"/>
        </w:rPr>
        <w:fldChar w:fldCharType="separate"/>
      </w:r>
      <w:r w:rsidR="00AA50F7" w:rsidRPr="00AA50F7">
        <w:rPr>
          <w:rFonts w:ascii="Times New Roman" w:hAnsi="Times New Roman" w:cs="Times New Roman"/>
          <w:lang w:val="en-GB"/>
        </w:rPr>
        <w:t xml:space="preserve">(Neuheimer </w:t>
      </w:r>
      <w:r w:rsidR="00AA50F7" w:rsidRPr="00AA50F7">
        <w:rPr>
          <w:rFonts w:ascii="Times New Roman" w:hAnsi="Times New Roman" w:cs="Times New Roman"/>
          <w:i/>
          <w:iCs/>
          <w:lang w:val="en-GB"/>
        </w:rPr>
        <w:t>et al.</w:t>
      </w:r>
      <w:r w:rsidR="00AA50F7" w:rsidRPr="00AA50F7">
        <w:rPr>
          <w:rFonts w:ascii="Times New Roman" w:hAnsi="Times New Roman" w:cs="Times New Roman"/>
          <w:lang w:val="en-GB"/>
        </w:rPr>
        <w:t xml:space="preserve"> 2011; Lindmark 2020)</w:t>
      </w:r>
      <w:r w:rsidR="00AA50F7">
        <w:rPr>
          <w:rFonts w:ascii="Times New Roman" w:hAnsi="Times New Roman" w:cs="Times New Roman"/>
          <w:bCs/>
          <w:lang w:val="en-US"/>
        </w:rPr>
        <w:fldChar w:fldCharType="end"/>
      </w:r>
      <w:r w:rsidR="00EA5356">
        <w:rPr>
          <w:rFonts w:ascii="Times New Roman" w:hAnsi="Times New Roman" w:cs="Times New Roman"/>
          <w:bCs/>
          <w:lang w:val="en-US"/>
        </w:rPr>
        <w:t>.</w:t>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2016a)","noteIndex":0},"citationItems":[{"id":905,"uris":["http://zotero.org/users/6116610/items/Z9LEI2TM"],"uri":["http://zotero.org/users/6116610/items/Z9LEI2TM"],"itemData":{"id":905,"type":"article-journal","abstract":"The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 mechanistic size-based food web models</w:t>
      </w:r>
      <w:r w:rsidR="000124FD">
        <w:rPr>
          <w:rFonts w:ascii="Times New Roman" w:hAnsi="Times New Roman" w:cs="Times New Roman"/>
          <w:bCs/>
          <w:lang w:val="en-GB"/>
        </w:rPr>
        <w:t>.</w:t>
      </w:r>
    </w:p>
    <w:p w14:paraId="3B504B7E" w14:textId="07DE193E"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1F69E2">
        <w:rPr>
          <w:rFonts w:ascii="Times New Roman" w:hAnsi="Times New Roman" w:cs="Times New Roman"/>
          <w:lang w:val="en-US"/>
        </w:rPr>
        <w:t>they</w:t>
      </w:r>
      <w:r w:rsidR="007E5E22">
        <w:rPr>
          <w:rFonts w:ascii="Times New Roman" w:hAnsi="Times New Roman" w:cs="Times New Roman"/>
          <w:lang w:val="en-US"/>
        </w:rPr>
        <w:t xml:space="preserve">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Bertalanffy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SUVEA9Bx","properties":{"formattedCitation":"(2013)","plainCitation":"(2013)","noteIndex":0},"citationItems":[{"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w:t>
      </w:r>
      <w:r w:rsidR="00890827">
        <w:rPr>
          <w:rFonts w:ascii="Times New Roman" w:hAnsi="Times New Roman" w:cs="Times New Roman"/>
          <w:lang w:val="en-US"/>
        </w:rPr>
        <w:t xml:space="preserve"> on</w:t>
      </w:r>
      <w:r w:rsidR="00E63F97">
        <w:rPr>
          <w:rFonts w:ascii="Times New Roman" w:hAnsi="Times New Roman" w:cs="Times New Roman"/>
          <w:lang w:val="en-US"/>
        </w:rPr>
        <w:t xml:space="preserve">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r w:rsidR="00E63F97" w:rsidRPr="00CE41CE">
        <w:rPr>
          <w:rFonts w:ascii="Times New Roman" w:hAnsi="Times New Roman" w:cs="Times New Roman"/>
          <w:lang w:val="en-US"/>
        </w:rPr>
        <w:t xml:space="preserve">by </w:t>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w:t>
      </w:r>
      <w:r w:rsidR="00D35F1C">
        <w:rPr>
          <w:rFonts w:ascii="Times New Roman" w:hAnsi="Times New Roman" w:cs="Times New Roman"/>
          <w:lang w:val="en-US"/>
        </w:rPr>
        <w:lastRenderedPageBreak/>
        <w:t xml:space="preserve">constraints </w:t>
      </w:r>
      <w:r w:rsidR="00A74C23">
        <w:rPr>
          <w:rFonts w:ascii="Times New Roman" w:hAnsi="Times New Roman" w:cs="Times New Roman"/>
          <w:lang w:val="en-US"/>
        </w:rPr>
        <w:t xml:space="preserve">on </w:t>
      </w:r>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While these declines in maximum body size are 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{"citationID":"QEnLIZNb","properties":{"formattedCitation":"(Brett {\\i{}et al.} 1969)","plainCitation":"(Brett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r w:rsidR="00335680">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{"citationID":"74kUp92H","properties":{"formattedCitation":"(Bj\\uc0\\u246{}rnsson 2001; Garc\\uc0\\u237{}a Garc\\uc0\\u237{}a {\\i{}et al.} 2011; Lindmark 2020)","plainCitation":"(Björnsson 2001; García García et al. 2011; Lindmark 2020)","noteIndex":0},"citationItems":[{"id":826,"uris":["http://zotero.org/users/6116610/items/LECVK2NT"],"uri":["http://zotero.org/users/6116610/items/LECVK2NT"],"itemData":{"id":826,"type":"article-journal","container-title":"ICES Journal of Marine Science","DOI":"10.1006/jmsc.2000.0986","ISSN":"10543139","issue":"1","language":"en","page":"29-38","source":"Crossref","title":"Optimal temperature for growth and feed conversion of immature cod (Gadus morhua L.)","volume":"58","author":[{"family":"Björnsson","given":"B"}],"issued":{"date-parts":[["2001",2]]}}},{"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335680">
        <w:rPr>
          <w:rFonts w:ascii="Times New Roman" w:hAnsi="Times New Roman" w:cs="Times New Roman"/>
          <w:lang w:val="en-US"/>
        </w:rPr>
        <w:fldChar w:fldCharType="separate"/>
      </w:r>
      <w:r w:rsidR="00B8072D" w:rsidRPr="00B8072D">
        <w:rPr>
          <w:rFonts w:ascii="Times New Roman" w:hAnsi="Times New Roman" w:cs="Times New Roman"/>
          <w:lang w:val="en-GB"/>
        </w:rPr>
        <w:t xml:space="preserve">(Björnsson 2001; García García </w:t>
      </w:r>
      <w:r w:rsidR="00B8072D" w:rsidRPr="00B8072D">
        <w:rPr>
          <w:rFonts w:ascii="Times New Roman" w:hAnsi="Times New Roman" w:cs="Times New Roman"/>
          <w:i/>
          <w:iCs/>
          <w:lang w:val="en-GB"/>
        </w:rPr>
        <w:t>et al.</w:t>
      </w:r>
      <w:r w:rsidR="00B8072D" w:rsidRPr="00B8072D">
        <w:rPr>
          <w:rFonts w:ascii="Times New Roman" w:hAnsi="Times New Roman" w:cs="Times New Roman"/>
          <w:lang w:val="en-GB"/>
        </w:rPr>
        <w:t xml:space="preserve"> 2011; Lindmark 2020)</w:t>
      </w:r>
      <w:r w:rsidR="00335680">
        <w:rPr>
          <w:rFonts w:ascii="Times New Roman" w:hAnsi="Times New Roman" w:cs="Times New Roman"/>
          <w:lang w:val="en-US"/>
        </w:rPr>
        <w:fldChar w:fldCharType="end"/>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communities, driven by reduced plankton abundance or shifts towards smaller plankton, which reduces energy transfer</w:t>
      </w:r>
      <w:r w:rsidR="00890827">
        <w:rPr>
          <w:rFonts w:ascii="Times New Roman" w:hAnsi="Times New Roman" w:cs="Times New Roman"/>
          <w:lang w:val="en-US"/>
        </w:rPr>
        <w:t>red</w:t>
      </w:r>
      <w:r w:rsidR="00254138">
        <w:rPr>
          <w:rFonts w:ascii="Times New Roman" w:hAnsi="Times New Roman" w:cs="Times New Roman"/>
          <w:lang w:val="en-US"/>
        </w:rPr>
        <w:t xml:space="preserve"> to </w:t>
      </w:r>
      <w:r w:rsidR="00E552EF">
        <w:rPr>
          <w:rFonts w:ascii="Times New Roman" w:hAnsi="Times New Roman" w:cs="Times New Roman"/>
          <w:lang w:val="en-US"/>
        </w:rPr>
        <w:t>higher trophic levels</w:t>
      </w:r>
      <w:r w:rsidR="00254138">
        <w:rPr>
          <w:rFonts w:ascii="Times New Roman" w:hAnsi="Times New Roman" w:cs="Times New Roman"/>
          <w:lang w:val="en-US"/>
        </w:rPr>
        <w:t xml:space="preserve"> </w:t>
      </w:r>
      <w:r w:rsidR="00254138">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w:t>
      </w:r>
      <w:r w:rsidR="00523203">
        <w:rPr>
          <w:rFonts w:ascii="Times New Roman" w:hAnsi="Times New Roman" w:cs="Times New Roman"/>
          <w:lang w:val="en-US"/>
        </w:rPr>
        <w:t>declines</w:t>
      </w:r>
      <w:r w:rsidR="00CE454F">
        <w:rPr>
          <w:rFonts w:ascii="Times New Roman" w:hAnsi="Times New Roman" w:cs="Times New Roman"/>
          <w:lang w:val="en-US"/>
        </w:rPr>
        <w:t xml:space="preserve"> abundance of large fish versus changes in size-at-age</w:t>
      </w:r>
      <w:r w:rsidR="002542B5">
        <w:rPr>
          <w:rFonts w:ascii="Times New Roman" w:hAnsi="Times New Roman" w:cs="Times New Roman"/>
          <w:lang w:val="en-US"/>
        </w:rPr>
        <w:t xml:space="preserve">. </w:t>
      </w:r>
    </w:p>
    <w:p w14:paraId="7C4BE11A" w14:textId="49CEBACB" w:rsidR="005A491F" w:rsidRPr="00433162" w:rsidRDefault="0019006D" w:rsidP="005A491F">
      <w:pPr>
        <w:spacing w:line="480" w:lineRule="auto"/>
        <w:ind w:firstLine="284"/>
        <w:jc w:val="both"/>
        <w:rPr>
          <w:rFonts w:ascii="Times New Roman" w:hAnsi="Times New Roman" w:cs="Times New Roman"/>
          <w:lang w:val="en-GB"/>
        </w:rPr>
      </w:pPr>
      <w:r>
        <w:rPr>
          <w:rFonts w:ascii="Times New Roman" w:hAnsi="Times New Roman" w:cs="Times New Roman"/>
          <w:lang w:val="en-US"/>
        </w:rPr>
        <w:t xml:space="preserve">In this study,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individual physiology </w:t>
      </w:r>
      <w:r>
        <w:rPr>
          <w:rFonts w:ascii="Times New Roman" w:hAnsi="Times New Roman" w:cs="Times New Roman"/>
          <w:lang w:val="en-GB"/>
        </w:rPr>
        <w:t>on individuals</w:t>
      </w:r>
      <w:r w:rsidR="00B0027C">
        <w:rPr>
          <w:rFonts w:ascii="Times New Roman" w:hAnsi="Times New Roman" w:cs="Times New Roman"/>
          <w:lang w:val="en-GB"/>
        </w:rPr>
        <w:t xml:space="preserve"> and </w:t>
      </w:r>
      <w:r>
        <w:rPr>
          <w:rFonts w:ascii="Times New Roman" w:hAnsi="Times New Roman" w:cs="Times New Roman"/>
          <w:lang w:val="en-GB"/>
        </w:rPr>
        <w:t xml:space="preserve">the </w:t>
      </w:r>
      <w:r w:rsidRPr="000B5471">
        <w:rPr>
          <w:rFonts w:ascii="Times New Roman" w:hAnsi="Times New Roman" w:cs="Times New Roman"/>
          <w:lang w:val="en-US"/>
        </w:rPr>
        <w:t>food web</w:t>
      </w:r>
      <w:r w:rsidRPr="00433162">
        <w:rPr>
          <w:rFonts w:ascii="Times New Roman" w:hAnsi="Times New Roman" w:cs="Times New Roman"/>
          <w:lang w:val="en-GB"/>
        </w:rPr>
        <w:t xml:space="preserve">. </w:t>
      </w:r>
      <w:r w:rsidR="00FD330A" w:rsidRPr="00EE6130">
        <w:rPr>
          <w:rFonts w:ascii="Times New Roman" w:hAnsi="Times New Roman" w:cs="Times New Roman"/>
          <w:lang w:val="en-US"/>
        </w:rPr>
        <w:t xml:space="preserve">The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2009)","noteIndex":0},"citationItems":[{"id":793,"uris":["http://zotero.org/users/6116610/items/DYNPNFN4"],"uri":["http://zotero.org/users/6116610/items/DYNPNFN4"],"itemData":{"id":793,"type":"article-journal","abstract":"The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{"citationID":"2DOjB1za","properties":{"formattedCitation":"(Belkin 2009)","plainCitation":"(Belkin 2009)","noteIndex":0},"citationItems":[{"id":502,"uris":["http://zotero.org/users/6116610/items/NV7I3QEW"],"uri":["http://zotero.org/users/6116610/items/NV7I3QEW"],"itemData":{"id":502,"type":"article-journal","container-title":"Progress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temperature-dependent size</w:t>
      </w:r>
      <w:r w:rsidR="00A15808">
        <w:rPr>
          <w:rFonts w:ascii="Times New Roman" w:hAnsi="Times New Roman" w:cs="Times New Roman"/>
          <w:lang w:val="en-US"/>
        </w:rPr>
        <w:t xml:space="preserve"> </w:t>
      </w:r>
      <w:r w:rsidR="00E073F5">
        <w:rPr>
          <w:rFonts w:ascii="Times New Roman" w:hAnsi="Times New Roman" w:cs="Times New Roman"/>
          <w:lang w:val="en-US"/>
        </w:rPr>
        <w:t xml:space="preserve">spectrum </w:t>
      </w:r>
      <w:r w:rsidR="007E5E22">
        <w:rPr>
          <w:rFonts w:ascii="Times New Roman" w:hAnsi="Times New Roman" w:cs="Times New Roman"/>
          <w:lang w:val="en-US"/>
        </w:rPr>
        <w:t>model</w:t>
      </w:r>
      <w:r>
        <w:rPr>
          <w:rFonts w:ascii="Times New Roman" w:hAnsi="Times New Roman" w:cs="Times New Roman"/>
          <w:lang w:val="en-US"/>
        </w:rPr>
        <w:t xml:space="preserve"> and analyze a set of different scenarios with either fish physiology, </w:t>
      </w:r>
      <w:r w:rsidR="0098664E">
        <w:rPr>
          <w:rFonts w:ascii="Times New Roman" w:hAnsi="Times New Roman" w:cs="Times New Roman"/>
          <w:lang w:val="en-US"/>
        </w:rPr>
        <w:t>basal</w:t>
      </w:r>
      <w:r>
        <w:rPr>
          <w:rFonts w:ascii="Times New Roman" w:hAnsi="Times New Roman" w:cs="Times New Roman"/>
          <w:lang w:val="en-US"/>
        </w:rPr>
        <w:t xml:space="preserve"> resources, or both being temperature dependent</w:t>
      </w:r>
      <w:r w:rsidR="000E01A5">
        <w:rPr>
          <w:rFonts w:ascii="Times New Roman" w:hAnsi="Times New Roman" w:cs="Times New Roman"/>
          <w:lang w:val="en-US"/>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warming 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 xml:space="preserve">growth trajectories, average body sizes, </w:t>
      </w:r>
      <w:r w:rsidR="005A491F" w:rsidRPr="00433162">
        <w:rPr>
          <w:rFonts w:ascii="Times New Roman" w:hAnsi="Times New Roman" w:cs="Times New Roman"/>
          <w:bCs/>
          <w:lang w:val="en-GB"/>
        </w:rPr>
        <w:lastRenderedPageBreak/>
        <w:t xml:space="preserve">population size-structure and </w:t>
      </w:r>
      <w:r w:rsidR="00F05441">
        <w:rPr>
          <w:rFonts w:ascii="Times New Roman" w:hAnsi="Times New Roman" w:cs="Times New Roman"/>
          <w:bCs/>
          <w:lang w:val="en-GB"/>
        </w:rPr>
        <w:t>fisheries refere</w:t>
      </w:r>
      <w:r w:rsidR="00695864">
        <w:rPr>
          <w:rFonts w:ascii="Times New Roman" w:hAnsi="Times New Roman" w:cs="Times New Roman"/>
          <w:bCs/>
          <w:lang w:val="en-GB"/>
        </w:rPr>
        <w:t>n</w:t>
      </w:r>
      <w:r w:rsidR="00F05441">
        <w:rPr>
          <w:rFonts w:ascii="Times New Roman" w:hAnsi="Times New Roman" w:cs="Times New Roman"/>
          <w:bCs/>
          <w:lang w:val="en-GB"/>
        </w:rPr>
        <w:t>ce points</w:t>
      </w:r>
      <w:r w:rsidR="00BD4DA7">
        <w:rPr>
          <w:rFonts w:ascii="Times New Roman" w:hAnsi="Times New Roman" w:cs="Times New Roman"/>
          <w:bCs/>
          <w:lang w:val="en-US"/>
        </w:rPr>
        <w:t xml:space="preserve">. </w:t>
      </w:r>
      <w:r w:rsidR="000703D3">
        <w:rPr>
          <w:rFonts w:ascii="Times New Roman" w:hAnsi="Times New Roman" w:cs="Times New Roman"/>
          <w:bCs/>
          <w:lang w:val="en-US"/>
        </w:rPr>
        <w:t xml:space="preserve">Temperature change is based on the </w:t>
      </w:r>
      <w:r w:rsidR="000703D3" w:rsidRPr="00433162">
        <w:rPr>
          <w:rFonts w:ascii="Times New Roman" w:hAnsi="Times New Roman" w:cs="Times New Roman"/>
          <w:lang w:val="en-GB"/>
        </w:rPr>
        <w:t>regional coupled model system RCA4-NEMO</w:t>
      </w:r>
      <w:r w:rsidR="000703D3" w:rsidRPr="00AF32CB">
        <w:rPr>
          <w:rStyle w:val="CommentReference"/>
          <w:rFonts w:ascii="Times New Roman" w:hAnsi="Times New Roman" w:cs="Times New Roman"/>
          <w:sz w:val="22"/>
          <w:szCs w:val="22"/>
        </w:rPr>
        <w:annotationRef/>
      </w:r>
      <w:r w:rsidR="000703D3" w:rsidRPr="00433162">
        <w:rPr>
          <w:rFonts w:ascii="Times New Roman" w:hAnsi="Times New Roman" w:cs="Times New Roman"/>
          <w:lang w:val="en-GB"/>
        </w:rPr>
        <w:t xml:space="preserve"> and </w:t>
      </w:r>
      <w:r w:rsidR="000703D3" w:rsidRPr="002A3816">
        <w:rPr>
          <w:rFonts w:ascii="Times New Roman" w:hAnsi="Times New Roman" w:cs="Times New Roman"/>
          <w:lang w:val="en-GB"/>
        </w:rPr>
        <w:t>the RCP 8.5 emission</w:t>
      </w:r>
      <w:r w:rsidR="000703D3" w:rsidRPr="00433162">
        <w:rPr>
          <w:rFonts w:ascii="Times New Roman" w:hAnsi="Times New Roman" w:cs="Times New Roman"/>
          <w:lang w:val="en-GB"/>
        </w:rPr>
        <w:t xml:space="preserve"> scenario</w:t>
      </w:r>
      <w:r w:rsidR="000703D3">
        <w:rPr>
          <w:rFonts w:ascii="Times New Roman" w:hAnsi="Times New Roman" w:cs="Times New Roman"/>
          <w:lang w:val="en-GB"/>
        </w:rPr>
        <w:t xml:space="preserve"> </w:t>
      </w:r>
      <w:r w:rsidR="000703D3">
        <w:rPr>
          <w:rFonts w:ascii="Times New Roman" w:hAnsi="Times New Roman" w:cs="Times New Roman"/>
          <w:lang w:val="en-GB"/>
        </w:rPr>
        <w:fldChar w:fldCharType="begin"/>
      </w:r>
      <w:r w:rsidR="006658D8">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2.6), 2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4.5), and 4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0703D3">
        <w:rPr>
          <w:rFonts w:ascii="Times New Roman" w:hAnsi="Times New Roman" w:cs="Times New Roman"/>
          <w:lang w:val="en-GB"/>
        </w:rPr>
        <w:fldChar w:fldCharType="separate"/>
      </w:r>
      <w:r w:rsidR="000703D3" w:rsidRPr="00BB41C0">
        <w:rPr>
          <w:rFonts w:ascii="Times New Roman" w:hAnsi="Times New Roman" w:cs="Times New Roman"/>
          <w:lang w:val="en-GB"/>
        </w:rPr>
        <w:t xml:space="preserve">(Dieterich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 Gröger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w:t>
      </w:r>
      <w:r w:rsidR="000703D3">
        <w:rPr>
          <w:rFonts w:ascii="Times New Roman" w:hAnsi="Times New Roman" w:cs="Times New Roman"/>
          <w:lang w:val="en-GB"/>
        </w:rPr>
        <w:fldChar w:fldCharType="end"/>
      </w:r>
      <w:r w:rsidR="000703D3">
        <w:rPr>
          <w:rFonts w:ascii="Times New Roman" w:hAnsi="Times New Roman" w:cs="Times New Roman"/>
          <w:lang w:val="en-US"/>
        </w:rPr>
        <w:t xml:space="preserve">. </w:t>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meta-analys</w:t>
      </w:r>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r w:rsidR="00A47EEC">
        <w:rPr>
          <w:rFonts w:ascii="Times New Roman" w:hAnsi="Times New Roman" w:cs="Times New Roman"/>
          <w:bCs/>
          <w:lang w:val="en-GB"/>
        </w:rPr>
        <w:t xml:space="preserve"> </w:t>
      </w:r>
      <w:r w:rsidR="00A47EEC">
        <w:rPr>
          <w:rFonts w:ascii="Times New Roman" w:hAnsi="Times New Roman" w:cs="Times New Roman"/>
          <w:bCs/>
          <w:lang w:val="en-GB"/>
        </w:rPr>
        <w:fldChar w:fldCharType="begin"/>
      </w:r>
      <w:r w:rsidR="006658D8">
        <w:rPr>
          <w:rFonts w:ascii="Times New Roman" w:hAnsi="Times New Roman" w:cs="Times New Roman"/>
          <w:bCs/>
          <w:lang w:val="en-GB"/>
        </w:rPr>
        <w:instrText xml:space="preserve"> ADDIN ZOTERO_ITEM CSL_CITATION {"citationID":"NNab2gQm","properties":{"formattedCitation":"(Lindmark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webs","author":[{"family":"Lindmark","given":"Max"}],"issued":{"date-parts":[["2020"]]}},"locator":"20"}],"schema":"https://github.com/citation-style-language/schema/raw/master/csl-citation.json"} </w:instrText>
      </w:r>
      <w:r w:rsidR="00A47EEC">
        <w:rPr>
          <w:rFonts w:ascii="Times New Roman" w:hAnsi="Times New Roman" w:cs="Times New Roman"/>
          <w:bCs/>
          <w:lang w:val="en-GB"/>
        </w:rPr>
        <w:fldChar w:fldCharType="separate"/>
      </w:r>
      <w:r w:rsidR="00A47EEC">
        <w:rPr>
          <w:rFonts w:ascii="Times New Roman" w:hAnsi="Times New Roman" w:cs="Times New Roman"/>
          <w:bCs/>
          <w:noProof/>
          <w:lang w:val="en-GB"/>
        </w:rPr>
        <w:t>(Lindmark 2020)</w:t>
      </w:r>
      <w:r w:rsidR="00A47EEC">
        <w:rPr>
          <w:rFonts w:ascii="Times New Roman" w:hAnsi="Times New Roman" w:cs="Times New Roman"/>
          <w:bCs/>
          <w:lang w:val="en-GB"/>
        </w:rPr>
        <w:fldChar w:fldCharType="end"/>
      </w:r>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t>
      </w:r>
      <w:r w:rsidR="00AE090B">
        <w:rPr>
          <w:rFonts w:ascii="Times New Roman" w:hAnsi="Times New Roman" w:cs="Times New Roman"/>
          <w:lang w:val="en-US"/>
        </w:rPr>
        <w:t xml:space="preserve">that </w:t>
      </w:r>
      <w:r w:rsidR="00675DB9">
        <w:rPr>
          <w:rFonts w:ascii="Times New Roman" w:hAnsi="Times New Roman" w:cs="Times New Roman"/>
          <w:lang w:val="en-US"/>
        </w:rPr>
        <w:t>warming leads to</w:t>
      </w:r>
      <w:r w:rsidR="009A77F3">
        <w:rPr>
          <w:rFonts w:ascii="Times New Roman" w:hAnsi="Times New Roman" w:cs="Times New Roman"/>
          <w:lang w:val="en-US"/>
        </w:rPr>
        <w:t xml:space="preserve"> declines in mean body size in the population</w:t>
      </w:r>
      <w:r w:rsidR="001D5C2A">
        <w:rPr>
          <w:rFonts w:ascii="Times New Roman" w:hAnsi="Times New Roman" w:cs="Times New Roman"/>
          <w:lang w:val="en-US"/>
        </w:rPr>
        <w:t xml:space="preserve"> due to shifting size distributions</w:t>
      </w:r>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370ED2D7" w:rsidR="00190E51" w:rsidRPr="00F95139" w:rsidRDefault="003159F8" w:rsidP="00182BA9">
      <w:pPr>
        <w:spacing w:line="480" w:lineRule="auto"/>
        <w:contextualSpacing/>
        <w:jc w:val="both"/>
        <w:rPr>
          <w:lang w:val="en-GB"/>
        </w:rPr>
      </w:pPr>
      <w:r w:rsidRPr="00F95139">
        <w:rPr>
          <w:lang w:val="en-GB"/>
        </w:rPr>
        <w:t>W</w:t>
      </w:r>
      <w:r w:rsidR="00057ED1" w:rsidRPr="00F95139">
        <w:rPr>
          <w:lang w:val="en-GB"/>
        </w:rPr>
        <w:t xml:space="preserve">e </w:t>
      </w:r>
      <w:r w:rsidR="008C268E" w:rsidRPr="00F95139">
        <w:rPr>
          <w:lang w:val="en-GB"/>
        </w:rPr>
        <w:t>develop</w:t>
      </w:r>
      <w:r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6658D8">
        <w:rPr>
          <w:lang w:val="en-GB"/>
        </w:rPr>
        <w:instrText xml:space="preserve"> ADDIN ZOTERO_ITEM CSL_CITATION {"citationID":"kH2mAfPQ","properties":{"formattedCitation":"(Scott {\\i{}et al.} 2014)","plainCitation":"(Scott et al. 2014)","noteIndex":0},"citationItems":[{"id":375,"uris":["http://zotero.org/users/6116610/items/D38VTQSD"],"uri":["http://zotero.org/users/6116610/items/D38VTQSD"],"itemData":{"id":375,"type":"article-journal","abstract":"JRC.G.4-Maritime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r w:rsidR="00081BAF">
        <w:rPr>
          <w:lang w:val="en-GB"/>
        </w:rPr>
        <w:t xml:space="preserve">offshore </w:t>
      </w:r>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w:t>
      </w:r>
      <w:r w:rsidR="00465F97">
        <w:rPr>
          <w:lang w:val="en-GB"/>
        </w:rPr>
        <w:t xml:space="preserve">Atlantic </w:t>
      </w:r>
      <w:r w:rsidR="00057ED1" w:rsidRPr="00F95139">
        <w:rPr>
          <w:lang w:val="en-GB"/>
        </w:rPr>
        <w:t>cod (</w:t>
      </w:r>
      <w:r w:rsidR="00057ED1" w:rsidRPr="00F95139">
        <w:rPr>
          <w:i/>
          <w:lang w:val="en-GB"/>
        </w:rPr>
        <w:t>Gadus morhua</w:t>
      </w:r>
      <w:r w:rsidR="00057ED1" w:rsidRPr="00F95139">
        <w:rPr>
          <w:lang w:val="en-GB"/>
        </w:rPr>
        <w:t>), sprat (</w:t>
      </w:r>
      <w:r w:rsidR="00057ED1" w:rsidRPr="00F95139">
        <w:rPr>
          <w:i/>
          <w:lang w:val="en-GB"/>
        </w:rPr>
        <w:t>Sprattus sprattus</w:t>
      </w:r>
      <w:r w:rsidR="00057ED1" w:rsidRPr="00F95139">
        <w:rPr>
          <w:lang w:val="en-GB"/>
        </w:rPr>
        <w:t>) and herring (</w:t>
      </w:r>
      <w:r w:rsidR="00057ED1" w:rsidRPr="00F95139">
        <w:rPr>
          <w:i/>
          <w:lang w:val="en-GB"/>
        </w:rPr>
        <w:t>Clupea harengus</w:t>
      </w:r>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w:t>
      </w:r>
      <w:r w:rsidR="006D56BB">
        <w:rPr>
          <w:lang w:val="en-GB"/>
        </w:rPr>
        <w:t xml:space="preserve">fish </w:t>
      </w:r>
      <w:r w:rsidR="00E046A4" w:rsidRPr="00F95139">
        <w:rPr>
          <w:lang w:val="en-GB"/>
        </w:rPr>
        <w:t xml:space="preserve">species </w:t>
      </w:r>
      <w:r w:rsidR="00133480" w:rsidRPr="00F95139">
        <w:rPr>
          <w:lang w:val="en-GB"/>
        </w:rPr>
        <w:t>are dominant in terms of biomass</w:t>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t xml:space="preserve">are food for fish but are </w:t>
      </w:r>
      <w:r w:rsidR="000845D2">
        <w:rPr>
          <w:lang w:val="en-GB"/>
        </w:rPr>
        <w:t>not explicitly modelled</w:t>
      </w:r>
      <w:r w:rsidR="0095714E">
        <w:rPr>
          <w:lang w:val="en-GB"/>
        </w:rPr>
        <w:t xml:space="preserve"> </w:t>
      </w:r>
      <w:r w:rsidR="0095714E">
        <w:rPr>
          <w:lang w:val="en-GB"/>
        </w:rPr>
        <w:fldChar w:fldCharType="begin"/>
      </w:r>
      <w:r w:rsidR="006658D8">
        <w:rPr>
          <w:lang w:val="en-GB"/>
        </w:rPr>
        <w:instrText xml:space="preserve"> ADDIN ZOTERO_ITEM CSL_CITATION {"citationID":"tUooKbwC","properties":{"formattedCitation":"(Andersen {\\i{}et al.} 2016b)","plainCitation":"(Andersen et al. 2016b)","noteIndex":0},"citationItems":[{"id":762,"uris":["http://zotero.org/users/6116610/items/NHJFH6FQ"],"uri":["http://zotero.org/users/6116610/items/NHJFH6FQ"],"itemData":{"id":762,"type":"article-journal","abstract":"Size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93577">
        <w:rPr>
          <w:lang w:val="en-GB"/>
        </w:rPr>
        <w:t>T</w:t>
      </w:r>
      <w:r w:rsidR="00551CA6">
        <w:rPr>
          <w:lang w:val="en-GB"/>
        </w:rPr>
        <w:t xml:space="preserve">he </w:t>
      </w:r>
      <w:r w:rsidR="00057ED1" w:rsidRPr="00F95139">
        <w:rPr>
          <w:lang w:val="en-GB"/>
        </w:rPr>
        <w:t>pelagic</w:t>
      </w:r>
      <w:r w:rsidR="00814612" w:rsidRPr="00F95139">
        <w:rPr>
          <w:lang w:val="en-GB"/>
        </w:rPr>
        <w:t xml:space="preserve"> </w:t>
      </w:r>
      <w:r w:rsidR="00551CA6">
        <w:rPr>
          <w:lang w:val="en-GB"/>
        </w:rPr>
        <w:t>spectr</w:t>
      </w:r>
      <w:r w:rsidR="00302959">
        <w:rPr>
          <w:lang w:val="en-GB"/>
        </w:rPr>
        <w:t>um</w:t>
      </w:r>
      <w:r w:rsidR="00551CA6">
        <w:rPr>
          <w:lang w:val="en-GB"/>
        </w:rPr>
        <w:t xml:space="preserve"> </w:t>
      </w:r>
      <w:r w:rsidR="00302959">
        <w:rPr>
          <w:lang w:val="en-GB"/>
        </w:rPr>
        <w:t>represents</w:t>
      </w:r>
      <w:r w:rsidR="00551CA6">
        <w:rPr>
          <w:lang w:val="en-GB"/>
        </w:rPr>
        <w:t xml:space="preserve"> mainly </w:t>
      </w:r>
      <w:r w:rsidR="00814612" w:rsidRPr="00F95139">
        <w:rPr>
          <w:rFonts w:ascii="Times" w:hAnsi="Times"/>
          <w:lang w:val="en-GB"/>
        </w:rPr>
        <w:t>phyto-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gobiidaes</w:t>
      </w:r>
      <w:r w:rsidR="00CB78AA">
        <w:rPr>
          <w:rFonts w:ascii="Times" w:hAnsi="Times"/>
          <w:lang w:val="en-GB"/>
        </w:rPr>
        <w:t xml:space="preserve"> and</w:t>
      </w:r>
      <w:r w:rsidR="00C55C61" w:rsidRPr="00F95139">
        <w:rPr>
          <w:rFonts w:ascii="Times" w:hAnsi="Times"/>
          <w:lang w:val="en-GB"/>
        </w:rPr>
        <w:t xml:space="preserve"> small flatfish</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57E8DAF" w:rsidR="00902E5A" w:rsidRPr="00CE1581" w:rsidRDefault="00A97859" w:rsidP="00182BA9">
      <w:pPr>
        <w:spacing w:line="480" w:lineRule="auto"/>
        <w:contextualSpacing/>
        <w:jc w:val="both"/>
        <w:rPr>
          <w:rFonts w:ascii="Times" w:hAnsi="Times"/>
          <w:lang w:val="en-GB"/>
        </w:rPr>
      </w:pPr>
      <w:r w:rsidRPr="00CE1581">
        <w:rPr>
          <w:rFonts w:ascii="Times" w:hAnsi="Times"/>
          <w:lang w:val="en-GB"/>
        </w:rPr>
        <w:lastRenderedPageBreak/>
        <w:t xml:space="preserve">The </w:t>
      </w:r>
      <w:r w:rsidR="005E27C1" w:rsidRPr="00CE1581">
        <w:rPr>
          <w:rFonts w:ascii="Times" w:hAnsi="Times"/>
          <w:lang w:val="en-GB"/>
        </w:rPr>
        <w:t>model is based on source code for the multi-species implementation of size</w:t>
      </w:r>
      <w:r w:rsidR="00E6667F" w:rsidRPr="00CE1581">
        <w:rPr>
          <w:rFonts w:ascii="Times" w:hAnsi="Times"/>
          <w:lang w:val="en-GB"/>
        </w:rPr>
        <w:t xml:space="preserve"> </w:t>
      </w:r>
      <w:r w:rsidR="005E27C1" w:rsidRPr="00CE1581">
        <w:rPr>
          <w:rFonts w:ascii="Times" w:hAnsi="Times"/>
          <w:lang w:val="en-GB"/>
        </w:rPr>
        <w:t xml:space="preserve">spectrum models in the </w:t>
      </w:r>
      <w:r w:rsidR="001C5872" w:rsidRPr="00CE1581">
        <w:rPr>
          <w:rFonts w:ascii="Times" w:hAnsi="Times"/>
          <w:lang w:val="en-GB"/>
        </w:rPr>
        <w:t>‘</w:t>
      </w:r>
      <w:r w:rsidR="005E27C1" w:rsidRPr="00CE1581">
        <w:rPr>
          <w:rFonts w:ascii="Times" w:hAnsi="Times"/>
          <w:lang w:val="en-GB"/>
        </w:rPr>
        <w:t>R</w:t>
      </w:r>
      <w:r w:rsidR="001C5872" w:rsidRPr="00CE1581">
        <w:rPr>
          <w:rFonts w:ascii="Times" w:hAnsi="Times"/>
          <w:lang w:val="en-GB"/>
        </w:rPr>
        <w:t>’</w:t>
      </w:r>
      <w:r w:rsidR="005E27C1" w:rsidRPr="00CE1581">
        <w:rPr>
          <w:rFonts w:ascii="Times" w:hAnsi="Times"/>
          <w:lang w:val="en-GB"/>
        </w:rPr>
        <w:t xml:space="preserve">-package </w:t>
      </w:r>
      <w:r w:rsidR="005E27C1" w:rsidRPr="00CE1581">
        <w:rPr>
          <w:rFonts w:ascii="Times" w:hAnsi="Times"/>
          <w:i/>
          <w:lang w:val="en-GB"/>
        </w:rPr>
        <w:t>mizer</w:t>
      </w:r>
      <w:r w:rsidR="005E27C1" w:rsidRPr="00CE1581">
        <w:rPr>
          <w:rFonts w:ascii="Times" w:hAnsi="Times"/>
          <w:lang w:val="en-GB"/>
        </w:rPr>
        <w:t xml:space="preserve"> </w:t>
      </w:r>
      <w:r w:rsidR="005E27C1" w:rsidRPr="00CE1581">
        <w:rPr>
          <w:rFonts w:ascii="Times" w:hAnsi="Times"/>
        </w:rPr>
        <w:fldChar w:fldCharType="begin"/>
      </w:r>
      <w:r w:rsidR="006658D8" w:rsidRPr="00CE1581">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Haste."}],"issued":{"date-parts":[["2014"]]}}},{"id":857,"uris":["http://zotero.org/users/6116610/items/DJUXBZVN"],"uri":["http://zotero.org/users/6116610/items/DJUXBZVN"],"itemData":{"id":857,"type":"book","genre":"R","title":"mizer: Multi-Species sIZE Spectrum Modelling in R","version":"1.1","author":[{"family":"Scott","given":"Finlay"},{"family":"Blanchard","given":"Julia"},{"family":"Andersen","given":"Ken"}],"issued":{"date-parts":[["2019"]]}}},{"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CE1581">
        <w:rPr>
          <w:rFonts w:ascii="Times" w:hAnsi="Times"/>
        </w:rPr>
        <w:fldChar w:fldCharType="separate"/>
      </w:r>
      <w:r w:rsidR="001C5872" w:rsidRPr="00CE1581">
        <w:rPr>
          <w:rFonts w:ascii="Times" w:hAnsi="Times" w:cs="Times New Roman"/>
          <w:lang w:val="en-GB"/>
        </w:rPr>
        <w:t xml:space="preserve">(Blanchard </w:t>
      </w:r>
      <w:r w:rsidR="001C5872" w:rsidRPr="00CE1581">
        <w:rPr>
          <w:rFonts w:ascii="Times" w:hAnsi="Times" w:cs="Times New Roman"/>
          <w:i/>
          <w:iCs/>
          <w:lang w:val="en-GB"/>
        </w:rPr>
        <w:t>et al.</w:t>
      </w:r>
      <w:r w:rsidR="001C5872" w:rsidRPr="00CE1581">
        <w:rPr>
          <w:rFonts w:ascii="Times" w:hAnsi="Times" w:cs="Times New Roman"/>
          <w:lang w:val="en-GB"/>
        </w:rPr>
        <w:t xml:space="preserve"> 2014; Scott </w:t>
      </w:r>
      <w:r w:rsidR="001C5872" w:rsidRPr="00CE1581">
        <w:rPr>
          <w:rFonts w:ascii="Times" w:hAnsi="Times" w:cs="Times New Roman"/>
          <w:i/>
          <w:iCs/>
          <w:lang w:val="en-GB"/>
        </w:rPr>
        <w:t>et al.</w:t>
      </w:r>
      <w:r w:rsidR="001C5872" w:rsidRPr="00CE1581">
        <w:rPr>
          <w:rFonts w:ascii="Times" w:hAnsi="Times" w:cs="Times New Roman"/>
          <w:lang w:val="en-GB"/>
        </w:rPr>
        <w:t xml:space="preserve"> 2014, 2019; R Core Team 2018)</w:t>
      </w:r>
      <w:r w:rsidR="005E27C1" w:rsidRPr="00CE1581">
        <w:rPr>
          <w:rFonts w:ascii="Times" w:hAnsi="Times"/>
        </w:rPr>
        <w:fldChar w:fldCharType="end"/>
      </w:r>
      <w:r w:rsidR="004005D6" w:rsidRPr="00CE1581">
        <w:rPr>
          <w:rFonts w:ascii="Times" w:hAnsi="Times"/>
          <w:lang w:val="en-GB"/>
        </w:rPr>
        <w:t xml:space="preserve">, which </w:t>
      </w:r>
      <w:r w:rsidR="0094180F" w:rsidRPr="00CE1581">
        <w:rPr>
          <w:rFonts w:ascii="Times" w:hAnsi="Times"/>
          <w:lang w:val="en-GB"/>
        </w:rPr>
        <w:t xml:space="preserve">has been extended to </w:t>
      </w:r>
      <w:r w:rsidR="002F17C2" w:rsidRPr="00CE1581">
        <w:rPr>
          <w:rFonts w:ascii="Times" w:hAnsi="Times"/>
          <w:lang w:val="en-GB"/>
        </w:rPr>
        <w:t>include</w:t>
      </w:r>
      <w:r w:rsidR="0094180F" w:rsidRPr="00CE1581">
        <w:rPr>
          <w:rFonts w:ascii="Times" w:hAnsi="Times"/>
          <w:lang w:val="en-GB"/>
        </w:rPr>
        <w:t xml:space="preserve"> </w:t>
      </w:r>
      <w:commentRangeStart w:id="0"/>
      <w:r w:rsidR="00F2159B" w:rsidRPr="00CE1581">
        <w:rPr>
          <w:rFonts w:ascii="Times" w:hAnsi="Times"/>
          <w:lang w:val="en-GB"/>
        </w:rPr>
        <w:t>multiple background resources</w:t>
      </w:r>
      <w:commentRangeEnd w:id="0"/>
      <w:r w:rsidR="00BE5E52" w:rsidRPr="00CE1581">
        <w:rPr>
          <w:rStyle w:val="CommentReference"/>
          <w:sz w:val="24"/>
          <w:szCs w:val="24"/>
        </w:rPr>
        <w:commentReference w:id="0"/>
      </w:r>
      <w:r w:rsidR="0094180F" w:rsidRPr="00CE1581">
        <w:rPr>
          <w:rFonts w:ascii="Times" w:hAnsi="Times"/>
          <w:lang w:val="en-GB"/>
        </w:rPr>
        <w:t xml:space="preserve"> </w:t>
      </w:r>
      <w:r w:rsidR="00F2159B" w:rsidRPr="00CE1581">
        <w:rPr>
          <w:rFonts w:ascii="Times" w:hAnsi="Times"/>
          <w:lang w:val="en-GB"/>
        </w:rPr>
        <w:t xml:space="preserve"> and </w:t>
      </w:r>
      <w:r w:rsidR="004005D6" w:rsidRPr="00CE1581">
        <w:rPr>
          <w:rFonts w:ascii="Times" w:hAnsi="Times"/>
          <w:lang w:val="en-GB"/>
        </w:rPr>
        <w:t xml:space="preserve">temperature-scaling of key physiological processes. </w:t>
      </w:r>
      <w:r w:rsidR="0077712A" w:rsidRPr="00CE1581">
        <w:rPr>
          <w:rFonts w:ascii="Times" w:hAnsi="Times"/>
          <w:lang w:val="en-GB"/>
        </w:rPr>
        <w:t>In this section we describe the key elements of the MSSM</w:t>
      </w:r>
      <w:r w:rsidR="001C5F01" w:rsidRPr="00CE1581">
        <w:rPr>
          <w:rFonts w:ascii="Times" w:hAnsi="Times"/>
          <w:lang w:val="en-GB"/>
        </w:rPr>
        <w:t xml:space="preserve"> using the </w:t>
      </w:r>
      <w:commentRangeStart w:id="1"/>
      <w:commentRangeStart w:id="2"/>
      <w:r w:rsidR="00515929" w:rsidRPr="00CE1581">
        <w:rPr>
          <w:rFonts w:ascii="Times" w:hAnsi="Times"/>
          <w:lang w:val="en-GB"/>
        </w:rPr>
        <w:t xml:space="preserve">same notation </w:t>
      </w:r>
      <w:commentRangeEnd w:id="1"/>
      <w:r w:rsidR="00DC6626" w:rsidRPr="00CE1581">
        <w:rPr>
          <w:rStyle w:val="CommentReference"/>
          <w:sz w:val="24"/>
          <w:szCs w:val="24"/>
        </w:rPr>
        <w:commentReference w:id="1"/>
      </w:r>
      <w:commentRangeEnd w:id="2"/>
      <w:r w:rsidR="00DD3258" w:rsidRPr="00CE1581">
        <w:rPr>
          <w:rStyle w:val="CommentReference"/>
          <w:sz w:val="24"/>
          <w:szCs w:val="24"/>
        </w:rPr>
        <w:commentReference w:id="2"/>
      </w:r>
      <w:r w:rsidR="00515929" w:rsidRPr="00CE1581">
        <w:rPr>
          <w:rFonts w:ascii="Times" w:hAnsi="Times"/>
          <w:lang w:val="en-GB"/>
        </w:rPr>
        <w:t xml:space="preserve">when possible as in </w:t>
      </w:r>
      <w:r w:rsidR="00FC0484" w:rsidRPr="00CE1581">
        <w:rPr>
          <w:rFonts w:ascii="Times" w:hAnsi="Times"/>
          <w:lang w:val="en-GB"/>
        </w:rPr>
        <w:t xml:space="preserve">previous </w:t>
      </w:r>
      <w:r w:rsidR="002D6773" w:rsidRPr="00CE1581">
        <w:rPr>
          <w:rFonts w:ascii="Times" w:hAnsi="Times"/>
          <w:lang w:val="en-GB"/>
        </w:rPr>
        <w:t>multispecies mizer model</w:t>
      </w:r>
      <w:r w:rsidR="00FC0484" w:rsidRPr="00CE1581">
        <w:rPr>
          <w:rFonts w:ascii="Times" w:hAnsi="Times"/>
          <w:lang w:val="en-GB"/>
        </w:rPr>
        <w:t>s</w:t>
      </w:r>
      <w:r w:rsidR="00D863A2" w:rsidRPr="00CE1581">
        <w:rPr>
          <w:rFonts w:ascii="Times" w:hAnsi="Times"/>
          <w:lang w:val="en-GB"/>
        </w:rPr>
        <w:t xml:space="preserve"> </w:t>
      </w:r>
      <w:r w:rsidR="00FC0484" w:rsidRPr="00CE1581">
        <w:rPr>
          <w:rFonts w:ascii="Times" w:hAnsi="Times"/>
          <w:lang w:val="en-GB"/>
        </w:rPr>
        <w:t xml:space="preserve">for </w:t>
      </w:r>
      <w:r w:rsidR="00DD3258" w:rsidRPr="00CE1581">
        <w:rPr>
          <w:rFonts w:ascii="Times" w:hAnsi="Times"/>
          <w:lang w:val="en-GB"/>
        </w:rPr>
        <w:t>consistency</w:t>
      </w:r>
      <w:r w:rsidR="00422BF2" w:rsidRPr="00CE1581">
        <w:rPr>
          <w:rFonts w:ascii="Times" w:hAnsi="Times"/>
          <w:lang w:val="en-GB"/>
        </w:rPr>
        <w:t xml:space="preserve"> </w:t>
      </w:r>
      <w:r w:rsidR="002D6773" w:rsidRPr="00CE1581">
        <w:rPr>
          <w:rFonts w:ascii="Times" w:hAnsi="Times"/>
        </w:rPr>
        <w:fldChar w:fldCharType="begin"/>
      </w:r>
      <w:r w:rsidR="006658D8" w:rsidRPr="00CE1581">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CE1581">
        <w:rPr>
          <w:rFonts w:ascii="Times" w:hAnsi="Times"/>
        </w:rPr>
        <w:fldChar w:fldCharType="separate"/>
      </w:r>
      <w:r w:rsidR="00380AE8" w:rsidRPr="00CE1581">
        <w:rPr>
          <w:rFonts w:ascii="Times" w:hAnsi="Times" w:cs="Times New Roman"/>
          <w:lang w:val="en-GB"/>
        </w:rPr>
        <w:t xml:space="preserve">(Blanchard </w:t>
      </w:r>
      <w:r w:rsidR="00380AE8" w:rsidRPr="00CE1581">
        <w:rPr>
          <w:rFonts w:ascii="Times" w:hAnsi="Times" w:cs="Times New Roman"/>
          <w:i/>
          <w:iCs/>
          <w:lang w:val="en-GB"/>
        </w:rPr>
        <w:t>et al.</w:t>
      </w:r>
      <w:r w:rsidR="00380AE8" w:rsidRPr="00CE1581">
        <w:rPr>
          <w:rFonts w:ascii="Times" w:hAnsi="Times" w:cs="Times New Roman"/>
          <w:lang w:val="en-GB"/>
        </w:rPr>
        <w:t xml:space="preserve"> 2014; Scott </w:t>
      </w:r>
      <w:r w:rsidR="00380AE8" w:rsidRPr="00CE1581">
        <w:rPr>
          <w:rFonts w:ascii="Times" w:hAnsi="Times" w:cs="Times New Roman"/>
          <w:i/>
          <w:iCs/>
          <w:lang w:val="en-GB"/>
        </w:rPr>
        <w:t>et al.</w:t>
      </w:r>
      <w:r w:rsidR="00380AE8" w:rsidRPr="00CE1581">
        <w:rPr>
          <w:rFonts w:ascii="Times" w:hAnsi="Times" w:cs="Times New Roman"/>
          <w:lang w:val="en-GB"/>
        </w:rPr>
        <w:t xml:space="preserve"> 2014, 2018)</w:t>
      </w:r>
      <w:r w:rsidR="002D6773" w:rsidRPr="00CE1581">
        <w:rPr>
          <w:rFonts w:ascii="Times" w:hAnsi="Times"/>
        </w:rPr>
        <w:fldChar w:fldCharType="end"/>
      </w:r>
      <w:r w:rsidR="002D6773" w:rsidRPr="00CE1581">
        <w:rPr>
          <w:rFonts w:ascii="Times" w:hAnsi="Times"/>
          <w:lang w:val="en-GB"/>
        </w:rPr>
        <w:t>.</w:t>
      </w:r>
      <w:r w:rsidR="00981827" w:rsidRPr="00CE1581">
        <w:rPr>
          <w:rFonts w:ascii="Times" w:hAnsi="Times"/>
          <w:lang w:val="en-GB"/>
        </w:rPr>
        <w:t xml:space="preserve"> </w:t>
      </w:r>
      <w:r w:rsidR="0077712A" w:rsidRPr="00CE1581">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69696EB6" w:rsidR="00EC6EF2" w:rsidRPr="00EC6EF2" w:rsidRDefault="004209DF" w:rsidP="003A64E5">
            <w:pPr>
              <w:spacing w:line="480" w:lineRule="auto"/>
              <w:contextualSpacing/>
              <w:jc w:val="center"/>
              <w:rPr>
                <w:rFonts w:ascii="Times" w:hAnsi="Times"/>
                <w:lang w:val="en-GB"/>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172704AD"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1B1F6A">
        <w:rPr>
          <w:rFonts w:ascii="Times" w:hAnsi="Times"/>
          <w:lang w:val="en-US"/>
        </w:rPr>
        <w:t>T</w:t>
      </w:r>
      <w:r w:rsidR="00DF7FC7" w:rsidRPr="00F95139">
        <w:rPr>
          <w:rFonts w:ascii="Times" w:hAnsi="Times"/>
          <w:lang w:val="en-GB"/>
        </w:rPr>
        <w:t>otal mortality</w:t>
      </w:r>
      <w:r w:rsidR="0099425F">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0CC9276B" w:rsidR="003A64E5" w:rsidRPr="003A64E5" w:rsidRDefault="004209DF" w:rsidP="003A64E5">
            <w:pPr>
              <w:spacing w:line="480" w:lineRule="auto"/>
              <w:contextualSpacing/>
              <w:jc w:val="center"/>
              <w:rPr>
                <w:rFonts w:ascii="Times" w:hAnsi="Times"/>
              </w:rPr>
            </w:pPr>
            <m:oMathPara>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m:oMathPara>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r w:rsidRPr="00F95139">
        <w:rPr>
          <w:rFonts w:ascii="Times" w:hAnsi="Times"/>
          <w:lang w:val="en-GB"/>
        </w:rPr>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constant</w:t>
      </w:r>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3"/>
        <w:commentRangeStart w:id="4"/>
        <w:commentRangeStart w:id="5"/>
        <w:tc>
          <w:tcPr>
            <w:tcW w:w="8106" w:type="dxa"/>
          </w:tcPr>
          <w:p w14:paraId="0FF1ED45" w14:textId="466B961F" w:rsidR="003D63B7" w:rsidRPr="003A64E5" w:rsidRDefault="004209DF"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3"/>
                <m:r>
                  <m:rPr>
                    <m:sty m:val="p"/>
                  </m:rPr>
                  <w:rPr>
                    <w:rStyle w:val="CommentReference"/>
                    <w:rFonts w:ascii="Cambria Math" w:hAnsi="Cambria Math"/>
                  </w:rPr>
                  <w:commentReference w:id="3"/>
                </m:r>
                <w:commentRangeEnd w:id="4"/>
                <m:r>
                  <m:rPr>
                    <m:sty m:val="p"/>
                  </m:rPr>
                  <w:rPr>
                    <w:rStyle w:val="CommentReference"/>
                    <w:rFonts w:ascii="Cambria Math" w:hAnsi="Cambria Math"/>
                  </w:rPr>
                  <w:commentReference w:id="4"/>
                </m:r>
                <w:commentRangeEnd w:id="5"/>
                <m:r>
                  <m:rPr>
                    <m:sty m:val="p"/>
                  </m:rPr>
                  <w:rPr>
                    <w:rStyle w:val="CommentReference"/>
                  </w:rPr>
                  <w:commentReference w:id="5"/>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71638FF9" w:rsidR="00647A5A" w:rsidRDefault="006D70A6" w:rsidP="00647A5A">
      <w:pPr>
        <w:spacing w:line="480" w:lineRule="auto"/>
        <w:contextualSpacing/>
        <w:jc w:val="both"/>
        <w:rPr>
          <w:rFonts w:ascii="Times" w:hAnsi="Times"/>
          <w:lang w:val="en-GB"/>
        </w:rPr>
      </w:pPr>
      <w:r>
        <w:rPr>
          <w:rFonts w:ascii="Times" w:eastAsiaTheme="minorEastAsia" w:hAnsi="Times"/>
          <w:lang w:val="en-GB"/>
        </w:rPr>
        <w:t>w</w:t>
      </w:r>
      <w:r w:rsidR="00435D15" w:rsidRPr="00F95139">
        <w:rPr>
          <w:rFonts w:ascii="Times" w:eastAsiaTheme="minorEastAsia" w:hAnsi="Times"/>
          <w:lang w:val="en-GB"/>
        </w:rPr>
        <w:t>here</w:t>
      </w:r>
      <w:r>
        <w:rPr>
          <w:rFonts w:ascii="Times" w:eastAsiaTheme="minorEastAsia" w:hAnsi="Times"/>
          <w:lang w:val="en-GB"/>
        </w:rPr>
        <w:t xml:space="preserve"> </w:t>
      </w:r>
      <m:oMath>
        <m:r>
          <w:rPr>
            <w:rFonts w:ascii="Cambria Math" w:hAnsi="Cambria Math"/>
          </w:rPr>
          <m:t>ξ</m:t>
        </m:r>
      </m:oMath>
      <w:r>
        <w:rPr>
          <w:rFonts w:ascii="Times" w:eastAsiaTheme="minorEastAsia" w:hAnsi="Times"/>
          <w:lang w:val="en-GB"/>
        </w:rPr>
        <w:t xml:space="preserve">, the fraction of energy reserves, is </w:t>
      </w:r>
      <m:oMath>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658D8">
        <w:rPr>
          <w:rFonts w:ascii="Times" w:eastAsiaTheme="minorEastAsia" w:hAnsi="Times"/>
          <w:lang w:val="en-GB"/>
        </w:rPr>
        <w:instrText xml:space="preserve"> ADDIN ZOTERO_ITEM CSL_CITATION {"citationID":"gWcQd4X4","properties":{"formattedCitation":"(Hartvig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00435D15"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1BF9EB8C" w:rsidR="00E06C5B" w:rsidRPr="00E06C5B" w:rsidRDefault="004209DF"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m:oMathPara>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7448C9F5"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corresponding to weight at maturation),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6"/>
      <w:commentRangeStart w:id="7"/>
      <w:r w:rsidR="006B51A2" w:rsidRPr="00F95139">
        <w:rPr>
          <w:rFonts w:ascii="Times" w:hAnsi="Times"/>
          <w:lang w:val="en-GB"/>
        </w:rPr>
        <w:t>fishing effort</w:t>
      </w:r>
      <w:r w:rsidR="00CF46D7" w:rsidRPr="00F95139">
        <w:rPr>
          <w:rFonts w:ascii="Times" w:hAnsi="Times"/>
          <w:lang w:val="en-GB"/>
        </w:rPr>
        <w:t>.</w:t>
      </w:r>
      <w:commentRangeEnd w:id="6"/>
      <w:r w:rsidR="001079B0" w:rsidRPr="00AF32CB">
        <w:rPr>
          <w:rStyle w:val="CommentReference"/>
          <w:sz w:val="22"/>
          <w:szCs w:val="22"/>
        </w:rPr>
        <w:commentReference w:id="6"/>
      </w:r>
      <w:commentRangeEnd w:id="7"/>
      <w:r w:rsidR="009B5F2E" w:rsidRPr="00AF32CB">
        <w:rPr>
          <w:rStyle w:val="CommentReference"/>
          <w:sz w:val="22"/>
          <w:szCs w:val="22"/>
        </w:rPr>
        <w:commentReference w:id="7"/>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983403">
        <w:rPr>
          <w:rFonts w:ascii="Times" w:eastAsiaTheme="minorEastAsia" w:hAnsi="Times"/>
          <w:lang w:val="en-US"/>
        </w:rPr>
        <w:t>the</w:t>
      </w:r>
      <w:r w:rsidR="00ED44F7">
        <w:rPr>
          <w:rFonts w:ascii="Times" w:eastAsiaTheme="minorEastAsia" w:hAnsi="Times"/>
          <w:lang w:val="en-US"/>
        </w:rPr>
        <w:t xml:space="preserve"> term</w:t>
      </w:r>
      <w:r w:rsidR="00983403">
        <w:rPr>
          <w:rFonts w:ascii="Times" w:eastAsiaTheme="minorEastAsia" w:hAnsi="Times"/>
          <w:lang w:val="en-US"/>
        </w:rPr>
        <w:t>s</w:t>
      </w:r>
      <w:r w:rsidR="00ED44F7">
        <w:rPr>
          <w:rFonts w:ascii="Times" w:eastAsiaTheme="minorEastAsia" w:hAnsi="Times"/>
          <w:lang w:val="en-US"/>
        </w:rPr>
        <w:t xml:space="preserve">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r w:rsidR="006772C1" w:rsidRPr="00F95139">
        <w:rPr>
          <w:rFonts w:ascii="Times" w:hAnsi="Times"/>
          <w:lang w:val="en-GB"/>
        </w:rPr>
        <w:t>redation</w:t>
      </w:r>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5DCE0BC3" w:rsidR="00591C67" w:rsidRPr="00E06C5B" w:rsidRDefault="004209DF" w:rsidP="00BD3461">
            <w:pPr>
              <w:spacing w:line="480" w:lineRule="auto"/>
              <w:contextualSpacing/>
              <w:jc w:val="center"/>
              <w:rPr>
                <w:rFonts w:ascii="Times" w:hAnsi="Times"/>
                <w:lang w:val="en-GB"/>
              </w:rPr>
            </w:pPr>
            <m:oMathPara>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8" w:author="Anna Gårdmark" w:date="2020-01-29T13:36:00Z">
                        <w:rPr>
                          <w:rFonts w:ascii="Cambria Math" w:hAnsi="Cambria Math" w:cs="Arial"/>
                          <w:lang w:val="en-GB"/>
                        </w:rPr>
                        <m:t>,</m:t>
                      </w:del>
                    </m:r>
                    <m:r>
                      <w:del w:id="9"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m:oMathPara>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2C037554"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6658D8">
        <w:rPr>
          <w:rFonts w:ascii="Times" w:eastAsiaTheme="minorEastAsia" w:hAnsi="Times"/>
          <w:lang w:val="en-GB"/>
        </w:rPr>
        <w:instrText xml:space="preserve"> ADDIN ZOTERO_ITEM CSL_CITATION {"citationID":"oik8MIWU","properties":{"formattedCitation":"(Ursin 1973)","plainCitation":"(Ursin 1973)","noteIndex":0},"citationItems":[{"id":912,"uris":["http://zotero.org/users/6116610/items/XWN9LESA"],"uri":["http://zotero.org/users/6116610/items/XWN9LESA"],"itemData":{"id":912,"type":"article-journal","container-title":"Meddelelser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follows a Holling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44A610A1" w:rsidR="00761B60" w:rsidRPr="00E06C5B" w:rsidRDefault="004209DF"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10" w:author="Anna Gårdmark" w:date="2020-01-13T09:42:00Z">
                            <w:rPr>
                              <w:rFonts w:ascii="Cambria Math" w:hAnsi="Cambria Math"/>
                            </w:rPr>
                            <m:t>w</m:t>
                          </w:del>
                        </m:r>
                      </m:e>
                      <m:sup>
                        <m:r>
                          <w:rPr>
                            <w:rFonts w:ascii="Cambria Math" w:hAnsi="Cambria Math"/>
                          </w:rPr>
                          <m:t>n</m:t>
                        </m:r>
                      </m:sup>
                    </m:sSup>
                  </m:den>
                </m:f>
              </m:oMath>
            </m:oMathPara>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106A018A"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which describes the level of satiation and varies</w:t>
      </w:r>
      <w:r w:rsidR="00566AEA">
        <w:rPr>
          <w:rFonts w:ascii="Times" w:hAnsi="Times"/>
          <w:lang w:val="en-GB"/>
        </w:rPr>
        <w:t xml:space="preserve"> between </w:t>
      </w:r>
      <w:r w:rsidRPr="00F95139">
        <w:rPr>
          <w:rFonts w:ascii="Times" w:hAnsi="Times"/>
          <w:lang w:val="en-GB"/>
        </w:rPr>
        <w:t>0</w:t>
      </w:r>
      <w:r w:rsidR="00566AEA">
        <w:rPr>
          <w:rFonts w:ascii="Times" w:hAnsi="Times"/>
          <w:lang w:val="en-GB"/>
        </w:rPr>
        <w:t xml:space="preserve"> and </w:t>
      </w:r>
      <w:r w:rsidRPr="00F95139">
        <w:rPr>
          <w:rFonts w:ascii="Times" w:hAnsi="Times"/>
          <w:lang w:val="en-GB"/>
        </w:rPr>
        <w:t>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commentRangeStart w:id="11"/>
      <w:r w:rsidR="00C96774" w:rsidRPr="00F95139">
        <w:rPr>
          <w:rFonts w:ascii="Times" w:hAnsi="Times"/>
          <w:lang w:val="en-GB"/>
        </w:rPr>
        <w:t xml:space="preserve">search </w:t>
      </w:r>
      <w:r w:rsidR="00286CA8">
        <w:rPr>
          <w:rFonts w:ascii="Times" w:hAnsi="Times"/>
          <w:lang w:val="en-GB"/>
        </w:rPr>
        <w:t>volume</w:t>
      </w:r>
      <w:commentRangeEnd w:id="11"/>
      <w:r w:rsidR="0052795B">
        <w:rPr>
          <w:rStyle w:val="CommentReference"/>
        </w:rPr>
        <w:commentReference w:id="11"/>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tc>
          <w:tcPr>
            <w:tcW w:w="8106" w:type="dxa"/>
          </w:tcPr>
          <w:p w14:paraId="4D7B3377" w14:textId="31D8D3B2" w:rsidR="00445581" w:rsidRPr="00EC6EF2" w:rsidRDefault="004209DF"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m:oMathPara>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p>
        </w:tc>
      </w:tr>
    </w:tbl>
    <w:p w14:paraId="1F5A9DA6" w14:textId="00FDAAC7" w:rsidR="0079711F" w:rsidRDefault="0079711F" w:rsidP="00745D1F">
      <w:pPr>
        <w:spacing w:line="480" w:lineRule="auto"/>
        <w:contextualSpacing/>
        <w:jc w:val="both"/>
        <w:rPr>
          <w:rFonts w:ascii="Times" w:hAnsi="Times"/>
          <w:lang w:val="en-GB"/>
        </w:rPr>
      </w:pPr>
      <w:r w:rsidRPr="00F95139">
        <w:rPr>
          <w:rFonts w:ascii="Times" w:hAnsi="Times"/>
          <w:lang w:val="en-GB"/>
        </w:rPr>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r w:rsidR="00F875BC" w:rsidRPr="00F95139">
        <w:rPr>
          <w:rFonts w:ascii="Times" w:hAnsi="Times"/>
          <w:lang w:val="en-GB"/>
        </w:rPr>
        <w:t>species</w:t>
      </w:r>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6658D8">
        <w:rPr>
          <w:rFonts w:ascii="Times" w:hAnsi="Times"/>
          <w:lang w:val="en-GB"/>
        </w:rPr>
        <w:instrText xml:space="preserve"> ADDIN ZOTERO_ITEM CSL_CITATION {"citationID":"vmwYdtjv","properties":{"formattedCitation":"(Blanchard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w:t>
      </w:r>
      <w:r w:rsidR="00DF45BD" w:rsidRPr="00F95139">
        <w:rPr>
          <w:rFonts w:ascii="Times" w:hAnsi="Times"/>
          <w:lang w:val="en-GB"/>
        </w:rPr>
        <w:lastRenderedPageBreak/>
        <w:t xml:space="preserve">and pelagic </w:t>
      </w:r>
      <w:r w:rsidR="00250410" w:rsidRPr="00F95139">
        <w:rPr>
          <w:rFonts w:ascii="Times" w:hAnsi="Times"/>
          <w:lang w:val="en-GB"/>
        </w:rPr>
        <w:t>resources</w:t>
      </w:r>
      <w:r w:rsidR="001C157A">
        <w:rPr>
          <w:rFonts w:ascii="Times" w:hAnsi="Times"/>
          <w:lang w:val="en-GB"/>
        </w:rPr>
        <w:t>,</w:t>
      </w:r>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r w:rsidR="00B13989" w:rsidRPr="00F95139">
        <w:rPr>
          <w:rFonts w:ascii="Times" w:hAnsi="Times"/>
          <w:lang w:val="en-GB"/>
        </w:rPr>
        <w:t>interactions</w:t>
      </w:r>
      <w:r w:rsidR="001C157A">
        <w:rPr>
          <w:rFonts w:ascii="Times" w:hAnsi="Times"/>
          <w:lang w:val="en-GB"/>
        </w:rPr>
        <w:t xml:space="preserve"> among the size-structured fish species</w:t>
      </w:r>
      <w:r w:rsidR="001079B0" w:rsidRPr="00F95139">
        <w:rPr>
          <w:rFonts w:ascii="Times" w:hAnsi="Times"/>
          <w:lang w:val="en-GB"/>
        </w:rPr>
        <w:t xml:space="preserve"> (all terms in the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CD11FB">
        <w:rPr>
          <w:rFonts w:ascii="Times" w:hAnsi="Times"/>
          <w:lang w:val="en-GB"/>
        </w:rPr>
        <w:t xml:space="preserve">rate </w:t>
      </w:r>
      <w:r w:rsidR="0071440C" w:rsidRPr="00F95139">
        <w:rPr>
          <w:rFonts w:ascii="Times" w:hAnsi="Times"/>
          <w:lang w:val="en-GB"/>
        </w:rPr>
        <w:t>capture</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r w:rsidR="00CD11FB">
        <w:rPr>
          <w:rFonts w:ascii="Times" w:hAnsi="Times"/>
          <w:lang w:val="en-GB"/>
        </w:rPr>
        <w:t>within the study area during</w:t>
      </w:r>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6658D8">
        <w:rPr>
          <w:rFonts w:ascii="Times" w:hAnsi="Times"/>
          <w:lang w:val="en-GB"/>
        </w:rPr>
        <w:instrText xml:space="preserve"> ADDIN ZOTERO_ITEM CSL_CITATION {"citationID":"iXJx67Ls","properties":{"formattedCitation":"(Ursin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663E1A05" w:rsidR="0041662B" w:rsidRPr="0041662B" w:rsidRDefault="004209DF"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m:oMathPara>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F256FCB"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 xml:space="preserve">is multiplied with the allometric function describing the search </w:t>
      </w:r>
      <w:r w:rsidR="007933DA">
        <w:rPr>
          <w:rFonts w:ascii="Times" w:hAnsi="Times"/>
          <w:lang w:val="en-GB"/>
        </w:rPr>
        <w:t>volume</w:t>
      </w:r>
      <w:r w:rsidR="000946EA">
        <w:rPr>
          <w:rFonts w:ascii="Times" w:hAnsi="Times"/>
          <w:lang w:val="en-GB"/>
        </w:rPr>
        <w:t xml:space="preserv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sidR="000946EA">
        <w:rPr>
          <w:rFonts w:ascii="Times" w:hAnsi="Times"/>
          <w:lang w:val="en-GB"/>
        </w:rPr>
        <w:t>)</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4209DF"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12"/>
                    <w:commentRangeStart w:id="13"/>
                    <w:commentRangeStart w:id="14"/>
                    <m:r>
                      <w:rPr>
                        <w:rFonts w:ascii="Cambria Math" w:hAnsi="Cambria Math" w:cs="Arial"/>
                      </w:rPr>
                      <m:t>κ</m:t>
                    </m:r>
                    <w:commentRangeEnd w:id="12"/>
                    <m:r>
                      <m:rPr>
                        <m:sty m:val="p"/>
                      </m:rPr>
                      <w:rPr>
                        <w:rStyle w:val="CommentReference"/>
                        <w:rFonts w:ascii="Cambria Math" w:hAnsi="Cambria Math"/>
                      </w:rPr>
                      <w:commentReference w:id="12"/>
                    </m:r>
                    <w:commentRangeEnd w:id="13"/>
                    <m:r>
                      <m:rPr>
                        <m:sty m:val="p"/>
                      </m:rPr>
                      <w:rPr>
                        <w:rStyle w:val="CommentReference"/>
                      </w:rPr>
                      <w:commentReference w:id="13"/>
                    </m:r>
                    <w:commentRangeEnd w:id="14"/>
                    <m:r>
                      <m:rPr>
                        <m:sty m:val="p"/>
                      </m:rPr>
                      <w:rPr>
                        <w:rStyle w:val="CommentReference"/>
                      </w:rPr>
                      <w:commentReference w:id="14"/>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705966EA"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658D8">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658D8">
        <w:rPr>
          <w:rFonts w:ascii="Cambria" w:hAnsi="Cambria" w:cs="Cambria"/>
          <w:lang w:val="en-GB"/>
        </w:rPr>
        <w:instrText>Ϫ</w:instrText>
      </w:r>
      <w:r w:rsidR="006658D8">
        <w:rPr>
          <w:rFonts w:ascii="Times" w:hAnsi="Times"/>
          <w:lang w:val="en-GB"/>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6658D8">
        <w:rPr>
          <w:rFonts w:ascii="Cambria Math" w:hAnsi="Cambria Math" w:cs="Cambria Math"/>
          <w:lang w:val="en-GB"/>
        </w:rPr>
        <w:instrText>∝</w:instrText>
      </w:r>
      <w:r w:rsidR="006658D8">
        <w:rPr>
          <w:rFonts w:ascii="Times" w:hAnsi="Times"/>
          <w:lang w:val="en-GB"/>
        </w:rPr>
        <w:instrText xml:space="preserve"> L</w:instrText>
      </w:r>
      <w:r w:rsidR="006658D8">
        <w:rPr>
          <w:rFonts w:ascii="Cambria" w:hAnsi="Cambria" w:cs="Cambria"/>
          <w:lang w:val="en-GB"/>
        </w:rPr>
        <w:instrText>Ϫϱ</w:instrText>
      </w:r>
      <w:r w:rsidR="006658D8">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r w:rsidR="00F15CA8">
        <w:rPr>
          <w:rFonts w:ascii="Times" w:hAnsi="Times"/>
          <w:lang w:val="en-GB"/>
        </w:rPr>
        <w:t>give</w:t>
      </w:r>
      <w:r w:rsidR="00F15CA8" w:rsidRPr="00F95139">
        <w:rPr>
          <w:rFonts w:ascii="Times" w:hAnsi="Times"/>
          <w:lang w:val="en-GB"/>
        </w:rPr>
        <w:t xml:space="preserve"> </w:t>
      </w:r>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25E6CEDC" w:rsidR="00CD2D8B" w:rsidRPr="00E06C5B" w:rsidRDefault="004209DF"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57379253" w:rsidR="00745D1F" w:rsidRDefault="00CB5ED9" w:rsidP="00745D1F">
      <w:pPr>
        <w:spacing w:line="480" w:lineRule="auto"/>
        <w:contextualSpacing/>
        <w:jc w:val="both"/>
        <w:rPr>
          <w:rFonts w:ascii="Times" w:hAnsi="Times"/>
          <w:lang w:val="en-GB"/>
        </w:rPr>
      </w:pPr>
      <w:r>
        <w:rPr>
          <w:rFonts w:ascii="Times" w:hAnsi="Times"/>
          <w:lang w:val="en-GB"/>
        </w:rPr>
        <w:t>where</w:t>
      </w:r>
      <w:r w:rsidR="001079B0" w:rsidRPr="00F95139">
        <w:rPr>
          <w:rFonts w:ascii="Times" w:hAnsi="Times"/>
          <w:lang w:val="en-GB"/>
        </w:rPr>
        <w:t xml:space="preserve"> </w:t>
      </w:r>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 xml:space="preserve">scaling exponent of the search </w:t>
      </w:r>
      <w:r w:rsidR="00436465">
        <w:rPr>
          <w:rFonts w:ascii="Times" w:hAnsi="Times"/>
          <w:lang w:val="en-GB"/>
        </w:rPr>
        <w:t>volume</w:t>
      </w:r>
      <w:r w:rsidR="001079B0" w:rsidRPr="00F95139">
        <w:rPr>
          <w:rFonts w:ascii="Times" w:hAnsi="Times"/>
          <w:lang w:val="en-GB"/>
        </w:rPr>
        <w:t xml:space="preserv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w:t>
      </w:r>
      <w:r w:rsidR="004C3588">
        <w:rPr>
          <w:rFonts w:ascii="Times" w:hAnsi="Times"/>
          <w:lang w:val="en-GB"/>
        </w:rPr>
        <w:t>which</w:t>
      </w:r>
      <w:r w:rsidR="001C6F6E" w:rsidRPr="00AF32CB">
        <w:rPr>
          <w:rFonts w:ascii="Times" w:hAnsi="Times"/>
          <w:lang w:val="en-GB"/>
        </w:rPr>
        <w:t xml:space="preserve">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costs</w:t>
      </w:r>
      <w:r w:rsidR="00086E20" w:rsidRPr="00F95139">
        <w:rPr>
          <w:rFonts w:ascii="Times" w:hAnsi="Times"/>
          <w:lang w:val="en-GB"/>
        </w:rPr>
        <w:t xml:space="preserve">. Metabolic costs </w:t>
      </w:r>
      <w:r w:rsidR="00493330" w:rsidRPr="00F95139">
        <w:rPr>
          <w:rFonts w:ascii="Times" w:hAnsi="Times"/>
          <w:lang w:val="en-GB"/>
        </w:rPr>
        <w:t xml:space="preserve">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105059">
        <w:rPr>
          <w:rFonts w:ascii="Times" w:eastAsiaTheme="minorEastAsia" w:hAnsi="Times"/>
          <w:lang w:val="en-GB"/>
        </w:rPr>
        <w:t xml:space="preserve"> (</w:t>
      </w:r>
      <w:r w:rsidR="00C84FB5">
        <w:rPr>
          <w:rFonts w:ascii="Times" w:eastAsiaTheme="minorEastAsia" w:hAnsi="Times"/>
          <w:lang w:val="en-GB"/>
        </w:rPr>
        <w:t xml:space="preserve">subscript </w:t>
      </w:r>
      <m:oMath>
        <m:r>
          <w:rPr>
            <w:rFonts w:ascii="Cambria Math" w:eastAsiaTheme="minorEastAsia" w:hAnsi="Cambria Math"/>
            <w:lang w:val="en-GB"/>
          </w:rPr>
          <m:t>s</m:t>
        </m:r>
      </m:oMath>
      <w:r w:rsidR="00C84FB5">
        <w:rPr>
          <w:rFonts w:ascii="Times" w:eastAsiaTheme="minorEastAsia" w:hAnsi="Times"/>
          <w:lang w:val="en-GB"/>
        </w:rPr>
        <w:t xml:space="preserve"> denotes standard metabolic rate</w:t>
      </w:r>
      <w:r w:rsidR="00AA44E9">
        <w:rPr>
          <w:rFonts w:ascii="Times" w:eastAsiaTheme="minorEastAsia" w:hAnsi="Times"/>
          <w:lang w:val="en-GB"/>
        </w:rPr>
        <w:t>)</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5EA839BE" w:rsidR="007C53B3" w:rsidRPr="00E06C5B" w:rsidRDefault="004209DF"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lastRenderedPageBreak/>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4209DF"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74C903EB"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006658D8">
        <w:rPr>
          <w:rFonts w:ascii="Times" w:hAnsi="Times"/>
          <w:lang w:val="en-GB"/>
        </w:rPr>
        <w:instrText xml:space="preserve"> ADDIN ZOTERO_ITEM CSL_CITATION {"citationID":"gRy6wdfi","properties":{"formattedCitation":"(Andersen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w:t>
      </w:r>
      <w:r w:rsidR="00C34CBB">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r>
          <w:rPr>
            <w:rFonts w:ascii="Cambria Math" w:hAnsi="Cambria Math"/>
            <w:lang w:val="en-GB"/>
          </w:rPr>
          <m:t>(w)</m:t>
        </m:r>
      </m:oMath>
      <w:r w:rsidR="00C34CBB">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4209DF"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7CAAB191"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pproximates a von Bertalanffy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6658D8">
        <w:rPr>
          <w:rFonts w:ascii="Times" w:hAnsi="Times"/>
          <w:lang w:val="en-GB"/>
        </w:rPr>
        <w:instrText xml:space="preserve"> ADDIN ZOTERO_ITEM CSL_CITATION {"citationID":"xeDiUcT8","properties":{"formattedCitation":"(Hartvig {\\i{}et al.} 2011; Andersen 2019)","plainCitation":"(Hartvig et al. 2011; Andersen 2019)","noteIndex":0},"citationItems":[{"id":46,"uris":["http://zotero.org/users/6116610/items/DI6PRUI4"],"uri":["http://zotero.org/users/6116610/items/DI6PRUI4"],"itemData":{"id":46,"type":"article-journal","abstract":"We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tc>
          <w:tcPr>
            <w:tcW w:w="8106" w:type="dxa"/>
          </w:tcPr>
          <w:p w14:paraId="592BD422" w14:textId="1C1901C1" w:rsidR="007D7715" w:rsidRPr="00E06C5B" w:rsidRDefault="004209DF"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53DC0955"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38545A" w:rsidRPr="00F95139">
        <w:rPr>
          <w:rFonts w:ascii="Times" w:hAnsi="Times"/>
          <w:lang w:val="en-GB"/>
        </w:rPr>
        <w:t>)</w:t>
      </w:r>
      <w:r w:rsidR="00C0058A">
        <w:rPr>
          <w:rFonts w:ascii="Times" w:hAnsi="Times"/>
          <w:lang w:val="en-GB"/>
        </w:rPr>
        <w:t xml:space="preserve"> </w:t>
      </w:r>
      <w:r w:rsidR="00F15CA8">
        <w:rPr>
          <w:rFonts w:ascii="Times" w:hAnsi="Times"/>
          <w:lang w:val="en-GB"/>
        </w:rPr>
        <w:t>results in</w:t>
      </w:r>
      <w:r w:rsidR="001762CE" w:rsidRPr="00F95139">
        <w:rPr>
          <w:rFonts w:ascii="Times" w:hAnsi="Times"/>
          <w:lang w:val="en-GB"/>
        </w:rPr>
        <w:t xml:space="preserve"> </w:t>
      </w:r>
      <w:r w:rsidR="00F15CA8">
        <w:rPr>
          <w:rFonts w:ascii="Times" w:hAnsi="Times"/>
          <w:lang w:val="en-GB"/>
        </w:rPr>
        <w:t xml:space="preserve">recruits </w:t>
      </w:r>
      <w:r w:rsidR="00AD0C4D" w:rsidRPr="00F95139">
        <w:rPr>
          <w:rFonts w:ascii="Times" w:hAnsi="Times"/>
          <w:lang w:val="en-GB"/>
        </w:rPr>
        <w:t xml:space="preserve">via a Beverton-Holt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74E92E74" w:rsidR="00835809" w:rsidRPr="00835809" w:rsidRDefault="004209DF"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00835809" w:rsidRPr="00835809">
              <w:rPr>
                <w:rFonts w:ascii="Times" w:eastAsiaTheme="minorEastAsia" w:hAnsi="Times"/>
                <w:lang w:val="en-GB"/>
              </w:rPr>
              <w:t>,</w:t>
            </w:r>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17B8B3EF" w:rsidR="00053E8C" w:rsidRPr="00F95139" w:rsidRDefault="0030010C"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w:t>
      </w:r>
      <w:r w:rsidR="0082746B">
        <w:rPr>
          <w:rFonts w:ascii="Times" w:hAnsi="Times"/>
          <w:lang w:val="en-GB"/>
        </w:rPr>
        <w:t xml:space="preserve"> </w:t>
      </w:r>
      <w:r w:rsidR="00504973">
        <w:rPr>
          <w:rFonts w:ascii="Times" w:hAnsi="Times"/>
          <w:lang w:val="en-GB"/>
        </w:rPr>
        <w:t>estimated</w:t>
      </w:r>
      <w:r w:rsidR="00504973" w:rsidRPr="00F95139">
        <w:rPr>
          <w:rFonts w:ascii="Times" w:hAnsi="Times"/>
          <w:lang w:val="en-GB"/>
        </w:rPr>
        <w:t xml:space="preserve"> </w:t>
      </w:r>
      <w:r w:rsidR="006A6E77" w:rsidRPr="00F95139">
        <w:rPr>
          <w:rFonts w:ascii="Times" w:hAnsi="Times"/>
          <w:lang w:val="en-GB"/>
        </w:rPr>
        <w:t xml:space="preserve">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in the model</w:t>
      </w:r>
      <w:r w:rsidR="00624779">
        <w:rPr>
          <w:rFonts w:ascii="Times" w:hAnsi="Times"/>
          <w:lang w:val="en-GB"/>
        </w:rPr>
        <w:t xml:space="preserve"> </w:t>
      </w:r>
      <w:r w:rsidR="006658D8">
        <w:rPr>
          <w:rFonts w:ascii="Times" w:hAnsi="Times"/>
          <w:lang w:val="en-GB"/>
        </w:rPr>
        <w:fldChar w:fldCharType="begin"/>
      </w:r>
      <w:r w:rsidR="006658D8">
        <w:rPr>
          <w:rFonts w:ascii="Times" w:hAnsi="Times"/>
          <w:lang w:val="en-GB"/>
        </w:rPr>
        <w:instrText xml:space="preserve"> ADDIN ZOTERO_ITEM CSL_CITATION {"citationID":"5OOLfljn","properties":{"formattedCitation":"(Jacobsen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6658D8">
        <w:rPr>
          <w:rFonts w:ascii="Times" w:hAnsi="Times"/>
          <w:lang w:val="en-GB"/>
        </w:rPr>
        <w:fldChar w:fldCharType="separate"/>
      </w:r>
      <w:r w:rsidR="006658D8" w:rsidRPr="006658D8">
        <w:rPr>
          <w:rFonts w:ascii="Times" w:hAnsi="Times" w:cs="Times New Roman"/>
          <w:lang w:val="en-GB"/>
        </w:rPr>
        <w:t xml:space="preserve">(Jacobsen </w:t>
      </w:r>
      <w:r w:rsidR="006658D8" w:rsidRPr="006658D8">
        <w:rPr>
          <w:rFonts w:ascii="Times" w:hAnsi="Times" w:cs="Times New Roman"/>
          <w:i/>
          <w:iCs/>
          <w:lang w:val="en-GB"/>
        </w:rPr>
        <w:t>et al.</w:t>
      </w:r>
      <w:r w:rsidR="006658D8" w:rsidRPr="006658D8">
        <w:rPr>
          <w:rFonts w:ascii="Times" w:hAnsi="Times" w:cs="Times New Roman"/>
          <w:lang w:val="en-GB"/>
        </w:rPr>
        <w:t xml:space="preserve"> 2017)</w:t>
      </w:r>
      <w:r w:rsidR="006658D8">
        <w:rPr>
          <w:rFonts w:ascii="Times" w:hAnsi="Times"/>
          <w:lang w:val="en-GB"/>
        </w:rPr>
        <w:fldChar w:fldCharType="end"/>
      </w:r>
      <w:r w:rsidR="00D14E66" w:rsidRPr="00F95139">
        <w:rPr>
          <w:rFonts w:ascii="Times" w:hAnsi="Times"/>
          <w:lang w:val="en-GB"/>
        </w:rPr>
        <w:t>.</w:t>
      </w:r>
    </w:p>
    <w:p w14:paraId="3E6A08A1" w14:textId="2C54744B"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005F3C3B">
        <w:rPr>
          <w:rFonts w:ascii="Times" w:hAnsi="Times"/>
          <w:lang w:val="en-GB"/>
        </w:rPr>
        <w:t>are</w:t>
      </w:r>
      <w:r w:rsidRPr="00F95139">
        <w:rPr>
          <w:rFonts w:ascii="Times" w:hAnsi="Times"/>
          <w:lang w:val="en-GB"/>
        </w:rPr>
        <w:t xml:space="preserv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7942E5B8" w:rsidR="001F60B5" w:rsidRPr="00E06C5B" w:rsidRDefault="004209DF" w:rsidP="00BD3461">
            <w:pPr>
              <w:spacing w:line="480" w:lineRule="auto"/>
              <w:contextualSpacing/>
              <w:jc w:val="center"/>
              <w:rPr>
                <w:rFonts w:ascii="Times" w:hAnsi="Times"/>
                <w:lang w:val="en-GB"/>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m:oMathPara>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020EEAD3"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w:t>
      </w:r>
      <w:r w:rsidR="00F12DE8" w:rsidRPr="00F95139">
        <w:rPr>
          <w:rFonts w:ascii="Times" w:hAnsi="Times"/>
          <w:lang w:val="en-GB"/>
        </w:rPr>
        <w:t xml:space="preserve"> </w:t>
      </w:r>
      <w:r w:rsidR="0082746B">
        <w:rPr>
          <w:rFonts w:ascii="Times" w:hAnsi="Times"/>
          <w:lang w:val="en-GB"/>
        </w:rPr>
        <w:t xml:space="preserve">on resource spectrum </w:t>
      </w:r>
      <m:oMath>
        <m:r>
          <w:rPr>
            <w:rFonts w:ascii="Cambria Math" w:hAnsi="Cambria Math"/>
            <w:lang w:val="en-GB"/>
          </w:rPr>
          <m:t>R</m:t>
        </m:r>
      </m:oMath>
      <w:r w:rsidR="0082746B">
        <w:rPr>
          <w:rFonts w:ascii="Times" w:eastAsiaTheme="minorEastAsia" w:hAnsi="Times"/>
          <w:lang w:val="en-GB"/>
        </w:rPr>
        <w:t>,</w:t>
      </w:r>
      <w:r w:rsidR="0082746B">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658D8">
        <w:rPr>
          <w:rFonts w:ascii="Times" w:eastAsiaTheme="minorEastAsia" w:hAnsi="Times"/>
          <w:lang w:val="en-GB"/>
        </w:rPr>
        <w:instrText xml:space="preserve"> ADDIN ZOTERO_ITEM CSL_CITATION {"citationID":"XmcogiEb","properties":{"formattedCitation":"(Andersen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70FE4444" w:rsidR="00A800FE" w:rsidRDefault="001773F1" w:rsidP="00A800FE">
      <w:pPr>
        <w:spacing w:line="480" w:lineRule="auto"/>
        <w:jc w:val="both"/>
        <w:rPr>
          <w:rFonts w:ascii="Times" w:hAnsi="Times"/>
          <w:lang w:val="en-GB"/>
        </w:rPr>
      </w:pPr>
      <w:r w:rsidRPr="001E3C7B">
        <w:rPr>
          <w:rFonts w:ascii="Times" w:hAnsi="Times"/>
          <w:lang w:val="en-GB"/>
        </w:rPr>
        <w:t xml:space="preserve">Temperature </w:t>
      </w:r>
      <w:r w:rsidR="002B6538" w:rsidRPr="001E3C7B">
        <w:rPr>
          <w:rFonts w:ascii="Times" w:hAnsi="Times"/>
          <w:lang w:val="en-GB"/>
        </w:rPr>
        <w:t xml:space="preserve">affects </w:t>
      </w:r>
      <w:r w:rsidR="008A569A" w:rsidRPr="001E3C7B">
        <w:rPr>
          <w:rFonts w:ascii="Times" w:hAnsi="Times"/>
          <w:lang w:val="en-GB"/>
        </w:rPr>
        <w:t xml:space="preserve">the rate of </w:t>
      </w:r>
      <w:r w:rsidRPr="001E3C7B">
        <w:rPr>
          <w:rFonts w:ascii="Times" w:hAnsi="Times"/>
          <w:lang w:val="en-GB"/>
        </w:rPr>
        <w:t>metabolism</w:t>
      </w:r>
      <w:r w:rsidR="00870E0D" w:rsidRPr="001E3C7B">
        <w:rPr>
          <w:rFonts w:ascii="Times" w:hAnsi="Times"/>
          <w:lang w:val="en-GB"/>
        </w:rPr>
        <w:t xml:space="preserve"> </w:t>
      </w:r>
      <w:r w:rsidR="00B41118" w:rsidRPr="001E3C7B">
        <w:rPr>
          <w:rFonts w:ascii="Times" w:hAnsi="Times"/>
        </w:rPr>
        <w:fldChar w:fldCharType="begin"/>
      </w:r>
      <w:r w:rsidR="006658D8">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1E3C7B">
        <w:rPr>
          <w:rFonts w:ascii="Times" w:hAnsi="Times"/>
        </w:rPr>
        <w:fldChar w:fldCharType="separate"/>
      </w:r>
      <w:r w:rsidR="00CC2BA6" w:rsidRPr="001E3C7B">
        <w:rPr>
          <w:rFonts w:ascii="Times" w:hAnsi="Times" w:cs="Times New Roman"/>
          <w:lang w:val="en-GB"/>
        </w:rPr>
        <w:t xml:space="preserve">(Clarke &amp; Johnston 1999; Gillooly </w:t>
      </w:r>
      <w:r w:rsidR="00CC2BA6" w:rsidRPr="001E3C7B">
        <w:rPr>
          <w:rFonts w:ascii="Times" w:hAnsi="Times" w:cs="Times New Roman"/>
          <w:i/>
          <w:iCs/>
          <w:lang w:val="en-GB"/>
        </w:rPr>
        <w:t>et al.</w:t>
      </w:r>
      <w:r w:rsidR="00CC2BA6" w:rsidRPr="001E3C7B">
        <w:rPr>
          <w:rFonts w:ascii="Times" w:hAnsi="Times" w:cs="Times New Roman"/>
          <w:lang w:val="en-GB"/>
        </w:rPr>
        <w:t xml:space="preserve"> 2001)</w:t>
      </w:r>
      <w:r w:rsidR="00B41118" w:rsidRPr="001E3C7B">
        <w:rPr>
          <w:rFonts w:ascii="Times" w:hAnsi="Times"/>
        </w:rPr>
        <w:fldChar w:fldCharType="end"/>
      </w:r>
      <w:r w:rsidR="00BE61FE" w:rsidRPr="001E3C7B">
        <w:rPr>
          <w:rFonts w:ascii="Times" w:hAnsi="Times"/>
          <w:lang w:val="en-GB"/>
        </w:rPr>
        <w:t xml:space="preserve">, </w:t>
      </w:r>
      <w:r w:rsidR="009C508E" w:rsidRPr="001E3C7B">
        <w:rPr>
          <w:rFonts w:ascii="Times" w:hAnsi="Times"/>
          <w:lang w:val="en-GB"/>
        </w:rPr>
        <w:t xml:space="preserve">and thus </w:t>
      </w:r>
      <w:r w:rsidR="00BD7CB6" w:rsidRPr="001E3C7B">
        <w:rPr>
          <w:rFonts w:ascii="Times" w:hAnsi="Times"/>
          <w:lang w:val="en-GB"/>
        </w:rPr>
        <w:t xml:space="preserve">also </w:t>
      </w:r>
      <w:r w:rsidR="009C508E" w:rsidRPr="001E3C7B">
        <w:rPr>
          <w:rFonts w:ascii="Times" w:hAnsi="Times"/>
          <w:lang w:val="en-GB"/>
        </w:rPr>
        <w:t>other biological rates</w:t>
      </w:r>
      <w:r w:rsidR="00F44628" w:rsidRPr="001E3C7B">
        <w:rPr>
          <w:rFonts w:ascii="Times" w:hAnsi="Times"/>
          <w:lang w:val="en-GB"/>
        </w:rPr>
        <w:t xml:space="preserve"> </w:t>
      </w:r>
      <w:r w:rsidR="00F44628" w:rsidRPr="001E3C7B">
        <w:rPr>
          <w:rFonts w:ascii="Times" w:hAnsi="Times"/>
        </w:rPr>
        <w:fldChar w:fldCharType="begin"/>
      </w:r>
      <w:r w:rsidR="006658D8">
        <w:rPr>
          <w:rFonts w:ascii="Times" w:hAnsi="Times"/>
          <w:lang w:val="en-GB"/>
        </w:rPr>
        <w:instrText xml:space="preserve"> ADDIN ZOTERO_ITEM CSL_CITATION {"citationID":"uHdC6sHY","properties":{"formattedCitation":"(Englund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1E3C7B">
        <w:rPr>
          <w:rFonts w:ascii="Times" w:hAnsi="Times"/>
        </w:rPr>
        <w:fldChar w:fldCharType="separate"/>
      </w:r>
      <w:r w:rsidR="00F44628" w:rsidRPr="001E3C7B">
        <w:rPr>
          <w:rFonts w:ascii="Times" w:hAnsi="Times" w:cs="Times New Roman"/>
          <w:lang w:val="en-GB"/>
        </w:rPr>
        <w:t xml:space="preserve">(Englund </w:t>
      </w:r>
      <w:r w:rsidR="00F44628" w:rsidRPr="001E3C7B">
        <w:rPr>
          <w:rFonts w:ascii="Times" w:hAnsi="Times" w:cs="Times New Roman"/>
          <w:i/>
          <w:iCs/>
          <w:lang w:val="en-GB"/>
        </w:rPr>
        <w:t>et al.</w:t>
      </w:r>
      <w:r w:rsidR="00F44628" w:rsidRPr="001E3C7B">
        <w:rPr>
          <w:rFonts w:ascii="Times" w:hAnsi="Times" w:cs="Times New Roman"/>
          <w:lang w:val="en-GB"/>
        </w:rPr>
        <w:t xml:space="preserve"> 2011; Rall </w:t>
      </w:r>
      <w:r w:rsidR="00F44628" w:rsidRPr="001E3C7B">
        <w:rPr>
          <w:rFonts w:ascii="Times" w:hAnsi="Times" w:cs="Times New Roman"/>
          <w:i/>
          <w:iCs/>
          <w:lang w:val="en-GB"/>
        </w:rPr>
        <w:t>et al.</w:t>
      </w:r>
      <w:r w:rsidR="00F44628" w:rsidRPr="001E3C7B">
        <w:rPr>
          <w:rFonts w:ascii="Times" w:hAnsi="Times" w:cs="Times New Roman"/>
          <w:lang w:val="en-GB"/>
        </w:rPr>
        <w:t xml:space="preserve"> 2012)</w:t>
      </w:r>
      <w:r w:rsidR="00F44628" w:rsidRPr="001E3C7B">
        <w:rPr>
          <w:rFonts w:ascii="Times" w:hAnsi="Times"/>
        </w:rPr>
        <w:fldChar w:fldCharType="end"/>
      </w:r>
      <w:r w:rsidR="008F0CF1" w:rsidRPr="001E3C7B">
        <w:rPr>
          <w:rFonts w:ascii="Times" w:hAnsi="Times"/>
        </w:rPr>
        <w:t xml:space="preserve"> </w:t>
      </w:r>
      <w:r w:rsidR="00420B4E" w:rsidRPr="001E3C7B">
        <w:rPr>
          <w:rFonts w:ascii="Times" w:hAnsi="Times"/>
        </w:rPr>
        <w:fldChar w:fldCharType="begin"/>
      </w:r>
      <w:r w:rsidR="006658D8">
        <w:rPr>
          <w:rFonts w:ascii="Times" w:hAnsi="Times"/>
        </w:rPr>
        <w:instrText xml:space="preserve"> ADDIN ZOTERO_ITEM CSL_CITATION {"citationID":"Tt8FJ7Zt","properties":{"formattedCitation":"(Pauly 1980; Thorson {\\i{}et al.} 2017)","plainCitation":"(Pauly 1980; Thorson et al. 2017)","noteIndex":0},"citationItems":[{"id":877,"uris":["http://zotero.org/users/6116610/items/77LBQAKL"],"uri":["http://zotero.org/users/6116610/items/77LBQAKL"],"itemData":{"id":877,"type":"article-journal","container-title":"ICES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1E3C7B">
        <w:rPr>
          <w:rFonts w:ascii="Times" w:hAnsi="Times"/>
        </w:rPr>
        <w:fldChar w:fldCharType="separate"/>
      </w:r>
      <w:r w:rsidR="000B2F98" w:rsidRPr="001E3C7B">
        <w:rPr>
          <w:rFonts w:ascii="Times" w:hAnsi="Times" w:cs="Times New Roman"/>
          <w:lang w:val="en-GB"/>
        </w:rPr>
        <w:t xml:space="preserve">(Pauly 1980; Thorson </w:t>
      </w:r>
      <w:r w:rsidR="000B2F98" w:rsidRPr="001E3C7B">
        <w:rPr>
          <w:rFonts w:ascii="Times" w:hAnsi="Times" w:cs="Times New Roman"/>
          <w:i/>
          <w:iCs/>
          <w:lang w:val="en-GB"/>
        </w:rPr>
        <w:t>et al.</w:t>
      </w:r>
      <w:r w:rsidR="000B2F98" w:rsidRPr="001E3C7B">
        <w:rPr>
          <w:rFonts w:ascii="Times" w:hAnsi="Times" w:cs="Times New Roman"/>
          <w:lang w:val="en-GB"/>
        </w:rPr>
        <w:t xml:space="preserve"> 2017)</w:t>
      </w:r>
      <w:r w:rsidR="00420B4E" w:rsidRPr="001E3C7B">
        <w:rPr>
          <w:rFonts w:ascii="Times" w:hAnsi="Times"/>
        </w:rPr>
        <w:fldChar w:fldCharType="end"/>
      </w:r>
      <w:r w:rsidR="00E93A5C" w:rsidRPr="001E3C7B">
        <w:rPr>
          <w:rFonts w:ascii="Times" w:hAnsi="Times"/>
          <w:lang w:val="en-GB"/>
        </w:rPr>
        <w:t xml:space="preserve">. </w:t>
      </w:r>
      <w:r w:rsidR="008637E9" w:rsidRPr="001E3C7B">
        <w:rPr>
          <w:rFonts w:ascii="Times" w:hAnsi="Times"/>
          <w:lang w:val="en-GB"/>
        </w:rPr>
        <w:t>We scale</w:t>
      </w:r>
      <w:r w:rsidR="008A569A" w:rsidRPr="001E3C7B">
        <w:rPr>
          <w:rFonts w:ascii="Times" w:hAnsi="Times"/>
          <w:lang w:val="en-GB"/>
        </w:rPr>
        <w:t xml:space="preserve"> rates of</w:t>
      </w:r>
      <w:r w:rsidR="008637E9" w:rsidRPr="001E3C7B">
        <w:rPr>
          <w:rFonts w:ascii="Times" w:hAnsi="Times"/>
          <w:lang w:val="en-GB"/>
        </w:rPr>
        <w:t xml:space="preserve"> </w:t>
      </w:r>
      <w:r w:rsidR="000C2AAC" w:rsidRPr="001E3C7B">
        <w:rPr>
          <w:rFonts w:ascii="Times" w:hAnsi="Times"/>
          <w:lang w:val="en-GB"/>
        </w:rPr>
        <w:t xml:space="preserve">individual </w:t>
      </w:r>
      <w:r w:rsidR="008637E9" w:rsidRPr="001E3C7B">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1E3C7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1E3C7B">
        <w:rPr>
          <w:rFonts w:ascii="Times" w:hAnsi="Times"/>
          <w:lang w:val="en-GB"/>
        </w:rPr>
        <w:t>)</w:t>
      </w:r>
      <w:r w:rsidR="00854065">
        <w:rPr>
          <w:rFonts w:ascii="Times" w:hAnsi="Times"/>
          <w:lang w:val="en-GB"/>
        </w:rPr>
        <w:t>, search volume</w:t>
      </w:r>
      <w:r w:rsidR="000946EA">
        <w:rPr>
          <w:rFonts w:ascii="Times" w:hAnsi="Times"/>
          <w:lang w:val="en-GB"/>
        </w:rPr>
        <w:t xml:space="preserv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sidR="000946EA">
        <w:rPr>
          <w:rFonts w:ascii="Times" w:hAnsi="Times"/>
          <w:lang w:val="en-GB"/>
        </w:rPr>
        <w:t>)</w:t>
      </w:r>
      <w:r w:rsidR="008637E9" w:rsidRPr="001E3C7B">
        <w:rPr>
          <w:rFonts w:ascii="Times" w:hAnsi="Times"/>
          <w:lang w:val="en-GB"/>
        </w:rPr>
        <w:t xml:space="preserve"> and background mortality</w:t>
      </w:r>
      <w:r w:rsidR="009066DC" w:rsidRPr="001E3C7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1E3C7B">
        <w:rPr>
          <w:rFonts w:ascii="Times" w:hAnsi="Times"/>
          <w:lang w:val="en-GB"/>
        </w:rPr>
        <w:t>)</w:t>
      </w:r>
      <w:r w:rsidR="00CA5E8C" w:rsidRPr="001E3C7B">
        <w:rPr>
          <w:rFonts w:ascii="Times" w:hAnsi="Times"/>
          <w:lang w:val="en-GB"/>
        </w:rPr>
        <w:t xml:space="preserve"> with temperature </w:t>
      </w:r>
      <w:r w:rsidR="006D2CA4" w:rsidRPr="001E3C7B">
        <w:rPr>
          <w:rFonts w:ascii="Times" w:hAnsi="Times"/>
          <w:lang w:val="en-GB"/>
        </w:rPr>
        <w:t xml:space="preserve">using </w:t>
      </w:r>
      <w:r w:rsidR="00A800FE" w:rsidRPr="001E3C7B">
        <w:rPr>
          <w:rFonts w:ascii="Times" w:hAnsi="Times"/>
          <w:lang w:val="en-GB"/>
        </w:rPr>
        <w:t>an Arrhenius temperature correction factor:</w:t>
      </w:r>
      <w:r w:rsidR="00A800FE"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29B66D2F"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37489833"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activation energy</w:t>
      </w:r>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r w:rsidR="00C33856" w:rsidRPr="00F95139">
        <w:rPr>
          <w:rFonts w:ascii="Times" w:hAnsi="Times"/>
          <w:lang w:val="en-GB"/>
        </w:rPr>
        <w:t xml:space="preserve"> for individual rate </w:t>
      </w:r>
      <m:oMath>
        <m:r>
          <w:rPr>
            <w:rFonts w:ascii="Cambria Math" w:hAnsi="Cambria Math"/>
            <w:lang w:val="en-GB"/>
          </w:rPr>
          <m:t>v</m:t>
        </m:r>
      </m:oMath>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w:t>
      </w:r>
      <w:r w:rsidR="005B478F">
        <w:rPr>
          <w:rFonts w:ascii="Times" w:hAnsi="Times"/>
          <w:lang w:val="en-GB"/>
        </w:rPr>
        <w:t>27</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xml:space="preserve">, </w:t>
      </w:r>
      <w:r w:rsidR="009B367C">
        <w:rPr>
          <w:rFonts w:ascii="Times" w:hAnsi="Times"/>
          <w:lang w:val="en-GB"/>
        </w:rPr>
        <w:t xml:space="preserve">the temperature </w:t>
      </w:r>
      <w:r w:rsidR="0040100A" w:rsidRPr="00F95139">
        <w:rPr>
          <w:rFonts w:ascii="Times" w:hAnsi="Times"/>
          <w:lang w:val="en-GB"/>
        </w:rPr>
        <w:t xml:space="preserve">where the </w:t>
      </w:r>
      <w:r w:rsidR="009B367C">
        <w:rPr>
          <w:rFonts w:ascii="Times" w:hAnsi="Times"/>
          <w:lang w:val="en-GB"/>
        </w:rPr>
        <w:t xml:space="preserve">Arrhenius </w:t>
      </w:r>
      <w:r w:rsidR="0040100A" w:rsidRPr="00F95139">
        <w:rPr>
          <w:rFonts w:ascii="Times" w:hAnsi="Times"/>
          <w:lang w:val="en-GB"/>
        </w:rPr>
        <w:t>correction factor</w:t>
      </w:r>
      <w:r w:rsidR="00675760">
        <w:rPr>
          <w:rFonts w:ascii="Times" w:hAnsi="Times"/>
          <w:lang w:val="en-GB"/>
        </w:rPr>
        <w:t xml:space="preserve"> equals </w:t>
      </w:r>
      <w:r w:rsidR="0040100A" w:rsidRPr="00F95139">
        <w:rPr>
          <w:rFonts w:ascii="Times" w:hAnsi="Times"/>
          <w:lang w:val="en-GB"/>
        </w:rPr>
        <w:t>1</w:t>
      </w:r>
      <w:r w:rsidR="005B478F">
        <w:rPr>
          <w:rFonts w:ascii="Times" w:hAnsi="Times"/>
          <w:lang w:val="en-GB"/>
        </w:rPr>
        <w:t xml:space="preserve">, see Fig. S12 </w:t>
      </w:r>
      <w:r w:rsidR="0040100A" w:rsidRPr="00F95139">
        <w:rPr>
          <w:rFonts w:ascii="Times" w:hAnsi="Times"/>
          <w:lang w:val="en-GB"/>
        </w:rPr>
        <w:t>)</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r w:rsidR="008D1438">
        <w:rPr>
          <w:rFonts w:cstheme="minorHAnsi"/>
          <w:bCs/>
          <w:lang w:val="en-GB"/>
        </w:rPr>
        <w:t>,</w:t>
      </w:r>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w:t>
      </w:r>
      <w:r w:rsidR="00002791">
        <w:rPr>
          <w:rFonts w:cstheme="minorHAnsi"/>
          <w:bCs/>
          <w:lang w:val="en-GB"/>
        </w:rPr>
        <w:t>a</w:t>
      </w:r>
      <w:r w:rsidR="009B064C" w:rsidRPr="009B064C">
        <w:rPr>
          <w:rFonts w:cstheme="minorHAnsi"/>
          <w:bCs/>
          <w:lang w:val="en-GB"/>
        </w:rPr>
        <w:t xml:space="preserve"> </w:t>
      </w:r>
      <w:r w:rsidR="009B064C">
        <w:rPr>
          <w:rFonts w:cstheme="minorHAnsi"/>
          <w:bCs/>
          <w:lang w:val="en-GB"/>
        </w:rPr>
        <w:t>(</w:t>
      </w:r>
      <w:r w:rsidR="009B064C" w:rsidRPr="00AF32CB">
        <w:rPr>
          <w:rFonts w:cstheme="minorHAnsi"/>
          <w:bCs/>
          <w:lang w:val="en-GB"/>
        </w:rPr>
        <w:t xml:space="preserve">e.g. </w:t>
      </w:r>
      <w:r w:rsidR="009B064C" w:rsidRPr="00AF32CB">
        <w:rPr>
          <w:rFonts w:cstheme="minorHAnsi"/>
          <w:bCs/>
        </w:rPr>
        <w:fldChar w:fldCharType="begin"/>
      </w:r>
      <w:r w:rsidR="009B064C">
        <w:rPr>
          <w:rFonts w:cstheme="minorHAnsi"/>
          <w:bCs/>
          <w:lang w:val="en-GB"/>
        </w:rPr>
        <w:instrText xml:space="preserve"> ADDIN ZOTERO_ITEM CSL_CITATION {"citationID":"blICwNOC","properties":{"formattedCitation":"(Righton {\\i{}et al.} 2010)","plainCitation":"(Righton et al. 2010)","noteIndex":0},"citationItems":[{"id":236,"uris":["http://zotero.org/users/6116610/items/E67BRRZR"],"uri":["http://zotero.org/users/6116610/items/E67BRRZR"],"itemData":{"id":236,"type":"article-journal","container-title":"Marine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9B064C" w:rsidRPr="00AF32CB">
        <w:rPr>
          <w:rFonts w:cstheme="minorHAnsi"/>
          <w:bCs/>
        </w:rPr>
        <w:fldChar w:fldCharType="separate"/>
      </w:r>
      <w:r w:rsidR="009B064C" w:rsidRPr="00AF32CB">
        <w:rPr>
          <w:rFonts w:ascii="Times New Roman" w:cs="Times New Roman"/>
          <w:lang w:val="en-GB"/>
        </w:rPr>
        <w:t xml:space="preserve">(Righton </w:t>
      </w:r>
      <w:r w:rsidR="009B064C" w:rsidRPr="00AF32CB">
        <w:rPr>
          <w:rFonts w:ascii="Times New Roman" w:cs="Times New Roman"/>
          <w:i/>
          <w:iCs/>
          <w:lang w:val="en-GB"/>
        </w:rPr>
        <w:t>et al.</w:t>
      </w:r>
      <w:r w:rsidR="009B064C" w:rsidRPr="00AF32CB">
        <w:rPr>
          <w:rFonts w:ascii="Times New Roman" w:cs="Times New Roman"/>
          <w:lang w:val="en-GB"/>
        </w:rPr>
        <w:t xml:space="preserve"> 2010)</w:t>
      </w:r>
      <w:r w:rsidR="009B064C" w:rsidRPr="00AF32CB">
        <w:rPr>
          <w:rFonts w:cstheme="minorHAnsi"/>
          <w:bCs/>
        </w:rPr>
        <w:fldChar w:fldCharType="end"/>
      </w:r>
      <w:r w:rsidR="009B064C" w:rsidRPr="00AF32CB">
        <w:rPr>
          <w:rFonts w:cstheme="minorHAnsi"/>
          <w:bCs/>
          <w:lang w:val="en-GB"/>
        </w:rPr>
        <w:t xml:space="preserve"> as an example for cod)</w:t>
      </w:r>
      <w:r w:rsidR="00AD67E3" w:rsidRPr="00AF32CB">
        <w:rPr>
          <w:rFonts w:cstheme="minorHAnsi"/>
          <w:bCs/>
          <w:lang w:val="en-GB"/>
        </w:rPr>
        <w:t>, where physiological rates might be expected to decline</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ED610F">
        <w:rPr>
          <w:rFonts w:ascii="Times" w:hAnsi="Times"/>
          <w:lang w:val="en-GB"/>
        </w:rPr>
        <w:t xml:space="preserve">such as </w:t>
      </w:r>
      <w:r w:rsidR="00DB00B4" w:rsidRPr="00F95139">
        <w:rPr>
          <w:rFonts w:ascii="Times" w:hAnsi="Times"/>
          <w:lang w:val="en-GB"/>
        </w:rPr>
        <w:t xml:space="preserve">cost of growth </w:t>
      </w:r>
      <w:r w:rsidR="00DB00B4" w:rsidRPr="00AF32CB">
        <w:rPr>
          <w:rFonts w:ascii="Times" w:hAnsi="Times"/>
        </w:rPr>
        <w:fldChar w:fldCharType="begin"/>
      </w:r>
      <w:r w:rsidR="006658D8">
        <w:rPr>
          <w:rFonts w:ascii="Times" w:hAnsi="Times"/>
          <w:lang w:val="en-GB"/>
        </w:rPr>
        <w:instrText xml:space="preserve"> ADDIN ZOTERO_ITEM CSL_CITATION {"citationID":"pg0xvp9O","properties":{"formattedCitation":"(Barneche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A50293">
        <w:rPr>
          <w:rFonts w:ascii="Times" w:hAnsi="Times"/>
          <w:lang w:val="en-GB"/>
        </w:rPr>
        <w:t xml:space="preserve"> or</w:t>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6658D8">
        <w:rPr>
          <w:rFonts w:ascii="Times" w:hAnsi="Times"/>
          <w:lang w:val="en-GB"/>
        </w:rPr>
        <w:instrText xml:space="preserve"> ADDIN ZOTERO_ITEM CSL_CITATION {"citationID":"SJIoYpAN","properties":{"formattedCitation":"(Handeland {\\i{}et al.} 2008)","plainCitation":"(Handeland et al. 2008)","noteIndex":0},"citationItems":[{"id":951,"uris":["http://zotero.org/users/6116610/items/8IYEADKE"],"uri":["http://zotero.org/users/6116610/items/8IYEADKE"],"itemData":{"id":951,"type":"article-journal","abstract":"The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w:t>
      </w:r>
      <w:r w:rsidR="00421F74">
        <w:rPr>
          <w:rFonts w:ascii="Times" w:hAnsi="Times"/>
          <w:lang w:val="en-GB"/>
        </w:rPr>
        <w:t xml:space="preserve">, search volume </w:t>
      </w:r>
      <w:r w:rsidR="00932B6D" w:rsidRPr="00F95139">
        <w:rPr>
          <w:rFonts w:ascii="Times" w:hAnsi="Times"/>
          <w:lang w:val="en-GB"/>
        </w:rPr>
        <w:t>and mortality</w:t>
      </w:r>
      <w:r w:rsidR="00F01C74">
        <w:rPr>
          <w:rFonts w:ascii="Times" w:hAnsi="Times"/>
          <w:lang w:val="en-GB"/>
        </w:rPr>
        <w:t>,</w:t>
      </w:r>
      <w:r w:rsidR="00932B6D" w:rsidRPr="00F95139">
        <w:rPr>
          <w:rFonts w:ascii="Times" w:hAnsi="Times"/>
          <w:lang w:val="en-GB"/>
        </w:rPr>
        <w:t xml:space="preserve">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r w:rsidR="00845402">
        <w:rPr>
          <w:rFonts w:ascii="Times" w:hAnsi="Times"/>
          <w:lang w:val="en-GB"/>
        </w:rPr>
        <w:fldChar w:fldCharType="begin"/>
      </w:r>
      <w:r w:rsidR="006658D8">
        <w:rPr>
          <w:rFonts w:ascii="Times" w:hAnsi="Times"/>
          <w:lang w:val="en-GB"/>
        </w:rPr>
        <w:instrText xml:space="preserve"> ADDIN ZOTERO_ITEM CSL_CITATION {"citationID":"vJvfQOZj","properties":{"formattedCitation":"(Pauly 1980; Brown {\\i{}et al.} 2004a; Dell {\\i{}et al.} 2011; Englund {\\i{}et al.} 2011; Thorson {\\i{}et al.} 2017; Lindmark 2020)","plainCitation":"(Pauly 1980; Brown et al. 2004a; Dell et al. 2011; Englund et al. 2011; Thorson et al. 2017; Lindmark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IHyKgdol/JjpB8ipg","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845402">
        <w:rPr>
          <w:rFonts w:ascii="Times" w:hAnsi="Times"/>
          <w:lang w:val="en-GB"/>
        </w:rPr>
        <w:fldChar w:fldCharType="separate"/>
      </w:r>
      <w:r w:rsidR="002F2ABF" w:rsidRPr="002F2ABF">
        <w:rPr>
          <w:rFonts w:ascii="Times" w:hAnsi="Times" w:cs="Times"/>
          <w:lang w:val="en-GB"/>
        </w:rPr>
        <w:t xml:space="preserve">(Pauly 1980; Brown </w:t>
      </w:r>
      <w:r w:rsidR="002F2ABF" w:rsidRPr="002F2ABF">
        <w:rPr>
          <w:rFonts w:ascii="Times" w:hAnsi="Times" w:cs="Times"/>
          <w:i/>
          <w:iCs/>
          <w:lang w:val="en-GB"/>
        </w:rPr>
        <w:t>et al.</w:t>
      </w:r>
      <w:r w:rsidR="002F2ABF" w:rsidRPr="002F2ABF">
        <w:rPr>
          <w:rFonts w:ascii="Times" w:hAnsi="Times" w:cs="Times"/>
          <w:lang w:val="en-GB"/>
        </w:rPr>
        <w:t xml:space="preserve"> 2004a; Dell </w:t>
      </w:r>
      <w:r w:rsidR="002F2ABF" w:rsidRPr="002F2ABF">
        <w:rPr>
          <w:rFonts w:ascii="Times" w:hAnsi="Times" w:cs="Times"/>
          <w:i/>
          <w:iCs/>
          <w:lang w:val="en-GB"/>
        </w:rPr>
        <w:t>et al.</w:t>
      </w:r>
      <w:r w:rsidR="002F2ABF" w:rsidRPr="002F2ABF">
        <w:rPr>
          <w:rFonts w:ascii="Times" w:hAnsi="Times" w:cs="Times"/>
          <w:lang w:val="en-GB"/>
        </w:rPr>
        <w:t xml:space="preserve"> 2011; Englund </w:t>
      </w:r>
      <w:r w:rsidR="002F2ABF" w:rsidRPr="002F2ABF">
        <w:rPr>
          <w:rFonts w:ascii="Times" w:hAnsi="Times" w:cs="Times"/>
          <w:i/>
          <w:iCs/>
          <w:lang w:val="en-GB"/>
        </w:rPr>
        <w:t>et al.</w:t>
      </w:r>
      <w:r w:rsidR="002F2ABF" w:rsidRPr="002F2ABF">
        <w:rPr>
          <w:rFonts w:ascii="Times" w:hAnsi="Times" w:cs="Times"/>
          <w:lang w:val="en-GB"/>
        </w:rPr>
        <w:t xml:space="preserve"> 2011; Thorson </w:t>
      </w:r>
      <w:r w:rsidR="002F2ABF" w:rsidRPr="002F2ABF">
        <w:rPr>
          <w:rFonts w:ascii="Times" w:hAnsi="Times" w:cs="Times"/>
          <w:i/>
          <w:iCs/>
          <w:lang w:val="en-GB"/>
        </w:rPr>
        <w:t>et al.</w:t>
      </w:r>
      <w:r w:rsidR="002F2ABF" w:rsidRPr="002F2ABF">
        <w:rPr>
          <w:rFonts w:ascii="Times" w:hAnsi="Times" w:cs="Times"/>
          <w:lang w:val="en-GB"/>
        </w:rPr>
        <w:t xml:space="preserve"> 2017; Lindmark 2020)</w:t>
      </w:r>
      <w:r w:rsidR="00845402">
        <w:rPr>
          <w:rFonts w:ascii="Times" w:hAnsi="Times"/>
          <w:lang w:val="en-GB"/>
        </w:rPr>
        <w:fldChar w:fldCharType="end"/>
      </w:r>
      <w:r w:rsidR="00B15B0D" w:rsidRPr="00F95139">
        <w:rPr>
          <w:rFonts w:ascii="Times" w:hAnsi="Times"/>
          <w:lang w:val="en-GB"/>
        </w:rPr>
        <w:t>.</w:t>
      </w:r>
    </w:p>
    <w:p w14:paraId="09EC3146" w14:textId="16383747" w:rsidR="001B0D38" w:rsidRDefault="00E7009C" w:rsidP="00ED4826">
      <w:pPr>
        <w:spacing w:line="480" w:lineRule="auto"/>
        <w:ind w:firstLine="284"/>
        <w:jc w:val="both"/>
        <w:rPr>
          <w:rFonts w:ascii="Times" w:hAnsi="Times"/>
          <w:lang w:val="en-US"/>
        </w:rPr>
      </w:pPr>
      <w:r w:rsidRPr="00F95139">
        <w:rPr>
          <w:rFonts w:ascii="Times" w:hAnsi="Times"/>
          <w:lang w:val="en-GB"/>
        </w:rPr>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w:t>
      </w:r>
      <w:r w:rsidR="00A15808">
        <w:rPr>
          <w:rFonts w:ascii="Times" w:hAnsi="Times"/>
          <w:lang w:val="en-US"/>
        </w:rPr>
        <w:t xml:space="preserve"> </w:t>
      </w:r>
      <w:r w:rsidR="00722B31">
        <w:rPr>
          <w:rFonts w:ascii="Times" w:hAnsi="Times"/>
          <w:lang w:val="en-US"/>
        </w:rPr>
        <w:t>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r w:rsidR="008D1438">
        <w:rPr>
          <w:rFonts w:ascii="Times" w:hAnsi="Times"/>
          <w:lang w:val="en-US"/>
        </w:rPr>
        <w:t xml:space="preserve">affects </w:t>
      </w:r>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6658D8">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r w:rsidR="008D1438">
        <w:rPr>
          <w:rFonts w:ascii="Times" w:hAnsi="Times"/>
          <w:lang w:val="en-US"/>
        </w:rPr>
        <w:t xml:space="preserve">study emergent responses and </w:t>
      </w:r>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57A65677"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8D1438">
        <w:rPr>
          <w:rFonts w:ascii="Times" w:hAnsi="Times"/>
          <w:lang w:val="en-GB"/>
        </w:rPr>
        <w:t xml:space="preserve">of resources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6658D8">
        <w:rPr>
          <w:rFonts w:ascii="Times" w:hAnsi="Times"/>
          <w:lang w:val="en-GB"/>
        </w:rPr>
        <w:instrText xml:space="preserve"> ADDIN ZOTERO_ITEM CSL_CITATION {"citationID":"LAVWmH49","properties":{"formattedCitation":"(Savage {\\i{}et al.} 2004)","plainCitation":"(Savage et al. 2004)","noteIndex":0},"citationItems":[{"id":"IHyKgdol/vCh3JItu","uris":["http://zotero.org/users/6116610/items/5EKRHGLR"],"uri":["http://zotero.org/users/6116610/items/5EKRHGLR"],"itemData":{"id":"CKQJ1ax4/jRfK4Prd","type":"article-journal","container-title":"The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6658D8">
        <w:rPr>
          <w:rFonts w:ascii="Times" w:hAnsi="Times"/>
          <w:lang w:val="en-GB"/>
        </w:rPr>
        <w:instrText xml:space="preserve"> ADDIN ZOTERO_ITEM CSL_CITATION {"citationID":"Bw10xA31","properties":{"formattedCitation":"(Savage {\\i{}et al.} 2004; Gilbert {\\i{}et al.} 2014)","plainCitation":"(Savage et al. 2004; Gilbert et al. 2014)","noteIndex":0},"citationItems":[{"id":"IHyKgdol/vCh3JItu","uris":["http://zotero.org/users/6116610/items/5EKRHGLR"],"uri":["http://zotero.org/users/6116610/items/5EKRHGLR"],"itemData":{"id":"CKQJ1ax4/jRfK4Prd","type":"article-journal","container-title":"The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1D6855">
        <w:rPr>
          <w:rFonts w:ascii="Times" w:hAnsi="Times"/>
          <w:lang w:val="en-GB"/>
        </w:rPr>
        <w:t xml:space="preserve">. This is based on the assumption that </w:t>
      </w:r>
      <w:r w:rsidR="00913CD6" w:rsidRPr="00F95139">
        <w:rPr>
          <w:rFonts w:ascii="Times" w:hAnsi="Times"/>
          <w:lang w:val="en-GB"/>
        </w:rPr>
        <w:t xml:space="preserve">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w:t>
      </w:r>
      <w:r w:rsidR="00AB57CE">
        <w:rPr>
          <w:rFonts w:ascii="Times" w:hAnsi="Times"/>
          <w:lang w:val="en-GB"/>
        </w:rPr>
        <w:t xml:space="preserve">leads to </w:t>
      </w:r>
      <w:r w:rsidR="00B62A50">
        <w:rPr>
          <w:rFonts w:ascii="Times" w:hAnsi="Times"/>
          <w:lang w:val="en-GB"/>
        </w:rPr>
        <w:t xml:space="preserve">declining abundance or biomass </w:t>
      </w:r>
      <w:r w:rsidR="00260983">
        <w:rPr>
          <w:rFonts w:ascii="Times" w:hAnsi="Times"/>
          <w:lang w:val="en-GB"/>
        </w:rPr>
        <w:t>at equilibrium if metabolic rates increase.</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fldChar w:fldCharType="begin"/>
      </w:r>
      <w:r w:rsidR="006658D8">
        <w:rPr>
          <w:rFonts w:ascii="Times" w:hAnsi="Times"/>
          <w:lang w:val="en-GB"/>
        </w:rPr>
        <w:instrText xml:space="preserve"> ADDIN ZOTERO_ITEM CSL_CITATION {"citationID":"HqF1vrkK","properties":{"formattedCitation":"(Bernhardt {\\i{}et al.} 2018)","plainCitation":"(Bernhardt et al. 2018)","noteIndex":0},"citationItems":[{"id":14,"uris":["http://zotero.org/users/6116610/items/X5SB6ILE"],"uri":["http://zotero.org/users/6116610/items/X5SB6ILE"],"itemData":{"id":14,"type":"article-journal","abstract":"The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D21DF7">
        <w:rPr>
          <w:rFonts w:ascii="Times" w:hAnsi="Times" w:cs="Times New Roman"/>
          <w:lang w:val="en-GB"/>
        </w:rPr>
        <w:t xml:space="preserve">(Bernhardt </w:t>
      </w:r>
      <w:r w:rsidR="00456C67" w:rsidRPr="00D21DF7">
        <w:rPr>
          <w:rFonts w:ascii="Times" w:hAnsi="Times" w:cs="Times New Roman"/>
          <w:i/>
          <w:iCs/>
          <w:lang w:val="en-GB"/>
        </w:rPr>
        <w:t>et al.</w:t>
      </w:r>
      <w:r w:rsidR="00456C67" w:rsidRPr="00D21DF7">
        <w:rPr>
          <w:rFonts w:ascii="Times" w:hAnsi="Times" w:cs="Times New Roman"/>
          <w:lang w:val="en-GB"/>
        </w:rPr>
        <w:t xml:space="preserve"> 2018)</w:t>
      </w:r>
      <w:r w:rsidR="00456C67" w:rsidRPr="00AF32CB">
        <w:rPr>
          <w:rFonts w:ascii="Times" w:hAnsi="Times"/>
        </w:rPr>
        <w:fldChar w:fldCharType="end"/>
      </w:r>
      <w:r w:rsidR="009E0757" w:rsidRPr="00D21DF7">
        <w:rPr>
          <w:rFonts w:ascii="Times" w:hAnsi="Times"/>
          <w:lang w:val="en-GB"/>
        </w:rPr>
        <w:t xml:space="preserve">. </w:t>
      </w:r>
      <w:r w:rsidR="00D575A6">
        <w:rPr>
          <w:rFonts w:ascii="Times" w:hAnsi="Times"/>
          <w:lang w:val="en-GB"/>
        </w:rPr>
        <w:t>We refer to t</w:t>
      </w:r>
      <w:r w:rsidR="00205717" w:rsidRPr="00205717">
        <w:rPr>
          <w:rFonts w:ascii="Times" w:hAnsi="Times"/>
          <w:lang w:val="en-US"/>
        </w:rPr>
        <w:t>his scenario is referred to as ”exp”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6E76767C"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6658D8">
        <w:rPr>
          <w:rFonts w:ascii="Times" w:hAnsi="Times"/>
          <w:lang w:val="en-GB"/>
        </w:rPr>
        <w:instrText xml:space="preserve"> ADDIN ZOTERO_ITEM CSL_CITATION {"citationID":"ywYq2A1O","properties":{"formattedCitation":"(Barnes {\\i{}et al.} 2011)","plainCitation":"(Barnes et al. 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“obs”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6E1FB09B"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6658D8">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0309DB">
        <w:rPr>
          <w:rFonts w:ascii="Times" w:hAnsi="Times"/>
          <w:lang w:val="en-GB"/>
        </w:rPr>
        <w:t>samples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 xml:space="preserve">from </w:t>
      </w:r>
      <w:r w:rsidR="006D1E9B">
        <w:rPr>
          <w:rFonts w:ascii="Times" w:hAnsi="Times"/>
          <w:lang w:val="en-GB"/>
        </w:rPr>
        <w:t xml:space="preserve">distributions, either </w:t>
      </w:r>
      <w:r w:rsidR="00732C7E">
        <w:rPr>
          <w:rFonts w:ascii="Times" w:hAnsi="Times"/>
          <w:lang w:val="en-GB"/>
        </w:rPr>
        <w:t xml:space="preserve">posterior </w:t>
      </w:r>
      <w:r w:rsidR="00D50620" w:rsidRPr="00F95139">
        <w:rPr>
          <w:rFonts w:ascii="Times" w:hAnsi="Times"/>
          <w:lang w:val="en-GB"/>
        </w:rPr>
        <w:t>distributions</w:t>
      </w:r>
      <w:r w:rsidR="00CE1DB1" w:rsidRPr="00F95139">
        <w:rPr>
          <w:rFonts w:ascii="Times" w:hAnsi="Times"/>
          <w:lang w:val="en-GB"/>
        </w:rPr>
        <w:t xml:space="preserve"> </w:t>
      </w:r>
      <w:r w:rsidR="00732C7E">
        <w:rPr>
          <w:rFonts w:ascii="Times" w:hAnsi="Times"/>
          <w:lang w:val="en-GB"/>
        </w:rPr>
        <w:t>from meta analyses</w:t>
      </w:r>
      <w:r w:rsidR="006D1E9B">
        <w:rPr>
          <w:rFonts w:ascii="Times" w:hAnsi="Times"/>
          <w:lang w:val="en-GB"/>
        </w:rPr>
        <w:t xml:space="preserve"> or</w:t>
      </w:r>
      <w:r w:rsidR="00117CF9">
        <w:rPr>
          <w:rFonts w:ascii="Times" w:hAnsi="Times"/>
          <w:lang w:val="en-GB"/>
        </w:rPr>
        <w:t xml:space="preserve"> normal distributions based on means and confidence intervals from literature </w:t>
      </w:r>
      <w:r w:rsidR="00B001B4">
        <w:rPr>
          <w:rFonts w:ascii="Times" w:hAnsi="Times"/>
          <w:lang w:val="en-GB"/>
        </w:rPr>
        <w:t>sources</w:t>
      </w:r>
      <w:r w:rsidR="00732C7E">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D0757D">
        <w:rPr>
          <w:rFonts w:ascii="Times" w:hAnsi="Times"/>
          <w:lang w:val="en-GB"/>
        </w:rPr>
        <w:t>For each of the 200 parameter combinations, t</w:t>
      </w:r>
      <w:r w:rsidR="0049321F" w:rsidRPr="00F95139">
        <w:rPr>
          <w:rFonts w:ascii="Times" w:hAnsi="Times"/>
          <w:lang w:val="en-GB"/>
        </w:rPr>
        <w:t xml:space="preserve">he model </w:t>
      </w:r>
      <w:r w:rsidR="002C7952" w:rsidRPr="00F95139">
        <w:rPr>
          <w:rFonts w:ascii="Times" w:hAnsi="Times"/>
          <w:lang w:val="en-GB"/>
        </w:rPr>
        <w:t xml:space="preserve">is </w:t>
      </w:r>
      <w:r w:rsidR="00271CDA" w:rsidRPr="00F95139">
        <w:rPr>
          <w:rFonts w:ascii="Times" w:hAnsi="Times"/>
          <w:lang w:val="en-GB"/>
        </w:rPr>
        <w:t xml:space="preserve">projected </w:t>
      </w:r>
      <w:r w:rsidR="00B012EE" w:rsidRPr="00F95139">
        <w:rPr>
          <w:rFonts w:ascii="Times" w:hAnsi="Times"/>
          <w:lang w:val="en-GB"/>
        </w:rPr>
        <w:t>to 2050</w:t>
      </w:r>
      <w:r w:rsidR="00DF5592" w:rsidRPr="00DF5592">
        <w:rPr>
          <w:rFonts w:ascii="Times" w:hAnsi="Times"/>
          <w:lang w:val="en-US"/>
        </w:rPr>
        <w:t xml:space="preserve">. </w:t>
      </w:r>
      <w:r w:rsidR="00A85FC3" w:rsidRPr="00F95139">
        <w:rPr>
          <w:rFonts w:ascii="Times" w:hAnsi="Times"/>
          <w:lang w:val="en-GB"/>
        </w:rPr>
        <w:t xml:space="preserve">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r w:rsidR="00DF1644">
        <w:rPr>
          <w:rFonts w:ascii="Times" w:hAnsi="Times"/>
          <w:lang w:val="en-GB"/>
        </w:rPr>
        <w:t xml:space="preserve">resulting </w:t>
      </w:r>
      <w:r w:rsidR="00C76C92" w:rsidRPr="00F95139">
        <w:rPr>
          <w:rFonts w:ascii="Times" w:hAnsi="Times"/>
          <w:lang w:val="en-GB"/>
        </w:rPr>
        <w:t xml:space="preserve">from </w:t>
      </w:r>
      <w:r w:rsidR="007F3399" w:rsidRPr="00F95139">
        <w:rPr>
          <w:rFonts w:ascii="Times" w:hAnsi="Times"/>
          <w:lang w:val="en-GB"/>
        </w:rPr>
        <w:t xml:space="preserve">the random </w:t>
      </w:r>
      <w:r w:rsidR="006D1E9B" w:rsidRPr="00F95139">
        <w:rPr>
          <w:rFonts w:ascii="Times" w:hAnsi="Times"/>
          <w:lang w:val="en-GB"/>
        </w:rPr>
        <w:t>draws</w:t>
      </w:r>
      <w:r w:rsidR="006D1E9B">
        <w:rPr>
          <w:rFonts w:ascii="Times" w:hAnsi="Times"/>
          <w:lang w:val="en-GB"/>
        </w:rPr>
        <w:t xml:space="preserve"> and</w:t>
      </w:r>
      <w:r w:rsidR="00AA4932">
        <w:rPr>
          <w:rFonts w:ascii="Times" w:hAnsi="Times"/>
          <w:lang w:val="en-GB"/>
        </w:rPr>
        <w:t xml:space="preserve"> visualize it for </w:t>
      </w:r>
      <w:r w:rsidR="00DD7BFA">
        <w:rPr>
          <w:rFonts w:ascii="Times" w:hAnsi="Times"/>
          <w:lang w:val="en-GB"/>
        </w:rPr>
        <w:t xml:space="preserve">the </w:t>
      </w:r>
      <w:r w:rsidR="00746FD6">
        <w:rPr>
          <w:rFonts w:ascii="Times" w:hAnsi="Times"/>
          <w:lang w:val="en-GB"/>
        </w:rPr>
        <w:t xml:space="preserve">analysis of </w:t>
      </w:r>
      <w:r w:rsidR="00AA4932">
        <w:rPr>
          <w:rFonts w:ascii="Times" w:hAnsi="Times"/>
          <w:lang w:val="en-GB"/>
        </w:rPr>
        <w:t xml:space="preserve">growth </w:t>
      </w:r>
      <w:r w:rsidR="00746FD6">
        <w:rPr>
          <w:rFonts w:ascii="Times" w:hAnsi="Times"/>
          <w:lang w:val="en-GB"/>
        </w:rPr>
        <w:t>and mean size</w:t>
      </w:r>
      <w:r w:rsidR="000A0E95" w:rsidRPr="00F95139">
        <w:rPr>
          <w:rFonts w:ascii="Times" w:hAnsi="Times"/>
          <w:lang w:val="en-GB"/>
        </w:rPr>
        <w:t xml:space="preserve">. </w:t>
      </w:r>
      <w:r w:rsidR="00273DA3" w:rsidRPr="00F95139">
        <w:rPr>
          <w:rFonts w:ascii="Times" w:hAnsi="Times"/>
          <w:lang w:val="en-GB"/>
        </w:rPr>
        <w:t xml:space="preserve">The </w:t>
      </w:r>
      <w:r w:rsidR="00BF45FD">
        <w:rPr>
          <w:rFonts w:ascii="Times" w:hAnsi="Times"/>
          <w:lang w:val="en-GB"/>
        </w:rPr>
        <w:t xml:space="preserve">posterior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w:t>
      </w:r>
      <w:commentRangeStart w:id="15"/>
      <w:r w:rsidR="00B001B4">
        <w:rPr>
          <w:rFonts w:ascii="Times" w:hAnsi="Times"/>
          <w:lang w:val="en-GB"/>
        </w:rPr>
        <w:fldChar w:fldCharType="begin"/>
      </w:r>
      <w:r w:rsidR="00B001B4">
        <w:rPr>
          <w:rFonts w:ascii="Times" w:hAnsi="Times"/>
          <w:lang w:val="en-GB"/>
        </w:rPr>
        <w:instrText xml:space="preserve"> ADDIN ZOTERO_ITEM CSL_CITATION {"citationID":"4nC2AIeu","properties":{"formattedCitation":"(Lindmark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B001B4">
        <w:rPr>
          <w:rFonts w:ascii="Times" w:hAnsi="Times"/>
          <w:lang w:val="en-GB"/>
        </w:rPr>
        <w:fldChar w:fldCharType="separate"/>
      </w:r>
      <w:r w:rsidR="00B001B4">
        <w:rPr>
          <w:rFonts w:ascii="Times" w:hAnsi="Times"/>
          <w:noProof/>
          <w:lang w:val="en-GB"/>
        </w:rPr>
        <w:t>(Lindmark 2020)</w:t>
      </w:r>
      <w:r w:rsidR="00B001B4">
        <w:rPr>
          <w:rFonts w:ascii="Times" w:hAnsi="Times"/>
          <w:lang w:val="en-GB"/>
        </w:rPr>
        <w:fldChar w:fldCharType="end"/>
      </w:r>
      <w:commentRangeEnd w:id="15"/>
      <w:r w:rsidR="00C22CD0">
        <w:rPr>
          <w:rStyle w:val="CommentReference"/>
        </w:rPr>
        <w:commentReference w:id="15"/>
      </w:r>
      <w:r w:rsidR="00045537" w:rsidRPr="00F95139">
        <w:rPr>
          <w:rFonts w:ascii="Times" w:hAnsi="Times"/>
          <w:lang w:val="en-GB"/>
        </w:rPr>
        <w:t>. M</w:t>
      </w:r>
      <w:r w:rsidR="004C6CF0" w:rsidRPr="00F95139">
        <w:rPr>
          <w:rFonts w:ascii="Times" w:hAnsi="Times"/>
          <w:lang w:val="en-GB"/>
        </w:rPr>
        <w:t xml:space="preserve">ortality is assumed to scale in proportion to </w:t>
      </w:r>
      <w:r w:rsidR="008368B5" w:rsidRPr="00F95139">
        <w:rPr>
          <w:rFonts w:ascii="Times" w:hAnsi="Times"/>
          <w:lang w:val="en-GB"/>
        </w:rPr>
        <w:t xml:space="preserve">metabolic rate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6658D8">
        <w:rPr>
          <w:rFonts w:ascii="Times" w:hAnsi="Times"/>
          <w:lang w:val="en-GB"/>
        </w:rPr>
        <w:instrText xml:space="preserve"> ADDIN ZOTERO_ITEM CSL_CITATION {"citationID":"erU4dyOI","properties":{"formattedCitation":"(Brown {\\i{}et al.} 2004a; Blanchard {\\i{}et al.} 2012)","plainCitation":"(Brown et al. 2004a; Blanchard et al. 2012)","noteIndex":0},"citationItems":[{"id":"IHyKgdol/JjpB8ipg","uris":["http://zotero.org/users/6116610/items/U72KD5M3"],"uri":["http://zotero.org/users/6116610/items/U72KD5M3"],"itemData":{"id":"CKQJ1ax4/hOtcD1y0","type":"article-journal","title":"Toward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131C4C">
        <w:rPr>
          <w:rFonts w:ascii="Times" w:hAnsi="Times"/>
          <w:lang w:val="en-GB"/>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rPr>
            <w:rFonts w:ascii="Cambria Math" w:hAnsi="Cambria Math"/>
            <w:lang w:val="en-GB"/>
          </w:rPr>
          <m:t xml:space="preserve">  [</m:t>
        </m:r>
        <m:sSup>
          <m:sSupPr>
            <m:ctrlPr>
              <w:rPr>
                <w:rFonts w:ascii="Cambria Math" w:hAnsi="Cambria Math"/>
                <w:iCs/>
                <w:lang w:val="en-GB"/>
              </w:rPr>
            </m:ctrlPr>
          </m:sSupPr>
          <m:e>
            <m:r>
              <m:rPr>
                <m:sty m:val="p"/>
              </m:rPr>
              <w:rPr>
                <w:rFonts w:ascii="Cambria Math" w:hAnsi="Cambria Math"/>
                <w:lang w:val="en-GB"/>
              </w:rPr>
              <m:t>eV</m:t>
            </m:r>
          </m:e>
          <m:sup>
            <m:r>
              <m:rPr>
                <m:sty m:val="p"/>
              </m:rPr>
              <w:rPr>
                <w:rFonts w:ascii="Cambria Math" w:hAnsi="Cambria Math"/>
                <w:lang w:val="en-GB"/>
              </w:rPr>
              <m:t>-1</m:t>
            </m:r>
          </m:sup>
        </m:sSup>
        <m:r>
          <w:rPr>
            <w:rFonts w:ascii="Cambria Math" w:hAnsi="Cambria Math"/>
            <w:lang w:val="en-GB"/>
          </w:rPr>
          <m:t>]</m:t>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6658D8">
        <w:rPr>
          <w:rFonts w:ascii="Times" w:hAnsi="Times"/>
          <w:lang w:val="en-GB"/>
        </w:rPr>
        <w:instrText xml:space="preserve"> ADDIN ZOTERO_ITEM CSL_CITATION {"citationID":"iFXh405t","properties":{"formattedCitation":"(Savage {\\i{}et al.} 2004)","plainCitation":"(Savage et al. 2004)","noteIndex":0},"citationItems":[{"id":"IHyKgdol/vCh3JItu","uris":["http://zotero.org/users/6116610/items/5EKRHGLR"],"uri":["http://zotero.org/users/6116610/items/5EKRHGLR"],"itemData":{"id":"a9J8YZsy/ccYTjRvA","type":"article-journal","container-title":"The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r w:rsidR="00171834">
        <w:rPr>
          <w:rFonts w:ascii="Times" w:hAnsi="Times"/>
          <w:lang w:val="en-GB"/>
        </w:rPr>
        <w:t>“</w:t>
      </w:r>
      <w:r w:rsidR="00B54419" w:rsidRPr="00B54419">
        <w:rPr>
          <w:rFonts w:ascii="Times" w:hAnsi="Times"/>
          <w:lang w:val="en-GB"/>
        </w:rPr>
        <w:t>exp</w:t>
      </w:r>
      <w:r w:rsidR="00171834">
        <w:rPr>
          <w:rFonts w:ascii="Times" w:hAnsi="Times"/>
          <w:lang w:val="en-GB"/>
        </w:rPr>
        <w:t>”</w:t>
      </w:r>
      <w:r w:rsidR="00857D68" w:rsidRPr="00F95139">
        <w:rPr>
          <w:rFonts w:ascii="Times" w:hAnsi="Times"/>
          <w:lang w:val="en-GB"/>
        </w:rPr>
        <w:t>-scenario</w:t>
      </w:r>
      <w:r w:rsidR="00171834">
        <w:rPr>
          <w:rFonts w:ascii="Times" w:hAnsi="Times"/>
          <w:lang w:val="en-US"/>
        </w:rPr>
        <w:t xml:space="preserve">. For the “obs” scenarios, we fit </w:t>
      </w:r>
      <w:r w:rsidR="000D66A6" w:rsidRPr="006D1F7E">
        <w:rPr>
          <w:rFonts w:ascii="Times" w:hAnsi="Times"/>
          <w:lang w:val="en-US"/>
        </w:rPr>
        <w:t>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658D8">
        <w:rPr>
          <w:rFonts w:ascii="Times" w:hAnsi="Times"/>
          <w:lang w:val="en-US"/>
        </w:rPr>
        <w:instrText xml:space="preserve"> ADDIN ZOTERO_ITEM CSL_CITATION {"citationID":"Sd8dhsiz","properties":{"formattedCitation":"(Barnes {\\i{}et al.} 2011)","plainCitation":"(Barnes et al. 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ere extracted using the software WebPlotDigitizer</w:t>
      </w:r>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6658D8">
        <w:rPr>
          <w:rFonts w:ascii="Times" w:hAnsi="Times"/>
          <w:lang w:val="en-US"/>
        </w:rPr>
        <w:instrText xml:space="preserve"> ADDIN ZOTERO_ITEM CSL_CITATION {"citationID":"hjE6ixTj","properties":{"formattedCitation":"(Rohatgi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w:t>
      </w:r>
      <w:r w:rsidR="00B83FE1">
        <w:rPr>
          <w:rFonts w:ascii="Times" w:hAnsi="Times"/>
          <w:lang w:val="en-US"/>
        </w:rPr>
        <w:t>for</w:t>
      </w:r>
      <w:r w:rsidR="00DE221C">
        <w:rPr>
          <w:rFonts w:ascii="Times" w:hAnsi="Times"/>
          <w:lang w:val="en-US"/>
        </w:rPr>
        <w:t xml:space="preserve"> evaluat</w:t>
      </w:r>
      <w:r w:rsidR="00FF0941">
        <w:rPr>
          <w:rFonts w:ascii="Times" w:hAnsi="Times"/>
          <w:lang w:val="en-US"/>
        </w:rPr>
        <w:t>ing</w:t>
      </w:r>
      <w:r w:rsidR="00DE221C">
        <w:rPr>
          <w:rFonts w:ascii="Times" w:hAnsi="Times"/>
          <w:lang w:val="en-US"/>
        </w:rPr>
        <w:t xml:space="preserve"> </w:t>
      </w:r>
      <w:r w:rsidR="008C3B36">
        <w:rPr>
          <w:rFonts w:ascii="Times" w:hAnsi="Times"/>
          <w:lang w:val="en-US"/>
        </w:rPr>
        <w:t xml:space="preserve">changes in </w:t>
      </w:r>
      <w:r w:rsidR="00F521A5">
        <w:rPr>
          <w:rFonts w:ascii="Times" w:hAnsi="Times"/>
          <w:lang w:val="en-US"/>
        </w:rPr>
        <w:t xml:space="preserve">resource </w:t>
      </w:r>
      <w:r w:rsidR="008C3B36">
        <w:rPr>
          <w:rFonts w:ascii="Times" w:hAnsi="Times"/>
          <w:lang w:val="en-US"/>
        </w:rPr>
        <w:t xml:space="preserve">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r w:rsidR="00CA7FE4">
        <w:rPr>
          <w:rFonts w:ascii="Times" w:hAnsi="Times"/>
          <w:lang w:val="en-US"/>
        </w:rPr>
        <w:t xml:space="preserve"> However,</w:t>
      </w:r>
      <w:r w:rsidR="003D57DC">
        <w:rPr>
          <w:rFonts w:ascii="Times" w:hAnsi="Times"/>
          <w:lang w:val="en-US"/>
        </w:rPr>
        <w:t xml:space="preserve"> the simplicity </w:t>
      </w:r>
      <w:r w:rsidR="00DD277D">
        <w:rPr>
          <w:rFonts w:ascii="Times" w:hAnsi="Times"/>
          <w:lang w:val="en-US"/>
        </w:rPr>
        <w:t>allows us to contrast</w:t>
      </w:r>
      <w:r w:rsidR="007C6D27">
        <w:rPr>
          <w:rFonts w:ascii="Times" w:hAnsi="Times"/>
          <w:lang w:val="en-US"/>
        </w:rPr>
        <w:t xml:space="preserve"> effects of warming on basal food resources vs individual physiology. </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174770F2" w:rsidR="001B012A" w:rsidRPr="003368A0" w:rsidRDefault="007221B5" w:rsidP="001B012A">
      <w:pPr>
        <w:spacing w:line="480" w:lineRule="auto"/>
        <w:contextualSpacing/>
        <w:jc w:val="both"/>
        <w:rPr>
          <w:rFonts w:ascii="Times" w:hAnsi="Times"/>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052ABF">
        <w:rPr>
          <w:rFonts w:ascii="Times" w:hAnsi="Times"/>
          <w:lang w:val="en-GB"/>
        </w:rPr>
        <w:t xml:space="preserve">average </w:t>
      </w:r>
      <w:r w:rsidR="00A230BB" w:rsidRPr="00F95139">
        <w:rPr>
          <w:rFonts w:ascii="Times" w:hAnsi="Times"/>
          <w:lang w:val="en-GB"/>
        </w:rPr>
        <w:t xml:space="preserve">fishing mortality </w:t>
      </w:r>
      <w:r w:rsidR="006B1924">
        <w:rPr>
          <w:rFonts w:ascii="Times" w:eastAsiaTheme="minorEastAsia" w:hAnsi="Times"/>
          <w:lang w:val="en-GB"/>
        </w:rPr>
        <w:t>(</w:t>
      </w:r>
      <m:oMath>
        <m:r>
          <w:rPr>
            <w:rFonts w:ascii="Cambria Math" w:hAnsi="Cambria Math"/>
            <w:lang w:val="en-GB"/>
          </w:rPr>
          <m:t>F</m:t>
        </m:r>
      </m:oMath>
      <w:r w:rsidR="006B1924">
        <w:rPr>
          <w:rFonts w:ascii="Times" w:hAnsi="Times"/>
          <w:lang w:val="en-GB"/>
        </w:rPr>
        <w:t>)</w:t>
      </w:r>
      <w:r w:rsidR="00A230BB" w:rsidRPr="00F95139">
        <w:rPr>
          <w:rFonts w:ascii="Times" w:hAnsi="Times"/>
          <w:lang w:val="en-GB"/>
        </w:rPr>
        <w:t xml:space="preserve"> and spawning stock biomass, </w:t>
      </w:r>
      <w:r w:rsidR="00E76263">
        <w:rPr>
          <w:rFonts w:ascii="Times" w:eastAsiaTheme="minorEastAsia" w:hAnsi="Times"/>
          <w:lang w:val="en-GB"/>
        </w:rPr>
        <w:t>(</w:t>
      </w:r>
      <m:oMath>
        <m:r>
          <w:rPr>
            <w:rFonts w:ascii="Cambria Math" w:hAnsi="Cambria Math"/>
            <w:lang w:val="en-GB"/>
          </w:rPr>
          <m:t>SSB)</m:t>
        </m:r>
      </m:oMath>
      <w:r w:rsidR="005A4F24">
        <w:rPr>
          <w:rFonts w:ascii="Times" w:hAnsi="Times"/>
          <w:lang w:val="en-GB"/>
        </w:rPr>
        <w:t xml:space="preserve"> from </w:t>
      </w:r>
      <w:r w:rsidR="008B5B8E">
        <w:rPr>
          <w:rFonts w:ascii="Times" w:hAnsi="Times"/>
          <w:lang w:val="en-GB"/>
        </w:rPr>
        <w:t>stock</w:t>
      </w:r>
      <w:r w:rsidR="00AE07D4">
        <w:rPr>
          <w:rFonts w:ascii="Times" w:hAnsi="Times"/>
          <w:lang w:val="en-GB"/>
        </w:rPr>
        <w:t xml:space="preserve"> </w:t>
      </w:r>
      <w:r w:rsidR="005A4F24">
        <w:rPr>
          <w:rFonts w:ascii="Times" w:hAnsi="Times"/>
          <w:lang w:val="en-GB"/>
        </w:rPr>
        <w:t>assessment data</w:t>
      </w:r>
      <w:r w:rsidR="00D03039">
        <w:rPr>
          <w:rFonts w:ascii="Times" w:hAnsi="Times"/>
          <w:lang w:val="en-GB"/>
        </w:rPr>
        <w:t xml:space="preserve"> </w:t>
      </w:r>
      <w:r w:rsidR="00B54419">
        <w:rPr>
          <w:rFonts w:ascii="Times" w:hAnsi="Times"/>
          <w:lang w:val="en-GB"/>
        </w:rPr>
        <w:t>for cod, herring and sprat</w:t>
      </w:r>
      <w:r w:rsidR="007E3C1C" w:rsidRPr="00F95139">
        <w:rPr>
          <w:rFonts w:ascii="Times" w:hAnsi="Times"/>
          <w:lang w:val="en-GB"/>
        </w:rPr>
        <w:t xml:space="preserve"> </w:t>
      </w:r>
      <w:r w:rsidR="00993F1C" w:rsidRPr="00AF32CB">
        <w:rPr>
          <w:rFonts w:ascii="Times" w:hAnsi="Times"/>
        </w:rPr>
        <w:fldChar w:fldCharType="begin"/>
      </w:r>
      <w:r w:rsidR="006658D8">
        <w:rPr>
          <w:rFonts w:ascii="Times" w:hAnsi="Times"/>
          <w:lang w:val="en-GB"/>
        </w:rPr>
        <w:instrText xml:space="preserve"> ADDIN ZOTERO_ITEM CSL_CITATION {"citationID":"HFfDMuFR","properties":{"formattedCitation":"(ICES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IHyKgdol/I5NijUlf","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in a specific time window</w:t>
      </w:r>
      <w:r w:rsidR="007E1E81" w:rsidRPr="00F95139">
        <w:rPr>
          <w:rFonts w:ascii="Times" w:hAnsi="Times"/>
          <w:lang w:val="en-GB"/>
        </w:rPr>
        <w:t>.</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r w:rsidR="002A1574">
        <w:rPr>
          <w:rFonts w:ascii="Times" w:hAnsi="Times"/>
          <w:lang w:val="en-GB"/>
        </w:rPr>
        <w:t>greatly</w:t>
      </w:r>
      <w:r w:rsidR="002A1574" w:rsidRPr="00F95139">
        <w:rPr>
          <w:rFonts w:ascii="Times" w:hAnsi="Times"/>
          <w:lang w:val="en-GB"/>
        </w:rPr>
        <w:t xml:space="preserve"> </w:t>
      </w:r>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6658D8">
        <w:rPr>
          <w:rFonts w:ascii="Times" w:hAnsi="Times"/>
          <w:lang w:val="en-GB"/>
        </w:rPr>
        <w:instrText xml:space="preserve"> ADDIN ZOTERO_ITEM CSL_CITATION {"citationID":"ppqPFYZY","properties":{"formattedCitation":"(M\\uc0\\u246{}llmann {\\i{}et al.} 2009)","plainCitation":"(Möllmann et al. 2009)","noteIndex":0},"citationItems":[{"id":910,"uris":["http://zotero.org/users/6116610/items/DVZJXZ48"],"uri":["http://zotero.org/users/6116610/items/DVZJXZ48"],"itemData":{"id":910,"type":"article-journal","abstract":"Marine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6658D8">
        <w:rPr>
          <w:rFonts w:ascii="Cambria Math" w:hAnsi="Cambria Math" w:cs="Cambria Math"/>
          <w:lang w:val="en-GB"/>
        </w:rPr>
        <w:instrText>‐</w:instrText>
      </w:r>
      <w:r w:rsidR="006658D8">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We chose to calibrate our model to the time period 1992-2002 as in</w:t>
      </w:r>
      <w:r w:rsidR="003D1C7E">
        <w:rPr>
          <w:rFonts w:ascii="Times" w:hAnsi="Times"/>
          <w:lang w:val="en-GB"/>
        </w:rPr>
        <w:t xml:space="preserve"> </w:t>
      </w:r>
      <w:r w:rsidR="003D1C7E" w:rsidRPr="00F95139">
        <w:rPr>
          <w:rFonts w:ascii="Times" w:hAnsi="Times" w:cs="Times New Roman"/>
          <w:lang w:val="en-GB"/>
        </w:rPr>
        <w:t xml:space="preserve">Jacobsen </w:t>
      </w:r>
      <w:r w:rsidR="003D1C7E" w:rsidRPr="00F95139">
        <w:rPr>
          <w:rFonts w:ascii="Times" w:hAnsi="Times" w:cs="Times New Roman"/>
          <w:i/>
          <w:iCs/>
          <w:lang w:val="en-GB"/>
        </w:rPr>
        <w:t>et al.</w:t>
      </w:r>
      <w:r w:rsidR="003D1C7E" w:rsidRPr="00F95139">
        <w:rPr>
          <w:rFonts w:ascii="Times" w:hAnsi="Times" w:cs="Times New Roman"/>
          <w:lang w:val="en-GB"/>
        </w:rPr>
        <w:t xml:space="preserve"> </w:t>
      </w:r>
      <w:r w:rsidR="001B012A" w:rsidRPr="00F95139">
        <w:rPr>
          <w:rFonts w:ascii="Times" w:hAnsi="Times"/>
          <w:lang w:val="en-GB"/>
        </w:rPr>
        <w:t xml:space="preserve"> </w:t>
      </w:r>
      <w:r w:rsidR="001B012A" w:rsidRPr="00AF32CB">
        <w:rPr>
          <w:rFonts w:ascii="Times" w:hAnsi="Times"/>
        </w:rPr>
        <w:fldChar w:fldCharType="begin"/>
      </w:r>
      <w:r w:rsidR="003D1C7E">
        <w:rPr>
          <w:rFonts w:ascii="Times" w:hAnsi="Times"/>
          <w:lang w:val="en-GB"/>
        </w:rPr>
        <w:instrText xml:space="preserve"> ADDIN ZOTERO_ITEM CSL_CITATION {"citationID":"UqYN0VkI","properties":{"formattedCitation":"(2017)","plainCitation":"(2017)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H"}],"issued":{"date-parts":[["2017",3]]}},"suppress-author":true}],"schema":"https://github.com/citation-style-language/schema/raw/master/csl-citation.json"} </w:instrText>
      </w:r>
      <w:r w:rsidR="001B012A" w:rsidRPr="00AF32CB">
        <w:rPr>
          <w:rFonts w:ascii="Times" w:hAnsi="Times"/>
        </w:rPr>
        <w:fldChar w:fldCharType="separate"/>
      </w:r>
      <w:r w:rsidR="003D1C7E">
        <w:rPr>
          <w:rFonts w:ascii="Times" w:hAnsi="Times" w:cs="Times New Roman"/>
          <w:lang w:val="en-GB"/>
        </w:rPr>
        <w:t>(2017)</w:t>
      </w:r>
      <w:r w:rsidR="001B012A" w:rsidRPr="00AF32CB">
        <w:rPr>
          <w:rFonts w:ascii="Times" w:hAnsi="Times"/>
        </w:rPr>
        <w:fldChar w:fldCharType="end"/>
      </w:r>
      <w:r w:rsidR="001B012A" w:rsidRPr="00F95139">
        <w:rPr>
          <w:rFonts w:ascii="Times" w:hAnsi="Times"/>
          <w:lang w:val="en-GB"/>
        </w:rPr>
        <w:t xml:space="preserve">, which is a post-regime shift period characterized by high fishing mortality on cod, low cod and herring abundance and high sprat abundance </w:t>
      </w:r>
      <w:r w:rsidR="001B012A" w:rsidRPr="00AF32CB">
        <w:rPr>
          <w:rFonts w:ascii="Times" w:hAnsi="Times"/>
        </w:rPr>
        <w:fldChar w:fldCharType="begin"/>
      </w:r>
      <w:r w:rsidR="006658D8">
        <w:rPr>
          <w:rFonts w:ascii="Times" w:hAnsi="Times"/>
          <w:lang w:val="en-GB"/>
        </w:rPr>
        <w:instrText xml:space="preserve"> ADDIN ZOTERO_ITEM CSL_CITATION {"citationID":"KyTKa7qu","properties":{"formattedCitation":"(G\\uc0\\u229{}rdmark {\\i{}et al.} 2015)","plainCitation":"(Gårdmark et al. 2015)","noteIndex":0},"citationItems":[{"id":810,"uris":["http://zotero.org/users/6116610/items/SJT7RQU9"],"uri":["http://zotero.org/users/6116610/items/SJT7RQU9"],"itemData":{"id":810,"type":"article-journal","container-title":"Philosophical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w:t>
      </w:r>
      <w:r w:rsidR="001E5CCD" w:rsidRPr="00F95139">
        <w:rPr>
          <w:rFonts w:ascii="Times" w:hAnsi="Times"/>
          <w:lang w:val="en-GB"/>
        </w:rPr>
        <w:t>Fig.</w:t>
      </w:r>
      <w:r w:rsidR="00375CE3">
        <w:rPr>
          <w:rFonts w:ascii="Times" w:hAnsi="Times"/>
          <w:lang w:val="en-GB"/>
        </w:rPr>
        <w:t xml:space="preserve"> </w:t>
      </w:r>
      <w:r w:rsidR="001E5CCD" w:rsidRPr="00F95139">
        <w:rPr>
          <w:rFonts w:ascii="Times" w:hAnsi="Times"/>
          <w:lang w:val="en-GB"/>
        </w:rPr>
        <w:t>S</w:t>
      </w:r>
      <w:r w:rsidR="00C05830">
        <w:rPr>
          <w:rFonts w:ascii="Times" w:hAnsi="Times"/>
          <w:lang w:val="en-GB"/>
        </w:rPr>
        <w:t>3</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decline</w:t>
      </w:r>
      <w:r w:rsidR="00167D6A" w:rsidRPr="00F95139">
        <w:rPr>
          <w:rFonts w:ascii="Times" w:hAnsi="Times"/>
          <w:lang w:val="en-GB"/>
        </w:rPr>
        <w:t xml:space="preserve"> rapidly</w:t>
      </w:r>
      <w:r w:rsidR="001B012A" w:rsidRPr="00F95139">
        <w:rPr>
          <w:rFonts w:ascii="Times" w:hAnsi="Times"/>
          <w:lang w:val="en-GB"/>
        </w:rPr>
        <w:t xml:space="preserve"> </w:t>
      </w:r>
      <w:r w:rsidR="00810FE6" w:rsidRPr="00AF32CB">
        <w:rPr>
          <w:rFonts w:ascii="Times" w:hAnsi="Times"/>
        </w:rPr>
        <w:fldChar w:fldCharType="begin"/>
      </w:r>
      <w:r w:rsidR="006658D8">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IHyKgdol/CL5vmS2H","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6658D8" w:rsidRPr="006658D8">
        <w:rPr>
          <w:rFonts w:ascii="Times" w:hAnsi="Times"/>
          <w:lang w:val="sv-SE"/>
        </w:rPr>
        <w:instrText>d distribution have prevented a compensatory shift in diet. Our study emphasizes that environmental forcing and the decline in pelagic prey caused changes in consumption and growth rates of small cod. The food reduction is ampli</w:instrText>
      </w:r>
      <w:r w:rsidR="006658D8">
        <w:rPr>
          <w:rFonts w:ascii="Times" w:hAnsi="Times"/>
          <w:lang w:val="en-GB"/>
        </w:rPr>
        <w:instrText>ﬁ</w:instrText>
      </w:r>
      <w:r w:rsidR="006658D8" w:rsidRPr="006658D8">
        <w:rPr>
          <w:rFonts w:ascii="Times" w:hAnsi="Times"/>
          <w:lang w:val="sv-SE"/>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143F3F" w:rsidRPr="003368A0">
        <w:rPr>
          <w:rFonts w:ascii="Times" w:hAnsi="Times" w:cs="Times New Roman"/>
        </w:rPr>
        <w:t xml:space="preserve">(Svedäng &amp; Hornborg 2014; Casini </w:t>
      </w:r>
      <w:r w:rsidR="00143F3F" w:rsidRPr="003368A0">
        <w:rPr>
          <w:rFonts w:ascii="Times" w:hAnsi="Times" w:cs="Times New Roman"/>
          <w:i/>
          <w:iCs/>
        </w:rPr>
        <w:t>et al.</w:t>
      </w:r>
      <w:r w:rsidR="00143F3F" w:rsidRPr="003368A0">
        <w:rPr>
          <w:rFonts w:ascii="Times" w:hAnsi="Times" w:cs="Times New Roman"/>
        </w:rPr>
        <w:t xml:space="preserve"> 2016; Mion </w:t>
      </w:r>
      <w:r w:rsidR="00143F3F" w:rsidRPr="003368A0">
        <w:rPr>
          <w:rFonts w:ascii="Times" w:hAnsi="Times" w:cs="Times New Roman"/>
          <w:i/>
          <w:iCs/>
        </w:rPr>
        <w:t>et al.</w:t>
      </w:r>
      <w:r w:rsidR="00143F3F" w:rsidRPr="003368A0">
        <w:rPr>
          <w:rFonts w:ascii="Times" w:hAnsi="Times" w:cs="Times New Roman"/>
        </w:rPr>
        <w:t xml:space="preserve"> 2018; Neuenfeldt </w:t>
      </w:r>
      <w:r w:rsidR="00143F3F" w:rsidRPr="003368A0">
        <w:rPr>
          <w:rFonts w:ascii="Times" w:hAnsi="Times" w:cs="Times New Roman"/>
          <w:i/>
          <w:iCs/>
        </w:rPr>
        <w:t>et al.</w:t>
      </w:r>
      <w:r w:rsidR="00143F3F" w:rsidRPr="003368A0">
        <w:rPr>
          <w:rFonts w:ascii="Times" w:hAnsi="Times" w:cs="Times New Roman"/>
        </w:rPr>
        <w:t xml:space="preserve"> 2019)</w:t>
      </w:r>
      <w:r w:rsidR="00810FE6" w:rsidRPr="00AF32CB">
        <w:rPr>
          <w:rFonts w:ascii="Times" w:hAnsi="Times"/>
        </w:rPr>
        <w:fldChar w:fldCharType="end"/>
      </w:r>
      <w:r w:rsidR="00810FE6" w:rsidRPr="003368A0">
        <w:rPr>
          <w:rFonts w:ascii="Times" w:hAnsi="Times"/>
        </w:rPr>
        <w:t>.</w:t>
      </w:r>
      <w:r w:rsidR="001B012A" w:rsidRPr="003368A0">
        <w:rPr>
          <w:rFonts w:ascii="Times" w:hAnsi="Times"/>
        </w:rPr>
        <w:t xml:space="preserve"> </w:t>
      </w:r>
    </w:p>
    <w:p w14:paraId="447300B5" w14:textId="3492B0AB"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 xml:space="preserve">spawning stock biomass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while holding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6658D8">
        <w:rPr>
          <w:rFonts w:ascii="Times" w:hAnsi="Times" w:cstheme="minorHAnsi"/>
          <w:lang w:val="en-GB"/>
        </w:rPr>
        <w:instrText xml:space="preserve"> ADDIN ZOTERO_ITEM CSL_CITATION {"citationID":"ItoDVdgy","properties":{"formattedCitation":"(Byrd {\\i{}et al.} 1995)","plainCitation":"(Byrd et al. 1995)","noteIndex":0},"citationItems":[{"id":908,"uris":["http://zotero.org/users/6116610/items/DM7QYGF4"],"uri":["http://zotero.org/users/6116610/items/DM7QYGF4"],"itemData":{"id":908,"type":"article-journal","abstract":"An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r w:rsidR="001B012A" w:rsidRPr="00F95139">
        <w:rPr>
          <w:rFonts w:ascii="Times" w:hAnsi="Times" w:cstheme="minorHAnsi"/>
          <w:i/>
          <w:lang w:val="en-GB"/>
        </w:rPr>
        <w:t>optim</w:t>
      </w:r>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r w:rsidR="002A1574">
        <w:rPr>
          <w:rFonts w:ascii="Times" w:hAnsi="Times" w:cstheme="minorHAnsi"/>
          <w:lang w:val="en-GB"/>
        </w:rPr>
        <w:t xml:space="preserve">individual </w:t>
      </w:r>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von Bertalanffy</w:t>
      </w:r>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w:t>
      </w:r>
      <w:r w:rsidR="00F07A7E">
        <w:rPr>
          <w:rFonts w:ascii="Times" w:hAnsi="Times" w:cstheme="minorHAnsi"/>
          <w:lang w:val="en-GB"/>
        </w:rPr>
        <w:t>5</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r w:rsidR="001B012A" w:rsidRPr="00F95139">
        <w:rPr>
          <w:rFonts w:ascii="Times" w:hAnsi="Times" w:cstheme="minorHAnsi"/>
          <w:lang w:val="en-GB"/>
        </w:rPr>
        <w:t>density dependence</w:t>
      </w:r>
      <w:r w:rsidR="00143F3F">
        <w:rPr>
          <w:rFonts w:ascii="Times" w:hAnsi="Times" w:cstheme="minorHAnsi"/>
          <w:lang w:val="en-GB"/>
        </w:rPr>
        <w:t xml:space="preserve"> imposed by </w:t>
      </w:r>
      <w:r w:rsidR="00397157" w:rsidRPr="00F95139">
        <w:rPr>
          <w:rFonts w:ascii="Times" w:hAnsi="Times" w:cstheme="minorHAnsi"/>
          <w:lang w:val="en-GB"/>
        </w:rPr>
        <w:t>the stock-recruit</w:t>
      </w:r>
      <w:r w:rsidR="006C026F" w:rsidRPr="00C24E83">
        <w:rPr>
          <w:rFonts w:ascii="Times" w:hAnsi="Times" w:cstheme="minorHAnsi"/>
          <w:lang w:val="en-US"/>
        </w:rPr>
        <w:t xml:space="preserve"> function</w:t>
      </w:r>
      <w:r w:rsidR="00176599">
        <w:rPr>
          <w:rFonts w:ascii="Times" w:hAnsi="Times" w:cstheme="minorHAnsi"/>
          <w:lang w:val="en-US"/>
        </w:rPr>
        <w:t xml:space="preserve"> (see </w:t>
      </w:r>
      <w:r w:rsidR="00923704">
        <w:rPr>
          <w:rFonts w:ascii="Times" w:hAnsi="Times" w:cstheme="minorHAnsi"/>
          <w:lang w:val="en-US"/>
        </w:rPr>
        <w:t>E</w:t>
      </w:r>
      <w:r w:rsidR="00176599">
        <w:rPr>
          <w:rFonts w:ascii="Times" w:hAnsi="Times" w:cstheme="minorHAnsi"/>
          <w:lang w:val="en-US"/>
        </w:rPr>
        <w:t>q. 14-15)</w:t>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6658D8">
        <w:rPr>
          <w:rFonts w:ascii="Times" w:hAnsi="Times" w:cstheme="minorHAnsi"/>
          <w:lang w:val="en-GB"/>
        </w:rPr>
        <w:instrText xml:space="preserve"> ADDIN ZOTERO_ITEM CSL_CITATION {"citationID":"zwtKCL5w","properties":{"formattedCitation":"(Jacobsen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16"/>
      <w:r w:rsidR="005832AE" w:rsidRPr="00F95139">
        <w:rPr>
          <w:rFonts w:ascii="Times" w:hAnsi="Times" w:cstheme="minorHAnsi"/>
          <w:lang w:val="en-GB"/>
        </w:rPr>
        <w:t>If th</w:t>
      </w:r>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After calibrating the model, we acquired</w:t>
      </w:r>
      <w:r w:rsidR="006E4F82" w:rsidRPr="00C24E83">
        <w:rPr>
          <w:rFonts w:ascii="Times New Roman" w:eastAsiaTheme="minorEastAsia" w:hAnsi="Times New Roman" w:cs="Times New Roman"/>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w:t>
      </w:r>
      <w:r w:rsidR="001C2125">
        <w:rPr>
          <w:rFonts w:ascii="Times New Roman" w:eastAsiaTheme="minorEastAsia" w:hAnsi="Times New Roman" w:cs="Times New Roman"/>
          <w:lang w:val="en-US"/>
        </w:rPr>
        <w:t>2</w:t>
      </w:r>
      <w:r w:rsidR="006E4F82" w:rsidRPr="00C24E83">
        <w:rPr>
          <w:rFonts w:ascii="Times New Roman" w:eastAsiaTheme="minorEastAsia" w:hAnsi="Times New Roman" w:cs="Times New Roman"/>
          <w:lang w:val="en-US"/>
        </w:rPr>
        <w:t>.</w:t>
      </w:r>
      <w:r w:rsidR="00ED0F7C">
        <w:rPr>
          <w:rFonts w:ascii="Times New Roman" w:eastAsiaTheme="minorEastAsia" w:hAnsi="Times New Roman" w:cs="Times New Roman"/>
          <w:lang w:val="en-US"/>
        </w:rPr>
        <w:t>7</w:t>
      </w:r>
      <w:r w:rsidR="001C2125">
        <w:rPr>
          <w:rFonts w:ascii="Times New Roman" w:eastAsiaTheme="minorEastAsia" w:hAnsi="Times New Roman" w:cs="Times New Roman"/>
          <w:lang w:val="en-US"/>
        </w:rPr>
        <w:t>3</w:t>
      </w:r>
      <w:r w:rsidR="006E4F82" w:rsidRPr="00C24E83">
        <w:rPr>
          <w:rFonts w:ascii="Times New Roman" w:eastAsiaTheme="minorEastAsia" w:hAnsi="Times New Roman" w:cs="Times New Roman"/>
          <w:lang w:val="en-US"/>
        </w:rPr>
        <w:t xml:space="preserve">, </w:t>
      </w:r>
      <w:r w:rsidR="00043543">
        <w:rPr>
          <w:rFonts w:ascii="Times New Roman" w:eastAsiaTheme="minorEastAsia" w:hAnsi="Times New Roman" w:cs="Times New Roman"/>
          <w:lang w:val="en-US"/>
        </w:rPr>
        <w:t>7</w:t>
      </w:r>
      <w:r w:rsidR="006E4F82" w:rsidRPr="00C24E83">
        <w:rPr>
          <w:rFonts w:ascii="Times New Roman" w:eastAsiaTheme="minorEastAsia" w:hAnsi="Times New Roman" w:cs="Times New Roman"/>
          <w:lang w:val="en-US"/>
        </w:rPr>
        <w:t>.</w:t>
      </w:r>
      <w:r w:rsidR="00ED0F7C">
        <w:rPr>
          <w:rFonts w:ascii="Times New Roman" w:eastAsiaTheme="minorEastAsia" w:hAnsi="Times New Roman" w:cs="Times New Roman"/>
          <w:lang w:val="en-US"/>
        </w:rPr>
        <w:t>2</w:t>
      </w:r>
      <w:r w:rsidR="006E4F82" w:rsidRPr="00C24E83">
        <w:rPr>
          <w:rFonts w:ascii="Times New Roman" w:eastAsiaTheme="minorEastAsia" w:hAnsi="Times New Roman" w:cs="Times New Roman"/>
          <w:lang w:val="en-US"/>
        </w:rPr>
        <w:t xml:space="preserve"> and </w:t>
      </w:r>
      <w:r w:rsidR="004C3850">
        <w:rPr>
          <w:rFonts w:ascii="Times New Roman" w:eastAsiaTheme="minorEastAsia" w:hAnsi="Times New Roman" w:cs="Times New Roman"/>
          <w:lang w:val="en-US"/>
        </w:rPr>
        <w:t>3</w:t>
      </w:r>
      <w:r w:rsidR="006E4F82" w:rsidRPr="00C24E83">
        <w:rPr>
          <w:rFonts w:ascii="Times New Roman" w:eastAsiaTheme="minorEastAsia" w:hAnsi="Times New Roman" w:cs="Times New Roman"/>
          <w:lang w:val="en-US"/>
        </w:rPr>
        <w:t>.</w:t>
      </w:r>
      <w:r w:rsidR="00ED0F7C">
        <w:rPr>
          <w:rFonts w:ascii="Times New Roman" w:eastAsiaTheme="minorEastAsia" w:hAnsi="Times New Roman" w:cs="Times New Roman"/>
          <w:lang w:val="en-US"/>
        </w:rPr>
        <w:t>19</w:t>
      </w:r>
      <w:r w:rsidR="0094431A">
        <w:rPr>
          <w:rFonts w:ascii="Times New Roman" w:eastAsiaTheme="minorEastAsia" w:hAnsi="Times New Roman" w:cs="Times New Roman"/>
          <w:lang w:val="en-US"/>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sub>
        </m:sSub>
      </m:oMath>
      <w:r w:rsidR="0094431A" w:rsidRPr="00F95139">
        <w:rPr>
          <w:rFonts w:ascii="Times" w:eastAsiaTheme="minorEastAsia" w:hAnsi="Times" w:cstheme="minorHAnsi"/>
          <w:lang w:val="en-GB"/>
        </w:rPr>
        <w:t xml:space="preserve"> ratios of </w:t>
      </w:r>
      <w:r w:rsidR="0094431A">
        <w:rPr>
          <w:rFonts w:ascii="Times" w:eastAsiaTheme="minorEastAsia" w:hAnsi="Times" w:cstheme="minorHAnsi"/>
          <w:lang w:val="en-GB"/>
        </w:rPr>
        <w:t>0</w:t>
      </w:r>
      <w:r w:rsidR="0094431A" w:rsidRPr="00C24E83">
        <w:rPr>
          <w:rFonts w:ascii="Times New Roman" w:eastAsiaTheme="minorEastAsia" w:hAnsi="Times New Roman" w:cs="Times New Roman"/>
          <w:lang w:val="en-US"/>
        </w:rPr>
        <w:t>.</w:t>
      </w:r>
      <w:r w:rsidR="0094431A">
        <w:rPr>
          <w:rFonts w:ascii="Times New Roman" w:eastAsiaTheme="minorEastAsia" w:hAnsi="Times New Roman" w:cs="Times New Roman"/>
          <w:lang w:val="en-US"/>
        </w:rPr>
        <w:t>63</w:t>
      </w:r>
      <w:r w:rsidR="0094431A" w:rsidRPr="00C24E83">
        <w:rPr>
          <w:rFonts w:ascii="Times New Roman" w:eastAsiaTheme="minorEastAsia" w:hAnsi="Times New Roman" w:cs="Times New Roman"/>
          <w:lang w:val="en-US"/>
        </w:rPr>
        <w:t xml:space="preserve">, </w:t>
      </w:r>
      <w:r w:rsidR="0094431A">
        <w:rPr>
          <w:rFonts w:ascii="Times New Roman" w:eastAsiaTheme="minorEastAsia" w:hAnsi="Times New Roman" w:cs="Times New Roman"/>
          <w:lang w:val="en-US"/>
        </w:rPr>
        <w:t>0</w:t>
      </w:r>
      <w:r w:rsidR="0094431A" w:rsidRPr="00C24E83">
        <w:rPr>
          <w:rFonts w:ascii="Times New Roman" w:eastAsiaTheme="minorEastAsia" w:hAnsi="Times New Roman" w:cs="Times New Roman"/>
          <w:lang w:val="en-US"/>
        </w:rPr>
        <w:t>.</w:t>
      </w:r>
      <w:r w:rsidR="0094431A">
        <w:rPr>
          <w:rFonts w:ascii="Times New Roman" w:eastAsiaTheme="minorEastAsia" w:hAnsi="Times New Roman" w:cs="Times New Roman"/>
          <w:lang w:val="en-US"/>
        </w:rPr>
        <w:t>86</w:t>
      </w:r>
      <w:r w:rsidR="0094431A" w:rsidRPr="00C24E83">
        <w:rPr>
          <w:rFonts w:ascii="Times New Roman" w:eastAsiaTheme="minorEastAsia" w:hAnsi="Times New Roman" w:cs="Times New Roman"/>
          <w:lang w:val="en-US"/>
        </w:rPr>
        <w:t xml:space="preserve"> and </w:t>
      </w:r>
      <w:r w:rsidR="0094431A">
        <w:rPr>
          <w:rFonts w:ascii="Times New Roman" w:eastAsiaTheme="minorEastAsia" w:hAnsi="Times New Roman" w:cs="Times New Roman"/>
          <w:lang w:val="en-US"/>
        </w:rPr>
        <w:t>0</w:t>
      </w:r>
      <w:r w:rsidR="0094431A" w:rsidRPr="00C24E83">
        <w:rPr>
          <w:rFonts w:ascii="Times New Roman" w:eastAsiaTheme="minorEastAsia" w:hAnsi="Times New Roman" w:cs="Times New Roman"/>
          <w:lang w:val="en-US"/>
        </w:rPr>
        <w:t>.</w:t>
      </w:r>
      <w:r w:rsidR="0094431A">
        <w:rPr>
          <w:rFonts w:ascii="Times New Roman" w:eastAsiaTheme="minorEastAsia" w:hAnsi="Times New Roman" w:cs="Times New Roman"/>
          <w:lang w:val="en-US"/>
        </w:rPr>
        <w:t>68</w:t>
      </w:r>
      <w:r w:rsidR="00771B89">
        <w:rPr>
          <w:rFonts w:ascii="Times New Roman" w:eastAsiaTheme="minorEastAsia" w:hAnsi="Times New Roman" w:cs="Times New Roman"/>
          <w:lang w:val="en-US"/>
        </w:rPr>
        <w:t xml:space="preserve"> </w:t>
      </w:r>
      <w:r w:rsidR="00BF08E3" w:rsidRPr="00C24E83">
        <w:rPr>
          <w:rFonts w:ascii="Times New Roman" w:eastAsiaTheme="minorEastAsia" w:hAnsi="Times New Roman" w:cs="Times New Roman"/>
          <w:lang w:val="en-US"/>
        </w:rPr>
        <w:t xml:space="preserve">for cod, </w:t>
      </w:r>
      <w:r w:rsidR="00ED0F7C">
        <w:rPr>
          <w:rFonts w:ascii="Times New Roman" w:eastAsiaTheme="minorEastAsia" w:hAnsi="Times New Roman" w:cs="Times New Roman"/>
          <w:lang w:val="en-US"/>
        </w:rPr>
        <w:t xml:space="preserve">herring and </w:t>
      </w:r>
      <w:r w:rsidR="00BF08E3" w:rsidRPr="00C24E83">
        <w:rPr>
          <w:rFonts w:ascii="Times New Roman" w:eastAsiaTheme="minorEastAsia" w:hAnsi="Times New Roman" w:cs="Times New Roman"/>
          <w:lang w:val="en-US"/>
        </w:rPr>
        <w:t xml:space="preserve">sprat,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xml:space="preserve">, which </w:t>
      </w:r>
      <w:r w:rsidR="005604EC">
        <w:rPr>
          <w:rFonts w:ascii="Times" w:eastAsiaTheme="minorEastAsia" w:hAnsi="Times" w:cstheme="minorHAnsi"/>
          <w:lang w:val="en-GB"/>
        </w:rPr>
        <w:t xml:space="preserve">indicates </w:t>
      </w:r>
      <w:r w:rsidR="004D6D7F" w:rsidRPr="00F95139">
        <w:rPr>
          <w:rFonts w:ascii="Times" w:eastAsiaTheme="minorEastAsia" w:hAnsi="Times" w:cstheme="minorHAnsi"/>
          <w:lang w:val="en-GB"/>
        </w:rPr>
        <w:t>there is some density dependence in early life stages in the model</w:t>
      </w:r>
      <w:r w:rsidR="007B6E27" w:rsidRPr="00F95139">
        <w:rPr>
          <w:rFonts w:ascii="Times" w:eastAsiaTheme="minorEastAsia" w:hAnsi="Times" w:cstheme="minorHAnsi"/>
          <w:lang w:val="en-GB"/>
        </w:rPr>
        <w:t>.</w:t>
      </w:r>
      <w:commentRangeEnd w:id="16"/>
      <w:r w:rsidR="00EF66DC" w:rsidRPr="00C24E83">
        <w:rPr>
          <w:rStyle w:val="CommentReference"/>
          <w:sz w:val="22"/>
          <w:szCs w:val="22"/>
        </w:rPr>
        <w:commentReference w:id="16"/>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7DC7289A"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regional coupled model system RCA4-NEMO 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6658D8">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6658D8">
        <w:rPr>
          <w:rFonts w:ascii="Cambria Math" w:hAnsi="Cambria Math" w:cs="Cambria Math"/>
          <w:lang w:val="en-GB"/>
        </w:rPr>
        <w:instrText>∘</w:instrText>
      </w:r>
      <w:r w:rsidR="006658D8">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6658D8">
        <w:rPr>
          <w:rFonts w:ascii="Cambria Math" w:hAnsi="Cambria Math" w:cs="Cambria Math"/>
          <w:lang w:val="en-GB"/>
        </w:rPr>
        <w:instrText>∘</w:instrText>
      </w:r>
      <w:r w:rsidR="006658D8">
        <w:rPr>
          <w:rFonts w:ascii="Times" w:hAnsi="Times" w:cs="Times New Roman"/>
          <w:lang w:val="en-GB"/>
        </w:rPr>
        <w:instrText xml:space="preserve">    C (RCP 2.6), 2      </w:instrText>
      </w:r>
      <w:r w:rsidR="006658D8">
        <w:rPr>
          <w:rFonts w:ascii="Cambria Math" w:hAnsi="Cambria Math" w:cs="Cambria Math"/>
          <w:lang w:val="en-GB"/>
        </w:rPr>
        <w:instrText>∘</w:instrText>
      </w:r>
      <w:r w:rsidR="006658D8">
        <w:rPr>
          <w:rFonts w:ascii="Times" w:hAnsi="Times" w:cs="Times New Roman"/>
          <w:lang w:val="en-GB"/>
        </w:rPr>
        <w:instrText xml:space="preserve">    C (RCP 4.5), and 4      </w:instrText>
      </w:r>
      <w:r w:rsidR="006658D8">
        <w:rPr>
          <w:rFonts w:ascii="Cambria Math" w:hAnsi="Cambria Math" w:cs="Cambria Math"/>
          <w:lang w:val="en-GB"/>
        </w:rPr>
        <w:instrText>∘</w:instrText>
      </w:r>
      <w:r w:rsidR="006658D8">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Gröger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was reached before time varying effort and </w:t>
      </w:r>
      <w:r w:rsidR="00B7628E">
        <w:rPr>
          <w:rFonts w:ascii="Times" w:hAnsi="Times" w:cs="Times New Roman"/>
          <w:lang w:val="en-GB"/>
        </w:rPr>
        <w:t>temperature</w:t>
      </w:r>
      <w:r w:rsidR="00B7628E" w:rsidRPr="00F95139">
        <w:rPr>
          <w:rFonts w:ascii="Times" w:hAnsi="Times" w:cs="Times New Roman"/>
          <w:lang w:val="en-GB"/>
        </w:rPr>
        <w:t xml:space="preserve"> </w:t>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513746">
        <w:rPr>
          <w:rFonts w:ascii="Times" w:hAnsi="Times" w:cs="Times New Roman"/>
          <w:lang w:val="en-GB"/>
        </w:rPr>
        <w:t>10</w:t>
      </w:r>
      <w:r w:rsidR="0010682B" w:rsidRPr="00F95139">
        <w:rPr>
          <w:rFonts w:ascii="Times" w:hAnsi="Times" w:cs="Times New Roman"/>
          <w:lang w:val="en-GB"/>
        </w:rPr>
        <w:t xml:space="preserve">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w:t>
      </w:r>
      <w:r w:rsidR="00513746">
        <w:rPr>
          <w:lang w:val="en-GB"/>
        </w:rPr>
        <w:t>12</w:t>
      </w:r>
      <w:r w:rsidR="00D33125" w:rsidRPr="00F95139">
        <w:rPr>
          <w:lang w:val="en-GB"/>
        </w:rPr>
        <w:t>)</w:t>
      </w:r>
      <w:r w:rsidR="004A7D25" w:rsidRPr="00F95139">
        <w:rPr>
          <w:lang w:val="en-GB"/>
        </w:rPr>
        <w:t xml:space="preserve">. </w:t>
      </w:r>
      <w:r w:rsidR="00B54419">
        <w:rPr>
          <w:lang w:val="en-GB"/>
        </w:rPr>
        <w:t>For each species, w</w:t>
      </w:r>
      <w:r w:rsidR="00EC4495" w:rsidRPr="00EC4495">
        <w:rPr>
          <w:lang w:val="en-US"/>
        </w:rPr>
        <w:t xml:space="preserve">e used the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MSY</m:t>
            </m:r>
          </m:sub>
        </m:sSub>
      </m:oMath>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 xml:space="preserve">(Fig. </w:t>
      </w:r>
      <w:r w:rsidR="00BA6121" w:rsidRPr="00BA6121">
        <w:rPr>
          <w:lang w:val="en-US"/>
        </w:rPr>
        <w:t>S12</w:t>
      </w:r>
      <w:r w:rsidR="001540A3" w:rsidRPr="00BA6121">
        <w:rPr>
          <w:lang w:val="en-US"/>
        </w:rPr>
        <w:t>)</w:t>
      </w:r>
      <w:r w:rsidR="0045018A">
        <w:rPr>
          <w:lang w:val="en-US"/>
        </w:rPr>
        <w:t xml:space="preserve">. </w:t>
      </w:r>
    </w:p>
    <w:p w14:paraId="3124C750" w14:textId="35247FE8"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w:t>
      </w:r>
      <w:r w:rsidR="00750BEE">
        <w:rPr>
          <w:rFonts w:ascii="Times" w:hAnsi="Times" w:cs="Times New Roman"/>
          <w:lang w:val="en-GB"/>
        </w:rPr>
        <w:t xml:space="preserve"> and </w:t>
      </w:r>
      <w:r w:rsidR="00DA52B8" w:rsidRPr="00F95139">
        <w:rPr>
          <w:rFonts w:ascii="Times" w:hAnsi="Times" w:cs="Times New Roman"/>
          <w:lang w:val="en-GB"/>
        </w:rPr>
        <w:t>abundance-at-weight</w:t>
      </w:r>
      <w:r w:rsidR="0009012C">
        <w:rPr>
          <w:rFonts w:ascii="Times" w:hAnsi="Times" w:cs="Times New Roman"/>
          <w:lang w:val="en-GB"/>
        </w:rPr>
        <w:t xml:space="preserve"> </w:t>
      </w:r>
      <w:r w:rsidR="00DA52B8" w:rsidRPr="00F95139">
        <w:rPr>
          <w:rFonts w:ascii="Times" w:hAnsi="Times" w:cs="Times New Roman"/>
          <w:lang w:val="en-GB"/>
        </w:rPr>
        <w:t>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w:t>
      </w:r>
      <w:r w:rsidR="00D705A5">
        <w:rPr>
          <w:rFonts w:ascii="Times" w:hAnsi="Times" w:cstheme="minorHAnsi"/>
          <w:lang w:val="en-GB"/>
        </w:rPr>
        <w:t>2</w:t>
      </w:r>
      <w:r w:rsidR="009235EF" w:rsidRPr="00F95139">
        <w:rPr>
          <w:rFonts w:ascii="Times" w:hAnsi="Times" w:cstheme="minorHAnsi"/>
          <w:lang w:val="en-GB"/>
        </w:rPr>
        <w:t>)</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71FF8FD6"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on fishing mortality </w:t>
      </w:r>
      <w:r w:rsidR="006D1926">
        <w:rPr>
          <w:rFonts w:ascii="Times" w:hAnsi="Times" w:cs="Times New Roman"/>
          <w:lang w:val="en-GB"/>
        </w:rPr>
        <w:t xml:space="preserve">and </w:t>
      </w:r>
      <m:oMath>
        <m:sSub>
          <m:sSubPr>
            <m:ctrlPr>
              <w:rPr>
                <w:rFonts w:ascii="Cambria Math" w:eastAsiaTheme="minorEastAsia" w:hAnsi="Cambria Math" w:cs="Times New Roman"/>
                <w:i/>
                <w:lang w:val="en-GB"/>
              </w:rPr>
            </m:ctrlPr>
          </m:sSubPr>
          <m:e>
            <m:r>
              <w:rPr>
                <w:rFonts w:ascii="Cambria Math" w:hAnsi="Cambria Math" w:cs="Times New Roman"/>
                <w:lang w:val="en-GB"/>
              </w:rPr>
              <m:t>F</m:t>
            </m:r>
            <m:ctrlPr>
              <w:rPr>
                <w:rFonts w:ascii="Cambria Math" w:hAnsi="Cambria Math" w:cs="Times New Roman"/>
                <w:i/>
                <w:lang w:val="en-GB"/>
              </w:rPr>
            </m:ctrlPr>
          </m:e>
          <m:sub>
            <m:r>
              <w:rPr>
                <w:rFonts w:ascii="Cambria Math" w:hAnsi="Cambria Math" w:cs="Times New Roman"/>
                <w:lang w:val="en-GB"/>
              </w:rPr>
              <m:t>MSY</m:t>
            </m:r>
          </m:sub>
        </m:sSub>
      </m:oMath>
      <w:r w:rsidR="00700B02">
        <w:rPr>
          <w:rFonts w:ascii="Times" w:hAnsi="Times" w:cs="Times New Roman"/>
          <w:lang w:val="en-GB"/>
        </w:rPr>
        <w:t xml:space="preserve"> (</w:t>
      </w:r>
      <w:r w:rsidR="00C530F2" w:rsidRPr="00F95139">
        <w:rPr>
          <w:rFonts w:ascii="Times" w:hAnsi="Times" w:cs="Times New Roman"/>
          <w:lang w:val="en-GB"/>
        </w:rPr>
        <w:t>fishing mortality leading to maximized long-term yiel</w:t>
      </w:r>
      <w:r w:rsidR="00700B02">
        <w:rPr>
          <w:rFonts w:ascii="Times" w:hAnsi="Times" w:cs="Times New Roman"/>
          <w:lang w:val="en-GB"/>
        </w:rPr>
        <w:t>d)</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steady state</w:t>
      </w:r>
      <w:r w:rsidR="00175442">
        <w:rPr>
          <w:rFonts w:ascii="Times" w:hAnsi="Times" w:cs="Times New Roman"/>
          <w:lang w:val="en-GB"/>
        </w:rPr>
        <w:t xml:space="preserve"> (200 years)</w:t>
      </w:r>
      <w:r w:rsidR="00657202" w:rsidRPr="00F95139">
        <w:rPr>
          <w:rFonts w:ascii="Times" w:hAnsi="Times" w:cs="Times New Roman"/>
          <w:lang w:val="en-GB"/>
        </w:rPr>
        <w:t xml:space="preserv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p>
    <w:p w14:paraId="4561E6D4" w14:textId="4874834F" w:rsidR="00F57CC0" w:rsidRDefault="00F57CC0" w:rsidP="00A0363E">
      <w:pPr>
        <w:spacing w:line="480" w:lineRule="auto"/>
        <w:rPr>
          <w:lang w:val="en-GB"/>
        </w:rPr>
      </w:pPr>
    </w:p>
    <w:p w14:paraId="60317855" w14:textId="3214BC63" w:rsidR="00EE0968" w:rsidRDefault="00EE0968" w:rsidP="003C2E24">
      <w:pPr>
        <w:pStyle w:val="Caption"/>
        <w:keepNext/>
        <w:spacing w:line="480" w:lineRule="auto"/>
        <w:jc w:val="both"/>
        <w:rPr>
          <w:sz w:val="22"/>
          <w:szCs w:val="22"/>
          <w:lang w:val="en-GB"/>
        </w:rPr>
      </w:pPr>
      <w:r w:rsidRPr="00F95139">
        <w:rPr>
          <w:sz w:val="22"/>
          <w:szCs w:val="22"/>
          <w:lang w:val="en-GB"/>
        </w:rPr>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le7Colourful"/>
        <w:tblW w:w="4555" w:type="pct"/>
        <w:tblLook w:val="04A0" w:firstRow="1" w:lastRow="0" w:firstColumn="1" w:lastColumn="0" w:noHBand="0" w:noVBand="1"/>
      </w:tblPr>
      <w:tblGrid>
        <w:gridCol w:w="549"/>
        <w:gridCol w:w="2108"/>
        <w:gridCol w:w="1113"/>
        <w:gridCol w:w="1113"/>
        <w:gridCol w:w="1113"/>
        <w:gridCol w:w="1109"/>
        <w:gridCol w:w="1118"/>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r w:rsidRPr="0076092C">
              <w:rPr>
                <w:b/>
                <w:bCs/>
              </w:rPr>
              <w:t>Temperature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r w:rsidRPr="0076092C">
              <w:rPr>
                <w:b/>
                <w:bCs/>
              </w:rPr>
              <w:t>Temperature dependence</w:t>
            </w: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r w:rsidRPr="00F95139">
              <w:rPr>
                <w:lang w:val="en-GB"/>
              </w:rPr>
              <w:t>Physiolog</w:t>
            </w:r>
            <w:r w:rsidRPr="002A36ED">
              <w:rPr>
                <w:lang w:val="en-US"/>
              </w:rPr>
              <w:t>ical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5F30008A"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r w:rsidRPr="002A36ED">
              <w:t>Resource carrying capacity (</w:t>
            </w:r>
            <m:oMath>
              <m:r>
                <m:rPr>
                  <m:sty m:val="bi"/>
                </m:rPr>
                <w:rPr>
                  <w:rFonts w:ascii="Cambria Math" w:hAnsi="Cambria Math"/>
                </w:rPr>
                <m:t>κ</m:t>
              </m:r>
              <m:r>
                <m:rPr>
                  <m:sty m:val="b"/>
                </m:rPr>
                <w:rPr>
                  <w:rFonts w:ascii="Cambria Math" w:hAnsi="Cambria Math"/>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4399679"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i/>
                      <w:iCs/>
                    </w:rPr>
                  </m:ctrlPr>
                </m:sSubPr>
                <m:e>
                  <m:r>
                    <m:rPr>
                      <m:sty m:val="bi"/>
                    </m:rPr>
                    <w:rPr>
                      <w:rFonts w:ascii="Cambria Math" w:hAnsi="Cambria Math"/>
                    </w:rPr>
                    <m:t>r</m:t>
                  </m:r>
                </m:e>
                <m:sub>
                  <m:r>
                    <m:rPr>
                      <m:sty m:val="bi"/>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1F1B6E58" w:rsidR="0054489F" w:rsidRDefault="0054489F" w:rsidP="00A0363E">
      <w:pPr>
        <w:spacing w:line="480" w:lineRule="auto"/>
      </w:pPr>
    </w:p>
    <w:p w14:paraId="7A64E667" w14:textId="77777777" w:rsidR="00D238D9" w:rsidRDefault="00D238D9"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t>Results</w:t>
      </w:r>
    </w:p>
    <w:p w14:paraId="724E3215" w14:textId="45D93109" w:rsidR="00E474D8" w:rsidRPr="008B2B1B" w:rsidRDefault="00923704" w:rsidP="00182BA9">
      <w:pPr>
        <w:spacing w:line="480" w:lineRule="auto"/>
        <w:contextualSpacing/>
        <w:jc w:val="both"/>
        <w:rPr>
          <w:rFonts w:cstheme="minorHAnsi"/>
          <w:bCs/>
          <w:i/>
          <w:iCs/>
          <w:lang w:val="en-GB"/>
        </w:rPr>
      </w:pPr>
      <w:r>
        <w:rPr>
          <w:rFonts w:cstheme="minorHAnsi"/>
          <w:bCs/>
          <w:i/>
          <w:iCs/>
          <w:lang w:val="en-GB"/>
        </w:rPr>
        <w:t>Effects of warming on s</w:t>
      </w:r>
      <w:r w:rsidR="00E474D8" w:rsidRPr="00765D0C">
        <w:rPr>
          <w:rFonts w:cstheme="minorHAnsi"/>
          <w:bCs/>
          <w:i/>
          <w:iCs/>
          <w:lang w:val="en-GB"/>
        </w:rPr>
        <w:t>ize-at-age</w:t>
      </w:r>
      <w:r w:rsidR="00B7628E" w:rsidRPr="00765D0C">
        <w:rPr>
          <w:rFonts w:cstheme="minorHAnsi"/>
          <w:bCs/>
          <w:i/>
          <w:iCs/>
          <w:lang w:val="en-GB"/>
        </w:rPr>
        <w:t xml:space="preserve"> </w:t>
      </w:r>
      <w:r w:rsidR="00B7628E" w:rsidRPr="008B2B1B">
        <w:rPr>
          <w:rFonts w:cstheme="minorHAnsi"/>
          <w:bCs/>
          <w:i/>
          <w:iCs/>
          <w:lang w:val="en-GB"/>
        </w:rPr>
        <w:t>depend on physiological temperature-dependence</w:t>
      </w:r>
    </w:p>
    <w:p w14:paraId="26839588" w14:textId="2AA9212B"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A8305D" w:rsidRPr="00F95139">
        <w:rPr>
          <w:rFonts w:cstheme="minorHAnsi"/>
          <w:bCs/>
          <w:lang w:val="en-GB"/>
        </w:rPr>
        <w:t>processes (</w:t>
      </w:r>
      <w:r w:rsidR="00C343FD" w:rsidRPr="00F95139">
        <w:rPr>
          <w:rFonts w:cstheme="minorHAnsi"/>
          <w:bCs/>
          <w:lang w:val="en-GB"/>
        </w:rPr>
        <w:t>“top-down</w:t>
      </w:r>
      <w:r w:rsidR="00A8305D">
        <w:rPr>
          <w:rFonts w:cstheme="minorHAnsi"/>
          <w:bCs/>
          <w:lang w:val="en-GB"/>
        </w:rPr>
        <w:t>”</w:t>
      </w:r>
      <w:r w:rsidR="00201EEE">
        <w:rPr>
          <w:rFonts w:cstheme="minorHAnsi"/>
          <w:bCs/>
          <w:lang w:val="en-GB"/>
        </w:rPr>
        <w:t xml:space="preserve"> effects of warming</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w:t>
      </w:r>
      <w:r w:rsidR="007120E7" w:rsidRPr="00F95139">
        <w:rPr>
          <w:rFonts w:cstheme="minorHAnsi"/>
          <w:bCs/>
          <w:lang w:val="en-GB"/>
        </w:rPr>
        <w:t xml:space="preserve">temperature </w:t>
      </w:r>
      <w:r w:rsidR="001C7F80" w:rsidRPr="00F95139">
        <w:rPr>
          <w:rFonts w:cstheme="minorHAnsi"/>
          <w:bCs/>
          <w:lang w:val="en-GB"/>
        </w:rPr>
        <w:t xml:space="preserve">dependence </w:t>
      </w:r>
      <w:r w:rsidR="007120E7" w:rsidRPr="00F95139">
        <w:rPr>
          <w:rFonts w:cstheme="minorHAnsi"/>
          <w:bCs/>
          <w:lang w:val="en-GB"/>
        </w:rPr>
        <w:t xml:space="preserve">of </w:t>
      </w:r>
      <w:r w:rsidR="00A123F6">
        <w:rPr>
          <w:rFonts w:cstheme="minorHAnsi"/>
          <w:bCs/>
          <w:lang w:val="en-GB"/>
        </w:rPr>
        <w:t xml:space="preserve">metabolism, </w:t>
      </w:r>
      <w:r w:rsidR="00332CA4" w:rsidRPr="00F95139">
        <w:rPr>
          <w:rFonts w:cstheme="minorHAnsi"/>
          <w:bCs/>
          <w:lang w:val="en-GB"/>
        </w:rPr>
        <w:t xml:space="preserve">maximum consumption, </w:t>
      </w:r>
      <w:r w:rsidR="00502196">
        <w:rPr>
          <w:rFonts w:cstheme="minorHAnsi"/>
          <w:bCs/>
          <w:lang w:val="en-GB"/>
        </w:rPr>
        <w:t xml:space="preserve">search volume </w:t>
      </w:r>
      <w:r w:rsidR="00CE39E0">
        <w:rPr>
          <w:rFonts w:cstheme="minorHAnsi"/>
          <w:bCs/>
          <w:lang w:val="en-GB"/>
        </w:rPr>
        <w:t xml:space="preserve">and </w:t>
      </w:r>
      <w:r w:rsidR="00F923B0" w:rsidRPr="00F95139">
        <w:rPr>
          <w:rFonts w:cstheme="minorHAnsi"/>
          <w:bCs/>
          <w:lang w:val="en-GB"/>
        </w:rPr>
        <w:t>mortality</w:t>
      </w:r>
      <w:r w:rsidR="00F923B0">
        <w:rPr>
          <w:rFonts w:cstheme="minorHAnsi"/>
          <w:bCs/>
          <w:lang w:val="en-GB"/>
        </w:rPr>
        <w:t xml:space="preserve">, </w:t>
      </w:r>
      <w:r w:rsidR="00F923B0" w:rsidRPr="00F95139">
        <w:rPr>
          <w:rFonts w:cstheme="minorHAnsi"/>
          <w:bCs/>
          <w:lang w:val="en-GB"/>
        </w:rPr>
        <w:t>with</w:t>
      </w:r>
      <w:r w:rsidR="00050727" w:rsidRPr="00F95139">
        <w:rPr>
          <w:rFonts w:cstheme="minorHAnsi"/>
          <w:bCs/>
          <w:lang w:val="en-GB"/>
        </w:rPr>
        <w:t xml:space="preserve">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r w:rsidR="00923704">
        <w:rPr>
          <w:rFonts w:cstheme="minorHAnsi"/>
          <w:bCs/>
          <w:lang w:val="en-GB"/>
        </w:rPr>
        <w:t xml:space="preserve"> I</w:t>
      </w:r>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w:t>
      </w:r>
      <w:r w:rsidR="002B3FF5">
        <w:rPr>
          <w:rFonts w:cstheme="minorHAnsi"/>
          <w:bCs/>
          <w:lang w:val="en-GB"/>
        </w:rPr>
        <w:t xml:space="preserve">effects on size at age are </w:t>
      </w:r>
      <w:r w:rsidR="00A850DA" w:rsidRPr="00F95139">
        <w:rPr>
          <w:rFonts w:cstheme="minorHAnsi"/>
          <w:bCs/>
          <w:lang w:val="en-GB"/>
        </w:rPr>
        <w:t xml:space="preserve">positive and declines with </w:t>
      </w:r>
      <w:r w:rsidR="00765D0C">
        <w:rPr>
          <w:rFonts w:cstheme="minorHAnsi"/>
          <w:bCs/>
          <w:lang w:val="en-GB"/>
        </w:rPr>
        <w:t>age</w:t>
      </w:r>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w:t>
      </w:r>
      <w:r w:rsidR="00F923B0">
        <w:rPr>
          <w:rFonts w:cstheme="minorHAnsi"/>
          <w:bCs/>
          <w:lang w:val="en-GB"/>
        </w:rPr>
        <w:t xml:space="preserve">s are affected by </w:t>
      </w:r>
      <w:r w:rsidR="0053608F" w:rsidRPr="00F95139">
        <w:rPr>
          <w:rFonts w:cstheme="minorHAnsi"/>
          <w:bCs/>
          <w:lang w:val="en-GB"/>
        </w:rPr>
        <w:t>temperature</w:t>
      </w:r>
      <w:r w:rsidR="00ED4B76" w:rsidRPr="00F95139">
        <w:rPr>
          <w:rFonts w:cstheme="minorHAnsi"/>
          <w:bCs/>
          <w:lang w:val="en-GB"/>
        </w:rPr>
        <w:t xml:space="preserve">, </w:t>
      </w:r>
      <w:r w:rsidR="00922C5B" w:rsidRPr="00F95139">
        <w:rPr>
          <w:rFonts w:cstheme="minorHAnsi"/>
          <w:bCs/>
          <w:lang w:val="en-GB"/>
        </w:rPr>
        <w:t xml:space="preserve">small individuals </w:t>
      </w:r>
      <w:r w:rsidR="00C343FD" w:rsidRPr="00F95139">
        <w:rPr>
          <w:rFonts w:cstheme="minorHAnsi"/>
          <w:bCs/>
          <w:lang w:val="en-GB"/>
        </w:rPr>
        <w:t xml:space="preserve">have </w:t>
      </w:r>
      <w:r w:rsidR="00922C5B" w:rsidRPr="00F95139">
        <w:rPr>
          <w:rFonts w:cstheme="minorHAnsi"/>
          <w:bCs/>
          <w:lang w:val="en-GB"/>
        </w:rPr>
        <w:t xml:space="preserve">the largest relative </w:t>
      </w:r>
      <w:r w:rsidR="00D8533A">
        <w:rPr>
          <w:rFonts w:cstheme="minorHAnsi"/>
          <w:bCs/>
          <w:lang w:val="en-GB"/>
        </w:rPr>
        <w:t>decrease in size-at-age</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w:t>
      </w:r>
      <w:r w:rsidR="00E9113C">
        <w:rPr>
          <w:rFonts w:cstheme="minorHAnsi"/>
          <w:bCs/>
          <w:lang w:val="en-GB"/>
        </w:rPr>
        <w:t>age</w:t>
      </w:r>
      <w:r w:rsidR="00E232B4" w:rsidRPr="00F95139">
        <w:rPr>
          <w:rFonts w:cstheme="minorHAnsi"/>
          <w:bCs/>
          <w:lang w:val="en-GB"/>
        </w:rPr>
        <w:t xml:space="preserv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r w:rsidR="00D11397" w:rsidRPr="00F95139">
        <w:rPr>
          <w:rFonts w:cstheme="minorHAnsi"/>
          <w:bCs/>
          <w:lang w:val="en-GB"/>
        </w:rPr>
        <w:t xml:space="preserve"> </w:t>
      </w:r>
    </w:p>
    <w:p w14:paraId="5AEAE4C1" w14:textId="61017ECC" w:rsidR="00730D2C" w:rsidRDefault="00D11397" w:rsidP="004B7A9F">
      <w:pPr>
        <w:spacing w:line="480" w:lineRule="auto"/>
        <w:ind w:firstLine="284"/>
        <w:contextualSpacing/>
        <w:jc w:val="both"/>
        <w:rPr>
          <w:rFonts w:cstheme="minorHAnsi"/>
          <w:color w:val="FF0000"/>
          <w:lang w:val="en-GB"/>
        </w:rPr>
      </w:pPr>
      <w:r w:rsidRPr="00F95139">
        <w:rPr>
          <w:rFonts w:cstheme="minorHAnsi"/>
          <w:bCs/>
          <w:lang w:val="en-GB"/>
        </w:rPr>
        <w:t xml:space="preserve">Despite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564FB7">
        <w:rPr>
          <w:rFonts w:cstheme="minorHAnsi"/>
          <w:bCs/>
          <w:lang w:val="en-GB"/>
        </w:rPr>
        <w:t>are affected by</w:t>
      </w:r>
      <w:r w:rsidR="0063626B" w:rsidRPr="00F95139">
        <w:rPr>
          <w:rFonts w:cstheme="minorHAnsi"/>
          <w:bCs/>
          <w:lang w:val="en-GB"/>
        </w:rPr>
        <w:t xml:space="preserve"> </w:t>
      </w:r>
      <w:r w:rsidR="006E1092" w:rsidRPr="00F95139">
        <w:rPr>
          <w:rFonts w:cstheme="minorHAnsi"/>
          <w:bCs/>
          <w:lang w:val="en-GB"/>
        </w:rPr>
        <w:t>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10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5F0A1B">
        <w:rPr>
          <w:rFonts w:cstheme="minorHAnsi"/>
          <w:bCs/>
          <w:lang w:val="en-US"/>
        </w:rPr>
        <w:t>C</w:t>
      </w:r>
      <w:r w:rsidR="00204977" w:rsidRPr="00F95139">
        <w:rPr>
          <w:rFonts w:cstheme="minorHAnsi"/>
          <w:bCs/>
          <w:lang w:val="en-GB"/>
        </w:rPr>
        <w:t xml:space="preserve">hanges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w:t>
      </w:r>
    </w:p>
    <w:p w14:paraId="523CABB1" w14:textId="77777777" w:rsidR="004B7A9F" w:rsidRDefault="004B7A9F" w:rsidP="005D0D4F">
      <w:pPr>
        <w:spacing w:line="480" w:lineRule="auto"/>
        <w:contextualSpacing/>
        <w:jc w:val="both"/>
        <w:rPr>
          <w:rFonts w:cstheme="minorHAnsi"/>
          <w:i/>
          <w:iCs/>
          <w:lang w:val="en-GB"/>
        </w:rPr>
      </w:pPr>
    </w:p>
    <w:p w14:paraId="527D2CC2" w14:textId="0018E9DC" w:rsidR="00160528" w:rsidRPr="00730D2C" w:rsidRDefault="00E9113C" w:rsidP="00730D2C">
      <w:pPr>
        <w:spacing w:line="480" w:lineRule="auto"/>
        <w:contextualSpacing/>
        <w:jc w:val="both"/>
        <w:rPr>
          <w:rFonts w:cstheme="minorHAnsi"/>
          <w:i/>
          <w:iCs/>
          <w:lang w:val="en-GB"/>
        </w:rPr>
      </w:pPr>
      <w:r>
        <w:rPr>
          <w:rFonts w:cstheme="minorHAnsi"/>
          <w:i/>
          <w:iCs/>
          <w:lang w:val="en-GB"/>
        </w:rPr>
        <w:t>F</w:t>
      </w:r>
      <w:r w:rsidR="001D5C2A">
        <w:rPr>
          <w:rFonts w:cstheme="minorHAnsi"/>
          <w:i/>
          <w:iCs/>
          <w:lang w:val="en-GB"/>
        </w:rPr>
        <w:t>ewer large individuals</w:t>
      </w:r>
      <w:r w:rsidR="00730D2C" w:rsidRPr="00730D2C">
        <w:rPr>
          <w:rFonts w:cstheme="minorHAnsi"/>
          <w:i/>
          <w:iCs/>
          <w:lang w:val="en-GB"/>
        </w:rPr>
        <w:t xml:space="preserve"> </w:t>
      </w:r>
      <w:r>
        <w:rPr>
          <w:rFonts w:cstheme="minorHAnsi"/>
          <w:i/>
          <w:iCs/>
          <w:lang w:val="en-GB"/>
        </w:rPr>
        <w:t>cause reductions in mean population body size</w:t>
      </w:r>
    </w:p>
    <w:p w14:paraId="09DA92A5" w14:textId="7C2C3D2C" w:rsidR="001F2BB0" w:rsidRDefault="00D91C90" w:rsidP="00EF3922">
      <w:pPr>
        <w:spacing w:line="480" w:lineRule="auto"/>
        <w:contextualSpacing/>
        <w:jc w:val="both"/>
        <w:rPr>
          <w:rFonts w:cstheme="minorHAnsi"/>
          <w:bCs/>
          <w:lang w:val="en-GB"/>
        </w:rPr>
      </w:pPr>
      <w:r>
        <w:rPr>
          <w:rFonts w:cstheme="minorHAnsi"/>
          <w:bCs/>
          <w:lang w:val="en-GB"/>
        </w:rPr>
        <w:t>I</w:t>
      </w:r>
      <w:r w:rsidR="00776D6F">
        <w:rPr>
          <w:rFonts w:cstheme="minorHAnsi"/>
          <w:bCs/>
          <w:lang w:val="en-GB"/>
        </w:rPr>
        <w:t xml:space="preserve">ncreases in size-at-age do not always lead to increased mean body size </w:t>
      </w:r>
      <w:r w:rsidR="00F20988">
        <w:rPr>
          <w:rFonts w:cstheme="minorHAnsi"/>
          <w:bCs/>
          <w:lang w:val="en-GB"/>
        </w:rPr>
        <w:t>in the populations</w:t>
      </w:r>
      <w:r w:rsidR="001A796D">
        <w:rPr>
          <w:rFonts w:cstheme="minorHAnsi"/>
          <w:bCs/>
          <w:lang w:val="en-GB"/>
        </w:rPr>
        <w:t xml:space="preserve"> (Fig. 1-2)</w:t>
      </w:r>
      <w:r w:rsidR="001A6102">
        <w:rPr>
          <w:rFonts w:cstheme="minorHAnsi"/>
          <w:bCs/>
          <w:lang w:val="en-GB"/>
        </w:rPr>
        <w:t xml:space="preserve">, due to </w:t>
      </w:r>
      <w:r w:rsidR="001F2BB0" w:rsidRPr="00F95139">
        <w:rPr>
          <w:rFonts w:cstheme="minorHAnsi"/>
          <w:bCs/>
          <w:lang w:val="en-GB"/>
        </w:rPr>
        <w:t>change</w:t>
      </w:r>
      <w:r w:rsidR="00447878">
        <w:rPr>
          <w:rFonts w:cstheme="minorHAnsi"/>
          <w:bCs/>
          <w:lang w:val="en-GB"/>
        </w:rPr>
        <w:t>s</w:t>
      </w:r>
      <w:r w:rsidR="001F2BB0" w:rsidRPr="00F95139">
        <w:rPr>
          <w:rFonts w:cstheme="minorHAnsi"/>
          <w:bCs/>
          <w:lang w:val="en-GB"/>
        </w:rPr>
        <w:t xml:space="preserve"> in the size composition </w:t>
      </w:r>
      <w:r w:rsidR="00434158">
        <w:rPr>
          <w:rFonts w:cstheme="minorHAnsi"/>
          <w:bCs/>
          <w:lang w:val="en-GB"/>
        </w:rPr>
        <w:t>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w:t>
      </w:r>
      <w:r w:rsidR="00F555DC">
        <w:rPr>
          <w:rFonts w:cstheme="minorHAnsi"/>
          <w:bCs/>
          <w:lang w:val="en-GB"/>
        </w:rPr>
        <w:t xml:space="preserve">cod </w:t>
      </w:r>
      <w:r w:rsidR="00AF4B25" w:rsidRPr="00F95139">
        <w:rPr>
          <w:rFonts w:cstheme="minorHAnsi"/>
          <w:bCs/>
          <w:lang w:val="en-GB"/>
        </w:rPr>
        <w:t xml:space="preserve">and </w:t>
      </w:r>
      <w:r w:rsidR="00E2306F">
        <w:rPr>
          <w:rFonts w:cstheme="minorHAnsi"/>
          <w:bCs/>
          <w:lang w:val="en-GB"/>
        </w:rPr>
        <w:t>sprat</w:t>
      </w:r>
      <w:r w:rsidR="00AF4B25" w:rsidRPr="00F95139">
        <w:rPr>
          <w:rFonts w:cstheme="minorHAnsi"/>
          <w:bCs/>
          <w:lang w:val="en-GB"/>
        </w:rPr>
        <w:t xml:space="preserve">,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w:t>
      </w:r>
      <w:r w:rsidR="00821961" w:rsidRPr="00DD54BE">
        <w:rPr>
          <w:rFonts w:cstheme="minorHAnsi"/>
          <w:bCs/>
          <w:lang w:val="en-GB"/>
        </w:rPr>
        <w:t>For cod, the</w:t>
      </w:r>
      <w:r w:rsidR="00821961" w:rsidRPr="00F95139">
        <w:rPr>
          <w:rFonts w:cstheme="minorHAnsi"/>
          <w:bCs/>
          <w:lang w:val="en-GB"/>
        </w:rPr>
        <w:t xml:space="preserve"> abundance of large fish (</w:t>
      </w:r>
      <w:r w:rsidR="00821961">
        <w:rPr>
          <w:rFonts w:cstheme="minorHAnsi"/>
          <w:bCs/>
          <w:lang w:val="en-GB"/>
        </w:rPr>
        <w:t xml:space="preserve">approximately </w:t>
      </w:r>
      <m:oMath>
        <m:r>
          <w:rPr>
            <w:rFonts w:ascii="Cambria Math" w:hAnsi="Cambria Math" w:cstheme="minorHAnsi"/>
            <w:lang w:val="en-GB"/>
          </w:rPr>
          <m:t xml:space="preserve">~10 </m:t>
        </m:r>
        <m:r>
          <m:rPr>
            <m:sty m:val="p"/>
          </m:rPr>
          <w:rPr>
            <w:rFonts w:ascii="Cambria Math" w:hAnsi="Cambria Math" w:cstheme="minorHAnsi"/>
            <w:lang w:val="en-GB"/>
          </w:rPr>
          <m:t>kg</m:t>
        </m:r>
      </m:oMath>
      <w:r w:rsidR="00821961" w:rsidRPr="00F95139">
        <w:rPr>
          <w:rFonts w:cstheme="minorHAnsi"/>
          <w:bCs/>
          <w:lang w:val="en-GB"/>
        </w:rPr>
        <w:t xml:space="preserve">) increases in </w:t>
      </w:r>
      <w:r w:rsidR="00821961">
        <w:rPr>
          <w:rFonts w:cstheme="minorHAnsi"/>
          <w:bCs/>
          <w:lang w:val="en-GB"/>
        </w:rPr>
        <w:t xml:space="preserve">the </w:t>
      </w:r>
      <w:r w:rsidR="00821961" w:rsidRPr="00F95139">
        <w:rPr>
          <w:rFonts w:cstheme="minorHAnsi"/>
          <w:bCs/>
          <w:lang w:val="en-GB"/>
        </w:rPr>
        <w:t xml:space="preserve">scenario with physiological temperature dependence (Fig </w:t>
      </w:r>
      <w:r w:rsidR="00821961" w:rsidRPr="00373362">
        <w:rPr>
          <w:rFonts w:cstheme="minorHAnsi"/>
          <w:bCs/>
          <w:lang w:val="en-US"/>
        </w:rPr>
        <w:t>3</w:t>
      </w:r>
      <w:r w:rsidR="00821961" w:rsidRPr="00F95139">
        <w:rPr>
          <w:rFonts w:cstheme="minorHAnsi"/>
          <w:bCs/>
          <w:lang w:val="en-GB"/>
        </w:rPr>
        <w:t xml:space="preserve">), which </w:t>
      </w:r>
      <w:r w:rsidR="00821961" w:rsidRPr="00BA6B1B">
        <w:rPr>
          <w:rFonts w:cstheme="minorHAnsi"/>
          <w:bCs/>
          <w:lang w:val="en-US"/>
        </w:rPr>
        <w:t xml:space="preserve">likely </w:t>
      </w:r>
      <w:r w:rsidR="00821961" w:rsidRPr="00F95139">
        <w:rPr>
          <w:rFonts w:cstheme="minorHAnsi"/>
          <w:bCs/>
          <w:lang w:val="en-GB"/>
        </w:rPr>
        <w:t xml:space="preserve">drives the corresponding increase in </w:t>
      </w:r>
      <w:r w:rsidR="00821961">
        <w:rPr>
          <w:rFonts w:cstheme="minorHAnsi"/>
          <w:bCs/>
          <w:lang w:val="en-GB"/>
        </w:rPr>
        <w:t>the</w:t>
      </w:r>
      <w:r w:rsidR="00821961" w:rsidRPr="00F95139">
        <w:rPr>
          <w:rFonts w:cstheme="minorHAnsi"/>
          <w:bCs/>
          <w:lang w:val="en-GB"/>
        </w:rPr>
        <w:t xml:space="preserve"> mean body weight </w:t>
      </w:r>
      <w:r w:rsidR="00821961">
        <w:rPr>
          <w:rFonts w:cstheme="minorHAnsi"/>
          <w:bCs/>
          <w:lang w:val="en-GB"/>
        </w:rPr>
        <w:t xml:space="preserve">of the cod population in that scenario </w:t>
      </w:r>
      <w:r w:rsidR="00821961" w:rsidRPr="00F95139">
        <w:rPr>
          <w:rFonts w:cstheme="minorHAnsi"/>
          <w:bCs/>
          <w:lang w:val="en-GB"/>
        </w:rPr>
        <w:t xml:space="preserve">(Fig. </w:t>
      </w:r>
      <w:r w:rsidR="00821961">
        <w:rPr>
          <w:rFonts w:cstheme="minorHAnsi"/>
          <w:bCs/>
          <w:lang w:val="en-GB"/>
        </w:rPr>
        <w:t>2</w:t>
      </w:r>
      <w:r w:rsidR="00821961" w:rsidRPr="00F95139">
        <w:rPr>
          <w:rFonts w:cstheme="minorHAnsi"/>
          <w:bCs/>
          <w:lang w:val="en-GB"/>
        </w:rPr>
        <w:t xml:space="preserve">). </w:t>
      </w:r>
      <w:r w:rsidR="008F0E1D" w:rsidRPr="00F95139">
        <w:rPr>
          <w:rFonts w:cstheme="minorHAnsi"/>
          <w:bCs/>
          <w:lang w:val="en-GB"/>
        </w:rPr>
        <w:t xml:space="preserve">The abundance-at-weight for </w:t>
      </w:r>
      <w:r w:rsidR="008F0E1D">
        <w:rPr>
          <w:rFonts w:cstheme="minorHAnsi"/>
          <w:bCs/>
          <w:lang w:val="en-GB"/>
        </w:rPr>
        <w:t xml:space="preserve">sprat above </w:t>
      </w:r>
      <w:r w:rsidR="008F0E1D" w:rsidRPr="00F95139">
        <w:rPr>
          <w:rFonts w:cstheme="minorHAnsi"/>
          <w:bCs/>
          <w:lang w:val="en-GB"/>
        </w:rPr>
        <w:t xml:space="preserve">maturation size </w:t>
      </w:r>
      <w:r w:rsidR="008F0E1D">
        <w:rPr>
          <w:rFonts w:cstheme="minorHAnsi"/>
          <w:bCs/>
          <w:lang w:val="en-GB"/>
        </w:rPr>
        <w:t>is approximately 6</w:t>
      </w:r>
      <w:r w:rsidR="008F0E1D" w:rsidRPr="00F95139">
        <w:rPr>
          <w:rFonts w:cstheme="minorHAnsi"/>
          <w:bCs/>
          <w:lang w:val="en-GB"/>
        </w:rPr>
        <w:t>0</w:t>
      </w:r>
      <w:r w:rsidR="008F0E1D">
        <w:rPr>
          <w:rFonts w:cstheme="minorHAnsi"/>
          <w:bCs/>
          <w:lang w:val="en-GB"/>
        </w:rPr>
        <w:t>-70</w:t>
      </w:r>
      <w:r w:rsidR="008F0E1D" w:rsidRPr="00F95139">
        <w:rPr>
          <w:rFonts w:cstheme="minorHAnsi"/>
          <w:bCs/>
          <w:lang w:val="en-GB"/>
        </w:rPr>
        <w:t xml:space="preserve">% </w:t>
      </w:r>
      <w:r w:rsidR="008F0E1D">
        <w:rPr>
          <w:rFonts w:cstheme="minorHAnsi"/>
          <w:bCs/>
          <w:lang w:val="en-GB"/>
        </w:rPr>
        <w:t xml:space="preserve">of the no-warming scenario </w:t>
      </w:r>
      <w:r w:rsidR="008F0E1D" w:rsidRPr="00F95139">
        <w:rPr>
          <w:rFonts w:cstheme="minorHAnsi"/>
          <w:bCs/>
          <w:lang w:val="en-GB"/>
        </w:rPr>
        <w:t>at the end of the projection</w:t>
      </w:r>
      <w:r w:rsidR="008F0E1D">
        <w:rPr>
          <w:rFonts w:cstheme="minorHAnsi"/>
          <w:bCs/>
          <w:lang w:val="en-GB"/>
        </w:rPr>
        <w:t>, unless temperature only affects physiology in which case it is approximately 90%</w:t>
      </w:r>
      <w:r w:rsidR="008F0E1D" w:rsidRPr="00F95139">
        <w:rPr>
          <w:rFonts w:cstheme="minorHAnsi"/>
          <w:bCs/>
          <w:lang w:val="en-GB"/>
        </w:rPr>
        <w:t xml:space="preserve">. </w:t>
      </w:r>
      <w:r w:rsidR="008F0E1D">
        <w:rPr>
          <w:rFonts w:cstheme="minorHAnsi"/>
          <w:bCs/>
          <w:lang w:val="en-GB"/>
        </w:rPr>
        <w:t>In the latter scenario, the median of all simulations shows an increase in the mean size in the population, which is linked to a slightly positive curve of the relative abundance-at-weight (Fig. 3)</w:t>
      </w:r>
      <w:r w:rsidR="001E7615">
        <w:rPr>
          <w:rFonts w:cstheme="minorHAnsi"/>
          <w:bCs/>
          <w:lang w:val="en-GB"/>
        </w:rPr>
        <w:t xml:space="preserve"> (b</w:t>
      </w:r>
      <w:r w:rsidR="008F0E1D">
        <w:rPr>
          <w:rFonts w:cstheme="minorHAnsi"/>
          <w:bCs/>
          <w:lang w:val="en-GB"/>
        </w:rPr>
        <w:t>ut not</w:t>
      </w:r>
      <w:r w:rsidR="00BF6C76">
        <w:rPr>
          <w:rFonts w:cstheme="minorHAnsi"/>
          <w:bCs/>
          <w:lang w:val="en-GB"/>
        </w:rPr>
        <w:t>e</w:t>
      </w:r>
      <w:r w:rsidR="008F0E1D">
        <w:rPr>
          <w:rFonts w:cstheme="minorHAnsi"/>
          <w:bCs/>
          <w:lang w:val="en-GB"/>
        </w:rPr>
        <w:t xml:space="preserve"> the absolute abundance is lower for all sizes in the warming scenarios</w:t>
      </w:r>
      <w:r w:rsidR="000A7414">
        <w:rPr>
          <w:rFonts w:cstheme="minorHAnsi"/>
          <w:bCs/>
          <w:lang w:val="en-GB"/>
        </w:rPr>
        <w:t>)</w:t>
      </w:r>
      <w:r w:rsidR="008F0E1D">
        <w:rPr>
          <w:rFonts w:cstheme="minorHAnsi"/>
          <w:bCs/>
          <w:lang w:val="en-GB"/>
        </w:rPr>
        <w:t xml:space="preserve">. </w:t>
      </w:r>
      <w:r w:rsidR="0075466E">
        <w:rPr>
          <w:rFonts w:cstheme="minorHAnsi"/>
          <w:bCs/>
          <w:lang w:val="en-GB"/>
        </w:rPr>
        <w:t xml:space="preserve">For herring, </w:t>
      </w:r>
      <w:r w:rsidR="00604FF6">
        <w:rPr>
          <w:rFonts w:cstheme="minorHAnsi"/>
          <w:bCs/>
          <w:lang w:val="en-GB"/>
        </w:rPr>
        <w:t>all</w:t>
      </w:r>
      <w:r w:rsidR="00B93302">
        <w:rPr>
          <w:rFonts w:cstheme="minorHAnsi"/>
          <w:bCs/>
          <w:lang w:val="en-GB"/>
        </w:rPr>
        <w:t xml:space="preserve"> scenarios lead to smaller mean body sizes in the population</w:t>
      </w:r>
      <w:r w:rsidR="00396DF9">
        <w:rPr>
          <w:rFonts w:cstheme="minorHAnsi"/>
          <w:bCs/>
          <w:lang w:val="en-GB"/>
        </w:rPr>
        <w:t xml:space="preserve">, and the relative </w:t>
      </w:r>
      <w:r w:rsidR="00901E41">
        <w:rPr>
          <w:rFonts w:cstheme="minorHAnsi"/>
          <w:bCs/>
          <w:lang w:val="en-GB"/>
        </w:rPr>
        <w:t xml:space="preserve">(to non-warming simulation) </w:t>
      </w:r>
      <w:r w:rsidR="00396DF9">
        <w:rPr>
          <w:rFonts w:cstheme="minorHAnsi"/>
          <w:bCs/>
          <w:lang w:val="en-GB"/>
        </w:rPr>
        <w:t>abundance-at-weight declines with mass in most of the size range.</w:t>
      </w:r>
      <w:r w:rsidR="00604FF6">
        <w:rPr>
          <w:rFonts w:cstheme="minorHAnsi"/>
          <w:bCs/>
          <w:lang w:val="en-GB"/>
        </w:rPr>
        <w:t xml:space="preserve"> </w:t>
      </w:r>
      <w:r w:rsidR="005B782F">
        <w:rPr>
          <w:rFonts w:cstheme="minorHAnsi"/>
          <w:bCs/>
          <w:lang w:val="en-GB"/>
        </w:rPr>
        <w:t xml:space="preserve">The change in size-structure </w:t>
      </w:r>
      <w:r w:rsidR="007878BE">
        <w:rPr>
          <w:rFonts w:cstheme="minorHAnsi"/>
          <w:bCs/>
          <w:lang w:val="en-GB"/>
        </w:rPr>
        <w:t>overall varies between species,</w:t>
      </w:r>
      <w:r w:rsidR="00F123B7">
        <w:rPr>
          <w:rFonts w:cstheme="minorHAnsi"/>
          <w:bCs/>
          <w:lang w:val="en-GB"/>
        </w:rPr>
        <w:t xml:space="preserve"> and there is no </w:t>
      </w:r>
      <w:r w:rsidR="003F6E7A">
        <w:rPr>
          <w:rFonts w:cstheme="minorHAnsi"/>
          <w:bCs/>
          <w:lang w:val="en-GB"/>
        </w:rPr>
        <w:t xml:space="preserve">consistent </w:t>
      </w:r>
      <w:r w:rsidR="00F123B7">
        <w:rPr>
          <w:rFonts w:cstheme="minorHAnsi"/>
          <w:bCs/>
          <w:lang w:val="en-GB"/>
        </w:rPr>
        <w:t>pattern across species for each scenario.</w:t>
      </w:r>
      <w:r w:rsidR="007878BE">
        <w:rPr>
          <w:rFonts w:cstheme="minorHAnsi"/>
          <w:bCs/>
          <w:lang w:val="en-GB"/>
        </w:rPr>
        <w:t xml:space="preserve"> </w:t>
      </w:r>
      <w:r w:rsidR="00D90C68">
        <w:rPr>
          <w:rFonts w:cstheme="minorHAnsi"/>
          <w:bCs/>
          <w:lang w:val="en-GB"/>
        </w:rPr>
        <w:t xml:space="preserve">This </w:t>
      </w:r>
      <w:r w:rsidR="00CE59F7">
        <w:rPr>
          <w:rFonts w:cstheme="minorHAnsi"/>
          <w:bCs/>
          <w:lang w:val="en-GB"/>
        </w:rPr>
        <w:t xml:space="preserve">likely reflects </w:t>
      </w:r>
      <w:r w:rsidR="006D70C4">
        <w:rPr>
          <w:rFonts w:cstheme="minorHAnsi"/>
          <w:bCs/>
          <w:lang w:val="en-GB"/>
        </w:rPr>
        <w:t xml:space="preserve">that </w:t>
      </w:r>
      <w:r w:rsidR="006A3328">
        <w:rPr>
          <w:rFonts w:cstheme="minorHAnsi"/>
          <w:bCs/>
          <w:lang w:val="en-GB"/>
        </w:rPr>
        <w:t xml:space="preserve">species feed on different resource and that </w:t>
      </w:r>
      <w:r w:rsidR="006D70C4">
        <w:rPr>
          <w:rFonts w:cstheme="minorHAnsi"/>
          <w:bCs/>
          <w:lang w:val="en-GB"/>
        </w:rPr>
        <w:t>the responses are mediate</w:t>
      </w:r>
      <w:r w:rsidR="008D1405">
        <w:rPr>
          <w:rFonts w:cstheme="minorHAnsi"/>
          <w:bCs/>
          <w:lang w:val="en-GB"/>
        </w:rPr>
        <w:t>d</w:t>
      </w:r>
      <w:r w:rsidR="006D70C4">
        <w:rPr>
          <w:rFonts w:cstheme="minorHAnsi"/>
          <w:bCs/>
          <w:lang w:val="en-GB"/>
        </w:rPr>
        <w:t xml:space="preserve"> by food web interactions </w:t>
      </w:r>
      <w:r w:rsidR="008D1405">
        <w:rPr>
          <w:rFonts w:cstheme="minorHAnsi"/>
          <w:bCs/>
          <w:lang w:val="en-GB"/>
        </w:rPr>
        <w:t>(e.g. changes in diet</w:t>
      </w:r>
      <w:r w:rsidR="00892AB3">
        <w:rPr>
          <w:rFonts w:cstheme="minorHAnsi"/>
          <w:bCs/>
          <w:lang w:val="en-GB"/>
        </w:rPr>
        <w:t xml:space="preserve"> and predation</w:t>
      </w:r>
      <w:r w:rsidR="00BA1877">
        <w:rPr>
          <w:rFonts w:cstheme="minorHAnsi"/>
          <w:bCs/>
          <w:lang w:val="en-GB"/>
        </w:rPr>
        <w:t xml:space="preserve"> and competition</w:t>
      </w:r>
      <w:r w:rsidR="008D1405">
        <w:rPr>
          <w:rFonts w:cstheme="minorHAnsi"/>
          <w:bCs/>
          <w:lang w:val="en-GB"/>
        </w:rPr>
        <w:t>)</w:t>
      </w:r>
      <w:r w:rsidR="00090D25">
        <w:rPr>
          <w:rFonts w:cstheme="minorHAnsi"/>
          <w:bCs/>
          <w:lang w:val="en-GB"/>
        </w:rPr>
        <w:t>.</w:t>
      </w:r>
      <w:r w:rsidR="007878BE">
        <w:rPr>
          <w:rFonts w:cstheme="minorHAnsi"/>
          <w:bCs/>
          <w:lang w:val="en-GB"/>
        </w:rPr>
        <w:t xml:space="preserve"> </w:t>
      </w:r>
    </w:p>
    <w:p w14:paraId="40258966" w14:textId="77777777" w:rsidR="004B7A9F" w:rsidRDefault="004B7A9F" w:rsidP="00730D2C">
      <w:pPr>
        <w:spacing w:line="480" w:lineRule="auto"/>
        <w:contextualSpacing/>
        <w:jc w:val="both"/>
        <w:rPr>
          <w:rFonts w:cstheme="minorHAnsi"/>
          <w:bCs/>
          <w:lang w:val="en-GB"/>
        </w:rPr>
      </w:pPr>
    </w:p>
    <w:p w14:paraId="181D693E" w14:textId="56D053B2"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r w:rsidR="001D5C2A">
        <w:rPr>
          <w:rFonts w:cstheme="minorHAnsi"/>
          <w:i/>
          <w:iCs/>
          <w:lang w:val="en-GB"/>
        </w:rPr>
        <w:t xml:space="preserve">: </w:t>
      </w:r>
      <w:r w:rsidR="001E69CA">
        <w:rPr>
          <w:rFonts w:cstheme="minorHAnsi"/>
          <w:i/>
          <w:iCs/>
          <w:lang w:val="en-GB"/>
        </w:rPr>
        <w:t xml:space="preserve">higher </w:t>
      </w:r>
      <w:r w:rsidR="00923704">
        <w:rPr>
          <w:rFonts w:cstheme="minorHAnsi"/>
          <w:i/>
          <w:iCs/>
          <w:lang w:val="en-GB"/>
        </w:rPr>
        <w:t xml:space="preserve">sustained </w:t>
      </w:r>
      <w:r w:rsidR="001E69CA">
        <w:rPr>
          <w:rFonts w:cstheme="minorHAnsi"/>
          <w:i/>
          <w:iCs/>
          <w:lang w:val="en-GB"/>
        </w:rPr>
        <w:t>exploitation rates but reduced yields</w:t>
      </w:r>
    </w:p>
    <w:p w14:paraId="4CE70ED4" w14:textId="77777777" w:rsidR="007476BC" w:rsidRDefault="00F76E58" w:rsidP="00EB5F12">
      <w:pPr>
        <w:spacing w:line="480" w:lineRule="auto"/>
        <w:contextualSpacing/>
        <w:jc w:val="both"/>
        <w:rPr>
          <w:rFonts w:cstheme="minorHAnsi"/>
          <w:bCs/>
          <w:lang w:val="en-GB"/>
        </w:rPr>
      </w:pPr>
      <w:r>
        <w:rPr>
          <w:rFonts w:cstheme="minorHAnsi"/>
          <w:bCs/>
          <w:lang w:val="en-US"/>
        </w:rPr>
        <w:t xml:space="preserve">If fishing at the reference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Pr>
          <w:rFonts w:eastAsiaTheme="minorEastAsia" w:cstheme="minorHAnsi"/>
          <w:bCs/>
          <w:lang w:val="en-US"/>
        </w:rPr>
        <w:t>,</w:t>
      </w:r>
      <w:r>
        <w:rPr>
          <w:rFonts w:cstheme="minorHAnsi"/>
          <w:bCs/>
          <w:lang w:val="en-US"/>
        </w:rPr>
        <w:t xml:space="preserve"> w</w:t>
      </w:r>
      <w:r w:rsidR="00E13C5C" w:rsidRPr="00E13C5C">
        <w:rPr>
          <w:rFonts w:cstheme="minorHAnsi"/>
          <w:bCs/>
          <w:lang w:val="en-US"/>
        </w:rPr>
        <w:t>arming</w:t>
      </w:r>
      <w:r w:rsidR="00E13C5C">
        <w:rPr>
          <w:rFonts w:cstheme="minorHAnsi"/>
          <w:bCs/>
          <w:lang w:val="en-US"/>
        </w:rPr>
        <w:t xml:space="preserve"> </w:t>
      </w:r>
      <w:r>
        <w:rPr>
          <w:rFonts w:cstheme="minorHAnsi"/>
          <w:bCs/>
          <w:lang w:val="en-US"/>
        </w:rPr>
        <w:t xml:space="preserve">leads to </w:t>
      </w:r>
      <w:r w:rsidR="00E13C5C">
        <w:rPr>
          <w:rFonts w:cstheme="minorHAnsi"/>
          <w:bCs/>
          <w:lang w:val="en-US"/>
        </w:rPr>
        <w:t>reduce</w:t>
      </w:r>
      <w:r>
        <w:rPr>
          <w:rFonts w:cstheme="minorHAnsi"/>
          <w:bCs/>
          <w:lang w:val="en-US"/>
        </w:rPr>
        <w:t>d</w:t>
      </w:r>
      <w:r w:rsidR="00E13C5C">
        <w:rPr>
          <w:rFonts w:cstheme="minorHAnsi"/>
          <w:bCs/>
          <w:lang w:val="en-US"/>
        </w:rPr>
        <w:t xml:space="preserve"> yield </w:t>
      </w:r>
      <w:r w:rsidR="004940FA">
        <w:rPr>
          <w:rFonts w:cstheme="minorHAnsi"/>
          <w:bCs/>
          <w:lang w:val="en-US"/>
        </w:rPr>
        <w:t xml:space="preserve">for </w:t>
      </w:r>
      <w:r>
        <w:rPr>
          <w:rFonts w:cstheme="minorHAnsi"/>
          <w:bCs/>
          <w:lang w:val="en-US"/>
        </w:rPr>
        <w:t>all species</w:t>
      </w:r>
      <w:r w:rsidR="004A5385">
        <w:rPr>
          <w:rFonts w:cstheme="minorHAnsi"/>
          <w:bCs/>
          <w:lang w:val="en-US"/>
        </w:rPr>
        <w:t xml:space="preserve"> (Fig. 4)</w:t>
      </w:r>
      <w:r w:rsidR="00547EEB">
        <w:rPr>
          <w:rFonts w:cstheme="minorHAnsi"/>
          <w:bCs/>
          <w:lang w:val="en-US"/>
        </w:rPr>
        <w:t>.</w:t>
      </w:r>
      <w:r w:rsidR="00EF5DBE">
        <w:rPr>
          <w:rFonts w:cstheme="minorHAnsi"/>
          <w:bCs/>
          <w:lang w:val="en-US"/>
        </w:rPr>
        <w:t xml:space="preserve"> </w:t>
      </w:r>
      <w:r w:rsidR="00CA59FE">
        <w:rPr>
          <w:rFonts w:cstheme="minorHAnsi"/>
          <w:bCs/>
          <w:lang w:val="en-US"/>
        </w:rPr>
        <w:t xml:space="preserve">The highest relative yield is found </w:t>
      </w:r>
      <w:r w:rsidR="007F2F16">
        <w:rPr>
          <w:rFonts w:cstheme="minorHAnsi"/>
          <w:bCs/>
          <w:lang w:val="en-US"/>
        </w:rPr>
        <w:t xml:space="preserve">at the coolest temperatures and </w:t>
      </w:r>
      <m:oMath>
        <m:r>
          <w:rPr>
            <w:rFonts w:ascii="Cambria Math" w:hAnsi="Cambria Math" w:cstheme="minorHAnsi"/>
            <w:lang w:val="en-US"/>
          </w:rPr>
          <m:t>F</m:t>
        </m:r>
      </m:oMath>
      <w:r w:rsidR="007F2F16">
        <w:rPr>
          <w:rFonts w:eastAsiaTheme="minorEastAsia" w:cstheme="minorHAnsi"/>
          <w:bCs/>
          <w:lang w:val="en-US"/>
        </w:rPr>
        <w:t xml:space="preserve"> slightly lower than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sidR="007F2F16">
        <w:rPr>
          <w:rFonts w:eastAsiaTheme="minorEastAsia" w:cstheme="minorHAnsi"/>
          <w:bCs/>
          <w:lang w:val="en-US"/>
        </w:rPr>
        <w:t xml:space="preserve"> at the reference temperature</w:t>
      </w:r>
      <w:r w:rsidR="00886A54">
        <w:rPr>
          <w:rFonts w:eastAsiaTheme="minorEastAsia" w:cstheme="minorHAnsi"/>
          <w:bCs/>
          <w:lang w:val="en-US"/>
        </w:rPr>
        <w:t xml:space="preserve">. </w:t>
      </w:r>
      <w:r w:rsidR="00F12E4C">
        <w:rPr>
          <w:rFonts w:cstheme="minorHAnsi"/>
          <w:bCs/>
          <w:lang w:val="en-GB"/>
        </w:rPr>
        <w:t xml:space="preserve">The decline in </w:t>
      </w:r>
      <w:r w:rsidR="002247E9">
        <w:rPr>
          <w:rFonts w:cstheme="minorHAnsi"/>
          <w:bCs/>
          <w:lang w:val="en-GB"/>
        </w:rPr>
        <w:t xml:space="preserve">relative </w:t>
      </w:r>
      <w:r w:rsidR="00F12E4C">
        <w:rPr>
          <w:rFonts w:cstheme="minorHAnsi"/>
          <w:bCs/>
          <w:lang w:val="en-GB"/>
        </w:rPr>
        <w:t xml:space="preserve">yields </w:t>
      </w:r>
      <w:r w:rsidR="00EB6BDA">
        <w:rPr>
          <w:rFonts w:cstheme="minorHAnsi"/>
          <w:bCs/>
          <w:lang w:val="en-GB"/>
        </w:rPr>
        <w:t xml:space="preserve">are </w:t>
      </w:r>
      <w:r w:rsidR="00F12E4C" w:rsidRPr="00F95139">
        <w:rPr>
          <w:rFonts w:cstheme="minorHAnsi"/>
          <w:bCs/>
          <w:lang w:val="en-GB"/>
        </w:rPr>
        <w:t>likely driven by the warming-induced decline in abundance</w:t>
      </w:r>
      <w:r w:rsidR="00F12E4C">
        <w:rPr>
          <w:rFonts w:cstheme="minorHAnsi"/>
          <w:bCs/>
          <w:lang w:val="en-GB"/>
        </w:rPr>
        <w:t xml:space="preserve"> (due to resource limitation)</w:t>
      </w:r>
      <w:r w:rsidR="00F12E4C" w:rsidRPr="00F95139">
        <w:rPr>
          <w:rFonts w:cstheme="minorHAnsi"/>
          <w:bCs/>
          <w:lang w:val="en-GB"/>
        </w:rPr>
        <w:t xml:space="preserve"> of most size-classes above maturation </w:t>
      </w:r>
      <w:r w:rsidR="00F12E4C" w:rsidRPr="00FB51B1">
        <w:rPr>
          <w:rFonts w:cstheme="minorHAnsi"/>
          <w:bCs/>
          <w:lang w:val="en-GB"/>
        </w:rPr>
        <w:t xml:space="preserve">size (Fig. </w:t>
      </w:r>
      <w:r w:rsidR="00F12E4C" w:rsidRPr="00FB51B1">
        <w:rPr>
          <w:rFonts w:cstheme="minorHAnsi"/>
          <w:bCs/>
          <w:lang w:val="en-US"/>
        </w:rPr>
        <w:t>3</w:t>
      </w:r>
      <w:r w:rsidR="00F12E4C" w:rsidRPr="00FB51B1">
        <w:rPr>
          <w:rFonts w:cstheme="minorHAnsi"/>
          <w:bCs/>
          <w:lang w:val="en-GB"/>
        </w:rPr>
        <w:t>), which is the minimum size targeted by the fishery in the model.</w:t>
      </w:r>
    </w:p>
    <w:p w14:paraId="18B2DDEE" w14:textId="1E2A2716" w:rsidR="00AF4B25" w:rsidRPr="00F95139" w:rsidRDefault="007476BC" w:rsidP="00AF4B25">
      <w:pPr>
        <w:spacing w:line="480" w:lineRule="auto"/>
        <w:ind w:firstLine="360"/>
        <w:contextualSpacing/>
        <w:jc w:val="both"/>
        <w:rPr>
          <w:rFonts w:cstheme="minorHAnsi"/>
          <w:bCs/>
          <w:lang w:val="en-GB"/>
        </w:rPr>
      </w:pPr>
      <w:r>
        <w:rPr>
          <w:rFonts w:eastAsiaTheme="minorEastAsia" w:cstheme="minorHAnsi"/>
          <w:bCs/>
          <w:lang w:val="en-US"/>
        </w:rPr>
        <w:t>Th</w:t>
      </w:r>
      <w:r w:rsidR="00F63D12">
        <w:rPr>
          <w:rFonts w:eastAsiaTheme="minorEastAsia" w:cstheme="minorHAnsi"/>
          <w:bCs/>
          <w:lang w:val="en-US"/>
        </w:rPr>
        <w:t xml:space="preserve">at yields are highest in cold temperatures with </w:t>
      </w:r>
      <m:oMath>
        <m:r>
          <w:rPr>
            <w:rFonts w:ascii="Cambria Math" w:eastAsiaTheme="minorEastAsia" w:hAnsi="Cambria Math" w:cstheme="minorHAnsi"/>
            <w:lang w:val="en-US"/>
          </w:rPr>
          <m:t>F</m:t>
        </m:r>
      </m:oMath>
      <w:r w:rsidR="00F63D12">
        <w:rPr>
          <w:rFonts w:eastAsiaTheme="minorEastAsia" w:cstheme="minorHAnsi"/>
          <w:bCs/>
          <w:lang w:val="en-US"/>
        </w:rPr>
        <w:t xml:space="preserve"> lower than </w:t>
      </w:r>
      <m:oMath>
        <m:sSub>
          <m:sSubPr>
            <m:ctrlPr>
              <w:rPr>
                <w:rFonts w:ascii="Cambria Math" w:eastAsiaTheme="minorEastAsia" w:hAnsi="Cambria Math" w:cstheme="minorHAnsi"/>
                <w:bCs/>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MSY,</m:t>
            </m:r>
            <m:sSub>
              <m:sSubPr>
                <m:ctrlPr>
                  <w:rPr>
                    <w:rFonts w:ascii="Cambria Math" w:eastAsiaTheme="minorEastAsia" w:hAnsi="Cambria Math" w:cstheme="minorHAnsi"/>
                    <w:bCs/>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ref</m:t>
                </m:r>
              </m:sub>
            </m:sSub>
          </m:sub>
        </m:sSub>
      </m:oMath>
      <w:r>
        <w:rPr>
          <w:rFonts w:eastAsiaTheme="minorEastAsia" w:cstheme="minorHAnsi"/>
          <w:bCs/>
          <w:lang w:val="en-US"/>
        </w:rPr>
        <w:t xml:space="preserve"> is due to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Pr>
          <w:rFonts w:eastAsiaTheme="minorEastAsia" w:cstheme="minorHAnsi"/>
          <w:bCs/>
          <w:lang w:val="en-US"/>
        </w:rPr>
        <w:t xml:space="preserve"> </w:t>
      </w:r>
      <w:r w:rsidR="00422475">
        <w:rPr>
          <w:rFonts w:eastAsiaTheme="minorEastAsia" w:cstheme="minorHAnsi"/>
          <w:bCs/>
          <w:lang w:val="en-US"/>
        </w:rPr>
        <w:t xml:space="preserve">being larger </w:t>
      </w:r>
      <w:r>
        <w:rPr>
          <w:rFonts w:eastAsiaTheme="minorEastAsia" w:cstheme="minorHAnsi"/>
          <w:bCs/>
          <w:lang w:val="en-US"/>
        </w:rPr>
        <w:t xml:space="preserve">at higher </w:t>
      </w:r>
      <m:oMath>
        <m:r>
          <w:rPr>
            <w:rFonts w:ascii="Cambria Math" w:eastAsiaTheme="minorEastAsia" w:hAnsi="Cambria Math" w:cstheme="minorHAnsi"/>
            <w:lang w:val="en-US"/>
          </w:rPr>
          <m:t>F</m:t>
        </m:r>
      </m:oMath>
      <w:r>
        <w:rPr>
          <w:rFonts w:eastAsiaTheme="minorEastAsia" w:cstheme="minorHAnsi"/>
          <w:bCs/>
          <w:lang w:val="en-US"/>
        </w:rPr>
        <w:t xml:space="preserve"> with warming (except for scenarios where only resources are temperature dependent, in which case </w:t>
      </w:r>
      <m:oMath>
        <m:sSub>
          <m:sSubPr>
            <m:ctrlPr>
              <w:rPr>
                <w:rFonts w:ascii="Cambria Math" w:eastAsiaTheme="minorEastAsia" w:hAnsi="Cambria Math" w:cstheme="minorHAnsi"/>
                <w:bCs/>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SMY</m:t>
            </m:r>
          </m:sub>
        </m:sSub>
      </m:oMath>
      <w:r>
        <w:rPr>
          <w:rFonts w:eastAsiaTheme="minorEastAsia" w:cstheme="minorHAnsi"/>
          <w:bCs/>
          <w:lang w:val="en-US"/>
        </w:rPr>
        <w:t xml:space="preserve"> declines with warming)</w:t>
      </w:r>
      <w:r w:rsidR="00B428D7">
        <w:rPr>
          <w:rFonts w:eastAsiaTheme="minorEastAsia" w:cstheme="minorHAnsi"/>
          <w:bCs/>
          <w:lang w:val="en-US"/>
        </w:rPr>
        <w:t xml:space="preserve">. This is </w:t>
      </w:r>
      <w:r>
        <w:rPr>
          <w:rFonts w:eastAsiaTheme="minorEastAsia" w:cstheme="minorHAnsi"/>
          <w:bCs/>
          <w:lang w:val="en-US"/>
        </w:rPr>
        <w:t xml:space="preserve">likely </w:t>
      </w:r>
      <w:r w:rsidRPr="00F95139">
        <w:rPr>
          <w:rFonts w:cstheme="minorHAnsi"/>
          <w:bCs/>
          <w:lang w:val="en-GB"/>
        </w:rPr>
        <w:t>due to the enhanced growth rates (size-at-age)</w:t>
      </w:r>
      <w:r w:rsidRPr="00175981">
        <w:rPr>
          <w:rFonts w:cstheme="minorHAnsi"/>
          <w:bCs/>
          <w:lang w:val="en-US"/>
        </w:rPr>
        <w:t xml:space="preserve">, </w:t>
      </w:r>
      <w:r>
        <w:rPr>
          <w:rFonts w:cstheme="minorHAnsi"/>
          <w:bCs/>
          <w:lang w:val="en-US"/>
        </w:rPr>
        <w:t>which allows higher fishing mortalities</w:t>
      </w:r>
      <w:r w:rsidRPr="00F95139">
        <w:rPr>
          <w:rFonts w:cstheme="minorHAnsi"/>
          <w:bCs/>
          <w:lang w:val="en-GB"/>
        </w:rPr>
        <w:t xml:space="preserve"> </w:t>
      </w:r>
      <w:r>
        <w:rPr>
          <w:rFonts w:cstheme="minorHAnsi"/>
          <w:bCs/>
          <w:lang w:val="en-GB"/>
        </w:rPr>
        <w:t>without impairing population growth</w:t>
      </w:r>
      <w:r>
        <w:rPr>
          <w:rFonts w:eastAsiaTheme="minorEastAsia" w:cstheme="minorHAnsi"/>
          <w:bCs/>
          <w:lang w:val="en-US"/>
        </w:rPr>
        <w:t xml:space="preserve"> (Fig. 5).</w:t>
      </w:r>
      <w:r w:rsidR="00B5335B">
        <w:rPr>
          <w:rFonts w:eastAsiaTheme="minorEastAsia" w:cstheme="minorHAnsi"/>
          <w:bCs/>
          <w:lang w:val="en-US"/>
        </w:rPr>
        <w:t xml:space="preserve"> However, in all scenarios </w:t>
      </w:r>
      <m:oMath>
        <m:r>
          <w:rPr>
            <w:rFonts w:ascii="Cambria Math" w:eastAsiaTheme="minorEastAsia" w:hAnsi="Cambria Math" w:cstheme="minorHAnsi"/>
            <w:lang w:val="en-US"/>
          </w:rPr>
          <m:t>MSY</m:t>
        </m:r>
      </m:oMath>
      <w:r w:rsidR="00B5335B">
        <w:rPr>
          <w:rFonts w:eastAsiaTheme="minorEastAsia" w:cstheme="minorHAnsi"/>
          <w:bCs/>
          <w:lang w:val="en-US"/>
        </w:rPr>
        <w:t xml:space="preserve"> declines with warming</w:t>
      </w:r>
      <w:r w:rsidR="00A935EE">
        <w:rPr>
          <w:rFonts w:eastAsiaTheme="minorEastAsia" w:cstheme="minorHAnsi"/>
          <w:bCs/>
          <w:lang w:val="en-US"/>
        </w:rPr>
        <w:t xml:space="preserve">, except for cod when </w:t>
      </w:r>
      <w:r w:rsidR="00DE3E59">
        <w:rPr>
          <w:rFonts w:eastAsiaTheme="minorEastAsia" w:cstheme="minorHAnsi"/>
          <w:bCs/>
          <w:lang w:val="en-US"/>
        </w:rPr>
        <w:t>temperature affects only physiological processes</w:t>
      </w:r>
      <w:r w:rsidR="00E862D4">
        <w:rPr>
          <w:rFonts w:eastAsiaTheme="minorEastAsia" w:cstheme="minorHAnsi"/>
          <w:bCs/>
          <w:lang w:val="en-US"/>
        </w:rPr>
        <w:t xml:space="preserve">, because </w:t>
      </w:r>
      <w:r w:rsidR="001E69CA">
        <w:rPr>
          <w:rFonts w:cstheme="minorHAnsi"/>
          <w:bCs/>
          <w:lang w:val="en-GB"/>
        </w:rPr>
        <w:t>that is the only scenario lead</w:t>
      </w:r>
      <w:r w:rsidR="00590AEC">
        <w:rPr>
          <w:rFonts w:cstheme="minorHAnsi"/>
          <w:bCs/>
          <w:lang w:val="en-GB"/>
        </w:rPr>
        <w:t>ing</w:t>
      </w:r>
      <w:r w:rsidR="001E69CA">
        <w:rPr>
          <w:rFonts w:cstheme="minorHAnsi"/>
          <w:bCs/>
          <w:lang w:val="en-GB"/>
        </w:rPr>
        <w:t xml:space="preserve"> to higher abundance of </w:t>
      </w:r>
      <w:r w:rsidR="000D6CA6">
        <w:rPr>
          <w:rFonts w:cstheme="minorHAnsi"/>
          <w:bCs/>
          <w:lang w:val="en-GB"/>
        </w:rPr>
        <w:t xml:space="preserve">fish above maturation </w:t>
      </w:r>
      <w:r w:rsidR="008F3BEC">
        <w:rPr>
          <w:rFonts w:cstheme="minorHAnsi"/>
          <w:bCs/>
          <w:lang w:val="en-GB"/>
        </w:rPr>
        <w:t xml:space="preserve">sizes, </w:t>
      </w:r>
      <w:r w:rsidR="00164A0D">
        <w:rPr>
          <w:rFonts w:cstheme="minorHAnsi"/>
          <w:bCs/>
          <w:lang w:val="en-GB"/>
        </w:rPr>
        <w:t>which the fishery targets</w:t>
      </w:r>
      <w:r w:rsidR="00B806D3">
        <w:rPr>
          <w:rFonts w:cstheme="minorHAnsi"/>
          <w:bCs/>
          <w:lang w:val="en-GB"/>
        </w:rPr>
        <w:t xml:space="preserve"> (but note not all mature </w:t>
      </w:r>
      <w:r w:rsidR="003006F1">
        <w:rPr>
          <w:rFonts w:cstheme="minorHAnsi"/>
          <w:bCs/>
          <w:lang w:val="en-GB"/>
        </w:rPr>
        <w:t xml:space="preserve">sizes </w:t>
      </w:r>
      <w:r w:rsidR="00B806D3">
        <w:rPr>
          <w:rFonts w:cstheme="minorHAnsi"/>
          <w:bCs/>
          <w:lang w:val="en-GB"/>
        </w:rPr>
        <w:t>increase in abundance) (Fig. 3)</w:t>
      </w:r>
      <w:r w:rsidR="00B5532D">
        <w:rPr>
          <w:rFonts w:cstheme="minorHAnsi"/>
          <w:bCs/>
          <w:lang w:val="en-GB"/>
        </w:rPr>
        <w:t>.</w:t>
      </w:r>
      <w:r w:rsidR="00AF4B25" w:rsidRPr="00F95139">
        <w:rPr>
          <w:rFonts w:cstheme="minorHAnsi"/>
          <w:bCs/>
          <w:lang w:val="en-GB"/>
        </w:rPr>
        <w:t xml:space="preserve"> </w:t>
      </w:r>
    </w:p>
    <w:p w14:paraId="19CDCC20" w14:textId="287C0BC4" w:rsidR="00FC0A90" w:rsidRDefault="00FC0A90" w:rsidP="00AF4B25">
      <w:pPr>
        <w:spacing w:line="480" w:lineRule="auto"/>
        <w:ind w:firstLine="360"/>
        <w:jc w:val="both"/>
        <w:rPr>
          <w:rFonts w:cstheme="minorHAnsi"/>
          <w:bCs/>
          <w:lang w:val="en-GB"/>
        </w:rPr>
      </w:pPr>
    </w:p>
    <w:p w14:paraId="39DC23E3" w14:textId="4123A545" w:rsidR="001B5636" w:rsidRDefault="001B5636" w:rsidP="00AF4B25">
      <w:pPr>
        <w:spacing w:line="480" w:lineRule="auto"/>
        <w:ind w:firstLine="360"/>
        <w:jc w:val="both"/>
        <w:rPr>
          <w:rFonts w:cstheme="minorHAnsi"/>
          <w:bCs/>
          <w:lang w:val="en-GB"/>
        </w:rPr>
      </w:pPr>
    </w:p>
    <w:p w14:paraId="0F882E6C" w14:textId="7669ABBD" w:rsidR="001B5636" w:rsidRDefault="001B5636" w:rsidP="00AF4B25">
      <w:pPr>
        <w:spacing w:line="480" w:lineRule="auto"/>
        <w:ind w:firstLine="360"/>
        <w:jc w:val="both"/>
        <w:rPr>
          <w:rFonts w:cstheme="minorHAnsi"/>
          <w:bCs/>
          <w:lang w:val="en-GB"/>
        </w:rPr>
      </w:pPr>
    </w:p>
    <w:p w14:paraId="4EEE6EF1" w14:textId="2C22E201" w:rsidR="001B5636" w:rsidRDefault="001B5636" w:rsidP="00AF4B25">
      <w:pPr>
        <w:spacing w:line="480" w:lineRule="auto"/>
        <w:ind w:firstLine="360"/>
        <w:jc w:val="both"/>
        <w:rPr>
          <w:rFonts w:cstheme="minorHAnsi"/>
          <w:bCs/>
          <w:lang w:val="en-GB"/>
        </w:rPr>
      </w:pPr>
    </w:p>
    <w:p w14:paraId="5144FAA8" w14:textId="77777777" w:rsidR="001B5636" w:rsidRDefault="001B5636" w:rsidP="00AF4B25">
      <w:pPr>
        <w:spacing w:line="480" w:lineRule="auto"/>
        <w:ind w:firstLine="360"/>
        <w:jc w:val="both"/>
        <w:rPr>
          <w:rFonts w:cstheme="minorHAnsi"/>
          <w:bCs/>
          <w:lang w:val="en-GB"/>
        </w:rPr>
      </w:pPr>
    </w:p>
    <w:p w14:paraId="71AE3FD1" w14:textId="27ED1975" w:rsidR="00F57CC0" w:rsidRDefault="001B5636" w:rsidP="00AF4B25">
      <w:pPr>
        <w:spacing w:line="480" w:lineRule="auto"/>
        <w:ind w:firstLine="360"/>
        <w:jc w:val="both"/>
        <w:rPr>
          <w:rFonts w:cstheme="minorHAnsi"/>
          <w:bCs/>
          <w:lang w:val="en-GB"/>
        </w:rPr>
      </w:pPr>
      <w:r>
        <w:rPr>
          <w:rFonts w:cstheme="minorHAnsi"/>
          <w:bCs/>
          <w:noProof/>
          <w:lang w:val="en-GB"/>
        </w:rPr>
        <w:drawing>
          <wp:inline distT="0" distB="0" distL="0" distR="0" wp14:anchorId="4DF6758B" wp14:editId="179ACB75">
            <wp:extent cx="5731510" cy="573151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wth_proj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CDF3837" w14:textId="0AA54741"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F</w:t>
      </w:r>
      <w:r w:rsidRPr="00DF58FD">
        <w:rPr>
          <w:rFonts w:cstheme="minorHAnsi"/>
          <w:i/>
          <w:iCs/>
          <w:vertAlign w:val="subscript"/>
          <w:lang w:val="en-GB"/>
        </w:rPr>
        <w:t>MSY</w:t>
      </w:r>
      <w:r w:rsidRPr="00F95139">
        <w:rPr>
          <w:rFonts w:cstheme="minorHAnsi"/>
          <w:i/>
          <w:iCs/>
          <w:lang w:val="en-GB"/>
        </w:rPr>
        <w:t xml:space="preserve"> levels</w:t>
      </w:r>
      <w:r w:rsidR="00DA20A2">
        <w:rPr>
          <w:rFonts w:cstheme="minorHAnsi"/>
          <w:i/>
          <w:iCs/>
          <w:lang w:val="en-GB"/>
        </w:rPr>
        <w:t xml:space="preserve"> from the size spectrum model</w:t>
      </w:r>
      <w:r w:rsidR="00A530B0">
        <w:rPr>
          <w:rFonts w:cstheme="minorHAnsi"/>
          <w:i/>
          <w:iCs/>
          <w:lang w:val="en-GB"/>
        </w:rPr>
        <w:t xml:space="preserve"> </w:t>
      </w:r>
      <w:r w:rsidR="006143F4">
        <w:rPr>
          <w:rFonts w:cstheme="minorHAnsi"/>
          <w:i/>
          <w:iCs/>
          <w:lang w:val="en-GB"/>
        </w:rPr>
        <w:t>(Fig. 5)</w:t>
      </w:r>
      <w:r w:rsidRPr="00F95139">
        <w:rPr>
          <w:rFonts w:cstheme="minorHAnsi"/>
          <w:i/>
          <w:iCs/>
          <w:lang w:val="en-GB"/>
        </w:rPr>
        <w:t xml:space="preserve">.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w:t>
      </w:r>
      <w:r w:rsidR="00B85857" w:rsidRPr="00F95139">
        <w:rPr>
          <w:rFonts w:ascii="Times New Roman" w:hAnsi="Times New Roman" w:cs="Times New Roman"/>
          <w:i/>
          <w:iCs/>
          <w:lang w:val="en-GB"/>
        </w:rPr>
        <w:t>Colours</w:t>
      </w:r>
      <w:r w:rsidRPr="00F95139">
        <w:rPr>
          <w:rFonts w:ascii="Times New Roman" w:hAnsi="Times New Roman" w:cs="Times New Roman"/>
          <w:i/>
          <w:iCs/>
          <w:lang w:val="en-GB"/>
        </w:rPr>
        <w:t xml:space="preserve">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57A97164" w14:textId="2B2933B7" w:rsidR="00EF38F0" w:rsidRDefault="00EF38F0" w:rsidP="00EF38F0">
      <w:pPr>
        <w:spacing w:line="480" w:lineRule="auto"/>
        <w:jc w:val="center"/>
      </w:pPr>
    </w:p>
    <w:p w14:paraId="66B1B87D" w14:textId="05140A51" w:rsidR="003639D1" w:rsidRDefault="003639D1" w:rsidP="00EF38F0">
      <w:pPr>
        <w:spacing w:line="480" w:lineRule="auto"/>
        <w:jc w:val="center"/>
      </w:pPr>
      <w:r>
        <w:rPr>
          <w:noProof/>
        </w:rPr>
        <w:drawing>
          <wp:inline distT="0" distB="0" distL="0" distR="0" wp14:anchorId="6CDC8A82" wp14:editId="20ED3C21">
            <wp:extent cx="5730849" cy="4276578"/>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7" cstate="print">
                      <a:extLst>
                        <a:ext uri="{28A0092B-C50C-407E-A947-70E740481C1C}">
                          <a14:useLocalDpi xmlns:a14="http://schemas.microsoft.com/office/drawing/2010/main" val="0"/>
                        </a:ext>
                      </a:extLst>
                    </a:blip>
                    <a:srcRect t="11291" b="14086"/>
                    <a:stretch/>
                  </pic:blipFill>
                  <pic:spPr bwMode="auto">
                    <a:xfrm>
                      <a:off x="0" y="0"/>
                      <a:ext cx="5731510" cy="4277071"/>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57BB6BBA" w:rsidR="00EF38F0" w:rsidRPr="008B2B1B"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F</w:t>
      </w:r>
      <w:r w:rsidRPr="00DF58FD">
        <w:rPr>
          <w:rFonts w:cstheme="minorHAnsi"/>
          <w:i/>
          <w:iCs/>
          <w:vertAlign w:val="subscript"/>
          <w:lang w:val="en-GB"/>
        </w:rPr>
        <w:t>MSY</w:t>
      </w:r>
      <w:r w:rsidRPr="00F95139">
        <w:rPr>
          <w:rFonts w:cstheme="minorHAnsi"/>
          <w:i/>
          <w:iCs/>
          <w:lang w:val="en-GB"/>
        </w:rPr>
        <w:t xml:space="preserve"> levels</w:t>
      </w:r>
      <w:r w:rsidR="008B19B0">
        <w:rPr>
          <w:rFonts w:cstheme="minorHAnsi"/>
          <w:i/>
          <w:iCs/>
          <w:lang w:val="en-GB"/>
        </w:rPr>
        <w:t xml:space="preserve"> from the size spectrum model</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8B2B1B">
        <w:rPr>
          <w:rFonts w:ascii="Times New Roman" w:hAnsi="Times New Roman" w:cs="Times New Roman"/>
          <w:i/>
          <w:iCs/>
          <w:lang w:val="en-GB"/>
        </w:rPr>
        <w:t xml:space="preserve">Boxplots depict 25%, 50% and 75% quantiles of </w:t>
      </w:r>
      <w:r w:rsidR="00F3241E" w:rsidRPr="008B2B1B">
        <w:rPr>
          <w:rFonts w:ascii="Times New Roman" w:hAnsi="Times New Roman" w:cs="Times New Roman"/>
          <w:i/>
          <w:iCs/>
          <w:lang w:val="en-GB"/>
        </w:rPr>
        <w:t xml:space="preserve">the 200 </w:t>
      </w:r>
      <w:r w:rsidRPr="008B2B1B">
        <w:rPr>
          <w:rFonts w:ascii="Times New Roman" w:hAnsi="Times New Roman" w:cs="Times New Roman"/>
          <w:i/>
          <w:iCs/>
          <w:lang w:val="en-GB"/>
        </w:rPr>
        <w:t>simulations</w:t>
      </w:r>
      <w:r w:rsidR="00F3241E" w:rsidRPr="008B2B1B">
        <w:rPr>
          <w:rFonts w:ascii="Times New Roman" w:hAnsi="Times New Roman" w:cs="Times New Roman"/>
          <w:i/>
          <w:iCs/>
          <w:lang w:val="en-GB"/>
        </w:rPr>
        <w:t xml:space="preserve"> in each scenario</w:t>
      </w:r>
      <w:r w:rsidRPr="008B2B1B">
        <w:rPr>
          <w:rFonts w:ascii="Times New Roman" w:hAnsi="Times New Roman" w:cs="Times New Roman"/>
          <w:i/>
          <w:iCs/>
          <w:lang w:val="en-GB"/>
        </w:rPr>
        <w:t xml:space="preserve">. </w:t>
      </w:r>
    </w:p>
    <w:p w14:paraId="1BB3B167" w14:textId="77777777" w:rsidR="00EF38F0" w:rsidRPr="008B2B1B" w:rsidRDefault="00EF38F0" w:rsidP="00182BA9">
      <w:pPr>
        <w:spacing w:line="480" w:lineRule="auto"/>
        <w:contextualSpacing/>
        <w:jc w:val="both"/>
        <w:rPr>
          <w:rFonts w:cstheme="minorHAnsi"/>
          <w:b/>
          <w:lang w:val="en-GB"/>
        </w:rPr>
      </w:pPr>
    </w:p>
    <w:p w14:paraId="7ADA9BE0" w14:textId="77777777" w:rsidR="005F3BD1" w:rsidRPr="008B2B1B" w:rsidRDefault="005F3BD1" w:rsidP="00182BA9">
      <w:pPr>
        <w:spacing w:line="480" w:lineRule="auto"/>
        <w:contextualSpacing/>
        <w:jc w:val="both"/>
        <w:rPr>
          <w:rFonts w:cstheme="minorHAnsi"/>
          <w:b/>
          <w:lang w:val="en-GB"/>
        </w:rPr>
      </w:pPr>
    </w:p>
    <w:p w14:paraId="6361629D" w14:textId="77777777" w:rsidR="005F3BD1" w:rsidRPr="008B2B1B" w:rsidRDefault="005F3BD1" w:rsidP="00182BA9">
      <w:pPr>
        <w:spacing w:line="480" w:lineRule="auto"/>
        <w:contextualSpacing/>
        <w:jc w:val="both"/>
        <w:rPr>
          <w:rFonts w:cstheme="minorHAnsi"/>
          <w:b/>
          <w:lang w:val="en-GB"/>
        </w:rPr>
      </w:pPr>
    </w:p>
    <w:p w14:paraId="6CC22383" w14:textId="77777777" w:rsidR="005F3BD1" w:rsidRPr="008B2B1B" w:rsidRDefault="005F3BD1" w:rsidP="00182BA9">
      <w:pPr>
        <w:spacing w:line="480" w:lineRule="auto"/>
        <w:contextualSpacing/>
        <w:jc w:val="both"/>
        <w:rPr>
          <w:rFonts w:cstheme="minorHAnsi"/>
          <w:b/>
          <w:lang w:val="en-GB"/>
        </w:rPr>
      </w:pPr>
    </w:p>
    <w:p w14:paraId="224D1FA3" w14:textId="77777777" w:rsidR="005F3BD1" w:rsidRPr="008B2B1B" w:rsidRDefault="005F3BD1" w:rsidP="00182BA9">
      <w:pPr>
        <w:spacing w:line="480" w:lineRule="auto"/>
        <w:contextualSpacing/>
        <w:jc w:val="both"/>
        <w:rPr>
          <w:rFonts w:cstheme="minorHAnsi"/>
          <w:b/>
          <w:lang w:val="en-GB"/>
        </w:rPr>
      </w:pPr>
    </w:p>
    <w:p w14:paraId="7C91AF6A" w14:textId="77777777" w:rsidR="005F3BD1" w:rsidRPr="008B2B1B" w:rsidRDefault="005F3BD1" w:rsidP="00182BA9">
      <w:pPr>
        <w:spacing w:line="480" w:lineRule="auto"/>
        <w:contextualSpacing/>
        <w:jc w:val="both"/>
        <w:rPr>
          <w:rFonts w:cstheme="minorHAnsi"/>
          <w:b/>
          <w:lang w:val="en-GB"/>
        </w:rPr>
      </w:pPr>
    </w:p>
    <w:p w14:paraId="6F68F3DC" w14:textId="7CC6160B" w:rsidR="00EF38F0" w:rsidRDefault="00EF38F0" w:rsidP="00EF38F0">
      <w:pPr>
        <w:spacing w:line="480" w:lineRule="auto"/>
        <w:jc w:val="center"/>
        <w:rPr>
          <w:rFonts w:cstheme="minorHAnsi"/>
          <w:i/>
          <w:iCs/>
        </w:rPr>
      </w:pPr>
    </w:p>
    <w:p w14:paraId="5648B043" w14:textId="419717AA" w:rsidR="00C65ABE" w:rsidRDefault="008E6183" w:rsidP="00EF38F0">
      <w:pPr>
        <w:spacing w:line="480" w:lineRule="auto"/>
        <w:jc w:val="center"/>
        <w:rPr>
          <w:rFonts w:cstheme="minorHAnsi"/>
          <w:i/>
          <w:iCs/>
        </w:rPr>
      </w:pPr>
      <w:r>
        <w:rPr>
          <w:rFonts w:cstheme="minorHAnsi"/>
          <w:i/>
          <w:iCs/>
          <w:noProof/>
        </w:rPr>
        <w:drawing>
          <wp:inline distT="0" distB="0" distL="0" distR="0" wp14:anchorId="5C73A1B5" wp14:editId="48F600BE">
            <wp:extent cx="5731510" cy="573151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a_proj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547B87F8" w:rsidR="00EF38F0" w:rsidRPr="00EE0C24" w:rsidRDefault="00EF38F0" w:rsidP="00EF38F0">
      <w:pPr>
        <w:spacing w:line="480" w:lineRule="auto"/>
        <w:jc w:val="both"/>
        <w:rPr>
          <w:rFonts w:ascii="Times New Roman" w:hAnsi="Times New Roman" w:cs="Times New Roman"/>
          <w:i/>
          <w:iCs/>
          <w:lang w:val="en-GB"/>
        </w:rPr>
      </w:pPr>
      <w:r w:rsidRPr="00EE0C24">
        <w:rPr>
          <w:rFonts w:cstheme="minorHAnsi"/>
          <w:i/>
          <w:iCs/>
          <w:lang w:val="en-GB"/>
        </w:rPr>
        <w:t xml:space="preserve">Figure </w:t>
      </w:r>
      <w:r w:rsidRPr="00EE0C24">
        <w:rPr>
          <w:rFonts w:cstheme="minorHAnsi"/>
          <w:i/>
          <w:iCs/>
          <w:lang w:val="en-US"/>
        </w:rPr>
        <w:t>3</w:t>
      </w:r>
      <w:r w:rsidRPr="00EE0C24">
        <w:rPr>
          <w:rFonts w:cstheme="minorHAnsi"/>
          <w:i/>
          <w:iCs/>
          <w:lang w:val="en-GB"/>
        </w:rPr>
        <w:t xml:space="preserve">. Projected abundance-at-weight by species for different scenarios of temperature scaling indicated by </w:t>
      </w:r>
      <w:r w:rsidR="008D12A0" w:rsidRPr="00EE0C24">
        <w:rPr>
          <w:rFonts w:cstheme="minorHAnsi"/>
          <w:i/>
          <w:iCs/>
          <w:lang w:val="en-GB"/>
        </w:rPr>
        <w:t>colours</w:t>
      </w:r>
      <w:r w:rsidR="00AC4213" w:rsidRPr="00EE0C24">
        <w:rPr>
          <w:rFonts w:cstheme="minorHAnsi"/>
          <w:i/>
          <w:iCs/>
          <w:lang w:val="en-GB"/>
        </w:rPr>
        <w:t xml:space="preserve"> </w:t>
      </w:r>
      <w:r w:rsidR="00936C17">
        <w:rPr>
          <w:rFonts w:cstheme="minorHAnsi"/>
          <w:i/>
          <w:iCs/>
          <w:lang w:val="en-GB"/>
        </w:rPr>
        <w:t>(</w:t>
      </w:r>
      <w:r w:rsidR="00AC4213" w:rsidRPr="00EE0C24">
        <w:rPr>
          <w:rFonts w:cstheme="minorHAnsi"/>
          <w:i/>
          <w:iCs/>
          <w:lang w:val="en-GB"/>
        </w:rPr>
        <w:t>and linetypes in the right column due to overplotting</w:t>
      </w:r>
      <w:r w:rsidRPr="00EE0C24">
        <w:rPr>
          <w:rFonts w:cstheme="minorHAnsi"/>
          <w:i/>
          <w:iCs/>
          <w:lang w:val="en-GB"/>
        </w:rPr>
        <w:t xml:space="preserve">) </w:t>
      </w:r>
      <w:r w:rsidR="00D421EA">
        <w:rPr>
          <w:rFonts w:cstheme="minorHAnsi"/>
          <w:i/>
          <w:iCs/>
          <w:lang w:val="en-GB"/>
        </w:rPr>
        <w:t>in</w:t>
      </w:r>
      <w:r w:rsidRPr="00EE0C24">
        <w:rPr>
          <w:rFonts w:cstheme="minorHAnsi"/>
          <w:i/>
          <w:iCs/>
          <w:lang w:val="en-GB"/>
        </w:rPr>
        <w:t xml:space="preserve"> 2050 assuming fishing mortality held at F</w:t>
      </w:r>
      <w:r w:rsidRPr="00EE0C24">
        <w:rPr>
          <w:rFonts w:cstheme="minorHAnsi"/>
          <w:i/>
          <w:iCs/>
          <w:vertAlign w:val="subscript"/>
          <w:lang w:val="en-GB"/>
        </w:rPr>
        <w:t>MSY</w:t>
      </w:r>
      <w:r w:rsidRPr="00EE0C24">
        <w:rPr>
          <w:rFonts w:cstheme="minorHAnsi"/>
          <w:i/>
          <w:iCs/>
          <w:lang w:val="en-GB"/>
        </w:rPr>
        <w:t xml:space="preserve"> levels</w:t>
      </w:r>
      <w:r w:rsidR="00ED5DDA" w:rsidRPr="00EE0C24">
        <w:rPr>
          <w:rFonts w:cstheme="minorHAnsi"/>
          <w:i/>
          <w:iCs/>
          <w:lang w:val="en-GB"/>
        </w:rPr>
        <w:t xml:space="preserve"> from the size spectrum model</w:t>
      </w:r>
      <w:r w:rsidRPr="00EE0C24">
        <w:rPr>
          <w:rFonts w:cstheme="minorHAnsi"/>
          <w:i/>
          <w:iCs/>
          <w:lang w:val="en-GB"/>
        </w:rPr>
        <w:t xml:space="preserve">. The left column shows </w:t>
      </w:r>
      <w:r w:rsidR="00896465">
        <w:rPr>
          <w:rFonts w:cstheme="minorHAnsi"/>
          <w:i/>
          <w:iCs/>
          <w:lang w:val="en-GB"/>
        </w:rPr>
        <w:t>abundance-at-weight</w:t>
      </w:r>
      <w:r w:rsidRPr="00EE0C24">
        <w:rPr>
          <w:rFonts w:cstheme="minorHAnsi"/>
          <w:i/>
          <w:iCs/>
          <w:lang w:val="en-GB"/>
        </w:rPr>
        <w:t xml:space="preserve"> relative to a non-warming scenario</w:t>
      </w:r>
      <w:r w:rsidR="009252D8">
        <w:rPr>
          <w:rFonts w:cstheme="minorHAnsi"/>
          <w:i/>
          <w:iCs/>
          <w:lang w:val="en-GB"/>
        </w:rPr>
        <w:t xml:space="preserve"> and the right column show absolute abundance-at-weight</w:t>
      </w:r>
      <w:r w:rsidRPr="00EE0C24">
        <w:rPr>
          <w:rFonts w:cstheme="minorHAnsi"/>
          <w:i/>
          <w:iCs/>
          <w:lang w:val="en-GB"/>
        </w:rPr>
        <w:t xml:space="preserve">. Vertical red dotted line indicates weight-at-maturation and horizontal black dotted lines indicate the baseline projection (no warming). The right column shows the absolute abundance-at-weight with the non-warming scenario shown in black. </w:t>
      </w:r>
      <w:r w:rsidR="005A51D8" w:rsidRPr="00EE0C24">
        <w:rPr>
          <w:rFonts w:cstheme="minorHAnsi"/>
          <w:i/>
          <w:iCs/>
          <w:lang w:val="en-GB"/>
        </w:rPr>
        <w:t>Only mean a</w:t>
      </w:r>
      <w:r w:rsidRPr="00EE0C24">
        <w:rPr>
          <w:rFonts w:cstheme="minorHAnsi"/>
          <w:i/>
          <w:iCs/>
          <w:lang w:val="en-GB"/>
        </w:rPr>
        <w:t xml:space="preserve">ctivation energies are </w:t>
      </w:r>
      <w:r w:rsidR="005A51D8" w:rsidRPr="00EE0C24">
        <w:rPr>
          <w:rFonts w:cstheme="minorHAnsi"/>
          <w:i/>
          <w:iCs/>
          <w:lang w:val="en-GB"/>
        </w:rPr>
        <w:t>used</w:t>
      </w:r>
      <w:r w:rsidRPr="00EE0C24">
        <w:rPr>
          <w:rFonts w:cstheme="minorHAnsi"/>
          <w:i/>
          <w:iCs/>
          <w:lang w:val="en-GB"/>
        </w:rPr>
        <w:t>.</w:t>
      </w:r>
    </w:p>
    <w:p w14:paraId="61C8CCE2" w14:textId="1126839E" w:rsidR="00EF38F0" w:rsidRDefault="00EF38F0" w:rsidP="00182BA9">
      <w:pPr>
        <w:spacing w:line="480" w:lineRule="auto"/>
        <w:contextualSpacing/>
        <w:jc w:val="both"/>
        <w:rPr>
          <w:rFonts w:cstheme="minorHAnsi"/>
          <w:b/>
          <w:lang w:val="en-GB"/>
        </w:rPr>
      </w:pPr>
    </w:p>
    <w:p w14:paraId="452B672E" w14:textId="2E2E8B5D" w:rsidR="00BA7555" w:rsidRDefault="0029036E" w:rsidP="00BA7555">
      <w:pPr>
        <w:spacing w:line="360" w:lineRule="auto"/>
        <w:contextualSpacing/>
        <w:jc w:val="both"/>
        <w:rPr>
          <w:rFonts w:ascii="Times New Roman" w:hAnsi="Times New Roman" w:cs="Times New Roman"/>
          <w:i/>
          <w:iCs/>
          <w:color w:val="FF0000"/>
          <w:lang w:val="en-US"/>
        </w:rPr>
      </w:pPr>
      <w:r>
        <w:rPr>
          <w:rFonts w:ascii="Times New Roman" w:hAnsi="Times New Roman" w:cs="Times New Roman"/>
          <w:i/>
          <w:iCs/>
          <w:noProof/>
          <w:color w:val="FF0000"/>
          <w:lang w:val="en-US"/>
        </w:rPr>
        <w:drawing>
          <wp:inline distT="0" distB="0" distL="0" distR="0" wp14:anchorId="4AA54DCB" wp14:editId="7BCF201B">
            <wp:extent cx="2597150" cy="5522614"/>
            <wp:effectExtent l="0" t="0" r="0" b="1905"/>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ield_heat.png"/>
                    <pic:cNvPicPr/>
                  </pic:nvPicPr>
                  <pic:blipFill rotWithShape="1">
                    <a:blip r:embed="rId19" cstate="print">
                      <a:extLst>
                        <a:ext uri="{28A0092B-C50C-407E-A947-70E740481C1C}">
                          <a14:useLocalDpi xmlns:a14="http://schemas.microsoft.com/office/drawing/2010/main" val="0"/>
                        </a:ext>
                      </a:extLst>
                    </a:blip>
                    <a:srcRect l="26687" t="1743" r="27981" b="1864"/>
                    <a:stretch/>
                  </pic:blipFill>
                  <pic:spPr bwMode="auto">
                    <a:xfrm>
                      <a:off x="0" y="0"/>
                      <a:ext cx="2598193" cy="5524832"/>
                    </a:xfrm>
                    <a:prstGeom prst="rect">
                      <a:avLst/>
                    </a:prstGeom>
                    <a:ln>
                      <a:noFill/>
                    </a:ln>
                    <a:extLst>
                      <a:ext uri="{53640926-AAD7-44D8-BBD7-CCE9431645EC}">
                        <a14:shadowObscured xmlns:a14="http://schemas.microsoft.com/office/drawing/2010/main"/>
                      </a:ext>
                    </a:extLst>
                  </pic:spPr>
                </pic:pic>
              </a:graphicData>
            </a:graphic>
          </wp:inline>
        </w:drawing>
      </w:r>
    </w:p>
    <w:p w14:paraId="012CAE49" w14:textId="13312610" w:rsidR="00BA7555" w:rsidRPr="00A42BDC" w:rsidRDefault="00BA7555" w:rsidP="00BA7555">
      <w:pPr>
        <w:spacing w:line="360" w:lineRule="auto"/>
        <w:contextualSpacing/>
        <w:jc w:val="both"/>
        <w:rPr>
          <w:rFonts w:ascii="Times New Roman" w:hAnsi="Times New Roman" w:cs="Times New Roman"/>
          <w:i/>
          <w:iCs/>
          <w:lang w:val="en-US"/>
        </w:rPr>
      </w:pPr>
      <w:r w:rsidRPr="00A42BDC">
        <w:rPr>
          <w:rFonts w:ascii="Times New Roman" w:hAnsi="Times New Roman" w:cs="Times New Roman"/>
          <w:i/>
          <w:iCs/>
          <w:lang w:val="en-US"/>
        </w:rPr>
        <w:t>Figure 4. Example of fisheries yield at steady state</w:t>
      </w:r>
      <w:r w:rsidR="00474CAC" w:rsidRPr="00A42BDC">
        <w:rPr>
          <w:rFonts w:ascii="Times New Roman" w:hAnsi="Times New Roman" w:cs="Times New Roman"/>
          <w:i/>
          <w:iCs/>
          <w:lang w:val="en-US"/>
        </w:rPr>
        <w:t xml:space="preserve"> relative to MSY at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A42BDC">
        <w:rPr>
          <w:rFonts w:ascii="Times New Roman" w:hAnsi="Times New Roman" w:cs="Times New Roman"/>
          <w:i/>
          <w:iCs/>
          <w:lang w:val="en-US"/>
        </w:rPr>
        <w:t xml:space="preserve"> (assuming physiological processes and resource</w:t>
      </w:r>
      <w:r w:rsidR="008D12A0">
        <w:rPr>
          <w:rFonts w:ascii="Times New Roman" w:hAnsi="Times New Roman" w:cs="Times New Roman"/>
          <w:i/>
          <w:iCs/>
          <w:lang w:val="en-US"/>
        </w:rPr>
        <w:t>s</w:t>
      </w:r>
      <w:r w:rsidRPr="00A42BDC">
        <w:rPr>
          <w:rFonts w:ascii="Times New Roman" w:hAnsi="Times New Roman" w:cs="Times New Roman"/>
          <w:i/>
          <w:iCs/>
          <w:lang w:val="en-US"/>
        </w:rPr>
        <w:t xml:space="preserve"> depend on temperature according to </w:t>
      </w:r>
      <w:r w:rsidR="00340594">
        <w:rPr>
          <w:rFonts w:ascii="Times New Roman" w:hAnsi="Times New Roman" w:cs="Times New Roman"/>
          <w:i/>
          <w:iCs/>
          <w:lang w:val="en-US"/>
        </w:rPr>
        <w:t xml:space="preserve">the </w:t>
      </w:r>
      <w:r w:rsidRPr="00A42BDC">
        <w:rPr>
          <w:rFonts w:ascii="Times New Roman" w:hAnsi="Times New Roman" w:cs="Times New Roman"/>
          <w:i/>
          <w:iCs/>
          <w:lang w:val="en-US"/>
        </w:rPr>
        <w:t>“exp.” scenario) relative to projections with constant temperature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A42BDC">
        <w:rPr>
          <w:rFonts w:ascii="Times New Roman" w:hAnsi="Times New Roman" w:cs="Times New Roman"/>
          <w:i/>
          <w:iCs/>
          <w:lang w:val="en-US"/>
        </w:rPr>
        <w:t xml:space="preserve">) and baseline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Pr="00A42BDC">
        <w:rPr>
          <w:rFonts w:ascii="Times New Roman" w:hAnsi="Times New Roman" w:cs="Times New Roman"/>
          <w:i/>
          <w:iCs/>
          <w:lang w:val="en-US"/>
        </w:rPr>
        <w:t xml:space="preserve"> using simulations with constant (not time-varying) temperatures. The x-axis show</w:t>
      </w:r>
      <w:r w:rsidR="00761EF5">
        <w:rPr>
          <w:rFonts w:ascii="Times New Roman" w:hAnsi="Times New Roman" w:cs="Times New Roman"/>
          <w:i/>
          <w:iCs/>
          <w:lang w:val="en-US"/>
        </w:rPr>
        <w:t xml:space="preserve">s </w:t>
      </w:r>
      <w:r w:rsidR="00E01A73">
        <w:rPr>
          <w:rFonts w:ascii="Times New Roman" w:hAnsi="Times New Roman" w:cs="Times New Roman"/>
          <w:i/>
          <w:iCs/>
          <w:lang w:val="en-US"/>
        </w:rPr>
        <w:t xml:space="preserve">fishing mortality, </w:t>
      </w:r>
      <m:oMath>
        <m:r>
          <w:rPr>
            <w:rFonts w:ascii="Cambria Math" w:hAnsi="Cambria Math" w:cs="Times New Roman"/>
            <w:lang w:val="en-US"/>
          </w:rPr>
          <m:t>F</m:t>
        </m:r>
      </m:oMath>
      <w:r w:rsidR="00E01A73">
        <w:rPr>
          <w:rFonts w:ascii="Times New Roman" w:hAnsi="Times New Roman" w:cs="Times New Roman"/>
          <w:i/>
          <w:iCs/>
          <w:lang w:val="en-US"/>
        </w:rPr>
        <w:t>,</w:t>
      </w:r>
      <w:r w:rsidR="00761EF5">
        <w:rPr>
          <w:rFonts w:ascii="Times New Roman" w:hAnsi="Times New Roman" w:cs="Times New Roman"/>
          <w:i/>
          <w:iCs/>
          <w:lang w:val="en-US"/>
        </w:rPr>
        <w:t xml:space="preserve"> </w:t>
      </w:r>
      <w:r w:rsidR="001B2E7D">
        <w:rPr>
          <w:rFonts w:ascii="Times New Roman" w:hAnsi="Times New Roman" w:cs="Times New Roman"/>
          <w:i/>
          <w:iCs/>
          <w:lang w:val="en-US"/>
        </w:rPr>
        <w:t>as a proportion</w:t>
      </w:r>
      <w:r w:rsidR="00DC15CD">
        <w:rPr>
          <w:rFonts w:ascii="Times New Roman" w:hAnsi="Times New Roman" w:cs="Times New Roman"/>
          <w:i/>
          <w:iCs/>
          <w:lang w:val="en-US"/>
        </w:rPr>
        <w:t xml:space="preserve"> </w:t>
      </w:r>
      <w:r w:rsidR="00761EF5">
        <w:rPr>
          <w:rFonts w:ascii="Times New Roman" w:hAnsi="Times New Roman" w:cs="Times New Roman"/>
          <w:i/>
          <w:iCs/>
          <w:lang w:val="en-US"/>
        </w:rPr>
        <w:t>to</w:t>
      </w:r>
      <w:r w:rsidR="0090772E">
        <w:rPr>
          <w:rFonts w:ascii="Times New Roman" w:hAnsi="Times New Roman" w:cs="Times New Roman"/>
          <w:i/>
          <w:iCs/>
          <w:lang w:val="en-US"/>
        </w:rPr>
        <w:t xml:space="preserv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0037268A" w:rsidRPr="0037268A">
        <w:rPr>
          <w:rFonts w:ascii="Times New Roman" w:eastAsiaTheme="minorEastAsia" w:hAnsi="Times New Roman" w:cs="Times New Roman"/>
          <w:i/>
          <w:iCs/>
          <w:lang w:val="en-US"/>
        </w:rPr>
        <w:t xml:space="preserve"> </w:t>
      </w:r>
      <w:r w:rsidR="0037268A">
        <w:rPr>
          <w:rFonts w:ascii="Times New Roman" w:eastAsiaTheme="minorEastAsia" w:hAnsi="Times New Roman" w:cs="Times New Roman"/>
          <w:i/>
          <w:iCs/>
          <w:lang w:val="en-US"/>
        </w:rPr>
        <w:t>(</w:t>
      </w:r>
      <w:r w:rsidR="0037268A" w:rsidRPr="00A42BDC">
        <w:rPr>
          <w:rFonts w:ascii="Times New Roman" w:eastAsiaTheme="minorEastAsia" w:hAnsi="Times New Roman" w:cs="Times New Roman"/>
          <w:i/>
          <w:iCs/>
          <w:lang w:val="en-US"/>
        </w:rPr>
        <w:t>as estimated from the size spectrum model</w:t>
      </w:r>
      <w:r w:rsidR="0037268A">
        <w:rPr>
          <w:rFonts w:ascii="Times New Roman" w:eastAsiaTheme="minorEastAsia" w:hAnsi="Times New Roman" w:cs="Times New Roman"/>
          <w:i/>
          <w:iCs/>
          <w:lang w:val="en-US"/>
        </w:rPr>
        <w:t>)</w:t>
      </w:r>
      <w:r w:rsidR="0090772E">
        <w:rPr>
          <w:rFonts w:ascii="Times New Roman" w:eastAsiaTheme="minorEastAsia" w:hAnsi="Times New Roman" w:cs="Times New Roman"/>
          <w:i/>
          <w:iCs/>
          <w:lang w:val="en-US"/>
        </w:rPr>
        <w:t xml:space="preserve"> at </w:t>
      </w: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ref</m:t>
            </m:r>
          </m:sub>
        </m:sSub>
      </m:oMath>
      <w:r w:rsidR="0090772E">
        <w:rPr>
          <w:rFonts w:ascii="Times New Roman" w:eastAsiaTheme="minorEastAsia" w:hAnsi="Times New Roman" w:cs="Times New Roman"/>
          <w:i/>
          <w:iCs/>
          <w:lang w:val="en-US"/>
        </w:rPr>
        <w:t xml:space="preserve"> and the </w:t>
      </w:r>
      <w:r w:rsidRPr="00A42BDC">
        <w:rPr>
          <w:rFonts w:ascii="Times New Roman" w:eastAsiaTheme="minorEastAsia" w:hAnsi="Times New Roman" w:cs="Times New Roman"/>
          <w:i/>
          <w:iCs/>
          <w:lang w:val="en-US"/>
        </w:rPr>
        <w:t xml:space="preserve">y-axis </w:t>
      </w:r>
      <w:r w:rsidR="001B2E7D">
        <w:rPr>
          <w:rFonts w:ascii="Times New Roman" w:eastAsiaTheme="minorEastAsia" w:hAnsi="Times New Roman" w:cs="Times New Roman"/>
          <w:i/>
          <w:iCs/>
          <w:lang w:val="en-US"/>
        </w:rPr>
        <w:t xml:space="preserve">shows </w:t>
      </w:r>
      <w:r w:rsidR="00191B84">
        <w:rPr>
          <w:rFonts w:ascii="Times New Roman" w:eastAsiaTheme="minorEastAsia" w:hAnsi="Times New Roman" w:cs="Times New Roman"/>
          <w:i/>
          <w:iCs/>
          <w:lang w:val="en-US"/>
        </w:rPr>
        <w:t xml:space="preserve">temperature as a proportion of </w:t>
      </w: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ref</m:t>
            </m:r>
          </m:sub>
        </m:sSub>
      </m:oMath>
      <w:r w:rsidRPr="00A42BDC">
        <w:rPr>
          <w:rFonts w:ascii="Times New Roman" w:eastAsiaTheme="minorEastAsia" w:hAnsi="Times New Roman" w:cs="Times New Roman"/>
          <w:i/>
          <w:iCs/>
          <w:lang w:val="en-US"/>
        </w:rPr>
        <w:t>.</w:t>
      </w:r>
      <w:r w:rsidRPr="00A42BDC">
        <w:rPr>
          <w:rFonts w:ascii="Times New Roman" w:hAnsi="Times New Roman" w:cs="Times New Roman"/>
          <w:i/>
          <w:iCs/>
          <w:lang w:val="en-US"/>
        </w:rPr>
        <w:t xml:space="preserve"> </w:t>
      </w:r>
      <w:r w:rsidR="00423948">
        <w:rPr>
          <w:rFonts w:ascii="Times New Roman" w:hAnsi="Times New Roman" w:cs="Times New Roman"/>
          <w:i/>
          <w:iCs/>
          <w:lang w:val="en-US"/>
        </w:rPr>
        <w:t xml:space="preserve">The other two species are held at their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00423948">
        <w:rPr>
          <w:rFonts w:ascii="Times New Roman" w:eastAsiaTheme="minorEastAsia" w:hAnsi="Times New Roman" w:cs="Times New Roman"/>
          <w:i/>
          <w:iCs/>
          <w:lang w:val="en-US"/>
        </w:rPr>
        <w:t xml:space="preserve"> when one </w:t>
      </w:r>
      <w:r w:rsidR="008739EF">
        <w:rPr>
          <w:rFonts w:ascii="Times New Roman" w:eastAsiaTheme="minorEastAsia" w:hAnsi="Times New Roman" w:cs="Times New Roman"/>
          <w:i/>
          <w:iCs/>
          <w:lang w:val="en-US"/>
        </w:rPr>
        <w:t>species’ F is varied.</w:t>
      </w:r>
      <w:r w:rsidR="00423948">
        <w:rPr>
          <w:rFonts w:ascii="Times New Roman" w:hAnsi="Times New Roman" w:cs="Times New Roman"/>
          <w:i/>
          <w:iCs/>
          <w:lang w:val="en-US"/>
        </w:rPr>
        <w:t xml:space="preserve"> </w:t>
      </w:r>
      <w:r w:rsidR="004244AD">
        <w:rPr>
          <w:rFonts w:ascii="Times New Roman" w:hAnsi="Times New Roman" w:cs="Times New Roman"/>
          <w:i/>
          <w:iCs/>
          <w:lang w:val="en-US"/>
        </w:rPr>
        <w:t xml:space="preserve">Note the different scales on </w:t>
      </w:r>
      <w:r w:rsidR="001938C7">
        <w:rPr>
          <w:rFonts w:ascii="Times New Roman" w:hAnsi="Times New Roman" w:cs="Times New Roman"/>
          <w:i/>
          <w:iCs/>
          <w:lang w:val="en-US"/>
        </w:rPr>
        <w:t xml:space="preserve">the </w:t>
      </w:r>
      <w:r w:rsidR="009745E0">
        <w:rPr>
          <w:rFonts w:ascii="Times New Roman" w:hAnsi="Times New Roman" w:cs="Times New Roman"/>
          <w:i/>
          <w:iCs/>
          <w:lang w:val="en-US"/>
        </w:rPr>
        <w:t>legend</w:t>
      </w:r>
      <w:r w:rsidR="002C12A3">
        <w:rPr>
          <w:rFonts w:ascii="Times New Roman" w:hAnsi="Times New Roman" w:cs="Times New Roman"/>
          <w:i/>
          <w:iCs/>
          <w:lang w:val="en-US"/>
        </w:rPr>
        <w:t>s</w:t>
      </w:r>
      <w:r w:rsidR="009745E0">
        <w:rPr>
          <w:rFonts w:ascii="Times New Roman" w:hAnsi="Times New Roman" w:cs="Times New Roman"/>
          <w:i/>
          <w:iCs/>
          <w:lang w:val="en-US"/>
        </w:rPr>
        <w:t>.</w:t>
      </w:r>
      <w:r w:rsidR="00FD6595" w:rsidRPr="00FD6595">
        <w:rPr>
          <w:rFonts w:cstheme="minorHAnsi"/>
          <w:i/>
          <w:iCs/>
          <w:lang w:val="en-GB"/>
        </w:rPr>
        <w:t xml:space="preserve"> </w:t>
      </w:r>
      <w:r w:rsidR="00FD6595">
        <w:rPr>
          <w:rFonts w:cstheme="minorHAnsi"/>
          <w:i/>
          <w:iCs/>
          <w:lang w:val="en-GB"/>
        </w:rPr>
        <w:t>Only mean a</w:t>
      </w:r>
      <w:r w:rsidR="00FD6595" w:rsidRPr="00F95139">
        <w:rPr>
          <w:rFonts w:cstheme="minorHAnsi"/>
          <w:i/>
          <w:iCs/>
          <w:lang w:val="en-GB"/>
        </w:rPr>
        <w:t xml:space="preserve">ctivation energies are </w:t>
      </w:r>
      <w:r w:rsidR="00FD6595">
        <w:rPr>
          <w:rFonts w:cstheme="minorHAnsi"/>
          <w:i/>
          <w:iCs/>
          <w:lang w:val="en-GB"/>
        </w:rPr>
        <w:t>used</w:t>
      </w:r>
      <w:r w:rsidR="00FD6595" w:rsidRPr="00F95139">
        <w:rPr>
          <w:rFonts w:cstheme="minorHAnsi"/>
          <w:i/>
          <w:iCs/>
          <w:lang w:val="en-GB"/>
        </w:rPr>
        <w:t>.</w:t>
      </w:r>
    </w:p>
    <w:p w14:paraId="0D93F388" w14:textId="7FF2658B" w:rsidR="00BA7555" w:rsidRDefault="00BA7555" w:rsidP="00182BA9">
      <w:pPr>
        <w:spacing w:line="480" w:lineRule="auto"/>
        <w:contextualSpacing/>
        <w:jc w:val="both"/>
        <w:rPr>
          <w:rFonts w:cstheme="minorHAnsi"/>
          <w:b/>
          <w:lang w:val="en-GB"/>
        </w:rPr>
      </w:pPr>
    </w:p>
    <w:p w14:paraId="112E8E18" w14:textId="77777777" w:rsidR="00BA7555" w:rsidRPr="00F95139" w:rsidRDefault="00BA7555" w:rsidP="00182BA9">
      <w:pPr>
        <w:spacing w:line="480" w:lineRule="auto"/>
        <w:contextualSpacing/>
        <w:jc w:val="both"/>
        <w:rPr>
          <w:rFonts w:cstheme="minorHAnsi"/>
          <w:b/>
          <w:lang w:val="en-GB"/>
        </w:rPr>
      </w:pPr>
    </w:p>
    <w:p w14:paraId="025D1ACF" w14:textId="26020915" w:rsidR="009C6911" w:rsidRDefault="007B7B67" w:rsidP="009C6911">
      <w:pPr>
        <w:spacing w:line="480" w:lineRule="auto"/>
        <w:jc w:val="both"/>
        <w:rPr>
          <w:rFonts w:cstheme="minorHAnsi"/>
          <w:color w:val="FF0000"/>
          <w:lang w:val="en-GB"/>
        </w:rPr>
      </w:pPr>
      <w:r>
        <w:rPr>
          <w:rFonts w:cstheme="minorHAnsi"/>
          <w:noProof/>
          <w:color w:val="FF0000"/>
          <w:lang w:val="en-GB"/>
        </w:rPr>
        <w:drawing>
          <wp:inline distT="0" distB="0" distL="0" distR="0" wp14:anchorId="3723254C" wp14:editId="2FE7A580">
            <wp:extent cx="5730986" cy="2118511"/>
            <wp:effectExtent l="0" t="0" r="0" b="2540"/>
            <wp:docPr id="17" name="Picture 1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MSY_warm_cold.png"/>
                    <pic:cNvPicPr/>
                  </pic:nvPicPr>
                  <pic:blipFill rotWithShape="1">
                    <a:blip r:embed="rId20" cstate="print">
                      <a:extLst>
                        <a:ext uri="{28A0092B-C50C-407E-A947-70E740481C1C}">
                          <a14:useLocalDpi xmlns:a14="http://schemas.microsoft.com/office/drawing/2010/main" val="0"/>
                        </a:ext>
                      </a:extLst>
                    </a:blip>
                    <a:srcRect t="30328" b="32706"/>
                    <a:stretch/>
                  </pic:blipFill>
                  <pic:spPr bwMode="auto">
                    <a:xfrm>
                      <a:off x="0" y="0"/>
                      <a:ext cx="5731510" cy="2118705"/>
                    </a:xfrm>
                    <a:prstGeom prst="rect">
                      <a:avLst/>
                    </a:prstGeom>
                    <a:ln>
                      <a:noFill/>
                    </a:ln>
                    <a:extLst>
                      <a:ext uri="{53640926-AAD7-44D8-BBD7-CCE9431645EC}">
                        <a14:shadowObscured xmlns:a14="http://schemas.microsoft.com/office/drawing/2010/main"/>
                      </a:ext>
                    </a:extLst>
                  </pic:spPr>
                </pic:pic>
              </a:graphicData>
            </a:graphic>
          </wp:inline>
        </w:drawing>
      </w:r>
    </w:p>
    <w:p w14:paraId="7E27E5A8" w14:textId="59318CAF"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biomass </w:t>
      </w:r>
      <w:r w:rsidRPr="00F95139">
        <w:rPr>
          <w:rFonts w:ascii="Times" w:hAnsi="Times" w:cstheme="minorHAnsi"/>
          <w:i/>
          <w:iCs/>
          <w:lang w:val="en-GB"/>
        </w:rPr>
        <w:t>yield</w:t>
      </w:r>
      <w:r w:rsidR="006C4637">
        <w:rPr>
          <w:rFonts w:ascii="Times" w:hAnsi="Times" w:cstheme="minorHAnsi"/>
          <w:i/>
          <w:iCs/>
          <w:lang w:val="en-GB"/>
        </w:rPr>
        <w:t xml:space="preserve"> </w:t>
      </w:r>
      <w:r>
        <w:rPr>
          <w:rFonts w:ascii="Times" w:hAnsi="Times" w:cstheme="minorHAnsi"/>
          <w:i/>
          <w:iCs/>
          <w:lang w:val="en-US"/>
        </w:rPr>
        <w:t>assuming</w:t>
      </w:r>
      <w:r w:rsidRPr="00F95139">
        <w:rPr>
          <w:rFonts w:ascii="Times" w:hAnsi="Times" w:cstheme="minorHAnsi"/>
          <w:i/>
          <w:iCs/>
          <w:lang w:val="en-GB"/>
        </w:rPr>
        <w:t xml:space="preserve"> knife edge selectivity at maturation size under </w:t>
      </w:r>
      <w:r w:rsidR="001208B6">
        <w:rPr>
          <w:rFonts w:ascii="Times" w:hAnsi="Times" w:cstheme="minorHAnsi"/>
          <w:i/>
          <w:iCs/>
          <w:lang w:val="en-GB"/>
        </w:rPr>
        <w:t xml:space="preserve">two </w:t>
      </w:r>
      <w:r w:rsidRPr="00F95139">
        <w:rPr>
          <w:rFonts w:ascii="Times" w:hAnsi="Times" w:cstheme="minorHAnsi"/>
          <w:i/>
          <w:iCs/>
          <w:lang w:val="en-GB"/>
        </w:rPr>
        <w:t>constant temperature simulations</w:t>
      </w:r>
      <w:r w:rsidR="00D57020">
        <w:rPr>
          <w:rFonts w:ascii="Times" w:hAnsi="Times" w:cstheme="minorHAnsi"/>
          <w:i/>
          <w:iCs/>
          <w:lang w:val="en-GB"/>
        </w:rPr>
        <w:t xml:space="preserve"> and 3 scenarios for temperature dependence</w:t>
      </w:r>
      <w:r w:rsidRPr="00F95139">
        <w:rPr>
          <w:rFonts w:ascii="Times" w:hAnsi="Times" w:cstheme="minorHAnsi"/>
          <w:i/>
          <w:iCs/>
          <w:lang w:val="en-GB"/>
        </w:rPr>
        <w:t xml:space="preserve">. </w:t>
      </w:r>
      <w:r w:rsidR="000962BA" w:rsidRPr="00F95139">
        <w:rPr>
          <w:rFonts w:ascii="Times" w:hAnsi="Times" w:cstheme="minorHAnsi"/>
          <w:i/>
          <w:iCs/>
          <w:lang w:val="en-GB"/>
        </w:rPr>
        <w:t>Colours</w:t>
      </w:r>
      <w:r w:rsidRPr="00F95139">
        <w:rPr>
          <w:rFonts w:ascii="Times" w:hAnsi="Times" w:cstheme="minorHAnsi"/>
          <w:i/>
          <w:iCs/>
          <w:lang w:val="en-GB"/>
        </w:rPr>
        <w:t xml:space="preserve"> indicate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00F3241E">
        <w:rPr>
          <w:rFonts w:ascii="Times" w:hAnsi="Times" w:cstheme="minorHAnsi"/>
          <w:i/>
          <w:iCs/>
          <w:lang w:val="en-GB"/>
        </w:rPr>
        <w:t>s</w:t>
      </w:r>
      <w:r w:rsidRPr="00EB4C63">
        <w:rPr>
          <w:rFonts w:ascii="Times" w:hAnsi="Times" w:cstheme="minorHAnsi"/>
          <w:i/>
          <w:iCs/>
          <w:lang w:val="en-US"/>
        </w:rPr>
        <w:t xml:space="preserve"> </w:t>
      </w:r>
      <w:r w:rsidRPr="00F95139">
        <w:rPr>
          <w:rFonts w:ascii="Times" w:hAnsi="Times" w:cstheme="minorHAnsi"/>
          <w:i/>
          <w:iCs/>
          <w:lang w:val="en-GB"/>
        </w:rPr>
        <w:t>to maximum sustainable yield</w:t>
      </w:r>
      <w:r w:rsidR="002A1989">
        <w:rPr>
          <w:rFonts w:ascii="Times" w:hAnsi="Times" w:cstheme="minorHAnsi"/>
          <w:i/>
          <w:iCs/>
          <w:lang w:val="en-GB"/>
        </w:rPr>
        <w:t xml:space="preserv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r>
          <w:rPr>
            <w:rFonts w:ascii="Cambria Math" w:hAnsi="Cambria Math" w:cs="Times New Roman"/>
            <w:lang w:val="en-US"/>
          </w:rPr>
          <m:t>)</m:t>
        </m:r>
      </m:oMath>
      <w:r w:rsidRPr="00F95139">
        <w:rPr>
          <w:rFonts w:ascii="Times" w:hAnsi="Times" w:cstheme="minorHAnsi"/>
          <w:i/>
          <w:iCs/>
          <w:lang w:val="en-GB"/>
        </w:rPr>
        <w:t xml:space="preserve">. F is held constant at the mean F during calibration (mean 1992-2002) for the two other species while estimating </w:t>
      </w:r>
      <w:r w:rsidR="00F76712">
        <w:rPr>
          <w:rFonts w:ascii="Times" w:hAnsi="Times" w:cstheme="minorHAnsi"/>
          <w:i/>
          <w:iCs/>
          <w:lang w:val="en-GB"/>
        </w:rPr>
        <w:t>yield curves</w:t>
      </w:r>
      <w:r w:rsidRPr="00F95139">
        <w:rPr>
          <w:rFonts w:ascii="Times" w:hAnsi="Times" w:cstheme="minorHAnsi"/>
          <w:i/>
          <w:iCs/>
          <w:lang w:val="en-GB"/>
        </w:rPr>
        <w:t xml:space="preserve">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5EBD7161" w:rsidR="00EF38F0" w:rsidRDefault="00EF38F0" w:rsidP="00182BA9">
      <w:pPr>
        <w:spacing w:line="480" w:lineRule="auto"/>
        <w:contextualSpacing/>
        <w:jc w:val="both"/>
        <w:rPr>
          <w:rFonts w:cstheme="minorHAnsi"/>
          <w:b/>
          <w:lang w:val="en-GB"/>
        </w:rPr>
      </w:pPr>
    </w:p>
    <w:p w14:paraId="24B38176" w14:textId="157A62F0" w:rsidR="00537FFA" w:rsidRDefault="00537FFA" w:rsidP="00182BA9">
      <w:pPr>
        <w:spacing w:line="480" w:lineRule="auto"/>
        <w:contextualSpacing/>
        <w:jc w:val="both"/>
        <w:rPr>
          <w:rFonts w:cstheme="minorHAnsi"/>
          <w:b/>
          <w:lang w:val="en-GB"/>
        </w:rPr>
      </w:pPr>
    </w:p>
    <w:p w14:paraId="13324737" w14:textId="0AE2BB09" w:rsidR="00537FFA" w:rsidRDefault="00537FFA" w:rsidP="00182BA9">
      <w:pPr>
        <w:spacing w:line="480" w:lineRule="auto"/>
        <w:contextualSpacing/>
        <w:jc w:val="both"/>
        <w:rPr>
          <w:rFonts w:cstheme="minorHAnsi"/>
          <w:b/>
          <w:lang w:val="en-GB"/>
        </w:rPr>
      </w:pPr>
    </w:p>
    <w:p w14:paraId="372E08A2" w14:textId="296BA37E" w:rsidR="00537FFA" w:rsidRDefault="00537FFA" w:rsidP="00182BA9">
      <w:pPr>
        <w:spacing w:line="480" w:lineRule="auto"/>
        <w:contextualSpacing/>
        <w:jc w:val="both"/>
        <w:rPr>
          <w:rFonts w:cstheme="minorHAnsi"/>
          <w:b/>
          <w:lang w:val="en-GB"/>
        </w:rPr>
      </w:pPr>
    </w:p>
    <w:p w14:paraId="216BE654" w14:textId="4D252A92" w:rsidR="00CF678F" w:rsidRDefault="00CF678F" w:rsidP="00182BA9">
      <w:pPr>
        <w:spacing w:line="480" w:lineRule="auto"/>
        <w:contextualSpacing/>
        <w:jc w:val="both"/>
        <w:rPr>
          <w:rFonts w:cstheme="minorHAnsi"/>
          <w:b/>
          <w:lang w:val="en-GB"/>
        </w:rPr>
      </w:pPr>
    </w:p>
    <w:p w14:paraId="25DEF443" w14:textId="77777777" w:rsidR="001B3155" w:rsidRPr="00F95139" w:rsidRDefault="001B3155"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t>Discussion</w:t>
      </w:r>
      <w:r w:rsidR="00574187" w:rsidRPr="00F95139">
        <w:rPr>
          <w:rFonts w:cstheme="minorHAnsi"/>
          <w:b/>
          <w:lang w:val="en-GB"/>
        </w:rPr>
        <w:t xml:space="preserve"> </w:t>
      </w:r>
    </w:p>
    <w:p w14:paraId="1606A82C" w14:textId="7D2BA05E"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 xml:space="preserve">vidual level physiology (metabolism, </w:t>
      </w:r>
      <w:r w:rsidR="009660A8">
        <w:rPr>
          <w:rFonts w:cstheme="minorHAnsi"/>
          <w:bCs/>
          <w:lang w:val="en-US"/>
        </w:rPr>
        <w:t xml:space="preserve">feeding and </w:t>
      </w:r>
      <w:r w:rsidR="00367F96">
        <w:rPr>
          <w:rFonts w:cstheme="minorHAnsi"/>
          <w:bCs/>
          <w:lang w:val="en-US"/>
        </w:rPr>
        <w:t>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led to increased size-at-age</w:t>
      </w:r>
      <w:r w:rsidR="00090F90">
        <w:rPr>
          <w:rFonts w:cstheme="minorHAnsi"/>
          <w:bCs/>
          <w:lang w:val="en-US"/>
        </w:rPr>
        <w:t xml:space="preserve"> with warming</w:t>
      </w:r>
      <w:r w:rsidR="007C7F04">
        <w:rPr>
          <w:rFonts w:cstheme="minorHAnsi"/>
          <w:bCs/>
          <w:lang w:val="en-US"/>
        </w:rPr>
        <w:t xml:space="preserve">, </w:t>
      </w:r>
      <w:r w:rsidR="00040663">
        <w:rPr>
          <w:rFonts w:cstheme="minorHAnsi"/>
          <w:bCs/>
          <w:lang w:val="en-US"/>
        </w:rPr>
        <w:t>whereas only considering resources being temperature dependent led to declines in size-at-age for all sizes</w:t>
      </w:r>
      <w:r w:rsidR="00090F90">
        <w:rPr>
          <w:rFonts w:cstheme="minorHAnsi"/>
          <w:bCs/>
          <w:lang w:val="en-US"/>
        </w:rPr>
        <w:t xml:space="preserve">. </w:t>
      </w:r>
      <w:r w:rsidR="00565BC0">
        <w:rPr>
          <w:rFonts w:cstheme="minorHAnsi"/>
          <w:bCs/>
          <w:lang w:val="en-US"/>
        </w:rPr>
        <w:t>The increase in size-at-age when including</w:t>
      </w:r>
      <w:r w:rsidR="009B7CEC">
        <w:rPr>
          <w:rFonts w:cstheme="minorHAnsi"/>
          <w:bCs/>
          <w:lang w:val="en-US"/>
        </w:rPr>
        <w:t xml:space="preserve"> temperature dependence of </w:t>
      </w:r>
      <w:r w:rsidR="00565BC0">
        <w:rPr>
          <w:rFonts w:cstheme="minorHAnsi"/>
          <w:bCs/>
          <w:lang w:val="en-US"/>
        </w:rPr>
        <w:t xml:space="preserve">physiological </w:t>
      </w:r>
      <w:r w:rsidR="009B7CEC">
        <w:rPr>
          <w:rFonts w:cstheme="minorHAnsi"/>
          <w:bCs/>
          <w:lang w:val="en-US"/>
        </w:rPr>
        <w:t>processe</w:t>
      </w:r>
      <w:r w:rsidR="0058609A">
        <w:rPr>
          <w:rFonts w:cstheme="minorHAnsi"/>
          <w:bCs/>
          <w:lang w:val="en-US"/>
        </w:rPr>
        <w:t>s</w:t>
      </w:r>
      <w:r w:rsidR="009B7CEC">
        <w:rPr>
          <w:rFonts w:cstheme="minorHAnsi"/>
          <w:bCs/>
          <w:lang w:val="en-US"/>
        </w:rPr>
        <w:t xml:space="preserve">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6658D8">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r w:rsidR="001F2F04">
        <w:rPr>
          <w:rFonts w:cstheme="minorHAnsi"/>
          <w:bCs/>
          <w:lang w:val="en-US"/>
        </w:rPr>
        <w:t>.</w:t>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increased juvenile 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w:t>
      </w:r>
      <w:r w:rsidR="003368A0">
        <w:rPr>
          <w:rFonts w:cstheme="minorHAnsi"/>
          <w:bCs/>
          <w:lang w:val="en-US"/>
        </w:rPr>
        <w:t xml:space="preserve"> </w:t>
      </w:r>
      <w:r w:rsidR="00501F07">
        <w:rPr>
          <w:rFonts w:cstheme="minorHAnsi"/>
          <w:bCs/>
          <w:lang w:val="en-US"/>
        </w:rPr>
        <w:t>the carrying capacity of background resources</w:t>
      </w:r>
      <w:r w:rsidR="003368A0">
        <w:rPr>
          <w:rFonts w:cstheme="minorHAnsi"/>
          <w:bCs/>
          <w:lang w:val="en-US"/>
        </w:rPr>
        <w:t xml:space="preserve"> decline and </w:t>
      </w:r>
      <w:r w:rsidR="003B0DCE">
        <w:rPr>
          <w:rFonts w:cstheme="minorHAnsi"/>
          <w:bCs/>
          <w:lang w:val="en-US"/>
        </w:rPr>
        <w:t>mortality (both predation and background) increases</w:t>
      </w:r>
      <w:r w:rsidR="000A6E36">
        <w:rPr>
          <w:rFonts w:cstheme="minorHAnsi"/>
          <w:bCs/>
          <w:lang w:val="en-US"/>
        </w:rPr>
        <w:t xml:space="preserve">, </w:t>
      </w:r>
      <w:r w:rsidR="001E3E71">
        <w:rPr>
          <w:rFonts w:cstheme="minorHAnsi"/>
          <w:bCs/>
          <w:lang w:val="en-US"/>
        </w:rPr>
        <w:t>which shifts</w:t>
      </w:r>
      <w:r w:rsidR="000A6E36">
        <w:rPr>
          <w:rFonts w:cstheme="minorHAnsi"/>
          <w:bCs/>
          <w:lang w:val="en-US"/>
        </w:rPr>
        <w:t xml:space="preserve"> </w:t>
      </w:r>
      <w:r w:rsidR="001E3E71">
        <w:rPr>
          <w:rFonts w:cstheme="minorHAnsi"/>
          <w:bCs/>
          <w:lang w:val="en-US"/>
        </w:rPr>
        <w:t xml:space="preserve">the </w:t>
      </w:r>
      <w:r w:rsidR="000A6E36">
        <w:rPr>
          <w:rFonts w:cstheme="minorHAnsi"/>
          <w:bCs/>
          <w:lang w:val="en-US"/>
        </w:rPr>
        <w:t>population size structure towards more small individuals</w:t>
      </w:r>
      <w:r w:rsidR="003B0DCE">
        <w:rPr>
          <w:rFonts w:cstheme="minorHAnsi"/>
          <w:bCs/>
          <w:lang w:val="en-US"/>
        </w:rPr>
        <w:t>.</w:t>
      </w:r>
      <w:r w:rsidR="007C7F04">
        <w:rPr>
          <w:rFonts w:cstheme="minorHAnsi"/>
          <w:bCs/>
          <w:lang w:val="en-US"/>
        </w:rPr>
        <w:t xml:space="preserve"> </w:t>
      </w:r>
    </w:p>
    <w:p w14:paraId="1DC43752" w14:textId="4CCDA03D" w:rsidR="001455EE" w:rsidRDefault="00FE2EDD" w:rsidP="003A6B64">
      <w:pPr>
        <w:spacing w:line="480" w:lineRule="auto"/>
        <w:ind w:firstLine="284"/>
        <w:jc w:val="both"/>
        <w:rPr>
          <w:rFonts w:ascii="Times New Roman" w:hAnsi="Times New Roman" w:cs="Times New Roman"/>
          <w:bCs/>
          <w:lang w:val="en-US"/>
        </w:rPr>
      </w:pPr>
      <w:r>
        <w:rPr>
          <w:rFonts w:cstheme="minorHAnsi"/>
          <w:bCs/>
          <w:lang w:val="en-US"/>
        </w:rPr>
        <w:t xml:space="preserve">Most </w:t>
      </w:r>
      <w:r w:rsidR="001340A2">
        <w:rPr>
          <w:rFonts w:cstheme="minorHAnsi"/>
          <w:bCs/>
          <w:lang w:val="en-US"/>
        </w:rPr>
        <w:t xml:space="preserve">results on </w:t>
      </w:r>
      <w:r>
        <w:rPr>
          <w:rFonts w:cstheme="minorHAnsi"/>
          <w:bCs/>
          <w:lang w:val="en-US"/>
        </w:rPr>
        <w:t xml:space="preserve">declines in </w:t>
      </w:r>
      <w:r w:rsidR="00F703F5">
        <w:rPr>
          <w:rFonts w:cstheme="minorHAnsi"/>
          <w:bCs/>
          <w:lang w:val="en-US"/>
        </w:rPr>
        <w:t xml:space="preserve">community-wide average </w:t>
      </w:r>
      <w:r>
        <w:rPr>
          <w:rFonts w:cstheme="minorHAnsi"/>
          <w:bCs/>
          <w:lang w:val="en-US"/>
        </w:rPr>
        <w:t xml:space="preserve">body size from mechanistic models find it to be driven by lower food abundance or less energy transferred up in the food </w:t>
      </w:r>
      <w:r w:rsidR="001340A2">
        <w:rPr>
          <w:rFonts w:cstheme="minorHAnsi"/>
          <w:bCs/>
          <w:lang w:val="en-US"/>
        </w:rPr>
        <w:t>web</w:t>
      </w:r>
      <w:r>
        <w:rPr>
          <w:rFonts w:cstheme="minorHAnsi"/>
          <w:bCs/>
          <w:lang w:val="en-US"/>
        </w:rPr>
        <w:t>,</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 xml:space="preserve">(Lefort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Woodworth-Jefcoats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r w:rsidR="00F703F5">
        <w:rPr>
          <w:rFonts w:ascii="Times New Roman" w:hAnsi="Times New Roman" w:cs="Times New Roman"/>
          <w:bCs/>
          <w:lang w:val="en-US"/>
        </w:rPr>
        <w:t xml:space="preserve">. However, it is unclear how </w:t>
      </w:r>
      <w:r w:rsidR="00E64369">
        <w:rPr>
          <w:rFonts w:ascii="Times New Roman" w:hAnsi="Times New Roman" w:cs="Times New Roman"/>
          <w:bCs/>
          <w:lang w:val="en-US"/>
        </w:rPr>
        <w:t xml:space="preserve">the </w:t>
      </w:r>
      <w:r w:rsidR="00F703F5">
        <w:rPr>
          <w:rFonts w:ascii="Times New Roman" w:hAnsi="Times New Roman" w:cs="Times New Roman"/>
          <w:bCs/>
          <w:lang w:val="en-US"/>
        </w:rPr>
        <w:t xml:space="preserve">size-structure </w:t>
      </w:r>
      <w:r w:rsidR="00E64369">
        <w:rPr>
          <w:rFonts w:ascii="Times New Roman" w:hAnsi="Times New Roman" w:cs="Times New Roman"/>
          <w:bCs/>
          <w:lang w:val="en-US"/>
        </w:rPr>
        <w:t xml:space="preserve">of </w:t>
      </w:r>
      <w:r w:rsidR="00E82001">
        <w:rPr>
          <w:rFonts w:ascii="Times New Roman" w:hAnsi="Times New Roman" w:cs="Times New Roman"/>
          <w:bCs/>
          <w:lang w:val="en-US"/>
        </w:rPr>
        <w:t xml:space="preserve">single </w:t>
      </w:r>
      <w:r w:rsidR="002C7217">
        <w:rPr>
          <w:rFonts w:ascii="Times New Roman" w:hAnsi="Times New Roman" w:cs="Times New Roman"/>
          <w:bCs/>
          <w:lang w:val="en-US"/>
        </w:rPr>
        <w:t xml:space="preserve">fish </w:t>
      </w:r>
      <w:r w:rsidR="00E64369">
        <w:rPr>
          <w:rFonts w:ascii="Times New Roman" w:hAnsi="Times New Roman" w:cs="Times New Roman"/>
          <w:bCs/>
          <w:lang w:val="en-US"/>
        </w:rPr>
        <w:t xml:space="preserve">populations </w:t>
      </w:r>
      <w:r w:rsidR="00F703F5">
        <w:rPr>
          <w:rFonts w:ascii="Times New Roman" w:hAnsi="Times New Roman" w:cs="Times New Roman"/>
          <w:bCs/>
          <w:lang w:val="en-US"/>
        </w:rPr>
        <w:t>change, and how emergent temperature-dependent growth modifies this</w:t>
      </w:r>
      <w:r>
        <w:rPr>
          <w:rFonts w:ascii="Times New Roman" w:hAnsi="Times New Roman" w:cs="Times New Roman"/>
          <w:bCs/>
          <w:lang w:val="en-US"/>
        </w:rPr>
        <w:t>.</w:t>
      </w:r>
      <w:r w:rsidRPr="00277069">
        <w:rPr>
          <w:rFonts w:ascii="Times New Roman" w:hAnsi="Times New Roman" w:cs="Times New Roman"/>
          <w:bCs/>
          <w:lang w:val="en-US"/>
        </w:rPr>
        <w:t xml:space="preserve"> </w:t>
      </w:r>
      <w:r w:rsidR="0011439A">
        <w:rPr>
          <w:rFonts w:ascii="Times New Roman" w:hAnsi="Times New Roman" w:cs="Times New Roman"/>
          <w:bCs/>
          <w:lang w:val="en-US"/>
        </w:rPr>
        <w:t>I</w:t>
      </w:r>
      <w:r w:rsidR="00E653F7">
        <w:rPr>
          <w:rFonts w:ascii="Times New Roman" w:hAnsi="Times New Roman" w:cs="Times New Roman"/>
          <w:bCs/>
          <w:lang w:val="en-US"/>
        </w:rPr>
        <w:t xml:space="preserve">n our model, </w:t>
      </w:r>
      <w:r w:rsidR="005D15EE">
        <w:rPr>
          <w:rFonts w:ascii="Times New Roman" w:hAnsi="Times New Roman" w:cs="Times New Roman"/>
          <w:bCs/>
          <w:lang w:val="en-US"/>
        </w:rPr>
        <w:t xml:space="preserve">scenarios with only </w:t>
      </w:r>
      <w:r w:rsidR="001340A2">
        <w:rPr>
          <w:rFonts w:ascii="Times New Roman" w:hAnsi="Times New Roman" w:cs="Times New Roman"/>
          <w:bCs/>
          <w:lang w:val="en-US"/>
        </w:rPr>
        <w:t xml:space="preserve">temperature dependence of </w:t>
      </w:r>
      <w:r w:rsidR="005D15EE">
        <w:rPr>
          <w:rFonts w:ascii="Times New Roman" w:hAnsi="Times New Roman" w:cs="Times New Roman"/>
          <w:bCs/>
          <w:lang w:val="en-US"/>
        </w:rPr>
        <w:t xml:space="preserve">resource </w:t>
      </w:r>
      <w:r w:rsidR="001340A2">
        <w:rPr>
          <w:rFonts w:ascii="Times New Roman" w:hAnsi="Times New Roman" w:cs="Times New Roman"/>
          <w:bCs/>
          <w:lang w:val="en-US"/>
        </w:rPr>
        <w:t xml:space="preserve">dynamics </w:t>
      </w:r>
      <w:r w:rsidR="005D15EE">
        <w:rPr>
          <w:rFonts w:ascii="Times New Roman" w:hAnsi="Times New Roman" w:cs="Times New Roman"/>
          <w:bCs/>
          <w:lang w:val="en-US"/>
        </w:rPr>
        <w:t xml:space="preserve">lead to </w:t>
      </w:r>
      <w:r w:rsidR="001340A2">
        <w:rPr>
          <w:rFonts w:ascii="Times New Roman" w:hAnsi="Times New Roman" w:cs="Times New Roman"/>
          <w:bCs/>
          <w:lang w:val="en-US"/>
        </w:rPr>
        <w:t xml:space="preserve">declines in size-at-age </w:t>
      </w:r>
      <w:r w:rsidR="00BA5CFA">
        <w:rPr>
          <w:rFonts w:ascii="Times New Roman" w:hAnsi="Times New Roman" w:cs="Times New Roman"/>
          <w:bCs/>
          <w:lang w:val="en-US"/>
        </w:rPr>
        <w:t>(</w:t>
      </w:r>
      <w:r w:rsidR="001340A2">
        <w:rPr>
          <w:rFonts w:ascii="Times New Roman" w:hAnsi="Times New Roman" w:cs="Times New Roman"/>
          <w:bCs/>
          <w:lang w:val="en-US"/>
        </w:rPr>
        <w:t xml:space="preserve">that </w:t>
      </w:r>
      <w:r w:rsidR="00BA5CFA">
        <w:rPr>
          <w:rFonts w:ascii="Times New Roman" w:hAnsi="Times New Roman" w:cs="Times New Roman"/>
          <w:bCs/>
          <w:lang w:val="en-US"/>
        </w:rPr>
        <w:t xml:space="preserve">in addition are </w:t>
      </w:r>
      <w:r w:rsidR="001340A2">
        <w:rPr>
          <w:rFonts w:ascii="Times New Roman" w:hAnsi="Times New Roman" w:cs="Times New Roman"/>
          <w:bCs/>
          <w:lang w:val="en-US"/>
        </w:rPr>
        <w:t>strongest in young fish</w:t>
      </w:r>
      <w:r w:rsidR="00BA5CFA">
        <w:rPr>
          <w:rFonts w:ascii="Times New Roman" w:hAnsi="Times New Roman" w:cs="Times New Roman"/>
          <w:bCs/>
          <w:lang w:val="en-US"/>
        </w:rPr>
        <w:t>)</w:t>
      </w:r>
      <w:r w:rsidR="005D15EE">
        <w:rPr>
          <w:rFonts w:ascii="Times New Roman" w:hAnsi="Times New Roman" w:cs="Times New Roman"/>
          <w:bCs/>
          <w:lang w:val="en-US"/>
        </w:rPr>
        <w:t>, which does not match general observations</w:t>
      </w:r>
      <w:r w:rsidR="00E41CFC">
        <w:rPr>
          <w:rFonts w:ascii="Times New Roman" w:hAnsi="Times New Roman" w:cs="Times New Roman"/>
          <w:bCs/>
          <w:lang w:val="en-US"/>
        </w:rPr>
        <w:t xml:space="preserve"> of how body </w:t>
      </w:r>
      <w:r w:rsidR="005D15EE">
        <w:rPr>
          <w:rFonts w:ascii="Times New Roman" w:hAnsi="Times New Roman" w:cs="Times New Roman"/>
          <w:bCs/>
          <w:lang w:val="en-US"/>
        </w:rPr>
        <w:t xml:space="preserve">growth </w:t>
      </w:r>
      <w:r w:rsidR="00E41CFC">
        <w:rPr>
          <w:rFonts w:ascii="Times New Roman" w:hAnsi="Times New Roman" w:cs="Times New Roman"/>
          <w:bCs/>
          <w:lang w:val="en-US"/>
        </w:rPr>
        <w:t xml:space="preserve">is affected by warming </w:t>
      </w:r>
      <w:r w:rsidR="005D15EE">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5D15EE">
        <w:rPr>
          <w:rFonts w:ascii="Times New Roman" w:hAnsi="Times New Roman" w:cs="Times New Roman"/>
          <w:bCs/>
          <w:lang w:val="en-US"/>
        </w:rPr>
        <w:fldChar w:fldCharType="separate"/>
      </w:r>
      <w:r w:rsidR="005D15EE" w:rsidRPr="0078632E">
        <w:rPr>
          <w:rFonts w:ascii="Times New Roman" w:hAnsi="Times New Roman" w:cs="Times New Roman"/>
          <w:lang w:val="en-GB"/>
        </w:rPr>
        <w:t xml:space="preserve">(Morita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2010; García García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2011)</w:t>
      </w:r>
      <w:r w:rsidR="005D15EE">
        <w:rPr>
          <w:rFonts w:ascii="Times New Roman" w:hAnsi="Times New Roman" w:cs="Times New Roman"/>
          <w:bCs/>
          <w:lang w:val="en-US"/>
        </w:rPr>
        <w:fldChar w:fldCharType="end"/>
      </w:r>
      <w:r w:rsidR="005D15EE">
        <w:rPr>
          <w:rFonts w:ascii="Times New Roman" w:hAnsi="Times New Roman" w:cs="Times New Roman"/>
          <w:bCs/>
          <w:lang w:val="en-US"/>
        </w:rPr>
        <w:t xml:space="preserve">. However, </w:t>
      </w:r>
      <w:r w:rsidR="00E653F7">
        <w:rPr>
          <w:rFonts w:ascii="Times New Roman" w:hAnsi="Times New Roman" w:cs="Times New Roman"/>
          <w:bCs/>
          <w:lang w:val="en-US"/>
        </w:rPr>
        <w:t xml:space="preserve">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w:t>
      </w:r>
      <w:r w:rsidR="00BA5CFA">
        <w:rPr>
          <w:rFonts w:ascii="Times New Roman" w:hAnsi="Times New Roman" w:cs="Times New Roman"/>
          <w:bCs/>
          <w:lang w:val="en-US"/>
        </w:rPr>
        <w:t xml:space="preserve">, which often find increased size-at-age that is strongest for small individuals </w:t>
      </w:r>
      <w:r w:rsidR="001D5AEC">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731E5B">
        <w:rPr>
          <w:rFonts w:ascii="Times New Roman" w:hAnsi="Times New Roman" w:cs="Times New Roman"/>
          <w:lang w:val="en-US"/>
        </w:rPr>
        <w:t xml:space="preserve">(Thresher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2007; Baudron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2014; Huss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2019)</w:t>
      </w:r>
      <w:r w:rsidR="001D5AEC">
        <w:rPr>
          <w:rFonts w:ascii="Times New Roman" w:hAnsi="Times New Roman" w:cs="Times New Roman"/>
          <w:bCs/>
          <w:lang w:val="en-US"/>
        </w:rPr>
        <w:fldChar w:fldCharType="end"/>
      </w:r>
      <w:r w:rsidR="00BA5CFA">
        <w:rPr>
          <w:rFonts w:ascii="Times New Roman" w:hAnsi="Times New Roman" w:cs="Times New Roman"/>
          <w:bCs/>
        </w:rPr>
        <w:t>.</w:t>
      </w:r>
      <w:r w:rsidR="00BA5CFA" w:rsidRPr="00BA5CFA" w:rsidDel="00BA5CFA">
        <w:rPr>
          <w:rFonts w:ascii="Times New Roman" w:hAnsi="Times New Roman" w:cs="Times New Roman"/>
          <w:bCs/>
        </w:rPr>
        <w:t xml:space="preserve"> </w:t>
      </w:r>
      <w:r w:rsidR="007E272D" w:rsidRPr="008B2B1B">
        <w:rPr>
          <w:rFonts w:ascii="Times New Roman" w:hAnsi="Times New Roman" w:cs="Times New Roman"/>
          <w:bCs/>
          <w:lang w:val="en-US"/>
        </w:rPr>
        <w:t xml:space="preserve">However, </w:t>
      </w:r>
      <w:r w:rsidR="00D34207" w:rsidRPr="008B2B1B">
        <w:rPr>
          <w:rFonts w:ascii="Times New Roman" w:hAnsi="Times New Roman" w:cs="Times New Roman"/>
          <w:bCs/>
          <w:lang w:val="en-US"/>
        </w:rPr>
        <w:t xml:space="preserve">the </w:t>
      </w:r>
      <w:r w:rsidR="007E272D" w:rsidRPr="008B2B1B">
        <w:rPr>
          <w:rFonts w:ascii="Times New Roman" w:hAnsi="Times New Roman" w:cs="Times New Roman"/>
          <w:bCs/>
          <w:lang w:val="en-US"/>
        </w:rPr>
        <w:t xml:space="preserve">increase in body growth is </w:t>
      </w:r>
      <w:r w:rsidR="00D34207" w:rsidRPr="0011439A">
        <w:rPr>
          <w:rFonts w:ascii="Times New Roman" w:hAnsi="Times New Roman" w:cs="Times New Roman"/>
          <w:bCs/>
          <w:lang w:val="en-US"/>
        </w:rPr>
        <w:t xml:space="preserve">in general </w:t>
      </w:r>
      <w:r w:rsidR="007E272D" w:rsidRPr="0011439A">
        <w:rPr>
          <w:rFonts w:ascii="Times New Roman" w:hAnsi="Times New Roman" w:cs="Times New Roman"/>
          <w:bCs/>
          <w:lang w:val="en-US"/>
        </w:rPr>
        <w:t xml:space="preserve">not sufficient </w:t>
      </w:r>
      <w:r w:rsidR="00D34207" w:rsidRPr="0011439A">
        <w:rPr>
          <w:rFonts w:ascii="Times New Roman" w:hAnsi="Times New Roman" w:cs="Times New Roman"/>
          <w:bCs/>
          <w:lang w:val="en-US"/>
        </w:rPr>
        <w:t xml:space="preserve">for </w:t>
      </w:r>
      <w:r w:rsidR="00B300E7" w:rsidRPr="0011439A">
        <w:rPr>
          <w:rFonts w:ascii="Times New Roman" w:hAnsi="Times New Roman" w:cs="Times New Roman"/>
          <w:bCs/>
          <w:lang w:val="en-US"/>
        </w:rPr>
        <w:t>maintain</w:t>
      </w:r>
      <w:r w:rsidR="00BA5CFA" w:rsidRPr="0011439A">
        <w:rPr>
          <w:rFonts w:ascii="Times New Roman" w:hAnsi="Times New Roman" w:cs="Times New Roman"/>
          <w:bCs/>
          <w:lang w:val="en-US"/>
        </w:rPr>
        <w:t>ing</w:t>
      </w:r>
      <w:r w:rsidR="00B300E7" w:rsidRPr="0011439A">
        <w:rPr>
          <w:rFonts w:ascii="Times New Roman" w:hAnsi="Times New Roman" w:cs="Times New Roman"/>
          <w:bCs/>
          <w:lang w:val="en-US"/>
        </w:rPr>
        <w:t xml:space="preserve"> similar mean population </w:t>
      </w:r>
      <w:r w:rsidR="00D34207" w:rsidRPr="0011439A">
        <w:rPr>
          <w:rFonts w:ascii="Times New Roman" w:hAnsi="Times New Roman" w:cs="Times New Roman"/>
          <w:bCs/>
          <w:lang w:val="en-US"/>
        </w:rPr>
        <w:t xml:space="preserve">body </w:t>
      </w:r>
      <w:r w:rsidR="00B300E7" w:rsidRPr="0011439A">
        <w:rPr>
          <w:rFonts w:ascii="Times New Roman" w:hAnsi="Times New Roman" w:cs="Times New Roman"/>
          <w:bCs/>
          <w:lang w:val="en-US"/>
        </w:rPr>
        <w:t xml:space="preserve">sizes </w:t>
      </w:r>
      <w:r w:rsidR="00D34207" w:rsidRPr="0011439A">
        <w:rPr>
          <w:rFonts w:ascii="Times New Roman" w:hAnsi="Times New Roman" w:cs="Times New Roman"/>
          <w:bCs/>
          <w:lang w:val="en-US"/>
        </w:rPr>
        <w:t xml:space="preserve">and </w:t>
      </w:r>
      <w:r w:rsidR="00B300E7" w:rsidRPr="0011439A">
        <w:rPr>
          <w:rFonts w:ascii="Times New Roman" w:hAnsi="Times New Roman" w:cs="Times New Roman"/>
          <w:bCs/>
          <w:lang w:val="en-US"/>
        </w:rPr>
        <w:t xml:space="preserve">size-structure </w:t>
      </w:r>
      <w:r w:rsidR="003A6B64" w:rsidRPr="0011439A">
        <w:rPr>
          <w:rFonts w:ascii="Times New Roman" w:hAnsi="Times New Roman" w:cs="Times New Roman"/>
          <w:bCs/>
          <w:lang w:val="en-US"/>
        </w:rPr>
        <w:t>if resource carrying capacities decline</w:t>
      </w:r>
      <w:r w:rsidR="002C7217" w:rsidRPr="00731E5B">
        <w:rPr>
          <w:rFonts w:ascii="Times New Roman" w:hAnsi="Times New Roman" w:cs="Times New Roman"/>
          <w:bCs/>
          <w:lang w:val="en-US"/>
        </w:rPr>
        <w:t xml:space="preserve"> with warming</w:t>
      </w:r>
      <w:r w:rsidR="003A6B64" w:rsidRPr="008B2B1B">
        <w:rPr>
          <w:rFonts w:ascii="Times New Roman" w:hAnsi="Times New Roman" w:cs="Times New Roman"/>
          <w:bCs/>
          <w:lang w:val="en-US"/>
        </w:rPr>
        <w:t xml:space="preserve">, which </w:t>
      </w:r>
      <w:r w:rsidR="006B6905" w:rsidRPr="00731E5B">
        <w:rPr>
          <w:rFonts w:ascii="Times New Roman" w:hAnsi="Times New Roman" w:cs="Times New Roman"/>
          <w:bCs/>
          <w:lang w:val="en-US"/>
        </w:rPr>
        <w:t xml:space="preserve">causes </w:t>
      </w:r>
      <w:r w:rsidR="003A6B64" w:rsidRPr="008B2B1B">
        <w:rPr>
          <w:rFonts w:ascii="Times New Roman" w:hAnsi="Times New Roman" w:cs="Times New Roman"/>
          <w:bCs/>
          <w:lang w:val="en-US"/>
        </w:rPr>
        <w:t xml:space="preserve">declines in the </w:t>
      </w:r>
      <w:r w:rsidR="003A6B64" w:rsidRPr="00746157">
        <w:rPr>
          <w:rFonts w:ascii="Times New Roman" w:hAnsi="Times New Roman" w:cs="Times New Roman"/>
          <w:bCs/>
          <w:lang w:val="en-US"/>
        </w:rPr>
        <w:t>relative abundance of large fish. Therefore, in scenarios with temperature dependence of both resource dynamics and physiology,</w:t>
      </w:r>
      <w:r w:rsidR="00263B15" w:rsidRPr="00746157">
        <w:rPr>
          <w:rFonts w:ascii="Times New Roman" w:hAnsi="Times New Roman" w:cs="Times New Roman"/>
          <w:bCs/>
          <w:lang w:val="en-US"/>
        </w:rPr>
        <w:t xml:space="preserve"> the </w:t>
      </w:r>
      <w:r w:rsidR="00C97D71" w:rsidRPr="00746157">
        <w:rPr>
          <w:rFonts w:ascii="Times New Roman" w:hAnsi="Times New Roman" w:cs="Times New Roman"/>
          <w:bCs/>
          <w:lang w:val="en-US"/>
        </w:rPr>
        <w:t xml:space="preserve">predictions </w:t>
      </w:r>
      <w:r w:rsidR="002C7217" w:rsidRPr="00746157">
        <w:rPr>
          <w:rFonts w:ascii="Times New Roman" w:hAnsi="Times New Roman" w:cs="Times New Roman"/>
          <w:bCs/>
          <w:lang w:val="en-US"/>
        </w:rPr>
        <w:t xml:space="preserve">on </w:t>
      </w:r>
      <w:r w:rsidR="00263B15" w:rsidRPr="00746157">
        <w:rPr>
          <w:rFonts w:ascii="Times New Roman" w:hAnsi="Times New Roman" w:cs="Times New Roman"/>
          <w:bCs/>
          <w:lang w:val="en-US"/>
        </w:rPr>
        <w:t>the net</w:t>
      </w:r>
      <w:r w:rsidR="0051102B">
        <w:rPr>
          <w:rFonts w:ascii="Times New Roman" w:hAnsi="Times New Roman" w:cs="Times New Roman"/>
          <w:bCs/>
          <w:lang w:val="en-US"/>
        </w:rPr>
        <w:t xml:space="preserve"> </w:t>
      </w:r>
      <w:r w:rsidR="00263B15" w:rsidRPr="00746157">
        <w:rPr>
          <w:rFonts w:ascii="Times New Roman" w:hAnsi="Times New Roman" w:cs="Times New Roman"/>
          <w:bCs/>
          <w:lang w:val="en-US"/>
        </w:rPr>
        <w:t xml:space="preserve">effect of warming on </w:t>
      </w:r>
      <w:r w:rsidR="002C7217" w:rsidRPr="00746157">
        <w:rPr>
          <w:rFonts w:ascii="Times New Roman" w:hAnsi="Times New Roman" w:cs="Times New Roman"/>
          <w:bCs/>
          <w:lang w:val="en-US"/>
        </w:rPr>
        <w:t>mean population body size and yields</w:t>
      </w:r>
      <w:r w:rsidR="00563808" w:rsidRPr="00746157">
        <w:rPr>
          <w:rFonts w:ascii="Times New Roman" w:hAnsi="Times New Roman" w:cs="Times New Roman"/>
          <w:bCs/>
          <w:lang w:val="en-US"/>
        </w:rPr>
        <w:t xml:space="preserve"> are </w:t>
      </w:r>
      <w:r w:rsidR="00C97D71" w:rsidRPr="00746157">
        <w:rPr>
          <w:rFonts w:ascii="Times New Roman" w:hAnsi="Times New Roman" w:cs="Times New Roman"/>
          <w:bCs/>
          <w:lang w:val="en-US"/>
        </w:rPr>
        <w:t>in line with similar models</w:t>
      </w:r>
      <w:r w:rsidR="006B6905" w:rsidRPr="00746157">
        <w:rPr>
          <w:rFonts w:ascii="Times New Roman" w:hAnsi="Times New Roman" w:cs="Times New Roman"/>
          <w:bCs/>
          <w:lang w:val="en-US"/>
        </w:rPr>
        <w:t xml:space="preserve"> with empirically derived stati</w:t>
      </w:r>
      <w:r w:rsidR="006B6905">
        <w:rPr>
          <w:rFonts w:ascii="Times New Roman" w:hAnsi="Times New Roman" w:cs="Times New Roman"/>
          <w:bCs/>
          <w:lang w:val="en-US"/>
        </w:rPr>
        <w:t>c plankton spectra</w:t>
      </w:r>
      <w:r w:rsidR="00633E1B">
        <w:rPr>
          <w:rFonts w:ascii="Times New Roman" w:hAnsi="Times New Roman" w:cs="Times New Roman"/>
          <w:bCs/>
          <w:lang w:val="en-US"/>
        </w:rPr>
        <w:t xml:space="preserve"> (i.e., they decline)</w:t>
      </w:r>
      <w:r w:rsidR="00C97D71">
        <w:rPr>
          <w:rFonts w:ascii="Times New Roman" w:hAnsi="Times New Roman" w:cs="Times New Roman"/>
          <w:bCs/>
          <w:lang w:val="en-US"/>
        </w:rPr>
        <w:t xml:space="preserve"> </w:t>
      </w:r>
      <w:r w:rsidR="00C97D71">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97D71">
        <w:rPr>
          <w:rFonts w:ascii="Times New Roman" w:hAnsi="Times New Roman" w:cs="Times New Roman"/>
          <w:bCs/>
          <w:lang w:val="en-US"/>
        </w:rPr>
        <w:fldChar w:fldCharType="separate"/>
      </w:r>
      <w:r w:rsidR="006B6905" w:rsidRPr="006B6905">
        <w:rPr>
          <w:rFonts w:ascii="Times New Roman" w:hAnsi="Times New Roman" w:cs="Times New Roman"/>
          <w:lang w:val="en-GB"/>
        </w:rPr>
        <w:t xml:space="preserve">(Blanchard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2012; Canales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2016; Woodworth-Jefcoats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2019)</w:t>
      </w:r>
      <w:r w:rsidR="00C97D71">
        <w:rPr>
          <w:rFonts w:ascii="Times New Roman" w:hAnsi="Times New Roman" w:cs="Times New Roman"/>
          <w:bCs/>
          <w:lang w:val="en-US"/>
        </w:rPr>
        <w:fldChar w:fldCharType="end"/>
      </w:r>
      <w:r w:rsidR="003A7CF7">
        <w:rPr>
          <w:rFonts w:ascii="Times New Roman" w:hAnsi="Times New Roman" w:cs="Times New Roman"/>
          <w:bCs/>
          <w:lang w:val="en-US"/>
        </w:rPr>
        <w:t>.</w:t>
      </w:r>
      <w:r w:rsidR="00B606B9">
        <w:rPr>
          <w:rFonts w:ascii="Times New Roman" w:hAnsi="Times New Roman" w:cs="Times New Roman"/>
          <w:bCs/>
          <w:lang w:val="en-US"/>
        </w:rPr>
        <w:t xml:space="preserve"> </w:t>
      </w:r>
      <w:r w:rsidR="006B6905">
        <w:rPr>
          <w:rFonts w:ascii="Times New Roman" w:hAnsi="Times New Roman" w:cs="Times New Roman"/>
          <w:bCs/>
          <w:lang w:val="en-US"/>
        </w:rPr>
        <w:t>If,</w:t>
      </w:r>
      <w:r w:rsidR="008838CC">
        <w:rPr>
          <w:rFonts w:ascii="Times New Roman" w:hAnsi="Times New Roman" w:cs="Times New Roman"/>
          <w:bCs/>
          <w:lang w:val="en-US"/>
        </w:rPr>
        <w:t xml:space="preserve"> however</w:t>
      </w:r>
      <w:r w:rsidR="00E91EFB">
        <w:rPr>
          <w:rFonts w:ascii="Times New Roman" w:hAnsi="Times New Roman" w:cs="Times New Roman"/>
          <w:bCs/>
          <w:lang w:val="en-US"/>
        </w:rPr>
        <w:t xml:space="preserve"> resource carrying capacity does not decline, </w:t>
      </w:r>
      <w:r w:rsidR="002C7217">
        <w:rPr>
          <w:rFonts w:ascii="Times New Roman" w:hAnsi="Times New Roman" w:cs="Times New Roman"/>
          <w:bCs/>
          <w:lang w:val="en-US"/>
        </w:rPr>
        <w:t xml:space="preserve">our results show that </w:t>
      </w:r>
      <w:r w:rsidR="00800BF6">
        <w:rPr>
          <w:rFonts w:ascii="Times New Roman" w:hAnsi="Times New Roman" w:cs="Times New Roman"/>
          <w:bCs/>
          <w:lang w:val="en-US"/>
        </w:rPr>
        <w:t xml:space="preserve">the </w:t>
      </w:r>
      <w:r w:rsidR="00E91EFB">
        <w:rPr>
          <w:rFonts w:ascii="Times New Roman" w:hAnsi="Times New Roman" w:cs="Times New Roman"/>
          <w:bCs/>
          <w:lang w:val="en-US"/>
        </w:rPr>
        <w:t>increased growth potential due to faster metabolic and feeding rates</w:t>
      </w:r>
      <w:r w:rsidR="00800BF6">
        <w:rPr>
          <w:rFonts w:ascii="Times New Roman" w:hAnsi="Times New Roman" w:cs="Times New Roman"/>
          <w:bCs/>
          <w:lang w:val="en-US"/>
        </w:rPr>
        <w:t xml:space="preserve"> can lead to changes towards larger fish in </w:t>
      </w:r>
      <w:r w:rsidR="00133436">
        <w:rPr>
          <w:rFonts w:ascii="Times New Roman" w:hAnsi="Times New Roman" w:cs="Times New Roman"/>
          <w:bCs/>
          <w:lang w:val="en-US"/>
        </w:rPr>
        <w:t xml:space="preserve">some </w:t>
      </w:r>
      <w:r w:rsidR="00800BF6">
        <w:rPr>
          <w:rFonts w:ascii="Times New Roman" w:hAnsi="Times New Roman" w:cs="Times New Roman"/>
          <w:bCs/>
          <w:lang w:val="en-US"/>
        </w:rPr>
        <w:t>population</w:t>
      </w:r>
      <w:r w:rsidR="00133436">
        <w:rPr>
          <w:rFonts w:ascii="Times New Roman" w:hAnsi="Times New Roman" w:cs="Times New Roman"/>
          <w:bCs/>
          <w:lang w:val="en-US"/>
        </w:rPr>
        <w:t>s</w:t>
      </w:r>
      <w:r w:rsidR="007F244D">
        <w:rPr>
          <w:rFonts w:ascii="Times New Roman" w:hAnsi="Times New Roman" w:cs="Times New Roman"/>
          <w:bCs/>
          <w:lang w:val="en-US"/>
        </w:rPr>
        <w:t>. This is important to consider, given that prediction</w:t>
      </w:r>
      <w:r w:rsidR="006B6905">
        <w:rPr>
          <w:rFonts w:ascii="Times New Roman" w:hAnsi="Times New Roman" w:cs="Times New Roman"/>
          <w:bCs/>
          <w:lang w:val="en-US"/>
        </w:rPr>
        <w:t>s</w:t>
      </w:r>
      <w:r w:rsidR="007F244D">
        <w:rPr>
          <w:rFonts w:ascii="Times New Roman" w:hAnsi="Times New Roman" w:cs="Times New Roman"/>
          <w:bCs/>
          <w:lang w:val="en-US"/>
        </w:rPr>
        <w:t xml:space="preserve"> about effects of climate change on primary production are uncertain and show large regional</w:t>
      </w:r>
      <w:r w:rsidR="00911C17">
        <w:rPr>
          <w:rFonts w:ascii="Times New Roman" w:hAnsi="Times New Roman" w:cs="Times New Roman"/>
          <w:bCs/>
          <w:lang w:val="en-US"/>
        </w:rPr>
        <w:t xml:space="preserve"> </w:t>
      </w:r>
      <w:r w:rsidR="007F244D">
        <w:rPr>
          <w:rFonts w:ascii="Times New Roman" w:hAnsi="Times New Roman" w:cs="Times New Roman"/>
          <w:bCs/>
          <w:lang w:val="en-US"/>
        </w:rPr>
        <w:t>variability</w:t>
      </w:r>
      <w:r w:rsidR="00A22107">
        <w:rPr>
          <w:rFonts w:ascii="Times New Roman" w:hAnsi="Times New Roman" w:cs="Times New Roman"/>
          <w:bCs/>
          <w:lang w:val="en-US"/>
        </w:rPr>
        <w:t xml:space="preserve"> </w:t>
      </w:r>
      <w:r w:rsidR="00A2210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{"citationID":"L3LOCyoL","properties":{"formattedCitation":"(Steinacher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A22107">
        <w:rPr>
          <w:rFonts w:ascii="Times New Roman" w:hAnsi="Times New Roman" w:cs="Times New Roman"/>
          <w:bCs/>
          <w:lang w:val="en-US"/>
        </w:rPr>
        <w:fldChar w:fldCharType="separate"/>
      </w:r>
      <w:r w:rsidR="00A22107" w:rsidRPr="00A22107">
        <w:rPr>
          <w:rFonts w:ascii="Times New Roman" w:hAnsi="Times New Roman" w:cs="Times New Roman"/>
          <w:lang w:val="en-GB"/>
        </w:rPr>
        <w:t xml:space="preserve">(Steinacher </w:t>
      </w:r>
      <w:r w:rsidR="00A22107" w:rsidRPr="00A22107">
        <w:rPr>
          <w:rFonts w:ascii="Times New Roman" w:hAnsi="Times New Roman" w:cs="Times New Roman"/>
          <w:i/>
          <w:iCs/>
          <w:lang w:val="en-GB"/>
        </w:rPr>
        <w:t>et al.</w:t>
      </w:r>
      <w:r w:rsidR="00A22107" w:rsidRPr="00A22107">
        <w:rPr>
          <w:rFonts w:ascii="Times New Roman" w:hAnsi="Times New Roman" w:cs="Times New Roman"/>
          <w:lang w:val="en-GB"/>
        </w:rPr>
        <w:t xml:space="preserve"> 2010)</w:t>
      </w:r>
      <w:r w:rsidR="00A22107">
        <w:rPr>
          <w:rFonts w:ascii="Times New Roman" w:hAnsi="Times New Roman" w:cs="Times New Roman"/>
          <w:bCs/>
          <w:lang w:val="en-US"/>
        </w:rPr>
        <w:fldChar w:fldCharType="end"/>
      </w:r>
      <w:r w:rsidR="00B15F97">
        <w:rPr>
          <w:rFonts w:ascii="Times New Roman" w:hAnsi="Times New Roman" w:cs="Times New Roman"/>
          <w:bCs/>
          <w:lang w:val="en-US"/>
        </w:rPr>
        <w:t>.</w:t>
      </w:r>
      <w:r w:rsidR="00B16B0D">
        <w:rPr>
          <w:rFonts w:ascii="Times New Roman" w:hAnsi="Times New Roman" w:cs="Times New Roman"/>
          <w:bCs/>
          <w:lang w:val="en-US"/>
        </w:rPr>
        <w:t xml:space="preserve"> </w:t>
      </w:r>
      <w:r w:rsidR="00B16B0D">
        <w:rPr>
          <w:rFonts w:cstheme="minorHAnsi"/>
          <w:lang w:val="en-GB"/>
        </w:rPr>
        <w:t>These r</w:t>
      </w:r>
      <w:r w:rsidR="00B16B0D" w:rsidRPr="00F95139">
        <w:rPr>
          <w:rFonts w:cstheme="minorHAnsi"/>
          <w:lang w:val="en-GB"/>
        </w:rPr>
        <w:t>esults</w:t>
      </w:r>
      <w:r w:rsidR="00B16B0D">
        <w:rPr>
          <w:rFonts w:cstheme="minorHAnsi"/>
          <w:lang w:val="en-GB"/>
        </w:rPr>
        <w:t xml:space="preserve"> show that it is important account for both direct and indirect effects of temperature in order to explain results such as increased growth rates and size-at-age but overall smaller populations</w:t>
      </w:r>
      <w:r w:rsidR="002C3274">
        <w:rPr>
          <w:rFonts w:cstheme="minorHAnsi"/>
          <w:lang w:val="en-GB"/>
        </w:rPr>
        <w:t xml:space="preserve"> </w:t>
      </w:r>
      <w:r w:rsidR="00C4621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r w:rsidR="000016E7">
        <w:rPr>
          <w:rFonts w:ascii="Times New Roman" w:hAnsi="Times New Roman" w:cs="Times New Roman"/>
          <w:bCs/>
          <w:lang w:val="en-US"/>
        </w:rPr>
        <w:t xml:space="preserve">. </w:t>
      </w:r>
      <w:r w:rsidR="00BF0391">
        <w:rPr>
          <w:rFonts w:ascii="Times New Roman" w:hAnsi="Times New Roman" w:cs="Times New Roman"/>
          <w:bCs/>
          <w:lang w:val="en-US"/>
        </w:rPr>
        <w:t xml:space="preserve">Our </w:t>
      </w:r>
      <w:r w:rsidR="002C7217">
        <w:rPr>
          <w:rFonts w:ascii="Times New Roman" w:hAnsi="Times New Roman" w:cs="Times New Roman"/>
          <w:bCs/>
          <w:lang w:val="en-US"/>
        </w:rPr>
        <w:t xml:space="preserve">findings </w:t>
      </w:r>
      <w:r w:rsidR="00BF0391">
        <w:rPr>
          <w:rFonts w:ascii="Times New Roman" w:hAnsi="Times New Roman" w:cs="Times New Roman"/>
          <w:bCs/>
          <w:lang w:val="en-US"/>
        </w:rPr>
        <w:t xml:space="preserve">show that </w:t>
      </w:r>
      <w:r w:rsidR="002053A4">
        <w:rPr>
          <w:rFonts w:ascii="Times New Roman" w:hAnsi="Times New Roman" w:cs="Times New Roman"/>
          <w:bCs/>
          <w:lang w:val="en-US"/>
        </w:rPr>
        <w:t>focusing on changes in bottom-up processes can</w:t>
      </w:r>
      <w:r w:rsidR="00BF0391">
        <w:rPr>
          <w:rFonts w:ascii="Times New Roman" w:hAnsi="Times New Roman" w:cs="Times New Roman"/>
          <w:bCs/>
          <w:lang w:val="en-US"/>
        </w:rPr>
        <w:t xml:space="preserve"> risk missing the </w:t>
      </w:r>
      <w:r w:rsidR="002053A4">
        <w:rPr>
          <w:rFonts w:ascii="Times New Roman" w:hAnsi="Times New Roman" w:cs="Times New Roman"/>
          <w:bCs/>
          <w:lang w:val="en-US"/>
        </w:rPr>
        <w:t xml:space="preserve">potential for fish to increase their growth rates with initial warming, and how that response </w:t>
      </w:r>
      <w:r w:rsidR="005A2127">
        <w:rPr>
          <w:rFonts w:ascii="Times New Roman" w:hAnsi="Times New Roman" w:cs="Times New Roman"/>
          <w:bCs/>
          <w:lang w:val="en-US"/>
        </w:rPr>
        <w:t xml:space="preserve">varies </w:t>
      </w:r>
      <w:r w:rsidR="002053A4">
        <w:rPr>
          <w:rFonts w:ascii="Times New Roman" w:hAnsi="Times New Roman" w:cs="Times New Roman"/>
          <w:bCs/>
          <w:lang w:val="en-US"/>
        </w:rPr>
        <w:t>over ontogeny</w:t>
      </w:r>
      <w:r w:rsidR="00BF0391">
        <w:rPr>
          <w:rFonts w:ascii="Times New Roman" w:hAnsi="Times New Roman" w:cs="Times New Roman"/>
          <w:bCs/>
          <w:lang w:val="en-US"/>
        </w:rPr>
        <w:t xml:space="preserve">. </w:t>
      </w:r>
    </w:p>
    <w:p w14:paraId="6E0204B1" w14:textId="7EB6A6C2" w:rsidR="005F00E4" w:rsidRDefault="009179CD"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In fisheries stock assessment, p</w:t>
      </w:r>
      <w:r w:rsidR="000D63B2">
        <w:rPr>
          <w:rFonts w:ascii="Times New Roman" w:hAnsi="Times New Roman" w:cs="Times New Roman"/>
          <w:bCs/>
          <w:lang w:val="en-US"/>
        </w:rPr>
        <w:t xml:space="preserve">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sidR="000D63B2">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 xml:space="preserve">mortality </w:t>
      </w:r>
      <w:r w:rsidR="00CC0917">
        <w:rPr>
          <w:rFonts w:ascii="Times New Roman" w:hAnsi="Times New Roman" w:cs="Times New Roman"/>
          <w:bCs/>
          <w:lang w:val="en-US"/>
        </w:rPr>
        <w:t xml:space="preserve">for stock dynamics </w:t>
      </w:r>
      <w:r w:rsidR="00DC0F7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2016)","noteIndex":0},"citationItems":[{"id":758,"uris":["http://zotero.org/users/6116610/items/SYS9FXZN"],"uri":["http://zotero.org/users/6116610/items/SYS9FXZN"],"itemData":{"id":758,"type":"book","abstract":"Buy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r w:rsidR="00D33669">
        <w:rPr>
          <w:rFonts w:ascii="Times New Roman" w:hAnsi="Times New Roman" w:cs="Times New Roman"/>
          <w:bCs/>
          <w:lang w:val="en-US"/>
        </w:rPr>
        <w:t xml:space="preserve"> </w:t>
      </w:r>
      <w:r w:rsidR="004650D2">
        <w:rPr>
          <w:rFonts w:ascii="Times New Roman" w:hAnsi="Times New Roman" w:cs="Times New Roman"/>
          <w:bCs/>
          <w:lang w:val="en-US"/>
        </w:rPr>
        <w:t xml:space="preserve">fisheries reference points and targets are increasingly acknowledged </w:t>
      </w:r>
      <w:r w:rsidR="004650D2">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2016)","noteIndex":0},"citationItems":[{"id":760,"uris":["http://zotero.org/users/6116610/items/EZ2EFZKX"],"uri":["http://zotero.org/users/6116610/items/EZ2EFZKX"],"itemData":{"id":760,"type":"article-journal","abstract":"Fisheries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4650D2">
        <w:rPr>
          <w:rFonts w:ascii="Times New Roman" w:hAnsi="Times New Roman" w:cs="Times New Roman"/>
          <w:bCs/>
          <w:lang w:val="en-US"/>
        </w:rPr>
        <w:fldChar w:fldCharType="separate"/>
      </w:r>
      <w:r w:rsidR="004650D2" w:rsidRPr="007D2ABE">
        <w:rPr>
          <w:rFonts w:ascii="Times New Roman" w:hAnsi="Times New Roman" w:cs="Times New Roman"/>
          <w:lang w:val="en-GB"/>
        </w:rPr>
        <w:t xml:space="preserve">(Thorson </w:t>
      </w:r>
      <w:r w:rsidR="004650D2" w:rsidRPr="007D2ABE">
        <w:rPr>
          <w:rFonts w:ascii="Times New Roman" w:hAnsi="Times New Roman" w:cs="Times New Roman"/>
          <w:i/>
          <w:iCs/>
          <w:lang w:val="en-GB"/>
        </w:rPr>
        <w:t>et al.</w:t>
      </w:r>
      <w:r w:rsidR="004650D2" w:rsidRPr="007D2ABE">
        <w:rPr>
          <w:rFonts w:ascii="Times New Roman" w:hAnsi="Times New Roman" w:cs="Times New Roman"/>
          <w:lang w:val="en-GB"/>
        </w:rPr>
        <w:t xml:space="preserve"> 2015; Lorenzen 2016)</w:t>
      </w:r>
      <w:r w:rsidR="004650D2">
        <w:rPr>
          <w:rFonts w:ascii="Times New Roman" w:hAnsi="Times New Roman" w:cs="Times New Roman"/>
          <w:bCs/>
          <w:lang w:val="en-US"/>
        </w:rPr>
        <w:fldChar w:fldCharType="end"/>
      </w:r>
      <w:r w:rsidR="00AC15CA">
        <w:rPr>
          <w:rFonts w:ascii="Times New Roman" w:hAnsi="Times New Roman" w:cs="Times New Roman"/>
          <w:bCs/>
          <w:lang w:val="en-US"/>
        </w:rPr>
        <w:t>.</w:t>
      </w:r>
      <w:r w:rsidR="004650D2">
        <w:rPr>
          <w:rFonts w:ascii="Times New Roman" w:hAnsi="Times New Roman" w:cs="Times New Roman"/>
          <w:bCs/>
          <w:lang w:val="en-US"/>
        </w:rPr>
        <w:t xml:space="preserve"> </w:t>
      </w:r>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w:t>
      </w:r>
      <w:r w:rsidR="004650D2">
        <w:rPr>
          <w:rFonts w:ascii="Times New Roman" w:hAnsi="Times New Roman" w:cs="Times New Roman"/>
          <w:bCs/>
          <w:lang w:val="en-US"/>
        </w:rPr>
        <w:t>maximum sustainable yields (</w:t>
      </w:r>
      <m:oMath>
        <m:r>
          <w:rPr>
            <w:rFonts w:ascii="Cambria Math" w:hAnsi="Cambria Math" w:cs="Times New Roman"/>
            <w:lang w:val="en-US"/>
          </w:rPr>
          <m:t>MSY</m:t>
        </m:r>
      </m:oMath>
      <w:r w:rsidR="004650D2">
        <w:rPr>
          <w:rFonts w:ascii="Times New Roman" w:hAnsi="Times New Roman" w:cs="Times New Roman"/>
          <w:bCs/>
          <w:lang w:val="en-US"/>
        </w:rPr>
        <w:t>)</w:t>
      </w:r>
      <w:r w:rsidR="00A756DC">
        <w:rPr>
          <w:rFonts w:ascii="Times New Roman" w:hAnsi="Times New Roman" w:cs="Times New Roman"/>
          <w:bCs/>
          <w:lang w:val="en-US"/>
        </w:rPr>
        <w:t xml:space="preserve"> and </w:t>
      </w:r>
      <w:r w:rsidR="004650D2">
        <w:rPr>
          <w:rFonts w:ascii="Times New Roman" w:hAnsi="Times New Roman" w:cs="Times New Roman"/>
          <w:bCs/>
          <w:lang w:val="en-US"/>
        </w:rPr>
        <w:t xml:space="preserve">the fishing effort leading to </w:t>
      </w:r>
      <m:oMath>
        <m:r>
          <w:rPr>
            <w:rFonts w:ascii="Cambria Math" w:hAnsi="Cambria Math" w:cs="Times New Roman"/>
            <w:lang w:val="en-US"/>
          </w:rPr>
          <m:t>MSY</m:t>
        </m:r>
      </m:oMath>
      <w:r w:rsidR="00A756DC">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A756DC">
        <w:rPr>
          <w:rFonts w:ascii="Times New Roman" w:hAnsi="Times New Roman" w:cs="Times New Roman"/>
          <w:bCs/>
          <w:lang w:val="en-US"/>
        </w:rPr>
        <w:t>)</w:t>
      </w:r>
      <w:r w:rsidR="004650D2">
        <w:rPr>
          <w:rFonts w:ascii="Times New Roman" w:hAnsi="Times New Roman" w:cs="Times New Roman"/>
          <w:bCs/>
          <w:lang w:val="en-US"/>
        </w:rPr>
        <w:t xml:space="preserve"> var</w:t>
      </w:r>
      <w:r w:rsidR="00BD38E6">
        <w:rPr>
          <w:rFonts w:ascii="Times New Roman" w:hAnsi="Times New Roman" w:cs="Times New Roman"/>
          <w:bCs/>
          <w:lang w:val="en-US"/>
        </w:rPr>
        <w:t>y</w:t>
      </w:r>
      <w:r w:rsidR="004650D2">
        <w:rPr>
          <w:rFonts w:ascii="Times New Roman" w:hAnsi="Times New Roman" w:cs="Times New Roman"/>
          <w:bCs/>
          <w:lang w:val="en-US"/>
        </w:rPr>
        <w:t xml:space="preserve"> between </w:t>
      </w:r>
      <w:r w:rsidR="00CC0E7B">
        <w:rPr>
          <w:rFonts w:ascii="Times New Roman" w:hAnsi="Times New Roman" w:cs="Times New Roman"/>
          <w:bCs/>
          <w:lang w:val="en-US"/>
        </w:rPr>
        <w:t xml:space="preserve">modelling </w:t>
      </w:r>
      <w:r w:rsidR="004650D2">
        <w:rPr>
          <w:rFonts w:ascii="Times New Roman" w:hAnsi="Times New Roman" w:cs="Times New Roman"/>
          <w:bCs/>
          <w:lang w:val="en-US"/>
        </w:rPr>
        <w:t>scenarios</w:t>
      </w:r>
      <w:r w:rsidR="00625ADE">
        <w:rPr>
          <w:rFonts w:ascii="Times New Roman" w:hAnsi="Times New Roman" w:cs="Times New Roman"/>
          <w:bCs/>
          <w:lang w:val="en-US"/>
        </w:rPr>
        <w:t xml:space="preserve"> and that the effect can largely </w:t>
      </w:r>
      <w:r w:rsidR="00054604">
        <w:rPr>
          <w:rFonts w:ascii="Times New Roman" w:hAnsi="Times New Roman" w:cs="Times New Roman"/>
          <w:bCs/>
          <w:lang w:val="en-US"/>
        </w:rPr>
        <w:t xml:space="preserve">be </w:t>
      </w:r>
      <w:r w:rsidR="00625ADE">
        <w:rPr>
          <w:rFonts w:ascii="Times New Roman" w:hAnsi="Times New Roman" w:cs="Times New Roman"/>
          <w:bCs/>
          <w:lang w:val="en-US"/>
        </w:rPr>
        <w:t>predicted from changes in growth and size-structure</w:t>
      </w:r>
      <w:r w:rsidR="004650D2">
        <w:rPr>
          <w:rFonts w:ascii="Times New Roman" w:hAnsi="Times New Roman" w:cs="Times New Roman"/>
          <w:bCs/>
          <w:lang w:val="en-US"/>
        </w:rPr>
        <w:t xml:space="preserve">. </w:t>
      </w:r>
      <w:r w:rsidR="001E02BF">
        <w:rPr>
          <w:rFonts w:ascii="Times New Roman" w:hAnsi="Times New Roman" w:cs="Times New Roman"/>
          <w:bCs/>
          <w:lang w:val="en-US"/>
        </w:rPr>
        <w:t xml:space="preserve">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w:t>
      </w:r>
      <w:r w:rsidR="00160D4A">
        <w:rPr>
          <w:rFonts w:ascii="Times New Roman" w:hAnsi="Times New Roman" w:cs="Times New Roman"/>
          <w:bCs/>
          <w:lang w:val="en-US"/>
        </w:rPr>
        <w:t>,</w:t>
      </w:r>
      <w:r w:rsidR="00E42CA0">
        <w:rPr>
          <w:rFonts w:ascii="Times New Roman" w:hAnsi="Times New Roman" w:cs="Times New Roman"/>
          <w:bCs/>
          <w:lang w:val="en-US"/>
        </w:rPr>
        <w:t xml:space="preserve"> size-at-age declines</w:t>
      </w:r>
      <w:r w:rsidR="00160D4A">
        <w:rPr>
          <w:rFonts w:ascii="Times New Roman" w:hAnsi="Times New Roman" w:cs="Times New Roman"/>
          <w:bCs/>
          <w:lang w:val="en-US"/>
        </w:rPr>
        <w:t xml:space="preserve"> and </w:t>
      </w:r>
      <m:oMath>
        <m:r>
          <w:rPr>
            <w:rFonts w:ascii="Cambria Math" w:hAnsi="Cambria Math" w:cs="Times New Roman"/>
            <w:lang w:val="en-US"/>
          </w:rPr>
          <m:t>MSY</m:t>
        </m:r>
      </m:oMath>
      <w:r w:rsidR="00ED7DD5">
        <w:rPr>
          <w:rFonts w:ascii="Times New Roman" w:eastAsiaTheme="minorEastAsia" w:hAnsi="Times New Roman" w:cs="Times New Roman"/>
          <w:bCs/>
          <w:lang w:val="en-US"/>
        </w:rPr>
        <w:t xml:space="preserve"> and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E255C0">
        <w:rPr>
          <w:rFonts w:ascii="Times New Roman" w:hAnsi="Times New Roman" w:cs="Times New Roman"/>
          <w:bCs/>
          <w:lang w:val="en-US"/>
        </w:rPr>
        <w:t xml:space="preserve"> </w:t>
      </w:r>
      <w:r w:rsidR="004650D2">
        <w:rPr>
          <w:rFonts w:ascii="Times New Roman" w:hAnsi="Times New Roman" w:cs="Times New Roman"/>
          <w:bCs/>
          <w:lang w:val="en-US"/>
        </w:rPr>
        <w:t xml:space="preserve">are lower in simulations with </w:t>
      </w:r>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w:t>
      </w:r>
      <w:r w:rsidR="004650D2">
        <w:rPr>
          <w:rFonts w:ascii="Times New Roman" w:hAnsi="Times New Roman" w:cs="Times New Roman"/>
          <w:bCs/>
          <w:lang w:val="en-US"/>
        </w:rPr>
        <w:t xml:space="preserve">warming </w:t>
      </w:r>
      <w:r w:rsidR="00A068BE">
        <w:rPr>
          <w:rFonts w:ascii="Times New Roman" w:eastAsiaTheme="minorEastAsia" w:hAnsi="Times New Roman" w:cs="Times New Roman"/>
          <w:bCs/>
          <w:lang w:val="en-US"/>
        </w:rPr>
        <w:t xml:space="preserve">relative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160D4A">
        <w:rPr>
          <w:rFonts w:ascii="Times New Roman" w:hAnsi="Times New Roman" w:cs="Times New Roman"/>
          <w:bCs/>
          <w:lang w:val="en-US"/>
        </w:rPr>
        <w:t xml:space="preserve">both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 xml:space="preserve">but </w:t>
      </w:r>
      <w:r w:rsidR="00391560">
        <w:rPr>
          <w:rFonts w:ascii="Times New Roman" w:hAnsi="Times New Roman" w:cs="Times New Roman"/>
          <w:bCs/>
          <w:lang w:val="en-US"/>
        </w:rPr>
        <w:t xml:space="preserve">the yield </w:t>
      </w:r>
      <w:r w:rsidR="00A405B3">
        <w:rPr>
          <w:rFonts w:ascii="Times New Roman" w:hAnsi="Times New Roman" w:cs="Times New Roman"/>
          <w:bCs/>
          <w:lang w:val="en-US"/>
        </w:rPr>
        <w:t>is lower, likely due to due declines in abundance-at-size</w:t>
      </w:r>
      <w:r w:rsidR="00F328EE">
        <w:rPr>
          <w:rFonts w:ascii="Times New Roman" w:hAnsi="Times New Roman" w:cs="Times New Roman"/>
          <w:bCs/>
          <w:lang w:val="en-US"/>
        </w:rPr>
        <w:t>.</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3274B1">
        <w:rPr>
          <w:rFonts w:ascii="Times New Roman" w:eastAsiaTheme="minorEastAsia" w:hAnsi="Times New Roman" w:cs="Times New Roman"/>
          <w:bCs/>
          <w:vertAlign w:val="subscript"/>
          <w:lang w:val="en-US"/>
        </w:rPr>
        <w:t xml:space="preserve"> </w:t>
      </w:r>
      <w:r w:rsidR="003274B1">
        <w:rPr>
          <w:rFonts w:ascii="Times New Roman" w:hAnsi="Times New Roman" w:cs="Times New Roman"/>
          <w:bCs/>
          <w:lang w:val="en-US"/>
        </w:rPr>
        <w:t xml:space="preserve">is </w:t>
      </w:r>
      <w:r w:rsidR="006F16AE">
        <w:rPr>
          <w:rFonts w:ascii="Times New Roman" w:hAnsi="Times New Roman" w:cs="Times New Roman"/>
          <w:bCs/>
          <w:lang w:val="en-US"/>
        </w:rPr>
        <w:t xml:space="preserve">higher </w:t>
      </w:r>
      <w:r w:rsidR="0072288B">
        <w:rPr>
          <w:rFonts w:ascii="Times New Roman" w:hAnsi="Times New Roman" w:cs="Times New Roman"/>
          <w:bCs/>
          <w:lang w:val="en-US"/>
        </w:rPr>
        <w:t>when temperature is increased by +2</w:t>
      </w:r>
      <m:oMath>
        <m:r>
          <w:rPr>
            <w:rFonts w:ascii="Cambria Math" w:hAnsi="Cambria Math" w:cs="Times New Roman"/>
            <w:lang w:val="en-US"/>
          </w:rPr>
          <m:t>℃</m:t>
        </m:r>
      </m:oMath>
      <w:r w:rsidR="003274B1">
        <w:rPr>
          <w:rFonts w:ascii="Times New Roman" w:eastAsiaTheme="minorEastAsia" w:hAnsi="Times New Roman" w:cs="Times New Roman"/>
          <w:lang w:val="en-US"/>
        </w:rPr>
        <w:t>, and fo</w:t>
      </w:r>
      <w:r w:rsidR="00BB5FF6">
        <w:rPr>
          <w:rFonts w:ascii="Times New Roman" w:eastAsiaTheme="minorEastAsia" w:hAnsi="Times New Roman" w:cs="Times New Roman"/>
          <w:lang w:val="en-US"/>
        </w:rPr>
        <w:t>r cod also the yield is higher</w:t>
      </w:r>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w:t>
      </w:r>
      <w:r w:rsidR="008C62F4">
        <w:rPr>
          <w:rFonts w:ascii="Times New Roman" w:hAnsi="Times New Roman" w:cs="Times New Roman"/>
          <w:bCs/>
          <w:lang w:val="en-US"/>
        </w:rPr>
        <w:t xml:space="preserve">body </w:t>
      </w:r>
      <w:r w:rsidR="00744222">
        <w:rPr>
          <w:rFonts w:ascii="Times New Roman" w:hAnsi="Times New Roman" w:cs="Times New Roman"/>
          <w:bCs/>
          <w:lang w:val="en-US"/>
        </w:rPr>
        <w:t>growth</w:t>
      </w:r>
      <w:r w:rsidR="008C62F4">
        <w:rPr>
          <w:rFonts w:ascii="Times New Roman" w:hAnsi="Times New Roman" w:cs="Times New Roman"/>
          <w:bCs/>
          <w:lang w:val="en-US"/>
        </w:rPr>
        <w:t>,</w:t>
      </w:r>
      <w:r w:rsidR="004650D2">
        <w:rPr>
          <w:rFonts w:ascii="Times New Roman" w:hAnsi="Times New Roman" w:cs="Times New Roman"/>
          <w:bCs/>
          <w:lang w:val="en-US"/>
        </w:rPr>
        <w:t xml:space="preserve"> when making</w:t>
      </w:r>
      <w:r w:rsidR="00525FB4">
        <w:rPr>
          <w:rFonts w:ascii="Times New Roman" w:hAnsi="Times New Roman" w:cs="Times New Roman"/>
          <w:bCs/>
          <w:lang w:val="en-US"/>
        </w:rPr>
        <w:t xml:space="preserve"> 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4C9223F0" w:rsidR="006B70B3" w:rsidRPr="00812608" w:rsidRDefault="008F2F96" w:rsidP="00C153DD">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w:t>
      </w:r>
      <w:r w:rsidR="00A44A40">
        <w:rPr>
          <w:rFonts w:ascii="Times New Roman" w:hAnsi="Times New Roman" w:cs="Times New Roman"/>
          <w:bCs/>
          <w:lang w:val="en-US"/>
        </w:rPr>
        <w:t xml:space="preserve">ncluding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49656F">
        <w:rPr>
          <w:rFonts w:cstheme="minorHAnsi"/>
          <w:bCs/>
          <w:lang w:val="en-US"/>
        </w:rPr>
        <w:t xml:space="preserve"> by </w:t>
      </w:r>
      <w:r w:rsidR="00D02D85">
        <w:rPr>
          <w:rFonts w:cstheme="minorHAnsi"/>
          <w:bCs/>
          <w:lang w:val="en-US"/>
        </w:rPr>
        <w:t>sampl</w:t>
      </w:r>
      <w:r w:rsidR="0049656F">
        <w:rPr>
          <w:rFonts w:cstheme="minorHAnsi"/>
          <w:bCs/>
          <w:lang w:val="en-US"/>
        </w:rPr>
        <w:t>ing</w:t>
      </w:r>
      <w:r w:rsidR="00D02D85">
        <w:rPr>
          <w:rFonts w:cstheme="minorHAnsi"/>
          <w:bCs/>
          <w:lang w:val="en-US"/>
        </w:rPr>
        <w:t xml:space="preserve"> parameters from </w:t>
      </w:r>
      <w:r w:rsidR="00230136">
        <w:rPr>
          <w:rFonts w:cstheme="minorHAnsi"/>
          <w:bCs/>
          <w:lang w:val="en-US"/>
        </w:rPr>
        <w:t xml:space="preserve">distributions </w:t>
      </w:r>
      <w:r w:rsidR="00D02D85">
        <w:rPr>
          <w:rFonts w:cstheme="minorHAnsi"/>
          <w:bCs/>
          <w:lang w:val="en-US"/>
        </w:rPr>
        <w:t>based on parameter estimates in the literature</w:t>
      </w:r>
      <w:r w:rsidR="00731E5B">
        <w:rPr>
          <w:rFonts w:cstheme="minorHAnsi"/>
          <w:bCs/>
          <w:lang w:val="en-US"/>
        </w:rPr>
        <w:t xml:space="preserve"> </w:t>
      </w:r>
      <w:r w:rsidR="00731E5B">
        <w:rPr>
          <w:rFonts w:cstheme="minorHAnsi"/>
          <w:bCs/>
          <w:lang w:val="en-US"/>
        </w:rPr>
        <w:fldChar w:fldCharType="begin"/>
      </w:r>
      <w:r w:rsidR="006658D8">
        <w:rPr>
          <w:rFonts w:cstheme="minorHAnsi"/>
          <w:bCs/>
          <w:lang w:val="en-US"/>
        </w:rPr>
        <w:instrText xml:space="preserve"> ADDIN ZOTERO_ITEM CSL_CITATION {"citationID":"aZHjD37u","properties":{"formattedCitation":"(Lindmark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731E5B">
        <w:rPr>
          <w:rFonts w:cstheme="minorHAnsi"/>
          <w:bCs/>
          <w:lang w:val="en-US"/>
        </w:rPr>
        <w:fldChar w:fldCharType="separate"/>
      </w:r>
      <w:r w:rsidR="00731E5B">
        <w:rPr>
          <w:rFonts w:cstheme="minorHAnsi"/>
          <w:bCs/>
          <w:noProof/>
          <w:lang w:val="en-US"/>
        </w:rPr>
        <w:t>(Lindmark 2020)</w:t>
      </w:r>
      <w:r w:rsidR="00731E5B">
        <w:rPr>
          <w:rFonts w:cstheme="minorHAnsi"/>
          <w:bCs/>
          <w:lang w:val="en-US"/>
        </w:rPr>
        <w:fldChar w:fldCharType="end"/>
      </w:r>
      <w:r w:rsidR="003A3FDB">
        <w:rPr>
          <w:rFonts w:cstheme="minorHAnsi"/>
          <w:bCs/>
          <w:lang w:val="en-US"/>
        </w:rPr>
        <w:t xml:space="preserve">, which </w:t>
      </w:r>
      <w:r w:rsidR="009443D1">
        <w:rPr>
          <w:rFonts w:cstheme="minorHAnsi"/>
          <w:bCs/>
          <w:lang w:val="en-US"/>
        </w:rPr>
        <w:t>capture</w:t>
      </w:r>
      <w:r w:rsidR="003A3FDB">
        <w:rPr>
          <w:rFonts w:cstheme="minorHAnsi"/>
          <w:bCs/>
          <w:lang w:val="en-US"/>
        </w:rPr>
        <w:t>s</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6658D8">
        <w:rPr>
          <w:rFonts w:cstheme="minorHAnsi"/>
          <w:bCs/>
          <w:lang w:val="en-US"/>
        </w:rPr>
        <w:instrText xml:space="preserve"> ADDIN ZOTERO_ITEM CSL_CITATION {"citationID":"VBVtxCXE","properties":{"formattedCitation":"(Brown {\\i{}et al.} 2004b)","plainCitation":"(Brown et al. 2004b)","noteIndex":0},"citationItems":[{"id":914,"uris":["http://zotero.org/users/6116610/items/D84IXDI8"],"uri":["http://zotero.org/users/6116610/items/D84IXDI8"],"itemData":{"id":914,"type":"article-journal","abstract":"Metabolism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52002860"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physiological 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6658D8">
        <w:rPr>
          <w:rFonts w:cstheme="minorHAnsi"/>
          <w:bCs/>
          <w:lang w:val="en-US"/>
        </w:rPr>
        <w:instrText xml:space="preserve"> ADDIN ZOTERO_ITEM CSL_CITATION {"citationID":"05PM1OEI","properties":{"formattedCitation":"(Woodworth-Jefcoats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6658D8">
        <w:rPr>
          <w:rFonts w:cstheme="minorHAnsi"/>
          <w:bCs/>
          <w:lang w:val="en-US"/>
        </w:rPr>
        <w:instrText xml:space="preserve"> ADDIN ZOTERO_ITEM CSL_CITATION {"citationID":"h6sXbhal","properties":{"formattedCitation":"(Canales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are then impacted by any warming-driven changes in predators, rather than driven by external data </w:t>
      </w:r>
      <w:r w:rsidR="00230136">
        <w:rPr>
          <w:rFonts w:cstheme="minorHAnsi"/>
          <w:bCs/>
          <w:lang w:val="en-US"/>
        </w:rPr>
        <w:fldChar w:fldCharType="begin"/>
      </w:r>
      <w:r w:rsidR="006658D8">
        <w:rPr>
          <w:rFonts w:cstheme="minorHAnsi"/>
          <w:bCs/>
          <w:lang w:val="en-US"/>
        </w:rPr>
        <w:instrText xml:space="preserve"> ADDIN ZOTERO_ITEM CSL_CITATION {"citationID":"1wZkNhrM","properties":{"formattedCitation":"(Canales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6658D8">
        <w:rPr>
          <w:rFonts w:cstheme="minorHAnsi"/>
          <w:bCs/>
          <w:lang w:val="en-US"/>
        </w:rPr>
        <w:instrText xml:space="preserve"> ADDIN ZOTERO_ITEM CSL_CITATION {"citationID":"0XbIBHAM","properties":{"formattedCitation":"(Woodworth-Jefcoats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504A2" w:rsidRPr="008504A2">
        <w:rPr>
          <w:rFonts w:ascii="Times New Roman" w:cs="Times New Roman"/>
          <w:lang w:val="en-GB"/>
        </w:rPr>
        <w:t xml:space="preserve">(Woodworth-Jefcoats </w:t>
      </w:r>
      <w:r w:rsidR="008504A2" w:rsidRPr="008504A2">
        <w:rPr>
          <w:rFonts w:ascii="Times New Roman" w:cs="Times New Roman"/>
          <w:i/>
          <w:iCs/>
          <w:lang w:val="en-GB"/>
        </w:rPr>
        <w:t>et al.</w:t>
      </w:r>
      <w:r w:rsidR="008504A2" w:rsidRPr="008504A2">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w:t>
      </w:r>
      <w:r w:rsidR="00ED2019">
        <w:rPr>
          <w:rFonts w:cstheme="minorHAnsi"/>
          <w:bCs/>
          <w:lang w:val="en-US"/>
        </w:rPr>
        <w:t xml:space="preserve"> </w:t>
      </w:r>
      <w:r w:rsidR="004B666B">
        <w:rPr>
          <w:rFonts w:cstheme="minorHAnsi"/>
          <w:bCs/>
          <w:lang w:val="en-US"/>
        </w:rPr>
        <w:t>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6658D8">
        <w:rPr>
          <w:rFonts w:cstheme="minorHAnsi"/>
          <w:bCs/>
          <w:lang w:val="en-US"/>
        </w:rPr>
        <w:instrText xml:space="preserve"> ADDIN ZOTERO_ITEM CSL_CITATION {"citationID":"SsT95I8A","properties":{"formattedCitation":"(Steinacher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494CAB">
        <w:rPr>
          <w:rFonts w:cstheme="minorHAnsi"/>
          <w:bCs/>
          <w:lang w:val="en-US"/>
        </w:rPr>
        <w:t xml:space="preserve"> </w:t>
      </w:r>
      <w:r w:rsidR="00494CAB" w:rsidRPr="002D0C50">
        <w:rPr>
          <w:rFonts w:ascii="Times New Roman" w:cs="Times New Roman"/>
          <w:lang w:val="en-GB"/>
        </w:rPr>
        <w:t xml:space="preserve">Flombaum </w:t>
      </w:r>
      <w:r w:rsidR="00494CAB" w:rsidRPr="002D0C50">
        <w:rPr>
          <w:rFonts w:ascii="Times New Roman" w:cs="Times New Roman"/>
          <w:i/>
          <w:iCs/>
          <w:lang w:val="en-GB"/>
        </w:rPr>
        <w:t>et al.</w:t>
      </w:r>
      <w:r w:rsidR="0024185C" w:rsidRPr="002D0C50">
        <w:rPr>
          <w:rFonts w:cstheme="minorHAnsi"/>
          <w:bCs/>
          <w:lang w:val="en-US"/>
        </w:rPr>
        <w:t xml:space="preserve"> </w:t>
      </w:r>
      <w:r w:rsidR="00320BA8" w:rsidRPr="002D0C50">
        <w:rPr>
          <w:rFonts w:cstheme="minorHAnsi"/>
          <w:bCs/>
          <w:lang w:val="en-US"/>
        </w:rPr>
        <w:fldChar w:fldCharType="begin"/>
      </w:r>
      <w:r w:rsidR="00494CAB">
        <w:rPr>
          <w:rFonts w:cstheme="minorHAnsi"/>
          <w:bCs/>
          <w:lang w:val="en-US"/>
        </w:rPr>
        <w:instrText xml:space="preserve"> ADDIN ZOTERO_ITEM CSL_CITATION {"citationID":"dOi7XtQC","properties":{"formattedCitation":"(2020)","plainCitation":"(2020)","noteIndex":0},"citationItems":[{"id":763,"uris":["http://zotero.org/users/6116610/items/DB8MKLQ7"],"uri":["http://zotero.org/users/6116610/items/DB8MKLQ7"],"itemData":{"id":763,"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C."}],"issued":{"date-parts":[["2020",2]]}},"suppress-author":true}],"schema":"https://github.com/citation-style-language/schema/raw/master/csl-citation.json"} </w:instrText>
      </w:r>
      <w:r w:rsidR="00320BA8" w:rsidRPr="002D0C50">
        <w:rPr>
          <w:rFonts w:cstheme="minorHAnsi"/>
          <w:bCs/>
          <w:lang w:val="en-US"/>
        </w:rPr>
        <w:fldChar w:fldCharType="separate"/>
      </w:r>
      <w:r w:rsidR="00494CAB">
        <w:rPr>
          <w:rFonts w:ascii="Times New Roman" w:cs="Times New Roman"/>
          <w:lang w:val="en-GB"/>
        </w:rPr>
        <w:t>(2020)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6658D8">
        <w:rPr>
          <w:rFonts w:cstheme="minorHAnsi"/>
          <w:bCs/>
          <w:lang w:val="en-US"/>
        </w:rPr>
        <w:instrText xml:space="preserve"> ADDIN ZOTERO_ITEM CSL_CITATION {"citationID":"C8tXMmqq","properties":{"formattedCitation":"(Woodworth-Jefcoats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 xml:space="preserve">(Woodworth-Jefcoats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w:t>
      </w:r>
      <w:r w:rsidR="001F0A86">
        <w:rPr>
          <w:rFonts w:cstheme="minorHAnsi"/>
          <w:bCs/>
          <w:lang w:val="en-US"/>
        </w:rPr>
        <w:t>would b</w:t>
      </w:r>
      <w:r w:rsidR="002B75B4">
        <w:rPr>
          <w:rFonts w:cstheme="minorHAnsi"/>
          <w:bCs/>
          <w:lang w:val="en-US"/>
        </w:rPr>
        <w:t>e</w:t>
      </w:r>
      <w:r w:rsidR="00A51B58">
        <w:rPr>
          <w:rFonts w:cstheme="minorHAnsi"/>
          <w:bCs/>
          <w:lang w:val="en-US"/>
        </w:rPr>
        <w:t xml:space="preserve"> straightforward to </w:t>
      </w:r>
      <w:r w:rsidR="00523952">
        <w:rPr>
          <w:rFonts w:cstheme="minorHAnsi"/>
          <w:bCs/>
          <w:lang w:val="en-US"/>
        </w:rPr>
        <w:t xml:space="preserve">model </w:t>
      </w:r>
      <w:r w:rsidR="00886B10">
        <w:rPr>
          <w:rFonts w:cstheme="minorHAnsi"/>
          <w:bCs/>
          <w:lang w:val="en-US"/>
        </w:rPr>
        <w:t>increases in productivity</w:t>
      </w:r>
      <w:r w:rsidR="00805D6F">
        <w:rPr>
          <w:rFonts w:cstheme="minorHAnsi"/>
          <w:bCs/>
          <w:lang w:val="en-US"/>
        </w:rPr>
        <w:t xml:space="preserve">, </w:t>
      </w:r>
      <w:r w:rsidR="0056030E">
        <w:rPr>
          <w:rFonts w:cstheme="minorHAnsi"/>
          <w:bCs/>
          <w:lang w:val="en-US"/>
        </w:rPr>
        <w:t>as predicted on average by</w:t>
      </w:r>
      <w:r w:rsidR="001F6263">
        <w:rPr>
          <w:rFonts w:cstheme="minorHAnsi"/>
          <w:bCs/>
          <w:lang w:val="en-US"/>
        </w:rPr>
        <w:t xml:space="preserve"> </w:t>
      </w:r>
      <w:r w:rsidR="001F6263" w:rsidRPr="00C53436">
        <w:rPr>
          <w:rFonts w:ascii="Times New Roman" w:cs="Times New Roman"/>
          <w:lang w:val="en-GB"/>
        </w:rPr>
        <w:t xml:space="preserve">Sarmiento </w:t>
      </w:r>
      <w:r w:rsidR="001F6263" w:rsidRPr="00C53436">
        <w:rPr>
          <w:rFonts w:ascii="Times New Roman" w:cs="Times New Roman"/>
          <w:i/>
          <w:iCs/>
          <w:lang w:val="en-GB"/>
        </w:rPr>
        <w:t>et al.</w:t>
      </w:r>
      <w:r w:rsidR="0056030E">
        <w:rPr>
          <w:rFonts w:cstheme="minorHAnsi"/>
          <w:bCs/>
          <w:lang w:val="en-US"/>
        </w:rPr>
        <w:t xml:space="preserve"> </w:t>
      </w:r>
      <w:r w:rsidR="0056030E">
        <w:rPr>
          <w:rFonts w:cstheme="minorHAnsi"/>
          <w:bCs/>
          <w:lang w:val="en-US"/>
        </w:rPr>
        <w:fldChar w:fldCharType="begin"/>
      </w:r>
      <w:r w:rsidR="001F6263">
        <w:rPr>
          <w:rFonts w:cstheme="minorHAnsi"/>
          <w:bCs/>
          <w:lang w:val="en-US"/>
        </w:rPr>
        <w:instrText xml:space="preserve"> ADDIN ZOTERO_ITEM CSL_CITATION {"citationID":"qI1hRPCQ","properties":{"formattedCitation":"(2004)","plainCitation":"(2004)","noteIndex":0},"citationItems":[{"id":640,"uris":["http://zotero.org/users/6116610/items/4JIMJ5IZ"],"uri":["http://zotero.org/users/6116610/items/4JIMJ5IZ"],"itemData":{"id":640,"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A"},{"family":"Stouffer","given":"R"}],"issued":{"date-parts":[["2004"]]}},"suppress-author":true}],"schema":"https://github.com/citation-style-language/schema/raw/master/csl-citation.json"} </w:instrText>
      </w:r>
      <w:r w:rsidR="0056030E">
        <w:rPr>
          <w:rFonts w:cstheme="minorHAnsi"/>
          <w:bCs/>
          <w:lang w:val="en-US"/>
        </w:rPr>
        <w:fldChar w:fldCharType="separate"/>
      </w:r>
      <w:r w:rsidR="001F6263">
        <w:rPr>
          <w:rFonts w:ascii="Times New Roman" w:cs="Times New Roman"/>
          <w:lang w:val="en-GB"/>
        </w:rPr>
        <w:t>(2004)</w:t>
      </w:r>
      <w:r w:rsidR="0056030E">
        <w:rPr>
          <w:rFonts w:cstheme="minorHAnsi"/>
          <w:bCs/>
          <w:lang w:val="en-US"/>
        </w:rPr>
        <w:fldChar w:fldCharType="end"/>
      </w:r>
      <w:r w:rsidR="00805D6F">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w:t>
      </w:r>
      <w:r w:rsidR="00A15808">
        <w:rPr>
          <w:rFonts w:cstheme="minorHAnsi"/>
          <w:bCs/>
          <w:lang w:val="en-US"/>
        </w:rPr>
        <w:t xml:space="preserve"> </w:t>
      </w:r>
      <w:r w:rsidR="00AE4EB3">
        <w:rPr>
          <w:rFonts w:cstheme="minorHAnsi"/>
          <w:bCs/>
          <w:lang w:val="en-US"/>
        </w:rPr>
        <w:t>spectrum, as this is often found to be negatively related to temperature</w:t>
      </w:r>
      <w:r w:rsidR="008C62F4">
        <w:rPr>
          <w:rFonts w:cstheme="minorHAnsi"/>
          <w:bCs/>
          <w:lang w:val="en-US"/>
        </w:rPr>
        <w:t xml:space="preserve"> </w:t>
      </w:r>
      <w:r w:rsidR="008F7756">
        <w:rPr>
          <w:rFonts w:cstheme="minorHAnsi"/>
          <w:bCs/>
          <w:lang w:val="en-US"/>
        </w:rPr>
        <w:t xml:space="preserve">(e.g. </w:t>
      </w:r>
      <w:r w:rsidR="008035C1" w:rsidRPr="0098113C">
        <w:rPr>
          <w:rFonts w:ascii="Times" w:hAnsi="Times"/>
        </w:rPr>
        <w:fldChar w:fldCharType="begin"/>
      </w:r>
      <w:r w:rsidR="006658D8">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6658D8">
        <w:rPr>
          <w:rFonts w:ascii="Cambria Math" w:hAnsi="Cambria Math" w:cs="Cambria Math"/>
          <w:lang w:val="en-GB"/>
        </w:rPr>
        <w:instrText>‐</w:instrText>
      </w:r>
      <w:r w:rsidR="006658D8">
        <w:rPr>
          <w:rFonts w:ascii="Times" w:hAnsi="Times"/>
          <w:lang w:val="en-GB"/>
        </w:rPr>
        <w:instrText>Durocher et al. 2011; Canales et al. 2016; Woodworth-Jefcoats et al. 2019)","noteIndex":0},"citationItems":[{"id":948,"uris":["http://zotero.org/users/6116610/items/XJQXAPJQ"],"uri":["http://zotero.org/users/6116610/items/XJQXAPJQ"],"itemData":{"id":948,"type":"article-journal","abstract":"Organism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658D8">
        <w:rPr>
          <w:rFonts w:ascii="Cambria Math" w:hAnsi="Cambria Math" w:cs="Cambria Math"/>
          <w:lang w:val="en-GB"/>
        </w:rPr>
        <w:instrText>∼</w:instrText>
      </w:r>
      <w:r w:rsidR="006658D8">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6658D8">
        <w:rPr>
          <w:rFonts w:ascii="Cambria Math" w:hAnsi="Cambria Math" w:cs="Cambria Math"/>
          <w:lang w:val="en-GB"/>
        </w:rPr>
        <w:instrText>‐</w:instrText>
      </w:r>
      <w:r w:rsidR="006658D8">
        <w:rPr>
          <w:rFonts w:ascii="Times" w:hAnsi="Times"/>
          <w:lang w:val="en-GB"/>
        </w:rPr>
        <w:instrText>Durocher","given":"Gabriel"},{"family":"Montoya","given":"José M."},{"family":"Trimmer","given":"Mark"},{"family":"Woodward","given":"Guy"}],"issued":{"date-parts":[["2011"]]}}},{"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C."}],"accessed":{"date-parts":[["2019",8,27]]},"issued":{"date-parts":[["2019",7,4]]}}},{"id":798,"uris":["http://zotero.org/users/6116610/items/DZAJLYLT"],"uri":["http://zotero.org/users/6116610/items/DZAJLYLT"],"itemData":{"id":798,"type":"article-journal","abstract":"The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6658D8">
        <w:rPr>
          <w:rFonts w:ascii="Cambria Math" w:hAnsi="Cambria Math" w:cs="Cambria Math"/>
          <w:lang w:val="en-GB"/>
        </w:rPr>
        <w:instrText>‐</w:instrText>
      </w:r>
      <w:r w:rsidR="006658D8">
        <w:rPr>
          <w:rFonts w:ascii="Times" w:hAnsi="Times"/>
          <w:lang w:val="en-GB"/>
        </w:rPr>
        <w:instrText>Urrutia","given":"Ángel"},{"family":"Calvo</w:instrText>
      </w:r>
      <w:r w:rsidR="006658D8">
        <w:rPr>
          <w:rFonts w:ascii="Cambria Math" w:hAnsi="Cambria Math" w:cs="Cambria Math"/>
          <w:lang w:val="en-GB"/>
        </w:rPr>
        <w:instrText>‐</w:instrText>
      </w:r>
      <w:r w:rsidR="006658D8">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w:t>
      </w:r>
      <w:r w:rsidR="008C5386">
        <w:rPr>
          <w:rFonts w:ascii="Times" w:hAnsi="Times"/>
          <w:lang w:val="en-US"/>
        </w:rPr>
        <w:t xml:space="preserve">see </w:t>
      </w:r>
      <w:r w:rsidR="00AB0A2A" w:rsidRPr="00AB0A2A">
        <w:rPr>
          <w:rFonts w:ascii="Times" w:hAnsi="Times"/>
          <w:lang w:val="en-US"/>
        </w:rPr>
        <w:t>also</w:t>
      </w:r>
      <w:r w:rsidR="00840706">
        <w:rPr>
          <w:rFonts w:ascii="Times" w:hAnsi="Times"/>
          <w:lang w:val="en-US"/>
        </w:rPr>
        <w:t xml:space="preserve"> </w:t>
      </w:r>
      <w:r w:rsidR="00840706" w:rsidRPr="00AB0A2A">
        <w:rPr>
          <w:rFonts w:ascii="Times" w:hAnsi="Times" w:cs="Times New Roman"/>
          <w:lang w:val="en-GB"/>
        </w:rPr>
        <w:t xml:space="preserve">Barnes </w:t>
      </w:r>
      <w:r w:rsidR="00840706" w:rsidRPr="00AB0A2A">
        <w:rPr>
          <w:rFonts w:ascii="Times" w:hAnsi="Times" w:cs="Times New Roman"/>
          <w:i/>
          <w:iCs/>
          <w:lang w:val="en-GB"/>
        </w:rPr>
        <w:t>et al.</w:t>
      </w:r>
      <w:r w:rsidR="00AB0A2A" w:rsidRPr="00AB0A2A">
        <w:rPr>
          <w:rFonts w:ascii="Times" w:hAnsi="Times"/>
          <w:lang w:val="en-US"/>
        </w:rPr>
        <w:t xml:space="preserve"> </w:t>
      </w:r>
      <w:r w:rsidR="00AB0A2A">
        <w:rPr>
          <w:rFonts w:ascii="Times" w:hAnsi="Times"/>
          <w:lang w:val="en-US"/>
        </w:rPr>
        <w:fldChar w:fldCharType="begin"/>
      </w:r>
      <w:r w:rsidR="00840706">
        <w:rPr>
          <w:rFonts w:ascii="Times" w:hAnsi="Times"/>
          <w:lang w:val="en-US"/>
        </w:rPr>
        <w:instrText xml:space="preserve"> ADDIN ZOTERO_ITEM CSL_CITATION {"citationID":"wUD83TVx","properties":{"formattedCitation":"(2011)","plainCitation":"(2011)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A."},{"family":"Maxwell","given":"David"},{"family":"Jennings","given":"Simon"}],"issued":{"date-parts":[["2011",1,1]]}},"suppress-author":true}],"schema":"https://github.com/citation-style-language/schema/raw/master/csl-citation.json"} </w:instrText>
      </w:r>
      <w:r w:rsidR="00AB0A2A">
        <w:rPr>
          <w:rFonts w:ascii="Times" w:hAnsi="Times"/>
          <w:lang w:val="en-US"/>
        </w:rPr>
        <w:fldChar w:fldCharType="separate"/>
      </w:r>
      <w:r w:rsidR="00840706">
        <w:rPr>
          <w:rFonts w:ascii="Times" w:hAnsi="Times" w:cs="Times New Roman"/>
          <w:lang w:val="en-GB"/>
        </w:rPr>
        <w:t>(2011)</w:t>
      </w:r>
      <w:r w:rsidR="00AB0A2A">
        <w:rPr>
          <w:rFonts w:ascii="Times" w:hAnsi="Times"/>
          <w:lang w:val="en-US"/>
        </w:rPr>
        <w:fldChar w:fldCharType="end"/>
      </w:r>
      <w:r w:rsidR="008F7756">
        <w:rPr>
          <w:rFonts w:ascii="Times" w:hAnsi="Times"/>
          <w:lang w:val="en-US"/>
        </w:rPr>
        <w:t>)</w:t>
      </w:r>
      <w:r w:rsidR="004B4C11">
        <w:rPr>
          <w:rFonts w:cstheme="minorHAnsi"/>
          <w:bCs/>
          <w:lang w:val="en-US"/>
        </w:rPr>
        <w:t xml:space="preserve">. </w:t>
      </w:r>
    </w:p>
    <w:p w14:paraId="654FEFE0" w14:textId="056F1591" w:rsidR="0098113C" w:rsidRDefault="00231B23" w:rsidP="00AA1FC1">
      <w:pPr>
        <w:spacing w:line="480" w:lineRule="auto"/>
        <w:ind w:firstLine="284"/>
        <w:jc w:val="both"/>
        <w:rPr>
          <w:rFonts w:cstheme="minorHAnsi"/>
          <w:bCs/>
          <w:lang w:val="en-US"/>
        </w:rPr>
      </w:pPr>
      <w:r w:rsidRPr="00E04845">
        <w:rPr>
          <w:rFonts w:cstheme="minorHAnsi"/>
          <w:bCs/>
          <w:lang w:val="en-US"/>
        </w:rPr>
        <w:t>Ecological</w:t>
      </w:r>
      <w:r>
        <w:rPr>
          <w:rFonts w:cstheme="minorHAnsi"/>
          <w:bCs/>
          <w:lang w:val="en-US"/>
        </w:rPr>
        <w:t xml:space="preserve"> forecasting is inherently </w:t>
      </w:r>
      <w:r w:rsidR="0073428A">
        <w:rPr>
          <w:rFonts w:cstheme="minorHAnsi"/>
          <w:bCs/>
          <w:lang w:val="en-US"/>
        </w:rPr>
        <w:t xml:space="preserve">difficult </w:t>
      </w:r>
      <w:r w:rsidR="00E50063">
        <w:rPr>
          <w:rFonts w:cstheme="minorHAnsi"/>
          <w:bCs/>
          <w:lang w:val="en-US"/>
        </w:rPr>
        <w:fldChar w:fldCharType="begin"/>
      </w:r>
      <w:r w:rsidR="006658D8">
        <w:rPr>
          <w:rFonts w:cstheme="minorHAnsi"/>
          <w:bCs/>
          <w:lang w:val="en-US"/>
        </w:rPr>
        <w:instrText xml:space="preserve"> ADDIN ZOTERO_ITEM CSL_CITATION {"citationID":"o6D3XQd2","properties":{"formattedCitation":"(Lindegren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381984">
        <w:rPr>
          <w:rFonts w:cstheme="minorHAnsi"/>
          <w:bCs/>
          <w:lang w:val="en-US"/>
        </w:rPr>
        <w:instrText xml:space="preserve"> ADDIN ZOTERO_ITEM CSL_CITATION {"citationID":"WS1l041V","properties":{"formattedCitation":"(M\\uc0\\u246{}llmann {\\i{}et al.} 2009; Sved\\uc0\\u228{}ng &amp; Hornborg 2014; Casini {\\i{}et al.} 2016; Mion {\\i{}et al.} 2018; Orio {\\i{}et al.} 2019)","plainCitation":"(Möllmann et al. 2009; Svedäng &amp; Hornborg 2014; Casini et al. 2016; Mion et al. 2018; Orio et al. 2019)","noteIndex":0},"citationItems":[{"id":910,"uris":["http://zotero.org/users/6116610/items/DVZJXZ48"],"uri":["http://zotero.org/users/6116610/items/DVZJXZ48"],"itemData":{"id":910,"type":"article-journal","abstract":"Marine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IHyKgdol/CL5vmS2H","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799,"uris":["http://zotero.org/users/6116610/items/DHHACKJR"],"uri":["http://zotero.org/users/6116610/items/DHHACKJR"],"itemData":{"id":799,"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381984" w:rsidRPr="00381984">
        <w:rPr>
          <w:rFonts w:cstheme="minorHAnsi"/>
          <w:bCs/>
          <w:lang w:val="sv-SE"/>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381984" w:rsidRPr="00381984">
        <w:rPr>
          <w:rFonts w:ascii="Times New Roman" w:cs="Times New Roman"/>
          <w:lang w:val="sv-SE"/>
        </w:rPr>
        <w:t xml:space="preserve">(Möllmann </w:t>
      </w:r>
      <w:r w:rsidR="00381984" w:rsidRPr="00381984">
        <w:rPr>
          <w:rFonts w:ascii="Times New Roman" w:cs="Times New Roman"/>
          <w:i/>
          <w:iCs/>
          <w:lang w:val="sv-SE"/>
        </w:rPr>
        <w:t>et al.</w:t>
      </w:r>
      <w:r w:rsidR="00381984" w:rsidRPr="00381984">
        <w:rPr>
          <w:rFonts w:ascii="Times New Roman" w:cs="Times New Roman"/>
          <w:lang w:val="sv-SE"/>
        </w:rPr>
        <w:t xml:space="preserve"> 2009; Svedäng &amp; Hornborg 2014; Casini </w:t>
      </w:r>
      <w:r w:rsidR="00381984" w:rsidRPr="00381984">
        <w:rPr>
          <w:rFonts w:ascii="Times New Roman" w:cs="Times New Roman"/>
          <w:i/>
          <w:iCs/>
          <w:lang w:val="sv-SE"/>
        </w:rPr>
        <w:t>et al.</w:t>
      </w:r>
      <w:r w:rsidR="00381984" w:rsidRPr="00381984">
        <w:rPr>
          <w:rFonts w:ascii="Times New Roman" w:cs="Times New Roman"/>
          <w:lang w:val="sv-SE"/>
        </w:rPr>
        <w:t xml:space="preserve"> 2016; Mion </w:t>
      </w:r>
      <w:r w:rsidR="00381984" w:rsidRPr="00381984">
        <w:rPr>
          <w:rFonts w:ascii="Times New Roman" w:cs="Times New Roman"/>
          <w:i/>
          <w:iCs/>
          <w:lang w:val="sv-SE"/>
        </w:rPr>
        <w:t>et al.</w:t>
      </w:r>
      <w:r w:rsidR="00381984" w:rsidRPr="00381984">
        <w:rPr>
          <w:rFonts w:ascii="Times New Roman" w:cs="Times New Roman"/>
          <w:lang w:val="sv-SE"/>
        </w:rPr>
        <w:t xml:space="preserve"> 2018; Orio </w:t>
      </w:r>
      <w:r w:rsidR="00381984" w:rsidRPr="00381984">
        <w:rPr>
          <w:rFonts w:ascii="Times New Roman" w:cs="Times New Roman"/>
          <w:i/>
          <w:iCs/>
          <w:lang w:val="sv-SE"/>
        </w:rPr>
        <w:t>et al.</w:t>
      </w:r>
      <w:r w:rsidR="00381984" w:rsidRPr="00381984">
        <w:rPr>
          <w:rFonts w:ascii="Times New Roman" w:cs="Times New Roman"/>
          <w:lang w:val="sv-SE"/>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6658D8">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2019)","noteIndex":0},"citationItems":[{"id":44,"uris":["http://zotero.org/users/6116610/items/QAV2VC4L"],"uri":["http://zotero.org/users/6116610/items/QAV2VC4L"],"itemData":{"id":44,"type":"article-journal","abstract":"The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Haste."},{"family":"Pedersen","given":"M"}],"issued":{"date-parts":[["2009"]]}}},{"id":341,"uris":["http://zotero.org/users/6116610/items/C99U83E4"],"uri":["http://zotero.org/users/6116610/items/C99U83E4"],"itemData":{"id":341,"type":"article-journal","abstract":"Indiscriminate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808,"uris":["http://zotero.org/users/6116610/items/HNV3TQNV"],"uri":["http://zotero.org/users/6116610/items/HNV3TQNV"],"itemData":{"id":808,"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6658D8">
        <w:rPr>
          <w:rFonts w:cstheme="minorHAnsi"/>
          <w:bCs/>
          <w:lang w:val="en-US"/>
        </w:rPr>
        <w:instrText xml:space="preserve"> ADDIN ZOTERO_ITEM CSL_CITATION {"citationID":"2X4Z1sL1","properties":{"formattedCitation":"(Blanchard {\\i{}et al.} 2017)","plainCitation":"(Blanchard et al. 2017)","noteIndex":0},"citationItems":[{"id":977,"uris":["http://zotero.org/users/6116610/items/QYPPUEVK"],"uri":["http://zotero.org/users/6116610/items/QYPPUEVK"],"itemData":{"id":977,"type":"article-journal","container-title":"Trends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6658D8">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372,"uris":["http://zotero.org/users/6116610/items/AB8EUS5X"],"uri":["http://zotero.org/users/6116610/items/AB8EUS5X"],"itemData":{"id":372,"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xml:space="preserve">. </w:t>
      </w:r>
      <w:r w:rsidR="00A15D40">
        <w:rPr>
          <w:rFonts w:cstheme="minorHAnsi"/>
          <w:bCs/>
          <w:lang w:val="en-US"/>
        </w:rPr>
        <w:t>Overall,</w:t>
      </w:r>
      <w:r w:rsidR="00381984">
        <w:rPr>
          <w:rFonts w:cstheme="minorHAnsi"/>
          <w:bCs/>
          <w:lang w:val="en-US"/>
        </w:rPr>
        <w:t xml:space="preserve">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r w:rsidR="00A00597">
        <w:rPr>
          <w:rFonts w:cstheme="minorHAnsi"/>
          <w:bCs/>
          <w:lang w:val="en-US"/>
        </w:rPr>
        <w:t xml:space="preserve"> in this system</w:t>
      </w:r>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6658D8">
        <w:rPr>
          <w:rFonts w:cstheme="minorHAnsi"/>
          <w:bCs/>
          <w:lang w:val="en-US"/>
        </w:rPr>
        <w:instrText xml:space="preserve"> ADDIN ZOTERO_ITEM CSL_CITATION {"citationID":"pEyJSSA0","properties":{"formattedCitation":"(MacKenzie &amp; K\\uc0\\u246{}ster 2004)","plainCitation":"(MacKenzie &amp; Köster 2004)","noteIndex":0},"citationItems":[{"id":792,"uris":["http://zotero.org/users/6116610/items/VBM5ECW3"],"uri":["http://zotero.org/users/6116610/items/VBM5ECW3"],"itemData":{"id":792,"type":"article-journal","abstract":"Processes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6658D8">
        <w:rPr>
          <w:rFonts w:cstheme="minorHAnsi"/>
          <w:bCs/>
          <w:lang w:val="en-US"/>
        </w:rPr>
        <w:instrText xml:space="preserve"> ADDIN ZOTERO_ITEM CSL_CITATION {"citationID":"WHKWFmP9","properties":{"formattedCitation":"(Lindegren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r w:rsidR="00A15D40">
        <w:rPr>
          <w:rFonts w:cstheme="minorHAnsi"/>
          <w:bCs/>
          <w:lang w:val="en-US"/>
        </w:rPr>
        <w:t>,</w:t>
      </w:r>
      <w:r w:rsidR="003903C5">
        <w:rPr>
          <w:rFonts w:cstheme="minorHAnsi"/>
          <w:bCs/>
          <w:lang w:val="en-US"/>
        </w:rPr>
        <w:t xml:space="preserve"> but</w:t>
      </w:r>
      <w:r w:rsidR="00A15D40">
        <w:rPr>
          <w:rFonts w:cstheme="minorHAnsi"/>
          <w:bCs/>
          <w:lang w:val="en-US"/>
        </w:rPr>
        <w:t xml:space="preserve"> </w:t>
      </w:r>
      <w:r w:rsidR="0056030E">
        <w:rPr>
          <w:rFonts w:cstheme="minorHAnsi"/>
          <w:bCs/>
          <w:lang w:val="en-US"/>
        </w:rPr>
        <w:t>project</w:t>
      </w:r>
      <w:r w:rsidR="00B473E3">
        <w:rPr>
          <w:rFonts w:cstheme="minorHAnsi"/>
          <w:bCs/>
          <w:lang w:val="en-US"/>
        </w:rPr>
        <w:t>s</w:t>
      </w:r>
      <w:r w:rsidR="0056030E">
        <w:rPr>
          <w:rFonts w:cstheme="minorHAnsi"/>
          <w:bCs/>
          <w:lang w:val="en-US"/>
        </w:rPr>
        <w:t xml:space="preserve"> outside observed conditions</w:t>
      </w:r>
      <w:r w:rsidR="00D517FA">
        <w:rPr>
          <w:rFonts w:cstheme="minorHAnsi"/>
          <w:bCs/>
          <w:lang w:val="en-US"/>
        </w:rPr>
        <w:t xml:space="preserve"> remain difficult</w:t>
      </w:r>
      <w:r w:rsidR="004F78D4">
        <w:rPr>
          <w:rFonts w:cstheme="minorHAnsi"/>
          <w:bCs/>
          <w:lang w:val="en-US"/>
        </w:rPr>
        <w:t xml:space="preserve"> </w:t>
      </w:r>
      <w:r w:rsidR="003903C5">
        <w:rPr>
          <w:rFonts w:cstheme="minorHAnsi"/>
          <w:bCs/>
          <w:lang w:val="en-US"/>
        </w:rPr>
        <w:t xml:space="preserve">since they </w:t>
      </w:r>
      <w:r w:rsidR="001930AE">
        <w:rPr>
          <w:rFonts w:cstheme="minorHAnsi"/>
          <w:bCs/>
          <w:lang w:val="en-US"/>
        </w:rPr>
        <w:t xml:space="preserve">lack </w:t>
      </w:r>
      <w:r w:rsidR="001D6F42">
        <w:rPr>
          <w:rFonts w:cstheme="minorHAnsi"/>
          <w:bCs/>
          <w:lang w:val="en-US"/>
        </w:rPr>
        <w:t>certain</w:t>
      </w:r>
      <w:r w:rsidR="005E6868">
        <w:rPr>
          <w:rFonts w:cstheme="minorHAnsi"/>
          <w:bCs/>
          <w:lang w:val="en-US"/>
        </w:rPr>
        <w:t xml:space="preserve"> </w:t>
      </w:r>
      <w:r w:rsidR="003903C5">
        <w:rPr>
          <w:rFonts w:cstheme="minorHAnsi"/>
          <w:bCs/>
          <w:lang w:val="en-US"/>
        </w:rPr>
        <w:t xml:space="preserve">mechanistic processes </w:t>
      </w:r>
      <w:r w:rsidR="004F78D4">
        <w:rPr>
          <w:rFonts w:cstheme="minorHAnsi"/>
          <w:bCs/>
          <w:lang w:val="en-US"/>
        </w:rPr>
        <w:fldChar w:fldCharType="begin"/>
      </w:r>
      <w:r w:rsidR="006658D8">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2018)","noteIndex":0},"citationItems":[{"id":764,"uris":["http://zotero.org/users/6116610/items/F2N26TGI"],"uri":["http://zotero.org/users/6116610/items/F2N26TGI"],"itemData":{"id":764,"type":"article-journal","abstract":"Natural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765,"uris":["http://zotero.org/users/6116610/items/DUFCXGQR"],"uri":["http://zotero.org/users/6116610/items/DUFCXGQR"],"itemData":{"id":765,"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 xml:space="preserve">(Gårdmark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6658D8">
        <w:rPr>
          <w:rFonts w:cstheme="minorHAnsi"/>
          <w:bCs/>
          <w:lang w:val="en-US"/>
        </w:rPr>
        <w:instrText xml:space="preserve"> ADDIN ZOTERO_ITEM CSL_CITATION {"citationID":"YV7tAgs5","properties":{"formattedCitation":"(Lindegren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6658D8">
        <w:rPr>
          <w:rFonts w:cstheme="minorHAnsi"/>
          <w:bCs/>
          <w:lang w:val="en-US"/>
        </w:rPr>
        <w:instrText xml:space="preserve"> ADDIN ZOTERO_ITEM CSL_CITATION {"citationID":"1q6n4uKj","properties":{"formattedCitation":"(Bartolino {\\i{}et al.} 2014)","plainCitation":"(Bartolino et al. 2014)","noteIndex":0},"citationItems":[{"id":902,"uris":["http://zotero.org/users/6116610/items/8EMJAISC"],"uri":["http://zotero.org/users/6116610/items/8EMJAISC"],"itemData":{"id":902,"type":"article-journal","abstract":"Climate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6658D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 xml:space="preserve">(Neuheimer </w:t>
      </w:r>
      <w:r w:rsidR="00F10C48" w:rsidRPr="00F10C48">
        <w:rPr>
          <w:rFonts w:ascii="Times New Roman" w:cs="Times New Roman"/>
          <w:i/>
          <w:iCs/>
          <w:lang w:val="en-GB"/>
        </w:rPr>
        <w:t>et al.</w:t>
      </w:r>
      <w:r w:rsidR="00F10C48" w:rsidRPr="00F10C48">
        <w:rPr>
          <w:rFonts w:ascii="Times New Roman" w:cs="Times New Roman"/>
          <w:lang w:val="en-GB"/>
        </w:rPr>
        <w:t xml:space="preserve"> 2011; Baudron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6658D8">
        <w:rPr>
          <w:rFonts w:cstheme="minorHAnsi"/>
          <w:bCs/>
          <w:lang w:val="en-US"/>
        </w:rPr>
        <w:instrText xml:space="preserve"> ADDIN ZOTERO_ITEM CSL_CITATION {"citationID":"bsxFxZEf","properties":{"formattedCitation":"(De Roos &amp; Persson 2013; Andersen 2019)","plainCitation":"(De Roos &amp; Persson 2013; Andersen 2019)","noteIndex":0},"citationItems":[{"id":8,"uris":["http://zotero.org/users/6116610/items/85YBFPYH"],"uri":["http://zotero.org/users/6116610/items/85YBFPYH"],"itemData":{"id":8,"type":"book","event-place":"Princeton, New Jersey, USA","ISBN":"1-4008-4561-0","publisher":"Princeton University Press","publisher-place":"Princeton, New Jersey, USA","title":"Population and community ecology of ontogenetic development","author":[{"family":"De Roos","given":"A. M"},{"family":"Persson","given":"L"}],"issued":{"date-parts":[["2013"]]}}},{"id":911,"uris":["http://zotero.org/users/6116610/items/ATL294ZJ"],"uri":["http://zotero.org/users/6116610/items/ATL294ZJ"],"itemData":{"id":911,"type":"book","abstract":"Fish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r w:rsidR="00D33669">
        <w:rPr>
          <w:rFonts w:cstheme="minorHAnsi"/>
          <w:bCs/>
          <w:lang w:val="en-US"/>
        </w:rPr>
        <w:t xml:space="preserve">It is </w:t>
      </w:r>
      <w:r w:rsidR="003368A0">
        <w:rPr>
          <w:rFonts w:cstheme="minorHAnsi"/>
          <w:bCs/>
          <w:lang w:val="en-US"/>
        </w:rPr>
        <w:t xml:space="preserve">important </w:t>
      </w:r>
      <w:r w:rsidR="00D33669">
        <w:rPr>
          <w:rFonts w:cstheme="minorHAnsi"/>
          <w:bCs/>
          <w:lang w:val="en-US"/>
        </w:rPr>
        <w:t xml:space="preserve">to overcome the </w:t>
      </w:r>
      <w:r w:rsidR="00C33D30">
        <w:rPr>
          <w:rFonts w:cstheme="minorHAnsi"/>
          <w:bCs/>
          <w:lang w:val="en-US"/>
        </w:rPr>
        <w:t xml:space="preserve">challenges </w:t>
      </w:r>
      <w:r w:rsidR="002F7801">
        <w:rPr>
          <w:rFonts w:cstheme="minorHAnsi"/>
          <w:bCs/>
          <w:lang w:val="en-US"/>
        </w:rPr>
        <w:t>associated with forecasting</w:t>
      </w:r>
      <w:r w:rsidR="00D33669">
        <w:rPr>
          <w:rFonts w:cstheme="minorHAnsi"/>
          <w:bCs/>
          <w:lang w:val="en-US"/>
        </w:rPr>
        <w:t xml:space="preserve">, because of the </w:t>
      </w:r>
      <w:r w:rsidR="003368A0">
        <w:rPr>
          <w:rFonts w:cstheme="minorHAnsi"/>
          <w:bCs/>
          <w:lang w:val="en-US"/>
        </w:rPr>
        <w:t xml:space="preserve">need for </w:t>
      </w:r>
      <w:r w:rsidR="00D33669">
        <w:rPr>
          <w:rFonts w:cstheme="minorHAnsi"/>
          <w:bCs/>
          <w:lang w:val="en-US"/>
        </w:rPr>
        <w:t>understanding food web and fisheries yield responses to warming. To that end</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D33669">
        <w:rPr>
          <w:rFonts w:cstheme="minorHAnsi"/>
          <w:bCs/>
          <w:lang w:val="en-US"/>
        </w:rPr>
        <w:t xml:space="preserve"> in order to resolve underlying mechanisms and thereby guide</w:t>
      </w:r>
      <w:r w:rsidR="004072CF">
        <w:rPr>
          <w:rFonts w:cstheme="minorHAnsi"/>
          <w:bCs/>
          <w:lang w:val="en-US"/>
        </w:rPr>
        <w:t xml:space="preserve"> </w:t>
      </w:r>
      <w:r w:rsidR="00201CC2">
        <w:rPr>
          <w:rFonts w:cstheme="minorHAnsi"/>
          <w:bCs/>
          <w:lang w:val="en-US"/>
        </w:rPr>
        <w:t>manag</w:t>
      </w:r>
      <w:r w:rsidR="00D33669">
        <w:rPr>
          <w:rFonts w:cstheme="minorHAnsi"/>
          <w:bCs/>
          <w:lang w:val="en-US"/>
        </w:rPr>
        <w:t xml:space="preserve">ement of exploitation of </w:t>
      </w:r>
      <w:r w:rsidR="002B433D">
        <w:rPr>
          <w:rFonts w:cstheme="minorHAnsi"/>
          <w:bCs/>
          <w:lang w:val="en-US"/>
        </w:rPr>
        <w:t>fish communities under climate change</w:t>
      </w:r>
      <w:r w:rsidR="00077AFB">
        <w:rPr>
          <w:rFonts w:cstheme="minorHAnsi"/>
          <w:bCs/>
          <w:lang w:val="en-US"/>
        </w:rPr>
        <w:t xml:space="preserve">. These </w:t>
      </w:r>
      <w:r w:rsidR="00160D4A">
        <w:rPr>
          <w:rFonts w:cstheme="minorHAnsi"/>
          <w:bCs/>
          <w:lang w:val="en-US"/>
        </w:rPr>
        <w:t xml:space="preserve">ensembles </w:t>
      </w:r>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w:t>
      </w:r>
      <w:r w:rsidR="00A00597">
        <w:rPr>
          <w:rFonts w:cstheme="minorHAnsi"/>
          <w:bCs/>
          <w:lang w:val="en-US"/>
        </w:rPr>
        <w:t xml:space="preserve"> and their temperature-dependencies </w:t>
      </w:r>
      <w:r w:rsidR="00D0116A">
        <w:rPr>
          <w:rFonts w:cstheme="minorHAnsi"/>
          <w:bCs/>
          <w:lang w:val="en-US"/>
        </w:rPr>
        <w:t>are explicitly modelled</w:t>
      </w:r>
      <w:r w:rsidR="002B433D">
        <w:rPr>
          <w:rFonts w:cstheme="minorHAnsi"/>
          <w:bCs/>
          <w:lang w:val="en-US"/>
        </w:rPr>
        <w:t>.</w:t>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0E81DD38" w:rsidR="00A00597" w:rsidRDefault="003074BC" w:rsidP="00A00597">
      <w:pPr>
        <w:spacing w:line="480" w:lineRule="auto"/>
        <w:contextualSpacing/>
        <w:jc w:val="both"/>
        <w:rPr>
          <w:rFonts w:eastAsiaTheme="minorEastAsia"/>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Reum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r w:rsidR="00154F46" w:rsidRPr="00F95139">
        <w:rPr>
          <w:rFonts w:cstheme="minorHAnsi"/>
          <w:lang w:val="en-GB"/>
        </w:rPr>
        <w:t xml:space="preserve">mizer during a workshop, </w:t>
      </w:r>
      <w:r w:rsidR="0085108F">
        <w:rPr>
          <w:rFonts w:cstheme="minorHAnsi"/>
          <w:lang w:val="en-GB"/>
        </w:rPr>
        <w:t>Ken Haste Andersen for helpful discussion on model calibration</w:t>
      </w:r>
      <w:r w:rsidR="00F806A4">
        <w:rPr>
          <w:rFonts w:cstheme="minorHAnsi"/>
          <w:lang w:val="en-GB"/>
        </w:rPr>
        <w:t xml:space="preserve">,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r w:rsidR="00E92C42" w:rsidRPr="00F95139">
        <w:rPr>
          <w:rFonts w:cstheme="minorHAnsi"/>
          <w:lang w:val="en-GB"/>
        </w:rPr>
        <w:t xml:space="preserve">mizer </w:t>
      </w:r>
      <w:r w:rsidR="00A919C6" w:rsidRPr="00F95139">
        <w:rPr>
          <w:rFonts w:cstheme="minorHAnsi"/>
          <w:lang w:val="en-GB"/>
        </w:rPr>
        <w:t>community</w:t>
      </w:r>
      <w:r w:rsidR="00531839">
        <w:rPr>
          <w:rFonts w:cstheme="minorHAnsi"/>
          <w:lang w:val="en-GB"/>
        </w:rPr>
        <w:t xml:space="preserve">, and Magnus Huss for </w:t>
      </w:r>
      <w:r w:rsidR="00531839" w:rsidRPr="00E528F2">
        <w:rPr>
          <w:rFonts w:cstheme="minorHAnsi"/>
          <w:lang w:val="en-GB"/>
        </w:rPr>
        <w:t>providing useful input.</w:t>
      </w:r>
      <w:r w:rsidR="00A00597" w:rsidRPr="00E528F2">
        <w:rPr>
          <w:rFonts w:cstheme="minorHAnsi"/>
          <w:lang w:val="en-GB"/>
        </w:rPr>
        <w:t xml:space="preserve"> </w:t>
      </w:r>
      <w:r w:rsidR="00A00597" w:rsidRPr="00E528F2">
        <w:rPr>
          <w:rFonts w:eastAsiaTheme="minorEastAsia"/>
          <w:lang w:val="en-GB"/>
        </w:rPr>
        <w:t>This study was supported by grants from the Swedish Research Council FORMAS (no. 217</w:t>
      </w:r>
      <w:r w:rsidR="00A00597" w:rsidRPr="00E528F2">
        <w:rPr>
          <w:rFonts w:eastAsiaTheme="minorEastAsia" w:hint="eastAsia"/>
          <w:lang w:val="en-GB"/>
        </w:rPr>
        <w:t>‐</w:t>
      </w:r>
      <w:r w:rsidR="00A00597" w:rsidRPr="00E528F2">
        <w:rPr>
          <w:rFonts w:eastAsiaTheme="minorEastAsia"/>
          <w:lang w:val="en-GB"/>
        </w:rPr>
        <w:t>2013</w:t>
      </w:r>
      <w:r w:rsidR="00A00597" w:rsidRPr="00E528F2">
        <w:rPr>
          <w:rFonts w:eastAsiaTheme="minorEastAsia" w:hint="eastAsia"/>
          <w:lang w:val="en-GB"/>
        </w:rPr>
        <w:t>‐</w:t>
      </w:r>
      <w:r w:rsidR="00A00597" w:rsidRPr="00E528F2">
        <w:rPr>
          <w:rFonts w:eastAsiaTheme="minorEastAsia"/>
          <w:lang w:val="en-GB"/>
        </w:rPr>
        <w:t>1315) and the Swedish Research Council (no. 2015</w:t>
      </w:r>
      <w:r w:rsidR="00A00597" w:rsidRPr="00E528F2">
        <w:rPr>
          <w:rFonts w:eastAsiaTheme="minorEastAsia" w:hint="eastAsia"/>
          <w:lang w:val="en-GB"/>
        </w:rPr>
        <w:t>‐</w:t>
      </w:r>
      <w:r w:rsidR="00A00597" w:rsidRPr="00E528F2">
        <w:rPr>
          <w:rFonts w:eastAsiaTheme="minorEastAsia"/>
          <w:lang w:val="en-GB"/>
        </w:rPr>
        <w:t>03752) (both to AG).</w:t>
      </w:r>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17"/>
      <w:r w:rsidRPr="00F95139">
        <w:rPr>
          <w:rFonts w:cstheme="minorHAnsi"/>
          <w:b/>
          <w:lang w:val="en-GB"/>
        </w:rPr>
        <w:t>Author contributions</w:t>
      </w:r>
      <w:commentRangeEnd w:id="17"/>
      <w:r w:rsidR="00B6138F">
        <w:rPr>
          <w:rStyle w:val="CommentReference"/>
        </w:rPr>
        <w:commentReference w:id="17"/>
      </w:r>
    </w:p>
    <w:p w14:paraId="484D8E3A" w14:textId="7E92FFEF" w:rsidR="003E4B85" w:rsidRPr="00F95139" w:rsidRDefault="00CF5D5A" w:rsidP="00182BA9">
      <w:pPr>
        <w:spacing w:line="480" w:lineRule="auto"/>
        <w:contextualSpacing/>
        <w:jc w:val="both"/>
        <w:rPr>
          <w:rFonts w:cstheme="minorHAnsi"/>
          <w:lang w:val="en-GB"/>
        </w:rPr>
      </w:pPr>
      <w:r w:rsidRPr="00F95139">
        <w:rPr>
          <w:rFonts w:cstheme="minorHAnsi"/>
          <w:lang w:val="en-GB"/>
        </w:rPr>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mizer</w:t>
      </w:r>
      <w:r w:rsidR="00D65C53" w:rsidRPr="00F95139">
        <w:rPr>
          <w:rFonts w:cstheme="minorHAnsi"/>
          <w:lang w:val="en-GB"/>
        </w:rPr>
        <w:t xml:space="preserve"> </w:t>
      </w:r>
      <w:r w:rsidR="00D65C53" w:rsidRPr="00AF32CB">
        <w:rPr>
          <w:rFonts w:cstheme="minorHAnsi"/>
        </w:rPr>
        <w:fldChar w:fldCharType="begin"/>
      </w:r>
      <w:r w:rsidR="006658D8">
        <w:rPr>
          <w:rFonts w:cstheme="minorHAnsi"/>
          <w:lang w:val="en-GB"/>
        </w:rPr>
        <w:instrText xml:space="preserve"> ADDIN ZOTERO_ITEM CSL_CITATION {"citationID":"WZEHtqVU","properties":{"formattedCitation":"(Scott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6B5FBC5E"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hyperlink r:id="rId21" w:history="1">
        <w:r w:rsidR="00ED01EF" w:rsidRPr="00461FFF">
          <w:rPr>
            <w:rStyle w:val="Hyperlink"/>
          </w:rPr>
          <w:t>https://github.com/maxlindmark/mizer-rewiring/tree/rewire-temp/baltic</w:t>
        </w:r>
      </w:hyperlink>
      <w:r w:rsidRPr="00F95139">
        <w:rPr>
          <w:rFonts w:ascii="Times" w:hAnsi="Times"/>
          <w:lang w:val="en-GB"/>
        </w:rPr>
        <w:t>), and will be deposited on Zenodo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p w14:paraId="22895E86" w14:textId="77777777" w:rsidR="00381984" w:rsidRPr="00381984" w:rsidRDefault="00C572FC" w:rsidP="00381984">
      <w:pPr>
        <w:pStyle w:val="Bibliography"/>
        <w:rPr>
          <w:lang w:val="en-GB"/>
        </w:rPr>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r w:rsidR="00381984" w:rsidRPr="00381984">
        <w:rPr>
          <w:lang w:val="en-GB"/>
        </w:rPr>
        <w:t xml:space="preserve">Andersen, K.H. (2019). </w:t>
      </w:r>
      <w:r w:rsidR="00381984" w:rsidRPr="00381984">
        <w:rPr>
          <w:i/>
          <w:iCs/>
          <w:lang w:val="en-GB"/>
        </w:rPr>
        <w:t>Fish Ecology, Evolution, and Exploitation: A New Theoretical Synthesis</w:t>
      </w:r>
      <w:r w:rsidR="00381984" w:rsidRPr="00381984">
        <w:rPr>
          <w:lang w:val="en-GB"/>
        </w:rPr>
        <w:t>. Princeton University Press.</w:t>
      </w:r>
    </w:p>
    <w:p w14:paraId="0AFBF38E" w14:textId="77777777" w:rsidR="00381984" w:rsidRPr="00381984" w:rsidRDefault="00381984" w:rsidP="00381984">
      <w:pPr>
        <w:pStyle w:val="Bibliography"/>
        <w:rPr>
          <w:lang w:val="sv-SE"/>
        </w:rPr>
      </w:pPr>
      <w:r w:rsidRPr="00381984">
        <w:rPr>
          <w:lang w:val="en-GB"/>
        </w:rPr>
        <w:t xml:space="preserve">Andersen, K.H., Berge, T., Gonçalves, R.J., Hartvig, M., Heuschele, J., Hylander, S., </w:t>
      </w:r>
      <w:r w:rsidRPr="00381984">
        <w:rPr>
          <w:i/>
          <w:iCs/>
          <w:lang w:val="en-GB"/>
        </w:rPr>
        <w:t>et al.</w:t>
      </w:r>
      <w:r w:rsidRPr="00381984">
        <w:rPr>
          <w:lang w:val="en-GB"/>
        </w:rPr>
        <w:t xml:space="preserve"> (2016a). Characteristic Sizes of Life in the Oceans, from Bacteria to Whales. </w:t>
      </w:r>
      <w:r w:rsidRPr="00381984">
        <w:rPr>
          <w:i/>
          <w:iCs/>
          <w:lang w:val="sv-SE"/>
        </w:rPr>
        <w:t>Ann Rev Mar Sci</w:t>
      </w:r>
      <w:r w:rsidRPr="00381984">
        <w:rPr>
          <w:lang w:val="sv-SE"/>
        </w:rPr>
        <w:t>, 8, 217–241.</w:t>
      </w:r>
    </w:p>
    <w:p w14:paraId="7EBB3CE3" w14:textId="77777777" w:rsidR="00381984" w:rsidRPr="00381984" w:rsidRDefault="00381984" w:rsidP="00381984">
      <w:pPr>
        <w:pStyle w:val="Bibliography"/>
        <w:rPr>
          <w:lang w:val="en-GB"/>
        </w:rPr>
      </w:pPr>
      <w:r w:rsidRPr="00381984">
        <w:rPr>
          <w:lang w:val="sv-SE"/>
        </w:rPr>
        <w:t xml:space="preserve">Andersen, K.H. &amp; Beyer, J.E. (2006). </w:t>
      </w:r>
      <w:r w:rsidRPr="00381984">
        <w:rPr>
          <w:lang w:val="en-GB"/>
        </w:rPr>
        <w:t xml:space="preserve">Asymptotic Size Determines Species Abundance in the Marine Size Spectrum. </w:t>
      </w:r>
      <w:r w:rsidRPr="00381984">
        <w:rPr>
          <w:i/>
          <w:iCs/>
          <w:lang w:val="en-GB"/>
        </w:rPr>
        <w:t>The American Naturalist</w:t>
      </w:r>
      <w:r w:rsidRPr="00381984">
        <w:rPr>
          <w:lang w:val="en-GB"/>
        </w:rPr>
        <w:t>, 168, 8.</w:t>
      </w:r>
    </w:p>
    <w:p w14:paraId="701BDA68" w14:textId="77777777" w:rsidR="00381984" w:rsidRPr="00381984" w:rsidRDefault="00381984" w:rsidP="00381984">
      <w:pPr>
        <w:pStyle w:val="Bibliography"/>
        <w:rPr>
          <w:lang w:val="en-GB"/>
        </w:rPr>
      </w:pPr>
      <w:r w:rsidRPr="00381984">
        <w:rPr>
          <w:lang w:val="en-GB"/>
        </w:rPr>
        <w:t xml:space="preserve">Andersen, K.Haste., Jacobsen, N.S., Life, O., Resources, A., Castle, C., Security, G.F., </w:t>
      </w:r>
      <w:r w:rsidRPr="00381984">
        <w:rPr>
          <w:i/>
          <w:iCs/>
          <w:lang w:val="en-GB"/>
        </w:rPr>
        <w:t>et al.</w:t>
      </w:r>
      <w:r w:rsidRPr="00381984">
        <w:rPr>
          <w:lang w:val="en-GB"/>
        </w:rPr>
        <w:t xml:space="preserve"> (2016b). The theoretical foundations for size spectrum models of fish communities. </w:t>
      </w:r>
      <w:r w:rsidRPr="00381984">
        <w:rPr>
          <w:i/>
          <w:iCs/>
          <w:lang w:val="en-GB"/>
        </w:rPr>
        <w:t>Canadian Journal of Fisheries and Aquatic Sciences</w:t>
      </w:r>
      <w:r w:rsidRPr="00381984">
        <w:rPr>
          <w:lang w:val="en-GB"/>
        </w:rPr>
        <w:t>, 73, 1–47.</w:t>
      </w:r>
    </w:p>
    <w:p w14:paraId="7796B10D" w14:textId="77777777" w:rsidR="00381984" w:rsidRPr="00381984" w:rsidRDefault="00381984" w:rsidP="00381984">
      <w:pPr>
        <w:pStyle w:val="Bibliography"/>
        <w:rPr>
          <w:lang w:val="en-GB"/>
        </w:rPr>
      </w:pPr>
      <w:r w:rsidRPr="00381984">
        <w:rPr>
          <w:lang w:val="en-GB"/>
        </w:rPr>
        <w:t xml:space="preserve">Andersen, K.Haste. &amp; Pedersen, M. (2009). Damped trophic cascades driven by fishing in model marine ecosystems. </w:t>
      </w:r>
      <w:r w:rsidRPr="00381984">
        <w:rPr>
          <w:i/>
          <w:iCs/>
          <w:lang w:val="en-GB"/>
        </w:rPr>
        <w:t>Proceedings of the Royal Society of London B: Biological Sciences</w:t>
      </w:r>
      <w:r w:rsidRPr="00381984">
        <w:rPr>
          <w:lang w:val="en-GB"/>
        </w:rPr>
        <w:t>, 277, 795–802.</w:t>
      </w:r>
    </w:p>
    <w:p w14:paraId="6B1347DD" w14:textId="77777777" w:rsidR="00381984" w:rsidRPr="00381984" w:rsidRDefault="00381984" w:rsidP="00381984">
      <w:pPr>
        <w:pStyle w:val="Bibliography"/>
        <w:rPr>
          <w:lang w:val="en-GB"/>
        </w:rPr>
      </w:pPr>
      <w:r w:rsidRPr="00381984">
        <w:rPr>
          <w:lang w:val="en-GB"/>
        </w:rPr>
        <w:t xml:space="preserve">Atkinson, D. (1994). Temperature and Organism Size—A Biological Law for Ectotherms? In: </w:t>
      </w:r>
      <w:r w:rsidRPr="00381984">
        <w:rPr>
          <w:i/>
          <w:iCs/>
          <w:lang w:val="en-GB"/>
        </w:rPr>
        <w:t>Advances in Ecological Research</w:t>
      </w:r>
      <w:r w:rsidRPr="00381984">
        <w:rPr>
          <w:lang w:val="en-GB"/>
        </w:rPr>
        <w:t>. Elsevier, pp. 1–58.</w:t>
      </w:r>
    </w:p>
    <w:p w14:paraId="5DB8EB22" w14:textId="77777777" w:rsidR="00381984" w:rsidRPr="00381984" w:rsidRDefault="00381984" w:rsidP="00381984">
      <w:pPr>
        <w:pStyle w:val="Bibliography"/>
        <w:rPr>
          <w:lang w:val="en-GB"/>
        </w:rPr>
      </w:pPr>
      <w:r w:rsidRPr="00381984">
        <w:rPr>
          <w:lang w:val="en-GB"/>
        </w:rPr>
        <w:t xml:space="preserve">Audzijonyte, A., Barneche, D.R., Baudron, A.R., Belmaker, J., Clark, T.D., Marshall, C.T., </w:t>
      </w:r>
      <w:r w:rsidRPr="00381984">
        <w:rPr>
          <w:i/>
          <w:iCs/>
          <w:lang w:val="en-GB"/>
        </w:rPr>
        <w:t>et al.</w:t>
      </w:r>
      <w:r w:rsidRPr="00381984">
        <w:rPr>
          <w:lang w:val="en-GB"/>
        </w:rPr>
        <w:t xml:space="preserve"> (2018). Is oxygen limitation in warming waters a valid mechanism to explain decreased body sizes in aquatic ectotherms? </w:t>
      </w:r>
      <w:r w:rsidRPr="00381984">
        <w:rPr>
          <w:i/>
          <w:iCs/>
          <w:lang w:val="en-GB"/>
        </w:rPr>
        <w:t>Global Ecology and Biogeography</w:t>
      </w:r>
      <w:r w:rsidRPr="00381984">
        <w:rPr>
          <w:lang w:val="en-GB"/>
        </w:rPr>
        <w:t>.</w:t>
      </w:r>
    </w:p>
    <w:p w14:paraId="1A216F50" w14:textId="77777777" w:rsidR="00381984" w:rsidRPr="00381984" w:rsidRDefault="00381984" w:rsidP="00381984">
      <w:pPr>
        <w:pStyle w:val="Bibliography"/>
        <w:rPr>
          <w:lang w:val="en-GB"/>
        </w:rPr>
      </w:pPr>
      <w:r w:rsidRPr="00381984">
        <w:rPr>
          <w:lang w:val="en-GB"/>
        </w:rPr>
        <w:t xml:space="preserve">Audzijonyte, A., Kuparinen, A., Gorton, R. &amp; Fulton, E.A. (2013). Ecological consequences of body size decline in harvested fish species: positive feedback loops in trophic interactions amplify human impact. </w:t>
      </w:r>
      <w:r w:rsidRPr="00381984">
        <w:rPr>
          <w:i/>
          <w:iCs/>
          <w:lang w:val="en-GB"/>
        </w:rPr>
        <w:t>Biology Letters</w:t>
      </w:r>
      <w:r w:rsidRPr="00381984">
        <w:rPr>
          <w:lang w:val="en-GB"/>
        </w:rPr>
        <w:t>, 9, 20121103.</w:t>
      </w:r>
    </w:p>
    <w:p w14:paraId="0FB8227D" w14:textId="77777777" w:rsidR="00381984" w:rsidRPr="00381984" w:rsidRDefault="00381984" w:rsidP="00381984">
      <w:pPr>
        <w:pStyle w:val="Bibliography"/>
        <w:rPr>
          <w:lang w:val="en-GB"/>
        </w:rPr>
      </w:pPr>
      <w:r w:rsidRPr="00381984">
        <w:rPr>
          <w:lang w:val="en-GB"/>
        </w:rPr>
        <w:t xml:space="preserve">Barange, M., Merino, G., Blanchard, J.L., Scholtens, J., Harle, J., Allison, E.H., </w:t>
      </w:r>
      <w:r w:rsidRPr="00381984">
        <w:rPr>
          <w:i/>
          <w:iCs/>
          <w:lang w:val="en-GB"/>
        </w:rPr>
        <w:t>et al.</w:t>
      </w:r>
      <w:r w:rsidRPr="00381984">
        <w:rPr>
          <w:lang w:val="en-GB"/>
        </w:rPr>
        <w:t xml:space="preserve"> (2014). Impacts of climate change on marine ecosystem production in societies dependent on fisheries. </w:t>
      </w:r>
      <w:r w:rsidRPr="00381984">
        <w:rPr>
          <w:i/>
          <w:iCs/>
          <w:lang w:val="en-GB"/>
        </w:rPr>
        <w:t>Nature Clim Change</w:t>
      </w:r>
      <w:r w:rsidRPr="00381984">
        <w:rPr>
          <w:lang w:val="en-GB"/>
        </w:rPr>
        <w:t>, 4, 211–216.</w:t>
      </w:r>
    </w:p>
    <w:p w14:paraId="260FC165" w14:textId="77777777" w:rsidR="00381984" w:rsidRPr="00381984" w:rsidRDefault="00381984" w:rsidP="00381984">
      <w:pPr>
        <w:pStyle w:val="Bibliography"/>
        <w:rPr>
          <w:lang w:val="en-GB"/>
        </w:rPr>
      </w:pPr>
      <w:r w:rsidRPr="00381984">
        <w:rPr>
          <w:lang w:val="en-GB"/>
        </w:rPr>
        <w:t xml:space="preserve">Barneche, D.R., Jahn, M. &amp; Seebacher, F. (2019). Warming increases the cost of growth in a model vertebrate. </w:t>
      </w:r>
      <w:r w:rsidRPr="00381984">
        <w:rPr>
          <w:i/>
          <w:iCs/>
          <w:lang w:val="en-GB"/>
        </w:rPr>
        <w:t>Functional Ecology</w:t>
      </w:r>
      <w:r w:rsidRPr="00381984">
        <w:rPr>
          <w:lang w:val="en-GB"/>
        </w:rPr>
        <w:t>, 33, 1256–1266.</w:t>
      </w:r>
    </w:p>
    <w:p w14:paraId="457B0B12" w14:textId="77777777" w:rsidR="00381984" w:rsidRPr="00381984" w:rsidRDefault="00381984" w:rsidP="00381984">
      <w:pPr>
        <w:pStyle w:val="Bibliography"/>
        <w:rPr>
          <w:lang w:val="sv-SE"/>
        </w:rPr>
      </w:pPr>
      <w:r w:rsidRPr="00381984">
        <w:rPr>
          <w:lang w:val="en-GB"/>
        </w:rPr>
        <w:t xml:space="preserve">Barnes, C., Irigoien, X., De Oliveira, J.A.A., Maxwell, D. &amp; Jennings, S. (2011). Predicting marine phytoplankton community size structure from empirical relationships with remotely sensed variables. </w:t>
      </w:r>
      <w:r w:rsidRPr="00381984">
        <w:rPr>
          <w:i/>
          <w:iCs/>
          <w:lang w:val="sv-SE"/>
        </w:rPr>
        <w:t>J Plankton Res</w:t>
      </w:r>
      <w:r w:rsidRPr="00381984">
        <w:rPr>
          <w:lang w:val="sv-SE"/>
        </w:rPr>
        <w:t>, 33, 13–24.</w:t>
      </w:r>
    </w:p>
    <w:p w14:paraId="1C64810A" w14:textId="77777777" w:rsidR="00381984" w:rsidRPr="00381984" w:rsidRDefault="00381984" w:rsidP="00381984">
      <w:pPr>
        <w:pStyle w:val="Bibliography"/>
        <w:rPr>
          <w:lang w:val="en-GB"/>
        </w:rPr>
      </w:pPr>
      <w:r w:rsidRPr="00381984">
        <w:rPr>
          <w:lang w:val="sv-SE"/>
        </w:rPr>
        <w:t xml:space="preserve">Bartolino, V., Margonski, P., Lindegren, M., Linderholm, H.W., Cardinale, M., Rayner, D., </w:t>
      </w:r>
      <w:r w:rsidRPr="00381984">
        <w:rPr>
          <w:i/>
          <w:iCs/>
          <w:lang w:val="sv-SE"/>
        </w:rPr>
        <w:t>et al.</w:t>
      </w:r>
      <w:r w:rsidRPr="00381984">
        <w:rPr>
          <w:lang w:val="sv-SE"/>
        </w:rPr>
        <w:t xml:space="preserve"> </w:t>
      </w:r>
      <w:r w:rsidRPr="00381984">
        <w:rPr>
          <w:lang w:val="en-GB"/>
        </w:rPr>
        <w:t xml:space="preserve">(2014). Forecasting fish stock dynamics under climate change: Baltic herring (Clupea harengus) as a case study. </w:t>
      </w:r>
      <w:r w:rsidRPr="00381984">
        <w:rPr>
          <w:i/>
          <w:iCs/>
          <w:lang w:val="en-GB"/>
        </w:rPr>
        <w:t>Fisheries Oceanography</w:t>
      </w:r>
      <w:r w:rsidRPr="00381984">
        <w:rPr>
          <w:lang w:val="en-GB"/>
        </w:rPr>
        <w:t>, 23, 258–269.</w:t>
      </w:r>
    </w:p>
    <w:p w14:paraId="56B72BC2" w14:textId="77777777" w:rsidR="00381984" w:rsidRPr="00381984" w:rsidRDefault="00381984" w:rsidP="00381984">
      <w:pPr>
        <w:pStyle w:val="Bibliography"/>
        <w:rPr>
          <w:lang w:val="en-GB"/>
        </w:rPr>
      </w:pPr>
      <w:r w:rsidRPr="00381984">
        <w:rPr>
          <w:lang w:val="en-GB"/>
        </w:rPr>
        <w:t xml:space="preserve">Baudron, A.R., Needle, C.L., Rijnsdorp, A.D. &amp; Marshall, C.T. (2014). Warming temperatures and smaller body sizes: synchronous changes in growth of North Sea fishes. </w:t>
      </w:r>
      <w:r w:rsidRPr="00381984">
        <w:rPr>
          <w:i/>
          <w:iCs/>
          <w:lang w:val="en-GB"/>
        </w:rPr>
        <w:t>Global Change Biology</w:t>
      </w:r>
      <w:r w:rsidRPr="00381984">
        <w:rPr>
          <w:lang w:val="en-GB"/>
        </w:rPr>
        <w:t>, 20, 1023–1031.</w:t>
      </w:r>
    </w:p>
    <w:p w14:paraId="4C16841F" w14:textId="77777777" w:rsidR="00381984" w:rsidRPr="00381984" w:rsidRDefault="00381984" w:rsidP="00381984">
      <w:pPr>
        <w:pStyle w:val="Bibliography"/>
        <w:rPr>
          <w:lang w:val="en-GB"/>
        </w:rPr>
      </w:pPr>
      <w:r w:rsidRPr="00381984">
        <w:rPr>
          <w:lang w:val="en-GB"/>
        </w:rPr>
        <w:t xml:space="preserve">Belkin, I.M. (2009). Rapid warming of large marine ecosystems. </w:t>
      </w:r>
      <w:r w:rsidRPr="00381984">
        <w:rPr>
          <w:i/>
          <w:iCs/>
          <w:lang w:val="en-GB"/>
        </w:rPr>
        <w:t>Progress in Oceanography</w:t>
      </w:r>
      <w:r w:rsidRPr="00381984">
        <w:rPr>
          <w:lang w:val="en-GB"/>
        </w:rPr>
        <w:t>, 81, 207–213.</w:t>
      </w:r>
    </w:p>
    <w:p w14:paraId="16D78084" w14:textId="77777777" w:rsidR="00381984" w:rsidRPr="00381984" w:rsidRDefault="00381984" w:rsidP="00381984">
      <w:pPr>
        <w:pStyle w:val="Bibliography"/>
        <w:rPr>
          <w:lang w:val="en-GB"/>
        </w:rPr>
      </w:pPr>
      <w:r w:rsidRPr="00381984">
        <w:rPr>
          <w:lang w:val="en-GB"/>
        </w:rPr>
        <w:t xml:space="preserve">Bernhardt, J.R., Sunday, J.M. &amp; O’Connor, M.I. (2018). Metabolic Theory and the Temperature-Size Rule Explain the Temperature Dependence of Population Carrying Capacity. </w:t>
      </w:r>
      <w:r w:rsidRPr="00381984">
        <w:rPr>
          <w:i/>
          <w:iCs/>
          <w:lang w:val="en-GB"/>
        </w:rPr>
        <w:t>The American Naturalist</w:t>
      </w:r>
      <w:r w:rsidRPr="00381984">
        <w:rPr>
          <w:lang w:val="en-GB"/>
        </w:rPr>
        <w:t>, 192, 687–697.</w:t>
      </w:r>
    </w:p>
    <w:p w14:paraId="646A06F7" w14:textId="77777777" w:rsidR="00381984" w:rsidRPr="00381984" w:rsidRDefault="00381984" w:rsidP="00381984">
      <w:pPr>
        <w:pStyle w:val="Bibliography"/>
        <w:rPr>
          <w:lang w:val="en-GB"/>
        </w:rPr>
      </w:pPr>
      <w:r w:rsidRPr="00381984">
        <w:rPr>
          <w:lang w:val="en-GB"/>
        </w:rPr>
        <w:t xml:space="preserve">Björnsson, B. (2001). Optimal temperature for growth and feed conversion of immature cod (Gadus morhua L.). </w:t>
      </w:r>
      <w:r w:rsidRPr="00381984">
        <w:rPr>
          <w:i/>
          <w:iCs/>
          <w:lang w:val="en-GB"/>
        </w:rPr>
        <w:t>ICES Journal of Marine Science</w:t>
      </w:r>
      <w:r w:rsidRPr="00381984">
        <w:rPr>
          <w:lang w:val="en-GB"/>
        </w:rPr>
        <w:t>, 58, 29–38.</w:t>
      </w:r>
    </w:p>
    <w:p w14:paraId="529A28B7" w14:textId="77777777" w:rsidR="00381984" w:rsidRPr="00381984" w:rsidRDefault="00381984" w:rsidP="00381984">
      <w:pPr>
        <w:pStyle w:val="Bibliography"/>
        <w:rPr>
          <w:lang w:val="en-GB"/>
        </w:rPr>
      </w:pPr>
      <w:r w:rsidRPr="00381984">
        <w:rPr>
          <w:lang w:val="en-GB"/>
        </w:rPr>
        <w:t xml:space="preserve">Blanchard, J.L., Andersen, K.H., Scott, F., Hintzen, N.T., Piet, G. &amp; Jennings, S. (2014). Evaluating targets and trade-offs among fisheries and conservation objectives using a multispecies size spectrum model. </w:t>
      </w:r>
      <w:r w:rsidRPr="00381984">
        <w:rPr>
          <w:i/>
          <w:iCs/>
          <w:lang w:val="en-GB"/>
        </w:rPr>
        <w:t>Journal of Applied Ecology</w:t>
      </w:r>
      <w:r w:rsidRPr="00381984">
        <w:rPr>
          <w:lang w:val="en-GB"/>
        </w:rPr>
        <w:t>, 51, 612–622.</w:t>
      </w:r>
    </w:p>
    <w:p w14:paraId="7F18DF66" w14:textId="77777777" w:rsidR="00381984" w:rsidRPr="00381984" w:rsidRDefault="00381984" w:rsidP="00381984">
      <w:pPr>
        <w:pStyle w:val="Bibliography"/>
        <w:rPr>
          <w:lang w:val="en-GB"/>
        </w:rPr>
      </w:pPr>
      <w:r w:rsidRPr="00381984">
        <w:rPr>
          <w:lang w:val="en-GB"/>
        </w:rPr>
        <w:t xml:space="preserve">Blanchard, J.L., Heneghan, R.F., Everett, J.D., Trebilco, R. &amp; Richardson, A.J. (2017). From Bacteria to Whales: Using Functional Size Spectra to Model Marine Ecosystems. </w:t>
      </w:r>
      <w:r w:rsidRPr="00381984">
        <w:rPr>
          <w:i/>
          <w:iCs/>
          <w:lang w:val="en-GB"/>
        </w:rPr>
        <w:t>Trends in Ecology &amp; Evolution</w:t>
      </w:r>
      <w:r w:rsidRPr="00381984">
        <w:rPr>
          <w:lang w:val="en-GB"/>
        </w:rPr>
        <w:t>, 32, 174–186.</w:t>
      </w:r>
    </w:p>
    <w:p w14:paraId="783F53F9" w14:textId="77777777" w:rsidR="00381984" w:rsidRPr="00381984" w:rsidRDefault="00381984" w:rsidP="00381984">
      <w:pPr>
        <w:pStyle w:val="Bibliography"/>
        <w:rPr>
          <w:lang w:val="en-GB"/>
        </w:rPr>
      </w:pPr>
      <w:r w:rsidRPr="00381984">
        <w:rPr>
          <w:lang w:val="en-GB"/>
        </w:rPr>
        <w:t xml:space="preserve">Blanchard, J.L., Jennings, S., Holmes, R., Harle, J., Merino, G., Allen, J.I., </w:t>
      </w:r>
      <w:r w:rsidRPr="00381984">
        <w:rPr>
          <w:i/>
          <w:iCs/>
          <w:lang w:val="en-GB"/>
        </w:rPr>
        <w:t>et al.</w:t>
      </w:r>
      <w:r w:rsidRPr="00381984">
        <w:rPr>
          <w:lang w:val="en-GB"/>
        </w:rPr>
        <w:t xml:space="preserve"> (2012). Potential consequences of climate change for primary production and fish production in large marine ecosystems. </w:t>
      </w:r>
      <w:r w:rsidRPr="00381984">
        <w:rPr>
          <w:i/>
          <w:iCs/>
          <w:lang w:val="en-GB"/>
        </w:rPr>
        <w:t>Philosophical Transactions of the Royal Society of London, Series B: Biological Sciences</w:t>
      </w:r>
      <w:r w:rsidRPr="00381984">
        <w:rPr>
          <w:lang w:val="en-GB"/>
        </w:rPr>
        <w:t>, 367, 2979–2989.</w:t>
      </w:r>
    </w:p>
    <w:p w14:paraId="3085647B" w14:textId="77777777" w:rsidR="00381984" w:rsidRPr="00381984" w:rsidRDefault="00381984" w:rsidP="00381984">
      <w:pPr>
        <w:pStyle w:val="Bibliography"/>
        <w:rPr>
          <w:lang w:val="en-GB"/>
        </w:rPr>
      </w:pPr>
      <w:r w:rsidRPr="00381984">
        <w:rPr>
          <w:lang w:val="en-GB"/>
        </w:rPr>
        <w:t xml:space="preserve">Brett, J.R., Shelbourn, J.E. &amp; Shoop, C.T. (1969). Growth Rate and Body Composition of Fingerling Sockeye Salmon, Oncorhynchus nerka, in relation to Temperature and Ration Size. </w:t>
      </w:r>
      <w:r w:rsidRPr="00381984">
        <w:rPr>
          <w:i/>
          <w:iCs/>
          <w:lang w:val="en-GB"/>
        </w:rPr>
        <w:t>J. Fish. Res. Bd. Can.</w:t>
      </w:r>
      <w:r w:rsidRPr="00381984">
        <w:rPr>
          <w:lang w:val="en-GB"/>
        </w:rPr>
        <w:t>, 26, 2363–2394.</w:t>
      </w:r>
    </w:p>
    <w:p w14:paraId="086C8141" w14:textId="77777777" w:rsidR="00381984" w:rsidRPr="00381984" w:rsidRDefault="00381984" w:rsidP="00381984">
      <w:pPr>
        <w:pStyle w:val="Bibliography"/>
        <w:rPr>
          <w:lang w:val="en-GB"/>
        </w:rPr>
      </w:pPr>
      <w:r w:rsidRPr="00381984">
        <w:rPr>
          <w:lang w:val="en-GB"/>
        </w:rPr>
        <w:t xml:space="preserve">Brown, J.H., Gillooly, J.F., Allen, A.P., Savage, V.M. &amp; West, G.B. (2004a). Toward a metabolic theory of ecology. </w:t>
      </w:r>
      <w:r w:rsidRPr="00381984">
        <w:rPr>
          <w:i/>
          <w:iCs/>
          <w:lang w:val="en-GB"/>
        </w:rPr>
        <w:t>Ecology</w:t>
      </w:r>
      <w:r w:rsidRPr="00381984">
        <w:rPr>
          <w:lang w:val="en-GB"/>
        </w:rPr>
        <w:t>, 85, 1771–1789.</w:t>
      </w:r>
    </w:p>
    <w:p w14:paraId="45A7416D" w14:textId="77777777" w:rsidR="00381984" w:rsidRPr="00381984" w:rsidRDefault="00381984" w:rsidP="00381984">
      <w:pPr>
        <w:pStyle w:val="Bibliography"/>
        <w:rPr>
          <w:lang w:val="en-GB"/>
        </w:rPr>
      </w:pPr>
      <w:r w:rsidRPr="00381984">
        <w:rPr>
          <w:lang w:val="en-GB"/>
        </w:rPr>
        <w:t xml:space="preserve">Brown, J.H., Gillooly, J.F., Allen, A.P., Savage, V.M. &amp; West, G.B. (2004b). Toward a metabolic theory of ecology. </w:t>
      </w:r>
      <w:r w:rsidRPr="00381984">
        <w:rPr>
          <w:i/>
          <w:iCs/>
          <w:lang w:val="en-GB"/>
        </w:rPr>
        <w:t>Ecology</w:t>
      </w:r>
      <w:r w:rsidRPr="00381984">
        <w:rPr>
          <w:lang w:val="en-GB"/>
        </w:rPr>
        <w:t>, 85, 1771–1789.</w:t>
      </w:r>
    </w:p>
    <w:p w14:paraId="3C85CFE2" w14:textId="77777777" w:rsidR="00381984" w:rsidRPr="00381984" w:rsidRDefault="00381984" w:rsidP="00381984">
      <w:pPr>
        <w:pStyle w:val="Bibliography"/>
        <w:rPr>
          <w:lang w:val="en-GB"/>
        </w:rPr>
      </w:pPr>
      <w:r w:rsidRPr="00381984">
        <w:rPr>
          <w:lang w:val="en-GB"/>
        </w:rPr>
        <w:t xml:space="preserve">Byrd, R.H., Lu, Peihuang., Nocedal, Jorge. &amp; Zhu, Ciyou. (1995). A Limited Memory Algorithm for Bound Constrained Optimization. </w:t>
      </w:r>
      <w:r w:rsidRPr="00381984">
        <w:rPr>
          <w:i/>
          <w:iCs/>
          <w:lang w:val="en-GB"/>
        </w:rPr>
        <w:t>SIAM J. Sci. Comput.</w:t>
      </w:r>
      <w:r w:rsidRPr="00381984">
        <w:rPr>
          <w:lang w:val="en-GB"/>
        </w:rPr>
        <w:t>, 16, 1190–1208.</w:t>
      </w:r>
    </w:p>
    <w:p w14:paraId="7484F068" w14:textId="77777777" w:rsidR="00381984" w:rsidRPr="00381984" w:rsidRDefault="00381984" w:rsidP="00381984">
      <w:pPr>
        <w:pStyle w:val="Bibliography"/>
        <w:rPr>
          <w:lang w:val="en-GB"/>
        </w:rPr>
      </w:pPr>
      <w:r w:rsidRPr="00381984">
        <w:rPr>
          <w:lang w:val="en-GB"/>
        </w:rPr>
        <w:t xml:space="preserve">Canales, T.M., Law, R. &amp; Blanchard, J.L. (2016). Shifts in plankton size spectra modulate growth and coexistence of anchovy and sardine in upwelling systems. </w:t>
      </w:r>
      <w:r w:rsidRPr="00381984">
        <w:rPr>
          <w:i/>
          <w:iCs/>
          <w:lang w:val="en-GB"/>
        </w:rPr>
        <w:t>Canadian Journal of Fisheries and Aquatic Sciences</w:t>
      </w:r>
      <w:r w:rsidRPr="00381984">
        <w:rPr>
          <w:lang w:val="en-GB"/>
        </w:rPr>
        <w:t>, 73, 611–621.</w:t>
      </w:r>
    </w:p>
    <w:p w14:paraId="2B07C7C9" w14:textId="77777777" w:rsidR="00381984" w:rsidRPr="00381984" w:rsidRDefault="00381984" w:rsidP="00381984">
      <w:pPr>
        <w:pStyle w:val="Bibliography"/>
        <w:rPr>
          <w:lang w:val="en-GB"/>
        </w:rPr>
      </w:pPr>
      <w:r w:rsidRPr="00381984">
        <w:rPr>
          <w:lang w:val="en-GB"/>
        </w:rPr>
        <w:t xml:space="preserve">Casini, M., Hjelm, J., Molinero, J.-C., Lövgren, J., Cardinale, M., Bartolino, V., </w:t>
      </w:r>
      <w:r w:rsidRPr="00381984">
        <w:rPr>
          <w:i/>
          <w:iCs/>
          <w:lang w:val="en-GB"/>
        </w:rPr>
        <w:t>et al.</w:t>
      </w:r>
      <w:r w:rsidRPr="00381984">
        <w:rPr>
          <w:lang w:val="en-GB"/>
        </w:rPr>
        <w:t xml:space="preserve"> (2009). Trophic cascades promote threshold-like shifts in pelagic marine ecosystems. </w:t>
      </w:r>
      <w:r w:rsidRPr="00381984">
        <w:rPr>
          <w:i/>
          <w:iCs/>
          <w:lang w:val="en-GB"/>
        </w:rPr>
        <w:t>Proceedings of the National Academy of Sciences, USA</w:t>
      </w:r>
      <w:r w:rsidRPr="00381984">
        <w:rPr>
          <w:lang w:val="en-GB"/>
        </w:rPr>
        <w:t>, 106, 197–202.</w:t>
      </w:r>
    </w:p>
    <w:p w14:paraId="64882330" w14:textId="77777777" w:rsidR="00381984" w:rsidRPr="00381984" w:rsidRDefault="00381984" w:rsidP="00381984">
      <w:pPr>
        <w:pStyle w:val="Bibliography"/>
        <w:rPr>
          <w:lang w:val="en-GB"/>
        </w:rPr>
      </w:pPr>
      <w:r w:rsidRPr="00381984">
        <w:rPr>
          <w:lang w:val="en-GB"/>
        </w:rPr>
        <w:t xml:space="preserve">Casini, M., Käll, F., Hansson, M., Plikshs, M., Baranova, T., Karlsson, O., </w:t>
      </w:r>
      <w:r w:rsidRPr="00381984">
        <w:rPr>
          <w:i/>
          <w:iCs/>
          <w:lang w:val="en-GB"/>
        </w:rPr>
        <w:t>et al.</w:t>
      </w:r>
      <w:r w:rsidRPr="00381984">
        <w:rPr>
          <w:lang w:val="en-GB"/>
        </w:rPr>
        <w:t xml:space="preserve"> (2016). Hypoxic areas, density-dependence and food limitation drive the body condition of a heavily exploited marine fish predator. </w:t>
      </w:r>
      <w:r w:rsidRPr="00381984">
        <w:rPr>
          <w:i/>
          <w:iCs/>
          <w:lang w:val="en-GB"/>
        </w:rPr>
        <w:t>Royal Society Open Science</w:t>
      </w:r>
      <w:r w:rsidRPr="00381984">
        <w:rPr>
          <w:lang w:val="en-GB"/>
        </w:rPr>
        <w:t>, 3, 160416.</w:t>
      </w:r>
    </w:p>
    <w:p w14:paraId="55BAD8FB" w14:textId="77777777" w:rsidR="00381984" w:rsidRPr="00381984" w:rsidRDefault="00381984" w:rsidP="00381984">
      <w:pPr>
        <w:pStyle w:val="Bibliography"/>
        <w:rPr>
          <w:lang w:val="en-GB"/>
        </w:rPr>
      </w:pPr>
      <w:r w:rsidRPr="00381984">
        <w:rPr>
          <w:lang w:val="en-GB"/>
        </w:rPr>
        <w:t xml:space="preserve">Certain, G., Barraquand, F. &amp; Gårdmark, A. (2018). How do MAR(1) models cope with hidden nonlinearities in ecological dynamics? </w:t>
      </w:r>
      <w:r w:rsidRPr="00381984">
        <w:rPr>
          <w:i/>
          <w:iCs/>
          <w:lang w:val="en-GB"/>
        </w:rPr>
        <w:t>Methods in Ecology and Evolution</w:t>
      </w:r>
      <w:r w:rsidRPr="00381984">
        <w:rPr>
          <w:lang w:val="en-GB"/>
        </w:rPr>
        <w:t>, 9, 1975–1995.</w:t>
      </w:r>
    </w:p>
    <w:p w14:paraId="7C22E847" w14:textId="77777777" w:rsidR="00381984" w:rsidRPr="00381984" w:rsidRDefault="00381984" w:rsidP="00381984">
      <w:pPr>
        <w:pStyle w:val="Bibliography"/>
        <w:rPr>
          <w:lang w:val="en-GB"/>
        </w:rPr>
      </w:pPr>
      <w:r w:rsidRPr="00381984">
        <w:rPr>
          <w:lang w:val="en-GB"/>
        </w:rPr>
        <w:t xml:space="preserve">Cheung, W.W.L., Sarmiento, J.L., Dunne, J., Frölicher, T.L., Lam, V.W.Y., Deng Palomares, M.L., </w:t>
      </w:r>
      <w:r w:rsidRPr="00381984">
        <w:rPr>
          <w:i/>
          <w:iCs/>
          <w:lang w:val="en-GB"/>
        </w:rPr>
        <w:t>et al.</w:t>
      </w:r>
      <w:r w:rsidRPr="00381984">
        <w:rPr>
          <w:lang w:val="en-GB"/>
        </w:rPr>
        <w:t xml:space="preserve"> (2013). Shrinking of fishes exacerbates impacts of global ocean changes on marine ecosystems. </w:t>
      </w:r>
      <w:r w:rsidRPr="00381984">
        <w:rPr>
          <w:i/>
          <w:iCs/>
          <w:lang w:val="en-GB"/>
        </w:rPr>
        <w:t>Nature Climate Change</w:t>
      </w:r>
      <w:r w:rsidRPr="00381984">
        <w:rPr>
          <w:lang w:val="en-GB"/>
        </w:rPr>
        <w:t>, 3, 254–258.</w:t>
      </w:r>
    </w:p>
    <w:p w14:paraId="6235D67D" w14:textId="77777777" w:rsidR="00381984" w:rsidRPr="00381984" w:rsidRDefault="00381984" w:rsidP="00381984">
      <w:pPr>
        <w:pStyle w:val="Bibliography"/>
        <w:rPr>
          <w:lang w:val="en-GB"/>
        </w:rPr>
      </w:pPr>
      <w:r w:rsidRPr="00381984">
        <w:rPr>
          <w:lang w:val="en-GB"/>
        </w:rPr>
        <w:t xml:space="preserve">Clarke, A. &amp; Johnston, N.M. (1999). Scaling of metabolic rate with body mass and temperature in teleost fish. </w:t>
      </w:r>
      <w:r w:rsidRPr="00381984">
        <w:rPr>
          <w:i/>
          <w:iCs/>
          <w:lang w:val="en-GB"/>
        </w:rPr>
        <w:t>Journal of Animal Ecology</w:t>
      </w:r>
      <w:r w:rsidRPr="00381984">
        <w:rPr>
          <w:lang w:val="en-GB"/>
        </w:rPr>
        <w:t>, 68, 893–905.</w:t>
      </w:r>
    </w:p>
    <w:p w14:paraId="46726C6D" w14:textId="77777777" w:rsidR="00381984" w:rsidRPr="00381984" w:rsidRDefault="00381984" w:rsidP="00381984">
      <w:pPr>
        <w:pStyle w:val="Bibliography"/>
        <w:rPr>
          <w:lang w:val="en-GB"/>
        </w:rPr>
      </w:pPr>
      <w:r w:rsidRPr="00381984">
        <w:rPr>
          <w:lang w:val="en-GB"/>
        </w:rPr>
        <w:t xml:space="preserve">Daufresne, M., Lengfellner, K. &amp; Sommer, U. (2009). Global warming benefits the small in aquatic ecosystems. </w:t>
      </w:r>
      <w:r w:rsidRPr="00381984">
        <w:rPr>
          <w:i/>
          <w:iCs/>
          <w:lang w:val="en-GB"/>
        </w:rPr>
        <w:t>Proceedings of the National Academy of Sciences, USA</w:t>
      </w:r>
      <w:r w:rsidRPr="00381984">
        <w:rPr>
          <w:lang w:val="en-GB"/>
        </w:rPr>
        <w:t>, 106, 12788–12793.</w:t>
      </w:r>
    </w:p>
    <w:p w14:paraId="2EB66478" w14:textId="77777777" w:rsidR="00381984" w:rsidRPr="00381984" w:rsidRDefault="00381984" w:rsidP="00381984">
      <w:pPr>
        <w:pStyle w:val="Bibliography"/>
        <w:rPr>
          <w:lang w:val="en-GB"/>
        </w:rPr>
      </w:pPr>
      <w:r w:rsidRPr="00381984">
        <w:rPr>
          <w:lang w:val="en-GB"/>
        </w:rPr>
        <w:t xml:space="preserve">De Roos, A.M. &amp; Persson, L. (2013). </w:t>
      </w:r>
      <w:r w:rsidRPr="00381984">
        <w:rPr>
          <w:i/>
          <w:iCs/>
          <w:lang w:val="en-GB"/>
        </w:rPr>
        <w:t>Population and community ecology of ontogenetic development</w:t>
      </w:r>
      <w:r w:rsidRPr="00381984">
        <w:rPr>
          <w:lang w:val="en-GB"/>
        </w:rPr>
        <w:t>. Princeton University Press, Princeton, New Jersey, USA.</w:t>
      </w:r>
    </w:p>
    <w:p w14:paraId="26392563" w14:textId="77777777" w:rsidR="00381984" w:rsidRPr="00381984" w:rsidRDefault="00381984" w:rsidP="00381984">
      <w:pPr>
        <w:pStyle w:val="Bibliography"/>
        <w:rPr>
          <w:lang w:val="en-GB"/>
        </w:rPr>
      </w:pPr>
      <w:r w:rsidRPr="00381984">
        <w:rPr>
          <w:lang w:val="en-GB"/>
        </w:rPr>
        <w:t xml:space="preserve">Dell, A.I., Pawar, S. &amp; Savage, V.M. (2011). Systematic variation in the temperature dependence of physiological and ecological traits. </w:t>
      </w:r>
      <w:r w:rsidRPr="00381984">
        <w:rPr>
          <w:i/>
          <w:iCs/>
          <w:lang w:val="en-GB"/>
        </w:rPr>
        <w:t>Proceedings of the National Academy of Sciences</w:t>
      </w:r>
      <w:r w:rsidRPr="00381984">
        <w:rPr>
          <w:lang w:val="en-GB"/>
        </w:rPr>
        <w:t>, 108, 10591–10596.</w:t>
      </w:r>
    </w:p>
    <w:p w14:paraId="795C1FFA" w14:textId="77777777" w:rsidR="00381984" w:rsidRPr="00381984" w:rsidRDefault="00381984" w:rsidP="00381984">
      <w:pPr>
        <w:pStyle w:val="Bibliography"/>
        <w:rPr>
          <w:lang w:val="en-GB"/>
        </w:rPr>
      </w:pPr>
      <w:r w:rsidRPr="00381984">
        <w:rPr>
          <w:lang w:val="en-GB"/>
        </w:rPr>
        <w:t xml:space="preserve">Dieterich, C., Wang, S., Schimanke, S., Gröger, M., Klein, B., Hordoir, R., </w:t>
      </w:r>
      <w:r w:rsidRPr="00381984">
        <w:rPr>
          <w:i/>
          <w:iCs/>
          <w:lang w:val="en-GB"/>
        </w:rPr>
        <w:t>et al.</w:t>
      </w:r>
      <w:r w:rsidRPr="00381984">
        <w:rPr>
          <w:lang w:val="en-GB"/>
        </w:rPr>
        <w:t xml:space="preserve"> (2019). Surface Heat Budget over the North Sea in Climate Change Simulations. </w:t>
      </w:r>
      <w:r w:rsidRPr="00381984">
        <w:rPr>
          <w:i/>
          <w:iCs/>
          <w:lang w:val="en-GB"/>
        </w:rPr>
        <w:t>Atmosphere</w:t>
      </w:r>
      <w:r w:rsidRPr="00381984">
        <w:rPr>
          <w:lang w:val="en-GB"/>
        </w:rPr>
        <w:t>, 10, 272.</w:t>
      </w:r>
    </w:p>
    <w:p w14:paraId="5E43B1EE" w14:textId="77777777" w:rsidR="00381984" w:rsidRPr="00381984" w:rsidRDefault="00381984" w:rsidP="00381984">
      <w:pPr>
        <w:pStyle w:val="Bibliography"/>
        <w:rPr>
          <w:lang w:val="en-GB"/>
        </w:rPr>
      </w:pPr>
      <w:r w:rsidRPr="00381984">
        <w:rPr>
          <w:lang w:val="en-GB"/>
        </w:rPr>
        <w:t xml:space="preserve">Downs, C.J., Hayes, J.P. &amp; Tracy, C.R. (2008). Scaling metabolic rate with body mass and inverse body temperature: A test of the Arrhenius fractal supply model. </w:t>
      </w:r>
      <w:r w:rsidRPr="00381984">
        <w:rPr>
          <w:i/>
          <w:iCs/>
          <w:lang w:val="en-GB"/>
        </w:rPr>
        <w:t>Functional Ecology</w:t>
      </w:r>
      <w:r w:rsidRPr="00381984">
        <w:rPr>
          <w:lang w:val="en-GB"/>
        </w:rPr>
        <w:t>, 22, 239–244.</w:t>
      </w:r>
    </w:p>
    <w:p w14:paraId="660DD7E4" w14:textId="77777777" w:rsidR="00381984" w:rsidRPr="00381984" w:rsidRDefault="00381984" w:rsidP="00381984">
      <w:pPr>
        <w:pStyle w:val="Bibliography"/>
        <w:rPr>
          <w:lang w:val="en-GB"/>
        </w:rPr>
      </w:pPr>
      <w:r w:rsidRPr="00381984">
        <w:rPr>
          <w:lang w:val="en-GB"/>
        </w:rPr>
        <w:t xml:space="preserve">Englund, G., Öhlund, G., Hein, C.L. &amp; Diehl, S. (2011). Temperature dependence of the functional response. </w:t>
      </w:r>
      <w:r w:rsidRPr="00381984">
        <w:rPr>
          <w:i/>
          <w:iCs/>
          <w:lang w:val="en-GB"/>
        </w:rPr>
        <w:t>Ecology Letters</w:t>
      </w:r>
      <w:r w:rsidRPr="00381984">
        <w:rPr>
          <w:lang w:val="en-GB"/>
        </w:rPr>
        <w:t>, 14, 914–921.</w:t>
      </w:r>
    </w:p>
    <w:p w14:paraId="3C203D44" w14:textId="77777777" w:rsidR="00381984" w:rsidRPr="00381984" w:rsidRDefault="00381984" w:rsidP="00381984">
      <w:pPr>
        <w:pStyle w:val="Bibliography"/>
        <w:rPr>
          <w:lang w:val="en-GB"/>
        </w:rPr>
      </w:pPr>
      <w:r w:rsidRPr="00381984">
        <w:rPr>
          <w:lang w:val="en-GB"/>
        </w:rPr>
        <w:t xml:space="preserve">Flombaum, P., Wang, W.-L., Primeau, F.W. &amp; Martiny, A.C. (2020). Global picophytoplankton niche partitioning predicts overall positive response to ocean warming. </w:t>
      </w:r>
      <w:r w:rsidRPr="00381984">
        <w:rPr>
          <w:i/>
          <w:iCs/>
          <w:lang w:val="en-GB"/>
        </w:rPr>
        <w:t>Nat. Geosci.</w:t>
      </w:r>
      <w:r w:rsidRPr="00381984">
        <w:rPr>
          <w:lang w:val="en-GB"/>
        </w:rPr>
        <w:t>, 13, 116–120.</w:t>
      </w:r>
    </w:p>
    <w:p w14:paraId="3BDB21B6" w14:textId="77777777" w:rsidR="00381984" w:rsidRPr="00381984" w:rsidRDefault="00381984" w:rsidP="00381984">
      <w:pPr>
        <w:pStyle w:val="Bibliography"/>
        <w:rPr>
          <w:lang w:val="en-GB"/>
        </w:rPr>
      </w:pPr>
      <w:r w:rsidRPr="00381984">
        <w:rPr>
          <w:lang w:val="en-GB"/>
        </w:rPr>
        <w:t xml:space="preserve">Forster, J., Hirst, A.G. &amp; Atkinson, D. (2012). Warming-induced reductions in body size are greater in aquatic than terrestrial species. </w:t>
      </w:r>
      <w:r w:rsidRPr="00381984">
        <w:rPr>
          <w:i/>
          <w:iCs/>
          <w:lang w:val="en-GB"/>
        </w:rPr>
        <w:t>PNAS</w:t>
      </w:r>
      <w:r w:rsidRPr="00381984">
        <w:rPr>
          <w:lang w:val="en-GB"/>
        </w:rPr>
        <w:t>, 109, 19310–19314.</w:t>
      </w:r>
    </w:p>
    <w:p w14:paraId="60A90BF2" w14:textId="77777777" w:rsidR="00381984" w:rsidRPr="00381984" w:rsidRDefault="00381984" w:rsidP="00381984">
      <w:pPr>
        <w:pStyle w:val="Bibliography"/>
        <w:rPr>
          <w:lang w:val="en-GB"/>
        </w:rPr>
      </w:pPr>
      <w:r w:rsidRPr="00381984">
        <w:rPr>
          <w:lang w:val="en-GB"/>
        </w:rPr>
        <w:t xml:space="preserve">Free, C.M., Thorson, J.T., Pinsky, M.L., Oken, K.L., Wiedenmann, J. &amp; Jensen, O.P. (2019). Impacts of historical warming on marine fisheries production. </w:t>
      </w:r>
      <w:r w:rsidRPr="00381984">
        <w:rPr>
          <w:i/>
          <w:iCs/>
          <w:lang w:val="en-GB"/>
        </w:rPr>
        <w:t>Science</w:t>
      </w:r>
      <w:r w:rsidRPr="00381984">
        <w:rPr>
          <w:lang w:val="en-GB"/>
        </w:rPr>
        <w:t>, 363, 979–983.</w:t>
      </w:r>
    </w:p>
    <w:p w14:paraId="503C3208" w14:textId="77777777" w:rsidR="00381984" w:rsidRPr="00381984" w:rsidRDefault="00381984" w:rsidP="00381984">
      <w:pPr>
        <w:pStyle w:val="Bibliography"/>
        <w:rPr>
          <w:lang w:val="sv-SE"/>
        </w:rPr>
      </w:pPr>
      <w:r w:rsidRPr="00381984">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381984">
        <w:rPr>
          <w:i/>
          <w:iCs/>
          <w:lang w:val="sv-SE"/>
        </w:rPr>
        <w:t>Aquaculture International</w:t>
      </w:r>
      <w:r w:rsidRPr="00381984">
        <w:rPr>
          <w:lang w:val="sv-SE"/>
        </w:rPr>
        <w:t>, 19, 131–141.</w:t>
      </w:r>
    </w:p>
    <w:p w14:paraId="3058450F" w14:textId="77777777" w:rsidR="00381984" w:rsidRPr="00381984" w:rsidRDefault="00381984" w:rsidP="00381984">
      <w:pPr>
        <w:pStyle w:val="Bibliography"/>
        <w:rPr>
          <w:lang w:val="en-GB"/>
        </w:rPr>
      </w:pPr>
      <w:r w:rsidRPr="00381984">
        <w:rPr>
          <w:lang w:val="sv-SE"/>
        </w:rPr>
        <w:t xml:space="preserve">Gårdmark, A., Casini, M., Huss, M., van Leeuwen, A., Hjelm, J., Persson, L., </w:t>
      </w:r>
      <w:r w:rsidRPr="00381984">
        <w:rPr>
          <w:i/>
          <w:iCs/>
          <w:lang w:val="sv-SE"/>
        </w:rPr>
        <w:t>et al.</w:t>
      </w:r>
      <w:r w:rsidRPr="00381984">
        <w:rPr>
          <w:lang w:val="sv-SE"/>
        </w:rPr>
        <w:t xml:space="preserve"> </w:t>
      </w:r>
      <w:r w:rsidRPr="00381984">
        <w:rPr>
          <w:lang w:val="en-GB"/>
        </w:rPr>
        <w:t xml:space="preserve">(2015). Regime shifts in exploited marine food webs: detecting mechanisms underlying alternative stable states using size-structured community dynamics theory. </w:t>
      </w:r>
      <w:r w:rsidRPr="00381984">
        <w:rPr>
          <w:i/>
          <w:iCs/>
          <w:lang w:val="en-GB"/>
        </w:rPr>
        <w:t>Phil. Trans. R. Soc. B</w:t>
      </w:r>
      <w:r w:rsidRPr="00381984">
        <w:rPr>
          <w:lang w:val="en-GB"/>
        </w:rPr>
        <w:t>, 370, 20130262.</w:t>
      </w:r>
    </w:p>
    <w:p w14:paraId="455E165B" w14:textId="77777777" w:rsidR="00381984" w:rsidRPr="00381984" w:rsidRDefault="00381984" w:rsidP="00381984">
      <w:pPr>
        <w:pStyle w:val="Bibliography"/>
        <w:rPr>
          <w:lang w:val="en-GB"/>
        </w:rPr>
      </w:pPr>
      <w:r w:rsidRPr="00381984">
        <w:rPr>
          <w:lang w:val="sv-SE"/>
        </w:rPr>
        <w:t xml:space="preserve">Gårdmark, A., Lindegren, M., Neuenfeldt, S., Blenckner, T., Heikinheimo, O., Müller-Karulis, B., </w:t>
      </w:r>
      <w:r w:rsidRPr="00381984">
        <w:rPr>
          <w:i/>
          <w:iCs/>
          <w:lang w:val="sv-SE"/>
        </w:rPr>
        <w:t>et al.</w:t>
      </w:r>
      <w:r w:rsidRPr="00381984">
        <w:rPr>
          <w:lang w:val="sv-SE"/>
        </w:rPr>
        <w:t xml:space="preserve"> </w:t>
      </w:r>
      <w:r w:rsidRPr="00381984">
        <w:rPr>
          <w:lang w:val="en-GB"/>
        </w:rPr>
        <w:t xml:space="preserve">(2013). Biological ensemble modeling to evaluate potential futures of living marine resources. </w:t>
      </w:r>
      <w:r w:rsidRPr="00381984">
        <w:rPr>
          <w:i/>
          <w:iCs/>
          <w:lang w:val="en-GB"/>
        </w:rPr>
        <w:t>Ecological Applications</w:t>
      </w:r>
      <w:r w:rsidRPr="00381984">
        <w:rPr>
          <w:lang w:val="en-GB"/>
        </w:rPr>
        <w:t>, 23, 742–754.</w:t>
      </w:r>
    </w:p>
    <w:p w14:paraId="458C8CF5" w14:textId="77777777" w:rsidR="00381984" w:rsidRPr="00381984" w:rsidRDefault="00381984" w:rsidP="00381984">
      <w:pPr>
        <w:pStyle w:val="Bibliography"/>
        <w:rPr>
          <w:lang w:val="en-GB"/>
        </w:rPr>
      </w:pPr>
      <w:r w:rsidRPr="00381984">
        <w:rPr>
          <w:lang w:val="en-GB"/>
        </w:rPr>
        <w:t xml:space="preserve">Gilbert, B., Tunney, T.D., McCann, K.S., DeLong, J.P., Vasseur, D.A., Savage, V.M., </w:t>
      </w:r>
      <w:r w:rsidRPr="00381984">
        <w:rPr>
          <w:i/>
          <w:iCs/>
          <w:lang w:val="en-GB"/>
        </w:rPr>
        <w:t>et al.</w:t>
      </w:r>
      <w:r w:rsidRPr="00381984">
        <w:rPr>
          <w:lang w:val="en-GB"/>
        </w:rPr>
        <w:t xml:space="preserve"> (2014). A bioenergetic framework for the temperature dependence of trophic interactions. </w:t>
      </w:r>
      <w:r w:rsidRPr="00381984">
        <w:rPr>
          <w:i/>
          <w:iCs/>
          <w:lang w:val="en-GB"/>
        </w:rPr>
        <w:t>Ecology Letters</w:t>
      </w:r>
      <w:r w:rsidRPr="00381984">
        <w:rPr>
          <w:lang w:val="en-GB"/>
        </w:rPr>
        <w:t>, 17, 902–914.</w:t>
      </w:r>
    </w:p>
    <w:p w14:paraId="3C085C0F" w14:textId="77777777" w:rsidR="00381984" w:rsidRPr="00381984" w:rsidRDefault="00381984" w:rsidP="00381984">
      <w:pPr>
        <w:pStyle w:val="Bibliography"/>
        <w:rPr>
          <w:lang w:val="en-GB"/>
        </w:rPr>
      </w:pPr>
      <w:r w:rsidRPr="00381984">
        <w:rPr>
          <w:lang w:val="en-GB"/>
        </w:rPr>
        <w:t xml:space="preserve">Gillooly, J.F., Brown, J.H., West, G.B., Savage, V.M. &amp; Charnov, E.L. (2001). Effects of size and temperature on metabolic rate. </w:t>
      </w:r>
      <w:r w:rsidRPr="00381984">
        <w:rPr>
          <w:i/>
          <w:iCs/>
          <w:lang w:val="en-GB"/>
        </w:rPr>
        <w:t>Science</w:t>
      </w:r>
      <w:r w:rsidRPr="00381984">
        <w:rPr>
          <w:lang w:val="en-GB"/>
        </w:rPr>
        <w:t>, 2248–2251.</w:t>
      </w:r>
    </w:p>
    <w:p w14:paraId="27C0891D" w14:textId="77777777" w:rsidR="00381984" w:rsidRPr="00381984" w:rsidRDefault="00381984" w:rsidP="00381984">
      <w:pPr>
        <w:pStyle w:val="Bibliography"/>
        <w:rPr>
          <w:lang w:val="en-GB"/>
        </w:rPr>
      </w:pPr>
      <w:r w:rsidRPr="00381984">
        <w:rPr>
          <w:lang w:val="en-GB"/>
        </w:rPr>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381984">
        <w:rPr>
          <w:i/>
          <w:iCs/>
          <w:lang w:val="en-GB"/>
        </w:rPr>
        <w:t>Clim Dyn</w:t>
      </w:r>
      <w:r w:rsidRPr="00381984">
        <w:rPr>
          <w:lang w:val="en-GB"/>
        </w:rPr>
        <w:t>, 53, 5945–5966.</w:t>
      </w:r>
    </w:p>
    <w:p w14:paraId="2058D2F6" w14:textId="77777777" w:rsidR="00381984" w:rsidRPr="00381984" w:rsidRDefault="00381984" w:rsidP="00381984">
      <w:pPr>
        <w:pStyle w:val="Bibliography"/>
        <w:rPr>
          <w:lang w:val="en-GB"/>
        </w:rPr>
      </w:pPr>
      <w:r w:rsidRPr="00381984">
        <w:rPr>
          <w:lang w:val="en-GB"/>
        </w:rPr>
        <w:t xml:space="preserve">Handeland, S.O., Imsland, A.K. &amp; Stefansson, S.O. (2008). The effect of temperature and fish size on growth, feed intake, food conversion efficiency and stomach evacuation rate of Atlantic salmon post-smolts. </w:t>
      </w:r>
      <w:r w:rsidRPr="00381984">
        <w:rPr>
          <w:i/>
          <w:iCs/>
          <w:lang w:val="en-GB"/>
        </w:rPr>
        <w:t>Aquaculture</w:t>
      </w:r>
      <w:r w:rsidRPr="00381984">
        <w:rPr>
          <w:lang w:val="en-GB"/>
        </w:rPr>
        <w:t>, 283, 36–42.</w:t>
      </w:r>
    </w:p>
    <w:p w14:paraId="0AA1EE67" w14:textId="77777777" w:rsidR="00381984" w:rsidRPr="00381984" w:rsidRDefault="00381984" w:rsidP="00381984">
      <w:pPr>
        <w:pStyle w:val="Bibliography"/>
        <w:rPr>
          <w:lang w:val="en-GB"/>
        </w:rPr>
      </w:pPr>
      <w:r w:rsidRPr="00381984">
        <w:rPr>
          <w:lang w:val="en-GB"/>
        </w:rPr>
        <w:t xml:space="preserve">Hartvig, M., Andersen, K.H. &amp; Beyer, J.E. (2011). Food web framework for size-structured populations. </w:t>
      </w:r>
      <w:r w:rsidRPr="00381984">
        <w:rPr>
          <w:i/>
          <w:iCs/>
          <w:lang w:val="en-GB"/>
        </w:rPr>
        <w:t>Journal of Theoretical Biology</w:t>
      </w:r>
      <w:r w:rsidRPr="00381984">
        <w:rPr>
          <w:lang w:val="en-GB"/>
        </w:rPr>
        <w:t>, 272, 113–122.</w:t>
      </w:r>
    </w:p>
    <w:p w14:paraId="0143A064" w14:textId="77777777" w:rsidR="00381984" w:rsidRPr="00381984" w:rsidRDefault="00381984" w:rsidP="00381984">
      <w:pPr>
        <w:pStyle w:val="Bibliography"/>
        <w:rPr>
          <w:lang w:val="sv-SE"/>
        </w:rPr>
      </w:pPr>
      <w:r w:rsidRPr="00381984">
        <w:rPr>
          <w:lang w:val="en-GB"/>
        </w:rPr>
        <w:t xml:space="preserve">Hilborn, R. &amp; Walters, C.J. (1992). </w:t>
      </w:r>
      <w:r w:rsidRPr="00381984">
        <w:rPr>
          <w:i/>
          <w:iCs/>
          <w:lang w:val="en-GB"/>
        </w:rPr>
        <w:t>Quantitative Fisheries Stock Assessment: Choice, Dynamics and Uncertainty</w:t>
      </w:r>
      <w:r w:rsidRPr="00381984">
        <w:rPr>
          <w:lang w:val="en-GB"/>
        </w:rPr>
        <w:t xml:space="preserve">. </w:t>
      </w:r>
      <w:r w:rsidRPr="00381984">
        <w:rPr>
          <w:lang w:val="sv-SE"/>
        </w:rPr>
        <w:t>Springer, Norwell MA, USA.</w:t>
      </w:r>
    </w:p>
    <w:p w14:paraId="1A6CCDEF" w14:textId="77777777" w:rsidR="00381984" w:rsidRPr="00381984" w:rsidRDefault="00381984" w:rsidP="00381984">
      <w:pPr>
        <w:pStyle w:val="Bibliography"/>
        <w:rPr>
          <w:lang w:val="en-GB"/>
        </w:rPr>
      </w:pPr>
      <w:r w:rsidRPr="00381984">
        <w:rPr>
          <w:lang w:val="sv-SE"/>
        </w:rPr>
        <w:t xml:space="preserve">Huey, R.B. &amp; Kingsolver, J.G. (2019). </w:t>
      </w:r>
      <w:r w:rsidRPr="00381984">
        <w:rPr>
          <w:lang w:val="en-GB"/>
        </w:rPr>
        <w:t xml:space="preserve">Climate Warming, Resource Availability, and the Metabolic Meltdown of Ectotherms. </w:t>
      </w:r>
      <w:r w:rsidRPr="00381984">
        <w:rPr>
          <w:i/>
          <w:iCs/>
          <w:lang w:val="en-GB"/>
        </w:rPr>
        <w:t>The American Naturalist</w:t>
      </w:r>
      <w:r w:rsidRPr="00381984">
        <w:rPr>
          <w:lang w:val="en-GB"/>
        </w:rPr>
        <w:t>, 194, E140–E150.</w:t>
      </w:r>
    </w:p>
    <w:p w14:paraId="5B2506BE" w14:textId="77777777" w:rsidR="00381984" w:rsidRPr="00381984" w:rsidRDefault="00381984" w:rsidP="00381984">
      <w:pPr>
        <w:pStyle w:val="Bibliography"/>
        <w:rPr>
          <w:lang w:val="en-GB"/>
        </w:rPr>
      </w:pPr>
      <w:r w:rsidRPr="00381984">
        <w:rPr>
          <w:lang w:val="en-GB"/>
        </w:rPr>
        <w:t xml:space="preserve">Huss, M., Lindmark, M., Jacobson, P., van Dorst, R.M. &amp; Gårdmark, A. (2019). Experimental evidence of gradual size‐dependent shifts in body size and growth of fish in response to warming. </w:t>
      </w:r>
      <w:r w:rsidRPr="00381984">
        <w:rPr>
          <w:i/>
          <w:iCs/>
          <w:lang w:val="en-GB"/>
        </w:rPr>
        <w:t>Glob Change Biol</w:t>
      </w:r>
      <w:r w:rsidRPr="00381984">
        <w:rPr>
          <w:lang w:val="en-GB"/>
        </w:rPr>
        <w:t>, 25, 2285–2295.</w:t>
      </w:r>
    </w:p>
    <w:p w14:paraId="36807FDA" w14:textId="77777777" w:rsidR="00381984" w:rsidRPr="00381984" w:rsidRDefault="00381984" w:rsidP="00381984">
      <w:pPr>
        <w:pStyle w:val="Bibliography"/>
        <w:rPr>
          <w:lang w:val="en-GB"/>
        </w:rPr>
      </w:pPr>
      <w:r w:rsidRPr="00381984">
        <w:rPr>
          <w:lang w:val="en-GB"/>
        </w:rPr>
        <w:t xml:space="preserve">ICES. (2013). </w:t>
      </w:r>
      <w:r w:rsidRPr="00381984">
        <w:rPr>
          <w:i/>
          <w:iCs/>
          <w:lang w:val="en-GB"/>
        </w:rPr>
        <w:t>Report of the Baltic Fisheries Assessment Working Group (WGBFAS)</w:t>
      </w:r>
      <w:r w:rsidRPr="00381984">
        <w:rPr>
          <w:lang w:val="en-GB"/>
        </w:rPr>
        <w:t xml:space="preserve"> ( No. ICES CM 2013/ACOM:10.). 10-17 April 2013 ICES Headquarters, Copenhagen.</w:t>
      </w:r>
    </w:p>
    <w:p w14:paraId="7AB5A1AA" w14:textId="77777777" w:rsidR="00381984" w:rsidRPr="00381984" w:rsidRDefault="00381984" w:rsidP="00381984">
      <w:pPr>
        <w:pStyle w:val="Bibliography"/>
        <w:rPr>
          <w:lang w:val="en-GB"/>
        </w:rPr>
      </w:pPr>
      <w:r w:rsidRPr="00381984">
        <w:rPr>
          <w:lang w:val="en-GB"/>
        </w:rPr>
        <w:t xml:space="preserve">ICES. (2015). </w:t>
      </w:r>
      <w:r w:rsidRPr="00381984">
        <w:rPr>
          <w:i/>
          <w:iCs/>
          <w:lang w:val="en-GB"/>
        </w:rPr>
        <w:t>Report of the Baltic Fisheries Assessment Working Group (WGBFAS)</w:t>
      </w:r>
      <w:r w:rsidRPr="00381984">
        <w:rPr>
          <w:lang w:val="en-GB"/>
        </w:rPr>
        <w:t xml:space="preserve"> ( No. ICES CM 2015/ACOM:10). 14-21 April 2015 ICES Headquarters, Copenhagen.</w:t>
      </w:r>
    </w:p>
    <w:p w14:paraId="2507DDF0" w14:textId="77777777" w:rsidR="00381984" w:rsidRPr="00381984" w:rsidRDefault="00381984" w:rsidP="00381984">
      <w:pPr>
        <w:pStyle w:val="Bibliography"/>
        <w:rPr>
          <w:lang w:val="en-GB"/>
        </w:rPr>
      </w:pPr>
      <w:r w:rsidRPr="00381984">
        <w:rPr>
          <w:lang w:val="en-GB"/>
        </w:rPr>
        <w:t xml:space="preserve">Jacobsen, N.S., Burgess, M.G. &amp; Andersen, K.H. (2017). Efficiency of fisheries is increasing at the ecosystem level. </w:t>
      </w:r>
      <w:r w:rsidRPr="00381984">
        <w:rPr>
          <w:i/>
          <w:iCs/>
          <w:lang w:val="en-GB"/>
        </w:rPr>
        <w:t>Fish and Fisheries</w:t>
      </w:r>
      <w:r w:rsidRPr="00381984">
        <w:rPr>
          <w:lang w:val="en-GB"/>
        </w:rPr>
        <w:t>, 18, 199–211.</w:t>
      </w:r>
    </w:p>
    <w:p w14:paraId="39D9F84F" w14:textId="77777777" w:rsidR="00381984" w:rsidRPr="00381984" w:rsidRDefault="00381984" w:rsidP="00381984">
      <w:pPr>
        <w:pStyle w:val="Bibliography"/>
        <w:rPr>
          <w:lang w:val="en-GB"/>
        </w:rPr>
      </w:pPr>
      <w:r w:rsidRPr="00381984">
        <w:rPr>
          <w:lang w:val="en-GB"/>
        </w:rPr>
        <w:t xml:space="preserve">Jorgensen, C., Enberg, K., Dunlop, E.S., Arlinghaus, R., Boukal, D.S., Brander, K., </w:t>
      </w:r>
      <w:r w:rsidRPr="00381984">
        <w:rPr>
          <w:i/>
          <w:iCs/>
          <w:lang w:val="en-GB"/>
        </w:rPr>
        <w:t>et al.</w:t>
      </w:r>
      <w:r w:rsidRPr="00381984">
        <w:rPr>
          <w:lang w:val="en-GB"/>
        </w:rPr>
        <w:t xml:space="preserve"> (2007). Ecology: managing evolving fish stocks. </w:t>
      </w:r>
      <w:r w:rsidRPr="00381984">
        <w:rPr>
          <w:i/>
          <w:iCs/>
          <w:lang w:val="en-GB"/>
        </w:rPr>
        <w:t>Science</w:t>
      </w:r>
      <w:r w:rsidRPr="00381984">
        <w:rPr>
          <w:lang w:val="en-GB"/>
        </w:rPr>
        <w:t>, 318, 1247–1248.</w:t>
      </w:r>
    </w:p>
    <w:p w14:paraId="7A17CA69" w14:textId="77777777" w:rsidR="00381984" w:rsidRPr="00381984" w:rsidRDefault="00381984" w:rsidP="00381984">
      <w:pPr>
        <w:pStyle w:val="Bibliography"/>
        <w:rPr>
          <w:lang w:val="en-GB"/>
        </w:rPr>
      </w:pPr>
      <w:r w:rsidRPr="00381984">
        <w:rPr>
          <w:lang w:val="en-GB"/>
        </w:rPr>
        <w:t xml:space="preserve">Lefevre, S., McKenzie, D.J. &amp; Nilsson, G.E. (2018). In modelling effects of global warming, invalid assumptions lead to unrealistic projections. </w:t>
      </w:r>
      <w:r w:rsidRPr="00381984">
        <w:rPr>
          <w:i/>
          <w:iCs/>
          <w:lang w:val="en-GB"/>
        </w:rPr>
        <w:t>Global Change Biology</w:t>
      </w:r>
      <w:r w:rsidRPr="00381984">
        <w:rPr>
          <w:lang w:val="en-GB"/>
        </w:rPr>
        <w:t>, 24, 553–556.</w:t>
      </w:r>
    </w:p>
    <w:p w14:paraId="7DBD0491" w14:textId="77777777" w:rsidR="00381984" w:rsidRPr="00381984" w:rsidRDefault="00381984" w:rsidP="00381984">
      <w:pPr>
        <w:pStyle w:val="Bibliography"/>
        <w:rPr>
          <w:lang w:val="en-GB"/>
        </w:rPr>
      </w:pPr>
      <w:r w:rsidRPr="00381984">
        <w:rPr>
          <w:lang w:val="en-GB"/>
        </w:rPr>
        <w:t xml:space="preserve">Lefort, S., Aumont, O., Bopp, L., Arsouze, T., Gehlen, M. &amp; Maury, O. (2015). Spatial and body-size dependent response of marine pelagic communities to projected global climate change. </w:t>
      </w:r>
      <w:r w:rsidRPr="00381984">
        <w:rPr>
          <w:i/>
          <w:iCs/>
          <w:lang w:val="en-GB"/>
        </w:rPr>
        <w:t>Global Change Biology</w:t>
      </w:r>
      <w:r w:rsidRPr="00381984">
        <w:rPr>
          <w:lang w:val="en-GB"/>
        </w:rPr>
        <w:t>, 21, 154–164.</w:t>
      </w:r>
    </w:p>
    <w:p w14:paraId="57653A91" w14:textId="77777777" w:rsidR="00381984" w:rsidRPr="00381984" w:rsidRDefault="00381984" w:rsidP="00381984">
      <w:pPr>
        <w:pStyle w:val="Bibliography"/>
        <w:rPr>
          <w:lang w:val="en-GB"/>
        </w:rPr>
      </w:pPr>
      <w:r w:rsidRPr="00381984">
        <w:rPr>
          <w:lang w:val="en-GB"/>
        </w:rPr>
        <w:t xml:space="preserve">Lindegren, M., Möllmann, C., Nielsen, A., Brander, K., MacKenzie, B.R. &amp; Stenseth, N.Chr. (2010). Ecological forecasting under climate change: the case of Baltic cod. </w:t>
      </w:r>
      <w:r w:rsidRPr="00381984">
        <w:rPr>
          <w:i/>
          <w:iCs/>
          <w:lang w:val="en-GB"/>
        </w:rPr>
        <w:t>Proceedings of the Royal Society B: Biological Sciences</w:t>
      </w:r>
      <w:r w:rsidRPr="00381984">
        <w:rPr>
          <w:lang w:val="en-GB"/>
        </w:rPr>
        <w:t>, 277, 2121–2130.</w:t>
      </w:r>
    </w:p>
    <w:p w14:paraId="6184AB4F" w14:textId="77777777" w:rsidR="00381984" w:rsidRPr="00381984" w:rsidRDefault="00381984" w:rsidP="00381984">
      <w:pPr>
        <w:pStyle w:val="Bibliography"/>
        <w:rPr>
          <w:lang w:val="en-GB"/>
        </w:rPr>
      </w:pPr>
      <w:r w:rsidRPr="00381984">
        <w:rPr>
          <w:lang w:val="en-GB"/>
        </w:rPr>
        <w:t>Lindmark, M. (2020). Temperature- and body size scaling: effects on individuals, populations and food webs. PhD Thesis. Swedish University of Agricultural Sciences, Uppsala.</w:t>
      </w:r>
    </w:p>
    <w:p w14:paraId="39ACDF59" w14:textId="77777777" w:rsidR="00381984" w:rsidRPr="00381984" w:rsidRDefault="00381984" w:rsidP="00381984">
      <w:pPr>
        <w:pStyle w:val="Bibliography"/>
        <w:rPr>
          <w:lang w:val="en-GB"/>
        </w:rPr>
      </w:pPr>
      <w:r w:rsidRPr="00381984">
        <w:rPr>
          <w:lang w:val="en-GB"/>
        </w:rPr>
        <w:t xml:space="preserve">Lorenzen, K. (2016). Toward a new paradigm for growth modeling in fisheries stock assessments: Embracing plasticity and its consequences. </w:t>
      </w:r>
      <w:r w:rsidRPr="00381984">
        <w:rPr>
          <w:i/>
          <w:iCs/>
          <w:lang w:val="en-GB"/>
        </w:rPr>
        <w:t>Fisheries Research</w:t>
      </w:r>
      <w:r w:rsidRPr="00381984">
        <w:rPr>
          <w:lang w:val="en-GB"/>
        </w:rPr>
        <w:t>, Growth: theory, estimation, and application in fishery stock assessment models, 180, 4–22.</w:t>
      </w:r>
    </w:p>
    <w:p w14:paraId="38013785" w14:textId="77777777" w:rsidR="00381984" w:rsidRPr="00381984" w:rsidRDefault="00381984" w:rsidP="00381984">
      <w:pPr>
        <w:pStyle w:val="Bibliography"/>
        <w:rPr>
          <w:lang w:val="en-GB"/>
        </w:rPr>
      </w:pPr>
      <w:r w:rsidRPr="00381984">
        <w:rPr>
          <w:lang w:val="en-GB"/>
        </w:rPr>
        <w:t xml:space="preserve">Lotze, H.K., Tittensor, D.P., Bryndum-Buchholz, A., Eddy, T.D., Cheung, W.W.L., Galbraith, E.D., </w:t>
      </w:r>
      <w:r w:rsidRPr="00381984">
        <w:rPr>
          <w:i/>
          <w:iCs/>
          <w:lang w:val="en-GB"/>
        </w:rPr>
        <w:t>et al.</w:t>
      </w:r>
      <w:r w:rsidRPr="00381984">
        <w:rPr>
          <w:lang w:val="en-GB"/>
        </w:rPr>
        <w:t xml:space="preserve"> (2019). Global ensemble projections reveal trophic amplification of ocean biomass declines with climate change. </w:t>
      </w:r>
      <w:r w:rsidRPr="00381984">
        <w:rPr>
          <w:i/>
          <w:iCs/>
          <w:lang w:val="en-GB"/>
        </w:rPr>
        <w:t>Proceedings of the National Academy of Sciences</w:t>
      </w:r>
      <w:r w:rsidRPr="00381984">
        <w:rPr>
          <w:lang w:val="en-GB"/>
        </w:rPr>
        <w:t>, 116, 12907–12912.</w:t>
      </w:r>
    </w:p>
    <w:p w14:paraId="21BBA928" w14:textId="77777777" w:rsidR="00381984" w:rsidRPr="00381984" w:rsidRDefault="00381984" w:rsidP="00381984">
      <w:pPr>
        <w:pStyle w:val="Bibliography"/>
        <w:rPr>
          <w:lang w:val="en-GB"/>
        </w:rPr>
      </w:pPr>
      <w:r w:rsidRPr="00381984">
        <w:rPr>
          <w:lang w:val="en-GB"/>
        </w:rPr>
        <w:t xml:space="preserve">Mackenzie, B.R., Gislason, H., Möllmann, C. &amp; Köster, F.W. (2007). Impact of 21st century climate change on the Baltic Sea fish community and fisheries. </w:t>
      </w:r>
      <w:r w:rsidRPr="00381984">
        <w:rPr>
          <w:i/>
          <w:iCs/>
          <w:lang w:val="en-GB"/>
        </w:rPr>
        <w:t>Global Change Biology</w:t>
      </w:r>
      <w:r w:rsidRPr="00381984">
        <w:rPr>
          <w:lang w:val="en-GB"/>
        </w:rPr>
        <w:t>, 13, 1348–1367.</w:t>
      </w:r>
    </w:p>
    <w:p w14:paraId="37553414" w14:textId="77777777" w:rsidR="00381984" w:rsidRPr="00381984" w:rsidRDefault="00381984" w:rsidP="00381984">
      <w:pPr>
        <w:pStyle w:val="Bibliography"/>
        <w:rPr>
          <w:lang w:val="en-GB"/>
        </w:rPr>
      </w:pPr>
      <w:r w:rsidRPr="00381984">
        <w:rPr>
          <w:lang w:val="en-GB"/>
        </w:rPr>
        <w:t xml:space="preserve">MacKenzie, B.R. &amp; Köster, F.W. (2004). Fish Production and Climate: Sprat in the Baltic Sea. </w:t>
      </w:r>
      <w:r w:rsidRPr="00381984">
        <w:rPr>
          <w:i/>
          <w:iCs/>
          <w:lang w:val="en-GB"/>
        </w:rPr>
        <w:t>Ecology</w:t>
      </w:r>
      <w:r w:rsidRPr="00381984">
        <w:rPr>
          <w:lang w:val="en-GB"/>
        </w:rPr>
        <w:t>, 85, 784–794.</w:t>
      </w:r>
    </w:p>
    <w:p w14:paraId="5ABBC738" w14:textId="77777777" w:rsidR="00381984" w:rsidRPr="00381984" w:rsidRDefault="00381984" w:rsidP="00381984">
      <w:pPr>
        <w:pStyle w:val="Bibliography"/>
        <w:rPr>
          <w:lang w:val="en-GB"/>
        </w:rPr>
      </w:pPr>
      <w:r w:rsidRPr="00381984">
        <w:rPr>
          <w:lang w:val="en-GB"/>
        </w:rPr>
        <w:t xml:space="preserve">McCauley, D.J., Pinsky, M.L., Palumbi, S.R., Estes, J.A., Joyce, F.H. &amp; Warner, R.R. (2015). Marine defaunation: Animal loss in the global ocean. </w:t>
      </w:r>
      <w:r w:rsidRPr="00381984">
        <w:rPr>
          <w:i/>
          <w:iCs/>
          <w:lang w:val="en-GB"/>
        </w:rPr>
        <w:t>Science</w:t>
      </w:r>
      <w:r w:rsidRPr="00381984">
        <w:rPr>
          <w:lang w:val="en-GB"/>
        </w:rPr>
        <w:t>, 347.</w:t>
      </w:r>
    </w:p>
    <w:p w14:paraId="70D69505" w14:textId="77777777" w:rsidR="00381984" w:rsidRPr="00381984" w:rsidRDefault="00381984" w:rsidP="00381984">
      <w:pPr>
        <w:pStyle w:val="Bibliography"/>
        <w:rPr>
          <w:lang w:val="en-GB"/>
        </w:rPr>
      </w:pPr>
      <w:r w:rsidRPr="00381984">
        <w:rPr>
          <w:lang w:val="en-GB"/>
        </w:rPr>
        <w:t xml:space="preserve">Mion, M., Thorsen, A., Vitale, F., Dierking, J., Herrmann, J.P., Huwer, B., </w:t>
      </w:r>
      <w:r w:rsidRPr="00381984">
        <w:rPr>
          <w:i/>
          <w:iCs/>
          <w:lang w:val="en-GB"/>
        </w:rPr>
        <w:t>et al.</w:t>
      </w:r>
      <w:r w:rsidRPr="00381984">
        <w:rPr>
          <w:lang w:val="en-GB"/>
        </w:rPr>
        <w:t xml:space="preserve"> (2018). Effect of fish length and nutritional condition on the fecundity of distressed Atlantic cod </w:t>
      </w:r>
      <w:r w:rsidRPr="00381984">
        <w:rPr>
          <w:i/>
          <w:iCs/>
          <w:lang w:val="en-GB"/>
        </w:rPr>
        <w:t>Gadus morhua</w:t>
      </w:r>
      <w:r w:rsidRPr="00381984">
        <w:rPr>
          <w:lang w:val="en-GB"/>
        </w:rPr>
        <w:t xml:space="preserve"> from the Baltic Sea: POTENTIAL FECUNDITY OF BALTIC </w:t>
      </w:r>
      <w:r w:rsidRPr="00381984">
        <w:rPr>
          <w:i/>
          <w:iCs/>
          <w:lang w:val="en-GB"/>
        </w:rPr>
        <w:t>G. MORHUA</w:t>
      </w:r>
      <w:r w:rsidRPr="00381984">
        <w:rPr>
          <w:lang w:val="en-GB"/>
        </w:rPr>
        <w:t xml:space="preserve">. </w:t>
      </w:r>
      <w:r w:rsidRPr="00381984">
        <w:rPr>
          <w:i/>
          <w:iCs/>
          <w:lang w:val="en-GB"/>
        </w:rPr>
        <w:t>Journal of Fish Biology</w:t>
      </w:r>
      <w:r w:rsidRPr="00381984">
        <w:rPr>
          <w:lang w:val="en-GB"/>
        </w:rPr>
        <w:t>, 92, 1016–1034.</w:t>
      </w:r>
    </w:p>
    <w:p w14:paraId="731FCD4F" w14:textId="77777777" w:rsidR="00381984" w:rsidRPr="00381984" w:rsidRDefault="00381984" w:rsidP="00381984">
      <w:pPr>
        <w:pStyle w:val="Bibliography"/>
        <w:rPr>
          <w:lang w:val="en-GB"/>
        </w:rPr>
      </w:pPr>
      <w:r w:rsidRPr="00381984">
        <w:rPr>
          <w:lang w:val="en-GB"/>
        </w:rPr>
        <w:t xml:space="preserve">Möllmann, C., Diekmann, R., Müller‐Karulis, B., Kornilovs, G., Plikshs, M. &amp; Axe, P. (2009). Reorganization of a large marine ecosystem due to atmospheric and anthropogenic pressure: a discontinuous regime shift in the Central Baltic Sea. </w:t>
      </w:r>
      <w:r w:rsidRPr="00381984">
        <w:rPr>
          <w:i/>
          <w:iCs/>
          <w:lang w:val="en-GB"/>
        </w:rPr>
        <w:t>Global Change Biology</w:t>
      </w:r>
      <w:r w:rsidRPr="00381984">
        <w:rPr>
          <w:lang w:val="en-GB"/>
        </w:rPr>
        <w:t>, 15, 1377–1393.</w:t>
      </w:r>
    </w:p>
    <w:p w14:paraId="26145081" w14:textId="77777777" w:rsidR="00381984" w:rsidRPr="00381984" w:rsidRDefault="00381984" w:rsidP="00381984">
      <w:pPr>
        <w:pStyle w:val="Bibliography"/>
        <w:rPr>
          <w:lang w:val="en-GB"/>
        </w:rPr>
      </w:pPr>
      <w:r w:rsidRPr="00381984">
        <w:rPr>
          <w:lang w:val="en-GB"/>
        </w:rPr>
        <w:t xml:space="preserve">Morán, X.A.G., López‐Urrutia, Á., Calvo‐Díaz, A. &amp; Li, W.K.W. (2010). Increasing importance of small phytoplankton in a warmer ocean. </w:t>
      </w:r>
      <w:r w:rsidRPr="00381984">
        <w:rPr>
          <w:i/>
          <w:iCs/>
          <w:lang w:val="en-GB"/>
        </w:rPr>
        <w:t>Global Change Biology</w:t>
      </w:r>
      <w:r w:rsidRPr="00381984">
        <w:rPr>
          <w:lang w:val="en-GB"/>
        </w:rPr>
        <w:t>, 16, 1137–1144.</w:t>
      </w:r>
    </w:p>
    <w:p w14:paraId="746121A1" w14:textId="77777777" w:rsidR="00381984" w:rsidRPr="00381984" w:rsidRDefault="00381984" w:rsidP="00381984">
      <w:pPr>
        <w:pStyle w:val="Bibliography"/>
        <w:rPr>
          <w:lang w:val="en-GB"/>
        </w:rPr>
      </w:pPr>
      <w:r w:rsidRPr="00381984">
        <w:rPr>
          <w:lang w:val="sv-SE"/>
        </w:rPr>
        <w:t xml:space="preserve">Morita, K., Fukuwaka, M., Tanimata, N. &amp; Yamamura, O. (2010). </w:t>
      </w:r>
      <w:r w:rsidRPr="00381984">
        <w:rPr>
          <w:lang w:val="en-GB"/>
        </w:rPr>
        <w:t xml:space="preserve">Size-dependent thermal preferences in a pelagic fish. </w:t>
      </w:r>
      <w:r w:rsidRPr="00381984">
        <w:rPr>
          <w:i/>
          <w:iCs/>
          <w:lang w:val="en-GB"/>
        </w:rPr>
        <w:t>Oikos</w:t>
      </w:r>
      <w:r w:rsidRPr="00381984">
        <w:rPr>
          <w:lang w:val="en-GB"/>
        </w:rPr>
        <w:t>, 119, 1265–1272.</w:t>
      </w:r>
    </w:p>
    <w:p w14:paraId="4D54033E" w14:textId="77777777" w:rsidR="00381984" w:rsidRPr="00381984" w:rsidRDefault="00381984" w:rsidP="00381984">
      <w:pPr>
        <w:pStyle w:val="Bibliography"/>
        <w:rPr>
          <w:lang w:val="sv-SE"/>
        </w:rPr>
      </w:pPr>
      <w:r w:rsidRPr="00381984">
        <w:rPr>
          <w:lang w:val="en-GB"/>
        </w:rPr>
        <w:t xml:space="preserve">Neubauer, P. &amp; Andersen, K.H. (2019). Thermal performance of fish is explained by an interplay between physiology, behaviour and ecology. </w:t>
      </w:r>
      <w:r w:rsidRPr="00381984">
        <w:rPr>
          <w:i/>
          <w:iCs/>
          <w:lang w:val="sv-SE"/>
        </w:rPr>
        <w:t>Conserv Physiol</w:t>
      </w:r>
      <w:r w:rsidRPr="00381984">
        <w:rPr>
          <w:lang w:val="sv-SE"/>
        </w:rPr>
        <w:t>, 7.</w:t>
      </w:r>
    </w:p>
    <w:p w14:paraId="2B0D2EC7" w14:textId="77777777" w:rsidR="00381984" w:rsidRPr="00381984" w:rsidRDefault="00381984" w:rsidP="00381984">
      <w:pPr>
        <w:pStyle w:val="Bibliography"/>
        <w:rPr>
          <w:lang w:val="en-GB"/>
        </w:rPr>
      </w:pPr>
      <w:r w:rsidRPr="00381984">
        <w:rPr>
          <w:lang w:val="sv-SE"/>
        </w:rPr>
        <w:t xml:space="preserve">Neuenfeldt, S., Bartolino, V., Orio, A., Andersen, K.H., Andersen, N.G., Niiranen, S., </w:t>
      </w:r>
      <w:r w:rsidRPr="00381984">
        <w:rPr>
          <w:i/>
          <w:iCs/>
          <w:lang w:val="sv-SE"/>
        </w:rPr>
        <w:t>et al.</w:t>
      </w:r>
      <w:r w:rsidRPr="00381984">
        <w:rPr>
          <w:lang w:val="sv-SE"/>
        </w:rPr>
        <w:t xml:space="preserve"> </w:t>
      </w:r>
      <w:r w:rsidRPr="00381984">
        <w:rPr>
          <w:lang w:val="en-GB"/>
        </w:rPr>
        <w:t xml:space="preserve">(2019). Feeding and growth of Atlantic cod (Gadus morhua L.) in the eastern Baltic Sea under environmental change. </w:t>
      </w:r>
      <w:r w:rsidRPr="00381984">
        <w:rPr>
          <w:i/>
          <w:iCs/>
          <w:lang w:val="en-GB"/>
        </w:rPr>
        <w:t>ICES Journal of Marine Science</w:t>
      </w:r>
      <w:r w:rsidRPr="00381984">
        <w:rPr>
          <w:lang w:val="en-GB"/>
        </w:rPr>
        <w:t>, fsz224.</w:t>
      </w:r>
    </w:p>
    <w:p w14:paraId="33C8462F" w14:textId="77777777" w:rsidR="00381984" w:rsidRPr="00381984" w:rsidRDefault="00381984" w:rsidP="00381984">
      <w:pPr>
        <w:pStyle w:val="Bibliography"/>
        <w:rPr>
          <w:lang w:val="en-GB"/>
        </w:rPr>
      </w:pPr>
      <w:r w:rsidRPr="00381984">
        <w:rPr>
          <w:lang w:val="en-GB"/>
        </w:rPr>
        <w:t xml:space="preserve">Neuheimer, A.B. &amp; Grønkjaer, P. (2012). Climate effects on size-at-age: growth in warming waters compensates for earlier maturity in an exploited marine fish. </w:t>
      </w:r>
      <w:r w:rsidRPr="00381984">
        <w:rPr>
          <w:i/>
          <w:iCs/>
          <w:lang w:val="en-GB"/>
        </w:rPr>
        <w:t>Global Change Biology</w:t>
      </w:r>
      <w:r w:rsidRPr="00381984">
        <w:rPr>
          <w:lang w:val="en-GB"/>
        </w:rPr>
        <w:t>, 18, 1812–1822.</w:t>
      </w:r>
    </w:p>
    <w:p w14:paraId="25395444" w14:textId="77777777" w:rsidR="00381984" w:rsidRPr="00381984" w:rsidRDefault="00381984" w:rsidP="00381984">
      <w:pPr>
        <w:pStyle w:val="Bibliography"/>
        <w:rPr>
          <w:lang w:val="en-GB"/>
        </w:rPr>
      </w:pPr>
      <w:r w:rsidRPr="00381984">
        <w:rPr>
          <w:lang w:val="en-GB"/>
        </w:rPr>
        <w:t xml:space="preserve">Neuheimer, A.B., Thresher, R.E., Lyle, J.M. &amp; Semmens, J.M. (2011). Tolerance limit for fish growth exceeded by warming waters. </w:t>
      </w:r>
      <w:r w:rsidRPr="00381984">
        <w:rPr>
          <w:i/>
          <w:iCs/>
          <w:lang w:val="en-GB"/>
        </w:rPr>
        <w:t>Nature Climate Change</w:t>
      </w:r>
      <w:r w:rsidRPr="00381984">
        <w:rPr>
          <w:lang w:val="en-GB"/>
        </w:rPr>
        <w:t>, 1, 110–113.</w:t>
      </w:r>
    </w:p>
    <w:p w14:paraId="23626A5B" w14:textId="77777777" w:rsidR="00381984" w:rsidRPr="00381984" w:rsidRDefault="00381984" w:rsidP="00381984">
      <w:pPr>
        <w:pStyle w:val="Bibliography"/>
        <w:rPr>
          <w:lang w:val="en-GB"/>
        </w:rPr>
      </w:pPr>
      <w:r w:rsidRPr="00381984">
        <w:rPr>
          <w:lang w:val="en-GB"/>
        </w:rPr>
        <w:t xml:space="preserve">Ohlberger, J. (2013). Climate warming and ectotherm body size – from individual physiology to community ecology. </w:t>
      </w:r>
      <w:r w:rsidRPr="00381984">
        <w:rPr>
          <w:i/>
          <w:iCs/>
          <w:lang w:val="en-GB"/>
        </w:rPr>
        <w:t>Functional Ecology</w:t>
      </w:r>
      <w:r w:rsidRPr="00381984">
        <w:rPr>
          <w:lang w:val="en-GB"/>
        </w:rPr>
        <w:t>, 27, 991–1001.</w:t>
      </w:r>
    </w:p>
    <w:p w14:paraId="1196DAA3" w14:textId="77777777" w:rsidR="00381984" w:rsidRPr="00381984" w:rsidRDefault="00381984" w:rsidP="00381984">
      <w:pPr>
        <w:pStyle w:val="Bibliography"/>
        <w:rPr>
          <w:lang w:val="en-GB"/>
        </w:rPr>
      </w:pPr>
      <w:r w:rsidRPr="00381984">
        <w:rPr>
          <w:lang w:val="en-GB"/>
        </w:rPr>
        <w:t xml:space="preserve">Orio, A., Bergström, U., Florin, A.-B., Lehmann, A., Šics, I. &amp; Casini, M. (2019). Spatial contraction of demersal fish populations in a large marine ecosystem. </w:t>
      </w:r>
      <w:r w:rsidRPr="00381984">
        <w:rPr>
          <w:i/>
          <w:iCs/>
          <w:lang w:val="en-GB"/>
        </w:rPr>
        <w:t>Journal of Biogeography</w:t>
      </w:r>
      <w:r w:rsidRPr="00381984">
        <w:rPr>
          <w:lang w:val="en-GB"/>
        </w:rPr>
        <w:t>, 46, 633–645.</w:t>
      </w:r>
    </w:p>
    <w:p w14:paraId="634E4DD2" w14:textId="77777777" w:rsidR="00381984" w:rsidRPr="00381984" w:rsidRDefault="00381984" w:rsidP="00381984">
      <w:pPr>
        <w:pStyle w:val="Bibliography"/>
        <w:rPr>
          <w:lang w:val="en-GB"/>
        </w:rPr>
      </w:pPr>
      <w:r w:rsidRPr="00381984">
        <w:rPr>
          <w:lang w:val="en-GB"/>
        </w:rPr>
        <w:t xml:space="preserve">Pauly, D. (1980). On the interrelationships between natural mortality, growth parameters, and mean environmental temperature in 175 fish stocks. </w:t>
      </w:r>
      <w:r w:rsidRPr="00381984">
        <w:rPr>
          <w:i/>
          <w:iCs/>
          <w:lang w:val="en-GB"/>
        </w:rPr>
        <w:t>ICES Journal of Marine Science</w:t>
      </w:r>
      <w:r w:rsidRPr="00381984">
        <w:rPr>
          <w:lang w:val="en-GB"/>
        </w:rPr>
        <w:t>, 39, 175–192.</w:t>
      </w:r>
    </w:p>
    <w:p w14:paraId="4E0C4A61" w14:textId="77777777" w:rsidR="00381984" w:rsidRPr="00381984" w:rsidRDefault="00381984" w:rsidP="00381984">
      <w:pPr>
        <w:pStyle w:val="Bibliography"/>
        <w:rPr>
          <w:lang w:val="en-GB"/>
        </w:rPr>
      </w:pPr>
      <w:r w:rsidRPr="00381984">
        <w:rPr>
          <w:lang w:val="en-GB"/>
        </w:rPr>
        <w:t xml:space="preserve">Pauly, D. &amp; Cheung, W.W.L. (2018). Sound physiological knowledge and principles in modeling shrinking of fishes under climate change. </w:t>
      </w:r>
      <w:r w:rsidRPr="00381984">
        <w:rPr>
          <w:i/>
          <w:iCs/>
          <w:lang w:val="en-GB"/>
        </w:rPr>
        <w:t>Global Change Biology</w:t>
      </w:r>
      <w:r w:rsidRPr="00381984">
        <w:rPr>
          <w:lang w:val="en-GB"/>
        </w:rPr>
        <w:t>, 24, e15–e26.</w:t>
      </w:r>
    </w:p>
    <w:p w14:paraId="488E43F4" w14:textId="77777777" w:rsidR="00381984" w:rsidRPr="00381984" w:rsidRDefault="00381984" w:rsidP="00381984">
      <w:pPr>
        <w:pStyle w:val="Bibliography"/>
        <w:rPr>
          <w:lang w:val="en-GB"/>
        </w:rPr>
      </w:pPr>
      <w:r w:rsidRPr="00381984">
        <w:rPr>
          <w:lang w:val="en-GB"/>
        </w:rPr>
        <w:t xml:space="preserve">Pinsky, M.L., Worm, B., Fogarty, M.J., Sarmiento, J.L. &amp; Levin, S.A. (2013). Marine Taxa Track Local Climate Velocities. </w:t>
      </w:r>
      <w:r w:rsidRPr="00381984">
        <w:rPr>
          <w:i/>
          <w:iCs/>
          <w:lang w:val="en-GB"/>
        </w:rPr>
        <w:t>Science</w:t>
      </w:r>
      <w:r w:rsidRPr="00381984">
        <w:rPr>
          <w:lang w:val="en-GB"/>
        </w:rPr>
        <w:t>, 341, 1239–1242.</w:t>
      </w:r>
    </w:p>
    <w:p w14:paraId="14D1C3E1" w14:textId="77777777" w:rsidR="00381984" w:rsidRPr="00381984" w:rsidRDefault="00381984" w:rsidP="00381984">
      <w:pPr>
        <w:pStyle w:val="Bibliography"/>
        <w:rPr>
          <w:lang w:val="en-GB"/>
        </w:rPr>
      </w:pPr>
      <w:r w:rsidRPr="00381984">
        <w:rPr>
          <w:lang w:val="en-GB"/>
        </w:rPr>
        <w:t xml:space="preserve">Pontavice, H. du, Gascuel, D., Reygondeau, G., Maureaud, A. &amp; Cheung, W.W.L. (2019). Climate change undermines the global functioning of marine food webs. </w:t>
      </w:r>
      <w:r w:rsidRPr="00381984">
        <w:rPr>
          <w:i/>
          <w:iCs/>
          <w:lang w:val="en-GB"/>
        </w:rPr>
        <w:t>Global Change Biology</w:t>
      </w:r>
      <w:r w:rsidRPr="00381984">
        <w:rPr>
          <w:lang w:val="en-GB"/>
        </w:rPr>
        <w:t>.</w:t>
      </w:r>
    </w:p>
    <w:p w14:paraId="4E545937" w14:textId="77777777" w:rsidR="00381984" w:rsidRPr="00381984" w:rsidRDefault="00381984" w:rsidP="00381984">
      <w:pPr>
        <w:pStyle w:val="Bibliography"/>
        <w:rPr>
          <w:lang w:val="en-GB"/>
        </w:rPr>
      </w:pPr>
      <w:r w:rsidRPr="00381984">
        <w:rPr>
          <w:lang w:val="en-GB"/>
        </w:rPr>
        <w:t xml:space="preserve">R Core Team. (2018). </w:t>
      </w:r>
      <w:r w:rsidRPr="00381984">
        <w:rPr>
          <w:i/>
          <w:iCs/>
          <w:lang w:val="en-GB"/>
        </w:rPr>
        <w:t>R: A Language and Environment for Statistical Computing. R Foundation for Statistical Computing</w:t>
      </w:r>
      <w:r w:rsidRPr="00381984">
        <w:rPr>
          <w:lang w:val="en-GB"/>
        </w:rPr>
        <w:t>. Vienna, Austria.</w:t>
      </w:r>
    </w:p>
    <w:p w14:paraId="14EF81F4" w14:textId="77777777" w:rsidR="00381984" w:rsidRPr="00381984" w:rsidRDefault="00381984" w:rsidP="00381984">
      <w:pPr>
        <w:pStyle w:val="Bibliography"/>
        <w:rPr>
          <w:lang w:val="en-GB"/>
        </w:rPr>
      </w:pPr>
      <w:r w:rsidRPr="00381984">
        <w:rPr>
          <w:lang w:val="en-GB"/>
        </w:rPr>
        <w:t xml:space="preserve">Rall, B.C., Brose, U., Hartvig, M., Kalinkat, G., Schwarzmuller, F., Vucic-Pestic, O., </w:t>
      </w:r>
      <w:r w:rsidRPr="00381984">
        <w:rPr>
          <w:i/>
          <w:iCs/>
          <w:lang w:val="en-GB"/>
        </w:rPr>
        <w:t>et al.</w:t>
      </w:r>
      <w:r w:rsidRPr="00381984">
        <w:rPr>
          <w:lang w:val="en-GB"/>
        </w:rPr>
        <w:t xml:space="preserve"> (2012). Universal temperature and body-mass scaling of feeding rates. </w:t>
      </w:r>
      <w:r w:rsidRPr="00381984">
        <w:rPr>
          <w:i/>
          <w:iCs/>
          <w:lang w:val="en-GB"/>
        </w:rPr>
        <w:t>Philosophical Transactions of the Royal Society of London, Series B: Biological Sciences</w:t>
      </w:r>
      <w:r w:rsidRPr="00381984">
        <w:rPr>
          <w:lang w:val="en-GB"/>
        </w:rPr>
        <w:t>, 367, 2923–2934.</w:t>
      </w:r>
    </w:p>
    <w:p w14:paraId="4359217E" w14:textId="77777777" w:rsidR="00381984" w:rsidRPr="00381984" w:rsidRDefault="00381984" w:rsidP="00381984">
      <w:pPr>
        <w:pStyle w:val="Bibliography"/>
        <w:rPr>
          <w:lang w:val="en-GB"/>
        </w:rPr>
      </w:pPr>
      <w:r w:rsidRPr="00381984">
        <w:rPr>
          <w:lang w:val="en-GB"/>
        </w:rPr>
        <w:t xml:space="preserve">Reum, J.C.P., Blanchard, J.L., Holsman, K.K., Aydin, K. &amp; Punt, A.E. (2019). Species‐specific ontogenetic diet shifts attenuate trophic cascades and lengthen food chains in exploited ecosystems. </w:t>
      </w:r>
      <w:r w:rsidRPr="00381984">
        <w:rPr>
          <w:i/>
          <w:iCs/>
          <w:lang w:val="en-GB"/>
        </w:rPr>
        <w:t>Oikos</w:t>
      </w:r>
      <w:r w:rsidRPr="00381984">
        <w:rPr>
          <w:lang w:val="en-GB"/>
        </w:rPr>
        <w:t>, 128, 1051–1064.</w:t>
      </w:r>
    </w:p>
    <w:p w14:paraId="4D66ACEC" w14:textId="77777777" w:rsidR="00381984" w:rsidRPr="00381984" w:rsidRDefault="00381984" w:rsidP="00381984">
      <w:pPr>
        <w:pStyle w:val="Bibliography"/>
        <w:rPr>
          <w:lang w:val="en-GB"/>
        </w:rPr>
      </w:pPr>
      <w:r w:rsidRPr="00381984">
        <w:rPr>
          <w:lang w:val="en-GB"/>
        </w:rPr>
        <w:t xml:space="preserve">Righton, D.A., Andersen, K.Haste., Neat, F., Thorsteinsson, V., Steingrund, P., Svedäng, H., </w:t>
      </w:r>
      <w:r w:rsidRPr="00381984">
        <w:rPr>
          <w:i/>
          <w:iCs/>
          <w:lang w:val="en-GB"/>
        </w:rPr>
        <w:t>et al.</w:t>
      </w:r>
      <w:r w:rsidRPr="00381984">
        <w:rPr>
          <w:lang w:val="en-GB"/>
        </w:rPr>
        <w:t xml:space="preserve"> (2010). Thermal niche of Atlantic cod Gadus morhua: limits, tolerance and optima. </w:t>
      </w:r>
      <w:r w:rsidRPr="00381984">
        <w:rPr>
          <w:i/>
          <w:iCs/>
          <w:lang w:val="en-GB"/>
        </w:rPr>
        <w:t>Marine Ecology Progress Series</w:t>
      </w:r>
      <w:r w:rsidRPr="00381984">
        <w:rPr>
          <w:lang w:val="en-GB"/>
        </w:rPr>
        <w:t>, 420, 1–13.</w:t>
      </w:r>
    </w:p>
    <w:p w14:paraId="7704C4E1" w14:textId="77777777" w:rsidR="00381984" w:rsidRPr="00381984" w:rsidRDefault="00381984" w:rsidP="00381984">
      <w:pPr>
        <w:pStyle w:val="Bibliography"/>
        <w:rPr>
          <w:lang w:val="en-GB"/>
        </w:rPr>
      </w:pPr>
      <w:r w:rsidRPr="00381984">
        <w:rPr>
          <w:lang w:val="en-GB"/>
        </w:rPr>
        <w:t xml:space="preserve">van Rijn, I., Buba, Y., DeLong, J., Kiflawi, M. &amp; Belmaker, J. (2017). Large but uneven reduction in fish size across species in relation to changing sea temperatures. </w:t>
      </w:r>
      <w:r w:rsidRPr="00381984">
        <w:rPr>
          <w:i/>
          <w:iCs/>
          <w:lang w:val="en-GB"/>
        </w:rPr>
        <w:t>Global Change Biology</w:t>
      </w:r>
      <w:r w:rsidRPr="00381984">
        <w:rPr>
          <w:lang w:val="en-GB"/>
        </w:rPr>
        <w:t>, 23, 3667–3674.</w:t>
      </w:r>
    </w:p>
    <w:p w14:paraId="0D01E234" w14:textId="77777777" w:rsidR="00381984" w:rsidRPr="00381984" w:rsidRDefault="00381984" w:rsidP="00381984">
      <w:pPr>
        <w:pStyle w:val="Bibliography"/>
        <w:rPr>
          <w:lang w:val="en-GB"/>
        </w:rPr>
      </w:pPr>
      <w:r w:rsidRPr="00381984">
        <w:rPr>
          <w:lang w:val="en-GB"/>
        </w:rPr>
        <w:t xml:space="preserve">Rohatgi, A. (2012). </w:t>
      </w:r>
      <w:r w:rsidRPr="00381984">
        <w:rPr>
          <w:i/>
          <w:iCs/>
          <w:lang w:val="en-GB"/>
        </w:rPr>
        <w:t>WebPlotDigitalizer: HTML5 based online tool to extract numerical data from plot images. Version 4.1. [WWW document] URL https://automeris.io/WebPlotDigitizer (accessed on January 2019).</w:t>
      </w:r>
    </w:p>
    <w:p w14:paraId="1C4F9F1D" w14:textId="77777777" w:rsidR="00381984" w:rsidRPr="00381984" w:rsidRDefault="00381984" w:rsidP="00381984">
      <w:pPr>
        <w:pStyle w:val="Bibliography"/>
        <w:rPr>
          <w:lang w:val="en-GB"/>
        </w:rPr>
      </w:pPr>
      <w:r w:rsidRPr="00381984">
        <w:rPr>
          <w:lang w:val="en-GB"/>
        </w:rPr>
        <w:t xml:space="preserve">Sarmiento, J.L., Slater, R., Barber, R., Bopp, L., Doney, S.C., Hirst, A.C., </w:t>
      </w:r>
      <w:r w:rsidRPr="00381984">
        <w:rPr>
          <w:i/>
          <w:iCs/>
          <w:lang w:val="en-GB"/>
        </w:rPr>
        <w:t>et al.</w:t>
      </w:r>
      <w:r w:rsidRPr="00381984">
        <w:rPr>
          <w:lang w:val="en-GB"/>
        </w:rPr>
        <w:t xml:space="preserve"> (2004). Response of ocean ecosystems to climate warming. </w:t>
      </w:r>
      <w:r w:rsidRPr="00381984">
        <w:rPr>
          <w:i/>
          <w:iCs/>
          <w:lang w:val="en-GB"/>
        </w:rPr>
        <w:t>Global Biogeochemical Cycles</w:t>
      </w:r>
      <w:r w:rsidRPr="00381984">
        <w:rPr>
          <w:lang w:val="en-GB"/>
        </w:rPr>
        <w:t>, 18, n/a–n/a.</w:t>
      </w:r>
    </w:p>
    <w:p w14:paraId="3597D42F" w14:textId="77777777" w:rsidR="00381984" w:rsidRPr="00381984" w:rsidRDefault="00381984" w:rsidP="00381984">
      <w:pPr>
        <w:pStyle w:val="Bibliography"/>
        <w:rPr>
          <w:lang w:val="en-GB"/>
        </w:rPr>
      </w:pPr>
      <w:r w:rsidRPr="00381984">
        <w:rPr>
          <w:lang w:val="en-GB"/>
        </w:rPr>
        <w:t xml:space="preserve">Savage, V.M., Gillooly, J.F., Brown, J.H., West, G.B. &amp; Charnov, E.L. (2004). Effects of body size and temperature on population growth. </w:t>
      </w:r>
      <w:r w:rsidRPr="00381984">
        <w:rPr>
          <w:i/>
          <w:iCs/>
          <w:lang w:val="en-GB"/>
        </w:rPr>
        <w:t>The American Naturalist</w:t>
      </w:r>
      <w:r w:rsidRPr="00381984">
        <w:rPr>
          <w:lang w:val="en-GB"/>
        </w:rPr>
        <w:t>, 163, 429–441.</w:t>
      </w:r>
    </w:p>
    <w:p w14:paraId="1CB3CED7" w14:textId="77777777" w:rsidR="00381984" w:rsidRPr="00381984" w:rsidRDefault="00381984" w:rsidP="00381984">
      <w:pPr>
        <w:pStyle w:val="Bibliography"/>
        <w:rPr>
          <w:lang w:val="en-GB"/>
        </w:rPr>
      </w:pPr>
      <w:r w:rsidRPr="00381984">
        <w:rPr>
          <w:lang w:val="en-GB"/>
        </w:rPr>
        <w:t xml:space="preserve">Scott, F., Blanchard, J. &amp; Andersen, K. (2019). </w:t>
      </w:r>
      <w:r w:rsidRPr="00381984">
        <w:rPr>
          <w:i/>
          <w:iCs/>
          <w:lang w:val="en-GB"/>
        </w:rPr>
        <w:t>mizer: Multi-Species sIZE Spectrum Modelling in R</w:t>
      </w:r>
      <w:r w:rsidRPr="00381984">
        <w:rPr>
          <w:lang w:val="en-GB"/>
        </w:rPr>
        <w:t>. R. .</w:t>
      </w:r>
    </w:p>
    <w:p w14:paraId="3912D7B0" w14:textId="77777777" w:rsidR="00381984" w:rsidRPr="00381984" w:rsidRDefault="00381984" w:rsidP="00381984">
      <w:pPr>
        <w:pStyle w:val="Bibliography"/>
        <w:rPr>
          <w:lang w:val="en-GB"/>
        </w:rPr>
      </w:pPr>
      <w:r w:rsidRPr="00381984">
        <w:rPr>
          <w:lang w:val="en-GB"/>
        </w:rPr>
        <w:t xml:space="preserve">Scott, F., Blanchard, J.L. &amp; Andersen, K.Haste. (2014). mizer: An R package for multispecies, trait-based and community size spectrum ecological modelling. </w:t>
      </w:r>
      <w:r w:rsidRPr="00381984">
        <w:rPr>
          <w:i/>
          <w:iCs/>
          <w:lang w:val="en-GB"/>
        </w:rPr>
        <w:t>Methods in Ecology and Evolution</w:t>
      </w:r>
      <w:r w:rsidRPr="00381984">
        <w:rPr>
          <w:lang w:val="en-GB"/>
        </w:rPr>
        <w:t>, 5, 1121–1125.</w:t>
      </w:r>
    </w:p>
    <w:p w14:paraId="22E93CA7" w14:textId="77777777" w:rsidR="00381984" w:rsidRPr="00381984" w:rsidRDefault="00381984" w:rsidP="00381984">
      <w:pPr>
        <w:pStyle w:val="Bibliography"/>
        <w:rPr>
          <w:lang w:val="en-GB"/>
        </w:rPr>
      </w:pPr>
      <w:r w:rsidRPr="00381984">
        <w:rPr>
          <w:lang w:val="en-GB"/>
        </w:rPr>
        <w:t>Scott, F., Blanchard, J.L. &amp; Andersen, K.Haste. (2018). Multispecies, trait and community size spectrum ecological modelling in R ( mizer ), 1–87.</w:t>
      </w:r>
    </w:p>
    <w:p w14:paraId="68C8919B" w14:textId="77777777" w:rsidR="00381984" w:rsidRPr="00381984" w:rsidRDefault="00381984" w:rsidP="00381984">
      <w:pPr>
        <w:pStyle w:val="Bibliography"/>
        <w:rPr>
          <w:lang w:val="en-GB"/>
        </w:rPr>
      </w:pPr>
      <w:r w:rsidRPr="00381984">
        <w:rPr>
          <w:lang w:val="en-GB"/>
        </w:rPr>
        <w:t xml:space="preserve">Sheridan, J.A. &amp; Bickford, D. (2011). Shrinking body size as an ecological response to climate change. </w:t>
      </w:r>
      <w:r w:rsidRPr="00381984">
        <w:rPr>
          <w:i/>
          <w:iCs/>
          <w:lang w:val="en-GB"/>
        </w:rPr>
        <w:t>Nature Climate Change</w:t>
      </w:r>
      <w:r w:rsidRPr="00381984">
        <w:rPr>
          <w:lang w:val="en-GB"/>
        </w:rPr>
        <w:t>, 1, 401–406.</w:t>
      </w:r>
    </w:p>
    <w:p w14:paraId="7186D753" w14:textId="77777777" w:rsidR="00381984" w:rsidRPr="00381984" w:rsidRDefault="00381984" w:rsidP="00381984">
      <w:pPr>
        <w:pStyle w:val="Bibliography"/>
        <w:rPr>
          <w:lang w:val="en-GB"/>
        </w:rPr>
      </w:pPr>
      <w:r w:rsidRPr="00381984">
        <w:rPr>
          <w:lang w:val="en-GB"/>
        </w:rPr>
        <w:t xml:space="preserve">Spence, M.A., Blackwell, P.G., Blanchard, J.L. &amp; Shuter, B. (2016). Parameter uncertainty of a dynamic multispecies size spectrum model \textlesssup\textgreater1\textless/sup\textgreater. </w:t>
      </w:r>
      <w:r w:rsidRPr="00381984">
        <w:rPr>
          <w:i/>
          <w:iCs/>
          <w:lang w:val="en-GB"/>
        </w:rPr>
        <w:t>Canadian Journal of Fisheries and Aquatic Sciences</w:t>
      </w:r>
      <w:r w:rsidRPr="00381984">
        <w:rPr>
          <w:lang w:val="en-GB"/>
        </w:rPr>
        <w:t>, 73, 589–597.</w:t>
      </w:r>
    </w:p>
    <w:p w14:paraId="5CFF7A32" w14:textId="77777777" w:rsidR="00381984" w:rsidRPr="00381984" w:rsidRDefault="00381984" w:rsidP="00381984">
      <w:pPr>
        <w:pStyle w:val="Bibliography"/>
        <w:rPr>
          <w:lang w:val="en-GB"/>
        </w:rPr>
      </w:pPr>
      <w:r w:rsidRPr="00381984">
        <w:rPr>
          <w:lang w:val="en-GB"/>
        </w:rPr>
        <w:t xml:space="preserve">Steinacher, M., Joos, F., Frolicher, T.L., Bopp, L., Cadule, P., Cocco, V., </w:t>
      </w:r>
      <w:r w:rsidRPr="00381984">
        <w:rPr>
          <w:i/>
          <w:iCs/>
          <w:lang w:val="en-GB"/>
        </w:rPr>
        <w:t>et al.</w:t>
      </w:r>
      <w:r w:rsidRPr="00381984">
        <w:rPr>
          <w:lang w:val="en-GB"/>
        </w:rPr>
        <w:t xml:space="preserve"> (2010). Projected 21st century decrease in marine productivity: a multi-model analysis. </w:t>
      </w:r>
      <w:r w:rsidRPr="00381984">
        <w:rPr>
          <w:i/>
          <w:iCs/>
          <w:lang w:val="en-GB"/>
        </w:rPr>
        <w:t>Biogeosciences</w:t>
      </w:r>
      <w:r w:rsidRPr="00381984">
        <w:rPr>
          <w:lang w:val="en-GB"/>
        </w:rPr>
        <w:t>, 7.</w:t>
      </w:r>
    </w:p>
    <w:p w14:paraId="4FFFB17F" w14:textId="77777777" w:rsidR="00381984" w:rsidRPr="00381984" w:rsidRDefault="00381984" w:rsidP="00381984">
      <w:pPr>
        <w:pStyle w:val="Bibliography"/>
        <w:rPr>
          <w:lang w:val="en-GB"/>
        </w:rPr>
      </w:pPr>
      <w:r w:rsidRPr="00381984">
        <w:rPr>
          <w:lang w:val="en-GB"/>
        </w:rPr>
        <w:t xml:space="preserve">Svedäng, H. &amp; Hornborg, S. (2014). Selective fishing induces density-dependent growth. </w:t>
      </w:r>
      <w:r w:rsidRPr="00381984">
        <w:rPr>
          <w:i/>
          <w:iCs/>
          <w:lang w:val="en-GB"/>
        </w:rPr>
        <w:t>Nature Communications</w:t>
      </w:r>
      <w:r w:rsidRPr="00381984">
        <w:rPr>
          <w:lang w:val="en-GB"/>
        </w:rPr>
        <w:t>, 5, 4152.</w:t>
      </w:r>
    </w:p>
    <w:p w14:paraId="1F492D1B" w14:textId="77777777" w:rsidR="00381984" w:rsidRPr="00381984" w:rsidRDefault="00381984" w:rsidP="00381984">
      <w:pPr>
        <w:pStyle w:val="Bibliography"/>
        <w:rPr>
          <w:lang w:val="en-GB"/>
        </w:rPr>
      </w:pPr>
      <w:r w:rsidRPr="00381984">
        <w:rPr>
          <w:lang w:val="en-GB"/>
        </w:rPr>
        <w:t xml:space="preserve">Szuwalski, C.S., Burgess, M.G., Costello, C. &amp; Gaines, S.D. (2017). High fishery catches through trophic cascades in China. </w:t>
      </w:r>
      <w:r w:rsidRPr="00381984">
        <w:rPr>
          <w:i/>
          <w:iCs/>
          <w:lang w:val="en-GB"/>
        </w:rPr>
        <w:t>Proceedings of the National Academy of Sciences</w:t>
      </w:r>
      <w:r w:rsidRPr="00381984">
        <w:rPr>
          <w:lang w:val="en-GB"/>
        </w:rPr>
        <w:t>, 114, 717–721.</w:t>
      </w:r>
    </w:p>
    <w:p w14:paraId="555421B9" w14:textId="77777777" w:rsidR="00381984" w:rsidRPr="00381984" w:rsidRDefault="00381984" w:rsidP="00381984">
      <w:pPr>
        <w:pStyle w:val="Bibliography"/>
        <w:rPr>
          <w:lang w:val="en-GB"/>
        </w:rPr>
      </w:pPr>
      <w:r w:rsidRPr="00381984">
        <w:rPr>
          <w:lang w:val="en-GB"/>
        </w:rPr>
        <w:t xml:space="preserve">Thorson, J.T., Monnahan, C.C. &amp; Cope, J.M. (2015). The potential impact of time-variation in vital rates on fisheries management targets for marine fishes. </w:t>
      </w:r>
      <w:r w:rsidRPr="00381984">
        <w:rPr>
          <w:i/>
          <w:iCs/>
          <w:lang w:val="en-GB"/>
        </w:rPr>
        <w:t>Fisheries Research</w:t>
      </w:r>
      <w:r w:rsidRPr="00381984">
        <w:rPr>
          <w:lang w:val="en-GB"/>
        </w:rPr>
        <w:t>, 169, 8–17.</w:t>
      </w:r>
    </w:p>
    <w:p w14:paraId="179EA9E6" w14:textId="77777777" w:rsidR="00381984" w:rsidRPr="00381984" w:rsidRDefault="00381984" w:rsidP="00381984">
      <w:pPr>
        <w:pStyle w:val="Bibliography"/>
        <w:rPr>
          <w:lang w:val="en-GB"/>
        </w:rPr>
      </w:pPr>
      <w:r w:rsidRPr="00381984">
        <w:rPr>
          <w:lang w:val="en-GB"/>
        </w:rPr>
        <w:t xml:space="preserve">Thorson, J.T., Munch, S.B., Cope, J.M. &amp; Gao, J. (2017). Predicting life history parameters for all fishes worldwide. </w:t>
      </w:r>
      <w:r w:rsidRPr="00381984">
        <w:rPr>
          <w:i/>
          <w:iCs/>
          <w:lang w:val="en-GB"/>
        </w:rPr>
        <w:t>Ecological Applications</w:t>
      </w:r>
      <w:r w:rsidRPr="00381984">
        <w:rPr>
          <w:lang w:val="en-GB"/>
        </w:rPr>
        <w:t>, 27, 2262–2276.</w:t>
      </w:r>
    </w:p>
    <w:p w14:paraId="3CE8A16A" w14:textId="77777777" w:rsidR="00381984" w:rsidRPr="00381984" w:rsidRDefault="00381984" w:rsidP="00381984">
      <w:pPr>
        <w:pStyle w:val="Bibliography"/>
        <w:rPr>
          <w:lang w:val="en-GB"/>
        </w:rPr>
      </w:pPr>
      <w:r w:rsidRPr="00381984">
        <w:rPr>
          <w:lang w:val="en-GB"/>
        </w:rPr>
        <w:t xml:space="preserve">Thresher, R.E., Koslow, J.A., Morison, A.K. &amp; Smith, D.C. (2007). Depth-mediated reversal of the effects of climate change on long-term growth rates of exploited marine fish. </w:t>
      </w:r>
      <w:r w:rsidRPr="00381984">
        <w:rPr>
          <w:i/>
          <w:iCs/>
          <w:lang w:val="en-GB"/>
        </w:rPr>
        <w:t>Proceedings of the National Academy of Sciences, USA</w:t>
      </w:r>
      <w:r w:rsidRPr="00381984">
        <w:rPr>
          <w:lang w:val="en-GB"/>
        </w:rPr>
        <w:t>, 104, 7461–7465.</w:t>
      </w:r>
    </w:p>
    <w:p w14:paraId="43853693" w14:textId="77777777" w:rsidR="00381984" w:rsidRPr="00381984" w:rsidRDefault="00381984" w:rsidP="00381984">
      <w:pPr>
        <w:pStyle w:val="Bibliography"/>
        <w:rPr>
          <w:lang w:val="en-GB"/>
        </w:rPr>
      </w:pPr>
      <w:r w:rsidRPr="00381984">
        <w:rPr>
          <w:lang w:val="en-GB"/>
        </w:rPr>
        <w:t xml:space="preserve">Ursin, E. (1967). A Mathematical Model of Some Aspects of Fish Growth, Respiration, and Mortality. </w:t>
      </w:r>
      <w:r w:rsidRPr="00381984">
        <w:rPr>
          <w:i/>
          <w:iCs/>
          <w:lang w:val="en-GB"/>
        </w:rPr>
        <w:t>Journal of the Fisheries Research Board of Canada</w:t>
      </w:r>
      <w:r w:rsidRPr="00381984">
        <w:rPr>
          <w:lang w:val="en-GB"/>
        </w:rPr>
        <w:t>, 24, 2355–2453.</w:t>
      </w:r>
    </w:p>
    <w:p w14:paraId="688B81C9" w14:textId="77777777" w:rsidR="00381984" w:rsidRPr="00381984" w:rsidRDefault="00381984" w:rsidP="00381984">
      <w:pPr>
        <w:pStyle w:val="Bibliography"/>
        <w:rPr>
          <w:lang w:val="sv-SE"/>
        </w:rPr>
      </w:pPr>
      <w:r w:rsidRPr="00381984">
        <w:rPr>
          <w:lang w:val="en-GB"/>
        </w:rPr>
        <w:t xml:space="preserve">Ursin, E. (1973). On the prey size preferences of cod and dab. </w:t>
      </w:r>
      <w:r w:rsidRPr="00381984">
        <w:rPr>
          <w:i/>
          <w:iCs/>
          <w:lang w:val="sv-SE"/>
        </w:rPr>
        <w:t>Meddelelser fra Danmarks Fiskeri-og Havun- dersgelser</w:t>
      </w:r>
      <w:r w:rsidRPr="00381984">
        <w:rPr>
          <w:lang w:val="sv-SE"/>
        </w:rPr>
        <w:t>, 7:8598.</w:t>
      </w:r>
    </w:p>
    <w:p w14:paraId="4AFEFACC" w14:textId="77777777" w:rsidR="00381984" w:rsidRPr="00381984" w:rsidRDefault="00381984" w:rsidP="00381984">
      <w:pPr>
        <w:pStyle w:val="Bibliography"/>
        <w:rPr>
          <w:lang w:val="en-GB"/>
        </w:rPr>
      </w:pPr>
      <w:r w:rsidRPr="00381984">
        <w:rPr>
          <w:lang w:val="en-GB"/>
        </w:rPr>
        <w:t xml:space="preserve">Woodworth-Jefcoats, P.A., Blanchard, J.L. &amp; Drazen, J.C. (2019). Relative Impacts of Simultaneous Stressors on a Pelagic Marine Ecosystem. </w:t>
      </w:r>
      <w:r w:rsidRPr="00381984">
        <w:rPr>
          <w:i/>
          <w:iCs/>
          <w:lang w:val="en-GB"/>
        </w:rPr>
        <w:t>Frontiers in Marine Science</w:t>
      </w:r>
      <w:r w:rsidRPr="00381984">
        <w:rPr>
          <w:lang w:val="en-GB"/>
        </w:rPr>
        <w:t>, 6.</w:t>
      </w:r>
    </w:p>
    <w:p w14:paraId="32E84AD6" w14:textId="77777777" w:rsidR="00381984" w:rsidRPr="00381984" w:rsidRDefault="00381984" w:rsidP="00381984">
      <w:pPr>
        <w:pStyle w:val="Bibliography"/>
        <w:rPr>
          <w:lang w:val="en-GB"/>
        </w:rPr>
      </w:pPr>
      <w:r w:rsidRPr="00381984">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381984">
        <w:rPr>
          <w:i/>
          <w:iCs/>
          <w:lang w:val="en-GB"/>
        </w:rPr>
        <w:t>Global Change Biology</w:t>
      </w:r>
      <w:r w:rsidRPr="00381984">
        <w:rPr>
          <w:lang w:val="en-GB"/>
        </w:rPr>
        <w:t>, 19, 724–733.</w:t>
      </w:r>
    </w:p>
    <w:p w14:paraId="148BCEB5" w14:textId="77777777" w:rsidR="00381984" w:rsidRPr="00381984" w:rsidRDefault="00381984" w:rsidP="00381984">
      <w:pPr>
        <w:pStyle w:val="Bibliography"/>
        <w:rPr>
          <w:lang w:val="en-GB"/>
        </w:rPr>
      </w:pPr>
      <w:r w:rsidRPr="00381984">
        <w:rPr>
          <w:lang w:val="en-GB"/>
        </w:rPr>
        <w:t xml:space="preserve">Woodworth-Jefcoats, P.A., Polovina, J.J., Howell, E.A. &amp; Blanchard, J.L. (2015). Two takes on the ecosystem impacts of climate change and fishing: Comparing a size-based and a species-based ecosystem model in the central North Pacific. </w:t>
      </w:r>
      <w:r w:rsidRPr="00381984">
        <w:rPr>
          <w:i/>
          <w:iCs/>
          <w:lang w:val="en-GB"/>
        </w:rPr>
        <w:t>Progress in Oceanography</w:t>
      </w:r>
      <w:r w:rsidRPr="00381984">
        <w:rPr>
          <w:lang w:val="en-GB"/>
        </w:rPr>
        <w:t>, 138, 533–545.</w:t>
      </w:r>
    </w:p>
    <w:p w14:paraId="6CD5CE7B" w14:textId="2C55114D" w:rsidR="00AD548E" w:rsidRPr="0053282F" w:rsidRDefault="00381984" w:rsidP="00AB343C">
      <w:pPr>
        <w:pStyle w:val="Bibliography"/>
        <w:rPr>
          <w:rFonts w:cstheme="minorHAnsi"/>
          <w:b/>
        </w:rPr>
      </w:pPr>
      <w:r w:rsidRPr="00381984">
        <w:rPr>
          <w:lang w:val="en-GB"/>
        </w:rPr>
        <w:t xml:space="preserve">Yvon‐Durocher, G., Montoya, J.M., Trimmer, M. &amp; Woodward, G. (2011). Warming alters the size spectrum and shifts the distribution of biomass in freshwater ecosystems. </w:t>
      </w:r>
      <w:r w:rsidRPr="00381984">
        <w:rPr>
          <w:i/>
          <w:iCs/>
          <w:lang w:val="en-GB"/>
        </w:rPr>
        <w:t>Global Change Biology</w:t>
      </w:r>
      <w:r w:rsidRPr="00381984">
        <w:rPr>
          <w:lang w:val="en-GB"/>
        </w:rPr>
        <w:t>, 17, 1681–1694.</w:t>
      </w:r>
      <w:r w:rsidR="00C572FC">
        <w:rPr>
          <w:rFonts w:cstheme="minorHAnsi"/>
          <w:b/>
        </w:rPr>
        <w:fldChar w:fldCharType="end"/>
      </w:r>
    </w:p>
    <w:sectPr w:rsidR="00AD548E" w:rsidRPr="0053282F" w:rsidSect="00250410">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01-21T11:15:00Z" w:initials="ML">
    <w:p w14:paraId="6D78DCE0" w14:textId="74CEC496" w:rsidR="004A6B82" w:rsidRPr="00C57B85" w:rsidRDefault="004A6B82">
      <w:pPr>
        <w:pStyle w:val="CommentText"/>
        <w:rPr>
          <w:lang w:val="en-GB"/>
        </w:rPr>
      </w:pPr>
      <w:r>
        <w:rPr>
          <w:rStyle w:val="CommentReference"/>
        </w:rPr>
        <w:annotationRef/>
      </w:r>
      <w:r w:rsidRPr="00C57B85">
        <w:rPr>
          <w:rFonts w:ascii="Times" w:hAnsi="Times"/>
          <w:lang w:val="en-GB"/>
        </w:rPr>
        <w:t xml:space="preserve"> Audzijonyte et al. </w:t>
      </w:r>
      <w:r w:rsidR="00CE1581" w:rsidRPr="00CE1581">
        <w:rPr>
          <w:rFonts w:ascii="Times" w:hAnsi="Times"/>
          <w:lang w:val="en-GB"/>
        </w:rPr>
        <w:sym w:font="Wingdings" w:char="F04A"/>
      </w:r>
    </w:p>
  </w:comment>
  <w:comment w:id="1" w:author="Anna Gårdmark" w:date="2020-01-29T13:48:00Z" w:initials="AG">
    <w:p w14:paraId="35AFA85F" w14:textId="6AD4B128" w:rsidR="004A6B82" w:rsidRPr="00DC6626" w:rsidRDefault="004A6B82">
      <w:pPr>
        <w:pStyle w:val="CommentText"/>
        <w:rPr>
          <w:lang w:val="en-GB"/>
        </w:rPr>
      </w:pPr>
      <w:r>
        <w:rPr>
          <w:rStyle w:val="CommentReference"/>
        </w:rPr>
        <w:annotationRef/>
      </w:r>
      <w:r w:rsidRPr="00081BAF">
        <w:rPr>
          <w:lang w:val="en-GB"/>
        </w:rPr>
        <w:t>some of these are truly confusing, like having several different indices for the same thing (like p, j, and i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2" w:author="Max Lindmark" w:date="2020-02-04T14:41:00Z" w:initials="ML">
    <w:p w14:paraId="28888BD2" w14:textId="3FEDB6D3" w:rsidR="004A6B82" w:rsidRPr="00DD3258" w:rsidRDefault="004A6B82">
      <w:pPr>
        <w:pStyle w:val="CommentText"/>
        <w:rPr>
          <w:lang w:val="en-US"/>
        </w:rPr>
      </w:pPr>
      <w:r>
        <w:rPr>
          <w:lang w:val="en-US"/>
        </w:rPr>
        <w:t>I landed on a mix between your suggestion for clarification and keeping as is. Thanks for checking carefully!</w:t>
      </w:r>
    </w:p>
  </w:comment>
  <w:comment w:id="3" w:author="Anna Gårdmark" w:date="2020-01-29T14:16:00Z" w:initials="AG">
    <w:p w14:paraId="328629E0" w14:textId="77777777" w:rsidR="004A6B82" w:rsidRPr="00C41EA8" w:rsidRDefault="004A6B82" w:rsidP="003D63B7">
      <w:pPr>
        <w:pStyle w:val="CommentText"/>
        <w:rPr>
          <w:lang w:val="en-GB"/>
        </w:rPr>
      </w:pPr>
      <w:r>
        <w:rPr>
          <w:rStyle w:val="CommentReference"/>
        </w:rPr>
        <w:annotationRef/>
      </w:r>
      <w:r w:rsidRPr="00C41EA8">
        <w:rPr>
          <w:lang w:val="en-GB"/>
        </w:rPr>
        <w:t xml:space="preserve">generally it becomes tricky to follow when you as subscripts mix things that </w:t>
      </w:r>
      <w:r>
        <w:rPr>
          <w:lang w:val="en-GB"/>
        </w:rPr>
        <w:t>are the parameter names (here s for starvation, I guess?) and that are indices (i for species i)</w:t>
      </w:r>
    </w:p>
  </w:comment>
  <w:comment w:id="4" w:author="Max Lindmark" w:date="2020-02-04T15:15:00Z" w:initials="ML">
    <w:p w14:paraId="60013EE5" w14:textId="77777777" w:rsidR="004A6B82" w:rsidRPr="008F683D" w:rsidRDefault="004A6B82" w:rsidP="003D63B7">
      <w:pPr>
        <w:pStyle w:val="CommentText"/>
        <w:rPr>
          <w:rFonts w:ascii="Times New Roman" w:eastAsiaTheme="minorEastAsia" w:hAnsi="Times New Roman" w:cs="Times New Roman"/>
          <w:sz w:val="36"/>
          <w:szCs w:val="36"/>
          <w:lang w:val="en-GB"/>
        </w:rPr>
      </w:pPr>
      <w:r>
        <w:rPr>
          <w:rStyle w:val="CommentReference"/>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 xml:space="preserve">Auger‐Méthé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CommentReference"/>
            <w:rFonts w:ascii="Cambria Math" w:hAnsi="Cambria Math" w:cs="Times New Roman"/>
          </w:rPr>
          <w:annotationRef/>
        </m:r>
      </m:oMath>
      <w:r w:rsidRPr="00BD3461">
        <w:rPr>
          <w:rFonts w:ascii="Times New Roman" w:eastAsiaTheme="minorEastAsia" w:hAnsi="Times New Roman" w:cs="Times New Roman"/>
          <w:lang w:val="en-GB"/>
        </w:rPr>
        <w:t xml:space="preserve"> </w:t>
      </w:r>
      <w:r w:rsidRPr="008F683D">
        <w:rPr>
          <w:rStyle w:val="CommentReference"/>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4A6B82" w:rsidRDefault="004A6B82" w:rsidP="003D63B7">
      <w:pPr>
        <w:pStyle w:val="CommentText"/>
        <w:rPr>
          <w:rFonts w:ascii="Times New Roman" w:eastAsiaTheme="minorEastAsia" w:hAnsi="Times New Roman" w:cs="Times New Roman"/>
          <w:lang w:val="en-US"/>
        </w:rPr>
      </w:pPr>
    </w:p>
    <w:p w14:paraId="0BCC2507" w14:textId="399A0E7C" w:rsidR="004A6B82" w:rsidRPr="008F683D" w:rsidRDefault="004A6B82" w:rsidP="003D63B7">
      <w:pPr>
        <w:pStyle w:val="CommentText"/>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r w:rsidR="003E5A3A">
        <w:rPr>
          <w:rFonts w:ascii="Times New Roman" w:eastAsiaTheme="minorEastAsia" w:hAnsi="Times New Roman" w:cs="Times New Roman"/>
          <w:lang w:val="en-US"/>
        </w:rPr>
        <w:t xml:space="preserve">, as in the vignette. </w:t>
      </w:r>
    </w:p>
  </w:comment>
  <w:comment w:id="5" w:author="Anna Gårdmark" w:date="2020-02-07T11:09:00Z" w:initials="AG">
    <w:p w14:paraId="2D138021" w14:textId="4DA890CE" w:rsidR="004A6B82" w:rsidRPr="00081BAF" w:rsidRDefault="004A6B82">
      <w:pPr>
        <w:pStyle w:val="CommentText"/>
        <w:rPr>
          <w:lang w:val="en-GB"/>
        </w:rPr>
      </w:pPr>
      <w:r>
        <w:rPr>
          <w:rStyle w:val="CommentReference"/>
        </w:rPr>
        <w:annotationRef/>
      </w:r>
      <w:r w:rsidRPr="00081BAF">
        <w:rPr>
          <w:lang w:val="en-GB"/>
        </w:rPr>
        <w:t>yes, could be a solution for later</w:t>
      </w:r>
    </w:p>
  </w:comment>
  <w:comment w:id="6" w:author="Asta Audzijonyte" w:date="2020-01-10T13:38:00Z" w:initials="AA">
    <w:p w14:paraId="4E7DFABD" w14:textId="590E24D1" w:rsidR="004A6B82" w:rsidRPr="00EE1CF3" w:rsidRDefault="004A6B82">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7" w:author="Max Lindmark" w:date="2020-01-21T12:04:00Z" w:initials="ML">
    <w:p w14:paraId="4E2BC9FE" w14:textId="6302979F" w:rsidR="004A6B82" w:rsidRPr="00C57B85" w:rsidRDefault="004A6B82">
      <w:pPr>
        <w:pStyle w:val="CommentText"/>
        <w:rPr>
          <w:lang w:val="en-GB"/>
        </w:rPr>
      </w:pPr>
      <w:r>
        <w:rPr>
          <w:rStyle w:val="CommentReference"/>
        </w:rPr>
        <w:annotationRef/>
      </w:r>
      <w:r w:rsidRPr="00C57B85">
        <w:rPr>
          <w:lang w:val="en-GB"/>
        </w:rPr>
        <w:t>Hmm, yes I agree with that definition of effort</w:t>
      </w:r>
      <w:r w:rsidRPr="000A0A56">
        <w:rPr>
          <w:lang w:val="en-US"/>
        </w:rPr>
        <w:t xml:space="preserve"> in general</w:t>
      </w:r>
      <w:r w:rsidRPr="00C57B85">
        <w:rPr>
          <w:lang w:val="en-GB"/>
        </w:rPr>
        <w:t xml:space="preserve">, but in mizer, if catchability is set to 1, the effort corresponds to the instantaneous fishing mortality (1/year), right? </w:t>
      </w:r>
    </w:p>
    <w:p w14:paraId="520871FB" w14:textId="77538272" w:rsidR="004A6B82" w:rsidRPr="00C57B85" w:rsidRDefault="004A6B82">
      <w:pPr>
        <w:pStyle w:val="CommentText"/>
        <w:rPr>
          <w:lang w:val="en-GB"/>
        </w:rPr>
      </w:pPr>
      <w:r w:rsidRPr="00C57B85">
        <w:rPr>
          <w:lang w:val="en-GB"/>
        </w:rPr>
        <w:t>(including also selectivity</w:t>
      </w:r>
      <w:r w:rsidRPr="000A0A56">
        <w:rPr>
          <w:lang w:val="en-US"/>
        </w:rPr>
        <w:t xml:space="preserve"> by size</w:t>
      </w:r>
      <w:r w:rsidRPr="00C57B85">
        <w:rPr>
          <w:lang w:val="en-GB"/>
        </w:rPr>
        <w:t>, so F is a function of w)</w:t>
      </w:r>
      <w:r w:rsidR="00983403">
        <w:rPr>
          <w:lang w:val="en-GB"/>
        </w:rPr>
        <w:t>. Anyway tried to clarify the terms here!</w:t>
      </w:r>
    </w:p>
  </w:comment>
  <w:comment w:id="11" w:author="Max Lindmark" w:date="2020-06-08T12:07:00Z" w:initials="ML">
    <w:p w14:paraId="631BF81B" w14:textId="02EB850C" w:rsidR="004A6B82" w:rsidRPr="00C65BBB" w:rsidRDefault="004A6B82">
      <w:pPr>
        <w:pStyle w:val="CommentText"/>
        <w:rPr>
          <w:lang w:val="en-US"/>
        </w:rPr>
      </w:pPr>
      <w:r>
        <w:rPr>
          <w:rStyle w:val="CommentReference"/>
        </w:rPr>
        <w:annotationRef/>
      </w:r>
      <w:r w:rsidRPr="00C65BBB">
        <w:rPr>
          <w:lang w:val="en-US"/>
        </w:rPr>
        <w:t>Calling this search volume rather than rate now</w:t>
      </w:r>
    </w:p>
  </w:comment>
  <w:comment w:id="12" w:author="Max Lindmark" w:date="2020-02-04T18:10:00Z" w:initials="ML">
    <w:p w14:paraId="3FD07EC1" w14:textId="7195CA63" w:rsidR="004A6B82" w:rsidRPr="002D0DD7" w:rsidRDefault="004A6B82" w:rsidP="00B96533">
      <w:pPr>
        <w:pStyle w:val="CommentText"/>
        <w:rPr>
          <w:lang w:val="en-US"/>
        </w:rPr>
      </w:pPr>
      <w:r>
        <w:rPr>
          <w:rStyle w:val="CommentReference"/>
        </w:rPr>
        <w:annotationRef/>
      </w:r>
      <w:r w:rsidRPr="002D0DD7">
        <w:rPr>
          <w:lang w:val="en-US"/>
        </w:rPr>
        <w:t>We s</w:t>
      </w:r>
      <w:r>
        <w:rPr>
          <w:lang w:val="en-US"/>
        </w:rPr>
        <w:t>hould maybe think about how this should be calculated when there are multiple resources. In the code, it uses one of the kappas… but which one should it be? Sum of all?</w:t>
      </w:r>
    </w:p>
  </w:comment>
  <w:comment w:id="13" w:author="Anna Gårdmark" w:date="2020-02-09T09:24:00Z" w:initials="AG">
    <w:p w14:paraId="770CA321" w14:textId="78A5211B" w:rsidR="004A6B82" w:rsidRPr="00C817B8" w:rsidRDefault="004A6B82">
      <w:pPr>
        <w:pStyle w:val="CommentText"/>
        <w:rPr>
          <w:lang w:val="en-GB"/>
        </w:rPr>
      </w:pPr>
      <w:r>
        <w:rPr>
          <w:rStyle w:val="CommentReference"/>
        </w:rPr>
        <w:annotationRef/>
      </w:r>
      <w:r w:rsidRPr="00C817B8">
        <w:rPr>
          <w:lang w:val="en-GB"/>
        </w:rPr>
        <w:t xml:space="preserve">most likely </w:t>
      </w:r>
      <w:r>
        <w:rPr>
          <w:lang w:val="en-GB"/>
        </w:rPr>
        <w:t>sum</w:t>
      </w:r>
      <w:r w:rsidRPr="00C817B8">
        <w:rPr>
          <w:lang w:val="en-GB"/>
        </w:rPr>
        <w:t xml:space="preserve"> </w:t>
      </w:r>
      <w:r>
        <w:rPr>
          <w:lang w:val="en-GB"/>
        </w:rPr>
        <w:t>o</w:t>
      </w:r>
      <w:r w:rsidRPr="00C817B8">
        <w:rPr>
          <w:lang w:val="en-GB"/>
        </w:rPr>
        <w:t>f both (…on the top of my head – inferred from how we define functional responses for multiple resources)</w:t>
      </w:r>
      <w:r>
        <w:rPr>
          <w:lang w:val="en-GB"/>
        </w:rPr>
        <w:t xml:space="preserve"> – but then the code needs to be corrected as well (later on…); </w:t>
      </w:r>
      <w:r w:rsidRPr="002C0DD7">
        <w:rPr>
          <w:highlight w:val="yellow"/>
          <w:lang w:val="en-GB"/>
        </w:rPr>
        <w:t>worth discussing also with Ken</w:t>
      </w:r>
    </w:p>
  </w:comment>
  <w:comment w:id="14" w:author="Max Lindmark" w:date="2020-02-09T15:09:00Z" w:initials="ML">
    <w:p w14:paraId="79CE7801" w14:textId="77777777" w:rsidR="004A6B82" w:rsidRPr="00B559D6" w:rsidRDefault="004A6B82">
      <w:pPr>
        <w:pStyle w:val="CommentText"/>
        <w:rPr>
          <w:lang w:val="en-US"/>
        </w:rPr>
      </w:pPr>
      <w:r w:rsidRPr="00B559D6">
        <w:rPr>
          <w:rStyle w:val="CommentReference"/>
        </w:rPr>
        <w:annotationRef/>
      </w:r>
      <w:r w:rsidRPr="00B559D6">
        <w:rPr>
          <w:lang w:val="en-US"/>
        </w:rPr>
        <w:t xml:space="preserve">Yes, very important! </w:t>
      </w:r>
    </w:p>
    <w:p w14:paraId="79EBAD52" w14:textId="77777777" w:rsidR="004A6B82" w:rsidRPr="00B559D6" w:rsidRDefault="004A6B82">
      <w:pPr>
        <w:pStyle w:val="CommentText"/>
        <w:rPr>
          <w:lang w:val="en-US"/>
        </w:rPr>
      </w:pPr>
    </w:p>
    <w:p w14:paraId="35779746" w14:textId="00DEAEFC" w:rsidR="004A6B82" w:rsidRPr="00B559D6" w:rsidRDefault="004A6B82">
      <w:pPr>
        <w:pStyle w:val="CommentText"/>
        <w:rPr>
          <w:lang w:val="en-US"/>
        </w:rPr>
      </w:pPr>
      <w:r w:rsidRPr="00B559D6">
        <w:rPr>
          <w:lang w:val="en-US"/>
        </w:rPr>
        <w:t>Asta, when you introduced the multiple background resources, did you make a choice on how to deal with this? I currently see only “kappa” being used to calculate gamma, which is the plankton resource.</w:t>
      </w:r>
    </w:p>
    <w:p w14:paraId="58F04652" w14:textId="77777777" w:rsidR="004A6B82" w:rsidRPr="00B559D6" w:rsidRDefault="004A6B82">
      <w:pPr>
        <w:pStyle w:val="CommentText"/>
        <w:rPr>
          <w:lang w:val="en-US"/>
        </w:rPr>
      </w:pPr>
    </w:p>
    <w:p w14:paraId="1E0408B4" w14:textId="28BB3198" w:rsidR="004A6B82" w:rsidRPr="00B559D6" w:rsidRDefault="004A6B82">
      <w:pPr>
        <w:pStyle w:val="CommentText"/>
        <w:rPr>
          <w:lang w:val="en-US"/>
        </w:rPr>
      </w:pPr>
      <w:r w:rsidRPr="00B559D6">
        <w:rPr>
          <w:lang w:val="en-US"/>
        </w:rPr>
        <w:t xml:space="preserve">It may also matter that I set the between each species and it’s basal resource encounters to sum to 1, and that the kappas as the same for both resources in this model. </w:t>
      </w:r>
    </w:p>
  </w:comment>
  <w:comment w:id="15" w:author="Max Lindmark" w:date="2020-06-08T16:23:00Z" w:initials="ML">
    <w:p w14:paraId="76C9AB60" w14:textId="32D76BA7" w:rsidR="00C22CD0" w:rsidRPr="00C22CD0" w:rsidRDefault="00C22CD0">
      <w:pPr>
        <w:pStyle w:val="CommentText"/>
        <w:rPr>
          <w:lang w:val="en-US"/>
        </w:rPr>
      </w:pPr>
      <w:r>
        <w:rPr>
          <w:rStyle w:val="CommentReference"/>
        </w:rPr>
        <w:annotationRef/>
      </w:r>
      <w:r>
        <w:rPr>
          <w:rStyle w:val="CommentReference"/>
        </w:rPr>
        <w:annotationRef/>
      </w:r>
      <w:r w:rsidRPr="00B001B4">
        <w:rPr>
          <w:lang w:val="en-US"/>
        </w:rPr>
        <w:t>Hopefully we can cite at least a preprin</w:t>
      </w:r>
      <w:r>
        <w:rPr>
          <w:lang w:val="en-US"/>
        </w:rPr>
        <w:t>t</w:t>
      </w:r>
      <w:r w:rsidRPr="00B001B4">
        <w:rPr>
          <w:lang w:val="en-US"/>
        </w:rPr>
        <w:t xml:space="preserve"> here</w:t>
      </w:r>
      <w:r>
        <w:rPr>
          <w:lang w:val="en-US"/>
        </w:rPr>
        <w:t xml:space="preserve">. Otherwise we can continue citing the thesis… </w:t>
      </w:r>
    </w:p>
  </w:comment>
  <w:comment w:id="16" w:author="Max Lindmark" w:date="2020-01-21T17:33:00Z" w:initials="ML">
    <w:p w14:paraId="18489AB9" w14:textId="12E10C20" w:rsidR="004A6B82" w:rsidRPr="00C57B85" w:rsidRDefault="004A6B82" w:rsidP="00EF66DC">
      <w:pPr>
        <w:pStyle w:val="CommentText"/>
        <w:rPr>
          <w:rStyle w:val="CommentReference"/>
          <w:lang w:val="en-GB"/>
        </w:rPr>
      </w:pPr>
      <w:r>
        <w:rPr>
          <w:rStyle w:val="CommentReference"/>
        </w:rPr>
        <w:annotationRef/>
      </w:r>
      <w:r w:rsidRPr="00C57B85">
        <w:rPr>
          <w:rStyle w:val="CommentReference"/>
          <w:lang w:val="en-GB"/>
        </w:rPr>
        <w:t>I added a few sentences here.</w:t>
      </w:r>
      <w:r w:rsidR="00181971">
        <w:rPr>
          <w:rStyle w:val="CommentReference"/>
          <w:lang w:val="en-GB"/>
        </w:rPr>
        <w:t xml:space="preserve"> </w:t>
      </w:r>
      <w:r>
        <w:rPr>
          <w:rStyle w:val="CommentReference"/>
        </w:rPr>
        <w:annotationRef/>
      </w:r>
      <w:r w:rsidRPr="00C57B85">
        <w:rPr>
          <w:rStyle w:val="CommentReference"/>
          <w:lang w:val="en-GB"/>
        </w:rPr>
        <w:t xml:space="preserve">I give more details about the targets in the appendix, so I don’t think I need to be more specific here. </w:t>
      </w:r>
    </w:p>
    <w:p w14:paraId="34645A90" w14:textId="77777777" w:rsidR="004A6B82" w:rsidRPr="00C57B85" w:rsidRDefault="004A6B82" w:rsidP="00EF66DC">
      <w:pPr>
        <w:pStyle w:val="CommentText"/>
        <w:rPr>
          <w:rStyle w:val="CommentReference"/>
          <w:lang w:val="en-GB"/>
        </w:rPr>
      </w:pPr>
    </w:p>
    <w:p w14:paraId="3BED5579" w14:textId="08F3185D" w:rsidR="004A6B82" w:rsidRPr="00C57B85" w:rsidRDefault="004A6B82" w:rsidP="00EF66DC">
      <w:pPr>
        <w:pStyle w:val="CommentText"/>
        <w:rPr>
          <w:lang w:val="en-GB"/>
        </w:rPr>
      </w:pPr>
      <w:r w:rsidRPr="00C57B85">
        <w:rPr>
          <w:rStyle w:val="CommentReference"/>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17" w:author="Max Lindmark" w:date="2019-11-20T14:29:00Z" w:initials="ML">
    <w:p w14:paraId="0758F59F" w14:textId="1E032493" w:rsidR="004A6B82" w:rsidRPr="00EE1CF3" w:rsidRDefault="004A6B82">
      <w:pPr>
        <w:pStyle w:val="CommentText"/>
        <w:rPr>
          <w:lang w:val="en-GB"/>
        </w:rPr>
      </w:pPr>
      <w:r>
        <w:rPr>
          <w:rStyle w:val="CommentReference"/>
        </w:rPr>
        <w:annotationRef/>
      </w:r>
      <w:r w:rsidRPr="00EE1CF3">
        <w:rPr>
          <w:lang w:val="en-GB"/>
        </w:rPr>
        <w:t>Does this sound OK to everyone?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78DCE0" w15:done="0"/>
  <w15:commentEx w15:paraId="35AFA85F" w15:done="0"/>
  <w15:commentEx w15:paraId="28888BD2" w15:paraIdParent="35AFA85F" w15:done="0"/>
  <w15:commentEx w15:paraId="328629E0" w15:done="0"/>
  <w15:commentEx w15:paraId="0BCC2507" w15:paraIdParent="328629E0" w15:done="0"/>
  <w15:commentEx w15:paraId="2D138021" w15:paraIdParent="328629E0" w15:done="0"/>
  <w15:commentEx w15:paraId="4E7DFABD" w15:done="0"/>
  <w15:commentEx w15:paraId="520871FB" w15:paraIdParent="4E7DFABD" w15:done="0"/>
  <w15:commentEx w15:paraId="631BF81B" w15:done="0"/>
  <w15:commentEx w15:paraId="3FD07EC1" w15:done="0"/>
  <w15:commentEx w15:paraId="770CA321" w15:paraIdParent="3FD07EC1" w15:done="0"/>
  <w15:commentEx w15:paraId="1E0408B4" w15:paraIdParent="3FD07EC1" w15:done="0"/>
  <w15:commentEx w15:paraId="76C9AB60" w15:done="0"/>
  <w15:commentEx w15:paraId="3BED5579" w15:done="0"/>
  <w15:commentEx w15:paraId="0758F5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8A86F" w16cex:dateUtc="2020-06-08T10:07:00Z"/>
  <w16cex:commentExtensible w16cex:durableId="2288E46E" w16cex:dateUtc="2020-06-08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78DCE0" w16cid:durableId="21D15BD8"/>
  <w16cid:commentId w16cid:paraId="35AFA85F" w16cid:durableId="21E3F7F3"/>
  <w16cid:commentId w16cid:paraId="28888BD2" w16cid:durableId="21E4010F"/>
  <w16cid:commentId w16cid:paraId="328629E0" w16cid:durableId="21E4290B"/>
  <w16cid:commentId w16cid:paraId="0BCC2507" w16cid:durableId="21E4290A"/>
  <w16cid:commentId w16cid:paraId="2D138021" w16cid:durableId="21E942E9"/>
  <w16cid:commentId w16cid:paraId="4E7DFABD" w16cid:durableId="21C2FCD2"/>
  <w16cid:commentId w16cid:paraId="520871FB" w16cid:durableId="21D16744"/>
  <w16cid:commentId w16cid:paraId="631BF81B" w16cid:durableId="2288A86F"/>
  <w16cid:commentId w16cid:paraId="3FD07EC1" w16cid:durableId="21E4322E"/>
  <w16cid:commentId w16cid:paraId="770CA321" w16cid:durableId="21EA9CDC"/>
  <w16cid:commentId w16cid:paraId="1E0408B4" w16cid:durableId="21EA9F39"/>
  <w16cid:commentId w16cid:paraId="76C9AB60" w16cid:durableId="2288E46E"/>
  <w16cid:commentId w16cid:paraId="3BED5579" w16cid:durableId="21D1B466"/>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ADBD2" w14:textId="77777777" w:rsidR="004209DF" w:rsidRDefault="004209DF" w:rsidP="00B65B3A">
      <w:r>
        <w:separator/>
      </w:r>
    </w:p>
    <w:p w14:paraId="3E5FEF4A" w14:textId="77777777" w:rsidR="004209DF" w:rsidRDefault="004209DF"/>
  </w:endnote>
  <w:endnote w:type="continuationSeparator" w:id="0">
    <w:p w14:paraId="1EECDA1F" w14:textId="77777777" w:rsidR="004209DF" w:rsidRDefault="004209DF" w:rsidP="00B65B3A">
      <w:r>
        <w:continuationSeparator/>
      </w:r>
    </w:p>
    <w:p w14:paraId="7F789F91" w14:textId="77777777" w:rsidR="004209DF" w:rsidRDefault="00420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8314761"/>
      <w:docPartObj>
        <w:docPartGallery w:val="Page Numbers (Bottom of Page)"/>
        <w:docPartUnique/>
      </w:docPartObj>
    </w:sdtPr>
    <w:sdtEndPr>
      <w:rPr>
        <w:rStyle w:val="PageNumber"/>
      </w:rPr>
    </w:sdtEndPr>
    <w:sdtContent>
      <w:p w14:paraId="05301E73" w14:textId="6158308B" w:rsidR="004A6B82" w:rsidRDefault="004A6B82"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4A6B82" w:rsidRDefault="004A6B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1456837"/>
      <w:docPartObj>
        <w:docPartGallery w:val="Page Numbers (Bottom of Page)"/>
        <w:docPartUnique/>
      </w:docPartObj>
    </w:sdtPr>
    <w:sdtEndPr>
      <w:rPr>
        <w:rStyle w:val="PageNumber"/>
      </w:rPr>
    </w:sdtEndPr>
    <w:sdtContent>
      <w:p w14:paraId="69B68724" w14:textId="0BF1BDC1" w:rsidR="004A6B82" w:rsidRDefault="004A6B82"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4A6B82" w:rsidRDefault="004A6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23E3D" w14:textId="77777777" w:rsidR="004209DF" w:rsidRDefault="004209DF" w:rsidP="00B65B3A">
      <w:r>
        <w:separator/>
      </w:r>
    </w:p>
  </w:footnote>
  <w:footnote w:type="continuationSeparator" w:id="0">
    <w:p w14:paraId="208C7F44" w14:textId="77777777" w:rsidR="004209DF" w:rsidRDefault="004209D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D8648" w14:textId="77777777" w:rsidR="004A6B82" w:rsidRDefault="004A6B82" w:rsidP="00B65B3A">
    <w:pPr>
      <w:pStyle w:val="Header"/>
      <w:spacing w:before="240" w:after="276"/>
    </w:pPr>
  </w:p>
  <w:p w14:paraId="7D056D57" w14:textId="77777777" w:rsidR="004A6B82" w:rsidRDefault="004A6B82" w:rsidP="00B65B3A">
    <w:pPr>
      <w:spacing w:after="276"/>
    </w:pPr>
  </w:p>
  <w:p w14:paraId="5440A61B" w14:textId="77777777" w:rsidR="004A6B82" w:rsidRDefault="004A6B82"/>
  <w:p w14:paraId="4F312B41" w14:textId="77777777" w:rsidR="004A6B82" w:rsidRDefault="004A6B8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35474" w14:textId="77777777" w:rsidR="004A6B82" w:rsidRPr="00B30794" w:rsidRDefault="004A6B8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Asta Audzijonyte">
    <w15:presenceInfo w15:providerId="AD" w15:userId="S::Asta.Audzijonyte@utas.edu.au::a3d30981-db3b-4423-8ad1-b5728f275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49E"/>
    <w:rsid w:val="00000960"/>
    <w:rsid w:val="00001036"/>
    <w:rsid w:val="000013E2"/>
    <w:rsid w:val="000016E7"/>
    <w:rsid w:val="00001877"/>
    <w:rsid w:val="000022F6"/>
    <w:rsid w:val="000023A4"/>
    <w:rsid w:val="000023D2"/>
    <w:rsid w:val="000023DA"/>
    <w:rsid w:val="00002429"/>
    <w:rsid w:val="000024F0"/>
    <w:rsid w:val="00002791"/>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AE4"/>
    <w:rsid w:val="00011EF4"/>
    <w:rsid w:val="000122D0"/>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AB5"/>
    <w:rsid w:val="00016D43"/>
    <w:rsid w:val="000172E0"/>
    <w:rsid w:val="000172E8"/>
    <w:rsid w:val="0001749B"/>
    <w:rsid w:val="00017F5C"/>
    <w:rsid w:val="000200BC"/>
    <w:rsid w:val="000200E9"/>
    <w:rsid w:val="000200F7"/>
    <w:rsid w:val="00020E0A"/>
    <w:rsid w:val="00021281"/>
    <w:rsid w:val="000217A5"/>
    <w:rsid w:val="000221E7"/>
    <w:rsid w:val="00022700"/>
    <w:rsid w:val="0002287F"/>
    <w:rsid w:val="00022BBA"/>
    <w:rsid w:val="00022F2A"/>
    <w:rsid w:val="000230D3"/>
    <w:rsid w:val="0002314C"/>
    <w:rsid w:val="0002347E"/>
    <w:rsid w:val="00023D26"/>
    <w:rsid w:val="00024C76"/>
    <w:rsid w:val="00024E94"/>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9DB"/>
    <w:rsid w:val="00030F0C"/>
    <w:rsid w:val="0003125C"/>
    <w:rsid w:val="0003147C"/>
    <w:rsid w:val="00031744"/>
    <w:rsid w:val="00031861"/>
    <w:rsid w:val="00031925"/>
    <w:rsid w:val="00031AA5"/>
    <w:rsid w:val="00031B08"/>
    <w:rsid w:val="00031BAD"/>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412"/>
    <w:rsid w:val="00040663"/>
    <w:rsid w:val="00040904"/>
    <w:rsid w:val="00040B9A"/>
    <w:rsid w:val="00040E25"/>
    <w:rsid w:val="000414DF"/>
    <w:rsid w:val="00041BF5"/>
    <w:rsid w:val="00041EDA"/>
    <w:rsid w:val="00041EDC"/>
    <w:rsid w:val="00041FFB"/>
    <w:rsid w:val="000422F0"/>
    <w:rsid w:val="000424B6"/>
    <w:rsid w:val="00042E84"/>
    <w:rsid w:val="00042FAC"/>
    <w:rsid w:val="00043543"/>
    <w:rsid w:val="00043B30"/>
    <w:rsid w:val="00043D27"/>
    <w:rsid w:val="00043DEE"/>
    <w:rsid w:val="0004409B"/>
    <w:rsid w:val="00044519"/>
    <w:rsid w:val="00044745"/>
    <w:rsid w:val="000453CE"/>
    <w:rsid w:val="00045537"/>
    <w:rsid w:val="000455DA"/>
    <w:rsid w:val="0004560E"/>
    <w:rsid w:val="00045CFD"/>
    <w:rsid w:val="00045D9D"/>
    <w:rsid w:val="000460D1"/>
    <w:rsid w:val="000464B0"/>
    <w:rsid w:val="0004665D"/>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2ABF"/>
    <w:rsid w:val="000535B7"/>
    <w:rsid w:val="00053878"/>
    <w:rsid w:val="00053E8C"/>
    <w:rsid w:val="00053E90"/>
    <w:rsid w:val="000541BF"/>
    <w:rsid w:val="00054393"/>
    <w:rsid w:val="00054604"/>
    <w:rsid w:val="000548A1"/>
    <w:rsid w:val="00054BB9"/>
    <w:rsid w:val="00054DBB"/>
    <w:rsid w:val="000552F3"/>
    <w:rsid w:val="00055464"/>
    <w:rsid w:val="0005559B"/>
    <w:rsid w:val="00055BF9"/>
    <w:rsid w:val="00056B5A"/>
    <w:rsid w:val="00056D99"/>
    <w:rsid w:val="00056F7F"/>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3D3"/>
    <w:rsid w:val="0007093C"/>
    <w:rsid w:val="000714CA"/>
    <w:rsid w:val="00071C9D"/>
    <w:rsid w:val="00071CB0"/>
    <w:rsid w:val="00071F8B"/>
    <w:rsid w:val="00072572"/>
    <w:rsid w:val="0007273D"/>
    <w:rsid w:val="00072949"/>
    <w:rsid w:val="00072DB9"/>
    <w:rsid w:val="00072E0D"/>
    <w:rsid w:val="00072E60"/>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4F"/>
    <w:rsid w:val="00076BDC"/>
    <w:rsid w:val="00076E63"/>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0E7"/>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2C"/>
    <w:rsid w:val="00090162"/>
    <w:rsid w:val="000907BE"/>
    <w:rsid w:val="00090D25"/>
    <w:rsid w:val="00090DCB"/>
    <w:rsid w:val="00090E6E"/>
    <w:rsid w:val="00090F90"/>
    <w:rsid w:val="00091A76"/>
    <w:rsid w:val="00091EB3"/>
    <w:rsid w:val="00092011"/>
    <w:rsid w:val="00092665"/>
    <w:rsid w:val="00092C1C"/>
    <w:rsid w:val="00093450"/>
    <w:rsid w:val="0009369F"/>
    <w:rsid w:val="000936E4"/>
    <w:rsid w:val="00093CE4"/>
    <w:rsid w:val="00093DED"/>
    <w:rsid w:val="000943FF"/>
    <w:rsid w:val="000946EA"/>
    <w:rsid w:val="000948DF"/>
    <w:rsid w:val="00094B07"/>
    <w:rsid w:val="000954E3"/>
    <w:rsid w:val="00095CE8"/>
    <w:rsid w:val="000960C1"/>
    <w:rsid w:val="000961B8"/>
    <w:rsid w:val="00096272"/>
    <w:rsid w:val="000962BA"/>
    <w:rsid w:val="00096D0E"/>
    <w:rsid w:val="00096E01"/>
    <w:rsid w:val="00096F34"/>
    <w:rsid w:val="00096FBE"/>
    <w:rsid w:val="000970B5"/>
    <w:rsid w:val="00097322"/>
    <w:rsid w:val="000977A6"/>
    <w:rsid w:val="000979B8"/>
    <w:rsid w:val="000A02C4"/>
    <w:rsid w:val="000A02F1"/>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03"/>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14"/>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0AE"/>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3C"/>
    <w:rsid w:val="000D2C5E"/>
    <w:rsid w:val="000D2D21"/>
    <w:rsid w:val="000D3239"/>
    <w:rsid w:val="000D33FC"/>
    <w:rsid w:val="000D3755"/>
    <w:rsid w:val="000D3A6B"/>
    <w:rsid w:val="000D42B7"/>
    <w:rsid w:val="000D4740"/>
    <w:rsid w:val="000D4774"/>
    <w:rsid w:val="000D570A"/>
    <w:rsid w:val="000D5B5D"/>
    <w:rsid w:val="000D5E33"/>
    <w:rsid w:val="000D63B2"/>
    <w:rsid w:val="000D66A6"/>
    <w:rsid w:val="000D6CA6"/>
    <w:rsid w:val="000D6F49"/>
    <w:rsid w:val="000D737A"/>
    <w:rsid w:val="000D7586"/>
    <w:rsid w:val="000D7625"/>
    <w:rsid w:val="000E01A5"/>
    <w:rsid w:val="000E0499"/>
    <w:rsid w:val="000E0983"/>
    <w:rsid w:val="000E0FF9"/>
    <w:rsid w:val="000E1174"/>
    <w:rsid w:val="000E16FF"/>
    <w:rsid w:val="000E1ACE"/>
    <w:rsid w:val="000E1EAC"/>
    <w:rsid w:val="000E2572"/>
    <w:rsid w:val="000E2CDB"/>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2ED"/>
    <w:rsid w:val="000F24EB"/>
    <w:rsid w:val="000F2591"/>
    <w:rsid w:val="000F2F1A"/>
    <w:rsid w:val="000F31AB"/>
    <w:rsid w:val="000F33AF"/>
    <w:rsid w:val="000F3BE1"/>
    <w:rsid w:val="000F3CC7"/>
    <w:rsid w:val="000F3CE3"/>
    <w:rsid w:val="000F3DE9"/>
    <w:rsid w:val="000F3FB8"/>
    <w:rsid w:val="000F4510"/>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12"/>
    <w:rsid w:val="00102ACE"/>
    <w:rsid w:val="00103047"/>
    <w:rsid w:val="00103447"/>
    <w:rsid w:val="001034AF"/>
    <w:rsid w:val="0010377B"/>
    <w:rsid w:val="001037D9"/>
    <w:rsid w:val="00103A12"/>
    <w:rsid w:val="00103C41"/>
    <w:rsid w:val="001041C3"/>
    <w:rsid w:val="00104521"/>
    <w:rsid w:val="00105059"/>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8A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39A"/>
    <w:rsid w:val="001148D8"/>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CF9"/>
    <w:rsid w:val="00117DE5"/>
    <w:rsid w:val="00120149"/>
    <w:rsid w:val="001204E2"/>
    <w:rsid w:val="001206AD"/>
    <w:rsid w:val="00120724"/>
    <w:rsid w:val="001208B6"/>
    <w:rsid w:val="00120DD1"/>
    <w:rsid w:val="00120E51"/>
    <w:rsid w:val="001210CA"/>
    <w:rsid w:val="00121150"/>
    <w:rsid w:val="00121344"/>
    <w:rsid w:val="001219C4"/>
    <w:rsid w:val="00121C50"/>
    <w:rsid w:val="00121EB0"/>
    <w:rsid w:val="00122656"/>
    <w:rsid w:val="00122827"/>
    <w:rsid w:val="001228C2"/>
    <w:rsid w:val="00122925"/>
    <w:rsid w:val="001231E4"/>
    <w:rsid w:val="00123473"/>
    <w:rsid w:val="001236C2"/>
    <w:rsid w:val="001237D7"/>
    <w:rsid w:val="00123DCF"/>
    <w:rsid w:val="0012449A"/>
    <w:rsid w:val="0012457E"/>
    <w:rsid w:val="00124607"/>
    <w:rsid w:val="001248C3"/>
    <w:rsid w:val="00124B95"/>
    <w:rsid w:val="00125B89"/>
    <w:rsid w:val="00125E59"/>
    <w:rsid w:val="00125EC5"/>
    <w:rsid w:val="00125F1B"/>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1C4C"/>
    <w:rsid w:val="001325C6"/>
    <w:rsid w:val="001329DD"/>
    <w:rsid w:val="00132A30"/>
    <w:rsid w:val="00132A57"/>
    <w:rsid w:val="00133436"/>
    <w:rsid w:val="00133480"/>
    <w:rsid w:val="00133ADB"/>
    <w:rsid w:val="001340A2"/>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3F3F"/>
    <w:rsid w:val="00144008"/>
    <w:rsid w:val="00144853"/>
    <w:rsid w:val="00144D1C"/>
    <w:rsid w:val="00144EBE"/>
    <w:rsid w:val="001455EE"/>
    <w:rsid w:val="00145ED4"/>
    <w:rsid w:val="001465C1"/>
    <w:rsid w:val="001466F4"/>
    <w:rsid w:val="0014683B"/>
    <w:rsid w:val="00146BF4"/>
    <w:rsid w:val="00146D7B"/>
    <w:rsid w:val="00146E01"/>
    <w:rsid w:val="00146ED4"/>
    <w:rsid w:val="00146FC9"/>
    <w:rsid w:val="0014799D"/>
    <w:rsid w:val="001509C7"/>
    <w:rsid w:val="00150B2E"/>
    <w:rsid w:val="0015105C"/>
    <w:rsid w:val="001512DF"/>
    <w:rsid w:val="0015165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B51"/>
    <w:rsid w:val="00160D4A"/>
    <w:rsid w:val="00160E0B"/>
    <w:rsid w:val="00161424"/>
    <w:rsid w:val="00162007"/>
    <w:rsid w:val="0016284F"/>
    <w:rsid w:val="00162AB9"/>
    <w:rsid w:val="00162FA5"/>
    <w:rsid w:val="0016357E"/>
    <w:rsid w:val="001637B9"/>
    <w:rsid w:val="00163FD9"/>
    <w:rsid w:val="0016416C"/>
    <w:rsid w:val="001645D6"/>
    <w:rsid w:val="00164980"/>
    <w:rsid w:val="00164A0D"/>
    <w:rsid w:val="00164E85"/>
    <w:rsid w:val="00164FF9"/>
    <w:rsid w:val="001650FA"/>
    <w:rsid w:val="00165241"/>
    <w:rsid w:val="001653FA"/>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34"/>
    <w:rsid w:val="0017185D"/>
    <w:rsid w:val="00171B57"/>
    <w:rsid w:val="00171DFA"/>
    <w:rsid w:val="00172267"/>
    <w:rsid w:val="00172A25"/>
    <w:rsid w:val="001733BD"/>
    <w:rsid w:val="00173680"/>
    <w:rsid w:val="00173D7F"/>
    <w:rsid w:val="0017405E"/>
    <w:rsid w:val="00175442"/>
    <w:rsid w:val="0017567B"/>
    <w:rsid w:val="00175981"/>
    <w:rsid w:val="00175B10"/>
    <w:rsid w:val="001762CE"/>
    <w:rsid w:val="00176599"/>
    <w:rsid w:val="00176C0F"/>
    <w:rsid w:val="00176D12"/>
    <w:rsid w:val="001773D1"/>
    <w:rsid w:val="001773F1"/>
    <w:rsid w:val="00177435"/>
    <w:rsid w:val="00177AA2"/>
    <w:rsid w:val="00177B14"/>
    <w:rsid w:val="001801EF"/>
    <w:rsid w:val="001803DC"/>
    <w:rsid w:val="0018090A"/>
    <w:rsid w:val="00180948"/>
    <w:rsid w:val="001809C0"/>
    <w:rsid w:val="00181209"/>
    <w:rsid w:val="00181971"/>
    <w:rsid w:val="00181F70"/>
    <w:rsid w:val="00182BA9"/>
    <w:rsid w:val="00182C35"/>
    <w:rsid w:val="00182CEC"/>
    <w:rsid w:val="00182E4B"/>
    <w:rsid w:val="00183128"/>
    <w:rsid w:val="00183280"/>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183F"/>
    <w:rsid w:val="00191B84"/>
    <w:rsid w:val="001920A5"/>
    <w:rsid w:val="0019232B"/>
    <w:rsid w:val="001924DE"/>
    <w:rsid w:val="00192836"/>
    <w:rsid w:val="00192A89"/>
    <w:rsid w:val="00192BF3"/>
    <w:rsid w:val="00192CFA"/>
    <w:rsid w:val="00192D42"/>
    <w:rsid w:val="001930AE"/>
    <w:rsid w:val="00193777"/>
    <w:rsid w:val="001938C7"/>
    <w:rsid w:val="00193B6A"/>
    <w:rsid w:val="00193D2D"/>
    <w:rsid w:val="00193EE9"/>
    <w:rsid w:val="00193FA3"/>
    <w:rsid w:val="001945D2"/>
    <w:rsid w:val="00194801"/>
    <w:rsid w:val="00194B25"/>
    <w:rsid w:val="00195129"/>
    <w:rsid w:val="00195587"/>
    <w:rsid w:val="00195A72"/>
    <w:rsid w:val="00195DC6"/>
    <w:rsid w:val="00196029"/>
    <w:rsid w:val="0019627F"/>
    <w:rsid w:val="00196335"/>
    <w:rsid w:val="0019665B"/>
    <w:rsid w:val="00196B58"/>
    <w:rsid w:val="00196DBC"/>
    <w:rsid w:val="00196E83"/>
    <w:rsid w:val="001971F4"/>
    <w:rsid w:val="0019797F"/>
    <w:rsid w:val="001979E7"/>
    <w:rsid w:val="00197E8F"/>
    <w:rsid w:val="00197F7E"/>
    <w:rsid w:val="001A003A"/>
    <w:rsid w:val="001A00FA"/>
    <w:rsid w:val="001A0347"/>
    <w:rsid w:val="001A0540"/>
    <w:rsid w:val="001A0CC9"/>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08"/>
    <w:rsid w:val="001A5A83"/>
    <w:rsid w:val="001A5D4A"/>
    <w:rsid w:val="001A5DBE"/>
    <w:rsid w:val="001A60E8"/>
    <w:rsid w:val="001A6102"/>
    <w:rsid w:val="001A62CD"/>
    <w:rsid w:val="001A6AD4"/>
    <w:rsid w:val="001A6E73"/>
    <w:rsid w:val="001A6F0C"/>
    <w:rsid w:val="001A74CB"/>
    <w:rsid w:val="001A7516"/>
    <w:rsid w:val="001A796D"/>
    <w:rsid w:val="001A7B17"/>
    <w:rsid w:val="001A7F5F"/>
    <w:rsid w:val="001B012A"/>
    <w:rsid w:val="001B038F"/>
    <w:rsid w:val="001B04F3"/>
    <w:rsid w:val="001B05E0"/>
    <w:rsid w:val="001B088B"/>
    <w:rsid w:val="001B0908"/>
    <w:rsid w:val="001B09CB"/>
    <w:rsid w:val="001B0C3D"/>
    <w:rsid w:val="001B0D38"/>
    <w:rsid w:val="001B1224"/>
    <w:rsid w:val="001B1269"/>
    <w:rsid w:val="001B155A"/>
    <w:rsid w:val="001B1A03"/>
    <w:rsid w:val="001B1C72"/>
    <w:rsid w:val="001B1F6A"/>
    <w:rsid w:val="001B21AC"/>
    <w:rsid w:val="001B2859"/>
    <w:rsid w:val="001B2BC7"/>
    <w:rsid w:val="001B2E7D"/>
    <w:rsid w:val="001B3155"/>
    <w:rsid w:val="001B3239"/>
    <w:rsid w:val="001B331B"/>
    <w:rsid w:val="001B3620"/>
    <w:rsid w:val="001B3776"/>
    <w:rsid w:val="001B3CB8"/>
    <w:rsid w:val="001B3DAB"/>
    <w:rsid w:val="001B4017"/>
    <w:rsid w:val="001B403C"/>
    <w:rsid w:val="001B4193"/>
    <w:rsid w:val="001B43B5"/>
    <w:rsid w:val="001B4689"/>
    <w:rsid w:val="001B47A9"/>
    <w:rsid w:val="001B48C5"/>
    <w:rsid w:val="001B49DE"/>
    <w:rsid w:val="001B4BD4"/>
    <w:rsid w:val="001B5636"/>
    <w:rsid w:val="001B596A"/>
    <w:rsid w:val="001B5E5A"/>
    <w:rsid w:val="001B655E"/>
    <w:rsid w:val="001B6A4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125"/>
    <w:rsid w:val="001C234B"/>
    <w:rsid w:val="001C2828"/>
    <w:rsid w:val="001C2883"/>
    <w:rsid w:val="001C2AAB"/>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44"/>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8E"/>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AB"/>
    <w:rsid w:val="001D5AEC"/>
    <w:rsid w:val="001D5C2A"/>
    <w:rsid w:val="001D5CA1"/>
    <w:rsid w:val="001D5E35"/>
    <w:rsid w:val="001D5F02"/>
    <w:rsid w:val="001D5F84"/>
    <w:rsid w:val="001D5FB0"/>
    <w:rsid w:val="001D6174"/>
    <w:rsid w:val="001D6187"/>
    <w:rsid w:val="001D6855"/>
    <w:rsid w:val="001D6AB0"/>
    <w:rsid w:val="001D6B5D"/>
    <w:rsid w:val="001D6CE4"/>
    <w:rsid w:val="001D6DB2"/>
    <w:rsid w:val="001D6DF1"/>
    <w:rsid w:val="001D6F42"/>
    <w:rsid w:val="001D7192"/>
    <w:rsid w:val="001D79F8"/>
    <w:rsid w:val="001E00FF"/>
    <w:rsid w:val="001E0170"/>
    <w:rsid w:val="001E02BF"/>
    <w:rsid w:val="001E0483"/>
    <w:rsid w:val="001E0552"/>
    <w:rsid w:val="001E05C4"/>
    <w:rsid w:val="001E077D"/>
    <w:rsid w:val="001E0A1D"/>
    <w:rsid w:val="001E0C17"/>
    <w:rsid w:val="001E10F1"/>
    <w:rsid w:val="001E1356"/>
    <w:rsid w:val="001E1C07"/>
    <w:rsid w:val="001E29CB"/>
    <w:rsid w:val="001E2DB3"/>
    <w:rsid w:val="001E2F3B"/>
    <w:rsid w:val="001E313A"/>
    <w:rsid w:val="001E348C"/>
    <w:rsid w:val="001E34F4"/>
    <w:rsid w:val="001E35DA"/>
    <w:rsid w:val="001E3763"/>
    <w:rsid w:val="001E389F"/>
    <w:rsid w:val="001E3B86"/>
    <w:rsid w:val="001E3BB3"/>
    <w:rsid w:val="001E3C7B"/>
    <w:rsid w:val="001E3E71"/>
    <w:rsid w:val="001E470B"/>
    <w:rsid w:val="001E4D98"/>
    <w:rsid w:val="001E4E0E"/>
    <w:rsid w:val="001E50D6"/>
    <w:rsid w:val="001E5279"/>
    <w:rsid w:val="001E570C"/>
    <w:rsid w:val="001E5A04"/>
    <w:rsid w:val="001E5CC8"/>
    <w:rsid w:val="001E5CCD"/>
    <w:rsid w:val="001E5D49"/>
    <w:rsid w:val="001E626E"/>
    <w:rsid w:val="001E6329"/>
    <w:rsid w:val="001E69CA"/>
    <w:rsid w:val="001E6B6F"/>
    <w:rsid w:val="001E6DDC"/>
    <w:rsid w:val="001E707D"/>
    <w:rsid w:val="001E73D2"/>
    <w:rsid w:val="001E7615"/>
    <w:rsid w:val="001E7808"/>
    <w:rsid w:val="001E7A2B"/>
    <w:rsid w:val="001F0912"/>
    <w:rsid w:val="001F0A86"/>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263"/>
    <w:rsid w:val="001F67E8"/>
    <w:rsid w:val="001F68EA"/>
    <w:rsid w:val="001F69E2"/>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1EEE"/>
    <w:rsid w:val="00202781"/>
    <w:rsid w:val="00202ED8"/>
    <w:rsid w:val="00202EF4"/>
    <w:rsid w:val="00202F04"/>
    <w:rsid w:val="00203058"/>
    <w:rsid w:val="00203BF3"/>
    <w:rsid w:val="00203CD7"/>
    <w:rsid w:val="00203DCF"/>
    <w:rsid w:val="00203F01"/>
    <w:rsid w:val="002040AA"/>
    <w:rsid w:val="002041A5"/>
    <w:rsid w:val="00204315"/>
    <w:rsid w:val="00204555"/>
    <w:rsid w:val="00204781"/>
    <w:rsid w:val="0020479A"/>
    <w:rsid w:val="00204977"/>
    <w:rsid w:val="00204BB5"/>
    <w:rsid w:val="00204C76"/>
    <w:rsid w:val="00204CCF"/>
    <w:rsid w:val="002053A4"/>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2F36"/>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69C"/>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7E9"/>
    <w:rsid w:val="002248E6"/>
    <w:rsid w:val="00224998"/>
    <w:rsid w:val="00224CDE"/>
    <w:rsid w:val="00224D33"/>
    <w:rsid w:val="002251B9"/>
    <w:rsid w:val="002258A1"/>
    <w:rsid w:val="00225B88"/>
    <w:rsid w:val="00225C7A"/>
    <w:rsid w:val="00226032"/>
    <w:rsid w:val="00226446"/>
    <w:rsid w:val="002264B1"/>
    <w:rsid w:val="00226620"/>
    <w:rsid w:val="00226802"/>
    <w:rsid w:val="00226876"/>
    <w:rsid w:val="00226A26"/>
    <w:rsid w:val="00226B6B"/>
    <w:rsid w:val="00226EAF"/>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38D"/>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0ED"/>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556"/>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983"/>
    <w:rsid w:val="00260A6A"/>
    <w:rsid w:val="00260E29"/>
    <w:rsid w:val="00260F24"/>
    <w:rsid w:val="00260FC6"/>
    <w:rsid w:val="0026163E"/>
    <w:rsid w:val="00261676"/>
    <w:rsid w:val="002617B2"/>
    <w:rsid w:val="00261D45"/>
    <w:rsid w:val="00261FA6"/>
    <w:rsid w:val="0026206A"/>
    <w:rsid w:val="002624DA"/>
    <w:rsid w:val="00262530"/>
    <w:rsid w:val="00262601"/>
    <w:rsid w:val="002628FC"/>
    <w:rsid w:val="002634F7"/>
    <w:rsid w:val="00263B15"/>
    <w:rsid w:val="00263D05"/>
    <w:rsid w:val="00264203"/>
    <w:rsid w:val="0026465F"/>
    <w:rsid w:val="002647A0"/>
    <w:rsid w:val="00264E8E"/>
    <w:rsid w:val="0026574F"/>
    <w:rsid w:val="00265911"/>
    <w:rsid w:val="00265D10"/>
    <w:rsid w:val="00265D48"/>
    <w:rsid w:val="00265FDB"/>
    <w:rsid w:val="002661F5"/>
    <w:rsid w:val="0026626D"/>
    <w:rsid w:val="00266273"/>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6D1"/>
    <w:rsid w:val="00271709"/>
    <w:rsid w:val="002717A6"/>
    <w:rsid w:val="002719A0"/>
    <w:rsid w:val="00271BEC"/>
    <w:rsid w:val="00271CDA"/>
    <w:rsid w:val="00271E89"/>
    <w:rsid w:val="002724A0"/>
    <w:rsid w:val="00272830"/>
    <w:rsid w:val="00272E60"/>
    <w:rsid w:val="002731F5"/>
    <w:rsid w:val="002732A2"/>
    <w:rsid w:val="0027379C"/>
    <w:rsid w:val="00273A96"/>
    <w:rsid w:val="00273C48"/>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3F3"/>
    <w:rsid w:val="002804B4"/>
    <w:rsid w:val="002804BC"/>
    <w:rsid w:val="002806CE"/>
    <w:rsid w:val="00280819"/>
    <w:rsid w:val="002810F1"/>
    <w:rsid w:val="0028179E"/>
    <w:rsid w:val="002817AF"/>
    <w:rsid w:val="00281CCC"/>
    <w:rsid w:val="00281D32"/>
    <w:rsid w:val="00282127"/>
    <w:rsid w:val="00282195"/>
    <w:rsid w:val="00282315"/>
    <w:rsid w:val="00282BBD"/>
    <w:rsid w:val="00282DE4"/>
    <w:rsid w:val="00283612"/>
    <w:rsid w:val="00283BDA"/>
    <w:rsid w:val="00283E07"/>
    <w:rsid w:val="00283F21"/>
    <w:rsid w:val="00283F88"/>
    <w:rsid w:val="00284576"/>
    <w:rsid w:val="002845CD"/>
    <w:rsid w:val="00284E93"/>
    <w:rsid w:val="00285017"/>
    <w:rsid w:val="00285407"/>
    <w:rsid w:val="0028576F"/>
    <w:rsid w:val="00285E77"/>
    <w:rsid w:val="0028608E"/>
    <w:rsid w:val="002861C6"/>
    <w:rsid w:val="00286B76"/>
    <w:rsid w:val="00286CA8"/>
    <w:rsid w:val="00286EEC"/>
    <w:rsid w:val="00287088"/>
    <w:rsid w:val="002873AD"/>
    <w:rsid w:val="002873EA"/>
    <w:rsid w:val="0028781C"/>
    <w:rsid w:val="00287912"/>
    <w:rsid w:val="00287A1D"/>
    <w:rsid w:val="00287EED"/>
    <w:rsid w:val="00290060"/>
    <w:rsid w:val="0029036E"/>
    <w:rsid w:val="002908D4"/>
    <w:rsid w:val="0029096F"/>
    <w:rsid w:val="00290DF0"/>
    <w:rsid w:val="0029177A"/>
    <w:rsid w:val="00291B1A"/>
    <w:rsid w:val="00291C8F"/>
    <w:rsid w:val="00291E1B"/>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989"/>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CB"/>
    <w:rsid w:val="002B0ED2"/>
    <w:rsid w:val="002B123B"/>
    <w:rsid w:val="002B15BB"/>
    <w:rsid w:val="002B19DE"/>
    <w:rsid w:val="002B1E95"/>
    <w:rsid w:val="002B21C1"/>
    <w:rsid w:val="002B3432"/>
    <w:rsid w:val="002B36B1"/>
    <w:rsid w:val="002B3BB4"/>
    <w:rsid w:val="002B3C56"/>
    <w:rsid w:val="002B3DE0"/>
    <w:rsid w:val="002B3FF5"/>
    <w:rsid w:val="002B42F7"/>
    <w:rsid w:val="002B433D"/>
    <w:rsid w:val="002B4516"/>
    <w:rsid w:val="002B462F"/>
    <w:rsid w:val="002B473D"/>
    <w:rsid w:val="002B5071"/>
    <w:rsid w:val="002B52DE"/>
    <w:rsid w:val="002B5954"/>
    <w:rsid w:val="002B6434"/>
    <w:rsid w:val="002B647B"/>
    <w:rsid w:val="002B6538"/>
    <w:rsid w:val="002B75B4"/>
    <w:rsid w:val="002B7BDF"/>
    <w:rsid w:val="002B7CFB"/>
    <w:rsid w:val="002B7EC8"/>
    <w:rsid w:val="002C0459"/>
    <w:rsid w:val="002C0486"/>
    <w:rsid w:val="002C0CDA"/>
    <w:rsid w:val="002C0DD7"/>
    <w:rsid w:val="002C0EE7"/>
    <w:rsid w:val="002C0F96"/>
    <w:rsid w:val="002C12A3"/>
    <w:rsid w:val="002C1372"/>
    <w:rsid w:val="002C1624"/>
    <w:rsid w:val="002C1C66"/>
    <w:rsid w:val="002C1EE3"/>
    <w:rsid w:val="002C2804"/>
    <w:rsid w:val="002C2AE9"/>
    <w:rsid w:val="002C2B77"/>
    <w:rsid w:val="002C2C91"/>
    <w:rsid w:val="002C3274"/>
    <w:rsid w:val="002C351C"/>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217"/>
    <w:rsid w:val="002C7529"/>
    <w:rsid w:val="002C7952"/>
    <w:rsid w:val="002C797D"/>
    <w:rsid w:val="002C7A82"/>
    <w:rsid w:val="002D032D"/>
    <w:rsid w:val="002D05DC"/>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61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2ABF"/>
    <w:rsid w:val="002F2D46"/>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3CE"/>
    <w:rsid w:val="002F75CE"/>
    <w:rsid w:val="002F7801"/>
    <w:rsid w:val="002F79C6"/>
    <w:rsid w:val="002F7C4C"/>
    <w:rsid w:val="002F7CED"/>
    <w:rsid w:val="0030010C"/>
    <w:rsid w:val="00300204"/>
    <w:rsid w:val="00300364"/>
    <w:rsid w:val="00300437"/>
    <w:rsid w:val="003006F1"/>
    <w:rsid w:val="00300750"/>
    <w:rsid w:val="00300BAD"/>
    <w:rsid w:val="003010A1"/>
    <w:rsid w:val="003010DD"/>
    <w:rsid w:val="0030116A"/>
    <w:rsid w:val="0030125D"/>
    <w:rsid w:val="003016DD"/>
    <w:rsid w:val="0030191A"/>
    <w:rsid w:val="00301971"/>
    <w:rsid w:val="00301973"/>
    <w:rsid w:val="00301A9A"/>
    <w:rsid w:val="00301C1C"/>
    <w:rsid w:val="003022FE"/>
    <w:rsid w:val="003027FF"/>
    <w:rsid w:val="00302883"/>
    <w:rsid w:val="00302959"/>
    <w:rsid w:val="00302B56"/>
    <w:rsid w:val="00302CAD"/>
    <w:rsid w:val="00303305"/>
    <w:rsid w:val="00303C2C"/>
    <w:rsid w:val="00303DD5"/>
    <w:rsid w:val="00303FF2"/>
    <w:rsid w:val="00304539"/>
    <w:rsid w:val="00304A18"/>
    <w:rsid w:val="00304EA5"/>
    <w:rsid w:val="00304F60"/>
    <w:rsid w:val="003051C1"/>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510"/>
    <w:rsid w:val="00316710"/>
    <w:rsid w:val="0031681F"/>
    <w:rsid w:val="00316839"/>
    <w:rsid w:val="00316A50"/>
    <w:rsid w:val="00316A97"/>
    <w:rsid w:val="00316E51"/>
    <w:rsid w:val="003174A4"/>
    <w:rsid w:val="00317632"/>
    <w:rsid w:val="00317AE4"/>
    <w:rsid w:val="00317AF7"/>
    <w:rsid w:val="00317F11"/>
    <w:rsid w:val="003206BD"/>
    <w:rsid w:val="0032098A"/>
    <w:rsid w:val="00320BA8"/>
    <w:rsid w:val="00320E8D"/>
    <w:rsid w:val="00321033"/>
    <w:rsid w:val="003213E6"/>
    <w:rsid w:val="00321706"/>
    <w:rsid w:val="00321EDC"/>
    <w:rsid w:val="00322723"/>
    <w:rsid w:val="00322C3A"/>
    <w:rsid w:val="0032326D"/>
    <w:rsid w:val="003233DF"/>
    <w:rsid w:val="0032396F"/>
    <w:rsid w:val="00323C1B"/>
    <w:rsid w:val="0032458C"/>
    <w:rsid w:val="00324BE2"/>
    <w:rsid w:val="00325118"/>
    <w:rsid w:val="00325753"/>
    <w:rsid w:val="00325D35"/>
    <w:rsid w:val="00325D5D"/>
    <w:rsid w:val="00325E1C"/>
    <w:rsid w:val="00325F34"/>
    <w:rsid w:val="003260F1"/>
    <w:rsid w:val="003261C5"/>
    <w:rsid w:val="00326C3B"/>
    <w:rsid w:val="003274B1"/>
    <w:rsid w:val="00327574"/>
    <w:rsid w:val="00327DD7"/>
    <w:rsid w:val="00327E26"/>
    <w:rsid w:val="00327E8C"/>
    <w:rsid w:val="0033018F"/>
    <w:rsid w:val="003308D9"/>
    <w:rsid w:val="003309E8"/>
    <w:rsid w:val="00330F5F"/>
    <w:rsid w:val="00330F69"/>
    <w:rsid w:val="00331809"/>
    <w:rsid w:val="003318EF"/>
    <w:rsid w:val="00331B96"/>
    <w:rsid w:val="00331CFB"/>
    <w:rsid w:val="003321A0"/>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545"/>
    <w:rsid w:val="00335680"/>
    <w:rsid w:val="00335C40"/>
    <w:rsid w:val="003362FD"/>
    <w:rsid w:val="00336383"/>
    <w:rsid w:val="00336425"/>
    <w:rsid w:val="00336454"/>
    <w:rsid w:val="0033653E"/>
    <w:rsid w:val="00336842"/>
    <w:rsid w:val="003368A0"/>
    <w:rsid w:val="00336941"/>
    <w:rsid w:val="003370B5"/>
    <w:rsid w:val="00337757"/>
    <w:rsid w:val="00337A1B"/>
    <w:rsid w:val="00337E32"/>
    <w:rsid w:val="00340594"/>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009"/>
    <w:rsid w:val="003515B8"/>
    <w:rsid w:val="00351651"/>
    <w:rsid w:val="00351AF0"/>
    <w:rsid w:val="00351D0F"/>
    <w:rsid w:val="00351EEE"/>
    <w:rsid w:val="003520F4"/>
    <w:rsid w:val="0035218C"/>
    <w:rsid w:val="00352CD9"/>
    <w:rsid w:val="00352F0C"/>
    <w:rsid w:val="003531DA"/>
    <w:rsid w:val="0035370D"/>
    <w:rsid w:val="003537FA"/>
    <w:rsid w:val="00353DB7"/>
    <w:rsid w:val="003549A9"/>
    <w:rsid w:val="00354C69"/>
    <w:rsid w:val="00354E09"/>
    <w:rsid w:val="00355384"/>
    <w:rsid w:val="00355603"/>
    <w:rsid w:val="00355A2A"/>
    <w:rsid w:val="00355E8C"/>
    <w:rsid w:val="00355E90"/>
    <w:rsid w:val="0035652B"/>
    <w:rsid w:val="00356566"/>
    <w:rsid w:val="00356773"/>
    <w:rsid w:val="00356CBE"/>
    <w:rsid w:val="00357557"/>
    <w:rsid w:val="0035766C"/>
    <w:rsid w:val="0036048A"/>
    <w:rsid w:val="003607CD"/>
    <w:rsid w:val="00360BDE"/>
    <w:rsid w:val="00360C7F"/>
    <w:rsid w:val="00360CBD"/>
    <w:rsid w:val="00360F30"/>
    <w:rsid w:val="00360F45"/>
    <w:rsid w:val="00361B9E"/>
    <w:rsid w:val="00362263"/>
    <w:rsid w:val="0036248B"/>
    <w:rsid w:val="003625B0"/>
    <w:rsid w:val="0036280C"/>
    <w:rsid w:val="0036297F"/>
    <w:rsid w:val="00362D5D"/>
    <w:rsid w:val="003630DB"/>
    <w:rsid w:val="00363334"/>
    <w:rsid w:val="00363839"/>
    <w:rsid w:val="0036395A"/>
    <w:rsid w:val="003639D1"/>
    <w:rsid w:val="00363BEE"/>
    <w:rsid w:val="00363E0D"/>
    <w:rsid w:val="00363EC2"/>
    <w:rsid w:val="003640EA"/>
    <w:rsid w:val="00364211"/>
    <w:rsid w:val="00364692"/>
    <w:rsid w:val="00364A9D"/>
    <w:rsid w:val="00364AF2"/>
    <w:rsid w:val="00364B9D"/>
    <w:rsid w:val="00364C66"/>
    <w:rsid w:val="003655D5"/>
    <w:rsid w:val="003659B9"/>
    <w:rsid w:val="00366274"/>
    <w:rsid w:val="00366343"/>
    <w:rsid w:val="0036671A"/>
    <w:rsid w:val="00366B59"/>
    <w:rsid w:val="0036706C"/>
    <w:rsid w:val="003670B2"/>
    <w:rsid w:val="003670FB"/>
    <w:rsid w:val="00367170"/>
    <w:rsid w:val="00367440"/>
    <w:rsid w:val="003678D8"/>
    <w:rsid w:val="00367D1F"/>
    <w:rsid w:val="00367D58"/>
    <w:rsid w:val="00367DCD"/>
    <w:rsid w:val="00367F96"/>
    <w:rsid w:val="0037063E"/>
    <w:rsid w:val="00370AC9"/>
    <w:rsid w:val="00370B96"/>
    <w:rsid w:val="003711F9"/>
    <w:rsid w:val="0037156E"/>
    <w:rsid w:val="00371A6E"/>
    <w:rsid w:val="00371DB4"/>
    <w:rsid w:val="0037217F"/>
    <w:rsid w:val="003724A6"/>
    <w:rsid w:val="0037268A"/>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5CE3"/>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984"/>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16E"/>
    <w:rsid w:val="003903C5"/>
    <w:rsid w:val="003906E2"/>
    <w:rsid w:val="00390AE1"/>
    <w:rsid w:val="00391036"/>
    <w:rsid w:val="00391163"/>
    <w:rsid w:val="00391560"/>
    <w:rsid w:val="003915E8"/>
    <w:rsid w:val="00391704"/>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6DF9"/>
    <w:rsid w:val="00397157"/>
    <w:rsid w:val="003973D1"/>
    <w:rsid w:val="003975CD"/>
    <w:rsid w:val="00397B0B"/>
    <w:rsid w:val="00397FE0"/>
    <w:rsid w:val="003A0093"/>
    <w:rsid w:val="003A014A"/>
    <w:rsid w:val="003A0674"/>
    <w:rsid w:val="003A0B56"/>
    <w:rsid w:val="003A0FA9"/>
    <w:rsid w:val="003A114D"/>
    <w:rsid w:val="003A1295"/>
    <w:rsid w:val="003A2C80"/>
    <w:rsid w:val="003A2D1A"/>
    <w:rsid w:val="003A3244"/>
    <w:rsid w:val="003A3853"/>
    <w:rsid w:val="003A3CEF"/>
    <w:rsid w:val="003A3FDB"/>
    <w:rsid w:val="003A3FE3"/>
    <w:rsid w:val="003A4285"/>
    <w:rsid w:val="003A4C07"/>
    <w:rsid w:val="003A4C56"/>
    <w:rsid w:val="003A4E85"/>
    <w:rsid w:val="003A503E"/>
    <w:rsid w:val="003A5378"/>
    <w:rsid w:val="003A58B5"/>
    <w:rsid w:val="003A5BAA"/>
    <w:rsid w:val="003A5DCB"/>
    <w:rsid w:val="003A5FA1"/>
    <w:rsid w:val="003A6058"/>
    <w:rsid w:val="003A6154"/>
    <w:rsid w:val="003A61ED"/>
    <w:rsid w:val="003A6347"/>
    <w:rsid w:val="003A64E5"/>
    <w:rsid w:val="003A6511"/>
    <w:rsid w:val="003A659D"/>
    <w:rsid w:val="003A65FB"/>
    <w:rsid w:val="003A6B64"/>
    <w:rsid w:val="003A7450"/>
    <w:rsid w:val="003A74C5"/>
    <w:rsid w:val="003A7922"/>
    <w:rsid w:val="003A7AD9"/>
    <w:rsid w:val="003A7CDF"/>
    <w:rsid w:val="003A7CF7"/>
    <w:rsid w:val="003B04CF"/>
    <w:rsid w:val="003B0736"/>
    <w:rsid w:val="003B094E"/>
    <w:rsid w:val="003B09A3"/>
    <w:rsid w:val="003B0B89"/>
    <w:rsid w:val="003B0C9A"/>
    <w:rsid w:val="003B0DCE"/>
    <w:rsid w:val="003B0F67"/>
    <w:rsid w:val="003B10E7"/>
    <w:rsid w:val="003B15B1"/>
    <w:rsid w:val="003B1BBB"/>
    <w:rsid w:val="003B1C93"/>
    <w:rsid w:val="003B21BC"/>
    <w:rsid w:val="003B2607"/>
    <w:rsid w:val="003B2798"/>
    <w:rsid w:val="003B28D7"/>
    <w:rsid w:val="003B2C18"/>
    <w:rsid w:val="003B2C76"/>
    <w:rsid w:val="003B2C8F"/>
    <w:rsid w:val="003B2F68"/>
    <w:rsid w:val="003B371B"/>
    <w:rsid w:val="003B3D38"/>
    <w:rsid w:val="003B3E8A"/>
    <w:rsid w:val="003B3EC9"/>
    <w:rsid w:val="003B40A0"/>
    <w:rsid w:val="003B4AA5"/>
    <w:rsid w:val="003B4C52"/>
    <w:rsid w:val="003B4C9A"/>
    <w:rsid w:val="003B4CBA"/>
    <w:rsid w:val="003B4CC4"/>
    <w:rsid w:val="003B4EA9"/>
    <w:rsid w:val="003B54DB"/>
    <w:rsid w:val="003B58FC"/>
    <w:rsid w:val="003B6452"/>
    <w:rsid w:val="003B6677"/>
    <w:rsid w:val="003B71BC"/>
    <w:rsid w:val="003B753D"/>
    <w:rsid w:val="003B75E6"/>
    <w:rsid w:val="003B7730"/>
    <w:rsid w:val="003B7910"/>
    <w:rsid w:val="003B7C2D"/>
    <w:rsid w:val="003B7FE7"/>
    <w:rsid w:val="003C0121"/>
    <w:rsid w:val="003C037E"/>
    <w:rsid w:val="003C0984"/>
    <w:rsid w:val="003C0D14"/>
    <w:rsid w:val="003C132D"/>
    <w:rsid w:val="003C21E7"/>
    <w:rsid w:val="003C2839"/>
    <w:rsid w:val="003C2E24"/>
    <w:rsid w:val="003C3234"/>
    <w:rsid w:val="003C3318"/>
    <w:rsid w:val="003C338F"/>
    <w:rsid w:val="003C3560"/>
    <w:rsid w:val="003C38C7"/>
    <w:rsid w:val="003C3B74"/>
    <w:rsid w:val="003C3CC9"/>
    <w:rsid w:val="003C3E90"/>
    <w:rsid w:val="003C4624"/>
    <w:rsid w:val="003C545C"/>
    <w:rsid w:val="003C64AD"/>
    <w:rsid w:val="003C6834"/>
    <w:rsid w:val="003C6B8D"/>
    <w:rsid w:val="003C6DD6"/>
    <w:rsid w:val="003C6DF3"/>
    <w:rsid w:val="003C72AF"/>
    <w:rsid w:val="003C7307"/>
    <w:rsid w:val="003C75D8"/>
    <w:rsid w:val="003C7665"/>
    <w:rsid w:val="003C7F15"/>
    <w:rsid w:val="003D0659"/>
    <w:rsid w:val="003D0AEB"/>
    <w:rsid w:val="003D0DD1"/>
    <w:rsid w:val="003D14DA"/>
    <w:rsid w:val="003D1829"/>
    <w:rsid w:val="003D1C7E"/>
    <w:rsid w:val="003D1D3B"/>
    <w:rsid w:val="003D1F1B"/>
    <w:rsid w:val="003D23F4"/>
    <w:rsid w:val="003D2446"/>
    <w:rsid w:val="003D2A41"/>
    <w:rsid w:val="003D2C23"/>
    <w:rsid w:val="003D2E4A"/>
    <w:rsid w:val="003D2E62"/>
    <w:rsid w:val="003D303E"/>
    <w:rsid w:val="003D38DE"/>
    <w:rsid w:val="003D3D93"/>
    <w:rsid w:val="003D4442"/>
    <w:rsid w:val="003D479E"/>
    <w:rsid w:val="003D47EC"/>
    <w:rsid w:val="003D496E"/>
    <w:rsid w:val="003D4C0A"/>
    <w:rsid w:val="003D4D8C"/>
    <w:rsid w:val="003D4E95"/>
    <w:rsid w:val="003D51F7"/>
    <w:rsid w:val="003D5231"/>
    <w:rsid w:val="003D57DC"/>
    <w:rsid w:val="003D5B34"/>
    <w:rsid w:val="003D5C29"/>
    <w:rsid w:val="003D5C99"/>
    <w:rsid w:val="003D5D44"/>
    <w:rsid w:val="003D5E5B"/>
    <w:rsid w:val="003D634A"/>
    <w:rsid w:val="003D63B7"/>
    <w:rsid w:val="003D66C9"/>
    <w:rsid w:val="003D66FA"/>
    <w:rsid w:val="003D6A7D"/>
    <w:rsid w:val="003D6BAD"/>
    <w:rsid w:val="003D6C72"/>
    <w:rsid w:val="003D6E5A"/>
    <w:rsid w:val="003D6FF4"/>
    <w:rsid w:val="003D7199"/>
    <w:rsid w:val="003D766C"/>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688"/>
    <w:rsid w:val="003E2B22"/>
    <w:rsid w:val="003E2BE7"/>
    <w:rsid w:val="003E2EA1"/>
    <w:rsid w:val="003E2EC4"/>
    <w:rsid w:val="003E36BF"/>
    <w:rsid w:val="003E400A"/>
    <w:rsid w:val="003E42CA"/>
    <w:rsid w:val="003E4B85"/>
    <w:rsid w:val="003E4D44"/>
    <w:rsid w:val="003E57F4"/>
    <w:rsid w:val="003E58B9"/>
    <w:rsid w:val="003E5A3A"/>
    <w:rsid w:val="003E5D98"/>
    <w:rsid w:val="003E5DF0"/>
    <w:rsid w:val="003E5F77"/>
    <w:rsid w:val="003E6129"/>
    <w:rsid w:val="003E627B"/>
    <w:rsid w:val="003E6C3F"/>
    <w:rsid w:val="003E700C"/>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6E7A"/>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BA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4FC"/>
    <w:rsid w:val="00405935"/>
    <w:rsid w:val="00405B0D"/>
    <w:rsid w:val="004062FB"/>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570"/>
    <w:rsid w:val="00412675"/>
    <w:rsid w:val="00413446"/>
    <w:rsid w:val="00413508"/>
    <w:rsid w:val="004136D3"/>
    <w:rsid w:val="00413F1B"/>
    <w:rsid w:val="00413FD2"/>
    <w:rsid w:val="00414023"/>
    <w:rsid w:val="00414565"/>
    <w:rsid w:val="00414667"/>
    <w:rsid w:val="00414730"/>
    <w:rsid w:val="0041499B"/>
    <w:rsid w:val="00414B34"/>
    <w:rsid w:val="004154AF"/>
    <w:rsid w:val="00415908"/>
    <w:rsid w:val="00415912"/>
    <w:rsid w:val="00415BA8"/>
    <w:rsid w:val="0041662B"/>
    <w:rsid w:val="00416D30"/>
    <w:rsid w:val="004178D3"/>
    <w:rsid w:val="00417922"/>
    <w:rsid w:val="00417980"/>
    <w:rsid w:val="004179C4"/>
    <w:rsid w:val="00417AA4"/>
    <w:rsid w:val="00417AC9"/>
    <w:rsid w:val="00417F51"/>
    <w:rsid w:val="004200ED"/>
    <w:rsid w:val="004209DF"/>
    <w:rsid w:val="00420B4E"/>
    <w:rsid w:val="00420C1A"/>
    <w:rsid w:val="004210DE"/>
    <w:rsid w:val="004211EF"/>
    <w:rsid w:val="00421465"/>
    <w:rsid w:val="00421487"/>
    <w:rsid w:val="00421AED"/>
    <w:rsid w:val="00421B6B"/>
    <w:rsid w:val="00421EC5"/>
    <w:rsid w:val="00421F74"/>
    <w:rsid w:val="00422169"/>
    <w:rsid w:val="004222D8"/>
    <w:rsid w:val="00422475"/>
    <w:rsid w:val="004227D9"/>
    <w:rsid w:val="00422965"/>
    <w:rsid w:val="0042298C"/>
    <w:rsid w:val="00422A25"/>
    <w:rsid w:val="00422BF2"/>
    <w:rsid w:val="00422C27"/>
    <w:rsid w:val="00422E7E"/>
    <w:rsid w:val="00422EDD"/>
    <w:rsid w:val="00423193"/>
    <w:rsid w:val="004231F5"/>
    <w:rsid w:val="00423948"/>
    <w:rsid w:val="00423A52"/>
    <w:rsid w:val="00423AF0"/>
    <w:rsid w:val="00423E09"/>
    <w:rsid w:val="00423F7E"/>
    <w:rsid w:val="00424150"/>
    <w:rsid w:val="0042441E"/>
    <w:rsid w:val="004244AD"/>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274F9"/>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5F1A"/>
    <w:rsid w:val="00436383"/>
    <w:rsid w:val="00436465"/>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C76"/>
    <w:rsid w:val="00441D6F"/>
    <w:rsid w:val="00442058"/>
    <w:rsid w:val="004420B6"/>
    <w:rsid w:val="004421D9"/>
    <w:rsid w:val="004422B3"/>
    <w:rsid w:val="0044249D"/>
    <w:rsid w:val="004426CD"/>
    <w:rsid w:val="004426FE"/>
    <w:rsid w:val="00442FF7"/>
    <w:rsid w:val="00443152"/>
    <w:rsid w:val="00443601"/>
    <w:rsid w:val="00443892"/>
    <w:rsid w:val="00443984"/>
    <w:rsid w:val="00443D15"/>
    <w:rsid w:val="00444600"/>
    <w:rsid w:val="0044491F"/>
    <w:rsid w:val="00444C55"/>
    <w:rsid w:val="00444CD6"/>
    <w:rsid w:val="00445581"/>
    <w:rsid w:val="00445F0A"/>
    <w:rsid w:val="00446480"/>
    <w:rsid w:val="0044650C"/>
    <w:rsid w:val="00446547"/>
    <w:rsid w:val="0044660D"/>
    <w:rsid w:val="00446F8E"/>
    <w:rsid w:val="0044704F"/>
    <w:rsid w:val="00447212"/>
    <w:rsid w:val="00447614"/>
    <w:rsid w:val="00447878"/>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3E7D"/>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27E"/>
    <w:rsid w:val="00462344"/>
    <w:rsid w:val="0046261E"/>
    <w:rsid w:val="00462CB4"/>
    <w:rsid w:val="00462F2B"/>
    <w:rsid w:val="004634A8"/>
    <w:rsid w:val="00463513"/>
    <w:rsid w:val="00463633"/>
    <w:rsid w:val="00464138"/>
    <w:rsid w:val="004641D2"/>
    <w:rsid w:val="00464728"/>
    <w:rsid w:val="004648EB"/>
    <w:rsid w:val="00464959"/>
    <w:rsid w:val="00464BD9"/>
    <w:rsid w:val="00464D33"/>
    <w:rsid w:val="00465023"/>
    <w:rsid w:val="004650D2"/>
    <w:rsid w:val="004650EB"/>
    <w:rsid w:val="004653CA"/>
    <w:rsid w:val="004653D1"/>
    <w:rsid w:val="00465C49"/>
    <w:rsid w:val="00465F97"/>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3E4"/>
    <w:rsid w:val="00474414"/>
    <w:rsid w:val="00474587"/>
    <w:rsid w:val="0047473D"/>
    <w:rsid w:val="004747A0"/>
    <w:rsid w:val="0047497D"/>
    <w:rsid w:val="00474B7A"/>
    <w:rsid w:val="00474B82"/>
    <w:rsid w:val="00474CAC"/>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0D07"/>
    <w:rsid w:val="00481534"/>
    <w:rsid w:val="004817FB"/>
    <w:rsid w:val="00481D8A"/>
    <w:rsid w:val="004822DC"/>
    <w:rsid w:val="004822F7"/>
    <w:rsid w:val="00482838"/>
    <w:rsid w:val="00482C9D"/>
    <w:rsid w:val="00482CCE"/>
    <w:rsid w:val="00482D0E"/>
    <w:rsid w:val="00482F12"/>
    <w:rsid w:val="00483373"/>
    <w:rsid w:val="004837D2"/>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2B6"/>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0FA"/>
    <w:rsid w:val="00494158"/>
    <w:rsid w:val="00494385"/>
    <w:rsid w:val="00494409"/>
    <w:rsid w:val="00494CAB"/>
    <w:rsid w:val="00494FDC"/>
    <w:rsid w:val="004952AF"/>
    <w:rsid w:val="004953E9"/>
    <w:rsid w:val="0049547B"/>
    <w:rsid w:val="0049550D"/>
    <w:rsid w:val="00495F89"/>
    <w:rsid w:val="004962C8"/>
    <w:rsid w:val="0049656F"/>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741"/>
    <w:rsid w:val="004A3899"/>
    <w:rsid w:val="004A3903"/>
    <w:rsid w:val="004A3B1D"/>
    <w:rsid w:val="004A44A9"/>
    <w:rsid w:val="004A473B"/>
    <w:rsid w:val="004A4834"/>
    <w:rsid w:val="004A4D36"/>
    <w:rsid w:val="004A5020"/>
    <w:rsid w:val="004A5306"/>
    <w:rsid w:val="004A5385"/>
    <w:rsid w:val="004A5EAD"/>
    <w:rsid w:val="004A697B"/>
    <w:rsid w:val="004A6B82"/>
    <w:rsid w:val="004A6BB2"/>
    <w:rsid w:val="004A6D04"/>
    <w:rsid w:val="004A6E6D"/>
    <w:rsid w:val="004A6F98"/>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19"/>
    <w:rsid w:val="004B76BA"/>
    <w:rsid w:val="004B78C7"/>
    <w:rsid w:val="004B7A2A"/>
    <w:rsid w:val="004B7A9F"/>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588"/>
    <w:rsid w:val="004C370D"/>
    <w:rsid w:val="004C3850"/>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7D"/>
    <w:rsid w:val="004C65A9"/>
    <w:rsid w:val="004C6CF0"/>
    <w:rsid w:val="004C7025"/>
    <w:rsid w:val="004C7189"/>
    <w:rsid w:val="004C72B2"/>
    <w:rsid w:val="004C7592"/>
    <w:rsid w:val="004C76D2"/>
    <w:rsid w:val="004C7B32"/>
    <w:rsid w:val="004D0007"/>
    <w:rsid w:val="004D015B"/>
    <w:rsid w:val="004D04DF"/>
    <w:rsid w:val="004D1556"/>
    <w:rsid w:val="004D19EA"/>
    <w:rsid w:val="004D1F0B"/>
    <w:rsid w:val="004D25DB"/>
    <w:rsid w:val="004D269A"/>
    <w:rsid w:val="004D28A8"/>
    <w:rsid w:val="004D2E93"/>
    <w:rsid w:val="004D3064"/>
    <w:rsid w:val="004D3067"/>
    <w:rsid w:val="004D3095"/>
    <w:rsid w:val="004D30FB"/>
    <w:rsid w:val="004D3853"/>
    <w:rsid w:val="004D3C67"/>
    <w:rsid w:val="004D47C6"/>
    <w:rsid w:val="004D4906"/>
    <w:rsid w:val="004D497B"/>
    <w:rsid w:val="004D50EC"/>
    <w:rsid w:val="004D54E6"/>
    <w:rsid w:val="004D6A17"/>
    <w:rsid w:val="004D6C5E"/>
    <w:rsid w:val="004D6D7F"/>
    <w:rsid w:val="004D723D"/>
    <w:rsid w:val="004D7DD3"/>
    <w:rsid w:val="004D7F1A"/>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69E1"/>
    <w:rsid w:val="004E780D"/>
    <w:rsid w:val="004E79B4"/>
    <w:rsid w:val="004E7E45"/>
    <w:rsid w:val="004E7FBD"/>
    <w:rsid w:val="004F0094"/>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4F7B27"/>
    <w:rsid w:val="00500454"/>
    <w:rsid w:val="00500C4D"/>
    <w:rsid w:val="005012F6"/>
    <w:rsid w:val="00501F07"/>
    <w:rsid w:val="00501FDD"/>
    <w:rsid w:val="0050215F"/>
    <w:rsid w:val="00502196"/>
    <w:rsid w:val="005024EF"/>
    <w:rsid w:val="00502524"/>
    <w:rsid w:val="0050296E"/>
    <w:rsid w:val="0050307F"/>
    <w:rsid w:val="0050387A"/>
    <w:rsid w:val="00503B23"/>
    <w:rsid w:val="00503CA2"/>
    <w:rsid w:val="00503CED"/>
    <w:rsid w:val="00503FC4"/>
    <w:rsid w:val="00504128"/>
    <w:rsid w:val="00504973"/>
    <w:rsid w:val="00505108"/>
    <w:rsid w:val="00505276"/>
    <w:rsid w:val="0050528F"/>
    <w:rsid w:val="00505D11"/>
    <w:rsid w:val="00505FA3"/>
    <w:rsid w:val="005065F6"/>
    <w:rsid w:val="00506B1D"/>
    <w:rsid w:val="0050714D"/>
    <w:rsid w:val="00507298"/>
    <w:rsid w:val="00507AEB"/>
    <w:rsid w:val="00507B5E"/>
    <w:rsid w:val="00507CC0"/>
    <w:rsid w:val="0051028D"/>
    <w:rsid w:val="00510539"/>
    <w:rsid w:val="005109B8"/>
    <w:rsid w:val="0051102B"/>
    <w:rsid w:val="0051121D"/>
    <w:rsid w:val="00511C39"/>
    <w:rsid w:val="00512308"/>
    <w:rsid w:val="00512829"/>
    <w:rsid w:val="00512833"/>
    <w:rsid w:val="00512DC7"/>
    <w:rsid w:val="00513222"/>
    <w:rsid w:val="00513746"/>
    <w:rsid w:val="00513B82"/>
    <w:rsid w:val="00513C4D"/>
    <w:rsid w:val="00513E2F"/>
    <w:rsid w:val="00513F06"/>
    <w:rsid w:val="00514572"/>
    <w:rsid w:val="005146B8"/>
    <w:rsid w:val="00514A57"/>
    <w:rsid w:val="00514B78"/>
    <w:rsid w:val="0051507A"/>
    <w:rsid w:val="005155E1"/>
    <w:rsid w:val="0051578E"/>
    <w:rsid w:val="00515929"/>
    <w:rsid w:val="00515EAC"/>
    <w:rsid w:val="00516823"/>
    <w:rsid w:val="0051682C"/>
    <w:rsid w:val="00516878"/>
    <w:rsid w:val="005168CD"/>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203"/>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95B"/>
    <w:rsid w:val="00527BC5"/>
    <w:rsid w:val="00527CF2"/>
    <w:rsid w:val="00530043"/>
    <w:rsid w:val="0053025F"/>
    <w:rsid w:val="00530717"/>
    <w:rsid w:val="005308F5"/>
    <w:rsid w:val="00530A7E"/>
    <w:rsid w:val="0053124B"/>
    <w:rsid w:val="00531506"/>
    <w:rsid w:val="00531839"/>
    <w:rsid w:val="005319A1"/>
    <w:rsid w:val="00531AAE"/>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34B"/>
    <w:rsid w:val="005375C3"/>
    <w:rsid w:val="0053774B"/>
    <w:rsid w:val="00537842"/>
    <w:rsid w:val="00537E8C"/>
    <w:rsid w:val="00537F24"/>
    <w:rsid w:val="00537FFA"/>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32D0"/>
    <w:rsid w:val="00544142"/>
    <w:rsid w:val="0054489F"/>
    <w:rsid w:val="00544BA8"/>
    <w:rsid w:val="00544FD4"/>
    <w:rsid w:val="0054509C"/>
    <w:rsid w:val="00545115"/>
    <w:rsid w:val="005456D7"/>
    <w:rsid w:val="0054604B"/>
    <w:rsid w:val="0054613A"/>
    <w:rsid w:val="00546836"/>
    <w:rsid w:val="00546AC8"/>
    <w:rsid w:val="00546D07"/>
    <w:rsid w:val="00546F46"/>
    <w:rsid w:val="00547EEB"/>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77"/>
    <w:rsid w:val="00556ABF"/>
    <w:rsid w:val="00556D69"/>
    <w:rsid w:val="00556F4D"/>
    <w:rsid w:val="0055706D"/>
    <w:rsid w:val="00557AA8"/>
    <w:rsid w:val="00557C66"/>
    <w:rsid w:val="0056030E"/>
    <w:rsid w:val="005604EC"/>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808"/>
    <w:rsid w:val="00563949"/>
    <w:rsid w:val="00563A43"/>
    <w:rsid w:val="00563E39"/>
    <w:rsid w:val="00564389"/>
    <w:rsid w:val="005646A7"/>
    <w:rsid w:val="005646D4"/>
    <w:rsid w:val="00564A18"/>
    <w:rsid w:val="00564A5F"/>
    <w:rsid w:val="00564B5D"/>
    <w:rsid w:val="00564B99"/>
    <w:rsid w:val="00564FB7"/>
    <w:rsid w:val="005652E4"/>
    <w:rsid w:val="005655A4"/>
    <w:rsid w:val="00565774"/>
    <w:rsid w:val="00565B11"/>
    <w:rsid w:val="00565BC0"/>
    <w:rsid w:val="00565C23"/>
    <w:rsid w:val="00565D21"/>
    <w:rsid w:val="0056650A"/>
    <w:rsid w:val="00566966"/>
    <w:rsid w:val="00566AEA"/>
    <w:rsid w:val="00566CA2"/>
    <w:rsid w:val="00566D48"/>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9E1"/>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3A4"/>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09A"/>
    <w:rsid w:val="00586174"/>
    <w:rsid w:val="00586AC8"/>
    <w:rsid w:val="00586E0F"/>
    <w:rsid w:val="00586F02"/>
    <w:rsid w:val="005873B9"/>
    <w:rsid w:val="005873DE"/>
    <w:rsid w:val="005876CA"/>
    <w:rsid w:val="00587810"/>
    <w:rsid w:val="00587941"/>
    <w:rsid w:val="00587A5C"/>
    <w:rsid w:val="00587BCC"/>
    <w:rsid w:val="00587FDA"/>
    <w:rsid w:val="005900E6"/>
    <w:rsid w:val="0059011C"/>
    <w:rsid w:val="00590142"/>
    <w:rsid w:val="0059037F"/>
    <w:rsid w:val="00590AEC"/>
    <w:rsid w:val="00591185"/>
    <w:rsid w:val="00591280"/>
    <w:rsid w:val="005914C8"/>
    <w:rsid w:val="005916C0"/>
    <w:rsid w:val="0059177F"/>
    <w:rsid w:val="005918CE"/>
    <w:rsid w:val="00591AFD"/>
    <w:rsid w:val="00591C3A"/>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6B96"/>
    <w:rsid w:val="00596DFF"/>
    <w:rsid w:val="00597838"/>
    <w:rsid w:val="005A0F15"/>
    <w:rsid w:val="005A0FE6"/>
    <w:rsid w:val="005A1328"/>
    <w:rsid w:val="005A174A"/>
    <w:rsid w:val="005A1837"/>
    <w:rsid w:val="005A1C6B"/>
    <w:rsid w:val="005A1D4D"/>
    <w:rsid w:val="005A1E6F"/>
    <w:rsid w:val="005A2127"/>
    <w:rsid w:val="005A26B3"/>
    <w:rsid w:val="005A2767"/>
    <w:rsid w:val="005A2B4B"/>
    <w:rsid w:val="005A2FBD"/>
    <w:rsid w:val="005A3332"/>
    <w:rsid w:val="005A34FF"/>
    <w:rsid w:val="005A36DD"/>
    <w:rsid w:val="005A3913"/>
    <w:rsid w:val="005A3D46"/>
    <w:rsid w:val="005A3F64"/>
    <w:rsid w:val="005A4821"/>
    <w:rsid w:val="005A491F"/>
    <w:rsid w:val="005A4B38"/>
    <w:rsid w:val="005A4E86"/>
    <w:rsid w:val="005A4F24"/>
    <w:rsid w:val="005A5079"/>
    <w:rsid w:val="005A5090"/>
    <w:rsid w:val="005A51D8"/>
    <w:rsid w:val="005A55C1"/>
    <w:rsid w:val="005A58A9"/>
    <w:rsid w:val="005A5ED9"/>
    <w:rsid w:val="005A6C98"/>
    <w:rsid w:val="005A7279"/>
    <w:rsid w:val="005A727C"/>
    <w:rsid w:val="005A748F"/>
    <w:rsid w:val="005A7A0E"/>
    <w:rsid w:val="005A7AA1"/>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77"/>
    <w:rsid w:val="005B25CB"/>
    <w:rsid w:val="005B2713"/>
    <w:rsid w:val="005B27DA"/>
    <w:rsid w:val="005B29A6"/>
    <w:rsid w:val="005B29F7"/>
    <w:rsid w:val="005B2CD3"/>
    <w:rsid w:val="005B3364"/>
    <w:rsid w:val="005B336B"/>
    <w:rsid w:val="005B3585"/>
    <w:rsid w:val="005B3920"/>
    <w:rsid w:val="005B478F"/>
    <w:rsid w:val="005B4F0B"/>
    <w:rsid w:val="005B5620"/>
    <w:rsid w:val="005B5662"/>
    <w:rsid w:val="005B57A8"/>
    <w:rsid w:val="005B5F2F"/>
    <w:rsid w:val="005B5FE9"/>
    <w:rsid w:val="005B64E3"/>
    <w:rsid w:val="005B66FE"/>
    <w:rsid w:val="005B6711"/>
    <w:rsid w:val="005B6B36"/>
    <w:rsid w:val="005B6B62"/>
    <w:rsid w:val="005B7206"/>
    <w:rsid w:val="005B725B"/>
    <w:rsid w:val="005B7440"/>
    <w:rsid w:val="005B782F"/>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03"/>
    <w:rsid w:val="005C2A3E"/>
    <w:rsid w:val="005C2BBB"/>
    <w:rsid w:val="005C2BC2"/>
    <w:rsid w:val="005C2F91"/>
    <w:rsid w:val="005C3786"/>
    <w:rsid w:val="005C3C48"/>
    <w:rsid w:val="005C3CCE"/>
    <w:rsid w:val="005C3D24"/>
    <w:rsid w:val="005C4904"/>
    <w:rsid w:val="005C4A53"/>
    <w:rsid w:val="005C4AC8"/>
    <w:rsid w:val="005C4B7C"/>
    <w:rsid w:val="005C503B"/>
    <w:rsid w:val="005C50A1"/>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D4F"/>
    <w:rsid w:val="005D0E17"/>
    <w:rsid w:val="005D1202"/>
    <w:rsid w:val="005D15A6"/>
    <w:rsid w:val="005D15EE"/>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7E4"/>
    <w:rsid w:val="005E6868"/>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C3B"/>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4FF6"/>
    <w:rsid w:val="006052E5"/>
    <w:rsid w:val="0060586D"/>
    <w:rsid w:val="00605A02"/>
    <w:rsid w:val="00605B8D"/>
    <w:rsid w:val="00605C3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BF2"/>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3F4"/>
    <w:rsid w:val="00614501"/>
    <w:rsid w:val="00614503"/>
    <w:rsid w:val="00614596"/>
    <w:rsid w:val="00614B1D"/>
    <w:rsid w:val="00614B64"/>
    <w:rsid w:val="00614BC1"/>
    <w:rsid w:val="00614E03"/>
    <w:rsid w:val="00614EF6"/>
    <w:rsid w:val="006151CD"/>
    <w:rsid w:val="00615A9F"/>
    <w:rsid w:val="00615D9E"/>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779"/>
    <w:rsid w:val="00624B76"/>
    <w:rsid w:val="00624EE4"/>
    <w:rsid w:val="006250A0"/>
    <w:rsid w:val="00625218"/>
    <w:rsid w:val="0062561E"/>
    <w:rsid w:val="00625648"/>
    <w:rsid w:val="00625992"/>
    <w:rsid w:val="00625ADE"/>
    <w:rsid w:val="00625C62"/>
    <w:rsid w:val="006261DB"/>
    <w:rsid w:val="006262D8"/>
    <w:rsid w:val="006267BC"/>
    <w:rsid w:val="00626A25"/>
    <w:rsid w:val="00626B39"/>
    <w:rsid w:val="00627661"/>
    <w:rsid w:val="00627C08"/>
    <w:rsid w:val="006301AD"/>
    <w:rsid w:val="006301CF"/>
    <w:rsid w:val="006309CE"/>
    <w:rsid w:val="00630D94"/>
    <w:rsid w:val="00630DAE"/>
    <w:rsid w:val="006311D3"/>
    <w:rsid w:val="006318DB"/>
    <w:rsid w:val="00631D2D"/>
    <w:rsid w:val="006323DC"/>
    <w:rsid w:val="00632742"/>
    <w:rsid w:val="00632A2E"/>
    <w:rsid w:val="00633E1B"/>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A3C"/>
    <w:rsid w:val="00636C7F"/>
    <w:rsid w:val="00636D01"/>
    <w:rsid w:val="006371C5"/>
    <w:rsid w:val="00637350"/>
    <w:rsid w:val="0063748A"/>
    <w:rsid w:val="00637CAE"/>
    <w:rsid w:val="00637EA2"/>
    <w:rsid w:val="006403B0"/>
    <w:rsid w:val="0064048A"/>
    <w:rsid w:val="00641D9A"/>
    <w:rsid w:val="00641F2F"/>
    <w:rsid w:val="006422B3"/>
    <w:rsid w:val="006423AA"/>
    <w:rsid w:val="006428EA"/>
    <w:rsid w:val="00642E79"/>
    <w:rsid w:val="0064303E"/>
    <w:rsid w:val="00643269"/>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6E2C"/>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4"/>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AA4"/>
    <w:rsid w:val="00662E41"/>
    <w:rsid w:val="00662FE4"/>
    <w:rsid w:val="00663004"/>
    <w:rsid w:val="00663289"/>
    <w:rsid w:val="00663CFF"/>
    <w:rsid w:val="00664134"/>
    <w:rsid w:val="006643A3"/>
    <w:rsid w:val="006646FA"/>
    <w:rsid w:val="00664B58"/>
    <w:rsid w:val="00664B98"/>
    <w:rsid w:val="00664D4B"/>
    <w:rsid w:val="00664E61"/>
    <w:rsid w:val="00664F04"/>
    <w:rsid w:val="00665694"/>
    <w:rsid w:val="00665885"/>
    <w:rsid w:val="006658D8"/>
    <w:rsid w:val="00665B4F"/>
    <w:rsid w:val="00666678"/>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61"/>
    <w:rsid w:val="00673BF6"/>
    <w:rsid w:val="006740DE"/>
    <w:rsid w:val="00674436"/>
    <w:rsid w:val="00674B63"/>
    <w:rsid w:val="00674CBD"/>
    <w:rsid w:val="00674D7C"/>
    <w:rsid w:val="00674ECE"/>
    <w:rsid w:val="00674F4F"/>
    <w:rsid w:val="006753D1"/>
    <w:rsid w:val="00675760"/>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2DD2"/>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676"/>
    <w:rsid w:val="0068777A"/>
    <w:rsid w:val="006907AE"/>
    <w:rsid w:val="006909A4"/>
    <w:rsid w:val="00691472"/>
    <w:rsid w:val="00692409"/>
    <w:rsid w:val="00692520"/>
    <w:rsid w:val="006925BE"/>
    <w:rsid w:val="006928BB"/>
    <w:rsid w:val="00692A16"/>
    <w:rsid w:val="006932D3"/>
    <w:rsid w:val="00693DE4"/>
    <w:rsid w:val="006940E2"/>
    <w:rsid w:val="0069475E"/>
    <w:rsid w:val="00694A16"/>
    <w:rsid w:val="00694C2A"/>
    <w:rsid w:val="00694CD1"/>
    <w:rsid w:val="00694D10"/>
    <w:rsid w:val="00694D65"/>
    <w:rsid w:val="00695009"/>
    <w:rsid w:val="00695131"/>
    <w:rsid w:val="00695170"/>
    <w:rsid w:val="0069528E"/>
    <w:rsid w:val="00695453"/>
    <w:rsid w:val="0069554E"/>
    <w:rsid w:val="00695864"/>
    <w:rsid w:val="0069599D"/>
    <w:rsid w:val="00695D37"/>
    <w:rsid w:val="00695E24"/>
    <w:rsid w:val="00696171"/>
    <w:rsid w:val="006963B2"/>
    <w:rsid w:val="0069665C"/>
    <w:rsid w:val="0069677C"/>
    <w:rsid w:val="00696881"/>
    <w:rsid w:val="006969F9"/>
    <w:rsid w:val="00696C98"/>
    <w:rsid w:val="00696D26"/>
    <w:rsid w:val="00697B87"/>
    <w:rsid w:val="00697BF7"/>
    <w:rsid w:val="00697D1F"/>
    <w:rsid w:val="00697E1B"/>
    <w:rsid w:val="00697E2B"/>
    <w:rsid w:val="006A024A"/>
    <w:rsid w:val="006A0257"/>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328"/>
    <w:rsid w:val="006A34E7"/>
    <w:rsid w:val="006A3CE6"/>
    <w:rsid w:val="006A3FFA"/>
    <w:rsid w:val="006A43DD"/>
    <w:rsid w:val="006A46D2"/>
    <w:rsid w:val="006A47A4"/>
    <w:rsid w:val="006A484C"/>
    <w:rsid w:val="006A4861"/>
    <w:rsid w:val="006A5A4F"/>
    <w:rsid w:val="006A5A9A"/>
    <w:rsid w:val="006A5AE0"/>
    <w:rsid w:val="006A5F29"/>
    <w:rsid w:val="006A645E"/>
    <w:rsid w:val="006A6474"/>
    <w:rsid w:val="006A6553"/>
    <w:rsid w:val="006A67DD"/>
    <w:rsid w:val="006A6E77"/>
    <w:rsid w:val="006A6FB1"/>
    <w:rsid w:val="006A7655"/>
    <w:rsid w:val="006A7990"/>
    <w:rsid w:val="006A7AC7"/>
    <w:rsid w:val="006A7C4B"/>
    <w:rsid w:val="006A7CCD"/>
    <w:rsid w:val="006A7CE6"/>
    <w:rsid w:val="006A7E03"/>
    <w:rsid w:val="006B005F"/>
    <w:rsid w:val="006B0926"/>
    <w:rsid w:val="006B1392"/>
    <w:rsid w:val="006B1924"/>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AB3"/>
    <w:rsid w:val="006B5CD1"/>
    <w:rsid w:val="006B60EF"/>
    <w:rsid w:val="006B6186"/>
    <w:rsid w:val="006B61BC"/>
    <w:rsid w:val="006B634F"/>
    <w:rsid w:val="006B6787"/>
    <w:rsid w:val="006B6874"/>
    <w:rsid w:val="006B6905"/>
    <w:rsid w:val="006B694D"/>
    <w:rsid w:val="006B69CE"/>
    <w:rsid w:val="006B70B3"/>
    <w:rsid w:val="006B717F"/>
    <w:rsid w:val="006B725F"/>
    <w:rsid w:val="006B7512"/>
    <w:rsid w:val="006B7714"/>
    <w:rsid w:val="006B77B9"/>
    <w:rsid w:val="006B7A5F"/>
    <w:rsid w:val="006B7B9F"/>
    <w:rsid w:val="006B7D5B"/>
    <w:rsid w:val="006B7EF9"/>
    <w:rsid w:val="006C026F"/>
    <w:rsid w:val="006C05F5"/>
    <w:rsid w:val="006C07EC"/>
    <w:rsid w:val="006C0AC9"/>
    <w:rsid w:val="006C11E5"/>
    <w:rsid w:val="006C168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637"/>
    <w:rsid w:val="006C47D9"/>
    <w:rsid w:val="006C480A"/>
    <w:rsid w:val="006C48BA"/>
    <w:rsid w:val="006C4FBB"/>
    <w:rsid w:val="006C5162"/>
    <w:rsid w:val="006C5296"/>
    <w:rsid w:val="006C5E84"/>
    <w:rsid w:val="006C5EEC"/>
    <w:rsid w:val="006C5F39"/>
    <w:rsid w:val="006C5FB5"/>
    <w:rsid w:val="006C608E"/>
    <w:rsid w:val="006C66AF"/>
    <w:rsid w:val="006C671E"/>
    <w:rsid w:val="006C6895"/>
    <w:rsid w:val="006C6A13"/>
    <w:rsid w:val="006C6DC0"/>
    <w:rsid w:val="006C701D"/>
    <w:rsid w:val="006C7137"/>
    <w:rsid w:val="006C794C"/>
    <w:rsid w:val="006C7BA1"/>
    <w:rsid w:val="006C7C15"/>
    <w:rsid w:val="006C7EEC"/>
    <w:rsid w:val="006C7EF6"/>
    <w:rsid w:val="006D0042"/>
    <w:rsid w:val="006D004A"/>
    <w:rsid w:val="006D090B"/>
    <w:rsid w:val="006D1498"/>
    <w:rsid w:val="006D1926"/>
    <w:rsid w:val="006D1BC4"/>
    <w:rsid w:val="006D1E1E"/>
    <w:rsid w:val="006D1E9B"/>
    <w:rsid w:val="006D1F7E"/>
    <w:rsid w:val="006D2198"/>
    <w:rsid w:val="006D24DB"/>
    <w:rsid w:val="006D27D1"/>
    <w:rsid w:val="006D27EB"/>
    <w:rsid w:val="006D296E"/>
    <w:rsid w:val="006D2BD6"/>
    <w:rsid w:val="006D2CA4"/>
    <w:rsid w:val="006D2E2B"/>
    <w:rsid w:val="006D2FD0"/>
    <w:rsid w:val="006D303F"/>
    <w:rsid w:val="006D35A3"/>
    <w:rsid w:val="006D3A96"/>
    <w:rsid w:val="006D3FEF"/>
    <w:rsid w:val="006D41E6"/>
    <w:rsid w:val="006D41FC"/>
    <w:rsid w:val="006D4E64"/>
    <w:rsid w:val="006D5124"/>
    <w:rsid w:val="006D56BB"/>
    <w:rsid w:val="006D5A07"/>
    <w:rsid w:val="006D60DE"/>
    <w:rsid w:val="006D62A9"/>
    <w:rsid w:val="006D65A4"/>
    <w:rsid w:val="006D6B58"/>
    <w:rsid w:val="006D70A6"/>
    <w:rsid w:val="006D70C4"/>
    <w:rsid w:val="006D7446"/>
    <w:rsid w:val="006D75D2"/>
    <w:rsid w:val="006D75FF"/>
    <w:rsid w:val="006D7A47"/>
    <w:rsid w:val="006D7D4B"/>
    <w:rsid w:val="006D7EE0"/>
    <w:rsid w:val="006E09E7"/>
    <w:rsid w:val="006E1092"/>
    <w:rsid w:val="006E116D"/>
    <w:rsid w:val="006E1345"/>
    <w:rsid w:val="006E14D3"/>
    <w:rsid w:val="006E235A"/>
    <w:rsid w:val="006E2617"/>
    <w:rsid w:val="006E2951"/>
    <w:rsid w:val="006E2A4C"/>
    <w:rsid w:val="006E2F59"/>
    <w:rsid w:val="006E37FE"/>
    <w:rsid w:val="006E3E0F"/>
    <w:rsid w:val="006E3E32"/>
    <w:rsid w:val="006E3ED5"/>
    <w:rsid w:val="006E4110"/>
    <w:rsid w:val="006E471B"/>
    <w:rsid w:val="006E4830"/>
    <w:rsid w:val="006E4DDE"/>
    <w:rsid w:val="006E4F49"/>
    <w:rsid w:val="006E4F82"/>
    <w:rsid w:val="006E533B"/>
    <w:rsid w:val="006E53CA"/>
    <w:rsid w:val="006E572A"/>
    <w:rsid w:val="006E5910"/>
    <w:rsid w:val="006E5D16"/>
    <w:rsid w:val="006E6356"/>
    <w:rsid w:val="006E6558"/>
    <w:rsid w:val="006E6F14"/>
    <w:rsid w:val="006E7834"/>
    <w:rsid w:val="006E7984"/>
    <w:rsid w:val="006E7C93"/>
    <w:rsid w:val="006E7CF4"/>
    <w:rsid w:val="006F018C"/>
    <w:rsid w:val="006F04A5"/>
    <w:rsid w:val="006F0571"/>
    <w:rsid w:val="006F0578"/>
    <w:rsid w:val="006F0ACA"/>
    <w:rsid w:val="006F0BD7"/>
    <w:rsid w:val="006F0D41"/>
    <w:rsid w:val="006F1004"/>
    <w:rsid w:val="006F137A"/>
    <w:rsid w:val="006F1636"/>
    <w:rsid w:val="006F16AE"/>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98D"/>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0B02"/>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4BC8"/>
    <w:rsid w:val="00705767"/>
    <w:rsid w:val="007057B9"/>
    <w:rsid w:val="00705BCB"/>
    <w:rsid w:val="00705ECE"/>
    <w:rsid w:val="00705FD7"/>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EDF"/>
    <w:rsid w:val="00715F46"/>
    <w:rsid w:val="007160EF"/>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1C"/>
    <w:rsid w:val="00723066"/>
    <w:rsid w:val="007230FB"/>
    <w:rsid w:val="0072360D"/>
    <w:rsid w:val="00723B1E"/>
    <w:rsid w:val="0072422F"/>
    <w:rsid w:val="00724DE2"/>
    <w:rsid w:val="0072545B"/>
    <w:rsid w:val="00725FD7"/>
    <w:rsid w:val="00726289"/>
    <w:rsid w:val="0072651F"/>
    <w:rsid w:val="007265AC"/>
    <w:rsid w:val="007268EE"/>
    <w:rsid w:val="00726A7C"/>
    <w:rsid w:val="00726AA0"/>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5B"/>
    <w:rsid w:val="00731E92"/>
    <w:rsid w:val="007322F8"/>
    <w:rsid w:val="007323AD"/>
    <w:rsid w:val="00732C7E"/>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D6"/>
    <w:rsid w:val="007431EF"/>
    <w:rsid w:val="007433A5"/>
    <w:rsid w:val="00743FA0"/>
    <w:rsid w:val="00743FD4"/>
    <w:rsid w:val="00744075"/>
    <w:rsid w:val="00744222"/>
    <w:rsid w:val="00744408"/>
    <w:rsid w:val="00744601"/>
    <w:rsid w:val="00744B3F"/>
    <w:rsid w:val="00745529"/>
    <w:rsid w:val="0074562F"/>
    <w:rsid w:val="00745928"/>
    <w:rsid w:val="00745C69"/>
    <w:rsid w:val="00745CE1"/>
    <w:rsid w:val="00745D1F"/>
    <w:rsid w:val="00745DED"/>
    <w:rsid w:val="00745E68"/>
    <w:rsid w:val="007460C5"/>
    <w:rsid w:val="0074611E"/>
    <w:rsid w:val="00746157"/>
    <w:rsid w:val="00746212"/>
    <w:rsid w:val="00746C9F"/>
    <w:rsid w:val="00746D1B"/>
    <w:rsid w:val="00746D81"/>
    <w:rsid w:val="00746FD6"/>
    <w:rsid w:val="00747041"/>
    <w:rsid w:val="007476BC"/>
    <w:rsid w:val="00747A1B"/>
    <w:rsid w:val="00750922"/>
    <w:rsid w:val="00750BEE"/>
    <w:rsid w:val="00750ED7"/>
    <w:rsid w:val="0075141B"/>
    <w:rsid w:val="007514FF"/>
    <w:rsid w:val="00751841"/>
    <w:rsid w:val="00751AA7"/>
    <w:rsid w:val="00751B4F"/>
    <w:rsid w:val="007521A0"/>
    <w:rsid w:val="00752641"/>
    <w:rsid w:val="007526D7"/>
    <w:rsid w:val="00752BBB"/>
    <w:rsid w:val="00752D69"/>
    <w:rsid w:val="00752FEB"/>
    <w:rsid w:val="00753159"/>
    <w:rsid w:val="00753533"/>
    <w:rsid w:val="0075366C"/>
    <w:rsid w:val="0075372F"/>
    <w:rsid w:val="00753C5E"/>
    <w:rsid w:val="00753ECF"/>
    <w:rsid w:val="0075420C"/>
    <w:rsid w:val="0075422D"/>
    <w:rsid w:val="0075466E"/>
    <w:rsid w:val="00754746"/>
    <w:rsid w:val="007548CB"/>
    <w:rsid w:val="00754E22"/>
    <w:rsid w:val="007554EA"/>
    <w:rsid w:val="0075570F"/>
    <w:rsid w:val="0075595B"/>
    <w:rsid w:val="00755F3C"/>
    <w:rsid w:val="00756096"/>
    <w:rsid w:val="00756356"/>
    <w:rsid w:val="00756361"/>
    <w:rsid w:val="0075677A"/>
    <w:rsid w:val="0075688E"/>
    <w:rsid w:val="00757276"/>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1EF5"/>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254"/>
    <w:rsid w:val="0076490A"/>
    <w:rsid w:val="00764D2B"/>
    <w:rsid w:val="007653B0"/>
    <w:rsid w:val="007656D2"/>
    <w:rsid w:val="00765A81"/>
    <w:rsid w:val="00765D0C"/>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B89"/>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3CD"/>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A24"/>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8BE"/>
    <w:rsid w:val="00787C2D"/>
    <w:rsid w:val="00787D1E"/>
    <w:rsid w:val="00787D7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3DA"/>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43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A7ADA"/>
    <w:rsid w:val="007B00DC"/>
    <w:rsid w:val="007B0170"/>
    <w:rsid w:val="007B0479"/>
    <w:rsid w:val="007B0AFD"/>
    <w:rsid w:val="007B102C"/>
    <w:rsid w:val="007B1358"/>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B67"/>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6E0"/>
    <w:rsid w:val="007C580E"/>
    <w:rsid w:val="007C583A"/>
    <w:rsid w:val="007C5846"/>
    <w:rsid w:val="007C589F"/>
    <w:rsid w:val="007C5A32"/>
    <w:rsid w:val="007C5E7D"/>
    <w:rsid w:val="007C6093"/>
    <w:rsid w:val="007C6251"/>
    <w:rsid w:val="007C65A3"/>
    <w:rsid w:val="007C6696"/>
    <w:rsid w:val="007C6970"/>
    <w:rsid w:val="007C6D27"/>
    <w:rsid w:val="007C6D7C"/>
    <w:rsid w:val="007C7338"/>
    <w:rsid w:val="007C734C"/>
    <w:rsid w:val="007C737A"/>
    <w:rsid w:val="007C73A0"/>
    <w:rsid w:val="007C76DC"/>
    <w:rsid w:val="007C7ADA"/>
    <w:rsid w:val="007C7F04"/>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7C"/>
    <w:rsid w:val="007E14BE"/>
    <w:rsid w:val="007E1692"/>
    <w:rsid w:val="007E16AE"/>
    <w:rsid w:val="007E1A58"/>
    <w:rsid w:val="007E1D63"/>
    <w:rsid w:val="007E1E3C"/>
    <w:rsid w:val="007E1E81"/>
    <w:rsid w:val="007E2020"/>
    <w:rsid w:val="007E20A6"/>
    <w:rsid w:val="007E2224"/>
    <w:rsid w:val="007E226C"/>
    <w:rsid w:val="007E2616"/>
    <w:rsid w:val="007E2624"/>
    <w:rsid w:val="007E272D"/>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8"/>
    <w:rsid w:val="007F0DE9"/>
    <w:rsid w:val="007F0F7B"/>
    <w:rsid w:val="007F123E"/>
    <w:rsid w:val="007F1521"/>
    <w:rsid w:val="007F1677"/>
    <w:rsid w:val="007F1B47"/>
    <w:rsid w:val="007F2018"/>
    <w:rsid w:val="007F2107"/>
    <w:rsid w:val="007F244D"/>
    <w:rsid w:val="007F277F"/>
    <w:rsid w:val="007F2911"/>
    <w:rsid w:val="007F2B0B"/>
    <w:rsid w:val="007F2BD5"/>
    <w:rsid w:val="007F2F16"/>
    <w:rsid w:val="007F3399"/>
    <w:rsid w:val="007F385E"/>
    <w:rsid w:val="007F3BEE"/>
    <w:rsid w:val="007F3D4A"/>
    <w:rsid w:val="007F3E50"/>
    <w:rsid w:val="007F3F68"/>
    <w:rsid w:val="007F4479"/>
    <w:rsid w:val="007F4631"/>
    <w:rsid w:val="007F468A"/>
    <w:rsid w:val="007F4946"/>
    <w:rsid w:val="007F4947"/>
    <w:rsid w:val="007F5255"/>
    <w:rsid w:val="007F52FC"/>
    <w:rsid w:val="007F597E"/>
    <w:rsid w:val="007F610A"/>
    <w:rsid w:val="007F65CA"/>
    <w:rsid w:val="007F680C"/>
    <w:rsid w:val="007F6850"/>
    <w:rsid w:val="007F6ABE"/>
    <w:rsid w:val="007F6B6A"/>
    <w:rsid w:val="007F6C86"/>
    <w:rsid w:val="007F6D10"/>
    <w:rsid w:val="007F6F9B"/>
    <w:rsid w:val="007F6FE4"/>
    <w:rsid w:val="007F750F"/>
    <w:rsid w:val="007F786B"/>
    <w:rsid w:val="007F7D45"/>
    <w:rsid w:val="007F7E70"/>
    <w:rsid w:val="007F7E88"/>
    <w:rsid w:val="007F7F60"/>
    <w:rsid w:val="0080056F"/>
    <w:rsid w:val="00800843"/>
    <w:rsid w:val="00800BF6"/>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41F"/>
    <w:rsid w:val="00805644"/>
    <w:rsid w:val="0080571F"/>
    <w:rsid w:val="00805D6F"/>
    <w:rsid w:val="00805EA5"/>
    <w:rsid w:val="00805FB5"/>
    <w:rsid w:val="00806638"/>
    <w:rsid w:val="008066B1"/>
    <w:rsid w:val="00806725"/>
    <w:rsid w:val="0080677B"/>
    <w:rsid w:val="00807195"/>
    <w:rsid w:val="00807302"/>
    <w:rsid w:val="00807334"/>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3FA5"/>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1E7"/>
    <w:rsid w:val="008213F0"/>
    <w:rsid w:val="00821613"/>
    <w:rsid w:val="0082162A"/>
    <w:rsid w:val="00821961"/>
    <w:rsid w:val="00821B50"/>
    <w:rsid w:val="0082201E"/>
    <w:rsid w:val="0082238B"/>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57A2"/>
    <w:rsid w:val="0082655E"/>
    <w:rsid w:val="00826918"/>
    <w:rsid w:val="008269D1"/>
    <w:rsid w:val="00826EB3"/>
    <w:rsid w:val="008273DC"/>
    <w:rsid w:val="0082746B"/>
    <w:rsid w:val="00827763"/>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431"/>
    <w:rsid w:val="008368B5"/>
    <w:rsid w:val="00836D89"/>
    <w:rsid w:val="00836E8F"/>
    <w:rsid w:val="0083722E"/>
    <w:rsid w:val="00837235"/>
    <w:rsid w:val="00837351"/>
    <w:rsid w:val="008373CB"/>
    <w:rsid w:val="008374EE"/>
    <w:rsid w:val="00837581"/>
    <w:rsid w:val="008377C0"/>
    <w:rsid w:val="00837AFF"/>
    <w:rsid w:val="008402F9"/>
    <w:rsid w:val="00840648"/>
    <w:rsid w:val="00840706"/>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3EF"/>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4A2"/>
    <w:rsid w:val="008509BA"/>
    <w:rsid w:val="0085108F"/>
    <w:rsid w:val="00851220"/>
    <w:rsid w:val="00851547"/>
    <w:rsid w:val="00851971"/>
    <w:rsid w:val="0085201A"/>
    <w:rsid w:val="00852138"/>
    <w:rsid w:val="008521EF"/>
    <w:rsid w:val="00852357"/>
    <w:rsid w:val="00852664"/>
    <w:rsid w:val="008527A1"/>
    <w:rsid w:val="00852ADB"/>
    <w:rsid w:val="00852BA5"/>
    <w:rsid w:val="00853001"/>
    <w:rsid w:val="0085324D"/>
    <w:rsid w:val="00853845"/>
    <w:rsid w:val="00853863"/>
    <w:rsid w:val="00853A27"/>
    <w:rsid w:val="00854065"/>
    <w:rsid w:val="00854152"/>
    <w:rsid w:val="00854C0D"/>
    <w:rsid w:val="00855000"/>
    <w:rsid w:val="008554EE"/>
    <w:rsid w:val="0085566B"/>
    <w:rsid w:val="008556A2"/>
    <w:rsid w:val="008566BC"/>
    <w:rsid w:val="0085688E"/>
    <w:rsid w:val="00856DA0"/>
    <w:rsid w:val="00857159"/>
    <w:rsid w:val="008571FC"/>
    <w:rsid w:val="00857B0D"/>
    <w:rsid w:val="00857D68"/>
    <w:rsid w:val="00857FFB"/>
    <w:rsid w:val="008602E5"/>
    <w:rsid w:val="008603E1"/>
    <w:rsid w:val="00860641"/>
    <w:rsid w:val="00860673"/>
    <w:rsid w:val="00860883"/>
    <w:rsid w:val="00860AED"/>
    <w:rsid w:val="00860BC7"/>
    <w:rsid w:val="00860C1A"/>
    <w:rsid w:val="00860DAB"/>
    <w:rsid w:val="0086102B"/>
    <w:rsid w:val="00861192"/>
    <w:rsid w:val="008611D6"/>
    <w:rsid w:val="00861268"/>
    <w:rsid w:val="00861535"/>
    <w:rsid w:val="00861C08"/>
    <w:rsid w:val="0086208E"/>
    <w:rsid w:val="0086231B"/>
    <w:rsid w:val="008624BA"/>
    <w:rsid w:val="00862510"/>
    <w:rsid w:val="008625EF"/>
    <w:rsid w:val="008634FE"/>
    <w:rsid w:val="008637E9"/>
    <w:rsid w:val="00863A3C"/>
    <w:rsid w:val="00863B56"/>
    <w:rsid w:val="00863D24"/>
    <w:rsid w:val="008642DC"/>
    <w:rsid w:val="0086463A"/>
    <w:rsid w:val="00864A48"/>
    <w:rsid w:val="00864AA1"/>
    <w:rsid w:val="00864D97"/>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9EF"/>
    <w:rsid w:val="00873AB4"/>
    <w:rsid w:val="00873B14"/>
    <w:rsid w:val="00873D32"/>
    <w:rsid w:val="00873D4C"/>
    <w:rsid w:val="008748B9"/>
    <w:rsid w:val="00874A9A"/>
    <w:rsid w:val="00875994"/>
    <w:rsid w:val="00875C74"/>
    <w:rsid w:val="00875D19"/>
    <w:rsid w:val="008762E4"/>
    <w:rsid w:val="00876617"/>
    <w:rsid w:val="00876BB5"/>
    <w:rsid w:val="008770F8"/>
    <w:rsid w:val="00877B06"/>
    <w:rsid w:val="00877B8D"/>
    <w:rsid w:val="00877C29"/>
    <w:rsid w:val="00877E86"/>
    <w:rsid w:val="00877EA4"/>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DD4"/>
    <w:rsid w:val="00882F39"/>
    <w:rsid w:val="0088321B"/>
    <w:rsid w:val="00883452"/>
    <w:rsid w:val="00883529"/>
    <w:rsid w:val="008838CC"/>
    <w:rsid w:val="0088451B"/>
    <w:rsid w:val="008848F5"/>
    <w:rsid w:val="00884C45"/>
    <w:rsid w:val="00885875"/>
    <w:rsid w:val="00885A17"/>
    <w:rsid w:val="00885BE5"/>
    <w:rsid w:val="00885E9B"/>
    <w:rsid w:val="00886162"/>
    <w:rsid w:val="0088623D"/>
    <w:rsid w:val="00886290"/>
    <w:rsid w:val="008862C6"/>
    <w:rsid w:val="0088678C"/>
    <w:rsid w:val="00886A54"/>
    <w:rsid w:val="00886B10"/>
    <w:rsid w:val="00886C48"/>
    <w:rsid w:val="00887182"/>
    <w:rsid w:val="00887348"/>
    <w:rsid w:val="008873DE"/>
    <w:rsid w:val="00887888"/>
    <w:rsid w:val="00887FD4"/>
    <w:rsid w:val="00890827"/>
    <w:rsid w:val="00890B5B"/>
    <w:rsid w:val="00891209"/>
    <w:rsid w:val="00891593"/>
    <w:rsid w:val="0089165C"/>
    <w:rsid w:val="00891AB6"/>
    <w:rsid w:val="00891AB8"/>
    <w:rsid w:val="00892408"/>
    <w:rsid w:val="0089244D"/>
    <w:rsid w:val="008928D0"/>
    <w:rsid w:val="008928F1"/>
    <w:rsid w:val="00892AB3"/>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0DB"/>
    <w:rsid w:val="0089518D"/>
    <w:rsid w:val="008956B7"/>
    <w:rsid w:val="00895E3F"/>
    <w:rsid w:val="00896465"/>
    <w:rsid w:val="0089690E"/>
    <w:rsid w:val="00896C0C"/>
    <w:rsid w:val="0089707F"/>
    <w:rsid w:val="00897082"/>
    <w:rsid w:val="008973A8"/>
    <w:rsid w:val="00897404"/>
    <w:rsid w:val="0089765C"/>
    <w:rsid w:val="00897735"/>
    <w:rsid w:val="00897FE8"/>
    <w:rsid w:val="008A04EC"/>
    <w:rsid w:val="008A0A97"/>
    <w:rsid w:val="008A100B"/>
    <w:rsid w:val="008A1082"/>
    <w:rsid w:val="008A12E6"/>
    <w:rsid w:val="008A136E"/>
    <w:rsid w:val="008A179A"/>
    <w:rsid w:val="008A1C37"/>
    <w:rsid w:val="008A1CB2"/>
    <w:rsid w:val="008A2024"/>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56E"/>
    <w:rsid w:val="008A67EA"/>
    <w:rsid w:val="008A6869"/>
    <w:rsid w:val="008A6FDB"/>
    <w:rsid w:val="008A722C"/>
    <w:rsid w:val="008A758D"/>
    <w:rsid w:val="008A7E34"/>
    <w:rsid w:val="008B0224"/>
    <w:rsid w:val="008B0F22"/>
    <w:rsid w:val="008B0F44"/>
    <w:rsid w:val="008B10AB"/>
    <w:rsid w:val="008B1285"/>
    <w:rsid w:val="008B148C"/>
    <w:rsid w:val="008B19B0"/>
    <w:rsid w:val="008B1D68"/>
    <w:rsid w:val="008B254B"/>
    <w:rsid w:val="008B26E8"/>
    <w:rsid w:val="008B26F4"/>
    <w:rsid w:val="008B2749"/>
    <w:rsid w:val="008B2968"/>
    <w:rsid w:val="008B2B1B"/>
    <w:rsid w:val="008B2C79"/>
    <w:rsid w:val="008B2F07"/>
    <w:rsid w:val="008B3410"/>
    <w:rsid w:val="008B35B5"/>
    <w:rsid w:val="008B3603"/>
    <w:rsid w:val="008B383D"/>
    <w:rsid w:val="008B3890"/>
    <w:rsid w:val="008B39CD"/>
    <w:rsid w:val="008B3CF2"/>
    <w:rsid w:val="008B4249"/>
    <w:rsid w:val="008B4922"/>
    <w:rsid w:val="008B4AB9"/>
    <w:rsid w:val="008B4AD1"/>
    <w:rsid w:val="008B4F62"/>
    <w:rsid w:val="008B4FB6"/>
    <w:rsid w:val="008B5782"/>
    <w:rsid w:val="008B5B8E"/>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00"/>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86"/>
    <w:rsid w:val="008C53C4"/>
    <w:rsid w:val="008C57F5"/>
    <w:rsid w:val="008C5E9C"/>
    <w:rsid w:val="008C5ECA"/>
    <w:rsid w:val="008C6041"/>
    <w:rsid w:val="008C62F4"/>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2A0"/>
    <w:rsid w:val="008D1405"/>
    <w:rsid w:val="008D1438"/>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C0B"/>
    <w:rsid w:val="008E0D54"/>
    <w:rsid w:val="008E1647"/>
    <w:rsid w:val="008E16E7"/>
    <w:rsid w:val="008E18BF"/>
    <w:rsid w:val="008E1A13"/>
    <w:rsid w:val="008E1DE7"/>
    <w:rsid w:val="008E1EC6"/>
    <w:rsid w:val="008E1F1B"/>
    <w:rsid w:val="008E1FA6"/>
    <w:rsid w:val="008E21A0"/>
    <w:rsid w:val="008E22D8"/>
    <w:rsid w:val="008E231C"/>
    <w:rsid w:val="008E2407"/>
    <w:rsid w:val="008E2415"/>
    <w:rsid w:val="008E279F"/>
    <w:rsid w:val="008E2971"/>
    <w:rsid w:val="008E2B03"/>
    <w:rsid w:val="008E2C57"/>
    <w:rsid w:val="008E32C1"/>
    <w:rsid w:val="008E371D"/>
    <w:rsid w:val="008E39E2"/>
    <w:rsid w:val="008E3B9E"/>
    <w:rsid w:val="008E3BD3"/>
    <w:rsid w:val="008E3F12"/>
    <w:rsid w:val="008E4087"/>
    <w:rsid w:val="008E4449"/>
    <w:rsid w:val="008E4528"/>
    <w:rsid w:val="008E4AF2"/>
    <w:rsid w:val="008E4B23"/>
    <w:rsid w:val="008E4C05"/>
    <w:rsid w:val="008E4EA7"/>
    <w:rsid w:val="008E51C2"/>
    <w:rsid w:val="008E56DB"/>
    <w:rsid w:val="008E5751"/>
    <w:rsid w:val="008E5843"/>
    <w:rsid w:val="008E587E"/>
    <w:rsid w:val="008E592A"/>
    <w:rsid w:val="008E607C"/>
    <w:rsid w:val="008E60A4"/>
    <w:rsid w:val="008E6183"/>
    <w:rsid w:val="008E63BE"/>
    <w:rsid w:val="008E6672"/>
    <w:rsid w:val="008E6675"/>
    <w:rsid w:val="008E683F"/>
    <w:rsid w:val="008E69D4"/>
    <w:rsid w:val="008E70C7"/>
    <w:rsid w:val="008E7176"/>
    <w:rsid w:val="008E724E"/>
    <w:rsid w:val="008E78FF"/>
    <w:rsid w:val="008F0297"/>
    <w:rsid w:val="008F064F"/>
    <w:rsid w:val="008F0C36"/>
    <w:rsid w:val="008F0CF1"/>
    <w:rsid w:val="008F0D46"/>
    <w:rsid w:val="008F0E1D"/>
    <w:rsid w:val="008F14F4"/>
    <w:rsid w:val="008F156C"/>
    <w:rsid w:val="008F187B"/>
    <w:rsid w:val="008F1906"/>
    <w:rsid w:val="008F209B"/>
    <w:rsid w:val="008F228B"/>
    <w:rsid w:val="008F24D9"/>
    <w:rsid w:val="008F27B3"/>
    <w:rsid w:val="008F28DB"/>
    <w:rsid w:val="008F2F96"/>
    <w:rsid w:val="008F32EE"/>
    <w:rsid w:val="008F34D5"/>
    <w:rsid w:val="008F35A0"/>
    <w:rsid w:val="008F3734"/>
    <w:rsid w:val="008F3BEC"/>
    <w:rsid w:val="008F4825"/>
    <w:rsid w:val="008F487E"/>
    <w:rsid w:val="008F4D68"/>
    <w:rsid w:val="008F4DC2"/>
    <w:rsid w:val="008F4F1B"/>
    <w:rsid w:val="008F5245"/>
    <w:rsid w:val="008F53A3"/>
    <w:rsid w:val="008F5745"/>
    <w:rsid w:val="008F596F"/>
    <w:rsid w:val="008F5A1A"/>
    <w:rsid w:val="008F5DDF"/>
    <w:rsid w:val="008F6337"/>
    <w:rsid w:val="008F65F9"/>
    <w:rsid w:val="008F6736"/>
    <w:rsid w:val="008F683D"/>
    <w:rsid w:val="008F7133"/>
    <w:rsid w:val="008F721A"/>
    <w:rsid w:val="008F7272"/>
    <w:rsid w:val="008F74BB"/>
    <w:rsid w:val="008F755A"/>
    <w:rsid w:val="008F7561"/>
    <w:rsid w:val="008F7647"/>
    <w:rsid w:val="008F76CB"/>
    <w:rsid w:val="008F7756"/>
    <w:rsid w:val="008F776E"/>
    <w:rsid w:val="008F7887"/>
    <w:rsid w:val="008F7F5E"/>
    <w:rsid w:val="009006A4"/>
    <w:rsid w:val="009012D0"/>
    <w:rsid w:val="009014F6"/>
    <w:rsid w:val="00901A8F"/>
    <w:rsid w:val="00901BDF"/>
    <w:rsid w:val="00901E41"/>
    <w:rsid w:val="00901EF4"/>
    <w:rsid w:val="00902835"/>
    <w:rsid w:val="009029D1"/>
    <w:rsid w:val="00902E5A"/>
    <w:rsid w:val="00902F8C"/>
    <w:rsid w:val="00903092"/>
    <w:rsid w:val="00903742"/>
    <w:rsid w:val="009037B7"/>
    <w:rsid w:val="00903EAA"/>
    <w:rsid w:val="00904DEA"/>
    <w:rsid w:val="00904F8C"/>
    <w:rsid w:val="00904F9D"/>
    <w:rsid w:val="009053DB"/>
    <w:rsid w:val="00905C1C"/>
    <w:rsid w:val="00906014"/>
    <w:rsid w:val="00906266"/>
    <w:rsid w:val="0090628B"/>
    <w:rsid w:val="00906495"/>
    <w:rsid w:val="009064F5"/>
    <w:rsid w:val="00906544"/>
    <w:rsid w:val="009066DC"/>
    <w:rsid w:val="00906E51"/>
    <w:rsid w:val="00907549"/>
    <w:rsid w:val="0090772E"/>
    <w:rsid w:val="009079BF"/>
    <w:rsid w:val="009109E8"/>
    <w:rsid w:val="009112D6"/>
    <w:rsid w:val="009114BA"/>
    <w:rsid w:val="009115DE"/>
    <w:rsid w:val="009116A0"/>
    <w:rsid w:val="00911C17"/>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9CD"/>
    <w:rsid w:val="00917C38"/>
    <w:rsid w:val="00917D17"/>
    <w:rsid w:val="009200B6"/>
    <w:rsid w:val="00920354"/>
    <w:rsid w:val="009203D2"/>
    <w:rsid w:val="00920F30"/>
    <w:rsid w:val="009212C0"/>
    <w:rsid w:val="00921305"/>
    <w:rsid w:val="009214DD"/>
    <w:rsid w:val="009215D1"/>
    <w:rsid w:val="009218F7"/>
    <w:rsid w:val="00921A9F"/>
    <w:rsid w:val="00921BF1"/>
    <w:rsid w:val="00922A31"/>
    <w:rsid w:val="00922C5B"/>
    <w:rsid w:val="00922CB9"/>
    <w:rsid w:val="00922EA6"/>
    <w:rsid w:val="009232DB"/>
    <w:rsid w:val="009233AE"/>
    <w:rsid w:val="009233BD"/>
    <w:rsid w:val="009235EF"/>
    <w:rsid w:val="009236C1"/>
    <w:rsid w:val="00923704"/>
    <w:rsid w:val="00923708"/>
    <w:rsid w:val="00923BC1"/>
    <w:rsid w:val="00923EE0"/>
    <w:rsid w:val="00923EE1"/>
    <w:rsid w:val="00923F8E"/>
    <w:rsid w:val="0092406B"/>
    <w:rsid w:val="00924300"/>
    <w:rsid w:val="00924791"/>
    <w:rsid w:val="00925149"/>
    <w:rsid w:val="009252D8"/>
    <w:rsid w:val="00925600"/>
    <w:rsid w:val="009257DB"/>
    <w:rsid w:val="00925885"/>
    <w:rsid w:val="00925AB2"/>
    <w:rsid w:val="00925DA1"/>
    <w:rsid w:val="0092612F"/>
    <w:rsid w:val="009263FA"/>
    <w:rsid w:val="00926519"/>
    <w:rsid w:val="00926578"/>
    <w:rsid w:val="00926908"/>
    <w:rsid w:val="00926BB9"/>
    <w:rsid w:val="00926EAE"/>
    <w:rsid w:val="00926ED2"/>
    <w:rsid w:val="0092728E"/>
    <w:rsid w:val="00927343"/>
    <w:rsid w:val="0092776F"/>
    <w:rsid w:val="009279F1"/>
    <w:rsid w:val="00927ACA"/>
    <w:rsid w:val="00927B40"/>
    <w:rsid w:val="00927DFB"/>
    <w:rsid w:val="0093011D"/>
    <w:rsid w:val="009305DF"/>
    <w:rsid w:val="00930686"/>
    <w:rsid w:val="0093073A"/>
    <w:rsid w:val="00930760"/>
    <w:rsid w:val="0093098B"/>
    <w:rsid w:val="009309E4"/>
    <w:rsid w:val="00930A4F"/>
    <w:rsid w:val="00930B40"/>
    <w:rsid w:val="00930DF6"/>
    <w:rsid w:val="00931288"/>
    <w:rsid w:val="00931313"/>
    <w:rsid w:val="009313D0"/>
    <w:rsid w:val="0093166A"/>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45A"/>
    <w:rsid w:val="00936C17"/>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B3D"/>
    <w:rsid w:val="00943FDB"/>
    <w:rsid w:val="0094431A"/>
    <w:rsid w:val="009443D1"/>
    <w:rsid w:val="0094468F"/>
    <w:rsid w:val="0094491A"/>
    <w:rsid w:val="0094557A"/>
    <w:rsid w:val="0094558F"/>
    <w:rsid w:val="00945BCA"/>
    <w:rsid w:val="00945FD0"/>
    <w:rsid w:val="009469C5"/>
    <w:rsid w:val="00947007"/>
    <w:rsid w:val="009476AC"/>
    <w:rsid w:val="009477D6"/>
    <w:rsid w:val="0095018A"/>
    <w:rsid w:val="009501CF"/>
    <w:rsid w:val="00950BBE"/>
    <w:rsid w:val="00950E26"/>
    <w:rsid w:val="009510C5"/>
    <w:rsid w:val="00951117"/>
    <w:rsid w:val="009513D5"/>
    <w:rsid w:val="009516B7"/>
    <w:rsid w:val="009516BF"/>
    <w:rsid w:val="0095177E"/>
    <w:rsid w:val="009517EC"/>
    <w:rsid w:val="00951C56"/>
    <w:rsid w:val="00951DF7"/>
    <w:rsid w:val="00951F66"/>
    <w:rsid w:val="0095217E"/>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13"/>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1E6E"/>
    <w:rsid w:val="0096296A"/>
    <w:rsid w:val="00962A53"/>
    <w:rsid w:val="00962C00"/>
    <w:rsid w:val="00962D72"/>
    <w:rsid w:val="00962F80"/>
    <w:rsid w:val="00962F93"/>
    <w:rsid w:val="00963D84"/>
    <w:rsid w:val="009642F1"/>
    <w:rsid w:val="009643B2"/>
    <w:rsid w:val="009647B5"/>
    <w:rsid w:val="009649BB"/>
    <w:rsid w:val="00965DC1"/>
    <w:rsid w:val="00965DE9"/>
    <w:rsid w:val="00965F79"/>
    <w:rsid w:val="009660A8"/>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885"/>
    <w:rsid w:val="00971A73"/>
    <w:rsid w:val="00971B8B"/>
    <w:rsid w:val="00971D31"/>
    <w:rsid w:val="00972017"/>
    <w:rsid w:val="00972083"/>
    <w:rsid w:val="00972BB4"/>
    <w:rsid w:val="00972D74"/>
    <w:rsid w:val="00973178"/>
    <w:rsid w:val="0097318F"/>
    <w:rsid w:val="00973EA6"/>
    <w:rsid w:val="00973F15"/>
    <w:rsid w:val="0097410D"/>
    <w:rsid w:val="00974366"/>
    <w:rsid w:val="009745E0"/>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9CA"/>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403"/>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64E"/>
    <w:rsid w:val="00986792"/>
    <w:rsid w:val="00986826"/>
    <w:rsid w:val="00986849"/>
    <w:rsid w:val="00986874"/>
    <w:rsid w:val="009868B0"/>
    <w:rsid w:val="00986A8C"/>
    <w:rsid w:val="00986E49"/>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577"/>
    <w:rsid w:val="00993704"/>
    <w:rsid w:val="00993B7E"/>
    <w:rsid w:val="00993F1C"/>
    <w:rsid w:val="0099425F"/>
    <w:rsid w:val="009944E2"/>
    <w:rsid w:val="00994B67"/>
    <w:rsid w:val="00994EE9"/>
    <w:rsid w:val="009955CD"/>
    <w:rsid w:val="00995640"/>
    <w:rsid w:val="009957CA"/>
    <w:rsid w:val="00995C88"/>
    <w:rsid w:val="00995EA1"/>
    <w:rsid w:val="00996616"/>
    <w:rsid w:val="0099698C"/>
    <w:rsid w:val="009979DA"/>
    <w:rsid w:val="00997A3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C5E"/>
    <w:rsid w:val="009A3E44"/>
    <w:rsid w:val="009A3E84"/>
    <w:rsid w:val="009A436E"/>
    <w:rsid w:val="009A44BE"/>
    <w:rsid w:val="009A4C6E"/>
    <w:rsid w:val="009A50C8"/>
    <w:rsid w:val="009A5763"/>
    <w:rsid w:val="009A5ACC"/>
    <w:rsid w:val="009A6116"/>
    <w:rsid w:val="009A64E2"/>
    <w:rsid w:val="009A64F2"/>
    <w:rsid w:val="009A6764"/>
    <w:rsid w:val="009A69E5"/>
    <w:rsid w:val="009A7070"/>
    <w:rsid w:val="009A73AA"/>
    <w:rsid w:val="009A73E2"/>
    <w:rsid w:val="009A73F9"/>
    <w:rsid w:val="009A77F3"/>
    <w:rsid w:val="009B0314"/>
    <w:rsid w:val="009B0591"/>
    <w:rsid w:val="009B064C"/>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7C"/>
    <w:rsid w:val="009B36BB"/>
    <w:rsid w:val="009B37F4"/>
    <w:rsid w:val="009B3FAD"/>
    <w:rsid w:val="009B48FF"/>
    <w:rsid w:val="009B4EAA"/>
    <w:rsid w:val="009B5553"/>
    <w:rsid w:val="009B56E9"/>
    <w:rsid w:val="009B5BBE"/>
    <w:rsid w:val="009B5F2E"/>
    <w:rsid w:val="009B6061"/>
    <w:rsid w:val="009B60F4"/>
    <w:rsid w:val="009B616C"/>
    <w:rsid w:val="009B629C"/>
    <w:rsid w:val="009B62C3"/>
    <w:rsid w:val="009B6867"/>
    <w:rsid w:val="009B7CEC"/>
    <w:rsid w:val="009C0075"/>
    <w:rsid w:val="009C01C9"/>
    <w:rsid w:val="009C052B"/>
    <w:rsid w:val="009C0809"/>
    <w:rsid w:val="009C105D"/>
    <w:rsid w:val="009C1272"/>
    <w:rsid w:val="009C1968"/>
    <w:rsid w:val="009C1AC7"/>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8AB"/>
    <w:rsid w:val="009C39AF"/>
    <w:rsid w:val="009C3DDF"/>
    <w:rsid w:val="009C41C6"/>
    <w:rsid w:val="009C41D8"/>
    <w:rsid w:val="009C4703"/>
    <w:rsid w:val="009C4887"/>
    <w:rsid w:val="009C4D2D"/>
    <w:rsid w:val="009C508E"/>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6D50"/>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139"/>
    <w:rsid w:val="009D23A8"/>
    <w:rsid w:val="009D23CE"/>
    <w:rsid w:val="009D2754"/>
    <w:rsid w:val="009D27AF"/>
    <w:rsid w:val="009D2836"/>
    <w:rsid w:val="009D28FA"/>
    <w:rsid w:val="009D2928"/>
    <w:rsid w:val="009D2B32"/>
    <w:rsid w:val="009D2C06"/>
    <w:rsid w:val="009D2C0D"/>
    <w:rsid w:val="009D330C"/>
    <w:rsid w:val="009D341F"/>
    <w:rsid w:val="009D3C8A"/>
    <w:rsid w:val="009D3F42"/>
    <w:rsid w:val="009D40FC"/>
    <w:rsid w:val="009D4264"/>
    <w:rsid w:val="009D42F8"/>
    <w:rsid w:val="009D47FA"/>
    <w:rsid w:val="009D48A7"/>
    <w:rsid w:val="009D4C8C"/>
    <w:rsid w:val="009D4CC2"/>
    <w:rsid w:val="009D4E7C"/>
    <w:rsid w:val="009D5389"/>
    <w:rsid w:val="009D59B9"/>
    <w:rsid w:val="009D673B"/>
    <w:rsid w:val="009D6884"/>
    <w:rsid w:val="009D6973"/>
    <w:rsid w:val="009D6F1E"/>
    <w:rsid w:val="009D6FDF"/>
    <w:rsid w:val="009D7260"/>
    <w:rsid w:val="009D7272"/>
    <w:rsid w:val="009D7C25"/>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A24"/>
    <w:rsid w:val="009F1C8C"/>
    <w:rsid w:val="009F1C93"/>
    <w:rsid w:val="009F25C4"/>
    <w:rsid w:val="009F2667"/>
    <w:rsid w:val="009F2A8E"/>
    <w:rsid w:val="009F3117"/>
    <w:rsid w:val="009F3391"/>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27E"/>
    <w:rsid w:val="00A115FA"/>
    <w:rsid w:val="00A117E9"/>
    <w:rsid w:val="00A11913"/>
    <w:rsid w:val="00A119DA"/>
    <w:rsid w:val="00A11D73"/>
    <w:rsid w:val="00A11E17"/>
    <w:rsid w:val="00A123F6"/>
    <w:rsid w:val="00A12D59"/>
    <w:rsid w:val="00A13BF5"/>
    <w:rsid w:val="00A13E36"/>
    <w:rsid w:val="00A13F33"/>
    <w:rsid w:val="00A14CE4"/>
    <w:rsid w:val="00A14EF8"/>
    <w:rsid w:val="00A150C6"/>
    <w:rsid w:val="00A156C4"/>
    <w:rsid w:val="00A15808"/>
    <w:rsid w:val="00A1599B"/>
    <w:rsid w:val="00A15D40"/>
    <w:rsid w:val="00A16106"/>
    <w:rsid w:val="00A16167"/>
    <w:rsid w:val="00A167B0"/>
    <w:rsid w:val="00A16874"/>
    <w:rsid w:val="00A16A13"/>
    <w:rsid w:val="00A16B74"/>
    <w:rsid w:val="00A16DC9"/>
    <w:rsid w:val="00A17A59"/>
    <w:rsid w:val="00A17C7C"/>
    <w:rsid w:val="00A17EEF"/>
    <w:rsid w:val="00A201C3"/>
    <w:rsid w:val="00A2050B"/>
    <w:rsid w:val="00A20C13"/>
    <w:rsid w:val="00A2116A"/>
    <w:rsid w:val="00A21C97"/>
    <w:rsid w:val="00A21CA7"/>
    <w:rsid w:val="00A21F10"/>
    <w:rsid w:val="00A22107"/>
    <w:rsid w:val="00A22A18"/>
    <w:rsid w:val="00A22A4F"/>
    <w:rsid w:val="00A22D5E"/>
    <w:rsid w:val="00A22E00"/>
    <w:rsid w:val="00A22E53"/>
    <w:rsid w:val="00A230BB"/>
    <w:rsid w:val="00A23280"/>
    <w:rsid w:val="00A23647"/>
    <w:rsid w:val="00A23675"/>
    <w:rsid w:val="00A236AE"/>
    <w:rsid w:val="00A24425"/>
    <w:rsid w:val="00A2446E"/>
    <w:rsid w:val="00A245AA"/>
    <w:rsid w:val="00A24896"/>
    <w:rsid w:val="00A24B74"/>
    <w:rsid w:val="00A24FFE"/>
    <w:rsid w:val="00A25A05"/>
    <w:rsid w:val="00A25C3A"/>
    <w:rsid w:val="00A25D94"/>
    <w:rsid w:val="00A25EC3"/>
    <w:rsid w:val="00A26412"/>
    <w:rsid w:val="00A26421"/>
    <w:rsid w:val="00A26963"/>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D7C"/>
    <w:rsid w:val="00A32F32"/>
    <w:rsid w:val="00A3309E"/>
    <w:rsid w:val="00A330CD"/>
    <w:rsid w:val="00A33767"/>
    <w:rsid w:val="00A338C0"/>
    <w:rsid w:val="00A33E0A"/>
    <w:rsid w:val="00A3439B"/>
    <w:rsid w:val="00A34416"/>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7A"/>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2BDC"/>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47EEC"/>
    <w:rsid w:val="00A50293"/>
    <w:rsid w:val="00A51024"/>
    <w:rsid w:val="00A51120"/>
    <w:rsid w:val="00A5167E"/>
    <w:rsid w:val="00A51889"/>
    <w:rsid w:val="00A51B58"/>
    <w:rsid w:val="00A51BA9"/>
    <w:rsid w:val="00A51BF3"/>
    <w:rsid w:val="00A51CB4"/>
    <w:rsid w:val="00A52396"/>
    <w:rsid w:val="00A52979"/>
    <w:rsid w:val="00A52B0E"/>
    <w:rsid w:val="00A52F7D"/>
    <w:rsid w:val="00A530B0"/>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25"/>
    <w:rsid w:val="00A56CC2"/>
    <w:rsid w:val="00A5764A"/>
    <w:rsid w:val="00A577B8"/>
    <w:rsid w:val="00A57CA2"/>
    <w:rsid w:val="00A601B0"/>
    <w:rsid w:val="00A606D2"/>
    <w:rsid w:val="00A609CA"/>
    <w:rsid w:val="00A60AB4"/>
    <w:rsid w:val="00A61284"/>
    <w:rsid w:val="00A614EF"/>
    <w:rsid w:val="00A61676"/>
    <w:rsid w:val="00A61B33"/>
    <w:rsid w:val="00A61FDF"/>
    <w:rsid w:val="00A6226A"/>
    <w:rsid w:val="00A6243A"/>
    <w:rsid w:val="00A62688"/>
    <w:rsid w:val="00A626D9"/>
    <w:rsid w:val="00A62881"/>
    <w:rsid w:val="00A629F5"/>
    <w:rsid w:val="00A62BE6"/>
    <w:rsid w:val="00A630B7"/>
    <w:rsid w:val="00A63453"/>
    <w:rsid w:val="00A63511"/>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67F06"/>
    <w:rsid w:val="00A70A64"/>
    <w:rsid w:val="00A70C8B"/>
    <w:rsid w:val="00A70DB9"/>
    <w:rsid w:val="00A71165"/>
    <w:rsid w:val="00A71AC2"/>
    <w:rsid w:val="00A723B2"/>
    <w:rsid w:val="00A72559"/>
    <w:rsid w:val="00A726AD"/>
    <w:rsid w:val="00A72BE9"/>
    <w:rsid w:val="00A72C57"/>
    <w:rsid w:val="00A73167"/>
    <w:rsid w:val="00A735DE"/>
    <w:rsid w:val="00A73C26"/>
    <w:rsid w:val="00A73DFE"/>
    <w:rsid w:val="00A74095"/>
    <w:rsid w:val="00A743FC"/>
    <w:rsid w:val="00A74654"/>
    <w:rsid w:val="00A74791"/>
    <w:rsid w:val="00A749C9"/>
    <w:rsid w:val="00A74C23"/>
    <w:rsid w:val="00A74CAD"/>
    <w:rsid w:val="00A74E00"/>
    <w:rsid w:val="00A753C5"/>
    <w:rsid w:val="00A7555F"/>
    <w:rsid w:val="00A756DC"/>
    <w:rsid w:val="00A757BB"/>
    <w:rsid w:val="00A759ED"/>
    <w:rsid w:val="00A76742"/>
    <w:rsid w:val="00A769D2"/>
    <w:rsid w:val="00A76F29"/>
    <w:rsid w:val="00A77184"/>
    <w:rsid w:val="00A77A94"/>
    <w:rsid w:val="00A77D24"/>
    <w:rsid w:val="00A800FE"/>
    <w:rsid w:val="00A802FB"/>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05D"/>
    <w:rsid w:val="00A83158"/>
    <w:rsid w:val="00A831B8"/>
    <w:rsid w:val="00A8330D"/>
    <w:rsid w:val="00A833EB"/>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5EE"/>
    <w:rsid w:val="00A93CDF"/>
    <w:rsid w:val="00A93D0E"/>
    <w:rsid w:val="00A9428B"/>
    <w:rsid w:val="00A9451C"/>
    <w:rsid w:val="00A9476F"/>
    <w:rsid w:val="00A94E0D"/>
    <w:rsid w:val="00A95034"/>
    <w:rsid w:val="00A950B4"/>
    <w:rsid w:val="00A95103"/>
    <w:rsid w:val="00A957D0"/>
    <w:rsid w:val="00A96794"/>
    <w:rsid w:val="00A968FF"/>
    <w:rsid w:val="00A96A14"/>
    <w:rsid w:val="00A96A1B"/>
    <w:rsid w:val="00A96B1F"/>
    <w:rsid w:val="00A96C7B"/>
    <w:rsid w:val="00A96CD7"/>
    <w:rsid w:val="00A97433"/>
    <w:rsid w:val="00A97745"/>
    <w:rsid w:val="00A97859"/>
    <w:rsid w:val="00A97CE1"/>
    <w:rsid w:val="00A97F6F"/>
    <w:rsid w:val="00AA0016"/>
    <w:rsid w:val="00AA04A1"/>
    <w:rsid w:val="00AA0573"/>
    <w:rsid w:val="00AA0D01"/>
    <w:rsid w:val="00AA0EE4"/>
    <w:rsid w:val="00AA102B"/>
    <w:rsid w:val="00AA13D0"/>
    <w:rsid w:val="00AA1462"/>
    <w:rsid w:val="00AA1D4A"/>
    <w:rsid w:val="00AA1FC1"/>
    <w:rsid w:val="00AA2196"/>
    <w:rsid w:val="00AA241A"/>
    <w:rsid w:val="00AA2420"/>
    <w:rsid w:val="00AA2E27"/>
    <w:rsid w:val="00AA333F"/>
    <w:rsid w:val="00AA35A8"/>
    <w:rsid w:val="00AA3769"/>
    <w:rsid w:val="00AA3E3F"/>
    <w:rsid w:val="00AA44E9"/>
    <w:rsid w:val="00AA47E7"/>
    <w:rsid w:val="00AA4932"/>
    <w:rsid w:val="00AA4C6C"/>
    <w:rsid w:val="00AA4F70"/>
    <w:rsid w:val="00AA50DE"/>
    <w:rsid w:val="00AA50F7"/>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2916"/>
    <w:rsid w:val="00AB3042"/>
    <w:rsid w:val="00AB30F5"/>
    <w:rsid w:val="00AB338E"/>
    <w:rsid w:val="00AB3393"/>
    <w:rsid w:val="00AB343C"/>
    <w:rsid w:val="00AB36F5"/>
    <w:rsid w:val="00AB39B7"/>
    <w:rsid w:val="00AB4928"/>
    <w:rsid w:val="00AB4DF6"/>
    <w:rsid w:val="00AB55AE"/>
    <w:rsid w:val="00AB57A3"/>
    <w:rsid w:val="00AB57C6"/>
    <w:rsid w:val="00AB57CE"/>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6D"/>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A4B"/>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7D4"/>
    <w:rsid w:val="00AE090B"/>
    <w:rsid w:val="00AE0C1E"/>
    <w:rsid w:val="00AE0DE4"/>
    <w:rsid w:val="00AE1585"/>
    <w:rsid w:val="00AE1969"/>
    <w:rsid w:val="00AE1BBF"/>
    <w:rsid w:val="00AE281C"/>
    <w:rsid w:val="00AE2B66"/>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57"/>
    <w:rsid w:val="00AE7984"/>
    <w:rsid w:val="00AE7CD2"/>
    <w:rsid w:val="00AF0773"/>
    <w:rsid w:val="00AF0FDD"/>
    <w:rsid w:val="00AF15F8"/>
    <w:rsid w:val="00AF1950"/>
    <w:rsid w:val="00AF1B21"/>
    <w:rsid w:val="00AF1D45"/>
    <w:rsid w:val="00AF1E90"/>
    <w:rsid w:val="00AF1E9D"/>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1B4"/>
    <w:rsid w:val="00B0027C"/>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6B0D"/>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29"/>
    <w:rsid w:val="00B26DF3"/>
    <w:rsid w:val="00B26E22"/>
    <w:rsid w:val="00B275A9"/>
    <w:rsid w:val="00B27D3A"/>
    <w:rsid w:val="00B300E7"/>
    <w:rsid w:val="00B303DC"/>
    <w:rsid w:val="00B30625"/>
    <w:rsid w:val="00B30696"/>
    <w:rsid w:val="00B30794"/>
    <w:rsid w:val="00B308B2"/>
    <w:rsid w:val="00B30A01"/>
    <w:rsid w:val="00B30A59"/>
    <w:rsid w:val="00B30A94"/>
    <w:rsid w:val="00B30C91"/>
    <w:rsid w:val="00B31262"/>
    <w:rsid w:val="00B32163"/>
    <w:rsid w:val="00B32717"/>
    <w:rsid w:val="00B32D90"/>
    <w:rsid w:val="00B33139"/>
    <w:rsid w:val="00B33807"/>
    <w:rsid w:val="00B3381B"/>
    <w:rsid w:val="00B33864"/>
    <w:rsid w:val="00B3387B"/>
    <w:rsid w:val="00B338A1"/>
    <w:rsid w:val="00B338C9"/>
    <w:rsid w:val="00B33E1D"/>
    <w:rsid w:val="00B33FEA"/>
    <w:rsid w:val="00B34121"/>
    <w:rsid w:val="00B346DF"/>
    <w:rsid w:val="00B3489A"/>
    <w:rsid w:val="00B34C06"/>
    <w:rsid w:val="00B350E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8D7"/>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3E3"/>
    <w:rsid w:val="00B479A1"/>
    <w:rsid w:val="00B50417"/>
    <w:rsid w:val="00B50517"/>
    <w:rsid w:val="00B50724"/>
    <w:rsid w:val="00B50BB7"/>
    <w:rsid w:val="00B50D29"/>
    <w:rsid w:val="00B50E46"/>
    <w:rsid w:val="00B51485"/>
    <w:rsid w:val="00B5169E"/>
    <w:rsid w:val="00B51F22"/>
    <w:rsid w:val="00B51F9C"/>
    <w:rsid w:val="00B522EA"/>
    <w:rsid w:val="00B52312"/>
    <w:rsid w:val="00B52390"/>
    <w:rsid w:val="00B5277F"/>
    <w:rsid w:val="00B52C7C"/>
    <w:rsid w:val="00B52FF3"/>
    <w:rsid w:val="00B5335B"/>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9D6"/>
    <w:rsid w:val="00B55ACA"/>
    <w:rsid w:val="00B55B19"/>
    <w:rsid w:val="00B55E47"/>
    <w:rsid w:val="00B55E64"/>
    <w:rsid w:val="00B56013"/>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6B9"/>
    <w:rsid w:val="00B6097B"/>
    <w:rsid w:val="00B60C08"/>
    <w:rsid w:val="00B60DF1"/>
    <w:rsid w:val="00B612AD"/>
    <w:rsid w:val="00B6138F"/>
    <w:rsid w:val="00B61B84"/>
    <w:rsid w:val="00B61D55"/>
    <w:rsid w:val="00B61E8A"/>
    <w:rsid w:val="00B620E2"/>
    <w:rsid w:val="00B625F5"/>
    <w:rsid w:val="00B62A50"/>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0FB"/>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5FFD"/>
    <w:rsid w:val="00B7628E"/>
    <w:rsid w:val="00B76CD4"/>
    <w:rsid w:val="00B7705E"/>
    <w:rsid w:val="00B772FD"/>
    <w:rsid w:val="00B773B4"/>
    <w:rsid w:val="00B77D51"/>
    <w:rsid w:val="00B804F7"/>
    <w:rsid w:val="00B806D3"/>
    <w:rsid w:val="00B806EC"/>
    <w:rsid w:val="00B8072D"/>
    <w:rsid w:val="00B807C9"/>
    <w:rsid w:val="00B80902"/>
    <w:rsid w:val="00B809B2"/>
    <w:rsid w:val="00B809BB"/>
    <w:rsid w:val="00B80B46"/>
    <w:rsid w:val="00B813A0"/>
    <w:rsid w:val="00B81776"/>
    <w:rsid w:val="00B817E8"/>
    <w:rsid w:val="00B81D21"/>
    <w:rsid w:val="00B8242D"/>
    <w:rsid w:val="00B82CD7"/>
    <w:rsid w:val="00B82FA2"/>
    <w:rsid w:val="00B831DD"/>
    <w:rsid w:val="00B83289"/>
    <w:rsid w:val="00B83371"/>
    <w:rsid w:val="00B836CF"/>
    <w:rsid w:val="00B83FE1"/>
    <w:rsid w:val="00B84191"/>
    <w:rsid w:val="00B848E6"/>
    <w:rsid w:val="00B849B9"/>
    <w:rsid w:val="00B849D0"/>
    <w:rsid w:val="00B84B91"/>
    <w:rsid w:val="00B84D0E"/>
    <w:rsid w:val="00B850EE"/>
    <w:rsid w:val="00B8546B"/>
    <w:rsid w:val="00B85657"/>
    <w:rsid w:val="00B85857"/>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71B"/>
    <w:rsid w:val="00B91F2D"/>
    <w:rsid w:val="00B9277D"/>
    <w:rsid w:val="00B93302"/>
    <w:rsid w:val="00B934BF"/>
    <w:rsid w:val="00B937DD"/>
    <w:rsid w:val="00B93BF1"/>
    <w:rsid w:val="00B93DD0"/>
    <w:rsid w:val="00B93F1C"/>
    <w:rsid w:val="00B93F3B"/>
    <w:rsid w:val="00B9499F"/>
    <w:rsid w:val="00B94D52"/>
    <w:rsid w:val="00B95223"/>
    <w:rsid w:val="00B95C31"/>
    <w:rsid w:val="00B960C8"/>
    <w:rsid w:val="00B964F7"/>
    <w:rsid w:val="00B96533"/>
    <w:rsid w:val="00B96643"/>
    <w:rsid w:val="00B96AD2"/>
    <w:rsid w:val="00B96E07"/>
    <w:rsid w:val="00B96E4E"/>
    <w:rsid w:val="00B9700E"/>
    <w:rsid w:val="00B971FF"/>
    <w:rsid w:val="00B972CA"/>
    <w:rsid w:val="00B97725"/>
    <w:rsid w:val="00B977D1"/>
    <w:rsid w:val="00B978B9"/>
    <w:rsid w:val="00BA008E"/>
    <w:rsid w:val="00BA02FC"/>
    <w:rsid w:val="00BA0A7D"/>
    <w:rsid w:val="00BA0E41"/>
    <w:rsid w:val="00BA0F4C"/>
    <w:rsid w:val="00BA10A7"/>
    <w:rsid w:val="00BA1615"/>
    <w:rsid w:val="00BA16DE"/>
    <w:rsid w:val="00BA1839"/>
    <w:rsid w:val="00BA1877"/>
    <w:rsid w:val="00BA242E"/>
    <w:rsid w:val="00BA262D"/>
    <w:rsid w:val="00BA26DB"/>
    <w:rsid w:val="00BA314F"/>
    <w:rsid w:val="00BA319B"/>
    <w:rsid w:val="00BA32D8"/>
    <w:rsid w:val="00BA39E0"/>
    <w:rsid w:val="00BA3B39"/>
    <w:rsid w:val="00BA3ED6"/>
    <w:rsid w:val="00BA47EF"/>
    <w:rsid w:val="00BA4BC1"/>
    <w:rsid w:val="00BA4D99"/>
    <w:rsid w:val="00BA510E"/>
    <w:rsid w:val="00BA55A7"/>
    <w:rsid w:val="00BA5A82"/>
    <w:rsid w:val="00BA5CFA"/>
    <w:rsid w:val="00BA5D29"/>
    <w:rsid w:val="00BA60BD"/>
    <w:rsid w:val="00BA6121"/>
    <w:rsid w:val="00BA65B6"/>
    <w:rsid w:val="00BA6829"/>
    <w:rsid w:val="00BA6AE8"/>
    <w:rsid w:val="00BA6B1B"/>
    <w:rsid w:val="00BA6C4F"/>
    <w:rsid w:val="00BA6D24"/>
    <w:rsid w:val="00BA6E46"/>
    <w:rsid w:val="00BA7442"/>
    <w:rsid w:val="00BA7555"/>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5FF6"/>
    <w:rsid w:val="00BB6065"/>
    <w:rsid w:val="00BB60E4"/>
    <w:rsid w:val="00BB614F"/>
    <w:rsid w:val="00BB68A4"/>
    <w:rsid w:val="00BB6F46"/>
    <w:rsid w:val="00BB72D8"/>
    <w:rsid w:val="00BB754E"/>
    <w:rsid w:val="00BB7FE2"/>
    <w:rsid w:val="00BC00EF"/>
    <w:rsid w:val="00BC02DA"/>
    <w:rsid w:val="00BC0577"/>
    <w:rsid w:val="00BC097F"/>
    <w:rsid w:val="00BC0A02"/>
    <w:rsid w:val="00BC0D22"/>
    <w:rsid w:val="00BC11CB"/>
    <w:rsid w:val="00BC1299"/>
    <w:rsid w:val="00BC12E1"/>
    <w:rsid w:val="00BC1ADE"/>
    <w:rsid w:val="00BC2251"/>
    <w:rsid w:val="00BC2320"/>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14E"/>
    <w:rsid w:val="00BC692D"/>
    <w:rsid w:val="00BC6B00"/>
    <w:rsid w:val="00BC6ED9"/>
    <w:rsid w:val="00BC718F"/>
    <w:rsid w:val="00BC79AC"/>
    <w:rsid w:val="00BC7D80"/>
    <w:rsid w:val="00BD02E6"/>
    <w:rsid w:val="00BD087D"/>
    <w:rsid w:val="00BD1236"/>
    <w:rsid w:val="00BD141C"/>
    <w:rsid w:val="00BD1538"/>
    <w:rsid w:val="00BD168D"/>
    <w:rsid w:val="00BD17C8"/>
    <w:rsid w:val="00BD1D41"/>
    <w:rsid w:val="00BD1E5B"/>
    <w:rsid w:val="00BD2085"/>
    <w:rsid w:val="00BD281F"/>
    <w:rsid w:val="00BD2A1A"/>
    <w:rsid w:val="00BD2C66"/>
    <w:rsid w:val="00BD32E8"/>
    <w:rsid w:val="00BD3461"/>
    <w:rsid w:val="00BD38E6"/>
    <w:rsid w:val="00BD3ACC"/>
    <w:rsid w:val="00BD3AF8"/>
    <w:rsid w:val="00BD3D90"/>
    <w:rsid w:val="00BD3DEE"/>
    <w:rsid w:val="00BD3F79"/>
    <w:rsid w:val="00BD42F4"/>
    <w:rsid w:val="00BD49BC"/>
    <w:rsid w:val="00BD4B43"/>
    <w:rsid w:val="00BD4CC5"/>
    <w:rsid w:val="00BD4DA7"/>
    <w:rsid w:val="00BD4E94"/>
    <w:rsid w:val="00BD51CE"/>
    <w:rsid w:val="00BD54DC"/>
    <w:rsid w:val="00BD56B8"/>
    <w:rsid w:val="00BD5791"/>
    <w:rsid w:val="00BD58E2"/>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E94"/>
    <w:rsid w:val="00BD7FC7"/>
    <w:rsid w:val="00BE035B"/>
    <w:rsid w:val="00BE061F"/>
    <w:rsid w:val="00BE07B6"/>
    <w:rsid w:val="00BE0E2F"/>
    <w:rsid w:val="00BE11D9"/>
    <w:rsid w:val="00BE1742"/>
    <w:rsid w:val="00BE1C8E"/>
    <w:rsid w:val="00BE1E04"/>
    <w:rsid w:val="00BE1E8C"/>
    <w:rsid w:val="00BE22A6"/>
    <w:rsid w:val="00BE2308"/>
    <w:rsid w:val="00BE26A8"/>
    <w:rsid w:val="00BE2780"/>
    <w:rsid w:val="00BE284A"/>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1FB"/>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2E"/>
    <w:rsid w:val="00BF3B82"/>
    <w:rsid w:val="00BF3D94"/>
    <w:rsid w:val="00BF448C"/>
    <w:rsid w:val="00BF45FD"/>
    <w:rsid w:val="00BF48CB"/>
    <w:rsid w:val="00BF4DDF"/>
    <w:rsid w:val="00BF5300"/>
    <w:rsid w:val="00BF5EBE"/>
    <w:rsid w:val="00BF61D8"/>
    <w:rsid w:val="00BF68C1"/>
    <w:rsid w:val="00BF6C76"/>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BE5"/>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830"/>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A16"/>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1D35"/>
    <w:rsid w:val="00C220A2"/>
    <w:rsid w:val="00C2252A"/>
    <w:rsid w:val="00C22781"/>
    <w:rsid w:val="00C22887"/>
    <w:rsid w:val="00C22A48"/>
    <w:rsid w:val="00C22CD0"/>
    <w:rsid w:val="00C22ECD"/>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5F3"/>
    <w:rsid w:val="00C33641"/>
    <w:rsid w:val="00C336EB"/>
    <w:rsid w:val="00C33856"/>
    <w:rsid w:val="00C338BC"/>
    <w:rsid w:val="00C339EC"/>
    <w:rsid w:val="00C33A34"/>
    <w:rsid w:val="00C33D30"/>
    <w:rsid w:val="00C33D6A"/>
    <w:rsid w:val="00C343FD"/>
    <w:rsid w:val="00C34743"/>
    <w:rsid w:val="00C3479A"/>
    <w:rsid w:val="00C34CBB"/>
    <w:rsid w:val="00C35237"/>
    <w:rsid w:val="00C35443"/>
    <w:rsid w:val="00C35597"/>
    <w:rsid w:val="00C3562B"/>
    <w:rsid w:val="00C35B8B"/>
    <w:rsid w:val="00C3645D"/>
    <w:rsid w:val="00C36DC2"/>
    <w:rsid w:val="00C36E60"/>
    <w:rsid w:val="00C375D5"/>
    <w:rsid w:val="00C37713"/>
    <w:rsid w:val="00C37A55"/>
    <w:rsid w:val="00C37A62"/>
    <w:rsid w:val="00C402B8"/>
    <w:rsid w:val="00C4032E"/>
    <w:rsid w:val="00C40441"/>
    <w:rsid w:val="00C4091A"/>
    <w:rsid w:val="00C40B1B"/>
    <w:rsid w:val="00C40D29"/>
    <w:rsid w:val="00C40E42"/>
    <w:rsid w:val="00C413EE"/>
    <w:rsid w:val="00C414A8"/>
    <w:rsid w:val="00C41EA8"/>
    <w:rsid w:val="00C41EAC"/>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BB1"/>
    <w:rsid w:val="00C53DB9"/>
    <w:rsid w:val="00C53DD5"/>
    <w:rsid w:val="00C54321"/>
    <w:rsid w:val="00C54627"/>
    <w:rsid w:val="00C5492C"/>
    <w:rsid w:val="00C5493E"/>
    <w:rsid w:val="00C5497C"/>
    <w:rsid w:val="00C54AD5"/>
    <w:rsid w:val="00C54DA3"/>
    <w:rsid w:val="00C54F95"/>
    <w:rsid w:val="00C5553D"/>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7F1"/>
    <w:rsid w:val="00C62885"/>
    <w:rsid w:val="00C62AB9"/>
    <w:rsid w:val="00C62D02"/>
    <w:rsid w:val="00C62F16"/>
    <w:rsid w:val="00C632B0"/>
    <w:rsid w:val="00C634B0"/>
    <w:rsid w:val="00C63EAB"/>
    <w:rsid w:val="00C63F07"/>
    <w:rsid w:val="00C6441C"/>
    <w:rsid w:val="00C646E5"/>
    <w:rsid w:val="00C6482D"/>
    <w:rsid w:val="00C64DB0"/>
    <w:rsid w:val="00C65589"/>
    <w:rsid w:val="00C65ABE"/>
    <w:rsid w:val="00C65BBB"/>
    <w:rsid w:val="00C66869"/>
    <w:rsid w:val="00C66B07"/>
    <w:rsid w:val="00C66D56"/>
    <w:rsid w:val="00C66D5D"/>
    <w:rsid w:val="00C66D99"/>
    <w:rsid w:val="00C6771C"/>
    <w:rsid w:val="00C67964"/>
    <w:rsid w:val="00C67B59"/>
    <w:rsid w:val="00C67CD7"/>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2B1"/>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6CEA"/>
    <w:rsid w:val="00C770C4"/>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7B8"/>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4FB5"/>
    <w:rsid w:val="00C8502F"/>
    <w:rsid w:val="00C851A2"/>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6E1"/>
    <w:rsid w:val="00C9595D"/>
    <w:rsid w:val="00C95D37"/>
    <w:rsid w:val="00C95F1E"/>
    <w:rsid w:val="00C96401"/>
    <w:rsid w:val="00C96774"/>
    <w:rsid w:val="00C96ECA"/>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320"/>
    <w:rsid w:val="00CA4636"/>
    <w:rsid w:val="00CA490E"/>
    <w:rsid w:val="00CA491A"/>
    <w:rsid w:val="00CA49DF"/>
    <w:rsid w:val="00CA519B"/>
    <w:rsid w:val="00CA5447"/>
    <w:rsid w:val="00CA5702"/>
    <w:rsid w:val="00CA5989"/>
    <w:rsid w:val="00CA59FE"/>
    <w:rsid w:val="00CA5ACD"/>
    <w:rsid w:val="00CA5BE2"/>
    <w:rsid w:val="00CA5E8C"/>
    <w:rsid w:val="00CA6058"/>
    <w:rsid w:val="00CA665C"/>
    <w:rsid w:val="00CA693B"/>
    <w:rsid w:val="00CA6B55"/>
    <w:rsid w:val="00CA700E"/>
    <w:rsid w:val="00CA71A7"/>
    <w:rsid w:val="00CA71EE"/>
    <w:rsid w:val="00CA7FE4"/>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D9"/>
    <w:rsid w:val="00CB5EF9"/>
    <w:rsid w:val="00CB6295"/>
    <w:rsid w:val="00CB6825"/>
    <w:rsid w:val="00CB6881"/>
    <w:rsid w:val="00CB691B"/>
    <w:rsid w:val="00CB6A61"/>
    <w:rsid w:val="00CB6DA7"/>
    <w:rsid w:val="00CB7019"/>
    <w:rsid w:val="00CB7437"/>
    <w:rsid w:val="00CB7475"/>
    <w:rsid w:val="00CB78AA"/>
    <w:rsid w:val="00CB7AFF"/>
    <w:rsid w:val="00CB7DDA"/>
    <w:rsid w:val="00CB7E76"/>
    <w:rsid w:val="00CB7E80"/>
    <w:rsid w:val="00CB7F6F"/>
    <w:rsid w:val="00CC030E"/>
    <w:rsid w:val="00CC043E"/>
    <w:rsid w:val="00CC0493"/>
    <w:rsid w:val="00CC04F0"/>
    <w:rsid w:val="00CC0917"/>
    <w:rsid w:val="00CC0BF9"/>
    <w:rsid w:val="00CC0D46"/>
    <w:rsid w:val="00CC0D96"/>
    <w:rsid w:val="00CC0E7B"/>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6A"/>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228"/>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581"/>
    <w:rsid w:val="00CE1722"/>
    <w:rsid w:val="00CE18DD"/>
    <w:rsid w:val="00CE1A27"/>
    <w:rsid w:val="00CE1DB1"/>
    <w:rsid w:val="00CE1E69"/>
    <w:rsid w:val="00CE201A"/>
    <w:rsid w:val="00CE2518"/>
    <w:rsid w:val="00CE2612"/>
    <w:rsid w:val="00CE2A27"/>
    <w:rsid w:val="00CE3383"/>
    <w:rsid w:val="00CE39E0"/>
    <w:rsid w:val="00CE3A4C"/>
    <w:rsid w:val="00CE3CE3"/>
    <w:rsid w:val="00CE3DE2"/>
    <w:rsid w:val="00CE3E95"/>
    <w:rsid w:val="00CE3F45"/>
    <w:rsid w:val="00CE4097"/>
    <w:rsid w:val="00CE4158"/>
    <w:rsid w:val="00CE41CE"/>
    <w:rsid w:val="00CE454F"/>
    <w:rsid w:val="00CE4B4F"/>
    <w:rsid w:val="00CE4F55"/>
    <w:rsid w:val="00CE507F"/>
    <w:rsid w:val="00CE55AD"/>
    <w:rsid w:val="00CE59F7"/>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517"/>
    <w:rsid w:val="00CF16EF"/>
    <w:rsid w:val="00CF175D"/>
    <w:rsid w:val="00CF231E"/>
    <w:rsid w:val="00CF287B"/>
    <w:rsid w:val="00CF2A97"/>
    <w:rsid w:val="00CF2CA2"/>
    <w:rsid w:val="00CF3263"/>
    <w:rsid w:val="00CF3425"/>
    <w:rsid w:val="00CF36B3"/>
    <w:rsid w:val="00CF37DA"/>
    <w:rsid w:val="00CF3814"/>
    <w:rsid w:val="00CF3EFD"/>
    <w:rsid w:val="00CF3F17"/>
    <w:rsid w:val="00CF403D"/>
    <w:rsid w:val="00CF4047"/>
    <w:rsid w:val="00CF40C7"/>
    <w:rsid w:val="00CF40D1"/>
    <w:rsid w:val="00CF4604"/>
    <w:rsid w:val="00CF46D7"/>
    <w:rsid w:val="00CF4CD4"/>
    <w:rsid w:val="00CF4DC7"/>
    <w:rsid w:val="00CF5566"/>
    <w:rsid w:val="00CF582A"/>
    <w:rsid w:val="00CF5BD0"/>
    <w:rsid w:val="00CF5CA0"/>
    <w:rsid w:val="00CF5CAE"/>
    <w:rsid w:val="00CF5CB0"/>
    <w:rsid w:val="00CF5D5A"/>
    <w:rsid w:val="00CF5EE6"/>
    <w:rsid w:val="00CF5FDE"/>
    <w:rsid w:val="00CF64D7"/>
    <w:rsid w:val="00CF66D9"/>
    <w:rsid w:val="00CF678F"/>
    <w:rsid w:val="00CF6923"/>
    <w:rsid w:val="00CF6998"/>
    <w:rsid w:val="00CF7277"/>
    <w:rsid w:val="00CF72EA"/>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3F"/>
    <w:rsid w:val="00D02C43"/>
    <w:rsid w:val="00D02D85"/>
    <w:rsid w:val="00D03039"/>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57D"/>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1D77"/>
    <w:rsid w:val="00D21DF7"/>
    <w:rsid w:val="00D2206B"/>
    <w:rsid w:val="00D2235D"/>
    <w:rsid w:val="00D22A65"/>
    <w:rsid w:val="00D22BC9"/>
    <w:rsid w:val="00D22C14"/>
    <w:rsid w:val="00D22DA0"/>
    <w:rsid w:val="00D22F3B"/>
    <w:rsid w:val="00D23269"/>
    <w:rsid w:val="00D23690"/>
    <w:rsid w:val="00D2369B"/>
    <w:rsid w:val="00D237A6"/>
    <w:rsid w:val="00D238D9"/>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D8B"/>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207"/>
    <w:rsid w:val="00D3486C"/>
    <w:rsid w:val="00D34B3A"/>
    <w:rsid w:val="00D34F05"/>
    <w:rsid w:val="00D357DD"/>
    <w:rsid w:val="00D35B83"/>
    <w:rsid w:val="00D35E15"/>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1EA"/>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6F89"/>
    <w:rsid w:val="00D471AC"/>
    <w:rsid w:val="00D477E5"/>
    <w:rsid w:val="00D47853"/>
    <w:rsid w:val="00D47FE1"/>
    <w:rsid w:val="00D501C2"/>
    <w:rsid w:val="00D502B7"/>
    <w:rsid w:val="00D504A6"/>
    <w:rsid w:val="00D50620"/>
    <w:rsid w:val="00D50804"/>
    <w:rsid w:val="00D5085B"/>
    <w:rsid w:val="00D51447"/>
    <w:rsid w:val="00D514EB"/>
    <w:rsid w:val="00D517FA"/>
    <w:rsid w:val="00D51AD0"/>
    <w:rsid w:val="00D51F49"/>
    <w:rsid w:val="00D51FAE"/>
    <w:rsid w:val="00D521B0"/>
    <w:rsid w:val="00D5237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791"/>
    <w:rsid w:val="00D5594B"/>
    <w:rsid w:val="00D55A95"/>
    <w:rsid w:val="00D55BA1"/>
    <w:rsid w:val="00D55CED"/>
    <w:rsid w:val="00D55DCE"/>
    <w:rsid w:val="00D55EAB"/>
    <w:rsid w:val="00D55FBD"/>
    <w:rsid w:val="00D5601E"/>
    <w:rsid w:val="00D56318"/>
    <w:rsid w:val="00D56374"/>
    <w:rsid w:val="00D56CAE"/>
    <w:rsid w:val="00D57020"/>
    <w:rsid w:val="00D57102"/>
    <w:rsid w:val="00D5757B"/>
    <w:rsid w:val="00D575A6"/>
    <w:rsid w:val="00D576EB"/>
    <w:rsid w:val="00D57836"/>
    <w:rsid w:val="00D579AE"/>
    <w:rsid w:val="00D57CD2"/>
    <w:rsid w:val="00D57D37"/>
    <w:rsid w:val="00D57E6E"/>
    <w:rsid w:val="00D6011C"/>
    <w:rsid w:val="00D6020E"/>
    <w:rsid w:val="00D603E2"/>
    <w:rsid w:val="00D60D10"/>
    <w:rsid w:val="00D6103D"/>
    <w:rsid w:val="00D61072"/>
    <w:rsid w:val="00D61212"/>
    <w:rsid w:val="00D61527"/>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A77"/>
    <w:rsid w:val="00D65C53"/>
    <w:rsid w:val="00D65F37"/>
    <w:rsid w:val="00D6693F"/>
    <w:rsid w:val="00D6695F"/>
    <w:rsid w:val="00D66A52"/>
    <w:rsid w:val="00D66AC0"/>
    <w:rsid w:val="00D673FA"/>
    <w:rsid w:val="00D67AA1"/>
    <w:rsid w:val="00D67ADC"/>
    <w:rsid w:val="00D67D88"/>
    <w:rsid w:val="00D701CB"/>
    <w:rsid w:val="00D70585"/>
    <w:rsid w:val="00D705A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0D11"/>
    <w:rsid w:val="00D813C4"/>
    <w:rsid w:val="00D81412"/>
    <w:rsid w:val="00D8155E"/>
    <w:rsid w:val="00D8193D"/>
    <w:rsid w:val="00D81D0A"/>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33A"/>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92C"/>
    <w:rsid w:val="00D90B50"/>
    <w:rsid w:val="00D90C68"/>
    <w:rsid w:val="00D90E0B"/>
    <w:rsid w:val="00D90F6B"/>
    <w:rsid w:val="00D9105A"/>
    <w:rsid w:val="00D910AF"/>
    <w:rsid w:val="00D9130A"/>
    <w:rsid w:val="00D91884"/>
    <w:rsid w:val="00D91941"/>
    <w:rsid w:val="00D91ADA"/>
    <w:rsid w:val="00D91C90"/>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0A2"/>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C03"/>
    <w:rsid w:val="00DB1E0D"/>
    <w:rsid w:val="00DB256A"/>
    <w:rsid w:val="00DB26B7"/>
    <w:rsid w:val="00DB324A"/>
    <w:rsid w:val="00DB3EC4"/>
    <w:rsid w:val="00DB3F82"/>
    <w:rsid w:val="00DB42F4"/>
    <w:rsid w:val="00DB4323"/>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47"/>
    <w:rsid w:val="00DC0B8F"/>
    <w:rsid w:val="00DC0BEF"/>
    <w:rsid w:val="00DC0F77"/>
    <w:rsid w:val="00DC15CD"/>
    <w:rsid w:val="00DC1636"/>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5FA3"/>
    <w:rsid w:val="00DC6063"/>
    <w:rsid w:val="00DC6169"/>
    <w:rsid w:val="00DC624B"/>
    <w:rsid w:val="00DC62DD"/>
    <w:rsid w:val="00DC6511"/>
    <w:rsid w:val="00DC6622"/>
    <w:rsid w:val="00DC6626"/>
    <w:rsid w:val="00DC680B"/>
    <w:rsid w:val="00DC6A7C"/>
    <w:rsid w:val="00DC6C45"/>
    <w:rsid w:val="00DC6CE6"/>
    <w:rsid w:val="00DC6EA3"/>
    <w:rsid w:val="00DC742F"/>
    <w:rsid w:val="00DC773A"/>
    <w:rsid w:val="00DC77E3"/>
    <w:rsid w:val="00DC78C7"/>
    <w:rsid w:val="00DC7A7C"/>
    <w:rsid w:val="00DC7FF0"/>
    <w:rsid w:val="00DD0209"/>
    <w:rsid w:val="00DD050C"/>
    <w:rsid w:val="00DD0567"/>
    <w:rsid w:val="00DD085D"/>
    <w:rsid w:val="00DD08A1"/>
    <w:rsid w:val="00DD1291"/>
    <w:rsid w:val="00DD1A90"/>
    <w:rsid w:val="00DD1BA0"/>
    <w:rsid w:val="00DD1FDA"/>
    <w:rsid w:val="00DD21FA"/>
    <w:rsid w:val="00DD277D"/>
    <w:rsid w:val="00DD27FA"/>
    <w:rsid w:val="00DD2A18"/>
    <w:rsid w:val="00DD2DAB"/>
    <w:rsid w:val="00DD3258"/>
    <w:rsid w:val="00DD3C77"/>
    <w:rsid w:val="00DD3FFD"/>
    <w:rsid w:val="00DD412E"/>
    <w:rsid w:val="00DD439A"/>
    <w:rsid w:val="00DD4892"/>
    <w:rsid w:val="00DD54BE"/>
    <w:rsid w:val="00DD5634"/>
    <w:rsid w:val="00DD5636"/>
    <w:rsid w:val="00DD5764"/>
    <w:rsid w:val="00DD589C"/>
    <w:rsid w:val="00DD59D8"/>
    <w:rsid w:val="00DD5C55"/>
    <w:rsid w:val="00DD5D47"/>
    <w:rsid w:val="00DD5F91"/>
    <w:rsid w:val="00DD61A7"/>
    <w:rsid w:val="00DD6508"/>
    <w:rsid w:val="00DD682C"/>
    <w:rsid w:val="00DD6CF5"/>
    <w:rsid w:val="00DD721D"/>
    <w:rsid w:val="00DD7341"/>
    <w:rsid w:val="00DD77BF"/>
    <w:rsid w:val="00DD7933"/>
    <w:rsid w:val="00DD79C7"/>
    <w:rsid w:val="00DD7BFA"/>
    <w:rsid w:val="00DD7C99"/>
    <w:rsid w:val="00DE04B4"/>
    <w:rsid w:val="00DE0567"/>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59"/>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5E52"/>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73"/>
    <w:rsid w:val="00E01AE2"/>
    <w:rsid w:val="00E02073"/>
    <w:rsid w:val="00E023DE"/>
    <w:rsid w:val="00E02543"/>
    <w:rsid w:val="00E02577"/>
    <w:rsid w:val="00E026EC"/>
    <w:rsid w:val="00E02974"/>
    <w:rsid w:val="00E02F11"/>
    <w:rsid w:val="00E0311B"/>
    <w:rsid w:val="00E032A9"/>
    <w:rsid w:val="00E03498"/>
    <w:rsid w:val="00E03877"/>
    <w:rsid w:val="00E0445F"/>
    <w:rsid w:val="00E046A4"/>
    <w:rsid w:val="00E047BA"/>
    <w:rsid w:val="00E04845"/>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0FF"/>
    <w:rsid w:val="00E13557"/>
    <w:rsid w:val="00E137DF"/>
    <w:rsid w:val="00E13880"/>
    <w:rsid w:val="00E1394D"/>
    <w:rsid w:val="00E13A06"/>
    <w:rsid w:val="00E13C0F"/>
    <w:rsid w:val="00E13C5C"/>
    <w:rsid w:val="00E14241"/>
    <w:rsid w:val="00E14435"/>
    <w:rsid w:val="00E14473"/>
    <w:rsid w:val="00E14A90"/>
    <w:rsid w:val="00E14BE7"/>
    <w:rsid w:val="00E14E52"/>
    <w:rsid w:val="00E14F42"/>
    <w:rsid w:val="00E150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0B79"/>
    <w:rsid w:val="00E21517"/>
    <w:rsid w:val="00E216B7"/>
    <w:rsid w:val="00E217A7"/>
    <w:rsid w:val="00E21873"/>
    <w:rsid w:val="00E219A7"/>
    <w:rsid w:val="00E223D2"/>
    <w:rsid w:val="00E226F9"/>
    <w:rsid w:val="00E22844"/>
    <w:rsid w:val="00E22E65"/>
    <w:rsid w:val="00E2306F"/>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5C5B"/>
    <w:rsid w:val="00E261DE"/>
    <w:rsid w:val="00E26208"/>
    <w:rsid w:val="00E265FE"/>
    <w:rsid w:val="00E26B7D"/>
    <w:rsid w:val="00E26BAA"/>
    <w:rsid w:val="00E26C0C"/>
    <w:rsid w:val="00E26CAC"/>
    <w:rsid w:val="00E26DE4"/>
    <w:rsid w:val="00E27677"/>
    <w:rsid w:val="00E2767E"/>
    <w:rsid w:val="00E277B7"/>
    <w:rsid w:val="00E2782E"/>
    <w:rsid w:val="00E27F76"/>
    <w:rsid w:val="00E3014A"/>
    <w:rsid w:val="00E305E5"/>
    <w:rsid w:val="00E30838"/>
    <w:rsid w:val="00E30B9C"/>
    <w:rsid w:val="00E31026"/>
    <w:rsid w:val="00E32464"/>
    <w:rsid w:val="00E32480"/>
    <w:rsid w:val="00E325CB"/>
    <w:rsid w:val="00E3283E"/>
    <w:rsid w:val="00E32A53"/>
    <w:rsid w:val="00E32A95"/>
    <w:rsid w:val="00E32BC2"/>
    <w:rsid w:val="00E334C1"/>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16E"/>
    <w:rsid w:val="00E4166B"/>
    <w:rsid w:val="00E41C38"/>
    <w:rsid w:val="00E41C57"/>
    <w:rsid w:val="00E41CFC"/>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622"/>
    <w:rsid w:val="00E47A0E"/>
    <w:rsid w:val="00E50063"/>
    <w:rsid w:val="00E50114"/>
    <w:rsid w:val="00E51031"/>
    <w:rsid w:val="00E51286"/>
    <w:rsid w:val="00E51493"/>
    <w:rsid w:val="00E52000"/>
    <w:rsid w:val="00E5217E"/>
    <w:rsid w:val="00E52194"/>
    <w:rsid w:val="00E5258F"/>
    <w:rsid w:val="00E528F2"/>
    <w:rsid w:val="00E529B0"/>
    <w:rsid w:val="00E52BFC"/>
    <w:rsid w:val="00E52E09"/>
    <w:rsid w:val="00E532A5"/>
    <w:rsid w:val="00E535AA"/>
    <w:rsid w:val="00E53825"/>
    <w:rsid w:val="00E538C6"/>
    <w:rsid w:val="00E53BFC"/>
    <w:rsid w:val="00E5422F"/>
    <w:rsid w:val="00E54544"/>
    <w:rsid w:val="00E551A9"/>
    <w:rsid w:val="00E552EF"/>
    <w:rsid w:val="00E55390"/>
    <w:rsid w:val="00E553DA"/>
    <w:rsid w:val="00E55B22"/>
    <w:rsid w:val="00E55F45"/>
    <w:rsid w:val="00E56060"/>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369"/>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263"/>
    <w:rsid w:val="00E7638B"/>
    <w:rsid w:val="00E7668E"/>
    <w:rsid w:val="00E7691F"/>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001"/>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2D4"/>
    <w:rsid w:val="00E86C71"/>
    <w:rsid w:val="00E86E94"/>
    <w:rsid w:val="00E8712D"/>
    <w:rsid w:val="00E87824"/>
    <w:rsid w:val="00E87A6F"/>
    <w:rsid w:val="00E87ABA"/>
    <w:rsid w:val="00E87B12"/>
    <w:rsid w:val="00E87FCF"/>
    <w:rsid w:val="00E90227"/>
    <w:rsid w:val="00E9030D"/>
    <w:rsid w:val="00E90515"/>
    <w:rsid w:val="00E90561"/>
    <w:rsid w:val="00E90AA8"/>
    <w:rsid w:val="00E90B31"/>
    <w:rsid w:val="00E90E1B"/>
    <w:rsid w:val="00E9113C"/>
    <w:rsid w:val="00E913D7"/>
    <w:rsid w:val="00E91E31"/>
    <w:rsid w:val="00E91EFB"/>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44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5F12"/>
    <w:rsid w:val="00EB60C5"/>
    <w:rsid w:val="00EB62C0"/>
    <w:rsid w:val="00EB668C"/>
    <w:rsid w:val="00EB6BDA"/>
    <w:rsid w:val="00EB6E6A"/>
    <w:rsid w:val="00EB716C"/>
    <w:rsid w:val="00EB7352"/>
    <w:rsid w:val="00EB755A"/>
    <w:rsid w:val="00EB771D"/>
    <w:rsid w:val="00EB77FF"/>
    <w:rsid w:val="00EB7D1F"/>
    <w:rsid w:val="00EB7FAA"/>
    <w:rsid w:val="00EB7FEF"/>
    <w:rsid w:val="00EC0421"/>
    <w:rsid w:val="00EC07D5"/>
    <w:rsid w:val="00EC0A6B"/>
    <w:rsid w:val="00EC0C9B"/>
    <w:rsid w:val="00EC0F21"/>
    <w:rsid w:val="00EC1103"/>
    <w:rsid w:val="00EC13FA"/>
    <w:rsid w:val="00EC1511"/>
    <w:rsid w:val="00EC15EC"/>
    <w:rsid w:val="00EC160F"/>
    <w:rsid w:val="00EC1721"/>
    <w:rsid w:val="00EC1959"/>
    <w:rsid w:val="00EC19A9"/>
    <w:rsid w:val="00EC22EC"/>
    <w:rsid w:val="00EC246B"/>
    <w:rsid w:val="00EC2520"/>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031"/>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1EF"/>
    <w:rsid w:val="00ED0242"/>
    <w:rsid w:val="00ED057B"/>
    <w:rsid w:val="00ED0AAC"/>
    <w:rsid w:val="00ED0F7C"/>
    <w:rsid w:val="00ED1318"/>
    <w:rsid w:val="00ED1510"/>
    <w:rsid w:val="00ED1C7C"/>
    <w:rsid w:val="00ED2019"/>
    <w:rsid w:val="00ED2C3B"/>
    <w:rsid w:val="00ED3013"/>
    <w:rsid w:val="00ED310F"/>
    <w:rsid w:val="00ED3137"/>
    <w:rsid w:val="00ED3577"/>
    <w:rsid w:val="00ED3637"/>
    <w:rsid w:val="00ED3CA3"/>
    <w:rsid w:val="00ED427B"/>
    <w:rsid w:val="00ED44F7"/>
    <w:rsid w:val="00ED4582"/>
    <w:rsid w:val="00ED4826"/>
    <w:rsid w:val="00ED493C"/>
    <w:rsid w:val="00ED4B76"/>
    <w:rsid w:val="00ED4E95"/>
    <w:rsid w:val="00ED5038"/>
    <w:rsid w:val="00ED545A"/>
    <w:rsid w:val="00ED5669"/>
    <w:rsid w:val="00ED56C4"/>
    <w:rsid w:val="00ED5DDA"/>
    <w:rsid w:val="00ED60B1"/>
    <w:rsid w:val="00ED610F"/>
    <w:rsid w:val="00ED61E1"/>
    <w:rsid w:val="00ED65A8"/>
    <w:rsid w:val="00ED662D"/>
    <w:rsid w:val="00ED66C9"/>
    <w:rsid w:val="00ED6AA0"/>
    <w:rsid w:val="00ED6D2F"/>
    <w:rsid w:val="00ED707B"/>
    <w:rsid w:val="00ED7C51"/>
    <w:rsid w:val="00ED7D46"/>
    <w:rsid w:val="00ED7DD5"/>
    <w:rsid w:val="00EE04C8"/>
    <w:rsid w:val="00EE0679"/>
    <w:rsid w:val="00EE0968"/>
    <w:rsid w:val="00EE09F1"/>
    <w:rsid w:val="00EE0AB3"/>
    <w:rsid w:val="00EE0B22"/>
    <w:rsid w:val="00EE0C24"/>
    <w:rsid w:val="00EE0D51"/>
    <w:rsid w:val="00EE0DDA"/>
    <w:rsid w:val="00EE12E2"/>
    <w:rsid w:val="00EE1BDA"/>
    <w:rsid w:val="00EE1C47"/>
    <w:rsid w:val="00EE1CF3"/>
    <w:rsid w:val="00EE21ED"/>
    <w:rsid w:val="00EE23B6"/>
    <w:rsid w:val="00EE2796"/>
    <w:rsid w:val="00EE288D"/>
    <w:rsid w:val="00EE332C"/>
    <w:rsid w:val="00EE3404"/>
    <w:rsid w:val="00EE34C6"/>
    <w:rsid w:val="00EE36F1"/>
    <w:rsid w:val="00EE3992"/>
    <w:rsid w:val="00EE43F1"/>
    <w:rsid w:val="00EE43FF"/>
    <w:rsid w:val="00EE5A2D"/>
    <w:rsid w:val="00EE5ACC"/>
    <w:rsid w:val="00EE5B22"/>
    <w:rsid w:val="00EE5BF6"/>
    <w:rsid w:val="00EE5FCE"/>
    <w:rsid w:val="00EE6130"/>
    <w:rsid w:val="00EE636A"/>
    <w:rsid w:val="00EE6883"/>
    <w:rsid w:val="00EE68D1"/>
    <w:rsid w:val="00EE6D95"/>
    <w:rsid w:val="00EE77CD"/>
    <w:rsid w:val="00EE7C41"/>
    <w:rsid w:val="00EE7D56"/>
    <w:rsid w:val="00EE7E29"/>
    <w:rsid w:val="00EF0078"/>
    <w:rsid w:val="00EF03C0"/>
    <w:rsid w:val="00EF0B8A"/>
    <w:rsid w:val="00EF13D3"/>
    <w:rsid w:val="00EF14DD"/>
    <w:rsid w:val="00EF1832"/>
    <w:rsid w:val="00EF1E10"/>
    <w:rsid w:val="00EF27D4"/>
    <w:rsid w:val="00EF3060"/>
    <w:rsid w:val="00EF372F"/>
    <w:rsid w:val="00EF38F0"/>
    <w:rsid w:val="00EF3922"/>
    <w:rsid w:val="00EF3B8A"/>
    <w:rsid w:val="00EF3D0E"/>
    <w:rsid w:val="00EF3F31"/>
    <w:rsid w:val="00EF3FB4"/>
    <w:rsid w:val="00EF559C"/>
    <w:rsid w:val="00EF5660"/>
    <w:rsid w:val="00EF5DBE"/>
    <w:rsid w:val="00EF5DF8"/>
    <w:rsid w:val="00EF61C7"/>
    <w:rsid w:val="00EF6319"/>
    <w:rsid w:val="00EF6532"/>
    <w:rsid w:val="00EF668D"/>
    <w:rsid w:val="00EF66DC"/>
    <w:rsid w:val="00EF690F"/>
    <w:rsid w:val="00EF6C0E"/>
    <w:rsid w:val="00EF6F0E"/>
    <w:rsid w:val="00EF7416"/>
    <w:rsid w:val="00EF7C76"/>
    <w:rsid w:val="00F00195"/>
    <w:rsid w:val="00F00480"/>
    <w:rsid w:val="00F005CB"/>
    <w:rsid w:val="00F00C43"/>
    <w:rsid w:val="00F00C9D"/>
    <w:rsid w:val="00F00DE5"/>
    <w:rsid w:val="00F0142A"/>
    <w:rsid w:val="00F01565"/>
    <w:rsid w:val="00F01C73"/>
    <w:rsid w:val="00F01C74"/>
    <w:rsid w:val="00F02AB2"/>
    <w:rsid w:val="00F03693"/>
    <w:rsid w:val="00F0392B"/>
    <w:rsid w:val="00F03F1C"/>
    <w:rsid w:val="00F042A8"/>
    <w:rsid w:val="00F04F44"/>
    <w:rsid w:val="00F052A9"/>
    <w:rsid w:val="00F05441"/>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A7E"/>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7"/>
    <w:rsid w:val="00F123BB"/>
    <w:rsid w:val="00F123E5"/>
    <w:rsid w:val="00F12649"/>
    <w:rsid w:val="00F1269A"/>
    <w:rsid w:val="00F126DC"/>
    <w:rsid w:val="00F12DE8"/>
    <w:rsid w:val="00F12E4C"/>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A"/>
    <w:rsid w:val="00F1526C"/>
    <w:rsid w:val="00F15545"/>
    <w:rsid w:val="00F158CD"/>
    <w:rsid w:val="00F15CA8"/>
    <w:rsid w:val="00F1680F"/>
    <w:rsid w:val="00F1717C"/>
    <w:rsid w:val="00F171CE"/>
    <w:rsid w:val="00F172C1"/>
    <w:rsid w:val="00F176A7"/>
    <w:rsid w:val="00F1782D"/>
    <w:rsid w:val="00F17DBF"/>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3EB"/>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685"/>
    <w:rsid w:val="00F27D23"/>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B99"/>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1A5"/>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5DC"/>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CC0"/>
    <w:rsid w:val="00F57FF9"/>
    <w:rsid w:val="00F60734"/>
    <w:rsid w:val="00F60C71"/>
    <w:rsid w:val="00F60D92"/>
    <w:rsid w:val="00F60DC5"/>
    <w:rsid w:val="00F61131"/>
    <w:rsid w:val="00F612FF"/>
    <w:rsid w:val="00F616DB"/>
    <w:rsid w:val="00F617C1"/>
    <w:rsid w:val="00F61D42"/>
    <w:rsid w:val="00F6231B"/>
    <w:rsid w:val="00F626AB"/>
    <w:rsid w:val="00F633CC"/>
    <w:rsid w:val="00F635CF"/>
    <w:rsid w:val="00F639C5"/>
    <w:rsid w:val="00F639F4"/>
    <w:rsid w:val="00F63CB0"/>
    <w:rsid w:val="00F63D12"/>
    <w:rsid w:val="00F644BE"/>
    <w:rsid w:val="00F647B5"/>
    <w:rsid w:val="00F64B70"/>
    <w:rsid w:val="00F654AC"/>
    <w:rsid w:val="00F657B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03F5"/>
    <w:rsid w:val="00F70CB5"/>
    <w:rsid w:val="00F70FEE"/>
    <w:rsid w:val="00F71034"/>
    <w:rsid w:val="00F71145"/>
    <w:rsid w:val="00F7163E"/>
    <w:rsid w:val="00F71CF2"/>
    <w:rsid w:val="00F72143"/>
    <w:rsid w:val="00F7217C"/>
    <w:rsid w:val="00F722FE"/>
    <w:rsid w:val="00F72379"/>
    <w:rsid w:val="00F7247A"/>
    <w:rsid w:val="00F726E3"/>
    <w:rsid w:val="00F72831"/>
    <w:rsid w:val="00F728AE"/>
    <w:rsid w:val="00F72953"/>
    <w:rsid w:val="00F72B45"/>
    <w:rsid w:val="00F72FD2"/>
    <w:rsid w:val="00F73030"/>
    <w:rsid w:val="00F7305B"/>
    <w:rsid w:val="00F735E4"/>
    <w:rsid w:val="00F739C2"/>
    <w:rsid w:val="00F742EE"/>
    <w:rsid w:val="00F744EC"/>
    <w:rsid w:val="00F74A58"/>
    <w:rsid w:val="00F74B9A"/>
    <w:rsid w:val="00F74DB3"/>
    <w:rsid w:val="00F74F50"/>
    <w:rsid w:val="00F754DA"/>
    <w:rsid w:val="00F7562D"/>
    <w:rsid w:val="00F75F15"/>
    <w:rsid w:val="00F76681"/>
    <w:rsid w:val="00F76712"/>
    <w:rsid w:val="00F76951"/>
    <w:rsid w:val="00F76CFB"/>
    <w:rsid w:val="00F76E58"/>
    <w:rsid w:val="00F778B6"/>
    <w:rsid w:val="00F778BE"/>
    <w:rsid w:val="00F779C6"/>
    <w:rsid w:val="00F77A0E"/>
    <w:rsid w:val="00F80149"/>
    <w:rsid w:val="00F803C4"/>
    <w:rsid w:val="00F8051E"/>
    <w:rsid w:val="00F806A4"/>
    <w:rsid w:val="00F80769"/>
    <w:rsid w:val="00F80944"/>
    <w:rsid w:val="00F80ABD"/>
    <w:rsid w:val="00F80E44"/>
    <w:rsid w:val="00F80F4B"/>
    <w:rsid w:val="00F8102B"/>
    <w:rsid w:val="00F81864"/>
    <w:rsid w:val="00F81A4D"/>
    <w:rsid w:val="00F81AD9"/>
    <w:rsid w:val="00F82470"/>
    <w:rsid w:val="00F82A20"/>
    <w:rsid w:val="00F82A67"/>
    <w:rsid w:val="00F82BF3"/>
    <w:rsid w:val="00F8343F"/>
    <w:rsid w:val="00F83854"/>
    <w:rsid w:val="00F83CE4"/>
    <w:rsid w:val="00F83CF8"/>
    <w:rsid w:val="00F844EA"/>
    <w:rsid w:val="00F84505"/>
    <w:rsid w:val="00F84594"/>
    <w:rsid w:val="00F84925"/>
    <w:rsid w:val="00F84F52"/>
    <w:rsid w:val="00F84FAA"/>
    <w:rsid w:val="00F85033"/>
    <w:rsid w:val="00F85170"/>
    <w:rsid w:val="00F854F5"/>
    <w:rsid w:val="00F855F0"/>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3B0"/>
    <w:rsid w:val="00F9240A"/>
    <w:rsid w:val="00F925F3"/>
    <w:rsid w:val="00F92955"/>
    <w:rsid w:val="00F92D18"/>
    <w:rsid w:val="00F9356A"/>
    <w:rsid w:val="00F935BF"/>
    <w:rsid w:val="00F93952"/>
    <w:rsid w:val="00F93F26"/>
    <w:rsid w:val="00F9417E"/>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3"/>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EDA"/>
    <w:rsid w:val="00FA6F1E"/>
    <w:rsid w:val="00FA702C"/>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1B1"/>
    <w:rsid w:val="00FB523B"/>
    <w:rsid w:val="00FB57A6"/>
    <w:rsid w:val="00FB5949"/>
    <w:rsid w:val="00FB5994"/>
    <w:rsid w:val="00FB599B"/>
    <w:rsid w:val="00FB5B43"/>
    <w:rsid w:val="00FB66FB"/>
    <w:rsid w:val="00FB6C31"/>
    <w:rsid w:val="00FB72AC"/>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42"/>
    <w:rsid w:val="00FC54BD"/>
    <w:rsid w:val="00FC5A35"/>
    <w:rsid w:val="00FC5A6A"/>
    <w:rsid w:val="00FC5DAA"/>
    <w:rsid w:val="00FC5E7F"/>
    <w:rsid w:val="00FC5F22"/>
    <w:rsid w:val="00FC6519"/>
    <w:rsid w:val="00FC6660"/>
    <w:rsid w:val="00FC66FB"/>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0FFD"/>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743"/>
    <w:rsid w:val="00FD48F6"/>
    <w:rsid w:val="00FD5182"/>
    <w:rsid w:val="00FD57AF"/>
    <w:rsid w:val="00FD57C2"/>
    <w:rsid w:val="00FD5831"/>
    <w:rsid w:val="00FD586B"/>
    <w:rsid w:val="00FD5C6D"/>
    <w:rsid w:val="00FD5C8E"/>
    <w:rsid w:val="00FD5F87"/>
    <w:rsid w:val="00FD652A"/>
    <w:rsid w:val="00FD6595"/>
    <w:rsid w:val="00FD67B8"/>
    <w:rsid w:val="00FD6A6F"/>
    <w:rsid w:val="00FD713D"/>
    <w:rsid w:val="00FD77A7"/>
    <w:rsid w:val="00FE00A9"/>
    <w:rsid w:val="00FE0190"/>
    <w:rsid w:val="00FE0292"/>
    <w:rsid w:val="00FE07AC"/>
    <w:rsid w:val="00FE13B3"/>
    <w:rsid w:val="00FE1713"/>
    <w:rsid w:val="00FE22FF"/>
    <w:rsid w:val="00FE240A"/>
    <w:rsid w:val="00FE2965"/>
    <w:rsid w:val="00FE296C"/>
    <w:rsid w:val="00FE2B33"/>
    <w:rsid w:val="00FE2EDD"/>
    <w:rsid w:val="00FE3A1F"/>
    <w:rsid w:val="00FE3C17"/>
    <w:rsid w:val="00FE3E63"/>
    <w:rsid w:val="00FE4020"/>
    <w:rsid w:val="00FE403E"/>
    <w:rsid w:val="00FE46D2"/>
    <w:rsid w:val="00FE48B0"/>
    <w:rsid w:val="00FE4B69"/>
    <w:rsid w:val="00FE4D5E"/>
    <w:rsid w:val="00FE5726"/>
    <w:rsid w:val="00FE5942"/>
    <w:rsid w:val="00FE64DB"/>
    <w:rsid w:val="00FE6C10"/>
    <w:rsid w:val="00FE7044"/>
    <w:rsid w:val="00FE70C0"/>
    <w:rsid w:val="00FE7104"/>
    <w:rsid w:val="00FE7307"/>
    <w:rsid w:val="00FE780B"/>
    <w:rsid w:val="00FE78DE"/>
    <w:rsid w:val="00FE79FE"/>
    <w:rsid w:val="00FF060C"/>
    <w:rsid w:val="00FF0941"/>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0B7"/>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FDF"/>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9D6FD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D6FDF"/>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customStyle="1" w:styleId="UnresolvedMention2">
    <w:name w:val="Unresolved Mention2"/>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UnresolvedMention">
    <w:name w:val="Unresolved Mention"/>
    <w:basedOn w:val="DefaultParagraphFont"/>
    <w:uiPriority w:val="99"/>
    <w:semiHidden/>
    <w:unhideWhenUsed/>
    <w:rsid w:val="00ED0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mizer-rewiring/tree/rewire-temp/baltic"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34686A4-C4FE-AD4F-97ED-FC9CCF124D61}">
  <ds:schemaRefs>
    <ds:schemaRef ds:uri="http://schemas.openxmlformats.org/officeDocument/2006/bibliography"/>
  </ds:schemaRefs>
</ds:datastoreItem>
</file>

<file path=customXml/itemProps5.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11</Pages>
  <Words>60402</Words>
  <Characters>344293</Characters>
  <Application>Microsoft Office Word</Application>
  <DocSecurity>0</DocSecurity>
  <Lines>2869</Lines>
  <Paragraphs>807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403888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880</cp:revision>
  <cp:lastPrinted>2012-03-26T17:07:00Z</cp:lastPrinted>
  <dcterms:created xsi:type="dcterms:W3CDTF">2020-02-09T08:22:00Z</dcterms:created>
  <dcterms:modified xsi:type="dcterms:W3CDTF">2020-06-09T14:38:00Z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id="IHyKgdol"/&gt;&lt;style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
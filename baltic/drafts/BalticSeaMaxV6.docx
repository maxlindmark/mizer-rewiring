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E3CEA" w14:textId="10260415" w:rsidR="004B7ED2" w:rsidRPr="00F95139" w:rsidRDefault="004B7ED2" w:rsidP="00182BA9">
      <w:pPr>
        <w:spacing w:line="480" w:lineRule="auto"/>
        <w:contextualSpacing/>
        <w:jc w:val="both"/>
        <w:rPr>
          <w:rFonts w:ascii="Times" w:hAnsi="Times"/>
          <w:b/>
          <w:bCs/>
          <w:lang w:val="en-GB"/>
        </w:rPr>
      </w:pPr>
      <w:commentRangeStart w:id="0"/>
      <w:commentRangeStart w:id="1"/>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 – an application of a multi-species size</w:t>
      </w:r>
      <w:r w:rsidR="007F3BEE" w:rsidRPr="00F95139">
        <w:rPr>
          <w:rFonts w:ascii="Times" w:hAnsi="Times"/>
          <w:b/>
          <w:bCs/>
          <w:lang w:val="en-GB"/>
        </w:rPr>
        <w:t xml:space="preserve"> </w:t>
      </w:r>
      <w:r w:rsidR="005C0DF5" w:rsidRPr="00F95139">
        <w:rPr>
          <w:rFonts w:ascii="Times" w:hAnsi="Times"/>
          <w:b/>
          <w:bCs/>
          <w:lang w:val="en-GB"/>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a</w:t>
      </w:r>
      <w:r w:rsidRPr="00F95139">
        <w:rPr>
          <w:rFonts w:cstheme="minorHAnsi"/>
          <w:lang w:val="en-GB"/>
        </w:rPr>
        <w:t>Swedish</w:t>
      </w:r>
      <w:proofErr w:type="spellEnd"/>
      <w:r w:rsidRPr="00F95139">
        <w:rPr>
          <w:rFonts w:cstheme="minorHAnsi"/>
          <w:lang w:val="en-GB"/>
        </w:rPr>
        <w:t xml:space="preserve"> University of Agricultural Sciences, Department of Aquatic Resources, Institute of Coastal Research, </w:t>
      </w:r>
      <w:proofErr w:type="spellStart"/>
      <w:r w:rsidRPr="00F95139">
        <w:rPr>
          <w:rFonts w:cstheme="minorHAnsi"/>
          <w:lang w:val="en-GB"/>
        </w:rPr>
        <w:t>Skolgatan</w:t>
      </w:r>
      <w:proofErr w:type="spellEnd"/>
      <w:r w:rsidRPr="00F95139">
        <w:rPr>
          <w:rFonts w:cstheme="minorHAnsi"/>
          <w:lang w:val="en-GB"/>
        </w:rPr>
        <w:t xml:space="preserve"> 6, </w:t>
      </w:r>
      <w:proofErr w:type="spellStart"/>
      <w:r w:rsidRPr="00F95139">
        <w:rPr>
          <w:rFonts w:cstheme="minorHAnsi"/>
          <w:lang w:val="en-GB"/>
        </w:rPr>
        <w:t>Öregrund</w:t>
      </w:r>
      <w:proofErr w:type="spellEnd"/>
      <w:r w:rsidRPr="00F95139">
        <w:rPr>
          <w:rFonts w:cstheme="minorHAnsi"/>
          <w:lang w:val="en-GB"/>
        </w:rPr>
        <w:t xml:space="preserve"> 742 42, Sweden</w:t>
      </w:r>
    </w:p>
    <w:p w14:paraId="18060E6F"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b</w:t>
      </w:r>
      <w:r w:rsidRPr="00F95139">
        <w:rPr>
          <w:rFonts w:cstheme="minorHAnsi"/>
          <w:lang w:val="en-GB"/>
        </w:rPr>
        <w:t>Institute</w:t>
      </w:r>
      <w:proofErr w:type="spellEnd"/>
      <w:r w:rsidRPr="00F95139">
        <w:rPr>
          <w:rFonts w:cstheme="minorHAnsi"/>
          <w:lang w:val="en-GB"/>
        </w:rPr>
        <w:t xml:space="preserv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c</w:t>
      </w:r>
      <w:r w:rsidRPr="00F95139">
        <w:rPr>
          <w:rFonts w:cstheme="minorHAnsi"/>
          <w:lang w:val="en-GB"/>
        </w:rPr>
        <w:t>Institute</w:t>
      </w:r>
      <w:proofErr w:type="spellEnd"/>
      <w:r w:rsidRPr="00F95139">
        <w:rPr>
          <w:rFonts w:cstheme="minorHAnsi"/>
          <w:lang w:val="en-GB"/>
        </w:rPr>
        <w:t xml:space="preserve"> for Marine and Antarctic Studies and Centre for Marine Socioecology, University of Tasmania, 20 </w:t>
      </w:r>
      <w:proofErr w:type="spellStart"/>
      <w:r w:rsidRPr="00F95139">
        <w:rPr>
          <w:rFonts w:cstheme="minorHAnsi"/>
          <w:lang w:val="en-GB"/>
        </w:rPr>
        <w:t>Castray</w:t>
      </w:r>
      <w:proofErr w:type="spellEnd"/>
      <w:r w:rsidRPr="00F95139">
        <w:rPr>
          <w:rFonts w:cstheme="minorHAnsi"/>
          <w:lang w:val="en-GB"/>
        </w:rPr>
        <w:t xml:space="preserve">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d</w:t>
      </w:r>
      <w:r w:rsidRPr="00F95139">
        <w:rPr>
          <w:rFonts w:cstheme="minorHAnsi"/>
          <w:lang w:val="en-GB"/>
        </w:rPr>
        <w:t>Swedish</w:t>
      </w:r>
      <w:proofErr w:type="spellEnd"/>
      <w:r w:rsidRPr="00F95139">
        <w:rPr>
          <w:rFonts w:cstheme="minorHAnsi"/>
          <w:lang w:val="en-GB"/>
        </w:rPr>
        <w:t xml:space="preserve"> University of Agricultural Sciences, Department of Aquatic Resources, </w:t>
      </w:r>
      <w:proofErr w:type="spellStart"/>
      <w:r w:rsidRPr="00F95139">
        <w:rPr>
          <w:rFonts w:cstheme="minorHAnsi"/>
          <w:lang w:val="en-GB"/>
        </w:rPr>
        <w:t>Skolgatan</w:t>
      </w:r>
      <w:proofErr w:type="spellEnd"/>
      <w:r w:rsidRPr="00F95139">
        <w:rPr>
          <w:rFonts w:cstheme="minorHAnsi"/>
          <w:lang w:val="en-GB"/>
        </w:rPr>
        <w:t xml:space="preserve"> 6, SE-742 42 </w:t>
      </w:r>
      <w:proofErr w:type="spellStart"/>
      <w:r w:rsidRPr="00F95139">
        <w:rPr>
          <w:rFonts w:cstheme="minorHAnsi"/>
          <w:lang w:val="en-GB"/>
        </w:rPr>
        <w:t>Öregrund</w:t>
      </w:r>
      <w:proofErr w:type="spellEnd"/>
      <w:r w:rsidRPr="00F95139">
        <w:rPr>
          <w:rFonts w:cstheme="minorHAnsi"/>
          <w:lang w:val="en-GB"/>
        </w:rPr>
        <w:t xml:space="preserve">,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F3DBAF8" w:rsidR="003B7FE7" w:rsidRPr="00EB5037" w:rsidRDefault="003B7FE7" w:rsidP="00182BA9">
      <w:pPr>
        <w:spacing w:line="480" w:lineRule="auto"/>
        <w:contextualSpacing/>
        <w:jc w:val="both"/>
        <w:rPr>
          <w:rFonts w:cstheme="minorHAnsi"/>
          <w:lang w:val="en-US"/>
        </w:rPr>
      </w:pPr>
      <w:r w:rsidRPr="00F95139">
        <w:rPr>
          <w:rFonts w:cstheme="minorHAnsi"/>
          <w:lang w:val="en-GB"/>
        </w:rPr>
        <w:t>Abstract:</w:t>
      </w:r>
      <w:r w:rsidR="00A913C2" w:rsidRPr="00F95139">
        <w:rPr>
          <w:rFonts w:cstheme="minorHAnsi"/>
          <w:lang w:val="en-GB"/>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F95139">
        <w:rPr>
          <w:rFonts w:cstheme="minorHAnsi"/>
          <w:lang w:val="en-GB"/>
        </w:rPr>
        <w:t xml:space="preserve">Introduction: </w:t>
      </w:r>
      <w:r w:rsidR="00D94E55" w:rsidRPr="00F95139">
        <w:rPr>
          <w:rFonts w:cstheme="minorHAnsi"/>
          <w:lang w:val="en-GB"/>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F95139">
        <w:rPr>
          <w:rFonts w:cstheme="minorHAnsi"/>
          <w:lang w:val="en-GB"/>
        </w:rPr>
        <w:t xml:space="preserve">Methods: </w:t>
      </w:r>
      <w:r w:rsidR="00D94E55" w:rsidRPr="00F95139">
        <w:rPr>
          <w:rFonts w:cstheme="minorHAnsi"/>
          <w:lang w:val="en-GB"/>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F95139">
        <w:rPr>
          <w:rFonts w:cstheme="minorHAnsi"/>
          <w:lang w:val="en-GB"/>
        </w:rPr>
        <w:t xml:space="preserve">Results: </w:t>
      </w:r>
      <w:r w:rsidR="00D94E55" w:rsidRPr="00F95139">
        <w:rPr>
          <w:rFonts w:cstheme="minorHAnsi"/>
          <w:lang w:val="en-GB"/>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F95139">
        <w:rPr>
          <w:rFonts w:cstheme="minorHAnsi"/>
          <w:lang w:val="en-GB"/>
        </w:rPr>
        <w:t>Discussion:</w:t>
      </w:r>
      <w:r w:rsidR="0068777A" w:rsidRPr="00F95139">
        <w:rPr>
          <w:rFonts w:cstheme="minorHAnsi"/>
          <w:lang w:val="en-GB"/>
        </w:rPr>
        <w:t xml:space="preserve"> </w:t>
      </w:r>
      <w:r w:rsidR="00D94E55" w:rsidRPr="00F95139">
        <w:rPr>
          <w:rFonts w:cstheme="minorHAnsi"/>
          <w:lang w:val="en-GB"/>
        </w:rPr>
        <w:t>~</w:t>
      </w:r>
      <w:r w:rsidR="00D94E55" w:rsidRPr="00EB5037">
        <w:rPr>
          <w:rFonts w:cstheme="minorHAnsi"/>
          <w:lang w:val="en-US"/>
        </w:rPr>
        <w:t>1450</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2929B9CD"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commentRangeStart w:id="2"/>
      <w:commentRangeStart w:id="3"/>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F95139">
        <w:rPr>
          <w:rFonts w:cstheme="minorHAnsi"/>
          <w:lang w:val="en-GB"/>
        </w:rPr>
        <w:t xml:space="preserve">(direct </w:t>
      </w:r>
      <w:r w:rsidR="00EE1CF3" w:rsidRPr="00F95139">
        <w:rPr>
          <w:rFonts w:cstheme="minorHAnsi"/>
          <w:lang w:val="en-GB"/>
        </w:rPr>
        <w:t xml:space="preserve">effects </w:t>
      </w:r>
      <w:r w:rsidRPr="00F95139">
        <w:rPr>
          <w:rFonts w:cstheme="minorHAnsi"/>
          <w:lang w:val="en-GB"/>
        </w:rPr>
        <w:t xml:space="preserve">of warming </w:t>
      </w:r>
      <w:r w:rsidR="006C5FB5" w:rsidRPr="00F95139">
        <w:rPr>
          <w:rFonts w:cstheme="minorHAnsi"/>
          <w:lang w:val="en-GB"/>
        </w:rPr>
        <w:t xml:space="preserve">on 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F95139">
        <w:rPr>
          <w:rFonts w:cstheme="minorHAnsi"/>
          <w:lang w:val="en-GB"/>
        </w:rPr>
        <w:t xml:space="preserv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exploited 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CommentReference"/>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r w:rsidR="00C10B57" w:rsidRPr="00F95139">
        <w:rPr>
          <w:rFonts w:cstheme="minorHAnsi"/>
          <w:lang w:val="en-GB"/>
        </w:rPr>
        <w:t>, whereas size-at-age decreases when temperature only affects resource dynamics</w:t>
      </w:r>
      <w:r w:rsidR="00F71CF2">
        <w:rPr>
          <w:rFonts w:cstheme="minorHAnsi"/>
          <w:lang w:val="en-GB"/>
        </w:rPr>
        <w:t xml:space="preserve">, compared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 xml:space="preserve">spawning stock biomass declines due to increased </w:t>
      </w:r>
      <w:r w:rsidR="00BD7E94">
        <w:rPr>
          <w:rFonts w:cstheme="minorHAnsi"/>
          <w:lang w:val="en-GB"/>
        </w:rPr>
        <w:t xml:space="preserve">lower </w:t>
      </w:r>
      <w:r w:rsidR="00071F8B">
        <w:rPr>
          <w:rFonts w:cstheme="minorHAnsi"/>
          <w:lang w:val="en-GB"/>
        </w:rPr>
        <w:t xml:space="preserve">resource carrying capacity and increased </w:t>
      </w:r>
      <w:r w:rsidR="00127E6E" w:rsidRPr="00F95139">
        <w:rPr>
          <w:rFonts w:cstheme="minorHAnsi"/>
          <w:lang w:val="en-GB"/>
        </w:rPr>
        <w:t>predation mortality rates.</w:t>
      </w:r>
      <w:r w:rsidR="00190E51" w:rsidRPr="00F95139">
        <w:rPr>
          <w:rFonts w:cstheme="minorHAnsi"/>
          <w:lang w:val="en-GB"/>
        </w:rPr>
        <w:t xml:space="preserve"> </w:t>
      </w:r>
      <w:r w:rsidR="006428EA">
        <w:rPr>
          <w:rFonts w:cstheme="minorHAnsi"/>
          <w:lang w:val="en-GB"/>
        </w:rPr>
        <w:t>These r</w:t>
      </w:r>
      <w:r w:rsidRPr="00F95139">
        <w:rPr>
          <w:rFonts w:cstheme="minorHAnsi"/>
          <w:lang w:val="en-GB"/>
        </w:rPr>
        <w:t>esults</w:t>
      </w:r>
      <w:r w:rsidR="000D2C3C">
        <w:rPr>
          <w:rFonts w:cstheme="minorHAnsi"/>
          <w:lang w:val="en-GB"/>
        </w:rPr>
        <w:t xml:space="preserve"> show that </w:t>
      </w:r>
      <w:r w:rsidR="00531AAE">
        <w:rPr>
          <w:rFonts w:cstheme="minorHAnsi"/>
          <w:lang w:val="en-GB"/>
        </w:rPr>
        <w:t xml:space="preserve">it is important </w:t>
      </w:r>
      <w:r w:rsidR="003B71BC">
        <w:rPr>
          <w:rFonts w:cstheme="minorHAnsi"/>
          <w:lang w:val="en-GB"/>
        </w:rPr>
        <w:t xml:space="preserve">account for both direct and indirect effects of temperature in order to </w:t>
      </w:r>
      <w:r w:rsidR="005749E1">
        <w:rPr>
          <w:rFonts w:cstheme="minorHAnsi"/>
          <w:lang w:val="en-GB"/>
        </w:rPr>
        <w:t xml:space="preserve">explain results such as increased growth rates and size-at-age </w:t>
      </w:r>
      <w:r w:rsidR="003B4EA9">
        <w:rPr>
          <w:rFonts w:cstheme="minorHAnsi"/>
          <w:lang w:val="en-GB"/>
        </w:rPr>
        <w:t xml:space="preserve">within species </w:t>
      </w:r>
      <w:r w:rsidR="005749E1">
        <w:rPr>
          <w:rFonts w:cstheme="minorHAnsi"/>
          <w:lang w:val="en-GB"/>
        </w:rPr>
        <w:t xml:space="preserve">but </w:t>
      </w:r>
      <w:r w:rsidR="001653FA">
        <w:rPr>
          <w:rFonts w:cstheme="minorHAnsi"/>
          <w:lang w:val="en-GB"/>
        </w:rPr>
        <w:t>overall smaller populations due to reductions of large</w:t>
      </w:r>
      <w:r w:rsidR="002B6434">
        <w:rPr>
          <w:rFonts w:cstheme="minorHAnsi"/>
          <w:lang w:val="en-GB"/>
        </w:rPr>
        <w:t xml:space="preserve"> fish</w:t>
      </w:r>
      <w:r w:rsidR="006E1345" w:rsidRPr="00F95139">
        <w:rPr>
          <w:rFonts w:cstheme="minorHAnsi"/>
          <w:lang w:val="en-GB"/>
        </w:rPr>
        <w:t>.</w:t>
      </w:r>
      <w:r w:rsidR="00F9417E">
        <w:rPr>
          <w:rFonts w:cstheme="minorHAnsi"/>
          <w:lang w:val="en-GB"/>
        </w:rPr>
        <w:t xml:space="preserve"> </w:t>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lastRenderedPageBreak/>
        <w:t>Introduction</w:t>
      </w:r>
    </w:p>
    <w:p w14:paraId="4C8F2FF4" w14:textId="46AAB50D"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F95139">
        <w:rPr>
          <w:rFonts w:ascii="Times New Roman" w:hAnsi="Times New Roman" w:cs="Times New Roman"/>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due to climate c</w:t>
      </w:r>
      <w:commentRangeStart w:id="4"/>
      <w:commentRangeStart w:id="5"/>
      <w:commentRangeStart w:id="6"/>
      <w:r w:rsidRPr="00F95139">
        <w:rPr>
          <w:rFonts w:ascii="Times New Roman" w:hAnsi="Times New Roman" w:cs="Times New Roman"/>
          <w:bCs/>
          <w:lang w:val="en-GB"/>
        </w:rPr>
        <w:t>hang</w:t>
      </w:r>
      <w:commentRangeEnd w:id="4"/>
      <w:r w:rsidRPr="004029A8">
        <w:rPr>
          <w:rStyle w:val="CommentReference"/>
          <w:rFonts w:ascii="Times New Roman" w:hAnsi="Times New Roman" w:cs="Times New Roman"/>
          <w:sz w:val="22"/>
          <w:szCs w:val="22"/>
        </w:rPr>
        <w:commentReference w:id="4"/>
      </w:r>
      <w:commentRangeEnd w:id="5"/>
      <w:r w:rsidRPr="004029A8">
        <w:rPr>
          <w:rStyle w:val="CommentReference"/>
          <w:rFonts w:ascii="Times New Roman" w:hAnsi="Times New Roman" w:cs="Times New Roman"/>
          <w:sz w:val="22"/>
          <w:szCs w:val="22"/>
        </w:rPr>
        <w:commentReference w:id="5"/>
      </w:r>
      <w:commentRangeEnd w:id="6"/>
      <w:r w:rsidR="00423E09">
        <w:rPr>
          <w:rStyle w:val="CommentReference"/>
        </w:rPr>
        <w:commentReference w:id="6"/>
      </w:r>
      <w:r w:rsidRPr="00F95139">
        <w:rPr>
          <w:rFonts w:ascii="Times New Roman" w:hAnsi="Times New Roman" w:cs="Times New Roman"/>
          <w:bCs/>
          <w:lang w:val="en-GB"/>
        </w:rPr>
        <w:t xml:space="preserve">e </w:t>
      </w:r>
      <w:r w:rsidRPr="004029A8">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F95139">
        <w:rPr>
          <w:rFonts w:ascii="Times New Roman" w:hAnsi="Times New Roman" w:cs="Times New Roman"/>
          <w:bCs/>
          <w:lang w:val="en-GB"/>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F95139">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F95139">
        <w:rPr>
          <w:rFonts w:ascii="Times New Roman" w:hAnsi="Times New Roman" w:cs="Times New Roman"/>
          <w:bCs/>
          <w:lang w:val="en-GB"/>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195C9191"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r w:rsidR="0011697B">
        <w:rPr>
          <w:rFonts w:ascii="Times New Roman" w:hAnsi="Times New Roman" w:cs="Times New Roman"/>
          <w:bCs/>
          <w:lang w:val="en-US"/>
        </w:rPr>
        <w:t>which</w:t>
      </w:r>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r w:rsidR="0011697B">
        <w:rPr>
          <w:rFonts w:ascii="Times New Roman" w:hAnsi="Times New Roman" w:cs="Times New Roman"/>
          <w:bCs/>
          <w:lang w:val="en-US"/>
        </w:rPr>
        <w:t>for</w:t>
      </w:r>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590,"uris":["http://zotero.org/users/6116610/items/2WNFBQ8R"],"uri":["http://zotero.org/users/6116610/items/2WNFBQ8R"],"itemData":{"id":590,"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Audzijonyte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lastRenderedPageBreak/>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commentRangeStart w:id="7"/>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sidRPr="00882DD4">
        <w:rPr>
          <w:rFonts w:ascii="Times New Roman" w:hAnsi="Times New Roman" w:cs="Times New Roman"/>
          <w:bCs/>
          <w:lang w:val="en-US"/>
        </w:rPr>
        <w:t xml:space="preserve">of warming on the body size </w:t>
      </w:r>
      <w:r w:rsidR="003B0F67" w:rsidRPr="00882DD4">
        <w:rPr>
          <w:rFonts w:ascii="Times New Roman" w:hAnsi="Times New Roman" w:cs="Times New Roman"/>
          <w:bCs/>
          <w:lang w:val="en-US"/>
        </w:rPr>
        <w:t xml:space="preserve">or </w:t>
      </w:r>
      <w:r w:rsidR="000D42B7" w:rsidRPr="00882DD4">
        <w:rPr>
          <w:rFonts w:ascii="Times New Roman" w:hAnsi="Times New Roman" w:cs="Times New Roman"/>
          <w:bCs/>
          <w:lang w:val="en-US"/>
        </w:rPr>
        <w:t xml:space="preserve">growth of large fish </w:t>
      </w:r>
      <w:r w:rsidR="00D63AD9" w:rsidRPr="00882DD4">
        <w:rPr>
          <w:rFonts w:ascii="Times New Roman" w:hAnsi="Times New Roman" w:cs="Times New Roman"/>
          <w:bCs/>
          <w:lang w:val="en-US"/>
        </w:rPr>
        <w:t xml:space="preserve">could be </w:t>
      </w:r>
      <w:r w:rsidR="000D42B7" w:rsidRPr="00882DD4">
        <w:rPr>
          <w:rFonts w:ascii="Times New Roman" w:hAnsi="Times New Roman" w:cs="Times New Roman"/>
          <w:bCs/>
          <w:lang w:val="en-US"/>
        </w:rPr>
        <w:t xml:space="preserve">found in </w:t>
      </w:r>
      <w:r w:rsidR="003D4E95" w:rsidRPr="00882DD4">
        <w:rPr>
          <w:rFonts w:ascii="Times New Roman" w:hAnsi="Times New Roman" w:cs="Times New Roman"/>
          <w:bCs/>
          <w:lang w:val="en-US"/>
        </w:rPr>
        <w:t>a</w:t>
      </w:r>
      <w:r w:rsidR="00615D9E">
        <w:rPr>
          <w:rFonts w:ascii="Times New Roman" w:hAnsi="Times New Roman" w:cs="Times New Roman"/>
          <w:bCs/>
          <w:lang w:val="en-US"/>
        </w:rPr>
        <w:t xml:space="preserve"> recent </w:t>
      </w:r>
      <w:r w:rsidR="003D4E95" w:rsidRPr="00882DD4">
        <w:rPr>
          <w:rFonts w:ascii="Times New Roman" w:hAnsi="Times New Roman" w:cs="Times New Roman"/>
          <w:bCs/>
          <w:lang w:val="en-US"/>
        </w:rPr>
        <w:t xml:space="preserve">experimental study </w:t>
      </w:r>
      <w:r w:rsidR="00A26963">
        <w:rPr>
          <w:rFonts w:ascii="Times New Roman" w:hAnsi="Times New Roman" w:cs="Times New Roman"/>
          <w:bCs/>
          <w:lang w:val="en-US"/>
        </w:rPr>
        <w:fldChar w:fldCharType="begin"/>
      </w:r>
      <w:r w:rsidR="00A26963">
        <w:rPr>
          <w:rFonts w:ascii="Times New Roman" w:hAnsi="Times New Roman" w:cs="Times New Roman"/>
          <w:bCs/>
          <w:lang w:val="en-US"/>
        </w:rPr>
        <w:instrText xml:space="preserve"> ADDIN ZOTERO_ITEM CSL_CITATION {"citationID":"O3W4L7w1","properties":{"formattedCitation":"(Barneche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6963">
        <w:rPr>
          <w:rFonts w:ascii="Times New Roman" w:hAnsi="Times New Roman" w:cs="Times New Roman"/>
          <w:bCs/>
          <w:lang w:val="en-US"/>
        </w:rPr>
        <w:fldChar w:fldCharType="separate"/>
      </w:r>
      <w:r w:rsidR="00A26963" w:rsidRPr="00A26963">
        <w:rPr>
          <w:rFonts w:ascii="Times New Roman" w:hAnsi="Times New Roman" w:cs="Times New Roman"/>
          <w:lang w:val="en-GB"/>
        </w:rPr>
        <w:t xml:space="preserve">(Barneche </w:t>
      </w:r>
      <w:r w:rsidR="00A26963" w:rsidRPr="00A26963">
        <w:rPr>
          <w:rFonts w:ascii="Times New Roman" w:hAnsi="Times New Roman" w:cs="Times New Roman"/>
          <w:i/>
          <w:iCs/>
          <w:lang w:val="en-GB"/>
        </w:rPr>
        <w:t>et al.</w:t>
      </w:r>
      <w:r w:rsidR="00A26963" w:rsidRPr="00A26963">
        <w:rPr>
          <w:rFonts w:ascii="Times New Roman" w:hAnsi="Times New Roman" w:cs="Times New Roman"/>
          <w:lang w:val="en-GB"/>
        </w:rPr>
        <w:t xml:space="preserve"> 2019)</w:t>
      </w:r>
      <w:r w:rsidR="00A26963">
        <w:rPr>
          <w:rFonts w:ascii="Times New Roman" w:hAnsi="Times New Roman" w:cs="Times New Roman"/>
          <w:bCs/>
          <w:lang w:val="en-US"/>
        </w:rPr>
        <w:fldChar w:fldCharType="end"/>
      </w:r>
      <w:r w:rsidR="00CF72EA">
        <w:rPr>
          <w:rFonts w:ascii="Times New Roman" w:hAnsi="Times New Roman" w:cs="Times New Roman"/>
          <w:bCs/>
          <w:lang w:val="en-US"/>
        </w:rPr>
        <w:t xml:space="preserve">, or in a semi-controlled lake heating experiment </w:t>
      </w:r>
      <w:r w:rsidR="00CE2A27">
        <w:rPr>
          <w:rFonts w:ascii="Times New Roman" w:hAnsi="Times New Roman" w:cs="Times New Roman"/>
          <w:bCs/>
          <w:lang w:val="en-US"/>
        </w:rPr>
        <w:fldChar w:fldCharType="begin"/>
      </w:r>
      <w:r w:rsidR="00CE2A27">
        <w:rPr>
          <w:rFonts w:ascii="Times New Roman" w:hAnsi="Times New Roman" w:cs="Times New Roman"/>
          <w:bCs/>
          <w:lang w:val="en-US"/>
        </w:rPr>
        <w:instrText xml:space="preserve"> ADDIN ZOTERO_ITEM CSL_CITATION {"citationID":"P8DAcMAT","properties":{"formattedCitation":"(Huss {\\i{}et al.} 2019)","plainCitation":"(Huss et al. 2019)","noteIndex":0},"citationItems":[{"id":1720,"uris":["http://zotero.org/users/6116610/items/FZ6DLIUR"],"uri":["http://zotero.org/users/6116610/items/FZ6DLIUR"],"itemData":{"id":1720,"type":"article-journal","abstract":"A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CE2A27">
        <w:rPr>
          <w:rFonts w:ascii="Times New Roman" w:hAnsi="Times New Roman" w:cs="Times New Roman"/>
          <w:bCs/>
          <w:lang w:val="en-US"/>
        </w:rPr>
        <w:fldChar w:fldCharType="separate"/>
      </w:r>
      <w:r w:rsidR="00CE2A27" w:rsidRPr="00CE2A27">
        <w:rPr>
          <w:rFonts w:ascii="Times New Roman" w:hAnsi="Times New Roman" w:cs="Times New Roman"/>
          <w:lang w:val="en-GB"/>
        </w:rPr>
        <w:t xml:space="preserve">(Huss </w:t>
      </w:r>
      <w:r w:rsidR="00CE2A27" w:rsidRPr="00CE2A27">
        <w:rPr>
          <w:rFonts w:ascii="Times New Roman" w:hAnsi="Times New Roman" w:cs="Times New Roman"/>
          <w:i/>
          <w:iCs/>
          <w:lang w:val="en-GB"/>
        </w:rPr>
        <w:t>et al.</w:t>
      </w:r>
      <w:r w:rsidR="00CE2A27" w:rsidRPr="00CE2A27">
        <w:rPr>
          <w:rFonts w:ascii="Times New Roman" w:hAnsi="Times New Roman" w:cs="Times New Roman"/>
          <w:lang w:val="en-GB"/>
        </w:rPr>
        <w:t xml:space="preserve"> 2019)</w:t>
      </w:r>
      <w:r w:rsidR="00CE2A27">
        <w:rPr>
          <w:rFonts w:ascii="Times New Roman" w:hAnsi="Times New Roman" w:cs="Times New Roman"/>
          <w:bCs/>
          <w:lang w:val="en-US"/>
        </w:rPr>
        <w:fldChar w:fldCharType="end"/>
      </w:r>
      <w:r w:rsidR="00CE2A27">
        <w:rPr>
          <w:rFonts w:ascii="Times New Roman" w:hAnsi="Times New Roman" w:cs="Times New Roman"/>
          <w:bCs/>
          <w:lang w:val="en-US"/>
        </w:rPr>
        <w:t xml:space="preserve">. In both cases, without </w:t>
      </w:r>
      <w:r w:rsidR="00316510">
        <w:rPr>
          <w:rFonts w:ascii="Times New Roman" w:hAnsi="Times New Roman" w:cs="Times New Roman"/>
          <w:bCs/>
          <w:lang w:val="en-US"/>
        </w:rPr>
        <w:t>potentially</w:t>
      </w:r>
      <w:r w:rsidR="00CE2A27">
        <w:rPr>
          <w:rFonts w:ascii="Times New Roman" w:hAnsi="Times New Roman" w:cs="Times New Roman"/>
          <w:bCs/>
          <w:lang w:val="en-US"/>
        </w:rPr>
        <w:t xml:space="preserve"> confounding effects of fishing were absent</w:t>
      </w:r>
      <w:r w:rsidR="0089690E">
        <w:rPr>
          <w:rFonts w:ascii="Times New Roman" w:hAnsi="Times New Roman" w:cs="Times New Roman"/>
          <w:bCs/>
          <w:lang w:val="en-US"/>
        </w:rPr>
        <w:t>.</w:t>
      </w:r>
      <w:commentRangeEnd w:id="7"/>
      <w:r w:rsidR="00FD0FFD">
        <w:rPr>
          <w:rStyle w:val="CommentReference"/>
        </w:rPr>
        <w:commentReference w:id="7"/>
      </w:r>
      <w:r w:rsidR="0089690E">
        <w:rPr>
          <w:rFonts w:ascii="Times New Roman" w:hAnsi="Times New Roman" w:cs="Times New Roman"/>
          <w:bCs/>
          <w:lang w:val="en-US"/>
        </w:rPr>
        <w:t xml:space="preserve"> </w:t>
      </w:r>
      <w:r w:rsidR="00817EE4" w:rsidRPr="00882DD4">
        <w:rPr>
          <w:rFonts w:ascii="Times New Roman" w:hAnsi="Times New Roman" w:cs="Times New Roman"/>
          <w:bCs/>
          <w:lang w:val="en-US"/>
        </w:rPr>
        <w:t>By contrast</w:t>
      </w:r>
      <w:r w:rsidR="00EA5356" w:rsidRPr="00882DD4">
        <w:rPr>
          <w:rFonts w:ascii="Times New Roman" w:hAnsi="Times New Roman" w:cs="Times New Roman"/>
          <w:bCs/>
          <w:lang w:val="en-US"/>
        </w:rPr>
        <w:t>,</w:t>
      </w:r>
      <w:r w:rsidR="00BE1742" w:rsidRPr="00882DD4">
        <w:rPr>
          <w:rFonts w:ascii="Times New Roman" w:hAnsi="Times New Roman" w:cs="Times New Roman"/>
          <w:bCs/>
          <w:lang w:val="en-US"/>
        </w:rPr>
        <w:t xml:space="preserve"> </w:t>
      </w:r>
      <w:r w:rsidR="008A50BC" w:rsidRPr="00882DD4">
        <w:rPr>
          <w:rFonts w:ascii="Times New Roman" w:hAnsi="Times New Roman" w:cs="Times New Roman"/>
          <w:bCs/>
          <w:lang w:val="en-US"/>
        </w:rPr>
        <w:t>f</w:t>
      </w:r>
      <w:r w:rsidR="00EA5356" w:rsidRPr="00882DD4">
        <w:rPr>
          <w:rFonts w:ascii="Times New Roman" w:hAnsi="Times New Roman" w:cs="Times New Roman"/>
          <w:bCs/>
          <w:lang w:val="en-US"/>
        </w:rPr>
        <w:t>aster growth rates</w:t>
      </w:r>
      <w:r w:rsidR="006E6356" w:rsidRPr="00882DD4">
        <w:rPr>
          <w:rFonts w:ascii="Times New Roman" w:hAnsi="Times New Roman" w:cs="Times New Roman"/>
          <w:bCs/>
          <w:lang w:val="en-US"/>
        </w:rPr>
        <w:t xml:space="preserve"> or larger size-at-age</w:t>
      </w:r>
      <w:r w:rsidR="00EA5356" w:rsidRPr="00882DD4">
        <w:rPr>
          <w:rFonts w:ascii="Times New Roman" w:hAnsi="Times New Roman" w:cs="Times New Roman"/>
          <w:bCs/>
          <w:lang w:val="en-US"/>
        </w:rPr>
        <w:t xml:space="preserve"> </w:t>
      </w:r>
      <w:r w:rsidR="006E6356" w:rsidRPr="00882DD4">
        <w:rPr>
          <w:rFonts w:ascii="Times New Roman" w:hAnsi="Times New Roman" w:cs="Times New Roman"/>
          <w:bCs/>
          <w:lang w:val="en-US"/>
        </w:rPr>
        <w:t>o</w:t>
      </w:r>
      <w:r w:rsidR="006E6356">
        <w:rPr>
          <w:rFonts w:ascii="Times New Roman" w:hAnsi="Times New Roman" w:cs="Times New Roman"/>
          <w:bCs/>
          <w:lang w:val="en-US"/>
        </w:rPr>
        <w:t xml:space="preserve">f </w:t>
      </w:r>
      <w:r w:rsidR="00EA5356">
        <w:rPr>
          <w:rFonts w:ascii="Times New Roman" w:hAnsi="Times New Roman" w:cs="Times New Roman"/>
          <w:bCs/>
          <w:lang w:val="en-US"/>
        </w:rPr>
        <w:t xml:space="preserve">young life stages </w:t>
      </w:r>
      <w:r w:rsidR="0011697B">
        <w:rPr>
          <w:rFonts w:ascii="Times New Roman" w:hAnsi="Times New Roman" w:cs="Times New Roman"/>
          <w:bCs/>
          <w:lang w:val="en-US"/>
        </w:rPr>
        <w:t xml:space="preserve">are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AA50F7">
        <w:rPr>
          <w:rFonts w:ascii="Times New Roman" w:hAnsi="Times New Roman" w:cs="Times New Roman"/>
          <w:bCs/>
          <w:lang w:val="en-US"/>
        </w:rPr>
        <w:t xml:space="preserve"> </w:t>
      </w:r>
      <w:r w:rsidR="00AA50F7">
        <w:rPr>
          <w:rFonts w:ascii="Times New Roman" w:hAnsi="Times New Roman" w:cs="Times New Roman"/>
          <w:bCs/>
          <w:lang w:val="en-US"/>
        </w:rPr>
        <w:fldChar w:fldCharType="begin"/>
      </w:r>
      <w:r w:rsidR="00AA50F7">
        <w:rPr>
          <w:rFonts w:ascii="Times New Roman" w:hAnsi="Times New Roman" w:cs="Times New Roman"/>
          <w:bCs/>
          <w:lang w:val="en-US"/>
        </w:rPr>
        <w:instrText xml:space="preserve"> ADDIN ZOTERO_ITEM CSL_CITATION {"citationID":"OcxtHRd4","properties":{"formattedCitation":"(Neuheimer {\\i{}et al.} 2011; Lindmark 2020)","plainCitation":"(Neuheimer et al. 2011; Lindmark 2020)","noteIndex":0},"citationItems":[{"id":708,"uris":["http://zotero.org/users/6116610/items/58B8SJXA"],"uri":["http://zotero.org/users/6116610/items/58B8SJXA"],"itemData":{"id":708,"type":"article-journal","container-title":"Nature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AA50F7">
        <w:rPr>
          <w:rFonts w:ascii="Times New Roman" w:hAnsi="Times New Roman" w:cs="Times New Roman"/>
          <w:bCs/>
          <w:lang w:val="en-US"/>
        </w:rPr>
        <w:fldChar w:fldCharType="separate"/>
      </w:r>
      <w:r w:rsidR="00AA50F7" w:rsidRPr="00AA50F7">
        <w:rPr>
          <w:rFonts w:ascii="Times New Roman" w:hAnsi="Times New Roman" w:cs="Times New Roman"/>
          <w:lang w:val="en-GB"/>
        </w:rPr>
        <w:t xml:space="preserve">(Neuheimer </w:t>
      </w:r>
      <w:r w:rsidR="00AA50F7" w:rsidRPr="00AA50F7">
        <w:rPr>
          <w:rFonts w:ascii="Times New Roman" w:hAnsi="Times New Roman" w:cs="Times New Roman"/>
          <w:i/>
          <w:iCs/>
          <w:lang w:val="en-GB"/>
        </w:rPr>
        <w:t>et al.</w:t>
      </w:r>
      <w:r w:rsidR="00AA50F7" w:rsidRPr="00AA50F7">
        <w:rPr>
          <w:rFonts w:ascii="Times New Roman" w:hAnsi="Times New Roman" w:cs="Times New Roman"/>
          <w:lang w:val="en-GB"/>
        </w:rPr>
        <w:t xml:space="preserve"> 2011; Lindmark 2020)</w:t>
      </w:r>
      <w:r w:rsidR="00AA50F7">
        <w:rPr>
          <w:rFonts w:ascii="Times New Roman" w:hAnsi="Times New Roman" w:cs="Times New Roman"/>
          <w:bCs/>
          <w:lang w:val="en-US"/>
        </w:rPr>
        <w:fldChar w:fldCharType="end"/>
      </w:r>
      <w:r w:rsidR="00EA5356">
        <w:rPr>
          <w:rFonts w:ascii="Times New Roman" w:hAnsi="Times New Roman" w:cs="Times New Roman"/>
          <w:bCs/>
          <w:lang w:val="en-US"/>
        </w:rPr>
        <w:t>.</w:t>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95714E">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 mechanistic size-based food web models</w:t>
      </w:r>
      <w:r w:rsidR="000124FD">
        <w:rPr>
          <w:rFonts w:ascii="Times New Roman" w:hAnsi="Times New Roman" w:cs="Times New Roman"/>
          <w:bCs/>
          <w:lang w:val="en-GB"/>
        </w:rPr>
        <w:t>.</w:t>
      </w:r>
    </w:p>
    <w:p w14:paraId="3B504B7E" w14:textId="1D7A7653"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7E5E22">
        <w:rPr>
          <w:rFonts w:ascii="Times New Roman" w:hAnsi="Times New Roman" w:cs="Times New Roman"/>
          <w:lang w:val="en-US"/>
        </w:rPr>
        <w:t xml:space="preserve">these responses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w:t>
      </w:r>
      <w:proofErr w:type="spellStart"/>
      <w:r w:rsidR="00DE3D95" w:rsidRPr="00F95139">
        <w:rPr>
          <w:rFonts w:ascii="Times New Roman" w:hAnsi="Times New Roman" w:cs="Times New Roman"/>
          <w:lang w:val="en-GB"/>
        </w:rPr>
        <w:t>Bertalanffy</w:t>
      </w:r>
      <w:proofErr w:type="spellEnd"/>
      <w:r w:rsidR="00DE3D95" w:rsidRPr="00F95139">
        <w:rPr>
          <w:rFonts w:ascii="Times New Roman" w:hAnsi="Times New Roman" w:cs="Times New Roman"/>
          <w:lang w:val="en-GB"/>
        </w:rPr>
        <w:t xml:space="preserve">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F95139">
        <w:rPr>
          <w:rFonts w:ascii="Times New Roman" w:hAnsi="Times New Roman" w:cs="Times New Roman"/>
          <w:lang w:val="en-GB"/>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w:t>
      </w:r>
      <w:r w:rsidR="00D35F1C">
        <w:rPr>
          <w:rFonts w:ascii="Times New Roman" w:hAnsi="Times New Roman" w:cs="Times New Roman"/>
          <w:lang w:val="en-US"/>
        </w:rPr>
        <w:lastRenderedPageBreak/>
        <w:t xml:space="preserve">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B8072D">
        <w:rPr>
          <w:rFonts w:ascii="Times New Roman" w:hAnsi="Times New Roman" w:cs="Times New Roman"/>
          <w:lang w:val="en-US"/>
        </w:rPr>
        <w:instrText xml:space="preserve"> ADDIN ZOTERO_ITEM CSL_CITATION {"citationID":"74kUp92H","properties":{"formattedCitation":"(Bj\\uc0\\u246{}rnsson 2001; Garc\\uc0\\u237{}a Garc\\uc0\\u237{}a {\\i{}et al.} 2011; Lindmark 2020)","plainCitation":"(Björnsson 2001; García García et al. 2011; Lindmark 2020)","noteIndex":0},"citationItems":[{"id":562,"uris":["http://zotero.org/users/6116610/items/LECVK2NT"],"uri":["http://zotero.org/users/6116610/items/LECVK2NT"],"itemData":{"id":562,"type":"article-journal","container-title":"ICES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335680">
        <w:rPr>
          <w:rFonts w:ascii="Times New Roman" w:hAnsi="Times New Roman" w:cs="Times New Roman"/>
          <w:lang w:val="en-US"/>
        </w:rPr>
        <w:fldChar w:fldCharType="separate"/>
      </w:r>
      <w:r w:rsidR="00B8072D" w:rsidRPr="00B8072D">
        <w:rPr>
          <w:rFonts w:ascii="Times New Roman" w:hAnsi="Times New Roman" w:cs="Times New Roman"/>
          <w:lang w:val="en-GB"/>
        </w:rPr>
        <w:t xml:space="preserve">(Björnsson 2001; García García </w:t>
      </w:r>
      <w:r w:rsidR="00B8072D" w:rsidRPr="00B8072D">
        <w:rPr>
          <w:rFonts w:ascii="Times New Roman" w:hAnsi="Times New Roman" w:cs="Times New Roman"/>
          <w:i/>
          <w:iCs/>
          <w:lang w:val="en-GB"/>
        </w:rPr>
        <w:t>et al.</w:t>
      </w:r>
      <w:r w:rsidR="00B8072D" w:rsidRPr="00B8072D">
        <w:rPr>
          <w:rFonts w:ascii="Times New Roman" w:hAnsi="Times New Roman" w:cs="Times New Roman"/>
          <w:lang w:val="en-GB"/>
        </w:rPr>
        <w:t xml:space="preserve"> 2011; Lindmark 2020)</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p>
    <w:p w14:paraId="7C4BE11A" w14:textId="2D9BA77B"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separate and combined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individual physiology </w:t>
      </w:r>
      <w:r>
        <w:rPr>
          <w:rFonts w:ascii="Times New Roman" w:hAnsi="Times New Roman" w:cs="Times New Roman"/>
          <w:lang w:val="en-GB"/>
        </w:rPr>
        <w:t>on individuals</w:t>
      </w:r>
      <w:r w:rsidR="00B0027C">
        <w:rPr>
          <w:rFonts w:ascii="Times New Roman" w:hAnsi="Times New Roman" w:cs="Times New Roman"/>
          <w:lang w:val="en-GB"/>
        </w:rPr>
        <w:t xml:space="preserve"> and </w:t>
      </w:r>
      <w:r>
        <w:rPr>
          <w:rFonts w:ascii="Times New Roman" w:hAnsi="Times New Roman" w:cs="Times New Roman"/>
          <w:lang w:val="en-GB"/>
        </w:rPr>
        <w:t xml:space="preserve">the </w:t>
      </w:r>
      <w:r w:rsidRPr="000B5471">
        <w:rPr>
          <w:rFonts w:ascii="Times New Roman" w:hAnsi="Times New Roman" w:cs="Times New Roman"/>
          <w:lang w:val="en-US"/>
        </w:rPr>
        <w:t>food web</w:t>
      </w:r>
      <w:r w:rsidRPr="00433162">
        <w:rPr>
          <w:rFonts w:ascii="Times New Roman" w:hAnsi="Times New Roman" w:cs="Times New Roman"/>
          <w:lang w:val="en-GB"/>
        </w:rPr>
        <w:t xml:space="preserve">. </w:t>
      </w:r>
      <w:r w:rsidR="00FD330A" w:rsidRPr="00EE6130">
        <w:rPr>
          <w:rFonts w:ascii="Times New Roman" w:hAnsi="Times New Roman" w:cs="Times New Roman"/>
          <w:lang w:val="en-US"/>
        </w:rPr>
        <w:t xml:space="preserve">The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r w:rsidR="007E5E22">
        <w:rPr>
          <w:rFonts w:ascii="Times New Roman" w:hAnsi="Times New Roman" w:cs="Times New Roman"/>
          <w:lang w:val="en-US"/>
        </w:rPr>
        <w:t xml:space="preserve">model </w:t>
      </w:r>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r>
        <w:rPr>
          <w:rFonts w:ascii="Times New Roman" w:hAnsi="Times New Roman" w:cs="Times New Roman"/>
          <w:lang w:val="en-US"/>
        </w:rPr>
        <w:t>, and analyze a set of different scenarios with either fish physiology, their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t>
      </w:r>
      <w:r w:rsidR="009933B0">
        <w:rPr>
          <w:rFonts w:ascii="Times New Roman" w:hAnsi="Times New Roman" w:cs="Times New Roman"/>
          <w:lang w:val="en-US"/>
        </w:rPr>
        <w:lastRenderedPageBreak/>
        <w:t xml:space="preserve">warming 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growth trajectories, average body sizes, population size-structure and yield in a fished ecosystem</w:t>
      </w:r>
      <w:r w:rsidR="00BD4DA7">
        <w:rPr>
          <w:rFonts w:ascii="Times New Roman" w:hAnsi="Times New Roman" w:cs="Times New Roman"/>
          <w:bCs/>
          <w:lang w:val="en-US"/>
        </w:rPr>
        <w:t xml:space="preserve">. With this setup, we address the questions about how </w:t>
      </w:r>
      <w:r w:rsidR="006E572A">
        <w:rPr>
          <w:rFonts w:ascii="Times New Roman" w:hAnsi="Times New Roman" w:cs="Times New Roman"/>
          <w:bCs/>
          <w:lang w:val="en-US"/>
        </w:rPr>
        <w:t xml:space="preserve">warming affects individual growth in a food web context, </w:t>
      </w:r>
      <w:r w:rsidR="00BE26A8">
        <w:rPr>
          <w:rFonts w:ascii="Times New Roman" w:hAnsi="Times New Roman" w:cs="Times New Roman"/>
          <w:bCs/>
          <w:lang w:val="en-US"/>
        </w:rPr>
        <w:t xml:space="preserve">how </w:t>
      </w:r>
      <w:r w:rsidR="00BD4DA7">
        <w:rPr>
          <w:rFonts w:ascii="Times New Roman" w:hAnsi="Times New Roman" w:cs="Times New Roman"/>
          <w:bCs/>
          <w:lang w:val="en-US"/>
        </w:rPr>
        <w:t xml:space="preserve">population size-structure is shaped by changes in size-at-age and </w:t>
      </w:r>
      <w:r w:rsidR="00BE26A8">
        <w:rPr>
          <w:rFonts w:ascii="Times New Roman" w:hAnsi="Times New Roman" w:cs="Times New Roman"/>
          <w:bCs/>
          <w:lang w:val="en-US"/>
        </w:rPr>
        <w:t xml:space="preserve">by changes in </w:t>
      </w:r>
      <w:r w:rsidR="00BD4DA7">
        <w:rPr>
          <w:rFonts w:ascii="Times New Roman" w:hAnsi="Times New Roman" w:cs="Times New Roman"/>
          <w:bCs/>
          <w:lang w:val="en-US"/>
        </w:rPr>
        <w:t xml:space="preserve">relative abundance of differently sized individuals, and </w:t>
      </w:r>
      <w:r w:rsidR="00BE26A8">
        <w:rPr>
          <w:rFonts w:ascii="Times New Roman" w:hAnsi="Times New Roman" w:cs="Times New Roman"/>
          <w:bCs/>
          <w:lang w:val="en-US"/>
        </w:rPr>
        <w:t xml:space="preserve">lastly </w:t>
      </w:r>
      <w:r w:rsidR="00BD4DA7">
        <w:rPr>
          <w:rFonts w:ascii="Times New Roman" w:hAnsi="Times New Roman" w:cs="Times New Roman"/>
          <w:bCs/>
          <w:lang w:val="en-US"/>
        </w:rPr>
        <w:t xml:space="preserve">how that </w:t>
      </w:r>
      <w:r w:rsidR="00254556">
        <w:rPr>
          <w:rFonts w:ascii="Times New Roman" w:hAnsi="Times New Roman" w:cs="Times New Roman"/>
          <w:bCs/>
          <w:lang w:val="en-US"/>
        </w:rPr>
        <w:t>influences</w:t>
      </w:r>
      <w:r w:rsidR="00BD4DA7">
        <w:rPr>
          <w:rFonts w:ascii="Times New Roman" w:hAnsi="Times New Roman" w:cs="Times New Roman"/>
          <w:bCs/>
          <w:lang w:val="en-US"/>
        </w:rPr>
        <w:t xml:space="preserve"> fisheries reference points</w:t>
      </w:r>
      <w:r w:rsidR="000703D3">
        <w:rPr>
          <w:rFonts w:ascii="Times New Roman" w:hAnsi="Times New Roman" w:cs="Times New Roman"/>
          <w:bCs/>
          <w:lang w:val="en-US"/>
        </w:rPr>
        <w:t xml:space="preserve">. Temperature change is based on the </w:t>
      </w:r>
      <w:r w:rsidR="000703D3" w:rsidRPr="00433162">
        <w:rPr>
          <w:rFonts w:ascii="Times New Roman" w:hAnsi="Times New Roman" w:cs="Times New Roman"/>
          <w:lang w:val="en-GB"/>
        </w:rPr>
        <w:t>regional coupled model system RCA4-NEMO</w:t>
      </w:r>
      <w:r w:rsidR="000703D3" w:rsidRPr="00AF32CB">
        <w:rPr>
          <w:rStyle w:val="CommentReference"/>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0703D3">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2.6), 2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4.5), and 4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Gröger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r w:rsidR="000703D3">
        <w:rPr>
          <w:rFonts w:ascii="Times New Roman" w:hAnsi="Times New Roman" w:cs="Times New Roman"/>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w:t>
      </w:r>
      <w:proofErr w:type="spellStart"/>
      <w:r w:rsidR="005A491F" w:rsidRPr="00433162">
        <w:rPr>
          <w:rFonts w:ascii="Times New Roman" w:hAnsi="Times New Roman" w:cs="Times New Roman"/>
          <w:bCs/>
          <w:lang w:val="en-GB"/>
        </w:rPr>
        <w:t>analys</w:t>
      </w:r>
      <w:proofErr w:type="spellEnd"/>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r w:rsidR="00A47EEC">
        <w:rPr>
          <w:rFonts w:ascii="Times New Roman" w:hAnsi="Times New Roman" w:cs="Times New Roman"/>
          <w:bCs/>
          <w:lang w:val="en-GB"/>
        </w:rPr>
        <w:t xml:space="preserve"> </w:t>
      </w:r>
      <w:r w:rsidR="00A47EEC">
        <w:rPr>
          <w:rFonts w:ascii="Times New Roman" w:hAnsi="Times New Roman" w:cs="Times New Roman"/>
          <w:bCs/>
          <w:lang w:val="en-GB"/>
        </w:rPr>
        <w:fldChar w:fldCharType="begin"/>
      </w:r>
      <w:r w:rsidR="00A47EEC">
        <w:rPr>
          <w:rFonts w:ascii="Times New Roman" w:hAnsi="Times New Roman" w:cs="Times New Roman"/>
          <w:bCs/>
          <w:lang w:val="en-GB"/>
        </w:rPr>
        <w:instrText xml:space="preserve"> ADDIN ZOTERO_ITEM CSL_CITATION {"citationID":"NNab2gQm","properties":{"formattedCitation":"(Lindmark 2020)","plainCitation":"(Lindmark 2020)","noteIndex":0},"citationItems":[{"id":1959,"uris":["http://zotero.org/users/6116610/items/5L8QCSUK"],"uri":["http://zotero.org/users/6116610/items/5L8QCSUK"],"itemData":{"id":1959,"type":"thesis","event-place":"Uppsala","genre":"PhD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webs","author":[{"family":"Lindmark","given":"Max"}],"issued":{"date-parts":[["2020"]]}},"locator":"20"}],"schema":"https://github.com/citation-style-language/schema/raw/master/csl-citation.json"} </w:instrText>
      </w:r>
      <w:r w:rsidR="00A47EEC">
        <w:rPr>
          <w:rFonts w:ascii="Times New Roman" w:hAnsi="Times New Roman" w:cs="Times New Roman"/>
          <w:bCs/>
          <w:lang w:val="en-GB"/>
        </w:rPr>
        <w:fldChar w:fldCharType="separate"/>
      </w:r>
      <w:r w:rsidR="00A47EEC">
        <w:rPr>
          <w:rFonts w:ascii="Times New Roman" w:hAnsi="Times New Roman" w:cs="Times New Roman"/>
          <w:bCs/>
          <w:noProof/>
          <w:lang w:val="en-GB"/>
        </w:rPr>
        <w:t>(Lindmark 2020)</w:t>
      </w:r>
      <w:r w:rsidR="00A47EEC">
        <w:rPr>
          <w:rFonts w:ascii="Times New Roman" w:hAnsi="Times New Roman" w:cs="Times New Roman"/>
          <w:bCs/>
          <w:lang w:val="en-GB"/>
        </w:rPr>
        <w:fldChar w:fldCharType="end"/>
      </w:r>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warming leads to</w:t>
      </w:r>
      <w:r w:rsidR="009A77F3">
        <w:rPr>
          <w:rFonts w:ascii="Times New Roman" w:hAnsi="Times New Roman" w:cs="Times New Roman"/>
          <w:lang w:val="en-US"/>
        </w:rPr>
        <w:t xml:space="preserve"> declines in mean body size in the population</w:t>
      </w:r>
      <w:r w:rsidR="001D5C2A">
        <w:rPr>
          <w:rFonts w:ascii="Times New Roman" w:hAnsi="Times New Roman" w:cs="Times New Roman"/>
          <w:lang w:val="en-US"/>
        </w:rPr>
        <w:t xml:space="preserve"> due to shifting size distributions</w:t>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4E408A52" w:rsidR="00190E51" w:rsidRPr="00F95139" w:rsidRDefault="00CF287B" w:rsidP="00182BA9">
      <w:pPr>
        <w:spacing w:line="480" w:lineRule="auto"/>
        <w:contextualSpacing/>
        <w:jc w:val="both"/>
        <w:rPr>
          <w:lang w:val="en-GB"/>
        </w:rPr>
      </w:pPr>
      <w:r w:rsidRPr="00F95139">
        <w:rPr>
          <w:lang w:val="en-GB"/>
        </w:rPr>
        <w:t xml:space="preserve">The Baltic Sea is semi-enclosed brackish sea </w:t>
      </w:r>
      <w:r w:rsidR="00E43105" w:rsidRPr="00F95139">
        <w:rPr>
          <w:lang w:val="en-GB"/>
        </w:rPr>
        <w:t xml:space="preserve">with a </w:t>
      </w:r>
      <w:r w:rsidR="0057251A" w:rsidRPr="00A62881">
        <w:rPr>
          <w:lang w:val="en-US"/>
        </w:rPr>
        <w:t xml:space="preserve">relatively </w:t>
      </w:r>
      <w:r w:rsidR="00E43105" w:rsidRPr="00F95139">
        <w:rPr>
          <w:lang w:val="en-GB"/>
        </w:rPr>
        <w:t>species-poor</w:t>
      </w:r>
      <w:r w:rsidRPr="00F95139">
        <w:rPr>
          <w:lang w:val="en-GB"/>
        </w:rPr>
        <w:t xml:space="preserve"> food web. </w:t>
      </w:r>
      <w:r w:rsidR="003159F8" w:rsidRPr="00F95139">
        <w:rPr>
          <w:lang w:val="en-GB"/>
        </w:rPr>
        <w:t>W</w:t>
      </w:r>
      <w:r w:rsidR="00057ED1" w:rsidRPr="00F95139">
        <w:rPr>
          <w:lang w:val="en-GB"/>
        </w:rPr>
        <w:t xml:space="preserve">e </w:t>
      </w:r>
      <w:r w:rsidR="008C268E" w:rsidRPr="00F95139">
        <w:rPr>
          <w:lang w:val="en-GB"/>
        </w:rPr>
        <w:t>develop</w:t>
      </w:r>
      <w:r w:rsidR="003159F8"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BB41C0">
        <w:rPr>
          <w:lang w:val="en-GB"/>
        </w:rPr>
        <w:instrText xml:space="preserve"> ADDIN ZOTERO_ITEM CSL_CITATION {"citationID":"kH2mAfPQ","properties":{"formattedCitation":"(Scott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cod (</w:t>
      </w:r>
      <w:proofErr w:type="spellStart"/>
      <w:r w:rsidR="00057ED1" w:rsidRPr="00F95139">
        <w:rPr>
          <w:i/>
          <w:lang w:val="en-GB"/>
        </w:rPr>
        <w:t>Gadus</w:t>
      </w:r>
      <w:proofErr w:type="spellEnd"/>
      <w:r w:rsidR="00057ED1" w:rsidRPr="00F95139">
        <w:rPr>
          <w:i/>
          <w:lang w:val="en-GB"/>
        </w:rPr>
        <w:t xml:space="preserve"> </w:t>
      </w:r>
      <w:proofErr w:type="spellStart"/>
      <w:r w:rsidR="00057ED1" w:rsidRPr="00F95139">
        <w:rPr>
          <w:i/>
          <w:lang w:val="en-GB"/>
        </w:rPr>
        <w:t>morhua</w:t>
      </w:r>
      <w:proofErr w:type="spellEnd"/>
      <w:r w:rsidR="00057ED1" w:rsidRPr="00F95139">
        <w:rPr>
          <w:lang w:val="en-GB"/>
        </w:rPr>
        <w:t>), sprat (</w:t>
      </w:r>
      <w:proofErr w:type="spellStart"/>
      <w:r w:rsidR="00057ED1" w:rsidRPr="00F95139">
        <w:rPr>
          <w:i/>
          <w:lang w:val="en-GB"/>
        </w:rPr>
        <w:t>Sprattus</w:t>
      </w:r>
      <w:proofErr w:type="spellEnd"/>
      <w:r w:rsidR="00057ED1" w:rsidRPr="00F95139">
        <w:rPr>
          <w:i/>
          <w:lang w:val="en-GB"/>
        </w:rPr>
        <w:t xml:space="preserve"> </w:t>
      </w:r>
      <w:proofErr w:type="spellStart"/>
      <w:r w:rsidR="00057ED1" w:rsidRPr="00F95139">
        <w:rPr>
          <w:i/>
          <w:lang w:val="en-GB"/>
        </w:rPr>
        <w:t>sprattus</w:t>
      </w:r>
      <w:proofErr w:type="spellEnd"/>
      <w:r w:rsidR="00057ED1" w:rsidRPr="00F95139">
        <w:rPr>
          <w:lang w:val="en-GB"/>
        </w:rPr>
        <w:t>) and herring (</w:t>
      </w:r>
      <w:r w:rsidR="00057ED1" w:rsidRPr="00F95139">
        <w:rPr>
          <w:i/>
          <w:lang w:val="en-GB"/>
        </w:rPr>
        <w:t xml:space="preserve">Clupea </w:t>
      </w:r>
      <w:proofErr w:type="spellStart"/>
      <w:r w:rsidR="00057ED1" w:rsidRPr="00F95139">
        <w:rPr>
          <w:i/>
          <w:lang w:val="en-GB"/>
        </w:rPr>
        <w:t>harengus</w:t>
      </w:r>
      <w:proofErr w:type="spellEnd"/>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species </w:t>
      </w:r>
      <w:r w:rsidR="00133480" w:rsidRPr="00F95139">
        <w:rPr>
          <w:lang w:val="en-GB"/>
        </w:rPr>
        <w:t xml:space="preserve">are dominant </w:t>
      </w:r>
      <w:r w:rsidR="00675DB9">
        <w:rPr>
          <w:lang w:val="en-GB"/>
        </w:rPr>
        <w:t xml:space="preserve">fish </w:t>
      </w:r>
      <w:r w:rsidR="00133480" w:rsidRPr="00F95139">
        <w:rPr>
          <w:lang w:val="en-GB"/>
        </w:rPr>
        <w:t xml:space="preserve">species in terms </w:t>
      </w:r>
      <w:commentRangeStart w:id="8"/>
      <w:r w:rsidR="00133480" w:rsidRPr="00F95139">
        <w:rPr>
          <w:lang w:val="en-GB"/>
        </w:rPr>
        <w:t>of biomass</w:t>
      </w:r>
      <w:commentRangeEnd w:id="8"/>
      <w:r w:rsidR="00133480" w:rsidRPr="00AF32CB">
        <w:rPr>
          <w:rStyle w:val="CommentReference"/>
          <w:sz w:val="22"/>
          <w:szCs w:val="22"/>
        </w:rPr>
        <w:commentReference w:id="8"/>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w:t>
      </w:r>
      <w:commentRangeStart w:id="9"/>
      <w:commentRangeEnd w:id="9"/>
      <w:r w:rsidR="00133480" w:rsidRPr="00AF32CB">
        <w:rPr>
          <w:rStyle w:val="CommentReference"/>
          <w:sz w:val="22"/>
          <w:szCs w:val="22"/>
        </w:rPr>
        <w:commentReference w:id="9"/>
      </w:r>
      <w:commentRangeStart w:id="10"/>
      <w:commentRangeEnd w:id="10"/>
      <w:r w:rsidR="00133480" w:rsidRPr="00AF32CB">
        <w:rPr>
          <w:rStyle w:val="CommentReference"/>
          <w:sz w:val="22"/>
          <w:szCs w:val="22"/>
        </w:rPr>
        <w:commentReference w:id="10"/>
      </w:r>
      <w:r w:rsidR="00133480" w:rsidRPr="00F95139">
        <w:rPr>
          <w:lang w:val="en-GB"/>
        </w:rPr>
        <w:t>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lastRenderedPageBreak/>
        <w:t xml:space="preserve">are food for fish but are </w:t>
      </w:r>
      <w:r w:rsidR="000845D2">
        <w:rPr>
          <w:lang w:val="en-GB"/>
        </w:rPr>
        <w:t>not explicitly modelled</w:t>
      </w:r>
      <w:r w:rsidR="0095714E">
        <w:rPr>
          <w:lang w:val="en-GB"/>
        </w:rPr>
        <w:t xml:space="preserve"> </w:t>
      </w:r>
      <w:r w:rsidR="0095714E">
        <w:rPr>
          <w:lang w:val="en-GB"/>
        </w:rPr>
        <w:fldChar w:fldCharType="begin"/>
      </w:r>
      <w:r w:rsidR="0095714E">
        <w:rPr>
          <w:lang w:val="en-GB"/>
        </w:rPr>
        <w:instrText xml:space="preserve"> ADDIN ZOTERO_ITEM CSL_CITATION {"citationID":"tUooKbwC","properties":{"formattedCitation":"(Andersen {\\i{}et al.} 2016b)","plainCitation":"(Andersen et al. 2016b)","noteIndex":0},"citationItems":[{"id":317,"uris":["http://zotero.org/users/6116610/items/NHJFH6FQ"],"uri":["http://zotero.org/users/6116610/items/NHJFH6FQ"],"itemData":{"id":317,"type":"article-journal","abstract":"Size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3635C">
        <w:rPr>
          <w:lang w:val="en-GB"/>
        </w:rPr>
        <w:t>W</w:t>
      </w:r>
      <w:r w:rsidR="00581F09">
        <w:rPr>
          <w:lang w:val="en-GB"/>
        </w:rPr>
        <w:t xml:space="preserve">e assume </w:t>
      </w:r>
      <w:r w:rsidR="00551CA6">
        <w:rPr>
          <w:lang w:val="en-GB"/>
        </w:rPr>
        <w:t xml:space="preserve">the </w:t>
      </w:r>
      <w:r w:rsidR="00057ED1" w:rsidRPr="00F95139">
        <w:rPr>
          <w:lang w:val="en-GB"/>
        </w:rPr>
        <w:t>pelagic</w:t>
      </w:r>
      <w:r w:rsidR="00814612" w:rsidRPr="00F95139">
        <w:rPr>
          <w:lang w:val="en-GB"/>
        </w:rPr>
        <w:t xml:space="preserve"> </w:t>
      </w:r>
      <w:r w:rsidR="00551CA6">
        <w:rPr>
          <w:lang w:val="en-GB"/>
        </w:rPr>
        <w:t xml:space="preserve">spectra represents mainly </w:t>
      </w:r>
      <w:proofErr w:type="spellStart"/>
      <w:r w:rsidR="00814612" w:rsidRPr="00F95139">
        <w:rPr>
          <w:rFonts w:ascii="Times" w:hAnsi="Times"/>
          <w:lang w:val="en-GB"/>
        </w:rPr>
        <w:t>phyto</w:t>
      </w:r>
      <w:proofErr w:type="spellEnd"/>
      <w:r w:rsidR="00814612" w:rsidRPr="00F95139">
        <w:rPr>
          <w:rFonts w:ascii="Times" w:hAnsi="Times"/>
          <w:lang w:val="en-GB"/>
        </w:rPr>
        <w:t>-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xml:space="preserve">, </w:t>
      </w:r>
      <w:proofErr w:type="spellStart"/>
      <w:r w:rsidR="00814612" w:rsidRPr="00F95139">
        <w:rPr>
          <w:rFonts w:ascii="Times" w:hAnsi="Times"/>
          <w:lang w:val="en-GB"/>
        </w:rPr>
        <w:t>gobiidaes</w:t>
      </w:r>
      <w:proofErr w:type="spellEnd"/>
      <w:r w:rsidR="00C55C61" w:rsidRPr="00F95139">
        <w:rPr>
          <w:rFonts w:ascii="Times" w:hAnsi="Times"/>
          <w:lang w:val="en-GB"/>
        </w:rPr>
        <w:t xml:space="preserve">, small flatfish </w:t>
      </w:r>
      <w:r w:rsidR="00A41C25" w:rsidRPr="00F95139">
        <w:rPr>
          <w:rFonts w:ascii="Times" w:hAnsi="Times"/>
          <w:lang w:val="en-GB"/>
        </w:rPr>
        <w:t>etc</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6038338" w:rsidR="00902E5A" w:rsidRPr="00F95139" w:rsidRDefault="00A97859" w:rsidP="00182BA9">
      <w:pPr>
        <w:spacing w:line="480" w:lineRule="auto"/>
        <w:contextualSpacing/>
        <w:jc w:val="both"/>
        <w:rPr>
          <w:rFonts w:ascii="Times" w:hAnsi="Times"/>
          <w:lang w:val="en-GB"/>
        </w:rPr>
      </w:pPr>
      <w:r w:rsidRPr="00F95139">
        <w:rPr>
          <w:rFonts w:ascii="Times" w:hAnsi="Times"/>
          <w:lang w:val="en-GB"/>
        </w:rPr>
        <w:t xml:space="preserve">The </w:t>
      </w:r>
      <w:r w:rsidR="005E27C1" w:rsidRPr="00F95139">
        <w:rPr>
          <w:rFonts w:ascii="Times" w:hAnsi="Times"/>
          <w:lang w:val="en-GB"/>
        </w:rPr>
        <w:t>model is based on source code for the multi-species implementation of size</w:t>
      </w:r>
      <w:r w:rsidR="00E6667F" w:rsidRPr="00F95139">
        <w:rPr>
          <w:rFonts w:ascii="Times" w:hAnsi="Times"/>
          <w:lang w:val="en-GB"/>
        </w:rPr>
        <w:t xml:space="preserve"> </w:t>
      </w:r>
      <w:r w:rsidR="005E27C1" w:rsidRPr="00F95139">
        <w:rPr>
          <w:rFonts w:ascii="Times" w:hAnsi="Times"/>
          <w:lang w:val="en-GB"/>
        </w:rPr>
        <w:t xml:space="preserve">spectrum models in the </w:t>
      </w:r>
      <w:r w:rsidR="001C5872" w:rsidRPr="00F95139">
        <w:rPr>
          <w:rFonts w:ascii="Times" w:hAnsi="Times"/>
          <w:lang w:val="en-GB"/>
        </w:rPr>
        <w:t>‘</w:t>
      </w:r>
      <w:r w:rsidR="005E27C1" w:rsidRPr="00F95139">
        <w:rPr>
          <w:rFonts w:ascii="Times" w:hAnsi="Times"/>
          <w:lang w:val="en-GB"/>
        </w:rPr>
        <w:t>R</w:t>
      </w:r>
      <w:r w:rsidR="001C5872" w:rsidRPr="00F95139">
        <w:rPr>
          <w:rFonts w:ascii="Times" w:hAnsi="Times"/>
          <w:lang w:val="en-GB"/>
        </w:rPr>
        <w:t>’</w:t>
      </w:r>
      <w:r w:rsidR="005E27C1" w:rsidRPr="00F95139">
        <w:rPr>
          <w:rFonts w:ascii="Times" w:hAnsi="Times"/>
          <w:lang w:val="en-GB"/>
        </w:rPr>
        <w:t xml:space="preserve">-package </w:t>
      </w:r>
      <w:proofErr w:type="spellStart"/>
      <w:r w:rsidR="005E27C1" w:rsidRPr="00F95139">
        <w:rPr>
          <w:rFonts w:ascii="Times" w:hAnsi="Times"/>
          <w:i/>
          <w:lang w:val="en-GB"/>
        </w:rPr>
        <w:t>mizer</w:t>
      </w:r>
      <w:proofErr w:type="spellEnd"/>
      <w:r w:rsidR="005E27C1" w:rsidRPr="00F95139">
        <w:rPr>
          <w:rFonts w:ascii="Times" w:hAnsi="Times"/>
          <w:lang w:val="en-GB"/>
        </w:rPr>
        <w:t xml:space="preserve"> </w:t>
      </w:r>
      <w:r w:rsidR="005E27C1" w:rsidRPr="00AF32CB">
        <w:rPr>
          <w:rFonts w:ascii="Times" w:hAnsi="Times"/>
        </w:rPr>
        <w:fldChar w:fldCharType="begin"/>
      </w:r>
      <w:r w:rsidR="001F7145" w:rsidRPr="00F95139">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F95139">
        <w:rPr>
          <w:rFonts w:ascii="Times" w:hAnsi="Times"/>
          <w:lang w:val="en-GB"/>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F95139">
        <w:rPr>
          <w:rFonts w:ascii="Times" w:hAnsi="Times" w:cs="Times New Roman"/>
          <w:lang w:val="en-GB"/>
        </w:rPr>
        <w:t xml:space="preserve">(Blanchard </w:t>
      </w:r>
      <w:r w:rsidR="001C5872" w:rsidRPr="00F95139">
        <w:rPr>
          <w:rFonts w:ascii="Times" w:hAnsi="Times" w:cs="Times New Roman"/>
          <w:i/>
          <w:iCs/>
          <w:lang w:val="en-GB"/>
        </w:rPr>
        <w:t>et al.</w:t>
      </w:r>
      <w:r w:rsidR="001C5872" w:rsidRPr="00F95139">
        <w:rPr>
          <w:rFonts w:ascii="Times" w:hAnsi="Times" w:cs="Times New Roman"/>
          <w:lang w:val="en-GB"/>
        </w:rPr>
        <w:t xml:space="preserve"> 2014; Scott </w:t>
      </w:r>
      <w:r w:rsidR="001C5872" w:rsidRPr="00F95139">
        <w:rPr>
          <w:rFonts w:ascii="Times" w:hAnsi="Times" w:cs="Times New Roman"/>
          <w:i/>
          <w:iCs/>
          <w:lang w:val="en-GB"/>
        </w:rPr>
        <w:t>et al.</w:t>
      </w:r>
      <w:r w:rsidR="001C5872" w:rsidRPr="00F95139">
        <w:rPr>
          <w:rFonts w:ascii="Times" w:hAnsi="Times" w:cs="Times New Roman"/>
          <w:lang w:val="en-GB"/>
        </w:rPr>
        <w:t xml:space="preserve"> 2014, 2019; R Core Team 2018)</w:t>
      </w:r>
      <w:r w:rsidR="005E27C1" w:rsidRPr="00AF32CB">
        <w:rPr>
          <w:rFonts w:ascii="Times" w:hAnsi="Times"/>
        </w:rPr>
        <w:fldChar w:fldCharType="end"/>
      </w:r>
      <w:r w:rsidR="004005D6" w:rsidRPr="00F95139">
        <w:rPr>
          <w:rFonts w:ascii="Times" w:hAnsi="Times"/>
          <w:lang w:val="en-GB"/>
        </w:rPr>
        <w:t xml:space="preserve">, which </w:t>
      </w:r>
      <w:r w:rsidR="0094180F" w:rsidRPr="00F95139">
        <w:rPr>
          <w:rFonts w:ascii="Times" w:hAnsi="Times"/>
          <w:lang w:val="en-GB"/>
        </w:rPr>
        <w:t xml:space="preserve">has been extended to </w:t>
      </w:r>
      <w:r w:rsidR="002F17C2" w:rsidRPr="00F95139">
        <w:rPr>
          <w:rFonts w:ascii="Times" w:hAnsi="Times"/>
          <w:lang w:val="en-GB"/>
        </w:rPr>
        <w:t>include</w:t>
      </w:r>
      <w:r w:rsidR="0094180F" w:rsidRPr="00F95139">
        <w:rPr>
          <w:rFonts w:ascii="Times" w:hAnsi="Times"/>
          <w:lang w:val="en-GB"/>
        </w:rPr>
        <w:t xml:space="preserve"> </w:t>
      </w:r>
      <w:commentRangeStart w:id="11"/>
      <w:r w:rsidR="00F2159B" w:rsidRPr="00F95139">
        <w:rPr>
          <w:rFonts w:ascii="Times" w:hAnsi="Times"/>
          <w:lang w:val="en-GB"/>
        </w:rPr>
        <w:t>multiple background resources</w:t>
      </w:r>
      <w:commentRangeEnd w:id="11"/>
      <w:r w:rsidR="00BE5E52" w:rsidRPr="00AF32CB">
        <w:rPr>
          <w:rStyle w:val="CommentReference"/>
          <w:sz w:val="22"/>
          <w:szCs w:val="22"/>
        </w:rPr>
        <w:commentReference w:id="11"/>
      </w:r>
      <w:r w:rsidR="0094180F" w:rsidRPr="00F95139">
        <w:rPr>
          <w:rFonts w:ascii="Times" w:hAnsi="Times"/>
          <w:lang w:val="en-GB"/>
        </w:rPr>
        <w:t xml:space="preserve"> </w:t>
      </w:r>
      <w:r w:rsidR="00F2159B" w:rsidRPr="00F95139">
        <w:rPr>
          <w:rFonts w:ascii="Times" w:hAnsi="Times"/>
          <w:lang w:val="en-GB"/>
        </w:rPr>
        <w:t xml:space="preserve"> and </w:t>
      </w:r>
      <w:commentRangeStart w:id="12"/>
      <w:r w:rsidR="004005D6" w:rsidRPr="00F95139">
        <w:rPr>
          <w:rFonts w:ascii="Times" w:hAnsi="Times"/>
          <w:lang w:val="en-GB"/>
        </w:rPr>
        <w:t>temperature-scaling of key physiological processes</w:t>
      </w:r>
      <w:commentRangeEnd w:id="12"/>
      <w:r w:rsidR="002B473D" w:rsidRPr="00AF32CB">
        <w:rPr>
          <w:rStyle w:val="CommentReference"/>
          <w:sz w:val="22"/>
          <w:szCs w:val="22"/>
        </w:rPr>
        <w:commentReference w:id="12"/>
      </w:r>
      <w:r w:rsidR="004005D6" w:rsidRPr="00F95139">
        <w:rPr>
          <w:rFonts w:ascii="Times" w:hAnsi="Times"/>
          <w:lang w:val="en-GB"/>
        </w:rPr>
        <w:t xml:space="preserve">. </w:t>
      </w:r>
      <w:r w:rsidR="0077712A" w:rsidRPr="00F95139">
        <w:rPr>
          <w:rFonts w:ascii="Times" w:hAnsi="Times"/>
          <w:lang w:val="en-GB"/>
        </w:rPr>
        <w:t>In this section we describe the key elements of the MSSM</w:t>
      </w:r>
      <w:r w:rsidR="001C5F01" w:rsidRPr="00F95139">
        <w:rPr>
          <w:rFonts w:ascii="Times" w:hAnsi="Times"/>
          <w:lang w:val="en-GB"/>
        </w:rPr>
        <w:t xml:space="preserve"> using the </w:t>
      </w:r>
      <w:commentRangeStart w:id="13"/>
      <w:commentRangeStart w:id="14"/>
      <w:r w:rsidR="00515929" w:rsidRPr="00F95139">
        <w:rPr>
          <w:rFonts w:ascii="Times" w:hAnsi="Times"/>
          <w:lang w:val="en-GB"/>
        </w:rPr>
        <w:t xml:space="preserve">same notation </w:t>
      </w:r>
      <w:commentRangeEnd w:id="13"/>
      <w:r w:rsidR="00DC6626">
        <w:rPr>
          <w:rStyle w:val="CommentReference"/>
        </w:rPr>
        <w:commentReference w:id="13"/>
      </w:r>
      <w:commentRangeEnd w:id="14"/>
      <w:r w:rsidR="00DD3258">
        <w:rPr>
          <w:rStyle w:val="CommentReference"/>
        </w:rPr>
        <w:commentReference w:id="14"/>
      </w:r>
      <w:r w:rsidR="00515929" w:rsidRPr="00F95139">
        <w:rPr>
          <w:rFonts w:ascii="Times" w:hAnsi="Times"/>
          <w:lang w:val="en-GB"/>
        </w:rPr>
        <w:t xml:space="preserve">when possible as in </w:t>
      </w:r>
      <w:r w:rsidR="00FC0484">
        <w:rPr>
          <w:rFonts w:ascii="Times" w:hAnsi="Times"/>
          <w:lang w:val="en-GB"/>
        </w:rPr>
        <w:t xml:space="preserve">previous </w:t>
      </w:r>
      <w:r w:rsidR="002D6773" w:rsidRPr="00F95139">
        <w:rPr>
          <w:rFonts w:ascii="Times" w:hAnsi="Times"/>
          <w:lang w:val="en-GB"/>
        </w:rPr>
        <w:t xml:space="preserve">multispecies </w:t>
      </w:r>
      <w:proofErr w:type="spellStart"/>
      <w:r w:rsidR="002D6773" w:rsidRPr="00F95139">
        <w:rPr>
          <w:rFonts w:ascii="Times" w:hAnsi="Times"/>
          <w:lang w:val="en-GB"/>
        </w:rPr>
        <w:t>mizer</w:t>
      </w:r>
      <w:proofErr w:type="spellEnd"/>
      <w:r w:rsidR="002D6773" w:rsidRPr="00F95139">
        <w:rPr>
          <w:rFonts w:ascii="Times" w:hAnsi="Times"/>
          <w:lang w:val="en-GB"/>
        </w:rPr>
        <w:t xml:space="preserve"> model</w:t>
      </w:r>
      <w:r w:rsidR="00FC0484">
        <w:rPr>
          <w:rFonts w:ascii="Times" w:hAnsi="Times"/>
          <w:lang w:val="en-GB"/>
        </w:rPr>
        <w:t>s</w:t>
      </w:r>
      <w:r w:rsidR="00D863A2" w:rsidRPr="00F95139">
        <w:rPr>
          <w:rFonts w:ascii="Times" w:hAnsi="Times"/>
          <w:lang w:val="en-GB"/>
        </w:rPr>
        <w:t xml:space="preserve"> </w:t>
      </w:r>
      <w:r w:rsidR="00FC0484">
        <w:rPr>
          <w:rFonts w:ascii="Times" w:hAnsi="Times"/>
          <w:lang w:val="en-GB"/>
        </w:rPr>
        <w:t xml:space="preserve">for </w:t>
      </w:r>
      <w:r w:rsidR="00DD3258" w:rsidRPr="00F95139">
        <w:rPr>
          <w:rFonts w:ascii="Times" w:hAnsi="Times"/>
          <w:lang w:val="en-GB"/>
        </w:rPr>
        <w:t>consistency</w:t>
      </w:r>
      <w:r w:rsidR="00422BF2" w:rsidRPr="00F95139">
        <w:rPr>
          <w:rFonts w:ascii="Times" w:hAnsi="Times"/>
          <w:lang w:val="en-GB"/>
        </w:rPr>
        <w:t xml:space="preserve"> </w:t>
      </w:r>
      <w:r w:rsidR="002D6773" w:rsidRPr="00AF32CB">
        <w:rPr>
          <w:rFonts w:ascii="Times" w:hAnsi="Times"/>
        </w:rPr>
        <w:fldChar w:fldCharType="begin"/>
      </w:r>
      <w:r w:rsidR="00380AE8">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380AE8" w:rsidRPr="00380AE8">
        <w:rPr>
          <w:rFonts w:ascii="Times" w:hAnsi="Times" w:cs="Times New Roman"/>
          <w:lang w:val="en-GB"/>
        </w:rPr>
        <w:t xml:space="preserve">(Blanchard </w:t>
      </w:r>
      <w:r w:rsidR="00380AE8" w:rsidRPr="00380AE8">
        <w:rPr>
          <w:rFonts w:ascii="Times" w:hAnsi="Times" w:cs="Times New Roman"/>
          <w:i/>
          <w:iCs/>
          <w:lang w:val="en-GB"/>
        </w:rPr>
        <w:t>et al.</w:t>
      </w:r>
      <w:r w:rsidR="00380AE8" w:rsidRPr="00380AE8">
        <w:rPr>
          <w:rFonts w:ascii="Times" w:hAnsi="Times" w:cs="Times New Roman"/>
          <w:lang w:val="en-GB"/>
        </w:rPr>
        <w:t xml:space="preserve"> 2014; Scott </w:t>
      </w:r>
      <w:r w:rsidR="00380AE8" w:rsidRPr="00380AE8">
        <w:rPr>
          <w:rFonts w:ascii="Times" w:hAnsi="Times" w:cs="Times New Roman"/>
          <w:i/>
          <w:iCs/>
          <w:lang w:val="en-GB"/>
        </w:rPr>
        <w:t>et al.</w:t>
      </w:r>
      <w:r w:rsidR="00380AE8" w:rsidRPr="00380AE8">
        <w:rPr>
          <w:rFonts w:ascii="Times" w:hAnsi="Times" w:cs="Times New Roman"/>
          <w:lang w:val="en-GB"/>
        </w:rPr>
        <w:t xml:space="preserve"> 2014, 2018)</w:t>
      </w:r>
      <w:r w:rsidR="002D6773" w:rsidRPr="00AF32CB">
        <w:rPr>
          <w:rFonts w:ascii="Times" w:hAnsi="Times"/>
        </w:rPr>
        <w:fldChar w:fldCharType="end"/>
      </w:r>
      <w:r w:rsidR="002D6773" w:rsidRPr="00F95139">
        <w:rPr>
          <w:rFonts w:ascii="Times" w:hAnsi="Times"/>
          <w:lang w:val="en-GB"/>
        </w:rPr>
        <w:t>.</w:t>
      </w:r>
      <w:r w:rsidR="00981827" w:rsidRPr="00F95139">
        <w:rPr>
          <w:rFonts w:ascii="Times" w:hAnsi="Times"/>
          <w:lang w:val="en-GB"/>
        </w:rPr>
        <w:t xml:space="preserve"> </w:t>
      </w:r>
      <w:r w:rsidR="0077712A" w:rsidRPr="00F95139">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1628B828" w:rsidR="00EC6EF2" w:rsidRPr="00EC6EF2" w:rsidRDefault="00401BA3" w:rsidP="003A64E5">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003A64E5">
              <w:rPr>
                <w:rFonts w:ascii="Times" w:eastAsiaTheme="minorEastAsia" w:hAnsi="Times"/>
                <w:lang w:val="en-GB"/>
              </w:rPr>
              <w:t>,</w:t>
            </w:r>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0D8A5BD7"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F95139">
        <w:rPr>
          <w:rFonts w:ascii="Times" w:hAnsi="Times"/>
          <w:lang w:val="en-GB"/>
        </w:rPr>
        <w:t>The total mortality</w:t>
      </w:r>
      <w:r w:rsidR="006B1392" w:rsidRPr="00F95139">
        <w:rPr>
          <w:rFonts w:ascii="Times" w:hAnsi="Times"/>
          <w:lang w:val="en-GB"/>
        </w:rPr>
        <w:t>,</w:t>
      </w:r>
      <w:r w:rsidR="00DF7FC7" w:rsidRPr="00F95139">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F95139">
        <w:rPr>
          <w:rFonts w:ascii="Times" w:hAnsi="Times"/>
          <w:lang w:val="en-GB"/>
        </w:rPr>
        <w:t>,</w:t>
      </w:r>
      <w:r w:rsidR="007A682F" w:rsidRPr="00F95139">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6E3CC4D3" w:rsidR="003A64E5" w:rsidRPr="003A64E5" w:rsidRDefault="00401BA3" w:rsidP="003A64E5">
            <w:pPr>
              <w:spacing w:line="480" w:lineRule="auto"/>
              <w:contextualSpacing/>
              <w:jc w:val="center"/>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3A64E5">
              <w:rPr>
                <w:rFonts w:ascii="Times" w:eastAsiaTheme="minorEastAsia" w:hAnsi="Times"/>
              </w:rPr>
              <w:t>,</w:t>
            </w:r>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lastRenderedPageBreak/>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w:t>
      </w:r>
      <w:proofErr w:type="gramStart"/>
      <w:r w:rsidRPr="00F95139">
        <w:rPr>
          <w:rFonts w:ascii="Times" w:eastAsiaTheme="minorEastAsia" w:hAnsi="Times"/>
          <w:lang w:val="en-GB"/>
        </w:rPr>
        <w:t>constant</w:t>
      </w:r>
      <w:r w:rsidRPr="00F95139">
        <w:rPr>
          <w:rFonts w:ascii="Times" w:hAnsi="Times"/>
          <w:lang w:val="en-GB"/>
        </w:rPr>
        <w:t>.</w:t>
      </w:r>
      <w:proofErr w:type="gramEnd"/>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15"/>
        <w:commentRangeStart w:id="16"/>
        <w:commentRangeStart w:id="17"/>
        <w:tc>
          <w:tcPr>
            <w:tcW w:w="8106" w:type="dxa"/>
          </w:tcPr>
          <w:p w14:paraId="0FF1ED45" w14:textId="466B961F" w:rsidR="003D63B7" w:rsidRPr="003A64E5" w:rsidRDefault="00401BA3"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15"/>
                <m:r>
                  <m:rPr>
                    <m:sty m:val="p"/>
                  </m:rPr>
                  <w:rPr>
                    <w:rStyle w:val="CommentReference"/>
                    <w:rFonts w:ascii="Cambria Math" w:hAnsi="Cambria Math"/>
                  </w:rPr>
                  <w:commentReference w:id="15"/>
                </m:r>
                <w:commentRangeEnd w:id="16"/>
                <m:r>
                  <m:rPr>
                    <m:sty m:val="p"/>
                  </m:rPr>
                  <w:rPr>
                    <w:rStyle w:val="CommentReference"/>
                    <w:rFonts w:ascii="Cambria Math" w:hAnsi="Cambria Math"/>
                  </w:rPr>
                  <w:commentReference w:id="16"/>
                </m:r>
                <w:commentRangeEnd w:id="17"/>
                <m:r>
                  <m:rPr>
                    <m:sty m:val="p"/>
                  </m:rPr>
                  <w:rPr>
                    <w:rStyle w:val="CommentReference"/>
                  </w:rPr>
                  <w:commentReference w:id="17"/>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05285A02" w:rsidR="00647A5A" w:rsidRDefault="00435D15" w:rsidP="00647A5A">
      <w:pPr>
        <w:spacing w:line="480" w:lineRule="auto"/>
        <w:contextualSpacing/>
        <w:jc w:val="both"/>
        <w:rPr>
          <w:rFonts w:ascii="Times" w:hAnsi="Times"/>
          <w:lang w:val="en-GB"/>
        </w:rPr>
      </w:pPr>
      <w:r w:rsidRPr="00F95139">
        <w:rPr>
          <w:rFonts w:ascii="Times" w:eastAsiaTheme="minorEastAsia" w:hAnsi="Times"/>
          <w:lang w:val="en-GB"/>
        </w:rPr>
        <w:t xml:space="preserve">where </w:t>
      </w:r>
      <m:oMath>
        <m:r>
          <w:rPr>
            <w:rFonts w:ascii="Cambria Math" w:hAnsi="Cambria Math"/>
          </w:rPr>
          <m:t>ξ</m:t>
        </m:r>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41D9A" w:rsidRPr="00F95139">
        <w:rPr>
          <w:rFonts w:ascii="Times" w:eastAsiaTheme="minorEastAsia" w:hAnsi="Times"/>
          <w:lang w:val="en-GB"/>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F95139">
        <w:rPr>
          <w:rFonts w:ascii="Times" w:eastAsiaTheme="minorEastAsia"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50BE2D24" w:rsidR="00E06C5B" w:rsidRPr="00E06C5B" w:rsidRDefault="00401BA3"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00E06C5B" w:rsidRPr="00E06C5B">
              <w:rPr>
                <w:rFonts w:ascii="Times" w:eastAsiaTheme="minorEastAsia" w:hAnsi="Times"/>
                <w:lang w:val="en-GB"/>
              </w:rPr>
              <w:t>,</w:t>
            </w:r>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0DC1BACD"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w:t>
      </w:r>
      <w:commentRangeStart w:id="18"/>
      <w:commentRangeStart w:id="19"/>
      <w:commentRangeStart w:id="20"/>
      <w:r w:rsidRPr="00F95139">
        <w:rPr>
          <w:rFonts w:ascii="Times" w:hAnsi="Times"/>
          <w:lang w:val="en-GB"/>
        </w:rPr>
        <w:t>corresponding to weight at maturation</w:t>
      </w:r>
      <w:commentRangeEnd w:id="18"/>
      <w:r w:rsidR="00B54BB4" w:rsidRPr="00AF32CB">
        <w:rPr>
          <w:rStyle w:val="CommentReference"/>
          <w:sz w:val="22"/>
          <w:szCs w:val="22"/>
        </w:rPr>
        <w:commentReference w:id="18"/>
      </w:r>
      <w:commentRangeEnd w:id="19"/>
      <w:r w:rsidR="00991535" w:rsidRPr="00AF32CB">
        <w:rPr>
          <w:rStyle w:val="CommentReference"/>
          <w:sz w:val="22"/>
          <w:szCs w:val="22"/>
        </w:rPr>
        <w:commentReference w:id="19"/>
      </w:r>
      <w:commentRangeEnd w:id="20"/>
      <w:r w:rsidR="001645D6">
        <w:rPr>
          <w:rStyle w:val="CommentReference"/>
        </w:rPr>
        <w:commentReference w:id="20"/>
      </w:r>
      <w:r w:rsidRPr="00F95139">
        <w:rPr>
          <w:rFonts w:ascii="Times" w:hAnsi="Times"/>
          <w:lang w:val="en-GB"/>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21"/>
      <w:commentRangeStart w:id="22"/>
      <w:r w:rsidR="006B51A2" w:rsidRPr="00F95139">
        <w:rPr>
          <w:rFonts w:ascii="Times" w:hAnsi="Times"/>
          <w:lang w:val="en-GB"/>
        </w:rPr>
        <w:t>fishing effort</w:t>
      </w:r>
      <w:r w:rsidR="00CF46D7" w:rsidRPr="00F95139">
        <w:rPr>
          <w:rFonts w:ascii="Times" w:hAnsi="Times"/>
          <w:lang w:val="en-GB"/>
        </w:rPr>
        <w:t>.</w:t>
      </w:r>
      <w:commentRangeEnd w:id="21"/>
      <w:r w:rsidR="001079B0" w:rsidRPr="00AF32CB">
        <w:rPr>
          <w:rStyle w:val="CommentReference"/>
          <w:sz w:val="22"/>
          <w:szCs w:val="22"/>
        </w:rPr>
        <w:commentReference w:id="21"/>
      </w:r>
      <w:commentRangeEnd w:id="22"/>
      <w:r w:rsidR="009B5F2E" w:rsidRPr="00AF32CB">
        <w:rPr>
          <w:rStyle w:val="CommentReference"/>
          <w:sz w:val="22"/>
          <w:szCs w:val="22"/>
        </w:rPr>
        <w:commentReference w:id="22"/>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ED44F7">
        <w:rPr>
          <w:rFonts w:ascii="Times" w:eastAsiaTheme="minorEastAsia" w:hAnsi="Times"/>
          <w:lang w:val="en-US"/>
        </w:rPr>
        <w:t xml:space="preserve">that term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proofErr w:type="spellStart"/>
      <w:r w:rsidR="006772C1" w:rsidRPr="00F95139">
        <w:rPr>
          <w:rFonts w:ascii="Times" w:hAnsi="Times"/>
          <w:lang w:val="en-GB"/>
        </w:rPr>
        <w:t>redation</w:t>
      </w:r>
      <w:proofErr w:type="spellEnd"/>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7DE3DD04" w:rsidR="00591C67" w:rsidRPr="00E06C5B" w:rsidRDefault="00401BA3" w:rsidP="00BD3461">
            <w:pPr>
              <w:spacing w:line="480" w:lineRule="auto"/>
              <w:contextualSpacing/>
              <w:jc w:val="center"/>
              <w:rPr>
                <w:rFonts w:ascii="Times" w:hAnsi="Times"/>
                <w:lang w:val="en-GB"/>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23" w:author="Anna Gårdmark" w:date="2020-01-29T13:36:00Z">
                      <w:rPr>
                        <w:rFonts w:ascii="Cambria Math" w:hAnsi="Cambria Math" w:cs="Arial"/>
                        <w:lang w:val="en-GB"/>
                      </w:rPr>
                      <m:t>,</m:t>
                    </w:del>
                  </m:r>
                  <m:r>
                    <w:del w:id="24"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w:r w:rsidR="00591C67" w:rsidRPr="00E06C5B">
              <w:rPr>
                <w:rFonts w:ascii="Times" w:eastAsiaTheme="minorEastAsia" w:hAnsi="Times"/>
                <w:lang w:val="en-GB"/>
              </w:rPr>
              <w:t>,</w:t>
            </w:r>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590953AC"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9D2754" w:rsidRPr="00F95139">
        <w:rPr>
          <w:rFonts w:ascii="Times" w:eastAsiaTheme="minorEastAsia" w:hAnsi="Times"/>
          <w:lang w:val="en-GB"/>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 xml:space="preserve">follows a </w:t>
      </w:r>
      <w:proofErr w:type="spellStart"/>
      <w:r w:rsidR="00A25EC3" w:rsidRPr="00F95139">
        <w:rPr>
          <w:rFonts w:ascii="Times" w:hAnsi="Times"/>
          <w:lang w:val="en-GB"/>
        </w:rPr>
        <w:t>Holling</w:t>
      </w:r>
      <w:proofErr w:type="spellEnd"/>
      <w:r w:rsidR="00A25EC3" w:rsidRPr="00F95139">
        <w:rPr>
          <w:rFonts w:ascii="Times" w:hAnsi="Times"/>
          <w:lang w:val="en-GB"/>
        </w:rPr>
        <w:t xml:space="preserve">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602C53B9" w:rsidR="00761B60" w:rsidRPr="00E06C5B" w:rsidRDefault="00401BA3"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25" w:author="Anna Gårdmark" w:date="2020-01-13T09:42:00Z">
                          <w:rPr>
                            <w:rFonts w:ascii="Cambria Math" w:hAnsi="Cambria Math"/>
                          </w:rPr>
                          <m:t>w</m:t>
                        </w:del>
                      </m:r>
                    </m:e>
                    <m:sup>
                      <m:r>
                        <w:rPr>
                          <w:rFonts w:ascii="Cambria Math" w:hAnsi="Cambria Math"/>
                        </w:rPr>
                        <m:t>n</m:t>
                      </m:r>
                    </m:sup>
                  </m:sSup>
                </m:den>
              </m:f>
            </m:oMath>
            <w:r w:rsidR="00761B60" w:rsidRPr="00E06C5B">
              <w:rPr>
                <w:rFonts w:ascii="Times" w:eastAsiaTheme="minorEastAsia" w:hAnsi="Times"/>
                <w:lang w:val="en-GB"/>
              </w:rPr>
              <w:t>,</w:t>
            </w:r>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2D179513"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r w:rsidR="00C96774" w:rsidRPr="00F95139">
        <w:rPr>
          <w:rFonts w:ascii="Times" w:hAnsi="Times"/>
          <w:lang w:val="en-GB"/>
        </w:rPr>
        <w:t>search rate</w:t>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lastRenderedPageBreak/>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53AAB0C6" w:rsidR="00445581" w:rsidRPr="00EC6EF2" w:rsidRDefault="00401BA3"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sidR="00445581">
              <w:rPr>
                <w:rFonts w:ascii="Times" w:eastAsiaTheme="minorEastAsia" w:hAnsi="Times"/>
                <w:lang w:val="en-GB"/>
              </w:rPr>
              <w:t>,</w:t>
            </w:r>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746E3725"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proofErr w:type="gramStart"/>
      <w:r w:rsidR="00F875BC" w:rsidRPr="00F95139">
        <w:rPr>
          <w:rFonts w:ascii="Times" w:hAnsi="Times"/>
          <w:lang w:val="en-GB"/>
        </w:rPr>
        <w:t>species</w:t>
      </w:r>
      <w:r w:rsidR="002F5FC6" w:rsidRPr="00F95139">
        <w:rPr>
          <w:rFonts w:ascii="Times" w:hAnsi="Times"/>
          <w:lang w:val="en-GB"/>
        </w:rPr>
        <w:t>.</w:t>
      </w:r>
      <w:proofErr w:type="gramEnd"/>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D834BC">
        <w:rPr>
          <w:rFonts w:ascii="Times" w:hAnsi="Times"/>
          <w:lang w:val="en-GB"/>
        </w:rPr>
        <w:instrText xml:space="preserve"> ADDIN ZOTERO_ITEM CSL_CITATION {"citationID":"vmwYdtjv","properties":{"formattedCitation":"(Blanchard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454E00" w:rsidRPr="00F95139">
        <w:rPr>
          <w:rFonts w:ascii="Times" w:hAnsi="Times"/>
          <w:lang w:val="en-GB"/>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349B617F" w:rsidR="0041662B" w:rsidRPr="0041662B" w:rsidRDefault="00401BA3"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w:r w:rsidR="0041662B" w:rsidRPr="0041662B">
              <w:rPr>
                <w:rFonts w:ascii="Times" w:eastAsiaTheme="minorEastAsia" w:hAnsi="Times"/>
                <w:lang w:val="en-GB"/>
              </w:rPr>
              <w:t>,</w:t>
            </w:r>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5882FE9"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is multiplied with the allometric function describing the search rate</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401BA3"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26"/>
                    <w:commentRangeStart w:id="27"/>
                    <w:commentRangeStart w:id="28"/>
                    <m:r>
                      <w:rPr>
                        <w:rFonts w:ascii="Cambria Math" w:hAnsi="Cambria Math" w:cs="Arial"/>
                      </w:rPr>
                      <m:t>κ</m:t>
                    </m:r>
                    <w:commentRangeEnd w:id="26"/>
                    <m:r>
                      <m:rPr>
                        <m:sty m:val="p"/>
                      </m:rPr>
                      <w:rPr>
                        <w:rStyle w:val="CommentReference"/>
                        <w:rFonts w:ascii="Cambria Math" w:hAnsi="Cambria Math"/>
                      </w:rPr>
                      <w:commentReference w:id="26"/>
                    </m:r>
                    <w:commentRangeEnd w:id="27"/>
                    <m:r>
                      <m:rPr>
                        <m:sty m:val="p"/>
                      </m:rPr>
                      <w:rPr>
                        <w:rStyle w:val="CommentReference"/>
                      </w:rPr>
                      <w:commentReference w:id="27"/>
                    </m:r>
                    <w:commentRangeEnd w:id="28"/>
                    <m:r>
                      <m:rPr>
                        <m:sty m:val="p"/>
                      </m:rPr>
                      <w:rPr>
                        <w:rStyle w:val="CommentReference"/>
                      </w:rPr>
                      <w:commentReference w:id="28"/>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7DCD5B5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41D9A" w:rsidRPr="00F95139">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F95139">
        <w:rPr>
          <w:rFonts w:ascii="Times" w:hAnsi="Times"/>
          <w:lang w:val="en-GB"/>
        </w:rPr>
        <w:instrText xml:space="preserve">2.05, independent of the predator/prey size ratio. This is the </w:instrText>
      </w:r>
      <w:r w:rsidR="00641D9A">
        <w:rPr>
          <w:rFonts w:ascii="Times" w:hAnsi="Times"/>
        </w:rPr>
        <w:instrText>ﬁ</w:instrText>
      </w:r>
      <w:r w:rsidR="00641D9A" w:rsidRPr="00F95139">
        <w:rPr>
          <w:rFonts w:ascii="Times" w:hAnsi="Times"/>
          <w:lang w:val="en-GB"/>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F95139">
        <w:rPr>
          <w:rFonts w:ascii="Cambria Math" w:hAnsi="Cambria Math" w:cs="Cambria Math"/>
          <w:lang w:val="en-GB"/>
        </w:rPr>
        <w:instrText>∝</w:instrText>
      </w:r>
      <w:r w:rsidR="00641D9A" w:rsidRPr="00F95139">
        <w:rPr>
          <w:rFonts w:ascii="Times" w:hAnsi="Times"/>
          <w:lang w:val="en-GB"/>
        </w:rPr>
        <w:instrText xml:space="preserve"> L</w:instrText>
      </w:r>
      <w:r w:rsidR="00641D9A">
        <w:rPr>
          <w:rFonts w:ascii="Cambria" w:hAnsi="Cambria" w:cs="Cambria"/>
        </w:rPr>
        <w:instrText>Ϫϱ</w:instrText>
      </w:r>
      <w:r w:rsidR="00641D9A" w:rsidRPr="00F95139">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13BB0C8B" w:rsidR="00CD2D8B" w:rsidRPr="00E06C5B" w:rsidRDefault="00401BA3"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39417568" w:rsidR="00745D1F" w:rsidRDefault="00FC7ABA" w:rsidP="00745D1F">
      <w:pPr>
        <w:spacing w:line="480" w:lineRule="auto"/>
        <w:contextualSpacing/>
        <w:jc w:val="both"/>
        <w:rPr>
          <w:rFonts w:ascii="Times" w:hAnsi="Times"/>
          <w:lang w:val="en-GB"/>
        </w:rPr>
      </w:pPr>
      <w:r w:rsidRPr="00F95139">
        <w:rPr>
          <w:rFonts w:ascii="Times" w:hAnsi="Times"/>
          <w:lang w:val="en-GB"/>
        </w:rPr>
        <w:lastRenderedPageBreak/>
        <w:t>H</w:t>
      </w:r>
      <w:r w:rsidR="001079B0" w:rsidRPr="00F95139">
        <w:rPr>
          <w:rFonts w:ascii="Times" w:hAnsi="Times"/>
          <w:lang w:val="en-GB"/>
        </w:rPr>
        <w:t xml:space="preserve">ere </w:t>
      </w:r>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 xml:space="preserve">scaling exponent of the search rate.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614596">
        <w:rPr>
          <w:rFonts w:ascii="Times" w:hAnsi="Times"/>
          <w:lang w:val="en-GB"/>
        </w:rPr>
        <w:t>(</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514A57">
        <w:rPr>
          <w:rFonts w:ascii="Times" w:eastAsiaTheme="minorEastAsia" w:hAnsi="Times"/>
          <w:lang w:val="en-GB"/>
        </w:rPr>
        <w:t xml:space="preserve">, where is </w:t>
      </w:r>
      <m:oMath>
        <m:r>
          <w:rPr>
            <w:rFonts w:ascii="Cambria Math" w:eastAsiaTheme="minorEastAsia" w:hAnsi="Cambria Math"/>
            <w:lang w:val="en-GB"/>
          </w:rPr>
          <m:t>s</m:t>
        </m:r>
      </m:oMath>
      <w:r w:rsidR="00514A57">
        <w:rPr>
          <w:rFonts w:ascii="Times" w:eastAsiaTheme="minorEastAsia" w:hAnsi="Times"/>
          <w:lang w:val="en-GB"/>
        </w:rPr>
        <w:t xml:space="preserve"> for standard</w:t>
      </w:r>
      <w:r w:rsidR="00614596">
        <w:rPr>
          <w:rFonts w:ascii="Times" w:hAnsi="Times"/>
          <w:lang w:val="en-GB"/>
        </w:rPr>
        <w:t xml:space="preserve">) </w:t>
      </w:r>
      <w:r w:rsidR="00493330" w:rsidRPr="00F95139">
        <w:rPr>
          <w:rFonts w:ascii="Times" w:hAnsi="Times"/>
          <w:lang w:val="en-GB"/>
        </w:rPr>
        <w:t xml:space="preserve">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F95139">
        <w:rPr>
          <w:rFonts w:ascii="Times" w:eastAsiaTheme="minorEastAsia" w:hAnsi="Times"/>
          <w:lang w:val="en-GB"/>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oMath>
      <w:r w:rsidR="00D623D6" w:rsidRPr="00F95139">
        <w:rPr>
          <w:rFonts w:ascii="Times" w:eastAsiaTheme="minorEastAsia" w:hAnsi="Times"/>
          <w:lang w:val="en-GB"/>
        </w:rPr>
        <w:t xml:space="preserve"> and </w:t>
      </w:r>
      <m:oMath>
        <m:r>
          <w:rPr>
            <w:rFonts w:ascii="Cambria Math" w:eastAsiaTheme="minorEastAsia" w:hAnsi="Cambria Math"/>
          </w:rPr>
          <m:t>p</m:t>
        </m:r>
      </m:oMath>
      <w:r w:rsidR="00D623D6" w:rsidRPr="00F95139">
        <w:rPr>
          <w:rFonts w:ascii="Times" w:eastAsiaTheme="minorEastAsia" w:hAnsi="Times"/>
          <w:lang w:val="en-GB"/>
        </w:rPr>
        <w:t xml:space="preserve"> is the allometric constant and exponent</w:t>
      </w:r>
      <w:r w:rsidR="009C514D">
        <w:rPr>
          <w:rFonts w:ascii="Times" w:eastAsiaTheme="minorEastAsia" w:hAnsi="Times"/>
          <w:lang w:val="en-GB"/>
        </w:rPr>
        <w:t>, respectively</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095BDB22" w:rsidR="007C53B3" w:rsidRPr="00E06C5B" w:rsidRDefault="00401BA3"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r>
                  <w:rPr>
                    <w:rFonts w:ascii="Cambria Math" w:eastAsia="Cambria" w:hAnsi="Cambria Math" w:cs="Arial"/>
                    <w:lang w:val="en-GB"/>
                  </w:rPr>
                  <m:t>,</m:t>
                </m:r>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401BA3"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5096497E"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Pr="00F95139">
        <w:rPr>
          <w:rFonts w:ascii="Times" w:hAnsi="Times"/>
          <w:lang w:val="en-GB"/>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 i.e.</w:t>
      </w:r>
      <w:r w:rsidR="009C514D">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401BA3"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443887DE"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 xml:space="preserve">pproximates a von </w:t>
      </w:r>
      <w:proofErr w:type="spellStart"/>
      <w:r w:rsidR="007B2E57" w:rsidRPr="00F95139">
        <w:rPr>
          <w:rFonts w:ascii="Times" w:hAnsi="Times"/>
          <w:lang w:val="en-GB"/>
        </w:rPr>
        <w:t>Bertalanffy</w:t>
      </w:r>
      <w:proofErr w:type="spellEnd"/>
      <w:r w:rsidR="007B2E57" w:rsidRPr="00F95139">
        <w:rPr>
          <w:rFonts w:ascii="Times" w:hAnsi="Times"/>
          <w:lang w:val="en-GB"/>
        </w:rPr>
        <w:t xml:space="preserve">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C52D67" w:rsidRPr="00F95139">
        <w:rPr>
          <w:rFonts w:ascii="Times" w:hAnsi="Times"/>
          <w:lang w:val="en-GB"/>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F95139">
        <w:rPr>
          <w:rFonts w:ascii="Times" w:hAnsi="Times"/>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F95139">
        <w:rPr>
          <w:rFonts w:ascii="Times" w:hAnsi="Times"/>
          <w:lang w:val="en-GB"/>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401BA3"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4F3C2B8A"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r w:rsidR="00F15CA8">
        <w:rPr>
          <w:rFonts w:ascii="Times" w:hAnsi="Times"/>
          <w:lang w:val="en-GB"/>
        </w:rPr>
        <w:t>results in</w:t>
      </w:r>
      <w:r w:rsidR="001762CE" w:rsidRPr="00F95139">
        <w:rPr>
          <w:rFonts w:ascii="Times" w:hAnsi="Times"/>
          <w:lang w:val="en-GB"/>
        </w:rPr>
        <w:t xml:space="preserve"> production </w:t>
      </w:r>
      <w:r w:rsidR="00F15CA8">
        <w:rPr>
          <w:rFonts w:ascii="Times" w:hAnsi="Times"/>
          <w:lang w:val="en-GB"/>
        </w:rPr>
        <w:t xml:space="preserve">of recruits </w:t>
      </w:r>
      <w:r w:rsidR="00AD0C4D" w:rsidRPr="00F95139">
        <w:rPr>
          <w:rFonts w:ascii="Times" w:hAnsi="Times"/>
          <w:lang w:val="en-GB"/>
        </w:rPr>
        <w:t xml:space="preserve">via a </w:t>
      </w:r>
      <w:proofErr w:type="spellStart"/>
      <w:r w:rsidR="00AD0C4D" w:rsidRPr="00F95139">
        <w:rPr>
          <w:rFonts w:ascii="Times" w:hAnsi="Times"/>
          <w:lang w:val="en-GB"/>
        </w:rPr>
        <w:t>Beverton</w:t>
      </w:r>
      <w:proofErr w:type="spellEnd"/>
      <w:r w:rsidR="00AD0C4D" w:rsidRPr="00F95139">
        <w:rPr>
          <w:rFonts w:ascii="Times" w:hAnsi="Times"/>
          <w:lang w:val="en-GB"/>
        </w:rPr>
        <w:t xml:space="preserve">-Holt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401BA3"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525F3881" w:rsidR="00053E8C" w:rsidRPr="00F95139" w:rsidRDefault="0030010C" w:rsidP="00182BA9">
      <w:pPr>
        <w:spacing w:line="480" w:lineRule="auto"/>
        <w:contextualSpacing/>
        <w:jc w:val="both"/>
        <w:rPr>
          <w:rFonts w:ascii="Times" w:hAnsi="Times"/>
          <w:lang w:val="en-GB"/>
        </w:rPr>
      </w:pPr>
      <w:r w:rsidRPr="00F95139">
        <w:rPr>
          <w:rFonts w:ascii="Times" w:hAnsi="Times"/>
          <w:lang w:val="en-GB"/>
        </w:rPr>
        <w:lastRenderedPageBreak/>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r w:rsidR="0082746B">
        <w:rPr>
          <w:rFonts w:ascii="Times" w:hAnsi="Times"/>
          <w:lang w:val="en-GB"/>
        </w:rPr>
        <w:t xml:space="preserve"> </w:t>
      </w:r>
      <w:r w:rsidR="00504973">
        <w:rPr>
          <w:rFonts w:ascii="Times" w:hAnsi="Times"/>
          <w:lang w:val="en-GB"/>
        </w:rPr>
        <w:t>estimated</w:t>
      </w:r>
      <w:r w:rsidR="00504973" w:rsidRPr="00F95139">
        <w:rPr>
          <w:rFonts w:ascii="Times" w:hAnsi="Times"/>
          <w:lang w:val="en-GB"/>
        </w:rPr>
        <w:t xml:space="preserve"> </w:t>
      </w:r>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 xml:space="preserve">in the model </w:t>
      </w:r>
      <w:r w:rsidR="00565B11" w:rsidRPr="00AF32CB">
        <w:rPr>
          <w:rFonts w:ascii="Times" w:hAnsi="Times"/>
        </w:rPr>
        <w:fldChar w:fldCharType="begin"/>
      </w:r>
      <w:r w:rsidR="00565B11" w:rsidRPr="00F95139">
        <w:rPr>
          <w:rFonts w:ascii="Times" w:hAnsi="Times"/>
          <w:lang w:val="en-GB"/>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F95139">
        <w:rPr>
          <w:rFonts w:ascii="Times"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 xml:space="preserve">(Hartvig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F95139">
        <w:rPr>
          <w:rFonts w:ascii="Times" w:hAnsi="Times"/>
          <w:lang w:val="en-GB"/>
        </w:rPr>
        <w:t>.</w:t>
      </w:r>
    </w:p>
    <w:p w14:paraId="3E6A08A1" w14:textId="4AC3CBD3"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4EED2A66" w:rsidR="001F60B5" w:rsidRPr="00E06C5B" w:rsidRDefault="00401BA3" w:rsidP="00BD3461">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w:r w:rsidR="001F60B5">
              <w:rPr>
                <w:rFonts w:ascii="Times" w:eastAsiaTheme="minorEastAsia" w:hAnsi="Times"/>
                <w:lang w:val="en-GB"/>
              </w:rPr>
              <w:t>,</w:t>
            </w:r>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4AAD8A9A"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eastAsiaTheme="minorEastAsia" w:hAnsi="Times"/>
          <w:lang w:val="en-GB"/>
        </w:rPr>
        <w:t>,</w:t>
      </w:r>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83E39" w:rsidRPr="00F95139">
        <w:rPr>
          <w:rFonts w:ascii="Times" w:eastAsiaTheme="minorEastAsia" w:hAnsi="Times"/>
          <w:lang w:val="en-GB"/>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08A3DEB7" w:rsidR="00A800FE" w:rsidRDefault="001773F1" w:rsidP="00A800FE">
      <w:pPr>
        <w:spacing w:line="480" w:lineRule="auto"/>
        <w:jc w:val="both"/>
        <w:rPr>
          <w:rFonts w:ascii="Times" w:hAnsi="Times"/>
          <w:lang w:val="en-GB"/>
        </w:rPr>
      </w:pPr>
      <w:r w:rsidRPr="00CF231E">
        <w:rPr>
          <w:rFonts w:ascii="Times" w:hAnsi="Times"/>
          <w:highlight w:val="yellow"/>
          <w:lang w:val="en-GB"/>
        </w:rPr>
        <w:t xml:space="preserve">Temperature </w:t>
      </w:r>
      <w:r w:rsidR="002B6538" w:rsidRPr="00CF231E">
        <w:rPr>
          <w:rFonts w:ascii="Times" w:hAnsi="Times"/>
          <w:highlight w:val="yellow"/>
          <w:lang w:val="en-GB"/>
        </w:rPr>
        <w:t xml:space="preserve">affects </w:t>
      </w:r>
      <w:r w:rsidR="008A569A" w:rsidRPr="00CF231E">
        <w:rPr>
          <w:rFonts w:ascii="Times" w:hAnsi="Times"/>
          <w:highlight w:val="yellow"/>
          <w:lang w:val="en-GB"/>
        </w:rPr>
        <w:t xml:space="preserve">the rate of </w:t>
      </w:r>
      <w:r w:rsidRPr="00CF231E">
        <w:rPr>
          <w:rFonts w:ascii="Times" w:hAnsi="Times"/>
          <w:highlight w:val="yellow"/>
          <w:lang w:val="en-GB"/>
        </w:rPr>
        <w:t>metabolism</w:t>
      </w:r>
      <w:r w:rsidR="00870E0D" w:rsidRPr="00CF231E">
        <w:rPr>
          <w:rFonts w:ascii="Times" w:hAnsi="Times"/>
          <w:highlight w:val="yellow"/>
          <w:lang w:val="en-GB"/>
        </w:rPr>
        <w:t xml:space="preserve"> </w:t>
      </w:r>
      <w:r w:rsidR="00B41118" w:rsidRPr="00CF231E">
        <w:rPr>
          <w:rFonts w:ascii="Times" w:hAnsi="Times"/>
          <w:highlight w:val="yellow"/>
        </w:rPr>
        <w:fldChar w:fldCharType="begin"/>
      </w:r>
      <w:r w:rsidR="00CC2BA6" w:rsidRPr="00CF231E">
        <w:rPr>
          <w:rFonts w:ascii="Times" w:hAnsi="Times"/>
          <w:highlight w:val="yellow"/>
          <w:lang w:val="en-GB"/>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CF231E">
        <w:rPr>
          <w:rFonts w:ascii="Times" w:hAnsi="Times"/>
          <w:highlight w:val="yellow"/>
        </w:rPr>
        <w:fldChar w:fldCharType="separate"/>
      </w:r>
      <w:r w:rsidR="00CC2BA6" w:rsidRPr="00CF231E">
        <w:rPr>
          <w:rFonts w:ascii="Times" w:hAnsi="Times" w:cs="Times New Roman"/>
          <w:highlight w:val="yellow"/>
          <w:lang w:val="en-GB"/>
        </w:rPr>
        <w:t xml:space="preserve">(Clarke &amp; Johnston 1999; Gillooly </w:t>
      </w:r>
      <w:r w:rsidR="00CC2BA6" w:rsidRPr="00CF231E">
        <w:rPr>
          <w:rFonts w:ascii="Times" w:hAnsi="Times" w:cs="Times New Roman"/>
          <w:i/>
          <w:iCs/>
          <w:highlight w:val="yellow"/>
          <w:lang w:val="en-GB"/>
        </w:rPr>
        <w:t>et al.</w:t>
      </w:r>
      <w:r w:rsidR="00CC2BA6" w:rsidRPr="00CF231E">
        <w:rPr>
          <w:rFonts w:ascii="Times" w:hAnsi="Times" w:cs="Times New Roman"/>
          <w:highlight w:val="yellow"/>
          <w:lang w:val="en-GB"/>
        </w:rPr>
        <w:t xml:space="preserve"> 2001)</w:t>
      </w:r>
      <w:r w:rsidR="00B41118" w:rsidRPr="00CF231E">
        <w:rPr>
          <w:rFonts w:ascii="Times" w:hAnsi="Times"/>
          <w:highlight w:val="yellow"/>
        </w:rPr>
        <w:fldChar w:fldCharType="end"/>
      </w:r>
      <w:r w:rsidR="00BE61FE" w:rsidRPr="00CF231E">
        <w:rPr>
          <w:rFonts w:ascii="Times" w:hAnsi="Times"/>
          <w:highlight w:val="yellow"/>
          <w:lang w:val="en-GB"/>
        </w:rPr>
        <w:t xml:space="preserve">, </w:t>
      </w:r>
      <w:r w:rsidR="009C508E" w:rsidRPr="00CF231E">
        <w:rPr>
          <w:rFonts w:ascii="Times" w:hAnsi="Times"/>
          <w:highlight w:val="yellow"/>
          <w:lang w:val="en-GB"/>
        </w:rPr>
        <w:t xml:space="preserve">and thus </w:t>
      </w:r>
      <w:r w:rsidR="00BD7CB6" w:rsidRPr="00CF231E">
        <w:rPr>
          <w:rFonts w:ascii="Times" w:hAnsi="Times"/>
          <w:highlight w:val="yellow"/>
          <w:lang w:val="en-GB"/>
        </w:rPr>
        <w:t xml:space="preserve">also </w:t>
      </w:r>
      <w:r w:rsidR="009C508E" w:rsidRPr="00CF231E">
        <w:rPr>
          <w:rFonts w:ascii="Times" w:hAnsi="Times"/>
          <w:highlight w:val="yellow"/>
          <w:lang w:val="en-GB"/>
        </w:rPr>
        <w:t>other biological rates</w:t>
      </w:r>
      <w:r w:rsidR="00F44628" w:rsidRPr="00CF231E">
        <w:rPr>
          <w:rFonts w:ascii="Times" w:hAnsi="Times"/>
          <w:highlight w:val="yellow"/>
          <w:lang w:val="en-GB"/>
        </w:rPr>
        <w:t xml:space="preserve"> </w:t>
      </w:r>
      <w:r w:rsidR="00F44628" w:rsidRPr="00CF231E">
        <w:rPr>
          <w:rFonts w:ascii="Times" w:hAnsi="Times"/>
          <w:highlight w:val="yellow"/>
        </w:rPr>
        <w:fldChar w:fldCharType="begin"/>
      </w:r>
      <w:r w:rsidR="00F44628" w:rsidRPr="00CF231E">
        <w:rPr>
          <w:rFonts w:ascii="Times" w:hAnsi="Times"/>
          <w:highlight w:val="yellow"/>
          <w:lang w:val="en-GB"/>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CF231E">
        <w:rPr>
          <w:rFonts w:ascii="Times" w:hAnsi="Times"/>
          <w:highlight w:val="yellow"/>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CF231E">
        <w:rPr>
          <w:rFonts w:ascii="Times" w:hAnsi="Times"/>
          <w:highlight w:val="yellow"/>
        </w:rPr>
        <w:fldChar w:fldCharType="separate"/>
      </w:r>
      <w:r w:rsidR="00F44628" w:rsidRPr="00CF231E">
        <w:rPr>
          <w:rFonts w:ascii="Times" w:hAnsi="Times" w:cs="Times New Roman"/>
          <w:highlight w:val="yellow"/>
          <w:lang w:val="en-GB"/>
        </w:rPr>
        <w:t xml:space="preserve">(Englund </w:t>
      </w:r>
      <w:r w:rsidR="00F44628" w:rsidRPr="00CF231E">
        <w:rPr>
          <w:rFonts w:ascii="Times" w:hAnsi="Times" w:cs="Times New Roman"/>
          <w:i/>
          <w:iCs/>
          <w:highlight w:val="yellow"/>
          <w:lang w:val="en-GB"/>
        </w:rPr>
        <w:t>et al.</w:t>
      </w:r>
      <w:r w:rsidR="00F44628" w:rsidRPr="00CF231E">
        <w:rPr>
          <w:rFonts w:ascii="Times" w:hAnsi="Times" w:cs="Times New Roman"/>
          <w:highlight w:val="yellow"/>
          <w:lang w:val="en-GB"/>
        </w:rPr>
        <w:t xml:space="preserve"> 2011; Rall </w:t>
      </w:r>
      <w:r w:rsidR="00F44628" w:rsidRPr="00CF231E">
        <w:rPr>
          <w:rFonts w:ascii="Times" w:hAnsi="Times" w:cs="Times New Roman"/>
          <w:i/>
          <w:iCs/>
          <w:highlight w:val="yellow"/>
          <w:lang w:val="en-GB"/>
        </w:rPr>
        <w:t>et al.</w:t>
      </w:r>
      <w:r w:rsidR="00F44628" w:rsidRPr="00CF231E">
        <w:rPr>
          <w:rFonts w:ascii="Times" w:hAnsi="Times" w:cs="Times New Roman"/>
          <w:highlight w:val="yellow"/>
          <w:lang w:val="en-GB"/>
        </w:rPr>
        <w:t xml:space="preserve"> 2012)</w:t>
      </w:r>
      <w:r w:rsidR="00F44628" w:rsidRPr="00CF231E">
        <w:rPr>
          <w:rFonts w:ascii="Times" w:hAnsi="Times"/>
          <w:highlight w:val="yellow"/>
        </w:rPr>
        <w:fldChar w:fldCharType="end"/>
      </w:r>
      <w:r w:rsidR="008F0CF1" w:rsidRPr="00CF231E">
        <w:rPr>
          <w:rFonts w:ascii="Times" w:hAnsi="Times"/>
          <w:highlight w:val="yellow"/>
        </w:rPr>
        <w:t xml:space="preserve"> </w:t>
      </w:r>
      <w:r w:rsidR="00420B4E" w:rsidRPr="00CF231E">
        <w:rPr>
          <w:rFonts w:ascii="Times" w:hAnsi="Times"/>
          <w:highlight w:val="yellow"/>
        </w:rPr>
        <w:fldChar w:fldCharType="begin"/>
      </w:r>
      <w:r w:rsidR="000B2F98" w:rsidRPr="00CF231E">
        <w:rPr>
          <w:rFonts w:ascii="Times" w:hAnsi="Times"/>
          <w:highlight w:val="yellow"/>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CF231E">
        <w:rPr>
          <w:rFonts w:ascii="Times" w:hAnsi="Times"/>
          <w:highlight w:val="yellow"/>
          <w:lang w:val="en-GB"/>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CF231E">
        <w:rPr>
          <w:rFonts w:ascii="Times" w:hAnsi="Times"/>
          <w:highlight w:val="yellow"/>
        </w:rPr>
        <w:fldChar w:fldCharType="separate"/>
      </w:r>
      <w:r w:rsidR="000B2F98" w:rsidRPr="00CF231E">
        <w:rPr>
          <w:rFonts w:ascii="Times" w:hAnsi="Times" w:cs="Times New Roman"/>
          <w:highlight w:val="yellow"/>
          <w:lang w:val="en-GB"/>
        </w:rPr>
        <w:t xml:space="preserve">(Pauly 1980; Thorson </w:t>
      </w:r>
      <w:r w:rsidR="000B2F98" w:rsidRPr="00CF231E">
        <w:rPr>
          <w:rFonts w:ascii="Times" w:hAnsi="Times" w:cs="Times New Roman"/>
          <w:i/>
          <w:iCs/>
          <w:highlight w:val="yellow"/>
          <w:lang w:val="en-GB"/>
        </w:rPr>
        <w:t>et al.</w:t>
      </w:r>
      <w:r w:rsidR="000B2F98" w:rsidRPr="00CF231E">
        <w:rPr>
          <w:rFonts w:ascii="Times" w:hAnsi="Times" w:cs="Times New Roman"/>
          <w:highlight w:val="yellow"/>
          <w:lang w:val="en-GB"/>
        </w:rPr>
        <w:t xml:space="preserve"> 2017)</w:t>
      </w:r>
      <w:r w:rsidR="00420B4E" w:rsidRPr="00CF231E">
        <w:rPr>
          <w:rFonts w:ascii="Times" w:hAnsi="Times"/>
          <w:highlight w:val="yellow"/>
        </w:rPr>
        <w:fldChar w:fldCharType="end"/>
      </w:r>
      <w:r w:rsidR="00E93A5C" w:rsidRPr="00CF231E">
        <w:rPr>
          <w:rFonts w:ascii="Times" w:hAnsi="Times"/>
          <w:highlight w:val="yellow"/>
          <w:lang w:val="en-GB"/>
        </w:rPr>
        <w:t xml:space="preserve">. </w:t>
      </w:r>
      <w:r w:rsidR="008637E9" w:rsidRPr="00CF231E">
        <w:rPr>
          <w:rFonts w:ascii="Times" w:hAnsi="Times"/>
          <w:highlight w:val="yellow"/>
          <w:lang w:val="en-GB"/>
        </w:rPr>
        <w:t>W</w:t>
      </w:r>
      <w:r w:rsidR="008637E9" w:rsidRPr="00F95139">
        <w:rPr>
          <w:rFonts w:ascii="Times" w:hAnsi="Times"/>
          <w:lang w:val="en-GB"/>
        </w:rPr>
        <w:t>e scale</w:t>
      </w:r>
      <w:r w:rsidR="008A569A" w:rsidRPr="00F95139">
        <w:rPr>
          <w:rFonts w:ascii="Times" w:hAnsi="Times"/>
          <w:lang w:val="en-GB"/>
        </w:rPr>
        <w:t xml:space="preserve"> rates of</w:t>
      </w:r>
      <w:r w:rsidR="008637E9" w:rsidRPr="00F95139">
        <w:rPr>
          <w:rFonts w:ascii="Times" w:hAnsi="Times"/>
          <w:lang w:val="en-GB"/>
        </w:rPr>
        <w:t xml:space="preserve"> </w:t>
      </w:r>
      <w:r w:rsidR="000C2AAC" w:rsidRPr="00F95139">
        <w:rPr>
          <w:rFonts w:ascii="Times" w:hAnsi="Times"/>
          <w:lang w:val="en-GB"/>
        </w:rPr>
        <w:t xml:space="preserve">individual </w:t>
      </w:r>
      <w:r w:rsidR="008637E9" w:rsidRPr="00F95139">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F95139">
        <w:rPr>
          <w:rFonts w:ascii="Times" w:hAnsi="Times"/>
          <w:lang w:val="en-GB"/>
        </w:rPr>
        <w:t xml:space="preserve">using </w:t>
      </w:r>
      <w:r w:rsidR="00A800FE" w:rsidRPr="00F95139">
        <w:rPr>
          <w:rFonts w:ascii="Times" w:hAnsi="Times"/>
          <w:lang w:val="en-GB"/>
        </w:rPr>
        <w:t xml:space="preserve">an Arrhenius temperature correction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09307986"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 </w:t>
      </w:r>
      <m:oMath>
        <m:r>
          <w:rPr>
            <w:rFonts w:ascii="Cambria Math" w:hAnsi="Cambria Math"/>
            <w:lang w:val="en-GB"/>
          </w:rPr>
          <m:t>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283.15</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where the correction factor=1)</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xml:space="preserve">, where physiological rates might be expected to </w:t>
      </w:r>
      <w:r w:rsidR="00AD67E3" w:rsidRPr="00AF32CB">
        <w:rPr>
          <w:rFonts w:cstheme="minorHAnsi"/>
          <w:bCs/>
          <w:lang w:val="en-GB"/>
        </w:rPr>
        <w:lastRenderedPageBreak/>
        <w:t>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 xml:space="preserve">(Righton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DB00B4" w:rsidRPr="00F95139">
        <w:rPr>
          <w:rFonts w:ascii="Times" w:hAnsi="Times"/>
          <w:lang w:val="en-GB"/>
        </w:rPr>
        <w:t xml:space="preserve">e.g. cost of growth </w:t>
      </w:r>
      <w:r w:rsidR="00DB00B4" w:rsidRPr="00AF32CB">
        <w:rPr>
          <w:rFonts w:ascii="Times" w:hAnsi="Times"/>
        </w:rPr>
        <w:fldChar w:fldCharType="begin"/>
      </w:r>
      <w:r w:rsidR="00DB00B4" w:rsidRPr="00F95139">
        <w:rPr>
          <w:rFonts w:ascii="Times" w:hAnsi="Times"/>
          <w:lang w:val="en-GB"/>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082E8E" w:rsidRPr="00F95139">
        <w:rPr>
          <w:rFonts w:ascii="Times" w:hAnsi="Times"/>
          <w:lang w:val="en-GB"/>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A52B0E">
        <w:rPr>
          <w:rFonts w:ascii="Times" w:hAnsi="Times"/>
          <w:lang w:val="en-GB"/>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F95139">
        <w:rPr>
          <w:rFonts w:ascii="Times" w:hAnsi="Times"/>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 and mortality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r w:rsidR="00845402">
        <w:rPr>
          <w:rFonts w:ascii="Times" w:hAnsi="Times"/>
          <w:lang w:val="en-GB"/>
        </w:rPr>
        <w:fldChar w:fldCharType="begin"/>
      </w:r>
      <w:r w:rsidR="002F2ABF">
        <w:rPr>
          <w:rFonts w:ascii="Times" w:hAnsi="Times"/>
          <w:lang w:val="en-GB"/>
        </w:rPr>
        <w:instrText xml:space="preserve"> ADDIN ZOTERO_ITEM CSL_CITATION {"citationID":"vJvfQOZj","properties":{"formattedCitation":"(Pauly 1980; Brown {\\i{}et al.} 2004a; Dell {\\i{}et al.} 2011; Englund {\\i{}et al.} 2011; Thorson {\\i{}et al.} 2017; Lindmark 2020)","plainCitation":"(Pauly 1980; Brown et al. 2004a; Dell et al. 2011; Englund et al. 2011; Thorson et al. 2017; Lindmark 2020)","noteIndex":0},"citationItems":[{"id":619,"uris":["http://zotero.org/users/6116610/items/77LBQAKL"],"uri":["http://zotero.org/users/6116610/items/77LBQAKL"],"itemData":{"id":619,"type":"article-journal","container-title":"ICES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b7UhPv6k/CDrijhjM","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845402">
        <w:rPr>
          <w:rFonts w:ascii="Times" w:hAnsi="Times"/>
          <w:lang w:val="en-GB"/>
        </w:rPr>
        <w:fldChar w:fldCharType="separate"/>
      </w:r>
      <w:r w:rsidR="002F2ABF" w:rsidRPr="002F2ABF">
        <w:rPr>
          <w:rFonts w:ascii="Times" w:hAnsi="Times" w:cs="Times"/>
          <w:lang w:val="en-GB"/>
        </w:rPr>
        <w:t xml:space="preserve">(Pauly 1980; Brown </w:t>
      </w:r>
      <w:r w:rsidR="002F2ABF" w:rsidRPr="002F2ABF">
        <w:rPr>
          <w:rFonts w:ascii="Times" w:hAnsi="Times" w:cs="Times"/>
          <w:i/>
          <w:iCs/>
          <w:lang w:val="en-GB"/>
        </w:rPr>
        <w:t>et al.</w:t>
      </w:r>
      <w:r w:rsidR="002F2ABF" w:rsidRPr="002F2ABF">
        <w:rPr>
          <w:rFonts w:ascii="Times" w:hAnsi="Times" w:cs="Times"/>
          <w:lang w:val="en-GB"/>
        </w:rPr>
        <w:t xml:space="preserve"> 2004a; Dell </w:t>
      </w:r>
      <w:r w:rsidR="002F2ABF" w:rsidRPr="002F2ABF">
        <w:rPr>
          <w:rFonts w:ascii="Times" w:hAnsi="Times" w:cs="Times"/>
          <w:i/>
          <w:iCs/>
          <w:lang w:val="en-GB"/>
        </w:rPr>
        <w:t>et al.</w:t>
      </w:r>
      <w:r w:rsidR="002F2ABF" w:rsidRPr="002F2ABF">
        <w:rPr>
          <w:rFonts w:ascii="Times" w:hAnsi="Times" w:cs="Times"/>
          <w:lang w:val="en-GB"/>
        </w:rPr>
        <w:t xml:space="preserve"> 2011; Englund </w:t>
      </w:r>
      <w:r w:rsidR="002F2ABF" w:rsidRPr="002F2ABF">
        <w:rPr>
          <w:rFonts w:ascii="Times" w:hAnsi="Times" w:cs="Times"/>
          <w:i/>
          <w:iCs/>
          <w:lang w:val="en-GB"/>
        </w:rPr>
        <w:t>et al.</w:t>
      </w:r>
      <w:r w:rsidR="002F2ABF" w:rsidRPr="002F2ABF">
        <w:rPr>
          <w:rFonts w:ascii="Times" w:hAnsi="Times" w:cs="Times"/>
          <w:lang w:val="en-GB"/>
        </w:rPr>
        <w:t xml:space="preserve"> 2011; Thorson </w:t>
      </w:r>
      <w:r w:rsidR="002F2ABF" w:rsidRPr="002F2ABF">
        <w:rPr>
          <w:rFonts w:ascii="Times" w:hAnsi="Times" w:cs="Times"/>
          <w:i/>
          <w:iCs/>
          <w:lang w:val="en-GB"/>
        </w:rPr>
        <w:t>et al.</w:t>
      </w:r>
      <w:r w:rsidR="002F2ABF" w:rsidRPr="002F2ABF">
        <w:rPr>
          <w:rFonts w:ascii="Times" w:hAnsi="Times" w:cs="Times"/>
          <w:lang w:val="en-GB"/>
        </w:rPr>
        <w:t xml:space="preserve"> 2017; Lindmark 2020)</w:t>
      </w:r>
      <w:r w:rsidR="00845402">
        <w:rPr>
          <w:rFonts w:ascii="Times" w:hAnsi="Times"/>
          <w:lang w:val="en-GB"/>
        </w:rPr>
        <w:fldChar w:fldCharType="end"/>
      </w:r>
      <w:r w:rsidR="00B15B0D" w:rsidRPr="00F95139">
        <w:rPr>
          <w:rFonts w:ascii="Times" w:hAnsi="Times"/>
          <w:lang w:val="en-GB"/>
        </w:rPr>
        <w:t>.</w:t>
      </w:r>
    </w:p>
    <w:p w14:paraId="09EC3146" w14:textId="4FE0C1E5"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7EE97298"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8504A2">
        <w:rPr>
          <w:rFonts w:ascii="Times" w:hAnsi="Times"/>
          <w:lang w:val="en-GB"/>
        </w:rPr>
        <w:instrText xml:space="preserve"> ADDIN ZOTERO_ITEM CSL_CITATION {"citationID":"LAVWmH49","properties":{"formattedCitation":"(Savage {\\i{}et al.} 2004)","plainCitation":"(Savage et al. 2004)","noteIndex":0},"citationItems":[{"id":"b7UhPv6k/tdnxrNZu","uris":["http://zotero.org/users/6116610/items/5EKRHGLR"],"uri":["http://zotero.org/users/6116610/items/5EKRHGLR"],"itemData":{"id":"CKQJ1ax4/jRfK4Prd","type":"article-journal","container-title":"The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lastRenderedPageBreak/>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8504A2">
        <w:rPr>
          <w:rFonts w:ascii="Times" w:hAnsi="Times"/>
          <w:lang w:val="en-GB"/>
        </w:rPr>
        <w:instrText xml:space="preserve"> ADDIN ZOTERO_ITEM CSL_CITATION {"citationID":"Bw10xA31","properties":{"formattedCitation":"(Savage {\\i{}et al.} 2004; Gilbert {\\i{}et al.} 2014)","plainCitation":"(Savage et al. 2004; Gilbert et al. 2014)","noteIndex":0},"citationItems":[{"id":"b7UhPv6k/tdnxrNZu","uris":["http://zotero.org/users/6116610/items/5EKRHGLR"],"uri":["http://zotero.org/users/6116610/items/5EKRHGLR"],"itemData":{"id":"CKQJ1ax4/jRfK4Prd","type":"article-journal","container-title":"The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F95139">
        <w:rPr>
          <w:rFonts w:ascii="Times" w:hAnsi="Times"/>
          <w:lang w:val="en-GB"/>
        </w:rPr>
        <w:t xml:space="preserve">, if assuming 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for the resource populations</w:t>
      </w:r>
      <w:r w:rsidR="00AC7A44" w:rsidRPr="00F95139">
        <w:rPr>
          <w:rFonts w:ascii="Times" w:hAnsi="Times"/>
          <w:lang w:val="en-GB"/>
        </w:rPr>
        <w:t>.</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456C67" w:rsidRPr="00F95139">
        <w:rPr>
          <w:rFonts w:ascii="Times" w:hAnsi="Times"/>
          <w:lang w:val="en-GB"/>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D21DF7">
        <w:rPr>
          <w:rFonts w:ascii="Times" w:hAnsi="Times"/>
          <w:lang w:val="en-GB"/>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205717" w:rsidRPr="00205717">
        <w:rPr>
          <w:rFonts w:ascii="Times" w:hAnsi="Times"/>
          <w:lang w:val="en-US"/>
        </w:rPr>
        <w:t xml:space="preserve">This scenario is referred to </w:t>
      </w:r>
      <w:proofErr w:type="gramStart"/>
      <w:r w:rsidR="00205717" w:rsidRPr="00205717">
        <w:rPr>
          <w:rFonts w:ascii="Times" w:hAnsi="Times"/>
          <w:lang w:val="en-US"/>
        </w:rPr>
        <w:t>as ”exp</w:t>
      </w:r>
      <w:proofErr w:type="gramEnd"/>
      <w:r w:rsidR="00205717" w:rsidRPr="00205717">
        <w:rPr>
          <w:rFonts w:ascii="Times" w:hAnsi="Times"/>
          <w:lang w:val="en-US"/>
        </w:rPr>
        <w:t>”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9D4C8C" w:rsidRPr="00F95139">
        <w:rPr>
          <w:rFonts w:ascii="Times" w:hAnsi="Times"/>
          <w:lang w:val="en-GB"/>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w:t>
      </w:r>
      <w:proofErr w:type="spellStart"/>
      <w:r w:rsidR="004953E9" w:rsidRPr="00ED4826">
        <w:rPr>
          <w:rFonts w:ascii="Times" w:hAnsi="Times"/>
          <w:lang w:val="en-US"/>
        </w:rPr>
        <w:t>obs</w:t>
      </w:r>
      <w:proofErr w:type="spellEnd"/>
      <w:r w:rsidR="004953E9" w:rsidRPr="00ED4826">
        <w:rPr>
          <w:rFonts w:ascii="Times" w:hAnsi="Times"/>
          <w:lang w:val="en-US"/>
        </w:rPr>
        <w:t>”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19BBFFD3"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8504A2">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3F4557" w:rsidRPr="00F95139">
        <w:rPr>
          <w:rFonts w:ascii="Times" w:hAnsi="Times"/>
          <w:lang w:val="en-GB"/>
        </w:rPr>
        <w:t>combinations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 probability distributions</w:t>
      </w:r>
      <w:r w:rsidR="00CE1DB1" w:rsidRPr="00F95139">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2C7952" w:rsidRPr="00F95139">
        <w:rPr>
          <w:rFonts w:ascii="Times" w:hAnsi="Times"/>
          <w:lang w:val="en-GB"/>
        </w:rPr>
        <w:t>T</w:t>
      </w:r>
      <w:r w:rsidR="0049321F" w:rsidRPr="00F95139">
        <w:rPr>
          <w:rFonts w:ascii="Times" w:hAnsi="Times"/>
          <w:lang w:val="en-GB"/>
        </w:rPr>
        <w:t xml:space="preserve">he model </w:t>
      </w:r>
      <w:r w:rsidR="002C7952" w:rsidRPr="00F95139">
        <w:rPr>
          <w:rFonts w:ascii="Times" w:hAnsi="Times"/>
          <w:lang w:val="en-GB"/>
        </w:rPr>
        <w:t xml:space="preserve">is then </w:t>
      </w:r>
      <w:r w:rsidR="00271CDA" w:rsidRPr="00F95139">
        <w:rPr>
          <w:rFonts w:ascii="Times" w:hAnsi="Times"/>
          <w:lang w:val="en-GB"/>
        </w:rPr>
        <w:t xml:space="preserve">projected </w:t>
      </w:r>
      <w:r w:rsidR="00B012EE" w:rsidRPr="00F95139">
        <w:rPr>
          <w:rFonts w:ascii="Times" w:hAnsi="Times"/>
          <w:lang w:val="en-GB"/>
        </w:rPr>
        <w:t xml:space="preserve">to </w:t>
      </w:r>
      <w:r w:rsidR="0049321F" w:rsidRPr="00F95139">
        <w:rPr>
          <w:rFonts w:ascii="Times" w:hAnsi="Times"/>
          <w:lang w:val="en-GB"/>
        </w:rPr>
        <w:t xml:space="preserve">forward </w:t>
      </w:r>
      <w:r w:rsidR="00B012EE" w:rsidRPr="00F95139">
        <w:rPr>
          <w:rFonts w:ascii="Times" w:hAnsi="Times"/>
          <w:lang w:val="en-GB"/>
        </w:rPr>
        <w:t>to 2050</w:t>
      </w:r>
      <w:r w:rsidR="00DF5592" w:rsidRPr="00DF5592">
        <w:rPr>
          <w:rFonts w:ascii="Times" w:hAnsi="Times"/>
          <w:lang w:val="en-US"/>
        </w:rPr>
        <w:t>. T</w:t>
      </w:r>
      <w:r w:rsidR="00DF5592">
        <w:rPr>
          <w:rFonts w:ascii="Times" w:hAnsi="Times"/>
          <w:lang w:val="en-US"/>
        </w:rPr>
        <w:t>his is repeated</w:t>
      </w:r>
      <w:r w:rsidR="00B012EE" w:rsidRPr="00F95139">
        <w:rPr>
          <w:rFonts w:ascii="Times" w:hAnsi="Times"/>
          <w:lang w:val="en-GB"/>
        </w:rPr>
        <w:t xml:space="preserve"> </w:t>
      </w:r>
      <w:r w:rsidR="00F52CE7" w:rsidRPr="00F95139">
        <w:rPr>
          <w:rFonts w:ascii="Times" w:hAnsi="Times"/>
          <w:lang w:val="en-GB"/>
        </w:rPr>
        <w:t xml:space="preserve">200 times, each time with another set of </w:t>
      </w:r>
      <w:r w:rsidR="00401A33" w:rsidRPr="00F95139">
        <w:rPr>
          <w:rFonts w:ascii="Times" w:hAnsi="Times"/>
          <w:lang w:val="en-GB"/>
        </w:rPr>
        <w:t>parameters</w:t>
      </w:r>
      <w:r w:rsidR="00A85FC3" w:rsidRPr="00F95139">
        <w:rPr>
          <w:rFonts w:ascii="Times" w:hAnsi="Times"/>
          <w:lang w:val="en-GB"/>
        </w:rPr>
        <w:t xml:space="preserve">. 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the random draws</w:t>
      </w:r>
      <w:r w:rsidR="000A0E95" w:rsidRPr="00F95139">
        <w:rPr>
          <w:rFonts w:ascii="Times" w:hAnsi="Times"/>
          <w:lang w:val="en-GB"/>
        </w:rPr>
        <w:t xml:space="preserve">. </w:t>
      </w:r>
      <w:r w:rsidR="00273DA3" w:rsidRPr="00F95139">
        <w:rPr>
          <w:rFonts w:ascii="Times" w:hAnsi="Times"/>
          <w:lang w:val="en-GB"/>
        </w:rPr>
        <w:t xml:space="preserve">The </w:t>
      </w:r>
      <w:r w:rsidR="00F26545" w:rsidRPr="00F95139">
        <w:rPr>
          <w:rFonts w:ascii="Times" w:hAnsi="Times"/>
          <w:lang w:val="en-GB"/>
        </w:rPr>
        <w:t xml:space="preserve">probability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(Lindmark et al, in prep)</w:t>
      </w:r>
      <w:r w:rsidR="00045537" w:rsidRPr="00F95139">
        <w:rPr>
          <w:rFonts w:ascii="Times" w:hAnsi="Times"/>
          <w:lang w:val="en-GB"/>
        </w:rPr>
        <w:t>. M</w:t>
      </w:r>
      <w:r w:rsidR="004C6CF0" w:rsidRPr="00F95139">
        <w:rPr>
          <w:rFonts w:ascii="Times" w:hAnsi="Times"/>
          <w:lang w:val="en-GB"/>
        </w:rPr>
        <w:t>ortality i</w:t>
      </w:r>
      <w:commentRangeStart w:id="29"/>
      <w:commentRangeStart w:id="30"/>
      <w:r w:rsidR="004C6CF0" w:rsidRPr="00F95139">
        <w:rPr>
          <w:rFonts w:ascii="Times" w:hAnsi="Times"/>
          <w:lang w:val="en-GB"/>
        </w:rPr>
        <w:t xml:space="preserve">s assumed to scale in proportion to </w:t>
      </w:r>
      <w:r w:rsidR="008368B5" w:rsidRPr="00F95139">
        <w:rPr>
          <w:rFonts w:ascii="Times" w:hAnsi="Times"/>
          <w:lang w:val="en-GB"/>
        </w:rPr>
        <w:t>metabolic rate</w:t>
      </w:r>
      <w:commentRangeEnd w:id="29"/>
      <w:r w:rsidR="00F26545" w:rsidRPr="00AF32CB">
        <w:rPr>
          <w:rStyle w:val="CommentReference"/>
          <w:sz w:val="22"/>
          <w:szCs w:val="22"/>
        </w:rPr>
        <w:commentReference w:id="29"/>
      </w:r>
      <w:commentRangeEnd w:id="30"/>
      <w:r w:rsidR="003A5DCB" w:rsidRPr="00AF32CB">
        <w:rPr>
          <w:rStyle w:val="CommentReference"/>
          <w:sz w:val="22"/>
          <w:szCs w:val="22"/>
        </w:rPr>
        <w:commentReference w:id="30"/>
      </w:r>
      <w:r w:rsidR="008368B5" w:rsidRPr="00F95139">
        <w:rPr>
          <w:rFonts w:ascii="Times" w:hAnsi="Times"/>
          <w:lang w:val="en-GB"/>
        </w:rPr>
        <w:t xml:space="preserv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8504A2">
        <w:rPr>
          <w:rFonts w:ascii="Times" w:hAnsi="Times"/>
          <w:lang w:val="en-GB"/>
        </w:rPr>
        <w:instrText xml:space="preserve"> ADDIN ZOTERO_ITEM CSL_CITATION {"citationID":"erU4dyOI","properties":{"formattedCitation":"(Brown {\\i{}et al.} 2004a; Blanchard {\\i{}et al.} 2012)","plainCitation":"(Brown et al. 2004a; Blanchard et al. 2012)","noteIndex":0},"citationItems":[{"id":"b7UhPv6k/CDrijhjM","uris":["http://zotero.org/users/6116610/items/U72KD5M3"],"uri":["http://zotero.org/users/6116610/items/U72KD5M3"],"itemData":{"id":"CKQJ1ax4/hOtcD1y0","type":"article-journal","title":"Toward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7817D2" w:rsidRPr="00F95139">
        <w:rPr>
          <w:rFonts w:ascii="Times" w:hAnsi="Times"/>
          <w:lang w:val="en-GB"/>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F95139">
        <w:rPr>
          <w:rFonts w:ascii="Times" w:hAnsi="Times"/>
          <w:lang w:val="en-GB"/>
        </w:rPr>
        <w:t>assume</w:t>
      </w:r>
      <w:r w:rsidR="007B441D" w:rsidRPr="00396C18">
        <w:rPr>
          <w:rFonts w:ascii="Times" w:hAnsi="Times"/>
          <w:lang w:val="en-US"/>
        </w:rPr>
        <w:t>d</w:t>
      </w:r>
      <w:r w:rsidR="007B441D" w:rsidRPr="00F95139">
        <w:rPr>
          <w:rFonts w:ascii="Times" w:hAnsi="Times"/>
          <w:lang w:val="en-GB"/>
        </w:rPr>
        <w:t xml:space="preserve"> the distributions of each rate from which the draws are taken are </w:t>
      </w:r>
      <w:r w:rsidR="007B441D" w:rsidRPr="00F95139">
        <w:rPr>
          <w:rFonts w:ascii="Times" w:hAnsi="Times"/>
          <w:lang w:val="en-GB"/>
        </w:rPr>
        <w:lastRenderedPageBreak/>
        <w:t>independent.</w:t>
      </w:r>
      <w:r w:rsidR="00E74AAE" w:rsidRPr="00396C18">
        <w:rPr>
          <w:rFonts w:ascii="Times" w:hAnsi="Times"/>
          <w:lang w:val="en-US"/>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rPr>
            <w:rFonts w:ascii="Cambria Math" w:hAnsi="Cambria Math"/>
            <w:lang w:val="en-GB"/>
          </w:rPr>
          <m:t xml:space="preserve">  [</m:t>
        </m:r>
        <m:sSup>
          <m:sSupPr>
            <m:ctrlPr>
              <w:rPr>
                <w:rFonts w:ascii="Cambria Math" w:hAnsi="Cambria Math"/>
                <w:iCs/>
                <w:lang w:val="en-GB"/>
              </w:rPr>
            </m:ctrlPr>
          </m:sSupPr>
          <m:e>
            <m:r>
              <m:rPr>
                <m:sty m:val="p"/>
              </m:rPr>
              <w:rPr>
                <w:rFonts w:ascii="Cambria Math" w:hAnsi="Cambria Math"/>
                <w:lang w:val="en-GB"/>
              </w:rPr>
              <m:t>eV</m:t>
            </m:r>
          </m:e>
          <m:sup>
            <m:r>
              <m:rPr>
                <m:sty m:val="p"/>
              </m:rPr>
              <w:rPr>
                <w:rFonts w:ascii="Cambria Math" w:hAnsi="Cambria Math"/>
                <w:lang w:val="en-GB"/>
              </w:rPr>
              <m:t>-1</m:t>
            </m:r>
          </m:sup>
        </m:sSup>
        <m:r>
          <w:rPr>
            <w:rFonts w:ascii="Cambria Math" w:hAnsi="Cambria Math"/>
            <w:lang w:val="en-GB"/>
          </w:rPr>
          <m:t>]</m:t>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8504A2">
        <w:rPr>
          <w:rFonts w:ascii="Times" w:hAnsi="Times"/>
          <w:lang w:val="en-GB"/>
        </w:rPr>
        <w:instrText xml:space="preserve"> ADDIN ZOTERO_ITEM CSL_CITATION {"citationID":"iFXh405t","properties":{"formattedCitation":"(Savage {\\i{}et al.} 2004)","plainCitation":"(Savage et al. 2004)","noteIndex":0},"citationItems":[{"id":"b7UhPv6k/tdnxrNZu","uris":["http://zotero.org/users/6116610/items/5EKRHGLR"],"uri":["http://zotero.org/users/6116610/items/5EKRHGLR"],"itemData":{"id":"a9J8YZsy/ccYTjRvA","type":"article-journal","container-title":"The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B54419" w:rsidRPr="00B54419">
        <w:rPr>
          <w:rFonts w:ascii="Times" w:hAnsi="Times"/>
          <w:lang w:val="en-GB"/>
        </w:rPr>
        <w:t>exp</w:t>
      </w:r>
      <w:r w:rsidR="00857D68" w:rsidRPr="00F95139">
        <w:rPr>
          <w:rFonts w:ascii="Times" w:hAnsi="Times"/>
          <w:lang w:val="en-GB"/>
        </w:rPr>
        <w:t>-</w:t>
      </w:r>
      <w:commentRangeStart w:id="31"/>
      <w:commentRangeStart w:id="32"/>
      <w:r w:rsidR="00857D68" w:rsidRPr="00F95139">
        <w:rPr>
          <w:rFonts w:ascii="Times" w:hAnsi="Times"/>
          <w:lang w:val="en-GB"/>
        </w:rPr>
        <w:t>scenario</w:t>
      </w:r>
      <w:commentRangeEnd w:id="31"/>
      <w:r w:rsidR="00F26545" w:rsidRPr="00AF32CB">
        <w:rPr>
          <w:rStyle w:val="CommentReference"/>
          <w:sz w:val="22"/>
          <w:szCs w:val="22"/>
        </w:rPr>
        <w:commentReference w:id="31"/>
      </w:r>
      <w:commentRangeEnd w:id="32"/>
      <w:r w:rsidR="00F612FF">
        <w:rPr>
          <w:rStyle w:val="CommentReference"/>
        </w:rPr>
        <w:commentReference w:id="32"/>
      </w:r>
      <w:r w:rsidR="00086A75" w:rsidRPr="00086A75">
        <w:rPr>
          <w:rFonts w:ascii="Times" w:hAnsi="Times"/>
          <w:lang w:val="en-US"/>
        </w:rPr>
        <w:t xml:space="preserve">, </w:t>
      </w:r>
      <w:r w:rsidR="00086A75">
        <w:rPr>
          <w:rFonts w:ascii="Times" w:hAnsi="Times"/>
          <w:lang w:val="en-US"/>
        </w:rPr>
        <w:t xml:space="preserve">and </w:t>
      </w:r>
      <w:r w:rsidR="00086A75" w:rsidRPr="00F95139">
        <w:rPr>
          <w:rFonts w:ascii="Times" w:hAnsi="Times"/>
          <w:lang w:val="en-GB"/>
        </w:rPr>
        <w:t>fitting</w:t>
      </w:r>
      <w:r w:rsidR="000D66A6" w:rsidRPr="006D1F7E">
        <w:rPr>
          <w:rFonts w:ascii="Times" w:hAnsi="Times"/>
          <w:lang w:val="en-US"/>
        </w:rPr>
        <w:t xml:space="preserve"> 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 xml:space="preserve">ere extracted using the software </w:t>
      </w:r>
      <w:proofErr w:type="spellStart"/>
      <w:r w:rsidR="00DD7341">
        <w:rPr>
          <w:rFonts w:ascii="Times" w:hAnsi="Times"/>
          <w:lang w:val="en-US"/>
        </w:rPr>
        <w:t>WebPlotDigitizer</w:t>
      </w:r>
      <w:proofErr w:type="spellEnd"/>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26542894" w:rsidR="001B012A" w:rsidRPr="003368A0" w:rsidRDefault="007221B5" w:rsidP="001B012A">
      <w:pPr>
        <w:spacing w:line="480" w:lineRule="auto"/>
        <w:contextualSpacing/>
        <w:jc w:val="both"/>
        <w:rPr>
          <w:rFonts w:ascii="Times" w:hAnsi="Times"/>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S1-S2</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BD49BC" w:rsidRPr="00F95139">
        <w:rPr>
          <w:rFonts w:ascii="Times" w:hAnsi="Times"/>
          <w:lang w:val="en-GB"/>
        </w:rPr>
        <w:t>average</w:t>
      </w:r>
      <w:r w:rsidR="00735100" w:rsidRPr="00F95139">
        <w:rPr>
          <w:rFonts w:ascii="Times" w:hAnsi="Times"/>
          <w:lang w:val="en-GB"/>
        </w:rPr>
        <w:t xml:space="preserve">d </w:t>
      </w:r>
      <w:r w:rsidR="007E3C1C" w:rsidRPr="00F95139">
        <w:rPr>
          <w:rFonts w:ascii="Times" w:hAnsi="Times"/>
          <w:lang w:val="en-GB"/>
        </w:rPr>
        <w:t>stock assessment data</w:t>
      </w:r>
      <w:r w:rsidR="00B54419">
        <w:rPr>
          <w:rFonts w:ascii="Times" w:hAnsi="Times"/>
          <w:lang w:val="en-GB"/>
        </w:rPr>
        <w:t xml:space="preserve"> for cod, herring and sprat</w:t>
      </w:r>
      <w:r w:rsidR="007E3C1C" w:rsidRPr="00F95139">
        <w:rPr>
          <w:rFonts w:ascii="Times" w:hAnsi="Times"/>
          <w:lang w:val="en-GB"/>
        </w:rPr>
        <w:t xml:space="preserve"> </w:t>
      </w:r>
      <w:r w:rsidR="00176D12" w:rsidRPr="00F95139">
        <w:rPr>
          <w:rFonts w:ascii="Times" w:hAnsi="Times"/>
          <w:lang w:val="en-GB"/>
        </w:rPr>
        <w:t xml:space="preserve">(fishing mortality, F and spawning stock biomass, SSB) </w:t>
      </w:r>
      <w:r w:rsidR="00993F1C" w:rsidRPr="00AF32CB">
        <w:rPr>
          <w:rFonts w:ascii="Times" w:hAnsi="Times"/>
        </w:rPr>
        <w:fldChar w:fldCharType="begin"/>
      </w:r>
      <w:r w:rsidR="008504A2">
        <w:rPr>
          <w:rFonts w:ascii="Times" w:hAnsi="Times"/>
          <w:lang w:val="en-GB"/>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7UhPv6k/gEatyq3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 xml:space="preserve">in a specific time window to </w:t>
      </w:r>
      <w:r w:rsidR="002732A2" w:rsidRPr="00F95139">
        <w:rPr>
          <w:rFonts w:ascii="Times" w:hAnsi="Times"/>
          <w:lang w:val="en-GB"/>
        </w:rPr>
        <w:t>tune the system to get realistic biomass ratio</w:t>
      </w:r>
      <w:r w:rsidR="007E1E81" w:rsidRPr="00F95139">
        <w:rPr>
          <w:rFonts w:ascii="Times" w:hAnsi="Times"/>
          <w:lang w:val="en-GB"/>
        </w:rPr>
        <w:t>s.</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796FAA" w:rsidRPr="00F95139">
        <w:rPr>
          <w:rFonts w:ascii="Times" w:hAnsi="Times"/>
          <w:lang w:val="en-GB"/>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F95139">
        <w:rPr>
          <w:rFonts w:ascii="Times" w:hAnsi="Times"/>
          <w:lang w:val="en-GB"/>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F95139">
        <w:rPr>
          <w:rFonts w:ascii="Cambria Math" w:hAnsi="Cambria Math" w:cs="Cambria Math"/>
          <w:lang w:val="en-GB"/>
        </w:rPr>
        <w:instrText>‐</w:instrText>
      </w:r>
      <w:r w:rsidR="00796FAA" w:rsidRPr="00F95139">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time period 1992-2002 as in </w:t>
      </w:r>
      <w:r w:rsidR="001B012A" w:rsidRPr="00AF32CB">
        <w:rPr>
          <w:rFonts w:ascii="Times" w:hAnsi="Times"/>
        </w:rPr>
        <w:fldChar w:fldCharType="begin"/>
      </w:r>
      <w:r w:rsidR="00ED61E1" w:rsidRPr="00F95139">
        <w:rPr>
          <w:rFonts w:ascii="Times" w:hAnsi="Times"/>
          <w:lang w:val="en-GB"/>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F95139">
        <w:rPr>
          <w:rFonts w:ascii="Times" w:hAnsi="Times"/>
          <w:lang w:val="en-GB"/>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F95139">
        <w:rPr>
          <w:rFonts w:ascii="Times" w:hAnsi="Times"/>
          <w:lang w:val="en-GB"/>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F95139">
        <w:rPr>
          <w:rFonts w:ascii="Times" w:hAnsi="Times"/>
          <w:lang w:val="en-GB"/>
        </w:rPr>
        <w:instrText>icting objectives is to focus on win–wins until Pareto ef</w:instrText>
      </w:r>
      <w:r w:rsidR="00ED61E1" w:rsidRPr="00AF32CB">
        <w:rPr>
          <w:rFonts w:ascii="Times" w:hAnsi="Times"/>
        </w:rPr>
        <w:instrText>ﬁ</w:instrText>
      </w:r>
      <w:r w:rsidR="00ED61E1" w:rsidRPr="00F95139">
        <w:rPr>
          <w:rFonts w:ascii="Times" w:hAnsi="Times"/>
          <w:lang w:val="en-GB"/>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 xml:space="preserve">sheries in </w:instrText>
      </w:r>
      <w:r w:rsidR="00ED61E1" w:rsidRPr="00AF32CB">
        <w:rPr>
          <w:rFonts w:ascii="Times" w:hAnsi="Times"/>
        </w:rPr>
        <w:instrText>ﬁ</w:instrText>
      </w:r>
      <w:r w:rsidR="00ED61E1" w:rsidRPr="00F95139">
        <w:rPr>
          <w:rFonts w:ascii="Times" w:hAnsi="Times"/>
          <w:lang w:val="en-GB"/>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F95139">
        <w:rPr>
          <w:rFonts w:ascii="Times" w:hAnsi="Times"/>
          <w:lang w:val="en-GB"/>
        </w:rPr>
        <w:instrText>shing patterns in three LMEs (North Sea, Barents Sea and Benguela Current) are nearly ef</w:instrText>
      </w:r>
      <w:r w:rsidR="00ED61E1" w:rsidRPr="00AF32CB">
        <w:rPr>
          <w:rFonts w:ascii="Times" w:hAnsi="Times"/>
        </w:rPr>
        <w:instrText>ﬁ</w:instrText>
      </w:r>
      <w:r w:rsidR="00ED61E1" w:rsidRPr="00F95139">
        <w:rPr>
          <w:rFonts w:ascii="Times" w:hAnsi="Times"/>
          <w:lang w:val="en-GB"/>
        </w:rPr>
        <w:instrText>cient with respect to long-term yield and ecosystem impact and that ef</w:instrText>
      </w:r>
      <w:r w:rsidR="00ED61E1" w:rsidRPr="00AF32CB">
        <w:rPr>
          <w:rFonts w:ascii="Times" w:hAnsi="Times"/>
        </w:rPr>
        <w:instrText>ﬁ</w:instrText>
      </w:r>
      <w:r w:rsidR="00ED61E1" w:rsidRPr="00F95139">
        <w:rPr>
          <w:rFonts w:ascii="Times" w:hAnsi="Times"/>
          <w:lang w:val="en-GB"/>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F95139">
        <w:rPr>
          <w:rFonts w:ascii="Times" w:hAnsi="Times"/>
          <w:lang w:val="en-GB"/>
        </w:rPr>
        <w:instrText>shing is inef</w:instrText>
      </w:r>
      <w:r w:rsidR="00ED61E1" w:rsidRPr="00AF32CB">
        <w:rPr>
          <w:rFonts w:ascii="Times" w:hAnsi="Times"/>
        </w:rPr>
        <w:instrText>ﬁ</w:instrText>
      </w:r>
      <w:r w:rsidR="00ED61E1" w:rsidRPr="00F95139">
        <w:rPr>
          <w:rFonts w:ascii="Times" w:hAnsi="Times"/>
          <w:lang w:val="en-GB"/>
        </w:rPr>
        <w:instrText>cient and win–wins remain available. We additionally examine the ef</w:instrText>
      </w:r>
      <w:r w:rsidR="00ED61E1" w:rsidRPr="00AF32CB">
        <w:rPr>
          <w:rFonts w:ascii="Times" w:hAnsi="Times"/>
        </w:rPr>
        <w:instrText>ﬁ</w:instrText>
      </w:r>
      <w:r w:rsidR="00ED61E1" w:rsidRPr="00F95139">
        <w:rPr>
          <w:rFonts w:ascii="Times" w:hAnsi="Times"/>
          <w:lang w:val="en-GB"/>
        </w:rPr>
        <w:instrText xml:space="preserve">ciency of North Sea and Baltic Sea </w:instrText>
      </w:r>
      <w:r w:rsidR="00ED61E1" w:rsidRPr="00AF32CB">
        <w:rPr>
          <w:rFonts w:ascii="Times" w:hAnsi="Times"/>
        </w:rPr>
        <w:instrText>ﬁ</w:instrText>
      </w:r>
      <w:r w:rsidR="00ED61E1" w:rsidRPr="00F95139">
        <w:rPr>
          <w:rFonts w:ascii="Times" w:hAnsi="Times"/>
          <w:lang w:val="en-GB"/>
        </w:rPr>
        <w:instrText xml:space="preserve">sheries with respect to economic rent and ecosystem impact, </w:instrText>
      </w:r>
      <w:r w:rsidR="00ED61E1" w:rsidRPr="00AF32CB">
        <w:rPr>
          <w:rFonts w:ascii="Times" w:hAnsi="Times"/>
        </w:rPr>
        <w:instrText>ﬁ</w:instrText>
      </w:r>
      <w:r w:rsidR="00ED61E1" w:rsidRPr="00F95139">
        <w:rPr>
          <w:rFonts w:ascii="Times" w:hAnsi="Times"/>
          <w:lang w:val="en-GB"/>
        </w:rPr>
        <w:instrText>nding both to be inef</w:instrText>
      </w:r>
      <w:r w:rsidR="00ED61E1" w:rsidRPr="00AF32CB">
        <w:rPr>
          <w:rFonts w:ascii="Times" w:hAnsi="Times"/>
        </w:rPr>
        <w:instrText>ﬁ</w:instrText>
      </w:r>
      <w:r w:rsidR="00ED61E1" w:rsidRPr="00F95139">
        <w:rPr>
          <w:rFonts w:ascii="Times" w:hAnsi="Times"/>
          <w:lang w:val="en-GB"/>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sheries; (ii) that ecosystem-scale win–wins, especially with respect to conservation and pro</w:instrText>
      </w:r>
      <w:r w:rsidR="00ED61E1" w:rsidRPr="00AF32CB">
        <w:rPr>
          <w:rFonts w:ascii="Times" w:hAnsi="Times"/>
        </w:rPr>
        <w:instrText>ﬁ</w:instrText>
      </w:r>
      <w:r w:rsidR="00ED61E1" w:rsidRPr="00F95139">
        <w:rPr>
          <w:rFonts w:ascii="Times" w:hAnsi="Times"/>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F95139">
        <w:rPr>
          <w:rFonts w:ascii="Times" w:hAnsi="Times" w:cs="Times New Roman"/>
          <w:lang w:val="en-GB"/>
        </w:rPr>
        <w:t xml:space="preserve">(Jacobsen </w:t>
      </w:r>
      <w:r w:rsidR="001B012A" w:rsidRPr="00F95139">
        <w:rPr>
          <w:rFonts w:ascii="Times" w:hAnsi="Times" w:cs="Times New Roman"/>
          <w:i/>
          <w:iCs/>
          <w:lang w:val="en-GB"/>
        </w:rPr>
        <w:t>et al.</w:t>
      </w:r>
      <w:r w:rsidR="001B012A" w:rsidRPr="00F95139">
        <w:rPr>
          <w:rFonts w:ascii="Times" w:hAnsi="Times" w:cs="Times New Roman"/>
          <w:lang w:val="en-GB"/>
        </w:rPr>
        <w:t xml:space="preserve"> 2017)</w:t>
      </w:r>
      <w:r w:rsidR="001B012A" w:rsidRPr="00AF32CB">
        <w:rPr>
          <w:rFonts w:ascii="Times" w:hAnsi="Times"/>
        </w:rPr>
        <w:fldChar w:fldCharType="end"/>
      </w:r>
      <w:r w:rsidR="001B012A" w:rsidRPr="00F95139">
        <w:rPr>
          <w:rFonts w:ascii="Times" w:hAnsi="Times"/>
          <w:lang w:val="en-GB"/>
        </w:rPr>
        <w:t>, which is a post-regime shift period characterized by high fishing mortality (</w:t>
      </w:r>
      <w:r w:rsidR="000B3760" w:rsidRPr="00F95139">
        <w:rPr>
          <w:rFonts w:ascii="Times" w:hAnsi="Times"/>
          <w:lang w:val="en-GB"/>
        </w:rPr>
        <w:t>F</w:t>
      </w:r>
      <w:r w:rsidR="001B012A" w:rsidRPr="00F95139">
        <w:rPr>
          <w:rFonts w:ascii="Times" w:hAnsi="Times"/>
          <w:lang w:val="en-GB"/>
        </w:rPr>
        <w:t xml:space="preserve">) on cod, low cod and herring abundance and high sprat abundance </w:t>
      </w:r>
      <w:r w:rsidR="001B012A" w:rsidRPr="00AF32CB">
        <w:rPr>
          <w:rFonts w:ascii="Times" w:hAnsi="Times"/>
        </w:rPr>
        <w:fldChar w:fldCharType="begin"/>
      </w:r>
      <w:r w:rsidR="00ED61E1" w:rsidRPr="00F95139">
        <w:rPr>
          <w:rFonts w:ascii="Times" w:hAnsi="Times"/>
          <w:lang w:val="en-GB"/>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(Fig. 1</w:t>
      </w:r>
      <w:r w:rsidR="00E00123" w:rsidRPr="00F95139">
        <w:rPr>
          <w:rFonts w:ascii="Times" w:hAnsi="Times"/>
          <w:lang w:val="en-GB"/>
        </w:rPr>
        <w:t xml:space="preserve">, </w:t>
      </w:r>
      <w:r w:rsidR="001E5CCD" w:rsidRPr="00F95139">
        <w:rPr>
          <w:rFonts w:ascii="Times" w:hAnsi="Times"/>
          <w:lang w:val="en-GB"/>
        </w:rPr>
        <w:t>Fig.S2</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w:t>
      </w:r>
      <w:commentRangeStart w:id="33"/>
      <w:commentRangeStart w:id="34"/>
      <w:r w:rsidR="001B012A" w:rsidRPr="00F95139">
        <w:rPr>
          <w:rFonts w:ascii="Times" w:hAnsi="Times"/>
          <w:lang w:val="en-GB"/>
        </w:rPr>
        <w:t>e</w:t>
      </w:r>
      <w:r w:rsidR="00167D6A" w:rsidRPr="00F95139">
        <w:rPr>
          <w:rFonts w:ascii="Times" w:hAnsi="Times"/>
          <w:lang w:val="en-GB"/>
        </w:rPr>
        <w:t xml:space="preserve"> </w:t>
      </w:r>
      <w:r w:rsidR="00167D6A" w:rsidRPr="00F95139">
        <w:rPr>
          <w:rFonts w:ascii="Times" w:hAnsi="Times"/>
          <w:lang w:val="en-GB"/>
        </w:rPr>
        <w:lastRenderedPageBreak/>
        <w:t>rapidly</w:t>
      </w:r>
      <w:commentRangeEnd w:id="33"/>
      <w:r w:rsidR="00167D6A" w:rsidRPr="00AF32CB">
        <w:rPr>
          <w:rStyle w:val="CommentReference"/>
          <w:sz w:val="22"/>
          <w:szCs w:val="22"/>
        </w:rPr>
        <w:commentReference w:id="33"/>
      </w:r>
      <w:commentRangeEnd w:id="34"/>
      <w:r w:rsidR="00B54067" w:rsidRPr="00AF32CB">
        <w:rPr>
          <w:rStyle w:val="CommentReference"/>
          <w:sz w:val="22"/>
          <w:szCs w:val="22"/>
        </w:rPr>
        <w:commentReference w:id="34"/>
      </w:r>
      <w:r w:rsidR="001B012A" w:rsidRPr="00F95139">
        <w:rPr>
          <w:rFonts w:ascii="Times" w:hAnsi="Times"/>
          <w:lang w:val="en-GB"/>
        </w:rPr>
        <w:t xml:space="preserve"> </w:t>
      </w:r>
      <w:r w:rsidR="00810FE6" w:rsidRPr="00AF32CB">
        <w:rPr>
          <w:rFonts w:ascii="Times" w:hAnsi="Times"/>
        </w:rPr>
        <w:fldChar w:fldCharType="begin"/>
      </w:r>
      <w:r w:rsidR="00143F3F">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1864,"uris":["http://zotero.org/users/6116610/items/39XLSPWN"],"uri":["http://zotero.org/users/6116610/items/39XLSPWN"],"itemData":{"id":1864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b7UhPv6k/2nB9WOPG","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143F3F" w:rsidRPr="00143F3F">
        <w:rPr>
          <w:rFonts w:ascii="Times" w:hAnsi="Times"/>
        </w:rPr>
        <w:instrText>d distribution have prevented a compensatory shift in diet. Our study emphasizes that en</w:instrText>
      </w:r>
      <w:r w:rsidR="00143F3F" w:rsidRPr="003368A0">
        <w:rPr>
          <w:rFonts w:ascii="Times" w:hAnsi="Times"/>
        </w:rPr>
        <w:instrText>vironmental forcing and the decline in pelagic prey caused changes in consumption and growth rates of small cod. The food reduction is ampli</w:instrText>
      </w:r>
      <w:r w:rsidR="00143F3F">
        <w:rPr>
          <w:rFonts w:ascii="Times" w:hAnsi="Times"/>
          <w:lang w:val="en-GB"/>
        </w:rPr>
        <w:instrText>ﬁ</w:instrText>
      </w:r>
      <w:r w:rsidR="00143F3F" w:rsidRPr="003368A0">
        <w:rPr>
          <w:rFonts w:ascii="Times" w:hAnsi="Times"/>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rPr>
        <w:t xml:space="preserve">(Svedäng &amp; Hornborg 2014; Casini </w:t>
      </w:r>
      <w:r w:rsidR="00143F3F" w:rsidRPr="003368A0">
        <w:rPr>
          <w:rFonts w:ascii="Times" w:hAnsi="Times" w:cs="Times New Roman"/>
          <w:i/>
          <w:iCs/>
        </w:rPr>
        <w:t>et al.</w:t>
      </w:r>
      <w:r w:rsidR="00143F3F" w:rsidRPr="003368A0">
        <w:rPr>
          <w:rFonts w:ascii="Times" w:hAnsi="Times" w:cs="Times New Roman"/>
        </w:rPr>
        <w:t xml:space="preserve"> 2016; Mion </w:t>
      </w:r>
      <w:r w:rsidR="00143F3F" w:rsidRPr="003368A0">
        <w:rPr>
          <w:rFonts w:ascii="Times" w:hAnsi="Times" w:cs="Times New Roman"/>
          <w:i/>
          <w:iCs/>
        </w:rPr>
        <w:t>et al.</w:t>
      </w:r>
      <w:r w:rsidR="00143F3F" w:rsidRPr="003368A0">
        <w:rPr>
          <w:rFonts w:ascii="Times" w:hAnsi="Times" w:cs="Times New Roman"/>
        </w:rPr>
        <w:t xml:space="preserve"> 2018; Neuenfeldt </w:t>
      </w:r>
      <w:r w:rsidR="00143F3F" w:rsidRPr="003368A0">
        <w:rPr>
          <w:rFonts w:ascii="Times" w:hAnsi="Times" w:cs="Times New Roman"/>
          <w:i/>
          <w:iCs/>
        </w:rPr>
        <w:t>et al.</w:t>
      </w:r>
      <w:r w:rsidR="00143F3F" w:rsidRPr="003368A0">
        <w:rPr>
          <w:rFonts w:ascii="Times" w:hAnsi="Times" w:cs="Times New Roman"/>
        </w:rPr>
        <w:t xml:space="preserve"> 2019)</w:t>
      </w:r>
      <w:r w:rsidR="00810FE6" w:rsidRPr="00AF32CB">
        <w:rPr>
          <w:rFonts w:ascii="Times" w:hAnsi="Times"/>
        </w:rPr>
        <w:fldChar w:fldCharType="end"/>
      </w:r>
      <w:r w:rsidR="00810FE6" w:rsidRPr="003368A0">
        <w:rPr>
          <w:rFonts w:ascii="Times" w:hAnsi="Times"/>
        </w:rPr>
        <w:t>.</w:t>
      </w:r>
      <w:r w:rsidR="001B012A" w:rsidRPr="003368A0">
        <w:rPr>
          <w:rFonts w:ascii="Times" w:hAnsi="Times"/>
        </w:rPr>
        <w:t xml:space="preserve"> </w:t>
      </w:r>
    </w:p>
    <w:p w14:paraId="447300B5" w14:textId="027B6812"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spawning stock biomass (</w:t>
      </w:r>
      <w:commentRangeStart w:id="35"/>
      <w:commentRangeStart w:id="36"/>
      <w:r w:rsidR="001B012A" w:rsidRPr="00F95139">
        <w:rPr>
          <w:rFonts w:ascii="Times" w:hAnsi="Times" w:cstheme="minorHAnsi"/>
          <w:lang w:val="en-GB"/>
        </w:rPr>
        <w:t>SSB</w:t>
      </w:r>
      <w:commentRangeEnd w:id="35"/>
      <w:r w:rsidR="001B012A" w:rsidRPr="00F95139">
        <w:rPr>
          <w:rFonts w:ascii="Times" w:hAnsi="Times" w:cstheme="minorHAnsi"/>
          <w:lang w:val="en-GB"/>
        </w:rPr>
        <w:t>)</w:t>
      </w:r>
      <w:r w:rsidR="001B012A" w:rsidRPr="00C24E83">
        <w:rPr>
          <w:rStyle w:val="CommentReference"/>
          <w:rFonts w:ascii="Times" w:hAnsi="Times"/>
          <w:sz w:val="22"/>
          <w:szCs w:val="22"/>
        </w:rPr>
        <w:commentReference w:id="35"/>
      </w:r>
      <w:commentRangeEnd w:id="36"/>
      <w:r w:rsidR="001B012A" w:rsidRPr="00C24E83">
        <w:rPr>
          <w:rStyle w:val="CommentReference"/>
          <w:rFonts w:ascii="Times" w:hAnsi="Times"/>
          <w:sz w:val="22"/>
          <w:szCs w:val="22"/>
        </w:rPr>
        <w:commentReference w:id="36"/>
      </w:r>
      <w:r w:rsidR="001B012A" w:rsidRPr="00F95139">
        <w:rPr>
          <w:rFonts w:ascii="Times" w:hAnsi="Times" w:cstheme="minorHAnsi"/>
          <w:lang w:val="en-GB"/>
        </w:rPr>
        <w:t xml:space="preserve">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B40E48" w:rsidRPr="00F95139">
        <w:rPr>
          <w:rFonts w:ascii="Times" w:hAnsi="Times" w:cstheme="minorHAnsi"/>
          <w:lang w:val="en-GB"/>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proofErr w:type="spellStart"/>
      <w:r w:rsidR="001B012A" w:rsidRPr="00F95139">
        <w:rPr>
          <w:rFonts w:ascii="Times" w:hAnsi="Times" w:cstheme="minorHAnsi"/>
          <w:i/>
          <w:lang w:val="en-GB"/>
        </w:rPr>
        <w:t>optim</w:t>
      </w:r>
      <w:proofErr w:type="spellEnd"/>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 xml:space="preserve">von </w:t>
      </w:r>
      <w:proofErr w:type="spellStart"/>
      <w:r w:rsidR="001D54BB" w:rsidRPr="00F95139">
        <w:rPr>
          <w:rFonts w:ascii="Times" w:hAnsi="Times" w:cstheme="minorHAnsi"/>
          <w:lang w:val="en-GB"/>
        </w:rPr>
        <w:t>Bertalanffy</w:t>
      </w:r>
      <w:proofErr w:type="spellEnd"/>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S4</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commentRangeStart w:id="37"/>
      <w:commentRangeStart w:id="38"/>
      <w:commentRangeStart w:id="39"/>
      <w:commentRangeStart w:id="40"/>
      <w:commentRangeStart w:id="41"/>
      <w:r w:rsidR="001B012A" w:rsidRPr="00F95139">
        <w:rPr>
          <w:rFonts w:ascii="Times" w:hAnsi="Times" w:cstheme="minorHAnsi"/>
          <w:lang w:val="en-GB"/>
        </w:rPr>
        <w:t>density dependence</w:t>
      </w:r>
      <w:r w:rsidR="00143F3F">
        <w:rPr>
          <w:rFonts w:ascii="Times" w:hAnsi="Times" w:cstheme="minorHAnsi"/>
          <w:lang w:val="en-GB"/>
        </w:rPr>
        <w:t xml:space="preserve"> imposed by </w:t>
      </w:r>
      <w:r w:rsidR="00397157" w:rsidRPr="00F95139">
        <w:rPr>
          <w:rFonts w:ascii="Times" w:hAnsi="Times" w:cstheme="minorHAnsi"/>
          <w:lang w:val="en-GB"/>
        </w:rPr>
        <w:t>the stock-recruit</w:t>
      </w:r>
      <w:commentRangeEnd w:id="37"/>
      <w:commentRangeEnd w:id="38"/>
      <w:commentRangeEnd w:id="39"/>
      <w:commentRangeEnd w:id="40"/>
      <w:commentRangeEnd w:id="41"/>
      <w:r w:rsidR="00EB15B9" w:rsidRPr="00C24E83">
        <w:rPr>
          <w:rStyle w:val="CommentReference"/>
          <w:sz w:val="22"/>
          <w:szCs w:val="22"/>
        </w:rPr>
        <w:commentReference w:id="37"/>
      </w:r>
      <w:r w:rsidR="006C026F" w:rsidRPr="00C24E83">
        <w:rPr>
          <w:rFonts w:ascii="Times" w:hAnsi="Times" w:cstheme="minorHAnsi"/>
          <w:lang w:val="en-US"/>
        </w:rPr>
        <w:t xml:space="preserve"> function</w:t>
      </w:r>
      <w:r w:rsidR="00CE7D89" w:rsidRPr="00C24E83">
        <w:rPr>
          <w:rStyle w:val="CommentReference"/>
          <w:sz w:val="22"/>
          <w:szCs w:val="22"/>
        </w:rPr>
        <w:commentReference w:id="38"/>
      </w:r>
      <w:r w:rsidR="00176599">
        <w:rPr>
          <w:rFonts w:ascii="Times" w:hAnsi="Times" w:cstheme="minorHAnsi"/>
          <w:lang w:val="en-US"/>
        </w:rPr>
        <w:t xml:space="preserve"> (see </w:t>
      </w:r>
      <w:r w:rsidR="00923704">
        <w:rPr>
          <w:rFonts w:ascii="Times" w:hAnsi="Times" w:cstheme="minorHAnsi"/>
          <w:lang w:val="en-US"/>
        </w:rPr>
        <w:t>E</w:t>
      </w:r>
      <w:r w:rsidR="00176599">
        <w:rPr>
          <w:rFonts w:ascii="Times" w:hAnsi="Times" w:cstheme="minorHAnsi"/>
          <w:lang w:val="en-US"/>
        </w:rPr>
        <w:t>q. 14-15)</w:t>
      </w:r>
      <w:r w:rsidR="002A1574">
        <w:rPr>
          <w:rStyle w:val="CommentReference"/>
        </w:rPr>
        <w:commentReference w:id="39"/>
      </w:r>
      <w:r w:rsidR="00143F3F">
        <w:rPr>
          <w:rStyle w:val="CommentReference"/>
        </w:rPr>
        <w:commentReference w:id="40"/>
      </w:r>
      <w:r w:rsidR="00327E26">
        <w:rPr>
          <w:rStyle w:val="CommentReference"/>
        </w:rPr>
        <w:commentReference w:id="41"/>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3D6E5A" w:rsidRPr="00F95139">
        <w:rPr>
          <w:rFonts w:ascii="Times" w:hAnsi="Times" w:cstheme="minorHAnsi"/>
          <w:lang w:val="en-GB"/>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F95139">
        <w:rPr>
          <w:rFonts w:ascii="Times" w:hAnsi="Times" w:cstheme="minorHAnsi"/>
          <w:lang w:val="en-GB"/>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F95139">
        <w:rPr>
          <w:rFonts w:ascii="Times" w:hAnsi="Times" w:cstheme="minorHAnsi"/>
          <w:lang w:val="en-GB"/>
        </w:rPr>
        <w:instrText>icting objectives is to focus on win–wins until Pareto ef</w:instrText>
      </w:r>
      <w:r w:rsidR="003D6E5A" w:rsidRPr="00C24E83">
        <w:rPr>
          <w:rFonts w:ascii="Times" w:hAnsi="Times" w:cstheme="minorHAnsi"/>
        </w:rPr>
        <w:instrText>ﬁ</w:instrText>
      </w:r>
      <w:r w:rsidR="003D6E5A" w:rsidRPr="00F95139">
        <w:rPr>
          <w:rFonts w:ascii="Times" w:hAnsi="Times" w:cstheme="minorHAnsi"/>
          <w:lang w:val="en-GB"/>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in </w:instrText>
      </w:r>
      <w:r w:rsidR="003D6E5A" w:rsidRPr="00C24E83">
        <w:rPr>
          <w:rFonts w:ascii="Times" w:hAnsi="Times" w:cstheme="minorHAnsi"/>
        </w:rPr>
        <w:instrText>ﬁ</w:instrText>
      </w:r>
      <w:r w:rsidR="003D6E5A" w:rsidRPr="00F95139">
        <w:rPr>
          <w:rFonts w:ascii="Times" w:hAnsi="Times" w:cstheme="minorHAnsi"/>
          <w:lang w:val="en-GB"/>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F95139">
        <w:rPr>
          <w:rFonts w:ascii="Times" w:hAnsi="Times" w:cstheme="minorHAnsi"/>
          <w:lang w:val="en-GB"/>
        </w:rPr>
        <w:instrText>shing patterns in three LMEs (North Sea, Barents Sea and Benguela Current) are nearly ef</w:instrText>
      </w:r>
      <w:r w:rsidR="003D6E5A" w:rsidRPr="00C24E83">
        <w:rPr>
          <w:rFonts w:ascii="Times" w:hAnsi="Times" w:cstheme="minorHAnsi"/>
        </w:rPr>
        <w:instrText>ﬁ</w:instrText>
      </w:r>
      <w:r w:rsidR="003D6E5A" w:rsidRPr="00F95139">
        <w:rPr>
          <w:rFonts w:ascii="Times" w:hAnsi="Times" w:cstheme="minorHAnsi"/>
          <w:lang w:val="en-GB"/>
        </w:rPr>
        <w:instrText>cient with respect to long-term yield and ecosystem impact and that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F95139">
        <w:rPr>
          <w:rFonts w:ascii="Times" w:hAnsi="Times" w:cstheme="minorHAnsi"/>
          <w:lang w:val="en-GB"/>
        </w:rPr>
        <w:instrText>shing is inef</w:instrText>
      </w:r>
      <w:r w:rsidR="003D6E5A" w:rsidRPr="00C24E83">
        <w:rPr>
          <w:rFonts w:ascii="Times" w:hAnsi="Times" w:cstheme="minorHAnsi"/>
        </w:rPr>
        <w:instrText>ﬁ</w:instrText>
      </w:r>
      <w:r w:rsidR="003D6E5A" w:rsidRPr="00F95139">
        <w:rPr>
          <w:rFonts w:ascii="Times" w:hAnsi="Times" w:cstheme="minorHAnsi"/>
          <w:lang w:val="en-GB"/>
        </w:rPr>
        <w:instrText>cient and win–wins remain available. We additionally examine the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North Sea and Baltic Sea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with respect to economic rent and ecosystem impact, </w:instrText>
      </w:r>
      <w:r w:rsidR="003D6E5A" w:rsidRPr="00C24E83">
        <w:rPr>
          <w:rFonts w:ascii="Times" w:hAnsi="Times" w:cstheme="minorHAnsi"/>
        </w:rPr>
        <w:instrText>ﬁ</w:instrText>
      </w:r>
      <w:r w:rsidR="003D6E5A" w:rsidRPr="00F95139">
        <w:rPr>
          <w:rFonts w:ascii="Times" w:hAnsi="Times" w:cstheme="minorHAnsi"/>
          <w:lang w:val="en-GB"/>
        </w:rPr>
        <w:instrText>nding both to be inef</w:instrText>
      </w:r>
      <w:r w:rsidR="003D6E5A" w:rsidRPr="00C24E83">
        <w:rPr>
          <w:rFonts w:ascii="Times" w:hAnsi="Times" w:cstheme="minorHAnsi"/>
        </w:rPr>
        <w:instrText>ﬁ</w:instrText>
      </w:r>
      <w:r w:rsidR="003D6E5A" w:rsidRPr="00F95139">
        <w:rPr>
          <w:rFonts w:ascii="Times" w:hAnsi="Times" w:cstheme="minorHAnsi"/>
          <w:lang w:val="en-GB"/>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sheries; (ii) that ecosystem-scale win–wins, especially with respect to conservation and pro</w:instrText>
      </w:r>
      <w:r w:rsidR="003D6E5A" w:rsidRPr="00C24E83">
        <w:rPr>
          <w:rFonts w:ascii="Times" w:hAnsi="Times" w:cstheme="minorHAnsi"/>
        </w:rPr>
        <w:instrText>ﬁ</w:instrText>
      </w:r>
      <w:r w:rsidR="003D6E5A" w:rsidRPr="00F95139">
        <w:rPr>
          <w:rFonts w:ascii="Times" w:hAnsi="Times" w:cstheme="minorHAnsi"/>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42"/>
      <w:r w:rsidR="005832AE" w:rsidRPr="00F95139">
        <w:rPr>
          <w:rFonts w:ascii="Times" w:hAnsi="Times" w:cstheme="minorHAnsi"/>
          <w:lang w:val="en-GB"/>
        </w:rPr>
        <w:t xml:space="preserve">If </w:t>
      </w:r>
      <w:proofErr w:type="spellStart"/>
      <w:r w:rsidR="005832AE" w:rsidRPr="00F95139">
        <w:rPr>
          <w:rFonts w:ascii="Times" w:hAnsi="Times" w:cstheme="minorHAnsi"/>
          <w:lang w:val="en-GB"/>
        </w:rPr>
        <w:t>th</w:t>
      </w:r>
      <w:proofErr w:type="spellEnd"/>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F95139">
        <w:rPr>
          <w:rFonts w:ascii="Times" w:eastAsiaTheme="minorEastAsia" w:hAnsi="Times" w:cstheme="minorHAnsi"/>
          <w:lang w:val="en-GB"/>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which is largely in line</w:t>
      </w:r>
      <w:r w:rsidR="00B308B2" w:rsidRPr="00F95139">
        <w:rPr>
          <w:rFonts w:ascii="Times" w:eastAsiaTheme="minorEastAsia" w:hAnsi="Times" w:cstheme="minorHAnsi"/>
          <w:lang w:val="en-GB"/>
        </w:rPr>
        <w:t xml:space="preserve"> with </w:t>
      </w:r>
      <w:r w:rsidR="00807195" w:rsidRPr="00C24E83">
        <w:rPr>
          <w:rFonts w:ascii="Times" w:eastAsiaTheme="minorEastAsia" w:hAnsi="Times" w:cstheme="minorHAnsi"/>
        </w:rPr>
        <w:fldChar w:fldCharType="begin"/>
      </w:r>
      <w:r w:rsidR="00807195" w:rsidRPr="00F95139">
        <w:rPr>
          <w:rFonts w:ascii="Times" w:eastAsiaTheme="minorEastAsia" w:hAnsi="Times" w:cstheme="minorHAnsi"/>
          <w:lang w:val="en-GB"/>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F95139">
        <w:rPr>
          <w:rFonts w:ascii="Times" w:eastAsiaTheme="minorEastAsia" w:hAnsi="Times" w:cstheme="minorHAnsi"/>
          <w:lang w:val="en-GB"/>
        </w:rPr>
        <w:instrText>ux of individuals or their biomass to size. The theory is based on classic metabolic relations at the individual level and uses asymptotic size W</w:instrText>
      </w:r>
      <w:r w:rsidR="00807195" w:rsidRPr="00F95139">
        <w:rPr>
          <w:rFonts w:ascii="Times" w:eastAsiaTheme="minorEastAsia" w:hAnsi="Times" w:cstheme="minorHAnsi" w:hint="eastAsia"/>
          <w:lang w:val="en-GB"/>
        </w:rPr>
        <w:instrText>∞</w:instrText>
      </w:r>
      <w:r w:rsidR="00807195" w:rsidRPr="00F95139">
        <w:rPr>
          <w:rFonts w:ascii="Times" w:eastAsiaTheme="minorEastAsia" w:hAnsi="Times" w:cstheme="minorHAnsi"/>
          <w:lang w:val="en-GB"/>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F95139">
        <w:rPr>
          <w:rFonts w:ascii="Times" w:eastAsiaTheme="minorEastAsia" w:hAnsi="Times" w:cstheme="minorHAnsi"/>
          <w:noProof/>
          <w:lang w:val="en-GB"/>
        </w:rPr>
        <w:t>(Andersen &amp; Beyer 2015)</w:t>
      </w:r>
      <w:r w:rsidR="00807195" w:rsidRPr="00C24E83">
        <w:rPr>
          <w:rFonts w:ascii="Times" w:eastAsiaTheme="minorEastAsia" w:hAnsi="Times" w:cstheme="minorHAnsi"/>
        </w:rPr>
        <w:fldChar w:fldCharType="end"/>
      </w:r>
      <w:r w:rsidR="004D6D7F" w:rsidRPr="00F95139">
        <w:rPr>
          <w:rFonts w:ascii="Times" w:eastAsiaTheme="minorEastAsia" w:hAnsi="Times" w:cstheme="minorHAnsi"/>
          <w:lang w:val="en-GB"/>
        </w:rPr>
        <w:t xml:space="preserve"> and indicates there is some density dependence in early life stages in the model</w:t>
      </w:r>
      <w:r w:rsidR="007B6E27" w:rsidRPr="00F95139">
        <w:rPr>
          <w:rFonts w:ascii="Times" w:eastAsiaTheme="minorEastAsia" w:hAnsi="Times" w:cstheme="minorHAnsi"/>
          <w:lang w:val="en-GB"/>
        </w:rPr>
        <w:t>.</w:t>
      </w:r>
      <w:commentRangeEnd w:id="42"/>
      <w:r w:rsidR="00EF66DC" w:rsidRPr="00C24E83">
        <w:rPr>
          <w:rStyle w:val="CommentReference"/>
          <w:sz w:val="22"/>
          <w:szCs w:val="22"/>
        </w:rPr>
        <w:commentReference w:id="42"/>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4DC0E491"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 xml:space="preserve">regional coupled model system RCA4-NEMO </w:t>
      </w:r>
      <w:r w:rsidRPr="00F95139">
        <w:rPr>
          <w:rFonts w:ascii="Times" w:hAnsi="Times" w:cs="Times New Roman"/>
          <w:lang w:val="en-GB"/>
        </w:rPr>
        <w:lastRenderedPageBreak/>
        <w:t>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8D36DB">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D36DB">
        <w:rPr>
          <w:rFonts w:ascii="Cambria Math" w:hAnsi="Cambria Math" w:cs="Cambria Math"/>
          <w:lang w:val="en-GB"/>
        </w:rPr>
        <w:instrText>∘</w:instrText>
      </w:r>
      <w:r w:rsidR="008D36DB">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D36DB">
        <w:rPr>
          <w:rFonts w:ascii="Cambria Math" w:hAnsi="Cambria Math" w:cs="Cambria Math"/>
          <w:lang w:val="en-GB"/>
        </w:rPr>
        <w:instrText>∘</w:instrText>
      </w:r>
      <w:r w:rsidR="008D36DB">
        <w:rPr>
          <w:rFonts w:ascii="Times" w:hAnsi="Times" w:cs="Times New Roman"/>
          <w:lang w:val="en-GB"/>
        </w:rPr>
        <w:instrText xml:space="preserve">    C (RCP 2.6), 2      </w:instrText>
      </w:r>
      <w:r w:rsidR="008D36DB">
        <w:rPr>
          <w:rFonts w:ascii="Cambria Math" w:hAnsi="Cambria Math" w:cs="Cambria Math"/>
          <w:lang w:val="en-GB"/>
        </w:rPr>
        <w:instrText>∘</w:instrText>
      </w:r>
      <w:r w:rsidR="008D36DB">
        <w:rPr>
          <w:rFonts w:ascii="Times" w:hAnsi="Times" w:cs="Times New Roman"/>
          <w:lang w:val="en-GB"/>
        </w:rPr>
        <w:instrText xml:space="preserve">    C (RCP 4.5), and 4      </w:instrText>
      </w:r>
      <w:r w:rsidR="008D36DB">
        <w:rPr>
          <w:rFonts w:ascii="Cambria Math" w:hAnsi="Cambria Math" w:cs="Cambria Math"/>
          <w:lang w:val="en-GB"/>
        </w:rPr>
        <w:instrText>∘</w:instrText>
      </w:r>
      <w:r w:rsidR="008D36DB">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10682B" w:rsidRPr="00F95139">
        <w:rPr>
          <w:rFonts w:ascii="Times" w:hAnsi="Times" w:cs="Times New Roman"/>
          <w:lang w:val="en-GB"/>
        </w:rPr>
        <w:t xml:space="preserve">60-year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S8, S11)</w:t>
      </w:r>
      <w:r w:rsidR="004A7D25" w:rsidRPr="00F95139">
        <w:rPr>
          <w:lang w:val="en-GB"/>
        </w:rPr>
        <w:t xml:space="preserve">. </w:t>
      </w:r>
      <w:r w:rsidR="00B54419">
        <w:rPr>
          <w:lang w:val="en-GB"/>
        </w:rPr>
        <w:t>For each species, w</w:t>
      </w:r>
      <w:proofErr w:type="spellStart"/>
      <w:r w:rsidR="00EC4495" w:rsidRPr="00EC4495">
        <w:rPr>
          <w:lang w:val="en-US"/>
        </w:rPr>
        <w:t>e</w:t>
      </w:r>
      <w:proofErr w:type="spellEnd"/>
      <w:r w:rsidR="00EC4495" w:rsidRPr="00EC4495">
        <w:rPr>
          <w:lang w:val="en-US"/>
        </w:rPr>
        <w:t xml:space="preserve"> used the mean </w:t>
      </w:r>
      <w:r w:rsidR="009A26B5">
        <w:rPr>
          <w:lang w:val="en-US"/>
        </w:rPr>
        <w:t xml:space="preserve">of </w:t>
      </w:r>
      <w:r w:rsidR="00B54419">
        <w:rPr>
          <w:lang w:val="en-US"/>
        </w:rPr>
        <w:t xml:space="preserve">the </w:t>
      </w:r>
      <w:r w:rsidR="00B53FCC">
        <w:rPr>
          <w:lang w:val="en-US"/>
        </w:rPr>
        <w:t>F</w:t>
      </w:r>
      <w:r w:rsidR="00B53FCC" w:rsidRPr="00DF58FD">
        <w:rPr>
          <w:vertAlign w:val="subscript"/>
          <w:lang w:val="en-US"/>
        </w:rPr>
        <w:t>MSY</w:t>
      </w:r>
      <w:r w:rsidR="00B53FCC">
        <w:rPr>
          <w:lang w:val="en-US"/>
        </w:rPr>
        <w:t xml:space="preserve"> from stock assessment model (to which the model was calibrated)</w:t>
      </w:r>
      <w:r w:rsidR="009A26B5">
        <w:rPr>
          <w:lang w:val="en-US"/>
        </w:rPr>
        <w:t xml:space="preserve"> </w:t>
      </w:r>
      <w:r w:rsidR="00B53FCC">
        <w:rPr>
          <w:lang w:val="en-US"/>
        </w:rPr>
        <w:t xml:space="preserve">and </w:t>
      </w:r>
      <w:r w:rsidR="00B54419">
        <w:rPr>
          <w:lang w:val="en-US"/>
        </w:rPr>
        <w:t xml:space="preserve">the </w:t>
      </w:r>
      <w:r w:rsidR="00B53FCC">
        <w:rPr>
          <w:lang w:val="en-US"/>
        </w:rPr>
        <w:t>F</w:t>
      </w:r>
      <w:r w:rsidR="00B53FCC" w:rsidRPr="00521C1F">
        <w:rPr>
          <w:vertAlign w:val="subscript"/>
          <w:lang w:val="en-US"/>
        </w:rPr>
        <w:t>MSY</w:t>
      </w:r>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31172F27"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 abundance-at-weight and fisheries yield 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S11</w:t>
      </w:r>
      <w:r w:rsidR="009235EF" w:rsidRPr="00F95139">
        <w:rPr>
          <w:rFonts w:ascii="Times" w:hAnsi="Times" w:cstheme="minorHAnsi"/>
          <w:lang w:val="en-GB"/>
        </w:rPr>
        <w:t>, S8)</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047613" w:rsidRPr="00F95139">
        <w:rPr>
          <w:rFonts w:ascii="Times" w:hAnsi="Times" w:cs="Times New Roman"/>
          <w:lang w:val="en-GB"/>
        </w:rPr>
        <w:t xml:space="preserve"> </w:t>
      </w:r>
      <w:r w:rsidR="00DD08A1" w:rsidRPr="00F95139">
        <w:rPr>
          <w:rFonts w:ascii="Times" w:hAnsi="Times" w:cs="Times New Roman"/>
          <w:lang w:val="en-GB"/>
        </w:rPr>
        <w:t>and evaluated the food web metrics for each</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439D7CA7"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w:t>
      </w:r>
      <w:r w:rsidR="00B7628E">
        <w:rPr>
          <w:rFonts w:ascii="Times" w:hAnsi="Times" w:cs="Times New Roman"/>
          <w:lang w:val="en-GB"/>
        </w:rPr>
        <w:t xml:space="preserve">has </w:t>
      </w:r>
      <w:r w:rsidRPr="00F95139">
        <w:rPr>
          <w:rFonts w:ascii="Times" w:hAnsi="Times" w:cs="Times New Roman"/>
          <w:lang w:val="en-GB"/>
        </w:rPr>
        <w:t xml:space="preserve">on fishing mortality on spawning stock biomass </w:t>
      </w:r>
      <w:r w:rsidR="00C530F2" w:rsidRPr="00F95139">
        <w:rPr>
          <w:rFonts w:ascii="Times" w:hAnsi="Times" w:cs="Times New Roman"/>
          <w:lang w:val="en-GB"/>
        </w:rPr>
        <w:t xml:space="preserve">(SSB) and </w:t>
      </w:r>
      <w:r w:rsidR="002A36ED">
        <w:rPr>
          <w:rFonts w:ascii="Times" w:hAnsi="Times" w:cs="Times New Roman"/>
          <w:lang w:val="en-GB"/>
        </w:rPr>
        <w:t xml:space="preserve">on </w:t>
      </w:r>
      <w:r w:rsidR="00C530F2" w:rsidRPr="00F95139">
        <w:rPr>
          <w:rFonts w:ascii="Times" w:hAnsi="Times" w:cs="Times New Roman"/>
          <w:lang w:val="en-GB"/>
        </w:rPr>
        <w:t>fishing mortality leading to maximized long-term yield (F</w:t>
      </w:r>
      <w:r w:rsidR="00C530F2" w:rsidRPr="00DF58FD">
        <w:rPr>
          <w:rFonts w:ascii="Times" w:hAnsi="Times" w:cs="Times New Roman"/>
          <w:vertAlign w:val="subscript"/>
          <w:lang w:val="en-GB"/>
        </w:rPr>
        <w:t>MSY</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 xml:space="preserve">steady state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r w:rsidR="00647F3E" w:rsidRPr="00F95139">
        <w:rPr>
          <w:rFonts w:ascii="Times" w:hAnsi="Times" w:cs="Times New Roman"/>
          <w:lang w:val="en-GB"/>
        </w:rPr>
        <w:t>In the</w:t>
      </w:r>
      <w:r w:rsidR="00DE091C" w:rsidRPr="00F95139">
        <w:rPr>
          <w:rFonts w:ascii="Times" w:hAnsi="Times" w:cs="Times New Roman"/>
          <w:lang w:val="en-GB"/>
        </w:rPr>
        <w:t>se</w:t>
      </w:r>
      <w:r w:rsidR="00647F3E" w:rsidRPr="00F95139">
        <w:rPr>
          <w:rFonts w:ascii="Times" w:hAnsi="Times" w:cs="Times New Roman"/>
          <w:lang w:val="en-GB"/>
        </w:rPr>
        <w:t xml:space="preserve"> </w:t>
      </w:r>
      <w:r w:rsidR="0029332A" w:rsidRPr="00F95139">
        <w:rPr>
          <w:rFonts w:ascii="Times" w:hAnsi="Times" w:cs="Times New Roman"/>
          <w:lang w:val="en-GB"/>
        </w:rPr>
        <w:t>simulations</w:t>
      </w:r>
      <w:r w:rsidR="00647F3E" w:rsidRPr="00F95139">
        <w:rPr>
          <w:rFonts w:ascii="Times" w:hAnsi="Times" w:cs="Times New Roman"/>
          <w:lang w:val="en-GB"/>
        </w:rPr>
        <w:t xml:space="preserve">, </w:t>
      </w:r>
      <w:r w:rsidR="00BB68A4" w:rsidRPr="00F95139">
        <w:rPr>
          <w:rFonts w:ascii="Times" w:hAnsi="Times" w:cs="Times New Roman"/>
          <w:lang w:val="en-GB"/>
        </w:rPr>
        <w:t xml:space="preserve">fishing mortalities </w:t>
      </w:r>
      <w:r w:rsidR="00072949" w:rsidRPr="00F95139">
        <w:rPr>
          <w:rFonts w:ascii="Times" w:hAnsi="Times" w:cs="Times New Roman"/>
          <w:lang w:val="en-GB"/>
        </w:rPr>
        <w:t xml:space="preserve">were </w:t>
      </w:r>
      <w:r w:rsidR="00BB68A4" w:rsidRPr="00F95139">
        <w:rPr>
          <w:rFonts w:ascii="Times" w:hAnsi="Times" w:cs="Times New Roman"/>
          <w:lang w:val="en-GB"/>
        </w:rPr>
        <w:t>varied</w:t>
      </w:r>
      <w:r w:rsidR="00790136" w:rsidRPr="00F95139">
        <w:rPr>
          <w:rFonts w:ascii="Times" w:hAnsi="Times" w:cs="Times New Roman"/>
          <w:lang w:val="en-GB"/>
        </w:rPr>
        <w:t xml:space="preserve"> </w:t>
      </w:r>
      <w:r w:rsidR="0011702F" w:rsidRPr="00F95139">
        <w:rPr>
          <w:rFonts w:ascii="Times" w:hAnsi="Times" w:cs="Times New Roman"/>
          <w:lang w:val="en-GB"/>
        </w:rPr>
        <w:t xml:space="preserve">with a factor </w:t>
      </w:r>
      <w:r w:rsidR="002A322C" w:rsidRPr="00F95139">
        <w:rPr>
          <w:rFonts w:ascii="Times" w:hAnsi="Times" w:cs="Times New Roman"/>
          <w:lang w:val="en-GB"/>
        </w:rPr>
        <w:t xml:space="preserve">in relation to </w:t>
      </w:r>
      <w:r w:rsidR="002E79F2" w:rsidRPr="00F95139">
        <w:rPr>
          <w:rFonts w:ascii="Times" w:hAnsi="Times" w:cs="Times New Roman"/>
          <w:lang w:val="en-GB"/>
        </w:rPr>
        <w:t>F</w:t>
      </w:r>
      <w:r w:rsidR="002E79F2" w:rsidRPr="00DF58FD">
        <w:rPr>
          <w:rFonts w:ascii="Times" w:hAnsi="Times" w:cs="Times New Roman"/>
          <w:vertAlign w:val="subscript"/>
          <w:lang w:val="en-GB"/>
        </w:rPr>
        <w:t>MSY</w:t>
      </w:r>
      <w:r w:rsidR="002E79F2" w:rsidRPr="00F95139">
        <w:rPr>
          <w:rFonts w:ascii="Times" w:hAnsi="Times" w:cs="Times New Roman"/>
          <w:lang w:val="en-GB"/>
        </w:rPr>
        <w:t>-levels</w:t>
      </w:r>
      <w:r w:rsidR="00CC43F9" w:rsidRPr="00F95139">
        <w:rPr>
          <w:rFonts w:ascii="Times" w:hAnsi="Times" w:cs="Times New Roman"/>
          <w:lang w:val="en-GB"/>
        </w:rPr>
        <w:t xml:space="preserve"> </w:t>
      </w:r>
      <w:r w:rsidR="002E79F2" w:rsidRPr="00F95139">
        <w:rPr>
          <w:rFonts w:ascii="Times" w:hAnsi="Times" w:cs="Times New Roman"/>
          <w:lang w:val="en-GB"/>
        </w:rPr>
        <w:t>based on either</w:t>
      </w:r>
      <w:r w:rsidR="00CC43F9" w:rsidRPr="00F95139">
        <w:rPr>
          <w:rFonts w:ascii="Times" w:hAnsi="Times" w:cs="Times New Roman"/>
          <w:lang w:val="en-GB"/>
        </w:rPr>
        <w:t xml:space="preserve"> F</w:t>
      </w:r>
      <w:r w:rsidR="00CC43F9" w:rsidRPr="00DF58FD">
        <w:rPr>
          <w:rFonts w:ascii="Times" w:hAnsi="Times" w:cs="Times New Roman"/>
          <w:vertAlign w:val="subscript"/>
          <w:lang w:val="en-GB"/>
        </w:rPr>
        <w:t>MSY</w:t>
      </w:r>
      <w:r w:rsidR="00CC43F9" w:rsidRPr="00F95139">
        <w:rPr>
          <w:rFonts w:ascii="Times" w:hAnsi="Times" w:cs="Times New Roman"/>
          <w:lang w:val="en-GB"/>
        </w:rPr>
        <w:t xml:space="preserve"> from</w:t>
      </w:r>
      <w:r w:rsidR="002E79F2" w:rsidRPr="00F95139">
        <w:rPr>
          <w:rFonts w:ascii="Times" w:hAnsi="Times" w:cs="Times New Roman"/>
          <w:lang w:val="en-GB"/>
        </w:rPr>
        <w:t xml:space="preserve"> </w:t>
      </w:r>
      <w:r w:rsidR="00CC43F9" w:rsidRPr="00F95139">
        <w:rPr>
          <w:rFonts w:ascii="Times" w:hAnsi="Times" w:cs="Times New Roman"/>
          <w:lang w:val="en-GB"/>
        </w:rPr>
        <w:t>the size</w:t>
      </w:r>
      <w:r w:rsidR="00BF6CD3" w:rsidRPr="00F95139">
        <w:rPr>
          <w:rFonts w:ascii="Times" w:hAnsi="Times" w:cs="Times New Roman"/>
          <w:lang w:val="en-GB"/>
        </w:rPr>
        <w:t xml:space="preserve"> </w:t>
      </w:r>
      <w:r w:rsidR="00CC43F9" w:rsidRPr="00F95139">
        <w:rPr>
          <w:rFonts w:ascii="Times" w:hAnsi="Times" w:cs="Times New Roman"/>
          <w:lang w:val="en-GB"/>
        </w:rPr>
        <w:t xml:space="preserve">spectrum </w:t>
      </w:r>
      <w:r w:rsidR="002E79F2" w:rsidRPr="00F95139">
        <w:rPr>
          <w:rFonts w:ascii="Times" w:hAnsi="Times" w:cs="Times New Roman"/>
          <w:lang w:val="en-GB"/>
        </w:rPr>
        <w:t xml:space="preserve">model or an average between the </w:t>
      </w:r>
      <w:r w:rsidR="00BF6CD3" w:rsidRPr="00F95139">
        <w:rPr>
          <w:rFonts w:ascii="Times" w:hAnsi="Times" w:cs="Times New Roman"/>
          <w:lang w:val="en-GB"/>
        </w:rPr>
        <w:t>size spectrum</w:t>
      </w:r>
      <w:r w:rsidR="002E79F2" w:rsidRPr="00F95139">
        <w:rPr>
          <w:rFonts w:ascii="Times" w:hAnsi="Times" w:cs="Times New Roman"/>
          <w:lang w:val="en-GB"/>
        </w:rPr>
        <w:t xml:space="preserve"> model and stock assessment F</w:t>
      </w:r>
      <w:r w:rsidR="004C0865" w:rsidRPr="00DF58FD">
        <w:rPr>
          <w:rFonts w:ascii="Times" w:hAnsi="Times" w:cs="Times New Roman"/>
          <w:vertAlign w:val="subscript"/>
          <w:lang w:val="en-GB"/>
        </w:rPr>
        <w:t>MSY</w:t>
      </w:r>
      <w:r w:rsidR="004C0865" w:rsidRPr="00F95139">
        <w:rPr>
          <w:rFonts w:ascii="Times" w:hAnsi="Times" w:cs="Times New Roman"/>
          <w:lang w:val="en-GB"/>
        </w:rPr>
        <w:t xml:space="preserve"> </w:t>
      </w:r>
      <w:r w:rsidR="00650C7A" w:rsidRPr="00F95139">
        <w:rPr>
          <w:rFonts w:ascii="Times" w:hAnsi="Times" w:cs="Times New Roman"/>
          <w:lang w:val="en-GB"/>
        </w:rPr>
        <w:t xml:space="preserve">(as </w:t>
      </w:r>
      <w:r w:rsidR="0090628B" w:rsidRPr="00F95139">
        <w:rPr>
          <w:rFonts w:ascii="Times" w:hAnsi="Times" w:cs="Times New Roman"/>
          <w:lang w:val="en-GB"/>
        </w:rPr>
        <w:t>the model is calibrated to stock assessment output</w:t>
      </w:r>
      <w:r w:rsidR="006C794C" w:rsidRPr="00F95139">
        <w:rPr>
          <w:rFonts w:ascii="Times" w:hAnsi="Times" w:cs="Times New Roman"/>
          <w:lang w:val="en-GB"/>
        </w:rPr>
        <w:t>s</w:t>
      </w:r>
      <w:r w:rsidR="00650C7A" w:rsidRPr="00F95139">
        <w:rPr>
          <w:rFonts w:ascii="Times" w:hAnsi="Times" w:cs="Times New Roman"/>
          <w:lang w:val="en-GB"/>
        </w:rPr>
        <w:t>)</w:t>
      </w:r>
      <w:r w:rsidR="00C5492C" w:rsidRPr="00F95139">
        <w:rPr>
          <w:rFonts w:ascii="Times" w:hAnsi="Times" w:cs="Times New Roman"/>
          <w:lang w:val="en-GB"/>
        </w:rPr>
        <w:t xml:space="preserve"> (Fig. 6)</w:t>
      </w:r>
      <w:r w:rsidR="00FC6519" w:rsidRPr="00F95139">
        <w:rPr>
          <w:rFonts w:ascii="Times" w:hAnsi="Times" w:cs="Times New Roman"/>
          <w:lang w:val="en-GB"/>
        </w:rPr>
        <w:t xml:space="preserve">. </w:t>
      </w:r>
    </w:p>
    <w:p w14:paraId="12CC74BE" w14:textId="1EEB7F0C" w:rsidR="007D2875" w:rsidRDefault="007D2875" w:rsidP="00A0363E">
      <w:pPr>
        <w:spacing w:line="480" w:lineRule="auto"/>
        <w:rPr>
          <w:lang w:val="en-GB"/>
        </w:rPr>
      </w:pPr>
    </w:p>
    <w:p w14:paraId="4B75AE73" w14:textId="7CB2495D" w:rsidR="00F57CC0" w:rsidRDefault="00F57CC0" w:rsidP="00A0363E">
      <w:pPr>
        <w:spacing w:line="480" w:lineRule="auto"/>
        <w:rPr>
          <w:lang w:val="en-GB"/>
        </w:rPr>
      </w:pPr>
    </w:p>
    <w:p w14:paraId="5EB581F3" w14:textId="74472935" w:rsidR="00F57CC0" w:rsidRDefault="00F57CC0" w:rsidP="00A0363E">
      <w:pPr>
        <w:spacing w:line="480" w:lineRule="auto"/>
        <w:rPr>
          <w:lang w:val="en-GB"/>
        </w:rPr>
      </w:pPr>
    </w:p>
    <w:p w14:paraId="6904BF9A" w14:textId="76375FC4" w:rsidR="00F57CC0" w:rsidRDefault="00F57CC0" w:rsidP="00A0363E">
      <w:pPr>
        <w:spacing w:line="480" w:lineRule="auto"/>
        <w:rPr>
          <w:lang w:val="en-GB"/>
        </w:rPr>
      </w:pPr>
    </w:p>
    <w:p w14:paraId="4561E6D4" w14:textId="77777777" w:rsidR="00F57CC0" w:rsidRPr="00F95139" w:rsidRDefault="00F57CC0" w:rsidP="00A0363E">
      <w:pPr>
        <w:spacing w:line="480" w:lineRule="auto"/>
        <w:rPr>
          <w:lang w:val="en-GB"/>
        </w:rPr>
      </w:pPr>
    </w:p>
    <w:p w14:paraId="60317855" w14:textId="3214BC63" w:rsidR="00EE0968" w:rsidRDefault="00EE0968" w:rsidP="003C2E24">
      <w:pPr>
        <w:pStyle w:val="Caption"/>
        <w:keepNext/>
        <w:spacing w:line="480" w:lineRule="auto"/>
        <w:jc w:val="both"/>
        <w:rPr>
          <w:sz w:val="22"/>
          <w:szCs w:val="22"/>
          <w:lang w:val="en-GB"/>
        </w:rPr>
      </w:pPr>
      <w:r w:rsidRPr="00F95139">
        <w:rPr>
          <w:sz w:val="22"/>
          <w:szCs w:val="22"/>
          <w:lang w:val="en-GB"/>
        </w:rPr>
        <w:lastRenderedPageBreak/>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le7Colourful"/>
        <w:tblW w:w="4555" w:type="pct"/>
        <w:tblLook w:val="04A0" w:firstRow="1" w:lastRow="0" w:firstColumn="1" w:lastColumn="0" w:noHBand="0" w:noVBand="1"/>
      </w:tblPr>
      <w:tblGrid>
        <w:gridCol w:w="549"/>
        <w:gridCol w:w="2108"/>
        <w:gridCol w:w="1113"/>
        <w:gridCol w:w="1113"/>
        <w:gridCol w:w="1113"/>
        <w:gridCol w:w="1109"/>
        <w:gridCol w:w="1118"/>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F95139">
              <w:rPr>
                <w:lang w:val="en-GB"/>
              </w:rPr>
              <w:t>Physiolog</w:t>
            </w:r>
            <w:r w:rsidRPr="002A36ED">
              <w:rPr>
                <w:lang w:val="en-US"/>
              </w:rPr>
              <w:t>ical</w:t>
            </w:r>
            <w:proofErr w:type="spellEnd"/>
            <w:r w:rsidRPr="002A36ED">
              <w:rPr>
                <w:lang w:val="en-US"/>
              </w:rPr>
              <w:t xml:space="preserve">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64F7C7ED"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
                </m:rPr>
                <w:rPr>
                  <w:rFonts w:ascii="Cambria Math" w:hAnsi="Cambria Math"/>
                </w:rPr>
                <m:t>κ)</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7276E9A"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4057705C" w:rsidR="0054489F" w:rsidRDefault="0054489F"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t>Results</w:t>
      </w:r>
    </w:p>
    <w:p w14:paraId="724E3215" w14:textId="45D93109" w:rsidR="00E474D8" w:rsidRPr="008B2B1B" w:rsidRDefault="00923704" w:rsidP="00182BA9">
      <w:pPr>
        <w:spacing w:line="480" w:lineRule="auto"/>
        <w:contextualSpacing/>
        <w:jc w:val="both"/>
        <w:rPr>
          <w:rFonts w:cstheme="minorHAnsi"/>
          <w:bCs/>
          <w:i/>
          <w:iCs/>
          <w:lang w:val="en-GB"/>
        </w:rPr>
      </w:pPr>
      <w:r>
        <w:rPr>
          <w:rFonts w:cstheme="minorHAnsi"/>
          <w:bCs/>
          <w:i/>
          <w:iCs/>
          <w:lang w:val="en-GB"/>
        </w:rPr>
        <w:t>Effects of warming on s</w:t>
      </w:r>
      <w:r w:rsidR="00E474D8" w:rsidRPr="00765D0C">
        <w:rPr>
          <w:rFonts w:cstheme="minorHAnsi"/>
          <w:bCs/>
          <w:i/>
          <w:iCs/>
          <w:lang w:val="en-GB"/>
        </w:rPr>
        <w:t>ize-at-age</w:t>
      </w:r>
      <w:r w:rsidR="00B7628E" w:rsidRPr="00765D0C">
        <w:rPr>
          <w:rFonts w:cstheme="minorHAnsi"/>
          <w:bCs/>
          <w:i/>
          <w:iCs/>
          <w:lang w:val="en-GB"/>
        </w:rPr>
        <w:t xml:space="preserve"> </w:t>
      </w:r>
      <w:r w:rsidR="00B7628E" w:rsidRPr="008B2B1B">
        <w:rPr>
          <w:rFonts w:cstheme="minorHAnsi"/>
          <w:bCs/>
          <w:i/>
          <w:iCs/>
          <w:lang w:val="en-GB"/>
        </w:rPr>
        <w:t>depend on physiological temperature-dependence</w:t>
      </w:r>
    </w:p>
    <w:p w14:paraId="26839588" w14:textId="3D731B3A"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1C7F80" w:rsidRPr="00F95139">
        <w:rPr>
          <w:rFonts w:cstheme="minorHAnsi"/>
          <w:bCs/>
          <w:lang w:val="en-GB"/>
        </w:rPr>
        <w:t>processes  (</w:t>
      </w:r>
      <w:r w:rsidR="00C343FD" w:rsidRPr="00F95139">
        <w:rPr>
          <w:rFonts w:cstheme="minorHAnsi"/>
          <w:bCs/>
          <w:lang w:val="en-GB"/>
        </w:rPr>
        <w:t xml:space="preserve">“top-down”, </w:t>
      </w:r>
      <w:r w:rsidR="001C7F80" w:rsidRPr="00F95139">
        <w:rPr>
          <w:rFonts w:cstheme="minorHAnsi"/>
          <w:bCs/>
          <w:lang w:val="en-GB"/>
        </w:rPr>
        <w:t>in addition to temperature-dependence of their background resources</w:t>
      </w:r>
      <w:r w:rsidR="00C343FD" w:rsidRPr="00F95139">
        <w:rPr>
          <w:rFonts w:cstheme="minorHAnsi"/>
          <w:bCs/>
          <w:lang w:val="en-GB"/>
        </w:rPr>
        <w:t>, the “bottom-up”</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empirical</w:t>
      </w:r>
      <w:r w:rsidR="007120E7" w:rsidRPr="00F95139">
        <w:rPr>
          <w:rFonts w:cstheme="minorHAnsi"/>
          <w:bCs/>
          <w:lang w:val="en-GB"/>
        </w:rPr>
        <w:t xml:space="preserve"> temperature </w:t>
      </w:r>
      <w:r w:rsidR="001C7F80" w:rsidRPr="00F95139">
        <w:rPr>
          <w:rFonts w:cstheme="minorHAnsi"/>
          <w:bCs/>
          <w:lang w:val="en-GB"/>
        </w:rPr>
        <w:t xml:space="preserve">dependence </w:t>
      </w:r>
      <w:r w:rsidR="007120E7" w:rsidRPr="00F95139">
        <w:rPr>
          <w:rFonts w:cstheme="minorHAnsi"/>
          <w:bCs/>
          <w:lang w:val="en-GB"/>
        </w:rPr>
        <w:t xml:space="preserve">of </w:t>
      </w:r>
      <w:r w:rsidR="00332CA4" w:rsidRPr="00F95139">
        <w:rPr>
          <w:rFonts w:cstheme="minorHAnsi"/>
          <w:bCs/>
          <w:lang w:val="en-GB"/>
        </w:rPr>
        <w:t>maximum consumption, mortality and metabolism</w:t>
      </w:r>
      <w:r w:rsidR="00050727" w:rsidRPr="00F95139">
        <w:rPr>
          <w:rFonts w:cstheme="minorHAnsi"/>
          <w:bCs/>
          <w:lang w:val="en-GB"/>
        </w:rPr>
        <w:t xml:space="preserve">, with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r w:rsidR="00923704">
        <w:rPr>
          <w:rFonts w:cstheme="minorHAnsi"/>
          <w:bCs/>
          <w:lang w:val="en-GB"/>
        </w:rPr>
        <w:t xml:space="preserve"> I</w:t>
      </w:r>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positive </w:t>
      </w:r>
      <w:r w:rsidR="00A850DA" w:rsidRPr="00F95139">
        <w:rPr>
          <w:rFonts w:cstheme="minorHAnsi"/>
          <w:bCs/>
          <w:lang w:val="en-GB"/>
        </w:rPr>
        <w:lastRenderedPageBreak/>
        <w:t xml:space="preserve">effect </w:t>
      </w:r>
      <w:r w:rsidR="00C343FD" w:rsidRPr="00F95139">
        <w:rPr>
          <w:rFonts w:cstheme="minorHAnsi"/>
          <w:bCs/>
          <w:lang w:val="en-GB"/>
        </w:rPr>
        <w:t>of warming</w:t>
      </w:r>
      <w:r w:rsidR="00935C8E">
        <w:rPr>
          <w:rFonts w:cstheme="minorHAnsi"/>
          <w:bCs/>
          <w:lang w:val="en-GB"/>
        </w:rPr>
        <w:t xml:space="preserve"> on size-at-age</w:t>
      </w:r>
      <w:r w:rsidR="00C343FD" w:rsidRPr="00F95139">
        <w:rPr>
          <w:rFonts w:cstheme="minorHAnsi"/>
          <w:bCs/>
          <w:lang w:val="en-GB"/>
        </w:rPr>
        <w:t xml:space="preserve"> </w:t>
      </w:r>
      <w:r w:rsidR="00A850DA" w:rsidRPr="00F95139">
        <w:rPr>
          <w:rFonts w:cstheme="minorHAnsi"/>
          <w:bCs/>
          <w:lang w:val="en-GB"/>
        </w:rPr>
        <w:t xml:space="preserve">is largest for </w:t>
      </w:r>
      <w:r w:rsidR="0053608F" w:rsidRPr="00F95139">
        <w:rPr>
          <w:rFonts w:cstheme="minorHAnsi"/>
          <w:bCs/>
          <w:lang w:val="en-GB"/>
        </w:rPr>
        <w:t xml:space="preserve">small </w:t>
      </w:r>
      <w:r w:rsidR="00851547">
        <w:rPr>
          <w:rFonts w:cstheme="minorHAnsi"/>
          <w:bCs/>
          <w:lang w:val="en-GB"/>
        </w:rPr>
        <w:t xml:space="preserve">and </w:t>
      </w:r>
      <w:r w:rsidR="00B80B46">
        <w:rPr>
          <w:rFonts w:cstheme="minorHAnsi"/>
          <w:bCs/>
          <w:lang w:val="en-GB"/>
        </w:rPr>
        <w:t>young</w:t>
      </w:r>
      <w:r w:rsidR="00851547">
        <w:rPr>
          <w:rFonts w:cstheme="minorHAnsi"/>
          <w:bCs/>
          <w:lang w:val="en-GB"/>
        </w:rPr>
        <w:t xml:space="preserve"> </w:t>
      </w:r>
      <w:r w:rsidR="0053608F" w:rsidRPr="00F95139">
        <w:rPr>
          <w:rFonts w:cstheme="minorHAnsi"/>
          <w:bCs/>
          <w:lang w:val="en-GB"/>
        </w:rPr>
        <w:t xml:space="preserve">individuals </w:t>
      </w:r>
      <w:r w:rsidR="00A850DA" w:rsidRPr="00F95139">
        <w:rPr>
          <w:rFonts w:cstheme="minorHAnsi"/>
          <w:bCs/>
          <w:lang w:val="en-GB"/>
        </w:rPr>
        <w:t xml:space="preserve">and declines with </w:t>
      </w:r>
      <w:r w:rsidR="00765D0C">
        <w:rPr>
          <w:rFonts w:cstheme="minorHAnsi"/>
          <w:bCs/>
          <w:lang w:val="en-GB"/>
        </w:rPr>
        <w:t>age</w:t>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 dynamics scale with 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the largest relative change (negative</w:t>
      </w:r>
      <w:r w:rsidR="004910AF" w:rsidRPr="00F95139">
        <w:rPr>
          <w:rFonts w:cstheme="minorHAnsi"/>
          <w:bCs/>
          <w:lang w:val="en-GB"/>
        </w:rPr>
        <w:t>)</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r w:rsidR="00E9113C">
        <w:rPr>
          <w:rFonts w:cstheme="minorHAnsi"/>
          <w:bCs/>
          <w:lang w:val="en-GB"/>
        </w:rPr>
        <w:t>age</w:t>
      </w:r>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p>
    <w:p w14:paraId="302C1BA5" w14:textId="77777777" w:rsidR="00730D2C" w:rsidRDefault="00D11397" w:rsidP="00037C00">
      <w:pPr>
        <w:spacing w:line="480" w:lineRule="auto"/>
        <w:ind w:firstLine="284"/>
        <w:contextualSpacing/>
        <w:jc w:val="both"/>
        <w:rPr>
          <w:rFonts w:cstheme="minorHAnsi"/>
          <w:lang w:val="en-GB"/>
        </w:rPr>
      </w:pPr>
      <w:commentRangeStart w:id="43"/>
      <w:commentRangeStart w:id="44"/>
      <w:commentRangeStart w:id="45"/>
      <w:r w:rsidRPr="00F95139">
        <w:rPr>
          <w:rFonts w:cstheme="minorHAnsi"/>
          <w:bCs/>
          <w:lang w:val="en-GB"/>
        </w:rPr>
        <w:t>D</w:t>
      </w:r>
      <w:commentRangeEnd w:id="43"/>
      <w:r w:rsidR="00B42E51" w:rsidRPr="00AF32CB">
        <w:rPr>
          <w:rStyle w:val="CommentReference"/>
          <w:sz w:val="22"/>
          <w:szCs w:val="22"/>
        </w:rPr>
        <w:commentReference w:id="43"/>
      </w:r>
      <w:commentRangeEnd w:id="44"/>
      <w:r w:rsidR="00C343FD" w:rsidRPr="00AF32CB">
        <w:rPr>
          <w:rStyle w:val="CommentReference"/>
          <w:sz w:val="22"/>
          <w:szCs w:val="22"/>
        </w:rPr>
        <w:commentReference w:id="44"/>
      </w:r>
      <w:commentRangeEnd w:id="45"/>
      <w:r w:rsidR="007A196D" w:rsidRPr="00AF32CB">
        <w:rPr>
          <w:rStyle w:val="CommentReference"/>
          <w:sz w:val="22"/>
          <w:szCs w:val="22"/>
        </w:rPr>
        <w:commentReference w:id="45"/>
      </w:r>
      <w:r w:rsidRPr="00F95139">
        <w:rPr>
          <w:rFonts w:cstheme="minorHAnsi"/>
          <w:bCs/>
          <w:lang w:val="en-GB"/>
        </w:rPr>
        <w:t xml:space="preserve">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63626B" w:rsidRPr="00F95139">
        <w:rPr>
          <w:rFonts w:cstheme="minorHAnsi"/>
          <w:bCs/>
          <w:lang w:val="en-GB"/>
        </w:rPr>
        <w:t>depend on</w:t>
      </w:r>
      <w:r w:rsidR="006E1092" w:rsidRPr="00F95139">
        <w:rPr>
          <w:rFonts w:cstheme="minorHAnsi"/>
          <w:bCs/>
          <w:lang w:val="en-GB"/>
        </w:rPr>
        <w:t xml:space="preserve"> 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in the projected size-at-age </w:t>
      </w:r>
      <w:r w:rsidR="0063626B" w:rsidRPr="00F95139">
        <w:rPr>
          <w:rFonts w:cstheme="minorHAnsi"/>
          <w:bCs/>
          <w:lang w:val="en-GB"/>
        </w:rPr>
        <w:t xml:space="preserve">(Fig. </w:t>
      </w:r>
      <w:r w:rsidR="0020048F" w:rsidRPr="0020048F">
        <w:rPr>
          <w:rFonts w:cstheme="minorHAnsi"/>
          <w:bCs/>
          <w:lang w:val="en-US"/>
        </w:rPr>
        <w:t>1</w:t>
      </w:r>
      <w:r w:rsidR="0063626B" w:rsidRPr="00F95139">
        <w:rPr>
          <w:rFonts w:cstheme="minorHAnsi"/>
          <w:bCs/>
          <w:lang w:val="en-GB"/>
        </w:rPr>
        <w:t>)</w:t>
      </w:r>
      <w:r w:rsidR="00B50BB7" w:rsidRPr="00F95139">
        <w:rPr>
          <w:rFonts w:cstheme="minorHAnsi"/>
          <w:bCs/>
          <w:lang w:val="en-GB"/>
        </w:rPr>
        <w:t xml:space="preserve">. </w:t>
      </w:r>
      <w:r w:rsidR="005F0A1B">
        <w:rPr>
          <w:rFonts w:cstheme="minorHAnsi"/>
          <w:bCs/>
          <w:lang w:val="en-US"/>
        </w:rPr>
        <w:t>C</w:t>
      </w:r>
      <w:proofErr w:type="spellStart"/>
      <w:r w:rsidR="00204977" w:rsidRPr="00F95139">
        <w:rPr>
          <w:rFonts w:cstheme="minorHAnsi"/>
          <w:bCs/>
          <w:lang w:val="en-GB"/>
        </w:rPr>
        <w:t>hanges</w:t>
      </w:r>
      <w:proofErr w:type="spellEnd"/>
      <w:r w:rsidR="00204977" w:rsidRPr="00F95139">
        <w:rPr>
          <w:rFonts w:cstheme="minorHAnsi"/>
          <w:bCs/>
          <w:lang w:val="en-GB"/>
        </w:rPr>
        <w:t xml:space="preserve">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46"/>
      <w:commentRangeStart w:id="47"/>
      <w:commentRangeStart w:id="48"/>
      <w:commentRangeStart w:id="49"/>
      <w:commentRangeStart w:id="50"/>
      <w:r w:rsidR="00860BC7" w:rsidRPr="00F43B6B">
        <w:rPr>
          <w:rFonts w:cstheme="minorHAnsi"/>
          <w:lang w:val="en-GB"/>
        </w:rPr>
        <w:t xml:space="preserve"> </w:t>
      </w:r>
      <w:commentRangeEnd w:id="46"/>
      <w:commentRangeEnd w:id="47"/>
      <w:commentRangeEnd w:id="48"/>
      <w:commentRangeEnd w:id="49"/>
      <w:commentRangeEnd w:id="50"/>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CommentReference"/>
          <w:sz w:val="22"/>
          <w:szCs w:val="22"/>
        </w:rPr>
        <w:commentReference w:id="46"/>
      </w:r>
    </w:p>
    <w:p w14:paraId="5AEAE4C1" w14:textId="77777777" w:rsidR="00730D2C" w:rsidRDefault="00730D2C" w:rsidP="00730D2C">
      <w:pPr>
        <w:spacing w:line="480" w:lineRule="auto"/>
        <w:contextualSpacing/>
        <w:jc w:val="both"/>
        <w:rPr>
          <w:rFonts w:cstheme="minorHAnsi"/>
          <w:i/>
          <w:iCs/>
          <w:lang w:val="en-GB"/>
        </w:rPr>
      </w:pPr>
    </w:p>
    <w:p w14:paraId="527D2CC2" w14:textId="0018E9DC" w:rsidR="00160528" w:rsidRPr="00730D2C" w:rsidRDefault="00E9113C" w:rsidP="00730D2C">
      <w:pPr>
        <w:spacing w:line="480" w:lineRule="auto"/>
        <w:contextualSpacing/>
        <w:jc w:val="both"/>
        <w:rPr>
          <w:rFonts w:cstheme="minorHAnsi"/>
          <w:i/>
          <w:iCs/>
          <w:lang w:val="en-GB"/>
        </w:rPr>
      </w:pPr>
      <w:r>
        <w:rPr>
          <w:rFonts w:cstheme="minorHAnsi"/>
          <w:i/>
          <w:iCs/>
          <w:lang w:val="en-GB"/>
        </w:rPr>
        <w:t>F</w:t>
      </w:r>
      <w:r w:rsidR="001D5C2A">
        <w:rPr>
          <w:rFonts w:cstheme="minorHAnsi"/>
          <w:i/>
          <w:iCs/>
          <w:lang w:val="en-GB"/>
        </w:rPr>
        <w:t>ewer large individuals</w:t>
      </w:r>
      <w:r w:rsidR="00730D2C" w:rsidRPr="00730D2C">
        <w:rPr>
          <w:rFonts w:cstheme="minorHAnsi"/>
          <w:i/>
          <w:iCs/>
          <w:lang w:val="en-GB"/>
        </w:rPr>
        <w:t xml:space="preserve"> </w:t>
      </w:r>
      <w:r w:rsidR="009B0A34" w:rsidRPr="00730D2C">
        <w:rPr>
          <w:rStyle w:val="CommentReference"/>
          <w:i/>
          <w:iCs/>
          <w:sz w:val="22"/>
          <w:szCs w:val="22"/>
        </w:rPr>
        <w:commentReference w:id="47"/>
      </w:r>
      <w:r w:rsidR="00332CA4" w:rsidRPr="00730D2C">
        <w:rPr>
          <w:rStyle w:val="CommentReference"/>
          <w:i/>
          <w:iCs/>
          <w:sz w:val="22"/>
          <w:szCs w:val="22"/>
        </w:rPr>
        <w:commentReference w:id="48"/>
      </w:r>
      <w:r w:rsidR="0063626B" w:rsidRPr="00730D2C">
        <w:rPr>
          <w:rStyle w:val="CommentReference"/>
          <w:i/>
          <w:iCs/>
          <w:sz w:val="22"/>
          <w:szCs w:val="22"/>
        </w:rPr>
        <w:commentReference w:id="49"/>
      </w:r>
      <w:r w:rsidR="00F7562D" w:rsidRPr="00730D2C">
        <w:rPr>
          <w:rStyle w:val="CommentReference"/>
          <w:i/>
          <w:iCs/>
          <w:sz w:val="22"/>
          <w:szCs w:val="22"/>
        </w:rPr>
        <w:commentReference w:id="50"/>
      </w:r>
      <w:r>
        <w:rPr>
          <w:rFonts w:cstheme="minorHAnsi"/>
          <w:i/>
          <w:iCs/>
          <w:lang w:val="en-GB"/>
        </w:rPr>
        <w:t>cause reductions in mean population body size</w:t>
      </w:r>
    </w:p>
    <w:p w14:paraId="09DA92A5" w14:textId="23F60BB9" w:rsidR="001F2BB0" w:rsidRDefault="00D56318" w:rsidP="00730D2C">
      <w:pPr>
        <w:spacing w:line="480" w:lineRule="auto"/>
        <w:contextualSpacing/>
        <w:jc w:val="both"/>
        <w:rPr>
          <w:rFonts w:cstheme="minorHAnsi"/>
          <w:bCs/>
          <w:lang w:val="en-GB"/>
        </w:rPr>
      </w:pPr>
      <w:r>
        <w:rPr>
          <w:rFonts w:cstheme="minorHAnsi"/>
          <w:bCs/>
          <w:lang w:val="en-GB"/>
        </w:rPr>
        <w:t>While t</w:t>
      </w:r>
      <w:r w:rsidR="00FB3225" w:rsidRPr="00F95139">
        <w:rPr>
          <w:rFonts w:cstheme="minorHAnsi"/>
          <w:bCs/>
          <w:lang w:val="en-GB"/>
        </w:rPr>
        <w:t xml:space="preserve">here is a positive relationship between the relative change in </w:t>
      </w:r>
      <w:r w:rsidR="00434158">
        <w:rPr>
          <w:rFonts w:cstheme="minorHAnsi"/>
          <w:bCs/>
          <w:lang w:val="en-GB"/>
        </w:rPr>
        <w:t>size-at-age</w:t>
      </w:r>
      <w:r w:rsidR="00434158" w:rsidRPr="00F95139">
        <w:rPr>
          <w:rFonts w:cstheme="minorHAnsi"/>
          <w:bCs/>
          <w:lang w:val="en-GB"/>
        </w:rPr>
        <w:t xml:space="preserve"> </w:t>
      </w:r>
      <w:r w:rsidR="0063626B" w:rsidRPr="00F95139">
        <w:rPr>
          <w:rFonts w:cstheme="minorHAnsi"/>
          <w:bCs/>
          <w:lang w:val="en-GB"/>
        </w:rPr>
        <w:t xml:space="preserve">due to warming (Fig. </w:t>
      </w:r>
      <w:r w:rsidR="006D0042" w:rsidRPr="00966332">
        <w:rPr>
          <w:rFonts w:cstheme="minorHAnsi"/>
          <w:bCs/>
          <w:lang w:val="en-US"/>
        </w:rPr>
        <w:t>1</w:t>
      </w:r>
      <w:r w:rsidR="0063626B" w:rsidRPr="00F95139">
        <w:rPr>
          <w:rFonts w:cstheme="minorHAnsi"/>
          <w:bCs/>
          <w:lang w:val="en-GB"/>
        </w:rPr>
        <w:t>)</w:t>
      </w:r>
      <w:r w:rsidR="00FB3225" w:rsidRPr="00F95139">
        <w:rPr>
          <w:rFonts w:cstheme="minorHAnsi"/>
          <w:bCs/>
          <w:lang w:val="en-GB"/>
        </w:rPr>
        <w:t xml:space="preserve"> and </w:t>
      </w:r>
      <w:r w:rsidR="0063626B" w:rsidRPr="00F95139">
        <w:rPr>
          <w:rFonts w:cstheme="minorHAnsi"/>
          <w:bCs/>
          <w:lang w:val="en-GB"/>
        </w:rPr>
        <w:t xml:space="preserve">that of </w:t>
      </w:r>
      <w:r w:rsidR="00FB3225" w:rsidRPr="00F95139">
        <w:rPr>
          <w:rFonts w:cstheme="minorHAnsi"/>
          <w:bCs/>
          <w:lang w:val="en-GB"/>
        </w:rPr>
        <w:t>the mean population body weight</w:t>
      </w:r>
      <w:r w:rsidR="0063626B" w:rsidRPr="00F95139">
        <w:rPr>
          <w:rFonts w:cstheme="minorHAnsi"/>
          <w:bCs/>
          <w:lang w:val="en-GB"/>
        </w:rPr>
        <w:t xml:space="preserve"> (Fig. </w:t>
      </w:r>
      <w:r w:rsidR="00AD4881" w:rsidRPr="00966332">
        <w:rPr>
          <w:rFonts w:cstheme="minorHAnsi"/>
          <w:bCs/>
          <w:lang w:val="en-US"/>
        </w:rPr>
        <w:t>2</w:t>
      </w:r>
      <w:r w:rsidR="0063626B" w:rsidRPr="00F95139">
        <w:rPr>
          <w:rFonts w:cstheme="minorHAnsi"/>
          <w:bCs/>
          <w:lang w:val="en-GB"/>
        </w:rPr>
        <w:t>)</w:t>
      </w:r>
      <w:r w:rsidR="00776D6F">
        <w:rPr>
          <w:rFonts w:cstheme="minorHAnsi"/>
          <w:bCs/>
          <w:lang w:val="en-GB"/>
        </w:rPr>
        <w:t xml:space="preserve">, increases in size-at-age do not always lead to increased mean body size </w:t>
      </w:r>
      <w:r w:rsidR="00F20988">
        <w:rPr>
          <w:rFonts w:cstheme="minorHAnsi"/>
          <w:bCs/>
          <w:lang w:val="en-GB"/>
        </w:rPr>
        <w:t>in the populations.</w:t>
      </w:r>
      <w:r w:rsidR="001F68EA">
        <w:rPr>
          <w:rFonts w:cstheme="minorHAnsi"/>
          <w:bCs/>
          <w:lang w:val="en-GB"/>
        </w:rPr>
        <w:t xml:space="preserve"> </w:t>
      </w:r>
      <w:r w:rsidR="00087C28">
        <w:rPr>
          <w:rFonts w:cstheme="minorHAnsi"/>
          <w:bCs/>
          <w:lang w:val="en-GB"/>
        </w:rPr>
        <w:t xml:space="preserve">This </w:t>
      </w:r>
      <w:r w:rsidR="001F2BB0" w:rsidRPr="00F95139">
        <w:rPr>
          <w:rFonts w:cstheme="minorHAnsi"/>
          <w:bCs/>
          <w:lang w:val="en-GB"/>
        </w:rPr>
        <w:t>reflect</w:t>
      </w:r>
      <w:r w:rsidR="00D03091">
        <w:rPr>
          <w:rFonts w:cstheme="minorHAnsi"/>
          <w:bCs/>
          <w:lang w:val="en-GB"/>
        </w:rPr>
        <w:t>s</w:t>
      </w:r>
      <w:r w:rsidR="001F2BB0" w:rsidRPr="00F95139">
        <w:rPr>
          <w:rFonts w:cstheme="minorHAnsi"/>
          <w:bCs/>
          <w:lang w:val="en-GB"/>
        </w:rPr>
        <w:t xml:space="preserve"> a change in the size composition of the populations</w:t>
      </w:r>
      <w:r w:rsidR="00434158">
        <w:rPr>
          <w:rFonts w:cstheme="minorHAnsi"/>
          <w:bCs/>
          <w:lang w:val="en-GB"/>
        </w:rPr>
        <w:t xml:space="preserve"> 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sprat and herring,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The abundance-at-weight for fish </w:t>
      </w:r>
      <w:r w:rsidR="00B25240">
        <w:rPr>
          <w:rFonts w:cstheme="minorHAnsi"/>
          <w:bCs/>
          <w:lang w:val="en-GB"/>
        </w:rPr>
        <w:t xml:space="preserve">above </w:t>
      </w:r>
      <w:r w:rsidR="00AF4B25" w:rsidRPr="00F95139">
        <w:rPr>
          <w:rFonts w:cstheme="minorHAnsi"/>
          <w:bCs/>
          <w:lang w:val="en-GB"/>
        </w:rPr>
        <w:t xml:space="preserve">maturation size decreases by </w:t>
      </w:r>
      <m:oMath>
        <m:r>
          <w:rPr>
            <w:rFonts w:ascii="Cambria Math" w:hAnsi="Cambria Math" w:cstheme="minorHAnsi"/>
            <w:lang w:val="en-GB"/>
          </w:rPr>
          <m:t>~</m:t>
        </m:r>
      </m:oMath>
      <w:r w:rsidR="00AF4B25" w:rsidRPr="00F95139">
        <w:rPr>
          <w:rFonts w:cstheme="minorHAnsi"/>
          <w:bCs/>
          <w:lang w:val="en-GB"/>
        </w:rPr>
        <w:t xml:space="preserve">10% at the end of the projection for </w:t>
      </w:r>
      <w:r w:rsidR="00066E38">
        <w:rPr>
          <w:rFonts w:cstheme="minorHAnsi"/>
          <w:bCs/>
          <w:lang w:val="en-GB"/>
        </w:rPr>
        <w:lastRenderedPageBreak/>
        <w:t>sprat and herring</w:t>
      </w:r>
      <w:r w:rsidR="006712FF">
        <w:rPr>
          <w:rFonts w:cstheme="minorHAnsi"/>
          <w:bCs/>
          <w:lang w:val="en-GB"/>
        </w:rPr>
        <w:t xml:space="preserve"> </w:t>
      </w:r>
      <w:r w:rsidR="00270C33">
        <w:rPr>
          <w:rFonts w:cstheme="minorHAnsi"/>
          <w:bCs/>
          <w:lang w:val="en-GB"/>
        </w:rPr>
        <w:t xml:space="preserve">unless </w:t>
      </w:r>
      <w:r w:rsidR="006712FF">
        <w:rPr>
          <w:rFonts w:cstheme="minorHAnsi"/>
          <w:bCs/>
          <w:lang w:val="en-GB"/>
        </w:rPr>
        <w:t xml:space="preserve">temperature </w:t>
      </w:r>
      <w:r w:rsidR="00270C33">
        <w:rPr>
          <w:rFonts w:cstheme="minorHAnsi"/>
          <w:bCs/>
          <w:lang w:val="en-GB"/>
        </w:rPr>
        <w:t xml:space="preserve">only </w:t>
      </w:r>
      <w:r w:rsidR="006712FF">
        <w:rPr>
          <w:rFonts w:cstheme="minorHAnsi"/>
          <w:bCs/>
          <w:lang w:val="en-GB"/>
        </w:rPr>
        <w:t>affects physiology</w:t>
      </w:r>
      <w:r w:rsidR="00AF4B25" w:rsidRPr="00F95139">
        <w:rPr>
          <w:rFonts w:cstheme="minorHAnsi"/>
          <w:bCs/>
          <w:lang w:val="en-GB"/>
        </w:rPr>
        <w:t>. The increase</w:t>
      </w:r>
      <w:r w:rsidR="001F2BB0" w:rsidRPr="00F95139">
        <w:rPr>
          <w:rFonts w:cstheme="minorHAnsi"/>
          <w:bCs/>
          <w:lang w:val="en-GB"/>
        </w:rPr>
        <w:t xml:space="preserve"> in</w:t>
      </w:r>
      <w:r w:rsidR="00AF4B25" w:rsidRPr="00F95139">
        <w:rPr>
          <w:rFonts w:cstheme="minorHAnsi"/>
          <w:bCs/>
          <w:lang w:val="en-GB"/>
        </w:rPr>
        <w:t xml:space="preserve"> predation and background mortality </w:t>
      </w:r>
      <w:r w:rsidR="001F2BB0" w:rsidRPr="00F95139">
        <w:rPr>
          <w:rFonts w:cstheme="minorHAnsi"/>
          <w:bCs/>
          <w:lang w:val="en-GB"/>
        </w:rPr>
        <w:t xml:space="preserve">with warming </w:t>
      </w:r>
      <w:r w:rsidR="00AF4B25" w:rsidRPr="00F95139">
        <w:rPr>
          <w:rFonts w:cstheme="minorHAnsi"/>
          <w:bCs/>
          <w:lang w:val="en-GB"/>
        </w:rPr>
        <w:t>likely contribute to this (Fig. S1</w:t>
      </w:r>
      <w:r w:rsidR="00ED6AA0" w:rsidRPr="007D5BEC">
        <w:rPr>
          <w:rFonts w:cstheme="minorHAnsi"/>
          <w:bCs/>
          <w:lang w:val="en-US"/>
        </w:rPr>
        <w:t>4</w:t>
      </w:r>
      <w:r w:rsidR="00AF4B25" w:rsidRPr="00F95139">
        <w:rPr>
          <w:rFonts w:cstheme="minorHAnsi"/>
          <w:bCs/>
          <w:lang w:val="en-GB"/>
        </w:rPr>
        <w:t xml:space="preserve">). </w:t>
      </w:r>
      <w:commentRangeStart w:id="51"/>
      <w:commentRangeStart w:id="52"/>
      <w:commentRangeStart w:id="53"/>
      <w:r w:rsidR="00AF4B25" w:rsidRPr="00F95139">
        <w:rPr>
          <w:rFonts w:cstheme="minorHAnsi"/>
          <w:bCs/>
          <w:lang w:val="en-GB"/>
        </w:rPr>
        <w:t xml:space="preserve">For cod, the abundance of the largest fish </w:t>
      </w:r>
      <w:r w:rsidR="001F2BB0" w:rsidRPr="00F95139">
        <w:rPr>
          <w:rFonts w:cstheme="minorHAnsi"/>
          <w:bCs/>
          <w:lang w:val="en-GB"/>
        </w:rPr>
        <w:t>(&gt;</w:t>
      </w:r>
      <m:oMath>
        <m:r>
          <w:rPr>
            <w:rFonts w:ascii="Cambria Math" w:hAnsi="Cambria Math" w:cstheme="minorHAnsi"/>
            <w:lang w:val="en-GB"/>
          </w:rPr>
          <m:t xml:space="preserve">~10 </m:t>
        </m:r>
        <m:r>
          <m:rPr>
            <m:sty m:val="p"/>
          </m:rPr>
          <w:rPr>
            <w:rFonts w:ascii="Cambria Math" w:hAnsi="Cambria Math" w:cstheme="minorHAnsi"/>
            <w:lang w:val="en-GB"/>
          </w:rPr>
          <m:t>kg</m:t>
        </m:r>
      </m:oMath>
      <w:r w:rsidR="00AF4B25" w:rsidRPr="00F95139">
        <w:rPr>
          <w:rFonts w:cstheme="minorHAnsi"/>
          <w:bCs/>
          <w:lang w:val="en-GB"/>
        </w:rPr>
        <w:t>) increase</w:t>
      </w:r>
      <w:r w:rsidR="00D22C14" w:rsidRPr="00F95139">
        <w:rPr>
          <w:rFonts w:cstheme="minorHAnsi"/>
          <w:bCs/>
          <w:lang w:val="en-GB"/>
        </w:rPr>
        <w:t>s</w:t>
      </w:r>
      <w:r w:rsidR="00AF4B25" w:rsidRPr="00F95139">
        <w:rPr>
          <w:rFonts w:cstheme="minorHAnsi"/>
          <w:bCs/>
          <w:lang w:val="en-GB"/>
        </w:rPr>
        <w:t xml:space="preserve"> in all scenarios</w:t>
      </w:r>
      <w:commentRangeEnd w:id="51"/>
      <w:r w:rsidR="001F2BB0" w:rsidRPr="00AF32CB">
        <w:rPr>
          <w:rStyle w:val="CommentReference"/>
          <w:sz w:val="22"/>
          <w:szCs w:val="22"/>
        </w:rPr>
        <w:commentReference w:id="51"/>
      </w:r>
      <w:commentRangeEnd w:id="52"/>
      <w:r w:rsidR="00BA6B1B">
        <w:rPr>
          <w:rStyle w:val="CommentReference"/>
        </w:rPr>
        <w:commentReference w:id="52"/>
      </w:r>
      <w:commentRangeEnd w:id="53"/>
      <w:r w:rsidR="002A36ED">
        <w:rPr>
          <w:rStyle w:val="CommentReference"/>
        </w:rPr>
        <w:commentReference w:id="53"/>
      </w:r>
      <w:r w:rsidR="001F2BB0" w:rsidRPr="00F95139">
        <w:rPr>
          <w:rFonts w:cstheme="minorHAnsi"/>
          <w:bCs/>
          <w:lang w:val="en-GB"/>
        </w:rPr>
        <w:t xml:space="preserve"> </w:t>
      </w:r>
      <w:r w:rsidR="003C3CC9" w:rsidRPr="00F95139">
        <w:rPr>
          <w:rFonts w:cstheme="minorHAnsi"/>
          <w:bCs/>
          <w:lang w:val="en-GB"/>
        </w:rPr>
        <w:t xml:space="preserve">with physiological temperature </w:t>
      </w:r>
      <w:r w:rsidR="004532EE" w:rsidRPr="00F95139">
        <w:rPr>
          <w:rFonts w:cstheme="minorHAnsi"/>
          <w:bCs/>
          <w:lang w:val="en-GB"/>
        </w:rPr>
        <w:t>dependence</w:t>
      </w:r>
      <w:r w:rsidR="003C3CC9" w:rsidRPr="00F95139">
        <w:rPr>
          <w:rFonts w:cstheme="minorHAnsi"/>
          <w:bCs/>
          <w:lang w:val="en-GB"/>
        </w:rPr>
        <w:t xml:space="preserve"> </w:t>
      </w:r>
      <w:r w:rsidR="001F2BB0" w:rsidRPr="00F95139">
        <w:rPr>
          <w:rFonts w:cstheme="minorHAnsi"/>
          <w:bCs/>
          <w:lang w:val="en-GB"/>
        </w:rPr>
        <w:t xml:space="preserve">(Fig </w:t>
      </w:r>
      <w:r w:rsidR="007D4E72" w:rsidRPr="00373362">
        <w:rPr>
          <w:rFonts w:cstheme="minorHAnsi"/>
          <w:bCs/>
          <w:lang w:val="en-US"/>
        </w:rPr>
        <w:t>3</w:t>
      </w:r>
      <w:r w:rsidR="001F2BB0" w:rsidRPr="00F95139">
        <w:rPr>
          <w:rFonts w:cstheme="minorHAnsi"/>
          <w:bCs/>
          <w:lang w:val="en-GB"/>
        </w:rPr>
        <w:t>)</w:t>
      </w:r>
      <w:r w:rsidR="00AF4B25" w:rsidRPr="00F95139">
        <w:rPr>
          <w:rFonts w:cstheme="minorHAnsi"/>
          <w:bCs/>
          <w:lang w:val="en-GB"/>
        </w:rPr>
        <w:t xml:space="preserve">, which </w:t>
      </w:r>
      <w:r w:rsidR="00E441EB" w:rsidRPr="00BA6B1B">
        <w:rPr>
          <w:rFonts w:cstheme="minorHAnsi"/>
          <w:bCs/>
          <w:lang w:val="en-US"/>
        </w:rPr>
        <w:t xml:space="preserve">likely </w:t>
      </w:r>
      <w:r w:rsidR="00AF4B25" w:rsidRPr="00F95139">
        <w:rPr>
          <w:rFonts w:cstheme="minorHAnsi"/>
          <w:bCs/>
          <w:lang w:val="en-GB"/>
        </w:rPr>
        <w:t xml:space="preserve">drives the </w:t>
      </w:r>
      <w:r w:rsidR="001B3776" w:rsidRPr="00F95139">
        <w:rPr>
          <w:rFonts w:cstheme="minorHAnsi"/>
          <w:bCs/>
          <w:lang w:val="en-GB"/>
        </w:rPr>
        <w:t xml:space="preserve">corresponding </w:t>
      </w:r>
      <w:r w:rsidR="00AF4B25" w:rsidRPr="00F95139">
        <w:rPr>
          <w:rFonts w:cstheme="minorHAnsi"/>
          <w:bCs/>
          <w:lang w:val="en-GB"/>
        </w:rPr>
        <w:t xml:space="preserve">increase in </w:t>
      </w:r>
      <w:r w:rsidR="00E942E3">
        <w:rPr>
          <w:rFonts w:cstheme="minorHAnsi"/>
          <w:bCs/>
          <w:lang w:val="en-GB"/>
        </w:rPr>
        <w:t>the</w:t>
      </w:r>
      <w:r w:rsidR="00A1125E" w:rsidRPr="00F95139">
        <w:rPr>
          <w:rFonts w:cstheme="minorHAnsi"/>
          <w:bCs/>
          <w:lang w:val="en-GB"/>
        </w:rPr>
        <w:t xml:space="preserve"> </w:t>
      </w:r>
      <w:r w:rsidR="00AF4B25" w:rsidRPr="00F95139">
        <w:rPr>
          <w:rFonts w:cstheme="minorHAnsi"/>
          <w:bCs/>
          <w:lang w:val="en-GB"/>
        </w:rPr>
        <w:t>mean body weight</w:t>
      </w:r>
      <w:r w:rsidR="001F2BB0" w:rsidRPr="00F95139">
        <w:rPr>
          <w:rFonts w:cstheme="minorHAnsi"/>
          <w:bCs/>
          <w:lang w:val="en-GB"/>
        </w:rPr>
        <w:t xml:space="preserve"> </w:t>
      </w:r>
      <w:r w:rsidR="00E942E3">
        <w:rPr>
          <w:rFonts w:cstheme="minorHAnsi"/>
          <w:bCs/>
          <w:lang w:val="en-GB"/>
        </w:rPr>
        <w:t xml:space="preserve">of the cod population </w:t>
      </w:r>
      <w:r w:rsidR="001F2BB0" w:rsidRPr="00F95139">
        <w:rPr>
          <w:rFonts w:cstheme="minorHAnsi"/>
          <w:bCs/>
          <w:lang w:val="en-GB"/>
        </w:rPr>
        <w:t xml:space="preserve">(Fig. </w:t>
      </w:r>
      <w:r w:rsidR="00A1125E">
        <w:rPr>
          <w:rFonts w:cstheme="minorHAnsi"/>
          <w:bCs/>
          <w:lang w:val="en-GB"/>
        </w:rPr>
        <w:t>2</w:t>
      </w:r>
      <w:r w:rsidR="001F2BB0" w:rsidRPr="00F95139">
        <w:rPr>
          <w:rFonts w:cstheme="minorHAnsi"/>
          <w:bCs/>
          <w:lang w:val="en-GB"/>
        </w:rPr>
        <w:t>)</w:t>
      </w:r>
      <w:r w:rsidR="00AF4B25" w:rsidRPr="00F95139">
        <w:rPr>
          <w:rFonts w:cstheme="minorHAnsi"/>
          <w:bCs/>
          <w:lang w:val="en-GB"/>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F95139">
        <w:rPr>
          <w:rFonts w:cstheme="minorHAnsi"/>
          <w:bCs/>
          <w:lang w:val="en-GB"/>
        </w:rPr>
        <w:t xml:space="preserve">By contrast, </w:t>
      </w:r>
      <w:r w:rsidR="00504128" w:rsidRPr="00F95139">
        <w:rPr>
          <w:rFonts w:cstheme="minorHAnsi"/>
          <w:bCs/>
          <w:lang w:val="en-GB"/>
        </w:rPr>
        <w:t xml:space="preserve">the abundance of </w:t>
      </w:r>
      <w:r w:rsidR="00AF4B25" w:rsidRPr="00F95139">
        <w:rPr>
          <w:rFonts w:cstheme="minorHAnsi"/>
          <w:bCs/>
          <w:lang w:val="en-GB"/>
        </w:rPr>
        <w:t xml:space="preserve">sprat and herring </w:t>
      </w:r>
      <w:r w:rsidR="00504128" w:rsidRPr="00F95139">
        <w:rPr>
          <w:rFonts w:cstheme="minorHAnsi"/>
          <w:bCs/>
          <w:lang w:val="en-GB"/>
        </w:rPr>
        <w:t>individuals above</w:t>
      </w:r>
      <w:r w:rsidR="00AF4B25" w:rsidRPr="00F95139">
        <w:rPr>
          <w:rFonts w:cstheme="minorHAnsi"/>
          <w:bCs/>
          <w:lang w:val="en-GB"/>
        </w:rPr>
        <w:t xml:space="preserve"> maturation size </w:t>
      </w:r>
      <w:r w:rsidR="00504128" w:rsidRPr="00F95139">
        <w:rPr>
          <w:rFonts w:cstheme="minorHAnsi"/>
          <w:bCs/>
          <w:lang w:val="en-GB"/>
        </w:rPr>
        <w:t>only increase</w:t>
      </w:r>
      <w:r w:rsidR="00A1125E">
        <w:rPr>
          <w:rFonts w:cstheme="minorHAnsi"/>
          <w:bCs/>
          <w:lang w:val="en-GB"/>
        </w:rPr>
        <w:t>s</w:t>
      </w:r>
      <w:r w:rsidR="00504128" w:rsidRPr="00F95139">
        <w:rPr>
          <w:rFonts w:cstheme="minorHAnsi"/>
          <w:bCs/>
          <w:lang w:val="en-GB"/>
        </w:rPr>
        <w:t xml:space="preserve"> with warming if the </w:t>
      </w:r>
      <w:r w:rsidR="007C7ADA">
        <w:rPr>
          <w:rFonts w:cstheme="minorHAnsi"/>
          <w:bCs/>
          <w:lang w:val="en-GB"/>
        </w:rPr>
        <w:t xml:space="preserve">dynamics of the </w:t>
      </w:r>
      <w:r w:rsidR="00504128" w:rsidRPr="00F95139">
        <w:rPr>
          <w:rFonts w:cstheme="minorHAnsi"/>
          <w:bCs/>
          <w:lang w:val="en-GB"/>
        </w:rPr>
        <w:t>background resources are</w:t>
      </w:r>
      <w:r w:rsidR="00840F5A">
        <w:rPr>
          <w:rFonts w:cstheme="minorHAnsi"/>
          <w:bCs/>
          <w:lang w:val="en-GB"/>
        </w:rPr>
        <w:t xml:space="preserve"> not temperature dependent</w:t>
      </w:r>
      <w:r w:rsidR="00504128" w:rsidRPr="00F95139">
        <w:rPr>
          <w:rFonts w:cstheme="minorHAnsi"/>
          <w:bCs/>
          <w:lang w:val="en-GB"/>
        </w:rPr>
        <w:t xml:space="preserve"> </w:t>
      </w:r>
      <w:r w:rsidR="00AF4B25" w:rsidRPr="00F95139">
        <w:rPr>
          <w:rFonts w:cstheme="minorHAnsi"/>
          <w:bCs/>
          <w:lang w:val="en-GB"/>
        </w:rPr>
        <w:t xml:space="preserve">(Fig. </w:t>
      </w:r>
      <w:r w:rsidR="00F726E3" w:rsidRPr="007D4E72">
        <w:rPr>
          <w:rFonts w:cstheme="minorHAnsi"/>
          <w:bCs/>
          <w:lang w:val="en-US"/>
        </w:rPr>
        <w:t>3</w:t>
      </w:r>
      <w:r w:rsidR="00AF4B25" w:rsidRPr="00F95139">
        <w:rPr>
          <w:rFonts w:cstheme="minorHAnsi"/>
          <w:bCs/>
          <w:lang w:val="en-GB"/>
        </w:rPr>
        <w:t xml:space="preserve">). </w:t>
      </w:r>
    </w:p>
    <w:p w14:paraId="181D693E" w14:textId="56D053B2"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r w:rsidR="001D5C2A">
        <w:rPr>
          <w:rFonts w:cstheme="minorHAnsi"/>
          <w:i/>
          <w:iCs/>
          <w:lang w:val="en-GB"/>
        </w:rPr>
        <w:t xml:space="preserve">: </w:t>
      </w:r>
      <w:r w:rsidR="001E69CA">
        <w:rPr>
          <w:rFonts w:cstheme="minorHAnsi"/>
          <w:i/>
          <w:iCs/>
          <w:lang w:val="en-GB"/>
        </w:rPr>
        <w:t xml:space="preserve">higher </w:t>
      </w:r>
      <w:r w:rsidR="00923704">
        <w:rPr>
          <w:rFonts w:cstheme="minorHAnsi"/>
          <w:i/>
          <w:iCs/>
          <w:lang w:val="en-GB"/>
        </w:rPr>
        <w:t xml:space="preserve">sustained </w:t>
      </w:r>
      <w:r w:rsidR="001E69CA">
        <w:rPr>
          <w:rFonts w:cstheme="minorHAnsi"/>
          <w:i/>
          <w:iCs/>
          <w:lang w:val="en-GB"/>
        </w:rPr>
        <w:t>exploitation rates but reduced yields</w:t>
      </w:r>
    </w:p>
    <w:p w14:paraId="22F727FE" w14:textId="1A65E265" w:rsidR="009D0F06" w:rsidRPr="00F95139" w:rsidRDefault="00AF4B25" w:rsidP="00625648">
      <w:pPr>
        <w:spacing w:line="480" w:lineRule="auto"/>
        <w:contextualSpacing/>
        <w:jc w:val="both"/>
        <w:rPr>
          <w:rFonts w:cstheme="minorHAnsi"/>
          <w:bCs/>
          <w:lang w:val="en-GB"/>
        </w:rPr>
      </w:pPr>
      <w:r w:rsidRPr="00F95139">
        <w:rPr>
          <w:rFonts w:cstheme="minorHAnsi"/>
          <w:bCs/>
          <w:lang w:val="en-GB"/>
        </w:rPr>
        <w:t xml:space="preserve">Fishing removes the largest fish in the populations, but this </w:t>
      </w:r>
      <w:r w:rsidR="00A1125E">
        <w:rPr>
          <w:rFonts w:cstheme="minorHAnsi"/>
          <w:bCs/>
          <w:lang w:val="en-GB"/>
        </w:rPr>
        <w:t xml:space="preserve">loss </w:t>
      </w:r>
      <w:r w:rsidRPr="00F95139">
        <w:rPr>
          <w:rFonts w:cstheme="minorHAnsi"/>
          <w:bCs/>
          <w:lang w:val="en-GB"/>
        </w:rPr>
        <w:t xml:space="preserve">can be counteracted by the </w:t>
      </w:r>
      <w:r w:rsidR="00E9113C">
        <w:rPr>
          <w:rFonts w:cstheme="minorHAnsi"/>
          <w:bCs/>
          <w:lang w:val="en-GB"/>
        </w:rPr>
        <w:t>increases</w:t>
      </w:r>
      <w:r w:rsidR="00E9113C" w:rsidRPr="00F95139">
        <w:rPr>
          <w:rFonts w:cstheme="minorHAnsi"/>
          <w:bCs/>
          <w:lang w:val="en-GB"/>
        </w:rPr>
        <w:t xml:space="preserve"> </w:t>
      </w:r>
      <w:r w:rsidRPr="00F95139">
        <w:rPr>
          <w:rFonts w:cstheme="minorHAnsi"/>
          <w:bCs/>
          <w:lang w:val="en-GB"/>
        </w:rPr>
        <w:t>in growth rates and size-</w:t>
      </w:r>
      <w:r w:rsidR="00373362" w:rsidRPr="00FC3F77">
        <w:rPr>
          <w:rFonts w:cstheme="minorHAnsi"/>
          <w:bCs/>
          <w:lang w:val="en-US"/>
        </w:rPr>
        <w:t xml:space="preserve">at-age </w:t>
      </w:r>
      <w:r w:rsidR="00FC3F77">
        <w:rPr>
          <w:rFonts w:cstheme="minorHAnsi"/>
          <w:bCs/>
          <w:lang w:val="en-US"/>
        </w:rPr>
        <w:t xml:space="preserve">due to </w:t>
      </w:r>
      <w:r w:rsidR="00A1125E">
        <w:rPr>
          <w:rFonts w:cstheme="minorHAnsi"/>
          <w:bCs/>
          <w:lang w:val="en-US"/>
        </w:rPr>
        <w:t xml:space="preserve">temperature effects on </w:t>
      </w:r>
      <w:r w:rsidRPr="00F95139">
        <w:rPr>
          <w:rFonts w:cstheme="minorHAnsi"/>
          <w:bCs/>
          <w:lang w:val="en-GB"/>
        </w:rPr>
        <w:t>physiology (Fig. S1</w:t>
      </w:r>
      <w:r w:rsidR="00F726E3" w:rsidRPr="00FC3F77">
        <w:rPr>
          <w:rFonts w:cstheme="minorHAnsi"/>
          <w:bCs/>
          <w:lang w:val="en-US"/>
        </w:rPr>
        <w:t>5</w:t>
      </w:r>
      <w:r w:rsidRPr="00F95139">
        <w:rPr>
          <w:rFonts w:cstheme="minorHAnsi"/>
          <w:bCs/>
          <w:lang w:val="en-GB"/>
        </w:rPr>
        <w:t>).</w:t>
      </w:r>
      <w:r w:rsidR="0089244D" w:rsidRPr="00F95139">
        <w:rPr>
          <w:rFonts w:cstheme="minorHAnsi"/>
          <w:bCs/>
          <w:lang w:val="en-GB"/>
        </w:rPr>
        <w:t xml:space="preserve"> </w:t>
      </w:r>
      <w:r w:rsidR="00A1125E">
        <w:rPr>
          <w:rFonts w:cstheme="minorHAnsi"/>
          <w:bCs/>
          <w:lang w:val="en-US"/>
        </w:rPr>
        <w:t>That is</w:t>
      </w:r>
      <w:r w:rsidR="003B6677" w:rsidRPr="003B6677">
        <w:rPr>
          <w:rFonts w:cstheme="minorHAnsi"/>
          <w:bCs/>
          <w:lang w:val="en-US"/>
        </w:rPr>
        <w:t xml:space="preserve">, </w:t>
      </w:r>
      <w:r w:rsidR="00327E26">
        <w:rPr>
          <w:rFonts w:cstheme="minorHAnsi"/>
          <w:bCs/>
          <w:lang w:val="en-US"/>
        </w:rPr>
        <w:t xml:space="preserve">faster </w:t>
      </w:r>
      <w:r w:rsidR="003B6677">
        <w:rPr>
          <w:rFonts w:cstheme="minorHAnsi"/>
          <w:bCs/>
          <w:lang w:val="en-US"/>
        </w:rPr>
        <w:t xml:space="preserve">growth </w:t>
      </w:r>
      <w:r w:rsidR="00A1125E">
        <w:rPr>
          <w:rFonts w:cstheme="minorHAnsi"/>
          <w:bCs/>
          <w:lang w:val="en-US"/>
        </w:rPr>
        <w:t xml:space="preserve">due to warming </w:t>
      </w:r>
      <w:r w:rsidR="003B6677">
        <w:rPr>
          <w:rFonts w:cstheme="minorHAnsi"/>
          <w:bCs/>
          <w:lang w:val="en-US"/>
        </w:rPr>
        <w:t xml:space="preserve">can lead to higher abundance of large fish </w:t>
      </w:r>
      <w:r w:rsidR="00A1125E">
        <w:rPr>
          <w:rFonts w:cstheme="minorHAnsi"/>
          <w:bCs/>
          <w:lang w:val="en-US"/>
        </w:rPr>
        <w:t xml:space="preserve">also </w:t>
      </w:r>
      <w:r w:rsidR="003B6677">
        <w:rPr>
          <w:rFonts w:cstheme="minorHAnsi"/>
          <w:bCs/>
          <w:lang w:val="en-US"/>
        </w:rPr>
        <w:t xml:space="preserve">when </w:t>
      </w:r>
      <w:r w:rsidR="00AE7CD2">
        <w:rPr>
          <w:rFonts w:cstheme="minorHAnsi"/>
          <w:bCs/>
          <w:lang w:val="en-US"/>
        </w:rPr>
        <w:t xml:space="preserve">fishing </w:t>
      </w:r>
      <w:r w:rsidR="003B6677">
        <w:rPr>
          <w:rFonts w:cstheme="minorHAnsi"/>
          <w:bCs/>
          <w:lang w:val="en-US"/>
        </w:rPr>
        <w:t xml:space="preserve">mortality is higher. </w:t>
      </w:r>
      <w:r w:rsidR="00A1125E">
        <w:rPr>
          <w:rFonts w:cstheme="minorHAnsi"/>
          <w:bCs/>
          <w:lang w:val="en-US"/>
        </w:rPr>
        <w:t>However, the only case when f</w:t>
      </w:r>
      <w:proofErr w:type="spellStart"/>
      <w:r w:rsidRPr="00F95139">
        <w:rPr>
          <w:rFonts w:cstheme="minorHAnsi"/>
          <w:bCs/>
          <w:lang w:val="en-GB"/>
        </w:rPr>
        <w:t>isheries</w:t>
      </w:r>
      <w:proofErr w:type="spellEnd"/>
      <w:r w:rsidRPr="00F95139">
        <w:rPr>
          <w:rFonts w:cstheme="minorHAnsi"/>
          <w:bCs/>
          <w:lang w:val="en-GB"/>
        </w:rPr>
        <w:t xml:space="preserve"> yield increase</w:t>
      </w:r>
      <w:r w:rsidR="00702530" w:rsidRPr="00F95139">
        <w:rPr>
          <w:rFonts w:cstheme="minorHAnsi"/>
          <w:bCs/>
          <w:lang w:val="en-GB"/>
        </w:rPr>
        <w:t>s</w:t>
      </w:r>
      <w:r w:rsidRPr="00F95139">
        <w:rPr>
          <w:rFonts w:cstheme="minorHAnsi"/>
          <w:bCs/>
          <w:lang w:val="en-GB"/>
        </w:rPr>
        <w:t xml:space="preserve"> with </w:t>
      </w:r>
      <w:r w:rsidR="008F5245" w:rsidRPr="00F95139">
        <w:rPr>
          <w:rFonts w:cstheme="minorHAnsi"/>
          <w:bCs/>
          <w:lang w:val="en-GB"/>
        </w:rPr>
        <w:t xml:space="preserve">the projected </w:t>
      </w:r>
      <w:r w:rsidRPr="00F95139">
        <w:rPr>
          <w:rFonts w:cstheme="minorHAnsi"/>
          <w:bCs/>
          <w:lang w:val="en-GB"/>
        </w:rPr>
        <w:t xml:space="preserve">warming </w:t>
      </w:r>
      <w:r w:rsidR="00A1125E">
        <w:rPr>
          <w:rFonts w:cstheme="minorHAnsi"/>
          <w:bCs/>
          <w:lang w:val="en-US"/>
        </w:rPr>
        <w:t>is</w:t>
      </w:r>
      <w:r w:rsidR="00A1125E" w:rsidRPr="00361B9E">
        <w:rPr>
          <w:rFonts w:cstheme="minorHAnsi"/>
          <w:bCs/>
          <w:lang w:val="en-US"/>
        </w:rPr>
        <w:t xml:space="preserve"> </w:t>
      </w:r>
      <w:r w:rsidRPr="00F95139">
        <w:rPr>
          <w:rFonts w:cstheme="minorHAnsi"/>
          <w:bCs/>
          <w:lang w:val="en-GB"/>
        </w:rPr>
        <w:t xml:space="preserve">for </w:t>
      </w:r>
      <w:r w:rsidR="005E6DFE" w:rsidRPr="00F95139">
        <w:rPr>
          <w:rFonts w:cstheme="minorHAnsi"/>
          <w:bCs/>
          <w:lang w:val="en-GB"/>
        </w:rPr>
        <w:t>cod</w:t>
      </w:r>
      <w:r w:rsidR="00111163" w:rsidRPr="00F95139">
        <w:rPr>
          <w:rFonts w:cstheme="minorHAnsi"/>
          <w:bCs/>
          <w:lang w:val="en-GB"/>
        </w:rPr>
        <w:t xml:space="preserve"> </w:t>
      </w:r>
      <w:r w:rsidR="0008412C">
        <w:rPr>
          <w:rFonts w:cstheme="minorHAnsi"/>
          <w:bCs/>
          <w:lang w:val="en-US"/>
        </w:rPr>
        <w:t xml:space="preserve">when </w:t>
      </w:r>
      <w:r w:rsidRPr="00F95139">
        <w:rPr>
          <w:rFonts w:cstheme="minorHAnsi"/>
          <w:bCs/>
          <w:lang w:val="en-GB"/>
        </w:rPr>
        <w:t>temperature</w:t>
      </w:r>
      <w:r w:rsidR="008F4D68" w:rsidRPr="00786BD5">
        <w:rPr>
          <w:rFonts w:cstheme="minorHAnsi"/>
          <w:bCs/>
          <w:lang w:val="en-US"/>
        </w:rPr>
        <w:t xml:space="preserve"> only</w:t>
      </w:r>
      <w:r w:rsidRPr="00F95139">
        <w:rPr>
          <w:rFonts w:cstheme="minorHAnsi"/>
          <w:bCs/>
          <w:lang w:val="en-GB"/>
        </w:rPr>
        <w:t xml:space="preserve"> affects physiological rates (Fig. </w:t>
      </w:r>
      <w:r w:rsidR="00984AA3" w:rsidRPr="009556D0">
        <w:rPr>
          <w:rFonts w:cstheme="minorHAnsi"/>
          <w:bCs/>
          <w:lang w:val="en-US"/>
        </w:rPr>
        <w:t>4</w:t>
      </w:r>
      <w:r w:rsidRPr="00F95139">
        <w:rPr>
          <w:rFonts w:cstheme="minorHAnsi"/>
          <w:bCs/>
          <w:lang w:val="en-GB"/>
        </w:rPr>
        <w:t>)</w:t>
      </w:r>
      <w:r w:rsidR="00702530" w:rsidRPr="00F95139">
        <w:rPr>
          <w:rFonts w:cstheme="minorHAnsi"/>
          <w:bCs/>
          <w:lang w:val="en-GB"/>
        </w:rPr>
        <w:t xml:space="preserve">. For sprat and herring, and for cod </w:t>
      </w:r>
      <w:r w:rsidR="00D96855" w:rsidRPr="00F95139">
        <w:rPr>
          <w:rFonts w:cstheme="minorHAnsi"/>
          <w:bCs/>
          <w:lang w:val="en-GB"/>
        </w:rPr>
        <w:t>in all other scenarios</w:t>
      </w:r>
      <w:r w:rsidR="00702530" w:rsidRPr="00F95139">
        <w:rPr>
          <w:rFonts w:cstheme="minorHAnsi"/>
          <w:bCs/>
          <w:lang w:val="en-GB"/>
        </w:rPr>
        <w:t>,</w:t>
      </w:r>
      <w:r w:rsidR="00D96855" w:rsidRPr="00F95139">
        <w:rPr>
          <w:rFonts w:cstheme="minorHAnsi"/>
          <w:bCs/>
          <w:lang w:val="en-GB"/>
        </w:rPr>
        <w:t xml:space="preserve"> yields decline</w:t>
      </w:r>
      <w:r w:rsidR="00702530" w:rsidRPr="00F95139">
        <w:rPr>
          <w:rFonts w:cstheme="minorHAnsi"/>
          <w:bCs/>
          <w:lang w:val="en-GB"/>
        </w:rPr>
        <w:t>,</w:t>
      </w:r>
      <w:r w:rsidR="00D96855" w:rsidRPr="00F95139">
        <w:rPr>
          <w:rFonts w:cstheme="minorHAnsi"/>
          <w:bCs/>
          <w:lang w:val="en-GB"/>
        </w:rPr>
        <w:t xml:space="preserve"> or are </w:t>
      </w:r>
      <w:r w:rsidR="00702530" w:rsidRPr="00F95139">
        <w:rPr>
          <w:rFonts w:cstheme="minorHAnsi"/>
          <w:bCs/>
          <w:lang w:val="en-GB"/>
        </w:rPr>
        <w:t xml:space="preserve">more or less </w:t>
      </w:r>
      <w:r w:rsidR="00D96855" w:rsidRPr="00F95139">
        <w:rPr>
          <w:rFonts w:cstheme="minorHAnsi"/>
          <w:bCs/>
          <w:lang w:val="en-GB"/>
        </w:rPr>
        <w:t xml:space="preserve">unaffected </w:t>
      </w:r>
      <w:r w:rsidR="00A46E68" w:rsidRPr="00F95139">
        <w:rPr>
          <w:rFonts w:cstheme="minorHAnsi"/>
          <w:bCs/>
          <w:lang w:val="en-GB"/>
        </w:rPr>
        <w:t>by warming</w:t>
      </w:r>
      <w:r w:rsidR="00702530" w:rsidRPr="00F95139">
        <w:rPr>
          <w:rFonts w:cstheme="minorHAnsi"/>
          <w:bCs/>
          <w:lang w:val="en-GB"/>
        </w:rPr>
        <w:t xml:space="preserve"> (Fig. </w:t>
      </w:r>
      <w:r w:rsidR="00786BD5" w:rsidRPr="00786BD5">
        <w:rPr>
          <w:rFonts w:cstheme="minorHAnsi"/>
          <w:bCs/>
          <w:lang w:val="en-US"/>
        </w:rPr>
        <w:t>4</w:t>
      </w:r>
      <w:r w:rsidR="00702530" w:rsidRPr="00F95139">
        <w:rPr>
          <w:rFonts w:cstheme="minorHAnsi"/>
          <w:bCs/>
          <w:lang w:val="en-GB"/>
        </w:rPr>
        <w:t>)</w:t>
      </w:r>
      <w:r w:rsidRPr="00F95139">
        <w:rPr>
          <w:rFonts w:cstheme="minorHAnsi"/>
          <w:bCs/>
          <w:lang w:val="en-GB"/>
        </w:rPr>
        <w:t xml:space="preserve">. This is likely driven by </w:t>
      </w:r>
      <w:r w:rsidR="00461B49" w:rsidRPr="00F95139">
        <w:rPr>
          <w:rFonts w:cstheme="minorHAnsi"/>
          <w:bCs/>
          <w:lang w:val="en-GB"/>
        </w:rPr>
        <w:t>the</w:t>
      </w:r>
      <w:r w:rsidR="00702530" w:rsidRPr="00F95139">
        <w:rPr>
          <w:rFonts w:cstheme="minorHAnsi"/>
          <w:bCs/>
          <w:lang w:val="en-GB"/>
        </w:rPr>
        <w:t xml:space="preserve"> warming-induced</w:t>
      </w:r>
      <w:r w:rsidR="00461B49" w:rsidRPr="00F95139">
        <w:rPr>
          <w:rFonts w:cstheme="minorHAnsi"/>
          <w:bCs/>
          <w:lang w:val="en-GB"/>
        </w:rPr>
        <w:t xml:space="preserve"> </w:t>
      </w:r>
      <w:r w:rsidRPr="00F95139">
        <w:rPr>
          <w:rFonts w:cstheme="minorHAnsi"/>
          <w:bCs/>
          <w:lang w:val="en-GB"/>
        </w:rPr>
        <w:t>decline in abundance</w:t>
      </w:r>
      <w:r w:rsidR="00A1125E">
        <w:rPr>
          <w:rFonts w:cstheme="minorHAnsi"/>
          <w:bCs/>
          <w:lang w:val="en-GB"/>
        </w:rPr>
        <w:t xml:space="preserve"> (due to resource limitation)</w:t>
      </w:r>
      <w:r w:rsidRPr="00F95139">
        <w:rPr>
          <w:rFonts w:cstheme="minorHAnsi"/>
          <w:bCs/>
          <w:lang w:val="en-GB"/>
        </w:rPr>
        <w:t xml:space="preserve"> of most size-classes above maturation size</w:t>
      </w:r>
      <w:r w:rsidR="00702530" w:rsidRPr="00F95139">
        <w:rPr>
          <w:rFonts w:cstheme="minorHAnsi"/>
          <w:bCs/>
          <w:lang w:val="en-GB"/>
        </w:rPr>
        <w:t xml:space="preserve"> (Fig. </w:t>
      </w:r>
      <w:r w:rsidR="00786BD5" w:rsidRPr="00786BD5">
        <w:rPr>
          <w:rFonts w:cstheme="minorHAnsi"/>
          <w:bCs/>
          <w:lang w:val="en-US"/>
        </w:rPr>
        <w:t>3</w:t>
      </w:r>
      <w:r w:rsidR="00702530" w:rsidRPr="00F95139">
        <w:rPr>
          <w:rFonts w:cstheme="minorHAnsi"/>
          <w:bCs/>
          <w:lang w:val="en-GB"/>
        </w:rPr>
        <w:t>),</w:t>
      </w:r>
      <w:r w:rsidRPr="00F95139">
        <w:rPr>
          <w:rFonts w:cstheme="minorHAnsi"/>
          <w:bCs/>
          <w:lang w:val="en-GB"/>
        </w:rPr>
        <w:t xml:space="preserve"> which is the minimum size targeted by the fishery</w:t>
      </w:r>
      <w:r w:rsidR="00DF630A">
        <w:rPr>
          <w:rFonts w:cstheme="minorHAnsi"/>
          <w:bCs/>
          <w:lang w:val="en-GB"/>
        </w:rPr>
        <w:t xml:space="preserve"> in the model</w:t>
      </w:r>
      <w:r w:rsidR="0073549D" w:rsidRPr="00F95139">
        <w:rPr>
          <w:rFonts w:cstheme="minorHAnsi"/>
          <w:bCs/>
          <w:lang w:val="en-GB"/>
        </w:rPr>
        <w:t>. W</w:t>
      </w:r>
      <w:r w:rsidRPr="00F95139">
        <w:rPr>
          <w:rFonts w:cstheme="minorHAnsi"/>
          <w:bCs/>
          <w:lang w:val="en-GB"/>
        </w:rPr>
        <w:t>hile the largest fish can in some cases increase</w:t>
      </w:r>
      <w:r w:rsidR="00662E41" w:rsidRPr="00F95139">
        <w:rPr>
          <w:rFonts w:cstheme="minorHAnsi"/>
          <w:bCs/>
          <w:lang w:val="en-GB"/>
        </w:rPr>
        <w:t xml:space="preserve"> in abundance</w:t>
      </w:r>
      <w:r w:rsidRPr="00F95139">
        <w:rPr>
          <w:rFonts w:cstheme="minorHAnsi"/>
          <w:bCs/>
          <w:lang w:val="en-GB"/>
        </w:rPr>
        <w:t xml:space="preserve">, especially </w:t>
      </w:r>
      <w:r w:rsidR="00B5532D">
        <w:rPr>
          <w:rFonts w:cstheme="minorHAnsi"/>
          <w:bCs/>
          <w:lang w:val="en-GB"/>
        </w:rPr>
        <w:t>in</w:t>
      </w:r>
      <w:r w:rsidR="00B5532D" w:rsidRPr="00F95139">
        <w:rPr>
          <w:rFonts w:cstheme="minorHAnsi"/>
          <w:bCs/>
          <w:lang w:val="en-GB"/>
        </w:rPr>
        <w:t xml:space="preserve"> </w:t>
      </w:r>
      <w:r w:rsidRPr="00F95139">
        <w:rPr>
          <w:rFonts w:cstheme="minorHAnsi"/>
          <w:bCs/>
          <w:lang w:val="en-GB"/>
        </w:rPr>
        <w:t>cod, they are also rare</w:t>
      </w:r>
      <w:r w:rsidR="000A0DB4" w:rsidRPr="00F95139">
        <w:rPr>
          <w:rFonts w:cstheme="minorHAnsi"/>
          <w:bCs/>
          <w:lang w:val="en-GB"/>
        </w:rPr>
        <w:t>r</w:t>
      </w:r>
      <w:r w:rsidRPr="00F95139">
        <w:rPr>
          <w:rFonts w:cstheme="minorHAnsi"/>
          <w:bCs/>
          <w:lang w:val="en-GB"/>
        </w:rPr>
        <w:t xml:space="preserve"> in the population and </w:t>
      </w:r>
      <w:r w:rsidR="00F647B5" w:rsidRPr="00F95139">
        <w:rPr>
          <w:rFonts w:cstheme="minorHAnsi"/>
          <w:bCs/>
          <w:lang w:val="en-GB"/>
        </w:rPr>
        <w:t xml:space="preserve">hence </w:t>
      </w:r>
      <w:r w:rsidR="00CF2A97" w:rsidRPr="00F95139">
        <w:rPr>
          <w:rFonts w:cstheme="minorHAnsi"/>
          <w:bCs/>
          <w:lang w:val="en-GB"/>
        </w:rPr>
        <w:t xml:space="preserve">this does </w:t>
      </w:r>
      <w:r w:rsidRPr="00F95139">
        <w:rPr>
          <w:rFonts w:cstheme="minorHAnsi"/>
          <w:bCs/>
          <w:lang w:val="en-GB"/>
        </w:rPr>
        <w:t xml:space="preserve">not counteract the decline in </w:t>
      </w:r>
      <w:commentRangeStart w:id="54"/>
      <w:commentRangeStart w:id="55"/>
      <w:commentRangeStart w:id="56"/>
      <w:commentRangeStart w:id="57"/>
      <w:commentRangeStart w:id="58"/>
      <w:r w:rsidRPr="00F95139">
        <w:rPr>
          <w:rFonts w:cstheme="minorHAnsi"/>
          <w:bCs/>
          <w:lang w:val="en-GB"/>
        </w:rPr>
        <w:t xml:space="preserve">fish </w:t>
      </w:r>
      <w:r w:rsidR="00DE169C" w:rsidRPr="00F95139">
        <w:rPr>
          <w:rFonts w:cstheme="minorHAnsi"/>
          <w:bCs/>
          <w:lang w:val="en-GB"/>
        </w:rPr>
        <w:t xml:space="preserve">that constitute the main catches </w:t>
      </w:r>
      <w:r w:rsidRPr="00F95139">
        <w:rPr>
          <w:rFonts w:cstheme="minorHAnsi"/>
          <w:bCs/>
          <w:lang w:val="en-GB"/>
        </w:rPr>
        <w:t>(Fig. 4).</w:t>
      </w:r>
      <w:commentRangeEnd w:id="54"/>
      <w:r w:rsidR="00702530" w:rsidRPr="00AF32CB">
        <w:rPr>
          <w:rStyle w:val="CommentReference"/>
          <w:sz w:val="22"/>
          <w:szCs w:val="22"/>
        </w:rPr>
        <w:commentReference w:id="54"/>
      </w:r>
      <w:commentRangeEnd w:id="55"/>
      <w:r w:rsidR="00206E44" w:rsidRPr="00AF32CB">
        <w:rPr>
          <w:rStyle w:val="CommentReference"/>
          <w:sz w:val="22"/>
          <w:szCs w:val="22"/>
        </w:rPr>
        <w:commentReference w:id="55"/>
      </w:r>
      <w:commentRangeEnd w:id="56"/>
      <w:r w:rsidR="00B5532D">
        <w:rPr>
          <w:rStyle w:val="CommentReference"/>
        </w:rPr>
        <w:commentReference w:id="56"/>
      </w:r>
      <w:commentRangeEnd w:id="57"/>
      <w:r w:rsidR="00413508">
        <w:rPr>
          <w:rStyle w:val="CommentReference"/>
        </w:rPr>
        <w:commentReference w:id="57"/>
      </w:r>
      <w:commentRangeEnd w:id="58"/>
      <w:r w:rsidR="00DF630A">
        <w:rPr>
          <w:rStyle w:val="CommentReference"/>
        </w:rPr>
        <w:commentReference w:id="58"/>
      </w:r>
      <w:r w:rsidRPr="00F95139">
        <w:rPr>
          <w:rFonts w:cstheme="minorHAnsi"/>
          <w:bCs/>
          <w:lang w:val="en-GB"/>
        </w:rPr>
        <w:t xml:space="preserve"> </w:t>
      </w:r>
    </w:p>
    <w:p w14:paraId="18B2DDEE" w14:textId="714D34E5" w:rsidR="00AF4B25" w:rsidRPr="00F95139" w:rsidRDefault="009D0F06" w:rsidP="00AF4B25">
      <w:pPr>
        <w:spacing w:line="480" w:lineRule="auto"/>
        <w:ind w:firstLine="360"/>
        <w:jc w:val="both"/>
        <w:rPr>
          <w:rFonts w:cstheme="minorHAnsi"/>
          <w:bCs/>
          <w:lang w:val="en-GB"/>
        </w:rPr>
      </w:pPr>
      <w:r w:rsidRPr="00F95139">
        <w:rPr>
          <w:rFonts w:cstheme="minorHAnsi"/>
          <w:bCs/>
          <w:lang w:val="en-GB"/>
        </w:rPr>
        <w:t>Warming</w:t>
      </w:r>
      <w:r w:rsidR="001D6DF1" w:rsidRPr="001D6DF1">
        <w:rPr>
          <w:rFonts w:cstheme="minorHAnsi"/>
          <w:bCs/>
          <w:lang w:val="en-US"/>
        </w:rPr>
        <w:t xml:space="preserve"> </w:t>
      </w:r>
      <w:r w:rsidR="00AF4B25" w:rsidRPr="00F95139">
        <w:rPr>
          <w:rFonts w:cstheme="minorHAnsi"/>
          <w:bCs/>
          <w:lang w:val="en-GB"/>
        </w:rPr>
        <w:t>also influences the fishing effort leading to maximum sustainable yield (F</w:t>
      </w:r>
      <w:r w:rsidR="00AF4B25" w:rsidRPr="00DF58FD">
        <w:rPr>
          <w:rFonts w:cstheme="minorHAnsi"/>
          <w:bCs/>
          <w:vertAlign w:val="subscript"/>
          <w:lang w:val="en-GB"/>
        </w:rPr>
        <w:t>MSY</w:t>
      </w:r>
      <w:r w:rsidR="00AF4B25" w:rsidRPr="00F95139">
        <w:rPr>
          <w:rFonts w:cstheme="minorHAnsi"/>
          <w:bCs/>
          <w:lang w:val="en-GB"/>
        </w:rPr>
        <w:t>) and the corresponding spawning stock biomass (SSB)</w:t>
      </w:r>
      <w:r w:rsidR="00435DA0" w:rsidRPr="00F95139">
        <w:rPr>
          <w:rFonts w:cstheme="minorHAnsi"/>
          <w:bCs/>
          <w:lang w:val="en-GB"/>
        </w:rPr>
        <w:t xml:space="preserve"> (Fig. </w:t>
      </w:r>
      <w:r w:rsidR="0015192C" w:rsidRPr="006B599D">
        <w:rPr>
          <w:rFonts w:cstheme="minorHAnsi"/>
          <w:bCs/>
          <w:lang w:val="en-US"/>
        </w:rPr>
        <w:t>5</w:t>
      </w:r>
      <w:r w:rsidR="00435DA0" w:rsidRPr="00F95139">
        <w:rPr>
          <w:rFonts w:cstheme="minorHAnsi"/>
          <w:bCs/>
          <w:lang w:val="en-GB"/>
        </w:rPr>
        <w:t>)</w:t>
      </w:r>
      <w:r w:rsidR="00AF4B25" w:rsidRPr="00F95139">
        <w:rPr>
          <w:rFonts w:cstheme="minorHAnsi"/>
          <w:bCs/>
          <w:lang w:val="en-GB"/>
        </w:rPr>
        <w:t>.</w:t>
      </w:r>
      <w:r w:rsidR="001D6DF1" w:rsidRPr="001D6DF1">
        <w:rPr>
          <w:rFonts w:cstheme="minorHAnsi"/>
          <w:bCs/>
          <w:lang w:val="en-US"/>
        </w:rPr>
        <w:t xml:space="preserve"> </w:t>
      </w:r>
      <w:r w:rsidR="001D6DF1">
        <w:rPr>
          <w:rFonts w:cstheme="minorHAnsi"/>
          <w:bCs/>
          <w:lang w:val="en-US"/>
        </w:rPr>
        <w:t xml:space="preserve">Based on </w:t>
      </w:r>
      <w:r w:rsidR="00EB3432" w:rsidRPr="00F95139">
        <w:rPr>
          <w:rFonts w:cstheme="minorHAnsi"/>
          <w:bCs/>
          <w:lang w:val="en-GB"/>
        </w:rPr>
        <w:t xml:space="preserve">non-time varying </w:t>
      </w:r>
      <w:r w:rsidR="00474414" w:rsidRPr="00F95139">
        <w:rPr>
          <w:rFonts w:cstheme="minorHAnsi"/>
          <w:bCs/>
          <w:lang w:val="en-GB"/>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F95139">
        <w:rPr>
          <w:rFonts w:cstheme="minorHAnsi"/>
          <w:bCs/>
          <w:lang w:val="en-GB"/>
        </w:rPr>
        <w:t>, t</w:t>
      </w:r>
      <w:r w:rsidR="00AF4B25" w:rsidRPr="00F95139">
        <w:rPr>
          <w:rFonts w:cstheme="minorHAnsi"/>
          <w:bCs/>
          <w:lang w:val="en-GB"/>
        </w:rPr>
        <w:t xml:space="preserve">he fishing </w:t>
      </w:r>
      <w:r w:rsidR="001D5C2A">
        <w:rPr>
          <w:rFonts w:cstheme="minorHAnsi"/>
          <w:bCs/>
          <w:lang w:val="en-GB"/>
        </w:rPr>
        <w:t>mortality</w:t>
      </w:r>
      <w:r w:rsidR="001D5C2A" w:rsidRPr="00F95139">
        <w:rPr>
          <w:rFonts w:cstheme="minorHAnsi"/>
          <w:bCs/>
          <w:lang w:val="en-GB"/>
        </w:rPr>
        <w:t xml:space="preserve"> </w:t>
      </w:r>
      <w:r w:rsidR="00AF4B25" w:rsidRPr="00F95139">
        <w:rPr>
          <w:rFonts w:cstheme="minorHAnsi"/>
          <w:bCs/>
          <w:lang w:val="en-GB"/>
        </w:rPr>
        <w:t>corresponding to F</w:t>
      </w:r>
      <w:r w:rsidR="00AF4B25" w:rsidRPr="00DF58FD">
        <w:rPr>
          <w:rFonts w:cstheme="minorHAnsi"/>
          <w:bCs/>
          <w:vertAlign w:val="subscript"/>
          <w:lang w:val="en-GB"/>
        </w:rPr>
        <w:t>MSY</w:t>
      </w:r>
      <w:r w:rsidR="00AF4B25" w:rsidRPr="00F95139">
        <w:rPr>
          <w:rFonts w:cstheme="minorHAnsi"/>
          <w:bCs/>
          <w:lang w:val="en-GB"/>
        </w:rPr>
        <w:t xml:space="preserve"> increases when the temperature is +2</w:t>
      </w:r>
      <m:oMath>
        <m:r>
          <w:rPr>
            <w:rFonts w:ascii="Cambria Math" w:hAnsi="Cambria Math" w:cstheme="minorHAnsi"/>
            <w:lang w:val="en-GB"/>
          </w:rPr>
          <m:t>℃</m:t>
        </m:r>
      </m:oMath>
      <w:r w:rsidR="00AF4B25" w:rsidRPr="00F95139">
        <w:rPr>
          <w:rFonts w:cstheme="minorHAnsi"/>
          <w:bCs/>
          <w:lang w:val="en-GB"/>
        </w:rPr>
        <w:t xml:space="preserve"> compared to the reference temperature</w:t>
      </w:r>
      <w:r w:rsidR="005E4AE8" w:rsidRPr="00F95139">
        <w:rPr>
          <w:rFonts w:cstheme="minorHAnsi"/>
          <w:bCs/>
          <w:lang w:val="en-GB"/>
        </w:rPr>
        <w:t xml:space="preserve"> </w:t>
      </w:r>
      <w:r w:rsidR="00022BBA" w:rsidRPr="00022BBA">
        <w:rPr>
          <w:rFonts w:cstheme="minorHAnsi"/>
          <w:bCs/>
          <w:lang w:val="en-US"/>
        </w:rPr>
        <w:t xml:space="preserve">for </w:t>
      </w:r>
      <w:r w:rsidR="00022BBA">
        <w:rPr>
          <w:rFonts w:cstheme="minorHAnsi"/>
          <w:bCs/>
          <w:lang w:val="en-US"/>
        </w:rPr>
        <w:t xml:space="preserve">cod, </w:t>
      </w:r>
      <w:r w:rsidR="00022BBA">
        <w:rPr>
          <w:rFonts w:cstheme="minorHAnsi"/>
          <w:bCs/>
          <w:lang w:val="en-US"/>
        </w:rPr>
        <w:lastRenderedPageBreak/>
        <w:t xml:space="preserve">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F95139">
        <w:rPr>
          <w:rFonts w:cstheme="minorHAnsi"/>
          <w:bCs/>
          <w:lang w:val="en-GB"/>
        </w:rPr>
        <w:t>due to the enhanced growth rates (size-at-age)</w:t>
      </w:r>
      <w:r w:rsidR="00175981" w:rsidRPr="00175981">
        <w:rPr>
          <w:rFonts w:cstheme="minorHAnsi"/>
          <w:bCs/>
          <w:lang w:val="en-US"/>
        </w:rPr>
        <w:t xml:space="preserve">, </w:t>
      </w:r>
      <w:r w:rsidR="00C25F2B">
        <w:rPr>
          <w:rFonts w:cstheme="minorHAnsi"/>
          <w:bCs/>
          <w:lang w:val="en-US"/>
        </w:rPr>
        <w:t xml:space="preserve">which allows </w:t>
      </w:r>
      <w:r w:rsidR="00A565F0">
        <w:rPr>
          <w:rFonts w:cstheme="minorHAnsi"/>
          <w:bCs/>
          <w:lang w:val="en-US"/>
        </w:rPr>
        <w:t>higher fishing mortalities</w:t>
      </w:r>
      <w:r w:rsidR="00D11178" w:rsidRPr="00F95139">
        <w:rPr>
          <w:rFonts w:cstheme="minorHAnsi"/>
          <w:bCs/>
          <w:lang w:val="en-GB"/>
        </w:rPr>
        <w:t xml:space="preserve"> </w:t>
      </w:r>
      <w:r w:rsidR="007663F2">
        <w:rPr>
          <w:rFonts w:cstheme="minorHAnsi"/>
          <w:bCs/>
          <w:lang w:val="en-GB"/>
        </w:rPr>
        <w:t xml:space="preserve">without impairing population growth </w:t>
      </w:r>
      <w:r w:rsidR="00D11178" w:rsidRPr="00F95139">
        <w:rPr>
          <w:rFonts w:cstheme="minorHAnsi"/>
          <w:bCs/>
          <w:lang w:val="en-GB"/>
        </w:rPr>
        <w:t>(Fig. S</w:t>
      </w:r>
      <w:r w:rsidR="00B346DF" w:rsidRPr="006B599D">
        <w:rPr>
          <w:rFonts w:cstheme="minorHAnsi"/>
          <w:bCs/>
          <w:lang w:val="en-US"/>
        </w:rPr>
        <w:t>5</w:t>
      </w:r>
      <w:r w:rsidR="00D11178" w:rsidRPr="00F95139">
        <w:rPr>
          <w:rFonts w:cstheme="minorHAnsi"/>
          <w:bCs/>
          <w:lang w:val="en-GB"/>
        </w:rPr>
        <w:t>)</w:t>
      </w:r>
      <w:r w:rsidR="00AF4B25" w:rsidRPr="00F95139">
        <w:rPr>
          <w:rFonts w:cstheme="minorHAnsi"/>
          <w:bCs/>
          <w:lang w:val="en-GB"/>
        </w:rPr>
        <w:t xml:space="preserve">. However, the fishery yield </w:t>
      </w:r>
      <w:r w:rsidR="001F341F" w:rsidRPr="00FC0A90">
        <w:rPr>
          <w:rFonts w:cstheme="minorHAnsi"/>
          <w:bCs/>
          <w:lang w:val="en-US"/>
        </w:rPr>
        <w:t>at F</w:t>
      </w:r>
      <w:r w:rsidR="001F341F" w:rsidRPr="00DF58FD">
        <w:rPr>
          <w:rFonts w:cstheme="minorHAnsi"/>
          <w:bCs/>
          <w:vertAlign w:val="subscript"/>
          <w:lang w:val="en-US"/>
        </w:rPr>
        <w:t>MSY</w:t>
      </w:r>
      <w:r w:rsidR="001F341F" w:rsidRPr="00FC0A90">
        <w:rPr>
          <w:rFonts w:cstheme="minorHAnsi"/>
          <w:bCs/>
          <w:lang w:val="en-US"/>
        </w:rPr>
        <w:t xml:space="preserve"> </w:t>
      </w:r>
      <w:r w:rsidR="00AF4666" w:rsidRPr="00F95139">
        <w:rPr>
          <w:rFonts w:cstheme="minorHAnsi"/>
          <w:bCs/>
          <w:lang w:val="en-GB"/>
        </w:rPr>
        <w:t>increases</w:t>
      </w:r>
      <w:r w:rsidR="00C012F4">
        <w:rPr>
          <w:rFonts w:cstheme="minorHAnsi"/>
          <w:bCs/>
          <w:lang w:val="en-GB"/>
        </w:rPr>
        <w:t xml:space="preserve"> relative to non-warming</w:t>
      </w:r>
      <w:r w:rsidR="00B42331" w:rsidRPr="00F95139">
        <w:rPr>
          <w:rFonts w:cstheme="minorHAnsi"/>
          <w:bCs/>
          <w:lang w:val="en-GB"/>
        </w:rPr>
        <w:t xml:space="preserve"> only if </w:t>
      </w:r>
      <w:r w:rsidR="00AF4B25" w:rsidRPr="00F95139">
        <w:rPr>
          <w:rFonts w:cstheme="minorHAnsi"/>
          <w:bCs/>
          <w:lang w:val="en-GB"/>
        </w:rPr>
        <w:t xml:space="preserve">temperature </w:t>
      </w:r>
      <w:r w:rsidR="00641F2F" w:rsidRPr="00F95139">
        <w:rPr>
          <w:rFonts w:cstheme="minorHAnsi"/>
          <w:bCs/>
          <w:lang w:val="en-GB"/>
        </w:rPr>
        <w:t xml:space="preserve">acts on </w:t>
      </w:r>
      <w:r w:rsidR="00AF4B25" w:rsidRPr="00F95139">
        <w:rPr>
          <w:rFonts w:cstheme="minorHAnsi"/>
          <w:bCs/>
          <w:lang w:val="en-GB"/>
        </w:rPr>
        <w:t>physiology</w:t>
      </w:r>
      <w:r w:rsidR="00641F2F" w:rsidRPr="00F95139">
        <w:rPr>
          <w:rFonts w:cstheme="minorHAnsi"/>
          <w:bCs/>
          <w:lang w:val="en-GB"/>
        </w:rPr>
        <w:t xml:space="preserve"> alone</w:t>
      </w:r>
      <w:r w:rsidR="00B5532D">
        <w:rPr>
          <w:rFonts w:cstheme="minorHAnsi"/>
          <w:bCs/>
          <w:lang w:val="en-GB"/>
        </w:rPr>
        <w:t xml:space="preserve"> (Fig. 5</w:t>
      </w:r>
      <w:r w:rsidR="0077490B">
        <w:rPr>
          <w:rFonts w:cstheme="minorHAnsi"/>
          <w:bCs/>
          <w:lang w:val="en-GB"/>
        </w:rPr>
        <w:t>; Fig. S16</w:t>
      </w:r>
      <w:r w:rsidR="00B5532D">
        <w:rPr>
          <w:rFonts w:cstheme="minorHAnsi"/>
          <w:bCs/>
          <w:lang w:val="en-GB"/>
        </w:rPr>
        <w:t>)</w:t>
      </w:r>
      <w:r w:rsidR="001E69CA">
        <w:rPr>
          <w:rFonts w:cstheme="minorHAnsi"/>
          <w:bCs/>
          <w:lang w:val="en-GB"/>
        </w:rPr>
        <w:t>, as that is the only scenario lead</w:t>
      </w:r>
      <w:r w:rsidR="00590AEC">
        <w:rPr>
          <w:rFonts w:cstheme="minorHAnsi"/>
          <w:bCs/>
          <w:lang w:val="en-GB"/>
        </w:rPr>
        <w:t>ing</w:t>
      </w:r>
      <w:r w:rsidR="001E69CA">
        <w:rPr>
          <w:rFonts w:cstheme="minorHAnsi"/>
          <w:bCs/>
          <w:lang w:val="en-GB"/>
        </w:rPr>
        <w:t xml:space="preserve"> to higher abundance of </w:t>
      </w:r>
      <w:r w:rsidR="000D6CA6">
        <w:rPr>
          <w:rFonts w:cstheme="minorHAnsi"/>
          <w:bCs/>
          <w:lang w:val="en-GB"/>
        </w:rPr>
        <w:t xml:space="preserve">fish above maturation </w:t>
      </w:r>
      <w:r w:rsidR="008F3BEC">
        <w:rPr>
          <w:rFonts w:cstheme="minorHAnsi"/>
          <w:bCs/>
          <w:lang w:val="en-GB"/>
        </w:rPr>
        <w:t xml:space="preserve">sizes, </w:t>
      </w:r>
      <w:r w:rsidR="00164A0D">
        <w:rPr>
          <w:rFonts w:cstheme="minorHAnsi"/>
          <w:bCs/>
          <w:lang w:val="en-GB"/>
        </w:rPr>
        <w:t>which the fishery targets</w:t>
      </w:r>
      <w:r w:rsidR="00B806D3">
        <w:rPr>
          <w:rFonts w:cstheme="minorHAnsi"/>
          <w:bCs/>
          <w:lang w:val="en-GB"/>
        </w:rPr>
        <w:t xml:space="preserve"> (but note not all mature sizes increase in abundance) (Fig. 3)</w:t>
      </w:r>
      <w:r w:rsidR="00B5532D">
        <w:rPr>
          <w:rFonts w:cstheme="minorHAnsi"/>
          <w:bCs/>
          <w:lang w:val="en-GB"/>
        </w:rPr>
        <w:t>.</w:t>
      </w:r>
      <w:r w:rsidR="00AF4B25" w:rsidRPr="00F95139">
        <w:rPr>
          <w:rFonts w:cstheme="minorHAnsi"/>
          <w:bCs/>
          <w:lang w:val="en-GB"/>
        </w:rPr>
        <w:t xml:space="preserve"> </w:t>
      </w:r>
    </w:p>
    <w:p w14:paraId="19CDCC20" w14:textId="57E119F9" w:rsidR="00FC0A90" w:rsidRDefault="00FC0A90" w:rsidP="00AF4B25">
      <w:pPr>
        <w:spacing w:line="480" w:lineRule="auto"/>
        <w:ind w:firstLine="360"/>
        <w:jc w:val="both"/>
        <w:rPr>
          <w:rFonts w:cstheme="minorHAnsi"/>
          <w:bCs/>
          <w:lang w:val="en-GB"/>
        </w:rPr>
      </w:pPr>
    </w:p>
    <w:p w14:paraId="71AE3FD1" w14:textId="44D33760" w:rsidR="00F57CC0" w:rsidRDefault="00F57CC0" w:rsidP="00AF4B25">
      <w:pPr>
        <w:spacing w:line="480" w:lineRule="auto"/>
        <w:ind w:firstLine="360"/>
        <w:jc w:val="both"/>
        <w:rPr>
          <w:rFonts w:cstheme="minorHAnsi"/>
          <w:bCs/>
          <w:lang w:val="en-GB"/>
        </w:rPr>
      </w:pPr>
    </w:p>
    <w:p w14:paraId="760040DA" w14:textId="02C4E961" w:rsidR="00F57CC0" w:rsidRDefault="00F57CC0" w:rsidP="00AF4B25">
      <w:pPr>
        <w:spacing w:line="480" w:lineRule="auto"/>
        <w:ind w:firstLine="360"/>
        <w:jc w:val="both"/>
        <w:rPr>
          <w:rFonts w:cstheme="minorHAnsi"/>
          <w:bCs/>
          <w:lang w:val="en-GB"/>
        </w:rPr>
      </w:pPr>
    </w:p>
    <w:p w14:paraId="5739DD38" w14:textId="61E882EA" w:rsidR="00F57CC0" w:rsidRDefault="00F57CC0" w:rsidP="00AF4B25">
      <w:pPr>
        <w:spacing w:line="480" w:lineRule="auto"/>
        <w:ind w:firstLine="360"/>
        <w:jc w:val="both"/>
        <w:rPr>
          <w:rFonts w:cstheme="minorHAnsi"/>
          <w:bCs/>
          <w:lang w:val="en-GB"/>
        </w:rPr>
      </w:pPr>
    </w:p>
    <w:p w14:paraId="0B84B866" w14:textId="77777777" w:rsidR="00F57CC0" w:rsidRPr="00F95139" w:rsidRDefault="00F57CC0" w:rsidP="00F57CC0">
      <w:pPr>
        <w:spacing w:line="480" w:lineRule="auto"/>
        <w:jc w:val="both"/>
        <w:rPr>
          <w:rFonts w:cstheme="minorHAnsi"/>
          <w:bCs/>
          <w:lang w:val="en-GB"/>
        </w:rPr>
      </w:pPr>
    </w:p>
    <w:p w14:paraId="6F49082F" w14:textId="77777777" w:rsidR="00FC0A90" w:rsidRPr="00F95139" w:rsidRDefault="00FC0A90" w:rsidP="00AF4B25">
      <w:pPr>
        <w:spacing w:line="480" w:lineRule="auto"/>
        <w:ind w:firstLine="360"/>
        <w:jc w:val="both"/>
        <w:rPr>
          <w:rFonts w:cstheme="minorHAnsi"/>
          <w:bCs/>
          <w:lang w:val="en-GB"/>
        </w:rPr>
      </w:pPr>
    </w:p>
    <w:p w14:paraId="647A0452" w14:textId="5DBD66F9" w:rsidR="004641D2" w:rsidRPr="005F3BD1" w:rsidRDefault="000D032A" w:rsidP="005F3BD1">
      <w:pPr>
        <w:spacing w:line="480" w:lineRule="auto"/>
        <w:jc w:val="center"/>
      </w:pPr>
      <w:r>
        <w:rPr>
          <w:noProof/>
          <w:sz w:val="16"/>
          <w:szCs w:val="16"/>
          <w:lang w:eastAsia="sv-SE"/>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p>
    <w:p w14:paraId="5CDF3837" w14:textId="095E3D53"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w:t>
      </w:r>
      <w:proofErr w:type="spellStart"/>
      <w:r w:rsidRPr="00F95139">
        <w:rPr>
          <w:rFonts w:ascii="Times New Roman" w:hAnsi="Times New Roman" w:cs="Times New Roman"/>
          <w:i/>
          <w:iCs/>
          <w:lang w:val="en-GB"/>
        </w:rPr>
        <w:t>Colors</w:t>
      </w:r>
      <w:proofErr w:type="spellEnd"/>
      <w:r w:rsidRPr="00F95139">
        <w:rPr>
          <w:rFonts w:ascii="Times New Roman" w:hAnsi="Times New Roman" w:cs="Times New Roman"/>
          <w:i/>
          <w:iCs/>
          <w:lang w:val="en-GB"/>
        </w:rPr>
        <w:t xml:space="preserve">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57A97164" w14:textId="77777777" w:rsidR="00EF38F0" w:rsidRDefault="00EF38F0" w:rsidP="00EF38F0">
      <w:pPr>
        <w:spacing w:line="480" w:lineRule="auto"/>
        <w:jc w:val="center"/>
      </w:pPr>
      <w:r>
        <w:rPr>
          <w:noProof/>
          <w:lang w:eastAsia="sv-SE"/>
        </w:rPr>
        <w:lastRenderedPageBreak/>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4BC0C913" w:rsidR="00EF38F0" w:rsidRPr="008B2B1B"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8B2B1B">
        <w:rPr>
          <w:rFonts w:ascii="Times New Roman" w:hAnsi="Times New Roman" w:cs="Times New Roman"/>
          <w:i/>
          <w:iCs/>
          <w:lang w:val="en-GB"/>
        </w:rPr>
        <w:t xml:space="preserve">Boxplots depict 25%, 50% and 75% quantiles of </w:t>
      </w:r>
      <w:r w:rsidR="00F3241E" w:rsidRPr="008B2B1B">
        <w:rPr>
          <w:rFonts w:ascii="Times New Roman" w:hAnsi="Times New Roman" w:cs="Times New Roman"/>
          <w:i/>
          <w:iCs/>
          <w:lang w:val="en-GB"/>
        </w:rPr>
        <w:t xml:space="preserve">the 200 </w:t>
      </w:r>
      <w:r w:rsidRPr="008B2B1B">
        <w:rPr>
          <w:rFonts w:ascii="Times New Roman" w:hAnsi="Times New Roman" w:cs="Times New Roman"/>
          <w:i/>
          <w:iCs/>
          <w:lang w:val="en-GB"/>
        </w:rPr>
        <w:t>simulations</w:t>
      </w:r>
      <w:r w:rsidR="00F3241E" w:rsidRPr="008B2B1B">
        <w:rPr>
          <w:rFonts w:ascii="Times New Roman" w:hAnsi="Times New Roman" w:cs="Times New Roman"/>
          <w:i/>
          <w:iCs/>
          <w:lang w:val="en-GB"/>
        </w:rPr>
        <w:t xml:space="preserve"> in each scenario</w:t>
      </w:r>
      <w:r w:rsidRPr="008B2B1B">
        <w:rPr>
          <w:rFonts w:ascii="Times New Roman" w:hAnsi="Times New Roman" w:cs="Times New Roman"/>
          <w:i/>
          <w:iCs/>
          <w:lang w:val="en-GB"/>
        </w:rPr>
        <w:t xml:space="preserve">. </w:t>
      </w:r>
    </w:p>
    <w:p w14:paraId="1BB3B167" w14:textId="77777777" w:rsidR="00EF38F0" w:rsidRPr="008B2B1B" w:rsidRDefault="00EF38F0" w:rsidP="00182BA9">
      <w:pPr>
        <w:spacing w:line="480" w:lineRule="auto"/>
        <w:contextualSpacing/>
        <w:jc w:val="both"/>
        <w:rPr>
          <w:rFonts w:cstheme="minorHAnsi"/>
          <w:b/>
          <w:lang w:val="en-GB"/>
        </w:rPr>
      </w:pPr>
    </w:p>
    <w:p w14:paraId="7ADA9BE0" w14:textId="77777777" w:rsidR="005F3BD1" w:rsidRPr="008B2B1B" w:rsidRDefault="005F3BD1" w:rsidP="00182BA9">
      <w:pPr>
        <w:spacing w:line="480" w:lineRule="auto"/>
        <w:contextualSpacing/>
        <w:jc w:val="both"/>
        <w:rPr>
          <w:rFonts w:cstheme="minorHAnsi"/>
          <w:b/>
          <w:lang w:val="en-GB"/>
        </w:rPr>
      </w:pPr>
    </w:p>
    <w:p w14:paraId="6361629D" w14:textId="77777777" w:rsidR="005F3BD1" w:rsidRPr="008B2B1B" w:rsidRDefault="005F3BD1" w:rsidP="00182BA9">
      <w:pPr>
        <w:spacing w:line="480" w:lineRule="auto"/>
        <w:contextualSpacing/>
        <w:jc w:val="both"/>
        <w:rPr>
          <w:rFonts w:cstheme="minorHAnsi"/>
          <w:b/>
          <w:lang w:val="en-GB"/>
        </w:rPr>
      </w:pPr>
    </w:p>
    <w:p w14:paraId="6CC22383" w14:textId="77777777" w:rsidR="005F3BD1" w:rsidRPr="008B2B1B" w:rsidRDefault="005F3BD1" w:rsidP="00182BA9">
      <w:pPr>
        <w:spacing w:line="480" w:lineRule="auto"/>
        <w:contextualSpacing/>
        <w:jc w:val="both"/>
        <w:rPr>
          <w:rFonts w:cstheme="minorHAnsi"/>
          <w:b/>
          <w:lang w:val="en-GB"/>
        </w:rPr>
      </w:pPr>
    </w:p>
    <w:p w14:paraId="224D1FA3" w14:textId="77777777" w:rsidR="005F3BD1" w:rsidRPr="008B2B1B" w:rsidRDefault="005F3BD1" w:rsidP="00182BA9">
      <w:pPr>
        <w:spacing w:line="480" w:lineRule="auto"/>
        <w:contextualSpacing/>
        <w:jc w:val="both"/>
        <w:rPr>
          <w:rFonts w:cstheme="minorHAnsi"/>
          <w:b/>
          <w:lang w:val="en-GB"/>
        </w:rPr>
      </w:pPr>
    </w:p>
    <w:p w14:paraId="7C91AF6A" w14:textId="77777777" w:rsidR="005F3BD1" w:rsidRPr="008B2B1B" w:rsidRDefault="005F3BD1" w:rsidP="00182BA9">
      <w:pPr>
        <w:spacing w:line="480" w:lineRule="auto"/>
        <w:contextualSpacing/>
        <w:jc w:val="both"/>
        <w:rPr>
          <w:rFonts w:cstheme="minorHAnsi"/>
          <w:b/>
          <w:lang w:val="en-GB"/>
        </w:rPr>
      </w:pPr>
    </w:p>
    <w:p w14:paraId="6F68F3DC" w14:textId="4E9BCD3C" w:rsidR="00EF38F0" w:rsidRDefault="005773A4" w:rsidP="00EF38F0">
      <w:pPr>
        <w:spacing w:line="480" w:lineRule="auto"/>
        <w:jc w:val="center"/>
        <w:rPr>
          <w:rFonts w:cstheme="minorHAnsi"/>
          <w:i/>
          <w:iCs/>
        </w:rPr>
      </w:pPr>
      <w:r>
        <w:rPr>
          <w:rFonts w:cstheme="minorHAnsi"/>
          <w:i/>
          <w:iCs/>
          <w:noProof/>
        </w:rPr>
        <w:lastRenderedPageBreak/>
        <w:drawing>
          <wp:inline distT="0" distB="0" distL="0" distR="0" wp14:anchorId="4A1D4C71" wp14:editId="5D22AD25">
            <wp:extent cx="5731510" cy="57315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3D51A880"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3</w:t>
      </w:r>
      <w:r w:rsidRPr="00F95139">
        <w:rPr>
          <w:rFonts w:cstheme="minorHAnsi"/>
          <w:i/>
          <w:iCs/>
          <w:lang w:val="en-GB"/>
        </w:rPr>
        <w:t xml:space="preserve">. Projected abundance-at-weight by species for different scenarios of temperature scaling (indicated by </w:t>
      </w:r>
      <w:proofErr w:type="spellStart"/>
      <w:r w:rsidRPr="00F95139">
        <w:rPr>
          <w:rFonts w:cstheme="minorHAnsi"/>
          <w:i/>
          <w:iCs/>
          <w:lang w:val="en-GB"/>
        </w:rPr>
        <w:t>colors</w:t>
      </w:r>
      <w:proofErr w:type="spellEnd"/>
      <w:r w:rsidR="00AC4213">
        <w:rPr>
          <w:rFonts w:cstheme="minorHAnsi"/>
          <w:i/>
          <w:iCs/>
          <w:lang w:val="en-GB"/>
        </w:rPr>
        <w:t xml:space="preserve">, and </w:t>
      </w:r>
      <w:proofErr w:type="spellStart"/>
      <w:r w:rsidR="00AC4213">
        <w:rPr>
          <w:rFonts w:cstheme="minorHAnsi"/>
          <w:i/>
          <w:iCs/>
          <w:lang w:val="en-GB"/>
        </w:rPr>
        <w:t>linetypes</w:t>
      </w:r>
      <w:proofErr w:type="spellEnd"/>
      <w:r w:rsidR="00AC4213">
        <w:rPr>
          <w:rFonts w:cstheme="minorHAnsi"/>
          <w:i/>
          <w:iCs/>
          <w:lang w:val="en-GB"/>
        </w:rPr>
        <w:t xml:space="preserve"> in the right column due to </w:t>
      </w:r>
      <w:proofErr w:type="spellStart"/>
      <w:r w:rsidR="00AC4213">
        <w:rPr>
          <w:rFonts w:cstheme="minorHAnsi"/>
          <w:i/>
          <w:iCs/>
          <w:lang w:val="en-GB"/>
        </w:rPr>
        <w:t>overplotting</w:t>
      </w:r>
      <w:proofErr w:type="spellEnd"/>
      <w:r w:rsidRPr="00F95139">
        <w:rPr>
          <w:rFonts w:cstheme="minorHAnsi"/>
          <w:i/>
          <w:iCs/>
          <w:lang w:val="en-GB"/>
        </w:rPr>
        <w:t>) at 2050 assuming fishing mortality held at average F</w:t>
      </w:r>
      <w:r w:rsidRPr="00DF58FD">
        <w:rPr>
          <w:rFonts w:cstheme="minorHAnsi"/>
          <w:i/>
          <w:iCs/>
          <w:vertAlign w:val="subscript"/>
          <w:lang w:val="en-GB"/>
        </w:rPr>
        <w:t>MSY</w:t>
      </w:r>
      <w:r w:rsidRPr="00F95139">
        <w:rPr>
          <w:rFonts w:cstheme="minorHAnsi"/>
          <w:i/>
          <w:iCs/>
          <w:lang w:val="en-GB"/>
        </w:rPr>
        <w:t xml:space="preserve"> levels.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w:t>
      </w:r>
      <w:r w:rsidR="005A51D8">
        <w:rPr>
          <w:rFonts w:cstheme="minorHAnsi"/>
          <w:i/>
          <w:iCs/>
          <w:lang w:val="en-GB"/>
        </w:rPr>
        <w:t>Only mean a</w:t>
      </w:r>
      <w:r w:rsidRPr="00F95139">
        <w:rPr>
          <w:rFonts w:cstheme="minorHAnsi"/>
          <w:i/>
          <w:iCs/>
          <w:lang w:val="en-GB"/>
        </w:rPr>
        <w:t xml:space="preserve">ctivation energies are </w:t>
      </w:r>
      <w:r w:rsidR="005A51D8">
        <w:rPr>
          <w:rFonts w:cstheme="minorHAnsi"/>
          <w:i/>
          <w:iCs/>
          <w:lang w:val="en-GB"/>
        </w:rPr>
        <w:t>used</w:t>
      </w:r>
      <w:r w:rsidRPr="00F95139">
        <w:rPr>
          <w:rFonts w:cstheme="minorHAnsi"/>
          <w:i/>
          <w:iCs/>
          <w:lang w:val="en-GB"/>
        </w:rPr>
        <w:t>.</w:t>
      </w:r>
    </w:p>
    <w:p w14:paraId="61C8CCE2" w14:textId="77777777" w:rsidR="00EF38F0" w:rsidRPr="00F95139" w:rsidRDefault="00EF38F0" w:rsidP="00182BA9">
      <w:pPr>
        <w:spacing w:line="480" w:lineRule="auto"/>
        <w:contextualSpacing/>
        <w:jc w:val="both"/>
        <w:rPr>
          <w:rFonts w:cstheme="minorHAnsi"/>
          <w:b/>
          <w:lang w:val="en-GB"/>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lastRenderedPageBreak/>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45BC3826" w:rsidR="00EF38F0" w:rsidRPr="00F95139" w:rsidRDefault="00EF38F0" w:rsidP="00EF38F0">
      <w:pPr>
        <w:spacing w:line="480" w:lineRule="auto"/>
        <w:jc w:val="both"/>
        <w:rPr>
          <w:rFonts w:cstheme="minorHAnsi"/>
          <w:i/>
          <w:iCs/>
          <w:lang w:val="en-GB"/>
        </w:rPr>
      </w:pPr>
      <w:commentRangeStart w:id="59"/>
      <w:r w:rsidRPr="00F95139">
        <w:rPr>
          <w:i/>
          <w:iCs/>
          <w:lang w:val="en-GB"/>
        </w:rPr>
        <w:t xml:space="preserve">Figure </w:t>
      </w:r>
      <w:r w:rsidRPr="00EB5037">
        <w:rPr>
          <w:i/>
          <w:iCs/>
          <w:lang w:val="en-US"/>
        </w:rPr>
        <w:t>4</w:t>
      </w:r>
      <w:r w:rsidRPr="00AF32CB">
        <w:rPr>
          <w:i/>
          <w:iCs/>
          <w:lang w:val="en-GB"/>
        </w:rPr>
        <w:t>.</w:t>
      </w:r>
      <w:r w:rsidRPr="00F95139">
        <w:rPr>
          <w:i/>
          <w:iCs/>
          <w:lang w:val="en-GB"/>
        </w:rPr>
        <w:t xml:space="preserve"> Time series of projected yield under different temperature scaling scenarios (indicated by </w:t>
      </w:r>
      <w:proofErr w:type="spellStart"/>
      <w:r w:rsidRPr="00F95139">
        <w:rPr>
          <w:i/>
          <w:iCs/>
          <w:lang w:val="en-GB"/>
        </w:rPr>
        <w:t>colors</w:t>
      </w:r>
      <w:proofErr w:type="spellEnd"/>
      <w:r w:rsidRPr="00F95139">
        <w:rPr>
          <w:i/>
          <w:iCs/>
          <w:lang w:val="en-GB"/>
        </w:rPr>
        <w:t xml:space="preserve">) and temperature projections according to RCP 8.5 emission scenarios, </w:t>
      </w:r>
      <w:r w:rsidRPr="00F95139">
        <w:rPr>
          <w:rFonts w:cstheme="minorHAnsi"/>
          <w:i/>
          <w:iCs/>
          <w:lang w:val="en-GB"/>
        </w:rPr>
        <w:t>assuming fishing mortality held at average F</w:t>
      </w:r>
      <w:r w:rsidRPr="00DF58FD">
        <w:rPr>
          <w:rFonts w:cstheme="minorHAnsi"/>
          <w:i/>
          <w:iCs/>
          <w:vertAlign w:val="subscript"/>
          <w:lang w:val="en-GB"/>
        </w:rPr>
        <w:t>MSY</w:t>
      </w:r>
      <w:r w:rsidRPr="00DF58FD">
        <w:rPr>
          <w:rFonts w:cstheme="minorHAnsi"/>
          <w:i/>
          <w:iCs/>
          <w:lang w:val="en-GB"/>
        </w:rPr>
        <w:t xml:space="preserve"> </w:t>
      </w:r>
      <w:r w:rsidRPr="00F95139">
        <w:rPr>
          <w:rFonts w:cstheme="minorHAnsi"/>
          <w:i/>
          <w:iCs/>
          <w:lang w:val="en-GB"/>
        </w:rPr>
        <w:t>levels (after 2014)</w:t>
      </w:r>
      <w:r w:rsidR="004367D4">
        <w:rPr>
          <w:rFonts w:cstheme="minorHAnsi"/>
          <w:i/>
          <w:iCs/>
          <w:lang w:val="en-GB"/>
        </w:rPr>
        <w:t>.</w:t>
      </w:r>
      <w:r w:rsidRPr="00F95139">
        <w:rPr>
          <w:rFonts w:cstheme="minorHAnsi"/>
          <w:i/>
          <w:iCs/>
          <w:lang w:val="en-GB"/>
        </w:rPr>
        <w:t xml:space="preserve"> </w:t>
      </w:r>
      <w:r w:rsidRPr="00F95139">
        <w:rPr>
          <w:i/>
          <w:iCs/>
          <w:lang w:val="en-GB"/>
        </w:rPr>
        <w:t>The horizontal black line corresponds to no temperature increase after 1997.</w:t>
      </w:r>
      <w:r w:rsidRPr="00F95139">
        <w:rPr>
          <w:rFonts w:cstheme="minorHAnsi"/>
          <w:i/>
          <w:iCs/>
          <w:lang w:val="en-GB"/>
        </w:rPr>
        <w:t xml:space="preserve">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5A51D8" w:rsidRPr="00F95139">
        <w:rPr>
          <w:rFonts w:cstheme="minorHAnsi"/>
          <w:i/>
          <w:iCs/>
          <w:lang w:val="en-GB"/>
        </w:rPr>
        <w:t>.</w:t>
      </w:r>
      <w:commentRangeEnd w:id="59"/>
      <w:r w:rsidR="00D80D11">
        <w:rPr>
          <w:rStyle w:val="CommentReference"/>
        </w:rPr>
        <w:commentReference w:id="59"/>
      </w:r>
    </w:p>
    <w:p w14:paraId="3FCE363E" w14:textId="6503D1F2" w:rsidR="009C6911" w:rsidRPr="00F95139" w:rsidRDefault="009C6911" w:rsidP="00EF38F0">
      <w:pPr>
        <w:spacing w:line="480" w:lineRule="auto"/>
        <w:jc w:val="both"/>
        <w:rPr>
          <w:rFonts w:cstheme="minorHAnsi"/>
          <w:i/>
          <w:iCs/>
          <w:lang w:val="en-GB"/>
        </w:rPr>
      </w:pPr>
    </w:p>
    <w:p w14:paraId="5E9A208E" w14:textId="3DCC4262" w:rsidR="009C6911" w:rsidRPr="00F95139" w:rsidRDefault="009C6911" w:rsidP="00EF38F0">
      <w:pPr>
        <w:spacing w:line="480" w:lineRule="auto"/>
        <w:jc w:val="both"/>
        <w:rPr>
          <w:rFonts w:ascii="Times New Roman" w:hAnsi="Times New Roman" w:cs="Times New Roman"/>
          <w:i/>
          <w:iCs/>
          <w:lang w:val="en-GB"/>
        </w:rPr>
      </w:pPr>
    </w:p>
    <w:p w14:paraId="601B834A" w14:textId="1A8897FC" w:rsidR="009C6911" w:rsidRPr="00F95139" w:rsidRDefault="009C6911" w:rsidP="00EF38F0">
      <w:pPr>
        <w:spacing w:line="480" w:lineRule="auto"/>
        <w:jc w:val="both"/>
        <w:rPr>
          <w:rFonts w:ascii="Times New Roman" w:hAnsi="Times New Roman" w:cs="Times New Roman"/>
          <w:i/>
          <w:iCs/>
          <w:lang w:val="en-GB"/>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w:lastRenderedPageBreak/>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2"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3" o:title="A close up of a map&#10;&#10;Description automatically generated" croptop="20182f" cropbottom="21280f"/>
                </v:shape>
                <w10:anchorlock/>
              </v:group>
            </w:pict>
          </mc:Fallback>
        </mc:AlternateContent>
      </w:r>
    </w:p>
    <w:p w14:paraId="7E27E5A8" w14:textId="488B6F0F"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spawning stock biomass </w:t>
      </w:r>
      <w:r w:rsidRPr="00F95139">
        <w:rPr>
          <w:rFonts w:ascii="Times" w:hAnsi="Times" w:cstheme="minorHAnsi"/>
          <w:i/>
          <w:iCs/>
          <w:lang w:val="en-GB"/>
        </w:rPr>
        <w:t>yield (top)</w:t>
      </w:r>
      <w:r w:rsidRPr="009C5683">
        <w:rPr>
          <w:rFonts w:ascii="Times" w:hAnsi="Times" w:cstheme="minorHAnsi"/>
          <w:i/>
          <w:iCs/>
          <w:lang w:val="en-US"/>
        </w:rPr>
        <w:t xml:space="preserve"> and </w:t>
      </w:r>
      <w:r w:rsidRPr="00F95139">
        <w:rPr>
          <w:rFonts w:ascii="Times" w:hAnsi="Times" w:cstheme="minorHAnsi"/>
          <w:i/>
          <w:iCs/>
          <w:lang w:val="en-GB"/>
        </w:rPr>
        <w:t>fishery</w:t>
      </w:r>
      <w:r w:rsidRPr="009C5683">
        <w:rPr>
          <w:rFonts w:ascii="Times" w:hAnsi="Times" w:cstheme="minorHAnsi"/>
          <w:i/>
          <w:iCs/>
          <w:lang w:val="en-US"/>
        </w:rPr>
        <w:t xml:space="preserve"> yield</w:t>
      </w:r>
      <w:r w:rsidR="00B83371">
        <w:rPr>
          <w:rFonts w:ascii="Times" w:hAnsi="Times" w:cstheme="minorHAnsi"/>
          <w:i/>
          <w:iCs/>
          <w:lang w:val="en-US"/>
        </w:rPr>
        <w:t xml:space="preserve"> (bottom)</w:t>
      </w:r>
      <w:r>
        <w:rPr>
          <w:rFonts w:ascii="Times" w:hAnsi="Times" w:cstheme="minorHAnsi"/>
          <w:i/>
          <w:iCs/>
          <w:lang w:val="en-US"/>
        </w:rPr>
        <w:t xml:space="preserve"> assuming</w:t>
      </w:r>
      <w:r w:rsidRPr="00F95139">
        <w:rPr>
          <w:rFonts w:ascii="Times" w:hAnsi="Times" w:cstheme="minorHAnsi"/>
          <w:i/>
          <w:iCs/>
          <w:lang w:val="en-GB"/>
        </w:rPr>
        <w:t xml:space="preserve"> knife edge selectivity at maturation size under constant temperature simulations. </w:t>
      </w:r>
      <w:proofErr w:type="spellStart"/>
      <w:r w:rsidRPr="00F95139">
        <w:rPr>
          <w:rFonts w:ascii="Times" w:hAnsi="Times" w:cstheme="minorHAnsi"/>
          <w:i/>
          <w:iCs/>
          <w:lang w:val="en-GB"/>
        </w:rPr>
        <w:t>Colors</w:t>
      </w:r>
      <w:proofErr w:type="spellEnd"/>
      <w:r w:rsidRPr="00F95139">
        <w:rPr>
          <w:rFonts w:ascii="Times" w:hAnsi="Times" w:cstheme="minorHAnsi"/>
          <w:i/>
          <w:iCs/>
          <w:lang w:val="en-GB"/>
        </w:rPr>
        <w:t xml:space="preserve"> indicate the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77777777" w:rsidR="00EF38F0" w:rsidRPr="00F95139" w:rsidRDefault="00EF38F0"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lastRenderedPageBreak/>
        <w:t>Discussion</w:t>
      </w:r>
      <w:r w:rsidR="00574187" w:rsidRPr="00F95139">
        <w:rPr>
          <w:rFonts w:cstheme="minorHAnsi"/>
          <w:b/>
          <w:lang w:val="en-GB"/>
        </w:rPr>
        <w:t xml:space="preserve"> </w:t>
      </w:r>
    </w:p>
    <w:p w14:paraId="1606A82C" w14:textId="36725E15"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lead to increased size-at-age</w:t>
      </w:r>
      <w:r w:rsidR="00090F90">
        <w:rPr>
          <w:rFonts w:cstheme="minorHAnsi"/>
          <w:bCs/>
          <w:lang w:val="en-US"/>
        </w:rPr>
        <w:t xml:space="preserve"> with warming</w:t>
      </w:r>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803D8A">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r w:rsidR="003368A0">
        <w:rPr>
          <w:rFonts w:cstheme="minorHAnsi"/>
          <w:bCs/>
          <w:lang w:val="en-US"/>
        </w:rPr>
        <w:t xml:space="preserve"> </w:t>
      </w:r>
      <w:r w:rsidR="00501F07">
        <w:rPr>
          <w:rFonts w:cstheme="minorHAnsi"/>
          <w:bCs/>
          <w:lang w:val="en-US"/>
        </w:rPr>
        <w:t>the carrying capacity of background resources</w:t>
      </w:r>
      <w:r w:rsidR="003368A0">
        <w:rPr>
          <w:rFonts w:cstheme="minorHAnsi"/>
          <w:bCs/>
          <w:lang w:val="en-US"/>
        </w:rPr>
        <w:t xml:space="preserve"> decline and </w:t>
      </w:r>
      <w:r w:rsidR="003B0DCE">
        <w:rPr>
          <w:rFonts w:cstheme="minorHAnsi"/>
          <w:bCs/>
          <w:lang w:val="en-US"/>
        </w:rPr>
        <w:t>mortality (both predation and background) increases</w:t>
      </w:r>
      <w:r w:rsidR="000A6E36">
        <w:rPr>
          <w:rFonts w:cstheme="minorHAnsi"/>
          <w:bCs/>
          <w:lang w:val="en-US"/>
        </w:rPr>
        <w:t xml:space="preserve">, </w:t>
      </w:r>
      <w:r w:rsidR="001E3E71">
        <w:rPr>
          <w:rFonts w:cstheme="minorHAnsi"/>
          <w:bCs/>
          <w:lang w:val="en-US"/>
        </w:rPr>
        <w:t>which shifts</w:t>
      </w:r>
      <w:r w:rsidR="000A6E36">
        <w:rPr>
          <w:rFonts w:cstheme="minorHAnsi"/>
          <w:bCs/>
          <w:lang w:val="en-US"/>
        </w:rPr>
        <w:t xml:space="preserve"> </w:t>
      </w:r>
      <w:r w:rsidR="001E3E71">
        <w:rPr>
          <w:rFonts w:cstheme="minorHAnsi"/>
          <w:bCs/>
          <w:lang w:val="en-US"/>
        </w:rPr>
        <w:t xml:space="preserve">the </w:t>
      </w:r>
      <w:r w:rsidR="000A6E36">
        <w:rPr>
          <w:rFonts w:cstheme="minorHAnsi"/>
          <w:bCs/>
          <w:lang w:val="en-US"/>
        </w:rPr>
        <w:t>population size structure towards more small individuals</w:t>
      </w:r>
      <w:r w:rsidR="003B0DCE">
        <w:rPr>
          <w:rFonts w:cstheme="minorHAnsi"/>
          <w:bCs/>
          <w:lang w:val="en-US"/>
        </w:rPr>
        <w:t>.</w:t>
      </w:r>
    </w:p>
    <w:p w14:paraId="1DC43752" w14:textId="04F7C3EE" w:rsidR="001455EE" w:rsidRDefault="00FE2EDD" w:rsidP="003A6B64">
      <w:pPr>
        <w:spacing w:line="480" w:lineRule="auto"/>
        <w:ind w:firstLine="284"/>
        <w:jc w:val="both"/>
        <w:rPr>
          <w:rFonts w:ascii="Times New Roman" w:hAnsi="Times New Roman" w:cs="Times New Roman"/>
          <w:bCs/>
          <w:lang w:val="en-US"/>
        </w:rPr>
      </w:pPr>
      <w:r>
        <w:rPr>
          <w:rFonts w:cstheme="minorHAnsi"/>
          <w:bCs/>
          <w:lang w:val="en-US"/>
        </w:rPr>
        <w:t xml:space="preserve">Most </w:t>
      </w:r>
      <w:r w:rsidR="001340A2">
        <w:rPr>
          <w:rFonts w:cstheme="minorHAnsi"/>
          <w:bCs/>
          <w:lang w:val="en-US"/>
        </w:rPr>
        <w:t xml:space="preserve">results on </w:t>
      </w:r>
      <w:r>
        <w:rPr>
          <w:rFonts w:cstheme="minorHAnsi"/>
          <w:bCs/>
          <w:lang w:val="en-US"/>
        </w:rPr>
        <w:t xml:space="preserve">declines in </w:t>
      </w:r>
      <w:r w:rsidR="00F703F5">
        <w:rPr>
          <w:rFonts w:cstheme="minorHAnsi"/>
          <w:bCs/>
          <w:lang w:val="en-US"/>
        </w:rPr>
        <w:t xml:space="preserve">community-wide average </w:t>
      </w:r>
      <w:r>
        <w:rPr>
          <w:rFonts w:cstheme="minorHAnsi"/>
          <w:bCs/>
          <w:lang w:val="en-US"/>
        </w:rPr>
        <w:t xml:space="preserve">body size from mechanistic models find it to be driven by lower food abundance or less energy transferred up in the food </w:t>
      </w:r>
      <w:r w:rsidR="001340A2">
        <w:rPr>
          <w:rFonts w:cstheme="minorHAnsi"/>
          <w:bCs/>
          <w:lang w:val="en-US"/>
        </w:rPr>
        <w:t>web</w:t>
      </w:r>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r w:rsidR="00F703F5">
        <w:rPr>
          <w:rFonts w:ascii="Times New Roman" w:hAnsi="Times New Roman" w:cs="Times New Roman"/>
          <w:bCs/>
          <w:lang w:val="en-US"/>
        </w:rPr>
        <w:t xml:space="preserve">. However, it is unclear how </w:t>
      </w:r>
      <w:r w:rsidR="00E64369">
        <w:rPr>
          <w:rFonts w:ascii="Times New Roman" w:hAnsi="Times New Roman" w:cs="Times New Roman"/>
          <w:bCs/>
          <w:lang w:val="en-US"/>
        </w:rPr>
        <w:t xml:space="preserve">the </w:t>
      </w:r>
      <w:r w:rsidR="00F703F5">
        <w:rPr>
          <w:rFonts w:ascii="Times New Roman" w:hAnsi="Times New Roman" w:cs="Times New Roman"/>
          <w:bCs/>
          <w:lang w:val="en-US"/>
        </w:rPr>
        <w:t xml:space="preserve">size-structure </w:t>
      </w:r>
      <w:r w:rsidR="00E64369">
        <w:rPr>
          <w:rFonts w:ascii="Times New Roman" w:hAnsi="Times New Roman" w:cs="Times New Roman"/>
          <w:bCs/>
          <w:lang w:val="en-US"/>
        </w:rPr>
        <w:t xml:space="preserve">of </w:t>
      </w:r>
      <w:r w:rsidR="002C7217">
        <w:rPr>
          <w:rFonts w:ascii="Times New Roman" w:hAnsi="Times New Roman" w:cs="Times New Roman"/>
          <w:bCs/>
          <w:lang w:val="en-US"/>
        </w:rPr>
        <w:t xml:space="preserve">fish </w:t>
      </w:r>
      <w:r w:rsidR="00E64369">
        <w:rPr>
          <w:rFonts w:ascii="Times New Roman" w:hAnsi="Times New Roman" w:cs="Times New Roman"/>
          <w:bCs/>
          <w:lang w:val="en-US"/>
        </w:rPr>
        <w:t xml:space="preserve">populations </w:t>
      </w:r>
      <w:r w:rsidR="00F703F5">
        <w:rPr>
          <w:rFonts w:ascii="Times New Roman" w:hAnsi="Times New Roman" w:cs="Times New Roman"/>
          <w:bCs/>
          <w:lang w:val="en-US"/>
        </w:rPr>
        <w:t>change, and how emergent temperature-dependent growth modifies this</w:t>
      </w:r>
      <w:r>
        <w:rPr>
          <w:rFonts w:ascii="Times New Roman" w:hAnsi="Times New Roman" w:cs="Times New Roman"/>
          <w:bCs/>
          <w:lang w:val="en-US"/>
        </w:rPr>
        <w:t>.</w:t>
      </w:r>
      <w:r w:rsidRPr="00277069">
        <w:rPr>
          <w:rFonts w:ascii="Times New Roman" w:hAnsi="Times New Roman" w:cs="Times New Roman"/>
          <w:bCs/>
          <w:lang w:val="en-US"/>
        </w:rPr>
        <w:t xml:space="preserve"> </w:t>
      </w:r>
      <w:r w:rsidR="0011439A">
        <w:rPr>
          <w:rFonts w:ascii="Times New Roman" w:hAnsi="Times New Roman" w:cs="Times New Roman"/>
          <w:bCs/>
          <w:lang w:val="en-US"/>
        </w:rPr>
        <w:t>I</w:t>
      </w:r>
      <w:commentRangeStart w:id="60"/>
      <w:commentRangeStart w:id="61"/>
      <w:commentRangeEnd w:id="60"/>
      <w:r w:rsidR="002C7217">
        <w:rPr>
          <w:rStyle w:val="CommentReference"/>
        </w:rPr>
        <w:commentReference w:id="60"/>
      </w:r>
      <w:commentRangeEnd w:id="61"/>
      <w:r w:rsidR="0011439A">
        <w:rPr>
          <w:rStyle w:val="CommentReference"/>
        </w:rPr>
        <w:commentReference w:id="61"/>
      </w:r>
      <w:r w:rsidR="00E653F7">
        <w:rPr>
          <w:rFonts w:ascii="Times New Roman" w:hAnsi="Times New Roman" w:cs="Times New Roman"/>
          <w:bCs/>
          <w:lang w:val="en-US"/>
        </w:rPr>
        <w:t xml:space="preserve">n our model, </w:t>
      </w:r>
      <w:r w:rsidR="005D15EE">
        <w:rPr>
          <w:rFonts w:ascii="Times New Roman" w:hAnsi="Times New Roman" w:cs="Times New Roman"/>
          <w:bCs/>
          <w:lang w:val="en-US"/>
        </w:rPr>
        <w:t xml:space="preserve">scenarios with only </w:t>
      </w:r>
      <w:r w:rsidR="001340A2">
        <w:rPr>
          <w:rFonts w:ascii="Times New Roman" w:hAnsi="Times New Roman" w:cs="Times New Roman"/>
          <w:bCs/>
          <w:lang w:val="en-US"/>
        </w:rPr>
        <w:t xml:space="preserve">temperature dependence of </w:t>
      </w:r>
      <w:r w:rsidR="005D15EE">
        <w:rPr>
          <w:rFonts w:ascii="Times New Roman" w:hAnsi="Times New Roman" w:cs="Times New Roman"/>
          <w:bCs/>
          <w:lang w:val="en-US"/>
        </w:rPr>
        <w:t xml:space="preserve">resource </w:t>
      </w:r>
      <w:r w:rsidR="001340A2">
        <w:rPr>
          <w:rFonts w:ascii="Times New Roman" w:hAnsi="Times New Roman" w:cs="Times New Roman"/>
          <w:bCs/>
          <w:lang w:val="en-US"/>
        </w:rPr>
        <w:t xml:space="preserve">dynamics </w:t>
      </w:r>
      <w:r w:rsidR="005D15EE">
        <w:rPr>
          <w:rFonts w:ascii="Times New Roman" w:hAnsi="Times New Roman" w:cs="Times New Roman"/>
          <w:bCs/>
          <w:lang w:val="en-US"/>
        </w:rPr>
        <w:t xml:space="preserve">lead to </w:t>
      </w:r>
      <w:r w:rsidR="001340A2">
        <w:rPr>
          <w:rFonts w:ascii="Times New Roman" w:hAnsi="Times New Roman" w:cs="Times New Roman"/>
          <w:bCs/>
          <w:lang w:val="en-US"/>
        </w:rPr>
        <w:t xml:space="preserve">declines in size-at-age </w:t>
      </w:r>
      <w:r w:rsidR="00BA5CFA">
        <w:rPr>
          <w:rFonts w:ascii="Times New Roman" w:hAnsi="Times New Roman" w:cs="Times New Roman"/>
          <w:bCs/>
          <w:lang w:val="en-US"/>
        </w:rPr>
        <w:t>(</w:t>
      </w:r>
      <w:r w:rsidR="001340A2">
        <w:rPr>
          <w:rFonts w:ascii="Times New Roman" w:hAnsi="Times New Roman" w:cs="Times New Roman"/>
          <w:bCs/>
          <w:lang w:val="en-US"/>
        </w:rPr>
        <w:t xml:space="preserve">that </w:t>
      </w:r>
      <w:r w:rsidR="00BA5CFA">
        <w:rPr>
          <w:rFonts w:ascii="Times New Roman" w:hAnsi="Times New Roman" w:cs="Times New Roman"/>
          <w:bCs/>
          <w:lang w:val="en-US"/>
        </w:rPr>
        <w:t xml:space="preserve">in addition are </w:t>
      </w:r>
      <w:r w:rsidR="001340A2">
        <w:rPr>
          <w:rFonts w:ascii="Times New Roman" w:hAnsi="Times New Roman" w:cs="Times New Roman"/>
          <w:bCs/>
          <w:lang w:val="en-US"/>
        </w:rPr>
        <w:t>strongest in young fish</w:t>
      </w:r>
      <w:r w:rsidR="00BA5CFA">
        <w:rPr>
          <w:rFonts w:ascii="Times New Roman" w:hAnsi="Times New Roman" w:cs="Times New Roman"/>
          <w:bCs/>
          <w:lang w:val="en-US"/>
        </w:rPr>
        <w:t>)</w:t>
      </w:r>
      <w:r w:rsidR="005D15EE">
        <w:rPr>
          <w:rFonts w:ascii="Times New Roman" w:hAnsi="Times New Roman" w:cs="Times New Roman"/>
          <w:bCs/>
          <w:lang w:val="en-US"/>
        </w:rPr>
        <w:t xml:space="preserve">, which does not match general observations and growth theories </w:t>
      </w:r>
      <w:r w:rsidR="005D15EE">
        <w:rPr>
          <w:rFonts w:ascii="Times New Roman" w:hAnsi="Times New Roman" w:cs="Times New Roman"/>
          <w:bCs/>
          <w:lang w:val="en-US"/>
        </w:rPr>
        <w:fldChar w:fldCharType="begin"/>
      </w:r>
      <w:r w:rsidR="005D15EE">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García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r w:rsidR="005D15EE">
        <w:rPr>
          <w:rFonts w:ascii="Times New Roman" w:hAnsi="Times New Roman" w:cs="Times New Roman"/>
          <w:bCs/>
          <w:lang w:val="en-US"/>
        </w:rPr>
        <w:t xml:space="preserve">. However, </w:t>
      </w:r>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r w:rsidR="00BA5CFA">
        <w:rPr>
          <w:rFonts w:ascii="Times New Roman" w:hAnsi="Times New Roman" w:cs="Times New Roman"/>
          <w:bCs/>
          <w:lang w:val="en-US"/>
        </w:rPr>
        <w:t xml:space="preserve">, which often find increased size-at-age that is strongest for </w:t>
      </w:r>
      <w:r w:rsidR="00BA5CFA">
        <w:rPr>
          <w:rFonts w:ascii="Times New Roman" w:hAnsi="Times New Roman" w:cs="Times New Roman"/>
          <w:bCs/>
          <w:lang w:val="en-US"/>
        </w:rPr>
        <w:lastRenderedPageBreak/>
        <w:t xml:space="preserve">small individuals </w:t>
      </w:r>
      <w:r w:rsidR="001D5AEC">
        <w:rPr>
          <w:rFonts w:ascii="Times New Roman" w:hAnsi="Times New Roman" w:cs="Times New Roman"/>
          <w:bCs/>
          <w:lang w:val="en-US"/>
        </w:rPr>
        <w:fldChar w:fldCharType="begin"/>
      </w:r>
      <w:r w:rsidR="001D5AEC">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1D5AEC" w:rsidRPr="00731E5B">
        <w:rPr>
          <w:rFonts w:ascii="Times New Roman" w:hAnsi="Times New Roman" w:cs="Times New Roman"/>
          <w:bCs/>
          <w:lang w:val="en-US"/>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731E5B">
        <w:rPr>
          <w:rFonts w:ascii="Times New Roman" w:hAnsi="Times New Roman" w:cs="Times New Roman"/>
          <w:lang w:val="en-US"/>
        </w:rPr>
        <w:t xml:space="preserve">(Thresher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2007; Baudron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2014; Huss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2019)</w:t>
      </w:r>
      <w:r w:rsidR="001D5AEC">
        <w:rPr>
          <w:rFonts w:ascii="Times New Roman" w:hAnsi="Times New Roman" w:cs="Times New Roman"/>
          <w:bCs/>
          <w:lang w:val="en-US"/>
        </w:rPr>
        <w:fldChar w:fldCharType="end"/>
      </w:r>
      <w:r w:rsidR="00BA5CFA">
        <w:rPr>
          <w:rFonts w:ascii="Times New Roman" w:hAnsi="Times New Roman" w:cs="Times New Roman"/>
          <w:bCs/>
        </w:rPr>
        <w:t>.</w:t>
      </w:r>
      <w:r w:rsidR="00BA5CFA" w:rsidRPr="00BA5CFA" w:rsidDel="00BA5CFA">
        <w:rPr>
          <w:rFonts w:ascii="Times New Roman" w:hAnsi="Times New Roman" w:cs="Times New Roman"/>
          <w:bCs/>
        </w:rPr>
        <w:t xml:space="preserve"> </w:t>
      </w:r>
      <w:r w:rsidR="000016E7" w:rsidRPr="008B2B1B">
        <w:rPr>
          <w:rFonts w:ascii="Times New Roman" w:hAnsi="Times New Roman" w:cs="Times New Roman"/>
          <w:bCs/>
          <w:lang w:val="en-US"/>
        </w:rPr>
        <w:t xml:space="preserve"> </w:t>
      </w:r>
      <w:r w:rsidR="007E272D" w:rsidRPr="008B2B1B">
        <w:rPr>
          <w:rFonts w:ascii="Times New Roman" w:hAnsi="Times New Roman" w:cs="Times New Roman"/>
          <w:bCs/>
          <w:lang w:val="en-US"/>
        </w:rPr>
        <w:t xml:space="preserve">However, </w:t>
      </w:r>
      <w:r w:rsidR="00D34207" w:rsidRPr="008B2B1B">
        <w:rPr>
          <w:rFonts w:ascii="Times New Roman" w:hAnsi="Times New Roman" w:cs="Times New Roman"/>
          <w:bCs/>
          <w:lang w:val="en-US"/>
        </w:rPr>
        <w:t xml:space="preserve">the </w:t>
      </w:r>
      <w:r w:rsidR="007E272D" w:rsidRPr="008B2B1B">
        <w:rPr>
          <w:rFonts w:ascii="Times New Roman" w:hAnsi="Times New Roman" w:cs="Times New Roman"/>
          <w:bCs/>
          <w:lang w:val="en-US"/>
        </w:rPr>
        <w:t xml:space="preserve">increase in body growth is </w:t>
      </w:r>
      <w:r w:rsidR="00D34207" w:rsidRPr="0011439A">
        <w:rPr>
          <w:rFonts w:ascii="Times New Roman" w:hAnsi="Times New Roman" w:cs="Times New Roman"/>
          <w:bCs/>
          <w:lang w:val="en-US"/>
        </w:rPr>
        <w:t xml:space="preserve">in general </w:t>
      </w:r>
      <w:r w:rsidR="007E272D" w:rsidRPr="0011439A">
        <w:rPr>
          <w:rFonts w:ascii="Times New Roman" w:hAnsi="Times New Roman" w:cs="Times New Roman"/>
          <w:bCs/>
          <w:lang w:val="en-US"/>
        </w:rPr>
        <w:t xml:space="preserve">not sufficient </w:t>
      </w:r>
      <w:r w:rsidR="00D34207" w:rsidRPr="0011439A">
        <w:rPr>
          <w:rFonts w:ascii="Times New Roman" w:hAnsi="Times New Roman" w:cs="Times New Roman"/>
          <w:bCs/>
          <w:lang w:val="en-US"/>
        </w:rPr>
        <w:t xml:space="preserve">for </w:t>
      </w:r>
      <w:r w:rsidR="00B300E7" w:rsidRPr="0011439A">
        <w:rPr>
          <w:rFonts w:ascii="Times New Roman" w:hAnsi="Times New Roman" w:cs="Times New Roman"/>
          <w:bCs/>
          <w:lang w:val="en-US"/>
        </w:rPr>
        <w:t>maintain</w:t>
      </w:r>
      <w:r w:rsidR="00BA5CFA" w:rsidRPr="0011439A">
        <w:rPr>
          <w:rFonts w:ascii="Times New Roman" w:hAnsi="Times New Roman" w:cs="Times New Roman"/>
          <w:bCs/>
          <w:lang w:val="en-US"/>
        </w:rPr>
        <w:t>ing</w:t>
      </w:r>
      <w:r w:rsidR="00B300E7" w:rsidRPr="0011439A">
        <w:rPr>
          <w:rFonts w:ascii="Times New Roman" w:hAnsi="Times New Roman" w:cs="Times New Roman"/>
          <w:bCs/>
          <w:lang w:val="en-US"/>
        </w:rPr>
        <w:t xml:space="preserve"> similar mean population </w:t>
      </w:r>
      <w:r w:rsidR="00D34207" w:rsidRPr="0011439A">
        <w:rPr>
          <w:rFonts w:ascii="Times New Roman" w:hAnsi="Times New Roman" w:cs="Times New Roman"/>
          <w:bCs/>
          <w:lang w:val="en-US"/>
        </w:rPr>
        <w:t xml:space="preserve">body </w:t>
      </w:r>
      <w:r w:rsidR="00B300E7" w:rsidRPr="0011439A">
        <w:rPr>
          <w:rFonts w:ascii="Times New Roman" w:hAnsi="Times New Roman" w:cs="Times New Roman"/>
          <w:bCs/>
          <w:lang w:val="en-US"/>
        </w:rPr>
        <w:t xml:space="preserve">sizes </w:t>
      </w:r>
      <w:r w:rsidR="00D34207" w:rsidRPr="0011439A">
        <w:rPr>
          <w:rFonts w:ascii="Times New Roman" w:hAnsi="Times New Roman" w:cs="Times New Roman"/>
          <w:bCs/>
          <w:lang w:val="en-US"/>
        </w:rPr>
        <w:t xml:space="preserve">and </w:t>
      </w:r>
      <w:r w:rsidR="00B300E7" w:rsidRPr="0011439A">
        <w:rPr>
          <w:rFonts w:ascii="Times New Roman" w:hAnsi="Times New Roman" w:cs="Times New Roman"/>
          <w:bCs/>
          <w:lang w:val="en-US"/>
        </w:rPr>
        <w:t xml:space="preserve">size-structure </w:t>
      </w:r>
      <w:r w:rsidR="003A6B64" w:rsidRPr="0011439A">
        <w:rPr>
          <w:rFonts w:ascii="Times New Roman" w:hAnsi="Times New Roman" w:cs="Times New Roman"/>
          <w:bCs/>
          <w:lang w:val="en-US"/>
        </w:rPr>
        <w:t>if resource carrying capacities decline</w:t>
      </w:r>
      <w:r w:rsidR="002C7217" w:rsidRPr="00731E5B">
        <w:rPr>
          <w:rFonts w:ascii="Times New Roman" w:hAnsi="Times New Roman" w:cs="Times New Roman"/>
          <w:bCs/>
          <w:lang w:val="en-US"/>
        </w:rPr>
        <w:t xml:space="preserve"> with warming</w:t>
      </w:r>
      <w:r w:rsidR="003A6B64" w:rsidRPr="008B2B1B">
        <w:rPr>
          <w:rFonts w:ascii="Times New Roman" w:hAnsi="Times New Roman" w:cs="Times New Roman"/>
          <w:bCs/>
          <w:lang w:val="en-US"/>
        </w:rPr>
        <w:t xml:space="preserve">, which </w:t>
      </w:r>
      <w:r w:rsidR="006B6905" w:rsidRPr="00731E5B">
        <w:rPr>
          <w:rFonts w:ascii="Times New Roman" w:hAnsi="Times New Roman" w:cs="Times New Roman"/>
          <w:bCs/>
          <w:lang w:val="en-US"/>
        </w:rPr>
        <w:t xml:space="preserve">causes </w:t>
      </w:r>
      <w:r w:rsidR="003A6B64" w:rsidRPr="008B2B1B">
        <w:rPr>
          <w:rFonts w:ascii="Times New Roman" w:hAnsi="Times New Roman" w:cs="Times New Roman"/>
          <w:bCs/>
          <w:lang w:val="en-US"/>
        </w:rPr>
        <w:t xml:space="preserve">declines in the </w:t>
      </w:r>
      <w:r w:rsidR="003A6B64" w:rsidRPr="00746157">
        <w:rPr>
          <w:rFonts w:ascii="Times New Roman" w:hAnsi="Times New Roman" w:cs="Times New Roman"/>
          <w:bCs/>
          <w:lang w:val="en-US"/>
        </w:rPr>
        <w:t>relative abundance of large fish. Therefore, in scenarios with temperature dependence of both resource dynamics and physiology,</w:t>
      </w:r>
      <w:r w:rsidR="00263B15" w:rsidRPr="00746157">
        <w:rPr>
          <w:rFonts w:ascii="Times New Roman" w:hAnsi="Times New Roman" w:cs="Times New Roman"/>
          <w:bCs/>
          <w:lang w:val="en-US"/>
        </w:rPr>
        <w:t xml:space="preserve"> the </w:t>
      </w:r>
      <w:commentRangeStart w:id="62"/>
      <w:commentRangeStart w:id="63"/>
      <w:r w:rsidR="00C97D71" w:rsidRPr="00746157">
        <w:rPr>
          <w:rFonts w:ascii="Times New Roman" w:hAnsi="Times New Roman" w:cs="Times New Roman"/>
          <w:bCs/>
          <w:lang w:val="en-US"/>
        </w:rPr>
        <w:t xml:space="preserve">predictions </w:t>
      </w:r>
      <w:commentRangeEnd w:id="62"/>
      <w:r w:rsidR="002C7217" w:rsidRPr="00746157">
        <w:rPr>
          <w:rStyle w:val="CommentReference"/>
        </w:rPr>
        <w:commentReference w:id="62"/>
      </w:r>
      <w:commentRangeEnd w:id="63"/>
      <w:r w:rsidR="00474B7A" w:rsidRPr="00746157">
        <w:rPr>
          <w:rStyle w:val="CommentReference"/>
        </w:rPr>
        <w:commentReference w:id="63"/>
      </w:r>
      <w:r w:rsidR="002C7217" w:rsidRPr="00746157">
        <w:rPr>
          <w:rFonts w:ascii="Times New Roman" w:hAnsi="Times New Roman" w:cs="Times New Roman"/>
          <w:bCs/>
          <w:lang w:val="en-US"/>
        </w:rPr>
        <w:t xml:space="preserve">on </w:t>
      </w:r>
      <w:r w:rsidR="00263B15" w:rsidRPr="00746157">
        <w:rPr>
          <w:rFonts w:ascii="Times New Roman" w:hAnsi="Times New Roman" w:cs="Times New Roman"/>
          <w:bCs/>
          <w:lang w:val="en-US"/>
        </w:rPr>
        <w:t xml:space="preserve">the net-effect of warming on </w:t>
      </w:r>
      <w:r w:rsidR="002C7217" w:rsidRPr="00746157">
        <w:rPr>
          <w:rFonts w:ascii="Times New Roman" w:hAnsi="Times New Roman" w:cs="Times New Roman"/>
          <w:bCs/>
          <w:lang w:val="en-US"/>
        </w:rPr>
        <w:t>mean population body size and yields</w:t>
      </w:r>
      <w:r w:rsidR="00563808" w:rsidRPr="00746157">
        <w:rPr>
          <w:rFonts w:ascii="Times New Roman" w:hAnsi="Times New Roman" w:cs="Times New Roman"/>
          <w:bCs/>
          <w:lang w:val="en-US"/>
        </w:rPr>
        <w:t xml:space="preserve"> are </w:t>
      </w:r>
      <w:r w:rsidR="00C97D71" w:rsidRPr="00746157">
        <w:rPr>
          <w:rFonts w:ascii="Times New Roman" w:hAnsi="Times New Roman" w:cs="Times New Roman"/>
          <w:bCs/>
          <w:lang w:val="en-US"/>
        </w:rPr>
        <w:t>in line with similar models</w:t>
      </w:r>
      <w:r w:rsidR="006B6905" w:rsidRPr="00746157">
        <w:rPr>
          <w:rFonts w:ascii="Times New Roman" w:hAnsi="Times New Roman" w:cs="Times New Roman"/>
          <w:bCs/>
          <w:lang w:val="en-US"/>
        </w:rPr>
        <w:t xml:space="preserve"> with empirically derived stati</w:t>
      </w:r>
      <w:r w:rsidR="006B6905">
        <w:rPr>
          <w:rFonts w:ascii="Times New Roman" w:hAnsi="Times New Roman" w:cs="Times New Roman"/>
          <w:bCs/>
          <w:lang w:val="en-US"/>
        </w:rPr>
        <w:t>c plankton spectra</w:t>
      </w:r>
      <w:r w:rsidR="00633E1B">
        <w:rPr>
          <w:rFonts w:ascii="Times New Roman" w:hAnsi="Times New Roman" w:cs="Times New Roman"/>
          <w:bCs/>
          <w:lang w:val="en-US"/>
        </w:rPr>
        <w:t xml:space="preserve"> (i.e., they decline)</w:t>
      </w:r>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r w:rsidR="006B6905">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Woodworth-Jefcoats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3A7CF7">
        <w:rPr>
          <w:rFonts w:ascii="Times New Roman" w:hAnsi="Times New Roman" w:cs="Times New Roman"/>
          <w:bCs/>
          <w:lang w:val="en-US"/>
        </w:rPr>
        <w:t>.</w:t>
      </w:r>
      <w:r w:rsidR="00B606B9">
        <w:rPr>
          <w:rFonts w:ascii="Times New Roman" w:hAnsi="Times New Roman" w:cs="Times New Roman"/>
          <w:bCs/>
          <w:lang w:val="en-US"/>
        </w:rPr>
        <w:t xml:space="preserve"> </w:t>
      </w:r>
      <w:r w:rsidR="006B6905">
        <w:rPr>
          <w:rFonts w:ascii="Times New Roman" w:hAnsi="Times New Roman" w:cs="Times New Roman"/>
          <w:bCs/>
          <w:lang w:val="en-US"/>
        </w:rPr>
        <w:t>If,</w:t>
      </w:r>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r w:rsidR="002C7217">
        <w:rPr>
          <w:rFonts w:ascii="Times New Roman" w:hAnsi="Times New Roman" w:cs="Times New Roman"/>
          <w:bCs/>
          <w:lang w:val="en-US"/>
        </w:rPr>
        <w:t xml:space="preserve">our results show that </w:t>
      </w:r>
      <w:r w:rsidR="00800BF6">
        <w:rPr>
          <w:rFonts w:ascii="Times New Roman" w:hAnsi="Times New Roman" w:cs="Times New Roman"/>
          <w:bCs/>
          <w:lang w:val="en-US"/>
        </w:rPr>
        <w:t xml:space="preserve">the </w:t>
      </w:r>
      <w:r w:rsidR="00E91EFB">
        <w:rPr>
          <w:rFonts w:ascii="Times New Roman" w:hAnsi="Times New Roman" w:cs="Times New Roman"/>
          <w:bCs/>
          <w:lang w:val="en-US"/>
        </w:rPr>
        <w:t>increased growth potential due to faster metabolic and feeding rates</w:t>
      </w:r>
      <w:r w:rsidR="00800BF6">
        <w:rPr>
          <w:rFonts w:ascii="Times New Roman" w:hAnsi="Times New Roman" w:cs="Times New Roman"/>
          <w:bCs/>
          <w:lang w:val="en-US"/>
        </w:rPr>
        <w:t xml:space="preserve"> can lead to changes towards larger fish in the population</w:t>
      </w:r>
      <w:r w:rsidR="007F244D">
        <w:rPr>
          <w:rFonts w:ascii="Times New Roman" w:hAnsi="Times New Roman" w:cs="Times New Roman"/>
          <w:bCs/>
          <w:lang w:val="en-US"/>
        </w:rPr>
        <w:t>. This is important to consider, given that prediction</w:t>
      </w:r>
      <w:r w:rsidR="006B6905">
        <w:rPr>
          <w:rFonts w:ascii="Times New Roman" w:hAnsi="Times New Roman" w:cs="Times New Roman"/>
          <w:bCs/>
          <w:lang w:val="en-US"/>
        </w:rPr>
        <w:t>s</w:t>
      </w:r>
      <w:r w:rsidR="007F244D">
        <w:rPr>
          <w:rFonts w:ascii="Times New Roman" w:hAnsi="Times New Roman" w:cs="Times New Roman"/>
          <w:bCs/>
          <w:lang w:val="en-US"/>
        </w:rPr>
        <w:t xml:space="preserve"> about effects of climate change on primary production are uncertain and show large regional</w:t>
      </w:r>
      <w:r w:rsidR="00911C17">
        <w:rPr>
          <w:rFonts w:ascii="Times New Roman" w:hAnsi="Times New Roman" w:cs="Times New Roman"/>
          <w:bCs/>
          <w:lang w:val="en-US"/>
        </w:rPr>
        <w:t xml:space="preserve"> </w:t>
      </w:r>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r w:rsidR="00A22107">
        <w:rPr>
          <w:rFonts w:ascii="Times New Roman" w:hAnsi="Times New Roman" w:cs="Times New Roman"/>
          <w:bCs/>
          <w:lang w:val="en-US"/>
        </w:rPr>
        <w:fldChar w:fldCharType="begin"/>
      </w:r>
      <w:r w:rsidR="00A22107">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A22107">
        <w:rPr>
          <w:rFonts w:ascii="Times New Roman" w:hAnsi="Times New Roman" w:cs="Times New Roman"/>
          <w:bCs/>
          <w:lang w:val="en-US"/>
        </w:rPr>
        <w:fldChar w:fldCharType="separate"/>
      </w:r>
      <w:r w:rsidR="00A22107" w:rsidRPr="00A22107">
        <w:rPr>
          <w:rFonts w:ascii="Times New Roman" w:hAnsi="Times New Roman" w:cs="Times New Roman"/>
          <w:lang w:val="en-GB"/>
        </w:rPr>
        <w:t xml:space="preserve">(Steinacher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r w:rsidR="00B15F97">
        <w:rPr>
          <w:rFonts w:ascii="Times New Roman" w:hAnsi="Times New Roman" w:cs="Times New Roman"/>
          <w:bCs/>
          <w:lang w:val="en-US"/>
        </w:rPr>
        <w:t>.</w:t>
      </w:r>
      <w:r w:rsidR="00B16B0D">
        <w:rPr>
          <w:rFonts w:ascii="Times New Roman" w:hAnsi="Times New Roman" w:cs="Times New Roman"/>
          <w:bCs/>
          <w:lang w:val="en-US"/>
        </w:rPr>
        <w:t xml:space="preserve"> </w:t>
      </w:r>
      <w:r w:rsidR="00B16B0D">
        <w:rPr>
          <w:rFonts w:cstheme="minorHAnsi"/>
          <w:lang w:val="en-GB"/>
        </w:rPr>
        <w:t>These r</w:t>
      </w:r>
      <w:r w:rsidR="00B16B0D" w:rsidRPr="00F95139">
        <w:rPr>
          <w:rFonts w:cstheme="minorHAnsi"/>
          <w:lang w:val="en-GB"/>
        </w:rPr>
        <w:t>esults</w:t>
      </w:r>
      <w:r w:rsidR="00B16B0D">
        <w:rPr>
          <w:rFonts w:cstheme="minorHAnsi"/>
          <w:lang w:val="en-GB"/>
        </w:rPr>
        <w:t xml:space="preserve"> show that it is important account for both direct and indirect effects of temperature in order to explain results such as increased growth rates and size-at-age but overall smaller populations</w:t>
      </w:r>
      <w:r w:rsidR="002C3274">
        <w:rPr>
          <w:rFonts w:cstheme="minorHAnsi"/>
          <w:lang w:val="en-GB"/>
        </w:rPr>
        <w:t xml:space="preserve">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0016E7">
        <w:rPr>
          <w:rFonts w:ascii="Times New Roman" w:hAnsi="Times New Roman" w:cs="Times New Roman"/>
          <w:bCs/>
          <w:lang w:val="en-US"/>
        </w:rPr>
        <w:t xml:space="preserve">. </w:t>
      </w:r>
      <w:r w:rsidR="00BF0391">
        <w:rPr>
          <w:rFonts w:ascii="Times New Roman" w:hAnsi="Times New Roman" w:cs="Times New Roman"/>
          <w:bCs/>
          <w:lang w:val="en-US"/>
        </w:rPr>
        <w:t xml:space="preserve">Our </w:t>
      </w:r>
      <w:r w:rsidR="002C7217">
        <w:rPr>
          <w:rFonts w:ascii="Times New Roman" w:hAnsi="Times New Roman" w:cs="Times New Roman"/>
          <w:bCs/>
          <w:lang w:val="en-US"/>
        </w:rPr>
        <w:t xml:space="preserve">findings </w:t>
      </w:r>
      <w:r w:rsidR="00BF0391">
        <w:rPr>
          <w:rFonts w:ascii="Times New Roman" w:hAnsi="Times New Roman" w:cs="Times New Roman"/>
          <w:bCs/>
          <w:lang w:val="en-US"/>
        </w:rPr>
        <w:t xml:space="preserve">show that </w:t>
      </w:r>
      <w:r w:rsidR="002053A4">
        <w:rPr>
          <w:rFonts w:ascii="Times New Roman" w:hAnsi="Times New Roman" w:cs="Times New Roman"/>
          <w:bCs/>
          <w:lang w:val="en-US"/>
        </w:rPr>
        <w:t>focusing on changes in bottom-up processes can</w:t>
      </w:r>
      <w:r w:rsidR="00BF0391">
        <w:rPr>
          <w:rFonts w:ascii="Times New Roman" w:hAnsi="Times New Roman" w:cs="Times New Roman"/>
          <w:bCs/>
          <w:lang w:val="en-US"/>
        </w:rPr>
        <w:t xml:space="preserve"> risk missing the </w:t>
      </w:r>
      <w:r w:rsidR="002053A4">
        <w:rPr>
          <w:rFonts w:ascii="Times New Roman" w:hAnsi="Times New Roman" w:cs="Times New Roman"/>
          <w:bCs/>
          <w:lang w:val="en-US"/>
        </w:rPr>
        <w:t>potential for fish to increase their growth rates with initial warming, and how that response can vary over ontogeny</w:t>
      </w:r>
      <w:r w:rsidR="00BF0391">
        <w:rPr>
          <w:rFonts w:ascii="Times New Roman" w:hAnsi="Times New Roman" w:cs="Times New Roman"/>
          <w:bCs/>
          <w:lang w:val="en-US"/>
        </w:rPr>
        <w:t xml:space="preserve">. </w:t>
      </w:r>
    </w:p>
    <w:p w14:paraId="6E0204B1" w14:textId="01B9B165" w:rsidR="005F00E4" w:rsidRDefault="000D63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Plastic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mortality from fishe</w:t>
      </w:r>
      <w:r w:rsidR="008C62F4">
        <w:rPr>
          <w:rFonts w:ascii="Times New Roman" w:hAnsi="Times New Roman" w:cs="Times New Roman"/>
          <w:bCs/>
          <w:lang w:val="en-US"/>
        </w:rPr>
        <w:t>ries</w:t>
      </w:r>
      <w:r w:rsidR="00262530">
        <w:rPr>
          <w:rFonts w:ascii="Times New Roman" w:hAnsi="Times New Roman" w:cs="Times New Roman"/>
          <w:bCs/>
          <w:lang w:val="en-US"/>
        </w:rPr>
        <w:t xml:space="preserve"> </w:t>
      </w:r>
      <w:r w:rsidR="00CC0917">
        <w:rPr>
          <w:rFonts w:ascii="Times New Roman" w:hAnsi="Times New Roman" w:cs="Times New Roman"/>
          <w:bCs/>
          <w:lang w:val="en-US"/>
        </w:rPr>
        <w:t>for stock dynamics</w:t>
      </w:r>
      <w:r w:rsidR="008C62F4">
        <w:rPr>
          <w:rFonts w:ascii="Times New Roman" w:hAnsi="Times New Roman" w:cs="Times New Roman"/>
          <w:bCs/>
          <w:lang w:val="en-US"/>
        </w:rPr>
        <w:t>,</w:t>
      </w:r>
      <w:r w:rsidR="00CC0917">
        <w:rPr>
          <w:rFonts w:ascii="Times New Roman" w:hAnsi="Times New Roman" w:cs="Times New Roman"/>
          <w:bCs/>
          <w:lang w:val="en-US"/>
        </w:rPr>
        <w:t xml:space="preserve"> in </w:t>
      </w:r>
      <w:r w:rsidR="009F4FEE">
        <w:rPr>
          <w:rFonts w:ascii="Times New Roman" w:hAnsi="Times New Roman" w:cs="Times New Roman"/>
          <w:bCs/>
          <w:lang w:val="en-US"/>
        </w:rPr>
        <w:t>fisheries stock assessment</w:t>
      </w:r>
      <w:r w:rsidR="00DC0F77">
        <w:rPr>
          <w:rFonts w:ascii="Times New Roman" w:hAnsi="Times New Roman" w:cs="Times New Roman"/>
          <w:bCs/>
          <w:lang w:val="en-US"/>
        </w:rPr>
        <w:t xml:space="preserve"> </w:t>
      </w:r>
      <w:r w:rsidR="00DC0F77">
        <w:rPr>
          <w:rFonts w:ascii="Times New Roman" w:hAnsi="Times New Roman" w:cs="Times New Roman"/>
          <w:bCs/>
          <w:lang w:val="en-US"/>
        </w:rPr>
        <w:fldChar w:fldCharType="begin"/>
      </w:r>
      <w:r w:rsidR="00DC0F77">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2016)","noteIndex":0},"citationItems":[{"id":1927,"uris":["http://zotero.org/users/6116610/items/SYS9FXZN"],"uri":["http://zotero.org/users/6116610/items/SYS9FXZN"],"itemData":{"id":1927,"type":"book","abstract":"Buy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r w:rsidR="004650D2">
        <w:rPr>
          <w:rFonts w:ascii="Times New Roman" w:hAnsi="Times New Roman" w:cs="Times New Roman"/>
          <w:bCs/>
          <w:lang w:val="en-US"/>
        </w:rPr>
        <w:t xml:space="preserve">fisheries reference points and targets are increasingly acknowledged </w:t>
      </w:r>
      <w:r w:rsidR="004650D2">
        <w:rPr>
          <w:rFonts w:ascii="Times New Roman" w:hAnsi="Times New Roman" w:cs="Times New Roman"/>
          <w:bCs/>
          <w:lang w:val="en-US"/>
        </w:rPr>
        <w:fldChar w:fldCharType="begin"/>
      </w:r>
      <w:r w:rsidR="004650D2">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r w:rsidR="00AC15CA">
        <w:rPr>
          <w:rFonts w:ascii="Times New Roman" w:hAnsi="Times New Roman" w:cs="Times New Roman"/>
          <w:bCs/>
          <w:lang w:val="en-US"/>
        </w:rPr>
        <w:t>.</w:t>
      </w:r>
      <w:r w:rsidR="004650D2">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r w:rsidR="004650D2">
        <w:rPr>
          <w:rFonts w:ascii="Times New Roman" w:hAnsi="Times New Roman" w:cs="Times New Roman"/>
          <w:bCs/>
          <w:lang w:val="en-US"/>
        </w:rPr>
        <w:t>maximum sustainable yields (MSY), F</w:t>
      </w:r>
      <w:r w:rsidR="004650D2" w:rsidRPr="00AC15CA">
        <w:rPr>
          <w:rFonts w:ascii="Times New Roman" w:hAnsi="Times New Roman" w:cs="Times New Roman"/>
          <w:bCs/>
          <w:vertAlign w:val="subscript"/>
          <w:lang w:val="en-US"/>
        </w:rPr>
        <w:t>MSY</w:t>
      </w:r>
      <w:r w:rsidR="004650D2">
        <w:rPr>
          <w:rFonts w:ascii="Times New Roman" w:hAnsi="Times New Roman" w:cs="Times New Roman"/>
          <w:bCs/>
          <w:lang w:val="en-US"/>
        </w:rPr>
        <w:t xml:space="preserve"> and SSB</w:t>
      </w:r>
      <w:r w:rsidR="004650D2" w:rsidRPr="00AC15CA">
        <w:rPr>
          <w:rFonts w:ascii="Times New Roman" w:hAnsi="Times New Roman" w:cs="Times New Roman"/>
          <w:bCs/>
          <w:vertAlign w:val="subscript"/>
          <w:lang w:val="en-US"/>
        </w:rPr>
        <w:t>MSY</w:t>
      </w:r>
      <w:r w:rsidR="004650D2" w:rsidRPr="007D2ABE">
        <w:rPr>
          <w:rFonts w:ascii="Times New Roman" w:hAnsi="Times New Roman" w:cs="Times New Roman"/>
          <w:bCs/>
          <w:lang w:val="en-US"/>
        </w:rPr>
        <w:t xml:space="preserve"> </w:t>
      </w:r>
      <w:r w:rsidR="004650D2">
        <w:rPr>
          <w:rFonts w:ascii="Times New Roman" w:hAnsi="Times New Roman" w:cs="Times New Roman"/>
          <w:bCs/>
          <w:lang w:val="en-US"/>
        </w:rPr>
        <w:t>(the fishing effort leading to MSY and the spawning stock biomass at MSY</w:t>
      </w:r>
      <w:r w:rsidR="00CC0E7B">
        <w:rPr>
          <w:rFonts w:ascii="Times New Roman" w:hAnsi="Times New Roman" w:cs="Times New Roman"/>
          <w:bCs/>
          <w:lang w:val="en-US"/>
        </w:rPr>
        <w:t>, respectively</w:t>
      </w:r>
      <w:r w:rsidR="004650D2">
        <w:rPr>
          <w:rFonts w:ascii="Times New Roman" w:hAnsi="Times New Roman" w:cs="Times New Roman"/>
          <w:bCs/>
          <w:lang w:val="en-US"/>
        </w:rPr>
        <w:t xml:space="preserve">) varies </w:t>
      </w:r>
      <w:r w:rsidR="004650D2">
        <w:rPr>
          <w:rFonts w:ascii="Times New Roman" w:hAnsi="Times New Roman" w:cs="Times New Roman"/>
          <w:bCs/>
          <w:lang w:val="en-US"/>
        </w:rPr>
        <w:lastRenderedPageBreak/>
        <w:t xml:space="preserve">between </w:t>
      </w:r>
      <w:r w:rsidR="00CC0E7B">
        <w:rPr>
          <w:rFonts w:ascii="Times New Roman" w:hAnsi="Times New Roman" w:cs="Times New Roman"/>
          <w:bCs/>
          <w:lang w:val="en-US"/>
        </w:rPr>
        <w:t xml:space="preserve">modelling </w:t>
      </w:r>
      <w:r w:rsidR="004650D2">
        <w:rPr>
          <w:rFonts w:ascii="Times New Roman" w:hAnsi="Times New Roman" w:cs="Times New Roman"/>
          <w:bCs/>
          <w:lang w:val="en-US"/>
        </w:rPr>
        <w:t>scenarios</w:t>
      </w:r>
      <w:r w:rsidR="00625ADE">
        <w:rPr>
          <w:rFonts w:ascii="Times New Roman" w:hAnsi="Times New Roman" w:cs="Times New Roman"/>
          <w:bCs/>
          <w:lang w:val="en-US"/>
        </w:rPr>
        <w:t xml:space="preserve"> and that the effect can largely </w:t>
      </w:r>
      <w:r w:rsidR="00054604">
        <w:rPr>
          <w:rFonts w:ascii="Times New Roman" w:hAnsi="Times New Roman" w:cs="Times New Roman"/>
          <w:bCs/>
          <w:lang w:val="en-US"/>
        </w:rPr>
        <w:t xml:space="preserve">be </w:t>
      </w:r>
      <w:r w:rsidR="00625ADE">
        <w:rPr>
          <w:rFonts w:ascii="Times New Roman" w:hAnsi="Times New Roman" w:cs="Times New Roman"/>
          <w:bCs/>
          <w:lang w:val="en-US"/>
        </w:rPr>
        <w:t>predicted from changes in growth and size-structure</w:t>
      </w:r>
      <w:r w:rsidR="004650D2">
        <w:rPr>
          <w:rFonts w:ascii="Times New Roman" w:hAnsi="Times New Roman" w:cs="Times New Roman"/>
          <w:bCs/>
          <w:lang w:val="en-US"/>
        </w:rPr>
        <w:t xml:space="preserve">. </w:t>
      </w:r>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size-at-age declines</w:t>
      </w:r>
      <w:r w:rsidR="00160D4A">
        <w:rPr>
          <w:rFonts w:ascii="Times New Roman" w:hAnsi="Times New Roman" w:cs="Times New Roman"/>
          <w:bCs/>
          <w:lang w:val="en-US"/>
        </w:rPr>
        <w:t xml:space="preserve"> and </w:t>
      </w:r>
      <w:r w:rsidR="00E255C0">
        <w:rPr>
          <w:rFonts w:ascii="Times New Roman" w:hAnsi="Times New Roman" w:cs="Times New Roman"/>
          <w:bCs/>
          <w:lang w:val="en-US"/>
        </w:rPr>
        <w:t>MSY, F</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and B</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w:t>
      </w:r>
      <w:r w:rsidR="004650D2">
        <w:rPr>
          <w:rFonts w:ascii="Times New Roman" w:hAnsi="Times New Roman" w:cs="Times New Roman"/>
          <w:bCs/>
          <w:lang w:val="en-US"/>
        </w:rPr>
        <w:t xml:space="preserve">are lower in simulations with </w:t>
      </w:r>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w:t>
      </w:r>
      <w:r w:rsidR="004650D2">
        <w:rPr>
          <w:rFonts w:ascii="Times New Roman" w:hAnsi="Times New Roman" w:cs="Times New Roman"/>
          <w:bCs/>
          <w:lang w:val="en-US"/>
        </w:rPr>
        <w:t xml:space="preserve">warming </w:t>
      </w:r>
      <w:r w:rsidR="00A068BE">
        <w:rPr>
          <w:rFonts w:ascii="Times New Roman" w:eastAsiaTheme="minorEastAsia" w:hAnsi="Times New Roman" w:cs="Times New Roman"/>
          <w:bCs/>
          <w:lang w:val="en-US"/>
        </w:rPr>
        <w:t xml:space="preserve">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F</w:t>
      </w:r>
      <w:r w:rsidR="00B848E6" w:rsidRPr="00E255C0">
        <w:rPr>
          <w:rFonts w:ascii="Times New Roman" w:hAnsi="Times New Roman" w:cs="Times New Roman"/>
          <w:bCs/>
          <w:vertAlign w:val="subscript"/>
          <w:lang w:val="en-US"/>
        </w:rPr>
        <w:t>MSY</w:t>
      </w:r>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but B</w:t>
      </w:r>
      <w:r w:rsidR="00A405B3" w:rsidRPr="005B29A6">
        <w:rPr>
          <w:rFonts w:ascii="Times New Roman" w:hAnsi="Times New Roman" w:cs="Times New Roman"/>
          <w:bCs/>
          <w:vertAlign w:val="subscript"/>
          <w:lang w:val="en-US"/>
        </w:rPr>
        <w:t>MSY</w:t>
      </w:r>
      <w:r w:rsidR="00A405B3">
        <w:rPr>
          <w:rFonts w:ascii="Times New Roman" w:hAnsi="Times New Roman" w:cs="Times New Roman"/>
          <w:bCs/>
          <w:lang w:val="en-US"/>
        </w:rPr>
        <w:t xml:space="preserve"> is lower, likely due to due declines in abundance-at-size,</w:t>
      </w:r>
      <w:r w:rsidR="00F328EE">
        <w:rPr>
          <w:rFonts w:ascii="Times New Roman" w:hAnsi="Times New Roman" w:cs="Times New Roman"/>
          <w:bCs/>
          <w:lang w:val="en-US"/>
        </w:rPr>
        <w:t xml:space="preserve"> and this is true also for cod.</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all </w:t>
      </w:r>
      <w:r w:rsidR="00876617">
        <w:rPr>
          <w:rFonts w:ascii="Times New Roman" w:hAnsi="Times New Roman" w:cs="Times New Roman"/>
          <w:bCs/>
          <w:lang w:val="en-US"/>
        </w:rPr>
        <w:t xml:space="preserve">these </w:t>
      </w:r>
      <w:r w:rsidR="00E822AA">
        <w:rPr>
          <w:rFonts w:ascii="Times New Roman" w:hAnsi="Times New Roman" w:cs="Times New Roman"/>
          <w:bCs/>
          <w:lang w:val="en-US"/>
        </w:rPr>
        <w:t>reference points</w:t>
      </w:r>
      <w:r w:rsidR="0072288B">
        <w:rPr>
          <w:rFonts w:ascii="Times New Roman" w:hAnsi="Times New Roman" w:cs="Times New Roman"/>
          <w:bCs/>
          <w:lang w:val="en-US"/>
        </w:rPr>
        <w:t xml:space="preserve"> are higher when temperature is increased by +2</w:t>
      </w:r>
      <m:oMath>
        <m:r>
          <w:rPr>
            <w:rFonts w:ascii="Cambria Math" w:hAnsi="Cambria Math" w:cs="Times New Roman"/>
            <w:lang w:val="en-US"/>
          </w:rPr>
          <m:t>℃</m:t>
        </m:r>
      </m:oMath>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w:t>
      </w:r>
      <w:r w:rsidR="008C62F4">
        <w:rPr>
          <w:rFonts w:ascii="Times New Roman" w:hAnsi="Times New Roman" w:cs="Times New Roman"/>
          <w:bCs/>
          <w:lang w:val="en-US"/>
        </w:rPr>
        <w:t xml:space="preserve">body </w:t>
      </w:r>
      <w:r w:rsidR="00744222">
        <w:rPr>
          <w:rFonts w:ascii="Times New Roman" w:hAnsi="Times New Roman" w:cs="Times New Roman"/>
          <w:bCs/>
          <w:lang w:val="en-US"/>
        </w:rPr>
        <w:t>growth</w:t>
      </w:r>
      <w:r w:rsidR="008C62F4">
        <w:rPr>
          <w:rFonts w:ascii="Times New Roman" w:hAnsi="Times New Roman" w:cs="Times New Roman"/>
          <w:bCs/>
          <w:lang w:val="en-US"/>
        </w:rPr>
        <w:t>,</w:t>
      </w:r>
      <w:r w:rsidR="004650D2">
        <w:rPr>
          <w:rFonts w:ascii="Times New Roman" w:hAnsi="Times New Roman" w:cs="Times New Roman"/>
          <w:bCs/>
          <w:lang w:val="en-US"/>
        </w:rPr>
        <w:t xml:space="preserve"> when making</w:t>
      </w:r>
      <w:r w:rsidR="00525FB4">
        <w:rPr>
          <w:rFonts w:ascii="Times New Roman" w:hAnsi="Times New Roman" w:cs="Times New Roman"/>
          <w:bCs/>
          <w:lang w:val="en-US"/>
        </w:rPr>
        <w:t xml:space="preserve">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1FE831BB"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8748B9">
        <w:rPr>
          <w:rFonts w:cstheme="minorHAnsi"/>
          <w:bCs/>
          <w:lang w:val="en-US"/>
        </w:rPr>
        <w:t xml:space="preserve">, </w:t>
      </w:r>
      <w:r w:rsidR="00230136">
        <w:rPr>
          <w:rFonts w:cstheme="minorHAnsi"/>
          <w:bCs/>
          <w:lang w:val="en-US"/>
        </w:rPr>
        <w:t xml:space="preserve">where probability distributions of parameters were </w:t>
      </w:r>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based on mainly fish</w:t>
      </w:r>
      <w:r w:rsidR="00731E5B">
        <w:rPr>
          <w:rFonts w:cstheme="minorHAnsi"/>
          <w:bCs/>
          <w:lang w:val="en-US"/>
        </w:rPr>
        <w:t xml:space="preserve"> </w:t>
      </w:r>
      <w:r w:rsidR="00731E5B">
        <w:rPr>
          <w:rFonts w:cstheme="minorHAnsi"/>
          <w:bCs/>
          <w:lang w:val="en-US"/>
        </w:rPr>
        <w:fldChar w:fldCharType="begin"/>
      </w:r>
      <w:r w:rsidR="00731E5B">
        <w:rPr>
          <w:rFonts w:cstheme="minorHAnsi"/>
          <w:bCs/>
          <w:lang w:val="en-US"/>
        </w:rPr>
        <w:instrText xml:space="preserve"> ADDIN ZOTERO_ITEM CSL_CITATION {"citationID":"aZHjD37u","properties":{"formattedCitation":"(Lindmark 2020)","plainCitation":"(Lindmark 2020)","noteIndex":0},"citationItems":[{"id":1959,"uris":["http://zotero.org/users/6116610/items/5L8QCSUK"],"uri":["http://zotero.org/users/6116610/items/5L8QCSUK"],"itemData":{"id":1959,"type":"thesis","event-place":"Uppsala","genre":"PhD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731E5B">
        <w:rPr>
          <w:rFonts w:cstheme="minorHAnsi"/>
          <w:bCs/>
          <w:lang w:val="en-US"/>
        </w:rPr>
        <w:fldChar w:fldCharType="separate"/>
      </w:r>
      <w:r w:rsidR="00731E5B">
        <w:rPr>
          <w:rFonts w:cstheme="minorHAnsi"/>
          <w:bCs/>
          <w:noProof/>
          <w:lang w:val="en-US"/>
        </w:rPr>
        <w:t>(Lindmark 2020)</w:t>
      </w:r>
      <w:r w:rsidR="00731E5B">
        <w:rPr>
          <w:rFonts w:cstheme="minorHAnsi"/>
          <w:bCs/>
          <w:lang w:val="en-US"/>
        </w:rPr>
        <w:fldChar w:fldCharType="end"/>
      </w:r>
      <w:r w:rsidR="00A447CD">
        <w:rPr>
          <w:rFonts w:cstheme="minorHAnsi"/>
          <w:bCs/>
          <w:lang w:val="en-US"/>
        </w:rPr>
        <w:t xml:space="preserve">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0FD2CFF3"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 xml:space="preserve">physiological </w:t>
      </w:r>
      <w:r w:rsidR="009A44BE">
        <w:rPr>
          <w:rFonts w:cstheme="minorHAnsi"/>
          <w:bCs/>
          <w:lang w:val="en-US"/>
        </w:rPr>
        <w:lastRenderedPageBreak/>
        <w:t>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(and feedbacks from these) are then impacted by any warming-driven changes in predators, rather than driven by external data </w:t>
      </w:r>
      <w:r w:rsidR="00230136">
        <w:rPr>
          <w:rFonts w:cstheme="minorHAnsi"/>
          <w:bCs/>
          <w:lang w:val="en-US"/>
        </w:rPr>
        <w:fldChar w:fldCharType="begin"/>
      </w:r>
      <w:r w:rsidR="00803D8A">
        <w:rPr>
          <w:rFonts w:cstheme="minorHAnsi"/>
          <w:bCs/>
          <w:lang w:val="en-US"/>
        </w:rPr>
        <w:instrText xml:space="preserve"> ADDIN ZOTERO_ITEM CSL_CITATION {"citationID":"1wZkNhrM","properties":{"formattedCitation":"(Canales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803D8A">
        <w:rPr>
          <w:rFonts w:cstheme="minorHAnsi"/>
          <w:bCs/>
          <w:lang w:val="en-US"/>
        </w:rPr>
        <w:instrText xml:space="preserve"> ADDIN ZOTERO_ITEM CSL_CITATION {"citationID":"0XbIBHAM","properties":{"formattedCitation":"(Woodworth-Jefcoats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 xml:space="preserve">(Woodworth-Jefcoats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24185C" w:rsidRPr="002D0C50">
        <w:rPr>
          <w:rFonts w:cstheme="minorHAnsi"/>
          <w:bCs/>
          <w:lang w:val="en-US"/>
        </w:rPr>
        <w:t xml:space="preserve"> </w:t>
      </w:r>
      <w:r w:rsidR="00320BA8" w:rsidRPr="002D0C50">
        <w:rPr>
          <w:rFonts w:cstheme="minorHAnsi"/>
          <w:bCs/>
          <w:lang w:val="en-US"/>
        </w:rPr>
        <w:fldChar w:fldCharType="begin"/>
      </w:r>
      <w:r w:rsidR="00320BA8" w:rsidRPr="002D0C50">
        <w:rPr>
          <w:rFonts w:cstheme="minorHAnsi"/>
          <w:bCs/>
          <w:lang w:val="en-US"/>
        </w:rPr>
        <w:instrText xml:space="preserve"> ADDIN ZOTERO_ITEM CSL_CITATION {"citationID":"IieHnbmG","properties":{"formattedCitation":"(Flombaum {\\i{}et al.} 2020)","plainCitation":"(Flombaum et al. 2020)","noteIndex":0},"citationItems":[{"id":1921,"uris":["http://zotero.org/users/6116610/items/DB8MKLQ7"],"uri":["http://zotero.org/users/6116610/items/DB8MKLQ7"],"itemData":{"id":1921,"type":"article-journal","abstract":"Picophytoplankton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C."}],"issued":{"date-parts":[["2020",2]]}}}],"schema":"https://github.com/citation-style-language/schema/raw/master/csl-citation.json"} </w:instrText>
      </w:r>
      <w:r w:rsidR="00320BA8" w:rsidRPr="002D0C50">
        <w:rPr>
          <w:rFonts w:cstheme="minorHAnsi"/>
          <w:bCs/>
          <w:lang w:val="en-US"/>
        </w:rPr>
        <w:fldChar w:fldCharType="separate"/>
      </w:r>
      <w:r w:rsidR="00320BA8" w:rsidRPr="002D0C50">
        <w:rPr>
          <w:rFonts w:ascii="Times New Roman" w:cs="Times New Roman"/>
          <w:lang w:val="en-GB"/>
        </w:rPr>
        <w:t xml:space="preserve">(Flombaum </w:t>
      </w:r>
      <w:r w:rsidR="00320BA8" w:rsidRPr="002D0C50">
        <w:rPr>
          <w:rFonts w:ascii="Times New Roman" w:cs="Times New Roman"/>
          <w:i/>
          <w:iCs/>
          <w:lang w:val="en-GB"/>
        </w:rPr>
        <w:t>et al.</w:t>
      </w:r>
      <w:r w:rsidR="00320BA8" w:rsidRPr="002D0C50">
        <w:rPr>
          <w:rFonts w:ascii="Times New Roman" w:cs="Times New Roman"/>
          <w:lang w:val="en-GB"/>
        </w:rPr>
        <w:t xml:space="preserve"> 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8602E5">
        <w:rPr>
          <w:rFonts w:cstheme="minorHAnsi"/>
          <w:bCs/>
          <w:lang w:val="en-US"/>
        </w:rPr>
        <w:instrText xml:space="preserve"> ADDIN ZOTERO_ITEM CSL_CITATION {"citationID":"C8tXMmqq","properties":{"formattedCitation":"(Woodworth-Jefcoats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is straightforward to </w:t>
      </w:r>
      <w:r w:rsidR="00523952">
        <w:rPr>
          <w:rFonts w:cstheme="minorHAnsi"/>
          <w:bCs/>
          <w:lang w:val="en-US"/>
        </w:rPr>
        <w:t xml:space="preserve">model </w:t>
      </w:r>
      <w:r w:rsidR="00886B10">
        <w:rPr>
          <w:rFonts w:cstheme="minorHAnsi"/>
          <w:bCs/>
          <w:lang w:val="en-US"/>
        </w:rPr>
        <w:t>increases in productivity</w:t>
      </w:r>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r w:rsidR="008C62F4">
        <w:rPr>
          <w:rFonts w:cstheme="minorHAnsi"/>
          <w:bCs/>
          <w:lang w:val="en-US"/>
        </w:rPr>
        <w:t xml:space="preserve"> (</w:t>
      </w:r>
      <w:r w:rsidR="008035C1" w:rsidRPr="0098113C">
        <w:rPr>
          <w:rFonts w:ascii="Times" w:hAnsi="Times"/>
        </w:rPr>
        <w:fldChar w:fldCharType="begin"/>
      </w:r>
      <w:r w:rsidR="00A25C3A" w:rsidRPr="00F95139">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F95139">
        <w:rPr>
          <w:rFonts w:ascii="Cambria Math" w:hAnsi="Cambria Math" w:cs="Cambria Math"/>
          <w:lang w:val="en-GB"/>
        </w:rPr>
        <w:instrText>‐</w:instrText>
      </w:r>
      <w:r w:rsidR="00A25C3A" w:rsidRPr="00F95139">
        <w:rPr>
          <w:rFonts w:ascii="Times" w:hAnsi="Times"/>
          <w:lang w:val="en-GB"/>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F95139">
        <w:rPr>
          <w:rFonts w:ascii="Cambria Math" w:hAnsi="Cambria Math" w:cs="Cambria Math"/>
          <w:lang w:val="en-GB"/>
        </w:rPr>
        <w:instrText>∼</w:instrText>
      </w:r>
      <w:r w:rsidR="00A25C3A" w:rsidRPr="00F95139">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F95139">
        <w:rPr>
          <w:rFonts w:ascii="Times" w:hAnsi="Times"/>
          <w:lang w:val="en-GB"/>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F95139">
        <w:rPr>
          <w:rFonts w:ascii="Cambria Math" w:hAnsi="Cambria Math" w:cs="Cambria Math"/>
          <w:lang w:val="en-GB"/>
        </w:rPr>
        <w:instrText>‐</w:instrText>
      </w:r>
      <w:r w:rsidR="00A25C3A" w:rsidRPr="00F95139">
        <w:rPr>
          <w:rFonts w:ascii="Times" w:hAnsi="Times"/>
          <w:lang w:val="en-GB"/>
        </w:rPr>
        <w:instrText>Urrutia","given":"Ángel"},{"family":"Calvo</w:instrText>
      </w:r>
      <w:r w:rsidR="00A25C3A" w:rsidRPr="00F95139">
        <w:rPr>
          <w:rFonts w:ascii="Cambria Math" w:hAnsi="Cambria Math" w:cs="Cambria Math"/>
          <w:lang w:val="en-GB"/>
        </w:rPr>
        <w:instrText>‐</w:instrText>
      </w:r>
      <w:r w:rsidR="00A25C3A" w:rsidRPr="00F95139">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785AAD2F" w:rsidR="0098113C" w:rsidRDefault="00231B23" w:rsidP="00AA1FC1">
      <w:pPr>
        <w:spacing w:line="480" w:lineRule="auto"/>
        <w:ind w:firstLine="284"/>
        <w:jc w:val="both"/>
        <w:rPr>
          <w:rFonts w:cstheme="minorHAnsi"/>
          <w:bCs/>
          <w:lang w:val="en-US"/>
        </w:rPr>
      </w:pPr>
      <w:r>
        <w:rPr>
          <w:rFonts w:cstheme="minorHAnsi"/>
          <w:bCs/>
          <w:lang w:val="en-US"/>
        </w:rPr>
        <w:lastRenderedPageBreak/>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8504A2">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b7UhPv6k/2nB9WOPG","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8504A2" w:rsidRPr="008504A2">
        <w:rPr>
          <w:rFonts w:cstheme="minorHAnsi"/>
          <w:bCs/>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56030E">
        <w:rPr>
          <w:rFonts w:cstheme="minorHAnsi"/>
          <w:bCs/>
          <w:lang w:val="en-US"/>
        </w:rPr>
        <w:t>, but since lacking mechanistic processes are poorer in projecting outside observed conditions</w:t>
      </w:r>
      <w:r w:rsidR="004F78D4">
        <w:rPr>
          <w:rFonts w:cstheme="minorHAnsi"/>
          <w:bCs/>
          <w:lang w:val="en-US"/>
        </w:rPr>
        <w:t xml:space="preserve"> </w:t>
      </w:r>
      <w:r w:rsidR="004F78D4">
        <w:rPr>
          <w:rFonts w:cstheme="minorHAnsi"/>
          <w:bCs/>
          <w:lang w:val="en-US"/>
        </w:rPr>
        <w:fldChar w:fldCharType="begin"/>
      </w:r>
      <w:r w:rsidR="004F78D4">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2018)","noteIndex":0},"citationItems":[{"id":1920,"uris":["http://zotero.org/users/6116610/items/F2N26TGI"],"uri":["http://zotero.org/users/6116610/items/F2N26TGI"],"itemData":{"id":1920,"type":"article-journal","abstract":"Natural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1919,"uris":["http://zotero.org/users/6116610/items/DUFCXGQR"],"uri":["http://zotero.org/users/6116610/items/DUFCXGQR"],"itemData":{"id":1919,"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w:t>
      </w:r>
      <w:r w:rsidR="00C33D30">
        <w:rPr>
          <w:rFonts w:cstheme="minorHAnsi"/>
          <w:bCs/>
          <w:lang w:val="en-US"/>
        </w:rPr>
        <w:lastRenderedPageBreak/>
        <w:t xml:space="preserve">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{"citationID":"bsxFxZEf","properties":{"formattedCitation":"(De Roos &amp; Persson 2013; Andersen 2019)","plainCitation":"(De Roos &amp; Persson 2013; Andersen 2019)","noteIndex":0},"citationItems":[{"id":656,"uris":["http://zotero.org/users/6116610/items/85YBFPYH"],"uri":["http://zotero.org/users/6116610/items/85YBFPYH"],"itemData":{"id":656,"type":"book","event-place":"Princeton,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r w:rsidR="00D33669">
        <w:rPr>
          <w:rFonts w:cstheme="minorHAnsi"/>
          <w:bCs/>
          <w:lang w:val="en-US"/>
        </w:rPr>
        <w:t xml:space="preserve">It is </w:t>
      </w:r>
      <w:r w:rsidR="003368A0">
        <w:rPr>
          <w:rFonts w:cstheme="minorHAnsi"/>
          <w:bCs/>
          <w:lang w:val="en-US"/>
        </w:rPr>
        <w:t xml:space="preserve">important </w:t>
      </w:r>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r w:rsidR="003368A0">
        <w:rPr>
          <w:rFonts w:cstheme="minorHAnsi"/>
          <w:bCs/>
          <w:lang w:val="en-US"/>
        </w:rPr>
        <w:t xml:space="preserve">need for </w:t>
      </w:r>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r w:rsidR="00A00597">
        <w:rPr>
          <w:rFonts w:cstheme="minorHAnsi"/>
          <w:bCs/>
          <w:lang w:val="en-US"/>
        </w:rPr>
        <w:t xml:space="preserve"> and their temperature-dependencies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224E2399" w:rsidR="00A00597" w:rsidRDefault="003074BC" w:rsidP="00A00597">
      <w:pPr>
        <w:spacing w:line="480" w:lineRule="auto"/>
        <w:contextualSpacing/>
        <w:jc w:val="both"/>
        <w:rPr>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w:t>
      </w:r>
      <w:proofErr w:type="spellStart"/>
      <w:r w:rsidR="00E92C42" w:rsidRPr="00F95139">
        <w:rPr>
          <w:rFonts w:cstheme="minorHAnsi"/>
          <w:lang w:val="en-GB"/>
        </w:rPr>
        <w:t>Reum</w:t>
      </w:r>
      <w:proofErr w:type="spellEnd"/>
      <w:r w:rsidR="00E92C42" w:rsidRPr="00F95139">
        <w:rPr>
          <w:rFonts w:cstheme="minorHAnsi"/>
          <w:lang w:val="en-GB"/>
        </w:rPr>
        <w:t xml:space="preserve">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proofErr w:type="spellStart"/>
      <w:r w:rsidR="00154F46" w:rsidRPr="00F95139">
        <w:rPr>
          <w:rFonts w:cstheme="minorHAnsi"/>
          <w:lang w:val="en-GB"/>
        </w:rPr>
        <w:t>mizer</w:t>
      </w:r>
      <w:proofErr w:type="spellEnd"/>
      <w:r w:rsidR="00154F46" w:rsidRPr="00F95139">
        <w:rPr>
          <w:rFonts w:cstheme="minorHAnsi"/>
          <w:lang w:val="en-GB"/>
        </w:rPr>
        <w:t xml:space="preserve"> during a workshop,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proofErr w:type="spellStart"/>
      <w:r w:rsidR="00E92C42" w:rsidRPr="00F95139">
        <w:rPr>
          <w:rFonts w:cstheme="minorHAnsi"/>
          <w:lang w:val="en-GB"/>
        </w:rPr>
        <w:t>mizer</w:t>
      </w:r>
      <w:proofErr w:type="spellEnd"/>
      <w:r w:rsidR="00E92C42" w:rsidRPr="00F95139">
        <w:rPr>
          <w:rFonts w:cstheme="minorHAnsi"/>
          <w:lang w:val="en-GB"/>
        </w:rPr>
        <w:t xml:space="preserve"> </w:t>
      </w:r>
      <w:r w:rsidR="00A919C6" w:rsidRPr="00F95139">
        <w:rPr>
          <w:rFonts w:cstheme="minorHAnsi"/>
          <w:lang w:val="en-GB"/>
        </w:rPr>
        <w:t>community</w:t>
      </w:r>
      <w:r w:rsidR="00531839">
        <w:rPr>
          <w:rFonts w:cstheme="minorHAnsi"/>
          <w:lang w:val="en-GB"/>
        </w:rPr>
        <w:t xml:space="preserve">, and Magnus Huss for </w:t>
      </w:r>
      <w:r w:rsidR="00531839" w:rsidRPr="00E528F2">
        <w:rPr>
          <w:rFonts w:cstheme="minorHAnsi"/>
          <w:lang w:val="en-GB"/>
        </w:rPr>
        <w:t>providing useful input.</w:t>
      </w:r>
      <w:r w:rsidR="00A00597" w:rsidRPr="00E528F2">
        <w:rPr>
          <w:rFonts w:cstheme="minorHAnsi"/>
          <w:lang w:val="en-GB"/>
        </w:rPr>
        <w:t xml:space="preserve"> </w:t>
      </w:r>
      <w:r w:rsidR="00A00597" w:rsidRPr="00E528F2">
        <w:rPr>
          <w:rFonts w:eastAsiaTheme="minorEastAsia"/>
          <w:lang w:val="en-GB"/>
        </w:rPr>
        <w:t>This study was supported by grants from the Swedish Research Council FORMAS (no. 217</w:t>
      </w:r>
      <w:r w:rsidR="00A00597" w:rsidRPr="00E528F2">
        <w:rPr>
          <w:rFonts w:eastAsiaTheme="minorEastAsia" w:hint="eastAsia"/>
          <w:lang w:val="en-GB"/>
        </w:rPr>
        <w:t>‐</w:t>
      </w:r>
      <w:r w:rsidR="00A00597" w:rsidRPr="00E528F2">
        <w:rPr>
          <w:rFonts w:eastAsiaTheme="minorEastAsia"/>
          <w:lang w:val="en-GB"/>
        </w:rPr>
        <w:t>2013</w:t>
      </w:r>
      <w:r w:rsidR="00A00597" w:rsidRPr="00E528F2">
        <w:rPr>
          <w:rFonts w:eastAsiaTheme="minorEastAsia" w:hint="eastAsia"/>
          <w:lang w:val="en-GB"/>
        </w:rPr>
        <w:t>‐</w:t>
      </w:r>
      <w:r w:rsidR="00A00597" w:rsidRPr="00E528F2">
        <w:rPr>
          <w:rFonts w:eastAsiaTheme="minorEastAsia"/>
          <w:lang w:val="en-GB"/>
        </w:rPr>
        <w:t>1315) and the Swedish Research Council (no. 2015</w:t>
      </w:r>
      <w:r w:rsidR="00A00597" w:rsidRPr="00E528F2">
        <w:rPr>
          <w:rFonts w:eastAsiaTheme="minorEastAsia" w:hint="eastAsia"/>
          <w:lang w:val="en-GB"/>
        </w:rPr>
        <w:t>‐</w:t>
      </w:r>
      <w:r w:rsidR="00A00597" w:rsidRPr="00E528F2">
        <w:rPr>
          <w:rFonts w:eastAsiaTheme="minorEastAsia"/>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64"/>
      <w:commentRangeStart w:id="65"/>
      <w:commentRangeStart w:id="66"/>
      <w:commentRangeStart w:id="67"/>
      <w:r w:rsidRPr="00F95139">
        <w:rPr>
          <w:rFonts w:cstheme="minorHAnsi"/>
          <w:b/>
          <w:lang w:val="en-GB"/>
        </w:rPr>
        <w:t>Author contributions</w:t>
      </w:r>
      <w:commentRangeEnd w:id="64"/>
      <w:r w:rsidR="00B6138F">
        <w:rPr>
          <w:rStyle w:val="CommentReference"/>
        </w:rPr>
        <w:commentReference w:id="64"/>
      </w:r>
      <w:commentRangeEnd w:id="65"/>
      <w:r w:rsidR="006B1C22">
        <w:rPr>
          <w:rStyle w:val="CommentReference"/>
        </w:rPr>
        <w:commentReference w:id="65"/>
      </w:r>
      <w:commentRangeEnd w:id="66"/>
      <w:r w:rsidR="00C33D30">
        <w:rPr>
          <w:rStyle w:val="CommentReference"/>
        </w:rPr>
        <w:commentReference w:id="66"/>
      </w:r>
      <w:commentRangeEnd w:id="67"/>
      <w:r w:rsidR="001404CC">
        <w:rPr>
          <w:rStyle w:val="CommentReference"/>
        </w:rPr>
        <w:commentReference w:id="67"/>
      </w:r>
    </w:p>
    <w:p w14:paraId="484D8E3A" w14:textId="64DA5AFA"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w:t>
      </w:r>
      <w:proofErr w:type="spellStart"/>
      <w:r w:rsidR="005408DE" w:rsidRPr="00F95139">
        <w:rPr>
          <w:rFonts w:cstheme="minorHAnsi"/>
          <w:lang w:val="en-GB"/>
        </w:rPr>
        <w:t>mizer</w:t>
      </w:r>
      <w:proofErr w:type="spellEnd"/>
      <w:r w:rsidR="00D65C53" w:rsidRPr="00F95139">
        <w:rPr>
          <w:rFonts w:cstheme="minorHAnsi"/>
          <w:lang w:val="en-GB"/>
        </w:rPr>
        <w:t xml:space="preserve"> </w:t>
      </w:r>
      <w:r w:rsidR="00D65C53" w:rsidRPr="00AF32CB">
        <w:rPr>
          <w:rFonts w:cstheme="minorHAnsi"/>
        </w:rPr>
        <w:fldChar w:fldCharType="begin"/>
      </w:r>
      <w:r w:rsidR="001F7145" w:rsidRPr="00F95139">
        <w:rPr>
          <w:rFonts w:cstheme="minorHAnsi"/>
          <w:lang w:val="en-GB"/>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lastRenderedPageBreak/>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hyperlink r:id="rId24" w:history="1">
        <w:r w:rsidRPr="00F95139">
          <w:rPr>
            <w:rStyle w:val="Hyperlink"/>
            <w:rFonts w:ascii="Times" w:hAnsi="Times"/>
            <w:lang w:val="en-GB"/>
          </w:rPr>
          <w:t>https://github.com/maxlindmark/mizer-rewiring/tree/rewire-temp/baltic</w:t>
        </w:r>
      </w:hyperlink>
      <w:r w:rsidRPr="00F95139">
        <w:rPr>
          <w:rFonts w:ascii="Times" w:hAnsi="Times"/>
          <w:lang w:val="en-GB"/>
        </w:rPr>
        <w:t xml:space="preserve">), and will be deposited on </w:t>
      </w:r>
      <w:proofErr w:type="spellStart"/>
      <w:r w:rsidRPr="00F95139">
        <w:rPr>
          <w:rFonts w:ascii="Times" w:hAnsi="Times"/>
          <w:lang w:val="en-GB"/>
        </w:rPr>
        <w:t>Zenodo</w:t>
      </w:r>
      <w:proofErr w:type="spellEnd"/>
      <w:r w:rsidRPr="00F95139">
        <w:rPr>
          <w:rFonts w:ascii="Times" w:hAnsi="Times"/>
          <w:lang w:val="en-GB"/>
        </w:rPr>
        <w:t xml:space="preserve">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p w14:paraId="27F642B7" w14:textId="77777777" w:rsidR="00731E5B" w:rsidRPr="00731E5B" w:rsidRDefault="00C572FC" w:rsidP="00731E5B">
      <w:pPr>
        <w:pStyle w:val="Bibliography"/>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731E5B" w:rsidRPr="00731E5B">
        <w:rPr>
          <w:lang w:val="en-GB"/>
        </w:rPr>
        <w:t xml:space="preserve">Andersen, K.H. (2019). </w:t>
      </w:r>
      <w:r w:rsidR="00731E5B" w:rsidRPr="00731E5B">
        <w:rPr>
          <w:i/>
          <w:iCs/>
          <w:lang w:val="en-GB"/>
        </w:rPr>
        <w:t>Fish Ecology, Evolution, and Exploitation: A New Theoretical Synthesis</w:t>
      </w:r>
      <w:r w:rsidR="00731E5B" w:rsidRPr="00731E5B">
        <w:rPr>
          <w:lang w:val="en-GB"/>
        </w:rPr>
        <w:t>. Princeton University Press.</w:t>
      </w:r>
    </w:p>
    <w:p w14:paraId="2D6A1F94" w14:textId="77777777" w:rsidR="00731E5B" w:rsidRPr="00E528F2" w:rsidRDefault="00731E5B" w:rsidP="00731E5B">
      <w:pPr>
        <w:pStyle w:val="Bibliography"/>
        <w:rPr>
          <w:lang w:val="sv-SE"/>
        </w:rPr>
      </w:pPr>
      <w:r w:rsidRPr="00731E5B">
        <w:rPr>
          <w:lang w:val="en-GB"/>
        </w:rPr>
        <w:t xml:space="preserve">Andersen, K.H., Berge, T., Gonçalves, R.J., Hartvig, M., Heuschele, J., Hylander, S., </w:t>
      </w:r>
      <w:r w:rsidRPr="00731E5B">
        <w:rPr>
          <w:i/>
          <w:iCs/>
          <w:lang w:val="en-GB"/>
        </w:rPr>
        <w:t>et al.</w:t>
      </w:r>
      <w:r w:rsidRPr="00731E5B">
        <w:rPr>
          <w:lang w:val="en-GB"/>
        </w:rPr>
        <w:t xml:space="preserve"> (2016a). Characteristic Sizes of Life in the Oceans, from Bacteria to Whales. </w:t>
      </w:r>
      <w:r w:rsidRPr="00E528F2">
        <w:rPr>
          <w:i/>
          <w:iCs/>
          <w:lang w:val="sv-SE"/>
        </w:rPr>
        <w:t>Ann Rev Mar Sci</w:t>
      </w:r>
      <w:r w:rsidRPr="00E528F2">
        <w:rPr>
          <w:lang w:val="sv-SE"/>
        </w:rPr>
        <w:t>, 8, 217–241.</w:t>
      </w:r>
    </w:p>
    <w:p w14:paraId="5B4A33FA" w14:textId="77777777" w:rsidR="00731E5B" w:rsidRPr="00731E5B" w:rsidRDefault="00731E5B" w:rsidP="00731E5B">
      <w:pPr>
        <w:pStyle w:val="Bibliography"/>
        <w:rPr>
          <w:lang w:val="en-GB"/>
        </w:rPr>
      </w:pPr>
      <w:r w:rsidRPr="00E528F2">
        <w:rPr>
          <w:lang w:val="sv-SE"/>
        </w:rPr>
        <w:t xml:space="preserve">Andersen, K.H. &amp; Beyer, J.E. (2006). </w:t>
      </w:r>
      <w:r w:rsidRPr="00731E5B">
        <w:rPr>
          <w:lang w:val="en-GB"/>
        </w:rPr>
        <w:t xml:space="preserve">Asymptotic Size Determines Species Abundance in the Marine Size Spectrum. </w:t>
      </w:r>
      <w:r w:rsidRPr="00731E5B">
        <w:rPr>
          <w:i/>
          <w:iCs/>
          <w:lang w:val="en-GB"/>
        </w:rPr>
        <w:t>The American Naturalist</w:t>
      </w:r>
      <w:r w:rsidRPr="00731E5B">
        <w:rPr>
          <w:lang w:val="en-GB"/>
        </w:rPr>
        <w:t>, 168, 8.</w:t>
      </w:r>
    </w:p>
    <w:p w14:paraId="48B8D509" w14:textId="77777777" w:rsidR="00731E5B" w:rsidRPr="00731E5B" w:rsidRDefault="00731E5B" w:rsidP="00731E5B">
      <w:pPr>
        <w:pStyle w:val="Bibliography"/>
        <w:rPr>
          <w:lang w:val="en-GB"/>
        </w:rPr>
      </w:pPr>
      <w:r w:rsidRPr="00731E5B">
        <w:rPr>
          <w:lang w:val="en-GB"/>
        </w:rPr>
        <w:t xml:space="preserve">Andersen, K.H. &amp; Beyer, J.E. (2015). Size structure, not metabolic scaling rules, determines fisheries reference points. </w:t>
      </w:r>
      <w:r w:rsidRPr="00731E5B">
        <w:rPr>
          <w:i/>
          <w:iCs/>
          <w:lang w:val="en-GB"/>
        </w:rPr>
        <w:t>Fish Fish</w:t>
      </w:r>
      <w:r w:rsidRPr="00731E5B">
        <w:rPr>
          <w:lang w:val="en-GB"/>
        </w:rPr>
        <w:t>, 16, 1–22.</w:t>
      </w:r>
    </w:p>
    <w:p w14:paraId="75D1A497" w14:textId="77777777" w:rsidR="00731E5B" w:rsidRPr="00731E5B" w:rsidRDefault="00731E5B" w:rsidP="00731E5B">
      <w:pPr>
        <w:pStyle w:val="Bibliography"/>
        <w:rPr>
          <w:lang w:val="en-GB"/>
        </w:rPr>
      </w:pPr>
      <w:r w:rsidRPr="00731E5B">
        <w:rPr>
          <w:lang w:val="en-GB"/>
        </w:rPr>
        <w:t xml:space="preserve">Andersen, K.Haste., Jacobsen, N.S., Life, O., Resources, A., Castle, C., Security, G.F., </w:t>
      </w:r>
      <w:r w:rsidRPr="00731E5B">
        <w:rPr>
          <w:i/>
          <w:iCs/>
          <w:lang w:val="en-GB"/>
        </w:rPr>
        <w:t>et al.</w:t>
      </w:r>
      <w:r w:rsidRPr="00731E5B">
        <w:rPr>
          <w:lang w:val="en-GB"/>
        </w:rPr>
        <w:t xml:space="preserve"> (2016b). The theoretical foundations for size spectrum models of fish communities. </w:t>
      </w:r>
      <w:r w:rsidRPr="00731E5B">
        <w:rPr>
          <w:i/>
          <w:iCs/>
          <w:lang w:val="en-GB"/>
        </w:rPr>
        <w:t>Canadian Journal of Fisheries and Aquatic Sciences</w:t>
      </w:r>
      <w:r w:rsidRPr="00731E5B">
        <w:rPr>
          <w:lang w:val="en-GB"/>
        </w:rPr>
        <w:t>, 73, 1–47.</w:t>
      </w:r>
    </w:p>
    <w:p w14:paraId="06A42B65" w14:textId="77777777" w:rsidR="00731E5B" w:rsidRPr="00731E5B" w:rsidRDefault="00731E5B" w:rsidP="00731E5B">
      <w:pPr>
        <w:pStyle w:val="Bibliography"/>
        <w:rPr>
          <w:lang w:val="en-GB"/>
        </w:rPr>
      </w:pPr>
      <w:r w:rsidRPr="00731E5B">
        <w:rPr>
          <w:lang w:val="en-GB"/>
        </w:rPr>
        <w:t xml:space="preserve">Andersen, K.Haste. &amp; Pedersen, M. (2009). Damped trophic cascades driven by fishing in model marine ecosystems. </w:t>
      </w:r>
      <w:r w:rsidRPr="00731E5B">
        <w:rPr>
          <w:i/>
          <w:iCs/>
          <w:lang w:val="en-GB"/>
        </w:rPr>
        <w:t>Proceedings of the Royal Society of London B: Biological Sciences</w:t>
      </w:r>
      <w:r w:rsidRPr="00731E5B">
        <w:rPr>
          <w:lang w:val="en-GB"/>
        </w:rPr>
        <w:t>, 277, 795–802.</w:t>
      </w:r>
    </w:p>
    <w:p w14:paraId="632182F4" w14:textId="77777777" w:rsidR="00731E5B" w:rsidRPr="00731E5B" w:rsidRDefault="00731E5B" w:rsidP="00731E5B">
      <w:pPr>
        <w:pStyle w:val="Bibliography"/>
        <w:rPr>
          <w:lang w:val="en-GB"/>
        </w:rPr>
      </w:pPr>
      <w:r w:rsidRPr="00731E5B">
        <w:rPr>
          <w:lang w:val="en-GB"/>
        </w:rPr>
        <w:t xml:space="preserve">Atkinson, D. (1994). Temperature and Organism Size—A Biological Law for Ectotherms? In: </w:t>
      </w:r>
      <w:r w:rsidRPr="00731E5B">
        <w:rPr>
          <w:i/>
          <w:iCs/>
          <w:lang w:val="en-GB"/>
        </w:rPr>
        <w:t>Advances in Ecological Research</w:t>
      </w:r>
      <w:r w:rsidRPr="00731E5B">
        <w:rPr>
          <w:lang w:val="en-GB"/>
        </w:rPr>
        <w:t>. Elsevier, pp. 1–58.</w:t>
      </w:r>
    </w:p>
    <w:p w14:paraId="17A9AC80" w14:textId="77777777" w:rsidR="00731E5B" w:rsidRPr="00731E5B" w:rsidRDefault="00731E5B" w:rsidP="00731E5B">
      <w:pPr>
        <w:pStyle w:val="Bibliography"/>
        <w:rPr>
          <w:lang w:val="en-GB"/>
        </w:rPr>
      </w:pPr>
      <w:r w:rsidRPr="00731E5B">
        <w:rPr>
          <w:lang w:val="en-GB"/>
        </w:rPr>
        <w:t xml:space="preserve">Audzijonyte, A., Barneche, D.R., Baudron, A.R., Belmaker, J., Clark, T.D., Marshall, C.T., </w:t>
      </w:r>
      <w:r w:rsidRPr="00731E5B">
        <w:rPr>
          <w:i/>
          <w:iCs/>
          <w:lang w:val="en-GB"/>
        </w:rPr>
        <w:t>et al.</w:t>
      </w:r>
      <w:r w:rsidRPr="00731E5B">
        <w:rPr>
          <w:lang w:val="en-GB"/>
        </w:rPr>
        <w:t xml:space="preserve"> (2018). Is oxygen limitation in warming waters a valid mechanism to explain decreased body sizes in aquatic ectotherms? </w:t>
      </w:r>
      <w:r w:rsidRPr="00731E5B">
        <w:rPr>
          <w:i/>
          <w:iCs/>
          <w:lang w:val="en-GB"/>
        </w:rPr>
        <w:t>Global Ecology and Biogeography</w:t>
      </w:r>
      <w:r w:rsidRPr="00731E5B">
        <w:rPr>
          <w:lang w:val="en-GB"/>
        </w:rPr>
        <w:t>.</w:t>
      </w:r>
    </w:p>
    <w:p w14:paraId="634B6684" w14:textId="77777777" w:rsidR="00731E5B" w:rsidRPr="00731E5B" w:rsidRDefault="00731E5B" w:rsidP="00731E5B">
      <w:pPr>
        <w:pStyle w:val="Bibliography"/>
        <w:rPr>
          <w:lang w:val="en-GB"/>
        </w:rPr>
      </w:pPr>
      <w:r w:rsidRPr="00731E5B">
        <w:rPr>
          <w:lang w:val="en-GB"/>
        </w:rPr>
        <w:t xml:space="preserve">Audzijonyte, A., Kuparinen, A., Gorton, R. &amp; Fulton, E.A. (2013). Ecological consequences of body size decline in harvested fish species: positive feedback loops in trophic interactions amplify human impact. </w:t>
      </w:r>
      <w:r w:rsidRPr="00731E5B">
        <w:rPr>
          <w:i/>
          <w:iCs/>
          <w:lang w:val="en-GB"/>
        </w:rPr>
        <w:t>Biology Letters</w:t>
      </w:r>
      <w:r w:rsidRPr="00731E5B">
        <w:rPr>
          <w:lang w:val="en-GB"/>
        </w:rPr>
        <w:t>, 9, 20121103.</w:t>
      </w:r>
    </w:p>
    <w:p w14:paraId="5EA8C2BF" w14:textId="77777777" w:rsidR="00731E5B" w:rsidRPr="00731E5B" w:rsidRDefault="00731E5B" w:rsidP="00731E5B">
      <w:pPr>
        <w:pStyle w:val="Bibliography"/>
        <w:rPr>
          <w:lang w:val="en-GB"/>
        </w:rPr>
      </w:pPr>
      <w:r w:rsidRPr="00731E5B">
        <w:rPr>
          <w:lang w:val="en-GB"/>
        </w:rPr>
        <w:t xml:space="preserve">Barange, M., Merino, G., Blanchard, J.L., Scholtens, J., Harle, J., Allison, E.H., </w:t>
      </w:r>
      <w:r w:rsidRPr="00731E5B">
        <w:rPr>
          <w:i/>
          <w:iCs/>
          <w:lang w:val="en-GB"/>
        </w:rPr>
        <w:t>et al.</w:t>
      </w:r>
      <w:r w:rsidRPr="00731E5B">
        <w:rPr>
          <w:lang w:val="en-GB"/>
        </w:rPr>
        <w:t xml:space="preserve"> (2014). Impacts of climate change on marine ecosystem production in societies dependent on fisheries. </w:t>
      </w:r>
      <w:r w:rsidRPr="00731E5B">
        <w:rPr>
          <w:i/>
          <w:iCs/>
          <w:lang w:val="en-GB"/>
        </w:rPr>
        <w:t>Nature Clim Change</w:t>
      </w:r>
      <w:r w:rsidRPr="00731E5B">
        <w:rPr>
          <w:lang w:val="en-GB"/>
        </w:rPr>
        <w:t>, 4, 211–216.</w:t>
      </w:r>
    </w:p>
    <w:p w14:paraId="0B440FB4" w14:textId="77777777" w:rsidR="00731E5B" w:rsidRPr="00731E5B" w:rsidRDefault="00731E5B" w:rsidP="00731E5B">
      <w:pPr>
        <w:pStyle w:val="Bibliography"/>
        <w:rPr>
          <w:lang w:val="en-GB"/>
        </w:rPr>
      </w:pPr>
      <w:r w:rsidRPr="00731E5B">
        <w:rPr>
          <w:lang w:val="en-GB"/>
        </w:rPr>
        <w:t xml:space="preserve">Barneche, D.R., Jahn, M. &amp; Seebacher, F. (2019). Warming increases the cost of growth in a model vertebrate. </w:t>
      </w:r>
      <w:r w:rsidRPr="00731E5B">
        <w:rPr>
          <w:i/>
          <w:iCs/>
          <w:lang w:val="en-GB"/>
        </w:rPr>
        <w:t>Functional Ecology</w:t>
      </w:r>
      <w:r w:rsidRPr="00731E5B">
        <w:rPr>
          <w:lang w:val="en-GB"/>
        </w:rPr>
        <w:t>, 33, 1256–1266.</w:t>
      </w:r>
    </w:p>
    <w:p w14:paraId="4D1B1899" w14:textId="77777777" w:rsidR="00731E5B" w:rsidRPr="00E528F2" w:rsidRDefault="00731E5B" w:rsidP="00731E5B">
      <w:pPr>
        <w:pStyle w:val="Bibliography"/>
        <w:rPr>
          <w:lang w:val="sv-SE"/>
        </w:rPr>
      </w:pPr>
      <w:r w:rsidRPr="00731E5B">
        <w:rPr>
          <w:lang w:val="en-GB"/>
        </w:rPr>
        <w:lastRenderedPageBreak/>
        <w:t xml:space="preserve">Barnes, C., Irigoien, X., De Oliveira, J.A.A., Maxwell, D. &amp; Jennings, S. (2011). Predicting marine phytoplankton community size structure from empirical relationships with remotely sensed variables. </w:t>
      </w:r>
      <w:r w:rsidRPr="00E528F2">
        <w:rPr>
          <w:i/>
          <w:iCs/>
          <w:lang w:val="sv-SE"/>
        </w:rPr>
        <w:t>J Plankton Res</w:t>
      </w:r>
      <w:r w:rsidRPr="00E528F2">
        <w:rPr>
          <w:lang w:val="sv-SE"/>
        </w:rPr>
        <w:t>, 33, 13–24.</w:t>
      </w:r>
    </w:p>
    <w:p w14:paraId="238B85DE" w14:textId="77777777" w:rsidR="00731E5B" w:rsidRPr="00731E5B" w:rsidRDefault="00731E5B" w:rsidP="00731E5B">
      <w:pPr>
        <w:pStyle w:val="Bibliography"/>
        <w:rPr>
          <w:lang w:val="en-GB"/>
        </w:rPr>
      </w:pPr>
      <w:r w:rsidRPr="00E528F2">
        <w:rPr>
          <w:lang w:val="sv-SE"/>
        </w:rPr>
        <w:t xml:space="preserve">Bartolino, V., Margonski, P., Lindegren, M., Linderholm, H.W., Cardinale, M., Rayner, D., </w:t>
      </w:r>
      <w:r w:rsidRPr="00E528F2">
        <w:rPr>
          <w:i/>
          <w:iCs/>
          <w:lang w:val="sv-SE"/>
        </w:rPr>
        <w:t>et al.</w:t>
      </w:r>
      <w:r w:rsidRPr="00E528F2">
        <w:rPr>
          <w:lang w:val="sv-SE"/>
        </w:rPr>
        <w:t xml:space="preserve"> </w:t>
      </w:r>
      <w:r w:rsidRPr="00731E5B">
        <w:rPr>
          <w:lang w:val="en-GB"/>
        </w:rPr>
        <w:t xml:space="preserve">(2014). Forecasting fish stock dynamics under climate change: Baltic herring (Clupea harengus) as a case study. </w:t>
      </w:r>
      <w:r w:rsidRPr="00731E5B">
        <w:rPr>
          <w:i/>
          <w:iCs/>
          <w:lang w:val="en-GB"/>
        </w:rPr>
        <w:t>Fisheries Oceanography</w:t>
      </w:r>
      <w:r w:rsidRPr="00731E5B">
        <w:rPr>
          <w:lang w:val="en-GB"/>
        </w:rPr>
        <w:t>, 23, 258–269.</w:t>
      </w:r>
    </w:p>
    <w:p w14:paraId="3A9B58C9" w14:textId="77777777" w:rsidR="00731E5B" w:rsidRPr="00731E5B" w:rsidRDefault="00731E5B" w:rsidP="00731E5B">
      <w:pPr>
        <w:pStyle w:val="Bibliography"/>
        <w:rPr>
          <w:lang w:val="en-GB"/>
        </w:rPr>
      </w:pPr>
      <w:r w:rsidRPr="00731E5B">
        <w:rPr>
          <w:lang w:val="en-GB"/>
        </w:rPr>
        <w:t xml:space="preserve">Baudron, A.R., Needle, C.L., Rijnsdorp, A.D. &amp; Marshall, C.T. (2014). Warming temperatures and smaller body sizes: synchronous changes in growth of North Sea fishes. </w:t>
      </w:r>
      <w:r w:rsidRPr="00731E5B">
        <w:rPr>
          <w:i/>
          <w:iCs/>
          <w:lang w:val="en-GB"/>
        </w:rPr>
        <w:t>Global Change Biology</w:t>
      </w:r>
      <w:r w:rsidRPr="00731E5B">
        <w:rPr>
          <w:lang w:val="en-GB"/>
        </w:rPr>
        <w:t>, 20, 1023–1031.</w:t>
      </w:r>
    </w:p>
    <w:p w14:paraId="74A9E744" w14:textId="77777777" w:rsidR="00731E5B" w:rsidRPr="00731E5B" w:rsidRDefault="00731E5B" w:rsidP="00731E5B">
      <w:pPr>
        <w:pStyle w:val="Bibliography"/>
        <w:rPr>
          <w:lang w:val="en-GB"/>
        </w:rPr>
      </w:pPr>
      <w:r w:rsidRPr="00731E5B">
        <w:rPr>
          <w:lang w:val="en-GB"/>
        </w:rPr>
        <w:t xml:space="preserve">Belkin, I.M. (2009). Rapid warming of large marine ecosystems. </w:t>
      </w:r>
      <w:r w:rsidRPr="00731E5B">
        <w:rPr>
          <w:i/>
          <w:iCs/>
          <w:lang w:val="en-GB"/>
        </w:rPr>
        <w:t>Progress in Oceanography</w:t>
      </w:r>
      <w:r w:rsidRPr="00731E5B">
        <w:rPr>
          <w:lang w:val="en-GB"/>
        </w:rPr>
        <w:t>, 81, 207–213.</w:t>
      </w:r>
    </w:p>
    <w:p w14:paraId="351A0A26" w14:textId="77777777" w:rsidR="00731E5B" w:rsidRPr="00731E5B" w:rsidRDefault="00731E5B" w:rsidP="00731E5B">
      <w:pPr>
        <w:pStyle w:val="Bibliography"/>
        <w:rPr>
          <w:lang w:val="en-GB"/>
        </w:rPr>
      </w:pPr>
      <w:r w:rsidRPr="00731E5B">
        <w:rPr>
          <w:lang w:val="en-GB"/>
        </w:rPr>
        <w:t xml:space="preserve">Bernhardt, J.R., Sunday, J.M. &amp; O’Connor, M.I. (2018). Metabolic Theory and the Temperature-Size Rule Explain the Temperature Dependence of Population Carrying Capacity. </w:t>
      </w:r>
      <w:r w:rsidRPr="00731E5B">
        <w:rPr>
          <w:i/>
          <w:iCs/>
          <w:lang w:val="en-GB"/>
        </w:rPr>
        <w:t>The American Naturalist</w:t>
      </w:r>
      <w:r w:rsidRPr="00731E5B">
        <w:rPr>
          <w:lang w:val="en-GB"/>
        </w:rPr>
        <w:t>, 192, 687–697.</w:t>
      </w:r>
    </w:p>
    <w:p w14:paraId="430423C1" w14:textId="77777777" w:rsidR="00731E5B" w:rsidRPr="00731E5B" w:rsidRDefault="00731E5B" w:rsidP="00731E5B">
      <w:pPr>
        <w:pStyle w:val="Bibliography"/>
        <w:rPr>
          <w:lang w:val="en-GB"/>
        </w:rPr>
      </w:pPr>
      <w:r w:rsidRPr="00731E5B">
        <w:rPr>
          <w:lang w:val="en-GB"/>
        </w:rPr>
        <w:t xml:space="preserve">Björnsson, B. (2001). Optimal temperature for growth and feed conversion of immature cod (Gadus morhua L.). </w:t>
      </w:r>
      <w:r w:rsidRPr="00731E5B">
        <w:rPr>
          <w:i/>
          <w:iCs/>
          <w:lang w:val="en-GB"/>
        </w:rPr>
        <w:t>ICES Journal of Marine Science</w:t>
      </w:r>
      <w:r w:rsidRPr="00731E5B">
        <w:rPr>
          <w:lang w:val="en-GB"/>
        </w:rPr>
        <w:t>, 58, 29–38.</w:t>
      </w:r>
    </w:p>
    <w:p w14:paraId="10DC75B0" w14:textId="77777777" w:rsidR="00731E5B" w:rsidRPr="00731E5B" w:rsidRDefault="00731E5B" w:rsidP="00731E5B">
      <w:pPr>
        <w:pStyle w:val="Bibliography"/>
        <w:rPr>
          <w:lang w:val="en-GB"/>
        </w:rPr>
      </w:pPr>
      <w:r w:rsidRPr="00731E5B">
        <w:rPr>
          <w:lang w:val="en-GB"/>
        </w:rPr>
        <w:t xml:space="preserve">Blanchard, J.L., Andersen, K.H., Scott, F., Hintzen, N.T., Piet, G. &amp; Jennings, S. (2014). Evaluating targets and trade-offs among fisheries and conservation objectives using a multispecies size spectrum model. </w:t>
      </w:r>
      <w:r w:rsidRPr="00731E5B">
        <w:rPr>
          <w:i/>
          <w:iCs/>
          <w:lang w:val="en-GB"/>
        </w:rPr>
        <w:t>Journal of Applied Ecology</w:t>
      </w:r>
      <w:r w:rsidRPr="00731E5B">
        <w:rPr>
          <w:lang w:val="en-GB"/>
        </w:rPr>
        <w:t>, 51, 612–622.</w:t>
      </w:r>
    </w:p>
    <w:p w14:paraId="749B9ADB" w14:textId="77777777" w:rsidR="00731E5B" w:rsidRPr="00731E5B" w:rsidRDefault="00731E5B" w:rsidP="00731E5B">
      <w:pPr>
        <w:pStyle w:val="Bibliography"/>
        <w:rPr>
          <w:lang w:val="en-GB"/>
        </w:rPr>
      </w:pPr>
      <w:r w:rsidRPr="00731E5B">
        <w:rPr>
          <w:lang w:val="en-GB"/>
        </w:rPr>
        <w:t xml:space="preserve">Blanchard, J.L., Heneghan, R.F., Everett, J.D., Trebilco, R. &amp; Richardson, A.J. (2017). From Bacteria to Whales: Using Functional Size Spectra to Model Marine Ecosystems. </w:t>
      </w:r>
      <w:r w:rsidRPr="00731E5B">
        <w:rPr>
          <w:i/>
          <w:iCs/>
          <w:lang w:val="en-GB"/>
        </w:rPr>
        <w:t>Trends in Ecology &amp; Evolution</w:t>
      </w:r>
      <w:r w:rsidRPr="00731E5B">
        <w:rPr>
          <w:lang w:val="en-GB"/>
        </w:rPr>
        <w:t>, 32, 174–186.</w:t>
      </w:r>
    </w:p>
    <w:p w14:paraId="1090AD10" w14:textId="77777777" w:rsidR="00731E5B" w:rsidRPr="00731E5B" w:rsidRDefault="00731E5B" w:rsidP="00731E5B">
      <w:pPr>
        <w:pStyle w:val="Bibliography"/>
        <w:rPr>
          <w:lang w:val="en-GB"/>
        </w:rPr>
      </w:pPr>
      <w:r w:rsidRPr="00731E5B">
        <w:rPr>
          <w:lang w:val="en-GB"/>
        </w:rPr>
        <w:t xml:space="preserve">Blanchard, J.L., Jennings, S., Holmes, R., Harle, J., Merino, G., Allen, J.I., </w:t>
      </w:r>
      <w:r w:rsidRPr="00731E5B">
        <w:rPr>
          <w:i/>
          <w:iCs/>
          <w:lang w:val="en-GB"/>
        </w:rPr>
        <w:t>et al.</w:t>
      </w:r>
      <w:r w:rsidRPr="00731E5B">
        <w:rPr>
          <w:lang w:val="en-GB"/>
        </w:rPr>
        <w:t xml:space="preserve"> (2012). Potential consequences of climate change for primary production and fish production in large marine ecosystems. </w:t>
      </w:r>
      <w:r w:rsidRPr="00731E5B">
        <w:rPr>
          <w:i/>
          <w:iCs/>
          <w:lang w:val="en-GB"/>
        </w:rPr>
        <w:t>Philosophical Transactions of the Royal Society of London, Series B: Biological Sciences</w:t>
      </w:r>
      <w:r w:rsidRPr="00731E5B">
        <w:rPr>
          <w:lang w:val="en-GB"/>
        </w:rPr>
        <w:t>, 367, 2979–2989.</w:t>
      </w:r>
    </w:p>
    <w:p w14:paraId="194BE8B3" w14:textId="77777777" w:rsidR="00731E5B" w:rsidRPr="00731E5B" w:rsidRDefault="00731E5B" w:rsidP="00731E5B">
      <w:pPr>
        <w:pStyle w:val="Bibliography"/>
        <w:rPr>
          <w:lang w:val="en-GB"/>
        </w:rPr>
      </w:pPr>
      <w:r w:rsidRPr="00731E5B">
        <w:rPr>
          <w:lang w:val="en-GB"/>
        </w:rPr>
        <w:t xml:space="preserve">Brett, J.R., Shelbourn, J.E. &amp; Shoop, C.T. (1969). Growth Rate and Body Composition of Fingerling Sockeye Salmon, Oncorhynchus nerka, in relation to Temperature and Ration Size. </w:t>
      </w:r>
      <w:r w:rsidRPr="00731E5B">
        <w:rPr>
          <w:i/>
          <w:iCs/>
          <w:lang w:val="en-GB"/>
        </w:rPr>
        <w:t>J. Fish. Res. Bd. Can.</w:t>
      </w:r>
      <w:r w:rsidRPr="00731E5B">
        <w:rPr>
          <w:lang w:val="en-GB"/>
        </w:rPr>
        <w:t>, 26, 2363–2394.</w:t>
      </w:r>
    </w:p>
    <w:p w14:paraId="102AE31D" w14:textId="77777777" w:rsidR="00731E5B" w:rsidRPr="00731E5B" w:rsidRDefault="00731E5B" w:rsidP="00731E5B">
      <w:pPr>
        <w:pStyle w:val="Bibliography"/>
        <w:rPr>
          <w:lang w:val="en-GB"/>
        </w:rPr>
      </w:pPr>
      <w:r w:rsidRPr="00731E5B">
        <w:rPr>
          <w:lang w:val="en-GB"/>
        </w:rPr>
        <w:t xml:space="preserve">Brown, J.H., Gillooly, J.F., Allen, A.P., Savage, V.M. &amp; West, G.B. (2004a). Toward a metabolic theory of ecology. </w:t>
      </w:r>
      <w:r w:rsidRPr="00731E5B">
        <w:rPr>
          <w:i/>
          <w:iCs/>
          <w:lang w:val="en-GB"/>
        </w:rPr>
        <w:t>Ecology</w:t>
      </w:r>
      <w:r w:rsidRPr="00731E5B">
        <w:rPr>
          <w:lang w:val="en-GB"/>
        </w:rPr>
        <w:t>, 85, 1771–1789.</w:t>
      </w:r>
    </w:p>
    <w:p w14:paraId="585778F8" w14:textId="77777777" w:rsidR="00731E5B" w:rsidRPr="00731E5B" w:rsidRDefault="00731E5B" w:rsidP="00731E5B">
      <w:pPr>
        <w:pStyle w:val="Bibliography"/>
        <w:rPr>
          <w:lang w:val="en-GB"/>
        </w:rPr>
      </w:pPr>
      <w:r w:rsidRPr="00731E5B">
        <w:rPr>
          <w:lang w:val="en-GB"/>
        </w:rPr>
        <w:t xml:space="preserve">Brown, J.H., Gillooly, J.F., Allen, A.P., Savage, V.M. &amp; West, G.B. (2004b). Toward a metabolic theory of ecology. </w:t>
      </w:r>
      <w:r w:rsidRPr="00731E5B">
        <w:rPr>
          <w:i/>
          <w:iCs/>
          <w:lang w:val="en-GB"/>
        </w:rPr>
        <w:t>Ecology</w:t>
      </w:r>
      <w:r w:rsidRPr="00731E5B">
        <w:rPr>
          <w:lang w:val="en-GB"/>
        </w:rPr>
        <w:t>, 85, 1771–1789.</w:t>
      </w:r>
    </w:p>
    <w:p w14:paraId="2EC8AD18" w14:textId="77777777" w:rsidR="00731E5B" w:rsidRPr="00731E5B" w:rsidRDefault="00731E5B" w:rsidP="00731E5B">
      <w:pPr>
        <w:pStyle w:val="Bibliography"/>
        <w:rPr>
          <w:lang w:val="en-GB"/>
        </w:rPr>
      </w:pPr>
      <w:r w:rsidRPr="00731E5B">
        <w:rPr>
          <w:lang w:val="en-GB"/>
        </w:rPr>
        <w:t xml:space="preserve">Byrd, R.H., Lu, Peihuang., Nocedal, Jorge. &amp; Zhu, Ciyou. (1995). A Limited Memory Algorithm for Bound Constrained Optimization. </w:t>
      </w:r>
      <w:r w:rsidRPr="00731E5B">
        <w:rPr>
          <w:i/>
          <w:iCs/>
          <w:lang w:val="en-GB"/>
        </w:rPr>
        <w:t>SIAM J. Sci. Comput.</w:t>
      </w:r>
      <w:r w:rsidRPr="00731E5B">
        <w:rPr>
          <w:lang w:val="en-GB"/>
        </w:rPr>
        <w:t>, 16, 1190–1208.</w:t>
      </w:r>
    </w:p>
    <w:p w14:paraId="63A533E1" w14:textId="77777777" w:rsidR="00731E5B" w:rsidRPr="00731E5B" w:rsidRDefault="00731E5B" w:rsidP="00731E5B">
      <w:pPr>
        <w:pStyle w:val="Bibliography"/>
        <w:rPr>
          <w:lang w:val="en-GB"/>
        </w:rPr>
      </w:pPr>
      <w:r w:rsidRPr="00731E5B">
        <w:rPr>
          <w:lang w:val="en-GB"/>
        </w:rPr>
        <w:t xml:space="preserve">Canales, T.M., Law, R. &amp; Blanchard, J.L. (2016). Shifts in plankton size spectra modulate growth and coexistence of anchovy and sardine in upwelling systems. </w:t>
      </w:r>
      <w:r w:rsidRPr="00731E5B">
        <w:rPr>
          <w:i/>
          <w:iCs/>
          <w:lang w:val="en-GB"/>
        </w:rPr>
        <w:t>Canadian Journal of Fisheries and Aquatic Sciences</w:t>
      </w:r>
      <w:r w:rsidRPr="00731E5B">
        <w:rPr>
          <w:lang w:val="en-GB"/>
        </w:rPr>
        <w:t>, 73, 611–621.</w:t>
      </w:r>
    </w:p>
    <w:p w14:paraId="53C4277D" w14:textId="77777777" w:rsidR="00731E5B" w:rsidRPr="00731E5B" w:rsidRDefault="00731E5B" w:rsidP="00731E5B">
      <w:pPr>
        <w:pStyle w:val="Bibliography"/>
        <w:rPr>
          <w:lang w:val="en-GB"/>
        </w:rPr>
      </w:pPr>
      <w:r w:rsidRPr="00731E5B">
        <w:rPr>
          <w:lang w:val="en-GB"/>
        </w:rPr>
        <w:t xml:space="preserve">Casini, M., Hjelm, J., Molinero, J.-C., Lövgren, J., Cardinale, M., Bartolino, V., </w:t>
      </w:r>
      <w:r w:rsidRPr="00731E5B">
        <w:rPr>
          <w:i/>
          <w:iCs/>
          <w:lang w:val="en-GB"/>
        </w:rPr>
        <w:t>et al.</w:t>
      </w:r>
      <w:r w:rsidRPr="00731E5B">
        <w:rPr>
          <w:lang w:val="en-GB"/>
        </w:rPr>
        <w:t xml:space="preserve"> (2009). Trophic cascades promote threshold-like shifts in pelagic marine ecosystems. </w:t>
      </w:r>
      <w:r w:rsidRPr="00731E5B">
        <w:rPr>
          <w:i/>
          <w:iCs/>
          <w:lang w:val="en-GB"/>
        </w:rPr>
        <w:t>Proceedings of the National Academy of Sciences, USA</w:t>
      </w:r>
      <w:r w:rsidRPr="00731E5B">
        <w:rPr>
          <w:lang w:val="en-GB"/>
        </w:rPr>
        <w:t>, 106, 197–202.</w:t>
      </w:r>
    </w:p>
    <w:p w14:paraId="272BBDB4" w14:textId="77777777" w:rsidR="00731E5B" w:rsidRPr="00731E5B" w:rsidRDefault="00731E5B" w:rsidP="00731E5B">
      <w:pPr>
        <w:pStyle w:val="Bibliography"/>
        <w:rPr>
          <w:lang w:val="en-GB"/>
        </w:rPr>
      </w:pPr>
      <w:r w:rsidRPr="00731E5B">
        <w:rPr>
          <w:lang w:val="en-GB"/>
        </w:rPr>
        <w:t xml:space="preserve">Casini, M., Käll, F., Hansson, M., Plikshs, M., Baranova, T., Karlsson, O., </w:t>
      </w:r>
      <w:r w:rsidRPr="00731E5B">
        <w:rPr>
          <w:i/>
          <w:iCs/>
          <w:lang w:val="en-GB"/>
        </w:rPr>
        <w:t>et al.</w:t>
      </w:r>
      <w:r w:rsidRPr="00731E5B">
        <w:rPr>
          <w:lang w:val="en-GB"/>
        </w:rPr>
        <w:t xml:space="preserve"> (2016). Hypoxic areas, density-dependence and food limitation drive the body condition of a heavily exploited marine fish predator. </w:t>
      </w:r>
      <w:r w:rsidRPr="00731E5B">
        <w:rPr>
          <w:i/>
          <w:iCs/>
          <w:lang w:val="en-GB"/>
        </w:rPr>
        <w:t>Royal Society Open Science</w:t>
      </w:r>
      <w:r w:rsidRPr="00731E5B">
        <w:rPr>
          <w:lang w:val="en-GB"/>
        </w:rPr>
        <w:t>, 3, 160416.</w:t>
      </w:r>
    </w:p>
    <w:p w14:paraId="54196D51" w14:textId="77777777" w:rsidR="00731E5B" w:rsidRPr="00731E5B" w:rsidRDefault="00731E5B" w:rsidP="00731E5B">
      <w:pPr>
        <w:pStyle w:val="Bibliography"/>
        <w:rPr>
          <w:lang w:val="en-GB"/>
        </w:rPr>
      </w:pPr>
      <w:r w:rsidRPr="00731E5B">
        <w:rPr>
          <w:lang w:val="en-GB"/>
        </w:rPr>
        <w:t xml:space="preserve">Certain, G., Barraquand, F. &amp; Gårdmark, A. (2018). How do MAR(1) models cope with hidden nonlinearities in ecological dynamics? </w:t>
      </w:r>
      <w:r w:rsidRPr="00731E5B">
        <w:rPr>
          <w:i/>
          <w:iCs/>
          <w:lang w:val="en-GB"/>
        </w:rPr>
        <w:t>Methods in Ecology and Evolution</w:t>
      </w:r>
      <w:r w:rsidRPr="00731E5B">
        <w:rPr>
          <w:lang w:val="en-GB"/>
        </w:rPr>
        <w:t>, 9, 1975–1995.</w:t>
      </w:r>
    </w:p>
    <w:p w14:paraId="6E83AED7" w14:textId="77777777" w:rsidR="00731E5B" w:rsidRPr="00731E5B" w:rsidRDefault="00731E5B" w:rsidP="00731E5B">
      <w:pPr>
        <w:pStyle w:val="Bibliography"/>
        <w:rPr>
          <w:lang w:val="en-GB"/>
        </w:rPr>
      </w:pPr>
      <w:r w:rsidRPr="00731E5B">
        <w:rPr>
          <w:lang w:val="en-GB"/>
        </w:rPr>
        <w:lastRenderedPageBreak/>
        <w:t xml:space="preserve">Cheung, W.W.L., Sarmiento, J.L., Dunne, J., Frölicher, T.L., Lam, V.W.Y., Deng Palomares, M.L., </w:t>
      </w:r>
      <w:r w:rsidRPr="00731E5B">
        <w:rPr>
          <w:i/>
          <w:iCs/>
          <w:lang w:val="en-GB"/>
        </w:rPr>
        <w:t>et al.</w:t>
      </w:r>
      <w:r w:rsidRPr="00731E5B">
        <w:rPr>
          <w:lang w:val="en-GB"/>
        </w:rPr>
        <w:t xml:space="preserve"> (2013). Shrinking of fishes exacerbates impacts of global ocean changes on marine ecosystems. </w:t>
      </w:r>
      <w:r w:rsidRPr="00731E5B">
        <w:rPr>
          <w:i/>
          <w:iCs/>
          <w:lang w:val="en-GB"/>
        </w:rPr>
        <w:t>Nature Climate Change</w:t>
      </w:r>
      <w:r w:rsidRPr="00731E5B">
        <w:rPr>
          <w:lang w:val="en-GB"/>
        </w:rPr>
        <w:t>, 3, 254–258.</w:t>
      </w:r>
    </w:p>
    <w:p w14:paraId="4CD755F5" w14:textId="77777777" w:rsidR="00731E5B" w:rsidRPr="00731E5B" w:rsidRDefault="00731E5B" w:rsidP="00731E5B">
      <w:pPr>
        <w:pStyle w:val="Bibliography"/>
        <w:rPr>
          <w:lang w:val="en-GB"/>
        </w:rPr>
      </w:pPr>
      <w:r w:rsidRPr="00731E5B">
        <w:rPr>
          <w:lang w:val="en-GB"/>
        </w:rPr>
        <w:t xml:space="preserve">Clarke, A. &amp; Johnston, N.M. (1999). Scaling of metabolic rate with body mass and temperature in teleost fish. </w:t>
      </w:r>
      <w:r w:rsidRPr="00731E5B">
        <w:rPr>
          <w:i/>
          <w:iCs/>
          <w:lang w:val="en-GB"/>
        </w:rPr>
        <w:t>Journal of Animal Ecology</w:t>
      </w:r>
      <w:r w:rsidRPr="00731E5B">
        <w:rPr>
          <w:lang w:val="en-GB"/>
        </w:rPr>
        <w:t>, 68, 893–905.</w:t>
      </w:r>
    </w:p>
    <w:p w14:paraId="7C09688C" w14:textId="77777777" w:rsidR="00731E5B" w:rsidRPr="00731E5B" w:rsidRDefault="00731E5B" w:rsidP="00731E5B">
      <w:pPr>
        <w:pStyle w:val="Bibliography"/>
        <w:rPr>
          <w:lang w:val="en-GB"/>
        </w:rPr>
      </w:pPr>
      <w:r w:rsidRPr="00731E5B">
        <w:rPr>
          <w:lang w:val="en-GB"/>
        </w:rPr>
        <w:t xml:space="preserve">Daufresne, M., Lengfellner, K. &amp; Sommer, U. (2009). Global warming benefits the small in aquatic ecosystems. </w:t>
      </w:r>
      <w:r w:rsidRPr="00731E5B">
        <w:rPr>
          <w:i/>
          <w:iCs/>
          <w:lang w:val="en-GB"/>
        </w:rPr>
        <w:t>Proceedings of the National Academy of Sciences, USA</w:t>
      </w:r>
      <w:r w:rsidRPr="00731E5B">
        <w:rPr>
          <w:lang w:val="en-GB"/>
        </w:rPr>
        <w:t>, 106, 12788–12793.</w:t>
      </w:r>
    </w:p>
    <w:p w14:paraId="0FFCCD2E" w14:textId="77777777" w:rsidR="00731E5B" w:rsidRPr="00731E5B" w:rsidRDefault="00731E5B" w:rsidP="00731E5B">
      <w:pPr>
        <w:pStyle w:val="Bibliography"/>
        <w:rPr>
          <w:lang w:val="en-GB"/>
        </w:rPr>
      </w:pPr>
      <w:r w:rsidRPr="00731E5B">
        <w:rPr>
          <w:lang w:val="en-GB"/>
        </w:rPr>
        <w:t xml:space="preserve">De Roos, A.M. &amp; Persson, L. (2013). </w:t>
      </w:r>
      <w:r w:rsidRPr="00731E5B">
        <w:rPr>
          <w:i/>
          <w:iCs/>
          <w:lang w:val="en-GB"/>
        </w:rPr>
        <w:t>Population and community ecology of ontogenetic development</w:t>
      </w:r>
      <w:r w:rsidRPr="00731E5B">
        <w:rPr>
          <w:lang w:val="en-GB"/>
        </w:rPr>
        <w:t>. Princeton University Press, Princeton, New Jersey, USA.</w:t>
      </w:r>
    </w:p>
    <w:p w14:paraId="70581D2C" w14:textId="77777777" w:rsidR="00731E5B" w:rsidRPr="00731E5B" w:rsidRDefault="00731E5B" w:rsidP="00731E5B">
      <w:pPr>
        <w:pStyle w:val="Bibliography"/>
        <w:rPr>
          <w:lang w:val="en-GB"/>
        </w:rPr>
      </w:pPr>
      <w:r w:rsidRPr="00731E5B">
        <w:rPr>
          <w:lang w:val="en-GB"/>
        </w:rPr>
        <w:t xml:space="preserve">Dell, A.I., Pawar, S. &amp; Savage, V.M. (2011). Systematic variation in the temperature dependence of physiological and ecological traits. </w:t>
      </w:r>
      <w:r w:rsidRPr="00731E5B">
        <w:rPr>
          <w:i/>
          <w:iCs/>
          <w:lang w:val="en-GB"/>
        </w:rPr>
        <w:t>Proceedings of the National Academy of Sciences</w:t>
      </w:r>
      <w:r w:rsidRPr="00731E5B">
        <w:rPr>
          <w:lang w:val="en-GB"/>
        </w:rPr>
        <w:t>, 108, 10591–10596.</w:t>
      </w:r>
    </w:p>
    <w:p w14:paraId="7F641B6A" w14:textId="77777777" w:rsidR="00731E5B" w:rsidRPr="00731E5B" w:rsidRDefault="00731E5B" w:rsidP="00731E5B">
      <w:pPr>
        <w:pStyle w:val="Bibliography"/>
        <w:rPr>
          <w:lang w:val="en-GB"/>
        </w:rPr>
      </w:pPr>
      <w:r w:rsidRPr="00731E5B">
        <w:rPr>
          <w:lang w:val="en-GB"/>
        </w:rPr>
        <w:t xml:space="preserve">Dieterich, C., Wang, S., Schimanke, S., Gröger, M., Klein, B., Hordoir, R., </w:t>
      </w:r>
      <w:r w:rsidRPr="00731E5B">
        <w:rPr>
          <w:i/>
          <w:iCs/>
          <w:lang w:val="en-GB"/>
        </w:rPr>
        <w:t>et al.</w:t>
      </w:r>
      <w:r w:rsidRPr="00731E5B">
        <w:rPr>
          <w:lang w:val="en-GB"/>
        </w:rPr>
        <w:t xml:space="preserve"> (2019). Surface Heat Budget over the North Sea in Climate Change Simulations. </w:t>
      </w:r>
      <w:r w:rsidRPr="00731E5B">
        <w:rPr>
          <w:i/>
          <w:iCs/>
          <w:lang w:val="en-GB"/>
        </w:rPr>
        <w:t>Atmosphere</w:t>
      </w:r>
      <w:r w:rsidRPr="00731E5B">
        <w:rPr>
          <w:lang w:val="en-GB"/>
        </w:rPr>
        <w:t>, 10, 272.</w:t>
      </w:r>
    </w:p>
    <w:p w14:paraId="3E7CAA38" w14:textId="77777777" w:rsidR="00731E5B" w:rsidRPr="00731E5B" w:rsidRDefault="00731E5B" w:rsidP="00731E5B">
      <w:pPr>
        <w:pStyle w:val="Bibliography"/>
        <w:rPr>
          <w:lang w:val="en-GB"/>
        </w:rPr>
      </w:pPr>
      <w:r w:rsidRPr="00731E5B">
        <w:rPr>
          <w:lang w:val="en-GB"/>
        </w:rPr>
        <w:t xml:space="preserve">Downs, C.J., Hayes, J.P. &amp; Tracy, C.R. (2008). Scaling metabolic rate with body mass and inverse body temperature: A test of the Arrhenius fractal supply model. </w:t>
      </w:r>
      <w:r w:rsidRPr="00731E5B">
        <w:rPr>
          <w:i/>
          <w:iCs/>
          <w:lang w:val="en-GB"/>
        </w:rPr>
        <w:t>Functional Ecology</w:t>
      </w:r>
      <w:r w:rsidRPr="00731E5B">
        <w:rPr>
          <w:lang w:val="en-GB"/>
        </w:rPr>
        <w:t>, 22, 239–244.</w:t>
      </w:r>
    </w:p>
    <w:p w14:paraId="4F9AF1CC" w14:textId="77777777" w:rsidR="00731E5B" w:rsidRPr="00731E5B" w:rsidRDefault="00731E5B" w:rsidP="00731E5B">
      <w:pPr>
        <w:pStyle w:val="Bibliography"/>
        <w:rPr>
          <w:lang w:val="en-GB"/>
        </w:rPr>
      </w:pPr>
      <w:r w:rsidRPr="00731E5B">
        <w:rPr>
          <w:lang w:val="en-GB"/>
        </w:rPr>
        <w:t xml:space="preserve">Englund, G., Öhlund, G., Hein, C.L. &amp; Diehl, S. (2011). Temperature dependence of the functional response. </w:t>
      </w:r>
      <w:r w:rsidRPr="00731E5B">
        <w:rPr>
          <w:i/>
          <w:iCs/>
          <w:lang w:val="en-GB"/>
        </w:rPr>
        <w:t>Ecology Letters</w:t>
      </w:r>
      <w:r w:rsidRPr="00731E5B">
        <w:rPr>
          <w:lang w:val="en-GB"/>
        </w:rPr>
        <w:t>, 14, 914–921.</w:t>
      </w:r>
    </w:p>
    <w:p w14:paraId="063AF595" w14:textId="77777777" w:rsidR="00731E5B" w:rsidRPr="00731E5B" w:rsidRDefault="00731E5B" w:rsidP="00731E5B">
      <w:pPr>
        <w:pStyle w:val="Bibliography"/>
        <w:rPr>
          <w:lang w:val="en-GB"/>
        </w:rPr>
      </w:pPr>
      <w:r w:rsidRPr="00731E5B">
        <w:rPr>
          <w:lang w:val="en-GB"/>
        </w:rPr>
        <w:t xml:space="preserve">Flombaum, P., Wang, W.-L., Primeau, F.W. &amp; Martiny, A.C. (2020). Global picophytoplankton niche partitioning predicts overall positive response to ocean warming. </w:t>
      </w:r>
      <w:r w:rsidRPr="00731E5B">
        <w:rPr>
          <w:i/>
          <w:iCs/>
          <w:lang w:val="en-GB"/>
        </w:rPr>
        <w:t>Nat. Geosci.</w:t>
      </w:r>
      <w:r w:rsidRPr="00731E5B">
        <w:rPr>
          <w:lang w:val="en-GB"/>
        </w:rPr>
        <w:t>, 13, 116–120.</w:t>
      </w:r>
    </w:p>
    <w:p w14:paraId="1EEBF9C5" w14:textId="77777777" w:rsidR="00731E5B" w:rsidRPr="00731E5B" w:rsidRDefault="00731E5B" w:rsidP="00731E5B">
      <w:pPr>
        <w:pStyle w:val="Bibliography"/>
        <w:rPr>
          <w:lang w:val="en-GB"/>
        </w:rPr>
      </w:pPr>
      <w:r w:rsidRPr="00731E5B">
        <w:rPr>
          <w:lang w:val="en-GB"/>
        </w:rPr>
        <w:t xml:space="preserve">Forster, J., Hirst, A.G. &amp; Atkinson, D. (2012). Warming-induced reductions in body size are greater in aquatic than terrestrial species. </w:t>
      </w:r>
      <w:r w:rsidRPr="00731E5B">
        <w:rPr>
          <w:i/>
          <w:iCs/>
          <w:lang w:val="en-GB"/>
        </w:rPr>
        <w:t>PNAS</w:t>
      </w:r>
      <w:r w:rsidRPr="00731E5B">
        <w:rPr>
          <w:lang w:val="en-GB"/>
        </w:rPr>
        <w:t>, 109, 19310–19314.</w:t>
      </w:r>
    </w:p>
    <w:p w14:paraId="5DD9CD96" w14:textId="77777777" w:rsidR="00731E5B" w:rsidRPr="00731E5B" w:rsidRDefault="00731E5B" w:rsidP="00731E5B">
      <w:pPr>
        <w:pStyle w:val="Bibliography"/>
        <w:rPr>
          <w:lang w:val="en-GB"/>
        </w:rPr>
      </w:pPr>
      <w:r w:rsidRPr="00731E5B">
        <w:rPr>
          <w:lang w:val="en-GB"/>
        </w:rPr>
        <w:t xml:space="preserve">Free, C.M., Thorson, J.T., Pinsky, M.L., Oken, K.L., Wiedenmann, J. &amp; Jensen, O.P. (2019). Impacts of historical warming on marine fisheries production. </w:t>
      </w:r>
      <w:r w:rsidRPr="00731E5B">
        <w:rPr>
          <w:i/>
          <w:iCs/>
          <w:lang w:val="en-GB"/>
        </w:rPr>
        <w:t>Science</w:t>
      </w:r>
      <w:r w:rsidRPr="00731E5B">
        <w:rPr>
          <w:lang w:val="en-GB"/>
        </w:rPr>
        <w:t>, 363, 979–983.</w:t>
      </w:r>
    </w:p>
    <w:p w14:paraId="07B0D73A" w14:textId="77777777" w:rsidR="00731E5B" w:rsidRPr="00E528F2" w:rsidRDefault="00731E5B" w:rsidP="00731E5B">
      <w:pPr>
        <w:pStyle w:val="Bibliography"/>
        <w:rPr>
          <w:lang w:val="sv-SE"/>
        </w:rPr>
      </w:pPr>
      <w:r w:rsidRPr="00731E5B">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E528F2">
        <w:rPr>
          <w:i/>
          <w:iCs/>
          <w:lang w:val="sv-SE"/>
        </w:rPr>
        <w:t>Aquaculture International</w:t>
      </w:r>
      <w:r w:rsidRPr="00E528F2">
        <w:rPr>
          <w:lang w:val="sv-SE"/>
        </w:rPr>
        <w:t>, 19, 131–141.</w:t>
      </w:r>
    </w:p>
    <w:p w14:paraId="263D767B" w14:textId="77777777" w:rsidR="00731E5B" w:rsidRPr="00633E1B" w:rsidRDefault="00731E5B" w:rsidP="00731E5B">
      <w:pPr>
        <w:pStyle w:val="Bibliography"/>
        <w:rPr>
          <w:lang w:val="sv-SE"/>
        </w:rPr>
      </w:pPr>
      <w:r w:rsidRPr="00E528F2">
        <w:rPr>
          <w:lang w:val="sv-SE"/>
        </w:rPr>
        <w:t xml:space="preserve">Gårdmark, A., Casini, M., Huss, M., van Leeuwen, A., Hjelm, J., Persson, L., </w:t>
      </w:r>
      <w:r w:rsidRPr="00E528F2">
        <w:rPr>
          <w:i/>
          <w:iCs/>
          <w:lang w:val="sv-SE"/>
        </w:rPr>
        <w:t>et al.</w:t>
      </w:r>
      <w:r w:rsidRPr="00E528F2">
        <w:rPr>
          <w:lang w:val="sv-SE"/>
        </w:rPr>
        <w:t xml:space="preserve"> </w:t>
      </w:r>
      <w:r w:rsidRPr="00731E5B">
        <w:rPr>
          <w:lang w:val="en-GB"/>
        </w:rPr>
        <w:t xml:space="preserve">(2015). Regime shifts in exploited marine food webs: detecting mechanisms underlying alternative stable states using size-structured community dynamics theory. </w:t>
      </w:r>
      <w:r w:rsidRPr="00633E1B">
        <w:rPr>
          <w:i/>
          <w:iCs/>
          <w:lang w:val="sv-SE"/>
        </w:rPr>
        <w:t>Phil. Trans. R. Soc. B</w:t>
      </w:r>
      <w:r w:rsidRPr="00633E1B">
        <w:rPr>
          <w:lang w:val="sv-SE"/>
        </w:rPr>
        <w:t>, 370, 20130262.</w:t>
      </w:r>
    </w:p>
    <w:p w14:paraId="1EF71F2F" w14:textId="77777777" w:rsidR="00731E5B" w:rsidRPr="00731E5B" w:rsidRDefault="00731E5B" w:rsidP="00731E5B">
      <w:pPr>
        <w:pStyle w:val="Bibliography"/>
        <w:rPr>
          <w:lang w:val="en-GB"/>
        </w:rPr>
      </w:pPr>
      <w:r w:rsidRPr="00E528F2">
        <w:rPr>
          <w:lang w:val="sv-SE"/>
        </w:rPr>
        <w:t xml:space="preserve">Gårdmark, A., Lindegren, M., Neuenfeldt, S., Blenckner, T., Heikinheimo, O., Müller-Karulis, B., </w:t>
      </w:r>
      <w:r w:rsidRPr="00E528F2">
        <w:rPr>
          <w:i/>
          <w:iCs/>
          <w:lang w:val="sv-SE"/>
        </w:rPr>
        <w:t>et al.</w:t>
      </w:r>
      <w:r w:rsidRPr="00E528F2">
        <w:rPr>
          <w:lang w:val="sv-SE"/>
        </w:rPr>
        <w:t xml:space="preserve"> </w:t>
      </w:r>
      <w:r w:rsidRPr="00731E5B">
        <w:rPr>
          <w:lang w:val="en-GB"/>
        </w:rPr>
        <w:t xml:space="preserve">(2013). Biological ensemble modeling to evaluate potential futures of living marine resources. </w:t>
      </w:r>
      <w:r w:rsidRPr="00731E5B">
        <w:rPr>
          <w:i/>
          <w:iCs/>
          <w:lang w:val="en-GB"/>
        </w:rPr>
        <w:t>Ecological Applications</w:t>
      </w:r>
      <w:r w:rsidRPr="00731E5B">
        <w:rPr>
          <w:lang w:val="en-GB"/>
        </w:rPr>
        <w:t>, 23, 742–754.</w:t>
      </w:r>
    </w:p>
    <w:p w14:paraId="09740107" w14:textId="77777777" w:rsidR="00731E5B" w:rsidRPr="00731E5B" w:rsidRDefault="00731E5B" w:rsidP="00731E5B">
      <w:pPr>
        <w:pStyle w:val="Bibliography"/>
        <w:rPr>
          <w:lang w:val="en-GB"/>
        </w:rPr>
      </w:pPr>
      <w:r w:rsidRPr="00731E5B">
        <w:rPr>
          <w:lang w:val="en-GB"/>
        </w:rPr>
        <w:t xml:space="preserve">Gilbert, B., Tunney, T.D., McCann, K.S., DeLong, J.P., Vasseur, D.A., Savage, V.M., </w:t>
      </w:r>
      <w:r w:rsidRPr="00731E5B">
        <w:rPr>
          <w:i/>
          <w:iCs/>
          <w:lang w:val="en-GB"/>
        </w:rPr>
        <w:t>et al.</w:t>
      </w:r>
      <w:r w:rsidRPr="00731E5B">
        <w:rPr>
          <w:lang w:val="en-GB"/>
        </w:rPr>
        <w:t xml:space="preserve"> (2014). A bioenergetic framework for the temperature dependence of trophic interactions. </w:t>
      </w:r>
      <w:r w:rsidRPr="00731E5B">
        <w:rPr>
          <w:i/>
          <w:iCs/>
          <w:lang w:val="en-GB"/>
        </w:rPr>
        <w:t>Ecology Letters</w:t>
      </w:r>
      <w:r w:rsidRPr="00731E5B">
        <w:rPr>
          <w:lang w:val="en-GB"/>
        </w:rPr>
        <w:t>, 17, 902–914.</w:t>
      </w:r>
    </w:p>
    <w:p w14:paraId="425830CD" w14:textId="77777777" w:rsidR="00731E5B" w:rsidRPr="00731E5B" w:rsidRDefault="00731E5B" w:rsidP="00731E5B">
      <w:pPr>
        <w:pStyle w:val="Bibliography"/>
        <w:rPr>
          <w:lang w:val="en-GB"/>
        </w:rPr>
      </w:pPr>
      <w:r w:rsidRPr="00731E5B">
        <w:rPr>
          <w:lang w:val="en-GB"/>
        </w:rPr>
        <w:t xml:space="preserve">Gillooly, J.F., Brown, J.H., West, G.B., Savage, V.M. &amp; Charnov, E.L. (2001). Effects of size and temperature on metabolic rate. </w:t>
      </w:r>
      <w:r w:rsidRPr="00731E5B">
        <w:rPr>
          <w:i/>
          <w:iCs/>
          <w:lang w:val="en-GB"/>
        </w:rPr>
        <w:t>Science</w:t>
      </w:r>
      <w:r w:rsidRPr="00731E5B">
        <w:rPr>
          <w:lang w:val="en-GB"/>
        </w:rPr>
        <w:t>, 2248–2251.</w:t>
      </w:r>
    </w:p>
    <w:p w14:paraId="4C54F859" w14:textId="77777777" w:rsidR="00731E5B" w:rsidRPr="00731E5B" w:rsidRDefault="00731E5B" w:rsidP="00731E5B">
      <w:pPr>
        <w:pStyle w:val="Bibliography"/>
        <w:rPr>
          <w:lang w:val="en-GB"/>
        </w:rPr>
      </w:pPr>
      <w:r w:rsidRPr="00731E5B">
        <w:rPr>
          <w:lang w:val="en-GB"/>
        </w:rPr>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731E5B">
        <w:rPr>
          <w:i/>
          <w:iCs/>
          <w:lang w:val="en-GB"/>
        </w:rPr>
        <w:t>Clim Dyn</w:t>
      </w:r>
      <w:r w:rsidRPr="00731E5B">
        <w:rPr>
          <w:lang w:val="en-GB"/>
        </w:rPr>
        <w:t>, 53, 5945–5966.</w:t>
      </w:r>
    </w:p>
    <w:p w14:paraId="72C839EF" w14:textId="77777777" w:rsidR="00731E5B" w:rsidRPr="00731E5B" w:rsidRDefault="00731E5B" w:rsidP="00731E5B">
      <w:pPr>
        <w:pStyle w:val="Bibliography"/>
        <w:rPr>
          <w:lang w:val="en-GB"/>
        </w:rPr>
      </w:pPr>
      <w:r w:rsidRPr="00731E5B">
        <w:rPr>
          <w:lang w:val="en-GB"/>
        </w:rPr>
        <w:lastRenderedPageBreak/>
        <w:t xml:space="preserve">Handeland, S.O., Imsland, A.K. &amp; Stefansson, S.O. (2008). The effect of temperature and fish size on growth, feed intake, food conversion efficiency and stomach evacuation rate of Atlantic salmon post-smolts. </w:t>
      </w:r>
      <w:r w:rsidRPr="00731E5B">
        <w:rPr>
          <w:i/>
          <w:iCs/>
          <w:lang w:val="en-GB"/>
        </w:rPr>
        <w:t>Aquaculture</w:t>
      </w:r>
      <w:r w:rsidRPr="00731E5B">
        <w:rPr>
          <w:lang w:val="en-GB"/>
        </w:rPr>
        <w:t>, 283, 36–42.</w:t>
      </w:r>
    </w:p>
    <w:p w14:paraId="06636A3B" w14:textId="77777777" w:rsidR="00731E5B" w:rsidRPr="00731E5B" w:rsidRDefault="00731E5B" w:rsidP="00731E5B">
      <w:pPr>
        <w:pStyle w:val="Bibliography"/>
        <w:rPr>
          <w:lang w:val="en-GB"/>
        </w:rPr>
      </w:pPr>
      <w:r w:rsidRPr="00731E5B">
        <w:rPr>
          <w:lang w:val="en-GB"/>
        </w:rPr>
        <w:t xml:space="preserve">Hartvig, M., Andersen, K.H. &amp; Beyer, J.E. (2011). Food web framework for size-structured populations. </w:t>
      </w:r>
      <w:r w:rsidRPr="00731E5B">
        <w:rPr>
          <w:i/>
          <w:iCs/>
          <w:lang w:val="en-GB"/>
        </w:rPr>
        <w:t>Journal of Theoretical Biology</w:t>
      </w:r>
      <w:r w:rsidRPr="00731E5B">
        <w:rPr>
          <w:lang w:val="en-GB"/>
        </w:rPr>
        <w:t>, 272, 113–122.</w:t>
      </w:r>
    </w:p>
    <w:p w14:paraId="2EEF1C32" w14:textId="77777777" w:rsidR="00731E5B" w:rsidRPr="00E528F2" w:rsidRDefault="00731E5B" w:rsidP="00731E5B">
      <w:pPr>
        <w:pStyle w:val="Bibliography"/>
        <w:rPr>
          <w:lang w:val="sv-SE"/>
        </w:rPr>
      </w:pPr>
      <w:r w:rsidRPr="00731E5B">
        <w:rPr>
          <w:lang w:val="en-GB"/>
        </w:rPr>
        <w:t xml:space="preserve">Hilborn, R. &amp; Walters, C.J. (1992). </w:t>
      </w:r>
      <w:r w:rsidRPr="00731E5B">
        <w:rPr>
          <w:i/>
          <w:iCs/>
          <w:lang w:val="en-GB"/>
        </w:rPr>
        <w:t>Quantitative Fisheries Stock Assessment: Choice, Dynamics and Uncertainty</w:t>
      </w:r>
      <w:r w:rsidRPr="00731E5B">
        <w:rPr>
          <w:lang w:val="en-GB"/>
        </w:rPr>
        <w:t xml:space="preserve">. </w:t>
      </w:r>
      <w:r w:rsidRPr="00E528F2">
        <w:rPr>
          <w:lang w:val="sv-SE"/>
        </w:rPr>
        <w:t>Springer, Norwell MA, USA.</w:t>
      </w:r>
    </w:p>
    <w:p w14:paraId="26197DF0" w14:textId="77777777" w:rsidR="00731E5B" w:rsidRPr="00731E5B" w:rsidRDefault="00731E5B" w:rsidP="00731E5B">
      <w:pPr>
        <w:pStyle w:val="Bibliography"/>
        <w:rPr>
          <w:lang w:val="en-GB"/>
        </w:rPr>
      </w:pPr>
      <w:r w:rsidRPr="00E528F2">
        <w:rPr>
          <w:lang w:val="sv-SE"/>
        </w:rPr>
        <w:t xml:space="preserve">Huey, R.B. &amp; Kingsolver, J.G. (2019). </w:t>
      </w:r>
      <w:r w:rsidRPr="00731E5B">
        <w:rPr>
          <w:lang w:val="en-GB"/>
        </w:rPr>
        <w:t xml:space="preserve">Climate Warming, Resource Availability, and the Metabolic Meltdown of Ectotherms. </w:t>
      </w:r>
      <w:r w:rsidRPr="00731E5B">
        <w:rPr>
          <w:i/>
          <w:iCs/>
          <w:lang w:val="en-GB"/>
        </w:rPr>
        <w:t>The American Naturalist</w:t>
      </w:r>
      <w:r w:rsidRPr="00731E5B">
        <w:rPr>
          <w:lang w:val="en-GB"/>
        </w:rPr>
        <w:t>, 194, E140–E150.</w:t>
      </w:r>
    </w:p>
    <w:p w14:paraId="3B011683" w14:textId="77777777" w:rsidR="00731E5B" w:rsidRPr="00731E5B" w:rsidRDefault="00731E5B" w:rsidP="00731E5B">
      <w:pPr>
        <w:pStyle w:val="Bibliography"/>
        <w:rPr>
          <w:lang w:val="en-GB"/>
        </w:rPr>
      </w:pPr>
      <w:r w:rsidRPr="00731E5B">
        <w:rPr>
          <w:lang w:val="en-GB"/>
        </w:rPr>
        <w:t xml:space="preserve">Huss, M., Lindmark, M., Jacobson, P., van Dorst, R.M. &amp; Gårdmark, A. (2019). Experimental evidence of gradual size‐dependent shifts in body size and growth of fish in response to warming. </w:t>
      </w:r>
      <w:r w:rsidRPr="00731E5B">
        <w:rPr>
          <w:i/>
          <w:iCs/>
          <w:lang w:val="en-GB"/>
        </w:rPr>
        <w:t>Glob Change Biol</w:t>
      </w:r>
      <w:r w:rsidRPr="00731E5B">
        <w:rPr>
          <w:lang w:val="en-GB"/>
        </w:rPr>
        <w:t>, 25, 2285–2295.</w:t>
      </w:r>
    </w:p>
    <w:p w14:paraId="33C96D84" w14:textId="77777777" w:rsidR="00731E5B" w:rsidRPr="00731E5B" w:rsidRDefault="00731E5B" w:rsidP="00731E5B">
      <w:pPr>
        <w:pStyle w:val="Bibliography"/>
        <w:rPr>
          <w:lang w:val="en-GB"/>
        </w:rPr>
      </w:pPr>
      <w:r w:rsidRPr="00731E5B">
        <w:rPr>
          <w:lang w:val="en-GB"/>
        </w:rPr>
        <w:t xml:space="preserve">ICES. (2013). </w:t>
      </w:r>
      <w:r w:rsidRPr="00731E5B">
        <w:rPr>
          <w:i/>
          <w:iCs/>
          <w:lang w:val="en-GB"/>
        </w:rPr>
        <w:t>Report of the Baltic Fisheries Assessment Working Group (WGBFAS)</w:t>
      </w:r>
      <w:r w:rsidRPr="00731E5B">
        <w:rPr>
          <w:lang w:val="en-GB"/>
        </w:rPr>
        <w:t xml:space="preserve"> ( No. ICES CM 2013/ACOM:10.). 10-17 April 2013 ICES Headquarters, Copenhagen.</w:t>
      </w:r>
    </w:p>
    <w:p w14:paraId="517B3732" w14:textId="77777777" w:rsidR="00731E5B" w:rsidRPr="00731E5B" w:rsidRDefault="00731E5B" w:rsidP="00731E5B">
      <w:pPr>
        <w:pStyle w:val="Bibliography"/>
        <w:rPr>
          <w:lang w:val="en-GB"/>
        </w:rPr>
      </w:pPr>
      <w:r w:rsidRPr="00731E5B">
        <w:rPr>
          <w:lang w:val="en-GB"/>
        </w:rPr>
        <w:t xml:space="preserve">ICES. (2015). </w:t>
      </w:r>
      <w:r w:rsidRPr="00731E5B">
        <w:rPr>
          <w:i/>
          <w:iCs/>
          <w:lang w:val="en-GB"/>
        </w:rPr>
        <w:t>Report of the Baltic Fisheries Assessment Working Group (WGBFAS)</w:t>
      </w:r>
      <w:r w:rsidRPr="00731E5B">
        <w:rPr>
          <w:lang w:val="en-GB"/>
        </w:rPr>
        <w:t xml:space="preserve"> ( No. ICES CM 2015/ACOM:10). 14-21 April 2015 ICES Headquarters, Copenhagen.</w:t>
      </w:r>
    </w:p>
    <w:p w14:paraId="7F01559F" w14:textId="77777777" w:rsidR="00731E5B" w:rsidRPr="00731E5B" w:rsidRDefault="00731E5B" w:rsidP="00731E5B">
      <w:pPr>
        <w:pStyle w:val="Bibliography"/>
        <w:rPr>
          <w:lang w:val="en-GB"/>
        </w:rPr>
      </w:pPr>
      <w:r w:rsidRPr="00731E5B">
        <w:rPr>
          <w:lang w:val="en-GB"/>
        </w:rPr>
        <w:t xml:space="preserve">Jacobsen, N.S., Burgess, M.G. &amp; Andersen, K.H. (2017). Efficiency of fisheries is increasing at the ecosystem level. </w:t>
      </w:r>
      <w:r w:rsidRPr="00731E5B">
        <w:rPr>
          <w:i/>
          <w:iCs/>
          <w:lang w:val="en-GB"/>
        </w:rPr>
        <w:t>Fish and Fisheries</w:t>
      </w:r>
      <w:r w:rsidRPr="00731E5B">
        <w:rPr>
          <w:lang w:val="en-GB"/>
        </w:rPr>
        <w:t>, 18, 199–211.</w:t>
      </w:r>
    </w:p>
    <w:p w14:paraId="713EBA82" w14:textId="77777777" w:rsidR="00731E5B" w:rsidRPr="00731E5B" w:rsidRDefault="00731E5B" w:rsidP="00731E5B">
      <w:pPr>
        <w:pStyle w:val="Bibliography"/>
        <w:rPr>
          <w:lang w:val="en-GB"/>
        </w:rPr>
      </w:pPr>
      <w:r w:rsidRPr="00731E5B">
        <w:rPr>
          <w:lang w:val="en-GB"/>
        </w:rPr>
        <w:t xml:space="preserve">Jorgensen, C., Enberg, K., Dunlop, E.S., Arlinghaus, R., Boukal, D.S., Brander, K., </w:t>
      </w:r>
      <w:r w:rsidRPr="00731E5B">
        <w:rPr>
          <w:i/>
          <w:iCs/>
          <w:lang w:val="en-GB"/>
        </w:rPr>
        <w:t>et al.</w:t>
      </w:r>
      <w:r w:rsidRPr="00731E5B">
        <w:rPr>
          <w:lang w:val="en-GB"/>
        </w:rPr>
        <w:t xml:space="preserve"> (2007). Ecology: managing evolving fish stocks. </w:t>
      </w:r>
      <w:r w:rsidRPr="00731E5B">
        <w:rPr>
          <w:i/>
          <w:iCs/>
          <w:lang w:val="en-GB"/>
        </w:rPr>
        <w:t>Science</w:t>
      </w:r>
      <w:r w:rsidRPr="00731E5B">
        <w:rPr>
          <w:lang w:val="en-GB"/>
        </w:rPr>
        <w:t>, 318, 1247–1248.</w:t>
      </w:r>
    </w:p>
    <w:p w14:paraId="0E85EFE9" w14:textId="77777777" w:rsidR="00731E5B" w:rsidRPr="00731E5B" w:rsidRDefault="00731E5B" w:rsidP="00731E5B">
      <w:pPr>
        <w:pStyle w:val="Bibliography"/>
        <w:rPr>
          <w:lang w:val="en-GB"/>
        </w:rPr>
      </w:pPr>
      <w:r w:rsidRPr="00731E5B">
        <w:rPr>
          <w:lang w:val="en-GB"/>
        </w:rPr>
        <w:t xml:space="preserve">Lefevre, S., McKenzie, D.J. &amp; Nilsson, G.E. (2018). In modelling effects of global warming, invalid assumptions lead to unrealistic projections. </w:t>
      </w:r>
      <w:r w:rsidRPr="00731E5B">
        <w:rPr>
          <w:i/>
          <w:iCs/>
          <w:lang w:val="en-GB"/>
        </w:rPr>
        <w:t>Global Change Biology</w:t>
      </w:r>
      <w:r w:rsidRPr="00731E5B">
        <w:rPr>
          <w:lang w:val="en-GB"/>
        </w:rPr>
        <w:t>, 24, 553–556.</w:t>
      </w:r>
    </w:p>
    <w:p w14:paraId="435179AA" w14:textId="77777777" w:rsidR="00731E5B" w:rsidRPr="00731E5B" w:rsidRDefault="00731E5B" w:rsidP="00731E5B">
      <w:pPr>
        <w:pStyle w:val="Bibliography"/>
        <w:rPr>
          <w:lang w:val="en-GB"/>
        </w:rPr>
      </w:pPr>
      <w:r w:rsidRPr="00731E5B">
        <w:rPr>
          <w:lang w:val="en-GB"/>
        </w:rPr>
        <w:t xml:space="preserve">Lefort, S., Aumont, O., Bopp, L., Arsouze, T., Gehlen, M. &amp; Maury, O. (2015). Spatial and body-size dependent response of marine pelagic communities to projected global climate change. </w:t>
      </w:r>
      <w:r w:rsidRPr="00731E5B">
        <w:rPr>
          <w:i/>
          <w:iCs/>
          <w:lang w:val="en-GB"/>
        </w:rPr>
        <w:t>Global Change Biology</w:t>
      </w:r>
      <w:r w:rsidRPr="00731E5B">
        <w:rPr>
          <w:lang w:val="en-GB"/>
        </w:rPr>
        <w:t>, 21, 154–164.</w:t>
      </w:r>
    </w:p>
    <w:p w14:paraId="27B53531" w14:textId="77777777" w:rsidR="00731E5B" w:rsidRPr="00731E5B" w:rsidRDefault="00731E5B" w:rsidP="00731E5B">
      <w:pPr>
        <w:pStyle w:val="Bibliography"/>
        <w:rPr>
          <w:lang w:val="en-GB"/>
        </w:rPr>
      </w:pPr>
      <w:r w:rsidRPr="00731E5B">
        <w:rPr>
          <w:lang w:val="en-GB"/>
        </w:rPr>
        <w:t xml:space="preserve">Lindegren, M., Möllmann, C., Nielsen, A., Brander, K., MacKenzie, B.R. &amp; Stenseth, N.Chr. (2010). Ecological forecasting under climate change: the case of Baltic cod. </w:t>
      </w:r>
      <w:r w:rsidRPr="00731E5B">
        <w:rPr>
          <w:i/>
          <w:iCs/>
          <w:lang w:val="en-GB"/>
        </w:rPr>
        <w:t>Proceedings of the Royal Society B: Biological Sciences</w:t>
      </w:r>
      <w:r w:rsidRPr="00731E5B">
        <w:rPr>
          <w:lang w:val="en-GB"/>
        </w:rPr>
        <w:t>, 277, 2121–2130.</w:t>
      </w:r>
    </w:p>
    <w:p w14:paraId="6DC668BF" w14:textId="77777777" w:rsidR="00731E5B" w:rsidRPr="00731E5B" w:rsidRDefault="00731E5B" w:rsidP="00731E5B">
      <w:pPr>
        <w:pStyle w:val="Bibliography"/>
        <w:rPr>
          <w:lang w:val="en-GB"/>
        </w:rPr>
      </w:pPr>
      <w:r w:rsidRPr="00731E5B">
        <w:rPr>
          <w:lang w:val="en-GB"/>
        </w:rPr>
        <w:t>Lindmark, M. (2020). Temperature- and body size scaling: effects on individuals, populations and food webs. PhD Thesis. Swedish University of Agricultural Sciences, Uppsala.</w:t>
      </w:r>
    </w:p>
    <w:p w14:paraId="6FAD6052" w14:textId="77777777" w:rsidR="00731E5B" w:rsidRPr="00731E5B" w:rsidRDefault="00731E5B" w:rsidP="00731E5B">
      <w:pPr>
        <w:pStyle w:val="Bibliography"/>
        <w:rPr>
          <w:lang w:val="en-GB"/>
        </w:rPr>
      </w:pPr>
      <w:r w:rsidRPr="00731E5B">
        <w:rPr>
          <w:lang w:val="en-GB"/>
        </w:rPr>
        <w:t xml:space="preserve">Lorenzen, K. (2016). Toward a new paradigm for growth modeling in fisheries stock assessments: Embracing plasticity and its consequences. </w:t>
      </w:r>
      <w:r w:rsidRPr="00731E5B">
        <w:rPr>
          <w:i/>
          <w:iCs/>
          <w:lang w:val="en-GB"/>
        </w:rPr>
        <w:t>Fisheries Research</w:t>
      </w:r>
      <w:r w:rsidRPr="00731E5B">
        <w:rPr>
          <w:lang w:val="en-GB"/>
        </w:rPr>
        <w:t>, Growth: theory, estimation, and application in fishery stock assessment models, 180, 4–22.</w:t>
      </w:r>
    </w:p>
    <w:p w14:paraId="69550A38" w14:textId="77777777" w:rsidR="00731E5B" w:rsidRPr="00731E5B" w:rsidRDefault="00731E5B" w:rsidP="00731E5B">
      <w:pPr>
        <w:pStyle w:val="Bibliography"/>
        <w:rPr>
          <w:lang w:val="en-GB"/>
        </w:rPr>
      </w:pPr>
      <w:r w:rsidRPr="00731E5B">
        <w:rPr>
          <w:lang w:val="en-GB"/>
        </w:rPr>
        <w:t xml:space="preserve">Lotze, H.K., Tittensor, D.P., Bryndum-Buchholz, A., Eddy, T.D., Cheung, W.W.L., Galbraith, E.D., </w:t>
      </w:r>
      <w:r w:rsidRPr="00731E5B">
        <w:rPr>
          <w:i/>
          <w:iCs/>
          <w:lang w:val="en-GB"/>
        </w:rPr>
        <w:t>et al.</w:t>
      </w:r>
      <w:r w:rsidRPr="00731E5B">
        <w:rPr>
          <w:lang w:val="en-GB"/>
        </w:rPr>
        <w:t xml:space="preserve"> (2019). Global ensemble projections reveal trophic amplification of ocean biomass declines with climate change. </w:t>
      </w:r>
      <w:r w:rsidRPr="00731E5B">
        <w:rPr>
          <w:i/>
          <w:iCs/>
          <w:lang w:val="en-GB"/>
        </w:rPr>
        <w:t>Proceedings of the National Academy of Sciences</w:t>
      </w:r>
      <w:r w:rsidRPr="00731E5B">
        <w:rPr>
          <w:lang w:val="en-GB"/>
        </w:rPr>
        <w:t>, 116, 12907–12912.</w:t>
      </w:r>
    </w:p>
    <w:p w14:paraId="7E75FDDA" w14:textId="77777777" w:rsidR="00731E5B" w:rsidRPr="00731E5B" w:rsidRDefault="00731E5B" w:rsidP="00731E5B">
      <w:pPr>
        <w:pStyle w:val="Bibliography"/>
        <w:rPr>
          <w:lang w:val="en-GB"/>
        </w:rPr>
      </w:pPr>
      <w:r w:rsidRPr="00731E5B">
        <w:rPr>
          <w:lang w:val="en-GB"/>
        </w:rPr>
        <w:t xml:space="preserve">Mackenzie, B.R., Gislason, H., Möllmann, C. &amp; Köster, F.W. (2007). Impact of 21st century climate change on the Baltic Sea fish community and fisheries. </w:t>
      </w:r>
      <w:r w:rsidRPr="00731E5B">
        <w:rPr>
          <w:i/>
          <w:iCs/>
          <w:lang w:val="en-GB"/>
        </w:rPr>
        <w:t>Global Change Biology</w:t>
      </w:r>
      <w:r w:rsidRPr="00731E5B">
        <w:rPr>
          <w:lang w:val="en-GB"/>
        </w:rPr>
        <w:t>, 13, 1348–1367.</w:t>
      </w:r>
    </w:p>
    <w:p w14:paraId="0F988989" w14:textId="77777777" w:rsidR="00731E5B" w:rsidRPr="00731E5B" w:rsidRDefault="00731E5B" w:rsidP="00731E5B">
      <w:pPr>
        <w:pStyle w:val="Bibliography"/>
        <w:rPr>
          <w:lang w:val="en-GB"/>
        </w:rPr>
      </w:pPr>
      <w:r w:rsidRPr="00731E5B">
        <w:rPr>
          <w:lang w:val="en-GB"/>
        </w:rPr>
        <w:t xml:space="preserve">MacKenzie, B.R. &amp; Köster, F.W. (2004). Fish Production and Climate: Sprat in the Baltic Sea. </w:t>
      </w:r>
      <w:r w:rsidRPr="00731E5B">
        <w:rPr>
          <w:i/>
          <w:iCs/>
          <w:lang w:val="en-GB"/>
        </w:rPr>
        <w:t>Ecology</w:t>
      </w:r>
      <w:r w:rsidRPr="00731E5B">
        <w:rPr>
          <w:lang w:val="en-GB"/>
        </w:rPr>
        <w:t>, 85, 784–794.</w:t>
      </w:r>
    </w:p>
    <w:p w14:paraId="69E111A0" w14:textId="77777777" w:rsidR="00731E5B" w:rsidRPr="00731E5B" w:rsidRDefault="00731E5B" w:rsidP="00731E5B">
      <w:pPr>
        <w:pStyle w:val="Bibliography"/>
        <w:rPr>
          <w:lang w:val="en-GB"/>
        </w:rPr>
      </w:pPr>
      <w:r w:rsidRPr="00731E5B">
        <w:rPr>
          <w:lang w:val="en-GB"/>
        </w:rPr>
        <w:t xml:space="preserve">McCauley, D.J., Pinsky, M.L., Palumbi, S.R., Estes, J.A., Joyce, F.H. &amp; Warner, R.R. (2015). Marine defaunation: Animal loss in the global ocean. </w:t>
      </w:r>
      <w:r w:rsidRPr="00731E5B">
        <w:rPr>
          <w:i/>
          <w:iCs/>
          <w:lang w:val="en-GB"/>
        </w:rPr>
        <w:t>Science</w:t>
      </w:r>
      <w:r w:rsidRPr="00731E5B">
        <w:rPr>
          <w:lang w:val="en-GB"/>
        </w:rPr>
        <w:t>, 347.</w:t>
      </w:r>
    </w:p>
    <w:p w14:paraId="7A6E248D" w14:textId="77777777" w:rsidR="00731E5B" w:rsidRPr="00731E5B" w:rsidRDefault="00731E5B" w:rsidP="00731E5B">
      <w:pPr>
        <w:pStyle w:val="Bibliography"/>
        <w:rPr>
          <w:lang w:val="en-GB"/>
        </w:rPr>
      </w:pPr>
      <w:r w:rsidRPr="00731E5B">
        <w:rPr>
          <w:lang w:val="en-GB"/>
        </w:rPr>
        <w:t xml:space="preserve">Mion, M., Thorsen, A., Vitale, F., Dierking, J., Herrmann, J.P., Huwer, B., </w:t>
      </w:r>
      <w:r w:rsidRPr="00731E5B">
        <w:rPr>
          <w:i/>
          <w:iCs/>
          <w:lang w:val="en-GB"/>
        </w:rPr>
        <w:t>et al.</w:t>
      </w:r>
      <w:r w:rsidRPr="00731E5B">
        <w:rPr>
          <w:lang w:val="en-GB"/>
        </w:rPr>
        <w:t xml:space="preserve"> (2018). Effect of fish length and nutritional condition on the fecundity of distressed Atlantic cod </w:t>
      </w:r>
      <w:r w:rsidRPr="00731E5B">
        <w:rPr>
          <w:i/>
          <w:iCs/>
          <w:lang w:val="en-GB"/>
        </w:rPr>
        <w:t>Gadus morhua</w:t>
      </w:r>
      <w:r w:rsidRPr="00731E5B">
        <w:rPr>
          <w:lang w:val="en-GB"/>
        </w:rPr>
        <w:t xml:space="preserve"> from the Baltic Sea: POTENTIAL FECUNDITY OF BALTIC </w:t>
      </w:r>
      <w:r w:rsidRPr="00731E5B">
        <w:rPr>
          <w:i/>
          <w:iCs/>
          <w:lang w:val="en-GB"/>
        </w:rPr>
        <w:t>G. MORHUA</w:t>
      </w:r>
      <w:r w:rsidRPr="00731E5B">
        <w:rPr>
          <w:lang w:val="en-GB"/>
        </w:rPr>
        <w:t xml:space="preserve">. </w:t>
      </w:r>
      <w:r w:rsidRPr="00731E5B">
        <w:rPr>
          <w:i/>
          <w:iCs/>
          <w:lang w:val="en-GB"/>
        </w:rPr>
        <w:t>Journal of Fish Biology</w:t>
      </w:r>
      <w:r w:rsidRPr="00731E5B">
        <w:rPr>
          <w:lang w:val="en-GB"/>
        </w:rPr>
        <w:t>, 92, 1016–1034.</w:t>
      </w:r>
    </w:p>
    <w:p w14:paraId="6E7D37F8" w14:textId="77777777" w:rsidR="00731E5B" w:rsidRPr="00731E5B" w:rsidRDefault="00731E5B" w:rsidP="00731E5B">
      <w:pPr>
        <w:pStyle w:val="Bibliography"/>
        <w:rPr>
          <w:lang w:val="en-GB"/>
        </w:rPr>
      </w:pPr>
      <w:r w:rsidRPr="00731E5B">
        <w:rPr>
          <w:lang w:val="en-GB"/>
        </w:rPr>
        <w:lastRenderedPageBreak/>
        <w:t xml:space="preserve">Möllmann, C., Diekmann, R., Müller‐Karulis, B., Kornilovs, G., Plikshs, M. &amp; Axe, P. (2009). Reorganization of a large marine ecosystem due to atmospheric and anthropogenic pressure: a discontinuous regime shift in the Central Baltic Sea. </w:t>
      </w:r>
      <w:r w:rsidRPr="00731E5B">
        <w:rPr>
          <w:i/>
          <w:iCs/>
          <w:lang w:val="en-GB"/>
        </w:rPr>
        <w:t>Global Change Biology</w:t>
      </w:r>
      <w:r w:rsidRPr="00731E5B">
        <w:rPr>
          <w:lang w:val="en-GB"/>
        </w:rPr>
        <w:t>, 15, 1377–1393.</w:t>
      </w:r>
    </w:p>
    <w:p w14:paraId="54D923F2" w14:textId="77777777" w:rsidR="00731E5B" w:rsidRPr="00731E5B" w:rsidRDefault="00731E5B" w:rsidP="00731E5B">
      <w:pPr>
        <w:pStyle w:val="Bibliography"/>
        <w:rPr>
          <w:lang w:val="en-GB"/>
        </w:rPr>
      </w:pPr>
      <w:r w:rsidRPr="00731E5B">
        <w:rPr>
          <w:lang w:val="en-GB"/>
        </w:rPr>
        <w:t xml:space="preserve">Morán, X.A.G., López‐Urrutia, Á., Calvo‐Díaz, A. &amp; Li, W.K.W. (2010). Increasing importance of small phytoplankton in a warmer ocean. </w:t>
      </w:r>
      <w:r w:rsidRPr="00731E5B">
        <w:rPr>
          <w:i/>
          <w:iCs/>
          <w:lang w:val="en-GB"/>
        </w:rPr>
        <w:t>Global Change Biology</w:t>
      </w:r>
      <w:r w:rsidRPr="00731E5B">
        <w:rPr>
          <w:lang w:val="en-GB"/>
        </w:rPr>
        <w:t>, 16, 1137–1144.</w:t>
      </w:r>
    </w:p>
    <w:p w14:paraId="2944E8B0" w14:textId="77777777" w:rsidR="00731E5B" w:rsidRPr="00731E5B" w:rsidRDefault="00731E5B" w:rsidP="00731E5B">
      <w:pPr>
        <w:pStyle w:val="Bibliography"/>
        <w:rPr>
          <w:lang w:val="en-GB"/>
        </w:rPr>
      </w:pPr>
      <w:r w:rsidRPr="00E528F2">
        <w:rPr>
          <w:lang w:val="sv-SE"/>
        </w:rPr>
        <w:t xml:space="preserve">Morita, K., Fukuwaka, M., Tanimata, N. &amp; Yamamura, O. (2010). </w:t>
      </w:r>
      <w:r w:rsidRPr="00731E5B">
        <w:rPr>
          <w:lang w:val="en-GB"/>
        </w:rPr>
        <w:t xml:space="preserve">Size-dependent thermal preferences in a pelagic fish. </w:t>
      </w:r>
      <w:r w:rsidRPr="00731E5B">
        <w:rPr>
          <w:i/>
          <w:iCs/>
          <w:lang w:val="en-GB"/>
        </w:rPr>
        <w:t>Oikos</w:t>
      </w:r>
      <w:r w:rsidRPr="00731E5B">
        <w:rPr>
          <w:lang w:val="en-GB"/>
        </w:rPr>
        <w:t>, 119, 1265–1272.</w:t>
      </w:r>
    </w:p>
    <w:p w14:paraId="539F5F62" w14:textId="77777777" w:rsidR="00731E5B" w:rsidRPr="00E528F2" w:rsidRDefault="00731E5B" w:rsidP="00731E5B">
      <w:pPr>
        <w:pStyle w:val="Bibliography"/>
        <w:rPr>
          <w:lang w:val="sv-SE"/>
        </w:rPr>
      </w:pPr>
      <w:r w:rsidRPr="00731E5B">
        <w:rPr>
          <w:lang w:val="en-GB"/>
        </w:rPr>
        <w:t xml:space="preserve">Neubauer, P. &amp; Andersen, K.H. (2019). Thermal performance of fish is explained by an interplay between physiology, behaviour and ecology. </w:t>
      </w:r>
      <w:r w:rsidRPr="00E528F2">
        <w:rPr>
          <w:i/>
          <w:iCs/>
          <w:lang w:val="sv-SE"/>
        </w:rPr>
        <w:t>Conserv Physiol</w:t>
      </w:r>
      <w:r w:rsidRPr="00E528F2">
        <w:rPr>
          <w:lang w:val="sv-SE"/>
        </w:rPr>
        <w:t>, 7.</w:t>
      </w:r>
    </w:p>
    <w:p w14:paraId="241B1C54" w14:textId="77777777" w:rsidR="00731E5B" w:rsidRPr="00731E5B" w:rsidRDefault="00731E5B" w:rsidP="00731E5B">
      <w:pPr>
        <w:pStyle w:val="Bibliography"/>
        <w:rPr>
          <w:lang w:val="en-GB"/>
        </w:rPr>
      </w:pPr>
      <w:r w:rsidRPr="00E528F2">
        <w:rPr>
          <w:lang w:val="sv-SE"/>
        </w:rPr>
        <w:t xml:space="preserve">Neuenfeldt, S., Bartolino, V., Orio, A., Andersen, K.H., Andersen, N.G., Niiranen, S., </w:t>
      </w:r>
      <w:r w:rsidRPr="00E528F2">
        <w:rPr>
          <w:i/>
          <w:iCs/>
          <w:lang w:val="sv-SE"/>
        </w:rPr>
        <w:t>et al.</w:t>
      </w:r>
      <w:r w:rsidRPr="00E528F2">
        <w:rPr>
          <w:lang w:val="sv-SE"/>
        </w:rPr>
        <w:t xml:space="preserve"> </w:t>
      </w:r>
      <w:r w:rsidRPr="00731E5B">
        <w:rPr>
          <w:lang w:val="en-GB"/>
        </w:rPr>
        <w:t xml:space="preserve">(2019). Feeding and growth of Atlantic cod (Gadus morhua L.) in the eastern Baltic Sea under environmental change. </w:t>
      </w:r>
      <w:r w:rsidRPr="00731E5B">
        <w:rPr>
          <w:i/>
          <w:iCs/>
          <w:lang w:val="en-GB"/>
        </w:rPr>
        <w:t>ICES Journal of Marine Science</w:t>
      </w:r>
      <w:r w:rsidRPr="00731E5B">
        <w:rPr>
          <w:lang w:val="en-GB"/>
        </w:rPr>
        <w:t>, fsz224.</w:t>
      </w:r>
    </w:p>
    <w:p w14:paraId="3F1A814E" w14:textId="77777777" w:rsidR="00731E5B" w:rsidRPr="00731E5B" w:rsidRDefault="00731E5B" w:rsidP="00731E5B">
      <w:pPr>
        <w:pStyle w:val="Bibliography"/>
        <w:rPr>
          <w:lang w:val="en-GB"/>
        </w:rPr>
      </w:pPr>
      <w:r w:rsidRPr="00731E5B">
        <w:rPr>
          <w:lang w:val="en-GB"/>
        </w:rPr>
        <w:t xml:space="preserve">Neuheimer, A.B. &amp; Grønkjaer, P. (2012). Climate effects on size-at-age: growth in warming waters compensates for earlier maturity in an exploited marine fish. </w:t>
      </w:r>
      <w:r w:rsidRPr="00731E5B">
        <w:rPr>
          <w:i/>
          <w:iCs/>
          <w:lang w:val="en-GB"/>
        </w:rPr>
        <w:t>Global Change Biology</w:t>
      </w:r>
      <w:r w:rsidRPr="00731E5B">
        <w:rPr>
          <w:lang w:val="en-GB"/>
        </w:rPr>
        <w:t>, 18, 1812–1822.</w:t>
      </w:r>
    </w:p>
    <w:p w14:paraId="76DF6F6A" w14:textId="77777777" w:rsidR="00731E5B" w:rsidRPr="00731E5B" w:rsidRDefault="00731E5B" w:rsidP="00731E5B">
      <w:pPr>
        <w:pStyle w:val="Bibliography"/>
        <w:rPr>
          <w:lang w:val="en-GB"/>
        </w:rPr>
      </w:pPr>
      <w:r w:rsidRPr="00731E5B">
        <w:rPr>
          <w:lang w:val="en-GB"/>
        </w:rPr>
        <w:t xml:space="preserve">Neuheimer, A.B., Thresher, R.E., Lyle, J.M. &amp; Semmens, J.M. (2011). Tolerance limit for fish growth exceeded by warming waters. </w:t>
      </w:r>
      <w:r w:rsidRPr="00731E5B">
        <w:rPr>
          <w:i/>
          <w:iCs/>
          <w:lang w:val="en-GB"/>
        </w:rPr>
        <w:t>Nature Climate Change</w:t>
      </w:r>
      <w:r w:rsidRPr="00731E5B">
        <w:rPr>
          <w:lang w:val="en-GB"/>
        </w:rPr>
        <w:t>, 1, 110–113.</w:t>
      </w:r>
    </w:p>
    <w:p w14:paraId="74C22CCA" w14:textId="77777777" w:rsidR="00731E5B" w:rsidRPr="00731E5B" w:rsidRDefault="00731E5B" w:rsidP="00731E5B">
      <w:pPr>
        <w:pStyle w:val="Bibliography"/>
        <w:rPr>
          <w:lang w:val="en-GB"/>
        </w:rPr>
      </w:pPr>
      <w:r w:rsidRPr="00731E5B">
        <w:rPr>
          <w:lang w:val="en-GB"/>
        </w:rPr>
        <w:t xml:space="preserve">Ohlberger, J. (2013). Climate warming and ectotherm body size – from individual physiology to community ecology. </w:t>
      </w:r>
      <w:r w:rsidRPr="00731E5B">
        <w:rPr>
          <w:i/>
          <w:iCs/>
          <w:lang w:val="en-GB"/>
        </w:rPr>
        <w:t>Functional Ecology</w:t>
      </w:r>
      <w:r w:rsidRPr="00731E5B">
        <w:rPr>
          <w:lang w:val="en-GB"/>
        </w:rPr>
        <w:t>, 27, 991–1001.</w:t>
      </w:r>
    </w:p>
    <w:p w14:paraId="583D482D" w14:textId="77777777" w:rsidR="00731E5B" w:rsidRPr="00731E5B" w:rsidRDefault="00731E5B" w:rsidP="00731E5B">
      <w:pPr>
        <w:pStyle w:val="Bibliography"/>
        <w:rPr>
          <w:lang w:val="en-GB"/>
        </w:rPr>
      </w:pPr>
      <w:r w:rsidRPr="00731E5B">
        <w:rPr>
          <w:lang w:val="en-GB"/>
        </w:rPr>
        <w:t xml:space="preserve">Orio, A., Bergström, U., Florin, A.-B., Lehmann, A., Šics, I. &amp; Casini, M. (2019). Spatial contraction of demersal fish populations in a large marine ecosystem. </w:t>
      </w:r>
      <w:r w:rsidRPr="00731E5B">
        <w:rPr>
          <w:i/>
          <w:iCs/>
          <w:lang w:val="en-GB"/>
        </w:rPr>
        <w:t>Journal of Biogeography</w:t>
      </w:r>
      <w:r w:rsidRPr="00731E5B">
        <w:rPr>
          <w:lang w:val="en-GB"/>
        </w:rPr>
        <w:t>, 46, 633–645.</w:t>
      </w:r>
    </w:p>
    <w:p w14:paraId="4206DDDC" w14:textId="77777777" w:rsidR="00731E5B" w:rsidRPr="00731E5B" w:rsidRDefault="00731E5B" w:rsidP="00731E5B">
      <w:pPr>
        <w:pStyle w:val="Bibliography"/>
        <w:rPr>
          <w:lang w:val="en-GB"/>
        </w:rPr>
      </w:pPr>
      <w:r w:rsidRPr="00731E5B">
        <w:rPr>
          <w:lang w:val="en-GB"/>
        </w:rPr>
        <w:t xml:space="preserve">Pauly, D. (1980). On the interrelationships between natural mortality, growth parameters, and mean environmental temperature in 175 fish stocks. </w:t>
      </w:r>
      <w:r w:rsidRPr="00731E5B">
        <w:rPr>
          <w:i/>
          <w:iCs/>
          <w:lang w:val="en-GB"/>
        </w:rPr>
        <w:t>ICES Journal of Marine Science</w:t>
      </w:r>
      <w:r w:rsidRPr="00731E5B">
        <w:rPr>
          <w:lang w:val="en-GB"/>
        </w:rPr>
        <w:t>, 39, 175–192.</w:t>
      </w:r>
    </w:p>
    <w:p w14:paraId="1C7A0FE6" w14:textId="77777777" w:rsidR="00731E5B" w:rsidRPr="00731E5B" w:rsidRDefault="00731E5B" w:rsidP="00731E5B">
      <w:pPr>
        <w:pStyle w:val="Bibliography"/>
        <w:rPr>
          <w:lang w:val="en-GB"/>
        </w:rPr>
      </w:pPr>
      <w:r w:rsidRPr="00731E5B">
        <w:rPr>
          <w:lang w:val="en-GB"/>
        </w:rPr>
        <w:t xml:space="preserve">Pauly, D. &amp; Cheung, W.W.L. (2018). Sound physiological knowledge and principles in modeling shrinking of fishes under climate change. </w:t>
      </w:r>
      <w:r w:rsidRPr="00731E5B">
        <w:rPr>
          <w:i/>
          <w:iCs/>
          <w:lang w:val="en-GB"/>
        </w:rPr>
        <w:t>Global Change Biology</w:t>
      </w:r>
      <w:r w:rsidRPr="00731E5B">
        <w:rPr>
          <w:lang w:val="en-GB"/>
        </w:rPr>
        <w:t>, 24, e15–e26.</w:t>
      </w:r>
    </w:p>
    <w:p w14:paraId="11C0AF44" w14:textId="77777777" w:rsidR="00731E5B" w:rsidRPr="00731E5B" w:rsidRDefault="00731E5B" w:rsidP="00731E5B">
      <w:pPr>
        <w:pStyle w:val="Bibliography"/>
        <w:rPr>
          <w:lang w:val="en-GB"/>
        </w:rPr>
      </w:pPr>
      <w:r w:rsidRPr="00731E5B">
        <w:rPr>
          <w:lang w:val="en-GB"/>
        </w:rPr>
        <w:t xml:space="preserve">Pinsky, M.L., Worm, B., Fogarty, M.J., Sarmiento, J.L. &amp; Levin, S.A. (2013). Marine Taxa Track Local Climate Velocities. </w:t>
      </w:r>
      <w:r w:rsidRPr="00731E5B">
        <w:rPr>
          <w:i/>
          <w:iCs/>
          <w:lang w:val="en-GB"/>
        </w:rPr>
        <w:t>Science</w:t>
      </w:r>
      <w:r w:rsidRPr="00731E5B">
        <w:rPr>
          <w:lang w:val="en-GB"/>
        </w:rPr>
        <w:t>, 341, 1239–1242.</w:t>
      </w:r>
    </w:p>
    <w:p w14:paraId="28108CD6" w14:textId="77777777" w:rsidR="00731E5B" w:rsidRPr="00731E5B" w:rsidRDefault="00731E5B" w:rsidP="00731E5B">
      <w:pPr>
        <w:pStyle w:val="Bibliography"/>
        <w:rPr>
          <w:lang w:val="en-GB"/>
        </w:rPr>
      </w:pPr>
      <w:r w:rsidRPr="00731E5B">
        <w:rPr>
          <w:lang w:val="en-GB"/>
        </w:rPr>
        <w:t xml:space="preserve">Pontavice, H. du, Gascuel, D., Reygondeau, G., Maureaud, A. &amp; Cheung, W.W.L. (2019). Climate change undermines the global functioning of marine food webs. </w:t>
      </w:r>
      <w:r w:rsidRPr="00731E5B">
        <w:rPr>
          <w:i/>
          <w:iCs/>
          <w:lang w:val="en-GB"/>
        </w:rPr>
        <w:t>Global Change Biology</w:t>
      </w:r>
      <w:r w:rsidRPr="00731E5B">
        <w:rPr>
          <w:lang w:val="en-GB"/>
        </w:rPr>
        <w:t>.</w:t>
      </w:r>
    </w:p>
    <w:p w14:paraId="1DF7AC03" w14:textId="77777777" w:rsidR="00731E5B" w:rsidRPr="00731E5B" w:rsidRDefault="00731E5B" w:rsidP="00731E5B">
      <w:pPr>
        <w:pStyle w:val="Bibliography"/>
        <w:rPr>
          <w:lang w:val="en-GB"/>
        </w:rPr>
      </w:pPr>
      <w:r w:rsidRPr="00731E5B">
        <w:rPr>
          <w:lang w:val="en-GB"/>
        </w:rPr>
        <w:t xml:space="preserve">R Core Team. (2018). </w:t>
      </w:r>
      <w:r w:rsidRPr="00731E5B">
        <w:rPr>
          <w:i/>
          <w:iCs/>
          <w:lang w:val="en-GB"/>
        </w:rPr>
        <w:t>R: A Language and Environment for Statistical Computing. R Foundation for Statistical Computing</w:t>
      </w:r>
      <w:r w:rsidRPr="00731E5B">
        <w:rPr>
          <w:lang w:val="en-GB"/>
        </w:rPr>
        <w:t>. Vienna, Austria.</w:t>
      </w:r>
    </w:p>
    <w:p w14:paraId="418EA065" w14:textId="77777777" w:rsidR="00731E5B" w:rsidRPr="00731E5B" w:rsidRDefault="00731E5B" w:rsidP="00731E5B">
      <w:pPr>
        <w:pStyle w:val="Bibliography"/>
        <w:rPr>
          <w:lang w:val="en-GB"/>
        </w:rPr>
      </w:pPr>
      <w:r w:rsidRPr="00731E5B">
        <w:rPr>
          <w:lang w:val="en-GB"/>
        </w:rPr>
        <w:t xml:space="preserve">Rall, B.C., Brose, U., Hartvig, M., Kalinkat, G., Schwarzmuller, F., Vucic-Pestic, O., </w:t>
      </w:r>
      <w:r w:rsidRPr="00731E5B">
        <w:rPr>
          <w:i/>
          <w:iCs/>
          <w:lang w:val="en-GB"/>
        </w:rPr>
        <w:t>et al.</w:t>
      </w:r>
      <w:r w:rsidRPr="00731E5B">
        <w:rPr>
          <w:lang w:val="en-GB"/>
        </w:rPr>
        <w:t xml:space="preserve"> (2012). Universal temperature and body-mass scaling of feeding rates. </w:t>
      </w:r>
      <w:r w:rsidRPr="00731E5B">
        <w:rPr>
          <w:i/>
          <w:iCs/>
          <w:lang w:val="en-GB"/>
        </w:rPr>
        <w:t>Philosophical Transactions of the Royal Society of London, Series B: Biological Sciences</w:t>
      </w:r>
      <w:r w:rsidRPr="00731E5B">
        <w:rPr>
          <w:lang w:val="en-GB"/>
        </w:rPr>
        <w:t>, 367, 2923–2934.</w:t>
      </w:r>
    </w:p>
    <w:p w14:paraId="17AC0A1A" w14:textId="77777777" w:rsidR="00731E5B" w:rsidRPr="00731E5B" w:rsidRDefault="00731E5B" w:rsidP="00731E5B">
      <w:pPr>
        <w:pStyle w:val="Bibliography"/>
        <w:rPr>
          <w:lang w:val="en-GB"/>
        </w:rPr>
      </w:pPr>
      <w:r w:rsidRPr="00731E5B">
        <w:rPr>
          <w:lang w:val="en-GB"/>
        </w:rPr>
        <w:t xml:space="preserve">Reum, J.C.P., Blanchard, J.L., Holsman, K.K., Aydin, K. &amp; Punt, A.E. (2019). Species‐specific ontogenetic diet shifts attenuate trophic cascades and lengthen food chains in exploited ecosystems. </w:t>
      </w:r>
      <w:r w:rsidRPr="00731E5B">
        <w:rPr>
          <w:i/>
          <w:iCs/>
          <w:lang w:val="en-GB"/>
        </w:rPr>
        <w:t>Oikos</w:t>
      </w:r>
      <w:r w:rsidRPr="00731E5B">
        <w:rPr>
          <w:lang w:val="en-GB"/>
        </w:rPr>
        <w:t>, 128, 1051–1064.</w:t>
      </w:r>
    </w:p>
    <w:p w14:paraId="3E0C3EE5" w14:textId="77777777" w:rsidR="00731E5B" w:rsidRPr="00731E5B" w:rsidRDefault="00731E5B" w:rsidP="00731E5B">
      <w:pPr>
        <w:pStyle w:val="Bibliography"/>
        <w:rPr>
          <w:lang w:val="en-GB"/>
        </w:rPr>
      </w:pPr>
      <w:r w:rsidRPr="00731E5B">
        <w:rPr>
          <w:lang w:val="en-GB"/>
        </w:rPr>
        <w:t xml:space="preserve">Righton, D.A., Andersen, K.Haste., Neat, F., Thorsteinsson, V., Steingrund, P., Svedäng, H., </w:t>
      </w:r>
      <w:r w:rsidRPr="00731E5B">
        <w:rPr>
          <w:i/>
          <w:iCs/>
          <w:lang w:val="en-GB"/>
        </w:rPr>
        <w:t>et al.</w:t>
      </w:r>
      <w:r w:rsidRPr="00731E5B">
        <w:rPr>
          <w:lang w:val="en-GB"/>
        </w:rPr>
        <w:t xml:space="preserve"> (2010). Thermal niche of Atlantic cod Gadus morhua: limits, tolerance and optima. </w:t>
      </w:r>
      <w:r w:rsidRPr="00731E5B">
        <w:rPr>
          <w:i/>
          <w:iCs/>
          <w:lang w:val="en-GB"/>
        </w:rPr>
        <w:t>Marine Ecology Progress Series</w:t>
      </w:r>
      <w:r w:rsidRPr="00731E5B">
        <w:rPr>
          <w:lang w:val="en-GB"/>
        </w:rPr>
        <w:t>, 420, 1–13.</w:t>
      </w:r>
    </w:p>
    <w:p w14:paraId="76D59A8D" w14:textId="77777777" w:rsidR="00731E5B" w:rsidRPr="00731E5B" w:rsidRDefault="00731E5B" w:rsidP="00731E5B">
      <w:pPr>
        <w:pStyle w:val="Bibliography"/>
        <w:rPr>
          <w:lang w:val="en-GB"/>
        </w:rPr>
      </w:pPr>
      <w:r w:rsidRPr="00731E5B">
        <w:rPr>
          <w:lang w:val="en-GB"/>
        </w:rPr>
        <w:t xml:space="preserve">van Rijn, I., Buba, Y., DeLong, J., Kiflawi, M. &amp; Belmaker, J. (2017). Large but uneven reduction in fish size across species in relation to changing sea temperatures. </w:t>
      </w:r>
      <w:r w:rsidRPr="00731E5B">
        <w:rPr>
          <w:i/>
          <w:iCs/>
          <w:lang w:val="en-GB"/>
        </w:rPr>
        <w:t>Global Change Biology</w:t>
      </w:r>
      <w:r w:rsidRPr="00731E5B">
        <w:rPr>
          <w:lang w:val="en-GB"/>
        </w:rPr>
        <w:t>, 23, 3667–3674.</w:t>
      </w:r>
    </w:p>
    <w:p w14:paraId="7B96F85F" w14:textId="77777777" w:rsidR="00731E5B" w:rsidRPr="00731E5B" w:rsidRDefault="00731E5B" w:rsidP="00731E5B">
      <w:pPr>
        <w:pStyle w:val="Bibliography"/>
        <w:rPr>
          <w:lang w:val="en-GB"/>
        </w:rPr>
      </w:pPr>
      <w:r w:rsidRPr="00731E5B">
        <w:rPr>
          <w:lang w:val="en-GB"/>
        </w:rPr>
        <w:lastRenderedPageBreak/>
        <w:t xml:space="preserve">Rohatgi, A. (2012). </w:t>
      </w:r>
      <w:r w:rsidRPr="00731E5B">
        <w:rPr>
          <w:i/>
          <w:iCs/>
          <w:lang w:val="en-GB"/>
        </w:rPr>
        <w:t>WebPlotDigitalizer: HTML5 based online tool to extract numerical data from plot images. Version 4.1. [WWW document] URL https://automeris.io/WebPlotDigitizer (accessed on January 2019).</w:t>
      </w:r>
    </w:p>
    <w:p w14:paraId="69C35D1B" w14:textId="77777777" w:rsidR="00731E5B" w:rsidRPr="00731E5B" w:rsidRDefault="00731E5B" w:rsidP="00731E5B">
      <w:pPr>
        <w:pStyle w:val="Bibliography"/>
        <w:rPr>
          <w:lang w:val="en-GB"/>
        </w:rPr>
      </w:pPr>
      <w:r w:rsidRPr="00731E5B">
        <w:rPr>
          <w:lang w:val="en-GB"/>
        </w:rPr>
        <w:t xml:space="preserve">Sarmiento, J.L., Slater, R., Barber, R., Bopp, L., Doney, S.C., Hirst, A.C., </w:t>
      </w:r>
      <w:r w:rsidRPr="00731E5B">
        <w:rPr>
          <w:i/>
          <w:iCs/>
          <w:lang w:val="en-GB"/>
        </w:rPr>
        <w:t>et al.</w:t>
      </w:r>
      <w:r w:rsidRPr="00731E5B">
        <w:rPr>
          <w:lang w:val="en-GB"/>
        </w:rPr>
        <w:t xml:space="preserve"> (2004). Response of ocean ecosystems to climate warming. </w:t>
      </w:r>
      <w:r w:rsidRPr="00731E5B">
        <w:rPr>
          <w:i/>
          <w:iCs/>
          <w:lang w:val="en-GB"/>
        </w:rPr>
        <w:t>Global Biogeochemical Cycles</w:t>
      </w:r>
      <w:r w:rsidRPr="00731E5B">
        <w:rPr>
          <w:lang w:val="en-GB"/>
        </w:rPr>
        <w:t>, 18, n/a–n/a.</w:t>
      </w:r>
    </w:p>
    <w:p w14:paraId="06D7B3BF" w14:textId="77777777" w:rsidR="00731E5B" w:rsidRPr="00731E5B" w:rsidRDefault="00731E5B" w:rsidP="00731E5B">
      <w:pPr>
        <w:pStyle w:val="Bibliography"/>
        <w:rPr>
          <w:lang w:val="en-GB"/>
        </w:rPr>
      </w:pPr>
      <w:r w:rsidRPr="00731E5B">
        <w:rPr>
          <w:lang w:val="en-GB"/>
        </w:rPr>
        <w:t xml:space="preserve">Savage, V.M., Gillooly, J.F., Brown, J.H., West, G.B. &amp; Charnov, E.L. (2004). Effects of body size and temperature on population growth. </w:t>
      </w:r>
      <w:r w:rsidRPr="00731E5B">
        <w:rPr>
          <w:i/>
          <w:iCs/>
          <w:lang w:val="en-GB"/>
        </w:rPr>
        <w:t>The American Naturalist</w:t>
      </w:r>
      <w:r w:rsidRPr="00731E5B">
        <w:rPr>
          <w:lang w:val="en-GB"/>
        </w:rPr>
        <w:t>, 163, 429–441.</w:t>
      </w:r>
    </w:p>
    <w:p w14:paraId="1C175F2F" w14:textId="77777777" w:rsidR="00731E5B" w:rsidRPr="00731E5B" w:rsidRDefault="00731E5B" w:rsidP="00731E5B">
      <w:pPr>
        <w:pStyle w:val="Bibliography"/>
        <w:rPr>
          <w:lang w:val="en-GB"/>
        </w:rPr>
      </w:pPr>
      <w:r w:rsidRPr="00731E5B">
        <w:rPr>
          <w:lang w:val="en-GB"/>
        </w:rPr>
        <w:t xml:space="preserve">Scott, F., Blanchard, J. &amp; Andersen, K. (2019). </w:t>
      </w:r>
      <w:r w:rsidRPr="00731E5B">
        <w:rPr>
          <w:i/>
          <w:iCs/>
          <w:lang w:val="en-GB"/>
        </w:rPr>
        <w:t>mizer: Multi-Species sIZE Spectrum Modelling in R</w:t>
      </w:r>
      <w:r w:rsidRPr="00731E5B">
        <w:rPr>
          <w:lang w:val="en-GB"/>
        </w:rPr>
        <w:t>. R. .</w:t>
      </w:r>
    </w:p>
    <w:p w14:paraId="47AB5BC6" w14:textId="77777777" w:rsidR="00731E5B" w:rsidRPr="00731E5B" w:rsidRDefault="00731E5B" w:rsidP="00731E5B">
      <w:pPr>
        <w:pStyle w:val="Bibliography"/>
        <w:rPr>
          <w:lang w:val="en-GB"/>
        </w:rPr>
      </w:pPr>
      <w:r w:rsidRPr="00731E5B">
        <w:rPr>
          <w:lang w:val="en-GB"/>
        </w:rPr>
        <w:t xml:space="preserve">Scott, F., Blanchard, J.L. &amp; Andersen, K.Haste. (2014). mizer: An R package for multispecies, trait-based and community size spectrum ecological modelling. </w:t>
      </w:r>
      <w:r w:rsidRPr="00731E5B">
        <w:rPr>
          <w:i/>
          <w:iCs/>
          <w:lang w:val="en-GB"/>
        </w:rPr>
        <w:t>Methods in Ecology and Evolution</w:t>
      </w:r>
      <w:r w:rsidRPr="00731E5B">
        <w:rPr>
          <w:lang w:val="en-GB"/>
        </w:rPr>
        <w:t>, 5, 1121–1125.</w:t>
      </w:r>
    </w:p>
    <w:p w14:paraId="13ECA2A2" w14:textId="77777777" w:rsidR="00731E5B" w:rsidRPr="00731E5B" w:rsidRDefault="00731E5B" w:rsidP="00731E5B">
      <w:pPr>
        <w:pStyle w:val="Bibliography"/>
        <w:rPr>
          <w:lang w:val="en-GB"/>
        </w:rPr>
      </w:pPr>
      <w:r w:rsidRPr="00731E5B">
        <w:rPr>
          <w:lang w:val="en-GB"/>
        </w:rPr>
        <w:t>Scott, F., Blanchard, J.L. &amp; Andersen, K.Haste. (2018). Multispecies, trait and community size spectrum ecological modelling in R ( mizer ), 1–87.</w:t>
      </w:r>
    </w:p>
    <w:p w14:paraId="7827E34F" w14:textId="77777777" w:rsidR="00731E5B" w:rsidRPr="00731E5B" w:rsidRDefault="00731E5B" w:rsidP="00731E5B">
      <w:pPr>
        <w:pStyle w:val="Bibliography"/>
        <w:rPr>
          <w:lang w:val="en-GB"/>
        </w:rPr>
      </w:pPr>
      <w:r w:rsidRPr="00731E5B">
        <w:rPr>
          <w:lang w:val="en-GB"/>
        </w:rPr>
        <w:t xml:space="preserve">Sheridan, J.A. &amp; Bickford, D. (2011). Shrinking body size as an ecological response to climate change. </w:t>
      </w:r>
      <w:r w:rsidRPr="00731E5B">
        <w:rPr>
          <w:i/>
          <w:iCs/>
          <w:lang w:val="en-GB"/>
        </w:rPr>
        <w:t>Nature Climate Change</w:t>
      </w:r>
      <w:r w:rsidRPr="00731E5B">
        <w:rPr>
          <w:lang w:val="en-GB"/>
        </w:rPr>
        <w:t>, 1, 401–406.</w:t>
      </w:r>
    </w:p>
    <w:p w14:paraId="2D485253" w14:textId="77777777" w:rsidR="00731E5B" w:rsidRPr="00731E5B" w:rsidRDefault="00731E5B" w:rsidP="00731E5B">
      <w:pPr>
        <w:pStyle w:val="Bibliography"/>
        <w:rPr>
          <w:lang w:val="en-GB"/>
        </w:rPr>
      </w:pPr>
      <w:r w:rsidRPr="00731E5B">
        <w:rPr>
          <w:lang w:val="en-GB"/>
        </w:rPr>
        <w:t xml:space="preserve">Spence, M.A., Blackwell, P.G., Blanchard, J.L. &amp; Shuter, B. (2016). Parameter uncertainty of a dynamic multispecies size spectrum model \textlesssup\textgreater1\textless/sup\textgreater. </w:t>
      </w:r>
      <w:r w:rsidRPr="00731E5B">
        <w:rPr>
          <w:i/>
          <w:iCs/>
          <w:lang w:val="en-GB"/>
        </w:rPr>
        <w:t>Canadian Journal of Fisheries and Aquatic Sciences</w:t>
      </w:r>
      <w:r w:rsidRPr="00731E5B">
        <w:rPr>
          <w:lang w:val="en-GB"/>
        </w:rPr>
        <w:t>, 73, 589–597.</w:t>
      </w:r>
    </w:p>
    <w:p w14:paraId="4A8B011C" w14:textId="77777777" w:rsidR="00731E5B" w:rsidRPr="00731E5B" w:rsidRDefault="00731E5B" w:rsidP="00731E5B">
      <w:pPr>
        <w:pStyle w:val="Bibliography"/>
        <w:rPr>
          <w:lang w:val="en-GB"/>
        </w:rPr>
      </w:pPr>
      <w:r w:rsidRPr="00731E5B">
        <w:rPr>
          <w:lang w:val="en-GB"/>
        </w:rPr>
        <w:t xml:space="preserve">Steinacher, M., Joos, F., Frolicher, T.L., Bopp, L., Cadule, P., Cocco, V., </w:t>
      </w:r>
      <w:r w:rsidRPr="00731E5B">
        <w:rPr>
          <w:i/>
          <w:iCs/>
          <w:lang w:val="en-GB"/>
        </w:rPr>
        <w:t>et al.</w:t>
      </w:r>
      <w:r w:rsidRPr="00731E5B">
        <w:rPr>
          <w:lang w:val="en-GB"/>
        </w:rPr>
        <w:t xml:space="preserve"> (2010). Projected 21st century decrease in marine productivity: a multi-model analysis. </w:t>
      </w:r>
      <w:r w:rsidRPr="00731E5B">
        <w:rPr>
          <w:i/>
          <w:iCs/>
          <w:lang w:val="en-GB"/>
        </w:rPr>
        <w:t>Biogeosciences</w:t>
      </w:r>
      <w:r w:rsidRPr="00731E5B">
        <w:rPr>
          <w:lang w:val="en-GB"/>
        </w:rPr>
        <w:t>, 7.</w:t>
      </w:r>
    </w:p>
    <w:p w14:paraId="51B66989" w14:textId="77777777" w:rsidR="00731E5B" w:rsidRPr="00731E5B" w:rsidRDefault="00731E5B" w:rsidP="00731E5B">
      <w:pPr>
        <w:pStyle w:val="Bibliography"/>
        <w:rPr>
          <w:lang w:val="en-GB"/>
        </w:rPr>
      </w:pPr>
      <w:r w:rsidRPr="00731E5B">
        <w:rPr>
          <w:lang w:val="en-GB"/>
        </w:rPr>
        <w:t xml:space="preserve">Svedäng, H. &amp; Hornborg, S. (2014). Selective fishing induces density-dependent growth. </w:t>
      </w:r>
      <w:r w:rsidRPr="00731E5B">
        <w:rPr>
          <w:i/>
          <w:iCs/>
          <w:lang w:val="en-GB"/>
        </w:rPr>
        <w:t>Nature Communications</w:t>
      </w:r>
      <w:r w:rsidRPr="00731E5B">
        <w:rPr>
          <w:lang w:val="en-GB"/>
        </w:rPr>
        <w:t>, 5, 4152.</w:t>
      </w:r>
    </w:p>
    <w:p w14:paraId="5DFB88DB" w14:textId="77777777" w:rsidR="00731E5B" w:rsidRPr="00731E5B" w:rsidRDefault="00731E5B" w:rsidP="00731E5B">
      <w:pPr>
        <w:pStyle w:val="Bibliography"/>
        <w:rPr>
          <w:lang w:val="en-GB"/>
        </w:rPr>
      </w:pPr>
      <w:r w:rsidRPr="00731E5B">
        <w:rPr>
          <w:lang w:val="en-GB"/>
        </w:rPr>
        <w:t xml:space="preserve">Szuwalski, C.S., Burgess, M.G., Costello, C. &amp; Gaines, S.D. (2017). High fishery catches through trophic cascades in China. </w:t>
      </w:r>
      <w:r w:rsidRPr="00731E5B">
        <w:rPr>
          <w:i/>
          <w:iCs/>
          <w:lang w:val="en-GB"/>
        </w:rPr>
        <w:t>Proceedings of the National Academy of Sciences</w:t>
      </w:r>
      <w:r w:rsidRPr="00731E5B">
        <w:rPr>
          <w:lang w:val="en-GB"/>
        </w:rPr>
        <w:t>, 114, 717–721.</w:t>
      </w:r>
    </w:p>
    <w:p w14:paraId="15BE1C78" w14:textId="77777777" w:rsidR="00731E5B" w:rsidRPr="00731E5B" w:rsidRDefault="00731E5B" w:rsidP="00731E5B">
      <w:pPr>
        <w:pStyle w:val="Bibliography"/>
        <w:rPr>
          <w:lang w:val="en-GB"/>
        </w:rPr>
      </w:pPr>
      <w:r w:rsidRPr="00731E5B">
        <w:rPr>
          <w:lang w:val="en-GB"/>
        </w:rPr>
        <w:t xml:space="preserve">Thorson, J.T., Monnahan, C.C. &amp; Cope, J.M. (2015). The potential impact of time-variation in vital rates on fisheries management targets for marine fishes. </w:t>
      </w:r>
      <w:r w:rsidRPr="00731E5B">
        <w:rPr>
          <w:i/>
          <w:iCs/>
          <w:lang w:val="en-GB"/>
        </w:rPr>
        <w:t>Fisheries Research</w:t>
      </w:r>
      <w:r w:rsidRPr="00731E5B">
        <w:rPr>
          <w:lang w:val="en-GB"/>
        </w:rPr>
        <w:t>, 169, 8–17.</w:t>
      </w:r>
    </w:p>
    <w:p w14:paraId="3956D214" w14:textId="77777777" w:rsidR="00731E5B" w:rsidRPr="00731E5B" w:rsidRDefault="00731E5B" w:rsidP="00731E5B">
      <w:pPr>
        <w:pStyle w:val="Bibliography"/>
        <w:rPr>
          <w:lang w:val="en-GB"/>
        </w:rPr>
      </w:pPr>
      <w:r w:rsidRPr="00731E5B">
        <w:rPr>
          <w:lang w:val="en-GB"/>
        </w:rPr>
        <w:t xml:space="preserve">Thorson, J.T., Munch, S.B., Cope, J.M. &amp; Gao, J. (2017). Predicting life history parameters for all fishes worldwide. </w:t>
      </w:r>
      <w:r w:rsidRPr="00731E5B">
        <w:rPr>
          <w:i/>
          <w:iCs/>
          <w:lang w:val="en-GB"/>
        </w:rPr>
        <w:t>Ecological Applications</w:t>
      </w:r>
      <w:r w:rsidRPr="00731E5B">
        <w:rPr>
          <w:lang w:val="en-GB"/>
        </w:rPr>
        <w:t>, 27, 2262–2276.</w:t>
      </w:r>
    </w:p>
    <w:p w14:paraId="52C622BB" w14:textId="77777777" w:rsidR="00731E5B" w:rsidRPr="00731E5B" w:rsidRDefault="00731E5B" w:rsidP="00731E5B">
      <w:pPr>
        <w:pStyle w:val="Bibliography"/>
        <w:rPr>
          <w:lang w:val="en-GB"/>
        </w:rPr>
      </w:pPr>
      <w:r w:rsidRPr="00731E5B">
        <w:rPr>
          <w:lang w:val="en-GB"/>
        </w:rPr>
        <w:t xml:space="preserve">Thresher, R.E., Koslow, J.A., Morison, A.K. &amp; Smith, D.C. (2007). Depth-mediated reversal of the effects of climate change on long-term growth rates of exploited marine fish. </w:t>
      </w:r>
      <w:r w:rsidRPr="00731E5B">
        <w:rPr>
          <w:i/>
          <w:iCs/>
          <w:lang w:val="en-GB"/>
        </w:rPr>
        <w:t>Proceedings of the National Academy of Sciences, USA</w:t>
      </w:r>
      <w:r w:rsidRPr="00731E5B">
        <w:rPr>
          <w:lang w:val="en-GB"/>
        </w:rPr>
        <w:t>, 104, 7461–7465.</w:t>
      </w:r>
    </w:p>
    <w:p w14:paraId="162F3521" w14:textId="77777777" w:rsidR="00731E5B" w:rsidRPr="00731E5B" w:rsidRDefault="00731E5B" w:rsidP="00731E5B">
      <w:pPr>
        <w:pStyle w:val="Bibliography"/>
        <w:rPr>
          <w:lang w:val="en-GB"/>
        </w:rPr>
      </w:pPr>
      <w:r w:rsidRPr="00731E5B">
        <w:rPr>
          <w:lang w:val="en-GB"/>
        </w:rPr>
        <w:t xml:space="preserve">Ursin, E. (1967). A Mathematical Model of Some Aspects of Fish Growth, Respiration, and Mortality. </w:t>
      </w:r>
      <w:r w:rsidRPr="00731E5B">
        <w:rPr>
          <w:i/>
          <w:iCs/>
          <w:lang w:val="en-GB"/>
        </w:rPr>
        <w:t>Journal of the Fisheries Research Board of Canada</w:t>
      </w:r>
      <w:r w:rsidRPr="00731E5B">
        <w:rPr>
          <w:lang w:val="en-GB"/>
        </w:rPr>
        <w:t>, 24, 2355–2453.</w:t>
      </w:r>
    </w:p>
    <w:p w14:paraId="2C15FA9F" w14:textId="77777777" w:rsidR="00731E5B" w:rsidRPr="00E528F2" w:rsidRDefault="00731E5B" w:rsidP="00731E5B">
      <w:pPr>
        <w:pStyle w:val="Bibliography"/>
        <w:rPr>
          <w:lang w:val="sv-SE"/>
        </w:rPr>
      </w:pPr>
      <w:r w:rsidRPr="00731E5B">
        <w:rPr>
          <w:lang w:val="en-GB"/>
        </w:rPr>
        <w:t xml:space="preserve">Ursin, E. (1973). On the prey size preferences of cod and dab. </w:t>
      </w:r>
      <w:r w:rsidRPr="00E528F2">
        <w:rPr>
          <w:i/>
          <w:iCs/>
          <w:lang w:val="sv-SE"/>
        </w:rPr>
        <w:t>Meddelelser fra Danmarks Fiskeri-og Havun- dersgelser</w:t>
      </w:r>
      <w:r w:rsidRPr="00E528F2">
        <w:rPr>
          <w:lang w:val="sv-SE"/>
        </w:rPr>
        <w:t>, 7:8598.</w:t>
      </w:r>
    </w:p>
    <w:p w14:paraId="623C721D" w14:textId="77777777" w:rsidR="00731E5B" w:rsidRPr="00731E5B" w:rsidRDefault="00731E5B" w:rsidP="00731E5B">
      <w:pPr>
        <w:pStyle w:val="Bibliography"/>
        <w:rPr>
          <w:lang w:val="en-GB"/>
        </w:rPr>
      </w:pPr>
      <w:r w:rsidRPr="00731E5B">
        <w:rPr>
          <w:lang w:val="en-GB"/>
        </w:rPr>
        <w:t xml:space="preserve">Woodworth-Jefcoats, P.A., Blanchard, J.L. &amp; Drazen, J.C. (2019). Relative Impacts of Simultaneous Stressors on a Pelagic Marine Ecosystem. </w:t>
      </w:r>
      <w:r w:rsidRPr="00731E5B">
        <w:rPr>
          <w:i/>
          <w:iCs/>
          <w:lang w:val="en-GB"/>
        </w:rPr>
        <w:t>Frontiers in Marine Science</w:t>
      </w:r>
      <w:r w:rsidRPr="00731E5B">
        <w:rPr>
          <w:lang w:val="en-GB"/>
        </w:rPr>
        <w:t>, 6.</w:t>
      </w:r>
    </w:p>
    <w:p w14:paraId="43F29FE5" w14:textId="77777777" w:rsidR="00731E5B" w:rsidRPr="00731E5B" w:rsidRDefault="00731E5B" w:rsidP="00731E5B">
      <w:pPr>
        <w:pStyle w:val="Bibliography"/>
        <w:rPr>
          <w:lang w:val="en-GB"/>
        </w:rPr>
      </w:pPr>
      <w:r w:rsidRPr="00731E5B">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731E5B">
        <w:rPr>
          <w:i/>
          <w:iCs/>
          <w:lang w:val="en-GB"/>
        </w:rPr>
        <w:t>Global Change Biology</w:t>
      </w:r>
      <w:r w:rsidRPr="00731E5B">
        <w:rPr>
          <w:lang w:val="en-GB"/>
        </w:rPr>
        <w:t>, 19, 724–733.</w:t>
      </w:r>
    </w:p>
    <w:p w14:paraId="4DECFA78" w14:textId="77777777" w:rsidR="00731E5B" w:rsidRPr="00731E5B" w:rsidRDefault="00731E5B" w:rsidP="00731E5B">
      <w:pPr>
        <w:pStyle w:val="Bibliography"/>
        <w:rPr>
          <w:lang w:val="en-GB"/>
        </w:rPr>
      </w:pPr>
      <w:r w:rsidRPr="00731E5B">
        <w:rPr>
          <w:lang w:val="en-GB"/>
        </w:rPr>
        <w:lastRenderedPageBreak/>
        <w:t xml:space="preserve">Woodworth-Jefcoats, P.A., Polovina, J.J., Howell, E.A. &amp; Blanchard, J.L. (2015). Two takes on the ecosystem impacts of climate change and fishing: Comparing a size-based and a species-based ecosystem model in the central North Pacific. </w:t>
      </w:r>
      <w:r w:rsidRPr="00731E5B">
        <w:rPr>
          <w:i/>
          <w:iCs/>
          <w:lang w:val="en-GB"/>
        </w:rPr>
        <w:t>Progress in Oceanography</w:t>
      </w:r>
      <w:r w:rsidRPr="00731E5B">
        <w:rPr>
          <w:lang w:val="en-GB"/>
        </w:rPr>
        <w:t>, 138, 533–545.</w:t>
      </w:r>
    </w:p>
    <w:p w14:paraId="1751A51D" w14:textId="77777777" w:rsidR="00731E5B" w:rsidRPr="00731E5B" w:rsidRDefault="00731E5B" w:rsidP="00731E5B">
      <w:pPr>
        <w:pStyle w:val="Bibliography"/>
        <w:rPr>
          <w:lang w:val="en-GB"/>
        </w:rPr>
      </w:pPr>
      <w:r w:rsidRPr="00731E5B">
        <w:rPr>
          <w:lang w:val="en-GB"/>
        </w:rPr>
        <w:t xml:space="preserve">Yvon‐Durocher, G., Montoya, J.M., Trimmer, M. &amp; Woodward, G. (2011). Warming alters the size spectrum and shifts the distribution of biomass in freshwater ecosystems. </w:t>
      </w:r>
      <w:r w:rsidRPr="00731E5B">
        <w:rPr>
          <w:i/>
          <w:iCs/>
          <w:lang w:val="en-GB"/>
        </w:rPr>
        <w:t>Global Change Biology</w:t>
      </w:r>
      <w:r w:rsidRPr="00731E5B">
        <w:rPr>
          <w:lang w:val="en-GB"/>
        </w:rPr>
        <w:t>, 17, 1681–1694.</w:t>
      </w:r>
    </w:p>
    <w:p w14:paraId="6CD5CE7B" w14:textId="3101E580" w:rsidR="00AD548E" w:rsidRPr="0053282F" w:rsidRDefault="00C572FC" w:rsidP="00E528F2">
      <w:pPr>
        <w:pStyle w:val="Bibliography"/>
        <w:rPr>
          <w:rFonts w:cstheme="minorHAnsi"/>
          <w:b/>
        </w:rPr>
      </w:pPr>
      <w:r>
        <w:rPr>
          <w:rFonts w:cstheme="minorHAnsi"/>
          <w:b/>
        </w:rPr>
        <w:fldChar w:fldCharType="end"/>
      </w:r>
    </w:p>
    <w:sectPr w:rsidR="00AD548E" w:rsidRPr="0053282F" w:rsidSect="00250410">
      <w:headerReference w:type="even" r:id="rId25"/>
      <w:footerReference w:type="even" r:id="rId26"/>
      <w:footerReference w:type="default" r:id="rId27"/>
      <w:headerReference w:type="first" r:id="rId28"/>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na Gårdmark" w:date="2020-01-13T08:20:00Z" w:initials="AG">
    <w:p w14:paraId="5F8C3FC5" w14:textId="36661A38" w:rsidR="008B2B1B" w:rsidRDefault="008B2B1B">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8B2B1B" w:rsidRPr="00EE1CF3" w:rsidRDefault="008B2B1B">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8B2B1B" w:rsidRPr="00C57B85" w:rsidRDefault="008B2B1B">
      <w:pPr>
        <w:pStyle w:val="CommentText"/>
        <w:rPr>
          <w:lang w:val="en-GB"/>
        </w:rPr>
      </w:pPr>
      <w:r>
        <w:rPr>
          <w:rStyle w:val="CommentReference"/>
        </w:rPr>
        <w:annotationRef/>
      </w:r>
      <w:r w:rsidRPr="00C57B85">
        <w:rPr>
          <w:lang w:val="en-GB"/>
        </w:rPr>
        <w:t>Good idea, will change for the paper but keep it like this for the thesis (because the chapter titles are already submitted)</w:t>
      </w:r>
    </w:p>
  </w:comment>
  <w:comment w:id="2" w:author="Anna Gårdmark" w:date="2020-01-13T08:25:00Z" w:initials="AG">
    <w:p w14:paraId="2B25A0D3" w14:textId="5301A270" w:rsidR="008B2B1B" w:rsidRPr="00EE1CF3" w:rsidRDefault="008B2B1B">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8B2B1B" w:rsidRPr="00C57B85" w:rsidRDefault="008B2B1B">
      <w:pPr>
        <w:pStyle w:val="CommentText"/>
        <w:rPr>
          <w:lang w:val="en-GB"/>
        </w:rPr>
      </w:pPr>
      <w:r>
        <w:rPr>
          <w:rStyle w:val="CommentReference"/>
        </w:rPr>
        <w:annotationRef/>
      </w:r>
      <w:r w:rsidRPr="00C57B85">
        <w:rPr>
          <w:rStyle w:val="CommentReference"/>
          <w:lang w:val="en-GB"/>
        </w:rPr>
        <w:t>For the paper I’ll come up with something different, too confusing to use that term here… but will keep it like this for the thesis and explain what I mean according to your suggestion</w:t>
      </w:r>
    </w:p>
  </w:comment>
  <w:comment w:id="4" w:author="Asta Audzijonyte" w:date="2020-01-10T12:59:00Z" w:initials="AA">
    <w:p w14:paraId="56FFDFD9" w14:textId="77777777" w:rsidR="008B2B1B" w:rsidRPr="00EE1CF3" w:rsidRDefault="008B2B1B"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5" w:author="Anna Gårdmark" w:date="2020-01-13T08:38:00Z" w:initials="AG">
    <w:p w14:paraId="313B657E" w14:textId="77777777" w:rsidR="008B2B1B" w:rsidRPr="00B934BF" w:rsidRDefault="008B2B1B"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6" w:author="Max Lindmark" w:date="2020-01-23T10:46:00Z" w:initials="ML">
    <w:p w14:paraId="1A2EF796" w14:textId="6201EAAC" w:rsidR="008B2B1B" w:rsidRPr="00423E09" w:rsidRDefault="008B2B1B">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7" w:author="Max Lindmark" w:date="2020-02-09T15:04:00Z" w:initials="ML">
    <w:p w14:paraId="031FE89F" w14:textId="604100F8" w:rsidR="008B2B1B" w:rsidRPr="00FD0FFD" w:rsidRDefault="008B2B1B">
      <w:pPr>
        <w:pStyle w:val="CommentText"/>
        <w:rPr>
          <w:lang w:val="en-US"/>
        </w:rPr>
      </w:pPr>
      <w:r>
        <w:rPr>
          <w:rStyle w:val="CommentReference"/>
        </w:rPr>
        <w:annotationRef/>
      </w:r>
      <w:r>
        <w:rPr>
          <w:lang w:val="en-US"/>
        </w:rPr>
        <w:t>rewritten</w:t>
      </w:r>
    </w:p>
  </w:comment>
  <w:comment w:id="8" w:author="Asta Audzijonyte" w:date="2019-11-29T14:04:00Z" w:initials="AA">
    <w:p w14:paraId="2A4542E0" w14:textId="77777777" w:rsidR="008B2B1B" w:rsidRPr="00EE1CF3" w:rsidRDefault="008B2B1B"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9" w:author="Max Lindmark" w:date="2019-12-19T09:06:00Z" w:initials="ML">
    <w:p w14:paraId="16266152" w14:textId="77777777" w:rsidR="008B2B1B" w:rsidRPr="00EE1CF3" w:rsidRDefault="008B2B1B"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8B2B1B" w:rsidRPr="00EE1CF3" w:rsidRDefault="008B2B1B" w:rsidP="00133480">
      <w:pPr>
        <w:pStyle w:val="CommentText"/>
        <w:rPr>
          <w:lang w:val="en-GB"/>
        </w:rPr>
      </w:pPr>
    </w:p>
    <w:p w14:paraId="40E85AD7" w14:textId="77777777" w:rsidR="008B2B1B" w:rsidRPr="00EE1CF3" w:rsidRDefault="008B2B1B"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8B2B1B" w:rsidRPr="00EE1CF3" w:rsidRDefault="00401BA3" w:rsidP="00133480">
      <w:pPr>
        <w:pStyle w:val="CommentText"/>
        <w:rPr>
          <w:lang w:val="en-GB"/>
        </w:rPr>
      </w:pPr>
      <w:hyperlink r:id="rId1" w:history="1">
        <w:r w:rsidR="008B2B1B" w:rsidRPr="00EE1CF3">
          <w:rPr>
            <w:rStyle w:val="Hyperlink"/>
            <w:lang w:val="en-GB"/>
          </w:rPr>
          <w:t>https://academic.oup.com/icesjms/article-abstract/76/6/1653/5480400</w:t>
        </w:r>
      </w:hyperlink>
      <w:r w:rsidR="008B2B1B" w:rsidRPr="00EE1CF3">
        <w:rPr>
          <w:lang w:val="en-GB"/>
        </w:rPr>
        <w:t>. Although, I think that was an extreme case and even now they are not that abundant most years. And likely not in the time periods we largely consider here.</w:t>
      </w:r>
    </w:p>
  </w:comment>
  <w:comment w:id="10" w:author="Max Lindmark" w:date="2020-01-03T10:06:00Z" w:initials="ML">
    <w:p w14:paraId="5407D4CA" w14:textId="77777777" w:rsidR="008B2B1B" w:rsidRPr="00EE1CF3" w:rsidRDefault="008B2B1B"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1" w:author="Max Lindmark" w:date="2020-01-21T11:15:00Z" w:initials="ML">
    <w:p w14:paraId="6D78DCE0" w14:textId="0CF80F98" w:rsidR="008B2B1B" w:rsidRPr="00C57B85" w:rsidRDefault="008B2B1B">
      <w:pPr>
        <w:pStyle w:val="CommentText"/>
        <w:rPr>
          <w:lang w:val="en-GB"/>
        </w:rPr>
      </w:pPr>
      <w:r>
        <w:rPr>
          <w:rStyle w:val="CommentReference"/>
        </w:rPr>
        <w:annotationRef/>
      </w:r>
      <w:r w:rsidRPr="00C57B85">
        <w:rPr>
          <w:rFonts w:ascii="Times" w:hAnsi="Times"/>
          <w:lang w:val="en-GB"/>
        </w:rPr>
        <w:t xml:space="preserve">Hopefully a reference to </w:t>
      </w:r>
      <w:proofErr w:type="spellStart"/>
      <w:r w:rsidRPr="00C57B85">
        <w:rPr>
          <w:rFonts w:ascii="Times" w:hAnsi="Times"/>
          <w:lang w:val="en-GB"/>
        </w:rPr>
        <w:t>Audzijonyte</w:t>
      </w:r>
      <w:proofErr w:type="spellEnd"/>
      <w:r w:rsidRPr="00C57B85">
        <w:rPr>
          <w:rFonts w:ascii="Times" w:hAnsi="Times"/>
          <w:lang w:val="en-GB"/>
        </w:rPr>
        <w:t xml:space="preserve"> et al. soon</w:t>
      </w:r>
    </w:p>
  </w:comment>
  <w:comment w:id="12" w:author="Max Lindmark" w:date="2020-01-21T11:16:00Z" w:initials="ML">
    <w:p w14:paraId="1007B399" w14:textId="286217B0" w:rsidR="008B2B1B" w:rsidRPr="001348F6" w:rsidRDefault="008B2B1B">
      <w:pPr>
        <w:pStyle w:val="CommentText"/>
        <w:rPr>
          <w:lang w:val="en-US"/>
        </w:rPr>
      </w:pPr>
      <w:r w:rsidRPr="00634FC4">
        <w:rPr>
          <w:rStyle w:val="CommentReference"/>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8B2B1B" w:rsidRPr="00C57B85" w:rsidRDefault="008B2B1B">
      <w:pPr>
        <w:pStyle w:val="CommentText"/>
        <w:rPr>
          <w:lang w:val="en-GB"/>
        </w:rPr>
      </w:pPr>
    </w:p>
    <w:p w14:paraId="474B2B19" w14:textId="66A76D15" w:rsidR="008B2B1B" w:rsidRPr="00C57B85" w:rsidRDefault="008B2B1B">
      <w:pPr>
        <w:pStyle w:val="CommentText"/>
        <w:rPr>
          <w:lang w:val="en-GB"/>
        </w:rPr>
      </w:pPr>
      <w:r w:rsidRPr="00C57B85">
        <w:rPr>
          <w:lang w:val="en-GB"/>
        </w:rPr>
        <w:t>The</w:t>
      </w:r>
      <w:proofErr w:type="spellStart"/>
      <w:r w:rsidRPr="001348F6">
        <w:rPr>
          <w:lang w:val="en-US"/>
        </w:rPr>
        <w:t>re</w:t>
      </w:r>
      <w:r>
        <w:rPr>
          <w:lang w:val="en-US"/>
        </w:rPr>
        <w:t>fore</w:t>
      </w:r>
      <w:proofErr w:type="spellEnd"/>
      <w:r>
        <w:rPr>
          <w:lang w:val="en-US"/>
        </w:rPr>
        <w:t xml:space="preserve">, the </w:t>
      </w:r>
      <w:r w:rsidRPr="00C57B85">
        <w:rPr>
          <w:lang w:val="en-GB"/>
        </w:rPr>
        <w:t xml:space="preserve">original reference for that equation would be Ohlberger et al 2012 in Oikos I think, since they are not unimodal + </w:t>
      </w:r>
      <w:proofErr w:type="gramStart"/>
      <w:r w:rsidRPr="00C57B85">
        <w:rPr>
          <w:lang w:val="en-GB"/>
        </w:rPr>
        <w:t>size-dependent</w:t>
      </w:r>
      <w:proofErr w:type="gramEnd"/>
      <w:r w:rsidRPr="00C57B85">
        <w:rPr>
          <w:lang w:val="en-GB"/>
        </w:rPr>
        <w:t xml:space="preserve"> as Anna showed they can be.</w:t>
      </w:r>
    </w:p>
  </w:comment>
  <w:comment w:id="13" w:author="Anna Gårdmark" w:date="2020-01-29T13:48:00Z" w:initials="AG">
    <w:p w14:paraId="35AFA85F" w14:textId="6AD4B128" w:rsidR="008B2B1B" w:rsidRPr="00DC6626" w:rsidRDefault="008B2B1B">
      <w:pPr>
        <w:pStyle w:val="CommentText"/>
        <w:rPr>
          <w:lang w:val="en-GB"/>
        </w:rPr>
      </w:pPr>
      <w:r>
        <w:rPr>
          <w:rStyle w:val="CommentReference"/>
        </w:rPr>
        <w:annotationRef/>
      </w:r>
      <w:r w:rsidRPr="00081BAF">
        <w:rPr>
          <w:lang w:val="en-GB"/>
        </w:rPr>
        <w:t xml:space="preserve">some of these are truly confusing, like having several different indices for the same thing (like p, j, and </w:t>
      </w:r>
      <w:proofErr w:type="spellStart"/>
      <w:r w:rsidRPr="00081BAF">
        <w:rPr>
          <w:lang w:val="en-GB"/>
        </w:rPr>
        <w:t>i</w:t>
      </w:r>
      <w:proofErr w:type="spellEnd"/>
      <w:r w:rsidRPr="00081BAF">
        <w:rPr>
          <w:lang w:val="en-GB"/>
        </w:rPr>
        <w:t xml:space="preserve">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14" w:author="Max Lindmark" w:date="2020-02-04T14:41:00Z" w:initials="ML">
    <w:p w14:paraId="28888BD2" w14:textId="3FEDB6D3" w:rsidR="008B2B1B" w:rsidRPr="00DD3258" w:rsidRDefault="008B2B1B">
      <w:pPr>
        <w:pStyle w:val="CommentText"/>
        <w:rPr>
          <w:lang w:val="en-US"/>
        </w:rPr>
      </w:pPr>
      <w:r>
        <w:rPr>
          <w:lang w:val="en-US"/>
        </w:rPr>
        <w:t>I landed on a mix between your suggestion for clarification and keeping as is. Thanks for checking carefully!</w:t>
      </w:r>
    </w:p>
  </w:comment>
  <w:comment w:id="15" w:author="Anna Gårdmark" w:date="2020-01-29T14:16:00Z" w:initials="AG">
    <w:p w14:paraId="328629E0" w14:textId="77777777" w:rsidR="008B2B1B" w:rsidRPr="00C41EA8" w:rsidRDefault="008B2B1B" w:rsidP="003D63B7">
      <w:pPr>
        <w:pStyle w:val="CommentText"/>
        <w:rPr>
          <w:lang w:val="en-GB"/>
        </w:rPr>
      </w:pPr>
      <w:r>
        <w:rPr>
          <w:rStyle w:val="CommentReference"/>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w:t>
      </w:r>
      <w:proofErr w:type="spellStart"/>
      <w:r>
        <w:rPr>
          <w:lang w:val="en-GB"/>
        </w:rPr>
        <w:t>here s</w:t>
      </w:r>
      <w:proofErr w:type="spellEnd"/>
      <w:r>
        <w:rPr>
          <w:lang w:val="en-GB"/>
        </w:rPr>
        <w:t xml:space="preserve"> for starvation, I guess?) and that are indices (</w:t>
      </w:r>
      <w:proofErr w:type="spellStart"/>
      <w:r>
        <w:rPr>
          <w:lang w:val="en-GB"/>
        </w:rPr>
        <w:t>i</w:t>
      </w:r>
      <w:proofErr w:type="spellEnd"/>
      <w:r>
        <w:rPr>
          <w:lang w:val="en-GB"/>
        </w:rPr>
        <w:t xml:space="preserve"> for species </w:t>
      </w:r>
      <w:proofErr w:type="spellStart"/>
      <w:r>
        <w:rPr>
          <w:lang w:val="en-GB"/>
        </w:rPr>
        <w:t>i</w:t>
      </w:r>
      <w:proofErr w:type="spellEnd"/>
      <w:r>
        <w:rPr>
          <w:lang w:val="en-GB"/>
        </w:rPr>
        <w:t>)</w:t>
      </w:r>
    </w:p>
  </w:comment>
  <w:comment w:id="16" w:author="Max Lindmark" w:date="2020-02-04T15:15:00Z" w:initials="ML">
    <w:p w14:paraId="60013EE5" w14:textId="77777777" w:rsidR="008B2B1B" w:rsidRPr="008F683D" w:rsidRDefault="008B2B1B" w:rsidP="003D63B7">
      <w:pPr>
        <w:pStyle w:val="CommentText"/>
        <w:rPr>
          <w:rFonts w:ascii="Times New Roman" w:eastAsiaTheme="minorEastAsia" w:hAnsi="Times New Roman" w:cs="Times New Roman"/>
          <w:sz w:val="36"/>
          <w:szCs w:val="36"/>
          <w:lang w:val="en-GB"/>
        </w:rPr>
      </w:pPr>
      <w:r>
        <w:rPr>
          <w:rStyle w:val="CommentReference"/>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Auger‐</w:t>
      </w:r>
      <w:proofErr w:type="spellStart"/>
      <w:r w:rsidRPr="006F70CB">
        <w:rPr>
          <w:rFonts w:ascii="Times New Roman" w:hAnsi="Times New Roman" w:cs="Times New Roman"/>
          <w:sz w:val="36"/>
          <w:szCs w:val="36"/>
          <w:lang w:val="en-GB"/>
        </w:rPr>
        <w:t>Méthé</w:t>
      </w:r>
      <w:proofErr w:type="spellEnd"/>
      <w:r w:rsidRPr="006F70CB">
        <w:rPr>
          <w:rFonts w:ascii="Times New Roman" w:hAnsi="Times New Roman" w:cs="Times New Roman"/>
          <w:sz w:val="36"/>
          <w:szCs w:val="36"/>
          <w:lang w:val="en-GB"/>
        </w:rPr>
        <w:t xml:space="preserve">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CommentReference"/>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CommentReference"/>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8B2B1B" w:rsidRDefault="008B2B1B" w:rsidP="003D63B7">
      <w:pPr>
        <w:pStyle w:val="CommentText"/>
        <w:rPr>
          <w:rFonts w:ascii="Times New Roman" w:eastAsiaTheme="minorEastAsia" w:hAnsi="Times New Roman" w:cs="Times New Roman"/>
          <w:lang w:val="en-US"/>
        </w:rPr>
      </w:pPr>
    </w:p>
    <w:p w14:paraId="0BCC2507" w14:textId="77777777" w:rsidR="008B2B1B" w:rsidRPr="008F683D" w:rsidRDefault="008B2B1B" w:rsidP="003D63B7">
      <w:pPr>
        <w:pStyle w:val="CommentText"/>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p>
  </w:comment>
  <w:comment w:id="17" w:author="Anna Gårdmark" w:date="2020-02-07T11:09:00Z" w:initials="AG">
    <w:p w14:paraId="2D138021" w14:textId="4DA890CE" w:rsidR="008B2B1B" w:rsidRPr="00081BAF" w:rsidRDefault="008B2B1B">
      <w:pPr>
        <w:pStyle w:val="CommentText"/>
        <w:rPr>
          <w:lang w:val="en-GB"/>
        </w:rPr>
      </w:pPr>
      <w:r>
        <w:rPr>
          <w:rStyle w:val="CommentReference"/>
        </w:rPr>
        <w:annotationRef/>
      </w:r>
      <w:r w:rsidRPr="00081BAF">
        <w:rPr>
          <w:lang w:val="en-GB"/>
        </w:rPr>
        <w:t>yes, could be a solution for later</w:t>
      </w:r>
    </w:p>
  </w:comment>
  <w:comment w:id="18" w:author="Anna Gårdmark" w:date="2020-01-13T09:36:00Z" w:initials="AG">
    <w:p w14:paraId="5FBC7EFA" w14:textId="1933B929" w:rsidR="008B2B1B" w:rsidRPr="00B54BB4" w:rsidRDefault="008B2B1B">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19" w:author="Max Lindmark" w:date="2020-01-21T11:52:00Z" w:initials="ML">
    <w:p w14:paraId="03957E3D" w14:textId="726C9E45" w:rsidR="008B2B1B" w:rsidRPr="00C57B85" w:rsidRDefault="008B2B1B">
      <w:pPr>
        <w:pStyle w:val="CommentText"/>
        <w:rPr>
          <w:lang w:val="en-GB"/>
        </w:rPr>
      </w:pPr>
      <w:r>
        <w:rPr>
          <w:rStyle w:val="CommentReference"/>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w:t>
      </w:r>
      <w:proofErr w:type="spellStart"/>
      <w:r w:rsidRPr="00C57B85">
        <w:rPr>
          <w:lang w:val="en-GB"/>
        </w:rPr>
        <w:t>mizer</w:t>
      </w:r>
      <w:proofErr w:type="spellEnd"/>
      <w:r w:rsidRPr="00C57B85">
        <w:rPr>
          <w:lang w:val="en-GB"/>
        </w:rPr>
        <w:t xml:space="preserve">. </w:t>
      </w:r>
    </w:p>
    <w:p w14:paraId="5440D721" w14:textId="77777777" w:rsidR="008B2B1B" w:rsidRPr="00C57B85" w:rsidRDefault="008B2B1B">
      <w:pPr>
        <w:pStyle w:val="CommentText"/>
        <w:rPr>
          <w:lang w:val="en-GB"/>
        </w:rPr>
      </w:pPr>
    </w:p>
    <w:p w14:paraId="72E36855" w14:textId="565B4093" w:rsidR="008B2B1B" w:rsidRPr="00C57B85" w:rsidRDefault="008B2B1B">
      <w:pPr>
        <w:pStyle w:val="CommentText"/>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8B2B1B" w:rsidRPr="00C57B85" w:rsidRDefault="008B2B1B">
      <w:pPr>
        <w:pStyle w:val="CommentText"/>
        <w:rPr>
          <w:lang w:val="en-GB"/>
        </w:rPr>
      </w:pPr>
    </w:p>
    <w:p w14:paraId="5488E8F1" w14:textId="65246989" w:rsidR="008B2B1B" w:rsidRPr="00AD1AD0" w:rsidRDefault="008B2B1B">
      <w:pPr>
        <w:pStyle w:val="CommentText"/>
        <w:rPr>
          <w:lang w:val="en-US"/>
        </w:rPr>
      </w:pPr>
      <w:r w:rsidRPr="00C57B85">
        <w:rPr>
          <w:lang w:val="en-GB"/>
        </w:rPr>
        <w:t xml:space="preserve">But the original idea was to also look at fishing, including selectivity, so maybe this can be implemented later. </w:t>
      </w:r>
      <w:proofErr w:type="gramStart"/>
      <w:r w:rsidRPr="00C57B85">
        <w:rPr>
          <w:lang w:val="en-GB"/>
        </w:rPr>
        <w:t>Also</w:t>
      </w:r>
      <w:proofErr w:type="gramEnd"/>
      <w:r w:rsidRPr="00C57B85">
        <w:rPr>
          <w:lang w:val="en-GB"/>
        </w:rPr>
        <w:t xml:space="preserve">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20" w:author="Anna Gårdmark" w:date="2020-01-29T13:14:00Z" w:initials="AG">
    <w:p w14:paraId="63E69ACF" w14:textId="1A7F3D7C" w:rsidR="008B2B1B" w:rsidRPr="001645D6" w:rsidRDefault="008B2B1B">
      <w:pPr>
        <w:pStyle w:val="CommentText"/>
        <w:rPr>
          <w:lang w:val="en-GB"/>
        </w:rPr>
      </w:pPr>
      <w:r>
        <w:rPr>
          <w:rStyle w:val="CommentReference"/>
        </w:rPr>
        <w:annotationRef/>
      </w:r>
      <w:r>
        <w:rPr>
          <w:lang w:val="en-GB"/>
        </w:rPr>
        <w:t>Go for that if you like. D</w:t>
      </w:r>
      <w:r w:rsidRPr="001645D6">
        <w:rPr>
          <w:lang w:val="en-GB"/>
        </w:rPr>
        <w:t xml:space="preserve">ue to the pelagic trawls in </w:t>
      </w:r>
      <w:r>
        <w:rPr>
          <w:lang w:val="en-GB"/>
        </w:rPr>
        <w:t xml:space="preserve">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w:t>
      </w:r>
      <w:proofErr w:type="spellStart"/>
      <w:r>
        <w:rPr>
          <w:lang w:val="en-GB"/>
        </w:rPr>
        <w:t>yrs</w:t>
      </w:r>
      <w:proofErr w:type="spellEnd"/>
      <w:r>
        <w:rPr>
          <w:lang w:val="en-GB"/>
        </w:rPr>
        <w:t xml:space="preserve"> ago, and likely smaller now. Assumption ok for now, but worth varying both minimum size and knife-edge selectivity later on (and already now to briefly mention in the discussion).</w:t>
      </w:r>
    </w:p>
  </w:comment>
  <w:comment w:id="21" w:author="Asta Audzijonyte" w:date="2020-01-10T13:38:00Z" w:initials="AA">
    <w:p w14:paraId="4E7DFABD" w14:textId="590E24D1" w:rsidR="008B2B1B" w:rsidRPr="00EE1CF3" w:rsidRDefault="008B2B1B">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2" w:author="Max Lindmark" w:date="2020-01-21T12:04:00Z" w:initials="ML">
    <w:p w14:paraId="4E2BC9FE" w14:textId="6302979F" w:rsidR="008B2B1B" w:rsidRPr="00C57B85" w:rsidRDefault="008B2B1B">
      <w:pPr>
        <w:pStyle w:val="CommentText"/>
        <w:rPr>
          <w:lang w:val="en-GB"/>
        </w:rPr>
      </w:pPr>
      <w:r>
        <w:rPr>
          <w:rStyle w:val="CommentReference"/>
        </w:rPr>
        <w:annotationRef/>
      </w:r>
      <w:r w:rsidRPr="00C57B85">
        <w:rPr>
          <w:lang w:val="en-GB"/>
        </w:rPr>
        <w:t xml:space="preserve">Hmm, </w:t>
      </w:r>
      <w:proofErr w:type="gramStart"/>
      <w:r w:rsidRPr="00C57B85">
        <w:rPr>
          <w:lang w:val="en-GB"/>
        </w:rPr>
        <w:t>yes</w:t>
      </w:r>
      <w:proofErr w:type="gramEnd"/>
      <w:r w:rsidRPr="00C57B85">
        <w:rPr>
          <w:lang w:val="en-GB"/>
        </w:rPr>
        <w:t xml:space="preserve"> I agree with that definition of effort</w:t>
      </w:r>
      <w:r w:rsidRPr="000A0A56">
        <w:rPr>
          <w:lang w:val="en-US"/>
        </w:rPr>
        <w:t xml:space="preserve"> in general</w:t>
      </w:r>
      <w:r w:rsidRPr="00C57B85">
        <w:rPr>
          <w:lang w:val="en-GB"/>
        </w:rPr>
        <w:t xml:space="preserve">, but in </w:t>
      </w:r>
      <w:proofErr w:type="spellStart"/>
      <w:r w:rsidRPr="00C57B85">
        <w:rPr>
          <w:lang w:val="en-GB"/>
        </w:rPr>
        <w:t>mizer</w:t>
      </w:r>
      <w:proofErr w:type="spellEnd"/>
      <w:r w:rsidRPr="00C57B85">
        <w:rPr>
          <w:lang w:val="en-GB"/>
        </w:rPr>
        <w:t xml:space="preserve">, if catchability is set to 1, the effort corresponds to the instantaneous fishing mortality (1/year), right? </w:t>
      </w:r>
    </w:p>
    <w:p w14:paraId="520871FB" w14:textId="249FD14D" w:rsidR="008B2B1B" w:rsidRPr="00C57B85" w:rsidRDefault="008B2B1B">
      <w:pPr>
        <w:pStyle w:val="CommentText"/>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26" w:author="Max Lindmark" w:date="2020-02-04T18:10:00Z" w:initials="ML">
    <w:p w14:paraId="3FD07EC1" w14:textId="7195CA63" w:rsidR="008B2B1B" w:rsidRPr="002D0DD7" w:rsidRDefault="008B2B1B" w:rsidP="00B96533">
      <w:pPr>
        <w:pStyle w:val="CommentText"/>
        <w:rPr>
          <w:lang w:val="en-US"/>
        </w:rPr>
      </w:pPr>
      <w:r>
        <w:rPr>
          <w:rStyle w:val="CommentReference"/>
        </w:rPr>
        <w:annotationRef/>
      </w:r>
      <w:r w:rsidRPr="002D0DD7">
        <w:rPr>
          <w:lang w:val="en-US"/>
        </w:rPr>
        <w:t>We s</w:t>
      </w:r>
      <w:r>
        <w:rPr>
          <w:lang w:val="en-US"/>
        </w:rPr>
        <w:t xml:space="preserve">hould maybe think about how this should be calculated when there are multiple resources. In the code, it uses one of the </w:t>
      </w:r>
      <w:proofErr w:type="spellStart"/>
      <w:r>
        <w:rPr>
          <w:lang w:val="en-US"/>
        </w:rPr>
        <w:t>kappas</w:t>
      </w:r>
      <w:proofErr w:type="spellEnd"/>
      <w:r>
        <w:rPr>
          <w:lang w:val="en-US"/>
        </w:rPr>
        <w:t>… but which one should it be? Sum of all?</w:t>
      </w:r>
    </w:p>
  </w:comment>
  <w:comment w:id="27" w:author="Anna Gårdmark" w:date="2020-02-09T09:24:00Z" w:initials="AG">
    <w:p w14:paraId="770CA321" w14:textId="78A5211B" w:rsidR="008B2B1B" w:rsidRPr="00C817B8" w:rsidRDefault="008B2B1B">
      <w:pPr>
        <w:pStyle w:val="CommentText"/>
        <w:rPr>
          <w:lang w:val="en-GB"/>
        </w:rPr>
      </w:pPr>
      <w:r>
        <w:rPr>
          <w:rStyle w:val="CommentReference"/>
        </w:rPr>
        <w:annotationRef/>
      </w:r>
      <w:r w:rsidRPr="00C817B8">
        <w:rPr>
          <w:lang w:val="en-GB"/>
        </w:rPr>
        <w:t xml:space="preserve">most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Pr>
          <w:lang w:val="en-GB"/>
        </w:rPr>
        <w:t xml:space="preserve"> – but then the code needs to be corrected as well (later on…); </w:t>
      </w:r>
      <w:r w:rsidRPr="002C0DD7">
        <w:rPr>
          <w:highlight w:val="yellow"/>
          <w:lang w:val="en-GB"/>
        </w:rPr>
        <w:t>worth discussing also with Ken</w:t>
      </w:r>
    </w:p>
  </w:comment>
  <w:comment w:id="28" w:author="Max Lindmark" w:date="2020-02-09T15:09:00Z" w:initials="ML">
    <w:p w14:paraId="1E0408B4" w14:textId="3AC8AB04" w:rsidR="008B2B1B" w:rsidRPr="002F2ABF" w:rsidRDefault="008B2B1B">
      <w:pPr>
        <w:pStyle w:val="CommentText"/>
        <w:rPr>
          <w:lang w:val="en-US"/>
        </w:rPr>
      </w:pPr>
      <w:r>
        <w:rPr>
          <w:rStyle w:val="CommentReference"/>
        </w:rPr>
        <w:annotationRef/>
      </w:r>
      <w:r w:rsidRPr="002F2ABF">
        <w:rPr>
          <w:lang w:val="en-US"/>
        </w:rPr>
        <w:t>Yes, very important!</w:t>
      </w:r>
    </w:p>
  </w:comment>
  <w:comment w:id="29" w:author="Asta Audzijonyte" w:date="2020-01-10T14:01:00Z" w:initials="AA">
    <w:p w14:paraId="60D38B07" w14:textId="55CB0EC8" w:rsidR="008B2B1B" w:rsidRPr="00EE1CF3" w:rsidRDefault="008B2B1B">
      <w:pPr>
        <w:pStyle w:val="CommentText"/>
        <w:rPr>
          <w:lang w:val="en-GB"/>
        </w:rPr>
      </w:pPr>
      <w:r>
        <w:rPr>
          <w:rStyle w:val="CommentReference"/>
        </w:rPr>
        <w:annotationRef/>
      </w:r>
      <w:r w:rsidRPr="00EE1CF3">
        <w:rPr>
          <w:lang w:val="en-GB"/>
        </w:rPr>
        <w:t xml:space="preserve">Does it mean the distribution is the same? Not clear to me. </w:t>
      </w:r>
    </w:p>
  </w:comment>
  <w:comment w:id="30" w:author="Max Lindmark" w:date="2020-01-21T15:47:00Z" w:initials="ML">
    <w:p w14:paraId="75868CBE" w14:textId="21C2125B" w:rsidR="008B2B1B" w:rsidRPr="00C57B85" w:rsidRDefault="008B2B1B">
      <w:pPr>
        <w:pStyle w:val="CommentText"/>
        <w:rPr>
          <w:lang w:val="en-GB"/>
        </w:rPr>
      </w:pPr>
      <w:r>
        <w:rPr>
          <w:rStyle w:val="CommentReference"/>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31" w:author="Asta Audzijonyte" w:date="2020-01-10T14:01:00Z" w:initials="AA">
    <w:p w14:paraId="279C19B5" w14:textId="19B8EF12" w:rsidR="008B2B1B" w:rsidRPr="00EE1CF3" w:rsidRDefault="008B2B1B">
      <w:pPr>
        <w:pStyle w:val="CommentText"/>
        <w:rPr>
          <w:lang w:val="en-GB"/>
        </w:rPr>
      </w:pPr>
      <w:r>
        <w:rPr>
          <w:rStyle w:val="CommentReference"/>
        </w:rPr>
        <w:annotationRef/>
      </w:r>
      <w:r w:rsidRPr="00EE1CF3">
        <w:rPr>
          <w:lang w:val="en-GB"/>
        </w:rPr>
        <w:t>Are specific details given in the Appendix? Very cool!</w:t>
      </w:r>
    </w:p>
  </w:comment>
  <w:comment w:id="32" w:author="Max Lindmark" w:date="2020-01-27T17:17:00Z" w:initials="ML">
    <w:p w14:paraId="6C1910E8" w14:textId="0E1272CF" w:rsidR="008B2B1B" w:rsidRPr="00F612FF" w:rsidRDefault="008B2B1B">
      <w:pPr>
        <w:pStyle w:val="CommentText"/>
        <w:rPr>
          <w:lang w:val="en-US"/>
        </w:rPr>
      </w:pPr>
      <w:r>
        <w:rPr>
          <w:rStyle w:val="CommentReference"/>
        </w:rPr>
        <w:annotationRef/>
      </w:r>
      <w:r w:rsidRPr="00F612FF">
        <w:rPr>
          <w:lang w:val="en-US"/>
        </w:rPr>
        <w:t>Could be done, but</w:t>
      </w:r>
      <w:r>
        <w:rPr>
          <w:lang w:val="en-US"/>
        </w:rPr>
        <w:t xml:space="preserve"> don’t think it’s that much more to say really! I added a few sentences also.</w:t>
      </w:r>
    </w:p>
  </w:comment>
  <w:comment w:id="33" w:author="Asta Audzijonyte" w:date="2020-01-10T14:06:00Z" w:initials="AA">
    <w:p w14:paraId="4B793178" w14:textId="41FD0DCA" w:rsidR="008B2B1B" w:rsidRPr="00EE1CF3" w:rsidRDefault="008B2B1B">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34" w:author="Max Lindmark" w:date="2020-01-21T15:58:00Z" w:initials="ML">
    <w:p w14:paraId="4A0EFB58" w14:textId="77777777" w:rsidR="008B2B1B" w:rsidRPr="00C57B85" w:rsidRDefault="008B2B1B">
      <w:pPr>
        <w:pStyle w:val="CommentText"/>
        <w:rPr>
          <w:lang w:val="en-GB"/>
        </w:rPr>
      </w:pPr>
      <w:r w:rsidRPr="00C57B85">
        <w:rPr>
          <w:lang w:val="en-GB"/>
        </w:rPr>
        <w:t xml:space="preserve">Ooh I mean that would have been nice but </w:t>
      </w:r>
      <w:r>
        <w:rPr>
          <w:rStyle w:val="CommentReference"/>
        </w:rPr>
        <w:annotationRef/>
      </w:r>
      <w:r w:rsidRPr="00C57B85">
        <w:rPr>
          <w:lang w:val="en-GB"/>
        </w:rPr>
        <w:t xml:space="preserve">I don’t think I’ll do that. </w:t>
      </w:r>
    </w:p>
    <w:p w14:paraId="757C0B5F" w14:textId="77777777" w:rsidR="008B2B1B" w:rsidRPr="00C57B85" w:rsidRDefault="008B2B1B">
      <w:pPr>
        <w:pStyle w:val="CommentText"/>
        <w:rPr>
          <w:lang w:val="en-GB"/>
        </w:rPr>
      </w:pPr>
    </w:p>
    <w:p w14:paraId="1B25F7D1" w14:textId="249F9672" w:rsidR="008B2B1B" w:rsidRPr="00C57B85" w:rsidRDefault="008B2B1B">
      <w:pPr>
        <w:pStyle w:val="CommentText"/>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35" w:author="Julia Blanchard" w:date="2019-06-06T22:59:00Z" w:initials="JB">
    <w:p w14:paraId="0AEF0669" w14:textId="77777777" w:rsidR="008B2B1B" w:rsidRPr="00C57B85" w:rsidRDefault="008B2B1B" w:rsidP="001B012A">
      <w:pPr>
        <w:pStyle w:val="CommentText"/>
        <w:rPr>
          <w:lang w:val="en-GB"/>
        </w:rPr>
      </w:pPr>
      <w:r>
        <w:rPr>
          <w:rStyle w:val="CommentReference"/>
        </w:rPr>
        <w:annotationRef/>
      </w:r>
      <w:r w:rsidRPr="00C57B85">
        <w:rPr>
          <w:lang w:val="en-GB"/>
        </w:rPr>
        <w:t xml:space="preserve">Do you have catches? One issue that has come up a lot – and see follow on papers </w:t>
      </w:r>
      <w:proofErr w:type="gramStart"/>
      <w:r w:rsidRPr="00C57B85">
        <w:rPr>
          <w:lang w:val="en-GB"/>
        </w:rPr>
        <w:t>( Spence</w:t>
      </w:r>
      <w:proofErr w:type="gramEnd"/>
      <w:r w:rsidRPr="00C57B85">
        <w:rPr>
          <w:lang w:val="en-GB"/>
        </w:rPr>
        <w:t xml:space="preserve"> et al) is an issue </w:t>
      </w:r>
      <w:proofErr w:type="spellStart"/>
      <w:r w:rsidRPr="00C57B85">
        <w:rPr>
          <w:lang w:val="en-GB"/>
        </w:rPr>
        <w:t>abut</w:t>
      </w:r>
      <w:proofErr w:type="spellEnd"/>
      <w:r w:rsidRPr="00C57B85">
        <w:rPr>
          <w:lang w:val="en-GB"/>
        </w:rPr>
        <w:t xml:space="preserve"> using SSB. On one </w:t>
      </w:r>
      <w:proofErr w:type="spellStart"/>
      <w:r w:rsidRPr="00C57B85">
        <w:rPr>
          <w:lang w:val="en-GB"/>
        </w:rPr>
        <w:t>hadn</w:t>
      </w:r>
      <w:proofErr w:type="spellEnd"/>
      <w:r w:rsidRPr="00C57B85">
        <w:rPr>
          <w:lang w:val="en-GB"/>
        </w:rPr>
        <w:t xml:space="preserve"> they are form statistical fitted stock assessment </w:t>
      </w:r>
      <w:proofErr w:type="gramStart"/>
      <w:r w:rsidRPr="00C57B85">
        <w:rPr>
          <w:lang w:val="en-GB"/>
        </w:rPr>
        <w:t>models</w:t>
      </w:r>
      <w:proofErr w:type="gramEnd"/>
      <w:r w:rsidRPr="00C57B85">
        <w:rPr>
          <w:lang w:val="en-GB"/>
        </w:rPr>
        <w:t xml:space="preserve"> so they do fit the data. But on the other </w:t>
      </w:r>
      <w:proofErr w:type="gramStart"/>
      <w:r w:rsidRPr="00C57B85">
        <w:rPr>
          <w:lang w:val="en-GB"/>
        </w:rPr>
        <w:t>hand</w:t>
      </w:r>
      <w:proofErr w:type="gramEnd"/>
      <w:r w:rsidRPr="00C57B85">
        <w:rPr>
          <w:lang w:val="en-GB"/>
        </w:rPr>
        <w:t xml:space="preserve"> based on very different assumptions – it is a surprise we get differences…</w:t>
      </w:r>
    </w:p>
    <w:p w14:paraId="0ED597C7" w14:textId="77777777" w:rsidR="008B2B1B" w:rsidRPr="00C57B85" w:rsidRDefault="008B2B1B" w:rsidP="001B012A">
      <w:pPr>
        <w:pStyle w:val="CommentText"/>
        <w:rPr>
          <w:lang w:val="en-GB"/>
        </w:rPr>
      </w:pPr>
    </w:p>
    <w:p w14:paraId="332C7886" w14:textId="77777777" w:rsidR="008B2B1B" w:rsidRPr="00C57B85" w:rsidRDefault="008B2B1B" w:rsidP="001B012A">
      <w:pPr>
        <w:pStyle w:val="CommentText"/>
        <w:rPr>
          <w:lang w:val="en-GB"/>
        </w:rPr>
      </w:pPr>
      <w:r w:rsidRPr="00C57B85">
        <w:rPr>
          <w:lang w:val="en-GB"/>
        </w:rPr>
        <w:t xml:space="preserve">So you might want to think about comparing what happens if you fit to catches (rather than only </w:t>
      </w:r>
      <w:proofErr w:type="gramStart"/>
      <w:r w:rsidRPr="00C57B85">
        <w:rPr>
          <w:lang w:val="en-GB"/>
        </w:rPr>
        <w:t>SSB )</w:t>
      </w:r>
      <w:proofErr w:type="gramEnd"/>
    </w:p>
    <w:p w14:paraId="4C186E3E" w14:textId="77777777" w:rsidR="008B2B1B" w:rsidRPr="00C57B85" w:rsidRDefault="008B2B1B" w:rsidP="001B012A">
      <w:pPr>
        <w:pStyle w:val="CommentText"/>
        <w:rPr>
          <w:lang w:val="en-GB"/>
        </w:rPr>
      </w:pPr>
    </w:p>
    <w:p w14:paraId="604A17E3" w14:textId="77777777" w:rsidR="008B2B1B" w:rsidRPr="00C57B85" w:rsidRDefault="008B2B1B" w:rsidP="001B012A">
      <w:pPr>
        <w:pStyle w:val="CommentText"/>
        <w:rPr>
          <w:lang w:val="en-GB"/>
        </w:rPr>
      </w:pPr>
      <w:r w:rsidRPr="00C57B85">
        <w:rPr>
          <w:lang w:val="en-GB"/>
        </w:rPr>
        <w:t xml:space="preserve">But there is no single way to do this…. </w:t>
      </w:r>
      <w:proofErr w:type="gramStart"/>
      <w:r w:rsidRPr="00C57B85">
        <w:rPr>
          <w:lang w:val="en-GB"/>
        </w:rPr>
        <w:t>So</w:t>
      </w:r>
      <w:proofErr w:type="gramEnd"/>
      <w:r w:rsidRPr="00C57B85">
        <w:rPr>
          <w:lang w:val="en-GB"/>
        </w:rPr>
        <w:t xml:space="preserve"> you need to also use your judgement about the system to decide what is most appropriate</w:t>
      </w:r>
    </w:p>
  </w:comment>
  <w:comment w:id="36" w:author="Max Lindmark [2]" w:date="2019-08-02T11:02:00Z" w:initials="ML">
    <w:p w14:paraId="48BA7615" w14:textId="30ACAB42" w:rsidR="008B2B1B" w:rsidRPr="00EE1CF3" w:rsidRDefault="008B2B1B"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8B2B1B" w:rsidRPr="00EE1CF3" w:rsidRDefault="008B2B1B" w:rsidP="001B012A">
      <w:pPr>
        <w:pStyle w:val="CommentText"/>
        <w:rPr>
          <w:rStyle w:val="CommentReference"/>
          <w:lang w:val="en-GB"/>
        </w:rPr>
      </w:pPr>
    </w:p>
    <w:p w14:paraId="158357BA" w14:textId="3AD7C062" w:rsidR="008B2B1B" w:rsidRPr="00EE1CF3" w:rsidRDefault="008B2B1B"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37" w:author="Asta Audzijonyte" w:date="2020-01-10T14:15:00Z" w:initials="AA">
    <w:p w14:paraId="06F1D301" w14:textId="1E87D320" w:rsidR="008B2B1B" w:rsidRPr="00EE1CF3" w:rsidRDefault="008B2B1B">
      <w:pPr>
        <w:pStyle w:val="CommentText"/>
        <w:rPr>
          <w:lang w:val="en-GB"/>
        </w:rPr>
      </w:pPr>
      <w:r>
        <w:rPr>
          <w:rStyle w:val="CommentReference"/>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38" w:author="Max Lindmark" w:date="2020-01-22T14:44:00Z" w:initials="ML">
    <w:p w14:paraId="6353B54F" w14:textId="49242960" w:rsidR="008B2B1B" w:rsidRPr="00C57B85" w:rsidRDefault="008B2B1B">
      <w:pPr>
        <w:pStyle w:val="CommentText"/>
        <w:rPr>
          <w:lang w:val="en-GB"/>
        </w:rPr>
      </w:pPr>
      <w:r>
        <w:rPr>
          <w:rStyle w:val="CommentReference"/>
        </w:rPr>
        <w:annotationRef/>
      </w:r>
      <w:r w:rsidRPr="00C57B85">
        <w:rPr>
          <w:lang w:val="en-GB"/>
        </w:rPr>
        <w:t xml:space="preserve">I have expanded on this now! And </w:t>
      </w:r>
      <w:proofErr w:type="spellStart"/>
      <w:r w:rsidRPr="00C57B85">
        <w:rPr>
          <w:lang w:val="en-GB"/>
        </w:rPr>
        <w:t>erepro</w:t>
      </w:r>
      <w:proofErr w:type="spellEnd"/>
      <w:r w:rsidRPr="00C57B85">
        <w:rPr>
          <w:lang w:val="en-GB"/>
        </w:rPr>
        <w:t xml:space="preserve"> is </w:t>
      </w:r>
      <w:proofErr w:type="spellStart"/>
      <w:r w:rsidRPr="00C57B85">
        <w:rPr>
          <w:lang w:val="en-GB"/>
        </w:rPr>
        <w:t>disuccsed</w:t>
      </w:r>
      <w:proofErr w:type="spellEnd"/>
      <w:r w:rsidRPr="00C57B85">
        <w:rPr>
          <w:lang w:val="en-GB"/>
        </w:rPr>
        <w:t xml:space="preserve"> when I describe the recruitment</w:t>
      </w:r>
    </w:p>
  </w:comment>
  <w:comment w:id="39" w:author="Anna Gårdmark" w:date="2020-02-07T13:42:00Z" w:initials="AG">
    <w:p w14:paraId="2514F1A6" w14:textId="362D90EE" w:rsidR="008B2B1B" w:rsidRPr="002A1574" w:rsidRDefault="008B2B1B">
      <w:pPr>
        <w:pStyle w:val="CommentText"/>
        <w:rPr>
          <w:lang w:val="en-GB"/>
        </w:rPr>
      </w:pPr>
      <w:r>
        <w:rPr>
          <w:rStyle w:val="CommentReference"/>
        </w:rPr>
        <w:annotationRef/>
      </w:r>
      <w:r w:rsidRPr="00787D7E">
        <w:rPr>
          <w:lang w:val="en-GB"/>
        </w:rPr>
        <w:t xml:space="preserve">’external density-dependent’ is not </w:t>
      </w:r>
      <w:proofErr w:type="gramStart"/>
      <w:r w:rsidRPr="00787D7E">
        <w:rPr>
          <w:lang w:val="en-GB"/>
        </w:rPr>
        <w:t>explanatory  (</w:t>
      </w:r>
      <w:proofErr w:type="gramEnd"/>
      <w:r w:rsidRPr="00787D7E">
        <w:rPr>
          <w:lang w:val="en-GB"/>
        </w:rPr>
        <w:t xml:space="preserve">actually, to me it sounds wrong, because it is still an intra-specific interaction). I’m guessing you mean ‘external’ as lumping all other potential density-dependent effects other than those that emerge from the more explicit </w:t>
      </w:r>
      <w:proofErr w:type="spellStart"/>
      <w:r w:rsidRPr="00787D7E">
        <w:rPr>
          <w:lang w:val="en-GB"/>
        </w:rPr>
        <w:t>intgeractions</w:t>
      </w:r>
      <w:proofErr w:type="spellEnd"/>
      <w:r w:rsidRPr="00787D7E">
        <w:rPr>
          <w:lang w:val="en-GB"/>
        </w:rPr>
        <w:t xml:space="preserve"> in the size-structured part of the model”. See if you agree with my suggestion in track changes; if not, make sure to provide another explanation (in this sentence)</w:t>
      </w:r>
    </w:p>
  </w:comment>
  <w:comment w:id="40" w:author="Max Lindmark" w:date="2020-02-08T15:00:00Z" w:initials="ML">
    <w:p w14:paraId="4536F1B6" w14:textId="7A995196" w:rsidR="008B2B1B" w:rsidRPr="00143F3F" w:rsidRDefault="008B2B1B">
      <w:pPr>
        <w:pStyle w:val="CommentText"/>
        <w:rPr>
          <w:lang w:val="en-US"/>
        </w:rPr>
      </w:pPr>
      <w:r>
        <w:rPr>
          <w:rStyle w:val="CommentReference"/>
        </w:rPr>
        <w:annotationRef/>
      </w:r>
      <w:r w:rsidRPr="00143F3F">
        <w:rPr>
          <w:lang w:val="en-US"/>
        </w:rPr>
        <w:t xml:space="preserve">External as in not a </w:t>
      </w:r>
      <w:r>
        <w:rPr>
          <w:lang w:val="en-US"/>
        </w:rPr>
        <w:t>result from the modelled interactions and does not enter the energy flow elsewhere. Removed it though and explain what it is we look at. The SSR is described with egg production.</w:t>
      </w:r>
    </w:p>
  </w:comment>
  <w:comment w:id="41" w:author="Anna Gårdmark" w:date="2020-02-09T09:30:00Z" w:initials="AG">
    <w:p w14:paraId="736806C3" w14:textId="72FFD6AA" w:rsidR="008B2B1B" w:rsidRDefault="008B2B1B">
      <w:pPr>
        <w:pStyle w:val="CommentText"/>
      </w:pPr>
      <w:r>
        <w:rPr>
          <w:rStyle w:val="CommentReference"/>
        </w:rPr>
        <w:annotationRef/>
      </w:r>
      <w:r>
        <w:t>better now</w:t>
      </w:r>
    </w:p>
  </w:comment>
  <w:comment w:id="42" w:author="Max Lindmark" w:date="2020-01-21T17:33:00Z" w:initials="ML">
    <w:p w14:paraId="3C70ED48" w14:textId="77777777" w:rsidR="008B2B1B" w:rsidRPr="00C57B85" w:rsidRDefault="008B2B1B" w:rsidP="00EF66DC">
      <w:pPr>
        <w:pStyle w:val="CommentText"/>
        <w:rPr>
          <w:rStyle w:val="CommentReference"/>
          <w:lang w:val="en-GB"/>
        </w:rPr>
      </w:pPr>
      <w:r>
        <w:rPr>
          <w:rStyle w:val="CommentReference"/>
        </w:rPr>
        <w:annotationRef/>
      </w:r>
      <w:r w:rsidRPr="00C57B85">
        <w:rPr>
          <w:rStyle w:val="CommentReference"/>
          <w:lang w:val="en-GB"/>
        </w:rPr>
        <w:t>I added a few sentences here.</w:t>
      </w:r>
    </w:p>
    <w:p w14:paraId="534BA6BE" w14:textId="77777777" w:rsidR="008B2B1B" w:rsidRPr="00C57B85" w:rsidRDefault="008B2B1B" w:rsidP="00EF66DC">
      <w:pPr>
        <w:pStyle w:val="CommentText"/>
        <w:rPr>
          <w:rStyle w:val="CommentReference"/>
          <w:lang w:val="en-GB"/>
        </w:rPr>
      </w:pPr>
    </w:p>
    <w:p w14:paraId="18489AB9" w14:textId="77777777" w:rsidR="008B2B1B" w:rsidRPr="00C57B85" w:rsidRDefault="008B2B1B" w:rsidP="00EF66DC">
      <w:pPr>
        <w:pStyle w:val="CommentText"/>
        <w:rPr>
          <w:rStyle w:val="CommentReference"/>
          <w:lang w:val="en-GB"/>
        </w:rPr>
      </w:pPr>
      <w:r>
        <w:rPr>
          <w:rStyle w:val="CommentReference"/>
        </w:rPr>
        <w:annotationRef/>
      </w:r>
      <w:r w:rsidRPr="00C57B85">
        <w:rPr>
          <w:rStyle w:val="CommentReference"/>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8B2B1B" w:rsidRPr="00C57B85" w:rsidRDefault="008B2B1B" w:rsidP="00EF66DC">
      <w:pPr>
        <w:pStyle w:val="CommentText"/>
        <w:rPr>
          <w:rStyle w:val="CommentReference"/>
          <w:lang w:val="en-GB"/>
        </w:rPr>
      </w:pPr>
    </w:p>
    <w:p w14:paraId="3BED5579" w14:textId="08F3185D" w:rsidR="008B2B1B" w:rsidRPr="00C57B85" w:rsidRDefault="008B2B1B" w:rsidP="00EF66DC">
      <w:pPr>
        <w:pStyle w:val="CommentText"/>
        <w:rPr>
          <w:lang w:val="en-GB"/>
        </w:rPr>
      </w:pPr>
      <w:r w:rsidRPr="00C57B85">
        <w:rPr>
          <w:rStyle w:val="CommentReference"/>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43" w:author="Asta Audzijonyte" w:date="2020-01-10T16:45:00Z" w:initials="AA">
    <w:p w14:paraId="3002707A" w14:textId="77777777" w:rsidR="008B2B1B" w:rsidRPr="00EE1CF3" w:rsidRDefault="008B2B1B">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8B2B1B" w:rsidRPr="00EE1CF3" w:rsidRDefault="008B2B1B">
      <w:pPr>
        <w:pStyle w:val="CommentText"/>
        <w:rPr>
          <w:lang w:val="en-GB"/>
        </w:rPr>
      </w:pPr>
    </w:p>
    <w:p w14:paraId="1DEC69D6" w14:textId="2CDD9917" w:rsidR="008B2B1B" w:rsidRPr="00EE1CF3" w:rsidRDefault="008B2B1B">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44" w:author="Anna Gårdmark" w:date="2020-01-13T13:09:00Z" w:initials="AG">
    <w:p w14:paraId="5D806F21" w14:textId="7A77CEE2" w:rsidR="008B2B1B" w:rsidRPr="00C343FD" w:rsidRDefault="008B2B1B">
      <w:pPr>
        <w:pStyle w:val="CommentText"/>
        <w:rPr>
          <w:lang w:val="en-GB"/>
        </w:rPr>
      </w:pPr>
      <w:r>
        <w:rPr>
          <w:rStyle w:val="CommentReference"/>
        </w:rPr>
        <w:annotationRef/>
      </w:r>
      <w:r w:rsidRPr="00C343FD">
        <w:rPr>
          <w:lang w:val="en-GB"/>
        </w:rPr>
        <w:t>good points. The latter one is important to bring up in the discussion</w:t>
      </w:r>
    </w:p>
  </w:comment>
  <w:comment w:id="45" w:author="Max Lindmark" w:date="2020-01-21T18:09:00Z" w:initials="ML">
    <w:p w14:paraId="3C50083A" w14:textId="77777777" w:rsidR="008B2B1B" w:rsidRPr="00C57B85" w:rsidRDefault="008B2B1B">
      <w:pPr>
        <w:pStyle w:val="CommentText"/>
        <w:rPr>
          <w:lang w:val="en-GB"/>
        </w:rPr>
      </w:pPr>
      <w:r>
        <w:rPr>
          <w:rStyle w:val="CommentReference"/>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8B2B1B" w:rsidRPr="00C57B85" w:rsidRDefault="008B2B1B">
      <w:pPr>
        <w:pStyle w:val="CommentText"/>
        <w:rPr>
          <w:lang w:val="en-GB"/>
        </w:rPr>
      </w:pPr>
    </w:p>
    <w:p w14:paraId="755B469E" w14:textId="77777777" w:rsidR="008B2B1B" w:rsidRDefault="008B2B1B">
      <w:pPr>
        <w:pStyle w:val="CommentText"/>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8B2B1B" w:rsidRDefault="008B2B1B">
      <w:pPr>
        <w:pStyle w:val="CommentText"/>
        <w:rPr>
          <w:lang w:val="en-US"/>
        </w:rPr>
      </w:pPr>
    </w:p>
    <w:p w14:paraId="4DD49427" w14:textId="7F5D6D21" w:rsidR="008B2B1B" w:rsidRPr="00542CD3" w:rsidRDefault="008B2B1B">
      <w:pPr>
        <w:pStyle w:val="CommentText"/>
        <w:rPr>
          <w:lang w:val="en-US"/>
        </w:rPr>
      </w:pPr>
      <w:r>
        <w:rPr>
          <w:lang w:val="en-US"/>
        </w:rPr>
        <w:t xml:space="preserve">I need to check the </w:t>
      </w:r>
      <w:proofErr w:type="spellStart"/>
      <w:r>
        <w:rPr>
          <w:lang w:val="en-US"/>
        </w:rPr>
        <w:t>R_max</w:t>
      </w:r>
      <w:proofErr w:type="spellEnd"/>
      <w:r>
        <w:rPr>
          <w:lang w:val="en-US"/>
        </w:rPr>
        <w:t xml:space="preserve"> idea though, i.e. if the increased growth and thus likely biomass production does not lead to large differences in recruitment due to them being close to </w:t>
      </w:r>
      <w:proofErr w:type="spellStart"/>
      <w:r>
        <w:rPr>
          <w:lang w:val="en-US"/>
        </w:rPr>
        <w:t>R_max</w:t>
      </w:r>
      <w:proofErr w:type="spellEnd"/>
      <w:r>
        <w:rPr>
          <w:lang w:val="en-US"/>
        </w:rPr>
        <w:t xml:space="preserve">. I have so far only looked at </w:t>
      </w:r>
      <w:proofErr w:type="spellStart"/>
      <w:r>
        <w:rPr>
          <w:lang w:val="en-US"/>
        </w:rPr>
        <w:t>R_max</w:t>
      </w:r>
      <w:proofErr w:type="spellEnd"/>
      <w:r>
        <w:rPr>
          <w:lang w:val="en-US"/>
        </w:rPr>
        <w:t xml:space="preserve"> in the calibration, not the main analysis. </w:t>
      </w:r>
      <w:r w:rsidRPr="00542CD3">
        <w:rPr>
          <w:b/>
          <w:bCs/>
          <w:lang w:val="en-US"/>
        </w:rPr>
        <w:t>Will prioritize this next!</w:t>
      </w:r>
    </w:p>
  </w:comment>
  <w:comment w:id="46" w:author="Max Lindmark" w:date="2020-01-04T18:28:00Z" w:initials="ML">
    <w:p w14:paraId="0D32AFEB" w14:textId="77777777" w:rsidR="008B2B1B" w:rsidRPr="00EE1CF3" w:rsidRDefault="008B2B1B">
      <w:pPr>
        <w:pStyle w:val="CommentText"/>
        <w:rPr>
          <w:lang w:val="en-GB"/>
        </w:rPr>
      </w:pPr>
      <w:r>
        <w:rPr>
          <w:rStyle w:val="CommentReference"/>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8B2B1B" w:rsidRPr="00EE1CF3" w:rsidRDefault="008B2B1B">
      <w:pPr>
        <w:pStyle w:val="CommentText"/>
        <w:rPr>
          <w:lang w:val="en-GB"/>
        </w:rPr>
      </w:pPr>
    </w:p>
    <w:p w14:paraId="0F426246" w14:textId="2F862F30" w:rsidR="008B2B1B" w:rsidRPr="00EE1CF3" w:rsidRDefault="008B2B1B">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47" w:author="Asta Audzijonyte" w:date="2020-01-10T16:10:00Z" w:initials="AA">
    <w:p w14:paraId="2E795C5D" w14:textId="4B61EFCE" w:rsidR="008B2B1B" w:rsidRPr="00EE1CF3" w:rsidRDefault="008B2B1B">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48" w:author="Asta Audzijonyte" w:date="2020-01-10T16:12:00Z" w:initials="AA">
    <w:p w14:paraId="3473C746" w14:textId="2186D947" w:rsidR="008B2B1B" w:rsidRPr="00EE1CF3" w:rsidRDefault="008B2B1B">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49" w:author="Anna Gårdmark" w:date="2020-01-13T13:19:00Z" w:initials="AG">
    <w:p w14:paraId="7912A0B1" w14:textId="2A9D09B5" w:rsidR="008B2B1B" w:rsidRPr="0063626B" w:rsidRDefault="008B2B1B">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50" w:author="Max Lindmark" w:date="2020-01-21T18:35:00Z" w:initials="ML">
    <w:p w14:paraId="70967359" w14:textId="77777777" w:rsidR="008B2B1B" w:rsidRPr="00C57B85" w:rsidRDefault="008B2B1B">
      <w:pPr>
        <w:pStyle w:val="CommentText"/>
        <w:rPr>
          <w:rStyle w:val="CommentReference"/>
          <w:lang w:val="en-GB"/>
        </w:rPr>
      </w:pPr>
      <w:r w:rsidRPr="00C57B85">
        <w:rPr>
          <w:rStyle w:val="CommentReference"/>
          <w:b/>
          <w:bCs/>
          <w:lang w:val="en-GB"/>
        </w:rPr>
        <w:t xml:space="preserve">Asta#2: </w:t>
      </w:r>
      <w:r>
        <w:rPr>
          <w:rStyle w:val="CommentReference"/>
        </w:rPr>
        <w:annotationRef/>
      </w:r>
      <w:r w:rsidRPr="00C57B85">
        <w:rPr>
          <w:rStyle w:val="CommentReference"/>
          <w:lang w:val="en-GB"/>
        </w:rPr>
        <w:t>I actually meant quite broadly across all sizes when referring to the results and scenarios in my first comment here</w:t>
      </w:r>
      <w:r w:rsidRPr="009A00FD">
        <w:rPr>
          <w:rStyle w:val="CommentReference"/>
          <w:lang w:val="en-US"/>
        </w:rPr>
        <w:t xml:space="preserve"> </w:t>
      </w:r>
      <w:r>
        <w:rPr>
          <w:rStyle w:val="CommentReference"/>
          <w:lang w:val="en-US"/>
        </w:rPr>
        <w:t>(because the sign of the effect does not change over ontogeny)</w:t>
      </w:r>
      <w:r w:rsidRPr="00C57B85">
        <w:rPr>
          <w:rStyle w:val="CommentReference"/>
          <w:lang w:val="en-GB"/>
        </w:rPr>
        <w:t>.</w:t>
      </w:r>
    </w:p>
    <w:p w14:paraId="08F6F6A7" w14:textId="2BB5980A" w:rsidR="008B2B1B" w:rsidRPr="00C57B85" w:rsidRDefault="008B2B1B">
      <w:pPr>
        <w:pStyle w:val="CommentText"/>
        <w:rPr>
          <w:rStyle w:val="CommentReference"/>
          <w:lang w:val="en-GB"/>
        </w:rPr>
      </w:pPr>
      <w:r w:rsidRPr="00C57B85">
        <w:rPr>
          <w:rStyle w:val="CommentReference"/>
          <w:lang w:val="en-GB"/>
        </w:rPr>
        <w:t xml:space="preserve"> </w:t>
      </w:r>
    </w:p>
    <w:p w14:paraId="3EFA7D29" w14:textId="57936D1C" w:rsidR="008B2B1B" w:rsidRPr="00C57B85" w:rsidRDefault="008B2B1B" w:rsidP="00A400E1">
      <w:pPr>
        <w:pStyle w:val="CommentText"/>
        <w:rPr>
          <w:lang w:val="en-GB"/>
        </w:rPr>
      </w:pPr>
      <w:r w:rsidRPr="00C57B85">
        <w:rPr>
          <w:rStyle w:val="CommentReference"/>
          <w:b/>
          <w:bCs/>
          <w:lang w:val="en-GB"/>
        </w:rPr>
        <w:t xml:space="preserve">Asta#1: </w:t>
      </w:r>
      <w:r w:rsidRPr="00C57B85">
        <w:rPr>
          <w:rStyle w:val="CommentReference"/>
          <w:lang w:val="en-GB"/>
        </w:rPr>
        <w:t xml:space="preserve">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w:t>
      </w:r>
      <w:proofErr w:type="spellStart"/>
      <w:r w:rsidRPr="00C57B85">
        <w:rPr>
          <w:rStyle w:val="CommentReference"/>
          <w:lang w:val="en-GB"/>
        </w:rPr>
        <w:t>Baudron</w:t>
      </w:r>
      <w:proofErr w:type="spellEnd"/>
      <w:r w:rsidRPr="00C57B85">
        <w:rPr>
          <w:rStyle w:val="CommentReference"/>
          <w:lang w:val="en-GB"/>
        </w:rPr>
        <w:t xml:space="preserve"> 2014), but the effects are hard to separate. More controlled data, or experimental studies seem to show that the negative effects on (large) adult size-at-age are more uncertain than the positive effects on small individuals (e.g. </w:t>
      </w:r>
      <w:proofErr w:type="spellStart"/>
      <w:r w:rsidRPr="00C57B85">
        <w:rPr>
          <w:rStyle w:val="CommentReference"/>
          <w:lang w:val="en-GB"/>
        </w:rPr>
        <w:t>Barneche</w:t>
      </w:r>
      <w:proofErr w:type="spellEnd"/>
      <w:r w:rsidRPr="00C57B85">
        <w:rPr>
          <w:rStyle w:val="CommentReference"/>
          <w:lang w:val="en-GB"/>
        </w:rPr>
        <w:t xml:space="preserve"> et al 2019; Huss et al 2019).</w:t>
      </w:r>
    </w:p>
  </w:comment>
  <w:comment w:id="51" w:author="Anna Gårdmark" w:date="2020-01-13T13:28:00Z" w:initials="AG">
    <w:p w14:paraId="4B6860A9" w14:textId="58EE25B2" w:rsidR="008B2B1B" w:rsidRPr="001F2BB0" w:rsidRDefault="008B2B1B">
      <w:pPr>
        <w:pStyle w:val="CommentText"/>
        <w:rPr>
          <w:lang w:val="en-GB"/>
        </w:rPr>
      </w:pPr>
      <w:r>
        <w:rPr>
          <w:rStyle w:val="CommentReference"/>
        </w:rPr>
        <w:annotationRef/>
      </w:r>
      <w:r w:rsidRPr="001F2BB0">
        <w:rPr>
          <w:lang w:val="en-GB"/>
        </w:rPr>
        <w:t>interesting – why do you think this is?</w:t>
      </w:r>
    </w:p>
  </w:comment>
  <w:comment w:id="52" w:author="Max Lindmark" w:date="2020-01-27T17:51:00Z" w:initials="ML">
    <w:p w14:paraId="0C637F24" w14:textId="77777777" w:rsidR="008B2B1B" w:rsidRDefault="008B2B1B">
      <w:pPr>
        <w:pStyle w:val="CommentText"/>
        <w:rPr>
          <w:lang w:val="en-US"/>
        </w:rPr>
      </w:pPr>
      <w:r>
        <w:rPr>
          <w:rStyle w:val="CommentReference"/>
        </w:rPr>
        <w:annotationRef/>
      </w:r>
      <w:r w:rsidRPr="00BA6B1B">
        <w:rPr>
          <w:lang w:val="en-US"/>
        </w:rPr>
        <w:t>That’s a</w:t>
      </w:r>
      <w:r>
        <w:rPr>
          <w:lang w:val="en-US"/>
        </w:rPr>
        <w:t xml:space="preserve"> very</w:t>
      </w:r>
      <w:r w:rsidRPr="00BA6B1B">
        <w:rPr>
          <w:lang w:val="en-US"/>
        </w:rPr>
        <w:t xml:space="preserve"> good question</w:t>
      </w:r>
      <w:r>
        <w:rPr>
          <w:lang w:val="en-US"/>
        </w:rPr>
        <w:t xml:space="preserve">… I </w:t>
      </w:r>
      <w:proofErr w:type="spellStart"/>
      <w:r>
        <w:rPr>
          <w:lang w:val="en-US"/>
        </w:rPr>
        <w:t>though</w:t>
      </w:r>
      <w:proofErr w:type="spellEnd"/>
      <w:r>
        <w:rPr>
          <w:lang w:val="en-US"/>
        </w:rPr>
        <w:t xml:space="preserve"> a lot about it and now I think it’s because the projections use the overall mean FMSY values, which is much lower than the extremely high 0.9 used for the calibration (mean F in 1992-</w:t>
      </w:r>
      <w:proofErr w:type="gramStart"/>
      <w:r>
        <w:rPr>
          <w:lang w:val="en-US"/>
        </w:rPr>
        <w:t>2002)…</w:t>
      </w:r>
      <w:proofErr w:type="gramEnd"/>
    </w:p>
    <w:p w14:paraId="0F745047" w14:textId="77777777" w:rsidR="008B2B1B" w:rsidRDefault="008B2B1B">
      <w:pPr>
        <w:pStyle w:val="CommentText"/>
        <w:rPr>
          <w:lang w:val="en-US"/>
        </w:rPr>
      </w:pPr>
    </w:p>
    <w:p w14:paraId="531C9033" w14:textId="2BC65669" w:rsidR="008B2B1B" w:rsidRDefault="008B2B1B">
      <w:pPr>
        <w:pStyle w:val="CommentText"/>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8B2B1B" w:rsidRPr="002C0EE7" w:rsidRDefault="008B2B1B">
      <w:pPr>
        <w:pStyle w:val="CommentText"/>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8B2B1B" w:rsidRDefault="008B2B1B">
      <w:pPr>
        <w:pStyle w:val="CommentText"/>
        <w:rPr>
          <w:lang w:val="en-US"/>
        </w:rPr>
      </w:pPr>
    </w:p>
    <w:p w14:paraId="40000D6C" w14:textId="2C2A1A41" w:rsidR="008B2B1B" w:rsidRPr="00BA6B1B" w:rsidRDefault="008B2B1B">
      <w:pPr>
        <w:pStyle w:val="CommentText"/>
        <w:rPr>
          <w:lang w:val="en-US"/>
        </w:rPr>
      </w:pPr>
      <w:r>
        <w:rPr>
          <w:lang w:val="en-US"/>
        </w:rPr>
        <w:t>Or we just say it could contribute and that those F-values anyway and point to the non-time-varying simulations for FMSY and such.</w:t>
      </w:r>
    </w:p>
  </w:comment>
  <w:comment w:id="53" w:author="Anna Gårdmark" w:date="2020-01-29T14:46:00Z" w:initials="AG">
    <w:p w14:paraId="74CD18B6" w14:textId="76FF109C" w:rsidR="008B2B1B" w:rsidRPr="002A36ED" w:rsidRDefault="008B2B1B">
      <w:pPr>
        <w:pStyle w:val="CommentText"/>
        <w:rPr>
          <w:lang w:val="en-GB"/>
        </w:rPr>
      </w:pPr>
      <w:r>
        <w:rPr>
          <w:rStyle w:val="CommentReference"/>
        </w:rPr>
        <w:annotationRef/>
      </w:r>
      <w:r w:rsidRPr="002A36ED">
        <w:rPr>
          <w:lang w:val="en-GB"/>
        </w:rPr>
        <w:t xml:space="preserve">For the paper that would be a helpful analysis. </w:t>
      </w:r>
      <w:r>
        <w:rPr>
          <w:lang w:val="en-GB"/>
        </w:rPr>
        <w:t xml:space="preserve">If you have time and want to prioritize it also before the thesis hand-in (and defense), then go ahead. Else you have your back-up </w:t>
      </w:r>
      <w:proofErr w:type="gramStart"/>
      <w:r>
        <w:rPr>
          <w:lang w:val="en-GB"/>
        </w:rPr>
        <w:t>planned,</w:t>
      </w:r>
      <w:proofErr w:type="gramEnd"/>
      <w:r>
        <w:rPr>
          <w:lang w:val="en-GB"/>
        </w:rPr>
        <w:t xml:space="preserve"> I see.</w:t>
      </w:r>
    </w:p>
  </w:comment>
  <w:comment w:id="54" w:author="Anna Gårdmark" w:date="2020-01-13T13:51:00Z" w:initials="AG">
    <w:p w14:paraId="0E6B3094" w14:textId="39A296DD" w:rsidR="008B2B1B" w:rsidRPr="00702530" w:rsidRDefault="008B2B1B">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55" w:author="Max Lindmark" w:date="2020-01-21T18:31:00Z" w:initials="ML">
    <w:p w14:paraId="45FD10EF" w14:textId="61E81321" w:rsidR="008B2B1B" w:rsidRPr="00786BD5" w:rsidRDefault="008B2B1B">
      <w:pPr>
        <w:pStyle w:val="CommentText"/>
        <w:rPr>
          <w:lang w:val="en-US"/>
        </w:rPr>
      </w:pPr>
      <w:r w:rsidRPr="00206E44">
        <w:rPr>
          <w:rStyle w:val="CommentReference"/>
          <w:color w:val="FF0000"/>
        </w:rPr>
        <w:annotationRef/>
      </w:r>
      <w:r>
        <w:rPr>
          <w:lang w:val="en-US"/>
        </w:rPr>
        <w:t>Because I updated the scenario that I didn’t have uncertainty on before, this point is not as important as the results are generally clearer.</w:t>
      </w:r>
    </w:p>
  </w:comment>
  <w:comment w:id="56" w:author="Anna Gårdmark" w:date="2020-01-29T15:31:00Z" w:initials="AG">
    <w:p w14:paraId="29207F21" w14:textId="0C20978C" w:rsidR="008B2B1B" w:rsidRPr="00B5532D" w:rsidRDefault="008B2B1B">
      <w:pPr>
        <w:pStyle w:val="CommentText"/>
        <w:rPr>
          <w:lang w:val="en-GB"/>
        </w:rPr>
      </w:pPr>
      <w:r>
        <w:rPr>
          <w:rStyle w:val="CommentReference"/>
        </w:rPr>
        <w:annotationRef/>
      </w:r>
      <w:r w:rsidRPr="00B5532D">
        <w:rPr>
          <w:lang w:val="en-GB"/>
        </w:rPr>
        <w:t xml:space="preserve">ok, but which sizes of fish is </w:t>
      </w:r>
      <w:proofErr w:type="gramStart"/>
      <w:r w:rsidRPr="00B5532D">
        <w:rPr>
          <w:lang w:val="en-GB"/>
        </w:rPr>
        <w:t>it ”that</w:t>
      </w:r>
      <w:proofErr w:type="gramEnd"/>
      <w:r w:rsidRPr="00B5532D">
        <w:rPr>
          <w:lang w:val="en-GB"/>
        </w:rPr>
        <w:t xml:space="preserve"> constitute the main catches”?</w:t>
      </w:r>
    </w:p>
  </w:comment>
  <w:comment w:id="57" w:author="Max Lindmark" w:date="2020-02-04T16:24:00Z" w:initials="ML">
    <w:p w14:paraId="51BF994E" w14:textId="77777777" w:rsidR="008B2B1B" w:rsidRDefault="008B2B1B">
      <w:pPr>
        <w:pStyle w:val="CommentText"/>
        <w:rPr>
          <w:lang w:val="en-US"/>
        </w:rPr>
      </w:pPr>
      <w:r>
        <w:rPr>
          <w:rStyle w:val="CommentReference"/>
        </w:rPr>
        <w:annotationRef/>
      </w:r>
      <w:r w:rsidRPr="00413508">
        <w:rPr>
          <w:lang w:val="en-US"/>
        </w:rPr>
        <w:t xml:space="preserve">I don’t have </w:t>
      </w:r>
      <w:r>
        <w:rPr>
          <w:lang w:val="en-US"/>
        </w:rPr>
        <w:t xml:space="preserve">the size-distribution of catches </w:t>
      </w:r>
      <w:r w:rsidRPr="00413508">
        <w:rPr>
          <w:lang w:val="en-US"/>
        </w:rPr>
        <w:t xml:space="preserve">readily </w:t>
      </w:r>
      <w:r>
        <w:rPr>
          <w:lang w:val="en-US"/>
        </w:rPr>
        <w:t xml:space="preserve">available, but the main point is that’s it not the 10 kg cod, which are about 1/100 the abundance of 100 g cod. (Fig. 3). </w:t>
      </w:r>
    </w:p>
    <w:p w14:paraId="645356B2" w14:textId="77777777" w:rsidR="008B2B1B" w:rsidRDefault="008B2B1B">
      <w:pPr>
        <w:pStyle w:val="CommentText"/>
        <w:rPr>
          <w:lang w:val="en-US"/>
        </w:rPr>
      </w:pPr>
    </w:p>
    <w:p w14:paraId="7FDE44FD" w14:textId="7FB08A4C" w:rsidR="008B2B1B" w:rsidRPr="00413508" w:rsidRDefault="008B2B1B">
      <w:pPr>
        <w:pStyle w:val="CommentText"/>
        <w:rPr>
          <w:lang w:val="en-US"/>
        </w:rPr>
      </w:pPr>
      <w:r>
        <w:rPr>
          <w:lang w:val="en-US"/>
        </w:rPr>
        <w:t>Also, the point was more noting that yield declines and abundance declines, except for really large cod. Had they been numerous in the population yield would have increased, or if the overall abundance had increased yield had also increased.</w:t>
      </w:r>
    </w:p>
  </w:comment>
  <w:comment w:id="58" w:author="Anna Gårdmark" w:date="2020-02-07T14:16:00Z" w:initials="AG">
    <w:p w14:paraId="4CC92067" w14:textId="0955E4F6" w:rsidR="008B2B1B" w:rsidRPr="00DF630A" w:rsidRDefault="008B2B1B">
      <w:pPr>
        <w:pStyle w:val="CommentText"/>
        <w:rPr>
          <w:lang w:val="en-GB"/>
        </w:rPr>
      </w:pPr>
      <w:r>
        <w:rPr>
          <w:rStyle w:val="CommentReference"/>
        </w:rPr>
        <w:annotationRef/>
      </w:r>
      <w:r w:rsidRPr="00DF630A">
        <w:rPr>
          <w:lang w:val="en-GB"/>
        </w:rPr>
        <w:t xml:space="preserve">later on, for the paper to be submitted, I think you should try to present size-distribution of catches; for </w:t>
      </w:r>
      <w:proofErr w:type="spellStart"/>
      <w:r w:rsidRPr="00DF630A">
        <w:rPr>
          <w:lang w:val="en-GB"/>
        </w:rPr>
        <w:t>noe</w:t>
      </w:r>
      <w:proofErr w:type="spellEnd"/>
      <w:r w:rsidRPr="00DF630A">
        <w:rPr>
          <w:lang w:val="en-GB"/>
        </w:rPr>
        <w:t xml:space="preserve"> it could, due to time constraints, pass.</w:t>
      </w:r>
    </w:p>
  </w:comment>
  <w:comment w:id="59" w:author="Max Lindmark" w:date="2020-05-29T09:49:00Z" w:initials="ML">
    <w:p w14:paraId="09284FCF" w14:textId="1E11E481" w:rsidR="00D80D11" w:rsidRPr="00024E94" w:rsidRDefault="00D80D11">
      <w:pPr>
        <w:pStyle w:val="CommentText"/>
        <w:rPr>
          <w:lang w:val="sv-SE"/>
        </w:rPr>
      </w:pPr>
      <w:r>
        <w:rPr>
          <w:rStyle w:val="CommentReference"/>
        </w:rPr>
        <w:annotationRef/>
      </w:r>
      <w:r w:rsidR="00024E94">
        <w:rPr>
          <w:rStyle w:val="CommentReference"/>
          <w:lang w:val="sv-SE"/>
        </w:rPr>
        <w:t>DELETE</w:t>
      </w:r>
    </w:p>
  </w:comment>
  <w:comment w:id="60" w:author="Anna Gårdmark" w:date="2020-02-09T09:39:00Z" w:initials="AG">
    <w:p w14:paraId="29C5C065" w14:textId="7BD4983D" w:rsidR="008B2B1B" w:rsidRPr="002C7217" w:rsidRDefault="008B2B1B">
      <w:pPr>
        <w:pStyle w:val="CommentText"/>
        <w:rPr>
          <w:lang w:val="en-GB"/>
        </w:rPr>
      </w:pPr>
      <w:r>
        <w:rPr>
          <w:rStyle w:val="CommentReference"/>
        </w:rPr>
        <w:annotationRef/>
      </w:r>
      <w:r w:rsidRPr="008C62F4">
        <w:rPr>
          <w:rStyle w:val="CommentReference"/>
          <w:highlight w:val="yellow"/>
          <w:lang w:val="en-GB"/>
        </w:rPr>
        <w:t>or somehow indicate that these results are in line with previous modelling studies (that’s important – else it sounds as if your model is wrong – rather than the assumption in this scenario)</w:t>
      </w:r>
    </w:p>
  </w:comment>
  <w:comment w:id="61" w:author="Max Lindmark" w:date="2020-02-09T15:16:00Z" w:initials="ML">
    <w:p w14:paraId="608D43EE" w14:textId="7484D8C9" w:rsidR="0011439A" w:rsidRPr="0011439A" w:rsidRDefault="0011439A">
      <w:pPr>
        <w:pStyle w:val="CommentText"/>
        <w:rPr>
          <w:lang w:val="en-US"/>
        </w:rPr>
      </w:pPr>
      <w:r>
        <w:rPr>
          <w:rStyle w:val="CommentReference"/>
        </w:rPr>
        <w:annotationRef/>
      </w:r>
      <w:r w:rsidRPr="0011439A">
        <w:rPr>
          <w:lang w:val="en-US"/>
        </w:rPr>
        <w:t>But I don’t know what this also refers to</w:t>
      </w:r>
      <w:r>
        <w:rPr>
          <w:lang w:val="en-US"/>
        </w:rPr>
        <w:t xml:space="preserve">. For </w:t>
      </w:r>
      <w:proofErr w:type="gramStart"/>
      <w:r>
        <w:rPr>
          <w:lang w:val="en-US"/>
        </w:rPr>
        <w:t>now</w:t>
      </w:r>
      <w:proofErr w:type="gramEnd"/>
      <w:r>
        <w:rPr>
          <w:lang w:val="en-US"/>
        </w:rPr>
        <w:t xml:space="preserve"> I think it’s clear enough that </w:t>
      </w:r>
      <w:proofErr w:type="spellStart"/>
      <w:r>
        <w:rPr>
          <w:lang w:val="en-US"/>
        </w:rPr>
        <w:t>referes</w:t>
      </w:r>
      <w:proofErr w:type="spellEnd"/>
      <w:r>
        <w:rPr>
          <w:lang w:val="en-US"/>
        </w:rPr>
        <w:t xml:space="preserve"> to a scenario and not the model</w:t>
      </w:r>
    </w:p>
  </w:comment>
  <w:comment w:id="62" w:author="Anna Gårdmark" w:date="2020-02-09T09:41:00Z" w:initials="AG">
    <w:p w14:paraId="537BD9C3" w14:textId="54328728" w:rsidR="008B2B1B" w:rsidRPr="002C7217" w:rsidRDefault="008B2B1B">
      <w:pPr>
        <w:pStyle w:val="CommentText"/>
        <w:rPr>
          <w:lang w:val="en-GB"/>
        </w:rPr>
      </w:pPr>
      <w:r w:rsidRPr="002C7217">
        <w:rPr>
          <w:rStyle w:val="CommentReference"/>
          <w:highlight w:val="yellow"/>
        </w:rPr>
        <w:annotationRef/>
      </w:r>
      <w:r w:rsidRPr="002C7217">
        <w:rPr>
          <w:rStyle w:val="CommentReference"/>
          <w:highlight w:val="yellow"/>
          <w:lang w:val="en-GB"/>
        </w:rPr>
        <w:t xml:space="preserve">I don’t agree that this holds for all levels – these models do not predict faster growth of small individuals. </w:t>
      </w:r>
      <w:proofErr w:type="gramStart"/>
      <w:r w:rsidRPr="002C7217">
        <w:rPr>
          <w:rStyle w:val="CommentReference"/>
          <w:highlight w:val="yellow"/>
          <w:lang w:val="en-GB"/>
        </w:rPr>
        <w:t>So</w:t>
      </w:r>
      <w:proofErr w:type="gramEnd"/>
      <w:r w:rsidRPr="002C7217">
        <w:rPr>
          <w:rStyle w:val="CommentReference"/>
          <w:highlight w:val="yellow"/>
          <w:lang w:val="en-GB"/>
        </w:rPr>
        <w:t xml:space="preserve"> you need to specify predictions of what here.   (And the mechanisms aren’t the same, unless they also have used temperature-dependent physiology; you could say, I guess, that the “dominating mechanisms” are the same, as the warming-induced resource reduction and hence shift towards smaller individuals and thereby lower mean population body size is the same in both – but that’s not the only mechanisms in your model (as opposed to previous model)</w:t>
      </w:r>
    </w:p>
  </w:comment>
  <w:comment w:id="63" w:author="Max Lindmark" w:date="2020-02-09T15:24:00Z" w:initials="ML">
    <w:p w14:paraId="6C032A52" w14:textId="77777777" w:rsidR="00474B7A" w:rsidRDefault="00474B7A">
      <w:pPr>
        <w:pStyle w:val="CommentText"/>
        <w:rPr>
          <w:lang w:val="en-US"/>
        </w:rPr>
      </w:pPr>
      <w:r>
        <w:rPr>
          <w:rStyle w:val="CommentReference"/>
        </w:rPr>
        <w:annotationRef/>
      </w:r>
      <w:r w:rsidRPr="00474B7A">
        <w:rPr>
          <w:lang w:val="en-US"/>
        </w:rPr>
        <w:t xml:space="preserve">I disagree slightly, WJ 2019 and </w:t>
      </w:r>
      <w:proofErr w:type="spellStart"/>
      <w:r>
        <w:rPr>
          <w:lang w:val="en-US"/>
        </w:rPr>
        <w:t>Lefort</w:t>
      </w:r>
      <w:proofErr w:type="spellEnd"/>
      <w:r>
        <w:rPr>
          <w:lang w:val="en-US"/>
        </w:rPr>
        <w:t xml:space="preserve"> are scale physiological processes also, but growth results are not shown or discussed. </w:t>
      </w:r>
      <w:proofErr w:type="gramStart"/>
      <w:r>
        <w:rPr>
          <w:lang w:val="en-US"/>
        </w:rPr>
        <w:t>So</w:t>
      </w:r>
      <w:proofErr w:type="gramEnd"/>
      <w:r>
        <w:rPr>
          <w:lang w:val="en-US"/>
        </w:rPr>
        <w:t xml:space="preserve"> from those to papers, the mechanisms shouldn’t really be that different.</w:t>
      </w:r>
    </w:p>
    <w:p w14:paraId="2C607BEC" w14:textId="77777777" w:rsidR="00744B3F" w:rsidRDefault="00744B3F">
      <w:pPr>
        <w:pStyle w:val="CommentText"/>
        <w:rPr>
          <w:lang w:val="en-US"/>
        </w:rPr>
      </w:pPr>
    </w:p>
    <w:p w14:paraId="64B590E0" w14:textId="0C0B4A85" w:rsidR="00744B3F" w:rsidRPr="00474B7A" w:rsidRDefault="00744B3F">
      <w:pPr>
        <w:pStyle w:val="CommentText"/>
        <w:rPr>
          <w:lang w:val="en-US"/>
        </w:rPr>
      </w:pPr>
      <w:r>
        <w:rPr>
          <w:lang w:val="en-US"/>
        </w:rPr>
        <w:t>I added net-effect here to imply that we look explicitly at the balance between two processes here.</w:t>
      </w:r>
    </w:p>
  </w:comment>
  <w:comment w:id="64" w:author="Max Lindmark" w:date="2019-11-20T14:29:00Z" w:initials="ML">
    <w:p w14:paraId="0758F59F" w14:textId="1E032493" w:rsidR="008B2B1B" w:rsidRPr="00EE1CF3" w:rsidRDefault="008B2B1B">
      <w:pPr>
        <w:pStyle w:val="CommentText"/>
        <w:rPr>
          <w:lang w:val="en-GB"/>
        </w:rPr>
      </w:pPr>
      <w:r>
        <w:rPr>
          <w:rStyle w:val="CommentReference"/>
        </w:rPr>
        <w:annotationRef/>
      </w:r>
      <w:r w:rsidRPr="00EE1CF3">
        <w:rPr>
          <w:lang w:val="en-GB"/>
        </w:rPr>
        <w:t>Does this sound OK to everyone?</w:t>
      </w:r>
    </w:p>
  </w:comment>
  <w:comment w:id="65" w:author="Anna Gårdmark" w:date="2020-01-13T14:23:00Z" w:initials="AG">
    <w:p w14:paraId="6D145A93" w14:textId="43F0C9DF" w:rsidR="008B2B1B" w:rsidRPr="00B07A94" w:rsidRDefault="008B2B1B">
      <w:pPr>
        <w:pStyle w:val="CommentText"/>
        <w:rPr>
          <w:lang w:val="en-GB"/>
        </w:rPr>
      </w:pPr>
      <w:r>
        <w:rPr>
          <w:rStyle w:val="CommentReference"/>
        </w:rPr>
        <w:annotationRef/>
      </w:r>
      <w:r w:rsidRPr="00B07A94">
        <w:rPr>
          <w:lang w:val="en-GB"/>
        </w:rPr>
        <w:t>fine with me!</w:t>
      </w:r>
    </w:p>
  </w:comment>
  <w:comment w:id="66" w:author="Anna Gårdmark" w:date="2020-01-29T16:15:00Z" w:initials="AG">
    <w:p w14:paraId="71604E5D" w14:textId="1CAC2FBF" w:rsidR="008B2B1B" w:rsidRPr="00C33D30" w:rsidRDefault="008B2B1B">
      <w:pPr>
        <w:pStyle w:val="CommentText"/>
        <w:rPr>
          <w:lang w:val="en-GB"/>
        </w:rPr>
      </w:pPr>
      <w:r w:rsidRPr="00C33D30">
        <w:rPr>
          <w:lang w:val="en-GB"/>
        </w:rPr>
        <w:t>just struck me: include something</w:t>
      </w:r>
      <w:r>
        <w:rPr>
          <w:rStyle w:val="CommentReference"/>
        </w:rPr>
        <w:annotationRef/>
      </w:r>
      <w:r w:rsidRPr="00C33D30">
        <w:rPr>
          <w:lang w:val="en-GB"/>
        </w:rPr>
        <w:t xml:space="preserve"> on parameterization as well perhaps?</w:t>
      </w:r>
    </w:p>
  </w:comment>
  <w:comment w:id="67" w:author="Max Lindmark" w:date="2020-02-05T18:21:00Z" w:initials="ML">
    <w:p w14:paraId="2A33943F" w14:textId="6088C60F" w:rsidR="008B2B1B" w:rsidRPr="001404CC" w:rsidRDefault="008B2B1B">
      <w:pPr>
        <w:pStyle w:val="CommentText"/>
        <w:rPr>
          <w:lang w:val="en-US"/>
        </w:rPr>
      </w:pPr>
      <w:r>
        <w:rPr>
          <w:rStyle w:val="CommentReference"/>
        </w:rPr>
        <w:annotationRef/>
      </w:r>
      <w:proofErr w:type="gramStart"/>
      <w:r w:rsidRPr="001404CC">
        <w:rPr>
          <w:lang w:val="en-US"/>
        </w:rPr>
        <w:t>Yes</w:t>
      </w:r>
      <w:proofErr w:type="gramEnd"/>
      <w:r w:rsidRPr="001404CC">
        <w:rPr>
          <w:lang w:val="en-US"/>
        </w:rPr>
        <w:t xml:space="preserve"> that would maybe be good since we talk about code development </w:t>
      </w:r>
      <w:r>
        <w:rPr>
          <w:lang w:val="en-US"/>
        </w:rPr>
        <w:t>but not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FA360F" w15:done="0"/>
  <w15:commentEx w15:paraId="01B0D1C0" w15:paraIdParent="3CFA360F" w15:done="0"/>
  <w15:commentEx w15:paraId="2B25A0D3" w15:done="0"/>
  <w15:commentEx w15:paraId="73376CAF" w15:paraIdParent="2B25A0D3" w15:done="0"/>
  <w15:commentEx w15:paraId="56FFDFD9" w15:done="0"/>
  <w15:commentEx w15:paraId="313B657E" w15:paraIdParent="56FFDFD9" w15:done="0"/>
  <w15:commentEx w15:paraId="1A2EF796" w15:paraIdParent="56FFDFD9" w15:done="0"/>
  <w15:commentEx w15:paraId="031FE89F"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3FD07EC1" w15:done="0"/>
  <w15:commentEx w15:paraId="770CA321" w15:paraIdParent="3FD07EC1" w15:done="0"/>
  <w15:commentEx w15:paraId="1E0408B4" w15:paraIdParent="3FD07EC1" w15:done="0"/>
  <w15:commentEx w15:paraId="60D38B07" w15:done="0"/>
  <w15:commentEx w15:paraId="75868CBE" w15:paraIdParent="60D38B07"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2514F1A6" w15:paraIdParent="06F1D301" w15:done="0"/>
  <w15:commentEx w15:paraId="4536F1B6" w15:paraIdParent="06F1D301" w15:done="0"/>
  <w15:commentEx w15:paraId="736806C3" w15:paraIdParent="06F1D301" w15:done="0"/>
  <w15:commentEx w15:paraId="3BED5579"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74CD18B6" w15:paraIdParent="4B6860A9" w15:done="0"/>
  <w15:commentEx w15:paraId="0E6B3094" w15:done="0"/>
  <w15:commentEx w15:paraId="45FD10EF" w15:paraIdParent="0E6B3094" w15:done="0"/>
  <w15:commentEx w15:paraId="29207F21" w15:paraIdParent="0E6B3094" w15:done="0"/>
  <w15:commentEx w15:paraId="7FDE44FD" w15:paraIdParent="0E6B3094" w15:done="0"/>
  <w15:commentEx w15:paraId="4CC92067" w15:paraIdParent="0E6B3094" w15:done="0"/>
  <w15:commentEx w15:paraId="09284FCF" w15:done="0"/>
  <w15:commentEx w15:paraId="29C5C065" w15:done="0"/>
  <w15:commentEx w15:paraId="608D43EE" w15:paraIdParent="29C5C065" w15:done="0"/>
  <w15:commentEx w15:paraId="537BD9C3" w15:done="0"/>
  <w15:commentEx w15:paraId="64B590E0" w15:paraIdParent="537BD9C3" w15:done="0"/>
  <w15:commentEx w15:paraId="0758F59F" w15:done="0"/>
  <w15:commentEx w15:paraId="6D145A93" w15:paraIdParent="0758F59F" w15:done="0"/>
  <w15:commentEx w15:paraId="71604E5D" w15:paraIdParent="0758F59F" w15:done="0"/>
  <w15:commentEx w15:paraId="2A33943F" w15:paraIdParent="0758F5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B593D" w16cex:dateUtc="2020-05-29T0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FA360F" w16cid:durableId="21D151CB"/>
  <w16cid:commentId w16cid:paraId="01B0D1C0" w16cid:durableId="21D1527F"/>
  <w16cid:commentId w16cid:paraId="2B25A0D3" w16cid:durableId="21D151CD"/>
  <w16cid:commentId w16cid:paraId="73376CAF" w16cid:durableId="21D15327"/>
  <w16cid:commentId w16cid:paraId="56FFDFD9" w16cid:durableId="21C2F39D"/>
  <w16cid:commentId w16cid:paraId="313B657E" w16cid:durableId="21D151D8"/>
  <w16cid:commentId w16cid:paraId="1A2EF796" w16cid:durableId="21D3F7FB"/>
  <w16cid:commentId w16cid:paraId="031FE89F" w16cid:durableId="21EA9E7F"/>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5FBC7EFA" w16cid:durableId="21D15201"/>
  <w16cid:commentId w16cid:paraId="5488E8F1" w16cid:durableId="21D16498"/>
  <w16cid:commentId w16cid:paraId="63E69ACF" w16cid:durableId="21E3F7FA"/>
  <w16cid:commentId w16cid:paraId="4E7DFABD" w16cid:durableId="21C2FCD2"/>
  <w16cid:commentId w16cid:paraId="520871FB" w16cid:durableId="21D16744"/>
  <w16cid:commentId w16cid:paraId="3FD07EC1" w16cid:durableId="21E4322E"/>
  <w16cid:commentId w16cid:paraId="770CA321" w16cid:durableId="21EA9CDC"/>
  <w16cid:commentId w16cid:paraId="1E0408B4" w16cid:durableId="21EA9F39"/>
  <w16cid:commentId w16cid:paraId="60D38B07" w16cid:durableId="21C3022B"/>
  <w16cid:commentId w16cid:paraId="75868CBE" w16cid:durableId="21D19B8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2514F1A6" w16cid:durableId="21E94318"/>
  <w16cid:commentId w16cid:paraId="4536F1B6" w16cid:durableId="21E94B9B"/>
  <w16cid:commentId w16cid:paraId="736806C3" w16cid:durableId="21EA9CF4"/>
  <w16cid:commentId w16cid:paraId="3BED5579" w16cid:durableId="21D1B466"/>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74CD18B6" w16cid:durableId="21E3F852"/>
  <w16cid:commentId w16cid:paraId="0E6B3094" w16cid:durableId="21D1526B"/>
  <w16cid:commentId w16cid:paraId="45FD10EF" w16cid:durableId="21D1C215"/>
  <w16cid:commentId w16cid:paraId="29207F21" w16cid:durableId="21E3F858"/>
  <w16cid:commentId w16cid:paraId="7FDE44FD" w16cid:durableId="21E41921"/>
  <w16cid:commentId w16cid:paraId="4CC92067" w16cid:durableId="21E94331"/>
  <w16cid:commentId w16cid:paraId="09284FCF" w16cid:durableId="227B593D"/>
  <w16cid:commentId w16cid:paraId="29C5C065" w16cid:durableId="21EA9D0F"/>
  <w16cid:commentId w16cid:paraId="608D43EE" w16cid:durableId="21EAA0C4"/>
  <w16cid:commentId w16cid:paraId="537BD9C3" w16cid:durableId="21EA9D14"/>
  <w16cid:commentId w16cid:paraId="64B590E0" w16cid:durableId="21EAA2D6"/>
  <w16cid:commentId w16cid:paraId="0758F59F" w16cid:durableId="217FCC2E"/>
  <w16cid:commentId w16cid:paraId="6D145A93" w16cid:durableId="21D1527E"/>
  <w16cid:commentId w16cid:paraId="71604E5D" w16cid:durableId="21E3F874"/>
  <w16cid:commentId w16cid:paraId="2A33943F" w16cid:durableId="21E58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5FAD5" w14:textId="77777777" w:rsidR="00401BA3" w:rsidRDefault="00401BA3" w:rsidP="00B65B3A">
      <w:r>
        <w:separator/>
      </w:r>
    </w:p>
    <w:p w14:paraId="2204A41C" w14:textId="77777777" w:rsidR="00401BA3" w:rsidRDefault="00401BA3"/>
  </w:endnote>
  <w:endnote w:type="continuationSeparator" w:id="0">
    <w:p w14:paraId="712DA4E8" w14:textId="77777777" w:rsidR="00401BA3" w:rsidRDefault="00401BA3" w:rsidP="00B65B3A">
      <w:r>
        <w:continuationSeparator/>
      </w:r>
    </w:p>
    <w:p w14:paraId="7F1C3C75" w14:textId="77777777" w:rsidR="00401BA3" w:rsidRDefault="00401B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8314761"/>
      <w:docPartObj>
        <w:docPartGallery w:val="Page Numbers (Bottom of Page)"/>
        <w:docPartUnique/>
      </w:docPartObj>
    </w:sdtPr>
    <w:sdtEndPr>
      <w:rPr>
        <w:rStyle w:val="PageNumber"/>
      </w:rPr>
    </w:sdtEndPr>
    <w:sdtContent>
      <w:p w14:paraId="05301E73" w14:textId="6158308B" w:rsidR="008B2B1B" w:rsidRDefault="008B2B1B"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8B2B1B" w:rsidRDefault="008B2B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1456837"/>
      <w:docPartObj>
        <w:docPartGallery w:val="Page Numbers (Bottom of Page)"/>
        <w:docPartUnique/>
      </w:docPartObj>
    </w:sdtPr>
    <w:sdtEndPr>
      <w:rPr>
        <w:rStyle w:val="PageNumber"/>
      </w:rPr>
    </w:sdtEndPr>
    <w:sdtContent>
      <w:p w14:paraId="69B68724" w14:textId="0BF1BDC1" w:rsidR="008B2B1B" w:rsidRDefault="008B2B1B"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8B2B1B" w:rsidRDefault="008B2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3849F" w14:textId="77777777" w:rsidR="00401BA3" w:rsidRDefault="00401BA3" w:rsidP="00B65B3A">
      <w:r>
        <w:separator/>
      </w:r>
    </w:p>
  </w:footnote>
  <w:footnote w:type="continuationSeparator" w:id="0">
    <w:p w14:paraId="681686D4" w14:textId="77777777" w:rsidR="00401BA3" w:rsidRDefault="00401BA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D8648" w14:textId="77777777" w:rsidR="008B2B1B" w:rsidRDefault="008B2B1B" w:rsidP="00B65B3A">
    <w:pPr>
      <w:pStyle w:val="Header"/>
      <w:spacing w:before="240" w:after="276"/>
    </w:pPr>
  </w:p>
  <w:p w14:paraId="7D056D57" w14:textId="77777777" w:rsidR="008B2B1B" w:rsidRDefault="008B2B1B" w:rsidP="00B65B3A">
    <w:pPr>
      <w:spacing w:after="276"/>
    </w:pPr>
  </w:p>
  <w:p w14:paraId="5440A61B" w14:textId="77777777" w:rsidR="008B2B1B" w:rsidRDefault="008B2B1B"/>
  <w:p w14:paraId="4F312B41" w14:textId="77777777" w:rsidR="008B2B1B" w:rsidRDefault="008B2B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35474" w14:textId="77777777" w:rsidR="008B2B1B" w:rsidRPr="00B30794" w:rsidRDefault="008B2B1B"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6E7"/>
    <w:rsid w:val="00001877"/>
    <w:rsid w:val="000022F6"/>
    <w:rsid w:val="000023A4"/>
    <w:rsid w:val="000023D2"/>
    <w:rsid w:val="000023DA"/>
    <w:rsid w:val="00002429"/>
    <w:rsid w:val="000024F0"/>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E94"/>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663"/>
    <w:rsid w:val="00040904"/>
    <w:rsid w:val="00040B9A"/>
    <w:rsid w:val="00040E25"/>
    <w:rsid w:val="000414DF"/>
    <w:rsid w:val="00041BF5"/>
    <w:rsid w:val="00041EDA"/>
    <w:rsid w:val="00041EDC"/>
    <w:rsid w:val="00041FFB"/>
    <w:rsid w:val="000422F0"/>
    <w:rsid w:val="000424B6"/>
    <w:rsid w:val="00042E84"/>
    <w:rsid w:val="00042FAC"/>
    <w:rsid w:val="00043B30"/>
    <w:rsid w:val="00043D27"/>
    <w:rsid w:val="00043DEE"/>
    <w:rsid w:val="0004409B"/>
    <w:rsid w:val="00044519"/>
    <w:rsid w:val="00044745"/>
    <w:rsid w:val="000453CE"/>
    <w:rsid w:val="00045537"/>
    <w:rsid w:val="000455DA"/>
    <w:rsid w:val="0004560E"/>
    <w:rsid w:val="00045CFD"/>
    <w:rsid w:val="00045D9D"/>
    <w:rsid w:val="000460D1"/>
    <w:rsid w:val="000464B0"/>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1F8B"/>
    <w:rsid w:val="00072572"/>
    <w:rsid w:val="0007273D"/>
    <w:rsid w:val="00072949"/>
    <w:rsid w:val="00072DB9"/>
    <w:rsid w:val="00072E0D"/>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62"/>
    <w:rsid w:val="000907BE"/>
    <w:rsid w:val="00090DCB"/>
    <w:rsid w:val="00090F90"/>
    <w:rsid w:val="00091A76"/>
    <w:rsid w:val="00091EB3"/>
    <w:rsid w:val="00092011"/>
    <w:rsid w:val="00092665"/>
    <w:rsid w:val="00092C1C"/>
    <w:rsid w:val="00093450"/>
    <w:rsid w:val="0009369F"/>
    <w:rsid w:val="000936E4"/>
    <w:rsid w:val="00093CE4"/>
    <w:rsid w:val="000943FF"/>
    <w:rsid w:val="000948DF"/>
    <w:rsid w:val="00094B07"/>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03"/>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0AE"/>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3C"/>
    <w:rsid w:val="000D2C5E"/>
    <w:rsid w:val="000D2D21"/>
    <w:rsid w:val="000D3239"/>
    <w:rsid w:val="000D33FC"/>
    <w:rsid w:val="000D3755"/>
    <w:rsid w:val="000D3A6B"/>
    <w:rsid w:val="000D42B7"/>
    <w:rsid w:val="000D4740"/>
    <w:rsid w:val="000D4774"/>
    <w:rsid w:val="000D570A"/>
    <w:rsid w:val="000D5B5D"/>
    <w:rsid w:val="000D5E33"/>
    <w:rsid w:val="000D63B2"/>
    <w:rsid w:val="000D66A6"/>
    <w:rsid w:val="000D6CA6"/>
    <w:rsid w:val="000D6F49"/>
    <w:rsid w:val="000D737A"/>
    <w:rsid w:val="000D7586"/>
    <w:rsid w:val="000D7625"/>
    <w:rsid w:val="000E01A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39A"/>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25C6"/>
    <w:rsid w:val="001329DD"/>
    <w:rsid w:val="00132A30"/>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D4A"/>
    <w:rsid w:val="00160E0B"/>
    <w:rsid w:val="00161424"/>
    <w:rsid w:val="00162007"/>
    <w:rsid w:val="00162AB9"/>
    <w:rsid w:val="00162FA5"/>
    <w:rsid w:val="0016357E"/>
    <w:rsid w:val="001637B9"/>
    <w:rsid w:val="00163FD9"/>
    <w:rsid w:val="0016416C"/>
    <w:rsid w:val="001645D6"/>
    <w:rsid w:val="00164980"/>
    <w:rsid w:val="00164A0D"/>
    <w:rsid w:val="00164E85"/>
    <w:rsid w:val="00164FF9"/>
    <w:rsid w:val="001650FA"/>
    <w:rsid w:val="00165241"/>
    <w:rsid w:val="001653FA"/>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599"/>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CC9"/>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9CB"/>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689"/>
    <w:rsid w:val="001B47A9"/>
    <w:rsid w:val="001B48C5"/>
    <w:rsid w:val="001B4BD4"/>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34B"/>
    <w:rsid w:val="001C2828"/>
    <w:rsid w:val="001C2883"/>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EC"/>
    <w:rsid w:val="001D5C2A"/>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170"/>
    <w:rsid w:val="001E02BF"/>
    <w:rsid w:val="001E0483"/>
    <w:rsid w:val="001E0552"/>
    <w:rsid w:val="001E05C4"/>
    <w:rsid w:val="001E077D"/>
    <w:rsid w:val="001E0A1D"/>
    <w:rsid w:val="001E0C17"/>
    <w:rsid w:val="001E1356"/>
    <w:rsid w:val="001E1C07"/>
    <w:rsid w:val="001E29CB"/>
    <w:rsid w:val="001E2DB3"/>
    <w:rsid w:val="001E2F3B"/>
    <w:rsid w:val="001E313A"/>
    <w:rsid w:val="001E348C"/>
    <w:rsid w:val="001E34F4"/>
    <w:rsid w:val="001E35DA"/>
    <w:rsid w:val="001E3763"/>
    <w:rsid w:val="001E389F"/>
    <w:rsid w:val="001E3B86"/>
    <w:rsid w:val="001E3BB3"/>
    <w:rsid w:val="001E3E71"/>
    <w:rsid w:val="001E470B"/>
    <w:rsid w:val="001E4D98"/>
    <w:rsid w:val="001E4E0E"/>
    <w:rsid w:val="001E5279"/>
    <w:rsid w:val="001E570C"/>
    <w:rsid w:val="001E5A04"/>
    <w:rsid w:val="001E5CC8"/>
    <w:rsid w:val="001E5CCD"/>
    <w:rsid w:val="001E5D49"/>
    <w:rsid w:val="001E626E"/>
    <w:rsid w:val="001E6329"/>
    <w:rsid w:val="001E69CA"/>
    <w:rsid w:val="001E6B6F"/>
    <w:rsid w:val="001E6DDC"/>
    <w:rsid w:val="001E707D"/>
    <w:rsid w:val="001E73D2"/>
    <w:rsid w:val="001E7808"/>
    <w:rsid w:val="001F0912"/>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7E8"/>
    <w:rsid w:val="001F68EA"/>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2F36"/>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556"/>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1FA6"/>
    <w:rsid w:val="0026206A"/>
    <w:rsid w:val="002624DA"/>
    <w:rsid w:val="00262530"/>
    <w:rsid w:val="00262601"/>
    <w:rsid w:val="002628FC"/>
    <w:rsid w:val="002634F7"/>
    <w:rsid w:val="00263B15"/>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434"/>
    <w:rsid w:val="002B6538"/>
    <w:rsid w:val="002B7BDF"/>
    <w:rsid w:val="002B7CFB"/>
    <w:rsid w:val="002C0459"/>
    <w:rsid w:val="002C0486"/>
    <w:rsid w:val="002C0CDA"/>
    <w:rsid w:val="002C0DD7"/>
    <w:rsid w:val="002C0EE7"/>
    <w:rsid w:val="002C0F96"/>
    <w:rsid w:val="002C1372"/>
    <w:rsid w:val="002C1624"/>
    <w:rsid w:val="002C1C66"/>
    <w:rsid w:val="002C1EE3"/>
    <w:rsid w:val="002C2804"/>
    <w:rsid w:val="002C2AE9"/>
    <w:rsid w:val="002C2B77"/>
    <w:rsid w:val="002C2C91"/>
    <w:rsid w:val="002C3274"/>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217"/>
    <w:rsid w:val="002C7529"/>
    <w:rsid w:val="002C7952"/>
    <w:rsid w:val="002C797D"/>
    <w:rsid w:val="002C7A82"/>
    <w:rsid w:val="002D032D"/>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2ABF"/>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1"/>
    <w:rsid w:val="00301973"/>
    <w:rsid w:val="00301A9A"/>
    <w:rsid w:val="00301C1C"/>
    <w:rsid w:val="003022FE"/>
    <w:rsid w:val="003027FF"/>
    <w:rsid w:val="00302883"/>
    <w:rsid w:val="00302B56"/>
    <w:rsid w:val="00302CAD"/>
    <w:rsid w:val="00303C2C"/>
    <w:rsid w:val="00303DD5"/>
    <w:rsid w:val="00303FF2"/>
    <w:rsid w:val="00304539"/>
    <w:rsid w:val="00304EA5"/>
    <w:rsid w:val="00304F60"/>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510"/>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1C5"/>
    <w:rsid w:val="00326C3B"/>
    <w:rsid w:val="00327574"/>
    <w:rsid w:val="00327DD7"/>
    <w:rsid w:val="00327E26"/>
    <w:rsid w:val="00327E8C"/>
    <w:rsid w:val="0033018F"/>
    <w:rsid w:val="003309E8"/>
    <w:rsid w:val="00330F5F"/>
    <w:rsid w:val="00330F69"/>
    <w:rsid w:val="00331809"/>
    <w:rsid w:val="003318EF"/>
    <w:rsid w:val="00331B96"/>
    <w:rsid w:val="00331CFB"/>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545"/>
    <w:rsid w:val="00335680"/>
    <w:rsid w:val="00335C40"/>
    <w:rsid w:val="00336383"/>
    <w:rsid w:val="00336425"/>
    <w:rsid w:val="00336454"/>
    <w:rsid w:val="0033653E"/>
    <w:rsid w:val="00336842"/>
    <w:rsid w:val="003368A0"/>
    <w:rsid w:val="00337757"/>
    <w:rsid w:val="00337A1B"/>
    <w:rsid w:val="00337E32"/>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5B8"/>
    <w:rsid w:val="00351651"/>
    <w:rsid w:val="00351AF0"/>
    <w:rsid w:val="00351D0F"/>
    <w:rsid w:val="00351EEE"/>
    <w:rsid w:val="003520F4"/>
    <w:rsid w:val="0035218C"/>
    <w:rsid w:val="00352F0C"/>
    <w:rsid w:val="0035370D"/>
    <w:rsid w:val="003537FA"/>
    <w:rsid w:val="00353DB7"/>
    <w:rsid w:val="003549A9"/>
    <w:rsid w:val="00354C69"/>
    <w:rsid w:val="00354E09"/>
    <w:rsid w:val="00355384"/>
    <w:rsid w:val="00355603"/>
    <w:rsid w:val="00355A2A"/>
    <w:rsid w:val="00355E8C"/>
    <w:rsid w:val="0035652B"/>
    <w:rsid w:val="00356566"/>
    <w:rsid w:val="00356CBE"/>
    <w:rsid w:val="00357557"/>
    <w:rsid w:val="0035766C"/>
    <w:rsid w:val="0036048A"/>
    <w:rsid w:val="003607CD"/>
    <w:rsid w:val="00360BDE"/>
    <w:rsid w:val="00360CBD"/>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692"/>
    <w:rsid w:val="00364A9D"/>
    <w:rsid w:val="00364AF2"/>
    <w:rsid w:val="00364B9D"/>
    <w:rsid w:val="00364C66"/>
    <w:rsid w:val="003659B9"/>
    <w:rsid w:val="00366274"/>
    <w:rsid w:val="00366343"/>
    <w:rsid w:val="0036671A"/>
    <w:rsid w:val="00366B59"/>
    <w:rsid w:val="0036706C"/>
    <w:rsid w:val="003670B2"/>
    <w:rsid w:val="003670FB"/>
    <w:rsid w:val="00367170"/>
    <w:rsid w:val="00367440"/>
    <w:rsid w:val="003678D8"/>
    <w:rsid w:val="00367D1F"/>
    <w:rsid w:val="00367D58"/>
    <w:rsid w:val="00367F96"/>
    <w:rsid w:val="0037063E"/>
    <w:rsid w:val="00370AC9"/>
    <w:rsid w:val="00370B96"/>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7157"/>
    <w:rsid w:val="003975CD"/>
    <w:rsid w:val="00397B0B"/>
    <w:rsid w:val="00397FE0"/>
    <w:rsid w:val="003A0093"/>
    <w:rsid w:val="003A014A"/>
    <w:rsid w:val="003A0674"/>
    <w:rsid w:val="003A0B56"/>
    <w:rsid w:val="003A0FA9"/>
    <w:rsid w:val="003A114D"/>
    <w:rsid w:val="003A1295"/>
    <w:rsid w:val="003A2C80"/>
    <w:rsid w:val="003A2D1A"/>
    <w:rsid w:val="003A3244"/>
    <w:rsid w:val="003A3853"/>
    <w:rsid w:val="003A3CEF"/>
    <w:rsid w:val="003A3FE3"/>
    <w:rsid w:val="003A4285"/>
    <w:rsid w:val="003A4C07"/>
    <w:rsid w:val="003A4C56"/>
    <w:rsid w:val="003A4E85"/>
    <w:rsid w:val="003A503E"/>
    <w:rsid w:val="003A5378"/>
    <w:rsid w:val="003A58B5"/>
    <w:rsid w:val="003A5BAA"/>
    <w:rsid w:val="003A5DCB"/>
    <w:rsid w:val="003A5FA1"/>
    <w:rsid w:val="003A6058"/>
    <w:rsid w:val="003A61ED"/>
    <w:rsid w:val="003A6347"/>
    <w:rsid w:val="003A64E5"/>
    <w:rsid w:val="003A6511"/>
    <w:rsid w:val="003A65FB"/>
    <w:rsid w:val="003A6B64"/>
    <w:rsid w:val="003A7450"/>
    <w:rsid w:val="003A74C5"/>
    <w:rsid w:val="003A7922"/>
    <w:rsid w:val="003A7AD9"/>
    <w:rsid w:val="003A7CDF"/>
    <w:rsid w:val="003A7CF7"/>
    <w:rsid w:val="003B04CF"/>
    <w:rsid w:val="003B094E"/>
    <w:rsid w:val="003B09A3"/>
    <w:rsid w:val="003B0B89"/>
    <w:rsid w:val="003B0C9A"/>
    <w:rsid w:val="003B0DCE"/>
    <w:rsid w:val="003B0F67"/>
    <w:rsid w:val="003B10E7"/>
    <w:rsid w:val="003B15B1"/>
    <w:rsid w:val="003B1BBB"/>
    <w:rsid w:val="003B1C93"/>
    <w:rsid w:val="003B21BC"/>
    <w:rsid w:val="003B2798"/>
    <w:rsid w:val="003B28D7"/>
    <w:rsid w:val="003B2C18"/>
    <w:rsid w:val="003B2C76"/>
    <w:rsid w:val="003B2C8F"/>
    <w:rsid w:val="003B2F68"/>
    <w:rsid w:val="003B371B"/>
    <w:rsid w:val="003B3D38"/>
    <w:rsid w:val="003B3E8A"/>
    <w:rsid w:val="003B40A0"/>
    <w:rsid w:val="003B4AA5"/>
    <w:rsid w:val="003B4C52"/>
    <w:rsid w:val="003B4CBA"/>
    <w:rsid w:val="003B4CC4"/>
    <w:rsid w:val="003B4EA9"/>
    <w:rsid w:val="003B54DB"/>
    <w:rsid w:val="003B58FC"/>
    <w:rsid w:val="003B6452"/>
    <w:rsid w:val="003B6677"/>
    <w:rsid w:val="003B71BC"/>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4E95"/>
    <w:rsid w:val="003D51F7"/>
    <w:rsid w:val="003D5231"/>
    <w:rsid w:val="003D5B34"/>
    <w:rsid w:val="003D5C29"/>
    <w:rsid w:val="003D5D44"/>
    <w:rsid w:val="003D5E5B"/>
    <w:rsid w:val="003D634A"/>
    <w:rsid w:val="003D63B7"/>
    <w:rsid w:val="003D66C9"/>
    <w:rsid w:val="003D66FA"/>
    <w:rsid w:val="003D6A7D"/>
    <w:rsid w:val="003D6BAD"/>
    <w:rsid w:val="003D6C72"/>
    <w:rsid w:val="003D6E5A"/>
    <w:rsid w:val="003D6FF4"/>
    <w:rsid w:val="003D7199"/>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BA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675"/>
    <w:rsid w:val="00413446"/>
    <w:rsid w:val="00413508"/>
    <w:rsid w:val="004136D3"/>
    <w:rsid w:val="00413F1B"/>
    <w:rsid w:val="00414023"/>
    <w:rsid w:val="00414565"/>
    <w:rsid w:val="00414667"/>
    <w:rsid w:val="00414730"/>
    <w:rsid w:val="0041499B"/>
    <w:rsid w:val="00414B34"/>
    <w:rsid w:val="004154AF"/>
    <w:rsid w:val="00415908"/>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3F7E"/>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6383"/>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D6F"/>
    <w:rsid w:val="00442058"/>
    <w:rsid w:val="004420B6"/>
    <w:rsid w:val="004421D9"/>
    <w:rsid w:val="004422B3"/>
    <w:rsid w:val="0044249D"/>
    <w:rsid w:val="004426CD"/>
    <w:rsid w:val="004426FE"/>
    <w:rsid w:val="00442FF7"/>
    <w:rsid w:val="00443152"/>
    <w:rsid w:val="00443601"/>
    <w:rsid w:val="00443892"/>
    <w:rsid w:val="00443984"/>
    <w:rsid w:val="00444600"/>
    <w:rsid w:val="0044491F"/>
    <w:rsid w:val="00444C55"/>
    <w:rsid w:val="00444CD6"/>
    <w:rsid w:val="00445581"/>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7A"/>
    <w:rsid w:val="00474B82"/>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1534"/>
    <w:rsid w:val="004817FB"/>
    <w:rsid w:val="00481D8A"/>
    <w:rsid w:val="004822DC"/>
    <w:rsid w:val="004822F7"/>
    <w:rsid w:val="00482838"/>
    <w:rsid w:val="00482C9D"/>
    <w:rsid w:val="00482CCE"/>
    <w:rsid w:val="00482D0E"/>
    <w:rsid w:val="00482F12"/>
    <w:rsid w:val="00483373"/>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903"/>
    <w:rsid w:val="004A3B1D"/>
    <w:rsid w:val="004A44A9"/>
    <w:rsid w:val="004A473B"/>
    <w:rsid w:val="004A4834"/>
    <w:rsid w:val="004A4D36"/>
    <w:rsid w:val="004A5020"/>
    <w:rsid w:val="004A5306"/>
    <w:rsid w:val="004A5EAD"/>
    <w:rsid w:val="004A697B"/>
    <w:rsid w:val="004A6BB2"/>
    <w:rsid w:val="004A6D04"/>
    <w:rsid w:val="004A6E6D"/>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7D"/>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A17"/>
    <w:rsid w:val="004D6C5E"/>
    <w:rsid w:val="004D6D7F"/>
    <w:rsid w:val="004D723D"/>
    <w:rsid w:val="004D7DD3"/>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69E1"/>
    <w:rsid w:val="004E780D"/>
    <w:rsid w:val="004E79B4"/>
    <w:rsid w:val="004E7E45"/>
    <w:rsid w:val="004E7FBD"/>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500454"/>
    <w:rsid w:val="00500C4D"/>
    <w:rsid w:val="005012F6"/>
    <w:rsid w:val="00501F07"/>
    <w:rsid w:val="00501FDD"/>
    <w:rsid w:val="0050215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B82"/>
    <w:rsid w:val="00513C4D"/>
    <w:rsid w:val="00513E2F"/>
    <w:rsid w:val="00513F06"/>
    <w:rsid w:val="005146B8"/>
    <w:rsid w:val="00514A57"/>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CF2"/>
    <w:rsid w:val="00530043"/>
    <w:rsid w:val="0053025F"/>
    <w:rsid w:val="00530717"/>
    <w:rsid w:val="005308F5"/>
    <w:rsid w:val="00530A7E"/>
    <w:rsid w:val="0053124B"/>
    <w:rsid w:val="00531506"/>
    <w:rsid w:val="00531839"/>
    <w:rsid w:val="005319A1"/>
    <w:rsid w:val="00531AAE"/>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6A7"/>
    <w:rsid w:val="005646D4"/>
    <w:rsid w:val="00564A18"/>
    <w:rsid w:val="00564A5F"/>
    <w:rsid w:val="00564B5D"/>
    <w:rsid w:val="00564B99"/>
    <w:rsid w:val="005652E4"/>
    <w:rsid w:val="005655A4"/>
    <w:rsid w:val="00565774"/>
    <w:rsid w:val="00565B11"/>
    <w:rsid w:val="00565BC0"/>
    <w:rsid w:val="00565C23"/>
    <w:rsid w:val="00565D21"/>
    <w:rsid w:val="0056650A"/>
    <w:rsid w:val="00566966"/>
    <w:rsid w:val="00566AEA"/>
    <w:rsid w:val="00566CA2"/>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9E1"/>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3A4"/>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6B96"/>
    <w:rsid w:val="00597838"/>
    <w:rsid w:val="005A0F15"/>
    <w:rsid w:val="005A0FE6"/>
    <w:rsid w:val="005A1328"/>
    <w:rsid w:val="005A174A"/>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79"/>
    <w:rsid w:val="005A5090"/>
    <w:rsid w:val="005A51D8"/>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6B62"/>
    <w:rsid w:val="005B720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2F91"/>
    <w:rsid w:val="005C3786"/>
    <w:rsid w:val="005C3C48"/>
    <w:rsid w:val="005C3CCE"/>
    <w:rsid w:val="005C3D24"/>
    <w:rsid w:val="005C4904"/>
    <w:rsid w:val="005C4A53"/>
    <w:rsid w:val="005C4AC8"/>
    <w:rsid w:val="005C4B7C"/>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BF2"/>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501"/>
    <w:rsid w:val="00614503"/>
    <w:rsid w:val="00614596"/>
    <w:rsid w:val="00614B1D"/>
    <w:rsid w:val="00614B64"/>
    <w:rsid w:val="00614BC1"/>
    <w:rsid w:val="00614E03"/>
    <w:rsid w:val="00614EF6"/>
    <w:rsid w:val="006151CD"/>
    <w:rsid w:val="00615A9F"/>
    <w:rsid w:val="00615D9E"/>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AE"/>
    <w:rsid w:val="006311D3"/>
    <w:rsid w:val="006318DB"/>
    <w:rsid w:val="00631D2D"/>
    <w:rsid w:val="006323DC"/>
    <w:rsid w:val="00632742"/>
    <w:rsid w:val="00632A2E"/>
    <w:rsid w:val="00633E1B"/>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23AA"/>
    <w:rsid w:val="006428EA"/>
    <w:rsid w:val="00642E79"/>
    <w:rsid w:val="0064303E"/>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F6"/>
    <w:rsid w:val="006740DE"/>
    <w:rsid w:val="00674436"/>
    <w:rsid w:val="00674B63"/>
    <w:rsid w:val="00674CBD"/>
    <w:rsid w:val="00674D7C"/>
    <w:rsid w:val="00674ECE"/>
    <w:rsid w:val="00674F4F"/>
    <w:rsid w:val="006753D1"/>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009"/>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B87"/>
    <w:rsid w:val="00697BF7"/>
    <w:rsid w:val="00697D1F"/>
    <w:rsid w:val="00697E1B"/>
    <w:rsid w:val="00697E2B"/>
    <w:rsid w:val="006A024A"/>
    <w:rsid w:val="006A0257"/>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4C"/>
    <w:rsid w:val="006A4861"/>
    <w:rsid w:val="006A5A9A"/>
    <w:rsid w:val="006A5AE0"/>
    <w:rsid w:val="006A5F29"/>
    <w:rsid w:val="006A645E"/>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D5B"/>
    <w:rsid w:val="006B7EF9"/>
    <w:rsid w:val="006C026F"/>
    <w:rsid w:val="006C05F5"/>
    <w:rsid w:val="006C07EC"/>
    <w:rsid w:val="006C0AC9"/>
    <w:rsid w:val="006C11E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D7EE0"/>
    <w:rsid w:val="006E09E7"/>
    <w:rsid w:val="006E1092"/>
    <w:rsid w:val="006E1345"/>
    <w:rsid w:val="006E14D3"/>
    <w:rsid w:val="006E235A"/>
    <w:rsid w:val="006E2617"/>
    <w:rsid w:val="006E2951"/>
    <w:rsid w:val="006E2A4C"/>
    <w:rsid w:val="006E2F59"/>
    <w:rsid w:val="006E37FE"/>
    <w:rsid w:val="006E3E0F"/>
    <w:rsid w:val="006E3E32"/>
    <w:rsid w:val="006E3ED5"/>
    <w:rsid w:val="006E4110"/>
    <w:rsid w:val="006E4830"/>
    <w:rsid w:val="006E4DDE"/>
    <w:rsid w:val="006E4F82"/>
    <w:rsid w:val="006E533B"/>
    <w:rsid w:val="006E53CA"/>
    <w:rsid w:val="006E572A"/>
    <w:rsid w:val="006E5910"/>
    <w:rsid w:val="006E5D16"/>
    <w:rsid w:val="006E6356"/>
    <w:rsid w:val="006E7834"/>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66"/>
    <w:rsid w:val="007230FB"/>
    <w:rsid w:val="0072360D"/>
    <w:rsid w:val="00723B1E"/>
    <w:rsid w:val="0072422F"/>
    <w:rsid w:val="00724DE2"/>
    <w:rsid w:val="0072545B"/>
    <w:rsid w:val="00725FD7"/>
    <w:rsid w:val="00726289"/>
    <w:rsid w:val="0072651F"/>
    <w:rsid w:val="007265AC"/>
    <w:rsid w:val="007268EE"/>
    <w:rsid w:val="00726A7C"/>
    <w:rsid w:val="00726AA0"/>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5B"/>
    <w:rsid w:val="00731E92"/>
    <w:rsid w:val="007322F8"/>
    <w:rsid w:val="007323AD"/>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222"/>
    <w:rsid w:val="00744408"/>
    <w:rsid w:val="00744601"/>
    <w:rsid w:val="00744B3F"/>
    <w:rsid w:val="0074562F"/>
    <w:rsid w:val="00745928"/>
    <w:rsid w:val="00745C69"/>
    <w:rsid w:val="00745CE1"/>
    <w:rsid w:val="00745D1F"/>
    <w:rsid w:val="00745DED"/>
    <w:rsid w:val="00745E68"/>
    <w:rsid w:val="007460C5"/>
    <w:rsid w:val="0074611E"/>
    <w:rsid w:val="00746157"/>
    <w:rsid w:val="00746212"/>
    <w:rsid w:val="00746C9F"/>
    <w:rsid w:val="00746D1B"/>
    <w:rsid w:val="00746D81"/>
    <w:rsid w:val="00747041"/>
    <w:rsid w:val="00747A1B"/>
    <w:rsid w:val="00750922"/>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ECF"/>
    <w:rsid w:val="0075420C"/>
    <w:rsid w:val="007548CB"/>
    <w:rsid w:val="00754E22"/>
    <w:rsid w:val="007554EA"/>
    <w:rsid w:val="0075570F"/>
    <w:rsid w:val="0075595B"/>
    <w:rsid w:val="00755F3C"/>
    <w:rsid w:val="00756096"/>
    <w:rsid w:val="00756356"/>
    <w:rsid w:val="00756361"/>
    <w:rsid w:val="0075677A"/>
    <w:rsid w:val="0075688E"/>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5D0C"/>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C2D"/>
    <w:rsid w:val="00787D1E"/>
    <w:rsid w:val="00787D7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170"/>
    <w:rsid w:val="007B0479"/>
    <w:rsid w:val="007B0AFD"/>
    <w:rsid w:val="007B102C"/>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C7ADA"/>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BE"/>
    <w:rsid w:val="007E1692"/>
    <w:rsid w:val="007E16AE"/>
    <w:rsid w:val="007E1A58"/>
    <w:rsid w:val="007E1D63"/>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9"/>
    <w:rsid w:val="007F0F7B"/>
    <w:rsid w:val="007F123E"/>
    <w:rsid w:val="007F1521"/>
    <w:rsid w:val="007F1677"/>
    <w:rsid w:val="007F1B47"/>
    <w:rsid w:val="007F2018"/>
    <w:rsid w:val="007F2107"/>
    <w:rsid w:val="007F244D"/>
    <w:rsid w:val="007F277F"/>
    <w:rsid w:val="007F2911"/>
    <w:rsid w:val="007F2B0B"/>
    <w:rsid w:val="007F2BD5"/>
    <w:rsid w:val="007F3399"/>
    <w:rsid w:val="007F385E"/>
    <w:rsid w:val="007F3BEE"/>
    <w:rsid w:val="007F3D4A"/>
    <w:rsid w:val="007F3E50"/>
    <w:rsid w:val="007F3F68"/>
    <w:rsid w:val="007F4479"/>
    <w:rsid w:val="007F468A"/>
    <w:rsid w:val="007F4946"/>
    <w:rsid w:val="007F4947"/>
    <w:rsid w:val="007F5255"/>
    <w:rsid w:val="007F52FC"/>
    <w:rsid w:val="007F597E"/>
    <w:rsid w:val="007F610A"/>
    <w:rsid w:val="007F680C"/>
    <w:rsid w:val="007F6850"/>
    <w:rsid w:val="007F6ABE"/>
    <w:rsid w:val="007F6B6A"/>
    <w:rsid w:val="007F6C86"/>
    <w:rsid w:val="007F6D10"/>
    <w:rsid w:val="007F6F9B"/>
    <w:rsid w:val="007F6FE4"/>
    <w:rsid w:val="007F750F"/>
    <w:rsid w:val="007F7D45"/>
    <w:rsid w:val="007F7E70"/>
    <w:rsid w:val="007F7E88"/>
    <w:rsid w:val="007F7F60"/>
    <w:rsid w:val="0080056F"/>
    <w:rsid w:val="00800843"/>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EA5"/>
    <w:rsid w:val="00805FB5"/>
    <w:rsid w:val="00806638"/>
    <w:rsid w:val="0080677B"/>
    <w:rsid w:val="00807195"/>
    <w:rsid w:val="00807302"/>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57A2"/>
    <w:rsid w:val="0082655E"/>
    <w:rsid w:val="00826918"/>
    <w:rsid w:val="008269D1"/>
    <w:rsid w:val="00826EB3"/>
    <w:rsid w:val="008273DC"/>
    <w:rsid w:val="0082746B"/>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8B5"/>
    <w:rsid w:val="00836D89"/>
    <w:rsid w:val="00836E8F"/>
    <w:rsid w:val="0083722E"/>
    <w:rsid w:val="00837235"/>
    <w:rsid w:val="00837351"/>
    <w:rsid w:val="008373CB"/>
    <w:rsid w:val="008374EE"/>
    <w:rsid w:val="00837581"/>
    <w:rsid w:val="008377C0"/>
    <w:rsid w:val="00837AFF"/>
    <w:rsid w:val="008402F9"/>
    <w:rsid w:val="00840648"/>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220"/>
    <w:rsid w:val="00851547"/>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6BC"/>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AA1"/>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617"/>
    <w:rsid w:val="00876BB5"/>
    <w:rsid w:val="008770F8"/>
    <w:rsid w:val="00877B06"/>
    <w:rsid w:val="00877B8D"/>
    <w:rsid w:val="00877E86"/>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DD4"/>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182"/>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0DB"/>
    <w:rsid w:val="0089518D"/>
    <w:rsid w:val="008956B7"/>
    <w:rsid w:val="00895E3F"/>
    <w:rsid w:val="0089690E"/>
    <w:rsid w:val="00896C0C"/>
    <w:rsid w:val="0089707F"/>
    <w:rsid w:val="00897082"/>
    <w:rsid w:val="008973A8"/>
    <w:rsid w:val="00897404"/>
    <w:rsid w:val="0089765C"/>
    <w:rsid w:val="00897735"/>
    <w:rsid w:val="00897FE8"/>
    <w:rsid w:val="008A04EC"/>
    <w:rsid w:val="008A0A97"/>
    <w:rsid w:val="008A100B"/>
    <w:rsid w:val="008A12E6"/>
    <w:rsid w:val="008A136E"/>
    <w:rsid w:val="008A179A"/>
    <w:rsid w:val="008A1C37"/>
    <w:rsid w:val="008A1CB2"/>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B1B"/>
    <w:rsid w:val="008B2F07"/>
    <w:rsid w:val="008B3410"/>
    <w:rsid w:val="008B35B5"/>
    <w:rsid w:val="008B3603"/>
    <w:rsid w:val="008B383D"/>
    <w:rsid w:val="008B3890"/>
    <w:rsid w:val="008B39CD"/>
    <w:rsid w:val="008B4922"/>
    <w:rsid w:val="008B4AB9"/>
    <w:rsid w:val="008B4AD1"/>
    <w:rsid w:val="008B4F62"/>
    <w:rsid w:val="008B4FB6"/>
    <w:rsid w:val="008B5782"/>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2F4"/>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745"/>
    <w:rsid w:val="008F596F"/>
    <w:rsid w:val="008F5A1A"/>
    <w:rsid w:val="008F6337"/>
    <w:rsid w:val="008F65F9"/>
    <w:rsid w:val="008F6736"/>
    <w:rsid w:val="008F683D"/>
    <w:rsid w:val="008F721A"/>
    <w:rsid w:val="008F7272"/>
    <w:rsid w:val="008F74BB"/>
    <w:rsid w:val="008F755A"/>
    <w:rsid w:val="008F7561"/>
    <w:rsid w:val="008F7647"/>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600"/>
    <w:rsid w:val="009257DB"/>
    <w:rsid w:val="00925885"/>
    <w:rsid w:val="00925AB2"/>
    <w:rsid w:val="00925DA1"/>
    <w:rsid w:val="0092612F"/>
    <w:rsid w:val="009263FA"/>
    <w:rsid w:val="00926519"/>
    <w:rsid w:val="00926578"/>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45A"/>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FDB"/>
    <w:rsid w:val="009443D1"/>
    <w:rsid w:val="0094468F"/>
    <w:rsid w:val="0094491A"/>
    <w:rsid w:val="0094557A"/>
    <w:rsid w:val="0094558F"/>
    <w:rsid w:val="00945BC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296A"/>
    <w:rsid w:val="00962A53"/>
    <w:rsid w:val="00962C00"/>
    <w:rsid w:val="00962D72"/>
    <w:rsid w:val="00962F80"/>
    <w:rsid w:val="00962F93"/>
    <w:rsid w:val="00963D84"/>
    <w:rsid w:val="009642F1"/>
    <w:rsid w:val="009643B2"/>
    <w:rsid w:val="009647B5"/>
    <w:rsid w:val="009649BB"/>
    <w:rsid w:val="00965DC1"/>
    <w:rsid w:val="00965DE9"/>
    <w:rsid w:val="00965F79"/>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4C6E"/>
    <w:rsid w:val="009A50C8"/>
    <w:rsid w:val="009A5763"/>
    <w:rsid w:val="009A5ACC"/>
    <w:rsid w:val="009A6116"/>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BBE"/>
    <w:rsid w:val="009B5F2E"/>
    <w:rsid w:val="009B6061"/>
    <w:rsid w:val="009B60F4"/>
    <w:rsid w:val="009B616C"/>
    <w:rsid w:val="009B629C"/>
    <w:rsid w:val="009B62C3"/>
    <w:rsid w:val="009B6867"/>
    <w:rsid w:val="009C0075"/>
    <w:rsid w:val="009C01C9"/>
    <w:rsid w:val="009C052B"/>
    <w:rsid w:val="009C0809"/>
    <w:rsid w:val="009C1272"/>
    <w:rsid w:val="009C1968"/>
    <w:rsid w:val="009C1AC7"/>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8E"/>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41F"/>
    <w:rsid w:val="009D3C8A"/>
    <w:rsid w:val="009D3F42"/>
    <w:rsid w:val="009D40FC"/>
    <w:rsid w:val="009D4264"/>
    <w:rsid w:val="009D42F8"/>
    <w:rsid w:val="009D47FA"/>
    <w:rsid w:val="009D48A7"/>
    <w:rsid w:val="009D4C8C"/>
    <w:rsid w:val="009D4CC2"/>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107"/>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963"/>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47EEC"/>
    <w:rsid w:val="00A51120"/>
    <w:rsid w:val="00A5167E"/>
    <w:rsid w:val="00A51889"/>
    <w:rsid w:val="00A51B58"/>
    <w:rsid w:val="00A51BF3"/>
    <w:rsid w:val="00A51CB4"/>
    <w:rsid w:val="00A52396"/>
    <w:rsid w:val="00A52979"/>
    <w:rsid w:val="00A52B0E"/>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43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7BB"/>
    <w:rsid w:val="00A759ED"/>
    <w:rsid w:val="00A76742"/>
    <w:rsid w:val="00A769D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462"/>
    <w:rsid w:val="00AA1D4A"/>
    <w:rsid w:val="00AA1FC1"/>
    <w:rsid w:val="00AA2196"/>
    <w:rsid w:val="00AA241A"/>
    <w:rsid w:val="00AA2420"/>
    <w:rsid w:val="00AA2E27"/>
    <w:rsid w:val="00AA333F"/>
    <w:rsid w:val="00AA35A8"/>
    <w:rsid w:val="00AA3769"/>
    <w:rsid w:val="00AA3E3F"/>
    <w:rsid w:val="00AA47E7"/>
    <w:rsid w:val="00AA4C6C"/>
    <w:rsid w:val="00AA4F70"/>
    <w:rsid w:val="00AA50DE"/>
    <w:rsid w:val="00AA50F7"/>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A3"/>
    <w:rsid w:val="00AB57C6"/>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A4B"/>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C1E"/>
    <w:rsid w:val="00AE0DE4"/>
    <w:rsid w:val="00AE1585"/>
    <w:rsid w:val="00AE1969"/>
    <w:rsid w:val="00AE1BBF"/>
    <w:rsid w:val="00AE281C"/>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E90"/>
    <w:rsid w:val="00AF1E9D"/>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6B0D"/>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F3"/>
    <w:rsid w:val="00B26E22"/>
    <w:rsid w:val="00B27D3A"/>
    <w:rsid w:val="00B300E7"/>
    <w:rsid w:val="00B303DC"/>
    <w:rsid w:val="00B30625"/>
    <w:rsid w:val="00B30696"/>
    <w:rsid w:val="00B30794"/>
    <w:rsid w:val="00B308B2"/>
    <w:rsid w:val="00B30A01"/>
    <w:rsid w:val="00B30A59"/>
    <w:rsid w:val="00B30A94"/>
    <w:rsid w:val="00B31262"/>
    <w:rsid w:val="00B32163"/>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12"/>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628E"/>
    <w:rsid w:val="00B76CD4"/>
    <w:rsid w:val="00B7705E"/>
    <w:rsid w:val="00B772FD"/>
    <w:rsid w:val="00B773B4"/>
    <w:rsid w:val="00B804F7"/>
    <w:rsid w:val="00B806D3"/>
    <w:rsid w:val="00B806EC"/>
    <w:rsid w:val="00B8072D"/>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371"/>
    <w:rsid w:val="00B836CF"/>
    <w:rsid w:val="00B84191"/>
    <w:rsid w:val="00B848E6"/>
    <w:rsid w:val="00B849B9"/>
    <w:rsid w:val="00B849D0"/>
    <w:rsid w:val="00B84B91"/>
    <w:rsid w:val="00B84D0E"/>
    <w:rsid w:val="00B850E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700E"/>
    <w:rsid w:val="00B971FF"/>
    <w:rsid w:val="00B972CA"/>
    <w:rsid w:val="00B97725"/>
    <w:rsid w:val="00B977D1"/>
    <w:rsid w:val="00BA008E"/>
    <w:rsid w:val="00BA02FC"/>
    <w:rsid w:val="00BA0A7D"/>
    <w:rsid w:val="00BA0E41"/>
    <w:rsid w:val="00BA0F4C"/>
    <w:rsid w:val="00BA10A7"/>
    <w:rsid w:val="00BA1615"/>
    <w:rsid w:val="00BA1839"/>
    <w:rsid w:val="00BA242E"/>
    <w:rsid w:val="00BA262D"/>
    <w:rsid w:val="00BA26DB"/>
    <w:rsid w:val="00BA314F"/>
    <w:rsid w:val="00BA319B"/>
    <w:rsid w:val="00BA32D8"/>
    <w:rsid w:val="00BA39E0"/>
    <w:rsid w:val="00BA3B39"/>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6065"/>
    <w:rsid w:val="00BB60E4"/>
    <w:rsid w:val="00BB614F"/>
    <w:rsid w:val="00BB68A4"/>
    <w:rsid w:val="00BB6F46"/>
    <w:rsid w:val="00BB72D8"/>
    <w:rsid w:val="00BB754E"/>
    <w:rsid w:val="00BB7FE2"/>
    <w:rsid w:val="00BC02DA"/>
    <w:rsid w:val="00BC0577"/>
    <w:rsid w:val="00BC097F"/>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E94"/>
    <w:rsid w:val="00BD7FC7"/>
    <w:rsid w:val="00BE035B"/>
    <w:rsid w:val="00BE061F"/>
    <w:rsid w:val="00BE07B6"/>
    <w:rsid w:val="00BE0E2F"/>
    <w:rsid w:val="00BE1742"/>
    <w:rsid w:val="00BE1C8E"/>
    <w:rsid w:val="00BE1E04"/>
    <w:rsid w:val="00BE1E8C"/>
    <w:rsid w:val="00BE22A6"/>
    <w:rsid w:val="00BE2308"/>
    <w:rsid w:val="00BE26A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82"/>
    <w:rsid w:val="00BF3D94"/>
    <w:rsid w:val="00BF448C"/>
    <w:rsid w:val="00BF48CB"/>
    <w:rsid w:val="00BF4DDF"/>
    <w:rsid w:val="00BF5300"/>
    <w:rsid w:val="00BF5EBE"/>
    <w:rsid w:val="00BF61D8"/>
    <w:rsid w:val="00BF68C1"/>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ECD"/>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443"/>
    <w:rsid w:val="00C35597"/>
    <w:rsid w:val="00C3562B"/>
    <w:rsid w:val="00C35B8B"/>
    <w:rsid w:val="00C3645D"/>
    <w:rsid w:val="00C36DC2"/>
    <w:rsid w:val="00C36E60"/>
    <w:rsid w:val="00C37713"/>
    <w:rsid w:val="00C37A55"/>
    <w:rsid w:val="00C37A62"/>
    <w:rsid w:val="00C402B8"/>
    <w:rsid w:val="00C4032E"/>
    <w:rsid w:val="00C40441"/>
    <w:rsid w:val="00C4091A"/>
    <w:rsid w:val="00C40B1B"/>
    <w:rsid w:val="00C40D29"/>
    <w:rsid w:val="00C40E42"/>
    <w:rsid w:val="00C413EE"/>
    <w:rsid w:val="00C414A8"/>
    <w:rsid w:val="00C41EA8"/>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7B8"/>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636"/>
    <w:rsid w:val="00CA490E"/>
    <w:rsid w:val="00CA491A"/>
    <w:rsid w:val="00CA5447"/>
    <w:rsid w:val="00CA5702"/>
    <w:rsid w:val="00CA5989"/>
    <w:rsid w:val="00CA5ACD"/>
    <w:rsid w:val="00CA5BE2"/>
    <w:rsid w:val="00CA5E8C"/>
    <w:rsid w:val="00CA6058"/>
    <w:rsid w:val="00CA665C"/>
    <w:rsid w:val="00CA693B"/>
    <w:rsid w:val="00CA6B55"/>
    <w:rsid w:val="00CA700E"/>
    <w:rsid w:val="00CA71A7"/>
    <w:rsid w:val="00CA71EE"/>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F9"/>
    <w:rsid w:val="00CB6295"/>
    <w:rsid w:val="00CB6825"/>
    <w:rsid w:val="00CB691B"/>
    <w:rsid w:val="00CB6A61"/>
    <w:rsid w:val="00CB6DA7"/>
    <w:rsid w:val="00CB7019"/>
    <w:rsid w:val="00CB7437"/>
    <w:rsid w:val="00CB7475"/>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722"/>
    <w:rsid w:val="00CE18DD"/>
    <w:rsid w:val="00CE1A27"/>
    <w:rsid w:val="00CE1DB1"/>
    <w:rsid w:val="00CE1E69"/>
    <w:rsid w:val="00CE201A"/>
    <w:rsid w:val="00CE2518"/>
    <w:rsid w:val="00CE2612"/>
    <w:rsid w:val="00CE2A27"/>
    <w:rsid w:val="00CE3A4C"/>
    <w:rsid w:val="00CE3CE3"/>
    <w:rsid w:val="00CE3F45"/>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31E"/>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AE"/>
    <w:rsid w:val="00CF5CB0"/>
    <w:rsid w:val="00CF5D5A"/>
    <w:rsid w:val="00CF5EE6"/>
    <w:rsid w:val="00CF5FDE"/>
    <w:rsid w:val="00CF64D7"/>
    <w:rsid w:val="00CF66D9"/>
    <w:rsid w:val="00CF7277"/>
    <w:rsid w:val="00CF72EA"/>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43"/>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F7"/>
    <w:rsid w:val="00D2206B"/>
    <w:rsid w:val="00D2235D"/>
    <w:rsid w:val="00D22A65"/>
    <w:rsid w:val="00D22BC9"/>
    <w:rsid w:val="00D22C14"/>
    <w:rsid w:val="00D22DA0"/>
    <w:rsid w:val="00D22F3B"/>
    <w:rsid w:val="00D23269"/>
    <w:rsid w:val="00D23690"/>
    <w:rsid w:val="00D2369B"/>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AD0"/>
    <w:rsid w:val="00D51F49"/>
    <w:rsid w:val="00D51FAE"/>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DCE"/>
    <w:rsid w:val="00D55EAB"/>
    <w:rsid w:val="00D55FBD"/>
    <w:rsid w:val="00D5601E"/>
    <w:rsid w:val="00D56318"/>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95F"/>
    <w:rsid w:val="00D66A52"/>
    <w:rsid w:val="00D66AC0"/>
    <w:rsid w:val="00D673FA"/>
    <w:rsid w:val="00D67AA1"/>
    <w:rsid w:val="00D67ADC"/>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0D11"/>
    <w:rsid w:val="00D813C4"/>
    <w:rsid w:val="00D81412"/>
    <w:rsid w:val="00D8155E"/>
    <w:rsid w:val="00D8193D"/>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E0B"/>
    <w:rsid w:val="00D90F6B"/>
    <w:rsid w:val="00D9105A"/>
    <w:rsid w:val="00D910AF"/>
    <w:rsid w:val="00D91884"/>
    <w:rsid w:val="00D91ADA"/>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8F"/>
    <w:rsid w:val="00DC0BEF"/>
    <w:rsid w:val="00DC0F77"/>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3A"/>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258"/>
    <w:rsid w:val="00DD3C77"/>
    <w:rsid w:val="00DD3FFD"/>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7BF"/>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557"/>
    <w:rsid w:val="00E137DF"/>
    <w:rsid w:val="00E13880"/>
    <w:rsid w:val="00E1394D"/>
    <w:rsid w:val="00E13A06"/>
    <w:rsid w:val="00E13C0F"/>
    <w:rsid w:val="00E14241"/>
    <w:rsid w:val="00E14435"/>
    <w:rsid w:val="00E14473"/>
    <w:rsid w:val="00E14A90"/>
    <w:rsid w:val="00E14BE7"/>
    <w:rsid w:val="00E14E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1517"/>
    <w:rsid w:val="00E216B7"/>
    <w:rsid w:val="00E217A7"/>
    <w:rsid w:val="00E21873"/>
    <w:rsid w:val="00E219A7"/>
    <w:rsid w:val="00E223D2"/>
    <w:rsid w:val="00E226F9"/>
    <w:rsid w:val="00E22844"/>
    <w:rsid w:val="00E22E65"/>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61DE"/>
    <w:rsid w:val="00E26208"/>
    <w:rsid w:val="00E265FE"/>
    <w:rsid w:val="00E26B7D"/>
    <w:rsid w:val="00E26BAA"/>
    <w:rsid w:val="00E26C0C"/>
    <w:rsid w:val="00E26CAC"/>
    <w:rsid w:val="00E26DE4"/>
    <w:rsid w:val="00E27677"/>
    <w:rsid w:val="00E2767E"/>
    <w:rsid w:val="00E277B7"/>
    <w:rsid w:val="00E2782E"/>
    <w:rsid w:val="00E27F76"/>
    <w:rsid w:val="00E3014A"/>
    <w:rsid w:val="00E305E5"/>
    <w:rsid w:val="00E30838"/>
    <w:rsid w:val="00E30B9C"/>
    <w:rsid w:val="00E31026"/>
    <w:rsid w:val="00E32464"/>
    <w:rsid w:val="00E32480"/>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16E"/>
    <w:rsid w:val="00E4166B"/>
    <w:rsid w:val="00E41C38"/>
    <w:rsid w:val="00E41C57"/>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8F2"/>
    <w:rsid w:val="00E529B0"/>
    <w:rsid w:val="00E52BFC"/>
    <w:rsid w:val="00E52E09"/>
    <w:rsid w:val="00E532A5"/>
    <w:rsid w:val="00E535AA"/>
    <w:rsid w:val="00E53825"/>
    <w:rsid w:val="00E538C6"/>
    <w:rsid w:val="00E53BFC"/>
    <w:rsid w:val="00E5422F"/>
    <w:rsid w:val="00E54544"/>
    <w:rsid w:val="00E551A9"/>
    <w:rsid w:val="00E55390"/>
    <w:rsid w:val="00E553DA"/>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38B"/>
    <w:rsid w:val="00E7668E"/>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69"/>
    <w:rsid w:val="00ED56C4"/>
    <w:rsid w:val="00ED60B1"/>
    <w:rsid w:val="00ED61E1"/>
    <w:rsid w:val="00ED65A8"/>
    <w:rsid w:val="00ED662D"/>
    <w:rsid w:val="00ED66C9"/>
    <w:rsid w:val="00ED6AA0"/>
    <w:rsid w:val="00ED6D2F"/>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1ED"/>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078"/>
    <w:rsid w:val="00EF03C0"/>
    <w:rsid w:val="00EF0B8A"/>
    <w:rsid w:val="00EF14DD"/>
    <w:rsid w:val="00EF1832"/>
    <w:rsid w:val="00EF1E10"/>
    <w:rsid w:val="00EF27D4"/>
    <w:rsid w:val="00EF372F"/>
    <w:rsid w:val="00EF38F0"/>
    <w:rsid w:val="00EF3B8A"/>
    <w:rsid w:val="00EF3D0E"/>
    <w:rsid w:val="00EF3F31"/>
    <w:rsid w:val="00EF3FB4"/>
    <w:rsid w:val="00EF5660"/>
    <w:rsid w:val="00EF5DF8"/>
    <w:rsid w:val="00EF61C7"/>
    <w:rsid w:val="00EF6532"/>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B"/>
    <w:rsid w:val="00F123E5"/>
    <w:rsid w:val="00F12649"/>
    <w:rsid w:val="00F1269A"/>
    <w:rsid w:val="00F126DC"/>
    <w:rsid w:val="00F12DE8"/>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C"/>
    <w:rsid w:val="00F15545"/>
    <w:rsid w:val="00F158CD"/>
    <w:rsid w:val="00F15CA8"/>
    <w:rsid w:val="00F1680F"/>
    <w:rsid w:val="00F1717C"/>
    <w:rsid w:val="00F171CE"/>
    <w:rsid w:val="00F172C1"/>
    <w:rsid w:val="00F1782D"/>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CC0"/>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C5"/>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1034"/>
    <w:rsid w:val="00F7163E"/>
    <w:rsid w:val="00F71CF2"/>
    <w:rsid w:val="00F72143"/>
    <w:rsid w:val="00F7217C"/>
    <w:rsid w:val="00F722FE"/>
    <w:rsid w:val="00F72379"/>
    <w:rsid w:val="00F7247A"/>
    <w:rsid w:val="00F726E3"/>
    <w:rsid w:val="00F72831"/>
    <w:rsid w:val="00F728AE"/>
    <w:rsid w:val="00F72B45"/>
    <w:rsid w:val="00F72FD2"/>
    <w:rsid w:val="00F73030"/>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05"/>
    <w:rsid w:val="00F84594"/>
    <w:rsid w:val="00F84925"/>
    <w:rsid w:val="00F84F52"/>
    <w:rsid w:val="00F84FAA"/>
    <w:rsid w:val="00F85170"/>
    <w:rsid w:val="00F854F5"/>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40A"/>
    <w:rsid w:val="00F925F3"/>
    <w:rsid w:val="00F92D18"/>
    <w:rsid w:val="00F9356A"/>
    <w:rsid w:val="00F935BF"/>
    <w:rsid w:val="00F93952"/>
    <w:rsid w:val="00F9417E"/>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0FFD"/>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8F6"/>
    <w:rsid w:val="00FD5182"/>
    <w:rsid w:val="00FD57AF"/>
    <w:rsid w:val="00FD5831"/>
    <w:rsid w:val="00FD586B"/>
    <w:rsid w:val="00FD5C6D"/>
    <w:rsid w:val="00FD5C8E"/>
    <w:rsid w:val="00FD5F87"/>
    <w:rsid w:val="00FD652A"/>
    <w:rsid w:val="00FD67B8"/>
    <w:rsid w:val="00FD6A6F"/>
    <w:rsid w:val="00FD713D"/>
    <w:rsid w:val="00FD77A7"/>
    <w:rsid w:val="00FE00A9"/>
    <w:rsid w:val="00FE0190"/>
    <w:rsid w:val="00FE0292"/>
    <w:rsid w:val="00FE07AC"/>
    <w:rsid w:val="00FE13B3"/>
    <w:rsid w:val="00FE22FF"/>
    <w:rsid w:val="00FE240A"/>
    <w:rsid w:val="00FE2965"/>
    <w:rsid w:val="00FE296C"/>
    <w:rsid w:val="00FE2B33"/>
    <w:rsid w:val="00FE2EDD"/>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11"/>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D80D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0D11"/>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customStyle="1" w:styleId="UnresolvedMention2">
    <w:name w:val="Unresolved Mention2"/>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maxlindmark/mizer-rewiring/tree/rewire-temp/baltic" TargetMode="Externa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footnotes" Target="footnotes.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footer" Target="footer2.xml"/><Relationship Id="rId30"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34686A4-C4FE-AD4F-97ED-FC9CCF124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38</Pages>
  <Words>74155</Words>
  <Characters>331475</Characters>
  <Application>Microsoft Office Word</Application>
  <DocSecurity>0</DocSecurity>
  <Lines>5022</Lines>
  <Paragraphs>1530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404100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75</cp:revision>
  <cp:lastPrinted>2012-03-26T17:07:00Z</cp:lastPrinted>
  <dcterms:created xsi:type="dcterms:W3CDTF">2020-02-09T08:22:00Z</dcterms:created>
  <dcterms:modified xsi:type="dcterms:W3CDTF">2020-06-01T07:22:00Z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id="b7UhPv6k"/&gt;&lt;style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
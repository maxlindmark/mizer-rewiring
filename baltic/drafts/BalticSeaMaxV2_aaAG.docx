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E3CEA" w14:textId="58733C2E" w:rsidR="004B7ED2" w:rsidRDefault="004B7ED2" w:rsidP="00182BA9">
      <w:pPr>
        <w:spacing w:line="480" w:lineRule="auto"/>
        <w:contextualSpacing/>
        <w:jc w:val="both"/>
        <w:rPr>
          <w:rFonts w:ascii="Times" w:hAnsi="Times"/>
          <w:b/>
          <w:bCs/>
          <w:lang w:val="en-US"/>
        </w:rPr>
      </w:pPr>
      <w:bookmarkStart w:id="0" w:name="_GoBack"/>
      <w:bookmarkEnd w:id="0"/>
      <w:commentRangeStart w:id="1"/>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 xml:space="preserve">yield – an application of a multi-species </w:t>
      </w:r>
      <w:commentRangeStart w:id="2"/>
      <w:r w:rsidR="005C0DF5">
        <w:rPr>
          <w:rFonts w:ascii="Times" w:hAnsi="Times"/>
          <w:b/>
          <w:bCs/>
          <w:lang w:val="en-US"/>
        </w:rPr>
        <w:t xml:space="preserve">size-spectrum </w:t>
      </w:r>
      <w:commentRangeEnd w:id="2"/>
      <w:r w:rsidR="00EE1CF3">
        <w:rPr>
          <w:rStyle w:val="Kommentarsreferens"/>
        </w:rPr>
        <w:commentReference w:id="2"/>
      </w:r>
      <w:r w:rsidR="005C0DF5">
        <w:rPr>
          <w:rFonts w:ascii="Times" w:hAnsi="Times"/>
          <w:b/>
          <w:bCs/>
          <w:lang w:val="en-US"/>
        </w:rPr>
        <w:t>model</w:t>
      </w:r>
      <w:commentRangeEnd w:id="1"/>
      <w:r w:rsidR="00EE1CF3">
        <w:rPr>
          <w:rStyle w:val="Kommentarsreferens"/>
        </w:rPr>
        <w:commentReference w:id="1"/>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xml:space="preserve">, Asta </w:t>
      </w:r>
      <w:proofErr w:type="spellStart"/>
      <w:r w:rsidRPr="00ED493C">
        <w:rPr>
          <w:rFonts w:ascii="Times" w:hAnsi="Times" w:cstheme="minorHAnsi"/>
        </w:rPr>
        <w:t>Audzijonyte</w:t>
      </w:r>
      <w:r w:rsidRPr="00ED493C">
        <w:rPr>
          <w:rFonts w:ascii="Times" w:hAnsi="Times" w:cstheme="minorHAnsi"/>
          <w:vertAlign w:val="superscript"/>
        </w:rPr>
        <w:t>b</w:t>
      </w:r>
      <w:proofErr w:type="spellEnd"/>
      <w:r w:rsidRPr="00ED493C">
        <w:rPr>
          <w:rFonts w:ascii="Times" w:hAnsi="Times" w:cstheme="minorHAnsi"/>
        </w:rPr>
        <w:t xml:space="preserve">, Julia </w:t>
      </w:r>
      <w:proofErr w:type="spellStart"/>
      <w:r w:rsidRPr="00ED493C">
        <w:rPr>
          <w:rFonts w:ascii="Times" w:hAnsi="Times" w:cstheme="minorHAnsi"/>
        </w:rPr>
        <w:t>Blanchard</w:t>
      </w:r>
      <w:r w:rsidRPr="00ED493C">
        <w:rPr>
          <w:rFonts w:ascii="Times" w:hAnsi="Times" w:cstheme="minorHAnsi"/>
          <w:vertAlign w:val="superscript"/>
        </w:rPr>
        <w:t>c</w:t>
      </w:r>
      <w:proofErr w:type="spellEnd"/>
      <w:r w:rsidRPr="00ED493C">
        <w:rPr>
          <w:rFonts w:ascii="Times" w:hAnsi="Times" w:cstheme="minorHAnsi"/>
        </w:rPr>
        <w:t xml:space="preserve">, Anna </w:t>
      </w:r>
      <w:proofErr w:type="spellStart"/>
      <w:r w:rsidRPr="00ED493C">
        <w:rPr>
          <w:rFonts w:ascii="Times" w:hAnsi="Times" w:cstheme="minorHAnsi"/>
        </w:rPr>
        <w:t>Gårdmark</w:t>
      </w:r>
      <w:r w:rsidRPr="00ED493C">
        <w:rPr>
          <w:rFonts w:ascii="Times" w:hAnsi="Times" w:cstheme="minorHAnsi"/>
          <w:vertAlign w:val="superscript"/>
        </w:rPr>
        <w:t>d</w:t>
      </w:r>
      <w:proofErr w:type="spellEnd"/>
    </w:p>
    <w:p w14:paraId="460063EB" w14:textId="77777777" w:rsidR="00AE66F5" w:rsidRPr="00ED493C" w:rsidRDefault="00AE66F5" w:rsidP="00182BA9">
      <w:pPr>
        <w:spacing w:line="480" w:lineRule="auto"/>
        <w:contextualSpacing/>
        <w:jc w:val="both"/>
        <w:rPr>
          <w:rFonts w:cstheme="minorHAnsi"/>
          <w:lang w:val="en-US"/>
        </w:rPr>
      </w:pPr>
      <w:proofErr w:type="spellStart"/>
      <w:r w:rsidRPr="00ED493C">
        <w:rPr>
          <w:rFonts w:cstheme="minorHAnsi"/>
          <w:vertAlign w:val="superscript"/>
          <w:lang w:val="en-US"/>
        </w:rPr>
        <w:t>a</w:t>
      </w:r>
      <w:r w:rsidRPr="00ED493C">
        <w:rPr>
          <w:rFonts w:cstheme="minorHAnsi"/>
          <w:lang w:val="en-US"/>
        </w:rPr>
        <w:t>Swedish</w:t>
      </w:r>
      <w:proofErr w:type="spellEnd"/>
      <w:r w:rsidRPr="00ED493C">
        <w:rPr>
          <w:rFonts w:cstheme="minorHAnsi"/>
          <w:lang w:val="en-US"/>
        </w:rPr>
        <w:t xml:space="preserve"> University of Agricultural Sciences, Department of Aquatic Resources, Institute of Coastal Research, </w:t>
      </w:r>
      <w:proofErr w:type="spellStart"/>
      <w:r w:rsidRPr="00ED493C">
        <w:rPr>
          <w:rFonts w:cstheme="minorHAnsi"/>
          <w:lang w:val="en-US"/>
        </w:rPr>
        <w:t>Skolgatan</w:t>
      </w:r>
      <w:proofErr w:type="spellEnd"/>
      <w:r w:rsidRPr="00ED493C">
        <w:rPr>
          <w:rFonts w:cstheme="minorHAnsi"/>
          <w:lang w:val="en-US"/>
        </w:rPr>
        <w:t xml:space="preserve"> 6, Öregrund 742 42, Sweden</w:t>
      </w:r>
    </w:p>
    <w:p w14:paraId="18060E6F" w14:textId="77777777" w:rsidR="00AE66F5" w:rsidRPr="00ED493C" w:rsidRDefault="00AE66F5" w:rsidP="00182BA9">
      <w:pPr>
        <w:spacing w:line="480" w:lineRule="auto"/>
        <w:contextualSpacing/>
        <w:jc w:val="both"/>
        <w:rPr>
          <w:rFonts w:cstheme="minorHAnsi"/>
          <w:lang w:val="en-US"/>
        </w:rPr>
      </w:pPr>
      <w:proofErr w:type="spellStart"/>
      <w:proofErr w:type="gramStart"/>
      <w:r w:rsidRPr="00ED493C">
        <w:rPr>
          <w:rFonts w:cstheme="minorHAnsi"/>
          <w:vertAlign w:val="superscript"/>
          <w:lang w:val="en-US"/>
        </w:rPr>
        <w:t>b</w:t>
      </w:r>
      <w:r w:rsidRPr="00ED493C">
        <w:rPr>
          <w:rFonts w:cstheme="minorHAnsi"/>
          <w:lang w:val="en-US"/>
        </w:rPr>
        <w:t>Institute</w:t>
      </w:r>
      <w:proofErr w:type="spellEnd"/>
      <w:proofErr w:type="gramEnd"/>
      <w:r w:rsidRPr="00ED493C">
        <w:rPr>
          <w:rFonts w:cstheme="minorHAnsi"/>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lang w:val="en-US"/>
        </w:rPr>
      </w:pPr>
      <w:proofErr w:type="spellStart"/>
      <w:r w:rsidRPr="00ED493C">
        <w:rPr>
          <w:rFonts w:cstheme="minorHAnsi"/>
          <w:vertAlign w:val="superscript"/>
          <w:lang w:val="en-US"/>
        </w:rPr>
        <w:t>c</w:t>
      </w:r>
      <w:r w:rsidRPr="00ED493C">
        <w:rPr>
          <w:rFonts w:cstheme="minorHAnsi"/>
          <w:lang w:val="en-US"/>
        </w:rPr>
        <w:t>Institute</w:t>
      </w:r>
      <w:proofErr w:type="spellEnd"/>
      <w:r w:rsidRPr="00ED493C">
        <w:rPr>
          <w:rFonts w:cstheme="minorHAnsi"/>
          <w:lang w:val="en-US"/>
        </w:rPr>
        <w:t xml:space="preserve"> for Marine and Antarctic Studies and Centre for Marine </w:t>
      </w:r>
      <w:proofErr w:type="spellStart"/>
      <w:r w:rsidRPr="00ED493C">
        <w:rPr>
          <w:rFonts w:cstheme="minorHAnsi"/>
          <w:lang w:val="en-US"/>
        </w:rPr>
        <w:t>Socioecology</w:t>
      </w:r>
      <w:proofErr w:type="spellEnd"/>
      <w:r w:rsidRPr="00ED493C">
        <w:rPr>
          <w:rFonts w:cstheme="minorHAnsi"/>
          <w:lang w:val="en-US"/>
        </w:rPr>
        <w:t xml:space="preserve">, University of Tasmania, 20 </w:t>
      </w:r>
      <w:proofErr w:type="spellStart"/>
      <w:r w:rsidRPr="00ED493C">
        <w:rPr>
          <w:rFonts w:cstheme="minorHAnsi"/>
          <w:lang w:val="en-US"/>
        </w:rPr>
        <w:t>Castray</w:t>
      </w:r>
      <w:proofErr w:type="spellEnd"/>
      <w:r w:rsidRPr="00ED493C">
        <w:rPr>
          <w:rFonts w:cstheme="minorHAnsi"/>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lang w:val="en-US"/>
        </w:rPr>
      </w:pPr>
      <w:proofErr w:type="spellStart"/>
      <w:proofErr w:type="gramStart"/>
      <w:r w:rsidRPr="00ED493C">
        <w:rPr>
          <w:rFonts w:cstheme="minorHAnsi"/>
          <w:vertAlign w:val="superscript"/>
          <w:lang w:val="en-US"/>
        </w:rPr>
        <w:t>d</w:t>
      </w:r>
      <w:r w:rsidRPr="00ED493C">
        <w:rPr>
          <w:rFonts w:cstheme="minorHAnsi"/>
          <w:lang w:val="en-US"/>
        </w:rPr>
        <w:t>Swedish</w:t>
      </w:r>
      <w:proofErr w:type="spellEnd"/>
      <w:proofErr w:type="gramEnd"/>
      <w:r w:rsidRPr="00ED493C">
        <w:rPr>
          <w:rFonts w:cstheme="minorHAnsi"/>
          <w:lang w:val="en-US"/>
        </w:rPr>
        <w:t xml:space="preserve"> University of Agricultural Sciences, Department of Aquatic Resources, </w:t>
      </w:r>
      <w:proofErr w:type="spellStart"/>
      <w:r w:rsidRPr="00ED493C">
        <w:rPr>
          <w:rFonts w:cstheme="minorHAnsi"/>
          <w:lang w:val="en-US"/>
        </w:rPr>
        <w:t>Skolgatan</w:t>
      </w:r>
      <w:proofErr w:type="spellEnd"/>
      <w:r w:rsidRPr="00ED493C">
        <w:rPr>
          <w:rFonts w:cstheme="minorHAnsi"/>
          <w:lang w:val="en-US"/>
        </w:rPr>
        <w:t xml:space="preserve"> 6, SE-742 42 Öregrund, Sweden </w:t>
      </w:r>
    </w:p>
    <w:p w14:paraId="62F5957C" w14:textId="374620BC" w:rsidR="00AE66F5" w:rsidRDefault="00AE66F5" w:rsidP="00182BA9">
      <w:pPr>
        <w:spacing w:line="480" w:lineRule="auto"/>
        <w:contextualSpacing/>
        <w:jc w:val="both"/>
        <w:rPr>
          <w:rFonts w:cstheme="minorHAnsi"/>
          <w:vertAlign w:val="superscript"/>
          <w:lang w:val="en-US"/>
        </w:rPr>
      </w:pPr>
    </w:p>
    <w:p w14:paraId="1862AADC" w14:textId="77777777" w:rsidR="00E47A0E" w:rsidRDefault="00E47A0E" w:rsidP="00182BA9">
      <w:pPr>
        <w:spacing w:line="480" w:lineRule="auto"/>
        <w:contextualSpacing/>
        <w:jc w:val="both"/>
        <w:rPr>
          <w:rFonts w:cstheme="minorHAnsi"/>
          <w:vertAlign w:val="superscript"/>
          <w:lang w:val="en-US"/>
        </w:rPr>
      </w:pPr>
    </w:p>
    <w:p w14:paraId="0274906A" w14:textId="0FC4DA46" w:rsidR="00AE66F5" w:rsidRPr="003B7FE7" w:rsidRDefault="003B7FE7" w:rsidP="00182BA9">
      <w:pPr>
        <w:spacing w:line="480" w:lineRule="auto"/>
        <w:contextualSpacing/>
        <w:jc w:val="both"/>
        <w:rPr>
          <w:rFonts w:cstheme="minorHAnsi"/>
          <w:b/>
          <w:bCs/>
          <w:lang w:val="en-US"/>
        </w:rPr>
      </w:pPr>
      <w:r w:rsidRPr="003B7FE7">
        <w:rPr>
          <w:rFonts w:cstheme="minorHAnsi"/>
          <w:b/>
          <w:bCs/>
          <w:lang w:val="en-US"/>
        </w:rPr>
        <w:t>Word count</w:t>
      </w:r>
    </w:p>
    <w:p w14:paraId="6BBF650B" w14:textId="100C98BB" w:rsidR="003B7FE7" w:rsidRDefault="003B7FE7" w:rsidP="00182BA9">
      <w:pPr>
        <w:spacing w:line="480" w:lineRule="auto"/>
        <w:contextualSpacing/>
        <w:jc w:val="both"/>
        <w:rPr>
          <w:rFonts w:cstheme="minorHAnsi"/>
          <w:lang w:val="en-US"/>
        </w:rPr>
      </w:pPr>
      <w:r>
        <w:rPr>
          <w:rFonts w:cstheme="minorHAnsi"/>
          <w:lang w:val="en-US"/>
        </w:rPr>
        <w:t>Abstract:</w:t>
      </w:r>
      <w:r w:rsidR="00A913C2">
        <w:rPr>
          <w:rFonts w:cstheme="minorHAnsi"/>
          <w:lang w:val="en-US"/>
        </w:rPr>
        <w:t xml:space="preserve"> 2</w:t>
      </w:r>
      <w:r w:rsidR="00B0620F">
        <w:rPr>
          <w:rFonts w:cstheme="minorHAnsi"/>
          <w:lang w:val="en-US"/>
        </w:rPr>
        <w:t>3</w:t>
      </w:r>
      <w:r w:rsidR="00A913C2">
        <w:rPr>
          <w:rFonts w:cstheme="minorHAnsi"/>
          <w:lang w:val="en-US"/>
        </w:rPr>
        <w:t>6</w:t>
      </w:r>
    </w:p>
    <w:p w14:paraId="39CFAA6E" w14:textId="0E84049D" w:rsidR="00A913C2" w:rsidRDefault="00A913C2" w:rsidP="00182BA9">
      <w:pPr>
        <w:spacing w:line="480" w:lineRule="auto"/>
        <w:contextualSpacing/>
        <w:jc w:val="both"/>
        <w:rPr>
          <w:rFonts w:cstheme="minorHAnsi"/>
          <w:lang w:val="en-US"/>
        </w:rPr>
      </w:pPr>
      <w:r>
        <w:rPr>
          <w:rFonts w:cstheme="minorHAnsi"/>
          <w:lang w:val="en-US"/>
        </w:rPr>
        <w:t xml:space="preserve">Introduction: </w:t>
      </w:r>
      <w:r w:rsidR="006403B0">
        <w:rPr>
          <w:rFonts w:cstheme="minorHAnsi"/>
          <w:lang w:val="en-US"/>
        </w:rPr>
        <w:t>12</w:t>
      </w:r>
      <w:r w:rsidR="000B3482">
        <w:rPr>
          <w:rFonts w:cstheme="minorHAnsi"/>
          <w:lang w:val="en-US"/>
        </w:rPr>
        <w:t>52</w:t>
      </w:r>
    </w:p>
    <w:p w14:paraId="6364580D" w14:textId="07E63827" w:rsidR="00517718" w:rsidRDefault="00517718" w:rsidP="00182BA9">
      <w:pPr>
        <w:spacing w:line="480" w:lineRule="auto"/>
        <w:contextualSpacing/>
        <w:jc w:val="both"/>
        <w:rPr>
          <w:rFonts w:cstheme="minorHAnsi"/>
          <w:lang w:val="en-US"/>
        </w:rPr>
      </w:pPr>
      <w:r>
        <w:rPr>
          <w:rFonts w:cstheme="minorHAnsi"/>
          <w:lang w:val="en-US"/>
        </w:rPr>
        <w:t xml:space="preserve">Methods: </w:t>
      </w:r>
      <w:r w:rsidR="00232A89">
        <w:rPr>
          <w:rFonts w:cstheme="minorHAnsi"/>
          <w:lang w:val="en-US"/>
        </w:rPr>
        <w:t>2</w:t>
      </w:r>
      <w:r w:rsidR="009B6061">
        <w:rPr>
          <w:rFonts w:cstheme="minorHAnsi"/>
          <w:lang w:val="en-US"/>
        </w:rPr>
        <w:t>1</w:t>
      </w:r>
      <w:r w:rsidR="006C794C">
        <w:rPr>
          <w:rFonts w:cstheme="minorHAnsi"/>
          <w:lang w:val="en-US"/>
        </w:rPr>
        <w:t>53</w:t>
      </w:r>
    </w:p>
    <w:p w14:paraId="6C80689D" w14:textId="093D945F" w:rsidR="00332EA0" w:rsidRDefault="00332EA0" w:rsidP="00182BA9">
      <w:pPr>
        <w:spacing w:line="480" w:lineRule="auto"/>
        <w:contextualSpacing/>
        <w:jc w:val="both"/>
        <w:rPr>
          <w:rFonts w:cstheme="minorHAnsi"/>
          <w:lang w:val="en-US"/>
        </w:rPr>
      </w:pPr>
      <w:r>
        <w:rPr>
          <w:rFonts w:cstheme="minorHAnsi"/>
          <w:lang w:val="en-US"/>
        </w:rPr>
        <w:t>Results: 7</w:t>
      </w:r>
      <w:r w:rsidR="00DE4832">
        <w:rPr>
          <w:rFonts w:cstheme="minorHAnsi"/>
          <w:lang w:val="en-US"/>
        </w:rPr>
        <w:t>07</w:t>
      </w:r>
    </w:p>
    <w:p w14:paraId="1FAADD35" w14:textId="3394A8F0" w:rsidR="00332EA0" w:rsidRDefault="00332EA0" w:rsidP="00182BA9">
      <w:pPr>
        <w:spacing w:line="480" w:lineRule="auto"/>
        <w:contextualSpacing/>
        <w:jc w:val="both"/>
        <w:rPr>
          <w:rFonts w:cstheme="minorHAnsi"/>
          <w:lang w:val="en-US"/>
        </w:rPr>
      </w:pPr>
      <w:r>
        <w:rPr>
          <w:rFonts w:cstheme="minorHAnsi"/>
          <w:lang w:val="en-US"/>
        </w:rPr>
        <w:t>Discussion:</w:t>
      </w:r>
      <w:r w:rsidR="0068777A">
        <w:rPr>
          <w:rFonts w:cstheme="minorHAnsi"/>
          <w:lang w:val="en-US"/>
        </w:rPr>
        <w:t xml:space="preserve"> NA</w:t>
      </w:r>
    </w:p>
    <w:p w14:paraId="7AA34948" w14:textId="77777777" w:rsidR="00A913C2" w:rsidRPr="00A50D90" w:rsidRDefault="00A913C2"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27C74C6A" w14:textId="77777777" w:rsidR="00AE66F5" w:rsidRPr="00930760" w:rsidRDefault="00AE66F5" w:rsidP="00182BA9">
      <w:pPr>
        <w:spacing w:line="480" w:lineRule="auto"/>
        <w:contextualSpacing/>
        <w:jc w:val="both"/>
        <w:rPr>
          <w:rFonts w:cstheme="minorHAnsi"/>
          <w:b/>
          <w:lang w:val="en-US"/>
        </w:rPr>
      </w:pPr>
      <w:r w:rsidRPr="00930760">
        <w:rPr>
          <w:rFonts w:cstheme="minorHAnsi"/>
          <w:b/>
          <w:lang w:val="en-US"/>
        </w:rPr>
        <w:t>Abstract</w:t>
      </w:r>
    </w:p>
    <w:p w14:paraId="5D5801A4" w14:textId="06E44A99" w:rsidR="002D2FEE" w:rsidRPr="00930760" w:rsidRDefault="002D2FEE" w:rsidP="00182BA9">
      <w:pPr>
        <w:spacing w:line="480" w:lineRule="auto"/>
        <w:contextualSpacing/>
        <w:jc w:val="both"/>
        <w:rPr>
          <w:rFonts w:cstheme="minorHAnsi"/>
          <w:lang w:val="en-US"/>
        </w:rPr>
      </w:pPr>
      <w:r w:rsidRPr="00930760">
        <w:rPr>
          <w:rFonts w:cstheme="minorHAnsi"/>
          <w:lang w:val="en-US"/>
        </w:rPr>
        <w:lastRenderedPageBreak/>
        <w:t xml:space="preserve">Resolving the combined effect of climate warming and exploitation in a food web context is key for predicting future biomass production, size-structure and potential yields of marine fishes. Previous studies based on mechanistic size-based </w:t>
      </w:r>
      <w:ins w:id="3" w:author="Anna Gårdmark" w:date="2020-01-13T08:24:00Z">
        <w:r w:rsidR="00EE1CF3">
          <w:rPr>
            <w:rFonts w:cstheme="minorHAnsi"/>
            <w:lang w:val="en-US"/>
          </w:rPr>
          <w:t xml:space="preserve">community </w:t>
        </w:r>
      </w:ins>
      <w:r w:rsidRPr="00930760">
        <w:rPr>
          <w:rFonts w:cstheme="minorHAnsi"/>
          <w:lang w:val="en-US"/>
        </w:rPr>
        <w:t xml:space="preserve">models have found that bottom-up processes are important drivers of size-structure and fisheries yield </w:t>
      </w:r>
      <w:commentRangeStart w:id="4"/>
      <w:r w:rsidRPr="00930760">
        <w:rPr>
          <w:rFonts w:cstheme="minorHAnsi"/>
          <w:lang w:val="en-US"/>
        </w:rPr>
        <w:t>at the ecosystem level</w:t>
      </w:r>
      <w:r w:rsidR="00436BD5" w:rsidRPr="00930760">
        <w:rPr>
          <w:rFonts w:cstheme="minorHAnsi"/>
          <w:lang w:val="en-US"/>
        </w:rPr>
        <w:t xml:space="preserve"> </w:t>
      </w:r>
      <w:commentRangeEnd w:id="4"/>
      <w:r w:rsidR="00EE1CF3">
        <w:rPr>
          <w:rStyle w:val="Kommentarsreferens"/>
        </w:rPr>
        <w:commentReference w:id="4"/>
      </w:r>
      <w:r w:rsidR="00436BD5" w:rsidRPr="00930760">
        <w:rPr>
          <w:rFonts w:cstheme="minorHAnsi"/>
          <w:lang w:val="en-US"/>
        </w:rPr>
        <w:t>in changing climates</w:t>
      </w:r>
      <w:r w:rsidRPr="00930760">
        <w:rPr>
          <w:rFonts w:cstheme="minorHAnsi"/>
          <w:lang w:val="en-US"/>
        </w:rPr>
        <w:t xml:space="preserve">. However, we know </w:t>
      </w:r>
      <w:r w:rsidR="008F6736" w:rsidRPr="00930760">
        <w:rPr>
          <w:rFonts w:cstheme="minorHAnsi"/>
          <w:lang w:val="en-US"/>
        </w:rPr>
        <w:t xml:space="preserve">less </w:t>
      </w:r>
      <w:r w:rsidRPr="00930760">
        <w:rPr>
          <w:rFonts w:cstheme="minorHAnsi"/>
          <w:lang w:val="en-US"/>
        </w:rPr>
        <w:t xml:space="preserve">about the joint effects </w:t>
      </w:r>
      <w:r w:rsidR="006C5FB5" w:rsidRPr="00930760">
        <w:rPr>
          <w:rFonts w:cstheme="minorHAnsi"/>
          <w:lang w:val="en-US"/>
        </w:rPr>
        <w:t xml:space="preserve">bottom up and </w:t>
      </w:r>
      <w:ins w:id="5" w:author="Anna Gårdmark" w:date="2020-01-13T08:25:00Z">
        <w:r w:rsidR="00EE1CF3">
          <w:rPr>
            <w:rFonts w:cstheme="minorHAnsi"/>
            <w:lang w:val="en-US"/>
          </w:rPr>
          <w:t>‘</w:t>
        </w:r>
      </w:ins>
      <w:commentRangeStart w:id="6"/>
      <w:r w:rsidR="006C5FB5" w:rsidRPr="00930760">
        <w:rPr>
          <w:rFonts w:cstheme="minorHAnsi"/>
          <w:lang w:val="en-US"/>
        </w:rPr>
        <w:t>top down</w:t>
      </w:r>
      <w:ins w:id="7" w:author="Anna Gårdmark" w:date="2020-01-13T08:25:00Z">
        <w:r w:rsidR="00EE1CF3">
          <w:rPr>
            <w:rFonts w:cstheme="minorHAnsi"/>
            <w:lang w:val="en-US"/>
          </w:rPr>
          <w:t>’</w:t>
        </w:r>
      </w:ins>
      <w:r w:rsidR="006C5FB5" w:rsidRPr="00930760">
        <w:rPr>
          <w:rFonts w:cstheme="minorHAnsi"/>
          <w:lang w:val="en-US"/>
        </w:rPr>
        <w:t xml:space="preserve"> </w:t>
      </w:r>
      <w:r w:rsidR="00873D4C" w:rsidRPr="00930760">
        <w:rPr>
          <w:rFonts w:cstheme="minorHAnsi"/>
          <w:lang w:val="en-US"/>
        </w:rPr>
        <w:t xml:space="preserve">effects </w:t>
      </w:r>
      <w:commentRangeEnd w:id="6"/>
      <w:r w:rsidR="00EE1CF3">
        <w:rPr>
          <w:rStyle w:val="Kommentarsreferens"/>
        </w:rPr>
        <w:commentReference w:id="6"/>
      </w:r>
      <w:r w:rsidR="006C5FB5" w:rsidRPr="00930760">
        <w:rPr>
          <w:rFonts w:cstheme="minorHAnsi"/>
          <w:lang w:val="en-US"/>
        </w:rPr>
        <w:t xml:space="preserve">(direct </w:t>
      </w:r>
      <w:ins w:id="8" w:author="Anna Gårdmark" w:date="2020-01-13T08:26:00Z">
        <w:r w:rsidR="00EE1CF3">
          <w:rPr>
            <w:rFonts w:cstheme="minorHAnsi"/>
            <w:lang w:val="en-US"/>
          </w:rPr>
          <w:t xml:space="preserve">effects </w:t>
        </w:r>
      </w:ins>
      <w:r w:rsidRPr="00930760">
        <w:rPr>
          <w:rFonts w:cstheme="minorHAnsi"/>
          <w:lang w:val="en-US"/>
        </w:rPr>
        <w:t xml:space="preserve">of warming </w:t>
      </w:r>
      <w:r w:rsidR="006C5FB5" w:rsidRPr="00930760">
        <w:rPr>
          <w:rFonts w:cstheme="minorHAnsi"/>
          <w:lang w:val="en-US"/>
        </w:rPr>
        <w:t xml:space="preserve">on individual-level </w:t>
      </w:r>
      <w:r w:rsidR="00C05075" w:rsidRPr="00930760">
        <w:rPr>
          <w:rFonts w:cstheme="minorHAnsi"/>
          <w:lang w:val="en-US"/>
        </w:rPr>
        <w:t>physiolog</w:t>
      </w:r>
      <w:r w:rsidR="00CB7437" w:rsidRPr="00930760">
        <w:rPr>
          <w:rFonts w:cstheme="minorHAnsi"/>
          <w:lang w:val="en-US"/>
        </w:rPr>
        <w:t>y</w:t>
      </w:r>
      <w:r w:rsidR="006C5FB5" w:rsidRPr="00930760">
        <w:rPr>
          <w:rFonts w:cstheme="minorHAnsi"/>
          <w:lang w:val="en-US"/>
        </w:rPr>
        <w:t>)</w:t>
      </w:r>
      <w:r w:rsidR="00623D12" w:rsidRPr="00930760">
        <w:rPr>
          <w:rFonts w:cstheme="minorHAnsi"/>
          <w:lang w:val="en-US"/>
        </w:rPr>
        <w:t xml:space="preserve"> on exploited food webs</w:t>
      </w:r>
      <w:r w:rsidR="00DD085D" w:rsidRPr="00930760">
        <w:rPr>
          <w:rFonts w:cstheme="minorHAnsi"/>
          <w:lang w:val="en-US"/>
        </w:rPr>
        <w:t>.</w:t>
      </w:r>
      <w:r w:rsidR="00623D12" w:rsidRPr="00930760">
        <w:rPr>
          <w:rFonts w:cstheme="minorHAnsi"/>
          <w:lang w:val="en-US"/>
        </w:rPr>
        <w:t xml:space="preserve"> </w:t>
      </w:r>
      <w:del w:id="9" w:author="Anna Gårdmark" w:date="2020-01-13T08:26:00Z">
        <w:r w:rsidRPr="00930760" w:rsidDel="00EE1CF3">
          <w:rPr>
            <w:rFonts w:cstheme="minorHAnsi"/>
            <w:lang w:val="en-US"/>
          </w:rPr>
          <w:delText>Using the Baltic Sea as a case study,</w:delText>
        </w:r>
      </w:del>
      <w:ins w:id="10" w:author="Anna Gårdmark" w:date="2020-01-13T08:26:00Z">
        <w:r w:rsidR="00EE1CF3">
          <w:rPr>
            <w:rFonts w:cstheme="minorHAnsi"/>
            <w:lang w:val="en-US"/>
          </w:rPr>
          <w:t>Here</w:t>
        </w:r>
      </w:ins>
      <w:r w:rsidRPr="00930760">
        <w:rPr>
          <w:rFonts w:cstheme="minorHAnsi"/>
          <w:lang w:val="en-US"/>
        </w:rPr>
        <w:t xml:space="preserve"> we assess how various food web metrics </w:t>
      </w:r>
      <w:proofErr w:type="gramStart"/>
      <w:r w:rsidRPr="00930760">
        <w:rPr>
          <w:rFonts w:cstheme="minorHAnsi"/>
          <w:lang w:val="en-US"/>
        </w:rPr>
        <w:t>are affected</w:t>
      </w:r>
      <w:proofErr w:type="gramEnd"/>
      <w:r w:rsidRPr="00930760">
        <w:rPr>
          <w:rFonts w:cstheme="minorHAnsi"/>
          <w:lang w:val="en-US"/>
        </w:rPr>
        <w:t xml:space="preserve"> by warming </w:t>
      </w:r>
      <w:ins w:id="11" w:author="Anna Gårdmark" w:date="2020-01-13T08:27:00Z">
        <w:r w:rsidR="00EE1CF3">
          <w:rPr>
            <w:rFonts w:cstheme="minorHAnsi"/>
            <w:lang w:val="en-US"/>
          </w:rPr>
          <w:t xml:space="preserve">through both this pathways </w:t>
        </w:r>
      </w:ins>
      <w:r w:rsidRPr="00930760">
        <w:rPr>
          <w:rFonts w:cstheme="minorHAnsi"/>
          <w:lang w:val="en-US"/>
        </w:rPr>
        <w:t xml:space="preserve">and </w:t>
      </w:r>
      <w:ins w:id="12" w:author="Anna Gårdmark" w:date="2020-01-13T08:27:00Z">
        <w:r w:rsidR="00EE1CF3">
          <w:rPr>
            <w:rFonts w:cstheme="minorHAnsi"/>
            <w:lang w:val="en-US"/>
          </w:rPr>
          <w:t xml:space="preserve">by </w:t>
        </w:r>
      </w:ins>
      <w:r w:rsidRPr="00930760">
        <w:rPr>
          <w:rFonts w:cstheme="minorHAnsi"/>
          <w:lang w:val="en-US"/>
        </w:rPr>
        <w:t xml:space="preserve">exploitation in a species-resolved size-based food web. We parameterize a dynamic size-spectrum model </w:t>
      </w:r>
      <w:commentRangeStart w:id="13"/>
      <w:r w:rsidRPr="00930760">
        <w:rPr>
          <w:rFonts w:cstheme="minorHAnsi"/>
          <w:lang w:val="en-US"/>
        </w:rPr>
        <w:t xml:space="preserve">representing </w:t>
      </w:r>
      <w:commentRangeEnd w:id="13"/>
      <w:r w:rsidR="00EE1CF3">
        <w:rPr>
          <w:rStyle w:val="Kommentarsreferens"/>
        </w:rPr>
        <w:commentReference w:id="13"/>
      </w:r>
      <w:r w:rsidRPr="00930760">
        <w:rPr>
          <w:rFonts w:cstheme="minorHAnsi"/>
          <w:lang w:val="en-US"/>
        </w:rPr>
        <w:t xml:space="preserve">the offshore Baltic Sea food web, and investigate how </w:t>
      </w:r>
      <w:r w:rsidR="00241BFE" w:rsidRPr="00930760">
        <w:rPr>
          <w:rFonts w:cstheme="minorHAnsi"/>
          <w:lang w:val="en-US"/>
        </w:rPr>
        <w:t>individual growth rates,</w:t>
      </w:r>
      <w:r w:rsidRPr="00930760">
        <w:rPr>
          <w:rFonts w:cstheme="minorHAnsi"/>
          <w:lang w:val="en-US"/>
        </w:rPr>
        <w:t xml:space="preserve"> size-structure, </w:t>
      </w:r>
      <w:r w:rsidR="00E92C54" w:rsidRPr="00930760">
        <w:rPr>
          <w:rFonts w:cstheme="minorHAnsi"/>
          <w:lang w:val="en-US"/>
        </w:rPr>
        <w:t xml:space="preserve">relative abundances of </w:t>
      </w:r>
      <w:r w:rsidRPr="00930760">
        <w:rPr>
          <w:rFonts w:cstheme="minorHAnsi"/>
          <w:lang w:val="en-US"/>
        </w:rPr>
        <w:t xml:space="preserve">species and </w:t>
      </w:r>
      <w:r w:rsidR="002141BA" w:rsidRPr="00930760">
        <w:rPr>
          <w:rFonts w:cstheme="minorHAnsi"/>
          <w:lang w:val="en-US"/>
        </w:rPr>
        <w:t xml:space="preserve">yields </w:t>
      </w:r>
      <w:r w:rsidRPr="00930760">
        <w:rPr>
          <w:rFonts w:cstheme="minorHAnsi"/>
          <w:lang w:val="en-US"/>
        </w:rPr>
        <w:t>are affected by warming under different scenarios of fishing mortality</w:t>
      </w:r>
      <w:r w:rsidR="00C2181C" w:rsidRPr="00930760">
        <w:rPr>
          <w:rFonts w:cstheme="minorHAnsi"/>
          <w:lang w:val="en-US"/>
        </w:rPr>
        <w:t xml:space="preserve"> and </w:t>
      </w:r>
      <w:commentRangeStart w:id="14"/>
      <w:r w:rsidR="00C2181C" w:rsidRPr="00930760">
        <w:rPr>
          <w:rFonts w:cstheme="minorHAnsi"/>
          <w:lang w:val="en-US"/>
        </w:rPr>
        <w:t>physiological scaling</w:t>
      </w:r>
      <w:ins w:id="15" w:author="Anna Gårdmark" w:date="2020-01-13T08:28:00Z">
        <w:r w:rsidR="00EE1CF3">
          <w:rPr>
            <w:rFonts w:cstheme="minorHAnsi"/>
            <w:lang w:val="en-US"/>
          </w:rPr>
          <w:t xml:space="preserve"> of temperature effects</w:t>
        </w:r>
        <w:commentRangeEnd w:id="14"/>
        <w:r w:rsidR="00EE1CF3">
          <w:rPr>
            <w:rStyle w:val="Kommentarsreferens"/>
          </w:rPr>
          <w:commentReference w:id="14"/>
        </w:r>
      </w:ins>
      <w:r w:rsidRPr="00930760">
        <w:rPr>
          <w:rFonts w:cstheme="minorHAnsi"/>
          <w:lang w:val="en-US"/>
        </w:rPr>
        <w:t xml:space="preserve">. </w:t>
      </w:r>
      <w:r w:rsidR="00664B58">
        <w:rPr>
          <w:rFonts w:cstheme="minorHAnsi"/>
          <w:lang w:val="en-US"/>
        </w:rPr>
        <w:t>When accounting</w:t>
      </w:r>
      <w:ins w:id="16" w:author="Anna Gårdmark" w:date="2020-01-13T08:30:00Z">
        <w:r w:rsidR="00B934BF">
          <w:rPr>
            <w:rFonts w:cstheme="minorHAnsi"/>
            <w:lang w:val="en-US"/>
          </w:rPr>
          <w:t xml:space="preserve"> </w:t>
        </w:r>
        <w:proofErr w:type="gramStart"/>
        <w:r w:rsidR="00B934BF">
          <w:rPr>
            <w:rFonts w:cstheme="minorHAnsi"/>
            <w:lang w:val="en-US"/>
          </w:rPr>
          <w:t>also</w:t>
        </w:r>
      </w:ins>
      <w:proofErr w:type="gramEnd"/>
      <w:r w:rsidR="00664B58">
        <w:rPr>
          <w:rFonts w:cstheme="minorHAnsi"/>
          <w:lang w:val="en-US"/>
        </w:rPr>
        <w:t xml:space="preserve"> for </w:t>
      </w:r>
      <w:ins w:id="17" w:author="Anna Gårdmark" w:date="2020-01-13T08:29:00Z">
        <w:r w:rsidR="00EE1CF3">
          <w:rPr>
            <w:rFonts w:cstheme="minorHAnsi"/>
            <w:lang w:val="en-US"/>
          </w:rPr>
          <w:t xml:space="preserve">how temperature affects </w:t>
        </w:r>
      </w:ins>
      <w:r w:rsidR="00664B58">
        <w:rPr>
          <w:rFonts w:cstheme="minorHAnsi"/>
          <w:lang w:val="en-US"/>
        </w:rPr>
        <w:t>physiolog</w:t>
      </w:r>
      <w:ins w:id="18" w:author="Anna Gårdmark" w:date="2020-01-13T08:29:00Z">
        <w:r w:rsidR="00EE1CF3">
          <w:rPr>
            <w:rFonts w:cstheme="minorHAnsi"/>
            <w:lang w:val="en-US"/>
          </w:rPr>
          <w:t>y</w:t>
        </w:r>
      </w:ins>
      <w:del w:id="19" w:author="Anna Gårdmark" w:date="2020-01-13T08:29:00Z">
        <w:r w:rsidR="00664B58" w:rsidDel="00EE1CF3">
          <w:rPr>
            <w:rFonts w:cstheme="minorHAnsi"/>
            <w:lang w:val="en-US"/>
          </w:rPr>
          <w:delText>ical scaling</w:delText>
        </w:r>
      </w:del>
      <w:r w:rsidR="00664B58">
        <w:rPr>
          <w:rFonts w:cstheme="minorHAnsi"/>
          <w:lang w:val="en-US"/>
        </w:rPr>
        <w:t xml:space="preserve">, projected size-at-age </w:t>
      </w:r>
      <w:commentRangeStart w:id="20"/>
      <w:r w:rsidR="00664B58">
        <w:rPr>
          <w:rFonts w:cstheme="minorHAnsi"/>
          <w:lang w:val="en-US"/>
        </w:rPr>
        <w:t>increase</w:t>
      </w:r>
      <w:ins w:id="21" w:author="Anna Gårdmark" w:date="2020-01-13T08:29:00Z">
        <w:r w:rsidR="00EE1CF3">
          <w:rPr>
            <w:rFonts w:cstheme="minorHAnsi"/>
            <w:lang w:val="en-US"/>
          </w:rPr>
          <w:t>s</w:t>
        </w:r>
      </w:ins>
      <w:r w:rsidR="00664B58">
        <w:rPr>
          <w:rFonts w:cstheme="minorHAnsi"/>
          <w:lang w:val="en-US"/>
        </w:rPr>
        <w:t xml:space="preserve"> for all species</w:t>
      </w:r>
      <w:r w:rsidR="006740DE">
        <w:rPr>
          <w:rFonts w:cstheme="minorHAnsi"/>
          <w:lang w:val="en-US"/>
        </w:rPr>
        <w:t xml:space="preserve"> in 2050 </w:t>
      </w:r>
      <w:commentRangeEnd w:id="20"/>
      <w:r w:rsidR="00B934BF">
        <w:rPr>
          <w:rStyle w:val="Kommentarsreferens"/>
        </w:rPr>
        <w:commentReference w:id="20"/>
      </w:r>
      <w:r w:rsidR="006740DE">
        <w:rPr>
          <w:rFonts w:cstheme="minorHAnsi"/>
          <w:lang w:val="en-US"/>
        </w:rPr>
        <w:t>based on temperature projections according to the RCP 8.5 scenario</w:t>
      </w:r>
      <w:r w:rsidR="00C10B57">
        <w:rPr>
          <w:rFonts w:cstheme="minorHAnsi"/>
          <w:lang w:val="en-US"/>
        </w:rPr>
        <w:t xml:space="preserve">, whereas size-at-age decreases when temperature only affects resource dynamics. </w:t>
      </w:r>
      <w:ins w:id="22" w:author="Anna Gårdmark" w:date="2020-01-13T08:31:00Z">
        <w:r w:rsidR="00B934BF">
          <w:rPr>
            <w:rFonts w:cstheme="minorHAnsi"/>
            <w:lang w:val="en-US"/>
          </w:rPr>
          <w:t>However, t</w:t>
        </w:r>
      </w:ins>
      <w:del w:id="23" w:author="Anna Gårdmark" w:date="2020-01-13T08:31:00Z">
        <w:r w:rsidR="00C00594" w:rsidDel="00B934BF">
          <w:rPr>
            <w:rFonts w:cstheme="minorHAnsi"/>
            <w:lang w:val="en-US"/>
          </w:rPr>
          <w:delText>T</w:delText>
        </w:r>
      </w:del>
      <w:r w:rsidR="00C00594">
        <w:rPr>
          <w:rFonts w:cstheme="minorHAnsi"/>
          <w:lang w:val="en-US"/>
        </w:rPr>
        <w:t xml:space="preserve">he </w:t>
      </w:r>
      <w:r w:rsidR="00DC536D">
        <w:rPr>
          <w:rFonts w:cstheme="minorHAnsi"/>
          <w:lang w:val="en-US"/>
        </w:rPr>
        <w:t xml:space="preserve">faster growth rates </w:t>
      </w:r>
      <w:del w:id="24" w:author="Anna Gårdmark" w:date="2020-01-13T08:31:00Z">
        <w:r w:rsidR="00DC536D" w:rsidDel="00B934BF">
          <w:rPr>
            <w:rFonts w:cstheme="minorHAnsi"/>
            <w:lang w:val="en-US"/>
          </w:rPr>
          <w:delText xml:space="preserve">from </w:delText>
        </w:r>
      </w:del>
      <w:ins w:id="25" w:author="Anna Gårdmark" w:date="2020-01-13T08:31:00Z">
        <w:r w:rsidR="00B934BF">
          <w:rPr>
            <w:rFonts w:cstheme="minorHAnsi"/>
            <w:lang w:val="en-US"/>
          </w:rPr>
          <w:t xml:space="preserve">in </w:t>
        </w:r>
      </w:ins>
      <w:r w:rsidR="00DC536D">
        <w:rPr>
          <w:rFonts w:cstheme="minorHAnsi"/>
          <w:lang w:val="en-US"/>
        </w:rPr>
        <w:t>the fully temperature-dependent models do</w:t>
      </w:r>
      <w:del w:id="26" w:author="Anna Gårdmark" w:date="2020-01-13T08:31:00Z">
        <w:r w:rsidR="00DC536D" w:rsidDel="00B934BF">
          <w:rPr>
            <w:rFonts w:cstheme="minorHAnsi"/>
            <w:lang w:val="en-US"/>
          </w:rPr>
          <w:delText>es</w:delText>
        </w:r>
      </w:del>
      <w:r w:rsidR="00DC536D">
        <w:rPr>
          <w:rFonts w:cstheme="minorHAnsi"/>
          <w:lang w:val="en-US"/>
        </w:rPr>
        <w:t xml:space="preserve"> not to the same extent translate to larger yields, as </w:t>
      </w:r>
      <w:del w:id="27" w:author="Anna Gårdmark" w:date="2020-01-13T08:31:00Z">
        <w:r w:rsidR="00127E6E" w:rsidDel="00B934BF">
          <w:rPr>
            <w:rFonts w:cstheme="minorHAnsi"/>
            <w:lang w:val="en-US"/>
          </w:rPr>
          <w:delText xml:space="preserve">the </w:delText>
        </w:r>
        <w:commentRangeStart w:id="28"/>
        <w:r w:rsidR="00127E6E" w:rsidDel="00B934BF">
          <w:rPr>
            <w:rFonts w:cstheme="minorHAnsi"/>
            <w:lang w:val="en-US"/>
          </w:rPr>
          <w:delText xml:space="preserve">abundance of the </w:delText>
        </w:r>
      </w:del>
      <w:r w:rsidR="00127E6E">
        <w:rPr>
          <w:rFonts w:cstheme="minorHAnsi"/>
          <w:lang w:val="en-US"/>
        </w:rPr>
        <w:t xml:space="preserve">spawning stock biomass </w:t>
      </w:r>
      <w:commentRangeEnd w:id="28"/>
      <w:r w:rsidR="00B934BF">
        <w:rPr>
          <w:rStyle w:val="Kommentarsreferens"/>
        </w:rPr>
        <w:commentReference w:id="28"/>
      </w:r>
      <w:r w:rsidR="00127E6E">
        <w:rPr>
          <w:rFonts w:cstheme="minorHAnsi"/>
          <w:lang w:val="en-US"/>
        </w:rPr>
        <w:t>declines due to increased predation mortality rates.</w:t>
      </w:r>
      <w:r w:rsidR="00190E51" w:rsidRPr="00930760">
        <w:rPr>
          <w:rFonts w:cstheme="minorHAnsi"/>
          <w:lang w:val="en-US"/>
        </w:rPr>
        <w:t xml:space="preserve"> </w:t>
      </w:r>
      <w:commentRangeStart w:id="29"/>
      <w:commentRangeStart w:id="30"/>
      <w:r w:rsidRPr="00930760">
        <w:rPr>
          <w:rFonts w:cstheme="minorHAnsi"/>
          <w:lang w:val="en-US"/>
        </w:rPr>
        <w:t xml:space="preserve">Results from our model </w:t>
      </w:r>
      <w:r w:rsidR="00D54CF9">
        <w:rPr>
          <w:rFonts w:cstheme="minorHAnsi"/>
          <w:lang w:val="en-US"/>
        </w:rPr>
        <w:t>suggest that</w:t>
      </w:r>
      <w:r w:rsidR="009D1445">
        <w:rPr>
          <w:rFonts w:cstheme="minorHAnsi"/>
          <w:lang w:val="en-US"/>
        </w:rPr>
        <w:t xml:space="preserve"> reduced fishing mortality </w:t>
      </w:r>
      <w:r w:rsidRPr="00930760">
        <w:rPr>
          <w:rFonts w:cstheme="minorHAnsi"/>
          <w:lang w:val="en-US"/>
        </w:rPr>
        <w:t xml:space="preserve">can </w:t>
      </w:r>
      <w:r w:rsidR="00F778BE">
        <w:rPr>
          <w:rFonts w:cstheme="minorHAnsi"/>
          <w:lang w:val="en-US"/>
        </w:rPr>
        <w:t xml:space="preserve">counteract the potentially negative effects </w:t>
      </w:r>
      <w:r w:rsidR="00E36445">
        <w:rPr>
          <w:rFonts w:cstheme="minorHAnsi"/>
          <w:lang w:val="en-US"/>
        </w:rPr>
        <w:t xml:space="preserve">of warming </w:t>
      </w:r>
      <w:r w:rsidR="00E209F7">
        <w:rPr>
          <w:rFonts w:cstheme="minorHAnsi"/>
          <w:lang w:val="en-US"/>
        </w:rPr>
        <w:t xml:space="preserve">on the </w:t>
      </w:r>
      <w:r w:rsidR="006E1345">
        <w:rPr>
          <w:rFonts w:cstheme="minorHAnsi"/>
          <w:lang w:val="en-US"/>
        </w:rPr>
        <w:t xml:space="preserve">abundance of </w:t>
      </w:r>
      <w:commentRangeStart w:id="31"/>
      <w:r w:rsidR="006E1345">
        <w:rPr>
          <w:rFonts w:cstheme="minorHAnsi"/>
          <w:lang w:val="en-US"/>
        </w:rPr>
        <w:t>fish</w:t>
      </w:r>
      <w:commentRangeEnd w:id="31"/>
      <w:r w:rsidR="006E1345">
        <w:rPr>
          <w:rStyle w:val="Kommentarsreferens"/>
        </w:rPr>
        <w:commentReference w:id="31"/>
      </w:r>
      <w:r w:rsidR="00E60F09">
        <w:rPr>
          <w:rFonts w:cstheme="minorHAnsi"/>
          <w:lang w:val="en-US"/>
        </w:rPr>
        <w:t xml:space="preserve"> above maturation size</w:t>
      </w:r>
      <w:r w:rsidR="006E1345">
        <w:rPr>
          <w:rFonts w:cstheme="minorHAnsi"/>
          <w:lang w:val="en-US"/>
        </w:rPr>
        <w:t>.</w:t>
      </w:r>
      <w:commentRangeEnd w:id="29"/>
      <w:r w:rsidR="00AF5803" w:rsidRPr="00930760">
        <w:rPr>
          <w:rStyle w:val="Kommentarsreferens"/>
          <w:sz w:val="22"/>
          <w:szCs w:val="22"/>
        </w:rPr>
        <w:commentReference w:id="29"/>
      </w:r>
      <w:commentRangeEnd w:id="30"/>
      <w:r w:rsidR="000E1EAC">
        <w:rPr>
          <w:rStyle w:val="Kommentarsreferens"/>
        </w:rPr>
        <w:commentReference w:id="30"/>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E6126D2" w:rsidR="002B123B" w:rsidRDefault="002B123B" w:rsidP="00182BA9">
      <w:pPr>
        <w:spacing w:line="480" w:lineRule="auto"/>
        <w:contextualSpacing/>
        <w:jc w:val="both"/>
        <w:rPr>
          <w:lang w:val="en-US"/>
        </w:rPr>
      </w:pPr>
    </w:p>
    <w:p w14:paraId="201B315D" w14:textId="77777777" w:rsidR="003114B3" w:rsidRDefault="003114B3" w:rsidP="00182BA9">
      <w:pPr>
        <w:spacing w:line="480" w:lineRule="auto"/>
        <w:contextualSpacing/>
        <w:jc w:val="both"/>
        <w:rPr>
          <w:lang w:val="en-US"/>
        </w:rPr>
      </w:pPr>
    </w:p>
    <w:p w14:paraId="7CD8BA6B" w14:textId="77B16FF5" w:rsidR="002B123B" w:rsidRDefault="002B123B" w:rsidP="00182BA9">
      <w:pPr>
        <w:spacing w:line="480" w:lineRule="auto"/>
        <w:contextualSpacing/>
        <w:jc w:val="both"/>
        <w:rPr>
          <w:lang w:val="en-US"/>
        </w:rPr>
      </w:pPr>
    </w:p>
    <w:p w14:paraId="6D20FEAA" w14:textId="77777777" w:rsidR="002402CE" w:rsidRDefault="002402CE"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t>Introduction</w:t>
      </w:r>
    </w:p>
    <w:p w14:paraId="6647182A" w14:textId="39BB7D83" w:rsidR="00785BFD" w:rsidDel="00B934BF" w:rsidRDefault="00EC3C7A" w:rsidP="007173F4">
      <w:pPr>
        <w:spacing w:line="480" w:lineRule="auto"/>
        <w:jc w:val="both"/>
        <w:rPr>
          <w:del w:id="32" w:author="Anna Gårdmark" w:date="2020-01-13T08:34:00Z"/>
          <w:rFonts w:ascii="Times" w:hAnsi="Times" w:cstheme="minorHAnsi"/>
          <w:bCs/>
          <w:lang w:val="en-US"/>
        </w:rPr>
      </w:pPr>
      <w:commentRangeStart w:id="33"/>
      <w:r w:rsidRPr="00FC0A34">
        <w:rPr>
          <w:rFonts w:ascii="Times" w:hAnsi="Times" w:cstheme="minorHAnsi"/>
          <w:bCs/>
          <w:lang w:val="en-US"/>
        </w:rPr>
        <w:t>Climate</w:t>
      </w:r>
      <w:commentRangeEnd w:id="33"/>
      <w:r w:rsidR="00DD5634">
        <w:rPr>
          <w:rStyle w:val="Kommentarsreferens"/>
        </w:rPr>
        <w:commentReference w:id="33"/>
      </w:r>
      <w:r w:rsidRPr="00FC0A34">
        <w:rPr>
          <w:rFonts w:ascii="Times" w:hAnsi="Times" w:cstheme="minorHAnsi"/>
          <w:bCs/>
          <w:lang w:val="en-US"/>
        </w:rPr>
        <w:t xml:space="preserve"> change </w:t>
      </w:r>
      <w:r w:rsidR="00DF6050" w:rsidRPr="00FC0A34">
        <w:rPr>
          <w:rFonts w:ascii="Times" w:hAnsi="Times" w:cstheme="minorHAnsi"/>
          <w:bCs/>
          <w:lang w:val="en-US"/>
        </w:rPr>
        <w:t>affect</w:t>
      </w:r>
      <w:r w:rsidR="003C38C7" w:rsidRPr="00FC0A34">
        <w:rPr>
          <w:rFonts w:ascii="Times" w:hAnsi="Times" w:cstheme="minorHAnsi"/>
          <w:bCs/>
          <w:lang w:val="en-US"/>
        </w:rPr>
        <w:t>s</w:t>
      </w:r>
      <w:r w:rsidR="00DF6050" w:rsidRPr="00FC0A34">
        <w:rPr>
          <w:rFonts w:ascii="Times" w:hAnsi="Times" w:cstheme="minorHAnsi"/>
          <w:bCs/>
          <w:lang w:val="en-US"/>
        </w:rPr>
        <w:t xml:space="preserve"> </w:t>
      </w:r>
      <w:r w:rsidRPr="00FC0A34">
        <w:rPr>
          <w:rFonts w:ascii="Times" w:hAnsi="Times" w:cstheme="minorHAnsi"/>
          <w:bCs/>
          <w:lang w:val="en-US"/>
        </w:rPr>
        <w:t xml:space="preserve">aquatic food </w:t>
      </w:r>
      <w:r w:rsidR="00C83DB2" w:rsidRPr="00FC0A34">
        <w:rPr>
          <w:rFonts w:ascii="Times" w:hAnsi="Times" w:cstheme="minorHAnsi"/>
          <w:bCs/>
          <w:lang w:val="en-US"/>
        </w:rPr>
        <w:t xml:space="preserve">webs </w:t>
      </w:r>
      <w:r w:rsidR="00E64642" w:rsidRPr="00FC0A34">
        <w:rPr>
          <w:rFonts w:ascii="Times" w:hAnsi="Times" w:cstheme="minorHAnsi"/>
          <w:bCs/>
          <w:lang w:val="en-US"/>
        </w:rPr>
        <w:t xml:space="preserve">directly by shifting </w:t>
      </w:r>
      <w:r w:rsidR="00EB7FEF">
        <w:rPr>
          <w:rFonts w:ascii="Times" w:hAnsi="Times" w:cstheme="minorHAnsi"/>
          <w:bCs/>
          <w:lang w:val="en-US"/>
        </w:rPr>
        <w:t>species’</w:t>
      </w:r>
      <w:r w:rsidR="00F42C08" w:rsidRPr="00FC0A34">
        <w:rPr>
          <w:rFonts w:ascii="Times" w:hAnsi="Times" w:cstheme="minorHAnsi"/>
          <w:bCs/>
          <w:lang w:val="en-US"/>
        </w:rPr>
        <w:t xml:space="preserve"> distribution </w:t>
      </w:r>
      <w:r w:rsidR="00EC3B2C" w:rsidRPr="00FC0A34">
        <w:rPr>
          <w:rFonts w:ascii="Times" w:hAnsi="Times" w:cstheme="minorHAnsi"/>
          <w:bCs/>
          <w:lang w:val="en-US"/>
        </w:rPr>
        <w:fldChar w:fldCharType="begin"/>
      </w:r>
      <w:r w:rsidR="00EC3B2C" w:rsidRPr="00FC0A34">
        <w:rPr>
          <w:rFonts w:ascii="Times" w:hAnsi="Times" w:cstheme="minorHAnsi"/>
          <w:bCs/>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lang w:val="en-US"/>
        </w:rPr>
        <w:fldChar w:fldCharType="separate"/>
      </w:r>
      <w:r w:rsidR="00EC3B2C" w:rsidRPr="00EE1CF3">
        <w:rPr>
          <w:rFonts w:ascii="Times" w:hAnsi="Times" w:cs="Times New Roman"/>
          <w:lang w:val="en-GB"/>
          <w:rPrChange w:id="34" w:author="Anna Gårdmark" w:date="2020-01-13T08:20:00Z">
            <w:rPr>
              <w:rFonts w:ascii="Times" w:hAnsi="Times" w:cs="Times New Roman"/>
            </w:rPr>
          </w:rPrChange>
        </w:rPr>
        <w:t xml:space="preserve">(Pinsky </w:t>
      </w:r>
      <w:r w:rsidR="00EC3B2C" w:rsidRPr="00EE1CF3">
        <w:rPr>
          <w:rFonts w:ascii="Times" w:hAnsi="Times" w:cs="Times New Roman"/>
          <w:i/>
          <w:iCs/>
          <w:lang w:val="en-GB"/>
          <w:rPrChange w:id="35" w:author="Anna Gårdmark" w:date="2020-01-13T08:20:00Z">
            <w:rPr>
              <w:rFonts w:ascii="Times" w:hAnsi="Times" w:cs="Times New Roman"/>
              <w:i/>
              <w:iCs/>
            </w:rPr>
          </w:rPrChange>
        </w:rPr>
        <w:t>et al.</w:t>
      </w:r>
      <w:r w:rsidR="00EC3B2C" w:rsidRPr="00EE1CF3">
        <w:rPr>
          <w:rFonts w:ascii="Times" w:hAnsi="Times" w:cs="Times New Roman"/>
          <w:lang w:val="en-GB"/>
          <w:rPrChange w:id="36" w:author="Anna Gårdmark" w:date="2020-01-13T08:20:00Z">
            <w:rPr>
              <w:rFonts w:ascii="Times" w:hAnsi="Times" w:cs="Times New Roman"/>
            </w:rPr>
          </w:rPrChange>
        </w:rPr>
        <w:t xml:space="preserve"> 2013)</w:t>
      </w:r>
      <w:r w:rsidR="00EC3B2C" w:rsidRPr="00FC0A34">
        <w:rPr>
          <w:rFonts w:ascii="Times" w:hAnsi="Times" w:cstheme="minorHAnsi"/>
          <w:bCs/>
          <w:lang w:val="en-US"/>
        </w:rPr>
        <w:fldChar w:fldCharType="end"/>
      </w:r>
      <w:r w:rsidR="00F42C08" w:rsidRPr="00FC0A34">
        <w:rPr>
          <w:rFonts w:ascii="Times" w:hAnsi="Times" w:cstheme="minorHAnsi"/>
          <w:bCs/>
          <w:lang w:val="en-US"/>
        </w:rPr>
        <w:t xml:space="preserve">, </w:t>
      </w:r>
      <w:r w:rsidR="00F84594" w:rsidRPr="00FC0A34">
        <w:rPr>
          <w:rFonts w:ascii="Times" w:hAnsi="Times" w:cstheme="minorHAnsi"/>
          <w:bCs/>
          <w:lang w:val="en-US"/>
        </w:rPr>
        <w:t>abundance</w:t>
      </w:r>
      <w:r w:rsidR="001A5A83" w:rsidRPr="00FC0A34">
        <w:rPr>
          <w:rFonts w:ascii="Times" w:hAnsi="Times" w:cstheme="minorHAnsi"/>
          <w:bCs/>
          <w:lang w:val="en-US"/>
        </w:rPr>
        <w:t xml:space="preserve"> </w:t>
      </w:r>
      <w:r w:rsidR="002F0825" w:rsidRPr="00FC0A34">
        <w:rPr>
          <w:rFonts w:ascii="Times" w:hAnsi="Times" w:cstheme="minorHAnsi"/>
          <w:bCs/>
          <w:lang w:val="en-US"/>
        </w:rPr>
        <w:fldChar w:fldCharType="begin"/>
      </w:r>
      <w:r w:rsidR="002F0825" w:rsidRPr="00FC0A34">
        <w:rPr>
          <w:rFonts w:ascii="Times" w:hAnsi="Times" w:cstheme="minorHAnsi"/>
          <w:bCs/>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lang w:val="en-US"/>
        </w:rPr>
        <w:fldChar w:fldCharType="separate"/>
      </w:r>
      <w:r w:rsidR="002F0825" w:rsidRPr="00FC0A34">
        <w:rPr>
          <w:rFonts w:ascii="Times" w:hAnsi="Times" w:cs="Times New Roman"/>
        </w:rPr>
        <w:t xml:space="preserve">(McCauley </w:t>
      </w:r>
      <w:r w:rsidR="002F0825" w:rsidRPr="00FC0A34">
        <w:rPr>
          <w:rFonts w:ascii="Times" w:hAnsi="Times" w:cs="Times New Roman"/>
          <w:i/>
          <w:iCs/>
        </w:rPr>
        <w:t>et al.</w:t>
      </w:r>
      <w:r w:rsidR="002F0825" w:rsidRPr="00FC0A34">
        <w:rPr>
          <w:rFonts w:ascii="Times" w:hAnsi="Times" w:cs="Times New Roman"/>
        </w:rPr>
        <w:t xml:space="preserve"> 2015)</w:t>
      </w:r>
      <w:r w:rsidR="002F0825" w:rsidRPr="00FC0A34">
        <w:rPr>
          <w:rFonts w:ascii="Times" w:hAnsi="Times" w:cstheme="minorHAnsi"/>
          <w:bCs/>
          <w:lang w:val="en-US"/>
        </w:rPr>
        <w:fldChar w:fldCharType="end"/>
      </w:r>
      <w:r w:rsidR="00F84594" w:rsidRPr="00FC0A34">
        <w:rPr>
          <w:rFonts w:ascii="Times" w:hAnsi="Times" w:cstheme="minorHAnsi"/>
          <w:bCs/>
          <w:lang w:val="en-US"/>
        </w:rPr>
        <w:t xml:space="preserve">, </w:t>
      </w:r>
      <w:r w:rsidR="000517FD" w:rsidRPr="00FC0A34">
        <w:rPr>
          <w:rFonts w:ascii="Times" w:hAnsi="Times" w:cstheme="minorHAnsi"/>
          <w:bCs/>
          <w:lang w:val="en-US"/>
        </w:rPr>
        <w:t xml:space="preserve">body size </w:t>
      </w:r>
      <w:r w:rsidR="00071CB0" w:rsidRPr="00FC0A34">
        <w:rPr>
          <w:rFonts w:ascii="Times" w:hAnsi="Times" w:cstheme="minorHAnsi"/>
          <w:bCs/>
          <w:lang w:val="en-US"/>
        </w:rPr>
        <w:fldChar w:fldCharType="begin"/>
      </w:r>
      <w:r w:rsidR="008314DB" w:rsidRPr="00FC0A34">
        <w:rPr>
          <w:rFonts w:ascii="Times" w:hAnsi="Times" w:cstheme="minorHAnsi"/>
          <w:bCs/>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lang w:val="en-US"/>
        </w:rPr>
        <w:fldChar w:fldCharType="separate"/>
      </w:r>
      <w:r w:rsidR="008314DB" w:rsidRPr="00EE1CF3">
        <w:rPr>
          <w:rFonts w:ascii="Times" w:hAnsi="Times" w:cs="Times New Roman"/>
          <w:lang w:val="en-GB"/>
          <w:rPrChange w:id="37" w:author="Anna Gårdmark" w:date="2020-01-13T08:20:00Z">
            <w:rPr>
              <w:rFonts w:ascii="Times" w:hAnsi="Times" w:cs="Times New Roman"/>
            </w:rPr>
          </w:rPrChange>
        </w:rPr>
        <w:t xml:space="preserve">(Daufresne </w:t>
      </w:r>
      <w:r w:rsidR="008314DB" w:rsidRPr="00EE1CF3">
        <w:rPr>
          <w:rFonts w:ascii="Times" w:hAnsi="Times" w:cs="Times New Roman"/>
          <w:i/>
          <w:iCs/>
          <w:lang w:val="en-GB"/>
          <w:rPrChange w:id="38" w:author="Anna Gårdmark" w:date="2020-01-13T08:20:00Z">
            <w:rPr>
              <w:rFonts w:ascii="Times" w:hAnsi="Times" w:cs="Times New Roman"/>
              <w:i/>
              <w:iCs/>
            </w:rPr>
          </w:rPrChange>
        </w:rPr>
        <w:t>et al.</w:t>
      </w:r>
      <w:r w:rsidR="008314DB" w:rsidRPr="00EE1CF3">
        <w:rPr>
          <w:rFonts w:ascii="Times" w:hAnsi="Times" w:cs="Times New Roman"/>
          <w:lang w:val="en-GB"/>
          <w:rPrChange w:id="39" w:author="Anna Gårdmark" w:date="2020-01-13T08:20:00Z">
            <w:rPr>
              <w:rFonts w:ascii="Times" w:hAnsi="Times" w:cs="Times New Roman"/>
            </w:rPr>
          </w:rPrChange>
        </w:rPr>
        <w:t xml:space="preserve"> 2009; Baudron </w:t>
      </w:r>
      <w:r w:rsidR="008314DB" w:rsidRPr="00EE1CF3">
        <w:rPr>
          <w:rFonts w:ascii="Times" w:hAnsi="Times" w:cs="Times New Roman"/>
          <w:i/>
          <w:iCs/>
          <w:lang w:val="en-GB"/>
          <w:rPrChange w:id="40" w:author="Anna Gårdmark" w:date="2020-01-13T08:20:00Z">
            <w:rPr>
              <w:rFonts w:ascii="Times" w:hAnsi="Times" w:cs="Times New Roman"/>
              <w:i/>
              <w:iCs/>
            </w:rPr>
          </w:rPrChange>
        </w:rPr>
        <w:t>et al.</w:t>
      </w:r>
      <w:r w:rsidR="008314DB" w:rsidRPr="00EE1CF3">
        <w:rPr>
          <w:rFonts w:ascii="Times" w:hAnsi="Times" w:cs="Times New Roman"/>
          <w:lang w:val="en-GB"/>
          <w:rPrChange w:id="41" w:author="Anna Gårdmark" w:date="2020-01-13T08:20:00Z">
            <w:rPr>
              <w:rFonts w:ascii="Times" w:hAnsi="Times" w:cs="Times New Roman"/>
            </w:rPr>
          </w:rPrChange>
        </w:rPr>
        <w:t xml:space="preserve"> 2014)</w:t>
      </w:r>
      <w:r w:rsidR="00071CB0" w:rsidRPr="00FC0A34">
        <w:rPr>
          <w:rFonts w:ascii="Times" w:hAnsi="Times" w:cstheme="minorHAnsi"/>
          <w:bCs/>
          <w:lang w:val="en-US"/>
        </w:rPr>
        <w:fldChar w:fldCharType="end"/>
      </w:r>
      <w:r w:rsidR="000517FD" w:rsidRPr="00FC0A34">
        <w:rPr>
          <w:rFonts w:ascii="Times" w:hAnsi="Times" w:cstheme="minorHAnsi"/>
          <w:bCs/>
          <w:lang w:val="en-US"/>
        </w:rPr>
        <w:t xml:space="preserve">, </w:t>
      </w:r>
      <w:r w:rsidR="0079297B" w:rsidRPr="00FC0A34">
        <w:rPr>
          <w:rFonts w:ascii="Times" w:hAnsi="Times" w:cstheme="minorHAnsi"/>
          <w:bCs/>
          <w:lang w:val="en-US"/>
        </w:rPr>
        <w:t xml:space="preserve">and ecosystem </w:t>
      </w:r>
      <w:r w:rsidR="003864A8" w:rsidRPr="00FC0A34">
        <w:rPr>
          <w:rFonts w:ascii="Times" w:hAnsi="Times" w:cstheme="minorHAnsi"/>
          <w:bCs/>
          <w:lang w:val="en-US"/>
        </w:rPr>
        <w:t xml:space="preserve">function </w:t>
      </w:r>
      <w:r w:rsidR="001011D4" w:rsidRPr="00FC0A34">
        <w:rPr>
          <w:rFonts w:ascii="Times" w:hAnsi="Times" w:cstheme="minorHAnsi"/>
          <w:bCs/>
          <w:lang w:val="en-US"/>
        </w:rPr>
        <w:fldChar w:fldCharType="begin"/>
      </w:r>
      <w:r w:rsidR="00BA262D" w:rsidRPr="00FC0A34">
        <w:rPr>
          <w:rFonts w:ascii="Times" w:hAnsi="Times" w:cstheme="minorHAnsi"/>
          <w:bCs/>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lang w:val="en-US"/>
        </w:rPr>
        <w:fldChar w:fldCharType="separate"/>
      </w:r>
      <w:r w:rsidR="00BA262D" w:rsidRPr="00EE1CF3">
        <w:rPr>
          <w:rFonts w:ascii="Times" w:hAnsi="Times" w:cs="Times New Roman"/>
          <w:lang w:val="en-GB"/>
          <w:rPrChange w:id="42" w:author="Anna Gårdmark" w:date="2020-01-13T08:20:00Z">
            <w:rPr>
              <w:rFonts w:ascii="Times" w:hAnsi="Times" w:cs="Times New Roman"/>
            </w:rPr>
          </w:rPrChange>
        </w:rPr>
        <w:t xml:space="preserve">(Pontavice </w:t>
      </w:r>
      <w:r w:rsidR="00BA262D" w:rsidRPr="00EE1CF3">
        <w:rPr>
          <w:rFonts w:ascii="Times" w:hAnsi="Times" w:cs="Times New Roman"/>
          <w:i/>
          <w:iCs/>
          <w:lang w:val="en-GB"/>
          <w:rPrChange w:id="43" w:author="Anna Gårdmark" w:date="2020-01-13T08:20:00Z">
            <w:rPr>
              <w:rFonts w:ascii="Times" w:hAnsi="Times" w:cs="Times New Roman"/>
              <w:i/>
              <w:iCs/>
            </w:rPr>
          </w:rPrChange>
        </w:rPr>
        <w:t>et al.</w:t>
      </w:r>
      <w:r w:rsidR="00BA262D" w:rsidRPr="00EE1CF3">
        <w:rPr>
          <w:rFonts w:ascii="Times" w:hAnsi="Times" w:cs="Times New Roman"/>
          <w:lang w:val="en-GB"/>
          <w:rPrChange w:id="44" w:author="Anna Gårdmark" w:date="2020-01-13T08:20:00Z">
            <w:rPr>
              <w:rFonts w:ascii="Times" w:hAnsi="Times" w:cs="Times New Roman"/>
            </w:rPr>
          </w:rPrChange>
        </w:rPr>
        <w:t xml:space="preserve"> 2019)</w:t>
      </w:r>
      <w:r w:rsidR="001011D4" w:rsidRPr="00FC0A34">
        <w:rPr>
          <w:rFonts w:ascii="Times" w:hAnsi="Times" w:cstheme="minorHAnsi"/>
          <w:bCs/>
          <w:lang w:val="en-US"/>
        </w:rPr>
        <w:fldChar w:fldCharType="end"/>
      </w:r>
      <w:r w:rsidR="00CA665C">
        <w:rPr>
          <w:rFonts w:ascii="Times" w:hAnsi="Times" w:cstheme="minorHAnsi"/>
          <w:bCs/>
          <w:lang w:val="en-US"/>
        </w:rPr>
        <w:t xml:space="preserve">. This can further lead to </w:t>
      </w:r>
      <w:r w:rsidR="00ED3CA3" w:rsidRPr="00FC0A34">
        <w:rPr>
          <w:rFonts w:ascii="Times" w:hAnsi="Times" w:cstheme="minorHAnsi"/>
          <w:bCs/>
          <w:lang w:val="en-US"/>
        </w:rPr>
        <w:t>indirect effects through the rewiring of food webs</w:t>
      </w:r>
      <w:r w:rsidR="000A7FFD" w:rsidRPr="00FC0A34">
        <w:rPr>
          <w:rFonts w:ascii="Times" w:hAnsi="Times" w:cstheme="minorHAnsi"/>
          <w:bCs/>
          <w:lang w:val="en-US"/>
        </w:rPr>
        <w:t xml:space="preserve"> </w:t>
      </w:r>
      <w:r w:rsidR="000A7FFD" w:rsidRPr="00FC0A34">
        <w:rPr>
          <w:rFonts w:ascii="Times" w:hAnsi="Times" w:cstheme="minorHAnsi"/>
          <w:bCs/>
          <w:lang w:val="en-US"/>
        </w:rPr>
        <w:fldChar w:fldCharType="begin"/>
      </w:r>
      <w:r w:rsidR="000A7FFD" w:rsidRPr="00FC0A34">
        <w:rPr>
          <w:rFonts w:ascii="Times" w:hAnsi="Times" w:cstheme="minorHAnsi"/>
          <w:bCs/>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lang w:val="en-US"/>
        </w:rPr>
        <w:fldChar w:fldCharType="separate"/>
      </w:r>
      <w:r w:rsidR="000A7FFD" w:rsidRPr="00EE1CF3">
        <w:rPr>
          <w:rFonts w:ascii="Times" w:hAnsi="Times" w:cs="Times New Roman"/>
          <w:lang w:val="en-GB"/>
          <w:rPrChange w:id="45" w:author="Anna Gårdmark" w:date="2020-01-13T08:20:00Z">
            <w:rPr>
              <w:rFonts w:ascii="Times" w:hAnsi="Times" w:cs="Times New Roman"/>
            </w:rPr>
          </w:rPrChange>
        </w:rPr>
        <w:t xml:space="preserve">(Frainer </w:t>
      </w:r>
      <w:r w:rsidR="000A7FFD" w:rsidRPr="00EE1CF3">
        <w:rPr>
          <w:rFonts w:ascii="Times" w:hAnsi="Times" w:cs="Times New Roman"/>
          <w:i/>
          <w:iCs/>
          <w:lang w:val="en-GB"/>
          <w:rPrChange w:id="46" w:author="Anna Gårdmark" w:date="2020-01-13T08:20:00Z">
            <w:rPr>
              <w:rFonts w:ascii="Times" w:hAnsi="Times" w:cs="Times New Roman"/>
              <w:i/>
              <w:iCs/>
            </w:rPr>
          </w:rPrChange>
        </w:rPr>
        <w:t>et al.</w:t>
      </w:r>
      <w:r w:rsidR="000A7FFD" w:rsidRPr="00EE1CF3">
        <w:rPr>
          <w:rFonts w:ascii="Times" w:hAnsi="Times" w:cs="Times New Roman"/>
          <w:lang w:val="en-GB"/>
          <w:rPrChange w:id="47" w:author="Anna Gårdmark" w:date="2020-01-13T08:20:00Z">
            <w:rPr>
              <w:rFonts w:ascii="Times" w:hAnsi="Times" w:cs="Times New Roman"/>
            </w:rPr>
          </w:rPrChange>
        </w:rPr>
        <w:t xml:space="preserve"> 2017)</w:t>
      </w:r>
      <w:r w:rsidR="000A7FFD" w:rsidRPr="00FC0A34">
        <w:rPr>
          <w:rFonts w:ascii="Times" w:hAnsi="Times" w:cstheme="minorHAnsi"/>
          <w:bCs/>
          <w:lang w:val="en-US"/>
        </w:rPr>
        <w:fldChar w:fldCharType="end"/>
      </w:r>
      <w:commentRangeStart w:id="48"/>
      <w:r w:rsidRPr="00FC0A34">
        <w:rPr>
          <w:rFonts w:ascii="Times" w:hAnsi="Times" w:cstheme="minorHAnsi"/>
          <w:bCs/>
          <w:lang w:val="en-US"/>
        </w:rPr>
        <w:t>.</w:t>
      </w:r>
      <w:r w:rsidR="00FA69DC" w:rsidRPr="00FC0A34">
        <w:rPr>
          <w:rFonts w:ascii="Times" w:hAnsi="Times" w:cstheme="minorHAnsi"/>
          <w:bCs/>
          <w:lang w:val="en-US"/>
        </w:rPr>
        <w:t xml:space="preserve"> </w:t>
      </w:r>
      <w:commentRangeEnd w:id="48"/>
      <w:r w:rsidR="00B934BF">
        <w:rPr>
          <w:rStyle w:val="Kommentarsreferens"/>
        </w:rPr>
        <w:commentReference w:id="48"/>
      </w:r>
    </w:p>
    <w:p w14:paraId="0F352CF6" w14:textId="7B87D45F" w:rsidR="008509BA" w:rsidRPr="00FC0A34" w:rsidRDefault="00FA69DC">
      <w:pPr>
        <w:spacing w:line="480" w:lineRule="auto"/>
        <w:jc w:val="both"/>
        <w:rPr>
          <w:rFonts w:ascii="Times" w:hAnsi="Times" w:cstheme="minorHAnsi"/>
          <w:bCs/>
          <w:lang w:val="en-US"/>
        </w:rPr>
        <w:pPrChange w:id="49" w:author="Anna Gårdmark" w:date="2020-01-13T08:34:00Z">
          <w:pPr>
            <w:spacing w:line="480" w:lineRule="auto"/>
            <w:ind w:firstLine="284"/>
            <w:jc w:val="both"/>
          </w:pPr>
        </w:pPrChange>
      </w:pPr>
      <w:r w:rsidRPr="00FC0A34">
        <w:rPr>
          <w:rFonts w:ascii="Times" w:hAnsi="Times" w:cstheme="minorHAnsi"/>
          <w:bCs/>
          <w:lang w:val="en-US"/>
        </w:rPr>
        <w:t>G</w:t>
      </w:r>
      <w:r w:rsidR="00FF2E82" w:rsidRPr="00FC0A34">
        <w:rPr>
          <w:rFonts w:ascii="Times" w:hAnsi="Times" w:cstheme="minorHAnsi"/>
          <w:bCs/>
          <w:lang w:val="en-US"/>
        </w:rPr>
        <w:t>lobal</w:t>
      </w:r>
      <w:r w:rsidR="001162C0" w:rsidRPr="00FC0A34">
        <w:rPr>
          <w:rFonts w:ascii="Times" w:hAnsi="Times" w:cstheme="minorHAnsi"/>
          <w:bCs/>
          <w:lang w:val="en-US"/>
        </w:rPr>
        <w:t xml:space="preserve"> r</w:t>
      </w:r>
      <w:r w:rsidR="00011540" w:rsidRPr="00FC0A34">
        <w:rPr>
          <w:rFonts w:ascii="Times" w:hAnsi="Times" w:cstheme="minorHAnsi"/>
          <w:bCs/>
          <w:lang w:val="en-US"/>
        </w:rPr>
        <w:t>e</w:t>
      </w:r>
      <w:r w:rsidR="00D1460C" w:rsidRPr="00FC0A34">
        <w:rPr>
          <w:rFonts w:ascii="Times" w:hAnsi="Times" w:cstheme="minorHAnsi"/>
          <w:bCs/>
          <w:lang w:val="en-US"/>
        </w:rPr>
        <w:t xml:space="preserve">trospective analysis of </w:t>
      </w:r>
      <w:r w:rsidR="00EC3C7A" w:rsidRPr="00FC0A34">
        <w:rPr>
          <w:rFonts w:ascii="Times" w:hAnsi="Times" w:cstheme="minorHAnsi"/>
          <w:bCs/>
          <w:lang w:val="en-US"/>
        </w:rPr>
        <w:t xml:space="preserve">warming and </w:t>
      </w:r>
      <w:r w:rsidR="009D673B" w:rsidRPr="00FC0A34">
        <w:rPr>
          <w:rFonts w:ascii="Times" w:hAnsi="Times" w:cstheme="minorHAnsi"/>
          <w:bCs/>
          <w:lang w:val="en-US"/>
        </w:rPr>
        <w:t xml:space="preserve">fish population </w:t>
      </w:r>
      <w:r w:rsidR="00BD4CC5" w:rsidRPr="00FC0A34">
        <w:rPr>
          <w:rFonts w:ascii="Times" w:hAnsi="Times" w:cstheme="minorHAnsi"/>
          <w:bCs/>
          <w:lang w:val="en-US"/>
        </w:rPr>
        <w:t xml:space="preserve">dynamics </w:t>
      </w:r>
      <w:r w:rsidR="00F25BE9" w:rsidRPr="00FC0A34">
        <w:rPr>
          <w:rFonts w:ascii="Times" w:hAnsi="Times" w:cstheme="minorHAnsi"/>
          <w:bCs/>
          <w:lang w:val="en-US"/>
        </w:rPr>
        <w:t xml:space="preserve">has revealed </w:t>
      </w:r>
      <w:r w:rsidR="000825E4" w:rsidRPr="00FC0A34">
        <w:rPr>
          <w:rFonts w:ascii="Times" w:hAnsi="Times" w:cstheme="minorHAnsi"/>
          <w:bCs/>
          <w:lang w:val="en-US"/>
        </w:rPr>
        <w:t xml:space="preserve">that </w:t>
      </w:r>
      <w:r w:rsidR="007B3101" w:rsidRPr="00FC0A34">
        <w:rPr>
          <w:rFonts w:ascii="Times" w:hAnsi="Times" w:cstheme="minorHAnsi"/>
          <w:bCs/>
          <w:lang w:val="en-US"/>
        </w:rPr>
        <w:t xml:space="preserve">productivity </w:t>
      </w:r>
      <w:r w:rsidR="002464E4" w:rsidRPr="00FC0A34">
        <w:rPr>
          <w:rFonts w:ascii="Times" w:hAnsi="Times" w:cstheme="minorHAnsi"/>
          <w:bCs/>
          <w:lang w:val="en-US"/>
        </w:rPr>
        <w:t>of scientifically assessed fish populations</w:t>
      </w:r>
      <w:r w:rsidR="00540B53" w:rsidRPr="00FC0A34">
        <w:rPr>
          <w:rFonts w:ascii="Times" w:hAnsi="Times" w:cstheme="minorHAnsi"/>
          <w:bCs/>
          <w:lang w:val="en-US"/>
        </w:rPr>
        <w:t xml:space="preserve"> </w:t>
      </w:r>
      <w:r w:rsidR="00614390" w:rsidRPr="00FC0A34">
        <w:rPr>
          <w:rFonts w:ascii="Times" w:hAnsi="Times" w:cstheme="minorHAnsi"/>
          <w:bCs/>
          <w:lang w:val="en-US"/>
        </w:rPr>
        <w:t xml:space="preserve">across ecoregions </w:t>
      </w:r>
      <w:r w:rsidR="00D22DA0" w:rsidRPr="00FC0A34">
        <w:rPr>
          <w:rFonts w:ascii="Times" w:hAnsi="Times" w:cstheme="minorHAnsi"/>
          <w:bCs/>
          <w:lang w:val="en-US"/>
        </w:rPr>
        <w:t xml:space="preserve">has already declined </w:t>
      </w:r>
      <w:r w:rsidR="006261DB" w:rsidRPr="00FC0A34">
        <w:rPr>
          <w:rFonts w:ascii="Times" w:hAnsi="Times" w:cstheme="minorHAnsi"/>
          <w:bCs/>
          <w:lang w:val="en-US"/>
        </w:rPr>
        <w:t xml:space="preserve">due to </w:t>
      </w:r>
      <w:r w:rsidR="00C57327" w:rsidRPr="00FC0A34">
        <w:rPr>
          <w:rFonts w:ascii="Times" w:hAnsi="Times" w:cstheme="minorHAnsi"/>
          <w:bCs/>
          <w:lang w:val="en-US"/>
        </w:rPr>
        <w:t>climate c</w:t>
      </w:r>
      <w:commentRangeStart w:id="50"/>
      <w:commentRangeStart w:id="51"/>
      <w:r w:rsidR="00C57327" w:rsidRPr="00FC0A34">
        <w:rPr>
          <w:rFonts w:ascii="Times" w:hAnsi="Times" w:cstheme="minorHAnsi"/>
          <w:bCs/>
          <w:lang w:val="en-US"/>
        </w:rPr>
        <w:t>hang</w:t>
      </w:r>
      <w:commentRangeEnd w:id="50"/>
      <w:r w:rsidR="000F4D7E">
        <w:rPr>
          <w:rStyle w:val="Kommentarsreferens"/>
        </w:rPr>
        <w:commentReference w:id="50"/>
      </w:r>
      <w:commentRangeEnd w:id="51"/>
      <w:r w:rsidR="00B934BF">
        <w:rPr>
          <w:rStyle w:val="Kommentarsreferens"/>
        </w:rPr>
        <w:commentReference w:id="51"/>
      </w:r>
      <w:r w:rsidR="00C57327" w:rsidRPr="00FC0A34">
        <w:rPr>
          <w:rFonts w:ascii="Times" w:hAnsi="Times" w:cstheme="minorHAnsi"/>
          <w:bCs/>
          <w:lang w:val="en-US"/>
        </w:rPr>
        <w:t>e</w:t>
      </w:r>
      <w:r w:rsidR="00011540" w:rsidRPr="00FC0A34">
        <w:rPr>
          <w:rFonts w:ascii="Times" w:hAnsi="Times" w:cstheme="minorHAnsi"/>
          <w:bCs/>
          <w:lang w:val="en-US"/>
        </w:rPr>
        <w:t xml:space="preserve"> </w:t>
      </w:r>
      <w:r w:rsidR="000E619F" w:rsidRPr="00FC0A34">
        <w:rPr>
          <w:rFonts w:ascii="Times" w:hAnsi="Times" w:cstheme="minorHAnsi"/>
          <w:bCs/>
          <w:lang w:val="en-US"/>
        </w:rPr>
        <w:fldChar w:fldCharType="begin"/>
      </w:r>
      <w:r w:rsidR="000E619F" w:rsidRPr="00FC0A34">
        <w:rPr>
          <w:rFonts w:ascii="Times" w:hAnsi="Times" w:cstheme="minorHAnsi"/>
          <w:bCs/>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lang w:val="en-US"/>
        </w:rPr>
        <w:fldChar w:fldCharType="separate"/>
      </w:r>
      <w:r w:rsidR="000E619F" w:rsidRPr="00EE1CF3">
        <w:rPr>
          <w:rFonts w:ascii="Times" w:hAnsi="Times" w:cs="Times New Roman"/>
          <w:lang w:val="en-GB"/>
          <w:rPrChange w:id="52" w:author="Anna Gårdmark" w:date="2020-01-13T08:20:00Z">
            <w:rPr>
              <w:rFonts w:ascii="Times" w:hAnsi="Times" w:cs="Times New Roman"/>
            </w:rPr>
          </w:rPrChange>
        </w:rPr>
        <w:t xml:space="preserve">(Free </w:t>
      </w:r>
      <w:r w:rsidR="000E619F" w:rsidRPr="00EE1CF3">
        <w:rPr>
          <w:rFonts w:ascii="Times" w:hAnsi="Times" w:cs="Times New Roman"/>
          <w:i/>
          <w:iCs/>
          <w:lang w:val="en-GB"/>
          <w:rPrChange w:id="53" w:author="Anna Gårdmark" w:date="2020-01-13T08:20:00Z">
            <w:rPr>
              <w:rFonts w:ascii="Times" w:hAnsi="Times" w:cs="Times New Roman"/>
              <w:i/>
              <w:iCs/>
            </w:rPr>
          </w:rPrChange>
        </w:rPr>
        <w:t>et al.</w:t>
      </w:r>
      <w:r w:rsidR="000E619F" w:rsidRPr="00EE1CF3">
        <w:rPr>
          <w:rFonts w:ascii="Times" w:hAnsi="Times" w:cs="Times New Roman"/>
          <w:lang w:val="en-GB"/>
          <w:rPrChange w:id="54" w:author="Anna Gårdmark" w:date="2020-01-13T08:20:00Z">
            <w:rPr>
              <w:rFonts w:ascii="Times" w:hAnsi="Times" w:cs="Times New Roman"/>
            </w:rPr>
          </w:rPrChange>
        </w:rPr>
        <w:t xml:space="preserve"> 2019)</w:t>
      </w:r>
      <w:r w:rsidR="000E619F" w:rsidRPr="00FC0A34">
        <w:rPr>
          <w:rFonts w:ascii="Times" w:hAnsi="Times" w:cstheme="minorHAnsi"/>
          <w:bCs/>
          <w:lang w:val="en-US"/>
        </w:rPr>
        <w:fldChar w:fldCharType="end"/>
      </w:r>
      <w:r w:rsidR="00B03EC5" w:rsidRPr="00FC0A34">
        <w:rPr>
          <w:rFonts w:ascii="Times" w:hAnsi="Times" w:cstheme="minorHAnsi"/>
          <w:bCs/>
          <w:lang w:val="en-US"/>
        </w:rPr>
        <w:t>.</w:t>
      </w:r>
      <w:r w:rsidR="000E619F" w:rsidRPr="00FC0A34">
        <w:rPr>
          <w:rFonts w:ascii="Times" w:hAnsi="Times" w:cstheme="minorHAnsi"/>
          <w:bCs/>
          <w:lang w:val="en-US"/>
        </w:rPr>
        <w:t xml:space="preserve"> </w:t>
      </w:r>
      <w:r w:rsidR="00B32D90">
        <w:rPr>
          <w:rFonts w:ascii="Times" w:hAnsi="Times" w:cstheme="minorHAnsi"/>
          <w:bCs/>
          <w:lang w:val="en-US"/>
        </w:rPr>
        <w:t>T</w:t>
      </w:r>
      <w:r w:rsidR="00E65326" w:rsidRPr="00FC0A34">
        <w:rPr>
          <w:rFonts w:ascii="Times" w:hAnsi="Times" w:cstheme="minorHAnsi"/>
          <w:bCs/>
          <w:lang w:val="en-US"/>
        </w:rPr>
        <w:t xml:space="preserve">hese </w:t>
      </w:r>
      <w:r w:rsidR="00767A8B">
        <w:rPr>
          <w:rFonts w:ascii="Times" w:hAnsi="Times" w:cstheme="minorHAnsi"/>
          <w:bCs/>
          <w:lang w:val="en-US"/>
        </w:rPr>
        <w:t xml:space="preserve">results </w:t>
      </w:r>
      <w:r w:rsidR="00556F4D" w:rsidRPr="00FC0A34">
        <w:rPr>
          <w:rFonts w:ascii="Times" w:hAnsi="Times" w:cstheme="minorHAnsi"/>
          <w:bCs/>
          <w:lang w:val="en-US"/>
        </w:rPr>
        <w:t>are also matched</w:t>
      </w:r>
      <w:r w:rsidR="006166E1" w:rsidRPr="00FC0A34">
        <w:rPr>
          <w:rFonts w:ascii="Times" w:hAnsi="Times" w:cstheme="minorHAnsi"/>
          <w:bCs/>
          <w:lang w:val="en-US"/>
        </w:rPr>
        <w:t xml:space="preserve"> </w:t>
      </w:r>
      <w:r w:rsidR="00556F4D" w:rsidRPr="00FC0A34">
        <w:rPr>
          <w:rFonts w:ascii="Times" w:hAnsi="Times" w:cstheme="minorHAnsi"/>
          <w:bCs/>
          <w:lang w:val="en-US"/>
        </w:rPr>
        <w:t xml:space="preserve">in </w:t>
      </w:r>
      <w:commentRangeStart w:id="55"/>
      <w:r w:rsidR="00BD5AD4" w:rsidRPr="00FC0A34">
        <w:rPr>
          <w:rFonts w:ascii="Times" w:hAnsi="Times" w:cstheme="minorHAnsi"/>
          <w:bCs/>
          <w:lang w:val="en-US"/>
        </w:rPr>
        <w:t>magnitude and direct</w:t>
      </w:r>
      <w:r w:rsidR="00B01EF4" w:rsidRPr="00FC0A34">
        <w:rPr>
          <w:rFonts w:ascii="Times" w:hAnsi="Times" w:cstheme="minorHAnsi"/>
          <w:bCs/>
          <w:lang w:val="en-US"/>
        </w:rPr>
        <w:t>ion</w:t>
      </w:r>
      <w:commentRangeEnd w:id="55"/>
      <w:r w:rsidR="000F4D7E">
        <w:rPr>
          <w:rStyle w:val="Kommentarsreferens"/>
        </w:rPr>
        <w:commentReference w:id="55"/>
      </w:r>
      <w:r w:rsidR="006166E1" w:rsidRPr="00FC0A34">
        <w:rPr>
          <w:rFonts w:ascii="Times" w:hAnsi="Times" w:cstheme="minorHAnsi"/>
          <w:bCs/>
          <w:lang w:val="en-US"/>
        </w:rPr>
        <w:t xml:space="preserve"> </w:t>
      </w:r>
      <w:r w:rsidR="00556F4D" w:rsidRPr="00FC0A34">
        <w:rPr>
          <w:rFonts w:ascii="Times" w:hAnsi="Times" w:cstheme="minorHAnsi"/>
          <w:bCs/>
          <w:lang w:val="en-US"/>
        </w:rPr>
        <w:t xml:space="preserve">by projections from an ensemble of mechanistic ecosystem </w:t>
      </w:r>
      <w:r w:rsidR="004C6385" w:rsidRPr="00FC0A34">
        <w:rPr>
          <w:rFonts w:ascii="Times" w:hAnsi="Times" w:cstheme="minorHAnsi"/>
          <w:bCs/>
          <w:lang w:val="en-US"/>
        </w:rPr>
        <w:t>models</w:t>
      </w:r>
      <w:r w:rsidR="003D479E" w:rsidRPr="00FC0A34">
        <w:rPr>
          <w:rFonts w:ascii="Times" w:hAnsi="Times" w:cstheme="minorHAnsi"/>
          <w:bCs/>
          <w:lang w:val="en-US"/>
        </w:rPr>
        <w:t xml:space="preserve">, which </w:t>
      </w:r>
      <w:r w:rsidR="00990140" w:rsidRPr="00FC0A34">
        <w:rPr>
          <w:rFonts w:ascii="Times" w:hAnsi="Times" w:cstheme="minorHAnsi"/>
          <w:bCs/>
          <w:lang w:val="en-US"/>
        </w:rPr>
        <w:t>predict</w:t>
      </w:r>
      <w:r w:rsidR="00C878B0" w:rsidRPr="00FC0A34">
        <w:rPr>
          <w:rFonts w:ascii="Times" w:hAnsi="Times" w:cstheme="minorHAnsi"/>
          <w:bCs/>
          <w:lang w:val="en-US"/>
        </w:rPr>
        <w:t>s</w:t>
      </w:r>
      <w:r w:rsidR="00990140" w:rsidRPr="00FC0A34">
        <w:rPr>
          <w:rFonts w:ascii="Times" w:hAnsi="Times" w:cstheme="minorHAnsi"/>
          <w:bCs/>
          <w:lang w:val="en-US"/>
        </w:rPr>
        <w:t xml:space="preserve"> further declines </w:t>
      </w:r>
      <w:r w:rsidR="00530717" w:rsidRPr="00FC0A34">
        <w:rPr>
          <w:rFonts w:ascii="Times" w:hAnsi="Times" w:cstheme="minorHAnsi"/>
          <w:bCs/>
          <w:lang w:val="en-US"/>
        </w:rPr>
        <w:t xml:space="preserve">in </w:t>
      </w:r>
      <w:r w:rsidR="00CC2D10" w:rsidRPr="00FC0A34">
        <w:rPr>
          <w:rFonts w:ascii="Times" w:hAnsi="Times" w:cstheme="minorHAnsi"/>
          <w:bCs/>
          <w:lang w:val="en-US"/>
        </w:rPr>
        <w:t>biomass</w:t>
      </w:r>
      <w:r w:rsidR="00D031F8" w:rsidRPr="00FC0A34">
        <w:rPr>
          <w:rFonts w:ascii="Times" w:hAnsi="Times" w:cstheme="minorHAnsi"/>
          <w:bCs/>
          <w:lang w:val="en-US"/>
        </w:rPr>
        <w:t xml:space="preserve"> </w:t>
      </w:r>
      <w:r w:rsidR="00DD1A90" w:rsidRPr="00FC0A34">
        <w:rPr>
          <w:rFonts w:ascii="Times" w:hAnsi="Times" w:cstheme="minorHAnsi"/>
          <w:bCs/>
          <w:lang w:val="en-US"/>
        </w:rPr>
        <w:t>by 2100</w:t>
      </w:r>
      <w:r w:rsidR="00245369" w:rsidRPr="00FC0A34">
        <w:rPr>
          <w:rFonts w:ascii="Times" w:hAnsi="Times" w:cstheme="minorHAnsi"/>
          <w:bCs/>
          <w:lang w:val="en-US"/>
        </w:rPr>
        <w:t xml:space="preserve">, </w:t>
      </w:r>
      <w:r w:rsidR="00B035ED" w:rsidRPr="00FC0A34">
        <w:rPr>
          <w:rFonts w:ascii="Times" w:hAnsi="Times" w:cstheme="minorHAnsi"/>
          <w:bCs/>
          <w:lang w:val="en-US"/>
        </w:rPr>
        <w:t xml:space="preserve">especially at higher trophic levels </w:t>
      </w:r>
      <w:r w:rsidR="00655B5B" w:rsidRPr="00FC0A34">
        <w:rPr>
          <w:rFonts w:ascii="Times" w:hAnsi="Times" w:cstheme="minorHAnsi"/>
          <w:bCs/>
          <w:lang w:val="en-US"/>
        </w:rPr>
        <w:fldChar w:fldCharType="begin"/>
      </w:r>
      <w:r w:rsidR="00655B5B" w:rsidRPr="00FC0A34">
        <w:rPr>
          <w:rFonts w:ascii="Times" w:hAnsi="Times" w:cstheme="minorHAnsi"/>
          <w:bCs/>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lang w:val="en-US"/>
        </w:rPr>
        <w:fldChar w:fldCharType="separate"/>
      </w:r>
      <w:r w:rsidR="00655B5B" w:rsidRPr="00EE1CF3">
        <w:rPr>
          <w:rFonts w:ascii="Times" w:hAnsi="Times" w:cs="Times New Roman"/>
          <w:lang w:val="en-GB"/>
          <w:rPrChange w:id="56" w:author="Anna Gårdmark" w:date="2020-01-13T08:20:00Z">
            <w:rPr>
              <w:rFonts w:ascii="Times" w:hAnsi="Times" w:cs="Times New Roman"/>
            </w:rPr>
          </w:rPrChange>
        </w:rPr>
        <w:t xml:space="preserve">(Lotze </w:t>
      </w:r>
      <w:r w:rsidR="00655B5B" w:rsidRPr="00EE1CF3">
        <w:rPr>
          <w:rFonts w:ascii="Times" w:hAnsi="Times" w:cs="Times New Roman"/>
          <w:i/>
          <w:iCs/>
          <w:lang w:val="en-GB"/>
          <w:rPrChange w:id="57" w:author="Anna Gårdmark" w:date="2020-01-13T08:20:00Z">
            <w:rPr>
              <w:rFonts w:ascii="Times" w:hAnsi="Times" w:cs="Times New Roman"/>
              <w:i/>
              <w:iCs/>
            </w:rPr>
          </w:rPrChange>
        </w:rPr>
        <w:t>et al.</w:t>
      </w:r>
      <w:r w:rsidR="00655B5B" w:rsidRPr="00EE1CF3">
        <w:rPr>
          <w:rFonts w:ascii="Times" w:hAnsi="Times" w:cs="Times New Roman"/>
          <w:lang w:val="en-GB"/>
          <w:rPrChange w:id="58" w:author="Anna Gårdmark" w:date="2020-01-13T08:20:00Z">
            <w:rPr>
              <w:rFonts w:ascii="Times" w:hAnsi="Times" w:cs="Times New Roman"/>
            </w:rPr>
          </w:rPrChange>
        </w:rPr>
        <w:t xml:space="preserve"> 2019)</w:t>
      </w:r>
      <w:r w:rsidR="00655B5B" w:rsidRPr="00FC0A34">
        <w:rPr>
          <w:rFonts w:ascii="Times" w:hAnsi="Times" w:cstheme="minorHAnsi"/>
          <w:bCs/>
          <w:lang w:val="en-US"/>
        </w:rPr>
        <w:fldChar w:fldCharType="end"/>
      </w:r>
      <w:r w:rsidR="004317A5" w:rsidRPr="00FC0A34">
        <w:rPr>
          <w:rFonts w:ascii="Times" w:hAnsi="Times" w:cstheme="minorHAnsi"/>
          <w:bCs/>
          <w:lang w:val="en-US"/>
        </w:rPr>
        <w:t>.</w:t>
      </w:r>
      <w:r w:rsidR="00E11CE4" w:rsidRPr="00FC0A34">
        <w:rPr>
          <w:rFonts w:ascii="Times" w:hAnsi="Times" w:cstheme="minorHAnsi"/>
          <w:bCs/>
          <w:lang w:val="en-US"/>
        </w:rPr>
        <w:t xml:space="preserve"> </w:t>
      </w:r>
      <w:r w:rsidR="009649BB" w:rsidRPr="00FC0A34">
        <w:rPr>
          <w:rFonts w:ascii="Times" w:hAnsi="Times" w:cstheme="minorHAnsi"/>
          <w:bCs/>
          <w:lang w:val="en-US"/>
        </w:rPr>
        <w:t xml:space="preserve">Large scale models are </w:t>
      </w:r>
      <w:r w:rsidR="00C80C3F" w:rsidRPr="00FC0A34">
        <w:rPr>
          <w:rFonts w:ascii="Times" w:hAnsi="Times" w:cstheme="minorHAnsi"/>
          <w:bCs/>
          <w:lang w:val="en-US"/>
        </w:rPr>
        <w:t xml:space="preserve">crucial for </w:t>
      </w:r>
      <w:r w:rsidR="001A2FF6" w:rsidRPr="00FC0A34">
        <w:rPr>
          <w:rFonts w:ascii="Times" w:hAnsi="Times" w:cstheme="minorHAnsi"/>
          <w:bCs/>
          <w:lang w:val="en-US"/>
        </w:rPr>
        <w:t>informing global assessments</w:t>
      </w:r>
      <w:r w:rsidR="009E6692" w:rsidRPr="00FC0A34">
        <w:rPr>
          <w:rFonts w:ascii="Times" w:hAnsi="Times" w:cstheme="minorHAnsi"/>
          <w:bCs/>
          <w:lang w:val="en-US"/>
        </w:rPr>
        <w:t xml:space="preserve"> about the </w:t>
      </w:r>
      <w:r w:rsidR="006C2C83" w:rsidRPr="00FC0A34">
        <w:rPr>
          <w:rFonts w:ascii="Times" w:hAnsi="Times" w:cstheme="minorHAnsi"/>
          <w:bCs/>
          <w:lang w:val="en-US"/>
        </w:rPr>
        <w:t>implications</w:t>
      </w:r>
      <w:r w:rsidR="00337E32" w:rsidRPr="00FC0A34">
        <w:rPr>
          <w:rFonts w:ascii="Times" w:hAnsi="Times" w:cstheme="minorHAnsi"/>
          <w:bCs/>
          <w:lang w:val="en-US"/>
        </w:rPr>
        <w:t xml:space="preserve"> of </w:t>
      </w:r>
      <w:r w:rsidR="008E592A" w:rsidRPr="00FC0A34">
        <w:rPr>
          <w:rFonts w:ascii="Times" w:hAnsi="Times" w:cstheme="minorHAnsi"/>
          <w:bCs/>
          <w:lang w:val="en-US"/>
        </w:rPr>
        <w:t xml:space="preserve">climate change </w:t>
      </w:r>
      <w:r w:rsidR="007B4834" w:rsidRPr="00FC0A34">
        <w:rPr>
          <w:rFonts w:ascii="Times" w:hAnsi="Times" w:cstheme="minorHAnsi"/>
          <w:bCs/>
          <w:lang w:val="en-US"/>
        </w:rPr>
        <w:fldChar w:fldCharType="begin"/>
      </w:r>
      <w:r w:rsidR="007B4834" w:rsidRPr="00FC0A34">
        <w:rPr>
          <w:rFonts w:ascii="Times" w:hAnsi="Times" w:cstheme="minorHAnsi"/>
          <w:bCs/>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lang w:val="en-US"/>
        </w:rPr>
        <w:fldChar w:fldCharType="separate"/>
      </w:r>
      <w:r w:rsidR="007B4834" w:rsidRPr="00EE1CF3">
        <w:rPr>
          <w:rFonts w:ascii="Times" w:hAnsi="Times" w:cs="Times New Roman"/>
          <w:lang w:val="en-GB"/>
          <w:rPrChange w:id="59" w:author="Anna Gårdmark" w:date="2020-01-13T08:20:00Z">
            <w:rPr>
              <w:rFonts w:ascii="Times" w:hAnsi="Times" w:cs="Times New Roman"/>
            </w:rPr>
          </w:rPrChange>
        </w:rPr>
        <w:t xml:space="preserve">(Lotze </w:t>
      </w:r>
      <w:r w:rsidR="007B4834" w:rsidRPr="00EE1CF3">
        <w:rPr>
          <w:rFonts w:ascii="Times" w:hAnsi="Times" w:cs="Times New Roman"/>
          <w:i/>
          <w:iCs/>
          <w:lang w:val="en-GB"/>
          <w:rPrChange w:id="60" w:author="Anna Gårdmark" w:date="2020-01-13T08:20:00Z">
            <w:rPr>
              <w:rFonts w:ascii="Times" w:hAnsi="Times" w:cs="Times New Roman"/>
              <w:i/>
              <w:iCs/>
            </w:rPr>
          </w:rPrChange>
        </w:rPr>
        <w:t>et al.</w:t>
      </w:r>
      <w:r w:rsidR="007B4834" w:rsidRPr="00EE1CF3">
        <w:rPr>
          <w:rFonts w:ascii="Times" w:hAnsi="Times" w:cs="Times New Roman"/>
          <w:lang w:val="en-GB"/>
          <w:rPrChange w:id="61" w:author="Anna Gårdmark" w:date="2020-01-13T08:20:00Z">
            <w:rPr>
              <w:rFonts w:ascii="Times" w:hAnsi="Times" w:cs="Times New Roman"/>
            </w:rPr>
          </w:rPrChange>
        </w:rPr>
        <w:t xml:space="preserve"> 2019)</w:t>
      </w:r>
      <w:r w:rsidR="007B4834" w:rsidRPr="00FC0A34">
        <w:rPr>
          <w:rFonts w:ascii="Times" w:hAnsi="Times" w:cstheme="minorHAnsi"/>
          <w:bCs/>
          <w:lang w:val="en-US"/>
        </w:rPr>
        <w:fldChar w:fldCharType="end"/>
      </w:r>
      <w:r w:rsidR="004D30FB" w:rsidRPr="00FC0A34">
        <w:rPr>
          <w:rFonts w:ascii="Times" w:hAnsi="Times" w:cstheme="minorHAnsi"/>
          <w:bCs/>
          <w:lang w:val="en-US"/>
        </w:rPr>
        <w:t xml:space="preserve">. However, </w:t>
      </w:r>
      <w:r w:rsidR="008F755A" w:rsidRPr="00FC0A34">
        <w:rPr>
          <w:rFonts w:ascii="Times" w:hAnsi="Times" w:cstheme="minorHAnsi"/>
          <w:bCs/>
          <w:lang w:val="en-US"/>
        </w:rPr>
        <w:t>by</w:t>
      </w:r>
      <w:r w:rsidR="002D1562" w:rsidRPr="00FC0A34">
        <w:rPr>
          <w:rFonts w:ascii="Times" w:hAnsi="Times" w:cstheme="minorHAnsi"/>
          <w:bCs/>
          <w:lang w:val="en-US"/>
        </w:rPr>
        <w:t xml:space="preserve"> necessity,</w:t>
      </w:r>
      <w:r w:rsidR="003C2839" w:rsidRPr="00FC0A34">
        <w:rPr>
          <w:rFonts w:ascii="Times" w:hAnsi="Times" w:cstheme="minorHAnsi"/>
          <w:bCs/>
          <w:lang w:val="en-US"/>
        </w:rPr>
        <w:t xml:space="preserve"> </w:t>
      </w:r>
      <w:r w:rsidR="00C44C83">
        <w:rPr>
          <w:rFonts w:ascii="Times" w:hAnsi="Times" w:cstheme="minorHAnsi"/>
          <w:bCs/>
          <w:lang w:val="en-US"/>
        </w:rPr>
        <w:t>such</w:t>
      </w:r>
      <w:r w:rsidR="000F20B4">
        <w:rPr>
          <w:rFonts w:ascii="Times" w:hAnsi="Times" w:cstheme="minorHAnsi"/>
          <w:bCs/>
          <w:lang w:val="en-US"/>
        </w:rPr>
        <w:t xml:space="preserve"> </w:t>
      </w:r>
      <w:r w:rsidR="006771C6" w:rsidRPr="00FC0A34">
        <w:rPr>
          <w:rFonts w:ascii="Times" w:hAnsi="Times" w:cstheme="minorHAnsi"/>
          <w:bCs/>
          <w:lang w:val="en-US"/>
        </w:rPr>
        <w:t xml:space="preserve">models </w:t>
      </w:r>
      <w:r w:rsidR="003C2839" w:rsidRPr="00FC0A34">
        <w:rPr>
          <w:rFonts w:ascii="Times" w:hAnsi="Times" w:cstheme="minorHAnsi"/>
          <w:bCs/>
          <w:lang w:val="en-US"/>
        </w:rPr>
        <w:t xml:space="preserve">rely on </w:t>
      </w:r>
      <w:r w:rsidR="00797921" w:rsidRPr="00FC0A34">
        <w:rPr>
          <w:rFonts w:ascii="Times" w:hAnsi="Times" w:cstheme="minorHAnsi"/>
          <w:bCs/>
          <w:lang w:val="en-US"/>
        </w:rPr>
        <w:t xml:space="preserve">simplifying </w:t>
      </w:r>
      <w:r w:rsidR="007C2949" w:rsidRPr="00FC0A34">
        <w:rPr>
          <w:rFonts w:ascii="Times" w:hAnsi="Times" w:cstheme="minorHAnsi"/>
          <w:bCs/>
          <w:lang w:val="en-US"/>
        </w:rPr>
        <w:t>assumption</w:t>
      </w:r>
      <w:r w:rsidR="00C4032E">
        <w:rPr>
          <w:rFonts w:ascii="Times" w:hAnsi="Times" w:cstheme="minorHAnsi"/>
          <w:bCs/>
          <w:lang w:val="en-US"/>
        </w:rPr>
        <w:t xml:space="preserve"> </w:t>
      </w:r>
      <w:r w:rsidR="009C5789">
        <w:rPr>
          <w:rFonts w:ascii="Times" w:hAnsi="Times" w:cstheme="minorHAnsi"/>
          <w:bCs/>
          <w:lang w:val="en-US"/>
        </w:rPr>
        <w:t xml:space="preserve"> and tend to not include </w:t>
      </w:r>
      <w:r w:rsidR="00FF7D7E">
        <w:rPr>
          <w:rFonts w:ascii="Times" w:hAnsi="Times" w:cstheme="minorHAnsi"/>
          <w:bCs/>
          <w:lang w:val="en-US"/>
        </w:rPr>
        <w:t xml:space="preserve">species-resolved food webs </w:t>
      </w:r>
      <w:r w:rsidR="002A4034">
        <w:rPr>
          <w:rFonts w:ascii="Times" w:hAnsi="Times" w:cstheme="minorHAnsi"/>
          <w:bCs/>
          <w:lang w:val="en-US"/>
        </w:rPr>
        <w:t xml:space="preserve">and </w:t>
      </w:r>
      <w:r w:rsidR="001D5FB0">
        <w:rPr>
          <w:rFonts w:ascii="Times" w:hAnsi="Times" w:cstheme="minorHAnsi"/>
          <w:bCs/>
          <w:lang w:val="en-US"/>
        </w:rPr>
        <w:t xml:space="preserve">the </w:t>
      </w:r>
      <w:r w:rsidR="00D24E10">
        <w:rPr>
          <w:rFonts w:ascii="Times" w:hAnsi="Times" w:cstheme="minorHAnsi"/>
          <w:bCs/>
          <w:lang w:val="en-US"/>
        </w:rPr>
        <w:t>effects of temperature on individual</w:t>
      </w:r>
      <w:r w:rsidR="00971A73">
        <w:rPr>
          <w:rFonts w:ascii="Times" w:hAnsi="Times" w:cstheme="minorHAnsi"/>
          <w:bCs/>
          <w:lang w:val="en-US"/>
        </w:rPr>
        <w:t>-level physiology</w:t>
      </w:r>
      <w:r w:rsidR="0053025F">
        <w:rPr>
          <w:rFonts w:ascii="Times" w:hAnsi="Times" w:cstheme="minorHAnsi"/>
          <w:bCs/>
          <w:lang w:val="en-US"/>
        </w:rPr>
        <w:t xml:space="preserve"> (but see </w:t>
      </w:r>
      <w:r w:rsidR="0053025F">
        <w:rPr>
          <w:rFonts w:ascii="Times" w:hAnsi="Times" w:cstheme="minorHAnsi"/>
          <w:bCs/>
          <w:lang w:val="en-US"/>
        </w:rPr>
        <w:fldChar w:fldCharType="begin"/>
      </w:r>
      <w:r w:rsidR="0053025F">
        <w:rPr>
          <w:rFonts w:ascii="Times" w:hAnsi="Times" w:cstheme="minorHAnsi"/>
          <w:bCs/>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lang w:val="en-US"/>
        </w:rPr>
        <w:fldChar w:fldCharType="separate"/>
      </w:r>
      <w:r w:rsidR="0053025F" w:rsidRPr="00EE1CF3">
        <w:rPr>
          <w:rFonts w:ascii="Times" w:hAnsi="Times" w:cs="Times New Roman"/>
          <w:lang w:val="en-GB"/>
          <w:rPrChange w:id="62" w:author="Anna Gårdmark" w:date="2020-01-13T08:20:00Z">
            <w:rPr>
              <w:rFonts w:ascii="Times" w:hAnsi="Times" w:cs="Times New Roman"/>
            </w:rPr>
          </w:rPrChange>
        </w:rPr>
        <w:t xml:space="preserve">(Woodworth-Jefcoats </w:t>
      </w:r>
      <w:r w:rsidR="0053025F" w:rsidRPr="00EE1CF3">
        <w:rPr>
          <w:rFonts w:ascii="Times" w:hAnsi="Times" w:cs="Times New Roman"/>
          <w:i/>
          <w:iCs/>
          <w:lang w:val="en-GB"/>
          <w:rPrChange w:id="63" w:author="Anna Gårdmark" w:date="2020-01-13T08:20:00Z">
            <w:rPr>
              <w:rFonts w:ascii="Times" w:hAnsi="Times" w:cs="Times New Roman"/>
              <w:i/>
              <w:iCs/>
            </w:rPr>
          </w:rPrChange>
        </w:rPr>
        <w:t>et al.</w:t>
      </w:r>
      <w:r w:rsidR="0053025F" w:rsidRPr="00EE1CF3">
        <w:rPr>
          <w:rFonts w:ascii="Times" w:hAnsi="Times" w:cs="Times New Roman"/>
          <w:lang w:val="en-GB"/>
          <w:rPrChange w:id="64" w:author="Anna Gårdmark" w:date="2020-01-13T08:20:00Z">
            <w:rPr>
              <w:rFonts w:ascii="Times" w:hAnsi="Times" w:cs="Times New Roman"/>
            </w:rPr>
          </w:rPrChange>
        </w:rPr>
        <w:t xml:space="preserve"> 2019)</w:t>
      </w:r>
      <w:r w:rsidR="0053025F">
        <w:rPr>
          <w:rFonts w:ascii="Times" w:hAnsi="Times" w:cstheme="minorHAnsi"/>
          <w:bCs/>
          <w:lang w:val="en-US"/>
        </w:rPr>
        <w:fldChar w:fldCharType="end"/>
      </w:r>
      <w:r w:rsidR="0053025F">
        <w:rPr>
          <w:rFonts w:ascii="Times" w:hAnsi="Times" w:cstheme="minorHAnsi"/>
          <w:bCs/>
          <w:lang w:val="en-US"/>
        </w:rPr>
        <w:t>)</w:t>
      </w:r>
      <w:r w:rsidR="00EC0C9B">
        <w:rPr>
          <w:rFonts w:ascii="Times" w:hAnsi="Times" w:cstheme="minorHAnsi"/>
          <w:bCs/>
          <w:lang w:val="en-US"/>
        </w:rPr>
        <w:t>. Instead</w:t>
      </w:r>
      <w:r w:rsidR="00C339EC">
        <w:rPr>
          <w:rFonts w:ascii="Times" w:hAnsi="Times" w:cstheme="minorHAnsi"/>
          <w:bCs/>
          <w:lang w:val="en-US"/>
        </w:rPr>
        <w:t xml:space="preserve">, temperature </w:t>
      </w:r>
      <w:proofErr w:type="gramStart"/>
      <w:r w:rsidR="00C339EC">
        <w:rPr>
          <w:rFonts w:ascii="Times" w:hAnsi="Times" w:cstheme="minorHAnsi"/>
          <w:bCs/>
          <w:lang w:val="en-US"/>
        </w:rPr>
        <w:t xml:space="preserve">is </w:t>
      </w:r>
      <w:r w:rsidR="009328B4">
        <w:rPr>
          <w:rFonts w:ascii="Times" w:hAnsi="Times" w:cstheme="minorHAnsi"/>
          <w:bCs/>
          <w:lang w:val="en-US"/>
        </w:rPr>
        <w:t xml:space="preserve">often </w:t>
      </w:r>
      <w:r w:rsidR="00120149">
        <w:rPr>
          <w:rFonts w:ascii="Times" w:hAnsi="Times" w:cstheme="minorHAnsi"/>
          <w:bCs/>
          <w:lang w:val="en-US"/>
        </w:rPr>
        <w:t>assumed</w:t>
      </w:r>
      <w:proofErr w:type="gramEnd"/>
      <w:r w:rsidR="00120149">
        <w:rPr>
          <w:rFonts w:ascii="Times" w:hAnsi="Times" w:cstheme="minorHAnsi"/>
          <w:bCs/>
          <w:lang w:val="en-US"/>
        </w:rPr>
        <w:t xml:space="preserve"> to act mainly on </w:t>
      </w:r>
      <w:r w:rsidR="002E7FF8">
        <w:rPr>
          <w:rFonts w:ascii="Times" w:hAnsi="Times" w:cstheme="minorHAnsi"/>
          <w:bCs/>
          <w:lang w:val="en-US"/>
        </w:rPr>
        <w:t>eco</w:t>
      </w:r>
      <w:commentRangeStart w:id="65"/>
      <w:r w:rsidR="002E7FF8">
        <w:rPr>
          <w:rFonts w:ascii="Times" w:hAnsi="Times" w:cstheme="minorHAnsi"/>
          <w:bCs/>
          <w:lang w:val="en-US"/>
        </w:rPr>
        <w:t xml:space="preserve">system </w:t>
      </w:r>
      <w:r w:rsidR="00F30B32">
        <w:rPr>
          <w:rFonts w:ascii="Times" w:hAnsi="Times" w:cstheme="minorHAnsi"/>
          <w:bCs/>
          <w:lang w:val="en-US"/>
        </w:rPr>
        <w:t>productivity</w:t>
      </w:r>
      <w:r w:rsidR="00A22E53">
        <w:rPr>
          <w:rFonts w:ascii="Times" w:hAnsi="Times" w:cstheme="minorHAnsi"/>
          <w:bCs/>
          <w:lang w:val="en-US"/>
        </w:rPr>
        <w:t xml:space="preserve"> </w:t>
      </w:r>
      <w:r w:rsidR="0002602F">
        <w:rPr>
          <w:rFonts w:ascii="Times" w:hAnsi="Times" w:cstheme="minorHAnsi"/>
          <w:bCs/>
          <w:lang w:val="en-US"/>
        </w:rPr>
        <w:t>(</w:t>
      </w:r>
      <w:r w:rsidR="00021281">
        <w:rPr>
          <w:rFonts w:ascii="Times" w:hAnsi="Times" w:cstheme="minorHAnsi"/>
          <w:bCs/>
          <w:lang w:val="en-US"/>
        </w:rPr>
        <w:t>“</w:t>
      </w:r>
      <w:r w:rsidR="0002602F">
        <w:rPr>
          <w:rFonts w:ascii="Times" w:hAnsi="Times" w:cstheme="minorHAnsi"/>
          <w:bCs/>
          <w:lang w:val="en-US"/>
        </w:rPr>
        <w:t>bottom up</w:t>
      </w:r>
      <w:r w:rsidR="00021281">
        <w:rPr>
          <w:rFonts w:ascii="Times" w:hAnsi="Times" w:cstheme="minorHAnsi"/>
          <w:bCs/>
          <w:lang w:val="en-US"/>
        </w:rPr>
        <w:t>”</w:t>
      </w:r>
      <w:r w:rsidR="003471EC">
        <w:rPr>
          <w:rFonts w:ascii="Times" w:hAnsi="Times" w:cstheme="minorHAnsi"/>
          <w:bCs/>
          <w:lang w:val="en-US"/>
        </w:rPr>
        <w:t>)</w:t>
      </w:r>
      <w:r w:rsidR="00BC4C95">
        <w:rPr>
          <w:rFonts w:ascii="Times" w:hAnsi="Times" w:cstheme="minorHAnsi"/>
          <w:bCs/>
          <w:lang w:val="en-US"/>
        </w:rPr>
        <w:t xml:space="preserve"> rather than</w:t>
      </w:r>
      <w:ins w:id="66" w:author="Anna Gårdmark" w:date="2020-01-13T13:01:00Z">
        <w:r w:rsidR="001C7F80">
          <w:rPr>
            <w:rFonts w:ascii="Times" w:hAnsi="Times" w:cstheme="minorHAnsi"/>
            <w:bCs/>
            <w:lang w:val="en-US"/>
          </w:rPr>
          <w:t xml:space="preserve"> </w:t>
        </w:r>
        <w:commentRangeStart w:id="67"/>
        <w:r w:rsidR="001C7F80">
          <w:rPr>
            <w:rFonts w:ascii="Times" w:hAnsi="Times" w:cstheme="minorHAnsi"/>
            <w:bCs/>
            <w:lang w:val="en-US"/>
          </w:rPr>
          <w:t>on</w:t>
        </w:r>
      </w:ins>
      <w:r w:rsidR="00BC4C95">
        <w:rPr>
          <w:rFonts w:ascii="Times" w:hAnsi="Times" w:cstheme="minorHAnsi"/>
          <w:bCs/>
          <w:lang w:val="en-US"/>
        </w:rPr>
        <w:t xml:space="preserve"> both individual physiology </w:t>
      </w:r>
      <w:r w:rsidR="00080EAC">
        <w:rPr>
          <w:rFonts w:ascii="Times" w:hAnsi="Times" w:cstheme="minorHAnsi"/>
          <w:bCs/>
          <w:lang w:val="en-US"/>
        </w:rPr>
        <w:t xml:space="preserve">(“top down”) </w:t>
      </w:r>
      <w:commentRangeEnd w:id="67"/>
      <w:r w:rsidR="001C7F80">
        <w:rPr>
          <w:rStyle w:val="Kommentarsreferens"/>
        </w:rPr>
        <w:commentReference w:id="67"/>
      </w:r>
      <w:r w:rsidR="00BC4C95">
        <w:rPr>
          <w:rFonts w:ascii="Times" w:hAnsi="Times" w:cstheme="minorHAnsi"/>
          <w:bCs/>
          <w:lang w:val="en-US"/>
        </w:rPr>
        <w:t>and productivity</w:t>
      </w:r>
      <w:r w:rsidR="004A24BB">
        <w:rPr>
          <w:rFonts w:ascii="Times" w:hAnsi="Times" w:cstheme="minorHAnsi"/>
          <w:bCs/>
          <w:lang w:val="en-US"/>
        </w:rPr>
        <w:t>.</w:t>
      </w:r>
      <w:commentRangeEnd w:id="65"/>
      <w:r w:rsidR="000F4D7E">
        <w:rPr>
          <w:rStyle w:val="Kommentarsreferens"/>
        </w:rPr>
        <w:commentReference w:id="65"/>
      </w:r>
      <w:r w:rsidR="00BC4C95">
        <w:rPr>
          <w:rFonts w:ascii="Times" w:hAnsi="Times" w:cstheme="minorHAnsi"/>
          <w:bCs/>
          <w:lang w:val="en-US"/>
        </w:rPr>
        <w:t xml:space="preserve"> </w:t>
      </w:r>
      <w:r w:rsidR="007173F4" w:rsidRPr="00FC0A34">
        <w:rPr>
          <w:rFonts w:ascii="Times" w:hAnsi="Times" w:cstheme="minorHAnsi"/>
          <w:bCs/>
          <w:lang w:val="en-US"/>
        </w:rPr>
        <w:t>Thus, t</w:t>
      </w:r>
      <w:r w:rsidR="00CD7CA8" w:rsidRPr="00FC0A34">
        <w:rPr>
          <w:rFonts w:ascii="Times" w:hAnsi="Times" w:cstheme="minorHAnsi"/>
          <w:bCs/>
          <w:lang w:val="en-US"/>
        </w:rPr>
        <w:t xml:space="preserve">here is a need </w:t>
      </w:r>
      <w:r w:rsidR="00135699" w:rsidRPr="00FC0A34">
        <w:rPr>
          <w:rFonts w:ascii="Times" w:hAnsi="Times" w:cstheme="minorHAnsi"/>
          <w:bCs/>
          <w:lang w:val="en-US"/>
        </w:rPr>
        <w:t>to</w:t>
      </w:r>
      <w:r w:rsidR="003670B2" w:rsidRPr="00FC0A34">
        <w:rPr>
          <w:rFonts w:ascii="Times" w:hAnsi="Times" w:cstheme="minorHAnsi"/>
          <w:bCs/>
          <w:lang w:val="en-US"/>
        </w:rPr>
        <w:t xml:space="preserve"> </w:t>
      </w:r>
      <w:r w:rsidR="007A24A8" w:rsidRPr="00FC0A34">
        <w:rPr>
          <w:rFonts w:ascii="Times" w:hAnsi="Times" w:cstheme="minorHAnsi"/>
          <w:bCs/>
          <w:lang w:val="en-US"/>
        </w:rPr>
        <w:t xml:space="preserve">increase our </w:t>
      </w:r>
      <w:r w:rsidR="002B7CFB" w:rsidRPr="00FC0A34">
        <w:rPr>
          <w:rFonts w:ascii="Times" w:hAnsi="Times" w:cstheme="minorHAnsi"/>
          <w:bCs/>
          <w:lang w:val="en-US"/>
        </w:rPr>
        <w:t xml:space="preserve">mechanistic </w:t>
      </w:r>
      <w:r w:rsidR="007A24A8" w:rsidRPr="00FC0A34">
        <w:rPr>
          <w:rFonts w:ascii="Times" w:hAnsi="Times" w:cstheme="minorHAnsi"/>
          <w:bCs/>
          <w:lang w:val="en-US"/>
        </w:rPr>
        <w:t xml:space="preserve">understanding of climate change impacts on </w:t>
      </w:r>
      <w:r w:rsidR="00A661AA" w:rsidRPr="00FC0A34">
        <w:rPr>
          <w:rFonts w:ascii="Times" w:hAnsi="Times" w:cstheme="minorHAnsi"/>
          <w:bCs/>
          <w:lang w:val="en-US"/>
        </w:rPr>
        <w:t xml:space="preserve">individuals </w:t>
      </w:r>
      <w:r w:rsidR="005F165B" w:rsidRPr="00FC0A34">
        <w:rPr>
          <w:rFonts w:ascii="Times" w:hAnsi="Times" w:cstheme="minorHAnsi"/>
          <w:bCs/>
          <w:lang w:val="en-US"/>
        </w:rPr>
        <w:t xml:space="preserve">and how that affects </w:t>
      </w:r>
      <w:r w:rsidR="009279F1">
        <w:rPr>
          <w:rFonts w:ascii="Times" w:hAnsi="Times" w:cstheme="minorHAnsi"/>
          <w:bCs/>
          <w:lang w:val="en-US"/>
        </w:rPr>
        <w:t xml:space="preserve">food webs and </w:t>
      </w:r>
      <w:r w:rsidR="005F165B" w:rsidRPr="00FC0A34">
        <w:rPr>
          <w:rFonts w:ascii="Times" w:hAnsi="Times" w:cstheme="minorHAnsi"/>
          <w:bCs/>
          <w:lang w:val="en-US"/>
        </w:rPr>
        <w:t xml:space="preserve">regional dynamics </w:t>
      </w:r>
      <w:commentRangeStart w:id="68"/>
      <w:r w:rsidR="00226802" w:rsidRPr="00FC0A34">
        <w:rPr>
          <w:rFonts w:ascii="Times" w:hAnsi="Times" w:cstheme="minorHAnsi"/>
          <w:bCs/>
          <w:lang w:val="en-US"/>
        </w:rPr>
        <w:fldChar w:fldCharType="begin"/>
      </w:r>
      <w:r w:rsidR="00226802" w:rsidRPr="00FC0A34">
        <w:rPr>
          <w:rFonts w:ascii="Times" w:hAnsi="Times" w:cstheme="minorHAnsi"/>
          <w:bCs/>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lang w:val="en-US"/>
        </w:rPr>
        <w:fldChar w:fldCharType="separate"/>
      </w:r>
      <w:r w:rsidR="00226802" w:rsidRPr="00EE1CF3">
        <w:rPr>
          <w:rFonts w:ascii="Times" w:hAnsi="Times" w:cs="Times New Roman"/>
          <w:lang w:val="en-GB"/>
          <w:rPrChange w:id="69" w:author="Anna Gårdmark" w:date="2020-01-13T08:20:00Z">
            <w:rPr>
              <w:rFonts w:ascii="Times" w:hAnsi="Times" w:cs="Times New Roman"/>
            </w:rPr>
          </w:rPrChange>
        </w:rPr>
        <w:t xml:space="preserve">(Blanchard </w:t>
      </w:r>
      <w:r w:rsidR="00226802" w:rsidRPr="00EE1CF3">
        <w:rPr>
          <w:rFonts w:ascii="Times" w:hAnsi="Times" w:cs="Times New Roman"/>
          <w:i/>
          <w:iCs/>
          <w:lang w:val="en-GB"/>
          <w:rPrChange w:id="70" w:author="Anna Gårdmark" w:date="2020-01-13T08:20:00Z">
            <w:rPr>
              <w:rFonts w:ascii="Times" w:hAnsi="Times" w:cs="Times New Roman"/>
              <w:i/>
              <w:iCs/>
            </w:rPr>
          </w:rPrChange>
        </w:rPr>
        <w:t>et al.</w:t>
      </w:r>
      <w:r w:rsidR="00226802" w:rsidRPr="00EE1CF3">
        <w:rPr>
          <w:rFonts w:ascii="Times" w:hAnsi="Times" w:cs="Times New Roman"/>
          <w:lang w:val="en-GB"/>
          <w:rPrChange w:id="71" w:author="Anna Gårdmark" w:date="2020-01-13T08:20:00Z">
            <w:rPr>
              <w:rFonts w:ascii="Times" w:hAnsi="Times" w:cs="Times New Roman"/>
            </w:rPr>
          </w:rPrChange>
        </w:rPr>
        <w:t xml:space="preserve"> 2012)</w:t>
      </w:r>
      <w:r w:rsidR="00226802" w:rsidRPr="00FC0A34">
        <w:rPr>
          <w:rFonts w:ascii="Times" w:hAnsi="Times" w:cstheme="minorHAnsi"/>
          <w:bCs/>
          <w:lang w:val="en-US"/>
        </w:rPr>
        <w:fldChar w:fldCharType="end"/>
      </w:r>
      <w:commentRangeEnd w:id="68"/>
      <w:r w:rsidR="000F4D7E">
        <w:rPr>
          <w:rStyle w:val="Kommentarsreferens"/>
        </w:rPr>
        <w:commentReference w:id="68"/>
      </w:r>
      <w:r w:rsidR="002E6302" w:rsidRPr="00FC0A34">
        <w:rPr>
          <w:rFonts w:ascii="Times" w:hAnsi="Times" w:cstheme="minorHAnsi"/>
          <w:bCs/>
          <w:lang w:val="en-US"/>
        </w:rPr>
        <w:t xml:space="preserve">. </w:t>
      </w:r>
    </w:p>
    <w:p w14:paraId="61F32916" w14:textId="0708921D" w:rsidR="009957CA" w:rsidRPr="00FC0A34" w:rsidRDefault="00404BA5" w:rsidP="00566D54">
      <w:pPr>
        <w:spacing w:line="480" w:lineRule="auto"/>
        <w:ind w:firstLine="284"/>
        <w:jc w:val="both"/>
        <w:rPr>
          <w:rFonts w:ascii="Times" w:hAnsi="Times" w:cstheme="minorHAnsi"/>
          <w:lang w:val="en-US"/>
        </w:rPr>
      </w:pPr>
      <w:r w:rsidRPr="00FC0A34">
        <w:rPr>
          <w:rFonts w:ascii="Times" w:hAnsi="Times" w:cstheme="minorHAnsi"/>
          <w:lang w:val="en-US"/>
        </w:rPr>
        <w:t xml:space="preserve">The primary effect of temperature is on individual physiology, </w:t>
      </w:r>
      <w:r w:rsidR="000907BE" w:rsidRPr="00FC0A34">
        <w:rPr>
          <w:rFonts w:ascii="Times" w:hAnsi="Times" w:cstheme="minorHAnsi"/>
          <w:lang w:val="en-US"/>
        </w:rPr>
        <w:t xml:space="preserve">and individual-level processes such as metabolism, growth and mortality </w:t>
      </w:r>
      <w:r w:rsidR="0004409B" w:rsidRPr="00FC0A34">
        <w:rPr>
          <w:rFonts w:ascii="Times" w:hAnsi="Times" w:cstheme="minorHAnsi"/>
          <w:lang w:val="en-US"/>
        </w:rPr>
        <w:t>govern ecosystem properties such as biomass production rates, abundance and size spectra</w:t>
      </w:r>
      <w:r w:rsidR="00F85F66" w:rsidRPr="00FC0A34">
        <w:rPr>
          <w:rFonts w:ascii="Times" w:hAnsi="Times" w:cstheme="minorHAnsi"/>
          <w:lang w:val="en-US"/>
        </w:rPr>
        <w:t xml:space="preserve"> </w:t>
      </w:r>
      <w:r w:rsidR="00F85F66" w:rsidRPr="00FC0A34">
        <w:rPr>
          <w:rFonts w:ascii="Times" w:hAnsi="Times" w:cstheme="minorHAnsi"/>
          <w:lang w:val="en-US"/>
        </w:rPr>
        <w:fldChar w:fldCharType="begin"/>
      </w:r>
      <w:r w:rsidR="00F85F66" w:rsidRPr="00FC0A34">
        <w:rPr>
          <w:rFonts w:ascii="Times" w:hAnsi="Times" w:cstheme="minorHAnsi"/>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lang w:val="en-US"/>
        </w:rPr>
        <w:instrText>Ϫ</w:instrText>
      </w:r>
      <w:r w:rsidR="00F85F66" w:rsidRPr="00FC0A34">
        <w:rPr>
          <w:rFonts w:ascii="Times" w:hAnsi="Times" w:cstheme="minorHAnsi"/>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lang w:val="en-US"/>
        </w:rPr>
        <w:instrText>∝</w:instrText>
      </w:r>
      <w:r w:rsidR="00F85F66" w:rsidRPr="00FC0A34">
        <w:rPr>
          <w:rFonts w:ascii="Times" w:hAnsi="Times" w:cstheme="minorHAnsi"/>
          <w:lang w:val="en-US"/>
        </w:rPr>
        <w:instrText xml:space="preserve"> L</w:instrText>
      </w:r>
      <w:r w:rsidR="00F85F66" w:rsidRPr="00FC0A34">
        <w:rPr>
          <w:rFonts w:ascii="Cambria" w:hAnsi="Cambria" w:cs="Cambria"/>
          <w:lang w:val="en-US"/>
        </w:rPr>
        <w:instrText>Ϫϱ</w:instrText>
      </w:r>
      <w:r w:rsidR="00F85F66" w:rsidRPr="00FC0A34">
        <w:rPr>
          <w:rFonts w:ascii="Times" w:hAnsi="Times" w:cstheme="minorHAnsi"/>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lang w:val="en-US"/>
        </w:rPr>
        <w:fldChar w:fldCharType="separate"/>
      </w:r>
      <w:r w:rsidR="00F85F66" w:rsidRPr="00EE1CF3">
        <w:rPr>
          <w:rFonts w:ascii="Times" w:hAnsi="Times" w:cs="Times New Roman"/>
          <w:lang w:val="en-GB"/>
          <w:rPrChange w:id="72" w:author="Anna Gårdmark" w:date="2020-01-13T08:20:00Z">
            <w:rPr>
              <w:rFonts w:ascii="Times" w:hAnsi="Times" w:cs="Times New Roman"/>
            </w:rPr>
          </w:rPrChange>
        </w:rPr>
        <w:t xml:space="preserve">(Andersen &amp; Beyer 2006; Jennings &amp; Collingridge 2015; Blanchard </w:t>
      </w:r>
      <w:r w:rsidR="00F85F66" w:rsidRPr="00EE1CF3">
        <w:rPr>
          <w:rFonts w:ascii="Times" w:hAnsi="Times" w:cs="Times New Roman"/>
          <w:i/>
          <w:iCs/>
          <w:lang w:val="en-GB"/>
          <w:rPrChange w:id="73" w:author="Anna Gårdmark" w:date="2020-01-13T08:20:00Z">
            <w:rPr>
              <w:rFonts w:ascii="Times" w:hAnsi="Times" w:cs="Times New Roman"/>
              <w:i/>
              <w:iCs/>
            </w:rPr>
          </w:rPrChange>
        </w:rPr>
        <w:t>et al.</w:t>
      </w:r>
      <w:r w:rsidR="00F85F66" w:rsidRPr="00EE1CF3">
        <w:rPr>
          <w:rFonts w:ascii="Times" w:hAnsi="Times" w:cs="Times New Roman"/>
          <w:lang w:val="en-GB"/>
          <w:rPrChange w:id="74" w:author="Anna Gårdmark" w:date="2020-01-13T08:20:00Z">
            <w:rPr>
              <w:rFonts w:ascii="Times" w:hAnsi="Times" w:cs="Times New Roman"/>
            </w:rPr>
          </w:rPrChange>
        </w:rPr>
        <w:t xml:space="preserve"> 2017)</w:t>
      </w:r>
      <w:r w:rsidR="00F85F66" w:rsidRPr="00FC0A34">
        <w:rPr>
          <w:rFonts w:ascii="Times" w:hAnsi="Times" w:cstheme="minorHAnsi"/>
          <w:lang w:val="en-US"/>
        </w:rPr>
        <w:fldChar w:fldCharType="end"/>
      </w:r>
      <w:r w:rsidR="0004409B" w:rsidRPr="00FC0A34">
        <w:rPr>
          <w:rFonts w:ascii="Times" w:hAnsi="Times" w:cstheme="minorHAnsi"/>
          <w:lang w:val="en-US"/>
        </w:rPr>
        <w:t xml:space="preserve">. </w:t>
      </w:r>
      <w:commentRangeStart w:id="75"/>
      <w:r w:rsidR="001509C7" w:rsidRPr="00FC0A34">
        <w:rPr>
          <w:rFonts w:ascii="Times" w:hAnsi="Times" w:cstheme="minorHAnsi"/>
          <w:lang w:val="en-US"/>
        </w:rPr>
        <w:t xml:space="preserve">However, there is still </w:t>
      </w:r>
      <w:r w:rsidR="00CF40C7" w:rsidRPr="00FC0A34">
        <w:rPr>
          <w:rFonts w:ascii="Times" w:hAnsi="Times" w:cstheme="minorHAnsi"/>
          <w:lang w:val="en-US"/>
        </w:rPr>
        <w:t xml:space="preserve">uncertainty in both </w:t>
      </w:r>
      <w:r w:rsidR="005B5FE9" w:rsidRPr="00FC0A34">
        <w:rPr>
          <w:rFonts w:ascii="Times" w:hAnsi="Times" w:cstheme="minorHAnsi"/>
          <w:lang w:val="en-US"/>
        </w:rPr>
        <w:t>the scaling of physiological rates</w:t>
      </w:r>
      <w:r w:rsidR="00242DED" w:rsidRPr="00FC0A34">
        <w:rPr>
          <w:rFonts w:ascii="Times" w:hAnsi="Times" w:cstheme="minorHAnsi"/>
          <w:lang w:val="en-US"/>
        </w:rPr>
        <w:t xml:space="preserve"> </w:t>
      </w:r>
      <w:r w:rsidR="003724A6" w:rsidRPr="00FC0A34">
        <w:rPr>
          <w:rFonts w:ascii="Times" w:hAnsi="Times" w:cstheme="minorHAnsi"/>
          <w:lang w:val="en-US"/>
        </w:rPr>
        <w:t>with body mass</w:t>
      </w:r>
      <w:r w:rsidR="00ED5038" w:rsidRPr="00FC0A34">
        <w:rPr>
          <w:rFonts w:ascii="Times" w:hAnsi="Times" w:cstheme="minorHAnsi"/>
          <w:lang w:val="en-US"/>
        </w:rPr>
        <w:t xml:space="preserve"> and </w:t>
      </w:r>
      <w:r w:rsidR="00EB62C0" w:rsidRPr="00FC0A34">
        <w:rPr>
          <w:rFonts w:ascii="Times" w:hAnsi="Times" w:cstheme="minorHAnsi"/>
          <w:lang w:val="en-US"/>
        </w:rPr>
        <w:t>temperature</w:t>
      </w:r>
      <w:r w:rsidR="00A13E36" w:rsidRPr="00FC0A34">
        <w:rPr>
          <w:rFonts w:ascii="Times" w:hAnsi="Times" w:cstheme="minorHAnsi"/>
          <w:lang w:val="en-US"/>
        </w:rPr>
        <w:t xml:space="preserve"> </w:t>
      </w:r>
      <w:r w:rsidR="00A13E36" w:rsidRPr="00FC0A34">
        <w:rPr>
          <w:rFonts w:ascii="Times" w:hAnsi="Times" w:cstheme="minorHAnsi"/>
          <w:lang w:val="en-US"/>
        </w:rPr>
        <w:fldChar w:fldCharType="begin"/>
      </w:r>
      <w:r w:rsidR="008A6869">
        <w:rPr>
          <w:rFonts w:ascii="Times" w:hAnsi="Times" w:cstheme="minorHAnsi"/>
          <w:lang w:val="en-US"/>
        </w:rPr>
        <w:instrText xml:space="preserve"> ADDIN ZOTERO_ITEM CSL_CITATION {"citationID":"o6ZH8mMm","properties":{"formattedCitation":"(Brown {\\i{}et al.} 2004; Dell {\\i{}et al.} 2011; Englund {\\i{}et al.} 2011)","plainCitation":"(Brown et al. 2004; Dell et al. 2011; Englund et al. 2011)","noteIndex":0},"citationItems":[{"id":"RLZAlR7a/SiEbJpDo","uris":["http://zotero.org/users/6116610/items/U72KD5M3"],"uri":["http://zotero.org/users/6116610/items/U72KD5M3"],"itemData":{"id":"CKQJ1ax4/hOtcD1y0","type":"article-journal","title":"Toward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lang w:val="en-US"/>
        </w:rPr>
        <w:fldChar w:fldCharType="separate"/>
      </w:r>
      <w:r w:rsidR="00A13E36" w:rsidRPr="00EE1CF3">
        <w:rPr>
          <w:rFonts w:ascii="Times" w:hAnsi="Times" w:cs="Times New Roman"/>
          <w:lang w:val="en-GB"/>
          <w:rPrChange w:id="76" w:author="Anna Gårdmark" w:date="2020-01-13T08:20:00Z">
            <w:rPr>
              <w:rFonts w:ascii="Times" w:hAnsi="Times" w:cs="Times New Roman"/>
            </w:rPr>
          </w:rPrChange>
        </w:rPr>
        <w:t xml:space="preserve">(Brown </w:t>
      </w:r>
      <w:r w:rsidR="00A13E36" w:rsidRPr="00EE1CF3">
        <w:rPr>
          <w:rFonts w:ascii="Times" w:hAnsi="Times" w:cs="Times New Roman"/>
          <w:i/>
          <w:iCs/>
          <w:lang w:val="en-GB"/>
          <w:rPrChange w:id="77" w:author="Anna Gårdmark" w:date="2020-01-13T08:20:00Z">
            <w:rPr>
              <w:rFonts w:ascii="Times" w:hAnsi="Times" w:cs="Times New Roman"/>
              <w:i/>
              <w:iCs/>
            </w:rPr>
          </w:rPrChange>
        </w:rPr>
        <w:t>et al.</w:t>
      </w:r>
      <w:r w:rsidR="00A13E36" w:rsidRPr="00EE1CF3">
        <w:rPr>
          <w:rFonts w:ascii="Times" w:hAnsi="Times" w:cs="Times New Roman"/>
          <w:lang w:val="en-GB"/>
          <w:rPrChange w:id="78" w:author="Anna Gårdmark" w:date="2020-01-13T08:20:00Z">
            <w:rPr>
              <w:rFonts w:ascii="Times" w:hAnsi="Times" w:cs="Times New Roman"/>
            </w:rPr>
          </w:rPrChange>
        </w:rPr>
        <w:t xml:space="preserve"> 2004; Dell </w:t>
      </w:r>
      <w:r w:rsidR="00A13E36" w:rsidRPr="00EE1CF3">
        <w:rPr>
          <w:rFonts w:ascii="Times" w:hAnsi="Times" w:cs="Times New Roman"/>
          <w:i/>
          <w:iCs/>
          <w:lang w:val="en-GB"/>
          <w:rPrChange w:id="79" w:author="Anna Gårdmark" w:date="2020-01-13T08:20:00Z">
            <w:rPr>
              <w:rFonts w:ascii="Times" w:hAnsi="Times" w:cs="Times New Roman"/>
              <w:i/>
              <w:iCs/>
            </w:rPr>
          </w:rPrChange>
        </w:rPr>
        <w:t>et al.</w:t>
      </w:r>
      <w:r w:rsidR="00A13E36" w:rsidRPr="00EE1CF3">
        <w:rPr>
          <w:rFonts w:ascii="Times" w:hAnsi="Times" w:cs="Times New Roman"/>
          <w:lang w:val="en-GB"/>
          <w:rPrChange w:id="80" w:author="Anna Gårdmark" w:date="2020-01-13T08:20:00Z">
            <w:rPr>
              <w:rFonts w:ascii="Times" w:hAnsi="Times" w:cs="Times New Roman"/>
            </w:rPr>
          </w:rPrChange>
        </w:rPr>
        <w:t xml:space="preserve"> 2011; Englund </w:t>
      </w:r>
      <w:r w:rsidR="00A13E36" w:rsidRPr="00EE1CF3">
        <w:rPr>
          <w:rFonts w:ascii="Times" w:hAnsi="Times" w:cs="Times New Roman"/>
          <w:i/>
          <w:iCs/>
          <w:lang w:val="en-GB"/>
          <w:rPrChange w:id="81" w:author="Anna Gårdmark" w:date="2020-01-13T08:20:00Z">
            <w:rPr>
              <w:rFonts w:ascii="Times" w:hAnsi="Times" w:cs="Times New Roman"/>
              <w:i/>
              <w:iCs/>
            </w:rPr>
          </w:rPrChange>
        </w:rPr>
        <w:t>et al.</w:t>
      </w:r>
      <w:r w:rsidR="00A13E36" w:rsidRPr="00EE1CF3">
        <w:rPr>
          <w:rFonts w:ascii="Times" w:hAnsi="Times" w:cs="Times New Roman"/>
          <w:lang w:val="en-GB"/>
          <w:rPrChange w:id="82" w:author="Anna Gårdmark" w:date="2020-01-13T08:20:00Z">
            <w:rPr>
              <w:rFonts w:ascii="Times" w:hAnsi="Times" w:cs="Times New Roman"/>
            </w:rPr>
          </w:rPrChange>
        </w:rPr>
        <w:t xml:space="preserve"> 2011)</w:t>
      </w:r>
      <w:r w:rsidR="00A13E36" w:rsidRPr="00FC0A34">
        <w:rPr>
          <w:rFonts w:ascii="Times" w:hAnsi="Times" w:cstheme="minorHAnsi"/>
          <w:lang w:val="en-US"/>
        </w:rPr>
        <w:fldChar w:fldCharType="end"/>
      </w:r>
      <w:r w:rsidR="002B7CFB" w:rsidRPr="00FC0A34">
        <w:rPr>
          <w:rFonts w:ascii="Times" w:hAnsi="Times" w:cstheme="minorHAnsi"/>
          <w:lang w:val="en-US"/>
        </w:rPr>
        <w:t xml:space="preserve">, </w:t>
      </w:r>
      <w:commentRangeStart w:id="83"/>
      <w:r w:rsidR="00183A5A" w:rsidRPr="00FC0A34">
        <w:rPr>
          <w:rFonts w:ascii="Times" w:hAnsi="Times" w:cstheme="minorHAnsi"/>
          <w:lang w:val="en-US"/>
        </w:rPr>
        <w:t>and</w:t>
      </w:r>
      <w:commentRangeEnd w:id="83"/>
      <w:r w:rsidR="000F4D7E">
        <w:rPr>
          <w:rStyle w:val="Kommentarsreferens"/>
        </w:rPr>
        <w:commentReference w:id="83"/>
      </w:r>
      <w:r w:rsidR="00183A5A" w:rsidRPr="00FC0A34">
        <w:rPr>
          <w:rFonts w:ascii="Times" w:hAnsi="Times" w:cstheme="minorHAnsi"/>
          <w:lang w:val="en-US"/>
        </w:rPr>
        <w:t xml:space="preserve"> there is no </w:t>
      </w:r>
      <w:r w:rsidR="004E7E45" w:rsidRPr="00FC0A34">
        <w:rPr>
          <w:rFonts w:ascii="Times" w:hAnsi="Times" w:cstheme="minorHAnsi"/>
          <w:lang w:val="en-US"/>
        </w:rPr>
        <w:t xml:space="preserve">consensus or a single framework </w:t>
      </w:r>
      <w:r w:rsidR="00AA2196" w:rsidRPr="00FC0A34">
        <w:rPr>
          <w:rFonts w:ascii="Times" w:hAnsi="Times" w:cstheme="minorHAnsi"/>
          <w:lang w:val="en-US"/>
        </w:rPr>
        <w:t xml:space="preserve">for implementing this into </w:t>
      </w:r>
      <w:commentRangeStart w:id="84"/>
      <w:r w:rsidR="005C574F" w:rsidRPr="00FC0A34">
        <w:rPr>
          <w:rFonts w:ascii="Times" w:hAnsi="Times" w:cstheme="minorHAnsi"/>
          <w:lang w:val="en-US"/>
        </w:rPr>
        <w:t>e.g. models</w:t>
      </w:r>
      <w:r w:rsidR="00B203E0" w:rsidRPr="00FC0A34">
        <w:rPr>
          <w:rFonts w:ascii="Times" w:hAnsi="Times" w:cstheme="minorHAnsi"/>
          <w:lang w:val="en-US"/>
        </w:rPr>
        <w:t xml:space="preserve"> of individual growth</w:t>
      </w:r>
      <w:commentRangeEnd w:id="75"/>
      <w:r w:rsidR="00363BEE">
        <w:rPr>
          <w:rStyle w:val="Kommentarsreferens"/>
        </w:rPr>
        <w:commentReference w:id="75"/>
      </w:r>
      <w:commentRangeEnd w:id="84"/>
      <w:r w:rsidR="00363BEE">
        <w:rPr>
          <w:rStyle w:val="Kommentarsreferens"/>
        </w:rPr>
        <w:commentReference w:id="84"/>
      </w:r>
      <w:r w:rsidR="00D85D03" w:rsidRPr="00FC0A34">
        <w:rPr>
          <w:rFonts w:ascii="Times" w:hAnsi="Times" w:cstheme="minorHAnsi"/>
          <w:lang w:val="en-US"/>
        </w:rPr>
        <w:t xml:space="preserve">. </w:t>
      </w:r>
      <w:r w:rsidR="003C338F" w:rsidRPr="00FC0A34">
        <w:rPr>
          <w:rFonts w:ascii="Times" w:hAnsi="Times" w:cstheme="minorHAnsi"/>
          <w:lang w:val="en-US"/>
        </w:rPr>
        <w:t xml:space="preserve">This </w:t>
      </w:r>
      <w:r w:rsidR="009564A7" w:rsidRPr="00FC0A34">
        <w:rPr>
          <w:rFonts w:ascii="Times" w:hAnsi="Times" w:cstheme="minorHAnsi"/>
          <w:lang w:val="en-US"/>
        </w:rPr>
        <w:t xml:space="preserve">limits our ability to </w:t>
      </w:r>
      <w:r w:rsidR="00E66851" w:rsidRPr="00FC0A34">
        <w:rPr>
          <w:rFonts w:ascii="Times" w:hAnsi="Times" w:cstheme="minorHAnsi"/>
          <w:lang w:val="en-US"/>
        </w:rPr>
        <w:t xml:space="preserve">predict </w:t>
      </w:r>
      <w:r w:rsidR="00CE0699" w:rsidRPr="00FC0A34">
        <w:rPr>
          <w:rFonts w:ascii="Times" w:hAnsi="Times" w:cstheme="minorHAnsi"/>
          <w:lang w:val="en-US"/>
        </w:rPr>
        <w:t>and understand “universal”</w:t>
      </w:r>
      <w:r w:rsidR="00D02845" w:rsidRPr="00FC0A34">
        <w:rPr>
          <w:rFonts w:ascii="Times" w:hAnsi="Times" w:cstheme="minorHAnsi"/>
          <w:lang w:val="en-US"/>
        </w:rPr>
        <w:t xml:space="preserve"> responses to </w:t>
      </w:r>
      <w:r w:rsidR="004042E6" w:rsidRPr="00FC0A34">
        <w:rPr>
          <w:rFonts w:ascii="Times" w:hAnsi="Times" w:cstheme="minorHAnsi"/>
          <w:lang w:val="en-US"/>
        </w:rPr>
        <w:t xml:space="preserve">global </w:t>
      </w:r>
      <w:r w:rsidR="00B522EA" w:rsidRPr="00FC0A34">
        <w:rPr>
          <w:rFonts w:ascii="Times" w:hAnsi="Times" w:cstheme="minorHAnsi"/>
          <w:lang w:val="en-US"/>
        </w:rPr>
        <w:t xml:space="preserve">warming, such as the shrinking </w:t>
      </w:r>
      <w:r w:rsidR="00E615D7" w:rsidRPr="00FC0A34">
        <w:rPr>
          <w:rFonts w:ascii="Times" w:hAnsi="Times" w:cstheme="minorHAnsi"/>
          <w:lang w:val="en-US"/>
        </w:rPr>
        <w:t xml:space="preserve">of </w:t>
      </w:r>
      <w:r w:rsidR="003B4CC4" w:rsidRPr="00FC0A34">
        <w:rPr>
          <w:rFonts w:ascii="Times" w:hAnsi="Times" w:cstheme="minorHAnsi"/>
          <w:lang w:val="en-US"/>
        </w:rPr>
        <w:t xml:space="preserve">organisms </w:t>
      </w:r>
      <w:r w:rsidR="005607F3" w:rsidRPr="00FC0A34">
        <w:rPr>
          <w:rFonts w:ascii="Times" w:hAnsi="Times" w:cstheme="minorHAnsi"/>
          <w:lang w:val="en-US"/>
        </w:rPr>
        <w:t>with warming</w:t>
      </w:r>
      <w:r w:rsidR="00E112A7" w:rsidRPr="00FC0A34">
        <w:rPr>
          <w:rFonts w:ascii="Times" w:hAnsi="Times" w:cstheme="minorHAnsi"/>
          <w:lang w:val="en-US"/>
        </w:rPr>
        <w:t xml:space="preserve"> </w:t>
      </w:r>
      <w:r w:rsidR="00A66C8A" w:rsidRPr="00FC0A34">
        <w:rPr>
          <w:rFonts w:ascii="Times" w:hAnsi="Times" w:cstheme="minorHAnsi"/>
          <w:lang w:val="en-US"/>
        </w:rPr>
        <w:fldChar w:fldCharType="begin"/>
      </w:r>
      <w:r w:rsidR="00A66C8A" w:rsidRPr="00FC0A34">
        <w:rPr>
          <w:rFonts w:ascii="Times" w:hAnsi="Times" w:cstheme="minorHAnsi"/>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lang w:val="en-US"/>
        </w:rPr>
        <w:fldChar w:fldCharType="separate"/>
      </w:r>
      <w:r w:rsidR="00A66C8A" w:rsidRPr="00EE1CF3">
        <w:rPr>
          <w:rFonts w:ascii="Times" w:hAnsi="Times" w:cs="Times New Roman"/>
          <w:lang w:val="en-GB"/>
          <w:rPrChange w:id="85" w:author="Anna Gårdmark" w:date="2020-01-13T08:20:00Z">
            <w:rPr>
              <w:rFonts w:ascii="Times" w:hAnsi="Times" w:cs="Times New Roman"/>
            </w:rPr>
          </w:rPrChange>
        </w:rPr>
        <w:t xml:space="preserve">(Daufresne </w:t>
      </w:r>
      <w:r w:rsidR="00A66C8A" w:rsidRPr="00EE1CF3">
        <w:rPr>
          <w:rFonts w:ascii="Times" w:hAnsi="Times" w:cs="Times New Roman"/>
          <w:i/>
          <w:iCs/>
          <w:lang w:val="en-GB"/>
          <w:rPrChange w:id="86" w:author="Anna Gårdmark" w:date="2020-01-13T08:20:00Z">
            <w:rPr>
              <w:rFonts w:ascii="Times" w:hAnsi="Times" w:cs="Times New Roman"/>
              <w:i/>
              <w:iCs/>
            </w:rPr>
          </w:rPrChange>
        </w:rPr>
        <w:t>et al.</w:t>
      </w:r>
      <w:r w:rsidR="00A66C8A" w:rsidRPr="00EE1CF3">
        <w:rPr>
          <w:rFonts w:ascii="Times" w:hAnsi="Times" w:cs="Times New Roman"/>
          <w:lang w:val="en-GB"/>
          <w:rPrChange w:id="87" w:author="Anna Gårdmark" w:date="2020-01-13T08:20:00Z">
            <w:rPr>
              <w:rFonts w:ascii="Times" w:hAnsi="Times" w:cs="Times New Roman"/>
            </w:rPr>
          </w:rPrChange>
        </w:rPr>
        <w:t xml:space="preserve"> 2009)</w:t>
      </w:r>
      <w:r w:rsidR="00A66C8A" w:rsidRPr="00FC0A34">
        <w:rPr>
          <w:rFonts w:ascii="Times" w:hAnsi="Times" w:cstheme="minorHAnsi"/>
          <w:lang w:val="en-US"/>
        </w:rPr>
        <w:fldChar w:fldCharType="end"/>
      </w:r>
      <w:r w:rsidR="00F94481" w:rsidRPr="00FC0A34">
        <w:rPr>
          <w:rFonts w:ascii="Times" w:hAnsi="Times" w:cstheme="minorHAnsi"/>
          <w:lang w:val="en-US"/>
        </w:rPr>
        <w:t xml:space="preserve"> and the temperature size rule</w:t>
      </w:r>
      <w:r w:rsidR="00C8214A" w:rsidRPr="00FC0A34">
        <w:rPr>
          <w:rFonts w:ascii="Times" w:hAnsi="Times" w:cstheme="minorHAnsi"/>
          <w:lang w:val="en-US"/>
        </w:rPr>
        <w:t>, predicting faster growth rates but smaller asymptotic body size</w:t>
      </w:r>
      <w:r w:rsidR="00045CFD" w:rsidRPr="00FC0A34">
        <w:rPr>
          <w:rFonts w:ascii="Times" w:hAnsi="Times" w:cstheme="minorHAnsi"/>
          <w:lang w:val="en-US"/>
        </w:rPr>
        <w:t>s with warming</w:t>
      </w:r>
      <w:r w:rsidR="00C8214A" w:rsidRPr="00FC0A34">
        <w:rPr>
          <w:rFonts w:ascii="Times" w:hAnsi="Times" w:cstheme="minorHAnsi"/>
          <w:lang w:val="en-US"/>
        </w:rPr>
        <w:t xml:space="preserve"> </w:t>
      </w:r>
      <w:r w:rsidR="00F94481" w:rsidRPr="00FC0A34">
        <w:rPr>
          <w:rFonts w:ascii="Times" w:hAnsi="Times" w:cstheme="minorHAnsi"/>
          <w:lang w:val="en-US"/>
        </w:rPr>
        <w:fldChar w:fldCharType="begin"/>
      </w:r>
      <w:r w:rsidR="00F94481" w:rsidRPr="00FC0A34">
        <w:rPr>
          <w:rFonts w:ascii="Times" w:hAnsi="Times" w:cstheme="minorHAnsi"/>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lang w:val="en-US"/>
        </w:rPr>
        <w:fldChar w:fldCharType="separate"/>
      </w:r>
      <w:r w:rsidR="00F94481" w:rsidRPr="00FC0A34">
        <w:rPr>
          <w:rFonts w:ascii="Times" w:hAnsi="Times" w:cstheme="minorHAnsi"/>
          <w:noProof/>
          <w:lang w:val="en-US"/>
        </w:rPr>
        <w:t>(Atkinson 1994)</w:t>
      </w:r>
      <w:r w:rsidR="00F94481" w:rsidRPr="00FC0A34">
        <w:rPr>
          <w:rFonts w:ascii="Times" w:hAnsi="Times" w:cstheme="minorHAnsi"/>
          <w:lang w:val="en-US"/>
        </w:rPr>
        <w:fldChar w:fldCharType="end"/>
      </w:r>
      <w:r w:rsidR="003B4CC4" w:rsidRPr="00FC0A34">
        <w:rPr>
          <w:rFonts w:ascii="Times" w:hAnsi="Times" w:cstheme="minorHAnsi"/>
          <w:lang w:val="en-US"/>
        </w:rPr>
        <w:t>.</w:t>
      </w:r>
      <w:r w:rsidR="009846D1" w:rsidRPr="00FC0A34">
        <w:rPr>
          <w:rFonts w:ascii="Times" w:hAnsi="Times" w:cstheme="minorHAnsi"/>
          <w:lang w:val="en-US"/>
        </w:rPr>
        <w:t xml:space="preserve"> </w:t>
      </w:r>
      <w:r w:rsidR="008F0D46" w:rsidRPr="00FC0A34">
        <w:rPr>
          <w:rFonts w:ascii="Times" w:hAnsi="Times" w:cstheme="minorHAnsi"/>
          <w:lang w:val="en-US"/>
        </w:rPr>
        <w:t xml:space="preserve">One example of a mechanistic approach to </w:t>
      </w:r>
      <w:r w:rsidR="007707AB" w:rsidRPr="00FC0A34">
        <w:rPr>
          <w:rFonts w:ascii="Times" w:hAnsi="Times" w:cstheme="minorHAnsi"/>
          <w:lang w:val="en-US"/>
        </w:rPr>
        <w:t xml:space="preserve">predict </w:t>
      </w:r>
      <w:r w:rsidR="003A5378" w:rsidRPr="00FC0A34">
        <w:rPr>
          <w:rFonts w:ascii="Times" w:hAnsi="Times" w:cstheme="minorHAnsi"/>
          <w:lang w:val="en-US"/>
        </w:rPr>
        <w:t xml:space="preserve">changes </w:t>
      </w:r>
      <w:r w:rsidR="000A567F">
        <w:rPr>
          <w:rFonts w:ascii="Times" w:hAnsi="Times" w:cstheme="minorHAnsi"/>
          <w:lang w:val="en-US"/>
        </w:rPr>
        <w:t xml:space="preserve">in </w:t>
      </w:r>
      <w:r w:rsidR="009E42D7" w:rsidRPr="00FC0A34">
        <w:rPr>
          <w:rFonts w:ascii="Times" w:hAnsi="Times" w:cstheme="minorHAnsi"/>
          <w:lang w:val="en-US"/>
        </w:rPr>
        <w:t xml:space="preserve">population dynamics and size structure </w:t>
      </w:r>
      <w:r w:rsidR="00C013A9">
        <w:rPr>
          <w:rFonts w:ascii="Times" w:hAnsi="Times" w:cstheme="minorHAnsi"/>
          <w:lang w:val="en-US"/>
        </w:rPr>
        <w:t xml:space="preserve">through physiological scaling </w:t>
      </w:r>
      <w:r w:rsidR="00B06D7D" w:rsidRPr="00FC0A34">
        <w:rPr>
          <w:rFonts w:ascii="Times" w:hAnsi="Times" w:cstheme="minorHAnsi"/>
          <w:lang w:val="en-US"/>
        </w:rPr>
        <w:t>is the model by</w:t>
      </w:r>
      <w:r w:rsidR="009846D1" w:rsidRPr="00FC0A34">
        <w:rPr>
          <w:rFonts w:ascii="Times" w:hAnsi="Times" w:cstheme="minorHAnsi"/>
          <w:lang w:val="en-US"/>
        </w:rPr>
        <w:t xml:space="preserve"> </w:t>
      </w:r>
      <w:commentRangeStart w:id="88"/>
      <w:r w:rsidR="00614E03" w:rsidRPr="00FC0A34">
        <w:rPr>
          <w:rFonts w:ascii="Times" w:hAnsi="Times" w:cstheme="minorHAnsi"/>
          <w:lang w:val="en-US"/>
        </w:rPr>
        <w:fldChar w:fldCharType="begin"/>
      </w:r>
      <w:r w:rsidR="00614E03" w:rsidRPr="00FC0A34">
        <w:rPr>
          <w:rFonts w:ascii="Times" w:hAnsi="Times" w:cstheme="minorHAnsi"/>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lang w:val="en-US"/>
        </w:rPr>
        <w:fldChar w:fldCharType="separate"/>
      </w:r>
      <w:r w:rsidR="00614E03" w:rsidRPr="00EE1CF3">
        <w:rPr>
          <w:rFonts w:ascii="Times" w:hAnsi="Times" w:cs="Times New Roman"/>
          <w:lang w:val="en-GB"/>
          <w:rPrChange w:id="89" w:author="Anna Gårdmark" w:date="2020-01-13T08:20:00Z">
            <w:rPr>
              <w:rFonts w:ascii="Times" w:hAnsi="Times" w:cs="Times New Roman"/>
            </w:rPr>
          </w:rPrChange>
        </w:rPr>
        <w:t xml:space="preserve">(Cheung </w:t>
      </w:r>
      <w:r w:rsidR="00614E03" w:rsidRPr="00EE1CF3">
        <w:rPr>
          <w:rFonts w:ascii="Times" w:hAnsi="Times" w:cs="Times New Roman"/>
          <w:i/>
          <w:iCs/>
          <w:lang w:val="en-GB"/>
          <w:rPrChange w:id="90" w:author="Anna Gårdmark" w:date="2020-01-13T08:20:00Z">
            <w:rPr>
              <w:rFonts w:ascii="Times" w:hAnsi="Times" w:cs="Times New Roman"/>
              <w:i/>
              <w:iCs/>
            </w:rPr>
          </w:rPrChange>
        </w:rPr>
        <w:t>et al.</w:t>
      </w:r>
      <w:r w:rsidR="00614E03" w:rsidRPr="00EE1CF3">
        <w:rPr>
          <w:rFonts w:ascii="Times" w:hAnsi="Times" w:cs="Times New Roman"/>
          <w:lang w:val="en-GB"/>
          <w:rPrChange w:id="91" w:author="Anna Gårdmark" w:date="2020-01-13T08:20:00Z">
            <w:rPr>
              <w:rFonts w:ascii="Times" w:hAnsi="Times" w:cs="Times New Roman"/>
            </w:rPr>
          </w:rPrChange>
        </w:rPr>
        <w:t xml:space="preserve"> 2013)</w:t>
      </w:r>
      <w:r w:rsidR="00614E03" w:rsidRPr="00FC0A34">
        <w:rPr>
          <w:rFonts w:ascii="Times" w:hAnsi="Times" w:cstheme="minorHAnsi"/>
          <w:lang w:val="en-US"/>
        </w:rPr>
        <w:fldChar w:fldCharType="end"/>
      </w:r>
      <w:r w:rsidR="006C11E5" w:rsidRPr="00FC0A34">
        <w:rPr>
          <w:rFonts w:ascii="Times" w:hAnsi="Times" w:cstheme="minorHAnsi"/>
          <w:lang w:val="en-US"/>
        </w:rPr>
        <w:t xml:space="preserve">. </w:t>
      </w:r>
      <w:commentRangeEnd w:id="88"/>
      <w:r w:rsidR="00966C22">
        <w:rPr>
          <w:rStyle w:val="Kommentarsreferens"/>
        </w:rPr>
        <w:commentReference w:id="88"/>
      </w:r>
      <w:r w:rsidR="00317F11" w:rsidRPr="00FC0A34">
        <w:rPr>
          <w:rFonts w:ascii="Times" w:hAnsi="Times" w:cstheme="minorHAnsi"/>
          <w:lang w:val="en-US"/>
        </w:rPr>
        <w:t xml:space="preserve">Based on a generalization of the von </w:t>
      </w:r>
      <w:proofErr w:type="spellStart"/>
      <w:r w:rsidR="00317F11" w:rsidRPr="00FC0A34">
        <w:rPr>
          <w:rFonts w:ascii="Times" w:hAnsi="Times" w:cstheme="minorHAnsi"/>
          <w:lang w:val="en-US"/>
        </w:rPr>
        <w:t>Bertalanffy</w:t>
      </w:r>
      <w:proofErr w:type="spellEnd"/>
      <w:r w:rsidR="00317F11" w:rsidRPr="00FC0A34">
        <w:rPr>
          <w:rFonts w:ascii="Times" w:hAnsi="Times" w:cstheme="minorHAnsi"/>
          <w:lang w:val="en-US"/>
        </w:rPr>
        <w:t xml:space="preserve"> growth equation (VBGE)</w:t>
      </w:r>
      <w:r w:rsidR="00630DAE" w:rsidRPr="00FC0A34">
        <w:rPr>
          <w:rFonts w:ascii="Times" w:hAnsi="Times" w:cstheme="minorHAnsi"/>
          <w:lang w:val="en-US"/>
        </w:rPr>
        <w:t xml:space="preserve">, </w:t>
      </w:r>
      <w:r w:rsidR="002258A1" w:rsidRPr="00FC0A34">
        <w:rPr>
          <w:rFonts w:ascii="Times" w:hAnsi="Times" w:cstheme="minorHAnsi"/>
          <w:lang w:val="en-US"/>
        </w:rPr>
        <w:t>this model</w:t>
      </w:r>
      <w:r w:rsidR="006C11E5" w:rsidRPr="00FC0A34">
        <w:rPr>
          <w:rFonts w:ascii="Times" w:hAnsi="Times" w:cstheme="minorHAnsi"/>
          <w:lang w:val="en-US"/>
        </w:rPr>
        <w:t xml:space="preserve"> predicted</w:t>
      </w:r>
      <w:r w:rsidR="007F0242" w:rsidRPr="00FC0A34">
        <w:rPr>
          <w:rFonts w:ascii="Times" w:hAnsi="Times" w:cstheme="minorHAnsi"/>
          <w:lang w:val="en-US"/>
        </w:rPr>
        <w:t xml:space="preserve"> a 14-24% reduction in average maximum body mass </w:t>
      </w:r>
      <w:r w:rsidR="001D26F6" w:rsidRPr="00FC0A34">
        <w:rPr>
          <w:rFonts w:ascii="Times" w:hAnsi="Times" w:cstheme="minorHAnsi"/>
          <w:lang w:val="en-US"/>
        </w:rPr>
        <w:t>driven by</w:t>
      </w:r>
      <w:r w:rsidR="00C01D06" w:rsidRPr="00FC0A34">
        <w:rPr>
          <w:rFonts w:ascii="Times" w:hAnsi="Times" w:cstheme="minorHAnsi"/>
          <w:lang w:val="en-US"/>
        </w:rPr>
        <w:t xml:space="preserve"> </w:t>
      </w:r>
      <w:r w:rsidR="00647ABB" w:rsidRPr="00FC0A34">
        <w:rPr>
          <w:rFonts w:ascii="Times" w:hAnsi="Times" w:cstheme="minorHAnsi"/>
          <w:lang w:val="en-US"/>
        </w:rPr>
        <w:t>changes in distribution and physiology</w:t>
      </w:r>
      <w:r w:rsidR="00DC3673" w:rsidRPr="00FC0A34">
        <w:rPr>
          <w:rFonts w:ascii="Times" w:hAnsi="Times" w:cstheme="minorHAnsi"/>
          <w:lang w:val="en-US"/>
        </w:rPr>
        <w:t xml:space="preserve">. The underlying mechanism is the assumption that </w:t>
      </w:r>
      <w:r w:rsidR="00E40D34" w:rsidRPr="00FC0A34">
        <w:rPr>
          <w:rFonts w:ascii="Times" w:hAnsi="Times" w:cstheme="minorHAnsi"/>
          <w:lang w:val="en-US"/>
        </w:rPr>
        <w:t>increasing oxygen limitation with warming due to elevated metabolic demands impose growth constraints that lead to smaller asymptotic body masses.</w:t>
      </w:r>
      <w:r w:rsidR="003D23F4" w:rsidRPr="00FC0A34">
        <w:rPr>
          <w:rFonts w:ascii="Times" w:hAnsi="Times" w:cstheme="minorHAnsi"/>
          <w:lang w:val="en-US"/>
        </w:rPr>
        <w:t xml:space="preserve"> This </w:t>
      </w:r>
      <w:r w:rsidR="00851220" w:rsidRPr="00FC0A34">
        <w:rPr>
          <w:rFonts w:ascii="Times" w:hAnsi="Times" w:cstheme="minorHAnsi"/>
          <w:lang w:val="en-US"/>
        </w:rPr>
        <w:t xml:space="preserve">model </w:t>
      </w:r>
      <w:r w:rsidR="003D23F4" w:rsidRPr="00FC0A34">
        <w:rPr>
          <w:rFonts w:ascii="Times" w:hAnsi="Times" w:cstheme="minorHAnsi"/>
          <w:lang w:val="en-US"/>
        </w:rPr>
        <w:t xml:space="preserve">has however </w:t>
      </w:r>
      <w:r w:rsidR="00DE4361" w:rsidRPr="00FC0A34">
        <w:rPr>
          <w:rFonts w:ascii="Times" w:hAnsi="Times" w:cstheme="minorHAnsi"/>
          <w:lang w:val="en-US"/>
        </w:rPr>
        <w:t xml:space="preserve">been </w:t>
      </w:r>
      <w:r w:rsidR="003C3560" w:rsidRPr="00FC0A34">
        <w:rPr>
          <w:rFonts w:ascii="Times" w:hAnsi="Times" w:cstheme="minorHAnsi"/>
          <w:lang w:val="en-US"/>
        </w:rPr>
        <w:t xml:space="preserve">criticized </w:t>
      </w:r>
      <w:r w:rsidR="0022058E" w:rsidRPr="00FC0A34">
        <w:rPr>
          <w:rFonts w:ascii="Times" w:hAnsi="Times" w:cstheme="minorHAnsi"/>
          <w:lang w:val="en-US"/>
        </w:rPr>
        <w:t xml:space="preserve">for </w:t>
      </w:r>
      <w:r w:rsidR="002810F1" w:rsidRPr="00FC0A34">
        <w:rPr>
          <w:rFonts w:ascii="Times" w:hAnsi="Times" w:cstheme="minorHAnsi"/>
          <w:lang w:val="en-US"/>
        </w:rPr>
        <w:t xml:space="preserve">not representing the </w:t>
      </w:r>
      <w:r w:rsidR="00F77A0E" w:rsidRPr="00FC0A34">
        <w:rPr>
          <w:rFonts w:ascii="Times" w:hAnsi="Times" w:cstheme="minorHAnsi"/>
          <w:lang w:val="en-US"/>
        </w:rPr>
        <w:t xml:space="preserve">underlying physiological </w:t>
      </w:r>
      <w:r w:rsidR="00CD2BF7" w:rsidRPr="00FC0A34">
        <w:rPr>
          <w:rFonts w:ascii="Times" w:hAnsi="Times" w:cstheme="minorHAnsi"/>
          <w:lang w:val="en-US"/>
        </w:rPr>
        <w:t xml:space="preserve">processes accurately – both in </w:t>
      </w:r>
      <w:r w:rsidR="00C914DE" w:rsidRPr="00FC0A34">
        <w:rPr>
          <w:rFonts w:ascii="Times" w:hAnsi="Times" w:cstheme="minorHAnsi"/>
          <w:lang w:val="en-US"/>
        </w:rPr>
        <w:t xml:space="preserve">what they represent </w:t>
      </w:r>
      <w:r w:rsidR="00CD2BF7" w:rsidRPr="00FC0A34">
        <w:rPr>
          <w:rFonts w:ascii="Times" w:hAnsi="Times" w:cstheme="minorHAnsi"/>
          <w:lang w:val="en-US"/>
        </w:rPr>
        <w:t>and</w:t>
      </w:r>
      <w:r w:rsidR="00A273E5" w:rsidRPr="00FC0A34">
        <w:rPr>
          <w:rFonts w:ascii="Times" w:hAnsi="Times" w:cstheme="minorHAnsi"/>
          <w:lang w:val="en-US"/>
        </w:rPr>
        <w:t xml:space="preserve"> their</w:t>
      </w:r>
      <w:r w:rsidR="00CD2BF7" w:rsidRPr="00FC0A34">
        <w:rPr>
          <w:rFonts w:ascii="Times" w:hAnsi="Times" w:cstheme="minorHAnsi"/>
          <w:lang w:val="en-US"/>
        </w:rPr>
        <w:t xml:space="preserve"> parameters</w:t>
      </w:r>
      <w:r w:rsidR="00BA3B39" w:rsidRPr="00FC0A34">
        <w:rPr>
          <w:rFonts w:ascii="Times" w:hAnsi="Times" w:cstheme="minorHAnsi"/>
          <w:lang w:val="en-US"/>
        </w:rPr>
        <w:t xml:space="preserve"> </w:t>
      </w:r>
      <w:r w:rsidR="00FC0F9B" w:rsidRPr="00FC0A34">
        <w:rPr>
          <w:rFonts w:ascii="Times" w:hAnsi="Times" w:cstheme="minorHAnsi"/>
          <w:lang w:val="en-US"/>
        </w:rPr>
        <w:fldChar w:fldCharType="begin"/>
      </w:r>
      <w:r w:rsidR="00D93C22" w:rsidRPr="00FC0A34">
        <w:rPr>
          <w:rFonts w:ascii="Times" w:hAnsi="Times" w:cstheme="minorHAnsi"/>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lang w:val="en-US"/>
        </w:rPr>
        <w:fldChar w:fldCharType="separate"/>
      </w:r>
      <w:r w:rsidR="00D93C22" w:rsidRPr="00EE1CF3">
        <w:rPr>
          <w:rFonts w:ascii="Times" w:hAnsi="Times" w:cs="Times New Roman"/>
          <w:lang w:val="en-GB"/>
          <w:rPrChange w:id="92" w:author="Anna Gårdmark" w:date="2020-01-13T08:20:00Z">
            <w:rPr>
              <w:rFonts w:ascii="Times" w:hAnsi="Times" w:cs="Times New Roman"/>
            </w:rPr>
          </w:rPrChange>
        </w:rPr>
        <w:t xml:space="preserve">(Jutfelt </w:t>
      </w:r>
      <w:r w:rsidR="00D93C22" w:rsidRPr="00EE1CF3">
        <w:rPr>
          <w:rFonts w:ascii="Times" w:hAnsi="Times" w:cs="Times New Roman"/>
          <w:i/>
          <w:iCs/>
          <w:lang w:val="en-GB"/>
          <w:rPrChange w:id="93" w:author="Anna Gårdmark" w:date="2020-01-13T08:20:00Z">
            <w:rPr>
              <w:rFonts w:ascii="Times" w:hAnsi="Times" w:cs="Times New Roman"/>
              <w:i/>
              <w:iCs/>
            </w:rPr>
          </w:rPrChange>
        </w:rPr>
        <w:t>et al.</w:t>
      </w:r>
      <w:r w:rsidR="00D93C22" w:rsidRPr="00EE1CF3">
        <w:rPr>
          <w:rFonts w:ascii="Times" w:hAnsi="Times" w:cs="Times New Roman"/>
          <w:lang w:val="en-GB"/>
          <w:rPrChange w:id="94" w:author="Anna Gårdmark" w:date="2020-01-13T08:20:00Z">
            <w:rPr>
              <w:rFonts w:ascii="Times" w:hAnsi="Times" w:cs="Times New Roman"/>
            </w:rPr>
          </w:rPrChange>
        </w:rPr>
        <w:t xml:space="preserve"> 2018; Lefevre </w:t>
      </w:r>
      <w:r w:rsidR="00D93C22" w:rsidRPr="00EE1CF3">
        <w:rPr>
          <w:rFonts w:ascii="Times" w:hAnsi="Times" w:cs="Times New Roman"/>
          <w:i/>
          <w:iCs/>
          <w:lang w:val="en-GB"/>
          <w:rPrChange w:id="95" w:author="Anna Gårdmark" w:date="2020-01-13T08:20:00Z">
            <w:rPr>
              <w:rFonts w:ascii="Times" w:hAnsi="Times" w:cs="Times New Roman"/>
              <w:i/>
              <w:iCs/>
            </w:rPr>
          </w:rPrChange>
        </w:rPr>
        <w:t>et al.</w:t>
      </w:r>
      <w:r w:rsidR="00D93C22" w:rsidRPr="00EE1CF3">
        <w:rPr>
          <w:rFonts w:ascii="Times" w:hAnsi="Times" w:cs="Times New Roman"/>
          <w:lang w:val="en-GB"/>
          <w:rPrChange w:id="96" w:author="Anna Gårdmark" w:date="2020-01-13T08:20:00Z">
            <w:rPr>
              <w:rFonts w:ascii="Times" w:hAnsi="Times" w:cs="Times New Roman"/>
            </w:rPr>
          </w:rPrChange>
        </w:rPr>
        <w:t xml:space="preserve"> 2018)</w:t>
      </w:r>
      <w:r w:rsidR="00FC0F9B" w:rsidRPr="00FC0A34">
        <w:rPr>
          <w:rFonts w:ascii="Times" w:hAnsi="Times" w:cstheme="minorHAnsi"/>
          <w:lang w:val="en-US"/>
        </w:rPr>
        <w:fldChar w:fldCharType="end"/>
      </w:r>
      <w:r w:rsidR="00CD2BF7" w:rsidRPr="00FC0A34">
        <w:rPr>
          <w:rFonts w:ascii="Times" w:hAnsi="Times" w:cstheme="minorHAnsi"/>
          <w:lang w:val="en-US"/>
        </w:rPr>
        <w:t>.</w:t>
      </w:r>
      <w:r w:rsidR="00253FDD" w:rsidRPr="00FC0A34">
        <w:rPr>
          <w:rFonts w:ascii="Times" w:hAnsi="Times" w:cstheme="minorHAnsi"/>
          <w:lang w:val="en-US"/>
        </w:rPr>
        <w:t xml:space="preserve"> </w:t>
      </w:r>
      <w:r w:rsidR="00DB12CC" w:rsidRPr="00FC0A34">
        <w:rPr>
          <w:rFonts w:ascii="Times" w:hAnsi="Times" w:cstheme="minorHAnsi"/>
          <w:lang w:val="en-US"/>
        </w:rPr>
        <w:t>In addition</w:t>
      </w:r>
      <w:r w:rsidR="009957CA" w:rsidRPr="00FC0A34">
        <w:rPr>
          <w:rFonts w:ascii="Times" w:hAnsi="Times" w:cstheme="minorHAnsi"/>
          <w:lang w:val="en-US"/>
        </w:rPr>
        <w:t>,</w:t>
      </w:r>
      <w:r w:rsidR="001873C4" w:rsidRPr="00FC0A34">
        <w:rPr>
          <w:rFonts w:ascii="Times" w:hAnsi="Times" w:cstheme="minorHAnsi"/>
          <w:lang w:val="en-US"/>
        </w:rPr>
        <w:t xml:space="preserve"> </w:t>
      </w:r>
      <w:commentRangeStart w:id="97"/>
      <w:r w:rsidR="001873C4" w:rsidRPr="00FC0A34">
        <w:rPr>
          <w:rFonts w:ascii="Times" w:hAnsi="Times" w:cstheme="minorHAnsi"/>
          <w:lang w:val="en-US"/>
        </w:rPr>
        <w:t xml:space="preserve">evaluating </w:t>
      </w:r>
      <w:r w:rsidR="009957CA" w:rsidRPr="00FC0A34">
        <w:rPr>
          <w:rFonts w:ascii="Times" w:hAnsi="Times" w:cstheme="minorHAnsi"/>
          <w:bCs/>
          <w:lang w:val="en-US"/>
        </w:rPr>
        <w:t xml:space="preserve">changes in </w:t>
      </w:r>
      <w:r w:rsidR="00D022D5" w:rsidRPr="00FC0A34">
        <w:rPr>
          <w:rFonts w:ascii="Times" w:hAnsi="Times" w:cstheme="minorHAnsi"/>
          <w:bCs/>
          <w:lang w:val="en-US"/>
        </w:rPr>
        <w:t xml:space="preserve">food web </w:t>
      </w:r>
      <w:r w:rsidR="009957CA" w:rsidRPr="00FC0A34">
        <w:rPr>
          <w:rFonts w:ascii="Times" w:hAnsi="Times" w:cstheme="minorHAnsi"/>
          <w:bCs/>
          <w:lang w:val="en-US"/>
        </w:rPr>
        <w:t>size-structure based on</w:t>
      </w:r>
      <w:r w:rsidR="00D634E4">
        <w:rPr>
          <w:rFonts w:ascii="Times" w:hAnsi="Times" w:cstheme="minorHAnsi"/>
          <w:bCs/>
          <w:lang w:val="en-US"/>
        </w:rPr>
        <w:t xml:space="preserve"> </w:t>
      </w:r>
      <w:r w:rsidR="00BD6A6C" w:rsidRPr="00FC0A34">
        <w:rPr>
          <w:rFonts w:ascii="Times" w:hAnsi="Times" w:cstheme="minorHAnsi"/>
          <w:bCs/>
          <w:lang w:val="en-US"/>
        </w:rPr>
        <w:t xml:space="preserve">static </w:t>
      </w:r>
      <w:r w:rsidR="009957CA" w:rsidRPr="00FC0A34">
        <w:rPr>
          <w:rFonts w:ascii="Times" w:hAnsi="Times" w:cstheme="minorHAnsi"/>
          <w:bCs/>
          <w:lang w:val="en-US"/>
        </w:rPr>
        <w:t xml:space="preserve">growth </w:t>
      </w:r>
      <w:r w:rsidR="00BD6A6C" w:rsidRPr="00FC0A34">
        <w:rPr>
          <w:rFonts w:ascii="Times" w:hAnsi="Times" w:cstheme="minorHAnsi"/>
          <w:bCs/>
          <w:lang w:val="en-US"/>
        </w:rPr>
        <w:t>mod</w:t>
      </w:r>
      <w:r w:rsidR="007B3EA5" w:rsidRPr="00FC0A34">
        <w:rPr>
          <w:rFonts w:ascii="Times" w:hAnsi="Times" w:cstheme="minorHAnsi"/>
          <w:bCs/>
          <w:lang w:val="en-US"/>
        </w:rPr>
        <w:t>els</w:t>
      </w:r>
      <w:commentRangeEnd w:id="97"/>
      <w:r w:rsidR="00363BEE">
        <w:rPr>
          <w:rStyle w:val="Kommentarsreferens"/>
        </w:rPr>
        <w:commentReference w:id="97"/>
      </w:r>
      <w:r w:rsidR="00A93CDF" w:rsidRPr="00FC0A34">
        <w:rPr>
          <w:rFonts w:ascii="Times" w:hAnsi="Times" w:cstheme="minorHAnsi"/>
          <w:bCs/>
          <w:lang w:val="en-US"/>
        </w:rPr>
        <w:t xml:space="preserve"> (as in </w:t>
      </w:r>
      <w:del w:id="98" w:author="Anna Gårdmark" w:date="2020-01-13T08:47:00Z">
        <w:r w:rsidR="00A93CDF" w:rsidRPr="00FC0A34" w:rsidDel="00363BEE">
          <w:rPr>
            <w:rFonts w:ascii="Times" w:hAnsi="Times" w:cstheme="minorHAnsi"/>
            <w:bCs/>
            <w:lang w:val="en-US"/>
          </w:rPr>
          <w:delText xml:space="preserve">no </w:delText>
        </w:r>
      </w:del>
      <w:ins w:id="99" w:author="Anna Gårdmark" w:date="2020-01-13T08:47:00Z">
        <w:r w:rsidR="00363BEE">
          <w:rPr>
            <w:rFonts w:ascii="Times" w:hAnsi="Times" w:cstheme="minorHAnsi"/>
            <w:bCs/>
            <w:lang w:val="en-US"/>
          </w:rPr>
          <w:t>growth being independent of</w:t>
        </w:r>
        <w:r w:rsidR="00363BEE" w:rsidRPr="00FC0A34">
          <w:rPr>
            <w:rFonts w:ascii="Times" w:hAnsi="Times" w:cstheme="minorHAnsi"/>
            <w:bCs/>
            <w:lang w:val="en-US"/>
          </w:rPr>
          <w:t xml:space="preserve"> </w:t>
        </w:r>
      </w:ins>
      <w:r w:rsidR="00A93CDF" w:rsidRPr="00FC0A34">
        <w:rPr>
          <w:rFonts w:ascii="Times" w:hAnsi="Times" w:cstheme="minorHAnsi"/>
          <w:bCs/>
          <w:lang w:val="en-US"/>
        </w:rPr>
        <w:t>food</w:t>
      </w:r>
      <w:del w:id="100" w:author="Anna Gårdmark" w:date="2020-01-13T08:48:00Z">
        <w:r w:rsidR="00A93CDF" w:rsidRPr="00FC0A34" w:rsidDel="00363BEE">
          <w:rPr>
            <w:rFonts w:ascii="Times" w:hAnsi="Times" w:cstheme="minorHAnsi"/>
            <w:bCs/>
            <w:lang w:val="en-US"/>
          </w:rPr>
          <w:delText>-dependence</w:delText>
        </w:r>
      </w:del>
      <w:r w:rsidR="00A93CDF" w:rsidRPr="00FC0A34">
        <w:rPr>
          <w:rFonts w:ascii="Times" w:hAnsi="Times" w:cstheme="minorHAnsi"/>
          <w:bCs/>
          <w:lang w:val="en-US"/>
        </w:rPr>
        <w:t xml:space="preserve">) </w:t>
      </w:r>
      <w:r w:rsidR="00E80E67" w:rsidRPr="00FC0A34">
        <w:rPr>
          <w:rFonts w:ascii="Times" w:hAnsi="Times" w:cstheme="minorHAnsi"/>
          <w:bCs/>
          <w:lang w:val="en-US"/>
        </w:rPr>
        <w:t xml:space="preserve">is in conflict with the </w:t>
      </w:r>
      <w:commentRangeStart w:id="101"/>
      <w:r w:rsidR="00FF1572" w:rsidRPr="00FC0A34">
        <w:rPr>
          <w:rFonts w:ascii="Times" w:hAnsi="Times" w:cstheme="minorHAnsi"/>
          <w:bCs/>
          <w:lang w:val="en-US"/>
        </w:rPr>
        <w:t>well-known</w:t>
      </w:r>
      <w:r w:rsidR="00D701CB" w:rsidRPr="00FC0A34">
        <w:rPr>
          <w:rFonts w:ascii="Times" w:hAnsi="Times" w:cstheme="minorHAnsi"/>
          <w:bCs/>
          <w:lang w:val="en-US"/>
        </w:rPr>
        <w:t xml:space="preserve"> observation </w:t>
      </w:r>
      <w:r w:rsidR="009957CA" w:rsidRPr="00FC0A34">
        <w:rPr>
          <w:rFonts w:ascii="Times" w:hAnsi="Times" w:cstheme="minorHAnsi"/>
          <w:lang w:val="en-US"/>
        </w:rPr>
        <w:t xml:space="preserve">that </w:t>
      </w:r>
      <w:r w:rsidR="00C07FB5" w:rsidRPr="00FC0A34">
        <w:rPr>
          <w:rFonts w:ascii="Times" w:hAnsi="Times" w:cstheme="minorHAnsi"/>
          <w:lang w:val="en-US"/>
        </w:rPr>
        <w:t xml:space="preserve">body </w:t>
      </w:r>
      <w:r w:rsidR="009957CA" w:rsidRPr="00FC0A34">
        <w:rPr>
          <w:rFonts w:ascii="Times" w:hAnsi="Times" w:cstheme="minorHAnsi"/>
          <w:lang w:val="en-US"/>
        </w:rPr>
        <w:t xml:space="preserve">growth depends </w:t>
      </w:r>
      <w:commentRangeEnd w:id="101"/>
      <w:r w:rsidR="00363BEE">
        <w:rPr>
          <w:rStyle w:val="Kommentarsreferens"/>
        </w:rPr>
        <w:commentReference w:id="101"/>
      </w:r>
      <w:r w:rsidR="009957CA" w:rsidRPr="00FC0A34">
        <w:rPr>
          <w:rFonts w:ascii="Times" w:hAnsi="Times" w:cstheme="minorHAnsi"/>
          <w:lang w:val="en-US"/>
        </w:rPr>
        <w:t xml:space="preserve">on an interplay between body size, temperature and food availability </w:t>
      </w:r>
      <w:r w:rsidR="009957CA" w:rsidRPr="00FC0A34">
        <w:rPr>
          <w:rFonts w:ascii="Times" w:hAnsi="Times" w:cstheme="minorHAnsi"/>
          <w:lang w:val="en-US"/>
        </w:rPr>
        <w:fldChar w:fldCharType="begin"/>
      </w:r>
      <w:r w:rsidR="009957CA" w:rsidRPr="00FC0A34">
        <w:rPr>
          <w:rFonts w:ascii="Times" w:hAnsi="Times" w:cstheme="minorHAnsi"/>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lang w:val="en-US"/>
        </w:rPr>
        <w:fldChar w:fldCharType="separate"/>
      </w:r>
      <w:r w:rsidR="009957CA" w:rsidRPr="00EE1CF3">
        <w:rPr>
          <w:rFonts w:ascii="Times" w:hAnsi="Times" w:cs="Times New Roman"/>
          <w:lang w:val="en-GB"/>
          <w:rPrChange w:id="102" w:author="Anna Gårdmark" w:date="2020-01-13T08:20:00Z">
            <w:rPr>
              <w:rFonts w:ascii="Times" w:hAnsi="Times" w:cs="Times New Roman"/>
            </w:rPr>
          </w:rPrChange>
        </w:rPr>
        <w:t xml:space="preserve">(Brett </w:t>
      </w:r>
      <w:r w:rsidR="009957CA" w:rsidRPr="00EE1CF3">
        <w:rPr>
          <w:rFonts w:ascii="Times" w:hAnsi="Times" w:cs="Times New Roman"/>
          <w:i/>
          <w:iCs/>
          <w:lang w:val="en-GB"/>
          <w:rPrChange w:id="103" w:author="Anna Gårdmark" w:date="2020-01-13T08:20:00Z">
            <w:rPr>
              <w:rFonts w:ascii="Times" w:hAnsi="Times" w:cs="Times New Roman"/>
              <w:i/>
              <w:iCs/>
            </w:rPr>
          </w:rPrChange>
        </w:rPr>
        <w:t>et al.</w:t>
      </w:r>
      <w:r w:rsidR="009957CA" w:rsidRPr="00EE1CF3">
        <w:rPr>
          <w:rFonts w:ascii="Times" w:hAnsi="Times" w:cs="Times New Roman"/>
          <w:lang w:val="en-GB"/>
          <w:rPrChange w:id="104" w:author="Anna Gårdmark" w:date="2020-01-13T08:20:00Z">
            <w:rPr>
              <w:rFonts w:ascii="Times" w:hAnsi="Times" w:cs="Times New Roman"/>
            </w:rPr>
          </w:rPrChange>
        </w:rPr>
        <w:t xml:space="preserve"> 1969)</w:t>
      </w:r>
      <w:r w:rsidR="009957CA" w:rsidRPr="00FC0A34">
        <w:rPr>
          <w:rFonts w:ascii="Times" w:hAnsi="Times" w:cstheme="minorHAnsi"/>
          <w:lang w:val="en-US"/>
        </w:rPr>
        <w:fldChar w:fldCharType="end"/>
      </w:r>
      <w:r w:rsidR="009957CA" w:rsidRPr="00FC0A34">
        <w:rPr>
          <w:rFonts w:ascii="Times" w:hAnsi="Times" w:cstheme="minorHAnsi"/>
          <w:lang w:val="en-US"/>
        </w:rPr>
        <w:t xml:space="preserve">. </w:t>
      </w:r>
      <w:commentRangeStart w:id="105"/>
      <w:r w:rsidR="009957CA" w:rsidRPr="00FC0A34">
        <w:rPr>
          <w:rFonts w:ascii="Times" w:hAnsi="Times" w:cstheme="minorHAnsi"/>
          <w:lang w:val="en-US"/>
        </w:rPr>
        <w:t>For instance, the optimum temperature for growth declines with reduced food rations</w:t>
      </w:r>
      <w:r w:rsidR="00A92707" w:rsidRPr="00FC0A34">
        <w:rPr>
          <w:rFonts w:ascii="Times" w:hAnsi="Times" w:cstheme="minorHAnsi"/>
          <w:lang w:val="en-US"/>
        </w:rPr>
        <w:t xml:space="preserve"> </w:t>
      </w:r>
      <w:r w:rsidR="00E77EE2" w:rsidRPr="00FC0A34">
        <w:rPr>
          <w:rFonts w:ascii="Times" w:hAnsi="Times" w:cstheme="minorHAnsi"/>
          <w:lang w:val="en-US"/>
        </w:rPr>
        <w:fldChar w:fldCharType="begin"/>
      </w:r>
      <w:r w:rsidR="00E77EE2" w:rsidRPr="00FC0A34">
        <w:rPr>
          <w:rFonts w:ascii="Times" w:hAnsi="Times" w:cstheme="minorHAnsi"/>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lang w:val="en-US"/>
        </w:rPr>
        <w:fldChar w:fldCharType="separate"/>
      </w:r>
      <w:r w:rsidR="00E77EE2" w:rsidRPr="00FC0A34">
        <w:rPr>
          <w:rFonts w:ascii="Times" w:hAnsi="Times" w:cstheme="minorHAnsi"/>
          <w:noProof/>
          <w:lang w:val="en-US"/>
        </w:rPr>
        <w:t>(Huey &amp; Kingsolver 2019)</w:t>
      </w:r>
      <w:r w:rsidR="00E77EE2" w:rsidRPr="00FC0A34">
        <w:rPr>
          <w:rFonts w:ascii="Times" w:hAnsi="Times" w:cstheme="minorHAnsi"/>
          <w:lang w:val="en-US"/>
        </w:rPr>
        <w:fldChar w:fldCharType="end"/>
      </w:r>
      <w:r w:rsidR="005252BB" w:rsidRPr="00FC0A34">
        <w:rPr>
          <w:rFonts w:ascii="Times" w:hAnsi="Times" w:cstheme="minorHAnsi"/>
          <w:lang w:val="en-US"/>
        </w:rPr>
        <w:t>, whi</w:t>
      </w:r>
      <w:commentRangeEnd w:id="105"/>
      <w:r w:rsidR="00DD5634">
        <w:rPr>
          <w:rStyle w:val="Kommentarsreferens"/>
        </w:rPr>
        <w:commentReference w:id="105"/>
      </w:r>
      <w:r w:rsidR="005252BB" w:rsidRPr="00FC0A34">
        <w:rPr>
          <w:rFonts w:ascii="Times" w:hAnsi="Times" w:cstheme="minorHAnsi"/>
          <w:lang w:val="en-US"/>
        </w:rPr>
        <w:t xml:space="preserve">ch </w:t>
      </w:r>
      <w:r w:rsidR="00DD61A7" w:rsidRPr="00FC0A34">
        <w:rPr>
          <w:rFonts w:ascii="Times" w:hAnsi="Times" w:cstheme="minorHAnsi"/>
          <w:lang w:val="en-US"/>
        </w:rPr>
        <w:t>means</w:t>
      </w:r>
      <w:r w:rsidR="005252BB" w:rsidRPr="00FC0A34">
        <w:rPr>
          <w:rFonts w:ascii="Times" w:hAnsi="Times" w:cstheme="minorHAnsi"/>
          <w:lang w:val="en-US"/>
        </w:rPr>
        <w:t xml:space="preserve"> that </w:t>
      </w:r>
      <w:r w:rsidR="00D1592B" w:rsidRPr="00FC0A34">
        <w:rPr>
          <w:rFonts w:ascii="Times" w:hAnsi="Times" w:cstheme="minorHAnsi"/>
          <w:lang w:val="en-US"/>
        </w:rPr>
        <w:t>the</w:t>
      </w:r>
      <w:r w:rsidR="00DD61A7" w:rsidRPr="00FC0A34">
        <w:rPr>
          <w:rFonts w:ascii="Times" w:hAnsi="Times" w:cstheme="minorHAnsi"/>
          <w:lang w:val="en-US"/>
        </w:rPr>
        <w:t xml:space="preserve"> </w:t>
      </w:r>
      <w:r w:rsidR="006D303F" w:rsidRPr="00FC0A34">
        <w:rPr>
          <w:rFonts w:ascii="Times" w:hAnsi="Times" w:cstheme="minorHAnsi"/>
          <w:lang w:val="en-US"/>
        </w:rPr>
        <w:t>effects of temperature are mediated by changes in resources levels</w:t>
      </w:r>
      <w:r w:rsidR="00085DC7" w:rsidRPr="00FC0A34">
        <w:rPr>
          <w:rFonts w:ascii="Times" w:hAnsi="Times" w:cstheme="minorHAnsi"/>
          <w:lang w:val="en-US"/>
        </w:rPr>
        <w:t xml:space="preserve">. </w:t>
      </w:r>
      <w:r w:rsidR="003D7B6A" w:rsidRPr="00FC0A34">
        <w:rPr>
          <w:rFonts w:ascii="Times" w:hAnsi="Times" w:cstheme="minorHAnsi"/>
          <w:lang w:val="en-US"/>
        </w:rPr>
        <w:t xml:space="preserve">It is therefore important </w:t>
      </w:r>
      <w:r w:rsidR="00B666D4" w:rsidRPr="00FC0A34">
        <w:rPr>
          <w:rFonts w:ascii="Times" w:hAnsi="Times" w:cstheme="minorHAnsi"/>
          <w:lang w:val="en-US"/>
        </w:rPr>
        <w:t xml:space="preserve">to </w:t>
      </w:r>
      <w:r w:rsidR="006B4684" w:rsidRPr="00FC0A34">
        <w:rPr>
          <w:rFonts w:ascii="Times" w:hAnsi="Times" w:cstheme="minorHAnsi"/>
          <w:lang w:val="en-US"/>
        </w:rPr>
        <w:t xml:space="preserve">work on </w:t>
      </w:r>
      <w:r w:rsidR="00562B0B" w:rsidRPr="00FC0A34">
        <w:rPr>
          <w:rFonts w:ascii="Times" w:hAnsi="Times" w:cstheme="minorHAnsi"/>
          <w:lang w:val="en-US"/>
        </w:rPr>
        <w:t xml:space="preserve">developing mechanistic models that are founded on an accurate description of </w:t>
      </w:r>
      <w:r w:rsidR="00566D54" w:rsidRPr="00FC0A34">
        <w:rPr>
          <w:rFonts w:ascii="Times" w:hAnsi="Times" w:cstheme="minorHAnsi"/>
          <w:lang w:val="en-US"/>
        </w:rPr>
        <w:t xml:space="preserve">size and temperature-dependence of key physiological processes, and </w:t>
      </w:r>
      <w:r w:rsidR="00A950B4" w:rsidRPr="00FC0A34">
        <w:rPr>
          <w:rFonts w:ascii="Times" w:hAnsi="Times" w:cstheme="minorHAnsi"/>
          <w:lang w:val="en-US"/>
        </w:rPr>
        <w:t xml:space="preserve">to </w:t>
      </w:r>
      <w:r w:rsidR="00AD2077" w:rsidRPr="00FC0A34">
        <w:rPr>
          <w:rFonts w:ascii="Times" w:hAnsi="Times" w:cstheme="minorHAnsi"/>
          <w:lang w:val="en-US"/>
        </w:rPr>
        <w:t xml:space="preserve">evaluate them in </w:t>
      </w:r>
      <w:r w:rsidR="009957CA" w:rsidRPr="00FC0A34">
        <w:rPr>
          <w:rFonts w:ascii="Times" w:hAnsi="Times" w:cstheme="minorHAnsi"/>
          <w:lang w:val="en-US"/>
        </w:rPr>
        <w:t>an ecological context</w:t>
      </w:r>
      <w:r w:rsidR="00971B8B" w:rsidRPr="00FC0A34">
        <w:rPr>
          <w:rFonts w:ascii="Times" w:hAnsi="Times" w:cstheme="minorHAnsi"/>
          <w:lang w:val="en-US"/>
        </w:rPr>
        <w:t xml:space="preserve"> to accou</w:t>
      </w:r>
      <w:r w:rsidR="00C62F16" w:rsidRPr="00FC0A34">
        <w:rPr>
          <w:rFonts w:ascii="Times" w:hAnsi="Times" w:cstheme="minorHAnsi"/>
          <w:lang w:val="en-US"/>
        </w:rPr>
        <w:t xml:space="preserve">nt for </w:t>
      </w:r>
      <w:r w:rsidR="0023473E" w:rsidRPr="00FC0A34">
        <w:rPr>
          <w:rFonts w:ascii="Times" w:hAnsi="Times" w:cstheme="minorHAnsi"/>
          <w:lang w:val="en-US"/>
        </w:rPr>
        <w:t xml:space="preserve">the food dependence of </w:t>
      </w:r>
      <w:r w:rsidR="00B03A2A">
        <w:rPr>
          <w:rFonts w:ascii="Times" w:hAnsi="Times" w:cstheme="minorHAnsi"/>
          <w:lang w:val="en-US"/>
        </w:rPr>
        <w:t xml:space="preserve">individual </w:t>
      </w:r>
      <w:r w:rsidR="0023473E" w:rsidRPr="00FC0A34">
        <w:rPr>
          <w:rFonts w:ascii="Times" w:hAnsi="Times" w:cstheme="minorHAnsi"/>
          <w:lang w:val="en-US"/>
        </w:rPr>
        <w:t>growth</w:t>
      </w:r>
      <w:r w:rsidR="002804BC" w:rsidRPr="00FC0A34">
        <w:rPr>
          <w:rFonts w:ascii="Times" w:hAnsi="Times" w:cstheme="minorHAnsi"/>
          <w:lang w:val="en-US"/>
        </w:rPr>
        <w:t xml:space="preserve"> </w:t>
      </w:r>
      <w:r w:rsidR="002804BC" w:rsidRPr="00FC0A34">
        <w:rPr>
          <w:rFonts w:ascii="Times" w:hAnsi="Times" w:cstheme="minorHAnsi"/>
          <w:lang w:val="en-US"/>
        </w:rPr>
        <w:fldChar w:fldCharType="begin"/>
      </w:r>
      <w:r w:rsidR="002804BC" w:rsidRPr="00FC0A34">
        <w:rPr>
          <w:rFonts w:ascii="Times" w:hAnsi="Times" w:cstheme="minorHAnsi"/>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lang w:val="en-US"/>
        </w:rPr>
        <w:fldChar w:fldCharType="separate"/>
      </w:r>
      <w:r w:rsidR="002804BC" w:rsidRPr="00FC0A34">
        <w:rPr>
          <w:rFonts w:ascii="Times" w:hAnsi="Times" w:cstheme="minorHAnsi"/>
          <w:noProof/>
          <w:lang w:val="en-US"/>
        </w:rPr>
        <w:t>(Neubauer &amp; Andersen 2019)</w:t>
      </w:r>
      <w:r w:rsidR="002804BC" w:rsidRPr="00FC0A34">
        <w:rPr>
          <w:rFonts w:ascii="Times" w:hAnsi="Times" w:cstheme="minorHAnsi"/>
          <w:lang w:val="en-US"/>
        </w:rPr>
        <w:fldChar w:fldCharType="end"/>
      </w:r>
      <w:r w:rsidR="009957CA" w:rsidRPr="00FC0A34">
        <w:rPr>
          <w:rFonts w:ascii="Times" w:hAnsi="Times" w:cstheme="minorHAnsi"/>
          <w:lang w:val="en-US"/>
        </w:rPr>
        <w:t xml:space="preserve">. </w:t>
      </w:r>
    </w:p>
    <w:p w14:paraId="4B9B0780" w14:textId="5039A77C" w:rsidR="00415BA8" w:rsidRPr="00FC0A34" w:rsidRDefault="00C10F07" w:rsidP="00C07E2D">
      <w:pPr>
        <w:spacing w:line="480" w:lineRule="auto"/>
        <w:ind w:firstLine="284"/>
        <w:jc w:val="both"/>
        <w:rPr>
          <w:rFonts w:ascii="Times" w:hAnsi="Times" w:cstheme="minorHAnsi"/>
          <w:bCs/>
          <w:lang w:val="en-US"/>
        </w:rPr>
      </w:pPr>
      <w:commentRangeStart w:id="106"/>
      <w:r w:rsidRPr="00FC0A34">
        <w:rPr>
          <w:rFonts w:ascii="Times" w:hAnsi="Times" w:cstheme="minorHAnsi"/>
          <w:bCs/>
          <w:lang w:val="en-US"/>
        </w:rPr>
        <w:t>Process-based</w:t>
      </w:r>
      <w:r w:rsidR="002C5641" w:rsidRPr="00FC0A34">
        <w:rPr>
          <w:rFonts w:ascii="Times" w:hAnsi="Times" w:cstheme="minorHAnsi"/>
          <w:bCs/>
          <w:lang w:val="en-US"/>
        </w:rPr>
        <w:t xml:space="preserve"> </w:t>
      </w:r>
      <w:commentRangeStart w:id="107"/>
      <w:del w:id="108" w:author="Anna Gårdmark" w:date="2020-01-13T08:51:00Z">
        <w:r w:rsidR="002C5641" w:rsidRPr="00FC0A34" w:rsidDel="00743FD4">
          <w:rPr>
            <w:rFonts w:ascii="Times" w:hAnsi="Times" w:cstheme="minorHAnsi"/>
            <w:bCs/>
            <w:lang w:val="en-US"/>
          </w:rPr>
          <w:delText>(or mechanistic)</w:delText>
        </w:r>
        <w:r w:rsidRPr="00FC0A34" w:rsidDel="00743FD4">
          <w:rPr>
            <w:rFonts w:ascii="Times" w:hAnsi="Times" w:cstheme="minorHAnsi"/>
            <w:bCs/>
            <w:lang w:val="en-US"/>
          </w:rPr>
          <w:delText xml:space="preserve"> </w:delText>
        </w:r>
        <w:commentRangeEnd w:id="107"/>
        <w:r w:rsidR="00743FD4" w:rsidDel="00743FD4">
          <w:rPr>
            <w:rStyle w:val="Kommentarsreferens"/>
          </w:rPr>
          <w:commentReference w:id="107"/>
        </w:r>
      </w:del>
      <w:r w:rsidRPr="00FC0A34">
        <w:rPr>
          <w:rFonts w:ascii="Times" w:hAnsi="Times" w:cstheme="minorHAnsi"/>
          <w:bCs/>
          <w:lang w:val="en-US"/>
        </w:rPr>
        <w:t xml:space="preserve">food web models aim </w:t>
      </w:r>
      <w:ins w:id="109" w:author="Anna Gårdmark" w:date="2020-01-13T08:51:00Z">
        <w:r w:rsidR="00743FD4">
          <w:rPr>
            <w:rFonts w:ascii="Times" w:hAnsi="Times" w:cstheme="minorHAnsi"/>
            <w:bCs/>
            <w:lang w:val="en-US"/>
          </w:rPr>
          <w:t xml:space="preserve">to </w:t>
        </w:r>
      </w:ins>
      <w:r w:rsidRPr="00FC0A34">
        <w:rPr>
          <w:rFonts w:ascii="Times" w:hAnsi="Times" w:cstheme="minorHAnsi"/>
          <w:bCs/>
          <w:lang w:val="en-US"/>
        </w:rPr>
        <w:t xml:space="preserve">represent the dynamics or structure of ecosystems based on </w:t>
      </w:r>
      <w:r w:rsidR="00B2650E" w:rsidRPr="00FC0A34">
        <w:rPr>
          <w:rFonts w:ascii="Times" w:hAnsi="Times" w:cstheme="minorHAnsi"/>
          <w:bCs/>
          <w:lang w:val="en-US"/>
        </w:rPr>
        <w:t xml:space="preserve">an understanding of </w:t>
      </w:r>
      <w:r w:rsidR="006530DF" w:rsidRPr="00FC0A34">
        <w:rPr>
          <w:rFonts w:ascii="Times" w:hAnsi="Times" w:cstheme="minorHAnsi"/>
          <w:bCs/>
          <w:lang w:val="en-US"/>
        </w:rPr>
        <w:t xml:space="preserve">the </w:t>
      </w:r>
      <w:r w:rsidR="00B2650E" w:rsidRPr="00FC0A34">
        <w:rPr>
          <w:rFonts w:ascii="Times" w:hAnsi="Times" w:cstheme="minorHAnsi"/>
          <w:bCs/>
          <w:lang w:val="en-US"/>
        </w:rPr>
        <w:t xml:space="preserve">key </w:t>
      </w:r>
      <w:r w:rsidRPr="00FC0A34">
        <w:rPr>
          <w:rFonts w:ascii="Times" w:hAnsi="Times" w:cstheme="minorHAnsi"/>
          <w:bCs/>
          <w:lang w:val="en-US"/>
        </w:rPr>
        <w:t>mechanism</w:t>
      </w:r>
      <w:r w:rsidR="00FD1888" w:rsidRPr="00FC0A34">
        <w:rPr>
          <w:rFonts w:ascii="Times" w:hAnsi="Times" w:cstheme="minorHAnsi"/>
          <w:bCs/>
          <w:lang w:val="en-US"/>
        </w:rPr>
        <w:t xml:space="preserve">s behind the </w:t>
      </w:r>
      <w:r w:rsidR="002A2677" w:rsidRPr="00FC0A34">
        <w:rPr>
          <w:rFonts w:ascii="Times" w:hAnsi="Times" w:cstheme="minorHAnsi"/>
          <w:bCs/>
          <w:lang w:val="en-US"/>
        </w:rPr>
        <w:t>phenomena considered</w:t>
      </w:r>
      <w:r w:rsidR="007F610A" w:rsidRPr="00FC0A34">
        <w:rPr>
          <w:rFonts w:ascii="Times" w:hAnsi="Times" w:cstheme="minorHAnsi"/>
          <w:bCs/>
          <w:lang w:val="en-US"/>
        </w:rPr>
        <w:t xml:space="preserve">, </w:t>
      </w:r>
      <w:commentRangeStart w:id="110"/>
      <w:r w:rsidR="007F610A" w:rsidRPr="00FC0A34">
        <w:rPr>
          <w:rFonts w:ascii="Times" w:hAnsi="Times" w:cstheme="minorHAnsi"/>
          <w:bCs/>
          <w:lang w:val="en-US"/>
        </w:rPr>
        <w:t xml:space="preserve">considering both </w:t>
      </w:r>
      <w:r w:rsidR="00F25328" w:rsidRPr="00FC0A34">
        <w:rPr>
          <w:rFonts w:ascii="Times" w:hAnsi="Times" w:cstheme="minorHAnsi"/>
          <w:bCs/>
          <w:lang w:val="en-US"/>
        </w:rPr>
        <w:t xml:space="preserve">metabolic scaling </w:t>
      </w:r>
      <w:r w:rsidR="007F610A" w:rsidRPr="00FC0A34">
        <w:rPr>
          <w:rFonts w:ascii="Times" w:hAnsi="Times" w:cstheme="minorHAnsi"/>
          <w:bCs/>
          <w:lang w:val="en-US"/>
        </w:rPr>
        <w:t>a</w:t>
      </w:r>
      <w:commentRangeEnd w:id="110"/>
      <w:r w:rsidR="00743FD4">
        <w:rPr>
          <w:rStyle w:val="Kommentarsreferens"/>
        </w:rPr>
        <w:commentReference w:id="110"/>
      </w:r>
      <w:r w:rsidR="007F610A" w:rsidRPr="00FC0A34">
        <w:rPr>
          <w:rFonts w:ascii="Times" w:hAnsi="Times" w:cstheme="minorHAnsi"/>
          <w:bCs/>
          <w:lang w:val="en-US"/>
        </w:rPr>
        <w:t>nd feeding interactions</w:t>
      </w:r>
      <w:r w:rsidR="00BA262D" w:rsidRPr="00FC0A34">
        <w:rPr>
          <w:rFonts w:ascii="Times" w:hAnsi="Times" w:cstheme="minorHAnsi"/>
          <w:bCs/>
          <w:lang w:val="en-US"/>
        </w:rPr>
        <w:t xml:space="preserve"> </w:t>
      </w:r>
      <w:r w:rsidR="009B3FAD" w:rsidRPr="00FC0A34">
        <w:rPr>
          <w:rFonts w:ascii="Times" w:hAnsi="Times" w:cstheme="minorHAnsi"/>
          <w:bCs/>
          <w:lang w:val="en-US"/>
        </w:rPr>
        <w:t xml:space="preserve">e.g. </w:t>
      </w:r>
      <w:r w:rsidR="00BA262D" w:rsidRPr="00FC0A34">
        <w:rPr>
          <w:rFonts w:ascii="Times" w:hAnsi="Times" w:cstheme="minorHAnsi"/>
          <w:bCs/>
          <w:lang w:val="en-US"/>
        </w:rPr>
        <w:fldChar w:fldCharType="begin"/>
      </w:r>
      <w:r w:rsidR="00223C69" w:rsidRPr="00FC0A34">
        <w:rPr>
          <w:rFonts w:ascii="Times" w:hAnsi="Times" w:cstheme="minorHAnsi"/>
          <w:bCs/>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lang w:val="en-US"/>
        </w:rPr>
        <w:fldChar w:fldCharType="separate"/>
      </w:r>
      <w:r w:rsidR="008A6869">
        <w:rPr>
          <w:rFonts w:ascii="Times" w:hAnsi="Times" w:cstheme="minorHAnsi"/>
          <w:bCs/>
          <w:noProof/>
          <w:lang w:val="en-US"/>
        </w:rPr>
        <w:t>(Brose 2010; Persson &amp; De Roos 2013)</w:t>
      </w:r>
      <w:r w:rsidR="00BA262D" w:rsidRPr="00FC0A34">
        <w:rPr>
          <w:rFonts w:ascii="Times" w:hAnsi="Times" w:cstheme="minorHAnsi"/>
          <w:bCs/>
          <w:lang w:val="en-US"/>
        </w:rPr>
        <w:fldChar w:fldCharType="end"/>
      </w:r>
      <w:r w:rsidR="007F610A" w:rsidRPr="00FC0A34">
        <w:rPr>
          <w:rFonts w:ascii="Times" w:hAnsi="Times" w:cstheme="minorHAnsi"/>
          <w:bCs/>
          <w:lang w:val="en-US"/>
        </w:rPr>
        <w:t xml:space="preserve">. </w:t>
      </w:r>
      <w:r w:rsidR="00D0261F" w:rsidRPr="00FC0A34">
        <w:rPr>
          <w:rFonts w:ascii="Times" w:hAnsi="Times" w:cstheme="minorHAnsi"/>
          <w:bCs/>
          <w:lang w:val="en-US"/>
        </w:rPr>
        <w:t>Th</w:t>
      </w:r>
      <w:r w:rsidR="00CC328F">
        <w:rPr>
          <w:rFonts w:ascii="Times" w:hAnsi="Times" w:cstheme="minorHAnsi"/>
          <w:bCs/>
          <w:lang w:val="en-US"/>
        </w:rPr>
        <w:t>u</w:t>
      </w:r>
      <w:r w:rsidR="00D0261F" w:rsidRPr="00FC0A34">
        <w:rPr>
          <w:rFonts w:ascii="Times" w:hAnsi="Times" w:cstheme="minorHAnsi"/>
          <w:bCs/>
          <w:lang w:val="en-US"/>
        </w:rPr>
        <w:t>s</w:t>
      </w:r>
      <w:r w:rsidR="00CC328F">
        <w:rPr>
          <w:rFonts w:ascii="Times" w:hAnsi="Times" w:cstheme="minorHAnsi"/>
          <w:bCs/>
          <w:lang w:val="en-US"/>
        </w:rPr>
        <w:t xml:space="preserve">, </w:t>
      </w:r>
      <w:r w:rsidR="00050044" w:rsidRPr="00FC0A34">
        <w:rPr>
          <w:rFonts w:ascii="Times" w:hAnsi="Times" w:cstheme="minorHAnsi"/>
          <w:bCs/>
          <w:lang w:val="en-US"/>
        </w:rPr>
        <w:t xml:space="preserve">models can vary in </w:t>
      </w:r>
      <w:r w:rsidR="008A38D5" w:rsidRPr="00FC0A34">
        <w:rPr>
          <w:rFonts w:ascii="Times" w:hAnsi="Times" w:cstheme="minorHAnsi"/>
          <w:bCs/>
          <w:lang w:val="en-US"/>
        </w:rPr>
        <w:t>their</w:t>
      </w:r>
      <w:r w:rsidR="00050044" w:rsidRPr="00FC0A34">
        <w:rPr>
          <w:rFonts w:ascii="Times" w:hAnsi="Times" w:cstheme="minorHAnsi"/>
          <w:bCs/>
          <w:lang w:val="en-US"/>
        </w:rPr>
        <w:t xml:space="preserve"> performance depending on the process they are tailored for</w:t>
      </w:r>
      <w:r w:rsidR="00CD4AA2" w:rsidRPr="00FC0A34">
        <w:rPr>
          <w:rFonts w:ascii="Times" w:hAnsi="Times" w:cstheme="minorHAnsi"/>
          <w:bCs/>
          <w:lang w:val="en-US"/>
        </w:rPr>
        <w:t xml:space="preserve"> </w:t>
      </w:r>
      <w:r w:rsidR="00DF6933" w:rsidRPr="00FC0A34">
        <w:rPr>
          <w:rFonts w:ascii="Times" w:hAnsi="Times" w:cstheme="minorHAnsi"/>
          <w:bCs/>
          <w:lang w:val="en-US"/>
        </w:rPr>
        <w:fldChar w:fldCharType="begin"/>
      </w:r>
      <w:r w:rsidR="00DF6933" w:rsidRPr="00FC0A34">
        <w:rPr>
          <w:rFonts w:ascii="Times" w:hAnsi="Times" w:cstheme="minorHAnsi"/>
          <w:bCs/>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lang w:val="en-US"/>
        </w:rPr>
        <w:fldChar w:fldCharType="separate"/>
      </w:r>
      <w:r w:rsidR="008A6869" w:rsidRPr="00EE1CF3">
        <w:rPr>
          <w:rFonts w:ascii="Times" w:hAnsi="Times" w:cs="Times New Roman"/>
          <w:lang w:val="en-GB"/>
          <w:rPrChange w:id="111" w:author="Anna Gårdmark" w:date="2020-01-13T08:20:00Z">
            <w:rPr>
              <w:rFonts w:ascii="Times" w:hAnsi="Times" w:cs="Times New Roman"/>
            </w:rPr>
          </w:rPrChange>
        </w:rPr>
        <w:t xml:space="preserve">(Spence </w:t>
      </w:r>
      <w:r w:rsidR="008A6869" w:rsidRPr="00EE1CF3">
        <w:rPr>
          <w:rFonts w:ascii="Times" w:hAnsi="Times" w:cs="Times New Roman"/>
          <w:i/>
          <w:iCs/>
          <w:lang w:val="en-GB"/>
          <w:rPrChange w:id="112" w:author="Anna Gårdmark" w:date="2020-01-13T08:20:00Z">
            <w:rPr>
              <w:rFonts w:ascii="Times" w:hAnsi="Times" w:cs="Times New Roman"/>
              <w:i/>
              <w:iCs/>
            </w:rPr>
          </w:rPrChange>
        </w:rPr>
        <w:t>et al.</w:t>
      </w:r>
      <w:r w:rsidR="008A6869" w:rsidRPr="00EE1CF3">
        <w:rPr>
          <w:rFonts w:ascii="Times" w:hAnsi="Times" w:cs="Times New Roman"/>
          <w:lang w:val="en-GB"/>
          <w:rPrChange w:id="113" w:author="Anna Gårdmark" w:date="2020-01-13T08:20:00Z">
            <w:rPr>
              <w:rFonts w:ascii="Times" w:hAnsi="Times" w:cs="Times New Roman"/>
            </w:rPr>
          </w:rPrChange>
        </w:rPr>
        <w:t xml:space="preserve"> 2018)</w:t>
      </w:r>
      <w:r w:rsidR="00DF6933" w:rsidRPr="00FC0A34">
        <w:rPr>
          <w:rFonts w:ascii="Times" w:hAnsi="Times" w:cstheme="minorHAnsi"/>
          <w:bCs/>
          <w:lang w:val="en-US"/>
        </w:rPr>
        <w:fldChar w:fldCharType="end"/>
      </w:r>
      <w:r w:rsidR="0008130D">
        <w:rPr>
          <w:rFonts w:ascii="Times" w:hAnsi="Times" w:cstheme="minorHAnsi"/>
          <w:bCs/>
          <w:lang w:val="en-US"/>
        </w:rPr>
        <w:t xml:space="preserve">, </w:t>
      </w:r>
      <w:r w:rsidR="00B41C84" w:rsidRPr="00FC0A34">
        <w:rPr>
          <w:rFonts w:ascii="Times" w:hAnsi="Times" w:cstheme="minorHAnsi"/>
          <w:bCs/>
          <w:lang w:val="en-US"/>
        </w:rPr>
        <w:t xml:space="preserve">and it </w:t>
      </w:r>
      <w:r w:rsidR="00B76CD4" w:rsidRPr="00FC0A34">
        <w:rPr>
          <w:rFonts w:ascii="Times" w:hAnsi="Times" w:cstheme="minorHAnsi"/>
          <w:bCs/>
          <w:lang w:val="en-US"/>
        </w:rPr>
        <w:t xml:space="preserve">is </w:t>
      </w:r>
      <w:r w:rsidR="00BC12E1" w:rsidRPr="00FC0A34">
        <w:rPr>
          <w:rFonts w:ascii="Times" w:hAnsi="Times" w:cstheme="minorHAnsi"/>
          <w:bCs/>
          <w:lang w:val="en-US"/>
        </w:rPr>
        <w:t xml:space="preserve">therefore important to </w:t>
      </w:r>
      <w:r w:rsidR="000C0470" w:rsidRPr="00FC0A34">
        <w:rPr>
          <w:rFonts w:ascii="Times" w:hAnsi="Times" w:cstheme="minorHAnsi"/>
          <w:bCs/>
          <w:lang w:val="en-US"/>
        </w:rPr>
        <w:t xml:space="preserve">both </w:t>
      </w:r>
      <w:r w:rsidR="00BC12E1" w:rsidRPr="00FC0A34">
        <w:rPr>
          <w:rFonts w:ascii="Times" w:hAnsi="Times" w:cstheme="minorHAnsi"/>
          <w:bCs/>
          <w:lang w:val="en-US"/>
        </w:rPr>
        <w:t xml:space="preserve">identify </w:t>
      </w:r>
      <w:r w:rsidR="002C6995" w:rsidRPr="00FC0A34">
        <w:rPr>
          <w:rFonts w:ascii="Times" w:hAnsi="Times" w:cstheme="minorHAnsi"/>
          <w:bCs/>
          <w:lang w:val="en-US"/>
        </w:rPr>
        <w:t>and capture the dominant</w:t>
      </w:r>
      <w:r w:rsidR="00BC12E1" w:rsidRPr="00FC0A34">
        <w:rPr>
          <w:rFonts w:ascii="Times" w:hAnsi="Times" w:cstheme="minorHAnsi"/>
          <w:bCs/>
          <w:lang w:val="en-US"/>
        </w:rPr>
        <w:t xml:space="preserve"> mechanism</w:t>
      </w:r>
      <w:r w:rsidR="001B2BC7" w:rsidRPr="00FC0A34">
        <w:rPr>
          <w:rFonts w:ascii="Times" w:hAnsi="Times" w:cstheme="minorHAnsi"/>
          <w:bCs/>
          <w:lang w:val="en-US"/>
        </w:rPr>
        <w:t>s</w:t>
      </w:r>
      <w:r w:rsidR="005F3803" w:rsidRPr="00FC0A34">
        <w:rPr>
          <w:rFonts w:ascii="Times" w:hAnsi="Times" w:cstheme="minorHAnsi"/>
          <w:bCs/>
          <w:lang w:val="en-US"/>
        </w:rPr>
        <w:t xml:space="preserve"> </w:t>
      </w:r>
      <w:r w:rsidR="00571078" w:rsidRPr="00FC0A34">
        <w:rPr>
          <w:rFonts w:ascii="Times" w:hAnsi="Times" w:cstheme="minorHAnsi"/>
          <w:bCs/>
          <w:lang w:val="en-US"/>
        </w:rPr>
        <w:t>in the model</w:t>
      </w:r>
      <w:r w:rsidR="004B28C6">
        <w:rPr>
          <w:rFonts w:ascii="Times" w:hAnsi="Times" w:cstheme="minorHAnsi"/>
          <w:bCs/>
          <w:lang w:val="en-US"/>
        </w:rPr>
        <w:t xml:space="preserve"> </w:t>
      </w:r>
      <w:r w:rsidR="008A6869">
        <w:rPr>
          <w:rFonts w:ascii="Times" w:hAnsi="Times" w:cstheme="minorHAnsi"/>
          <w:bCs/>
          <w:lang w:val="en-US"/>
        </w:rPr>
        <w:fldChar w:fldCharType="begin"/>
      </w:r>
      <w:r w:rsidR="008A6869">
        <w:rPr>
          <w:rFonts w:ascii="Times" w:hAnsi="Times" w:cstheme="minorHAnsi"/>
          <w:bCs/>
          <w:lang w:val="en-US"/>
        </w:rPr>
        <w:instrText xml:space="preserve"> ADDIN ZOTERO_ITEM CSL_CITATION {"citationID":"loACAvfT","properties":{"formattedCitation":"(Curtsdotter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8A6869">
        <w:rPr>
          <w:rFonts w:ascii="Times" w:hAnsi="Times" w:cstheme="minorHAnsi"/>
          <w:bCs/>
          <w:lang w:val="en-US"/>
        </w:rPr>
        <w:fldChar w:fldCharType="separate"/>
      </w:r>
      <w:r w:rsidR="008A6869" w:rsidRPr="00EE1CF3">
        <w:rPr>
          <w:rFonts w:ascii="Times" w:hAnsi="Times" w:cs="Times New Roman"/>
          <w:lang w:val="en-GB"/>
          <w:rPrChange w:id="114" w:author="Anna Gårdmark" w:date="2020-01-13T08:20:00Z">
            <w:rPr>
              <w:rFonts w:ascii="Times" w:hAnsi="Times" w:cs="Times New Roman"/>
            </w:rPr>
          </w:rPrChange>
        </w:rPr>
        <w:t xml:space="preserve">(Curtsdotter </w:t>
      </w:r>
      <w:r w:rsidR="008A6869" w:rsidRPr="00EE1CF3">
        <w:rPr>
          <w:rFonts w:ascii="Times" w:hAnsi="Times" w:cs="Times New Roman"/>
          <w:i/>
          <w:iCs/>
          <w:lang w:val="en-GB"/>
          <w:rPrChange w:id="115" w:author="Anna Gårdmark" w:date="2020-01-13T08:20:00Z">
            <w:rPr>
              <w:rFonts w:ascii="Times" w:hAnsi="Times" w:cs="Times New Roman"/>
              <w:i/>
              <w:iCs/>
            </w:rPr>
          </w:rPrChange>
        </w:rPr>
        <w:t>et al.</w:t>
      </w:r>
      <w:r w:rsidR="008A6869" w:rsidRPr="00EE1CF3">
        <w:rPr>
          <w:rFonts w:ascii="Times" w:hAnsi="Times" w:cs="Times New Roman"/>
          <w:lang w:val="en-GB"/>
          <w:rPrChange w:id="116" w:author="Anna Gårdmark" w:date="2020-01-13T08:20:00Z">
            <w:rPr>
              <w:rFonts w:ascii="Times" w:hAnsi="Times" w:cs="Times New Roman"/>
            </w:rPr>
          </w:rPrChange>
        </w:rPr>
        <w:t xml:space="preserve"> 2019)</w:t>
      </w:r>
      <w:r w:rsidR="008A6869">
        <w:rPr>
          <w:rFonts w:ascii="Times" w:hAnsi="Times" w:cstheme="minorHAnsi"/>
          <w:bCs/>
          <w:lang w:val="en-US"/>
        </w:rPr>
        <w:fldChar w:fldCharType="end"/>
      </w:r>
      <w:r w:rsidR="00571078" w:rsidRPr="00FC0A34">
        <w:rPr>
          <w:rFonts w:ascii="Times" w:hAnsi="Times" w:cstheme="minorHAnsi"/>
          <w:bCs/>
          <w:lang w:val="en-US"/>
        </w:rPr>
        <w:t>.</w:t>
      </w:r>
      <w:r w:rsidR="00294CCA" w:rsidRPr="00FC0A34">
        <w:rPr>
          <w:rFonts w:ascii="Times" w:hAnsi="Times" w:cstheme="minorHAnsi"/>
          <w:bCs/>
          <w:lang w:val="en-US"/>
        </w:rPr>
        <w:t xml:space="preserve"> </w:t>
      </w:r>
      <w:r w:rsidR="00C1521C" w:rsidRPr="00FC0A34">
        <w:rPr>
          <w:rFonts w:ascii="Times" w:hAnsi="Times" w:cstheme="minorHAnsi"/>
          <w:bCs/>
          <w:lang w:val="en-US"/>
        </w:rPr>
        <w:t xml:space="preserve">Traditional </w:t>
      </w:r>
      <w:proofErr w:type="spellStart"/>
      <w:r w:rsidR="00C1521C" w:rsidRPr="00FC0A34">
        <w:rPr>
          <w:rFonts w:ascii="Times" w:hAnsi="Times" w:cstheme="minorHAnsi"/>
          <w:bCs/>
          <w:lang w:val="en-US"/>
        </w:rPr>
        <w:t>Lotka</w:t>
      </w:r>
      <w:proofErr w:type="spellEnd"/>
      <w:r w:rsidR="00C1521C" w:rsidRPr="00FC0A34">
        <w:rPr>
          <w:rFonts w:ascii="Times" w:hAnsi="Times" w:cstheme="minorHAnsi"/>
          <w:bCs/>
          <w:lang w:val="en-US"/>
        </w:rPr>
        <w:t>-</w:t>
      </w:r>
      <w:proofErr w:type="spellStart"/>
      <w:r w:rsidR="00C1521C" w:rsidRPr="00FC0A34">
        <w:rPr>
          <w:rFonts w:ascii="Times" w:hAnsi="Times" w:cstheme="minorHAnsi"/>
          <w:bCs/>
          <w:lang w:val="en-US"/>
        </w:rPr>
        <w:t>Volterra</w:t>
      </w:r>
      <w:proofErr w:type="spellEnd"/>
      <w:r w:rsidR="00C1521C" w:rsidRPr="00FC0A34">
        <w:rPr>
          <w:rFonts w:ascii="Times" w:hAnsi="Times" w:cstheme="minorHAnsi"/>
          <w:bCs/>
          <w:lang w:val="en-US"/>
        </w:rPr>
        <w:t xml:space="preserve">-type models describing pairwise species interactions often fail </w:t>
      </w:r>
      <w:r w:rsidR="00334AAD" w:rsidRPr="00FC0A34">
        <w:rPr>
          <w:rFonts w:ascii="Times" w:hAnsi="Times" w:cstheme="minorHAnsi"/>
          <w:bCs/>
          <w:lang w:val="en-US"/>
        </w:rPr>
        <w:t xml:space="preserve">to accurately represent </w:t>
      </w:r>
      <w:r w:rsidR="00E972C6" w:rsidRPr="00FC0A34">
        <w:rPr>
          <w:rFonts w:ascii="Times" w:hAnsi="Times" w:cstheme="minorHAnsi"/>
          <w:bCs/>
          <w:lang w:val="en-US"/>
        </w:rPr>
        <w:t>the life history of fish</w:t>
      </w:r>
      <w:r w:rsidR="00303DD5" w:rsidRPr="00FC0A34">
        <w:rPr>
          <w:rFonts w:ascii="Times" w:hAnsi="Times" w:cstheme="minorHAnsi"/>
          <w:bCs/>
          <w:lang w:val="en-US"/>
        </w:rPr>
        <w:t>, which in general grow several orders of magnitude in body size and change feeding</w:t>
      </w:r>
      <w:r w:rsidR="00BC49E0" w:rsidRPr="00FC0A34">
        <w:rPr>
          <w:rFonts w:ascii="Times" w:hAnsi="Times" w:cstheme="minorHAnsi"/>
          <w:bCs/>
          <w:lang w:val="en-US"/>
        </w:rPr>
        <w:t xml:space="preserve"> niches </w:t>
      </w:r>
      <w:r w:rsidR="00661E04" w:rsidRPr="00FC0A34">
        <w:rPr>
          <w:rFonts w:ascii="Times" w:hAnsi="Times" w:cstheme="minorHAnsi"/>
          <w:bCs/>
          <w:lang w:val="en-US"/>
        </w:rPr>
        <w:t xml:space="preserve">and trophic levels </w:t>
      </w:r>
      <w:r w:rsidR="009D4E7C" w:rsidRPr="00FC0A34">
        <w:rPr>
          <w:rFonts w:ascii="Times" w:hAnsi="Times" w:cstheme="minorHAnsi"/>
          <w:bCs/>
          <w:lang w:val="en-US"/>
        </w:rPr>
        <w:t>during ontogeny</w:t>
      </w:r>
      <w:r w:rsidR="00217F25" w:rsidRPr="00FC0A34">
        <w:rPr>
          <w:rFonts w:ascii="Times" w:hAnsi="Times" w:cstheme="minorHAnsi"/>
          <w:bCs/>
          <w:lang w:val="en-US"/>
        </w:rPr>
        <w:t xml:space="preserve"> </w:t>
      </w:r>
      <w:r w:rsidR="00217F25" w:rsidRPr="00FC0A34">
        <w:rPr>
          <w:rFonts w:ascii="Times" w:hAnsi="Times" w:cstheme="minorHAnsi"/>
          <w:bCs/>
          <w:lang w:val="en-US"/>
        </w:rPr>
        <w:fldChar w:fldCharType="begin"/>
      </w:r>
      <w:r w:rsidR="00217F25" w:rsidRPr="00FC0A34">
        <w:rPr>
          <w:rFonts w:ascii="Times" w:hAnsi="Times" w:cstheme="minorHAnsi"/>
          <w:bCs/>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lang w:val="en-US"/>
        </w:rPr>
        <w:fldChar w:fldCharType="separate"/>
      </w:r>
      <w:r w:rsidR="008A6869" w:rsidRPr="00EE1CF3">
        <w:rPr>
          <w:rFonts w:ascii="Times" w:hAnsi="Times" w:cs="Times New Roman"/>
          <w:lang w:val="en-GB"/>
          <w:rPrChange w:id="117" w:author="Anna Gårdmark" w:date="2020-01-13T08:20:00Z">
            <w:rPr>
              <w:rFonts w:ascii="Times" w:hAnsi="Times" w:cs="Times New Roman"/>
            </w:rPr>
          </w:rPrChange>
        </w:rPr>
        <w:t>(Werner &amp; Gilliam 1984)</w:t>
      </w:r>
      <w:r w:rsidR="00217F25" w:rsidRPr="00FC0A34">
        <w:rPr>
          <w:rFonts w:ascii="Times" w:hAnsi="Times" w:cstheme="minorHAnsi"/>
          <w:bCs/>
          <w:lang w:val="en-US"/>
        </w:rPr>
        <w:fldChar w:fldCharType="end"/>
      </w:r>
      <w:r w:rsidR="00217F25" w:rsidRPr="00FC0A34">
        <w:rPr>
          <w:rFonts w:ascii="Times" w:hAnsi="Times" w:cstheme="minorHAnsi"/>
          <w:bCs/>
          <w:lang w:val="en-US"/>
        </w:rPr>
        <w:t xml:space="preserve">. </w:t>
      </w:r>
      <w:r w:rsidR="00060FBE" w:rsidRPr="00FC0A34">
        <w:rPr>
          <w:rFonts w:ascii="Times" w:hAnsi="Times" w:cstheme="minorHAnsi"/>
          <w:bCs/>
          <w:lang w:val="en-US"/>
        </w:rPr>
        <w:t xml:space="preserve">Hence, </w:t>
      </w:r>
      <w:r w:rsidR="003416AD" w:rsidRPr="00FC0A34">
        <w:rPr>
          <w:rFonts w:ascii="Times" w:hAnsi="Times" w:cstheme="minorHAnsi"/>
          <w:bCs/>
          <w:lang w:val="en-US"/>
        </w:rPr>
        <w:t xml:space="preserve">it is often necessary to </w:t>
      </w:r>
      <w:r w:rsidR="006609A6" w:rsidRPr="00FC0A34">
        <w:rPr>
          <w:rFonts w:ascii="Times" w:hAnsi="Times" w:cstheme="minorHAnsi"/>
          <w:bCs/>
          <w:lang w:val="en-US"/>
        </w:rPr>
        <w:t xml:space="preserve">account for </w:t>
      </w:r>
      <w:r w:rsidR="003416AD" w:rsidRPr="00FC0A34">
        <w:rPr>
          <w:rFonts w:ascii="Times" w:hAnsi="Times" w:cstheme="minorHAnsi"/>
          <w:bCs/>
          <w:lang w:val="en-US"/>
        </w:rPr>
        <w:t xml:space="preserve">intraspecific variation in </w:t>
      </w:r>
      <w:r w:rsidR="006609A6" w:rsidRPr="00FC0A34">
        <w:rPr>
          <w:rFonts w:ascii="Times" w:hAnsi="Times" w:cstheme="minorHAnsi"/>
          <w:bCs/>
          <w:lang w:val="en-US"/>
        </w:rPr>
        <w:t xml:space="preserve">body </w:t>
      </w:r>
      <w:r w:rsidR="00031B08" w:rsidRPr="00FC0A34">
        <w:rPr>
          <w:rFonts w:ascii="Times" w:hAnsi="Times" w:cstheme="minorHAnsi"/>
          <w:bCs/>
          <w:lang w:val="en-US"/>
        </w:rPr>
        <w:t xml:space="preserve">size to capture </w:t>
      </w:r>
      <w:r w:rsidR="006609A6" w:rsidRPr="00FC0A34">
        <w:rPr>
          <w:rFonts w:ascii="Times" w:hAnsi="Times" w:cstheme="minorHAnsi"/>
          <w:bCs/>
          <w:lang w:val="en-US"/>
        </w:rPr>
        <w:t>the ecological function</w:t>
      </w:r>
      <w:r w:rsidR="00303DD5" w:rsidRPr="00FC0A34">
        <w:rPr>
          <w:rFonts w:ascii="Times" w:hAnsi="Times" w:cstheme="minorHAnsi"/>
          <w:bCs/>
          <w:lang w:val="en-US"/>
        </w:rPr>
        <w:t xml:space="preserve"> </w:t>
      </w:r>
      <w:r w:rsidR="006609A6" w:rsidRPr="00FC0A34">
        <w:rPr>
          <w:rFonts w:ascii="Times" w:hAnsi="Times" w:cstheme="minorHAnsi"/>
          <w:bCs/>
          <w:lang w:val="en-US"/>
        </w:rPr>
        <w:t>of a typical fish</w:t>
      </w:r>
      <w:r w:rsidR="00D2486A" w:rsidRPr="00FC0A34">
        <w:rPr>
          <w:rFonts w:ascii="Times" w:hAnsi="Times" w:cstheme="minorHAnsi"/>
          <w:bCs/>
          <w:lang w:val="en-US"/>
        </w:rPr>
        <w:t xml:space="preserve"> </w:t>
      </w:r>
      <w:r w:rsidR="00D2486A" w:rsidRPr="00FC0A34">
        <w:rPr>
          <w:rFonts w:ascii="Times" w:hAnsi="Times" w:cstheme="minorHAnsi"/>
          <w:bCs/>
          <w:lang w:val="en-US"/>
        </w:rPr>
        <w:fldChar w:fldCharType="begin"/>
      </w:r>
      <w:r w:rsidR="00D2486A" w:rsidRPr="00FC0A34">
        <w:rPr>
          <w:rFonts w:ascii="Times" w:hAnsi="Times" w:cstheme="minorHAnsi"/>
          <w:bCs/>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lang w:val="en-US"/>
        </w:rPr>
        <w:fldChar w:fldCharType="separate"/>
      </w:r>
      <w:r w:rsidR="008A6869" w:rsidRPr="00EE1CF3">
        <w:rPr>
          <w:rFonts w:ascii="Times" w:hAnsi="Times" w:cs="Times New Roman"/>
          <w:lang w:val="en-GB"/>
          <w:rPrChange w:id="118" w:author="Anna Gårdmark" w:date="2020-01-13T08:20:00Z">
            <w:rPr>
              <w:rFonts w:ascii="Times" w:hAnsi="Times" w:cs="Times New Roman"/>
            </w:rPr>
          </w:rPrChange>
        </w:rPr>
        <w:t xml:space="preserve">(Hartvig </w:t>
      </w:r>
      <w:r w:rsidR="008A6869" w:rsidRPr="00EE1CF3">
        <w:rPr>
          <w:rFonts w:ascii="Times" w:hAnsi="Times" w:cs="Times New Roman"/>
          <w:i/>
          <w:iCs/>
          <w:lang w:val="en-GB"/>
          <w:rPrChange w:id="119" w:author="Anna Gårdmark" w:date="2020-01-13T08:20:00Z">
            <w:rPr>
              <w:rFonts w:ascii="Times" w:hAnsi="Times" w:cs="Times New Roman"/>
              <w:i/>
              <w:iCs/>
            </w:rPr>
          </w:rPrChange>
        </w:rPr>
        <w:t>et al.</w:t>
      </w:r>
      <w:r w:rsidR="008A6869" w:rsidRPr="00EE1CF3">
        <w:rPr>
          <w:rFonts w:ascii="Times" w:hAnsi="Times" w:cs="Times New Roman"/>
          <w:lang w:val="en-GB"/>
          <w:rPrChange w:id="120" w:author="Anna Gårdmark" w:date="2020-01-13T08:20:00Z">
            <w:rPr>
              <w:rFonts w:ascii="Times" w:hAnsi="Times" w:cs="Times New Roman"/>
            </w:rPr>
          </w:rPrChange>
        </w:rPr>
        <w:t xml:space="preserve"> 2011)</w:t>
      </w:r>
      <w:r w:rsidR="00D2486A" w:rsidRPr="00FC0A34">
        <w:rPr>
          <w:rFonts w:ascii="Times" w:hAnsi="Times" w:cstheme="minorHAnsi"/>
          <w:bCs/>
          <w:lang w:val="en-US"/>
        </w:rPr>
        <w:fldChar w:fldCharType="end"/>
      </w:r>
      <w:r w:rsidR="00D2486A" w:rsidRPr="00FC0A34">
        <w:rPr>
          <w:rFonts w:ascii="Times" w:hAnsi="Times" w:cstheme="minorHAnsi"/>
          <w:bCs/>
          <w:lang w:val="en-US"/>
        </w:rPr>
        <w:t>.</w:t>
      </w:r>
      <w:r w:rsidR="00B16AB2" w:rsidRPr="00FC0A34">
        <w:rPr>
          <w:rFonts w:ascii="Times" w:hAnsi="Times" w:cstheme="minorHAnsi"/>
          <w:bCs/>
          <w:lang w:val="en-US"/>
        </w:rPr>
        <w:t xml:space="preserve"> Not surprisingly</w:t>
      </w:r>
      <w:r w:rsidR="00AF747B" w:rsidRPr="00FC0A34">
        <w:rPr>
          <w:rFonts w:ascii="Times" w:hAnsi="Times" w:cstheme="minorHAnsi"/>
          <w:bCs/>
          <w:lang w:val="en-US"/>
        </w:rPr>
        <w:t xml:space="preserve">, work in </w:t>
      </w:r>
      <w:r w:rsidR="00BA4BC1" w:rsidRPr="00FC0A34">
        <w:rPr>
          <w:rFonts w:ascii="Times" w:hAnsi="Times" w:cstheme="minorHAnsi"/>
          <w:bCs/>
          <w:lang w:val="en-US"/>
        </w:rPr>
        <w:t xml:space="preserve">fish and fisheries ecology </w:t>
      </w:r>
      <w:r w:rsidR="00C16603" w:rsidRPr="00FC0A34">
        <w:rPr>
          <w:rFonts w:ascii="Times" w:hAnsi="Times" w:cstheme="minorHAnsi"/>
          <w:bCs/>
          <w:lang w:val="en-US"/>
        </w:rPr>
        <w:t xml:space="preserve">have pioneered to </w:t>
      </w:r>
      <w:r w:rsidR="003A3244">
        <w:rPr>
          <w:rFonts w:ascii="Times" w:hAnsi="Times" w:cstheme="minorHAnsi"/>
          <w:bCs/>
          <w:lang w:val="en-US"/>
        </w:rPr>
        <w:t xml:space="preserve">represent </w:t>
      </w:r>
      <w:r w:rsidR="00793C82" w:rsidRPr="00FC0A34">
        <w:rPr>
          <w:rFonts w:ascii="Times" w:hAnsi="Times" w:cstheme="minorHAnsi"/>
          <w:bCs/>
          <w:lang w:val="en-US"/>
        </w:rPr>
        <w:t>these</w:t>
      </w:r>
      <w:r w:rsidR="00BA4BC1" w:rsidRPr="00FC0A34">
        <w:rPr>
          <w:rFonts w:ascii="Times" w:hAnsi="Times" w:cstheme="minorHAnsi"/>
          <w:bCs/>
          <w:lang w:val="en-US"/>
        </w:rPr>
        <w:t xml:space="preserve"> </w:t>
      </w:r>
      <w:r w:rsidR="004E6632" w:rsidRPr="00FC0A34">
        <w:rPr>
          <w:rFonts w:ascii="Times" w:hAnsi="Times" w:cstheme="minorHAnsi"/>
          <w:bCs/>
          <w:lang w:val="en-US"/>
        </w:rPr>
        <w:t>processes</w:t>
      </w:r>
      <w:r w:rsidR="00A82749" w:rsidRPr="00FC0A34">
        <w:rPr>
          <w:rFonts w:ascii="Times" w:hAnsi="Times" w:cstheme="minorHAnsi"/>
          <w:bCs/>
          <w:lang w:val="en-US"/>
        </w:rPr>
        <w:t>, for example in p</w:t>
      </w:r>
      <w:r w:rsidR="00DD1FDA" w:rsidRPr="00FC0A34">
        <w:rPr>
          <w:rFonts w:ascii="Times" w:hAnsi="Times" w:cstheme="minorHAnsi"/>
          <w:bCs/>
          <w:lang w:val="en-US"/>
        </w:rPr>
        <w:t xml:space="preserve">hysiologically </w:t>
      </w:r>
      <w:r w:rsidR="00303DD5" w:rsidRPr="00FC0A34">
        <w:rPr>
          <w:rFonts w:ascii="Times" w:hAnsi="Times" w:cstheme="minorHAnsi"/>
          <w:bCs/>
          <w:lang w:val="en-US"/>
        </w:rPr>
        <w:t xml:space="preserve">structured models (PSPM) </w:t>
      </w:r>
      <w:r w:rsidR="00303DD5" w:rsidRPr="00FC0A34">
        <w:rPr>
          <w:rFonts w:ascii="Times" w:hAnsi="Times" w:cstheme="minorHAnsi"/>
          <w:bCs/>
          <w:lang w:val="en-US"/>
        </w:rPr>
        <w:fldChar w:fldCharType="begin"/>
      </w:r>
      <w:r w:rsidR="008A6869">
        <w:rPr>
          <w:rFonts w:ascii="Times" w:hAnsi="Times" w:cstheme="minorHAnsi"/>
          <w:bCs/>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RLZAlR7a/qvcwPaHc","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lang w:val="en-US"/>
        </w:rPr>
        <w:fldChar w:fldCharType="separate"/>
      </w:r>
      <w:r w:rsidR="008A6869" w:rsidRPr="00EE1CF3">
        <w:rPr>
          <w:rFonts w:ascii="Times" w:hAnsi="Times" w:cs="Times New Roman"/>
          <w:lang w:val="en-GB"/>
          <w:rPrChange w:id="121" w:author="Anna Gårdmark" w:date="2020-01-13T08:20:00Z">
            <w:rPr>
              <w:rFonts w:ascii="Times" w:hAnsi="Times" w:cs="Times New Roman"/>
            </w:rPr>
          </w:rPrChange>
        </w:rPr>
        <w:t>(Metz &amp; Diekmann 1986; De Roos &amp; Persson 2001)</w:t>
      </w:r>
      <w:r w:rsidR="00303DD5" w:rsidRPr="00FC0A34">
        <w:rPr>
          <w:rFonts w:ascii="Times" w:hAnsi="Times" w:cstheme="minorHAnsi"/>
          <w:bCs/>
          <w:lang w:val="en-US"/>
        </w:rPr>
        <w:fldChar w:fldCharType="end"/>
      </w:r>
      <w:r w:rsidR="005C0EBD" w:rsidRPr="00FC0A34">
        <w:rPr>
          <w:rFonts w:ascii="Times" w:hAnsi="Times" w:cstheme="minorHAnsi"/>
          <w:bCs/>
          <w:lang w:val="en-US"/>
        </w:rPr>
        <w:t>.</w:t>
      </w:r>
      <w:r w:rsidR="007C583A" w:rsidRPr="00FC0A34">
        <w:rPr>
          <w:rFonts w:ascii="Times" w:hAnsi="Times" w:cstheme="minorHAnsi"/>
          <w:bCs/>
          <w:lang w:val="en-US"/>
        </w:rPr>
        <w:t xml:space="preserve"> </w:t>
      </w:r>
      <w:r w:rsidR="006318DB" w:rsidRPr="00FC0A34">
        <w:rPr>
          <w:rFonts w:ascii="Times" w:hAnsi="Times" w:cstheme="minorHAnsi"/>
          <w:bCs/>
          <w:lang w:val="en-US"/>
        </w:rPr>
        <w:t>Later, t</w:t>
      </w:r>
      <w:r w:rsidR="00A018FD" w:rsidRPr="00FC0A34">
        <w:rPr>
          <w:rFonts w:ascii="Times" w:hAnsi="Times" w:cstheme="minorHAnsi"/>
          <w:bCs/>
          <w:lang w:val="en-US"/>
        </w:rPr>
        <w:t>he development of trait based size spectrum models</w:t>
      </w:r>
      <w:r w:rsidR="00720920" w:rsidRPr="00FC0A34">
        <w:rPr>
          <w:rFonts w:ascii="Times" w:hAnsi="Times" w:cstheme="minorHAnsi"/>
          <w:bCs/>
          <w:lang w:val="en-US"/>
        </w:rPr>
        <w:t xml:space="preserve"> allowed for </w:t>
      </w:r>
      <w:r w:rsidR="00E5675F" w:rsidRPr="00FC0A34">
        <w:rPr>
          <w:rFonts w:ascii="Times" w:hAnsi="Times" w:cstheme="minorHAnsi"/>
          <w:bCs/>
          <w:lang w:val="en-US"/>
        </w:rPr>
        <w:t xml:space="preserve">more generic formulations of physiologically based life history description and </w:t>
      </w:r>
      <w:r w:rsidR="00F75F15" w:rsidRPr="00FC0A34">
        <w:rPr>
          <w:rFonts w:ascii="Times" w:hAnsi="Times" w:cstheme="minorHAnsi"/>
          <w:bCs/>
          <w:lang w:val="en-US"/>
        </w:rPr>
        <w:t xml:space="preserve">using </w:t>
      </w:r>
      <w:r w:rsidR="00EA68E2" w:rsidRPr="00FC0A34">
        <w:rPr>
          <w:rFonts w:ascii="Times" w:hAnsi="Times" w:cstheme="minorHAnsi"/>
          <w:bCs/>
          <w:lang w:val="en-US"/>
        </w:rPr>
        <w:t>body weight at maturation as a distinguishing trait</w:t>
      </w:r>
      <w:r w:rsidR="00553F4C" w:rsidRPr="00FC0A34">
        <w:rPr>
          <w:rFonts w:ascii="Times" w:hAnsi="Times" w:cstheme="minorHAnsi"/>
          <w:bCs/>
          <w:lang w:val="en-US"/>
        </w:rPr>
        <w:t xml:space="preserve"> </w:t>
      </w:r>
      <w:r w:rsidR="00553F4C" w:rsidRPr="00FC0A34">
        <w:rPr>
          <w:rFonts w:ascii="Times" w:hAnsi="Times" w:cstheme="minorHAnsi"/>
          <w:bCs/>
          <w:lang w:val="en-US"/>
        </w:rPr>
        <w:fldChar w:fldCharType="begin"/>
      </w:r>
      <w:r w:rsidR="00553F4C" w:rsidRPr="00FC0A34">
        <w:rPr>
          <w:rFonts w:ascii="Times" w:hAnsi="Times" w:cstheme="minorHAnsi"/>
          <w:bCs/>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lang w:val="en-US"/>
        </w:rPr>
        <w:fldChar w:fldCharType="separate"/>
      </w:r>
      <w:r w:rsidR="008A6869" w:rsidRPr="00EE1CF3">
        <w:rPr>
          <w:rFonts w:ascii="Times" w:hAnsi="Times" w:cs="Times New Roman"/>
          <w:lang w:val="en-GB"/>
          <w:rPrChange w:id="122" w:author="Anna Gårdmark" w:date="2020-01-13T08:20:00Z">
            <w:rPr>
              <w:rFonts w:ascii="Times" w:hAnsi="Times" w:cs="Times New Roman"/>
            </w:rPr>
          </w:rPrChange>
        </w:rPr>
        <w:t xml:space="preserve">(Hartvig </w:t>
      </w:r>
      <w:r w:rsidR="008A6869" w:rsidRPr="00EE1CF3">
        <w:rPr>
          <w:rFonts w:ascii="Times" w:hAnsi="Times" w:cs="Times New Roman"/>
          <w:i/>
          <w:iCs/>
          <w:lang w:val="en-GB"/>
          <w:rPrChange w:id="123" w:author="Anna Gårdmark" w:date="2020-01-13T08:20:00Z">
            <w:rPr>
              <w:rFonts w:ascii="Times" w:hAnsi="Times" w:cs="Times New Roman"/>
              <w:i/>
              <w:iCs/>
            </w:rPr>
          </w:rPrChange>
        </w:rPr>
        <w:t>et al.</w:t>
      </w:r>
      <w:r w:rsidR="008A6869" w:rsidRPr="00EE1CF3">
        <w:rPr>
          <w:rFonts w:ascii="Times" w:hAnsi="Times" w:cs="Times New Roman"/>
          <w:lang w:val="en-GB"/>
          <w:rPrChange w:id="124" w:author="Anna Gårdmark" w:date="2020-01-13T08:20:00Z">
            <w:rPr>
              <w:rFonts w:ascii="Times" w:hAnsi="Times" w:cs="Times New Roman"/>
            </w:rPr>
          </w:rPrChange>
        </w:rPr>
        <w:t xml:space="preserve"> 2011)</w:t>
      </w:r>
      <w:r w:rsidR="00553F4C" w:rsidRPr="00FC0A34">
        <w:rPr>
          <w:rFonts w:ascii="Times" w:hAnsi="Times" w:cstheme="minorHAnsi"/>
          <w:bCs/>
          <w:lang w:val="en-US"/>
        </w:rPr>
        <w:fldChar w:fldCharType="end"/>
      </w:r>
      <w:r w:rsidR="00553F4C" w:rsidRPr="00FC0A34">
        <w:rPr>
          <w:rFonts w:ascii="Times" w:hAnsi="Times" w:cstheme="minorHAnsi"/>
          <w:bCs/>
          <w:lang w:val="en-US"/>
        </w:rPr>
        <w:t>, which has provided general insights and mechanisms on e.g. trophic cascades</w:t>
      </w:r>
      <w:r w:rsidR="002F6FB0" w:rsidRPr="00FC0A34">
        <w:rPr>
          <w:rFonts w:ascii="Times" w:hAnsi="Times" w:cstheme="minorHAnsi"/>
          <w:bCs/>
          <w:lang w:val="en-US"/>
        </w:rPr>
        <w:t xml:space="preserve"> </w:t>
      </w:r>
      <w:r w:rsidR="002F6FB0" w:rsidRPr="00FC0A34">
        <w:rPr>
          <w:rFonts w:ascii="Times" w:hAnsi="Times" w:cstheme="minorHAnsi"/>
          <w:bCs/>
          <w:lang w:val="en-US"/>
        </w:rPr>
        <w:fldChar w:fldCharType="begin"/>
      </w:r>
      <w:r w:rsidR="00553F4C" w:rsidRPr="00FC0A34">
        <w:rPr>
          <w:rFonts w:ascii="Times" w:hAnsi="Times" w:cstheme="minorHAnsi"/>
          <w:bCs/>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lang w:val="en-US"/>
        </w:rPr>
        <w:fldChar w:fldCharType="separate"/>
      </w:r>
      <w:r w:rsidR="00553F4C" w:rsidRPr="00EE1CF3">
        <w:rPr>
          <w:rFonts w:ascii="Times" w:hAnsi="Times" w:cs="Times New Roman"/>
          <w:lang w:val="en-GB"/>
          <w:rPrChange w:id="125" w:author="Anna Gårdmark" w:date="2020-01-13T08:20:00Z">
            <w:rPr>
              <w:rFonts w:ascii="Times" w:hAnsi="Times" w:cs="Times New Roman"/>
            </w:rPr>
          </w:rPrChange>
        </w:rPr>
        <w:t>(Andersen &amp; Pedersen 2009)</w:t>
      </w:r>
      <w:r w:rsidR="002F6FB0" w:rsidRPr="00FC0A34">
        <w:rPr>
          <w:rFonts w:ascii="Times" w:hAnsi="Times" w:cstheme="minorHAnsi"/>
          <w:bCs/>
          <w:lang w:val="en-US"/>
        </w:rPr>
        <w:fldChar w:fldCharType="end"/>
      </w:r>
      <w:r w:rsidR="00DD1BA0" w:rsidRPr="00FC0A34">
        <w:rPr>
          <w:rFonts w:ascii="Times" w:hAnsi="Times" w:cstheme="minorHAnsi"/>
          <w:bCs/>
          <w:lang w:val="en-US"/>
        </w:rPr>
        <w:t xml:space="preserve">. </w:t>
      </w:r>
      <w:r w:rsidR="00E94FFC" w:rsidRPr="00FC0A34">
        <w:rPr>
          <w:rFonts w:ascii="Times" w:hAnsi="Times" w:cstheme="minorHAnsi"/>
          <w:bCs/>
          <w:lang w:val="en-US"/>
        </w:rPr>
        <w:t xml:space="preserve">More recently, </w:t>
      </w:r>
      <w:r w:rsidR="00BD087D" w:rsidRPr="00FC0A34">
        <w:rPr>
          <w:rFonts w:ascii="Times" w:hAnsi="Times" w:cstheme="minorHAnsi"/>
          <w:bCs/>
          <w:lang w:val="en-US"/>
        </w:rPr>
        <w:t xml:space="preserve">extensions of the </w:t>
      </w:r>
      <w:r w:rsidR="00DC4FFF" w:rsidRPr="00FC0A34">
        <w:rPr>
          <w:rFonts w:ascii="Times" w:hAnsi="Times" w:cstheme="minorHAnsi"/>
          <w:bCs/>
          <w:lang w:val="en-US"/>
        </w:rPr>
        <w:t xml:space="preserve">size spectrum </w:t>
      </w:r>
      <w:r w:rsidR="00BD087D" w:rsidRPr="00FC0A34">
        <w:rPr>
          <w:rFonts w:ascii="Times" w:hAnsi="Times" w:cstheme="minorHAnsi"/>
          <w:bCs/>
          <w:lang w:val="en-US"/>
        </w:rPr>
        <w:t xml:space="preserve">framework for modelling size-based food webs include </w:t>
      </w:r>
      <w:r w:rsidR="00961C0B" w:rsidRPr="00FC0A34">
        <w:rPr>
          <w:rFonts w:ascii="Times" w:hAnsi="Times" w:cstheme="minorHAnsi"/>
          <w:bCs/>
          <w:lang w:val="en-US"/>
        </w:rPr>
        <w:t xml:space="preserve">more </w:t>
      </w:r>
      <w:r w:rsidR="00BD087D" w:rsidRPr="00FC0A34">
        <w:rPr>
          <w:rFonts w:ascii="Times" w:hAnsi="Times" w:cstheme="minorHAnsi"/>
          <w:bCs/>
          <w:lang w:val="en-US"/>
        </w:rPr>
        <w:t xml:space="preserve">precise characterization of species, e.g. by defining </w:t>
      </w:r>
      <w:r w:rsidR="00130A4C" w:rsidRPr="00FC0A34">
        <w:rPr>
          <w:rFonts w:ascii="Times" w:hAnsi="Times" w:cstheme="minorHAnsi"/>
          <w:bCs/>
          <w:lang w:val="en-US"/>
        </w:rPr>
        <w:t xml:space="preserve">species feeding </w:t>
      </w:r>
      <w:r w:rsidR="00C35237" w:rsidRPr="00FC0A34">
        <w:rPr>
          <w:rFonts w:ascii="Times" w:hAnsi="Times" w:cstheme="minorHAnsi"/>
          <w:bCs/>
          <w:lang w:val="en-US"/>
        </w:rPr>
        <w:t>preference</w:t>
      </w:r>
      <w:r w:rsidR="00293030" w:rsidRPr="00FC0A34">
        <w:rPr>
          <w:rFonts w:ascii="Times" w:hAnsi="Times" w:cstheme="minorHAnsi"/>
          <w:bCs/>
          <w:lang w:val="en-US"/>
        </w:rPr>
        <w:t xml:space="preserve"> and life history </w:t>
      </w:r>
      <w:r w:rsidR="003318EF" w:rsidRPr="00FC0A34">
        <w:rPr>
          <w:rFonts w:ascii="Times" w:hAnsi="Times" w:cstheme="minorHAnsi"/>
          <w:bCs/>
          <w:lang w:val="en-US"/>
        </w:rPr>
        <w:t>characteristics</w:t>
      </w:r>
      <w:r w:rsidR="006B1B00" w:rsidRPr="00FC0A34">
        <w:rPr>
          <w:rFonts w:ascii="Times" w:hAnsi="Times" w:cstheme="minorHAnsi"/>
          <w:bCs/>
          <w:lang w:val="en-US"/>
        </w:rPr>
        <w:t xml:space="preserve"> – so </w:t>
      </w:r>
      <w:r w:rsidR="00BD087D" w:rsidRPr="00FC0A34">
        <w:rPr>
          <w:rFonts w:ascii="Times" w:hAnsi="Times" w:cstheme="minorHAnsi"/>
          <w:bCs/>
          <w:lang w:val="en-US"/>
        </w:rPr>
        <w:t>called multi-species size spectrum models</w:t>
      </w:r>
      <w:r w:rsidR="008E21A0" w:rsidRPr="00FC0A34">
        <w:rPr>
          <w:rFonts w:ascii="Times" w:hAnsi="Times" w:cstheme="minorHAnsi"/>
          <w:bCs/>
          <w:lang w:val="en-US"/>
        </w:rPr>
        <w:t xml:space="preserve"> (MSSMs)</w:t>
      </w:r>
      <w:r w:rsidR="00BD087D" w:rsidRPr="00FC0A34">
        <w:rPr>
          <w:rFonts w:ascii="Times" w:hAnsi="Times" w:cstheme="minorHAnsi"/>
          <w:bCs/>
          <w:lang w:val="en-US"/>
        </w:rPr>
        <w:t xml:space="preserve"> </w:t>
      </w:r>
      <w:r w:rsidR="00BD087D" w:rsidRPr="00FC0A34">
        <w:rPr>
          <w:rFonts w:ascii="Times" w:hAnsi="Times" w:cstheme="minorHAnsi"/>
          <w:bCs/>
          <w:lang w:val="en-US"/>
        </w:rPr>
        <w:fldChar w:fldCharType="begin"/>
      </w:r>
      <w:r w:rsidR="00BD087D" w:rsidRPr="00FC0A34">
        <w:rPr>
          <w:rFonts w:ascii="Times" w:hAnsi="Times" w:cstheme="minorHAnsi"/>
          <w:bCs/>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lang w:val="en-US"/>
        </w:rPr>
        <w:fldChar w:fldCharType="separate"/>
      </w:r>
      <w:r w:rsidR="00BD087D" w:rsidRPr="00EE1CF3">
        <w:rPr>
          <w:rFonts w:ascii="Times" w:hAnsi="Times" w:cs="Times New Roman"/>
          <w:lang w:val="en-GB"/>
          <w:rPrChange w:id="126" w:author="Anna Gårdmark" w:date="2020-01-13T08:20:00Z">
            <w:rPr>
              <w:rFonts w:ascii="Times" w:hAnsi="Times" w:cs="Times New Roman"/>
            </w:rPr>
          </w:rPrChange>
        </w:rPr>
        <w:t xml:space="preserve">(Blanchard </w:t>
      </w:r>
      <w:r w:rsidR="00BD087D" w:rsidRPr="00EE1CF3">
        <w:rPr>
          <w:rFonts w:ascii="Times" w:hAnsi="Times" w:cs="Times New Roman"/>
          <w:i/>
          <w:iCs/>
          <w:lang w:val="en-GB"/>
          <w:rPrChange w:id="127" w:author="Anna Gårdmark" w:date="2020-01-13T08:20:00Z">
            <w:rPr>
              <w:rFonts w:ascii="Times" w:hAnsi="Times" w:cs="Times New Roman"/>
              <w:i/>
              <w:iCs/>
            </w:rPr>
          </w:rPrChange>
        </w:rPr>
        <w:t>et al.</w:t>
      </w:r>
      <w:r w:rsidR="00BD087D" w:rsidRPr="00EE1CF3">
        <w:rPr>
          <w:rFonts w:ascii="Times" w:hAnsi="Times" w:cs="Times New Roman"/>
          <w:lang w:val="en-GB"/>
          <w:rPrChange w:id="128" w:author="Anna Gårdmark" w:date="2020-01-13T08:20:00Z">
            <w:rPr>
              <w:rFonts w:ascii="Times" w:hAnsi="Times" w:cs="Times New Roman"/>
            </w:rPr>
          </w:rPrChange>
        </w:rPr>
        <w:t xml:space="preserve"> 2014; Scott </w:t>
      </w:r>
      <w:r w:rsidR="00BD087D" w:rsidRPr="00EE1CF3">
        <w:rPr>
          <w:rFonts w:ascii="Times" w:hAnsi="Times" w:cs="Times New Roman"/>
          <w:i/>
          <w:iCs/>
          <w:lang w:val="en-GB"/>
          <w:rPrChange w:id="129" w:author="Anna Gårdmark" w:date="2020-01-13T08:20:00Z">
            <w:rPr>
              <w:rFonts w:ascii="Times" w:hAnsi="Times" w:cs="Times New Roman"/>
              <w:i/>
              <w:iCs/>
            </w:rPr>
          </w:rPrChange>
        </w:rPr>
        <w:t>et al.</w:t>
      </w:r>
      <w:r w:rsidR="00BD087D" w:rsidRPr="00EE1CF3">
        <w:rPr>
          <w:rFonts w:ascii="Times" w:hAnsi="Times" w:cs="Times New Roman"/>
          <w:lang w:val="en-GB"/>
          <w:rPrChange w:id="130" w:author="Anna Gårdmark" w:date="2020-01-13T08:20:00Z">
            <w:rPr>
              <w:rFonts w:ascii="Times" w:hAnsi="Times" w:cs="Times New Roman"/>
            </w:rPr>
          </w:rPrChange>
        </w:rPr>
        <w:t xml:space="preserve"> 2014)</w:t>
      </w:r>
      <w:r w:rsidR="00BD087D" w:rsidRPr="00FC0A34">
        <w:rPr>
          <w:rFonts w:ascii="Times" w:hAnsi="Times" w:cstheme="minorHAnsi"/>
          <w:bCs/>
          <w:lang w:val="en-US"/>
        </w:rPr>
        <w:fldChar w:fldCharType="end"/>
      </w:r>
      <w:r w:rsidR="0080677B" w:rsidRPr="00FC0A34">
        <w:rPr>
          <w:rFonts w:ascii="Times" w:hAnsi="Times" w:cstheme="minorHAnsi"/>
          <w:bCs/>
          <w:lang w:val="en-US"/>
        </w:rPr>
        <w:t>.</w:t>
      </w:r>
      <w:r w:rsidR="000D0590" w:rsidRPr="00FC0A34">
        <w:rPr>
          <w:rFonts w:ascii="Times" w:hAnsi="Times" w:cstheme="minorHAnsi"/>
          <w:bCs/>
          <w:lang w:val="en-US"/>
        </w:rPr>
        <w:t xml:space="preserve"> </w:t>
      </w:r>
      <w:r w:rsidR="000B6344" w:rsidRPr="00FC0A34">
        <w:rPr>
          <w:rFonts w:ascii="Times" w:hAnsi="Times" w:cstheme="minorHAnsi"/>
          <w:bCs/>
          <w:lang w:val="en-US"/>
        </w:rPr>
        <w:t>Such species</w:t>
      </w:r>
      <w:r w:rsidR="006C34F3" w:rsidRPr="00FC0A34">
        <w:rPr>
          <w:rFonts w:ascii="Times" w:hAnsi="Times" w:cstheme="minorHAnsi"/>
          <w:bCs/>
          <w:lang w:val="en-US"/>
        </w:rPr>
        <w:t xml:space="preserve">- </w:t>
      </w:r>
      <w:r w:rsidR="000B6344" w:rsidRPr="00FC0A34">
        <w:rPr>
          <w:rFonts w:ascii="Times" w:hAnsi="Times" w:cstheme="minorHAnsi"/>
          <w:bCs/>
          <w:lang w:val="en-US"/>
        </w:rPr>
        <w:t>and trait</w:t>
      </w:r>
      <w:r w:rsidR="00715F46" w:rsidRPr="00FC0A34">
        <w:rPr>
          <w:rFonts w:ascii="Times" w:hAnsi="Times" w:cstheme="minorHAnsi"/>
          <w:bCs/>
          <w:lang w:val="en-US"/>
        </w:rPr>
        <w:t>-</w:t>
      </w:r>
      <w:r w:rsidR="000B6344" w:rsidRPr="00FC0A34">
        <w:rPr>
          <w:rFonts w:ascii="Times" w:hAnsi="Times" w:cstheme="minorHAnsi"/>
          <w:bCs/>
          <w:lang w:val="en-US"/>
        </w:rPr>
        <w:t xml:space="preserve">based models </w:t>
      </w:r>
      <w:r w:rsidR="006C34F3" w:rsidRPr="00FC0A34">
        <w:rPr>
          <w:rFonts w:ascii="Times" w:hAnsi="Times" w:cstheme="minorHAnsi"/>
          <w:bCs/>
          <w:lang w:val="en-US"/>
        </w:rPr>
        <w:t xml:space="preserve">have </w:t>
      </w:r>
      <w:r w:rsidR="00503FC4" w:rsidRPr="00FC0A34">
        <w:rPr>
          <w:rFonts w:ascii="Times" w:hAnsi="Times" w:cstheme="minorHAnsi"/>
          <w:bCs/>
          <w:lang w:val="en-US"/>
        </w:rPr>
        <w:t xml:space="preserve">led to a closer connection to </w:t>
      </w:r>
      <w:r w:rsidR="005A1837" w:rsidRPr="00FC0A34">
        <w:rPr>
          <w:rFonts w:ascii="Times" w:hAnsi="Times" w:cstheme="minorHAnsi"/>
          <w:bCs/>
          <w:lang w:val="en-US"/>
        </w:rPr>
        <w:t>observational data</w:t>
      </w:r>
      <w:r w:rsidR="00503FC4" w:rsidRPr="00FC0A34">
        <w:rPr>
          <w:rFonts w:ascii="Times" w:hAnsi="Times" w:cstheme="minorHAnsi"/>
          <w:bCs/>
          <w:lang w:val="en-US"/>
        </w:rPr>
        <w:t xml:space="preserve">, by e.g. both informing and validating model predictions. </w:t>
      </w:r>
      <w:r w:rsidR="006F1777" w:rsidRPr="00FC0A34">
        <w:rPr>
          <w:rFonts w:ascii="Times" w:hAnsi="Times" w:cstheme="minorHAnsi"/>
          <w:bCs/>
          <w:lang w:val="en-US"/>
        </w:rPr>
        <w:t xml:space="preserve">For instance, </w:t>
      </w:r>
      <w:r w:rsidR="006F1777" w:rsidRPr="00FC0A34">
        <w:rPr>
          <w:rFonts w:ascii="Times" w:hAnsi="Times" w:cstheme="minorHAnsi"/>
          <w:bCs/>
          <w:lang w:val="en-US"/>
        </w:rPr>
        <w:fldChar w:fldCharType="begin"/>
      </w:r>
      <w:r w:rsidR="006F1777" w:rsidRPr="00FC0A34">
        <w:rPr>
          <w:rFonts w:ascii="Times" w:hAnsi="Times" w:cstheme="minorHAnsi"/>
          <w:bCs/>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lang w:val="en-US"/>
        </w:rPr>
        <w:instrText>‐</w:instrText>
      </w:r>
      <w:r w:rsidR="006F1777" w:rsidRPr="00FC0A34">
        <w:rPr>
          <w:rFonts w:ascii="Times" w:hAnsi="Times" w:cstheme="minorHAnsi"/>
          <w:bCs/>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lang w:val="en-US"/>
        </w:rPr>
        <w:fldChar w:fldCharType="separate"/>
      </w:r>
      <w:r w:rsidR="006F1777" w:rsidRPr="00EE1CF3">
        <w:rPr>
          <w:rFonts w:ascii="Times" w:hAnsi="Times" w:cs="Times New Roman"/>
          <w:lang w:val="en-GB"/>
          <w:rPrChange w:id="131" w:author="Anna Gårdmark" w:date="2020-01-13T08:20:00Z">
            <w:rPr>
              <w:rFonts w:ascii="Times" w:hAnsi="Times" w:cs="Times New Roman"/>
            </w:rPr>
          </w:rPrChange>
        </w:rPr>
        <w:t xml:space="preserve">(Reum </w:t>
      </w:r>
      <w:r w:rsidR="006F1777" w:rsidRPr="00EE1CF3">
        <w:rPr>
          <w:rFonts w:ascii="Times" w:hAnsi="Times" w:cs="Times New Roman"/>
          <w:i/>
          <w:iCs/>
          <w:lang w:val="en-GB"/>
          <w:rPrChange w:id="132" w:author="Anna Gårdmark" w:date="2020-01-13T08:20:00Z">
            <w:rPr>
              <w:rFonts w:ascii="Times" w:hAnsi="Times" w:cs="Times New Roman"/>
              <w:i/>
              <w:iCs/>
            </w:rPr>
          </w:rPrChange>
        </w:rPr>
        <w:t>et al.</w:t>
      </w:r>
      <w:r w:rsidR="006F1777" w:rsidRPr="00EE1CF3">
        <w:rPr>
          <w:rFonts w:ascii="Times" w:hAnsi="Times" w:cs="Times New Roman"/>
          <w:lang w:val="en-GB"/>
          <w:rPrChange w:id="133" w:author="Anna Gårdmark" w:date="2020-01-13T08:20:00Z">
            <w:rPr>
              <w:rFonts w:ascii="Times" w:hAnsi="Times" w:cs="Times New Roman"/>
            </w:rPr>
          </w:rPrChange>
        </w:rPr>
        <w:t xml:space="preserve"> 2019)</w:t>
      </w:r>
      <w:r w:rsidR="006F1777" w:rsidRPr="00FC0A34">
        <w:rPr>
          <w:rFonts w:ascii="Times" w:hAnsi="Times" w:cstheme="minorHAnsi"/>
          <w:bCs/>
          <w:lang w:val="en-US"/>
        </w:rPr>
        <w:fldChar w:fldCharType="end"/>
      </w:r>
      <w:r w:rsidR="006F1777" w:rsidRPr="00FC0A34">
        <w:rPr>
          <w:rFonts w:ascii="Times" w:hAnsi="Times" w:cstheme="minorHAnsi"/>
          <w:bCs/>
          <w:lang w:val="en-US"/>
        </w:rPr>
        <w:t xml:space="preserve">, </w:t>
      </w:r>
      <w:r w:rsidR="00F56F9C" w:rsidRPr="00FC0A34">
        <w:rPr>
          <w:rFonts w:ascii="Times" w:hAnsi="Times" w:cstheme="minorHAnsi"/>
          <w:bCs/>
          <w:lang w:val="en-US"/>
        </w:rPr>
        <w:t xml:space="preserve">by characterizing </w:t>
      </w:r>
      <w:r w:rsidR="0080056F" w:rsidRPr="00FC0A34">
        <w:rPr>
          <w:rFonts w:ascii="Times" w:hAnsi="Times" w:cstheme="minorHAnsi"/>
          <w:bCs/>
          <w:lang w:val="en-US"/>
        </w:rPr>
        <w:t xml:space="preserve">species </w:t>
      </w:r>
      <w:r w:rsidR="00BB6F46" w:rsidRPr="00FC0A34">
        <w:rPr>
          <w:rFonts w:ascii="Times" w:hAnsi="Times" w:cstheme="minorHAnsi"/>
          <w:bCs/>
          <w:lang w:val="en-US"/>
        </w:rPr>
        <w:t xml:space="preserve">predation </w:t>
      </w:r>
      <w:r w:rsidR="0080056F" w:rsidRPr="00FC0A34">
        <w:rPr>
          <w:rFonts w:ascii="Times" w:hAnsi="Times" w:cstheme="minorHAnsi"/>
          <w:bCs/>
          <w:lang w:val="en-US"/>
        </w:rPr>
        <w:t xml:space="preserve">preference by both species- and body size, were able to more accurately describe </w:t>
      </w:r>
      <w:r w:rsidR="00330F5F" w:rsidRPr="00FC0A34">
        <w:rPr>
          <w:rFonts w:ascii="Times" w:hAnsi="Times" w:cstheme="minorHAnsi"/>
          <w:bCs/>
          <w:lang w:val="en-US"/>
        </w:rPr>
        <w:t>the true feeding links</w:t>
      </w:r>
      <w:r w:rsidR="00BC1299" w:rsidRPr="00FC0A34">
        <w:rPr>
          <w:rFonts w:ascii="Times" w:hAnsi="Times" w:cstheme="minorHAnsi"/>
          <w:bCs/>
          <w:lang w:val="en-US"/>
        </w:rPr>
        <w:t xml:space="preserve">, which in addition </w:t>
      </w:r>
      <w:r w:rsidR="0039592A" w:rsidRPr="00FC0A34">
        <w:rPr>
          <w:rFonts w:ascii="Times" w:hAnsi="Times" w:cstheme="minorHAnsi"/>
          <w:bCs/>
          <w:lang w:val="en-US"/>
        </w:rPr>
        <w:t>weakened the effects of fishing on trophic cascades</w:t>
      </w:r>
      <w:r w:rsidR="002127BA" w:rsidRPr="00FC0A34">
        <w:rPr>
          <w:rFonts w:ascii="Times" w:hAnsi="Times" w:cstheme="minorHAnsi"/>
          <w:bCs/>
          <w:lang w:val="en-US"/>
        </w:rPr>
        <w:t xml:space="preserve"> compared to</w:t>
      </w:r>
      <w:r w:rsidR="002127BA" w:rsidRPr="00D24176">
        <w:rPr>
          <w:rFonts w:ascii="Times" w:hAnsi="Times" w:cstheme="minorHAnsi"/>
          <w:bCs/>
          <w:lang w:val="en-US"/>
        </w:rPr>
        <w:t xml:space="preserve"> </w:t>
      </w:r>
      <w:r w:rsidR="00566966" w:rsidRPr="00D24176">
        <w:rPr>
          <w:rFonts w:ascii="Times" w:hAnsi="Times" w:cstheme="minorHAnsi"/>
          <w:bCs/>
          <w:lang w:val="en-US"/>
        </w:rPr>
        <w:t>strictly size-based models</w:t>
      </w:r>
      <w:r w:rsidR="00156E14" w:rsidRPr="00D24176">
        <w:rPr>
          <w:rFonts w:ascii="Times" w:hAnsi="Times" w:cstheme="minorHAnsi"/>
          <w:bCs/>
          <w:lang w:val="en-US"/>
        </w:rPr>
        <w:t xml:space="preserve">. </w:t>
      </w:r>
      <w:r w:rsidR="001D1BFD" w:rsidRPr="00D24176">
        <w:rPr>
          <w:rFonts w:ascii="Times" w:hAnsi="Times" w:cstheme="minorHAnsi"/>
          <w:bCs/>
          <w:lang w:val="en-US"/>
        </w:rPr>
        <w:t xml:space="preserve">These have </w:t>
      </w:r>
      <w:r w:rsidR="009D2B32" w:rsidRPr="00D24176">
        <w:rPr>
          <w:rFonts w:ascii="Times" w:hAnsi="Times" w:cstheme="minorHAnsi"/>
          <w:bCs/>
          <w:lang w:val="en-US"/>
        </w:rPr>
        <w:t xml:space="preserve">also recently been applied to examine the effects of warming and fishing </w:t>
      </w:r>
      <w:r w:rsidR="00ED7D46" w:rsidRPr="00D24176">
        <w:rPr>
          <w:rFonts w:ascii="Times" w:hAnsi="Times" w:cstheme="minorHAnsi"/>
          <w:bCs/>
          <w:lang w:val="en-US"/>
        </w:rPr>
        <w:t xml:space="preserve">and a case study on the </w:t>
      </w:r>
      <w:r w:rsidR="003753D5" w:rsidRPr="00D24176">
        <w:rPr>
          <w:rFonts w:ascii="Times" w:hAnsi="Times" w:cstheme="minorHAnsi"/>
          <w:bCs/>
          <w:lang w:val="en-US"/>
        </w:rPr>
        <w:t>Hawaiian</w:t>
      </w:r>
      <w:r w:rsidR="00ED7D46" w:rsidRPr="00D24176">
        <w:rPr>
          <w:rFonts w:ascii="Times" w:hAnsi="Times" w:cstheme="minorHAnsi"/>
          <w:bCs/>
          <w:lang w:val="en-US"/>
        </w:rPr>
        <w:t xml:space="preserve"> long line fishery suggest </w:t>
      </w:r>
      <w:r w:rsidR="00893797" w:rsidRPr="00D24176">
        <w:rPr>
          <w:rFonts w:ascii="Times" w:hAnsi="Times" w:cstheme="minorHAnsi"/>
          <w:bCs/>
          <w:lang w:val="en-US"/>
        </w:rPr>
        <w:t>that</w:t>
      </w:r>
      <w:r w:rsidR="00827D62" w:rsidRPr="00D24176">
        <w:rPr>
          <w:rFonts w:ascii="Times" w:hAnsi="Times" w:cstheme="minorHAnsi"/>
          <w:bCs/>
          <w:lang w:val="en-US"/>
        </w:rPr>
        <w:t xml:space="preserve"> </w:t>
      </w:r>
      <w:r w:rsidR="0070037D" w:rsidRPr="00D24176">
        <w:rPr>
          <w:rFonts w:ascii="Times" w:hAnsi="Times" w:cstheme="minorHAnsi"/>
          <w:bCs/>
          <w:lang w:val="en-US"/>
        </w:rPr>
        <w:t xml:space="preserve">fishing in general causes declines in </w:t>
      </w:r>
      <w:r w:rsidR="00827D62" w:rsidRPr="00D24176">
        <w:rPr>
          <w:rFonts w:ascii="Times" w:hAnsi="Times" w:cstheme="minorHAnsi"/>
          <w:bCs/>
          <w:lang w:val="en-US"/>
        </w:rPr>
        <w:t>mean size</w:t>
      </w:r>
      <w:r w:rsidR="00B75438" w:rsidRPr="00D24176">
        <w:rPr>
          <w:rFonts w:ascii="Times" w:hAnsi="Times" w:cstheme="minorHAnsi"/>
          <w:bCs/>
          <w:lang w:val="en-US"/>
        </w:rPr>
        <w:t xml:space="preserve"> and yield</w:t>
      </w:r>
      <w:r w:rsidR="00A408D7" w:rsidRPr="00D24176">
        <w:rPr>
          <w:rFonts w:ascii="Times" w:hAnsi="Times" w:cstheme="minorHAnsi"/>
          <w:bCs/>
          <w:lang w:val="en-US"/>
        </w:rPr>
        <w:t>, and that climate may enhance this</w:t>
      </w:r>
      <w:r w:rsidR="00BC2E23">
        <w:rPr>
          <w:rFonts w:ascii="Times" w:hAnsi="Times" w:cstheme="minorHAnsi"/>
          <w:bCs/>
          <w:lang w:val="en-US"/>
        </w:rPr>
        <w:t xml:space="preserve"> effect</w:t>
      </w:r>
      <w:r w:rsidR="0094240C">
        <w:rPr>
          <w:rFonts w:ascii="Times" w:hAnsi="Times" w:cstheme="minorHAnsi"/>
          <w:bCs/>
          <w:lang w:val="en-US"/>
        </w:rPr>
        <w:t xml:space="preserve"> </w:t>
      </w:r>
      <w:r w:rsidR="0094240C" w:rsidRPr="00D24176">
        <w:rPr>
          <w:rFonts w:ascii="Times" w:hAnsi="Times" w:cstheme="minorHAnsi"/>
          <w:bCs/>
          <w:lang w:val="en-US"/>
        </w:rPr>
        <w:fldChar w:fldCharType="begin"/>
      </w:r>
      <w:r w:rsidR="0094240C" w:rsidRPr="00D24176">
        <w:rPr>
          <w:rFonts w:ascii="Times" w:hAnsi="Times" w:cstheme="minorHAnsi"/>
          <w:bCs/>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94240C" w:rsidRPr="00D24176">
        <w:rPr>
          <w:rFonts w:ascii="Times" w:hAnsi="Times" w:cstheme="minorHAnsi"/>
          <w:bCs/>
          <w:lang w:val="en-US"/>
        </w:rPr>
        <w:fldChar w:fldCharType="separate"/>
      </w:r>
      <w:r w:rsidR="0094240C" w:rsidRPr="00EE1CF3">
        <w:rPr>
          <w:rFonts w:ascii="Times" w:hAnsi="Times" w:cs="Times New Roman"/>
          <w:lang w:val="en-GB"/>
          <w:rPrChange w:id="134" w:author="Anna Gårdmark" w:date="2020-01-13T08:20:00Z">
            <w:rPr>
              <w:rFonts w:ascii="Times" w:hAnsi="Times" w:cs="Times New Roman"/>
            </w:rPr>
          </w:rPrChange>
        </w:rPr>
        <w:t xml:space="preserve">(Woodworth-Jefcoats </w:t>
      </w:r>
      <w:r w:rsidR="0094240C" w:rsidRPr="00EE1CF3">
        <w:rPr>
          <w:rFonts w:ascii="Times" w:hAnsi="Times" w:cs="Times New Roman"/>
          <w:i/>
          <w:iCs/>
          <w:lang w:val="en-GB"/>
          <w:rPrChange w:id="135" w:author="Anna Gårdmark" w:date="2020-01-13T08:20:00Z">
            <w:rPr>
              <w:rFonts w:ascii="Times" w:hAnsi="Times" w:cs="Times New Roman"/>
              <w:i/>
              <w:iCs/>
            </w:rPr>
          </w:rPrChange>
        </w:rPr>
        <w:t>et al.</w:t>
      </w:r>
      <w:r w:rsidR="0094240C" w:rsidRPr="00EE1CF3">
        <w:rPr>
          <w:rFonts w:ascii="Times" w:hAnsi="Times" w:cs="Times New Roman"/>
          <w:lang w:val="en-GB"/>
          <w:rPrChange w:id="136" w:author="Anna Gårdmark" w:date="2020-01-13T08:20:00Z">
            <w:rPr>
              <w:rFonts w:ascii="Times" w:hAnsi="Times" w:cs="Times New Roman"/>
            </w:rPr>
          </w:rPrChange>
        </w:rPr>
        <w:t xml:space="preserve"> 2019)</w:t>
      </w:r>
      <w:r w:rsidR="0094240C" w:rsidRPr="00D24176">
        <w:rPr>
          <w:rFonts w:ascii="Times" w:hAnsi="Times" w:cstheme="minorHAnsi"/>
          <w:bCs/>
          <w:lang w:val="en-US"/>
        </w:rPr>
        <w:fldChar w:fldCharType="end"/>
      </w:r>
      <w:r w:rsidR="00D84627" w:rsidRPr="00D24176">
        <w:rPr>
          <w:rFonts w:ascii="Times" w:hAnsi="Times" w:cstheme="minorHAnsi"/>
          <w:bCs/>
          <w:lang w:val="en-US"/>
        </w:rPr>
        <w:t>.</w:t>
      </w:r>
      <w:r w:rsidR="00256F1B" w:rsidRPr="00D24176">
        <w:rPr>
          <w:rFonts w:ascii="Times" w:hAnsi="Times" w:cstheme="minorHAnsi"/>
          <w:bCs/>
          <w:lang w:val="en-US"/>
        </w:rPr>
        <w:t xml:space="preserve"> </w:t>
      </w:r>
      <w:r w:rsidR="000535B7">
        <w:rPr>
          <w:rFonts w:ascii="Times" w:hAnsi="Times" w:cstheme="minorHAnsi"/>
          <w:bCs/>
          <w:lang w:val="en-US"/>
        </w:rPr>
        <w:t xml:space="preserve">It is important however to acknowledge </w:t>
      </w:r>
      <w:r w:rsidR="00DF58D7">
        <w:rPr>
          <w:rFonts w:ascii="Times" w:hAnsi="Times" w:cstheme="minorHAnsi"/>
          <w:bCs/>
          <w:lang w:val="en-US"/>
        </w:rPr>
        <w:t>that</w:t>
      </w:r>
      <w:r w:rsidR="00226A26">
        <w:rPr>
          <w:rFonts w:ascii="Times" w:hAnsi="Times" w:cstheme="minorHAnsi"/>
          <w:bCs/>
          <w:lang w:val="en-US"/>
        </w:rPr>
        <w:t xml:space="preserve"> </w:t>
      </w:r>
      <w:r w:rsidR="000B36A8">
        <w:rPr>
          <w:rFonts w:ascii="Times" w:hAnsi="Times" w:cstheme="minorHAnsi"/>
          <w:bCs/>
          <w:lang w:val="en-US"/>
        </w:rPr>
        <w:t xml:space="preserve">all models </w:t>
      </w:r>
      <w:r w:rsidR="00F86611">
        <w:rPr>
          <w:rFonts w:ascii="Times" w:hAnsi="Times" w:cstheme="minorHAnsi"/>
          <w:bCs/>
          <w:lang w:val="en-US"/>
        </w:rPr>
        <w:t xml:space="preserve">come with different </w:t>
      </w:r>
      <w:r w:rsidR="00EA5BF7">
        <w:rPr>
          <w:rFonts w:ascii="Times" w:hAnsi="Times" w:cstheme="minorHAnsi"/>
          <w:bCs/>
          <w:lang w:val="en-US"/>
        </w:rPr>
        <w:t xml:space="preserve">sources of </w:t>
      </w:r>
      <w:r w:rsidR="00F744EC">
        <w:rPr>
          <w:rFonts w:ascii="Times" w:hAnsi="Times" w:cstheme="minorHAnsi"/>
          <w:bCs/>
          <w:lang w:val="en-US"/>
        </w:rPr>
        <w:t>uncertainty</w:t>
      </w:r>
      <w:r w:rsidR="00CA1589">
        <w:rPr>
          <w:rFonts w:ascii="Times" w:hAnsi="Times" w:cstheme="minorHAnsi"/>
          <w:bCs/>
          <w:lang w:val="en-US"/>
        </w:rPr>
        <w:t>. In MSSMs</w:t>
      </w:r>
      <w:r w:rsidR="0034538F">
        <w:rPr>
          <w:rFonts w:ascii="Times" w:hAnsi="Times" w:cstheme="minorHAnsi"/>
          <w:bCs/>
          <w:lang w:val="en-US"/>
        </w:rPr>
        <w:t xml:space="preserve">, </w:t>
      </w:r>
      <w:r w:rsidR="00337A1B">
        <w:rPr>
          <w:rFonts w:ascii="Times" w:hAnsi="Times" w:cstheme="minorHAnsi"/>
          <w:bCs/>
          <w:lang w:val="en-US"/>
        </w:rPr>
        <w:t xml:space="preserve">metabolic </w:t>
      </w:r>
      <w:r w:rsidR="0012783F">
        <w:rPr>
          <w:rFonts w:ascii="Times" w:hAnsi="Times" w:cstheme="minorHAnsi"/>
          <w:bCs/>
          <w:lang w:val="en-US"/>
        </w:rPr>
        <w:t xml:space="preserve">scaling </w:t>
      </w:r>
      <w:r w:rsidR="00064033">
        <w:rPr>
          <w:rFonts w:ascii="Times" w:hAnsi="Times" w:cstheme="minorHAnsi"/>
          <w:bCs/>
          <w:lang w:val="en-US"/>
        </w:rPr>
        <w:t xml:space="preserve">parameters </w:t>
      </w:r>
      <w:r w:rsidR="00572C65">
        <w:rPr>
          <w:rFonts w:ascii="Times" w:hAnsi="Times" w:cstheme="minorHAnsi"/>
          <w:bCs/>
          <w:lang w:val="en-US"/>
        </w:rPr>
        <w:t>ha</w:t>
      </w:r>
      <w:r w:rsidR="00B654AF">
        <w:rPr>
          <w:rFonts w:ascii="Times" w:hAnsi="Times" w:cstheme="minorHAnsi"/>
          <w:bCs/>
          <w:lang w:val="en-US"/>
        </w:rPr>
        <w:t>ve</w:t>
      </w:r>
      <w:r w:rsidR="00572C65">
        <w:rPr>
          <w:rFonts w:ascii="Times" w:hAnsi="Times" w:cstheme="minorHAnsi"/>
          <w:bCs/>
          <w:lang w:val="en-US"/>
        </w:rPr>
        <w:t xml:space="preserve"> a major impact on the uncertainty</w:t>
      </w:r>
      <w:r w:rsidR="00F60DC5">
        <w:rPr>
          <w:rFonts w:ascii="Times" w:hAnsi="Times" w:cstheme="minorHAnsi"/>
          <w:bCs/>
          <w:lang w:val="en-US"/>
        </w:rPr>
        <w:t xml:space="preserve"> around model predictions</w:t>
      </w:r>
      <w:r w:rsidR="00780E97">
        <w:rPr>
          <w:rFonts w:ascii="Times" w:hAnsi="Times" w:cstheme="minorHAnsi"/>
          <w:bCs/>
          <w:lang w:val="en-US"/>
        </w:rPr>
        <w:t xml:space="preserve"> </w:t>
      </w:r>
      <w:r w:rsidR="00BE1C8E">
        <w:rPr>
          <w:rFonts w:ascii="Times" w:hAnsi="Times" w:cstheme="minorHAnsi"/>
          <w:bCs/>
          <w:lang w:val="en-US"/>
        </w:rPr>
        <w:fldChar w:fldCharType="begin"/>
      </w:r>
      <w:r w:rsidR="00BE1C8E">
        <w:rPr>
          <w:rFonts w:ascii="Times" w:hAnsi="Times" w:cstheme="minorHAnsi"/>
          <w:bCs/>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lang w:val="en-US"/>
        </w:rPr>
        <w:fldChar w:fldCharType="separate"/>
      </w:r>
      <w:r w:rsidR="00BE1C8E" w:rsidRPr="00EE1CF3">
        <w:rPr>
          <w:rFonts w:ascii="Times" w:hAnsi="Times" w:cs="Times New Roman"/>
          <w:lang w:val="en-GB"/>
          <w:rPrChange w:id="137" w:author="Anna Gårdmark" w:date="2020-01-13T08:20:00Z">
            <w:rPr>
              <w:rFonts w:ascii="Times" w:hAnsi="Times" w:cs="Times New Roman"/>
            </w:rPr>
          </w:rPrChange>
        </w:rPr>
        <w:t xml:space="preserve">(Zhang </w:t>
      </w:r>
      <w:r w:rsidR="00BE1C8E" w:rsidRPr="00EE1CF3">
        <w:rPr>
          <w:rFonts w:ascii="Times" w:hAnsi="Times" w:cs="Times New Roman"/>
          <w:i/>
          <w:iCs/>
          <w:lang w:val="en-GB"/>
          <w:rPrChange w:id="138" w:author="Anna Gårdmark" w:date="2020-01-13T08:20:00Z">
            <w:rPr>
              <w:rFonts w:ascii="Times" w:hAnsi="Times" w:cs="Times New Roman"/>
              <w:i/>
              <w:iCs/>
            </w:rPr>
          </w:rPrChange>
        </w:rPr>
        <w:t>et al.</w:t>
      </w:r>
      <w:r w:rsidR="00BE1C8E" w:rsidRPr="00EE1CF3">
        <w:rPr>
          <w:rFonts w:ascii="Times" w:hAnsi="Times" w:cs="Times New Roman"/>
          <w:lang w:val="en-GB"/>
          <w:rPrChange w:id="139" w:author="Anna Gårdmark" w:date="2020-01-13T08:20:00Z">
            <w:rPr>
              <w:rFonts w:ascii="Times" w:hAnsi="Times" w:cs="Times New Roman"/>
            </w:rPr>
          </w:rPrChange>
        </w:rPr>
        <w:t xml:space="preserve"> 2015)</w:t>
      </w:r>
      <w:r w:rsidR="00BE1C8E">
        <w:rPr>
          <w:rFonts w:ascii="Times" w:hAnsi="Times" w:cstheme="minorHAnsi"/>
          <w:bCs/>
          <w:lang w:val="en-US"/>
        </w:rPr>
        <w:fldChar w:fldCharType="end"/>
      </w:r>
      <w:r w:rsidR="00FC7F2E">
        <w:rPr>
          <w:rFonts w:ascii="Times" w:hAnsi="Times" w:cstheme="minorHAnsi"/>
          <w:bCs/>
          <w:lang w:val="en-US"/>
        </w:rPr>
        <w:t xml:space="preserve">. This </w:t>
      </w:r>
      <w:r w:rsidR="00C14B91">
        <w:rPr>
          <w:rFonts w:ascii="Times" w:hAnsi="Times" w:cstheme="minorHAnsi"/>
          <w:bCs/>
          <w:lang w:val="en-US"/>
        </w:rPr>
        <w:t xml:space="preserve">suggests also </w:t>
      </w:r>
      <w:r w:rsidR="0016357E">
        <w:rPr>
          <w:rFonts w:ascii="Times" w:hAnsi="Times" w:cstheme="minorHAnsi"/>
          <w:bCs/>
          <w:lang w:val="en-US"/>
        </w:rPr>
        <w:t>their temperature dependence</w:t>
      </w:r>
      <w:r w:rsidR="002B1E95">
        <w:rPr>
          <w:rFonts w:ascii="Times" w:hAnsi="Times" w:cstheme="minorHAnsi"/>
          <w:bCs/>
          <w:lang w:val="en-US"/>
        </w:rPr>
        <w:t xml:space="preserve"> is an important source of uncertainty, yet this is </w:t>
      </w:r>
      <w:commentRangeStart w:id="140"/>
      <w:r w:rsidR="002B1E95">
        <w:rPr>
          <w:rFonts w:ascii="Times" w:hAnsi="Times" w:cstheme="minorHAnsi"/>
          <w:bCs/>
          <w:lang w:val="en-US"/>
        </w:rPr>
        <w:t xml:space="preserve">rarely </w:t>
      </w:r>
      <w:r w:rsidR="006A5A9A">
        <w:rPr>
          <w:rFonts w:ascii="Times" w:hAnsi="Times" w:cstheme="minorHAnsi"/>
          <w:bCs/>
          <w:lang w:val="en-US"/>
        </w:rPr>
        <w:t xml:space="preserve">quantified </w:t>
      </w:r>
      <w:r w:rsidR="006801B6">
        <w:rPr>
          <w:rFonts w:ascii="Times" w:hAnsi="Times" w:cstheme="minorHAnsi"/>
          <w:bCs/>
          <w:lang w:val="en-US"/>
        </w:rPr>
        <w:t xml:space="preserve">in mechanistic models </w:t>
      </w:r>
      <w:commentRangeEnd w:id="140"/>
      <w:r w:rsidR="003159F8">
        <w:rPr>
          <w:rStyle w:val="Kommentarsreferens"/>
        </w:rPr>
        <w:commentReference w:id="140"/>
      </w:r>
      <w:r w:rsidR="00D54ECF">
        <w:rPr>
          <w:rFonts w:ascii="Times" w:hAnsi="Times" w:cstheme="minorHAnsi"/>
          <w:bCs/>
          <w:lang w:val="en-US"/>
        </w:rPr>
        <w:t xml:space="preserve">(but see </w:t>
      </w:r>
      <w:r w:rsidR="0095177E">
        <w:rPr>
          <w:rFonts w:ascii="Times" w:hAnsi="Times" w:cstheme="minorHAnsi"/>
          <w:bCs/>
          <w:lang w:val="en-US"/>
        </w:rPr>
        <w:fldChar w:fldCharType="begin"/>
      </w:r>
      <w:r w:rsidR="0095177E">
        <w:rPr>
          <w:rFonts w:ascii="Times" w:hAnsi="Times" w:cstheme="minorHAnsi"/>
          <w:bCs/>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lang w:val="en-US"/>
        </w:rPr>
        <w:fldChar w:fldCharType="separate"/>
      </w:r>
      <w:r w:rsidR="0095177E" w:rsidRPr="00EE1CF3">
        <w:rPr>
          <w:rFonts w:ascii="Times" w:hAnsi="Times" w:cs="Times New Roman"/>
          <w:lang w:val="en-GB"/>
          <w:rPrChange w:id="141" w:author="Anna Gårdmark" w:date="2020-01-13T08:20:00Z">
            <w:rPr>
              <w:rFonts w:ascii="Times" w:hAnsi="Times" w:cs="Times New Roman"/>
            </w:rPr>
          </w:rPrChange>
        </w:rPr>
        <w:t xml:space="preserve">(Fussmann </w:t>
      </w:r>
      <w:r w:rsidR="0095177E" w:rsidRPr="00EE1CF3">
        <w:rPr>
          <w:rFonts w:ascii="Times" w:hAnsi="Times" w:cs="Times New Roman"/>
          <w:i/>
          <w:iCs/>
          <w:lang w:val="en-GB"/>
          <w:rPrChange w:id="142" w:author="Anna Gårdmark" w:date="2020-01-13T08:20:00Z">
            <w:rPr>
              <w:rFonts w:ascii="Times" w:hAnsi="Times" w:cs="Times New Roman"/>
              <w:i/>
              <w:iCs/>
            </w:rPr>
          </w:rPrChange>
        </w:rPr>
        <w:t>et al.</w:t>
      </w:r>
      <w:r w:rsidR="0095177E" w:rsidRPr="00EE1CF3">
        <w:rPr>
          <w:rFonts w:ascii="Times" w:hAnsi="Times" w:cs="Times New Roman"/>
          <w:lang w:val="en-GB"/>
          <w:rPrChange w:id="143" w:author="Anna Gårdmark" w:date="2020-01-13T08:20:00Z">
            <w:rPr>
              <w:rFonts w:ascii="Times" w:hAnsi="Times" w:cs="Times New Roman"/>
            </w:rPr>
          </w:rPrChange>
        </w:rPr>
        <w:t xml:space="preserve"> 2014)</w:t>
      </w:r>
      <w:r w:rsidR="0095177E">
        <w:rPr>
          <w:rFonts w:ascii="Times" w:hAnsi="Times" w:cstheme="minorHAnsi"/>
          <w:bCs/>
          <w:lang w:val="en-US"/>
        </w:rPr>
        <w:fldChar w:fldCharType="end"/>
      </w:r>
      <w:r w:rsidR="00D54ECF">
        <w:rPr>
          <w:rFonts w:ascii="Times" w:hAnsi="Times" w:cstheme="minorHAnsi"/>
          <w:bCs/>
          <w:lang w:val="en-US"/>
        </w:rPr>
        <w:t>).</w:t>
      </w:r>
      <w:r w:rsidR="0016357E">
        <w:rPr>
          <w:rFonts w:ascii="Times" w:hAnsi="Times" w:cstheme="minorHAnsi"/>
          <w:bCs/>
          <w:lang w:val="en-US"/>
        </w:rPr>
        <w:t xml:space="preserve"> </w:t>
      </w:r>
      <w:commentRangeStart w:id="144"/>
      <w:commentRangeStart w:id="145"/>
      <w:r w:rsidR="00DB04E7">
        <w:rPr>
          <w:rFonts w:ascii="Times" w:hAnsi="Times" w:cstheme="minorHAnsi"/>
          <w:bCs/>
          <w:lang w:val="en-US"/>
        </w:rPr>
        <w:t xml:space="preserve"> </w:t>
      </w:r>
      <w:commentRangeEnd w:id="144"/>
      <w:r w:rsidR="0016357E">
        <w:rPr>
          <w:rStyle w:val="Kommentarsreferens"/>
        </w:rPr>
        <w:commentReference w:id="144"/>
      </w:r>
      <w:commentRangeEnd w:id="145"/>
      <w:r w:rsidR="00743FD4">
        <w:rPr>
          <w:rStyle w:val="Kommentarsreferens"/>
        </w:rPr>
        <w:commentReference w:id="145"/>
      </w:r>
      <w:commentRangeEnd w:id="106"/>
      <w:r w:rsidR="00743FD4">
        <w:rPr>
          <w:rStyle w:val="Kommentarsreferens"/>
        </w:rPr>
        <w:commentReference w:id="106"/>
      </w:r>
    </w:p>
    <w:p w14:paraId="0D12060B" w14:textId="7AA78876" w:rsidR="00D85D25" w:rsidRPr="00FC0A34" w:rsidRDefault="006A7C4B" w:rsidP="00767B53">
      <w:pPr>
        <w:spacing w:line="480" w:lineRule="auto"/>
        <w:ind w:firstLine="284"/>
        <w:jc w:val="both"/>
        <w:rPr>
          <w:rFonts w:ascii="Times" w:hAnsi="Times" w:cstheme="minorHAnsi"/>
          <w:lang w:val="en-US"/>
        </w:rPr>
      </w:pPr>
      <w:r>
        <w:rPr>
          <w:rFonts w:ascii="Times" w:hAnsi="Times" w:cstheme="minorHAnsi"/>
          <w:bCs/>
          <w:lang w:val="en-US"/>
        </w:rPr>
        <w:t xml:space="preserve">Here </w:t>
      </w:r>
      <w:r w:rsidR="00355A2A">
        <w:rPr>
          <w:rFonts w:ascii="Times" w:hAnsi="Times" w:cstheme="minorHAnsi"/>
          <w:bCs/>
          <w:lang w:val="en-US"/>
        </w:rPr>
        <w:t xml:space="preserve">we use </w:t>
      </w:r>
      <w:r w:rsidR="00360BDE">
        <w:rPr>
          <w:rFonts w:ascii="Times" w:hAnsi="Times" w:cstheme="minorHAnsi"/>
          <w:bCs/>
          <w:lang w:val="en-US"/>
        </w:rPr>
        <w:t>a</w:t>
      </w:r>
      <w:ins w:id="146" w:author="Anna Gårdmark" w:date="2020-01-13T09:00:00Z">
        <w:r w:rsidR="003159F8">
          <w:rPr>
            <w:rFonts w:ascii="Times" w:hAnsi="Times" w:cstheme="minorHAnsi"/>
            <w:bCs/>
            <w:lang w:val="en-US"/>
          </w:rPr>
          <w:t xml:space="preserve"> </w:t>
        </w:r>
        <w:commentRangeStart w:id="147"/>
        <w:r w:rsidR="003159F8">
          <w:rPr>
            <w:rFonts w:ascii="Times" w:hAnsi="Times" w:cstheme="minorHAnsi"/>
            <w:bCs/>
            <w:lang w:val="en-US"/>
          </w:rPr>
          <w:t>size-spectrum</w:t>
        </w:r>
        <w:commentRangeEnd w:id="147"/>
        <w:r w:rsidR="003159F8">
          <w:rPr>
            <w:rStyle w:val="Kommentarsreferens"/>
          </w:rPr>
          <w:commentReference w:id="147"/>
        </w:r>
      </w:ins>
      <w:r w:rsidR="00360BDE">
        <w:rPr>
          <w:rFonts w:ascii="Times" w:hAnsi="Times" w:cstheme="minorHAnsi"/>
          <w:bCs/>
          <w:lang w:val="en-US"/>
        </w:rPr>
        <w:t xml:space="preserve"> food web model representing the </w:t>
      </w:r>
      <w:r w:rsidR="00ED0AAC">
        <w:rPr>
          <w:rFonts w:ascii="Times" w:hAnsi="Times" w:cstheme="minorHAnsi"/>
          <w:bCs/>
          <w:lang w:val="en-US"/>
        </w:rPr>
        <w:t xml:space="preserve">Baltic Sea </w:t>
      </w:r>
      <w:r w:rsidR="00355A2A">
        <w:rPr>
          <w:rFonts w:ascii="Times" w:hAnsi="Times" w:cstheme="minorHAnsi"/>
          <w:bCs/>
          <w:lang w:val="en-US"/>
        </w:rPr>
        <w:t xml:space="preserve">as a case </w:t>
      </w:r>
      <w:r w:rsidR="00C32E20">
        <w:rPr>
          <w:rFonts w:ascii="Times" w:hAnsi="Times" w:cstheme="minorHAnsi"/>
          <w:bCs/>
          <w:lang w:val="en-US"/>
        </w:rPr>
        <w:t xml:space="preserve">study </w:t>
      </w:r>
      <w:r w:rsidR="00575F18">
        <w:rPr>
          <w:rFonts w:ascii="Times" w:hAnsi="Times" w:cstheme="minorHAnsi"/>
          <w:bCs/>
          <w:lang w:val="en-US"/>
        </w:rPr>
        <w:t xml:space="preserve">to examine </w:t>
      </w:r>
      <w:r w:rsidR="008A100B">
        <w:rPr>
          <w:rFonts w:ascii="Times" w:hAnsi="Times" w:cstheme="minorHAnsi"/>
          <w:bCs/>
          <w:lang w:val="en-US"/>
        </w:rPr>
        <w:t>the</w:t>
      </w:r>
      <w:r w:rsidR="00D92C08">
        <w:rPr>
          <w:rFonts w:ascii="Times" w:hAnsi="Times" w:cstheme="minorHAnsi"/>
          <w:bCs/>
          <w:lang w:val="en-US"/>
        </w:rPr>
        <w:t xml:space="preserve"> relative</w:t>
      </w:r>
      <w:r w:rsidR="00975708">
        <w:rPr>
          <w:rFonts w:ascii="Times" w:hAnsi="Times" w:cstheme="minorHAnsi"/>
          <w:bCs/>
          <w:lang w:val="en-US"/>
        </w:rPr>
        <w:t xml:space="preserve"> and </w:t>
      </w:r>
      <w:commentRangeStart w:id="148"/>
      <w:r w:rsidR="00975708">
        <w:rPr>
          <w:rFonts w:ascii="Times" w:hAnsi="Times" w:cstheme="minorHAnsi"/>
          <w:bCs/>
          <w:lang w:val="en-US"/>
        </w:rPr>
        <w:t>combined</w:t>
      </w:r>
      <w:r w:rsidR="008A100B">
        <w:rPr>
          <w:rFonts w:ascii="Times" w:hAnsi="Times" w:cstheme="minorHAnsi"/>
          <w:bCs/>
          <w:lang w:val="en-US"/>
        </w:rPr>
        <w:t xml:space="preserve"> effects of </w:t>
      </w:r>
      <w:r w:rsidR="00C26402">
        <w:rPr>
          <w:rFonts w:ascii="Times" w:hAnsi="Times" w:cstheme="minorHAnsi"/>
          <w:bCs/>
          <w:lang w:val="en-US"/>
        </w:rPr>
        <w:t xml:space="preserve">warming </w:t>
      </w:r>
      <w:r w:rsidR="008A100B">
        <w:rPr>
          <w:rFonts w:ascii="Times" w:hAnsi="Times" w:cstheme="minorHAnsi"/>
          <w:bCs/>
          <w:lang w:val="en-US"/>
        </w:rPr>
        <w:t xml:space="preserve">on </w:t>
      </w:r>
      <w:commentRangeStart w:id="149"/>
      <w:del w:id="150" w:author="Anna Gårdmark" w:date="2020-01-13T08:58:00Z">
        <w:r w:rsidR="008A100B" w:rsidDel="00743FD4">
          <w:rPr>
            <w:rFonts w:ascii="Times" w:hAnsi="Times" w:cstheme="minorHAnsi"/>
            <w:bCs/>
            <w:lang w:val="en-US"/>
          </w:rPr>
          <w:delText xml:space="preserve">background </w:delText>
        </w:r>
        <w:commentRangeEnd w:id="149"/>
        <w:r w:rsidR="00743FD4" w:rsidDel="00743FD4">
          <w:rPr>
            <w:rStyle w:val="Kommentarsreferens"/>
          </w:rPr>
          <w:commentReference w:id="149"/>
        </w:r>
      </w:del>
      <w:r w:rsidR="008A100B">
        <w:rPr>
          <w:rFonts w:ascii="Times" w:hAnsi="Times" w:cstheme="minorHAnsi"/>
          <w:bCs/>
          <w:lang w:val="en-US"/>
        </w:rPr>
        <w:t>resources</w:t>
      </w:r>
      <w:r w:rsidR="0047587D">
        <w:rPr>
          <w:rFonts w:ascii="Times" w:hAnsi="Times" w:cstheme="minorHAnsi"/>
          <w:bCs/>
          <w:lang w:val="en-US"/>
        </w:rPr>
        <w:t xml:space="preserve"> </w:t>
      </w:r>
      <w:ins w:id="151" w:author="Anna Gårdmark" w:date="2020-01-13T08:58:00Z">
        <w:r w:rsidR="00743FD4">
          <w:rPr>
            <w:rFonts w:ascii="Times" w:hAnsi="Times" w:cstheme="minorHAnsi"/>
            <w:bCs/>
            <w:lang w:val="en-US"/>
          </w:rPr>
          <w:t xml:space="preserve">of fish </w:t>
        </w:r>
      </w:ins>
      <w:r w:rsidR="0047587D">
        <w:rPr>
          <w:rFonts w:ascii="Times" w:hAnsi="Times" w:cstheme="minorHAnsi"/>
          <w:bCs/>
          <w:lang w:val="en-US"/>
        </w:rPr>
        <w:t>(“bottom up”)</w:t>
      </w:r>
      <w:r w:rsidR="008A100B">
        <w:rPr>
          <w:rFonts w:ascii="Times" w:hAnsi="Times" w:cstheme="minorHAnsi"/>
          <w:bCs/>
          <w:lang w:val="en-US"/>
        </w:rPr>
        <w:t xml:space="preserve"> </w:t>
      </w:r>
      <w:r w:rsidR="00955897">
        <w:rPr>
          <w:rFonts w:ascii="Times" w:hAnsi="Times" w:cstheme="minorHAnsi"/>
          <w:bCs/>
          <w:lang w:val="en-US"/>
        </w:rPr>
        <w:t>and individual</w:t>
      </w:r>
      <w:r w:rsidR="00AB1859">
        <w:rPr>
          <w:rFonts w:ascii="Times" w:hAnsi="Times" w:cstheme="minorHAnsi"/>
          <w:bCs/>
          <w:lang w:val="en-US"/>
        </w:rPr>
        <w:t xml:space="preserve">-level </w:t>
      </w:r>
      <w:r w:rsidR="00955897">
        <w:rPr>
          <w:rFonts w:ascii="Times" w:hAnsi="Times" w:cstheme="minorHAnsi"/>
          <w:bCs/>
          <w:lang w:val="en-US"/>
        </w:rPr>
        <w:t>physiology</w:t>
      </w:r>
      <w:r w:rsidR="00AB1859">
        <w:rPr>
          <w:rFonts w:ascii="Times" w:hAnsi="Times" w:cstheme="minorHAnsi"/>
          <w:bCs/>
          <w:lang w:val="en-US"/>
        </w:rPr>
        <w:t xml:space="preserve"> </w:t>
      </w:r>
      <w:r w:rsidR="0047587D">
        <w:rPr>
          <w:rFonts w:ascii="Times" w:hAnsi="Times" w:cstheme="minorHAnsi"/>
          <w:bCs/>
          <w:lang w:val="en-US"/>
        </w:rPr>
        <w:t xml:space="preserve">(“top down”) </w:t>
      </w:r>
      <w:del w:id="152" w:author="Anna Gårdmark" w:date="2020-01-13T08:59:00Z">
        <w:r w:rsidR="003E2BE7" w:rsidDel="00743FD4">
          <w:rPr>
            <w:rFonts w:ascii="Times" w:hAnsi="Times" w:cstheme="minorHAnsi"/>
            <w:bCs/>
            <w:lang w:val="en-US"/>
          </w:rPr>
          <w:delText xml:space="preserve">affects </w:delText>
        </w:r>
      </w:del>
      <w:ins w:id="153" w:author="Anna Gårdmark" w:date="2020-01-13T08:59:00Z">
        <w:r w:rsidR="00743FD4">
          <w:rPr>
            <w:rFonts w:ascii="Times" w:hAnsi="Times" w:cstheme="minorHAnsi"/>
            <w:bCs/>
            <w:lang w:val="en-US"/>
          </w:rPr>
          <w:t xml:space="preserve">of fish, and how these impact </w:t>
        </w:r>
      </w:ins>
      <w:r w:rsidR="00B45EEC">
        <w:rPr>
          <w:rFonts w:ascii="Times" w:hAnsi="Times" w:cstheme="minorHAnsi"/>
          <w:bCs/>
          <w:lang w:val="en-US"/>
        </w:rPr>
        <w:t xml:space="preserve">individual </w:t>
      </w:r>
      <w:commentRangeEnd w:id="148"/>
      <w:r w:rsidR="00743FD4">
        <w:rPr>
          <w:rStyle w:val="Kommentarsreferens"/>
        </w:rPr>
        <w:commentReference w:id="148"/>
      </w:r>
      <w:r w:rsidR="00B45EEC">
        <w:rPr>
          <w:rFonts w:ascii="Times" w:hAnsi="Times" w:cstheme="minorHAnsi"/>
          <w:bCs/>
          <w:lang w:val="en-US"/>
        </w:rPr>
        <w:t>growth trajectories, average body sizes</w:t>
      </w:r>
      <w:r w:rsidR="00BE061F">
        <w:rPr>
          <w:rFonts w:ascii="Times" w:hAnsi="Times" w:cstheme="minorHAnsi"/>
          <w:bCs/>
          <w:lang w:val="en-US"/>
        </w:rPr>
        <w:t xml:space="preserve">, </w:t>
      </w:r>
      <w:ins w:id="154" w:author="Anna Gårdmark" w:date="2020-01-13T09:00:00Z">
        <w:r w:rsidR="003159F8">
          <w:rPr>
            <w:rFonts w:ascii="Times" w:hAnsi="Times" w:cstheme="minorHAnsi"/>
            <w:bCs/>
            <w:lang w:val="en-US"/>
          </w:rPr>
          <w:t xml:space="preserve">population </w:t>
        </w:r>
      </w:ins>
      <w:r w:rsidR="00E91E31">
        <w:rPr>
          <w:rFonts w:ascii="Times" w:hAnsi="Times" w:cstheme="minorHAnsi"/>
          <w:bCs/>
          <w:lang w:val="en-US"/>
        </w:rPr>
        <w:t xml:space="preserve">size-structure </w:t>
      </w:r>
      <w:r w:rsidR="00AB6222">
        <w:rPr>
          <w:rFonts w:ascii="Times" w:hAnsi="Times" w:cstheme="minorHAnsi"/>
          <w:bCs/>
          <w:lang w:val="en-US"/>
        </w:rPr>
        <w:t>and yield</w:t>
      </w:r>
      <w:r w:rsidR="00A0658A">
        <w:rPr>
          <w:rFonts w:ascii="Times" w:hAnsi="Times" w:cstheme="minorHAnsi"/>
          <w:bCs/>
          <w:lang w:val="en-US"/>
        </w:rPr>
        <w:t xml:space="preserve"> in a fished ecosystem</w:t>
      </w:r>
      <w:r w:rsidR="003C0984">
        <w:rPr>
          <w:rFonts w:ascii="Times" w:hAnsi="Times" w:cstheme="minorHAnsi"/>
          <w:bCs/>
          <w:lang w:val="en-US"/>
        </w:rPr>
        <w:t xml:space="preserve">. </w:t>
      </w:r>
      <w:r w:rsidR="008E4449">
        <w:rPr>
          <w:rStyle w:val="Kommentarsreferens"/>
        </w:rPr>
        <w:annotationRef/>
      </w:r>
      <w:r w:rsidR="008E4449">
        <w:rPr>
          <w:rFonts w:ascii="Times" w:hAnsi="Times"/>
          <w:lang w:val="en-US"/>
        </w:rPr>
        <w:t xml:space="preserve">The Baltic Sea is a semi-enclosed regional sea that is experiencing warming with a rate three times the global average </w:t>
      </w:r>
      <w:r w:rsidR="008E4449">
        <w:rPr>
          <w:rFonts w:ascii="Times" w:hAnsi="Times"/>
          <w:lang w:val="en-US"/>
        </w:rPr>
        <w:fldChar w:fldCharType="begin"/>
      </w:r>
      <w:r w:rsidR="008E4449">
        <w:rPr>
          <w:rFonts w:ascii="Times" w:hAnsi="Times"/>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hAnsi="Times"/>
          <w:lang w:val="en-US"/>
        </w:rPr>
        <w:fldChar w:fldCharType="separate"/>
      </w:r>
      <w:r w:rsidR="008E4449">
        <w:rPr>
          <w:rFonts w:ascii="Times" w:hAnsi="Times"/>
          <w:noProof/>
          <w:lang w:val="en-US"/>
        </w:rPr>
        <w:t>(Belkin 2009)</w:t>
      </w:r>
      <w:r w:rsidR="008E4449">
        <w:rPr>
          <w:rFonts w:ascii="Times" w:hAnsi="Times"/>
          <w:lang w:val="en-US"/>
        </w:rPr>
        <w:fldChar w:fldCharType="end"/>
      </w:r>
      <w:r w:rsidR="008E4449">
        <w:rPr>
          <w:rFonts w:ascii="Times" w:hAnsi="Times"/>
          <w:lang w:val="en-US"/>
        </w:rPr>
        <w:t xml:space="preserve">. By 2050, </w:t>
      </w:r>
      <w:r w:rsidR="008E4449" w:rsidRPr="00D87A60">
        <w:rPr>
          <w:rFonts w:ascii="Times" w:hAnsi="Times" w:cs="Times New Roman"/>
          <w:lang w:val="en-US"/>
        </w:rPr>
        <w:t>the regional coupled model system RCA4-NEMO</w:t>
      </w:r>
      <w:r w:rsidR="008E4449" w:rsidRPr="00D87A60">
        <w:rPr>
          <w:rStyle w:val="Kommentarsreferens"/>
          <w:rFonts w:ascii="Times" w:hAnsi="Times" w:cs="Times New Roman"/>
          <w:sz w:val="22"/>
          <w:szCs w:val="22"/>
        </w:rPr>
        <w:annotationRef/>
      </w:r>
      <w:r w:rsidR="008E4449" w:rsidRPr="00D87A60">
        <w:rPr>
          <w:rFonts w:ascii="Times" w:hAnsi="Times" w:cs="Times New Roman"/>
          <w:lang w:val="en-US"/>
        </w:rPr>
        <w:t xml:space="preserve"> </w:t>
      </w:r>
      <w:r w:rsidR="008E4449">
        <w:rPr>
          <w:rFonts w:ascii="Times" w:hAnsi="Times" w:cs="Times New Roman"/>
          <w:lang w:val="en-US"/>
        </w:rPr>
        <w:t xml:space="preserve">and the </w:t>
      </w:r>
      <w:r w:rsidR="008E4449" w:rsidRPr="00D87A60">
        <w:rPr>
          <w:rFonts w:ascii="Times" w:hAnsi="Times" w:cs="Times New Roman"/>
          <w:lang w:val="en-US"/>
        </w:rPr>
        <w:t>RCP 8.5</w:t>
      </w:r>
      <w:r w:rsidR="008E4449" w:rsidRPr="00B03189">
        <w:rPr>
          <w:rFonts w:ascii="Times" w:hAnsi="Times" w:cs="Times New Roman"/>
          <w:lang w:val="en-US"/>
        </w:rPr>
        <w:t xml:space="preserve"> </w:t>
      </w:r>
      <w:r w:rsidR="008E4449">
        <w:rPr>
          <w:rFonts w:ascii="Times" w:hAnsi="Times" w:cs="Times New Roman"/>
          <w:lang w:val="en-US"/>
        </w:rPr>
        <w:t>emission</w:t>
      </w:r>
      <w:r w:rsidR="008E4449" w:rsidRPr="00D87A60">
        <w:rPr>
          <w:rFonts w:ascii="Times" w:hAnsi="Times" w:cs="Times New Roman"/>
          <w:lang w:val="en-US"/>
        </w:rPr>
        <w:t xml:space="preserve"> scenario</w:t>
      </w:r>
      <w:r w:rsidR="008E4449">
        <w:rPr>
          <w:rFonts w:ascii="Times" w:hAnsi="Times"/>
          <w:lang w:val="en-US"/>
        </w:rPr>
        <w:t xml:space="preserve"> predicts </w:t>
      </w:r>
      <w:commentRangeStart w:id="155"/>
      <w:r w:rsidR="008E4449">
        <w:rPr>
          <w:rFonts w:ascii="Times" w:hAnsi="Times"/>
          <w:lang w:val="en-US"/>
        </w:rPr>
        <w:t xml:space="preserve">the surface temperature </w:t>
      </w:r>
      <w:commentRangeEnd w:id="155"/>
      <w:r w:rsidR="003159F8">
        <w:rPr>
          <w:rStyle w:val="Kommentarsreferens"/>
        </w:rPr>
        <w:commentReference w:id="155"/>
      </w:r>
      <w:r w:rsidR="008E4449">
        <w:rPr>
          <w:rFonts w:ascii="Times" w:hAnsi="Times"/>
          <w:lang w:val="en-US"/>
        </w:rPr>
        <w:t>to have increased by 2</w:t>
      </w:r>
      <m:oMath>
        <m:r>
          <w:rPr>
            <w:rFonts w:ascii="Cambria Math" w:hAnsi="Cambria Math"/>
            <w:lang w:val="en-US"/>
          </w:rPr>
          <m:t>℃</m:t>
        </m:r>
      </m:oMath>
      <w:r w:rsidR="008E4449">
        <w:rPr>
          <w:rFonts w:ascii="Times" w:hAnsi="Times"/>
          <w:lang w:val="en-US"/>
        </w:rPr>
        <w:t xml:space="preserve"> compared to the mean in 1970-1999 </w:t>
      </w:r>
      <w:r w:rsidR="008E4449">
        <w:rPr>
          <w:rFonts w:ascii="Times" w:hAnsi="Times"/>
          <w:lang w:val="en-US"/>
        </w:rPr>
        <w:fldChar w:fldCharType="begin"/>
      </w:r>
      <w:r w:rsidR="008E4449">
        <w:rPr>
          <w:rFonts w:ascii="Times" w:hAnsi="Times"/>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hAnsi="Cambria Math" w:cs="Cambria Math"/>
          <w:lang w:val="en-US"/>
        </w:rPr>
        <w:instrText>∘</w:instrText>
      </w:r>
      <w:r w:rsidR="008E4449">
        <w:rPr>
          <w:rFonts w:ascii="Times" w:hAnsi="Times"/>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hAnsi="Cambria Math" w:cs="Cambria Math"/>
          <w:lang w:val="en-US"/>
        </w:rPr>
        <w:instrText>∘</w:instrText>
      </w:r>
      <w:r w:rsidR="008E4449">
        <w:rPr>
          <w:rFonts w:ascii="Times" w:hAnsi="Times"/>
          <w:lang w:val="en-US"/>
        </w:rPr>
        <w:instrText xml:space="preserve">    C (RCP 2.6), 2      </w:instrText>
      </w:r>
      <w:r w:rsidR="008E4449">
        <w:rPr>
          <w:rFonts w:ascii="Cambria Math" w:hAnsi="Cambria Math" w:cs="Cambria Math"/>
          <w:lang w:val="en-US"/>
        </w:rPr>
        <w:instrText>∘</w:instrText>
      </w:r>
      <w:r w:rsidR="008E4449">
        <w:rPr>
          <w:rFonts w:ascii="Times" w:hAnsi="Times"/>
          <w:lang w:val="en-US"/>
        </w:rPr>
        <w:instrText xml:space="preserve">    C (RCP 4.5), and 4      </w:instrText>
      </w:r>
      <w:r w:rsidR="008E4449">
        <w:rPr>
          <w:rFonts w:ascii="Cambria Math" w:hAnsi="Cambria Math" w:cs="Cambria Math"/>
          <w:lang w:val="en-US"/>
        </w:rPr>
        <w:instrText>∘</w:instrText>
      </w:r>
      <w:r w:rsidR="008E4449">
        <w:rPr>
          <w:rFonts w:ascii="Times" w:hAnsi="Times"/>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hAnsi="Times"/>
          <w:lang w:val="en-US"/>
        </w:rPr>
        <w:fldChar w:fldCharType="separate"/>
      </w:r>
      <w:r w:rsidR="008E4449" w:rsidRPr="00EE1CF3">
        <w:rPr>
          <w:rFonts w:ascii="Times" w:hAnsi="Times" w:cs="Times New Roman"/>
          <w:lang w:val="en-GB"/>
          <w:rPrChange w:id="156" w:author="Anna Gårdmark" w:date="2020-01-13T08:20:00Z">
            <w:rPr>
              <w:rFonts w:ascii="Times" w:hAnsi="Times" w:cs="Times New Roman"/>
            </w:rPr>
          </w:rPrChange>
        </w:rPr>
        <w:t xml:space="preserve">(Dieterich </w:t>
      </w:r>
      <w:r w:rsidR="008E4449" w:rsidRPr="00EE1CF3">
        <w:rPr>
          <w:rFonts w:ascii="Times" w:hAnsi="Times" w:cs="Times New Roman"/>
          <w:i/>
          <w:iCs/>
          <w:lang w:val="en-GB"/>
          <w:rPrChange w:id="157" w:author="Anna Gårdmark" w:date="2020-01-13T08:20:00Z">
            <w:rPr>
              <w:rFonts w:ascii="Times" w:hAnsi="Times" w:cs="Times New Roman"/>
              <w:i/>
              <w:iCs/>
            </w:rPr>
          </w:rPrChange>
        </w:rPr>
        <w:t>et al.</w:t>
      </w:r>
      <w:r w:rsidR="008E4449" w:rsidRPr="00EE1CF3">
        <w:rPr>
          <w:rFonts w:ascii="Times" w:hAnsi="Times" w:cs="Times New Roman"/>
          <w:lang w:val="en-GB"/>
          <w:rPrChange w:id="158" w:author="Anna Gårdmark" w:date="2020-01-13T08:20:00Z">
            <w:rPr>
              <w:rFonts w:ascii="Times" w:hAnsi="Times" w:cs="Times New Roman"/>
            </w:rPr>
          </w:rPrChange>
        </w:rPr>
        <w:t xml:space="preserve"> 2019; Gröger </w:t>
      </w:r>
      <w:r w:rsidR="008E4449" w:rsidRPr="00EE1CF3">
        <w:rPr>
          <w:rFonts w:ascii="Times" w:hAnsi="Times" w:cs="Times New Roman"/>
          <w:i/>
          <w:iCs/>
          <w:lang w:val="en-GB"/>
          <w:rPrChange w:id="159" w:author="Anna Gårdmark" w:date="2020-01-13T08:20:00Z">
            <w:rPr>
              <w:rFonts w:ascii="Times" w:hAnsi="Times" w:cs="Times New Roman"/>
              <w:i/>
              <w:iCs/>
            </w:rPr>
          </w:rPrChange>
        </w:rPr>
        <w:t>et al.</w:t>
      </w:r>
      <w:r w:rsidR="008E4449" w:rsidRPr="00EE1CF3">
        <w:rPr>
          <w:rFonts w:ascii="Times" w:hAnsi="Times" w:cs="Times New Roman"/>
          <w:lang w:val="en-GB"/>
          <w:rPrChange w:id="160" w:author="Anna Gårdmark" w:date="2020-01-13T08:20:00Z">
            <w:rPr>
              <w:rFonts w:ascii="Times" w:hAnsi="Times" w:cs="Times New Roman"/>
            </w:rPr>
          </w:rPrChange>
        </w:rPr>
        <w:t xml:space="preserve"> 2019)</w:t>
      </w:r>
      <w:r w:rsidR="008E4449">
        <w:rPr>
          <w:rFonts w:ascii="Times" w:hAnsi="Times"/>
          <w:lang w:val="en-US"/>
        </w:rPr>
        <w:fldChar w:fldCharType="end"/>
      </w:r>
      <w:r w:rsidR="008E4449">
        <w:rPr>
          <w:rFonts w:ascii="Times" w:hAnsi="Times"/>
          <w:lang w:val="en-US"/>
        </w:rPr>
        <w:t xml:space="preserve">. </w:t>
      </w:r>
      <w:r w:rsidR="00A41548">
        <w:rPr>
          <w:rFonts w:ascii="Times" w:hAnsi="Times" w:cstheme="minorHAnsi"/>
          <w:bCs/>
          <w:lang w:val="en-US"/>
        </w:rPr>
        <w:t>Th</w:t>
      </w:r>
      <w:r w:rsidR="00266542">
        <w:rPr>
          <w:rFonts w:ascii="Times" w:hAnsi="Times" w:cstheme="minorHAnsi"/>
          <w:bCs/>
          <w:lang w:val="en-US"/>
        </w:rPr>
        <w:t xml:space="preserve">e </w:t>
      </w:r>
      <w:r w:rsidR="008E4449">
        <w:rPr>
          <w:rFonts w:ascii="Times" w:hAnsi="Times" w:cstheme="minorHAnsi"/>
          <w:bCs/>
          <w:lang w:val="en-US"/>
        </w:rPr>
        <w:t>food web</w:t>
      </w:r>
      <w:r w:rsidR="008B1285">
        <w:rPr>
          <w:rFonts w:ascii="Times" w:hAnsi="Times" w:cstheme="minorHAnsi"/>
          <w:bCs/>
          <w:lang w:val="en-US"/>
        </w:rPr>
        <w:t xml:space="preserve"> </w:t>
      </w:r>
      <w:r w:rsidR="00266542">
        <w:rPr>
          <w:rFonts w:ascii="Times" w:hAnsi="Times" w:cstheme="minorHAnsi"/>
          <w:bCs/>
          <w:lang w:val="en-US"/>
        </w:rPr>
        <w:t xml:space="preserve">model is a multi-species size spectrum model </w:t>
      </w:r>
      <w:r w:rsidR="00266542">
        <w:rPr>
          <w:rFonts w:ascii="Times" w:hAnsi="Times" w:cstheme="minorHAnsi"/>
          <w:bCs/>
          <w:lang w:val="en-US"/>
        </w:rPr>
        <w:fldChar w:fldCharType="begin"/>
      </w:r>
      <w:r w:rsidR="00266542">
        <w:rPr>
          <w:rFonts w:ascii="Times" w:hAnsi="Times" w:cstheme="minorHAnsi"/>
          <w:bCs/>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lang w:val="en-US"/>
        </w:rPr>
        <w:fldChar w:fldCharType="separate"/>
      </w:r>
      <w:r w:rsidR="00266542" w:rsidRPr="00EE1CF3">
        <w:rPr>
          <w:rFonts w:ascii="Times" w:hAnsi="Times" w:cs="Times New Roman"/>
          <w:lang w:val="en-GB"/>
          <w:rPrChange w:id="161" w:author="Anna Gårdmark" w:date="2020-01-13T08:20:00Z">
            <w:rPr>
              <w:rFonts w:ascii="Times" w:hAnsi="Times" w:cs="Times New Roman"/>
            </w:rPr>
          </w:rPrChange>
        </w:rPr>
        <w:t xml:space="preserve">(Blanchard </w:t>
      </w:r>
      <w:r w:rsidR="00266542" w:rsidRPr="00EE1CF3">
        <w:rPr>
          <w:rFonts w:ascii="Times" w:hAnsi="Times" w:cs="Times New Roman"/>
          <w:i/>
          <w:iCs/>
          <w:lang w:val="en-GB"/>
          <w:rPrChange w:id="162" w:author="Anna Gårdmark" w:date="2020-01-13T08:20:00Z">
            <w:rPr>
              <w:rFonts w:ascii="Times" w:hAnsi="Times" w:cs="Times New Roman"/>
              <w:i/>
              <w:iCs/>
            </w:rPr>
          </w:rPrChange>
        </w:rPr>
        <w:t>et al.</w:t>
      </w:r>
      <w:r w:rsidR="00266542" w:rsidRPr="00EE1CF3">
        <w:rPr>
          <w:rFonts w:ascii="Times" w:hAnsi="Times" w:cs="Times New Roman"/>
          <w:lang w:val="en-GB"/>
          <w:rPrChange w:id="163" w:author="Anna Gårdmark" w:date="2020-01-13T08:20:00Z">
            <w:rPr>
              <w:rFonts w:ascii="Times" w:hAnsi="Times" w:cs="Times New Roman"/>
            </w:rPr>
          </w:rPrChange>
        </w:rPr>
        <w:t xml:space="preserve"> 2014; Scott </w:t>
      </w:r>
      <w:r w:rsidR="00266542" w:rsidRPr="00EE1CF3">
        <w:rPr>
          <w:rFonts w:ascii="Times" w:hAnsi="Times" w:cs="Times New Roman"/>
          <w:i/>
          <w:iCs/>
          <w:lang w:val="en-GB"/>
          <w:rPrChange w:id="164" w:author="Anna Gårdmark" w:date="2020-01-13T08:20:00Z">
            <w:rPr>
              <w:rFonts w:ascii="Times" w:hAnsi="Times" w:cs="Times New Roman"/>
              <w:i/>
              <w:iCs/>
            </w:rPr>
          </w:rPrChange>
        </w:rPr>
        <w:t>et al.</w:t>
      </w:r>
      <w:r w:rsidR="00266542" w:rsidRPr="00EE1CF3">
        <w:rPr>
          <w:rFonts w:ascii="Times" w:hAnsi="Times" w:cs="Times New Roman"/>
          <w:lang w:val="en-GB"/>
          <w:rPrChange w:id="165" w:author="Anna Gårdmark" w:date="2020-01-13T08:20:00Z">
            <w:rPr>
              <w:rFonts w:ascii="Times" w:hAnsi="Times" w:cs="Times New Roman"/>
            </w:rPr>
          </w:rPrChange>
        </w:rPr>
        <w:t xml:space="preserve"> 2014)</w:t>
      </w:r>
      <w:r w:rsidR="00266542">
        <w:rPr>
          <w:rFonts w:ascii="Times" w:hAnsi="Times" w:cstheme="minorHAnsi"/>
          <w:bCs/>
          <w:lang w:val="en-US"/>
        </w:rPr>
        <w:fldChar w:fldCharType="end"/>
      </w:r>
      <w:r w:rsidR="00FF060C">
        <w:rPr>
          <w:rFonts w:ascii="Times" w:hAnsi="Times" w:cstheme="minorHAnsi"/>
          <w:bCs/>
          <w:lang w:val="en-US"/>
        </w:rPr>
        <w:t xml:space="preserve">, </w:t>
      </w:r>
      <w:r w:rsidR="00A41548">
        <w:rPr>
          <w:rFonts w:ascii="Times" w:hAnsi="Times" w:cstheme="minorHAnsi"/>
          <w:bCs/>
          <w:lang w:val="en-US"/>
        </w:rPr>
        <w:t xml:space="preserve">modified </w:t>
      </w:r>
      <w:r w:rsidR="00B849D0">
        <w:rPr>
          <w:rFonts w:ascii="Times" w:hAnsi="Times" w:cstheme="minorHAnsi"/>
          <w:bCs/>
          <w:lang w:val="en-US"/>
        </w:rPr>
        <w:t>to account for temperature dependence of metabolism</w:t>
      </w:r>
      <w:r w:rsidR="00583CB3">
        <w:rPr>
          <w:rFonts w:ascii="Times" w:hAnsi="Times" w:cstheme="minorHAnsi"/>
          <w:bCs/>
          <w:lang w:val="en-US"/>
        </w:rPr>
        <w:t>, maximum consumption rate an</w:t>
      </w:r>
      <w:r w:rsidR="00C43646">
        <w:rPr>
          <w:rFonts w:ascii="Times" w:hAnsi="Times" w:cstheme="minorHAnsi"/>
          <w:bCs/>
          <w:lang w:val="en-US"/>
        </w:rPr>
        <w:t>d background mortality, as well as resource turnover rate and carrying capacity.</w:t>
      </w:r>
      <w:r w:rsidR="00B01017">
        <w:rPr>
          <w:rFonts w:ascii="Times" w:hAnsi="Times" w:cstheme="minorHAnsi"/>
          <w:bCs/>
          <w:lang w:val="en-US"/>
        </w:rPr>
        <w:t xml:space="preserve"> </w:t>
      </w:r>
      <w:r w:rsidR="008C689C">
        <w:rPr>
          <w:rFonts w:ascii="Times" w:hAnsi="Times" w:cstheme="minorHAnsi"/>
          <w:bCs/>
          <w:lang w:val="en-US"/>
        </w:rPr>
        <w:t xml:space="preserve">Uncertainty in the </w:t>
      </w:r>
      <w:r w:rsidR="007318F4">
        <w:rPr>
          <w:rFonts w:ascii="Times" w:hAnsi="Times" w:cstheme="minorHAnsi"/>
          <w:bCs/>
          <w:lang w:val="en-US"/>
        </w:rPr>
        <w:t>thermal dependence</w:t>
      </w:r>
      <w:r w:rsidR="008C689C">
        <w:rPr>
          <w:rFonts w:ascii="Times" w:hAnsi="Times" w:cstheme="minorHAnsi"/>
          <w:bCs/>
          <w:lang w:val="en-US"/>
        </w:rPr>
        <w:t xml:space="preserve"> of these rates </w:t>
      </w:r>
      <w:proofErr w:type="gramStart"/>
      <w:r w:rsidR="008C689C">
        <w:rPr>
          <w:rFonts w:ascii="Times" w:hAnsi="Times" w:cstheme="minorHAnsi"/>
          <w:bCs/>
          <w:lang w:val="en-US"/>
        </w:rPr>
        <w:t>is incorporated</w:t>
      </w:r>
      <w:proofErr w:type="gramEnd"/>
      <w:r w:rsidR="008C689C">
        <w:rPr>
          <w:rFonts w:ascii="Times" w:hAnsi="Times" w:cstheme="minorHAnsi"/>
          <w:bCs/>
          <w:lang w:val="en-US"/>
        </w:rPr>
        <w:t xml:space="preserve"> by drawing </w:t>
      </w:r>
      <w:r w:rsidR="000B400E">
        <w:rPr>
          <w:rFonts w:ascii="Times" w:hAnsi="Times" w:cstheme="minorHAnsi"/>
          <w:bCs/>
          <w:lang w:val="en-US"/>
        </w:rPr>
        <w:t xml:space="preserve">samples from known </w:t>
      </w:r>
      <w:r w:rsidR="001773D1">
        <w:rPr>
          <w:rFonts w:ascii="Times" w:hAnsi="Times" w:cstheme="minorHAnsi"/>
          <w:bCs/>
          <w:lang w:val="en-US"/>
        </w:rPr>
        <w:t>distributions</w:t>
      </w:r>
      <w:r w:rsidR="00B161CA">
        <w:rPr>
          <w:rFonts w:ascii="Times" w:hAnsi="Times" w:cstheme="minorHAnsi"/>
          <w:bCs/>
          <w:lang w:val="en-US"/>
        </w:rPr>
        <w:t xml:space="preserve">, based on </w:t>
      </w:r>
      <w:commentRangeStart w:id="166"/>
      <w:r w:rsidR="00B161CA">
        <w:rPr>
          <w:rFonts w:ascii="Times" w:hAnsi="Times" w:cstheme="minorHAnsi"/>
          <w:bCs/>
          <w:lang w:val="en-US"/>
        </w:rPr>
        <w:t>meta-analysis and the metabolic theory of ecology.</w:t>
      </w:r>
      <w:commentRangeEnd w:id="166"/>
      <w:r w:rsidR="003159F8">
        <w:rPr>
          <w:rStyle w:val="Kommentarsreferens"/>
        </w:rPr>
        <w:commentReference w:id="166"/>
      </w:r>
      <w:r w:rsidR="001A539F" w:rsidRPr="00FC0A34">
        <w:rPr>
          <w:rFonts w:ascii="Times" w:hAnsi="Times" w:cstheme="minorHAnsi"/>
          <w:lang w:val="en-US"/>
        </w:rPr>
        <w:t xml:space="preserve"> </w:t>
      </w:r>
      <w:r w:rsidR="006A34E7">
        <w:rPr>
          <w:rFonts w:ascii="Times" w:hAnsi="Times" w:cstheme="minorHAnsi"/>
          <w:lang w:val="en-US"/>
        </w:rPr>
        <w:t xml:space="preserve">The </w:t>
      </w:r>
      <w:r w:rsidR="00B30A94">
        <w:rPr>
          <w:rFonts w:ascii="Times" w:hAnsi="Times" w:cstheme="minorHAnsi"/>
          <w:lang w:val="en-US"/>
        </w:rPr>
        <w:t xml:space="preserve">temperature-dependent </w:t>
      </w:r>
      <w:ins w:id="167" w:author="Anna Gårdmark" w:date="2020-01-13T09:02:00Z">
        <w:r w:rsidR="003159F8">
          <w:rPr>
            <w:rFonts w:ascii="Times" w:hAnsi="Times" w:cstheme="minorHAnsi"/>
            <w:lang w:val="en-US"/>
          </w:rPr>
          <w:t xml:space="preserve">food web </w:t>
        </w:r>
      </w:ins>
      <w:r w:rsidR="00B30A94">
        <w:rPr>
          <w:rFonts w:ascii="Times" w:hAnsi="Times" w:cstheme="minorHAnsi"/>
          <w:lang w:val="en-US"/>
        </w:rPr>
        <w:t xml:space="preserve">model </w:t>
      </w:r>
      <w:del w:id="168" w:author="Anna Gårdmark" w:date="2020-01-13T09:03:00Z">
        <w:r w:rsidR="00876BB5" w:rsidDel="003159F8">
          <w:rPr>
            <w:rFonts w:ascii="Times" w:hAnsi="Times" w:cstheme="minorHAnsi"/>
            <w:lang w:val="en-US"/>
          </w:rPr>
          <w:delText>is then</w:delText>
        </w:r>
      </w:del>
      <w:proofErr w:type="gramStart"/>
      <w:ins w:id="169" w:author="Anna Gårdmark" w:date="2020-01-13T09:03:00Z">
        <w:r w:rsidR="003159F8">
          <w:rPr>
            <w:rFonts w:ascii="Times" w:hAnsi="Times" w:cstheme="minorHAnsi"/>
            <w:lang w:val="en-US"/>
          </w:rPr>
          <w:t>was</w:t>
        </w:r>
      </w:ins>
      <w:r w:rsidR="00876BB5">
        <w:rPr>
          <w:rFonts w:ascii="Times" w:hAnsi="Times" w:cstheme="minorHAnsi"/>
          <w:lang w:val="en-US"/>
        </w:rPr>
        <w:t xml:space="preserve"> projected</w:t>
      </w:r>
      <w:proofErr w:type="gramEnd"/>
      <w:r w:rsidR="00876BB5">
        <w:rPr>
          <w:rFonts w:ascii="Times" w:hAnsi="Times" w:cstheme="minorHAnsi"/>
          <w:lang w:val="en-US"/>
        </w:rPr>
        <w:t xml:space="preserve"> </w:t>
      </w:r>
      <w:r w:rsidR="005C794A">
        <w:rPr>
          <w:rFonts w:ascii="Times" w:hAnsi="Times" w:cstheme="minorHAnsi"/>
          <w:lang w:val="en-US"/>
        </w:rPr>
        <w:t>to 2050</w:t>
      </w:r>
      <w:r w:rsidR="00252BEE">
        <w:rPr>
          <w:rFonts w:ascii="Times" w:hAnsi="Times" w:cstheme="minorHAnsi"/>
          <w:lang w:val="en-US"/>
        </w:rPr>
        <w:t xml:space="preserve"> </w:t>
      </w:r>
      <w:r w:rsidR="00362263">
        <w:rPr>
          <w:rFonts w:ascii="Times" w:hAnsi="Times" w:cstheme="minorHAnsi"/>
          <w:lang w:val="en-US"/>
        </w:rPr>
        <w:t xml:space="preserve">with a time-varying </w:t>
      </w:r>
      <w:commentRangeStart w:id="170"/>
      <w:r w:rsidR="00362263">
        <w:rPr>
          <w:rFonts w:ascii="Times" w:hAnsi="Times" w:cstheme="minorHAnsi"/>
          <w:lang w:val="en-US"/>
        </w:rPr>
        <w:t>ocean temperature</w:t>
      </w:r>
      <w:r w:rsidR="00B12D4F">
        <w:rPr>
          <w:rFonts w:ascii="Times" w:hAnsi="Times" w:cstheme="minorHAnsi"/>
          <w:lang w:val="en-US"/>
        </w:rPr>
        <w:t xml:space="preserve"> </w:t>
      </w:r>
      <w:commentRangeEnd w:id="170"/>
      <w:r w:rsidR="003159F8">
        <w:rPr>
          <w:rStyle w:val="Kommentarsreferens"/>
        </w:rPr>
        <w:commentReference w:id="170"/>
      </w:r>
      <w:r w:rsidR="00B12D4F">
        <w:rPr>
          <w:rFonts w:ascii="Times" w:hAnsi="Times" w:cstheme="minorHAnsi"/>
          <w:lang w:val="en-US"/>
        </w:rPr>
        <w:t xml:space="preserve">and different fishing scenarios. </w:t>
      </w:r>
      <w:r w:rsidR="00035199">
        <w:rPr>
          <w:rFonts w:ascii="Times" w:hAnsi="Times" w:cstheme="minorHAnsi"/>
          <w:lang w:val="en-US"/>
        </w:rPr>
        <w:t xml:space="preserve">The inclusion of </w:t>
      </w:r>
      <w:ins w:id="171" w:author="Anna Gårdmark" w:date="2020-01-13T13:03:00Z">
        <w:r w:rsidR="00C343FD">
          <w:rPr>
            <w:rFonts w:ascii="Times" w:hAnsi="Times" w:cstheme="minorHAnsi"/>
            <w:lang w:val="en-US"/>
          </w:rPr>
          <w:t xml:space="preserve">temperature-dependent </w:t>
        </w:r>
      </w:ins>
      <w:r w:rsidR="00035199">
        <w:rPr>
          <w:rFonts w:ascii="Times" w:hAnsi="Times" w:cstheme="minorHAnsi"/>
          <w:lang w:val="en-US"/>
        </w:rPr>
        <w:t>physiological</w:t>
      </w:r>
      <w:ins w:id="172" w:author="Anna Gårdmark" w:date="2020-01-13T13:03:00Z">
        <w:r w:rsidR="00C343FD">
          <w:rPr>
            <w:rFonts w:ascii="Times" w:hAnsi="Times" w:cstheme="minorHAnsi"/>
            <w:lang w:val="en-US"/>
          </w:rPr>
          <w:t xml:space="preserve"> processes</w:t>
        </w:r>
      </w:ins>
      <w:del w:id="173" w:author="Anna Gårdmark" w:date="2020-01-13T13:04:00Z">
        <w:r w:rsidR="00035199" w:rsidDel="00C343FD">
          <w:rPr>
            <w:rFonts w:ascii="Times" w:hAnsi="Times" w:cstheme="minorHAnsi"/>
            <w:lang w:val="en-US"/>
          </w:rPr>
          <w:delText xml:space="preserve"> scaling</w:delText>
        </w:r>
      </w:del>
      <w:r w:rsidR="00035199">
        <w:rPr>
          <w:rFonts w:ascii="Times" w:hAnsi="Times" w:cstheme="minorHAnsi"/>
          <w:lang w:val="en-US"/>
        </w:rPr>
        <w:t xml:space="preserve"> in the model</w:t>
      </w:r>
      <w:r w:rsidR="00865641">
        <w:rPr>
          <w:rFonts w:ascii="Times" w:hAnsi="Times" w:cstheme="minorHAnsi"/>
          <w:lang w:val="en-US"/>
        </w:rPr>
        <w:t xml:space="preserve"> </w:t>
      </w:r>
      <w:r w:rsidR="00AB01BD">
        <w:rPr>
          <w:rFonts w:ascii="Times" w:hAnsi="Times" w:cstheme="minorHAnsi"/>
          <w:lang w:val="en-US"/>
        </w:rPr>
        <w:t xml:space="preserve">leads </w:t>
      </w:r>
      <w:r w:rsidR="00EE12E2">
        <w:rPr>
          <w:rFonts w:ascii="Times" w:hAnsi="Times" w:cstheme="minorHAnsi"/>
          <w:lang w:val="en-US"/>
        </w:rPr>
        <w:t xml:space="preserve">increased size-at-age, especially for </w:t>
      </w:r>
      <w:r w:rsidR="00914601">
        <w:rPr>
          <w:rFonts w:ascii="Times" w:hAnsi="Times" w:cstheme="minorHAnsi"/>
          <w:lang w:val="en-US"/>
        </w:rPr>
        <w:t>smaller individuals</w:t>
      </w:r>
      <w:r w:rsidR="00EA6E89">
        <w:rPr>
          <w:rFonts w:ascii="Times" w:hAnsi="Times" w:cstheme="minorHAnsi"/>
          <w:lang w:val="en-US"/>
        </w:rPr>
        <w:t xml:space="preserve">, </w:t>
      </w:r>
      <w:r w:rsidR="007E4B37">
        <w:rPr>
          <w:rFonts w:ascii="Times" w:hAnsi="Times" w:cstheme="minorHAnsi"/>
          <w:lang w:val="en-US"/>
        </w:rPr>
        <w:t xml:space="preserve">in contrast to </w:t>
      </w:r>
      <w:r w:rsidR="00F3537D">
        <w:rPr>
          <w:rFonts w:ascii="Times" w:hAnsi="Times" w:cstheme="minorHAnsi"/>
          <w:lang w:val="en-US"/>
        </w:rPr>
        <w:t>models where only the resource dynamics are temperature dependent</w:t>
      </w:r>
      <w:r w:rsidR="00F45EFE">
        <w:rPr>
          <w:rFonts w:ascii="Times" w:hAnsi="Times" w:cstheme="minorHAnsi"/>
          <w:lang w:val="en-US"/>
        </w:rPr>
        <w:t>, where size-at-age declines with warming.</w:t>
      </w:r>
      <w:r w:rsidR="00FF4DF3">
        <w:rPr>
          <w:rFonts w:ascii="Times" w:hAnsi="Times" w:cstheme="minorHAnsi"/>
          <w:lang w:val="en-US"/>
        </w:rPr>
        <w:t xml:space="preserve"> This </w:t>
      </w:r>
      <w:r w:rsidR="00C02A51">
        <w:rPr>
          <w:rFonts w:ascii="Times" w:hAnsi="Times" w:cstheme="minorHAnsi"/>
          <w:lang w:val="en-US"/>
        </w:rPr>
        <w:t xml:space="preserve">has implications for </w:t>
      </w:r>
      <w:proofErr w:type="gramStart"/>
      <w:r w:rsidR="00C02A51">
        <w:rPr>
          <w:rFonts w:ascii="Times" w:hAnsi="Times" w:cstheme="minorHAnsi"/>
          <w:lang w:val="en-US"/>
        </w:rPr>
        <w:t>populations</w:t>
      </w:r>
      <w:proofErr w:type="gramEnd"/>
      <w:r w:rsidR="00C02A51">
        <w:rPr>
          <w:rFonts w:ascii="Times" w:hAnsi="Times" w:cstheme="minorHAnsi"/>
          <w:lang w:val="en-US"/>
        </w:rPr>
        <w:t xml:space="preserve"> size-structure </w:t>
      </w:r>
      <w:r w:rsidR="003A503E">
        <w:rPr>
          <w:rFonts w:ascii="Times" w:hAnsi="Times" w:cstheme="minorHAnsi"/>
          <w:lang w:val="en-US"/>
        </w:rPr>
        <w:t>and yield.</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lang w:val="en-US"/>
        </w:rPr>
      </w:pPr>
      <w:r w:rsidRPr="00ED493C">
        <w:rPr>
          <w:i/>
          <w:lang w:val="en-US"/>
        </w:rPr>
        <w:t>Food web</w:t>
      </w:r>
      <w:r w:rsidR="00C75482">
        <w:rPr>
          <w:rStyle w:val="Kommentarsreferens"/>
        </w:rPr>
        <w:commentReference w:id="174"/>
      </w:r>
    </w:p>
    <w:p w14:paraId="4451AC6D" w14:textId="069EA9D4" w:rsidR="00190E51" w:rsidRPr="00ED493C" w:rsidRDefault="00057ED1" w:rsidP="00182BA9">
      <w:pPr>
        <w:spacing w:line="480" w:lineRule="auto"/>
        <w:contextualSpacing/>
        <w:jc w:val="both"/>
        <w:rPr>
          <w:lang w:val="en-US"/>
        </w:rPr>
      </w:pPr>
      <w:del w:id="175" w:author="Anna Gårdmark" w:date="2020-01-13T09:03:00Z">
        <w:r w:rsidRPr="00ED493C" w:rsidDel="003159F8">
          <w:rPr>
            <w:lang w:val="en-US"/>
          </w:rPr>
          <w:delText>In this study w</w:delText>
        </w:r>
      </w:del>
      <w:ins w:id="176" w:author="Anna Gårdmark" w:date="2020-01-13T09:03:00Z">
        <w:r w:rsidR="003159F8">
          <w:rPr>
            <w:lang w:val="en-US"/>
          </w:rPr>
          <w:t>W</w:t>
        </w:r>
      </w:ins>
      <w:r w:rsidRPr="00ED493C">
        <w:rPr>
          <w:lang w:val="en-US"/>
        </w:rPr>
        <w:t xml:space="preserve">e </w:t>
      </w:r>
      <w:r w:rsidR="008C268E" w:rsidRPr="00ED493C">
        <w:rPr>
          <w:lang w:val="en-US"/>
        </w:rPr>
        <w:t>develop</w:t>
      </w:r>
      <w:ins w:id="177" w:author="Anna Gårdmark" w:date="2020-01-13T09:03:00Z">
        <w:r w:rsidR="003159F8">
          <w:rPr>
            <w:lang w:val="en-US"/>
          </w:rPr>
          <w:t>ed</w:t>
        </w:r>
      </w:ins>
      <w:r w:rsidR="008C268E" w:rsidRPr="00ED493C">
        <w:rPr>
          <w:lang w:val="en-US"/>
        </w:rPr>
        <w:t xml:space="preserve"> </w:t>
      </w:r>
      <w:r w:rsidRPr="00ED493C">
        <w:rPr>
          <w:lang w:val="en-US"/>
        </w:rPr>
        <w:t>a</w:t>
      </w:r>
      <w:r w:rsidR="008C268E" w:rsidRPr="00ED493C">
        <w:rPr>
          <w:lang w:val="en-US"/>
        </w:rPr>
        <w:t xml:space="preserve"> Multi-species size spectrum model</w:t>
      </w:r>
      <w:r w:rsidR="0077712A" w:rsidRPr="00ED493C">
        <w:rPr>
          <w:lang w:val="en-US"/>
        </w:rPr>
        <w:t xml:space="preserve"> (MSSM)</w:t>
      </w:r>
      <w:r w:rsidRPr="00ED493C">
        <w:rPr>
          <w:lang w:val="en-US"/>
        </w:rPr>
        <w:t xml:space="preserve"> </w:t>
      </w:r>
      <w:r w:rsidR="008F65F9">
        <w:rPr>
          <w:lang w:val="en-US"/>
        </w:rPr>
        <w:t>parameterized to represent</w:t>
      </w:r>
      <w:r w:rsidRPr="00ED493C">
        <w:rPr>
          <w:lang w:val="en-US"/>
        </w:rPr>
        <w:t xml:space="preserve"> a simplified version of</w:t>
      </w:r>
      <w:r w:rsidR="008C268E" w:rsidRPr="00ED493C">
        <w:rPr>
          <w:lang w:val="en-US"/>
        </w:rPr>
        <w:t xml:space="preserve"> the</w:t>
      </w:r>
      <w:r w:rsidR="00790B83" w:rsidRPr="00ED493C">
        <w:rPr>
          <w:lang w:val="en-US"/>
        </w:rPr>
        <w:t xml:space="preserve"> food web in the</w:t>
      </w:r>
      <w:ins w:id="178" w:author="Asta Audzijonyte" w:date="2020-01-10T13:30:00Z">
        <w:r w:rsidR="00814612">
          <w:rPr>
            <w:lang w:val="en-US"/>
          </w:rPr>
          <w:t xml:space="preserve"> </w:t>
        </w:r>
      </w:ins>
      <w:ins w:id="179" w:author="Asta Audzijonyte" w:date="2020-01-10T13:32:00Z">
        <w:r w:rsidR="00814612">
          <w:rPr>
            <w:lang w:val="en-US"/>
          </w:rPr>
          <w:t xml:space="preserve">pelagic </w:t>
        </w:r>
      </w:ins>
      <w:ins w:id="180" w:author="Asta Audzijonyte" w:date="2020-01-10T13:30:00Z">
        <w:r w:rsidR="00814612">
          <w:rPr>
            <w:lang w:val="en-US"/>
          </w:rPr>
          <w:t>central Baltic Sea ecosystem? (</w:t>
        </w:r>
      </w:ins>
      <w:del w:id="181" w:author="Asta Audzijonyte" w:date="2020-01-10T13:30:00Z">
        <w:r w:rsidR="00790B83" w:rsidRPr="00ED493C" w:rsidDel="00814612">
          <w:rPr>
            <w:lang w:val="en-US"/>
          </w:rPr>
          <w:delText xml:space="preserve"> </w:delText>
        </w:r>
      </w:del>
      <w:commentRangeStart w:id="182"/>
      <w:commentRangeStart w:id="183"/>
      <w:r w:rsidR="008C268E" w:rsidRPr="00ED493C">
        <w:rPr>
          <w:lang w:val="en-US"/>
        </w:rPr>
        <w:t>Baltic proper</w:t>
      </w:r>
      <w:commentRangeEnd w:id="182"/>
      <w:r w:rsidR="00F2159B" w:rsidRPr="00ED493C">
        <w:rPr>
          <w:rStyle w:val="Kommentarsreferens"/>
          <w:sz w:val="22"/>
          <w:szCs w:val="22"/>
        </w:rPr>
        <w:commentReference w:id="182"/>
      </w:r>
      <w:commentRangeEnd w:id="183"/>
      <w:ins w:id="184" w:author="Asta Audzijonyte" w:date="2020-01-10T13:30:00Z">
        <w:r w:rsidR="00814612">
          <w:rPr>
            <w:lang w:val="en-US"/>
          </w:rPr>
          <w:t>)</w:t>
        </w:r>
      </w:ins>
      <w:r w:rsidR="00E046A4">
        <w:rPr>
          <w:rStyle w:val="Kommentarsreferens"/>
        </w:rPr>
        <w:commentReference w:id="183"/>
      </w:r>
      <w:r w:rsidR="008C268E" w:rsidRPr="00ED493C">
        <w:rPr>
          <w:lang w:val="en-US"/>
        </w:rPr>
        <w:t xml:space="preserve"> </w:t>
      </w:r>
      <w:r w:rsidR="00AC577D" w:rsidRPr="00ED493C">
        <w:rPr>
          <w:lang w:val="en-US"/>
        </w:rPr>
        <w:t>(</w:t>
      </w:r>
      <w:commentRangeStart w:id="185"/>
      <w:r w:rsidR="00AC577D" w:rsidRPr="00ED493C">
        <w:rPr>
          <w:lang w:val="en-US"/>
        </w:rPr>
        <w:t>ICES sub divisions 25-29+32</w:t>
      </w:r>
      <w:commentRangeEnd w:id="185"/>
      <w:r w:rsidR="003159F8">
        <w:rPr>
          <w:rStyle w:val="Kommentarsreferens"/>
        </w:rPr>
        <w:commentReference w:id="185"/>
      </w:r>
      <w:r w:rsidR="00F87AC3" w:rsidRPr="00ED493C">
        <w:rPr>
          <w:lang w:val="en-US"/>
        </w:rPr>
        <w:t>, Appendix Fig SX</w:t>
      </w:r>
      <w:r w:rsidR="00AC577D" w:rsidRPr="00ED493C">
        <w:rPr>
          <w:lang w:val="en-US"/>
        </w:rPr>
        <w:t>)</w:t>
      </w:r>
      <w:r w:rsidR="008C268E" w:rsidRPr="00ED493C">
        <w:rPr>
          <w:lang w:val="en-US"/>
        </w:rPr>
        <w:t xml:space="preserve">. </w:t>
      </w:r>
      <w:proofErr w:type="gramStart"/>
      <w:ins w:id="186" w:author="Asta Audzijonyte" w:date="2020-01-10T13:31:00Z">
        <w:r w:rsidR="00814612">
          <w:rPr>
            <w:lang w:val="en-US"/>
          </w:rPr>
          <w:t>Baltic Sea is semi</w:t>
        </w:r>
      </w:ins>
      <w:ins w:id="187" w:author="Anna Gårdmark" w:date="2020-01-13T09:15:00Z">
        <w:r w:rsidR="00133480">
          <w:rPr>
            <w:lang w:val="en-US"/>
          </w:rPr>
          <w:t>-</w:t>
        </w:r>
      </w:ins>
      <w:ins w:id="188" w:author="Asta Audzijonyte" w:date="2020-01-10T13:31:00Z">
        <w:r w:rsidR="00814612">
          <w:rPr>
            <w:lang w:val="en-US"/>
          </w:rPr>
          <w:t>enclosed brackish sea and has high simplified food web, with the pelagic component dominated by xxx.</w:t>
        </w:r>
        <w:proofErr w:type="gramEnd"/>
        <w:r w:rsidR="00814612">
          <w:rPr>
            <w:lang w:val="en-US"/>
          </w:rPr>
          <w:t xml:space="preserve"> </w:t>
        </w:r>
      </w:ins>
      <w:r w:rsidR="008C268E" w:rsidRPr="00ED493C">
        <w:rPr>
          <w:lang w:val="en-US"/>
        </w:rPr>
        <w:t>This food web is here characterized by</w:t>
      </w:r>
      <w:r w:rsidRPr="00ED493C">
        <w:rPr>
          <w:lang w:val="en-US"/>
        </w:rPr>
        <w:t xml:space="preserve"> three fish species: cod (</w:t>
      </w:r>
      <w:proofErr w:type="spellStart"/>
      <w:r w:rsidRPr="00ED493C">
        <w:rPr>
          <w:i/>
          <w:lang w:val="en-US"/>
        </w:rPr>
        <w:t>Gadus</w:t>
      </w:r>
      <w:proofErr w:type="spellEnd"/>
      <w:r w:rsidRPr="00ED493C">
        <w:rPr>
          <w:i/>
          <w:lang w:val="en-US"/>
        </w:rPr>
        <w:t xml:space="preserve"> </w:t>
      </w:r>
      <w:proofErr w:type="spellStart"/>
      <w:r w:rsidRPr="00ED493C">
        <w:rPr>
          <w:i/>
          <w:lang w:val="en-US"/>
        </w:rPr>
        <w:t>morhua</w:t>
      </w:r>
      <w:proofErr w:type="spellEnd"/>
      <w:r w:rsidRPr="00ED493C">
        <w:rPr>
          <w:lang w:val="en-US"/>
        </w:rPr>
        <w:t>), sprat (</w:t>
      </w:r>
      <w:proofErr w:type="spellStart"/>
      <w:r w:rsidRPr="00ED493C">
        <w:rPr>
          <w:i/>
          <w:lang w:val="en-US"/>
        </w:rPr>
        <w:t>Sprattus</w:t>
      </w:r>
      <w:proofErr w:type="spellEnd"/>
      <w:r w:rsidRPr="00ED493C">
        <w:rPr>
          <w:i/>
          <w:lang w:val="en-US"/>
        </w:rPr>
        <w:t xml:space="preserve"> </w:t>
      </w:r>
      <w:proofErr w:type="spellStart"/>
      <w:r w:rsidRPr="00ED493C">
        <w:rPr>
          <w:i/>
          <w:lang w:val="en-US"/>
        </w:rPr>
        <w:t>sprattus</w:t>
      </w:r>
      <w:proofErr w:type="spellEnd"/>
      <w:r w:rsidRPr="00ED493C">
        <w:rPr>
          <w:lang w:val="en-US"/>
        </w:rPr>
        <w:t>) and herring (</w:t>
      </w:r>
      <w:proofErr w:type="spellStart"/>
      <w:r w:rsidRPr="00ED493C">
        <w:rPr>
          <w:i/>
          <w:lang w:val="en-US"/>
        </w:rPr>
        <w:t>Clupea</w:t>
      </w:r>
      <w:proofErr w:type="spellEnd"/>
      <w:r w:rsidRPr="00ED493C">
        <w:rPr>
          <w:i/>
          <w:lang w:val="en-US"/>
        </w:rPr>
        <w:t xml:space="preserve"> </w:t>
      </w:r>
      <w:proofErr w:type="spellStart"/>
      <w:r w:rsidRPr="00ED493C">
        <w:rPr>
          <w:i/>
          <w:lang w:val="en-US"/>
        </w:rPr>
        <w:t>harengus</w:t>
      </w:r>
      <w:proofErr w:type="spellEnd"/>
      <w:r w:rsidRPr="00ED493C">
        <w:rPr>
          <w:lang w:val="en-US"/>
        </w:rPr>
        <w:t>)</w:t>
      </w:r>
      <w:ins w:id="189" w:author="Anna Gårdmark" w:date="2020-01-13T11:54:00Z">
        <w:r w:rsidR="00F1526C">
          <w:rPr>
            <w:lang w:val="en-US"/>
          </w:rPr>
          <w:t xml:space="preserve">, </w:t>
        </w:r>
        <w:commentRangeStart w:id="190"/>
        <w:r w:rsidR="00F1526C">
          <w:rPr>
            <w:lang w:val="en-US"/>
          </w:rPr>
          <w:t>and their prey</w:t>
        </w:r>
        <w:commentRangeEnd w:id="190"/>
        <w:r w:rsidR="00F1526C">
          <w:rPr>
            <w:rStyle w:val="Kommentarsreferens"/>
          </w:rPr>
          <w:commentReference w:id="190"/>
        </w:r>
      </w:ins>
      <w:r w:rsidR="00E046A4">
        <w:rPr>
          <w:lang w:val="en-US"/>
        </w:rPr>
        <w:t xml:space="preserve">. These species </w:t>
      </w:r>
      <w:ins w:id="191" w:author="Anna Gårdmark" w:date="2020-01-13T09:15:00Z">
        <w:r w:rsidR="00133480">
          <w:rPr>
            <w:lang w:val="en-US"/>
          </w:rPr>
          <w:t xml:space="preserve">are dominant </w:t>
        </w:r>
        <w:r w:rsidR="00133480" w:rsidRPr="00ED493C">
          <w:rPr>
            <w:lang w:val="en-US"/>
          </w:rPr>
          <w:t xml:space="preserve">species in terms </w:t>
        </w:r>
        <w:commentRangeStart w:id="192"/>
        <w:r w:rsidR="00133480" w:rsidRPr="00ED493C">
          <w:rPr>
            <w:lang w:val="en-US"/>
          </w:rPr>
          <w:t>of biomass</w:t>
        </w:r>
        <w:commentRangeEnd w:id="192"/>
        <w:r w:rsidR="00133480" w:rsidRPr="00ED493C">
          <w:rPr>
            <w:rStyle w:val="Kommentarsreferens"/>
            <w:sz w:val="22"/>
            <w:szCs w:val="22"/>
          </w:rPr>
          <w:commentReference w:id="192"/>
        </w:r>
      </w:ins>
      <w:del w:id="193" w:author="Anna Gårdmark" w:date="2020-01-13T09:16:00Z">
        <w:r w:rsidR="001B403C" w:rsidDel="00133480">
          <w:rPr>
            <w:lang w:val="en-US"/>
          </w:rPr>
          <w:delText>all have analytical stock assessments</w:delText>
        </w:r>
      </w:del>
      <w:r w:rsidR="001B403C">
        <w:rPr>
          <w:lang w:val="en-US"/>
        </w:rPr>
        <w:t xml:space="preserve">, they </w:t>
      </w:r>
      <w:r w:rsidR="00C8430B" w:rsidRPr="00ED493C">
        <w:rPr>
          <w:lang w:val="en-US"/>
        </w:rPr>
        <w:t xml:space="preserve">are the most important species commercially in this </w:t>
      </w:r>
      <w:r w:rsidR="00EA0FD7">
        <w:rPr>
          <w:lang w:val="en-US"/>
        </w:rPr>
        <w:t xml:space="preserve">southern </w:t>
      </w:r>
      <w:r w:rsidR="00C8430B" w:rsidRPr="00ED493C">
        <w:rPr>
          <w:lang w:val="en-US"/>
        </w:rPr>
        <w:t>sub-region</w:t>
      </w:r>
      <w:r w:rsidR="00D20150">
        <w:rPr>
          <w:lang w:val="en-US"/>
        </w:rPr>
        <w:t xml:space="preserve"> </w:t>
      </w:r>
      <w:r w:rsidR="00EA0FD7">
        <w:rPr>
          <w:lang w:val="en-US"/>
        </w:rPr>
        <w:t xml:space="preserve">of the Baltic </w:t>
      </w:r>
      <w:r w:rsidR="00C8430B" w:rsidRPr="00ED493C">
        <w:rPr>
          <w:lang w:val="en-US"/>
        </w:rPr>
        <w:t xml:space="preserve">and </w:t>
      </w:r>
      <w:r w:rsidR="00D20150">
        <w:rPr>
          <w:lang w:val="en-US"/>
        </w:rPr>
        <w:t>they</w:t>
      </w:r>
      <w:ins w:id="194" w:author="Anna Gårdmark" w:date="2020-01-13T09:16:00Z">
        <w:r w:rsidR="00133480">
          <w:rPr>
            <w:lang w:val="en-US"/>
          </w:rPr>
          <w:t xml:space="preserve"> </w:t>
        </w:r>
        <w:r w:rsidR="00133480" w:rsidRPr="00ED493C">
          <w:rPr>
            <w:rStyle w:val="Kommentarsreferens"/>
            <w:sz w:val="22"/>
            <w:szCs w:val="22"/>
          </w:rPr>
          <w:commentReference w:id="195"/>
        </w:r>
        <w:r w:rsidR="00133480">
          <w:rPr>
            <w:rStyle w:val="Kommentarsreferens"/>
          </w:rPr>
          <w:commentReference w:id="196"/>
        </w:r>
        <w:r w:rsidR="00133480">
          <w:rPr>
            <w:lang w:val="en-US"/>
          </w:rPr>
          <w:t>all have analytical stock assessments</w:t>
        </w:r>
      </w:ins>
      <w:del w:id="197" w:author="Anna Gårdmark" w:date="2020-01-13T09:15:00Z">
        <w:r w:rsidR="00D20150" w:rsidDel="00133480">
          <w:rPr>
            <w:lang w:val="en-US"/>
          </w:rPr>
          <w:delText xml:space="preserve"> </w:delText>
        </w:r>
        <w:r w:rsidR="000E5478" w:rsidDel="00133480">
          <w:rPr>
            <w:lang w:val="en-US"/>
          </w:rPr>
          <w:delText xml:space="preserve">are dominant </w:delText>
        </w:r>
        <w:r w:rsidR="008C268E" w:rsidRPr="00ED493C" w:rsidDel="00133480">
          <w:rPr>
            <w:lang w:val="en-US"/>
          </w:rPr>
          <w:delText xml:space="preserve">species in terms </w:delText>
        </w:r>
        <w:commentRangeStart w:id="198"/>
        <w:commentRangeStart w:id="199"/>
        <w:commentRangeStart w:id="200"/>
        <w:r w:rsidR="008C268E" w:rsidRPr="00ED493C" w:rsidDel="00133480">
          <w:rPr>
            <w:lang w:val="en-US"/>
          </w:rPr>
          <w:delText>of biomass</w:delText>
        </w:r>
        <w:commentRangeEnd w:id="198"/>
        <w:r w:rsidR="00F2159B" w:rsidRPr="00ED493C" w:rsidDel="00133480">
          <w:rPr>
            <w:rStyle w:val="Kommentarsreferens"/>
            <w:sz w:val="22"/>
            <w:szCs w:val="22"/>
          </w:rPr>
          <w:commentReference w:id="198"/>
        </w:r>
        <w:commentRangeEnd w:id="199"/>
        <w:r w:rsidR="00A54DA5" w:rsidRPr="00ED493C" w:rsidDel="00133480">
          <w:rPr>
            <w:rStyle w:val="Kommentarsreferens"/>
            <w:sz w:val="22"/>
            <w:szCs w:val="22"/>
          </w:rPr>
          <w:commentReference w:id="199"/>
        </w:r>
        <w:commentRangeEnd w:id="200"/>
        <w:r w:rsidR="00A629F5" w:rsidDel="00133480">
          <w:rPr>
            <w:rStyle w:val="Kommentarsreferens"/>
          </w:rPr>
          <w:commentReference w:id="200"/>
        </w:r>
      </w:del>
      <w:r w:rsidR="000D3A6B" w:rsidRPr="00ED493C">
        <w:rPr>
          <w:lang w:val="en-US"/>
        </w:rPr>
        <w:t>.</w:t>
      </w:r>
      <w:r w:rsidR="00E43789" w:rsidRPr="00ED493C">
        <w:rPr>
          <w:lang w:val="en-US"/>
        </w:rPr>
        <w:t xml:space="preserve"> We also model</w:t>
      </w:r>
      <w:r w:rsidR="000D3A6B" w:rsidRPr="00ED493C">
        <w:rPr>
          <w:lang w:val="en-US"/>
        </w:rPr>
        <w:t xml:space="preserve"> </w:t>
      </w:r>
      <w:r w:rsidRPr="00ED493C">
        <w:rPr>
          <w:lang w:val="en-US"/>
        </w:rPr>
        <w:t xml:space="preserve">one </w:t>
      </w:r>
      <w:proofErr w:type="gramStart"/>
      <w:r w:rsidRPr="00ED493C">
        <w:rPr>
          <w:lang w:val="en-US"/>
        </w:rPr>
        <w:t xml:space="preserve">pelagic </w:t>
      </w:r>
      <w:ins w:id="201" w:author="Asta Audzijonyte" w:date="2020-01-10T13:32:00Z">
        <w:r w:rsidR="00814612">
          <w:rPr>
            <w:lang w:val="en-US"/>
          </w:rPr>
          <w:t xml:space="preserve"> </w:t>
        </w:r>
        <w:r w:rsidR="00814612">
          <w:rPr>
            <w:rFonts w:ascii="Times" w:hAnsi="Times"/>
            <w:lang w:val="en-US"/>
          </w:rPr>
          <w:t>(</w:t>
        </w:r>
        <w:proofErr w:type="gramEnd"/>
        <w:r w:rsidR="00814612">
          <w:rPr>
            <w:rFonts w:ascii="Times" w:hAnsi="Times"/>
            <w:lang w:val="en-US"/>
          </w:rPr>
          <w:t xml:space="preserve">such as </w:t>
        </w:r>
        <w:proofErr w:type="spellStart"/>
        <w:r w:rsidR="00814612">
          <w:rPr>
            <w:rFonts w:ascii="Times" w:hAnsi="Times"/>
            <w:lang w:val="en-US"/>
          </w:rPr>
          <w:t>phyto</w:t>
        </w:r>
        <w:proofErr w:type="spellEnd"/>
        <w:r w:rsidR="00814612">
          <w:rPr>
            <w:rFonts w:ascii="Times" w:hAnsi="Times"/>
            <w:lang w:val="en-US"/>
          </w:rPr>
          <w:t>- and zooplankton, mysids)</w:t>
        </w:r>
        <w:r w:rsidR="00814612" w:rsidRPr="00ED493C">
          <w:rPr>
            <w:lang w:val="en-US"/>
          </w:rPr>
          <w:t xml:space="preserve"> </w:t>
        </w:r>
      </w:ins>
      <w:r w:rsidRPr="00ED493C">
        <w:rPr>
          <w:lang w:val="en-US"/>
        </w:rPr>
        <w:t>and one bent</w:t>
      </w:r>
      <w:r w:rsidR="008C268E" w:rsidRPr="00ED493C">
        <w:rPr>
          <w:lang w:val="en-US"/>
        </w:rPr>
        <w:t>hic background resource spectr</w:t>
      </w:r>
      <w:ins w:id="202" w:author="Anna Gårdmark" w:date="2020-01-13T09:16:00Z">
        <w:r w:rsidR="002F17C2">
          <w:rPr>
            <w:lang w:val="en-US"/>
          </w:rPr>
          <w:t>um</w:t>
        </w:r>
      </w:ins>
      <w:del w:id="203" w:author="Anna Gårdmark" w:date="2020-01-13T09:16:00Z">
        <w:r w:rsidR="008C268E" w:rsidRPr="00ED493C" w:rsidDel="002F17C2">
          <w:rPr>
            <w:lang w:val="en-US"/>
          </w:rPr>
          <w:delText>a</w:delText>
        </w:r>
      </w:del>
      <w:ins w:id="204" w:author="Asta Audzijonyte" w:date="2020-01-10T13:32:00Z">
        <w:r w:rsidR="00814612" w:rsidRPr="00814612">
          <w:rPr>
            <w:rFonts w:ascii="Times" w:hAnsi="Times"/>
            <w:lang w:val="en-US"/>
          </w:rPr>
          <w:t xml:space="preserve"> </w:t>
        </w:r>
        <w:r w:rsidR="00814612">
          <w:rPr>
            <w:rFonts w:ascii="Times" w:hAnsi="Times"/>
            <w:lang w:val="en-US"/>
          </w:rPr>
          <w:t>(benthic inver</w:t>
        </w:r>
      </w:ins>
      <w:ins w:id="205" w:author="Asta Audzijonyte" w:date="2020-01-10T13:33:00Z">
        <w:r w:rsidR="00814612">
          <w:rPr>
            <w:rFonts w:ascii="Times" w:hAnsi="Times"/>
            <w:lang w:val="en-US"/>
          </w:rPr>
          <w:t xml:space="preserve">ts, </w:t>
        </w:r>
      </w:ins>
      <w:proofErr w:type="spellStart"/>
      <w:ins w:id="206" w:author="Asta Audzijonyte" w:date="2020-01-10T13:32:00Z">
        <w:r w:rsidR="00814612">
          <w:rPr>
            <w:rFonts w:ascii="Times" w:hAnsi="Times"/>
            <w:lang w:val="en-US"/>
          </w:rPr>
          <w:t>gobiidaes</w:t>
        </w:r>
        <w:proofErr w:type="spellEnd"/>
        <w:r w:rsidR="00814612">
          <w:rPr>
            <w:rFonts w:ascii="Times" w:hAnsi="Times"/>
            <w:lang w:val="en-US"/>
          </w:rPr>
          <w:t xml:space="preserve"> and other small fish</w:t>
        </w:r>
      </w:ins>
      <w:ins w:id="207" w:author="Asta Audzijonyte" w:date="2020-01-10T13:33:00Z">
        <w:r w:rsidR="00814612">
          <w:rPr>
            <w:rFonts w:ascii="Times" w:hAnsi="Times"/>
            <w:lang w:val="en-US"/>
          </w:rPr>
          <w:t>?</w:t>
        </w:r>
      </w:ins>
      <w:ins w:id="208" w:author="Asta Audzijonyte" w:date="2020-01-10T13:32:00Z">
        <w:r w:rsidR="00814612">
          <w:rPr>
            <w:rFonts w:ascii="Times" w:hAnsi="Times"/>
            <w:lang w:val="en-US"/>
          </w:rPr>
          <w:t>)</w:t>
        </w:r>
      </w:ins>
      <w:r w:rsidR="00763981">
        <w:rPr>
          <w:lang w:val="en-US"/>
        </w:rPr>
        <w:t xml:space="preserve">, which constitute dynamic food sources for the </w:t>
      </w:r>
      <w:r w:rsidR="00CE781B">
        <w:rPr>
          <w:lang w:val="en-US"/>
        </w:rPr>
        <w:t xml:space="preserve">smallest individuals </w:t>
      </w:r>
      <w:del w:id="209" w:author="Anna Gårdmark" w:date="2020-01-13T09:17:00Z">
        <w:r w:rsidR="00CE781B" w:rsidDel="002F17C2">
          <w:rPr>
            <w:lang w:val="en-US"/>
          </w:rPr>
          <w:delText xml:space="preserve">in </w:delText>
        </w:r>
      </w:del>
      <w:ins w:id="210" w:author="Anna Gårdmark" w:date="2020-01-13T09:17:00Z">
        <w:r w:rsidR="002F17C2">
          <w:rPr>
            <w:lang w:val="en-US"/>
          </w:rPr>
          <w:t xml:space="preserve">of </w:t>
        </w:r>
      </w:ins>
      <w:r w:rsidR="00CE781B">
        <w:rPr>
          <w:lang w:val="en-US"/>
        </w:rPr>
        <w:t xml:space="preserve">each </w:t>
      </w:r>
      <w:ins w:id="211" w:author="Anna Gårdmark" w:date="2020-01-13T09:17:00Z">
        <w:r w:rsidR="002F17C2">
          <w:rPr>
            <w:lang w:val="en-US"/>
          </w:rPr>
          <w:t xml:space="preserve">of the three fish </w:t>
        </w:r>
      </w:ins>
      <w:r w:rsidR="00CE781B">
        <w:rPr>
          <w:lang w:val="en-US"/>
        </w:rPr>
        <w:t>species</w:t>
      </w:r>
      <w:del w:id="212" w:author="Asta Audzijonyte" w:date="2020-01-10T13:32:00Z">
        <w:r w:rsidR="00CE781B" w:rsidDel="00814612">
          <w:rPr>
            <w:lang w:val="en-US"/>
          </w:rPr>
          <w:delText xml:space="preserve"> </w:delText>
        </w:r>
        <w:r w:rsidR="00203DCF" w:rsidDel="00814612">
          <w:rPr>
            <w:rFonts w:ascii="Times" w:hAnsi="Times"/>
            <w:lang w:val="en-US"/>
          </w:rPr>
          <w:delText>(such as phyto- and zooplankton</w:delText>
        </w:r>
      </w:del>
      <w:r w:rsidR="00203DCF">
        <w:rPr>
          <w:rFonts w:ascii="Times" w:hAnsi="Times"/>
          <w:lang w:val="en-US"/>
        </w:rPr>
        <w:t>,</w:t>
      </w:r>
      <w:del w:id="213" w:author="Asta Audzijonyte" w:date="2020-01-10T13:32:00Z">
        <w:r w:rsidR="00203DCF" w:rsidDel="00814612">
          <w:rPr>
            <w:rFonts w:ascii="Times" w:hAnsi="Times"/>
            <w:lang w:val="en-US"/>
          </w:rPr>
          <w:delText xml:space="preserve"> gobiidaes and other small fish)</w:delText>
        </w:r>
      </w:del>
      <w:r w:rsidR="00C1447F">
        <w:rPr>
          <w:lang w:val="en-US"/>
        </w:rPr>
        <w:t>.</w:t>
      </w:r>
    </w:p>
    <w:p w14:paraId="17528C7A" w14:textId="77777777" w:rsidR="00A63EC2" w:rsidRPr="00ED493C" w:rsidRDefault="00A63EC2" w:rsidP="00182BA9">
      <w:pPr>
        <w:spacing w:line="480" w:lineRule="auto"/>
        <w:contextualSpacing/>
        <w:jc w:val="both"/>
        <w:rPr>
          <w:i/>
          <w:lang w:val="en-US"/>
        </w:rPr>
      </w:pPr>
    </w:p>
    <w:p w14:paraId="0BE08420" w14:textId="37CB8FA5" w:rsidR="00FC4AA1" w:rsidRPr="00ED493C" w:rsidRDefault="00FC4AA1" w:rsidP="00182BA9">
      <w:pPr>
        <w:spacing w:line="480" w:lineRule="auto"/>
        <w:contextualSpacing/>
        <w:jc w:val="both"/>
        <w:rPr>
          <w:i/>
          <w:lang w:val="en-US"/>
        </w:rPr>
      </w:pPr>
      <w:r w:rsidRPr="00ED493C">
        <w:rPr>
          <w:i/>
          <w:lang w:val="en-US"/>
        </w:rPr>
        <w:t>Size-spectrum model</w:t>
      </w:r>
    </w:p>
    <w:p w14:paraId="642A4207" w14:textId="051A0BA3" w:rsidR="00902E5A" w:rsidRPr="00505108" w:rsidRDefault="00A97859" w:rsidP="00182BA9">
      <w:pPr>
        <w:spacing w:line="480" w:lineRule="auto"/>
        <w:contextualSpacing/>
        <w:jc w:val="both"/>
        <w:rPr>
          <w:rFonts w:ascii="Times" w:hAnsi="Times"/>
          <w:lang w:val="en-US"/>
        </w:rPr>
      </w:pPr>
      <w:proofErr w:type="gramStart"/>
      <w:r>
        <w:rPr>
          <w:rFonts w:ascii="Times" w:hAnsi="Times"/>
          <w:lang w:val="en-US"/>
        </w:rPr>
        <w:t xml:space="preserve">The </w:t>
      </w:r>
      <w:r w:rsidR="005E27C1" w:rsidRPr="00505108">
        <w:rPr>
          <w:rFonts w:ascii="Times" w:hAnsi="Times"/>
          <w:lang w:val="en-US"/>
        </w:rPr>
        <w:t xml:space="preserve">model is based on source code for the multi-species implementation of size-spectrum models in the </w:t>
      </w:r>
      <w:r w:rsidR="001C5872" w:rsidRPr="00505108">
        <w:rPr>
          <w:rFonts w:ascii="Times" w:hAnsi="Times"/>
          <w:lang w:val="en-US"/>
        </w:rPr>
        <w:t>‘</w:t>
      </w:r>
      <w:r w:rsidR="005E27C1" w:rsidRPr="00505108">
        <w:rPr>
          <w:rFonts w:ascii="Times" w:hAnsi="Times"/>
          <w:lang w:val="en-US"/>
        </w:rPr>
        <w:t>R</w:t>
      </w:r>
      <w:r w:rsidR="001C5872" w:rsidRPr="00505108">
        <w:rPr>
          <w:rFonts w:ascii="Times" w:hAnsi="Times"/>
          <w:lang w:val="en-US"/>
        </w:rPr>
        <w:t>’</w:t>
      </w:r>
      <w:r w:rsidR="005E27C1" w:rsidRPr="00505108">
        <w:rPr>
          <w:rFonts w:ascii="Times" w:hAnsi="Times"/>
          <w:lang w:val="en-US"/>
        </w:rPr>
        <w:t xml:space="preserve">-package </w:t>
      </w:r>
      <w:proofErr w:type="spellStart"/>
      <w:r w:rsidR="005E27C1" w:rsidRPr="00505108">
        <w:rPr>
          <w:rFonts w:ascii="Times" w:hAnsi="Times"/>
          <w:i/>
          <w:lang w:val="en-US"/>
        </w:rPr>
        <w:t>mizer</w:t>
      </w:r>
      <w:proofErr w:type="spellEnd"/>
      <w:r w:rsidR="005E27C1" w:rsidRPr="00505108">
        <w:rPr>
          <w:rFonts w:ascii="Times" w:hAnsi="Times"/>
          <w:lang w:val="en-US"/>
        </w:rPr>
        <w:t xml:space="preserve"> </w:t>
      </w:r>
      <w:r w:rsidR="005E27C1" w:rsidRPr="00505108">
        <w:rPr>
          <w:rFonts w:ascii="Times" w:hAnsi="Times"/>
          <w:lang w:val="en-US"/>
        </w:rPr>
        <w:fldChar w:fldCharType="begin"/>
      </w:r>
      <w:r w:rsidR="001F7145" w:rsidRPr="00505108">
        <w:rPr>
          <w:rFonts w:ascii="Times" w:hAnsi="Times"/>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505108">
        <w:rPr>
          <w:rFonts w:ascii="Times" w:hAnsi="Times"/>
          <w:lang w:val="en-US"/>
        </w:rPr>
        <w:fldChar w:fldCharType="separate"/>
      </w:r>
      <w:r w:rsidR="001C5872" w:rsidRPr="00505108">
        <w:rPr>
          <w:rFonts w:ascii="Times" w:hAnsi="Times" w:cs="Times New Roman"/>
          <w:lang w:val="en-US"/>
        </w:rPr>
        <w:t xml:space="preserve">(Blanchard </w:t>
      </w:r>
      <w:r w:rsidR="001C5872" w:rsidRPr="00505108">
        <w:rPr>
          <w:rFonts w:ascii="Times" w:hAnsi="Times" w:cs="Times New Roman"/>
          <w:i/>
          <w:iCs/>
          <w:lang w:val="en-US"/>
        </w:rPr>
        <w:t>et al.</w:t>
      </w:r>
      <w:r w:rsidR="001C5872" w:rsidRPr="00505108">
        <w:rPr>
          <w:rFonts w:ascii="Times" w:hAnsi="Times" w:cs="Times New Roman"/>
          <w:lang w:val="en-US"/>
        </w:rPr>
        <w:t xml:space="preserve"> 2014; Scott </w:t>
      </w:r>
      <w:r w:rsidR="001C5872" w:rsidRPr="00505108">
        <w:rPr>
          <w:rFonts w:ascii="Times" w:hAnsi="Times" w:cs="Times New Roman"/>
          <w:i/>
          <w:iCs/>
          <w:lang w:val="en-US"/>
        </w:rPr>
        <w:t>et al.</w:t>
      </w:r>
      <w:r w:rsidR="001C5872" w:rsidRPr="00505108">
        <w:rPr>
          <w:rFonts w:ascii="Times" w:hAnsi="Times" w:cs="Times New Roman"/>
          <w:lang w:val="en-US"/>
        </w:rPr>
        <w:t xml:space="preserve"> 2014, 2019; R Core Team 2018)</w:t>
      </w:r>
      <w:r w:rsidR="005E27C1" w:rsidRPr="00505108">
        <w:rPr>
          <w:rFonts w:ascii="Times" w:hAnsi="Times"/>
          <w:lang w:val="en-US"/>
        </w:rPr>
        <w:fldChar w:fldCharType="end"/>
      </w:r>
      <w:r w:rsidR="004005D6" w:rsidRPr="00505108">
        <w:rPr>
          <w:rFonts w:ascii="Times" w:hAnsi="Times"/>
          <w:lang w:val="en-US"/>
        </w:rPr>
        <w:t xml:space="preserve">, which </w:t>
      </w:r>
      <w:ins w:id="214" w:author="Asta Audzijonyte" w:date="2020-01-10T13:34:00Z">
        <w:r w:rsidR="0094180F">
          <w:rPr>
            <w:rFonts w:ascii="Times" w:hAnsi="Times"/>
            <w:lang w:val="en-US"/>
          </w:rPr>
          <w:t xml:space="preserve">has been extended to </w:t>
        </w:r>
        <w:del w:id="215" w:author="Anna Gårdmark" w:date="2020-01-13T09:20:00Z">
          <w:r w:rsidR="0094180F" w:rsidDel="002F17C2">
            <w:rPr>
              <w:rFonts w:ascii="Times" w:hAnsi="Times"/>
              <w:lang w:val="en-US"/>
            </w:rPr>
            <w:delText>add</w:delText>
          </w:r>
        </w:del>
      </w:ins>
      <w:ins w:id="216" w:author="Anna Gårdmark" w:date="2020-01-13T09:20:00Z">
        <w:r w:rsidR="002F17C2">
          <w:rPr>
            <w:rFonts w:ascii="Times" w:hAnsi="Times"/>
            <w:lang w:val="en-US"/>
          </w:rPr>
          <w:t>include</w:t>
        </w:r>
      </w:ins>
      <w:ins w:id="217" w:author="Asta Audzijonyte" w:date="2020-01-10T13:34:00Z">
        <w:r w:rsidR="0094180F">
          <w:rPr>
            <w:rFonts w:ascii="Times" w:hAnsi="Times"/>
            <w:lang w:val="en-US"/>
          </w:rPr>
          <w:t xml:space="preserve"> </w:t>
        </w:r>
      </w:ins>
      <w:del w:id="218" w:author="Asta Audzijonyte" w:date="2020-01-10T13:34:00Z">
        <w:r w:rsidR="004005D6" w:rsidRPr="00505108" w:rsidDel="0094180F">
          <w:rPr>
            <w:rFonts w:ascii="Times" w:hAnsi="Times"/>
            <w:lang w:val="en-US"/>
          </w:rPr>
          <w:delText xml:space="preserve">we extend by adding </w:delText>
        </w:r>
      </w:del>
      <w:r w:rsidR="00F2159B" w:rsidRPr="00505108">
        <w:rPr>
          <w:rFonts w:ascii="Times" w:hAnsi="Times"/>
          <w:lang w:val="en-US"/>
        </w:rPr>
        <w:t>multiple background resources</w:t>
      </w:r>
      <w:ins w:id="219" w:author="Asta Audzijonyte" w:date="2020-01-10T13:34:00Z">
        <w:r w:rsidR="0094180F">
          <w:rPr>
            <w:rFonts w:ascii="Times" w:hAnsi="Times"/>
            <w:lang w:val="en-US"/>
          </w:rPr>
          <w:t xml:space="preserve"> (hopefully a reference to Audzijonyte et al. soon)</w:t>
        </w:r>
      </w:ins>
      <w:r w:rsidR="00F2159B" w:rsidRPr="00505108">
        <w:rPr>
          <w:rFonts w:ascii="Times" w:hAnsi="Times"/>
          <w:lang w:val="en-US"/>
        </w:rPr>
        <w:t xml:space="preserve"> and </w:t>
      </w:r>
      <w:ins w:id="220" w:author="Asta Audzijonyte" w:date="2020-01-10T13:35:00Z">
        <w:r w:rsidR="0094180F">
          <w:rPr>
            <w:rFonts w:ascii="Times" w:hAnsi="Times"/>
            <w:lang w:val="en-US"/>
          </w:rPr>
          <w:t xml:space="preserve">size-dependent </w:t>
        </w:r>
      </w:ins>
      <w:r w:rsidR="004005D6" w:rsidRPr="00505108">
        <w:rPr>
          <w:rFonts w:ascii="Times" w:hAnsi="Times"/>
          <w:lang w:val="en-US"/>
        </w:rPr>
        <w:t>temperature-scaling of key physiological processes</w:t>
      </w:r>
      <w:ins w:id="221" w:author="Asta Audzijonyte" w:date="2020-01-10T13:35:00Z">
        <w:r w:rsidR="0094180F">
          <w:rPr>
            <w:rFonts w:ascii="Times" w:hAnsi="Times"/>
            <w:lang w:val="en-US"/>
          </w:rPr>
          <w:t xml:space="preserve"> </w:t>
        </w:r>
        <w:commentRangeStart w:id="222"/>
        <w:r w:rsidR="0094180F">
          <w:rPr>
            <w:rFonts w:ascii="Times" w:hAnsi="Times"/>
            <w:lang w:val="en-US"/>
          </w:rPr>
          <w:t xml:space="preserve">(hopefully a reference to </w:t>
        </w:r>
        <w:proofErr w:type="spellStart"/>
        <w:r w:rsidR="0094180F">
          <w:rPr>
            <w:rFonts w:ascii="Times" w:hAnsi="Times"/>
            <w:lang w:val="en-US"/>
          </w:rPr>
          <w:t>Gardmark</w:t>
        </w:r>
        <w:proofErr w:type="spellEnd"/>
        <w:r w:rsidR="0094180F">
          <w:rPr>
            <w:rFonts w:ascii="Times" w:hAnsi="Times"/>
            <w:lang w:val="en-US"/>
          </w:rPr>
          <w:t xml:space="preserve"> et al. soon?).</w:t>
        </w:r>
      </w:ins>
      <w:del w:id="223" w:author="Asta Audzijonyte" w:date="2020-01-10T13:34:00Z">
        <w:r w:rsidR="00AD2BC0" w:rsidRPr="00505108" w:rsidDel="0094180F">
          <w:rPr>
            <w:rFonts w:ascii="Times" w:hAnsi="Times"/>
            <w:lang w:val="en-US"/>
          </w:rPr>
          <w:delText xml:space="preserve"> </w:delText>
        </w:r>
      </w:del>
      <w:commentRangeEnd w:id="222"/>
      <w:r w:rsidR="002F17C2">
        <w:rPr>
          <w:rStyle w:val="Kommentarsreferens"/>
        </w:rPr>
        <w:commentReference w:id="222"/>
      </w:r>
      <w:del w:id="224" w:author="Asta Audzijonyte" w:date="2020-01-10T13:34:00Z">
        <w:r w:rsidR="00AD2BC0" w:rsidRPr="00505108" w:rsidDel="0094180F">
          <w:rPr>
            <w:rFonts w:ascii="Times" w:hAnsi="Times"/>
            <w:lang w:val="en-US"/>
          </w:rPr>
          <w:delText>and background resource levels</w:delText>
        </w:r>
      </w:del>
      <w:r w:rsidR="004005D6" w:rsidRPr="00505108">
        <w:rPr>
          <w:rFonts w:ascii="Times" w:hAnsi="Times"/>
          <w:lang w:val="en-US"/>
        </w:rPr>
        <w:t>.</w:t>
      </w:r>
      <w:proofErr w:type="gramEnd"/>
      <w:r w:rsidR="004005D6" w:rsidRPr="00505108">
        <w:rPr>
          <w:rFonts w:ascii="Times" w:hAnsi="Times"/>
          <w:lang w:val="en-US"/>
        </w:rPr>
        <w:t xml:space="preserve"> </w:t>
      </w:r>
      <w:r w:rsidR="00866255" w:rsidRPr="00505108">
        <w:rPr>
          <w:rFonts w:ascii="Times" w:hAnsi="Times"/>
          <w:lang w:val="en-US"/>
        </w:rPr>
        <w:t xml:space="preserve">All model code (parameterization, calibration and analysis), together with necessary data </w:t>
      </w:r>
      <w:r w:rsidR="00886290" w:rsidRPr="00505108">
        <w:rPr>
          <w:rFonts w:ascii="Times" w:hAnsi="Times"/>
          <w:lang w:val="en-US"/>
        </w:rPr>
        <w:t xml:space="preserve">is available on </w:t>
      </w:r>
      <w:r w:rsidR="000E2FF7" w:rsidRPr="00505108">
        <w:rPr>
          <w:rFonts w:ascii="Times" w:hAnsi="Times"/>
          <w:lang w:val="en-US"/>
        </w:rPr>
        <w:t>GitHub (</w:t>
      </w:r>
      <w:r w:rsidR="00EE1CF3">
        <w:fldChar w:fldCharType="begin"/>
      </w:r>
      <w:r w:rsidR="00EE1CF3" w:rsidRPr="00EE1CF3">
        <w:rPr>
          <w:lang w:val="en-GB"/>
          <w:rPrChange w:id="225" w:author="Anna Gårdmark" w:date="2020-01-13T08:20:00Z">
            <w:rPr/>
          </w:rPrChange>
        </w:rPr>
        <w:instrText xml:space="preserve"> HYPERLINK "https://github.com/maxlindmark/mizer-rewiring/tree/rewire-temp/baltic" </w:instrText>
      </w:r>
      <w:r w:rsidR="00EE1CF3">
        <w:fldChar w:fldCharType="separate"/>
      </w:r>
      <w:r w:rsidR="00F54CA2" w:rsidRPr="00505108">
        <w:rPr>
          <w:rStyle w:val="Hyperlnk"/>
          <w:rFonts w:ascii="Times" w:hAnsi="Times"/>
          <w:lang w:val="en-US"/>
        </w:rPr>
        <w:t>https://github.com/maxlindmark/mizer-rewiring/tree/rewire-temp/baltic</w:t>
      </w:r>
      <w:r w:rsidR="00EE1CF3">
        <w:rPr>
          <w:rStyle w:val="Hyperlnk"/>
          <w:rFonts w:ascii="Times" w:hAnsi="Times"/>
          <w:lang w:val="en-US"/>
        </w:rPr>
        <w:fldChar w:fldCharType="end"/>
      </w:r>
      <w:r w:rsidR="000E2FF7" w:rsidRPr="00505108">
        <w:rPr>
          <w:rFonts w:ascii="Times" w:hAnsi="Times"/>
          <w:lang w:val="en-US"/>
        </w:rPr>
        <w:t>)</w:t>
      </w:r>
      <w:r w:rsidR="00886290" w:rsidRPr="00505108">
        <w:rPr>
          <w:rFonts w:ascii="Times" w:hAnsi="Times"/>
          <w:lang w:val="en-US"/>
        </w:rPr>
        <w:t xml:space="preserve">, and </w:t>
      </w:r>
      <w:r w:rsidR="00F54CA2" w:rsidRPr="00505108">
        <w:rPr>
          <w:rFonts w:ascii="Times" w:hAnsi="Times"/>
          <w:lang w:val="en-US"/>
        </w:rPr>
        <w:t xml:space="preserve">will be </w:t>
      </w:r>
      <w:r w:rsidR="00886290" w:rsidRPr="00505108">
        <w:rPr>
          <w:rFonts w:ascii="Times" w:hAnsi="Times"/>
          <w:lang w:val="en-US"/>
        </w:rPr>
        <w:t xml:space="preserve">deposited on </w:t>
      </w:r>
      <w:proofErr w:type="spellStart"/>
      <w:r w:rsidR="00886290" w:rsidRPr="00505108">
        <w:rPr>
          <w:rFonts w:ascii="Times" w:hAnsi="Times"/>
          <w:lang w:val="en-US"/>
        </w:rPr>
        <w:t>Zenodo</w:t>
      </w:r>
      <w:proofErr w:type="spellEnd"/>
      <w:r w:rsidR="000E2FF7" w:rsidRPr="00505108">
        <w:rPr>
          <w:rFonts w:ascii="Times" w:hAnsi="Times"/>
          <w:lang w:val="en-US"/>
        </w:rPr>
        <w:t xml:space="preserve"> (</w:t>
      </w:r>
      <w:r w:rsidR="00EE1CF3">
        <w:fldChar w:fldCharType="begin"/>
      </w:r>
      <w:r w:rsidR="00EE1CF3" w:rsidRPr="00EE1CF3">
        <w:rPr>
          <w:lang w:val="en-GB"/>
          <w:rPrChange w:id="226" w:author="Anna Gårdmark" w:date="2020-01-13T08:20:00Z">
            <w:rPr/>
          </w:rPrChange>
        </w:rPr>
        <w:instrText xml:space="preserve"> HYPERLINK "http://doi.org/" </w:instrText>
      </w:r>
      <w:r w:rsidR="00EE1CF3">
        <w:fldChar w:fldCharType="separate"/>
      </w:r>
      <w:r w:rsidR="00F54CA2" w:rsidRPr="00505108">
        <w:rPr>
          <w:rStyle w:val="Hyperlnk"/>
          <w:rFonts w:ascii="Times" w:hAnsi="Times"/>
          <w:lang w:val="en-US"/>
        </w:rPr>
        <w:t>http://doi.org/</w:t>
      </w:r>
      <w:r w:rsidR="00EE1CF3">
        <w:rPr>
          <w:rStyle w:val="Hyperlnk"/>
          <w:rFonts w:ascii="Times" w:hAnsi="Times"/>
          <w:lang w:val="en-US"/>
        </w:rPr>
        <w:fldChar w:fldCharType="end"/>
      </w:r>
      <w:r w:rsidR="000E2FF7" w:rsidRPr="00505108">
        <w:rPr>
          <w:rFonts w:ascii="Times" w:hAnsi="Times"/>
          <w:lang w:val="en-US"/>
        </w:rPr>
        <w:t>)</w:t>
      </w:r>
      <w:r w:rsidR="00F54CA2" w:rsidRPr="00505108">
        <w:rPr>
          <w:rFonts w:ascii="Times" w:hAnsi="Times"/>
          <w:lang w:val="en-US"/>
        </w:rPr>
        <w:t xml:space="preserve"> upon publication</w:t>
      </w:r>
      <w:r w:rsidR="00886290" w:rsidRPr="00505108">
        <w:rPr>
          <w:rFonts w:ascii="Times" w:hAnsi="Times"/>
          <w:lang w:val="en-US"/>
        </w:rPr>
        <w:t xml:space="preserve">. </w:t>
      </w:r>
      <w:r w:rsidR="0077712A" w:rsidRPr="00505108">
        <w:rPr>
          <w:rFonts w:ascii="Times" w:hAnsi="Times"/>
          <w:lang w:val="en-US"/>
        </w:rPr>
        <w:t>In this section we describe the key elements of the MSSM</w:t>
      </w:r>
      <w:r w:rsidR="00981827" w:rsidRPr="00505108">
        <w:rPr>
          <w:rFonts w:ascii="Times" w:hAnsi="Times"/>
          <w:lang w:val="en-US"/>
        </w:rPr>
        <w:t>, which mostly follow</w:t>
      </w:r>
      <w:r w:rsidR="002D6773" w:rsidRPr="00505108">
        <w:rPr>
          <w:rFonts w:ascii="Times" w:hAnsi="Times"/>
          <w:lang w:val="en-US"/>
        </w:rPr>
        <w:t xml:space="preserve"> the standard multispecies </w:t>
      </w:r>
      <w:proofErr w:type="spellStart"/>
      <w:r w:rsidR="002D6773" w:rsidRPr="00505108">
        <w:rPr>
          <w:rFonts w:ascii="Times" w:hAnsi="Times"/>
          <w:lang w:val="en-US"/>
        </w:rPr>
        <w:t>mizer</w:t>
      </w:r>
      <w:proofErr w:type="spellEnd"/>
      <w:r w:rsidR="002D6773" w:rsidRPr="00505108">
        <w:rPr>
          <w:rFonts w:ascii="Times" w:hAnsi="Times"/>
          <w:lang w:val="en-US"/>
        </w:rPr>
        <w:t xml:space="preserve"> model </w:t>
      </w:r>
      <w:r w:rsidR="002D6773" w:rsidRPr="00505108">
        <w:rPr>
          <w:rFonts w:ascii="Times" w:hAnsi="Times"/>
          <w:lang w:val="en-US"/>
        </w:rPr>
        <w:fldChar w:fldCharType="begin"/>
      </w:r>
      <w:r w:rsidR="002D6773" w:rsidRPr="00505108">
        <w:rPr>
          <w:rFonts w:ascii="Times" w:hAnsi="Times"/>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hAnsi="Times"/>
          <w:lang w:val="en-US"/>
        </w:rPr>
        <w:fldChar w:fldCharType="separate"/>
      </w:r>
      <w:r w:rsidR="002D6773" w:rsidRPr="00EE1CF3">
        <w:rPr>
          <w:rFonts w:ascii="Times" w:hAnsi="Times" w:cs="Times New Roman"/>
          <w:lang w:val="en-GB"/>
          <w:rPrChange w:id="227" w:author="Anna Gårdmark" w:date="2020-01-13T08:20:00Z">
            <w:rPr>
              <w:rFonts w:ascii="Times" w:hAnsi="Times" w:cs="Times New Roman"/>
            </w:rPr>
          </w:rPrChange>
        </w:rPr>
        <w:t xml:space="preserve">(Scott </w:t>
      </w:r>
      <w:r w:rsidR="002D6773" w:rsidRPr="00EE1CF3">
        <w:rPr>
          <w:rFonts w:ascii="Times" w:hAnsi="Times" w:cs="Times New Roman"/>
          <w:i/>
          <w:iCs/>
          <w:lang w:val="en-GB"/>
          <w:rPrChange w:id="228" w:author="Anna Gårdmark" w:date="2020-01-13T08:20:00Z">
            <w:rPr>
              <w:rFonts w:ascii="Times" w:hAnsi="Times" w:cs="Times New Roman"/>
              <w:i/>
              <w:iCs/>
            </w:rPr>
          </w:rPrChange>
        </w:rPr>
        <w:t>et al.</w:t>
      </w:r>
      <w:r w:rsidR="002D6773" w:rsidRPr="00EE1CF3">
        <w:rPr>
          <w:rFonts w:ascii="Times" w:hAnsi="Times" w:cs="Times New Roman"/>
          <w:lang w:val="en-GB"/>
          <w:rPrChange w:id="229" w:author="Anna Gårdmark" w:date="2020-01-13T08:20:00Z">
            <w:rPr>
              <w:rFonts w:ascii="Times" w:hAnsi="Times" w:cs="Times New Roman"/>
            </w:rPr>
          </w:rPrChange>
        </w:rPr>
        <w:t xml:space="preserve"> 2014)</w:t>
      </w:r>
      <w:r w:rsidR="002D6773" w:rsidRPr="00505108">
        <w:rPr>
          <w:rFonts w:ascii="Times" w:hAnsi="Times"/>
          <w:lang w:val="en-US"/>
        </w:rPr>
        <w:fldChar w:fldCharType="end"/>
      </w:r>
      <w:r w:rsidR="002D6773" w:rsidRPr="00505108">
        <w:rPr>
          <w:rFonts w:ascii="Times" w:hAnsi="Times"/>
          <w:lang w:val="en-US"/>
        </w:rPr>
        <w:t>.</w:t>
      </w:r>
      <w:r w:rsidR="00981827" w:rsidRPr="00505108">
        <w:rPr>
          <w:rFonts w:ascii="Times" w:hAnsi="Times"/>
          <w:lang w:val="en-US"/>
        </w:rPr>
        <w:t xml:space="preserve"> </w:t>
      </w:r>
      <w:r w:rsidR="0077712A" w:rsidRPr="00505108">
        <w:rPr>
          <w:rFonts w:ascii="Times" w:hAnsi="Times"/>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lang w:val="en-US"/>
        </w:rPr>
      </w:pPr>
      <w:r w:rsidRPr="00505108">
        <w:rPr>
          <w:rFonts w:ascii="Times" w:hAnsi="Times"/>
          <w:lang w:val="en-US"/>
        </w:rPr>
        <w:t>In MSSMs</w:t>
      </w:r>
      <w:r w:rsidR="008B10AB" w:rsidRPr="00505108">
        <w:rPr>
          <w:rFonts w:ascii="Times" w:hAnsi="Times"/>
          <w:lang w:val="en-US"/>
        </w:rPr>
        <w:t>, individuals are characterized by their weight (</w:t>
      </w:r>
      <m:oMath>
        <m:r>
          <w:rPr>
            <w:rFonts w:ascii="Cambria Math" w:hAnsi="Cambria Math"/>
            <w:lang w:val="en-US"/>
          </w:rPr>
          <m:t>w</m:t>
        </m:r>
      </m:oMath>
      <w:r w:rsidR="008B10AB" w:rsidRPr="00505108">
        <w:rPr>
          <w:rFonts w:ascii="Times" w:hAnsi="Times"/>
          <w:lang w:val="en-US"/>
        </w:rPr>
        <w:t>) and species identity (</w:t>
      </w:r>
      <m:oMath>
        <m:r>
          <w:rPr>
            <w:rFonts w:ascii="Cambria Math" w:hAnsi="Cambria Math"/>
            <w:lang w:val="en-US"/>
          </w:rPr>
          <m:t>i</m:t>
        </m:r>
      </m:oMath>
      <w:r w:rsidR="008B10AB" w:rsidRPr="00505108">
        <w:rPr>
          <w:rFonts w:ascii="Times" w:hAnsi="Times"/>
          <w:lang w:val="en-US"/>
        </w:rPr>
        <w:t xml:space="preserve">). The core equation is the McKendrik-von Foerster equation, which </w:t>
      </w:r>
      <w:r w:rsidR="006772C1" w:rsidRPr="00505108">
        <w:rPr>
          <w:rFonts w:ascii="Times" w:hAnsi="Times"/>
          <w:lang w:val="en-US"/>
        </w:rPr>
        <w:t xml:space="preserve">here </w:t>
      </w:r>
      <w:r w:rsidR="008B10AB" w:rsidRPr="00505108">
        <w:rPr>
          <w:rFonts w:ascii="Times" w:hAnsi="Times"/>
          <w:lang w:val="en-US"/>
        </w:rPr>
        <w:t xml:space="preserve">describes </w:t>
      </w:r>
      <w:r w:rsidR="006772C1" w:rsidRPr="00505108">
        <w:rPr>
          <w:rFonts w:ascii="Times" w:hAnsi="Times"/>
          <w:lang w:val="en-US"/>
        </w:rPr>
        <w:t xml:space="preserve">the change </w:t>
      </w:r>
      <w:proofErr w:type="gramStart"/>
      <w:r w:rsidR="006772C1" w:rsidRPr="00505108">
        <w:rPr>
          <w:rFonts w:ascii="Times" w:hAnsi="Times"/>
          <w:lang w:val="en-US"/>
        </w:rPr>
        <w:t>in abundance at size through time from food dependent somatic growth and mortality</w:t>
      </w:r>
      <w:r w:rsidR="00C72D9B" w:rsidRPr="00505108">
        <w:rPr>
          <w:rFonts w:ascii="Times" w:hAnsi="Times"/>
          <w:lang w:val="en-US"/>
        </w:rPr>
        <w:t xml:space="preserve">, based on </w:t>
      </w:r>
      <w:proofErr w:type="spellStart"/>
      <w:r w:rsidR="00C72D9B" w:rsidRPr="00505108">
        <w:rPr>
          <w:rFonts w:ascii="Times" w:hAnsi="Times"/>
          <w:lang w:val="en-US"/>
        </w:rPr>
        <w:t>bioenergetic</w:t>
      </w:r>
      <w:proofErr w:type="spellEnd"/>
      <w:r w:rsidR="00C72D9B" w:rsidRPr="00505108">
        <w:rPr>
          <w:rFonts w:ascii="Times" w:hAnsi="Times"/>
          <w:lang w:val="en-US"/>
        </w:rPr>
        <w:t xml:space="preserve"> principles</w:t>
      </w:r>
      <w:proofErr w:type="gramEnd"/>
      <w:r w:rsidR="006772C1" w:rsidRPr="00505108">
        <w:rPr>
          <w:rFonts w:ascii="Times" w:hAnsi="Times"/>
          <w:lang w:val="en-US"/>
        </w:rPr>
        <w:t xml:space="preserve">: </w:t>
      </w:r>
    </w:p>
    <w:p w14:paraId="39FC2DBA" w14:textId="69E8484C" w:rsidR="008B10AB" w:rsidRPr="00505108" w:rsidRDefault="00FC7ABA" w:rsidP="00745D1F">
      <w:pPr>
        <w:spacing w:line="480" w:lineRule="auto"/>
        <w:ind w:left="360"/>
        <w:contextualSpacing/>
        <w:jc w:val="center"/>
        <w:rPr>
          <w:rFonts w:ascii="Times" w:hAnsi="Times"/>
          <w:lang w:val="en-US"/>
        </w:rPr>
      </w:pPr>
      <m:oMathPara>
        <m:oMath>
          <m:f>
            <m:fPr>
              <m:ctrlPr>
                <w:rPr>
                  <w:rFonts w:ascii="Cambria Math" w:hAnsi="Cambria Math"/>
                  <w:i/>
                  <w:lang w:val="en-US"/>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(w)</m:t>
              </m:r>
            </m:num>
            <m:den>
              <m:r>
                <w:rPr>
                  <w:rFonts w:ascii="Cambria Math" w:hAnsi="Cambria Math"/>
                </w:rPr>
                <m:t>∂t</m:t>
              </m:r>
            </m:den>
          </m:f>
          <m:r>
            <w:rPr>
              <w:rFonts w:ascii="Cambria Math" w:hAnsi="Cambria Math"/>
              <w:lang w:val="en-US"/>
            </w:rPr>
            <m:t>+</m:t>
          </m:r>
          <m:f>
            <m:fPr>
              <m:ctrlPr>
                <w:rPr>
                  <w:rFonts w:ascii="Cambria Math" w:hAnsi="Cambria Math"/>
                  <w:i/>
                  <w:lang w:val="en-US"/>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(w)</m:t>
              </m:r>
            </m:num>
            <m:den>
              <m:r>
                <w:rPr>
                  <w:rFonts w:ascii="Cambria Math" w:hAnsi="Cambria Math"/>
                </w:rPr>
                <m:t>∂w</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(w)</m:t>
          </m:r>
        </m:oMath>
      </m:oMathPara>
    </w:p>
    <w:p w14:paraId="29D12EBF" w14:textId="637B90B3" w:rsidR="00CC3FB9" w:rsidRDefault="006772C1" w:rsidP="00745D1F">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lang w:val="en-US"/>
          </w:rPr>
          <m:t>(w)</m:t>
        </m:r>
      </m:oMath>
      <w:r w:rsidRPr="00505108">
        <w:rPr>
          <w:rFonts w:ascii="Times" w:hAnsi="Times"/>
          <w:lang w:val="en-US"/>
        </w:rPr>
        <w:t xml:space="preserve"> [</w:t>
      </w:r>
      <m:oMath>
        <m:r>
          <m:rPr>
            <m:sty m:val="p"/>
          </m:rPr>
          <w:rPr>
            <w:rFonts w:ascii="Cambria Math" w:hAnsi="Cambria Math"/>
            <w:lang w:val="en-US"/>
          </w:rPr>
          <m:t>g</m:t>
        </m:r>
        <m:sSup>
          <m:sSupPr>
            <m:ctrlPr>
              <w:rPr>
                <w:rFonts w:ascii="Cambria Math" w:hAnsi="Cambria Math"/>
                <w:iCs/>
                <w:lang w:val="en-US"/>
              </w:rPr>
            </m:ctrlPr>
          </m:sSupPr>
          <m:e>
            <m:r>
              <m:rPr>
                <m:sty m:val="p"/>
              </m:rPr>
              <w:rPr>
                <w:rFonts w:ascii="Cambria Math" w:hAnsi="Cambria Math"/>
                <w:lang w:val="en-US"/>
              </w:rPr>
              <m:t xml:space="preserve"> year</m:t>
            </m:r>
          </m:e>
          <m:sup>
            <m:r>
              <m:rPr>
                <m:sty m:val="p"/>
              </m:rPr>
              <w:rPr>
                <w:rFonts w:ascii="Cambria Math" w:hAnsi="Cambria Math"/>
                <w:lang w:val="en-US"/>
              </w:rPr>
              <m:t>-1</m:t>
            </m:r>
          </m:sup>
        </m:sSup>
      </m:oMath>
      <w:r w:rsidRPr="00505108">
        <w:rPr>
          <w:rFonts w:ascii="Times" w:hAnsi="Times"/>
          <w:lang w:val="en-US"/>
        </w:rPr>
        <w:t xml:space="preserve">] </w:t>
      </w:r>
      <w:r w:rsidR="006C44B0" w:rsidRPr="00505108">
        <w:rPr>
          <w:rFonts w:ascii="Times" w:hAnsi="Times"/>
          <w:lang w:val="en-US"/>
        </w:rPr>
        <w:t>is s</w:t>
      </w:r>
      <w:r w:rsidRPr="00505108">
        <w:rPr>
          <w:rFonts w:ascii="Times" w:hAnsi="Times"/>
          <w:lang w:val="en-US"/>
        </w:rPr>
        <w:t>omatic growth</w:t>
      </w:r>
      <w:r w:rsidR="006C44B0" w:rsidRPr="00505108">
        <w:rPr>
          <w:rFonts w:ascii="Times" w:hAnsi="Times"/>
          <w:lang w:val="en-US"/>
        </w:rPr>
        <w:t xml:space="preserve"> (dependent on the availability of background </w:t>
      </w:r>
      <w:r w:rsidR="00FC1A31" w:rsidRPr="00505108">
        <w:rPr>
          <w:rFonts w:ascii="Times" w:hAnsi="Times"/>
          <w:lang w:val="en-US"/>
        </w:rPr>
        <w:t>resources</w:t>
      </w:r>
      <w:r w:rsidR="006C44B0" w:rsidRPr="00505108">
        <w:rPr>
          <w:rFonts w:ascii="Times" w:hAnsi="Times"/>
          <w:lang w:val="en-US"/>
        </w:rPr>
        <w:t xml:space="preserve"> or prey)</w:t>
      </w:r>
      <w:r w:rsidR="00FD5F87" w:rsidRPr="00505108">
        <w:rPr>
          <w:rFonts w:ascii="Times" w:hAnsi="Times"/>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oMath>
      <w:r w:rsidR="00795B97" w:rsidRPr="00505108">
        <w:rPr>
          <w:rFonts w:ascii="Times" w:hAnsi="Times"/>
          <w:lang w:val="en-US"/>
        </w:rPr>
        <w:t xml:space="preserve"> </w:t>
      </w:r>
      <w:r w:rsidRPr="00505108">
        <w:rPr>
          <w:rFonts w:ascii="Times" w:hAnsi="Times"/>
          <w:lang w:val="en-US"/>
        </w:rPr>
        <w:t>[</w:t>
      </w:r>
      <m:oMath>
        <m:sSup>
          <m:sSupPr>
            <m:ctrlPr>
              <w:rPr>
                <w:rFonts w:ascii="Cambria Math" w:hAnsi="Cambria Math"/>
                <w:iCs/>
                <w:lang w:val="en-US"/>
              </w:rPr>
            </m:ctrlPr>
          </m:sSupPr>
          <m:e>
            <m:r>
              <m:rPr>
                <m:sty m:val="p"/>
              </m:rPr>
              <w:rPr>
                <w:rFonts w:ascii="Cambria Math" w:hAnsi="Cambria Math"/>
                <w:lang w:val="en-US"/>
              </w:rPr>
              <m:t xml:space="preserve"> year</m:t>
            </m:r>
          </m:e>
          <m:sup>
            <m:r>
              <m:rPr>
                <m:sty m:val="p"/>
              </m:rPr>
              <w:rPr>
                <w:rFonts w:ascii="Cambria Math" w:hAnsi="Cambria Math"/>
                <w:lang w:val="en-US"/>
              </w:rPr>
              <m:t>-1</m:t>
            </m:r>
          </m:sup>
        </m:sSup>
      </m:oMath>
      <w:r w:rsidRPr="00505108">
        <w:rPr>
          <w:rFonts w:ascii="Times" w:hAnsi="Times"/>
          <w:lang w:val="en-US"/>
        </w:rPr>
        <w:t>]</w:t>
      </w:r>
      <w:r w:rsidR="00815E75" w:rsidRPr="00505108">
        <w:rPr>
          <w:rFonts w:ascii="Times" w:hAnsi="Times"/>
          <w:lang w:val="en-US"/>
        </w:rPr>
        <w:t xml:space="preserve"> is </w:t>
      </w:r>
      <w:r w:rsidR="00551B5A" w:rsidRPr="00505108">
        <w:rPr>
          <w:rFonts w:ascii="Times" w:hAnsi="Times"/>
          <w:lang w:val="en-US"/>
        </w:rPr>
        <w:t xml:space="preserve">total </w:t>
      </w:r>
      <w:r w:rsidR="00815E75" w:rsidRPr="00505108">
        <w:rPr>
          <w:rFonts w:ascii="Times" w:hAnsi="Times"/>
          <w:lang w:val="en-US"/>
        </w:rPr>
        <w:t>mortality</w:t>
      </w:r>
      <w:r w:rsidR="00DF7FC7" w:rsidRPr="00505108">
        <w:rPr>
          <w:rFonts w:ascii="Times" w:hAnsi="Times"/>
          <w:lang w:val="en-US"/>
        </w:rPr>
        <w:t>. The total mortality</w:t>
      </w:r>
      <w:proofErr w:type="gramStart"/>
      <w:r w:rsidR="006B1392" w:rsidRPr="00505108">
        <w:rPr>
          <w:rFonts w:ascii="Times" w:hAnsi="Times"/>
          <w:lang w:val="en-US"/>
        </w:rPr>
        <w:t>,</w:t>
      </w:r>
      <w:r w:rsidR="00DF7FC7" w:rsidRPr="00505108">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r w:rsidR="006B1392" w:rsidRPr="00505108">
        <w:rPr>
          <w:rFonts w:ascii="Times" w:hAnsi="Times"/>
          <w:lang w:val="en-US"/>
        </w:rPr>
        <w:t>,</w:t>
      </w:r>
      <w:r w:rsidR="007A682F" w:rsidRPr="00505108">
        <w:rPr>
          <w:rFonts w:ascii="Times" w:hAnsi="Times"/>
          <w:lang w:val="en-US"/>
        </w:rPr>
        <w:t xml:space="preserve"> </w:t>
      </w:r>
      <w:r w:rsidR="00F1507A">
        <w:rPr>
          <w:rFonts w:ascii="Times" w:hAnsi="Times"/>
          <w:lang w:val="en-US"/>
        </w:rPr>
        <w:t>is the sum of</w:t>
      </w:r>
      <w:commentRangeStart w:id="230"/>
      <w:commentRangeStart w:id="231"/>
      <w:commentRangeEnd w:id="230"/>
      <w:r w:rsidR="003975CD" w:rsidRPr="00505108">
        <w:rPr>
          <w:rStyle w:val="Kommentarsreferens"/>
          <w:sz w:val="22"/>
          <w:szCs w:val="22"/>
        </w:rPr>
        <w:commentReference w:id="230"/>
      </w:r>
      <w:commentRangeEnd w:id="231"/>
      <w:r w:rsidR="001079B0">
        <w:rPr>
          <w:rStyle w:val="Kommentarsreferens"/>
        </w:rPr>
        <w:commentReference w:id="231"/>
      </w:r>
      <w:r w:rsidR="00F1507A" w:rsidRPr="00EE1CF3">
        <w:rPr>
          <w:rFonts w:ascii="Times" w:hAnsi="Times"/>
          <w:lang w:val="en-GB"/>
          <w:rPrChange w:id="232" w:author="Anna Gårdmark" w:date="2020-01-13T08:20:00Z">
            <w:rPr>
              <w:rFonts w:ascii="Times" w:hAnsi="Times"/>
            </w:rPr>
          </w:rPrChange>
        </w:rPr>
        <w:t xml:space="preserve"> the</w:t>
      </w:r>
      <w:r w:rsidR="00E277B7" w:rsidRPr="00EE1CF3">
        <w:rPr>
          <w:rFonts w:ascii="Times" w:hAnsi="Times"/>
          <w:lang w:val="en-GB"/>
          <w:rPrChange w:id="233" w:author="Anna Gårdmark" w:date="2020-01-13T08:20:00Z">
            <w:rPr>
              <w:rFonts w:ascii="Times" w:hAnsi="Times"/>
            </w:rPr>
          </w:rPrChange>
        </w:rPr>
        <w:t xml:space="preserve"> </w:t>
      </w:r>
      <w:r w:rsidRPr="00505108">
        <w:rPr>
          <w:rFonts w:ascii="Times" w:hAnsi="Times"/>
          <w:lang w:val="en-US"/>
        </w:rPr>
        <w:t>background</w:t>
      </w:r>
      <w:ins w:id="234" w:author="Anna Gårdmark" w:date="2020-01-13T09:34:00Z">
        <w:r w:rsidR="00B54BB4">
          <w:rPr>
            <w:rFonts w:ascii="Times" w:hAnsi="Times"/>
            <w:lang w:val="en-US"/>
          </w:rPr>
          <w:t>-</w:t>
        </w:r>
      </w:ins>
      <w:r w:rsidR="00670F47">
        <w:rPr>
          <w:rFonts w:ascii="Times" w:hAnsi="Times"/>
          <w:lang w:val="en-US"/>
        </w:rPr>
        <w:t>, fishing</w:t>
      </w:r>
      <w:ins w:id="235" w:author="Anna Gårdmark" w:date="2020-01-13T09:34:00Z">
        <w:r w:rsidR="00B54BB4">
          <w:rPr>
            <w:rFonts w:ascii="Times" w:hAnsi="Times"/>
            <w:lang w:val="en-US"/>
          </w:rPr>
          <w:t>-</w:t>
        </w:r>
      </w:ins>
      <w:r w:rsidR="00670F47">
        <w:rPr>
          <w:rFonts w:ascii="Times" w:hAnsi="Times"/>
          <w:lang w:val="en-US"/>
        </w:rPr>
        <w:t>, and predation</w:t>
      </w:r>
      <w:r w:rsidR="005C7A3C">
        <w:rPr>
          <w:rFonts w:ascii="Times" w:hAnsi="Times"/>
          <w:lang w:val="en-US"/>
        </w:rPr>
        <w:t xml:space="preserve"> mortality</w:t>
      </w:r>
      <w:r w:rsidR="00670F47">
        <w:rPr>
          <w:rFonts w:ascii="Times" w:hAnsi="Times"/>
          <w:lang w:val="en-US"/>
        </w:rPr>
        <w:t xml:space="preserve">. The </w:t>
      </w:r>
      <w:r w:rsidR="00CC3FB9" w:rsidRPr="00EE1CF3">
        <w:rPr>
          <w:rFonts w:ascii="Times" w:hAnsi="Times"/>
          <w:lang w:val="en-GB"/>
          <w:rPrChange w:id="236" w:author="Anna Gårdmark" w:date="2020-01-13T08:20:00Z">
            <w:rPr>
              <w:rFonts w:ascii="Times" w:hAnsi="Times"/>
            </w:rPr>
          </w:rPrChange>
        </w:rPr>
        <w:t>c</w:t>
      </w:r>
      <w:proofErr w:type="spellStart"/>
      <w:r w:rsidR="00CC3FB9" w:rsidRPr="00505108">
        <w:rPr>
          <w:rFonts w:ascii="Times" w:hAnsi="Times"/>
          <w:lang w:val="en-US"/>
        </w:rPr>
        <w:t>onstant</w:t>
      </w:r>
      <w:proofErr w:type="spellEnd"/>
      <w:ins w:id="237" w:author="Asta Audzijonyte" w:date="2020-01-10T13:37:00Z">
        <w:r w:rsidR="001079B0">
          <w:rPr>
            <w:rFonts w:ascii="Times" w:hAnsi="Times"/>
            <w:lang w:val="en-US"/>
          </w:rPr>
          <w:t xml:space="preserve"> size-independent</w:t>
        </w:r>
      </w:ins>
      <w:r w:rsidR="00CC3FB9" w:rsidRPr="00505108">
        <w:rPr>
          <w:rFonts w:ascii="Times" w:hAnsi="Times"/>
          <w:lang w:val="en-US"/>
        </w:rPr>
        <w:t xml:space="preserve"> </w:t>
      </w:r>
      <w:ins w:id="238" w:author="Asta Audzijonyte" w:date="2020-01-10T13:37:00Z">
        <w:r w:rsidR="001079B0">
          <w:rPr>
            <w:rFonts w:ascii="Times" w:hAnsi="Times"/>
            <w:lang w:val="en-US"/>
          </w:rPr>
          <w:t xml:space="preserve">species-specific </w:t>
        </w:r>
      </w:ins>
      <w:proofErr w:type="spellStart"/>
      <w:r w:rsidR="00CC3FB9" w:rsidRPr="00505108">
        <w:rPr>
          <w:rFonts w:ascii="Times" w:hAnsi="Times"/>
          <w:lang w:val="en-US"/>
        </w:rPr>
        <w:t>allometric</w:t>
      </w:r>
      <w:proofErr w:type="spellEnd"/>
      <w:r w:rsidR="00CC3FB9" w:rsidRPr="00505108">
        <w:rPr>
          <w:rFonts w:ascii="Times" w:hAnsi="Times"/>
          <w:lang w:val="en-US"/>
        </w:rPr>
        <w:t xml:space="preserve"> </w:t>
      </w:r>
      <w:r w:rsidR="00CC3FB9">
        <w:rPr>
          <w:rFonts w:ascii="Times" w:hAnsi="Times"/>
          <w:lang w:val="en-US"/>
        </w:rPr>
        <w:t>background mortality</w:t>
      </w:r>
      <w:ins w:id="239" w:author="Asta Audzijonyte" w:date="2020-01-10T13:37:00Z">
        <w:r w:rsidR="001079B0">
          <w:rPr>
            <w:rFonts w:ascii="Times" w:hAnsi="Times"/>
            <w:lang w:val="en-US"/>
          </w:rPr>
          <w:t xml:space="preserve"> depends on the maximum </w:t>
        </w:r>
      </w:ins>
      <w:ins w:id="240" w:author="Anna Gårdmark" w:date="2020-01-13T09:34:00Z">
        <w:r w:rsidR="00B54BB4">
          <w:rPr>
            <w:rFonts w:ascii="Times" w:hAnsi="Times"/>
            <w:lang w:val="en-US"/>
          </w:rPr>
          <w:t xml:space="preserve">body </w:t>
        </w:r>
      </w:ins>
      <w:ins w:id="241" w:author="Asta Audzijonyte" w:date="2020-01-10T13:37:00Z">
        <w:r w:rsidR="001079B0">
          <w:rPr>
            <w:rFonts w:ascii="Times" w:hAnsi="Times"/>
            <w:lang w:val="en-US"/>
          </w:rPr>
          <w:t>size of a species</w:t>
        </w:r>
      </w:ins>
      <w:ins w:id="242" w:author="Anna Gårdmark" w:date="2020-01-13T09:34:00Z">
        <w:r w:rsidR="00B54BB4">
          <w:rPr>
            <w:rFonts w:ascii="Times" w:hAnsi="Times"/>
            <w:lang w:val="en-US"/>
          </w:rPr>
          <w:t xml:space="preserve">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n-1</m:t>
              </m:r>
            </m:sup>
          </m:sSubSup>
        </m:oMath>
      </w:ins>
      <w:ins w:id="243" w:author="Asta Audzijonyte" w:date="2020-01-10T13:37:00Z">
        <w:r w:rsidR="001079B0">
          <w:rPr>
            <w:rFonts w:ascii="Times" w:hAnsi="Times"/>
            <w:lang w:val="en-US"/>
          </w:rPr>
          <w:t xml:space="preserve"> and</w:t>
        </w:r>
      </w:ins>
      <w:r w:rsidR="00CC3FB9">
        <w:rPr>
          <w:rFonts w:ascii="Times" w:hAnsi="Times"/>
          <w:lang w:val="en-US"/>
        </w:rPr>
        <w:t xml:space="preserve"> </w:t>
      </w:r>
      <w:proofErr w:type="gramStart"/>
      <w:r w:rsidR="00CC3FB9">
        <w:rPr>
          <w:rFonts w:ascii="Times" w:hAnsi="Times"/>
          <w:lang w:val="en-US"/>
        </w:rPr>
        <w:t>is given</w:t>
      </w:r>
      <w:proofErr w:type="gramEnd"/>
      <w:r w:rsidR="00CC3FB9">
        <w:rPr>
          <w:rFonts w:ascii="Times" w:hAnsi="Times"/>
          <w:lang w:val="en-US"/>
        </w:rPr>
        <w:t xml:space="preserve"> by:</w:t>
      </w:r>
    </w:p>
    <w:commentRangeStart w:id="244"/>
    <w:p w14:paraId="3457022E" w14:textId="38C1B0BF" w:rsidR="00111672" w:rsidRPr="001079B0" w:rsidRDefault="00FC7ABA" w:rsidP="00745D1F">
      <w:pPr>
        <w:spacing w:line="480" w:lineRule="auto"/>
        <w:contextualSpacing/>
        <w:jc w:val="both"/>
        <w:rPr>
          <w:ins w:id="245" w:author="Asta Audzijonyte" w:date="2020-01-10T13:37:00Z"/>
          <w:rFonts w:ascii="Times" w:hAnsi="Times"/>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b,i</m:t>
              </m:r>
            </m:sub>
          </m:sSub>
          <w:commentRangeStart w:id="246"/>
          <m:r>
            <w:rPr>
              <w:rFonts w:ascii="Cambria Math" w:hAnsi="Cambria Math"/>
              <w:lang w:val="en-US"/>
            </w:rPr>
            <m:t>(w)</m:t>
          </m:r>
          <w:commentRangeEnd w:id="246"/>
          <m:r>
            <m:rPr>
              <m:sty m:val="p"/>
            </m:rPr>
            <w:rPr>
              <w:rStyle w:val="Kommentarsreferens"/>
            </w:rPr>
            <w:commentReference w:id="246"/>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n-1</m:t>
              </m:r>
            </m:sup>
          </m:sSubSup>
          <w:commentRangeEnd w:id="244"/>
          <m:r>
            <m:rPr>
              <m:sty m:val="p"/>
            </m:rPr>
            <w:rPr>
              <w:rStyle w:val="Kommentarsreferens"/>
            </w:rPr>
            <w:commentReference w:id="244"/>
          </m:r>
        </m:oMath>
      </m:oMathPara>
    </w:p>
    <w:p w14:paraId="79A6731D" w14:textId="756DAFE8" w:rsidR="001079B0" w:rsidRPr="00505108" w:rsidDel="00B54BB4" w:rsidRDefault="001079B0" w:rsidP="00745D1F">
      <w:pPr>
        <w:spacing w:line="480" w:lineRule="auto"/>
        <w:contextualSpacing/>
        <w:jc w:val="both"/>
        <w:rPr>
          <w:del w:id="247" w:author="Anna Gårdmark" w:date="2020-01-13T09:35:00Z"/>
          <w:rFonts w:ascii="Times" w:hAnsi="Times"/>
          <w:lang w:val="en-US"/>
        </w:rPr>
      </w:pPr>
      <w:ins w:id="248" w:author="Asta Audzijonyte" w:date="2020-01-10T13:37:00Z">
        <w:del w:id="249" w:author="Anna Gårdmark" w:date="2020-01-13T09:35:00Z">
          <w:r w:rsidDel="00B54BB4">
            <w:rPr>
              <w:rFonts w:ascii="Times" w:hAnsi="Times"/>
              <w:lang w:val="en-US"/>
            </w:rPr>
            <w:delText xml:space="preserve">Where Wi is xxx and u is xxx. </w:delText>
          </w:r>
        </w:del>
      </w:ins>
    </w:p>
    <w:p w14:paraId="7A308D2C" w14:textId="1A6C0536" w:rsidR="00647A5A" w:rsidRPr="00505108" w:rsidRDefault="00635234" w:rsidP="00647A5A">
      <w:pPr>
        <w:spacing w:line="480" w:lineRule="auto"/>
        <w:contextualSpacing/>
        <w:jc w:val="both"/>
        <w:rPr>
          <w:rFonts w:ascii="Times" w:hAnsi="Times"/>
          <w:lang w:val="en-US"/>
        </w:rPr>
      </w:pPr>
      <w:r>
        <w:rPr>
          <w:rFonts w:ascii="Times" w:hAnsi="Times"/>
          <w:lang w:val="en-US"/>
        </w:rPr>
        <w:t>F</w:t>
      </w:r>
      <w:r w:rsidR="00647A5A" w:rsidRPr="00505108">
        <w:rPr>
          <w:rFonts w:ascii="Times" w:hAnsi="Times"/>
          <w:lang w:val="en-US"/>
        </w:rPr>
        <w:t>ishing mortality</w:t>
      </w:r>
      <w:r w:rsidR="004C4E7F">
        <w:rPr>
          <w:rFonts w:ascii="Times" w:hAnsi="Times"/>
          <w:lang w:val="en-US"/>
        </w:rPr>
        <w:t xml:space="preserve"> </w:t>
      </w:r>
      <w:proofErr w:type="gramStart"/>
      <w:r w:rsidR="004C4E7F">
        <w:rPr>
          <w:rFonts w:ascii="Times" w:hAnsi="Times"/>
          <w:lang w:val="en-US"/>
        </w:rPr>
        <w:t>is defined</w:t>
      </w:r>
      <w:proofErr w:type="gramEnd"/>
      <w:r w:rsidR="004C4E7F">
        <w:rPr>
          <w:rFonts w:ascii="Times" w:hAnsi="Times"/>
          <w:lang w:val="en-US"/>
        </w:rPr>
        <w:t xml:space="preserve"> as:</w:t>
      </w:r>
    </w:p>
    <w:commentRangeStart w:id="250"/>
    <w:p w14:paraId="33A4DB74" w14:textId="340D676B" w:rsidR="00647A5A" w:rsidRPr="00505108" w:rsidRDefault="00FC7ABA" w:rsidP="00647A5A">
      <w:pPr>
        <w:spacing w:line="480" w:lineRule="auto"/>
        <w:contextualSpacing/>
        <w:jc w:val="both"/>
        <w:rPr>
          <w:rFonts w:ascii="Times" w:hAnsi="Times"/>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f,i</m:t>
              </m:r>
            </m:sub>
          </m:sSub>
          <m:r>
            <w:rPr>
              <w:rFonts w:ascii="Cambria Math" w:hAnsi="Cambria Math"/>
              <w:lang w:val="en-US"/>
            </w:rPr>
            <m:t>(</m:t>
          </m:r>
          <m:sSub>
            <m:sSubPr>
              <m:ctrlPr>
                <w:ins w:id="251" w:author="Anna Gårdmark" w:date="2020-01-13T09:41:00Z">
                  <w:rPr>
                    <w:rFonts w:ascii="Cambria Math" w:hAnsi="Cambria Math"/>
                    <w:i/>
                    <w:lang w:val="en-US"/>
                  </w:rPr>
                </w:ins>
              </m:ctrlPr>
            </m:sSubPr>
            <m:e>
              <m:r>
                <w:ins w:id="252" w:author="Anna Gårdmark" w:date="2020-01-13T09:41:00Z">
                  <w:rPr>
                    <w:rFonts w:ascii="Cambria Math" w:hAnsi="Cambria Math"/>
                    <w:lang w:val="en-US"/>
                  </w:rPr>
                  <m:t>w</m:t>
                </w:ins>
              </m:r>
            </m:e>
            <m:sub>
              <m:r>
                <w:ins w:id="253" w:author="Anna Gårdmark" w:date="2020-01-13T09:41:00Z">
                  <w:rPr>
                    <w:rFonts w:ascii="Cambria Math" w:hAnsi="Cambria Math"/>
                    <w:lang w:val="en-US"/>
                  </w:rPr>
                  <m:t>i</m:t>
                </w:ins>
              </m:r>
            </m:sub>
          </m:sSub>
          <m:r>
            <w:del w:id="254" w:author="Anna Gårdmark" w:date="2020-01-13T09:41:00Z">
              <w:rPr>
                <w:rFonts w:ascii="Cambria Math" w:hAnsi="Cambria Math"/>
                <w:lang w:val="en-US"/>
              </w:rPr>
              <m:t>w</m:t>
            </w:del>
          </m:r>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sSub>
                <m:sSubPr>
                  <m:ctrlPr>
                    <w:ins w:id="255" w:author="Anna Gårdmark" w:date="2020-01-13T09:41:00Z">
                      <w:rPr>
                        <w:rFonts w:ascii="Cambria Math" w:hAnsi="Cambria Math"/>
                        <w:i/>
                        <w:lang w:val="en-US"/>
                      </w:rPr>
                    </w:ins>
                  </m:ctrlPr>
                </m:sSubPr>
                <m:e>
                  <m:r>
                    <w:ins w:id="256" w:author="Anna Gårdmark" w:date="2020-01-13T09:41:00Z">
                      <w:rPr>
                        <w:rFonts w:ascii="Cambria Math" w:hAnsi="Cambria Math"/>
                        <w:lang w:val="en-US"/>
                      </w:rPr>
                      <m:t>w</m:t>
                    </w:ins>
                  </m:r>
                </m:e>
                <m:sub>
                  <m:r>
                    <w:ins w:id="257" w:author="Anna Gårdmark" w:date="2020-01-13T09:41:00Z">
                      <w:rPr>
                        <w:rFonts w:ascii="Cambria Math" w:hAnsi="Cambria Math"/>
                        <w:lang w:val="en-US"/>
                      </w:rPr>
                      <m:t>i</m:t>
                    </w:ins>
                  </m:r>
                </m:sub>
              </m:sSub>
              <m:r>
                <w:del w:id="258" w:author="Anna Gårdmark" w:date="2020-01-13T09:41:00Z">
                  <w:rPr>
                    <w:rFonts w:ascii="Cambria Math" w:hAnsi="Cambria Math"/>
                    <w:lang w:val="en-US"/>
                  </w:rPr>
                  <m:t>w</m:t>
                </w:del>
              </m:r>
            </m:e>
          </m:d>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w:commentRangeEnd w:id="250"/>
          <m:r>
            <m:rPr>
              <m:sty m:val="p"/>
            </m:rPr>
            <w:rPr>
              <w:rStyle w:val="Kommentarsreferens"/>
            </w:rPr>
            <w:commentReference w:id="250"/>
          </m:r>
        </m:oMath>
      </m:oMathPara>
    </w:p>
    <w:p w14:paraId="6F983D4A" w14:textId="27F61931" w:rsidR="00111672" w:rsidRPr="00505108" w:rsidRDefault="00551B0D" w:rsidP="00745D1F">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505108">
        <w:rPr>
          <w:rFonts w:ascii="Times" w:hAnsi="Times"/>
          <w:lang w:val="en-US"/>
        </w:rPr>
        <w:t xml:space="preserve"> is the selectivity (by default knife-edge selectivity is assumed with a weight at first catch </w:t>
      </w:r>
      <w:commentRangeStart w:id="259"/>
      <w:r w:rsidRPr="00505108">
        <w:rPr>
          <w:rFonts w:ascii="Times" w:hAnsi="Times"/>
          <w:lang w:val="en-US"/>
        </w:rPr>
        <w:t>corresponding to weight at maturation</w:t>
      </w:r>
      <w:commentRangeEnd w:id="259"/>
      <w:r w:rsidR="00B54BB4">
        <w:rPr>
          <w:rStyle w:val="Kommentarsreferens"/>
        </w:rPr>
        <w:commentReference w:id="259"/>
      </w:r>
      <w:r w:rsidRPr="00505108">
        <w:rPr>
          <w:rFonts w:ascii="Times" w:hAnsi="Times"/>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w:r w:rsidR="00404F8C" w:rsidRPr="00505108">
        <w:rPr>
          <w:rFonts w:ascii="Times" w:hAnsi="Times"/>
          <w:lang w:val="en-US"/>
        </w:rPr>
        <w:t xml:space="preserve"> </w:t>
      </w:r>
      <w:r w:rsidR="006B51A2" w:rsidRPr="00505108">
        <w:rPr>
          <w:rFonts w:ascii="Times" w:hAnsi="Times"/>
          <w:lang w:val="en-US"/>
        </w:rPr>
        <w:t xml:space="preserve">is </w:t>
      </w:r>
      <w:commentRangeStart w:id="260"/>
      <w:r w:rsidR="006B51A2" w:rsidRPr="00505108">
        <w:rPr>
          <w:rFonts w:ascii="Times" w:hAnsi="Times"/>
          <w:lang w:val="en-US"/>
        </w:rPr>
        <w:t>fishing effort</w:t>
      </w:r>
      <w:r w:rsidR="00CF46D7">
        <w:rPr>
          <w:rFonts w:ascii="Times" w:hAnsi="Times"/>
          <w:lang w:val="en-US"/>
        </w:rPr>
        <w:t>.</w:t>
      </w:r>
      <w:commentRangeEnd w:id="260"/>
      <w:r w:rsidR="001079B0">
        <w:rPr>
          <w:rStyle w:val="Kommentarsreferens"/>
        </w:rPr>
        <w:commentReference w:id="260"/>
      </w:r>
      <w:r w:rsidR="00980E17">
        <w:rPr>
          <w:rFonts w:ascii="Times" w:hAnsi="Times"/>
          <w:lang w:val="en-US"/>
        </w:rPr>
        <w:t xml:space="preserve"> </w:t>
      </w:r>
      <w:r w:rsidR="00DC78C7" w:rsidRPr="00505108">
        <w:rPr>
          <w:rFonts w:ascii="Times" w:hAnsi="Times"/>
          <w:lang w:val="en-US"/>
        </w:rPr>
        <w:t xml:space="preserve">The </w:t>
      </w:r>
      <w:r w:rsidR="006772C1" w:rsidRPr="00505108">
        <w:rPr>
          <w:rFonts w:ascii="Times" w:hAnsi="Times"/>
          <w:lang w:val="en-US"/>
        </w:rPr>
        <w:t>predation</w:t>
      </w:r>
      <w:r w:rsidR="00551B5A" w:rsidRPr="00505108">
        <w:rPr>
          <w:rFonts w:ascii="Times" w:hAnsi="Times"/>
          <w:lang w:val="en-US"/>
        </w:rPr>
        <w:t xml:space="preserve"> </w:t>
      </w:r>
      <w:r w:rsidR="00DF7FC7" w:rsidRPr="00505108">
        <w:rPr>
          <w:rFonts w:ascii="Times" w:hAnsi="Times"/>
          <w:lang w:val="en-US"/>
        </w:rPr>
        <w:t>mortality</w:t>
      </w:r>
      <w:r w:rsidR="007C19D4" w:rsidRPr="00505108">
        <w:rPr>
          <w:rFonts w:ascii="Times" w:hAnsi="Times"/>
          <w:lang w:val="en-US"/>
        </w:rPr>
        <w:t xml:space="preserve"> </w:t>
      </w:r>
      <w:r w:rsidR="00C44443" w:rsidRPr="00505108">
        <w:rPr>
          <w:rFonts w:ascii="Times" w:hAnsi="Times"/>
          <w:lang w:val="en-US"/>
        </w:rPr>
        <w:t xml:space="preserve">for </w:t>
      </w:r>
      <w:ins w:id="261" w:author="Asta Audzijonyte" w:date="2020-01-10T13:40:00Z">
        <w:r w:rsidR="001079B0">
          <w:rPr>
            <w:rFonts w:ascii="Times" w:hAnsi="Times"/>
            <w:lang w:val="en-US"/>
          </w:rPr>
          <w:t xml:space="preserve">a prey </w:t>
        </w:r>
      </w:ins>
      <w:r w:rsidR="00C44443" w:rsidRPr="00505108">
        <w:rPr>
          <w:rFonts w:ascii="Times" w:hAnsi="Times"/>
          <w:lang w:val="en-US"/>
        </w:rPr>
        <w:t xml:space="preserve">species </w:t>
      </w:r>
      <m:oMath>
        <m:r>
          <w:rPr>
            <w:rFonts w:ascii="Cambria Math" w:hAnsi="Cambria Math"/>
            <w:lang w:val="en-US"/>
          </w:rPr>
          <m:t>j</m:t>
        </m:r>
      </m:oMath>
      <w:r w:rsidR="00C44443" w:rsidRPr="00505108">
        <w:rPr>
          <w:rFonts w:ascii="Times" w:hAnsi="Times"/>
          <w:lang w:val="en-US"/>
        </w:rPr>
        <w:t xml:space="preserve"> equals the amount </w:t>
      </w:r>
      <w:r w:rsidR="00AE7810" w:rsidRPr="00505108">
        <w:rPr>
          <w:rFonts w:ascii="Times" w:hAnsi="Times"/>
          <w:lang w:val="en-US"/>
        </w:rPr>
        <w:t>c</w:t>
      </w:r>
      <w:commentRangeStart w:id="262"/>
      <w:r w:rsidR="00AE7810" w:rsidRPr="00505108">
        <w:rPr>
          <w:rFonts w:ascii="Times" w:hAnsi="Times"/>
          <w:lang w:val="en-US"/>
        </w:rPr>
        <w:t xml:space="preserve">onsumed by </w:t>
      </w:r>
      <w:proofErr w:type="gramStart"/>
      <w:r w:rsidR="00AE7810" w:rsidRPr="00505108">
        <w:rPr>
          <w:rFonts w:ascii="Times" w:hAnsi="Times"/>
          <w:lang w:val="en-US"/>
        </w:rPr>
        <w:t xml:space="preserve">species </w:t>
      </w:r>
      <w:proofErr w:type="gramEnd"/>
      <m:oMath>
        <m:r>
          <w:rPr>
            <w:rFonts w:ascii="Cambria Math" w:hAnsi="Cambria Math"/>
            <w:lang w:val="en-US"/>
          </w:rPr>
          <m:t>i</m:t>
        </m:r>
      </m:oMath>
      <w:r w:rsidR="00111672" w:rsidRPr="00505108">
        <w:rPr>
          <w:rFonts w:ascii="Times" w:hAnsi="Times"/>
          <w:lang w:val="en-US"/>
        </w:rPr>
        <w:t>:</w:t>
      </w:r>
      <w:commentRangeEnd w:id="262"/>
      <w:r w:rsidR="00434A99">
        <w:rPr>
          <w:rStyle w:val="Kommentarsreferens"/>
        </w:rPr>
        <w:commentReference w:id="262"/>
      </w:r>
    </w:p>
    <w:commentRangeStart w:id="263"/>
    <w:p w14:paraId="595F4D82" w14:textId="0CA55538" w:rsidR="00111672" w:rsidRPr="00505108" w:rsidRDefault="00FC7ABA" w:rsidP="00745D1F">
      <w:pPr>
        <w:spacing w:line="480" w:lineRule="auto"/>
        <w:contextualSpacing/>
        <w:jc w:val="both"/>
        <w:rPr>
          <w:rFonts w:ascii="Times" w:hAnsi="Times"/>
          <w:lang w:val="en-US"/>
        </w:rPr>
      </w:pPr>
      <m:oMathPara>
        <m:oMath>
          <m:sSub>
            <m:sSubPr>
              <m:ctrlPr>
                <w:rPr>
                  <w:rFonts w:ascii="Cambria Math" w:hAnsi="Cambria Math" w:cs="Arial"/>
                  <w:i/>
                </w:rPr>
              </m:ctrlPr>
            </m:sSubPr>
            <m:e>
              <m:r>
                <w:rPr>
                  <w:rFonts w:ascii="Cambria Math" w:hAnsi="Cambria Math" w:cs="Arial"/>
                </w:rPr>
                <m:t>μ</m:t>
              </m:r>
            </m:e>
            <m:sub>
              <m:r>
                <w:rPr>
                  <w:rFonts w:ascii="Cambria Math" w:hAnsi="Cambria Math" w:cs="Arial"/>
                </w:rPr>
                <m:t>p.i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del w:id="264" w:author="Anna Gårdmark" w:date="2020-01-13T09:37:00Z">
                      <w:rPr>
                        <w:rFonts w:ascii="Cambria Math" w:hAnsi="Cambria Math" w:cs="Arial"/>
                      </w:rPr>
                      <m:t>prey</m:t>
                    </w:del>
                  </m:r>
                  <m:r>
                    <w:ins w:id="265" w:author="Anna Gårdmark" w:date="2020-01-13T09:37:00Z">
                      <w:rPr>
                        <w:rFonts w:ascii="Cambria Math" w:hAnsi="Cambria Math" w:cs="Arial"/>
                      </w:rPr>
                      <m:t>j</m:t>
                    </w:ins>
                  </m:r>
                </m:sub>
              </m:sSub>
            </m:e>
          </m:d>
          <m:r>
            <w:rPr>
              <w:rFonts w:ascii="Cambria Math" w:hAnsi="Cambria Math" w:cs="Arial"/>
            </w:rPr>
            <m:t xml:space="preserve">= </m:t>
          </m:r>
          <m:nary>
            <m:naryPr>
              <m:chr m:val="∑"/>
              <m:limLoc m:val="undOvr"/>
              <m:supHide m:val="1"/>
              <m:ctrlPr>
                <w:rPr>
                  <w:rFonts w:ascii="Cambria Math" w:hAnsi="Cambria Math" w:cs="Arial"/>
                  <w:i/>
                </w:rPr>
              </m:ctrlPr>
            </m:naryPr>
            <m:sub>
              <m:r>
                <w:del w:id="266" w:author="Anna Gårdmark" w:date="2020-01-13T09:37:00Z">
                  <w:rPr>
                    <w:rFonts w:ascii="Cambria Math" w:hAnsi="Cambria Math" w:cs="Arial"/>
                  </w:rPr>
                  <m:t>j</m:t>
                </w:del>
              </m:r>
              <m:r>
                <w:ins w:id="267" w:author="Anna Gårdmark" w:date="2020-01-13T09:37:00Z">
                  <w:rPr>
                    <w:rFonts w:ascii="Cambria Math" w:hAnsi="Cambria Math" w:cs="Arial"/>
                  </w:rPr>
                  <m:t>i</m:t>
                </w:ins>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del w:id="268" w:author="Anna Gårdmark" w:date="2020-01-13T09:37:00Z">
                              <w:rPr>
                                <w:rFonts w:ascii="Cambria Math" w:hAnsi="Cambria Math" w:cs="Arial"/>
                              </w:rPr>
                              <m:t>pr</m:t>
                            </w:del>
                          </m:r>
                          <m:r>
                            <w:del w:id="269" w:author="Anna Gårdmark" w:date="2020-01-13T09:37:00Z">
                              <m:rPr>
                                <m:sty m:val="p"/>
                              </m:rPr>
                              <w:rPr>
                                <w:rStyle w:val="Kommentarsreferens"/>
                              </w:rPr>
                              <w:commentReference w:id="270"/>
                            </w:del>
                          </m:r>
                          <m:r>
                            <w:del w:id="271" w:author="Anna Gårdmark" w:date="2020-01-13T09:37:00Z">
                              <w:rPr>
                                <w:rFonts w:ascii="Cambria Math" w:hAnsi="Cambria Math" w:cs="Arial"/>
                              </w:rPr>
                              <m:t>ey</m:t>
                            </w:del>
                          </m:r>
                          <m:r>
                            <w:ins w:id="272" w:author="Anna Gårdmark" w:date="2020-01-13T09:37:00Z">
                              <w:rPr>
                                <w:rFonts w:ascii="Cambria Math" w:hAnsi="Cambria Math" w:cs="Arial"/>
                              </w:rPr>
                              <m:t>j</m:t>
                            </w:ins>
                          </m:r>
                        </m:sub>
                      </m:sSub>
                    </m:num>
                    <m:den>
                      <m:r>
                        <w:del w:id="273" w:author="Anna Gårdmark" w:date="2020-01-13T09:38:00Z">
                          <w:rPr>
                            <w:rFonts w:ascii="Cambria Math" w:hAnsi="Cambria Math" w:cs="Arial"/>
                          </w:rPr>
                          <m:t>w</m:t>
                        </w:del>
                      </m:r>
                      <m:sSub>
                        <m:sSubPr>
                          <m:ctrlPr>
                            <w:ins w:id="274" w:author="Anna Gårdmark" w:date="2020-01-13T09:38:00Z">
                              <w:rPr>
                                <w:rFonts w:ascii="Cambria Math" w:hAnsi="Cambria Math" w:cs="Arial"/>
                                <w:i/>
                              </w:rPr>
                            </w:ins>
                          </m:ctrlPr>
                        </m:sSubPr>
                        <m:e>
                          <m:r>
                            <w:ins w:id="275" w:author="Anna Gårdmark" w:date="2020-01-13T09:38:00Z">
                              <w:rPr>
                                <w:rFonts w:ascii="Cambria Math" w:hAnsi="Cambria Math" w:cs="Arial"/>
                              </w:rPr>
                              <m:t>w</m:t>
                            </w:ins>
                          </m:r>
                        </m:e>
                        <m:sub>
                          <m:r>
                            <w:ins w:id="276" w:author="Anna Gårdmark" w:date="2020-01-13T09:38:00Z">
                              <w:rPr>
                                <w:rFonts w:ascii="Cambria Math" w:hAnsi="Cambria Math" w:cs="Arial"/>
                              </w:rPr>
                              <m:t>i</m:t>
                            </w:ins>
                          </m:r>
                        </m:sub>
                      </m:sSub>
                    </m:den>
                  </m:f>
                </m:e>
              </m:d>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j</m:t>
                      </m:r>
                      <m:r>
                        <m:rPr>
                          <m:sty m:val="p"/>
                        </m:rPr>
                        <w:rPr>
                          <w:rStyle w:val="Kommentarsreferens"/>
                        </w:rPr>
                        <w:commentReference w:id="277"/>
                      </m:r>
                    </m:sub>
                  </m:sSub>
                  <m:d>
                    <m:dPr>
                      <m:ctrlPr>
                        <w:rPr>
                          <w:rFonts w:ascii="Cambria Math" w:hAnsi="Cambria Math" w:cs="Arial"/>
                          <w:i/>
                        </w:rPr>
                      </m:ctrlPr>
                    </m:dPr>
                    <m:e>
                      <m:r>
                        <w:rPr>
                          <w:rFonts w:ascii="Cambria Math" w:hAnsi="Cambria Math" w:cs="Arial"/>
                        </w:rPr>
                        <m:t>w</m:t>
                      </m:r>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q</m:t>
                  </m:r>
                </m:sup>
              </m:sSup>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j</m:t>
                  </m:r>
                </m:sub>
              </m:sSub>
              <m:r>
                <w:rPr>
                  <w:rFonts w:ascii="Cambria Math" w:eastAsia="Calibri" w:hAnsi="Cambria Math" w:cs="Arial"/>
                </w:rPr>
                <m:t>(w)dw</m:t>
              </m:r>
            </m:e>
          </m:nary>
          <w:commentRangeEnd w:id="263"/>
          <m:r>
            <m:rPr>
              <m:sty m:val="p"/>
            </m:rPr>
            <w:rPr>
              <w:rStyle w:val="Kommentarsreferens"/>
            </w:rPr>
            <w:commentReference w:id="263"/>
          </m:r>
        </m:oMath>
      </m:oMathPara>
    </w:p>
    <w:p w14:paraId="6133E73F" w14:textId="11F78E0E" w:rsidR="00BE5D9E" w:rsidRPr="00505108" w:rsidRDefault="00A55575" w:rsidP="005953D9">
      <w:pPr>
        <w:spacing w:line="480" w:lineRule="auto"/>
        <w:contextualSpacing/>
        <w:jc w:val="both"/>
        <w:rPr>
          <w:rFonts w:ascii="Times" w:hAnsi="Times"/>
          <w:lang w:val="en-US"/>
        </w:rPr>
      </w:pPr>
      <w:commentRangeStart w:id="278"/>
      <w:r w:rsidRPr="00505108">
        <w:rPr>
          <w:rFonts w:ascii="Times" w:hAnsi="Times"/>
          <w:lang w:val="en-US"/>
        </w:rPr>
        <w:t>T</w:t>
      </w:r>
      <w:commentRangeEnd w:id="278"/>
      <w:r w:rsidR="00434A99">
        <w:rPr>
          <w:rStyle w:val="Kommentarsreferens"/>
        </w:rPr>
        <w:commentReference w:id="278"/>
      </w:r>
      <w:r w:rsidRPr="00505108">
        <w:rPr>
          <w:rFonts w:ascii="Times" w:hAnsi="Times"/>
          <w:lang w:val="en-US"/>
        </w:rPr>
        <w:t xml:space="preserve">he </w:t>
      </w:r>
      <w:r w:rsidR="009134AA" w:rsidRPr="00505108">
        <w:rPr>
          <w:rFonts w:ascii="Times" w:hAnsi="Times"/>
          <w:lang w:val="en-US"/>
        </w:rPr>
        <w:t xml:space="preserve">proportion of encountered food that </w:t>
      </w:r>
      <w:proofErr w:type="gramStart"/>
      <w:r w:rsidR="009134AA" w:rsidRPr="00505108">
        <w:rPr>
          <w:rFonts w:ascii="Times" w:hAnsi="Times"/>
          <w:lang w:val="en-US"/>
        </w:rPr>
        <w:t>is consumed</w:t>
      </w:r>
      <w:proofErr w:type="gramEnd"/>
      <w:r w:rsidR="003E2B22" w:rsidRPr="00505108">
        <w:rPr>
          <w:rFonts w:ascii="Times" w:hAnsi="Times"/>
          <w:lang w:val="en-US"/>
        </w:rPr>
        <w:t xml:space="preserve"> </w:t>
      </w:r>
      <w:ins w:id="279" w:author="Asta Audzijonyte" w:date="2020-01-10T13:41:00Z">
        <w:r w:rsidR="001079B0">
          <w:rPr>
            <w:rFonts w:ascii="Times" w:hAnsi="Times"/>
            <w:lang w:val="en-US"/>
          </w:rPr>
          <w:t xml:space="preserve">by a species </w:t>
        </w:r>
        <w:proofErr w:type="spellStart"/>
        <w:r w:rsidR="001079B0">
          <w:rPr>
            <w:rFonts w:ascii="Times" w:hAnsi="Times"/>
            <w:lang w:val="en-US"/>
          </w:rPr>
          <w:t>i</w:t>
        </w:r>
        <w:proofErr w:type="spellEnd"/>
        <w:r w:rsidR="001079B0">
          <w:rPr>
            <w:rFonts w:ascii="Times" w:hAnsi="Times"/>
            <w:lang w:val="en-US"/>
          </w:rPr>
          <w:t xml:space="preserve"> </w:t>
        </w:r>
      </w:ins>
      <w:r w:rsidR="00A25EC3" w:rsidRPr="00505108">
        <w:rPr>
          <w:rFonts w:ascii="Times" w:hAnsi="Times"/>
          <w:lang w:val="en-US"/>
        </w:rPr>
        <w:t xml:space="preserve">follows a </w:t>
      </w:r>
      <w:proofErr w:type="spellStart"/>
      <w:r w:rsidR="00A25EC3" w:rsidRPr="00505108">
        <w:rPr>
          <w:rFonts w:ascii="Times" w:hAnsi="Times"/>
          <w:lang w:val="en-US"/>
        </w:rPr>
        <w:t>Holling</w:t>
      </w:r>
      <w:proofErr w:type="spellEnd"/>
      <w:r w:rsidR="00A25EC3" w:rsidRPr="00505108">
        <w:rPr>
          <w:rFonts w:ascii="Times" w:hAnsi="Times"/>
          <w:lang w:val="en-US"/>
        </w:rPr>
        <w:t xml:space="preserve"> functional response type II</w:t>
      </w:r>
      <w:r w:rsidR="00740B27" w:rsidRPr="00505108">
        <w:rPr>
          <w:rFonts w:ascii="Times" w:hAnsi="Times"/>
          <w:lang w:val="en-US"/>
        </w:rPr>
        <w:t>:</w:t>
      </w:r>
      <w:r w:rsidR="009134AA" w:rsidRPr="00505108">
        <w:rPr>
          <w:rFonts w:ascii="Times" w:hAnsi="Times"/>
          <w:lang w:val="en-US"/>
        </w:rPr>
        <w:t xml:space="preserve"> </w:t>
      </w:r>
    </w:p>
    <w:p w14:paraId="08D76489" w14:textId="1C7A07A1" w:rsidR="00F00C43" w:rsidRPr="00505108" w:rsidRDefault="00FC7ABA" w:rsidP="00745D1F">
      <w:pPr>
        <w:spacing w:line="480" w:lineRule="auto"/>
        <w:ind w:firstLine="357"/>
        <w:contextualSpacing/>
        <w:jc w:val="both"/>
        <w:rPr>
          <w:rFonts w:ascii="Times" w:hAnsi="Times"/>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sSub>
                    <m:sSubPr>
                      <m:ctrlPr>
                        <w:ins w:id="280" w:author="Anna Gårdmark" w:date="2020-01-13T09:42:00Z">
                          <w:rPr>
                            <w:rFonts w:ascii="Cambria Math" w:hAnsi="Cambria Math"/>
                            <w:i/>
                            <w:lang w:val="en-US"/>
                          </w:rPr>
                        </w:ins>
                      </m:ctrlPr>
                    </m:sSubPr>
                    <m:e>
                      <m:r>
                        <w:ins w:id="281" w:author="Anna Gårdmark" w:date="2020-01-13T09:42:00Z">
                          <w:rPr>
                            <w:rFonts w:ascii="Cambria Math" w:hAnsi="Cambria Math"/>
                            <w:lang w:val="en-US"/>
                          </w:rPr>
                          <m:t>w</m:t>
                        </w:ins>
                      </m:r>
                    </m:e>
                    <m:sub>
                      <m:r>
                        <w:ins w:id="282" w:author="Anna Gårdmark" w:date="2020-01-13T09:42:00Z">
                          <w:rPr>
                            <w:rFonts w:ascii="Cambria Math" w:hAnsi="Cambria Math"/>
                            <w:lang w:val="en-US"/>
                          </w:rPr>
                          <m:t>i</m:t>
                        </w:ins>
                      </m:r>
                    </m:sub>
                  </m:sSub>
                  <m:r>
                    <w:del w:id="283" w:author="Anna Gårdmark" w:date="2020-01-13T09:42:00Z">
                      <w:rPr>
                        <w:rFonts w:ascii="Cambria Math" w:hAnsi="Cambria Math"/>
                        <w:lang w:val="en-US"/>
                      </w:rPr>
                      <m:t>w</m:t>
                    </w:del>
                  </m:r>
                </m:e>
              </m:d>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sSub>
                    <m:sSubPr>
                      <m:ctrlPr>
                        <w:ins w:id="284" w:author="Anna Gårdmark" w:date="2020-01-13T09:42:00Z">
                          <w:rPr>
                            <w:rFonts w:ascii="Cambria Math" w:hAnsi="Cambria Math"/>
                            <w:i/>
                            <w:lang w:val="en-US"/>
                          </w:rPr>
                        </w:ins>
                      </m:ctrlPr>
                    </m:sSubPr>
                    <m:e>
                      <m:r>
                        <w:ins w:id="285" w:author="Anna Gårdmark" w:date="2020-01-13T09:42:00Z">
                          <w:rPr>
                            <w:rFonts w:ascii="Cambria Math" w:hAnsi="Cambria Math"/>
                            <w:lang w:val="en-US"/>
                          </w:rPr>
                          <m:t>w</m:t>
                        </w:ins>
                      </m:r>
                    </m:e>
                    <m:sub>
                      <m:r>
                        <w:ins w:id="286" w:author="Anna Gårdmark" w:date="2020-01-13T09:42:00Z">
                          <w:rPr>
                            <w:rFonts w:ascii="Cambria Math" w:hAnsi="Cambria Math"/>
                            <w:lang w:val="en-US"/>
                          </w:rPr>
                          <m:t>i</m:t>
                        </w:ins>
                      </m:r>
                    </m:sub>
                  </m:sSub>
                  <m:r>
                    <w:del w:id="287" w:author="Anna Gårdmark" w:date="2020-01-13T09:42:00Z">
                      <w:rPr>
                        <w:rFonts w:ascii="Cambria Math" w:hAnsi="Cambria Math"/>
                        <w:lang w:val="en-US"/>
                      </w:rPr>
                      <m:t>w</m:t>
                    </w:del>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sSup>
                <m:sSupPr>
                  <m:ctrlPr>
                    <w:rPr>
                      <w:rFonts w:ascii="Cambria Math" w:hAnsi="Cambria Math"/>
                      <w:i/>
                      <w:lang w:val="en-US"/>
                    </w:rPr>
                  </m:ctrlPr>
                </m:sSupPr>
                <m:e>
                  <m:sSub>
                    <m:sSubPr>
                      <m:ctrlPr>
                        <w:ins w:id="288" w:author="Anna Gårdmark" w:date="2020-01-13T09:42:00Z">
                          <w:rPr>
                            <w:rFonts w:ascii="Cambria Math" w:hAnsi="Cambria Math"/>
                            <w:i/>
                            <w:lang w:val="en-US"/>
                          </w:rPr>
                        </w:ins>
                      </m:ctrlPr>
                    </m:sSubPr>
                    <m:e>
                      <m:r>
                        <w:ins w:id="289" w:author="Anna Gårdmark" w:date="2020-01-13T09:42:00Z">
                          <w:rPr>
                            <w:rFonts w:ascii="Cambria Math" w:hAnsi="Cambria Math"/>
                            <w:lang w:val="en-US"/>
                          </w:rPr>
                          <m:t>w</m:t>
                        </w:ins>
                      </m:r>
                    </m:e>
                    <m:sub>
                      <m:r>
                        <w:ins w:id="290" w:author="Anna Gårdmark" w:date="2020-01-13T09:42:00Z">
                          <w:rPr>
                            <w:rFonts w:ascii="Cambria Math" w:hAnsi="Cambria Math"/>
                            <w:lang w:val="en-US"/>
                          </w:rPr>
                          <m:t>i</m:t>
                        </w:ins>
                      </m:r>
                    </m:sub>
                  </m:sSub>
                  <m:r>
                    <w:del w:id="291" w:author="Anna Gårdmark" w:date="2020-01-13T09:42:00Z">
                      <w:rPr>
                        <w:rFonts w:ascii="Cambria Math" w:hAnsi="Cambria Math"/>
                        <w:lang w:val="en-US"/>
                      </w:rPr>
                      <m:t>w</m:t>
                    </w:del>
                  </m:r>
                </m:e>
                <m:sup>
                  <m:r>
                    <w:rPr>
                      <w:rFonts w:ascii="Cambria Math" w:hAnsi="Cambria Math"/>
                      <w:lang w:val="en-US"/>
                    </w:rPr>
                    <m:t>n</m:t>
                  </m:r>
                </m:sup>
              </m:sSup>
            </m:den>
          </m:f>
        </m:oMath>
      </m:oMathPara>
    </w:p>
    <w:p w14:paraId="7F30E813" w14:textId="4FAEEF82" w:rsidR="00607C65" w:rsidRPr="00505108" w:rsidRDefault="004B3A9E" w:rsidP="00745D1F">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oMath>
      <w:r w:rsidRPr="00505108">
        <w:rPr>
          <w:rFonts w:ascii="Times" w:hAnsi="Times"/>
          <w:lang w:val="en-US"/>
        </w:rPr>
        <w:t xml:space="preserve"> is </w:t>
      </w:r>
      <w:r w:rsidRPr="00A567A4">
        <w:rPr>
          <w:rFonts w:ascii="Times" w:hAnsi="Times"/>
          <w:lang w:val="en-US"/>
        </w:rPr>
        <w:t>the feeding level</w:t>
      </w:r>
      <w:r w:rsidRPr="00505108">
        <w:rPr>
          <w:rFonts w:ascii="Times" w:hAnsi="Times"/>
          <w:lang w:val="en-US"/>
        </w:rPr>
        <w:t xml:space="preserve"> (</w:t>
      </w:r>
      <w:r w:rsidR="00607398">
        <w:rPr>
          <w:rFonts w:ascii="Times" w:hAnsi="Times"/>
          <w:lang w:val="en-US"/>
        </w:rPr>
        <w:t xml:space="preserve">which describes the level of satiation and varies between </w:t>
      </w:r>
      <w:r w:rsidRPr="00505108">
        <w:rPr>
          <w:rFonts w:ascii="Times" w:hAnsi="Times"/>
          <w:lang w:val="en-US"/>
        </w:rPr>
        <w:t>0:1)</w:t>
      </w:r>
      <w:r w:rsidR="00B863DC" w:rsidRPr="00505108">
        <w:rPr>
          <w:rFonts w:ascii="Times" w:hAnsi="Times"/>
          <w:lang w:val="en-US"/>
        </w:rPr>
        <w:t>,</w:t>
      </w:r>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n</m:t>
            </m:r>
          </m:sup>
        </m:sSup>
      </m:oMath>
      <w:r w:rsidR="00B863DC" w:rsidRPr="00505108">
        <w:rPr>
          <w:rFonts w:ascii="Times" w:hAnsi="Times"/>
          <w:lang w:val="en-US"/>
        </w:rPr>
        <w:t xml:space="preserve"> is the </w:t>
      </w:r>
      <w:proofErr w:type="spellStart"/>
      <w:r w:rsidR="00674436" w:rsidRPr="00505108">
        <w:rPr>
          <w:rFonts w:ascii="Times" w:hAnsi="Times"/>
          <w:lang w:val="en-US"/>
        </w:rPr>
        <w:t>allometric</w:t>
      </w:r>
      <w:proofErr w:type="spellEnd"/>
      <w:r w:rsidR="00674436" w:rsidRPr="00505108">
        <w:rPr>
          <w:rFonts w:ascii="Times" w:hAnsi="Times"/>
          <w:lang w:val="en-US"/>
        </w:rPr>
        <w:t xml:space="preserve"> </w:t>
      </w:r>
      <w:r w:rsidR="00B863DC" w:rsidRPr="00505108">
        <w:rPr>
          <w:rFonts w:ascii="Times" w:hAnsi="Times"/>
          <w:lang w:val="en-US"/>
        </w:rPr>
        <w:t xml:space="preserve">maximum consumption rate </w:t>
      </w:r>
      <w:r w:rsidR="00674436" w:rsidRPr="00505108">
        <w:rPr>
          <w:rFonts w:ascii="Times" w:hAnsi="Times"/>
          <w:lang w:val="en-US"/>
        </w:rPr>
        <w:t xml:space="preserve">and </w:t>
      </w:r>
      <w:commentRangeStart w:id="292"/>
      <m:oMath>
        <m:sSub>
          <m:sSubPr>
            <m:ctrlPr>
              <w:rPr>
                <w:rFonts w:ascii="Cambria Math" w:hAnsi="Cambria Math"/>
                <w:i/>
                <w:lang w:val="en-US"/>
              </w:rPr>
            </m:ctrlPr>
          </m:sSubPr>
          <m:e>
            <m:r>
              <w:rPr>
                <w:rFonts w:ascii="Cambria Math" w:hAnsi="Cambria Math"/>
                <w:lang w:val="en-US"/>
              </w:rPr>
              <m:t>E</m:t>
            </m:r>
          </m:e>
          <m:sub>
            <m:r>
              <w:del w:id="293" w:author="Anna Gårdmark" w:date="2020-01-13T11:26:00Z">
                <w:rPr>
                  <w:rFonts w:ascii="Cambria Math" w:hAnsi="Cambria Math"/>
                  <w:lang w:val="en-US"/>
                </w:rPr>
                <m:t>i</m:t>
              </w:del>
            </m:r>
            <m:r>
              <w:ins w:id="294" w:author="Anna Gårdmark" w:date="2020-01-13T11:26:00Z">
                <w:rPr>
                  <w:rFonts w:ascii="Cambria Math" w:hAnsi="Cambria Math"/>
                  <w:lang w:val="en-US"/>
                </w:rPr>
                <m:t>e,i</m:t>
              </w:ins>
            </m:r>
          </m:sub>
        </m:sSub>
        <w:commentRangeEnd w:id="292"/>
        <m:r>
          <m:rPr>
            <m:sty m:val="p"/>
          </m:rPr>
          <w:rPr>
            <w:rStyle w:val="Kommentarsreferens"/>
          </w:rPr>
          <w:commentReference w:id="292"/>
        </m:r>
        <m:d>
          <m:dPr>
            <m:ctrlPr>
              <w:rPr>
                <w:rFonts w:ascii="Cambria Math" w:hAnsi="Cambria Math"/>
                <w:i/>
                <w:lang w:val="en-US"/>
              </w:rPr>
            </m:ctrlPr>
          </m:dPr>
          <m:e>
            <m:r>
              <w:rPr>
                <w:rFonts w:ascii="Cambria Math" w:hAnsi="Cambria Math"/>
                <w:lang w:val="en-US"/>
              </w:rPr>
              <m:t>w</m:t>
            </m:r>
          </m:e>
        </m:d>
      </m:oMath>
      <w:r w:rsidR="00674436" w:rsidRPr="00505108">
        <w:rPr>
          <w:rFonts w:ascii="Times" w:hAnsi="Times"/>
          <w:lang w:val="en-US"/>
        </w:rPr>
        <w:t xml:space="preserve"> is the encountered </w:t>
      </w:r>
      <w:r w:rsidR="007E4F16" w:rsidRPr="00505108">
        <w:rPr>
          <w:rFonts w:ascii="Times" w:hAnsi="Times"/>
          <w:lang w:val="en-US"/>
        </w:rPr>
        <w:t>food</w:t>
      </w:r>
      <w:r w:rsidRPr="00505108">
        <w:rPr>
          <w:rFonts w:ascii="Times" w:hAnsi="Times"/>
          <w:lang w:val="en-US"/>
        </w:rPr>
        <w:t>.</w:t>
      </w:r>
      <w:r w:rsidR="008E4AF2" w:rsidRPr="00505108">
        <w:rPr>
          <w:rFonts w:ascii="Times" w:hAnsi="Times"/>
          <w:lang w:val="en-US"/>
        </w:rPr>
        <w:t xml:space="preserve"> </w:t>
      </w:r>
      <w:r w:rsidR="00353DB7" w:rsidRPr="00505108">
        <w:rPr>
          <w:rFonts w:ascii="Times" w:hAnsi="Times"/>
          <w:lang w:val="en-US"/>
        </w:rPr>
        <w:t>The amount of</w:t>
      </w:r>
      <w:r w:rsidR="00C4656C" w:rsidRPr="00505108">
        <w:rPr>
          <w:rFonts w:ascii="Times" w:hAnsi="Times"/>
          <w:lang w:val="en-US"/>
        </w:rPr>
        <w:t xml:space="preserve"> </w:t>
      </w:r>
      <w:r w:rsidR="00A55575" w:rsidRPr="00505108">
        <w:rPr>
          <w:rFonts w:ascii="Times" w:hAnsi="Times"/>
          <w:lang w:val="en-US"/>
        </w:rPr>
        <w:t xml:space="preserve">encountered food </w:t>
      </w:r>
      <w:r w:rsidR="002C5B76" w:rsidRPr="00505108">
        <w:rPr>
          <w:rFonts w:ascii="Times" w:hAnsi="Times"/>
          <w:lang w:val="en-US"/>
        </w:rPr>
        <w:t xml:space="preserve">for a predator of body weight </w:t>
      </w:r>
      <m:oMath>
        <m:r>
          <w:rPr>
            <w:rFonts w:ascii="Cambria Math" w:hAnsi="Cambria Math"/>
            <w:lang w:val="en-US"/>
          </w:rPr>
          <m:t>w</m:t>
        </m:r>
      </m:oMath>
      <w:r w:rsidR="002C5B76" w:rsidRPr="00505108">
        <w:rPr>
          <w:rFonts w:ascii="Times" w:hAnsi="Times"/>
          <w:lang w:val="en-US"/>
        </w:rPr>
        <w:t xml:space="preserve"> </w:t>
      </w:r>
      <w:proofErr w:type="gramStart"/>
      <w:r w:rsidR="002C5B76" w:rsidRPr="00505108">
        <w:rPr>
          <w:rFonts w:ascii="Times" w:hAnsi="Times"/>
          <w:lang w:val="en-US"/>
        </w:rPr>
        <w:t xml:space="preserve">is </w:t>
      </w:r>
      <w:r w:rsidR="00265FDB" w:rsidRPr="00505108">
        <w:rPr>
          <w:rFonts w:ascii="Times" w:hAnsi="Times"/>
          <w:lang w:val="en-US"/>
        </w:rPr>
        <w:t>given</w:t>
      </w:r>
      <w:proofErr w:type="gramEnd"/>
      <w:r w:rsidR="002C5B76" w:rsidRPr="00505108">
        <w:rPr>
          <w:rFonts w:ascii="Times" w:hAnsi="Times"/>
          <w:lang w:val="en-US"/>
        </w:rPr>
        <w:t xml:space="preserve"> by </w:t>
      </w:r>
      <w:r w:rsidR="00852ADB" w:rsidRPr="00505108">
        <w:rPr>
          <w:rFonts w:ascii="Times" w:hAnsi="Times"/>
          <w:lang w:val="en-US"/>
        </w:rPr>
        <w:t xml:space="preserve">the </w:t>
      </w:r>
      <w:r w:rsidR="00DE2F4C" w:rsidRPr="00505108">
        <w:rPr>
          <w:rFonts w:ascii="Times" w:hAnsi="Times"/>
          <w:lang w:val="en-US"/>
        </w:rPr>
        <w:t xml:space="preserve">available food in the system, </w:t>
      </w:r>
      <w:r w:rsidR="006F7DF4" w:rsidRPr="00505108">
        <w:rPr>
          <w:rFonts w:ascii="Times" w:hAnsi="Times"/>
          <w:lang w:val="en-US"/>
        </w:rPr>
        <w:t>scaled b</w:t>
      </w:r>
      <w:r w:rsidR="00C96774" w:rsidRPr="00505108">
        <w:rPr>
          <w:rFonts w:ascii="Times" w:hAnsi="Times"/>
          <w:lang w:val="en-US"/>
        </w:rPr>
        <w:t xml:space="preserve">y a </w:t>
      </w:r>
      <w:commentRangeStart w:id="295"/>
      <w:r w:rsidR="00C96774" w:rsidRPr="00505108">
        <w:rPr>
          <w:rFonts w:ascii="Times" w:hAnsi="Times"/>
          <w:lang w:val="en-US"/>
        </w:rPr>
        <w:t xml:space="preserve">size-selection function and the search rate </w:t>
      </w:r>
      <w:commentRangeEnd w:id="295"/>
      <w:r w:rsidR="00434A99">
        <w:rPr>
          <w:rStyle w:val="Kommentarsreferens"/>
        </w:rPr>
        <w:commentReference w:id="295"/>
      </w:r>
      <w:r w:rsidR="00C96774" w:rsidRPr="00505108">
        <w:rPr>
          <w:rFonts w:ascii="Times" w:hAnsi="Times"/>
          <w:lang w:val="en-US"/>
        </w:rPr>
        <w:t xml:space="preserve">of the predator. </w:t>
      </w:r>
      <w:r w:rsidR="00A51CB4" w:rsidRPr="00505108">
        <w:rPr>
          <w:rFonts w:ascii="Times" w:hAnsi="Times"/>
          <w:lang w:val="en-US"/>
        </w:rPr>
        <w:t xml:space="preserve">Here, </w:t>
      </w:r>
      <w:r w:rsidR="0061778B" w:rsidRPr="00505108">
        <w:rPr>
          <w:rFonts w:ascii="Times" w:hAnsi="Times"/>
          <w:lang w:val="en-US"/>
        </w:rPr>
        <w:t>available food</w:t>
      </w:r>
      <w:proofErr w:type="gramStart"/>
      <w:r w:rsidR="003C72AF" w:rsidRPr="00505108">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a,i</m:t>
            </m:r>
          </m:sub>
        </m:sSub>
      </m:oMath>
      <w:r w:rsidR="003C72AF" w:rsidRPr="00505108">
        <w:rPr>
          <w:rFonts w:ascii="Times" w:hAnsi="Times"/>
          <w:lang w:val="en-US"/>
        </w:rPr>
        <w:t xml:space="preserve">, </w:t>
      </w:r>
      <w:r w:rsidR="0061778B" w:rsidRPr="00505108">
        <w:rPr>
          <w:rFonts w:ascii="Times" w:hAnsi="Times"/>
          <w:lang w:val="en-US"/>
        </w:rPr>
        <w:t xml:space="preserve">is </w:t>
      </w:r>
      <w:r w:rsidR="006C24C1" w:rsidRPr="00505108">
        <w:rPr>
          <w:rFonts w:ascii="Times" w:hAnsi="Times"/>
          <w:lang w:val="en-US"/>
        </w:rPr>
        <w:t>the integral</w:t>
      </w:r>
      <w:r w:rsidR="00B737FE" w:rsidRPr="00505108">
        <w:rPr>
          <w:rFonts w:ascii="Times" w:hAnsi="Times"/>
          <w:lang w:val="en-US"/>
        </w:rPr>
        <w:t xml:space="preserve"> of </w:t>
      </w:r>
      <w:ins w:id="296" w:author="Anna Gårdmark" w:date="2020-01-13T11:11:00Z">
        <w:r w:rsidR="00FC7ABA">
          <w:rPr>
            <w:rFonts w:ascii="Times" w:hAnsi="Times"/>
            <w:lang w:val="en-US"/>
          </w:rPr>
          <w:t xml:space="preserve">the biomass of </w:t>
        </w:r>
      </w:ins>
      <w:r w:rsidR="00AF27E0" w:rsidRPr="00505108">
        <w:rPr>
          <w:rFonts w:ascii="Times" w:hAnsi="Times"/>
          <w:lang w:val="en-US"/>
        </w:rPr>
        <w:t xml:space="preserve">all species and background </w:t>
      </w:r>
      <w:r w:rsidR="009C4887" w:rsidRPr="00505108">
        <w:rPr>
          <w:rFonts w:ascii="Times" w:hAnsi="Times"/>
          <w:lang w:val="en-US"/>
        </w:rPr>
        <w:t>resource</w:t>
      </w:r>
      <w:ins w:id="297" w:author="Anna Gårdmark" w:date="2020-01-13T11:11:00Z">
        <w:r w:rsidR="00FC7ABA">
          <w:rPr>
            <w:rFonts w:ascii="Times" w:hAnsi="Times"/>
            <w:lang w:val="en-US"/>
          </w:rPr>
          <w:t xml:space="preserve"> that falls within the</w:t>
        </w:r>
      </w:ins>
      <w:ins w:id="298" w:author="Anna Gårdmark" w:date="2020-01-13T11:12:00Z">
        <w:r w:rsidR="00FC7ABA">
          <w:rPr>
            <w:rFonts w:ascii="Times" w:hAnsi="Times"/>
            <w:lang w:val="en-US"/>
          </w:rPr>
          <w:t xml:space="preserve"> </w:t>
        </w:r>
      </w:ins>
      <w:ins w:id="299" w:author="Anna Gårdmark" w:date="2020-01-13T11:13:00Z">
        <w:r w:rsidR="00FC7ABA">
          <w:rPr>
            <w:rFonts w:ascii="Times" w:hAnsi="Times"/>
            <w:lang w:val="en-US"/>
          </w:rPr>
          <w:t>prey</w:t>
        </w:r>
      </w:ins>
      <w:ins w:id="300" w:author="Anna Gårdmark" w:date="2020-01-13T11:12:00Z">
        <w:r w:rsidR="00FC7ABA">
          <w:rPr>
            <w:rFonts w:ascii="Times" w:hAnsi="Times"/>
            <w:lang w:val="en-US"/>
          </w:rPr>
          <w:t xml:space="preserve"> preference and</w:t>
        </w:r>
      </w:ins>
      <w:ins w:id="301" w:author="Anna Gårdmark" w:date="2020-01-13T11:13:00Z">
        <w:r w:rsidR="00FC7ABA">
          <w:rPr>
            <w:rFonts w:ascii="Times" w:hAnsi="Times"/>
            <w:lang w:val="en-US"/>
          </w:rPr>
          <w:t xml:space="preserve"> </w:t>
        </w:r>
      </w:ins>
      <w:ins w:id="302" w:author="Anna Gårdmark" w:date="2020-01-13T11:12:00Z">
        <w:r w:rsidR="00FC7ABA">
          <w:rPr>
            <w:rFonts w:ascii="Times" w:hAnsi="Times"/>
            <w:lang w:val="en-US"/>
          </w:rPr>
          <w:t xml:space="preserve">size-selectivity of species </w:t>
        </w:r>
        <w:proofErr w:type="spellStart"/>
        <w:r w:rsidR="00FC7ABA">
          <w:rPr>
            <w:rFonts w:ascii="Times" w:hAnsi="Times"/>
            <w:lang w:val="en-US"/>
          </w:rPr>
          <w:t>i</w:t>
        </w:r>
      </w:ins>
      <w:proofErr w:type="spellEnd"/>
      <w:ins w:id="303" w:author="Anna Gårdmark" w:date="2020-01-13T11:11:00Z">
        <w:r w:rsidR="00FC7ABA">
          <w:rPr>
            <w:rFonts w:ascii="Times" w:hAnsi="Times"/>
            <w:lang w:val="en-US"/>
          </w:rPr>
          <w:t xml:space="preserve"> </w:t>
        </w:r>
      </w:ins>
    </w:p>
    <w:commentRangeStart w:id="304"/>
    <w:p w14:paraId="2A4BF9FC" w14:textId="738776AF" w:rsidR="003C72AF" w:rsidRPr="00505108" w:rsidRDefault="00FC7ABA" w:rsidP="00745D1F">
      <w:pPr>
        <w:spacing w:line="480" w:lineRule="auto"/>
        <w:ind w:firstLine="357"/>
        <w:contextualSpacing/>
        <w:jc w:val="both"/>
        <w:rPr>
          <w:rFonts w:ascii="Times" w:hAnsi="Times"/>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nary>
            <m:naryPr>
              <m:limLoc m:val="undOvr"/>
              <m:subHide m:val="1"/>
              <m:supHide m:val="1"/>
              <m:ctrlPr>
                <w:rPr>
                  <w:rFonts w:ascii="Cambria Math" w:hAnsi="Cambria Math"/>
                  <w:i/>
                  <w:lang w:val="en-US"/>
                </w:rPr>
              </m:ctrlPr>
            </m:naryPr>
            <m:sub/>
            <m:sup/>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i,R</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e>
                      </m:d>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e>
                      </m:d>
                    </m:e>
                  </m:nary>
                </m:e>
              </m:d>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r>
                        <w:rPr>
                          <w:rFonts w:ascii="Cambria Math" w:hAnsi="Cambria Math"/>
                          <w:lang w:val="en-US"/>
                        </w:rPr>
                        <m:t>w</m:t>
                      </m:r>
                    </m:den>
                  </m:f>
                </m:e>
              </m:d>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e>
          </m:nary>
          <w:commentRangeEnd w:id="304"/>
          <m:r>
            <m:rPr>
              <m:sty m:val="p"/>
            </m:rPr>
            <w:rPr>
              <w:rStyle w:val="Kommentarsreferens"/>
            </w:rPr>
            <w:commentReference w:id="304"/>
          </m:r>
        </m:oMath>
      </m:oMathPara>
    </w:p>
    <w:p w14:paraId="1F5A9DA6" w14:textId="69D00632" w:rsidR="0079711F" w:rsidRPr="00505108" w:rsidRDefault="0079711F" w:rsidP="00745D1F">
      <w:pPr>
        <w:spacing w:line="480" w:lineRule="auto"/>
        <w:contextualSpacing/>
        <w:jc w:val="both"/>
        <w:rPr>
          <w:rFonts w:ascii="Times" w:hAnsi="Times"/>
          <w:lang w:val="en-US"/>
        </w:rPr>
      </w:pPr>
      <w:proofErr w:type="gramStart"/>
      <w:r w:rsidRPr="00505108">
        <w:rPr>
          <w:rFonts w:ascii="Times" w:hAnsi="Times"/>
          <w:lang w:val="en-US"/>
        </w:rPr>
        <w:t>where</w:t>
      </w:r>
      <w:proofErr w:type="gramEnd"/>
      <w:r w:rsidR="00F106F8" w:rsidRPr="00505108">
        <w:rPr>
          <w:rFonts w:ascii="Times" w:hAnsi="Times"/>
          <w:lang w:val="en-US"/>
        </w:rPr>
        <w:t xml:space="preserve"> </w:t>
      </w:r>
      <w:commentRangeStart w:id="305"/>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sidR="00F106F8" w:rsidRPr="00505108">
        <w:rPr>
          <w:rFonts w:ascii="Times" w:hAnsi="Times"/>
          <w:lang w:val="en-US"/>
        </w:rPr>
        <w:t xml:space="preserve"> </w:t>
      </w:r>
      <w:commentRangeEnd w:id="305"/>
      <w:r w:rsidR="00FC7ABA">
        <w:rPr>
          <w:rStyle w:val="Kommentarsreferens"/>
        </w:rPr>
        <w:commentReference w:id="305"/>
      </w:r>
      <w:r w:rsidR="00F106F8" w:rsidRPr="00505108">
        <w:rPr>
          <w:rFonts w:ascii="Times" w:hAnsi="Times"/>
          <w:lang w:val="en-US"/>
        </w:rPr>
        <w:t xml:space="preserve">is the weight of prey,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i,R</m:t>
            </m:r>
          </m:sub>
        </m:sSub>
      </m:oMath>
      <w:r w:rsidR="00374518" w:rsidRPr="00505108">
        <w:rPr>
          <w:rFonts w:ascii="Times" w:hAnsi="Times"/>
          <w:lang w:val="en-US"/>
        </w:rPr>
        <w:t xml:space="preserve"> is the preference of species </w:t>
      </w:r>
      <m:oMath>
        <m:r>
          <w:rPr>
            <w:rFonts w:ascii="Cambria Math" w:hAnsi="Cambria Math"/>
            <w:lang w:val="en-US"/>
          </w:rPr>
          <m:t>i</m:t>
        </m:r>
      </m:oMath>
      <w:r w:rsidR="00374518" w:rsidRPr="00505108">
        <w:rPr>
          <w:rFonts w:ascii="Times" w:hAnsi="Times"/>
          <w:lang w:val="en-US"/>
        </w:rPr>
        <w:t xml:space="preserve"> on resource </w:t>
      </w:r>
      <m:oMath>
        <m:r>
          <w:rPr>
            <w:rFonts w:ascii="Cambria Math" w:hAnsi="Cambria Math"/>
            <w:lang w:val="en-US"/>
          </w:rPr>
          <m:t>R</m:t>
        </m:r>
      </m:oMath>
      <w:r w:rsidR="00906014" w:rsidRPr="00505108">
        <w:rPr>
          <w:rFonts w:ascii="Times" w:hAnsi="Times"/>
          <w:lang w:val="en-US"/>
        </w:rPr>
        <w:t xml:space="preserve">, and </w:t>
      </w:r>
      <w:commentRangeStart w:id="306"/>
      <m:oMath>
        <m:r>
          <w:rPr>
            <w:rFonts w:ascii="Cambria Math" w:hAnsi="Cambria Math"/>
            <w:lang w:val="en-US"/>
          </w:rPr>
          <m:t>j</m:t>
        </m:r>
      </m:oMath>
      <w:r w:rsidR="00F875BC" w:rsidRPr="00505108">
        <w:rPr>
          <w:rFonts w:ascii="Times" w:hAnsi="Times"/>
          <w:lang w:val="en-US"/>
        </w:rPr>
        <w:t xml:space="preserve"> indicates species</w:t>
      </w:r>
      <w:commentRangeEnd w:id="306"/>
      <w:r w:rsidR="00FC7ABA">
        <w:rPr>
          <w:rStyle w:val="Kommentarsreferens"/>
        </w:rPr>
        <w:commentReference w:id="306"/>
      </w:r>
      <w:r w:rsidR="002F5FC6" w:rsidRPr="00505108">
        <w:rPr>
          <w:rFonts w:ascii="Times" w:hAnsi="Times"/>
          <w:lang w:val="en-US"/>
        </w:rPr>
        <w:t xml:space="preserve">. Note that </w:t>
      </w:r>
      <w:r w:rsidR="003206BD" w:rsidRPr="00505108">
        <w:rPr>
          <w:rFonts w:ascii="Times" w:hAnsi="Times"/>
          <w:lang w:val="en-US"/>
        </w:rPr>
        <w:t xml:space="preserve">in contrast to other MSSMs </w:t>
      </w:r>
      <w:r w:rsidR="001F7145" w:rsidRPr="00505108">
        <w:rPr>
          <w:rFonts w:ascii="Times" w:hAnsi="Times"/>
          <w:lang w:val="en-US"/>
        </w:rPr>
        <w:fldChar w:fldCharType="begin"/>
      </w:r>
      <w:r w:rsidR="001F7145" w:rsidRPr="00505108">
        <w:rPr>
          <w:rFonts w:ascii="Times" w:hAnsi="Times"/>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hAnsi="Cambria Math" w:cs="Cambria Math"/>
          <w:lang w:val="en-US"/>
        </w:rPr>
        <w:instrText>‐</w:instrText>
      </w:r>
      <w:r w:rsidR="001F7145" w:rsidRPr="00505108">
        <w:rPr>
          <w:rFonts w:ascii="Times" w:hAnsi="Times"/>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hAnsi="Times"/>
          <w:lang w:val="en-US"/>
        </w:rPr>
        <w:fldChar w:fldCharType="separate"/>
      </w:r>
      <w:r w:rsidR="001F7145" w:rsidRPr="00EE1CF3">
        <w:rPr>
          <w:rFonts w:ascii="Times" w:hAnsi="Times" w:cs="Times New Roman"/>
          <w:lang w:val="en-GB"/>
          <w:rPrChange w:id="307" w:author="Anna Gårdmark" w:date="2020-01-13T08:20:00Z">
            <w:rPr>
              <w:rFonts w:ascii="Times" w:hAnsi="Times" w:cs="Times New Roman"/>
            </w:rPr>
          </w:rPrChange>
        </w:rPr>
        <w:t xml:space="preserve">(Blanchard </w:t>
      </w:r>
      <w:r w:rsidR="001F7145" w:rsidRPr="00EE1CF3">
        <w:rPr>
          <w:rFonts w:ascii="Times" w:hAnsi="Times" w:cs="Times New Roman"/>
          <w:i/>
          <w:iCs/>
          <w:lang w:val="en-GB"/>
          <w:rPrChange w:id="308" w:author="Anna Gårdmark" w:date="2020-01-13T08:20:00Z">
            <w:rPr>
              <w:rFonts w:ascii="Times" w:hAnsi="Times" w:cs="Times New Roman"/>
              <w:i/>
              <w:iCs/>
            </w:rPr>
          </w:rPrChange>
        </w:rPr>
        <w:t>et al.</w:t>
      </w:r>
      <w:r w:rsidR="001F7145" w:rsidRPr="00EE1CF3">
        <w:rPr>
          <w:rFonts w:ascii="Times" w:hAnsi="Times" w:cs="Times New Roman"/>
          <w:lang w:val="en-GB"/>
          <w:rPrChange w:id="309" w:author="Anna Gårdmark" w:date="2020-01-13T08:20:00Z">
            <w:rPr>
              <w:rFonts w:ascii="Times" w:hAnsi="Times" w:cs="Times New Roman"/>
            </w:rPr>
          </w:rPrChange>
        </w:rPr>
        <w:t xml:space="preserve"> 2014; Reum </w:t>
      </w:r>
      <w:r w:rsidR="001F7145" w:rsidRPr="00EE1CF3">
        <w:rPr>
          <w:rFonts w:ascii="Times" w:hAnsi="Times" w:cs="Times New Roman"/>
          <w:i/>
          <w:iCs/>
          <w:lang w:val="en-GB"/>
          <w:rPrChange w:id="310" w:author="Anna Gårdmark" w:date="2020-01-13T08:20:00Z">
            <w:rPr>
              <w:rFonts w:ascii="Times" w:hAnsi="Times" w:cs="Times New Roman"/>
              <w:i/>
              <w:iCs/>
            </w:rPr>
          </w:rPrChange>
        </w:rPr>
        <w:t>et al.</w:t>
      </w:r>
      <w:r w:rsidR="001F7145" w:rsidRPr="00EE1CF3">
        <w:rPr>
          <w:rFonts w:ascii="Times" w:hAnsi="Times" w:cs="Times New Roman"/>
          <w:lang w:val="en-GB"/>
          <w:rPrChange w:id="311" w:author="Anna Gårdmark" w:date="2020-01-13T08:20:00Z">
            <w:rPr>
              <w:rFonts w:ascii="Times" w:hAnsi="Times" w:cs="Times New Roman"/>
            </w:rPr>
          </w:rPrChange>
        </w:rPr>
        <w:t xml:space="preserve"> 2019)</w:t>
      </w:r>
      <w:r w:rsidR="001F7145" w:rsidRPr="00505108">
        <w:rPr>
          <w:rFonts w:ascii="Times" w:hAnsi="Times"/>
          <w:lang w:val="en-US"/>
        </w:rPr>
        <w:fldChar w:fldCharType="end"/>
      </w:r>
      <w:r w:rsidR="003206BD" w:rsidRPr="00505108">
        <w:rPr>
          <w:rFonts w:ascii="Times" w:hAnsi="Times"/>
          <w:lang w:val="en-US"/>
        </w:rPr>
        <w:t xml:space="preserve"> </w:t>
      </w:r>
      <w:r w:rsidR="006B3FE1" w:rsidRPr="00505108">
        <w:rPr>
          <w:rFonts w:ascii="Times" w:hAnsi="Times"/>
          <w:lang w:val="en-US"/>
        </w:rPr>
        <w:t xml:space="preserve">we have </w:t>
      </w:r>
      <w:r w:rsidR="00B13989" w:rsidRPr="00505108">
        <w:rPr>
          <w:rFonts w:ascii="Times" w:hAnsi="Times"/>
          <w:lang w:val="en-US"/>
        </w:rPr>
        <w:t xml:space="preserve">a species-preference for </w:t>
      </w:r>
      <w:r w:rsidR="00737C3D" w:rsidRPr="00505108">
        <w:rPr>
          <w:rFonts w:ascii="Times" w:hAnsi="Times"/>
          <w:lang w:val="en-US"/>
        </w:rPr>
        <w:t>the background resource</w:t>
      </w:r>
      <w:r w:rsidR="00F72379" w:rsidRPr="00505108">
        <w:rPr>
          <w:rFonts w:ascii="Times" w:hAnsi="Times"/>
          <w:lang w:val="en-US"/>
        </w:rPr>
        <w:t>s</w:t>
      </w:r>
      <w:r w:rsidR="00DF45BD" w:rsidRPr="00505108">
        <w:rPr>
          <w:rFonts w:ascii="Times" w:hAnsi="Times"/>
          <w:lang w:val="en-US"/>
        </w:rPr>
        <w:t xml:space="preserve"> to account for species feeding differently on benthic and pelagic </w:t>
      </w:r>
      <w:r w:rsidR="005873B9" w:rsidRPr="00505108">
        <w:rPr>
          <w:rFonts w:ascii="Times" w:hAnsi="Times"/>
          <w:lang w:val="en-US"/>
        </w:rPr>
        <w:t>resource</w:t>
      </w:r>
      <w:ins w:id="312" w:author="Anna Gårdmark" w:date="2020-01-13T11:14:00Z">
        <w:r w:rsidR="00FC7ABA">
          <w:rPr>
            <w:rFonts w:ascii="Times" w:hAnsi="Times"/>
            <w:lang w:val="en-US"/>
          </w:rPr>
          <w:t>s</w:t>
        </w:r>
      </w:ins>
      <w:r w:rsidR="00B13989" w:rsidRPr="00505108">
        <w:rPr>
          <w:rFonts w:ascii="Times" w:hAnsi="Times"/>
          <w:lang w:val="en-US"/>
        </w:rPr>
        <w:t>, but assume no preference in terms of the</w:t>
      </w:r>
      <w:ins w:id="313" w:author="Anna Gårdmark" w:date="2020-01-13T11:15:00Z">
        <w:r w:rsidR="00FC7ABA">
          <w:rPr>
            <w:rFonts w:ascii="Times" w:hAnsi="Times"/>
            <w:lang w:val="en-US"/>
          </w:rPr>
          <w:t xml:space="preserve"> other</w:t>
        </w:r>
      </w:ins>
      <w:r w:rsidR="00B13989" w:rsidRPr="00505108">
        <w:rPr>
          <w:rFonts w:ascii="Times" w:hAnsi="Times"/>
          <w:lang w:val="en-US"/>
        </w:rPr>
        <w:t xml:space="preserve"> species interactions</w:t>
      </w:r>
      <w:ins w:id="314" w:author="Asta Audzijonyte" w:date="2020-01-10T13:43:00Z">
        <w:r w:rsidR="001079B0">
          <w:rPr>
            <w:rFonts w:ascii="Times" w:hAnsi="Times"/>
            <w:lang w:val="en-US"/>
          </w:rPr>
          <w:t xml:space="preserve"> (all terms in the species interaction matrix are identical and equal to xx)</w:t>
        </w:r>
      </w:ins>
      <w:r w:rsidR="00737C3D" w:rsidRPr="00505108">
        <w:rPr>
          <w:rFonts w:ascii="Times" w:hAnsi="Times"/>
          <w:lang w:val="en-US"/>
        </w:rPr>
        <w:t>.</w:t>
      </w:r>
      <w:r w:rsidR="00F52B36" w:rsidRPr="00505108">
        <w:rPr>
          <w:rFonts w:ascii="Times" w:hAnsi="Times"/>
          <w:lang w:val="en-US"/>
        </w:rPr>
        <w:t xml:space="preserve"> </w:t>
      </w:r>
      <w:r w:rsidR="004D25DB" w:rsidRPr="00505108">
        <w:rPr>
          <w:rFonts w:ascii="Times" w:hAnsi="Times"/>
          <w:lang w:val="en-US"/>
        </w:rPr>
        <w:t>This is for simplicity</w:t>
      </w:r>
      <w:r w:rsidR="00E07431" w:rsidRPr="00505108">
        <w:rPr>
          <w:rFonts w:ascii="Times" w:hAnsi="Times"/>
          <w:lang w:val="en-US"/>
        </w:rPr>
        <w:t>,</w:t>
      </w:r>
      <w:r w:rsidR="004D25DB" w:rsidRPr="00505108">
        <w:rPr>
          <w:rFonts w:ascii="Times" w:hAnsi="Times"/>
          <w:lang w:val="en-US"/>
        </w:rPr>
        <w:t xml:space="preserve"> </w:t>
      </w:r>
      <w:r w:rsidR="00226032" w:rsidRPr="00505108">
        <w:rPr>
          <w:rFonts w:ascii="Times" w:hAnsi="Times"/>
          <w:lang w:val="en-US"/>
        </w:rPr>
        <w:t xml:space="preserve">as </w:t>
      </w:r>
      <w:r w:rsidR="003C3B74" w:rsidRPr="00505108">
        <w:rPr>
          <w:rFonts w:ascii="Times" w:hAnsi="Times"/>
          <w:lang w:val="en-US"/>
        </w:rPr>
        <w:t>the</w:t>
      </w:r>
      <w:r w:rsidR="008A63E6" w:rsidRPr="00505108">
        <w:rPr>
          <w:rFonts w:ascii="Times" w:hAnsi="Times"/>
          <w:lang w:val="en-US"/>
        </w:rPr>
        <w:t xml:space="preserve"> </w:t>
      </w:r>
      <w:r w:rsidR="003C3B74" w:rsidRPr="00505108">
        <w:rPr>
          <w:rFonts w:ascii="Times" w:hAnsi="Times"/>
          <w:lang w:val="en-US"/>
        </w:rPr>
        <w:t>body</w:t>
      </w:r>
      <w:r w:rsidR="008A63E6" w:rsidRPr="00505108">
        <w:rPr>
          <w:rFonts w:ascii="Times" w:hAnsi="Times"/>
          <w:lang w:val="en-US"/>
        </w:rPr>
        <w:t xml:space="preserve"> </w:t>
      </w:r>
      <w:r w:rsidR="003C3B74" w:rsidRPr="00505108">
        <w:rPr>
          <w:rFonts w:ascii="Times" w:hAnsi="Times"/>
          <w:lang w:val="en-US"/>
        </w:rPr>
        <w:t>size</w:t>
      </w:r>
      <w:r w:rsidR="008A63E6" w:rsidRPr="00505108">
        <w:rPr>
          <w:rFonts w:ascii="Times" w:hAnsi="Times"/>
          <w:lang w:val="en-US"/>
        </w:rPr>
        <w:t>-only</w:t>
      </w:r>
      <w:r w:rsidR="003C3B74" w:rsidRPr="00505108">
        <w:rPr>
          <w:rFonts w:ascii="Times" w:hAnsi="Times"/>
          <w:lang w:val="en-US"/>
        </w:rPr>
        <w:t xml:space="preserve"> </w:t>
      </w:r>
      <w:r w:rsidR="00B1551D" w:rsidRPr="00505108">
        <w:rPr>
          <w:rFonts w:ascii="Times" w:hAnsi="Times"/>
          <w:lang w:val="en-US"/>
        </w:rPr>
        <w:t xml:space="preserve">prey </w:t>
      </w:r>
      <w:r w:rsidR="003C4624" w:rsidRPr="00505108">
        <w:rPr>
          <w:rFonts w:ascii="Times" w:hAnsi="Times"/>
          <w:lang w:val="en-US"/>
        </w:rPr>
        <w:t>selection</w:t>
      </w:r>
      <w:commentRangeStart w:id="315"/>
      <w:r w:rsidR="003C4624" w:rsidRPr="00505108">
        <w:rPr>
          <w:rFonts w:ascii="Times" w:hAnsi="Times"/>
          <w:lang w:val="en-US"/>
        </w:rPr>
        <w:t xml:space="preserve"> </w:t>
      </w:r>
      <w:commentRangeEnd w:id="315"/>
      <w:r w:rsidR="00FC7ABA">
        <w:rPr>
          <w:rStyle w:val="Kommentarsreferens"/>
        </w:rPr>
        <w:commentReference w:id="315"/>
      </w:r>
      <w:r w:rsidR="003C4624" w:rsidRPr="00505108">
        <w:rPr>
          <w:rFonts w:ascii="Times" w:hAnsi="Times"/>
          <w:lang w:val="en-US"/>
        </w:rPr>
        <w:t xml:space="preserve">and </w:t>
      </w:r>
      <w:r w:rsidR="003146A9" w:rsidRPr="00505108">
        <w:rPr>
          <w:rFonts w:ascii="Times" w:hAnsi="Times"/>
          <w:lang w:val="en-US"/>
        </w:rPr>
        <w:t xml:space="preserve">encounter </w:t>
      </w:r>
      <w:r w:rsidR="0071440C" w:rsidRPr="00505108">
        <w:rPr>
          <w:rFonts w:ascii="Times" w:hAnsi="Times"/>
          <w:lang w:val="en-US"/>
        </w:rPr>
        <w:t>captures</w:t>
      </w:r>
      <w:r w:rsidR="003067F7" w:rsidRPr="00505108">
        <w:rPr>
          <w:rFonts w:ascii="Times" w:hAnsi="Times"/>
          <w:lang w:val="en-US"/>
        </w:rPr>
        <w:t xml:space="preserve"> the </w:t>
      </w:r>
      <w:r w:rsidR="009E3084" w:rsidRPr="00505108">
        <w:rPr>
          <w:rFonts w:ascii="Times" w:hAnsi="Times"/>
          <w:lang w:val="en-US"/>
        </w:rPr>
        <w:t xml:space="preserve">important </w:t>
      </w:r>
      <w:r w:rsidR="0086463A" w:rsidRPr="00505108">
        <w:rPr>
          <w:rFonts w:ascii="Times" w:hAnsi="Times"/>
          <w:lang w:val="en-US"/>
        </w:rPr>
        <w:t>predation interactions</w:t>
      </w:r>
      <w:r w:rsidR="00896C0C" w:rsidRPr="00505108">
        <w:rPr>
          <w:rFonts w:ascii="Times" w:hAnsi="Times"/>
          <w:lang w:val="en-US"/>
        </w:rPr>
        <w:t xml:space="preserve"> </w:t>
      </w:r>
      <w:r w:rsidR="007629BE" w:rsidRPr="00505108">
        <w:rPr>
          <w:rFonts w:ascii="Times" w:hAnsi="Times"/>
          <w:lang w:val="en-US"/>
        </w:rPr>
        <w:t>in this system</w:t>
      </w:r>
      <w:ins w:id="316" w:author="Asta Audzijonyte" w:date="2020-01-10T13:44:00Z">
        <w:r w:rsidR="001079B0">
          <w:rPr>
            <w:rFonts w:ascii="Times" w:hAnsi="Times"/>
            <w:lang w:val="en-US"/>
          </w:rPr>
          <w:t xml:space="preserve"> </w:t>
        </w:r>
      </w:ins>
      <w:del w:id="317" w:author="Asta Audzijonyte" w:date="2020-01-10T13:44:00Z">
        <w:r w:rsidR="003A6511" w:rsidRPr="00505108" w:rsidDel="001079B0">
          <w:rPr>
            <w:rFonts w:ascii="Times" w:hAnsi="Times"/>
            <w:lang w:val="en-US"/>
          </w:rPr>
          <w:delText xml:space="preserve"> </w:delText>
        </w:r>
      </w:del>
      <w:r w:rsidR="00E26C0C" w:rsidRPr="00505108">
        <w:rPr>
          <w:rFonts w:ascii="Times" w:hAnsi="Times"/>
          <w:lang w:val="en-US"/>
        </w:rPr>
        <w:t xml:space="preserve">(as inferred from independent stomach data, see model calibration, Appendix S1) </w:t>
      </w:r>
      <w:r w:rsidR="003A6511" w:rsidRPr="00505108">
        <w:rPr>
          <w:rFonts w:ascii="Times" w:hAnsi="Times"/>
          <w:lang w:val="en-US"/>
        </w:rPr>
        <w:t xml:space="preserve">and </w:t>
      </w:r>
      <w:commentRangeStart w:id="318"/>
      <w:r w:rsidR="003A6511" w:rsidRPr="00505108">
        <w:rPr>
          <w:rFonts w:ascii="Times" w:hAnsi="Times"/>
          <w:lang w:val="en-US"/>
        </w:rPr>
        <w:t xml:space="preserve">the species largely occupy similar spatial areas in the time period </w:t>
      </w:r>
      <w:r w:rsidR="00197F7E">
        <w:rPr>
          <w:rFonts w:ascii="Times" w:hAnsi="Times"/>
          <w:lang w:val="en-US"/>
        </w:rPr>
        <w:t>of the model calibration</w:t>
      </w:r>
      <w:commentRangeEnd w:id="318"/>
      <w:r w:rsidR="00C75482">
        <w:rPr>
          <w:rStyle w:val="Kommentarsreferens"/>
        </w:rPr>
        <w:commentReference w:id="318"/>
      </w:r>
      <w:r w:rsidR="00572567" w:rsidRPr="00505108">
        <w:rPr>
          <w:rFonts w:ascii="Times" w:hAnsi="Times"/>
          <w:lang w:val="en-US"/>
        </w:rPr>
        <w:t xml:space="preserve">. </w:t>
      </w:r>
      <w:r w:rsidR="00193B6A" w:rsidRPr="00505108">
        <w:rPr>
          <w:rFonts w:ascii="Times" w:hAnsi="Times"/>
          <w:lang w:val="en-US"/>
        </w:rPr>
        <w:t xml:space="preserve">The </w:t>
      </w:r>
      <w:del w:id="319" w:author="Anna Gårdmark" w:date="2020-01-13T11:15:00Z">
        <w:r w:rsidR="00193B6A" w:rsidRPr="00505108" w:rsidDel="00FC7ABA">
          <w:rPr>
            <w:rFonts w:ascii="Times" w:hAnsi="Times"/>
            <w:lang w:val="en-US"/>
          </w:rPr>
          <w:delText>body size-based selection</w:delText>
        </w:r>
      </w:del>
      <w:ins w:id="320" w:author="Anna Gårdmark" w:date="2020-01-13T11:15:00Z">
        <w:r w:rsidR="00FC7ABA">
          <w:rPr>
            <w:rFonts w:ascii="Times" w:hAnsi="Times"/>
            <w:lang w:val="en-US"/>
          </w:rPr>
          <w:t>size-selectivity of feeding</w:t>
        </w:r>
      </w:ins>
      <w:del w:id="321" w:author="Anna Gårdmark" w:date="2020-01-13T11:15:00Z">
        <w:r w:rsidR="00193B6A" w:rsidRPr="00505108" w:rsidDel="00FC7ABA">
          <w:rPr>
            <w:rFonts w:ascii="Times" w:hAnsi="Times"/>
            <w:lang w:val="en-US"/>
          </w:rPr>
          <w:delText xml:space="preserve"> function</w:delText>
        </w:r>
      </w:del>
      <w:r w:rsidR="00193B6A" w:rsidRPr="00505108">
        <w:rPr>
          <w:rFonts w:ascii="Times" w:hAnsi="Times"/>
          <w:lang w:val="en-US"/>
        </w:rPr>
        <w:t xml:space="preserve">, </w:t>
      </w:r>
      <w:commentRangeStart w:id="322"/>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r>
                  <w:rPr>
                    <w:rFonts w:ascii="Cambria Math" w:hAnsi="Cambria Math"/>
                    <w:lang w:val="en-US"/>
                  </w:rPr>
                  <m:t>w</m:t>
                </m:r>
              </m:den>
            </m:f>
          </m:e>
        </m:d>
        <w:commentRangeEnd w:id="322"/>
        <m:r>
          <m:rPr>
            <m:sty m:val="p"/>
          </m:rPr>
          <w:rPr>
            <w:rStyle w:val="Kommentarsreferens"/>
          </w:rPr>
          <w:commentReference w:id="322"/>
        </m:r>
      </m:oMath>
      <w:r w:rsidR="00193B6A" w:rsidRPr="00505108">
        <w:rPr>
          <w:rFonts w:ascii="Times" w:hAnsi="Times"/>
          <w:lang w:val="en-US"/>
        </w:rPr>
        <w:t xml:space="preserve">, </w:t>
      </w:r>
      <w:r w:rsidR="00060ACD" w:rsidRPr="00505108">
        <w:rPr>
          <w:rFonts w:ascii="Times" w:hAnsi="Times"/>
          <w:lang w:val="en-US"/>
        </w:rPr>
        <w:t>is given by a log-normal selection function</w:t>
      </w:r>
      <w:r w:rsidR="00BC7D80" w:rsidRPr="00505108">
        <w:rPr>
          <w:rFonts w:ascii="Times" w:hAnsi="Times"/>
          <w:lang w:val="en-US"/>
        </w:rPr>
        <w:t xml:space="preserve"> </w:t>
      </w:r>
      <w:r w:rsidR="00454E00" w:rsidRPr="00505108">
        <w:rPr>
          <w:rFonts w:ascii="Times" w:hAnsi="Times"/>
          <w:lang w:val="en-US"/>
        </w:rPr>
        <w:fldChar w:fldCharType="begin"/>
      </w:r>
      <w:r w:rsidR="00454E00" w:rsidRPr="00505108">
        <w:rPr>
          <w:rFonts w:ascii="Times" w:hAnsi="Times"/>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hAnsi="Times"/>
          <w:lang w:val="en-US"/>
        </w:rPr>
        <w:fldChar w:fldCharType="separate"/>
      </w:r>
      <w:r w:rsidR="00454E00" w:rsidRPr="00505108">
        <w:rPr>
          <w:rFonts w:ascii="Times" w:hAnsi="Times"/>
          <w:noProof/>
          <w:lang w:val="en-US"/>
        </w:rPr>
        <w:t>(Ursin 1967)</w:t>
      </w:r>
      <w:r w:rsidR="00454E00" w:rsidRPr="00505108">
        <w:rPr>
          <w:rFonts w:ascii="Times" w:hAnsi="Times"/>
          <w:lang w:val="en-US"/>
        </w:rPr>
        <w:fldChar w:fldCharType="end"/>
      </w:r>
      <w:r w:rsidR="00060ACD" w:rsidRPr="00505108">
        <w:rPr>
          <w:rFonts w:ascii="Times" w:hAnsi="Times"/>
          <w:lang w:val="en-US"/>
        </w:rPr>
        <w:t>:</w:t>
      </w:r>
    </w:p>
    <w:p w14:paraId="389FA21B" w14:textId="46E0C6A2" w:rsidR="00060ACD" w:rsidRPr="00505108" w:rsidRDefault="00FC7ABA" w:rsidP="00745D1F">
      <w:pPr>
        <w:spacing w:line="480" w:lineRule="auto"/>
        <w:contextualSpacing/>
        <w:jc w:val="both"/>
        <w:rPr>
          <w:rFonts w:ascii="Times" w:hAnsi="Times"/>
          <w:lang w:val="en-US"/>
        </w:rPr>
      </w:pPr>
      <m:oMathPara>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r>
                    <w:rPr>
                      <w:rFonts w:ascii="Cambria Math" w:hAnsi="Cambria Math"/>
                      <w:lang w:val="en-US"/>
                    </w:rPr>
                    <m:t>w</m:t>
                  </m:r>
                </m:den>
              </m:f>
            </m:e>
          </m:d>
          <m:r>
            <w:rPr>
              <w:rFonts w:ascii="Cambria Math" w:hAnsi="Cambria Math"/>
              <w:lang w:val="en-US"/>
            </w:rPr>
            <m:t>=</m:t>
          </m:r>
          <m:r>
            <m:rPr>
              <m:sty m:val="p"/>
            </m:rPr>
            <w:rPr>
              <w:rFonts w:ascii="Cambria Math" w:hAnsi="Cambria Math"/>
              <w:lang w:val="en-US"/>
            </w:rPr>
            <m:t>exp</m:t>
          </m:r>
          <m:d>
            <m:dPr>
              <m:begChr m:val="["/>
              <m:endChr m:val="]"/>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d>
                        <m:dPr>
                          <m:ctrlPr>
                            <w:rPr>
                              <w:rFonts w:ascii="Cambria Math" w:hAnsi="Cambria Math"/>
                              <w:i/>
                              <w:lang w:val="en-US"/>
                            </w:rPr>
                          </m:ctrlPr>
                        </m:dPr>
                        <m:e>
                          <m:r>
                            <w:rPr>
                              <w:rFonts w:ascii="Cambria Math" w:hAnsi="Cambria Math"/>
                              <w:lang w:val="en-US"/>
                            </w:rPr>
                            <m:t>ln</m:t>
                          </m:r>
                          <m:d>
                            <m:dPr>
                              <m:ctrlPr>
                                <w:rPr>
                                  <w:rFonts w:ascii="Cambria Math" w:hAnsi="Cambria Math"/>
                                  <w:i/>
                                  <w:lang w:val="en-US"/>
                                </w:rPr>
                              </m:ctrlPr>
                            </m:dPr>
                            <m:e>
                              <m:r>
                                <w:rPr>
                                  <w:rFonts w:ascii="Cambria Math" w:hAnsi="Cambria Math"/>
                                  <w:lang w:val="en-US"/>
                                </w:rPr>
                                <m:t>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e>
                              </m:d>
                            </m:e>
                          </m:d>
                        </m:e>
                      </m:d>
                    </m:e>
                    <m:sup>
                      <m:r>
                        <w:rPr>
                          <w:rFonts w:ascii="Cambria Math" w:hAnsi="Cambria Math"/>
                          <w:lang w:val="en-US"/>
                        </w:rPr>
                        <m:t>2</m:t>
                      </m:r>
                    </m:sup>
                  </m:sSup>
                </m:num>
                <m:den>
                  <m:r>
                    <w:rPr>
                      <w:rFonts w:ascii="Cambria Math" w:hAnsi="Cambria Math"/>
                      <w:lang w:val="en-US"/>
                    </w:rPr>
                    <m:t>2</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i</m:t>
                      </m:r>
                    </m:sub>
                    <m:sup>
                      <m:r>
                        <w:rPr>
                          <w:rFonts w:ascii="Cambria Math" w:hAnsi="Cambria Math"/>
                          <w:lang w:val="en-US"/>
                        </w:rPr>
                        <m:t>2</m:t>
                      </m:r>
                    </m:sup>
                  </m:sSubSup>
                </m:den>
              </m:f>
            </m:e>
          </m:d>
        </m:oMath>
      </m:oMathPara>
    </w:p>
    <w:p w14:paraId="3CA8334B" w14:textId="61777F90" w:rsidR="0034563F" w:rsidRPr="00505108" w:rsidRDefault="00A726AD" w:rsidP="00745D1F">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oMath>
      <w:r w:rsidRPr="00505108">
        <w:rPr>
          <w:rFonts w:ascii="Times" w:hAnsi="Times"/>
          <w:lang w:val="en-US"/>
        </w:rPr>
        <w:t xml:space="preserve"> 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oMath>
      <w:r w:rsidRPr="00505108">
        <w:rPr>
          <w:rFonts w:ascii="Times" w:hAnsi="Times"/>
          <w:lang w:val="en-US"/>
        </w:rPr>
        <w:t xml:space="preserve"> are the preferred predator-prey mass ratio and the standard deviation </w:t>
      </w:r>
      <w:r w:rsidR="00924300" w:rsidRPr="00505108">
        <w:rPr>
          <w:rFonts w:ascii="Times" w:hAnsi="Times"/>
          <w:lang w:val="en-US"/>
        </w:rPr>
        <w:t>of the log-normal distribution</w:t>
      </w:r>
      <w:ins w:id="323" w:author="Anna Gårdmark" w:date="2020-01-13T11:16:00Z">
        <w:r w:rsidR="00FC7ABA">
          <w:rPr>
            <w:rFonts w:ascii="Times" w:hAnsi="Times"/>
            <w:lang w:val="en-US"/>
          </w:rPr>
          <w:t xml:space="preserve">, </w:t>
        </w:r>
        <w:proofErr w:type="spellStart"/>
        <w:r w:rsidR="00FC7ABA">
          <w:rPr>
            <w:rFonts w:ascii="Times" w:hAnsi="Times"/>
            <w:lang w:val="en-US"/>
          </w:rPr>
          <w:t>respectivly</w:t>
        </w:r>
      </w:ins>
      <w:proofErr w:type="spellEnd"/>
      <w:r w:rsidR="006A7CE6" w:rsidRPr="00505108">
        <w:rPr>
          <w:rFonts w:ascii="Times" w:hAnsi="Times"/>
          <w:lang w:val="en-US"/>
        </w:rPr>
        <w:t xml:space="preserve">. </w:t>
      </w:r>
      <w:r w:rsidR="00BF2D9F" w:rsidRPr="00505108">
        <w:rPr>
          <w:rFonts w:ascii="Times" w:hAnsi="Times"/>
          <w:lang w:val="en-US"/>
        </w:rPr>
        <w:t xml:space="preserve">Together, </w:t>
      </w:r>
      <w:r w:rsidR="00737CC3" w:rsidRPr="00505108">
        <w:rPr>
          <w:rFonts w:ascii="Times" w:hAnsi="Times"/>
          <w:lang w:val="en-US"/>
        </w:rPr>
        <w:t xml:space="preserve">the size-based selection function and the amount of available prey </w:t>
      </w:r>
      <w:r w:rsidR="000D0C9C" w:rsidRPr="00505108">
        <w:rPr>
          <w:rFonts w:ascii="Times" w:hAnsi="Times"/>
          <w:lang w:val="en-US"/>
        </w:rPr>
        <w:t xml:space="preserve">is multiplied with the </w:t>
      </w:r>
      <w:proofErr w:type="spellStart"/>
      <w:r w:rsidR="000D0C9C" w:rsidRPr="00505108">
        <w:rPr>
          <w:rFonts w:ascii="Times" w:hAnsi="Times"/>
          <w:lang w:val="en-US"/>
        </w:rPr>
        <w:t>allometric</w:t>
      </w:r>
      <w:proofErr w:type="spellEnd"/>
      <w:r w:rsidR="000D0C9C" w:rsidRPr="00505108">
        <w:rPr>
          <w:rFonts w:ascii="Times" w:hAnsi="Times"/>
          <w:lang w:val="en-US"/>
        </w:rPr>
        <w:t xml:space="preserve"> function describing the </w:t>
      </w:r>
      <w:ins w:id="324" w:author="Asta Audzijonyte" w:date="2020-01-10T13:45:00Z">
        <w:r w:rsidR="001079B0">
          <w:rPr>
            <w:rFonts w:ascii="Times" w:hAnsi="Times"/>
            <w:lang w:val="en-US"/>
          </w:rPr>
          <w:t xml:space="preserve">mass-specific coefficient of </w:t>
        </w:r>
      </w:ins>
      <w:r w:rsidR="000D0C9C" w:rsidRPr="00505108">
        <w:rPr>
          <w:rFonts w:ascii="Times" w:hAnsi="Times"/>
          <w:lang w:val="en-US"/>
        </w:rPr>
        <w:t>search rate</w:t>
      </w:r>
      <w:r w:rsidR="0034563F" w:rsidRPr="00505108">
        <w:rPr>
          <w:rFonts w:ascii="Times" w:hAnsi="Times"/>
          <w:lang w:val="en-US"/>
        </w:rPr>
        <w:t>:</w:t>
      </w:r>
    </w:p>
    <w:p w14:paraId="48385E3C" w14:textId="394BE215" w:rsidR="0034563F" w:rsidRPr="00505108" w:rsidRDefault="00FC7ABA" w:rsidP="00745D1F">
      <w:pPr>
        <w:spacing w:line="480" w:lineRule="auto"/>
        <w:contextualSpacing/>
        <w:jc w:val="both"/>
        <w:rPr>
          <w:rFonts w:ascii="Times" w:hAnsi="Times"/>
          <w:lang w:val="en-US"/>
        </w:rPr>
      </w:pPr>
      <m:oMathPara>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0</m:t>
              </m:r>
            </m:sub>
          </m:sSub>
          <m:r>
            <w:rPr>
              <w:rFonts w:ascii="Cambria Math" w:eastAsia="Calibri" w:hAnsi="Cambria Math" w:cs="Arial"/>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rPr>
                    <m:t>0</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2-λ</m:t>
                  </m:r>
                </m:sup>
              </m:sSubSup>
              <m:r>
                <m:rPr>
                  <m:sty m:val="p"/>
                </m:rPr>
                <w:rPr>
                  <w:rFonts w:ascii="Cambria Math" w:hAnsi="Cambria Math" w:cs="Arial"/>
                </w:rPr>
                <m:t>exp</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λ-2</m:t>
                      </m:r>
                    </m:e>
                  </m:d>
                </m:e>
                <m:sup>
                  <m:r>
                    <w:rPr>
                      <w:rFonts w:ascii="Cambria Math" w:hAnsi="Cambria Math" w:cs="Arial"/>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rPr>
                    <m:t>2</m:t>
                  </m:r>
                </m:sup>
              </m:sSubSup>
              <m:r>
                <w:rPr>
                  <w:rFonts w:ascii="Cambria Math" w:hAnsi="Cambria Math" w:cs="Arial"/>
                </w:rPr>
                <m:t>/2)</m:t>
              </m:r>
            </m:num>
            <m:den>
              <m:d>
                <m:dPr>
                  <m:ctrlPr>
                    <w:rPr>
                      <w:rFonts w:ascii="Cambria Math" w:eastAsia="Calibri" w:hAnsi="Cambria Math" w:cs="Arial"/>
                      <w:i/>
                    </w:rPr>
                  </m:ctrlPr>
                </m:dPr>
                <m:e>
                  <m:r>
                    <w:rPr>
                      <w:rFonts w:ascii="Cambria Math" w:eastAsia="Calibri" w:hAnsi="Cambria Math" w:cs="Arial"/>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0</m:t>
                      </m:r>
                    </m:sub>
                  </m:sSub>
                </m:e>
              </m:d>
              <m:rad>
                <m:radPr>
                  <m:degHide m:val="1"/>
                  <m:ctrlPr>
                    <w:rPr>
                      <w:rFonts w:ascii="Cambria Math" w:eastAsia="Calibri" w:hAnsi="Cambria Math" w:cs="Arial"/>
                      <w:i/>
                    </w:rPr>
                  </m:ctrlPr>
                </m:radPr>
                <m:deg/>
                <m:e>
                  <m:r>
                    <w:rPr>
                      <w:rFonts w:ascii="Cambria Math" w:eastAsia="Calibri" w:hAnsi="Cambria Math" w:cs="Arial"/>
                    </w:rPr>
                    <m:t>2π</m:t>
                  </m:r>
                  <m:r>
                    <w:rPr>
                      <w:rFonts w:ascii="Cambria Math" w:hAnsi="Cambria Math" w:cs="Arial"/>
                    </w:rPr>
                    <m:t>κ</m:t>
                  </m:r>
                  <w:commentRangeStart w:id="325"/>
                  <w:commentRangeEnd w:id="325"/>
                  <m:r>
                    <m:rPr>
                      <m:sty m:val="p"/>
                    </m:rPr>
                    <w:rPr>
                      <w:rStyle w:val="Kommentarsreferens"/>
                      <w:rFonts w:ascii="Cambria Math" w:hAnsi="Cambria Math"/>
                      <w:sz w:val="22"/>
                      <w:szCs w:val="22"/>
                    </w:rPr>
                    <w:commentReference w:id="325"/>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e>
              </m:rad>
            </m:den>
          </m:f>
        </m:oMath>
      </m:oMathPara>
    </w:p>
    <w:p w14:paraId="123CB1E0" w14:textId="78B987A3" w:rsidR="0031227D" w:rsidRPr="00505108" w:rsidRDefault="000D0C9C" w:rsidP="00745D1F">
      <w:pPr>
        <w:spacing w:line="480" w:lineRule="auto"/>
        <w:contextualSpacing/>
        <w:jc w:val="both"/>
        <w:rPr>
          <w:rFonts w:ascii="Times" w:hAnsi="Times"/>
          <w:lang w:val="en-US"/>
        </w:rPr>
      </w:pPr>
      <w:proofErr w:type="gramStart"/>
      <w:r w:rsidRPr="00505108">
        <w:rPr>
          <w:rFonts w:ascii="Times" w:hAnsi="Times"/>
          <w:lang w:val="en-US"/>
        </w:rPr>
        <w:t>to</w:t>
      </w:r>
      <w:proofErr w:type="gramEnd"/>
      <w:r w:rsidRPr="00505108">
        <w:rPr>
          <w:rFonts w:ascii="Times" w:hAnsi="Times"/>
          <w:lang w:val="en-US"/>
        </w:rPr>
        <w:t xml:space="preserve"> get the actual</w:t>
      </w:r>
      <w:ins w:id="326" w:author="Anna Gårdmark" w:date="2020-01-13T11:17:00Z">
        <w:r w:rsidR="00FC7ABA">
          <w:rPr>
            <w:rFonts w:ascii="Times" w:hAnsi="Times"/>
            <w:lang w:val="en-US"/>
          </w:rPr>
          <w:t xml:space="preserve"> biomass of food</w:t>
        </w:r>
      </w:ins>
      <w:r w:rsidRPr="00505108">
        <w:rPr>
          <w:rFonts w:ascii="Times" w:hAnsi="Times"/>
          <w:lang w:val="en-US"/>
        </w:rPr>
        <w:t xml:space="preserve"> encountered</w:t>
      </w:r>
      <w:del w:id="327" w:author="Anna Gårdmark" w:date="2020-01-13T11:17:00Z">
        <w:r w:rsidRPr="00505108" w:rsidDel="00FC7ABA">
          <w:rPr>
            <w:rFonts w:ascii="Times" w:hAnsi="Times"/>
            <w:lang w:val="en-US"/>
          </w:rPr>
          <w:delText xml:space="preserve"> food</w:delText>
        </w:r>
      </w:del>
      <w:ins w:id="328" w:author="Anna Gårdmark" w:date="2020-01-13T11:17:00Z">
        <w:r w:rsidR="00FC7ABA">
          <w:rPr>
            <w:rFonts w:ascii="Times" w:hAnsi="Times"/>
            <w:lang w:val="en-US"/>
          </w:rPr>
          <w:t>,</w:t>
        </w:r>
      </w:ins>
      <w:ins w:id="329" w:author="Anna Gårdmark" w:date="2020-01-13T11:23:00Z">
        <w:r w:rsidR="008445F4">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r>
                <w:rPr>
                  <w:rFonts w:ascii="Cambria Math" w:hAnsi="Cambria Math"/>
                  <w:lang w:val="en-US"/>
                </w:rPr>
                <m:t>w</m:t>
              </m:r>
            </m:e>
          </m:d>
        </m:oMath>
      </w:ins>
      <w:del w:id="330" w:author="Anna Gårdmark" w:date="2020-01-13T11:17:00Z">
        <w:r w:rsidRPr="00505108" w:rsidDel="00FC7ABA">
          <w:rPr>
            <w:rFonts w:ascii="Times" w:hAnsi="Times"/>
            <w:lang w:val="en-US"/>
          </w:rPr>
          <w:delText>.</w:delText>
        </w:r>
      </w:del>
      <w:r w:rsidRPr="00505108">
        <w:rPr>
          <w:rFonts w:ascii="Times" w:hAnsi="Times"/>
          <w:lang w:val="en-US"/>
        </w:rPr>
        <w:t xml:space="preserve"> </w:t>
      </w:r>
      <w:ins w:id="331" w:author="Anna Gårdmark" w:date="2020-01-13T11:23:00Z">
        <w:r w:rsidR="008445F4">
          <w:rPr>
            <w:rFonts w:ascii="Times" w:hAnsi="Times"/>
            <w:lang w:val="en-US"/>
          </w:rPr>
          <w:t>, as</w:t>
        </w:r>
      </w:ins>
      <w:r w:rsidR="00987985" w:rsidRPr="00505108">
        <w:rPr>
          <w:rFonts w:ascii="Times" w:hAnsi="Times"/>
          <w:lang w:val="en-US"/>
        </w:rPr>
        <w:t xml:space="preserve"> </w:t>
      </w:r>
    </w:p>
    <w:p w14:paraId="63C5B4F5" w14:textId="5CACE2A0" w:rsidR="00CD67BC" w:rsidRPr="00505108" w:rsidRDefault="00FC7ABA" w:rsidP="00745D1F">
      <w:pPr>
        <w:spacing w:line="480" w:lineRule="auto"/>
        <w:contextualSpacing/>
        <w:jc w:val="center"/>
        <w:rPr>
          <w:rFonts w:ascii="Times" w:hAnsi="Times"/>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q</m:t>
            </m:r>
          </m:sup>
        </m:s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a,i</m:t>
            </m:r>
          </m:sub>
        </m:sSub>
        <m:r>
          <w:rPr>
            <w:rFonts w:ascii="Cambria Math" w:hAnsi="Cambria Math"/>
            <w:lang w:val="en-US"/>
          </w:rPr>
          <m:t>(w)</m:t>
        </m:r>
      </m:oMath>
      <w:r w:rsidR="003D5E5B" w:rsidRPr="00505108">
        <w:rPr>
          <w:rFonts w:ascii="Times" w:hAnsi="Times"/>
          <w:lang w:val="en-US"/>
        </w:rPr>
        <w:t>.</w:t>
      </w:r>
    </w:p>
    <w:p w14:paraId="59945E3D" w14:textId="727F2CAE" w:rsidR="00745D1F" w:rsidRPr="00505108" w:rsidRDefault="001079B0" w:rsidP="00745D1F">
      <w:pPr>
        <w:spacing w:line="480" w:lineRule="auto"/>
        <w:contextualSpacing/>
        <w:jc w:val="both"/>
        <w:rPr>
          <w:rFonts w:ascii="Times" w:hAnsi="Times"/>
          <w:lang w:val="en-US"/>
        </w:rPr>
      </w:pPr>
      <w:ins w:id="332" w:author="Asta Audzijonyte" w:date="2020-01-10T13:45:00Z">
        <w:del w:id="333" w:author="Anna Gårdmark" w:date="2020-01-13T11:17:00Z">
          <w:r w:rsidDel="00FC7ABA">
            <w:rPr>
              <w:rFonts w:ascii="Times" w:hAnsi="Times"/>
              <w:lang w:val="en-US"/>
            </w:rPr>
            <w:delText>Wh</w:delText>
          </w:r>
        </w:del>
      </w:ins>
      <w:ins w:id="334" w:author="Anna Gårdmark" w:date="2020-01-13T11:17:00Z">
        <w:r w:rsidR="00FC7ABA">
          <w:rPr>
            <w:rFonts w:ascii="Times" w:hAnsi="Times"/>
            <w:lang w:val="en-US"/>
          </w:rPr>
          <w:t>H</w:t>
        </w:r>
      </w:ins>
      <w:ins w:id="335" w:author="Asta Audzijonyte" w:date="2020-01-10T13:45:00Z">
        <w:r>
          <w:rPr>
            <w:rFonts w:ascii="Times" w:hAnsi="Times"/>
            <w:lang w:val="en-US"/>
          </w:rPr>
          <w:t xml:space="preserve">ere q is the </w:t>
        </w:r>
        <w:proofErr w:type="gramStart"/>
        <w:r>
          <w:rPr>
            <w:rFonts w:ascii="Times" w:hAnsi="Times"/>
            <w:lang w:val="en-US"/>
          </w:rPr>
          <w:t>size scaling</w:t>
        </w:r>
        <w:proofErr w:type="gramEnd"/>
        <w:r>
          <w:rPr>
            <w:rFonts w:ascii="Times" w:hAnsi="Times"/>
            <w:lang w:val="en-US"/>
          </w:rPr>
          <w:t xml:space="preserve"> exponent of the search rate. </w:t>
        </w:r>
      </w:ins>
      <w:r w:rsidR="00AC7647">
        <w:rPr>
          <w:rFonts w:ascii="Times" w:hAnsi="Times"/>
          <w:lang w:val="en-US"/>
        </w:rPr>
        <w:t xml:space="preserve">The rate at which </w:t>
      </w:r>
      <w:r w:rsidR="000E2D79" w:rsidRPr="00505108">
        <w:rPr>
          <w:rFonts w:ascii="Times" w:hAnsi="Times"/>
          <w:lang w:val="en-US"/>
        </w:rPr>
        <w:t>food is</w:t>
      </w:r>
      <w:r w:rsidR="001C6F6E" w:rsidRPr="00505108">
        <w:rPr>
          <w:rFonts w:ascii="Times" w:hAnsi="Times"/>
          <w:lang w:val="en-US"/>
        </w:rPr>
        <w:t xml:space="preserve"> </w:t>
      </w:r>
      <w:r w:rsidR="00E13C0F">
        <w:rPr>
          <w:rFonts w:ascii="Times" w:hAnsi="Times"/>
          <w:lang w:val="en-US"/>
        </w:rPr>
        <w:t>consumed</w:t>
      </w:r>
      <w:r w:rsidR="001C37E3">
        <w:rPr>
          <w:rFonts w:ascii="Times" w:hAnsi="Times"/>
          <w:lang w:val="en-US"/>
        </w:rPr>
        <w:t xml:space="preserve"> is given </w:t>
      </w:r>
      <w:r w:rsidR="001C6F6E" w:rsidRPr="00505108">
        <w:rPr>
          <w:rFonts w:ascii="Times" w:hAnsi="Times"/>
          <w:lang w:val="en-US"/>
        </w:rPr>
        <w:t xml:space="preserve">by the </w:t>
      </w:r>
      <w:proofErr w:type="gramStart"/>
      <w:r w:rsidR="001C6F6E" w:rsidRPr="00505108">
        <w:rPr>
          <w:rFonts w:ascii="Times" w:hAnsi="Times"/>
          <w:lang w:val="en-US"/>
        </w:rPr>
        <w:t xml:space="preserve">product </w:t>
      </w:r>
      <w:proofErr w:type="gramEnd"/>
      <m:oMath>
        <m:sSub>
          <m:sSubPr>
            <m:ctrlPr>
              <w:rPr>
                <w:rFonts w:ascii="Cambria Math" w:eastAsia="Calibri" w:hAnsi="Cambria Math" w:cs="Arial"/>
                <w:i/>
              </w:rPr>
            </m:ctrlPr>
          </m:sSubPr>
          <m:e>
            <m:sSub>
              <m:sSubPr>
                <m:ctrlPr>
                  <w:rPr>
                    <w:rFonts w:ascii="Cambria Math" w:eastAsia="Calibri" w:hAnsi="Cambria Math" w:cs="Arial"/>
                    <w:i/>
                    <w:lang w:val="en-US"/>
                  </w:rPr>
                </m:ctrlPr>
              </m:sSubPr>
              <m:e>
                <m:r>
                  <w:rPr>
                    <w:rFonts w:ascii="Cambria Math" w:eastAsia="Calibri" w:hAnsi="Cambria Math" w:cs="Arial"/>
                    <w:lang w:val="en-US"/>
                  </w:rPr>
                  <m:t>f</m:t>
                </m:r>
              </m:e>
              <m:sub>
                <m:r>
                  <w:rPr>
                    <w:rFonts w:ascii="Cambria Math" w:eastAsia="Calibri" w:hAnsi="Cambria Math" w:cs="Arial"/>
                    <w:lang w:val="en-US"/>
                  </w:rPr>
                  <m:t>i</m:t>
                </m:r>
              </m:sub>
            </m:sSub>
            <m:d>
              <m:dPr>
                <m:ctrlPr>
                  <w:rPr>
                    <w:rFonts w:ascii="Cambria Math" w:eastAsia="Calibri" w:hAnsi="Cambria Math" w:cs="Arial"/>
                    <w:i/>
                    <w:lang w:val="en-US"/>
                  </w:rPr>
                </m:ctrlPr>
              </m:dPr>
              <m:e>
                <m:r>
                  <w:rPr>
                    <w:rFonts w:ascii="Cambria Math" w:eastAsia="Calibri" w:hAnsi="Cambria Math" w:cs="Arial"/>
                    <w:lang w:val="en-US"/>
                  </w:rPr>
                  <m:t>w</m:t>
                </m:r>
              </m:e>
            </m:d>
            <m:r>
              <w:rPr>
                <w:rFonts w:ascii="Cambria Math" w:eastAsia="Calibri" w:hAnsi="Cambria Math" w:cs="Arial"/>
                <w:lang w:val="en-US"/>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EE1CF3">
        <w:rPr>
          <w:rFonts w:ascii="Times" w:hAnsi="Times"/>
          <w:lang w:val="en-GB"/>
          <w:rPrChange w:id="336" w:author="Anna Gårdmark" w:date="2020-01-13T08:20:00Z">
            <w:rPr>
              <w:rFonts w:ascii="Times" w:hAnsi="Times"/>
            </w:rPr>
          </w:rPrChange>
        </w:rPr>
        <w:t xml:space="preserve">, and is </w:t>
      </w:r>
      <w:r w:rsidR="00137F80" w:rsidRPr="00505108">
        <w:rPr>
          <w:rFonts w:ascii="Times" w:hAnsi="Times"/>
          <w:lang w:val="en-US"/>
        </w:rPr>
        <w:t xml:space="preserve">assimilated with </w:t>
      </w:r>
      <w:r w:rsidR="003E1B33" w:rsidRPr="00505108">
        <w:rPr>
          <w:rFonts w:ascii="Times" w:hAnsi="Times"/>
          <w:lang w:val="en-US"/>
        </w:rPr>
        <w:t xml:space="preserve">efficiency </w:t>
      </w:r>
      <m:oMath>
        <m:r>
          <w:rPr>
            <w:rFonts w:ascii="Cambria Math" w:hAnsi="Cambria Math"/>
            <w:lang w:val="en-US"/>
          </w:rPr>
          <m:t>α</m:t>
        </m:r>
      </m:oMath>
      <w:r w:rsidR="00493330" w:rsidRPr="00505108">
        <w:rPr>
          <w:rFonts w:ascii="Times" w:hAnsi="Times"/>
          <w:lang w:val="en-US"/>
        </w:rPr>
        <w:t xml:space="preserve"> and used to cover basal metabolic costs, which scale allometrically as </w:t>
      </w:r>
      <w:commentRangeStart w:id="337"/>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s,i</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p</m:t>
            </m:r>
          </m:sup>
        </m:sSup>
      </m:oMath>
      <w:r w:rsidR="00B67733" w:rsidRPr="00505108">
        <w:rPr>
          <w:rFonts w:ascii="Times" w:hAnsi="Times"/>
          <w:lang w:val="en-US"/>
        </w:rPr>
        <w:t>. The remaining energy</w:t>
      </w:r>
      <w:proofErr w:type="gramStart"/>
      <w:r w:rsidR="00B67733" w:rsidRPr="00505108">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r,i</m:t>
            </m:r>
          </m:sub>
        </m:sSub>
      </m:oMath>
      <w:r w:rsidR="00E9358B" w:rsidRPr="00505108">
        <w:rPr>
          <w:rFonts w:ascii="Times" w:hAnsi="Times"/>
          <w:lang w:val="en-US"/>
        </w:rPr>
        <w:t xml:space="preserve">, is </w:t>
      </w:r>
      <w:r w:rsidR="00745D1F" w:rsidRPr="00505108">
        <w:rPr>
          <w:rFonts w:ascii="Times" w:hAnsi="Times"/>
          <w:lang w:val="en-US"/>
        </w:rPr>
        <w:t xml:space="preserve">thus: </w:t>
      </w:r>
    </w:p>
    <w:p w14:paraId="6B09E259" w14:textId="6592E0EF" w:rsidR="00745D1F" w:rsidRPr="00505108" w:rsidRDefault="00FC7ABA" w:rsidP="00745D1F">
      <w:pPr>
        <w:spacing w:line="480" w:lineRule="auto"/>
        <w:contextualSpacing/>
        <w:jc w:val="both"/>
        <w:rPr>
          <w:rFonts w:ascii="Times New Roman" w:eastAsia="Cambria" w:hAnsi="Times New Roman" w:cs="Arial"/>
        </w:rPr>
      </w:pPr>
      <m:oMathPara>
        <m:oMath>
          <m:sSub>
            <m:sSubPr>
              <m:ctrlPr>
                <w:rPr>
                  <w:rFonts w:ascii="Cambria Math" w:hAnsi="Cambria Math"/>
                  <w:i/>
                </w:rPr>
              </m:ctrlPr>
            </m:sSubPr>
            <m:e>
              <m:r>
                <w:rPr>
                  <w:rFonts w:ascii="Cambria Math" w:hAnsi="Cambria Math"/>
                </w:rPr>
                <m:t>E</m:t>
              </m:r>
            </m:e>
            <m:sub>
              <m:r>
                <w:rPr>
                  <w:rFonts w:ascii="Cambria Math" w:hAnsi="Cambria Math"/>
                </w:rPr>
                <m:t>r.i</m:t>
              </m:r>
            </m:sub>
          </m:sSub>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eastAsia="Calibri" w:hAnsi="Cambria Math" w:cs="Arial"/>
            </w:rPr>
            <m:t>max⁡</m:t>
          </m:r>
          <m:r>
            <w:rPr>
              <w:rFonts w:ascii="Cambria Math" w:eastAsia="Calibri" w:hAnsi="Cambria Math" w:cs="Arial"/>
            </w:rPr>
            <m:t>(0, α</m:t>
          </m:r>
          <w:commentRangeStart w:id="338"/>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w:commentRangeEnd w:id="338"/>
          <m:r>
            <m:rPr>
              <m:sty m:val="p"/>
            </m:rPr>
            <w:rPr>
              <w:rStyle w:val="Kommentarsreferens"/>
            </w:rPr>
            <w:commentReference w:id="338"/>
          </m:r>
          <w:commentRangeStart w:id="339"/>
          <w:commentRangeStart w:id="340"/>
          <m:r>
            <w:del w:id="341" w:author="Anna Gårdmark" w:date="2020-01-13T11:17:00Z">
              <w:rPr>
                <w:rFonts w:ascii="Cambria Math" w:eastAsia="Calibri" w:hAnsi="Cambria Math" w:cs="Arial"/>
              </w:rPr>
              <m:t>-</m:t>
            </w:del>
          </m:r>
          <m:sSub>
            <m:sSubPr>
              <m:ctrlPr>
                <w:del w:id="342" w:author="Anna Gårdmark" w:date="2020-01-13T11:18:00Z">
                  <w:rPr>
                    <w:rFonts w:ascii="Cambria Math" w:eastAsia="Calibri" w:hAnsi="Cambria Math" w:cs="Arial"/>
                    <w:i/>
                  </w:rPr>
                </w:del>
              </m:ctrlPr>
            </m:sSubPr>
            <m:e>
              <m:r>
                <w:del w:id="343" w:author="Anna Gårdmark" w:date="2020-01-13T11:18:00Z">
                  <w:rPr>
                    <w:rFonts w:ascii="Cambria Math" w:eastAsia="Calibri" w:hAnsi="Cambria Math" w:cs="Arial"/>
                  </w:rPr>
                  <m:t>k</m:t>
                </w:del>
              </m:r>
            </m:e>
            <m:sub>
              <m:r>
                <w:del w:id="344" w:author="Anna Gårdmark" w:date="2020-01-13T11:18:00Z">
                  <w:rPr>
                    <w:rFonts w:ascii="Cambria Math" w:eastAsia="Calibri" w:hAnsi="Cambria Math" w:cs="Arial"/>
                  </w:rPr>
                  <m:t>i</m:t>
                </w:del>
              </m:r>
            </m:sub>
          </m:sSub>
          <m:r>
            <w:del w:id="345" w:author="Anna Gårdmark" w:date="2020-01-13T11:18:00Z">
              <w:rPr>
                <w:rFonts w:ascii="Cambria Math" w:eastAsia="Calibri" w:hAnsi="Cambria Math" w:cs="Arial"/>
              </w:rPr>
              <m:t>w</m:t>
            </w:del>
          </m:r>
          <w:commentRangeEnd w:id="339"/>
          <m:r>
            <m:rPr>
              <m:sty m:val="p"/>
            </m:rPr>
            <w:rPr>
              <w:rStyle w:val="Kommentarsreferens"/>
            </w:rPr>
            <w:commentReference w:id="339"/>
          </m:r>
          <w:commentRangeEnd w:id="340"/>
          <m:r>
            <m:rPr>
              <m:sty m:val="p"/>
            </m:rPr>
            <w:rPr>
              <w:rStyle w:val="Kommentarsreferens"/>
            </w:rPr>
            <w:commentReference w:id="340"/>
          </m:r>
          <m:r>
            <w:rPr>
              <w:rFonts w:ascii="Cambria Math" w:eastAsia="Cambria" w:hAnsi="Cambria Math" w:cs="Arial"/>
            </w:rPr>
            <m:t>)</m:t>
          </m:r>
          <w:commentRangeEnd w:id="337"/>
          <m:r>
            <m:rPr>
              <m:sty m:val="p"/>
            </m:rPr>
            <w:rPr>
              <w:rStyle w:val="Kommentarsreferens"/>
            </w:rPr>
            <w:commentReference w:id="337"/>
          </m:r>
        </m:oMath>
      </m:oMathPara>
    </w:p>
    <w:p w14:paraId="0014FE34" w14:textId="7C19C640" w:rsidR="00747A1B" w:rsidRPr="00505108" w:rsidRDefault="00745D1F" w:rsidP="00745D1F">
      <w:pPr>
        <w:spacing w:line="480" w:lineRule="auto"/>
        <w:contextualSpacing/>
        <w:jc w:val="both"/>
        <w:rPr>
          <w:rFonts w:ascii="Times" w:hAnsi="Times"/>
          <w:lang w:val="en-US"/>
        </w:rPr>
      </w:pPr>
      <w:del w:id="346" w:author="Anna Gårdmark" w:date="2020-01-13T11:18:00Z">
        <w:r w:rsidRPr="00EE1CF3" w:rsidDel="00301A9A">
          <w:rPr>
            <w:rFonts w:ascii="Times" w:hAnsi="Times"/>
            <w:lang w:val="en-GB"/>
            <w:rPrChange w:id="347" w:author="Anna Gårdmark" w:date="2020-01-13T08:20:00Z">
              <w:rPr>
                <w:rFonts w:ascii="Times" w:hAnsi="Times"/>
              </w:rPr>
            </w:rPrChange>
          </w:rPr>
          <w:delText xml:space="preserve">which </w:delText>
        </w:r>
      </w:del>
      <w:proofErr w:type="gramStart"/>
      <w:ins w:id="348" w:author="Anna Gårdmark" w:date="2020-01-13T11:18:00Z">
        <w:r w:rsidR="00301A9A">
          <w:rPr>
            <w:rFonts w:ascii="Times" w:hAnsi="Times"/>
            <w:lang w:val="en-GB"/>
          </w:rPr>
          <w:t>and</w:t>
        </w:r>
        <w:proofErr w:type="gramEnd"/>
        <w:r w:rsidR="00301A9A" w:rsidRPr="00EE1CF3">
          <w:rPr>
            <w:rFonts w:ascii="Times" w:hAnsi="Times"/>
            <w:lang w:val="en-GB"/>
            <w:rPrChange w:id="349" w:author="Anna Gårdmark" w:date="2020-01-13T08:20:00Z">
              <w:rPr>
                <w:rFonts w:ascii="Times" w:hAnsi="Times"/>
              </w:rPr>
            </w:rPrChange>
          </w:rPr>
          <w:t xml:space="preserve"> </w:t>
        </w:r>
      </w:ins>
      <w:r w:rsidRPr="00EE1CF3">
        <w:rPr>
          <w:rFonts w:ascii="Times" w:hAnsi="Times"/>
          <w:lang w:val="en-GB"/>
          <w:rPrChange w:id="350" w:author="Anna Gårdmark" w:date="2020-01-13T08:20:00Z">
            <w:rPr>
              <w:rFonts w:ascii="Times" w:hAnsi="Times"/>
            </w:rPr>
          </w:rPrChange>
        </w:rPr>
        <w:t xml:space="preserve">is </w:t>
      </w:r>
      <w:r w:rsidR="00B437EE" w:rsidRPr="00505108">
        <w:rPr>
          <w:rFonts w:ascii="Times" w:hAnsi="Times"/>
          <w:lang w:val="en-US"/>
        </w:rPr>
        <w:t>allocate</w:t>
      </w:r>
      <w:r w:rsidR="00FE403E" w:rsidRPr="00505108">
        <w:rPr>
          <w:rFonts w:ascii="Times" w:hAnsi="Times"/>
          <w:lang w:val="en-US"/>
        </w:rPr>
        <w:t>d</w:t>
      </w:r>
      <w:r w:rsidR="00B437EE" w:rsidRPr="00505108">
        <w:rPr>
          <w:rFonts w:ascii="Times" w:hAnsi="Times"/>
          <w:lang w:val="en-US"/>
        </w:rPr>
        <w:t xml:space="preserve"> to growth or reproduction. Th</w:t>
      </w:r>
      <w:ins w:id="351" w:author="Anna Gårdmark" w:date="2020-01-13T11:18:00Z">
        <w:r w:rsidR="00301A9A">
          <w:rPr>
            <w:rFonts w:ascii="Times" w:hAnsi="Times"/>
            <w:lang w:val="en-US"/>
          </w:rPr>
          <w:t>e</w:t>
        </w:r>
      </w:ins>
      <w:del w:id="352" w:author="Anna Gårdmark" w:date="2020-01-13T11:18:00Z">
        <w:r w:rsidR="00B437EE" w:rsidRPr="00505108" w:rsidDel="00301A9A">
          <w:rPr>
            <w:rFonts w:ascii="Times" w:hAnsi="Times"/>
            <w:lang w:val="en-US"/>
          </w:rPr>
          <w:delText>is</w:delText>
        </w:r>
      </w:del>
      <w:r w:rsidR="00B437EE" w:rsidRPr="00505108">
        <w:rPr>
          <w:rFonts w:ascii="Times" w:hAnsi="Times"/>
          <w:lang w:val="en-US"/>
        </w:rPr>
        <w:t xml:space="preserve"> allocation </w:t>
      </w:r>
      <w:r w:rsidR="00C53834" w:rsidRPr="00505108">
        <w:rPr>
          <w:rFonts w:ascii="Times" w:hAnsi="Times"/>
          <w:lang w:val="en-US"/>
        </w:rPr>
        <w:t>to reproduction</w:t>
      </w:r>
      <w:r w:rsidR="00BC4505"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oMath>
      <w:r w:rsidR="00BC4505" w:rsidRPr="00505108">
        <w:rPr>
          <w:rFonts w:ascii="Times" w:hAnsi="Times"/>
          <w:lang w:val="en-US"/>
        </w:rPr>
        <w:t>)</w:t>
      </w:r>
      <w:r w:rsidR="00C53834" w:rsidRPr="00505108">
        <w:rPr>
          <w:rFonts w:ascii="Times" w:hAnsi="Times"/>
          <w:lang w:val="en-US"/>
        </w:rPr>
        <w:t xml:space="preserve"> </w:t>
      </w:r>
      <w:r w:rsidR="00AA72C4" w:rsidRPr="00505108">
        <w:rPr>
          <w:rFonts w:ascii="Times" w:hAnsi="Times"/>
          <w:lang w:val="en-US"/>
        </w:rPr>
        <w:t xml:space="preserve">increases smoothly from </w:t>
      </w:r>
      <w:commentRangeStart w:id="353"/>
      <w:r w:rsidR="00AA72C4" w:rsidRPr="00505108">
        <w:rPr>
          <w:rFonts w:ascii="Times" w:hAnsi="Times"/>
          <w:lang w:val="en-US"/>
        </w:rPr>
        <w:t>0 at the weight maturation</w:t>
      </w:r>
      <w:proofErr w:type="gramStart"/>
      <w:r w:rsidR="00AA72C4" w:rsidRPr="00505108">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mat,i</m:t>
            </m:r>
          </m:sub>
        </m:sSub>
      </m:oMath>
      <w:r w:rsidR="00AA72C4" w:rsidRPr="00505108">
        <w:rPr>
          <w:rFonts w:ascii="Times" w:hAnsi="Times"/>
          <w:lang w:val="en-US"/>
        </w:rPr>
        <w:t xml:space="preserve">, </w:t>
      </w:r>
      <w:commentRangeEnd w:id="353"/>
      <w:r w:rsidR="00AD67E3">
        <w:rPr>
          <w:rStyle w:val="Kommentarsreferens"/>
        </w:rPr>
        <w:commentReference w:id="353"/>
      </w:r>
      <w:r w:rsidR="00AA72C4" w:rsidRPr="00505108">
        <w:rPr>
          <w:rFonts w:ascii="Times" w:hAnsi="Times"/>
          <w:lang w:val="en-US"/>
        </w:rPr>
        <w:t xml:space="preserve">to 1 at the asymptotic </w:t>
      </w:r>
      <w:commentRangeStart w:id="354"/>
      <w:r w:rsidR="00AA72C4" w:rsidRPr="00505108">
        <w:rPr>
          <w:rFonts w:ascii="Times" w:hAnsi="Times"/>
          <w:lang w:val="en-US"/>
        </w:rPr>
        <w:t xml:space="preserve">weight, </w:t>
      </w:r>
      <w:commentRangeStart w:id="355"/>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w:commentRangeEnd w:id="355"/>
        <m:r>
          <m:rPr>
            <m:sty m:val="p"/>
          </m:rPr>
          <w:rPr>
            <w:rStyle w:val="Kommentarsreferens"/>
            <w:rFonts w:ascii="Cambria Math" w:hAnsi="Cambria Math"/>
            <w:sz w:val="22"/>
            <w:szCs w:val="22"/>
          </w:rPr>
          <w:commentReference w:id="355"/>
        </m:r>
      </m:oMath>
      <w:r w:rsidR="00747A1B" w:rsidRPr="00505108">
        <w:rPr>
          <w:rFonts w:ascii="Times" w:hAnsi="Times"/>
          <w:lang w:val="en-US"/>
        </w:rPr>
        <w:t xml:space="preserve">, according </w:t>
      </w:r>
      <w:commentRangeEnd w:id="354"/>
      <w:r w:rsidR="00BA6829">
        <w:rPr>
          <w:rStyle w:val="Kommentarsreferens"/>
        </w:rPr>
        <w:commentReference w:id="354"/>
      </w:r>
      <w:r w:rsidR="00747A1B" w:rsidRPr="00505108">
        <w:rPr>
          <w:rFonts w:ascii="Times" w:hAnsi="Times"/>
          <w:lang w:val="en-US"/>
        </w:rPr>
        <w:t>to the function:</w:t>
      </w:r>
    </w:p>
    <w:p w14:paraId="20F67640" w14:textId="674AB51D" w:rsidR="00747A1B" w:rsidRPr="00505108" w:rsidRDefault="00FC7ABA" w:rsidP="00745D1F">
      <w:pPr>
        <w:spacing w:line="480" w:lineRule="auto"/>
        <w:contextualSpacing/>
        <w:jc w:val="both"/>
        <w:rPr>
          <w:rFonts w:ascii="Times" w:hAnsi="Times"/>
          <w:lang w:val="en-US"/>
        </w:rPr>
      </w:pP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m:t>
                            </m:r>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mat,i</m:t>
                                </m:r>
                              </m:sub>
                            </m:sSub>
                          </m:den>
                        </m:f>
                      </m:e>
                    </m:d>
                  </m:e>
                  <m:sup>
                    <m:r>
                      <w:rPr>
                        <w:rFonts w:ascii="Cambria Math" w:hAnsi="Cambria Math"/>
                        <w:lang w:val="en-US"/>
                      </w:rPr>
                      <m:t>-</m:t>
                    </m:r>
                    <w:commentRangeStart w:id="356"/>
                    <w:commentRangeStart w:id="357"/>
                    <m:r>
                      <w:rPr>
                        <w:rFonts w:ascii="Cambria Math" w:hAnsi="Cambria Math"/>
                        <w:lang w:val="en-US"/>
                      </w:rPr>
                      <m:t>u</m:t>
                    </m:r>
                    <w:commentRangeEnd w:id="356"/>
                    <m:r>
                      <m:rPr>
                        <m:sty m:val="p"/>
                      </m:rPr>
                      <w:rPr>
                        <w:rStyle w:val="Kommentarsreferens"/>
                        <w:sz w:val="22"/>
                        <w:szCs w:val="22"/>
                      </w:rPr>
                      <w:commentReference w:id="356"/>
                    </m:r>
                    <w:commentRangeEnd w:id="357"/>
                    <m:r>
                      <m:rPr>
                        <m:sty m:val="p"/>
                      </m:rPr>
                      <w:rPr>
                        <w:rStyle w:val="Kommentarsreferens"/>
                      </w:rPr>
                      <w:commentReference w:id="357"/>
                    </m:r>
                  </m:sup>
                </m:sSup>
              </m:e>
            </m:d>
          </m:e>
          <m:sup>
            <m:r>
              <w:rPr>
                <w:rFonts w:ascii="Cambria Math" w:hAnsi="Cambria Math"/>
                <w:lang w:val="en-US"/>
              </w:rPr>
              <m:t>-1</m:t>
            </m:r>
          </m:sup>
        </m:sSup>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m:t>
                    </m:r>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e>
            </m:d>
          </m:e>
          <m:sup>
            <m:r>
              <w:rPr>
                <w:rFonts w:ascii="Cambria Math" w:hAnsi="Cambria Math"/>
                <w:lang w:val="en-US"/>
              </w:rPr>
              <m:t>1-n</m:t>
            </m:r>
          </m:sup>
        </m:sSup>
      </m:oMath>
      <w:ins w:id="358" w:author="Anna Gårdmark" w:date="2020-01-13T11:18:00Z">
        <w:r w:rsidR="00301A9A">
          <w:rPr>
            <w:rFonts w:ascii="Times" w:eastAsiaTheme="minorEastAsia" w:hAnsi="Times"/>
            <w:lang w:val="en-US"/>
          </w:rPr>
          <w:t>.</w:t>
        </w:r>
      </w:ins>
    </w:p>
    <w:p w14:paraId="35123D18" w14:textId="7F82824E" w:rsidR="0010253A" w:rsidRPr="00505108" w:rsidRDefault="0010253A" w:rsidP="00745D1F">
      <w:pPr>
        <w:spacing w:line="480" w:lineRule="auto"/>
        <w:contextualSpacing/>
        <w:jc w:val="both"/>
        <w:rPr>
          <w:rFonts w:ascii="Times" w:hAnsi="Times"/>
          <w:lang w:val="en-US"/>
        </w:rPr>
      </w:pPr>
      <w:del w:id="359" w:author="Anna Gårdmark" w:date="2020-01-13T11:19:00Z">
        <w:r w:rsidRPr="00505108" w:rsidDel="00301A9A">
          <w:rPr>
            <w:rFonts w:ascii="Times" w:hAnsi="Times"/>
            <w:lang w:val="en-US"/>
          </w:rPr>
          <w:delText xml:space="preserve">which </w:delText>
        </w:r>
      </w:del>
      <w:ins w:id="360" w:author="Anna Gårdmark" w:date="2020-01-13T11:19:00Z">
        <w:r w:rsidR="00301A9A">
          <w:rPr>
            <w:rFonts w:ascii="Times" w:hAnsi="Times"/>
            <w:lang w:val="en-US"/>
          </w:rPr>
          <w:t xml:space="preserve">This function results in </w:t>
        </w:r>
      </w:ins>
      <w:del w:id="361" w:author="Anna Gårdmark" w:date="2020-01-13T11:19:00Z">
        <w:r w:rsidRPr="00505108" w:rsidDel="00301A9A">
          <w:rPr>
            <w:rFonts w:ascii="Times" w:hAnsi="Times"/>
            <w:lang w:val="en-US"/>
          </w:rPr>
          <w:delText xml:space="preserve">has the property </w:delText>
        </w:r>
      </w:del>
      <w:r w:rsidRPr="00505108">
        <w:rPr>
          <w:rFonts w:ascii="Times" w:hAnsi="Times"/>
          <w:lang w:val="en-US"/>
        </w:rPr>
        <w:t xml:space="preserve">that the growth rate, i.e. </w:t>
      </w:r>
    </w:p>
    <w:p w14:paraId="2FBB389D" w14:textId="498F73AD" w:rsidR="0010253A" w:rsidRPr="00505108" w:rsidRDefault="00FC7ABA" w:rsidP="00745D1F">
      <w:pPr>
        <w:spacing w:line="480" w:lineRule="auto"/>
        <w:contextualSpacing/>
        <w:jc w:val="both"/>
        <w:rPr>
          <w:rFonts w:ascii="Times" w:hAnsi="Times"/>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r,i</m:t>
              </m:r>
            </m:sub>
          </m:sSub>
          <m:r>
            <w:rPr>
              <w:rFonts w:ascii="Cambria Math" w:hAnsi="Cambria Math"/>
              <w:lang w:val="en-US"/>
            </w:rPr>
            <m:t>(w)(1-</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oMath>
      </m:oMathPara>
    </w:p>
    <w:p w14:paraId="180B859C" w14:textId="7A77B562" w:rsidR="00F405C3" w:rsidRPr="00505108" w:rsidRDefault="006C6DC0" w:rsidP="00745D1F">
      <w:pPr>
        <w:spacing w:line="480" w:lineRule="auto"/>
        <w:contextualSpacing/>
        <w:jc w:val="both"/>
        <w:rPr>
          <w:rFonts w:ascii="Times" w:hAnsi="Times"/>
          <w:lang w:val="en-US"/>
        </w:rPr>
      </w:pPr>
      <w:r w:rsidRPr="00505108">
        <w:rPr>
          <w:rFonts w:ascii="Times" w:hAnsi="Times"/>
          <w:lang w:val="en-US"/>
        </w:rPr>
        <w:t>a</w:t>
      </w:r>
      <w:r w:rsidR="007B2E57" w:rsidRPr="00505108">
        <w:rPr>
          <w:rFonts w:ascii="Times" w:hAnsi="Times"/>
          <w:lang w:val="en-US"/>
        </w:rPr>
        <w:t xml:space="preserve">pproximates a von </w:t>
      </w:r>
      <w:proofErr w:type="spellStart"/>
      <w:r w:rsidR="007B2E57" w:rsidRPr="00505108">
        <w:rPr>
          <w:rFonts w:ascii="Times" w:hAnsi="Times"/>
          <w:lang w:val="en-US"/>
        </w:rPr>
        <w:t>Bertalanffy</w:t>
      </w:r>
      <w:proofErr w:type="spellEnd"/>
      <w:r w:rsidR="007B2E57" w:rsidRPr="00505108">
        <w:rPr>
          <w:rFonts w:ascii="Times" w:hAnsi="Times"/>
          <w:lang w:val="en-US"/>
        </w:rPr>
        <w:t xml:space="preserve"> growth curve when the feeding level is constant</w:t>
      </w:r>
      <w:r w:rsidR="00E70F3B" w:rsidRPr="00505108">
        <w:rPr>
          <w:rFonts w:ascii="Times" w:hAnsi="Times"/>
          <w:lang w:val="en-US"/>
        </w:rPr>
        <w:t xml:space="preserve"> </w:t>
      </w:r>
      <w:r w:rsidR="00527611" w:rsidRPr="00505108">
        <w:rPr>
          <w:rFonts w:ascii="Times" w:hAnsi="Times"/>
          <w:lang w:val="en-US"/>
        </w:rPr>
        <w:fldChar w:fldCharType="begin"/>
      </w:r>
      <w:r w:rsidR="00527611" w:rsidRPr="00505108">
        <w:rPr>
          <w:rFonts w:ascii="Times" w:hAnsi="Times"/>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hAnsi="Times"/>
          <w:lang w:val="en-US"/>
        </w:rPr>
        <w:fldChar w:fldCharType="separate"/>
      </w:r>
      <w:r w:rsidR="00527611" w:rsidRPr="00EE1CF3">
        <w:rPr>
          <w:rFonts w:ascii="Times" w:hAnsi="Times" w:cs="Times New Roman"/>
          <w:lang w:val="en-GB"/>
          <w:rPrChange w:id="362" w:author="Anna Gårdmark" w:date="2020-01-13T08:20:00Z">
            <w:rPr>
              <w:rFonts w:ascii="Times" w:hAnsi="Times" w:cs="Times New Roman"/>
            </w:rPr>
          </w:rPrChange>
        </w:rPr>
        <w:t xml:space="preserve">(Hartvig </w:t>
      </w:r>
      <w:r w:rsidR="00527611" w:rsidRPr="00EE1CF3">
        <w:rPr>
          <w:rFonts w:ascii="Times" w:hAnsi="Times" w:cs="Times New Roman"/>
          <w:i/>
          <w:iCs/>
          <w:lang w:val="en-GB"/>
          <w:rPrChange w:id="363" w:author="Anna Gårdmark" w:date="2020-01-13T08:20:00Z">
            <w:rPr>
              <w:rFonts w:ascii="Times" w:hAnsi="Times" w:cs="Times New Roman"/>
              <w:i/>
              <w:iCs/>
            </w:rPr>
          </w:rPrChange>
        </w:rPr>
        <w:t>et al.</w:t>
      </w:r>
      <w:r w:rsidR="00527611" w:rsidRPr="00EE1CF3">
        <w:rPr>
          <w:rFonts w:ascii="Times" w:hAnsi="Times" w:cs="Times New Roman"/>
          <w:lang w:val="en-GB"/>
          <w:rPrChange w:id="364" w:author="Anna Gårdmark" w:date="2020-01-13T08:20:00Z">
            <w:rPr>
              <w:rFonts w:ascii="Times" w:hAnsi="Times" w:cs="Times New Roman"/>
            </w:rPr>
          </w:rPrChange>
        </w:rPr>
        <w:t xml:space="preserve"> 2011)</w:t>
      </w:r>
      <w:r w:rsidR="00527611" w:rsidRPr="00505108">
        <w:rPr>
          <w:rFonts w:ascii="Times" w:hAnsi="Times"/>
          <w:lang w:val="en-US"/>
        </w:rPr>
        <w:fldChar w:fldCharType="end"/>
      </w:r>
      <w:r w:rsidR="007B2E57" w:rsidRPr="00505108">
        <w:rPr>
          <w:rFonts w:ascii="Times" w:hAnsi="Times"/>
          <w:lang w:val="en-US"/>
        </w:rPr>
        <w:t xml:space="preserve">. </w:t>
      </w:r>
      <w:r w:rsidR="00D57E6E" w:rsidRPr="00505108">
        <w:rPr>
          <w:rFonts w:ascii="Times" w:hAnsi="Times"/>
          <w:lang w:val="en-US"/>
        </w:rPr>
        <w:t xml:space="preserve">Reproduction is </w:t>
      </w:r>
      <w:r w:rsidR="00D64DF0" w:rsidRPr="00505108">
        <w:rPr>
          <w:rFonts w:ascii="Times" w:hAnsi="Times"/>
          <w:lang w:val="en-US"/>
        </w:rPr>
        <w:t>given</w:t>
      </w:r>
      <w:r w:rsidR="000B5283" w:rsidRPr="00505108">
        <w:rPr>
          <w:rFonts w:ascii="Times" w:hAnsi="Times"/>
          <w:lang w:val="en-US"/>
        </w:rPr>
        <w:t xml:space="preserve"> </w:t>
      </w:r>
      <w:r w:rsidR="00D57E6E" w:rsidRPr="00505108">
        <w:rPr>
          <w:rFonts w:ascii="Times" w:hAnsi="Times"/>
          <w:lang w:val="en-US"/>
        </w:rPr>
        <w:t xml:space="preserve">by the </w:t>
      </w:r>
      <w:r w:rsidR="00DC53DD" w:rsidRPr="00505108">
        <w:rPr>
          <w:rFonts w:ascii="Times" w:hAnsi="Times"/>
          <w:lang w:val="en-US"/>
        </w:rPr>
        <w:t>total egg</w:t>
      </w:r>
      <w:del w:id="365" w:author="Anna Gårdmark" w:date="2020-01-13T11:19:00Z">
        <w:r w:rsidR="00DC53DD" w:rsidRPr="00505108" w:rsidDel="00301A9A">
          <w:rPr>
            <w:rFonts w:ascii="Times" w:hAnsi="Times"/>
            <w:lang w:val="en-US"/>
          </w:rPr>
          <w:delText>-</w:delText>
        </w:r>
      </w:del>
      <w:ins w:id="366" w:author="Anna Gårdmark" w:date="2020-01-13T11:19:00Z">
        <w:r w:rsidR="00301A9A">
          <w:rPr>
            <w:rFonts w:ascii="Times" w:hAnsi="Times"/>
            <w:lang w:val="en-US"/>
          </w:rPr>
          <w:t xml:space="preserve"> </w:t>
        </w:r>
      </w:ins>
      <w:r w:rsidR="00DC53DD" w:rsidRPr="00505108">
        <w:rPr>
          <w:rFonts w:ascii="Times" w:hAnsi="Times"/>
          <w:lang w:val="en-US"/>
        </w:rPr>
        <w:t xml:space="preserve">production </w:t>
      </w:r>
      <w:r w:rsidR="002A267D" w:rsidRPr="00505108">
        <w:rPr>
          <w:rFonts w:ascii="Times" w:hAnsi="Times"/>
          <w:lang w:val="en-US"/>
        </w:rPr>
        <w:t xml:space="preserve">in numbers, which is the integral of </w:t>
      </w:r>
      <w:r w:rsidR="00F405C3" w:rsidRPr="00505108">
        <w:rPr>
          <w:rFonts w:ascii="Times" w:hAnsi="Times"/>
          <w:lang w:val="en-US"/>
        </w:rPr>
        <w:t>the energy allocated to reproduction multiplied by a</w:t>
      </w:r>
      <w:ins w:id="367" w:author="Asta Audzijonyte" w:date="2020-01-10T13:48:00Z">
        <w:r w:rsidR="00AD67E3">
          <w:rPr>
            <w:rFonts w:ascii="Times" w:hAnsi="Times"/>
            <w:lang w:val="en-US"/>
          </w:rPr>
          <w:t xml:space="preserve"> reproduction </w:t>
        </w:r>
      </w:ins>
      <w:del w:id="368" w:author="Asta Audzijonyte" w:date="2020-01-10T13:48:00Z">
        <w:r w:rsidR="00F405C3" w:rsidRPr="00505108" w:rsidDel="00AD67E3">
          <w:rPr>
            <w:rFonts w:ascii="Times" w:hAnsi="Times"/>
            <w:lang w:val="en-US"/>
          </w:rPr>
          <w:delText xml:space="preserve">n </w:delText>
        </w:r>
      </w:del>
      <w:r w:rsidR="00F405C3" w:rsidRPr="00505108">
        <w:rPr>
          <w:rFonts w:ascii="Times" w:hAnsi="Times"/>
          <w:lang w:val="en-US"/>
        </w:rPr>
        <w:t>efficiency factor (</w:t>
      </w:r>
      <m:oMath>
        <m:r>
          <w:rPr>
            <w:rFonts w:ascii="Cambria Math" w:hAnsi="Cambria Math"/>
            <w:lang w:val="en-US"/>
          </w:rPr>
          <m:t>ϵ, erepro</m:t>
        </m:r>
      </m:oMath>
      <w:r w:rsidR="00F405C3" w:rsidRPr="00505108">
        <w:rPr>
          <w:rFonts w:ascii="Times" w:hAnsi="Times"/>
          <w:lang w:val="en-US"/>
        </w:rPr>
        <w:t>) divided by the egg weight</w:t>
      </w:r>
      <w:proofErr w:type="gramStart"/>
      <w:r w:rsidR="00F405C3" w:rsidRPr="00505108">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F405C3" w:rsidRPr="00505108">
        <w:rPr>
          <w:rFonts w:ascii="Times" w:hAnsi="Times"/>
          <w:lang w:val="en-US"/>
        </w:rPr>
        <w:t>:</w:t>
      </w:r>
    </w:p>
    <w:commentRangeStart w:id="369"/>
    <w:p w14:paraId="5A1D3FA1" w14:textId="77777777" w:rsidR="0044140F" w:rsidRPr="00505108" w:rsidRDefault="00FC7ABA" w:rsidP="00182BA9">
      <w:pPr>
        <w:spacing w:line="480" w:lineRule="auto"/>
        <w:contextualSpacing/>
        <w:jc w:val="center"/>
        <w:rPr>
          <w:rFonts w:ascii="Times" w:hAnsi="Times"/>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p,i</m:t>
              </m:r>
            </m:sub>
          </m:sSub>
          <w:commentRangeEnd w:id="369"/>
          <m:r>
            <m:rPr>
              <m:sty m:val="p"/>
            </m:rPr>
            <w:rPr>
              <w:rStyle w:val="Kommentarsreferens"/>
            </w:rPr>
            <w:commentReference w:id="369"/>
          </m:r>
          <m:r>
            <w:rPr>
              <w:rFonts w:ascii="Cambria Math" w:hAnsi="Cambria Math"/>
              <w:lang w:val="en-US"/>
            </w:rPr>
            <m:t>=</m:t>
          </m:r>
          <m:f>
            <m:fPr>
              <m:ctrlPr>
                <w:rPr>
                  <w:rFonts w:ascii="Cambria Math" w:hAnsi="Cambria Math"/>
                  <w:i/>
                  <w:lang w:val="en-US"/>
                </w:rPr>
              </m:ctrlPr>
            </m:fPr>
            <m:num>
              <m:r>
                <w:rPr>
                  <w:rFonts w:ascii="Cambria Math" w:hAnsi="Cambria Math"/>
                  <w:lang w:val="en-US"/>
                </w:rPr>
                <m:t>ϵ</m:t>
              </m: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den>
          </m:f>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d>
                    <m:dPr>
                      <m:ctrlPr>
                        <w:rPr>
                          <w:rFonts w:ascii="Cambria Math" w:hAnsi="Cambria Math"/>
                          <w:i/>
                          <w:lang w:val="en-US"/>
                        </w:rPr>
                      </m:ctrlPr>
                    </m:dPr>
                    <m:e>
                      <m:r>
                        <w:rPr>
                          <w:rFonts w:ascii="Cambria Math" w:hAnsi="Cambria Math"/>
                          <w:lang w:val="en-US"/>
                        </w:rPr>
                        <m:t>w</m:t>
                      </m:r>
                    </m:e>
                  </m:d>
                </m:sub>
              </m:sSub>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r,i</m:t>
                  </m:r>
                </m:sub>
              </m:sSub>
              <m:d>
                <m:dPr>
                  <m:ctrlPr>
                    <w:rPr>
                      <w:rFonts w:ascii="Cambria Math" w:hAnsi="Cambria Math"/>
                      <w:i/>
                      <w:lang w:val="en-US"/>
                    </w:rPr>
                  </m:ctrlPr>
                </m:dPr>
                <m:e>
                  <m:r>
                    <w:rPr>
                      <w:rFonts w:ascii="Cambria Math" w:hAnsi="Cambria Math"/>
                      <w:lang w:val="en-US"/>
                    </w:rPr>
                    <m:t>w</m:t>
                  </m: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dw</m:t>
              </m:r>
            </m:e>
          </m:nary>
        </m:oMath>
      </m:oMathPara>
    </w:p>
    <w:p w14:paraId="39CD93A1" w14:textId="211D0816" w:rsidR="00737F5B" w:rsidRPr="00505108" w:rsidRDefault="00DE5303" w:rsidP="00182BA9">
      <w:pPr>
        <w:spacing w:line="480" w:lineRule="auto"/>
        <w:contextualSpacing/>
        <w:jc w:val="both"/>
        <w:rPr>
          <w:rFonts w:ascii="Times" w:hAnsi="Times"/>
          <w:lang w:val="en-US"/>
        </w:rPr>
      </w:pPr>
      <w:r w:rsidRPr="00505108">
        <w:rPr>
          <w:rFonts w:ascii="Times" w:hAnsi="Times"/>
          <w:lang w:val="en-US"/>
        </w:rPr>
        <w:t>The r</w:t>
      </w:r>
      <w:r w:rsidR="000B3B73" w:rsidRPr="00505108">
        <w:rPr>
          <w:rFonts w:ascii="Times" w:hAnsi="Times"/>
          <w:lang w:val="en-US"/>
        </w:rPr>
        <w:t xml:space="preserve">ecruitment </w:t>
      </w:r>
      <w:r w:rsidRPr="00505108">
        <w:rPr>
          <w:rFonts w:ascii="Times" w:hAnsi="Times"/>
          <w:lang w:val="en-US"/>
        </w:rPr>
        <w:t xml:space="preserve">of offspring to each species </w:t>
      </w:r>
      <w:r w:rsidR="001762CE" w:rsidRPr="00505108">
        <w:rPr>
          <w:rFonts w:ascii="Times" w:hAnsi="Times"/>
          <w:lang w:val="en-US"/>
        </w:rPr>
        <w:t>relate</w:t>
      </w:r>
      <w:r w:rsidR="00254800" w:rsidRPr="00505108">
        <w:rPr>
          <w:rFonts w:ascii="Times" w:hAnsi="Times"/>
          <w:lang w:val="en-US"/>
        </w:rPr>
        <w:t>s</w:t>
      </w:r>
      <w:r w:rsidR="001762CE" w:rsidRPr="00505108">
        <w:rPr>
          <w:rFonts w:ascii="Times" w:hAnsi="Times"/>
          <w:lang w:val="en-US"/>
        </w:rPr>
        <w:t xml:space="preserve"> to the total egg production </w:t>
      </w:r>
      <w:r w:rsidR="00AD0C4D" w:rsidRPr="00505108">
        <w:rPr>
          <w:rFonts w:ascii="Times" w:hAnsi="Times"/>
          <w:lang w:val="en-US"/>
        </w:rPr>
        <w:t xml:space="preserve">via a </w:t>
      </w:r>
      <w:proofErr w:type="spellStart"/>
      <w:r w:rsidR="00AD0C4D" w:rsidRPr="00505108">
        <w:rPr>
          <w:rFonts w:ascii="Times" w:hAnsi="Times"/>
          <w:lang w:val="en-US"/>
        </w:rPr>
        <w:t>Beverton</w:t>
      </w:r>
      <w:proofErr w:type="spellEnd"/>
      <w:r w:rsidR="00AD0C4D" w:rsidRPr="00505108">
        <w:rPr>
          <w:rFonts w:ascii="Times" w:hAnsi="Times"/>
          <w:lang w:val="en-US"/>
        </w:rPr>
        <w:t xml:space="preserve">-Holt stock recruit </w:t>
      </w:r>
      <w:r w:rsidR="00A81C1A" w:rsidRPr="00505108">
        <w:rPr>
          <w:rFonts w:ascii="Times" w:hAnsi="Times"/>
          <w:lang w:val="en-US"/>
        </w:rPr>
        <w:t>relationship</w:t>
      </w:r>
      <w:r w:rsidR="00737F5B" w:rsidRPr="00505108">
        <w:rPr>
          <w:rFonts w:ascii="Times" w:hAnsi="Times"/>
          <w:lang w:val="en-US"/>
        </w:rPr>
        <w:t>, such that recruitment reaches a maximum as the egg production increases</w:t>
      </w:r>
      <w:ins w:id="370" w:author="Anna Gårdmark" w:date="2020-01-13T11:19:00Z">
        <w:r w:rsidR="00301A9A">
          <w:rPr>
            <w:rFonts w:ascii="Times" w:hAnsi="Times"/>
            <w:lang w:val="en-US"/>
          </w:rPr>
          <w:t>,</w:t>
        </w:r>
      </w:ins>
      <w:del w:id="371" w:author="Anna Gårdmark" w:date="2020-01-13T11:19:00Z">
        <w:r w:rsidR="00553E13" w:rsidRPr="00505108" w:rsidDel="00301A9A">
          <w:rPr>
            <w:rFonts w:ascii="Times" w:hAnsi="Times"/>
            <w:lang w:val="en-US"/>
          </w:rPr>
          <w:delText>:</w:delText>
        </w:r>
      </w:del>
    </w:p>
    <w:p w14:paraId="62B7D62D" w14:textId="158C036F" w:rsidR="006E235A" w:rsidRPr="00505108" w:rsidRDefault="00FC7ABA" w:rsidP="00182BA9">
      <w:pPr>
        <w:spacing w:line="480" w:lineRule="auto"/>
        <w:contextualSpacing/>
        <w:jc w:val="center"/>
        <w:rPr>
          <w:rFonts w:ascii="Times" w:hAnsi="Times"/>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max,i</m:t>
            </m:r>
          </m:sub>
        </m:sSub>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max,i</m:t>
                </m:r>
              </m:sub>
            </m:sSub>
          </m:den>
        </m:f>
      </m:oMath>
      <w:ins w:id="372" w:author="Anna Gårdmark" w:date="2020-01-13T11:19:00Z">
        <w:r w:rsidR="00301A9A">
          <w:rPr>
            <w:rFonts w:ascii="Times" w:eastAsiaTheme="minorEastAsia" w:hAnsi="Times"/>
            <w:lang w:val="en-US"/>
          </w:rPr>
          <w:t>,</w:t>
        </w:r>
      </w:ins>
    </w:p>
    <w:p w14:paraId="6AE05D51" w14:textId="4D5B7AC5" w:rsidR="00053E8C" w:rsidRPr="00505108" w:rsidRDefault="0030010C" w:rsidP="00182BA9">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max,i</m:t>
            </m:r>
          </m:sub>
        </m:sSub>
      </m:oMath>
      <w:r w:rsidRPr="00505108">
        <w:rPr>
          <w:rFonts w:ascii="Times" w:hAnsi="Times"/>
          <w:lang w:val="en-US"/>
        </w:rPr>
        <w:t xml:space="preserve"> is the maximum recruitment of each species</w:t>
      </w:r>
      <w:r w:rsidR="006A6E77"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max,i</m:t>
            </m:r>
          </m:sub>
        </m:sSub>
      </m:oMath>
      <w:r w:rsidR="006A6E77" w:rsidRPr="00505108">
        <w:rPr>
          <w:rFonts w:ascii="Times" w:hAnsi="Times"/>
          <w:lang w:val="en-US"/>
        </w:rPr>
        <w:t xml:space="preserve"> </w:t>
      </w:r>
      <w:proofErr w:type="gramStart"/>
      <w:r w:rsidR="006A6E77" w:rsidRPr="00505108">
        <w:rPr>
          <w:rFonts w:ascii="Times" w:hAnsi="Times"/>
          <w:lang w:val="en-US"/>
        </w:rPr>
        <w:t>is</w:t>
      </w:r>
      <w:proofErr w:type="gramEnd"/>
      <w:r w:rsidR="006A6E77" w:rsidRPr="00505108">
        <w:rPr>
          <w:rFonts w:ascii="Times" w:hAnsi="Times"/>
          <w:lang w:val="en-US"/>
        </w:rPr>
        <w:t xml:space="preserve"> here treated as a free parameter that is found in the calibration process by </w:t>
      </w:r>
      <w:r w:rsidR="006D5A07" w:rsidRPr="00505108">
        <w:rPr>
          <w:rFonts w:ascii="Times" w:hAnsi="Times"/>
          <w:lang w:val="en-US"/>
        </w:rPr>
        <w:t>minimizing the residual sum of squares between</w:t>
      </w:r>
      <w:r w:rsidR="001715DB" w:rsidRPr="00505108">
        <w:rPr>
          <w:rFonts w:ascii="Times" w:hAnsi="Times"/>
          <w:lang w:val="en-US"/>
        </w:rPr>
        <w:t xml:space="preserve"> </w:t>
      </w:r>
      <w:r w:rsidR="00EC4BDD" w:rsidRPr="00505108">
        <w:rPr>
          <w:rFonts w:ascii="Times" w:hAnsi="Times"/>
          <w:lang w:val="en-US"/>
        </w:rPr>
        <w:t>spawning stock biomass from stock assessment and the MSSM.</w:t>
      </w:r>
      <w:r w:rsidR="003A114D" w:rsidRPr="00505108">
        <w:rPr>
          <w:rFonts w:ascii="Times" w:hAnsi="Times"/>
          <w:lang w:val="en-US"/>
        </w:rPr>
        <w:t xml:space="preserve"> In doing so, it also ensures that the species coexist</w:t>
      </w:r>
      <w:r w:rsidR="00F1104C" w:rsidRPr="00505108">
        <w:rPr>
          <w:rFonts w:ascii="Times" w:hAnsi="Times"/>
          <w:lang w:val="en-US"/>
        </w:rPr>
        <w:t xml:space="preserve"> </w:t>
      </w:r>
      <w:ins w:id="373" w:author="Anna Gårdmark" w:date="2020-01-13T11:28:00Z">
        <w:r w:rsidR="008A569A">
          <w:rPr>
            <w:rFonts w:ascii="Times" w:hAnsi="Times"/>
            <w:lang w:val="en-US"/>
          </w:rPr>
          <w:t xml:space="preserve">in the model </w:t>
        </w:r>
      </w:ins>
      <w:r w:rsidR="00565B11" w:rsidRPr="00505108">
        <w:rPr>
          <w:rFonts w:ascii="Times" w:hAnsi="Times"/>
          <w:lang w:val="en-US"/>
        </w:rPr>
        <w:fldChar w:fldCharType="begin"/>
      </w:r>
      <w:r w:rsidR="00565B11" w:rsidRPr="00505108">
        <w:rPr>
          <w:rFonts w:ascii="Times" w:hAnsi="Times"/>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hAnsi="Times"/>
          <w:lang w:val="en-US"/>
        </w:rPr>
        <w:fldChar w:fldCharType="separate"/>
      </w:r>
      <w:r w:rsidR="00565B11" w:rsidRPr="00EE1CF3">
        <w:rPr>
          <w:rFonts w:ascii="Times" w:hAnsi="Times" w:cs="Times New Roman"/>
          <w:lang w:val="en-GB"/>
          <w:rPrChange w:id="374" w:author="Anna Gårdmark" w:date="2020-01-13T08:20:00Z">
            <w:rPr>
              <w:rFonts w:ascii="Times" w:hAnsi="Times" w:cs="Times New Roman"/>
            </w:rPr>
          </w:rPrChange>
        </w:rPr>
        <w:t>(</w:t>
      </w:r>
      <w:proofErr w:type="spellStart"/>
      <w:r w:rsidR="00565B11" w:rsidRPr="00EE1CF3">
        <w:rPr>
          <w:rFonts w:ascii="Times" w:hAnsi="Times" w:cs="Times New Roman"/>
          <w:lang w:val="en-GB"/>
          <w:rPrChange w:id="375" w:author="Anna Gårdmark" w:date="2020-01-13T08:20:00Z">
            <w:rPr>
              <w:rFonts w:ascii="Times" w:hAnsi="Times" w:cs="Times New Roman"/>
            </w:rPr>
          </w:rPrChange>
        </w:rPr>
        <w:t>Hartvig</w:t>
      </w:r>
      <w:proofErr w:type="spellEnd"/>
      <w:r w:rsidR="00565B11" w:rsidRPr="00EE1CF3">
        <w:rPr>
          <w:rFonts w:ascii="Times" w:hAnsi="Times" w:cs="Times New Roman"/>
          <w:lang w:val="en-GB"/>
          <w:rPrChange w:id="376" w:author="Anna Gårdmark" w:date="2020-01-13T08:20:00Z">
            <w:rPr>
              <w:rFonts w:ascii="Times" w:hAnsi="Times" w:cs="Times New Roman"/>
            </w:rPr>
          </w:rPrChange>
        </w:rPr>
        <w:t xml:space="preserve"> </w:t>
      </w:r>
      <w:r w:rsidR="00565B11" w:rsidRPr="00EE1CF3">
        <w:rPr>
          <w:rFonts w:ascii="Times" w:hAnsi="Times" w:cs="Times New Roman"/>
          <w:i/>
          <w:iCs/>
          <w:lang w:val="en-GB"/>
          <w:rPrChange w:id="377" w:author="Anna Gårdmark" w:date="2020-01-13T08:20:00Z">
            <w:rPr>
              <w:rFonts w:ascii="Times" w:hAnsi="Times" w:cs="Times New Roman"/>
              <w:i/>
              <w:iCs/>
            </w:rPr>
          </w:rPrChange>
        </w:rPr>
        <w:t>et al.</w:t>
      </w:r>
      <w:r w:rsidR="00565B11" w:rsidRPr="00EE1CF3">
        <w:rPr>
          <w:rFonts w:ascii="Times" w:hAnsi="Times" w:cs="Times New Roman"/>
          <w:lang w:val="en-GB"/>
          <w:rPrChange w:id="378" w:author="Anna Gårdmark" w:date="2020-01-13T08:20:00Z">
            <w:rPr>
              <w:rFonts w:ascii="Times" w:hAnsi="Times" w:cs="Times New Roman"/>
            </w:rPr>
          </w:rPrChange>
        </w:rPr>
        <w:t xml:space="preserve"> 2011)</w:t>
      </w:r>
      <w:r w:rsidR="00565B11" w:rsidRPr="00505108">
        <w:rPr>
          <w:rFonts w:ascii="Times" w:hAnsi="Times"/>
          <w:lang w:val="en-US"/>
        </w:rPr>
        <w:fldChar w:fldCharType="end"/>
      </w:r>
      <w:r w:rsidR="00D14E66" w:rsidRPr="00505108">
        <w:rPr>
          <w:rFonts w:ascii="Times" w:hAnsi="Times"/>
          <w:lang w:val="en-US"/>
        </w:rPr>
        <w:t>.</w:t>
      </w:r>
    </w:p>
    <w:p w14:paraId="3E6A08A1" w14:textId="435D262B" w:rsidR="008B10AB" w:rsidRPr="00505108" w:rsidRDefault="008B10AB" w:rsidP="00182BA9">
      <w:pPr>
        <w:spacing w:line="480" w:lineRule="auto"/>
        <w:ind w:firstLine="357"/>
        <w:contextualSpacing/>
        <w:jc w:val="both"/>
        <w:rPr>
          <w:rFonts w:ascii="Times" w:hAnsi="Times"/>
          <w:lang w:val="en-US"/>
        </w:rPr>
      </w:pPr>
      <w:r w:rsidRPr="00505108">
        <w:rPr>
          <w:rFonts w:ascii="Times" w:hAnsi="Times"/>
          <w:lang w:val="en-US"/>
        </w:rPr>
        <w:t xml:space="preserve">The </w:t>
      </w:r>
      <w:commentRangeStart w:id="379"/>
      <w:commentRangeStart w:id="380"/>
      <w:r w:rsidRPr="00505108">
        <w:rPr>
          <w:rFonts w:ascii="Times" w:hAnsi="Times"/>
          <w:lang w:val="en-US"/>
        </w:rPr>
        <w:t xml:space="preserve">temporal </w:t>
      </w:r>
      <w:r w:rsidR="00046D33" w:rsidRPr="00505108">
        <w:rPr>
          <w:rFonts w:ascii="Times" w:hAnsi="Times"/>
          <w:lang w:val="en-US"/>
        </w:rPr>
        <w:t>dynamics</w:t>
      </w:r>
      <w:r w:rsidRPr="00505108">
        <w:rPr>
          <w:rFonts w:ascii="Times" w:hAnsi="Times"/>
          <w:lang w:val="en-US"/>
        </w:rPr>
        <w:t xml:space="preserve"> o</w:t>
      </w:r>
      <w:commentRangeEnd w:id="379"/>
      <w:r w:rsidR="00E153D5" w:rsidRPr="00505108">
        <w:rPr>
          <w:rStyle w:val="Kommentarsreferens"/>
          <w:rFonts w:ascii="Times" w:hAnsi="Times"/>
          <w:sz w:val="22"/>
          <w:szCs w:val="22"/>
        </w:rPr>
        <w:commentReference w:id="379"/>
      </w:r>
      <w:commentRangeEnd w:id="380"/>
      <w:r w:rsidR="00046D33" w:rsidRPr="00505108">
        <w:rPr>
          <w:rStyle w:val="Kommentarsreferens"/>
          <w:rFonts w:ascii="Times" w:hAnsi="Times"/>
          <w:sz w:val="22"/>
          <w:szCs w:val="22"/>
        </w:rPr>
        <w:commentReference w:id="380"/>
      </w:r>
      <w:r w:rsidRPr="00505108">
        <w:rPr>
          <w:rFonts w:ascii="Times" w:hAnsi="Times"/>
          <w:lang w:val="en-US"/>
        </w:rPr>
        <w:t>f the background resource</w:t>
      </w:r>
      <w:r w:rsidR="008C73F9" w:rsidRPr="00505108">
        <w:rPr>
          <w:rFonts w:ascii="Times" w:hAnsi="Times"/>
          <w:lang w:val="en-US"/>
        </w:rPr>
        <w:t xml:space="preserve"> (</w:t>
      </w:r>
      <m:oMath>
        <m:sSub>
          <m:sSubPr>
            <m:ctrlPr>
              <w:ins w:id="381" w:author="Anna Gårdmark" w:date="2020-01-13T11:30:00Z">
                <w:rPr>
                  <w:rFonts w:ascii="Cambria Math" w:hAnsi="Cambria Math"/>
                  <w:i/>
                  <w:lang w:val="en-US"/>
                </w:rPr>
              </w:ins>
            </m:ctrlPr>
          </m:sSubPr>
          <m:e>
            <m:r>
              <w:ins w:id="382" w:author="Anna Gårdmark" w:date="2020-01-13T11:30:00Z">
                <w:rPr>
                  <w:rFonts w:ascii="Cambria Math" w:hAnsi="Cambria Math"/>
                  <w:lang w:val="en-US"/>
                </w:rPr>
                <m:t>N</m:t>
              </w:ins>
            </m:r>
            <m:r>
              <w:ins w:id="383" w:author="Anna Gårdmark" w:date="2020-01-13T11:30:00Z">
                <m:rPr>
                  <m:sty m:val="p"/>
                </m:rPr>
                <w:rPr>
                  <w:rStyle w:val="Kommentarsreferens"/>
                </w:rPr>
                <w:commentReference w:id="384"/>
              </w:ins>
            </m:r>
          </m:e>
          <m:sub>
            <m:r>
              <w:ins w:id="385" w:author="Anna Gårdmark" w:date="2020-01-13T11:30:00Z">
                <w:rPr>
                  <w:rFonts w:ascii="Cambria Math" w:hAnsi="Cambria Math"/>
                  <w:lang w:val="en-US"/>
                </w:rPr>
                <m:t>R</m:t>
              </w:ins>
            </m:r>
          </m:sub>
        </m:sSub>
        <w:commentRangeStart w:id="386"/>
        <m:r>
          <w:del w:id="387" w:author="Anna Gårdmark" w:date="2020-01-13T11:30:00Z">
            <w:rPr>
              <w:rFonts w:ascii="Cambria Math" w:hAnsi="Cambria Math"/>
              <w:lang w:val="en-US"/>
            </w:rPr>
            <m:t>R</m:t>
          </w:del>
        </m:r>
        <w:commentRangeEnd w:id="386"/>
        <m:r>
          <w:del w:id="388" w:author="Anna Gårdmark" w:date="2020-01-13T11:30:00Z">
            <m:rPr>
              <m:sty m:val="p"/>
            </m:rPr>
            <w:rPr>
              <w:rStyle w:val="Kommentarsreferens"/>
            </w:rPr>
            <w:commentReference w:id="386"/>
          </w:del>
        </m:r>
      </m:oMath>
      <w:r w:rsidR="008C73F9" w:rsidRPr="00505108">
        <w:rPr>
          <w:rFonts w:ascii="Times" w:hAnsi="Times"/>
          <w:lang w:val="en-US"/>
        </w:rPr>
        <w:t>)</w:t>
      </w:r>
      <w:r w:rsidRPr="00505108">
        <w:rPr>
          <w:rFonts w:ascii="Times" w:hAnsi="Times"/>
          <w:lang w:val="en-US"/>
        </w:rPr>
        <w:t xml:space="preserve"> spectra </w:t>
      </w:r>
      <w:r w:rsidR="004A6FEB" w:rsidRPr="00505108">
        <w:rPr>
          <w:rFonts w:ascii="Times" w:hAnsi="Times"/>
          <w:lang w:val="en-US"/>
        </w:rPr>
        <w:t xml:space="preserve">(benthic </w:t>
      </w:r>
      <w:r w:rsidR="001846ED" w:rsidRPr="00505108">
        <w:rPr>
          <w:rFonts w:ascii="Times" w:hAnsi="Times"/>
          <w:lang w:val="en-US"/>
        </w:rPr>
        <w:t>and</w:t>
      </w:r>
      <w:r w:rsidR="002947F2" w:rsidRPr="00505108">
        <w:rPr>
          <w:rFonts w:ascii="Times" w:hAnsi="Times"/>
          <w:lang w:val="en-US"/>
        </w:rPr>
        <w:t xml:space="preserve"> </w:t>
      </w:r>
      <w:r w:rsidR="004A6FEB" w:rsidRPr="00505108">
        <w:rPr>
          <w:rFonts w:ascii="Times" w:hAnsi="Times"/>
          <w:lang w:val="en-US"/>
        </w:rPr>
        <w:t xml:space="preserve">pelagic) </w:t>
      </w:r>
      <w:proofErr w:type="gramStart"/>
      <w:r w:rsidRPr="00505108">
        <w:rPr>
          <w:rFonts w:ascii="Times" w:hAnsi="Times"/>
          <w:lang w:val="en-US"/>
        </w:rPr>
        <w:t>is defined</w:t>
      </w:r>
      <w:proofErr w:type="gramEnd"/>
      <w:r w:rsidRPr="00505108">
        <w:rPr>
          <w:rFonts w:ascii="Times" w:hAnsi="Times"/>
          <w:lang w:val="en-US"/>
        </w:rPr>
        <w:t xml:space="preserve"> as:</w:t>
      </w:r>
    </w:p>
    <w:p w14:paraId="04D9EA33" w14:textId="5A8A46E8" w:rsidR="008B10AB" w:rsidRPr="00505108" w:rsidRDefault="00FC7ABA" w:rsidP="00182BA9">
      <w:pPr>
        <w:spacing w:line="480" w:lineRule="auto"/>
        <w:ind w:left="360"/>
        <w:contextualSpacing/>
        <w:jc w:val="both"/>
        <w:rPr>
          <w:rFonts w:ascii="Times" w:hAnsi="Times"/>
          <w:lang w:val="en-US"/>
        </w:rPr>
      </w:pPr>
      <m:oMathPara>
        <m:oMath>
          <m:f>
            <m:fPr>
              <m:ctrlPr>
                <w:rPr>
                  <w:rFonts w:ascii="Cambria Math" w:hAnsi="Cambria Math"/>
                  <w:i/>
                  <w:lang w:val="en-US"/>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(w,t)</m:t>
              </m:r>
            </m:num>
            <m:den>
              <m:r>
                <w:rPr>
                  <w:rFonts w:ascii="Cambria Math" w:hAnsi="Cambria Math"/>
                </w:rPr>
                <m:t>∂t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w</m:t>
              </m:r>
            </m:e>
            <m:sup>
              <w:commentRangeStart w:id="389"/>
              <m:r>
                <w:rPr>
                  <w:rFonts w:ascii="Cambria Math" w:hAnsi="Cambria Math"/>
                  <w:lang w:val="en-US"/>
                </w:rPr>
                <m:t>p</m:t>
              </m:r>
              <w:commentRangeEnd w:id="389"/>
              <m:r>
                <m:rPr>
                  <m:sty m:val="p"/>
                </m:rPr>
                <w:rPr>
                  <w:rStyle w:val="Kommentarsreferens"/>
                </w:rPr>
                <w:commentReference w:id="389"/>
              </m:r>
              <m:r>
                <w:rPr>
                  <w:rFonts w:ascii="Cambria Math" w:hAnsi="Cambria Math"/>
                  <w:lang w:val="en-US"/>
                </w:rPr>
                <m:t>-1</m:t>
              </m:r>
            </m:sup>
          </m:sSup>
          <m:d>
            <m:dPr>
              <m:begChr m:val="["/>
              <m:endChr m:val="]"/>
              <m:ctrlPr>
                <w:rPr>
                  <w:rFonts w:ascii="Cambria Math" w:hAnsi="Cambria Math"/>
                  <w:i/>
                  <w:lang w:val="en-US"/>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rPr>
                    <m:t>-</m:t>
                  </m:r>
                  <m:r>
                    <w:rPr>
                      <w:rFonts w:ascii="Cambria Math" w:hAnsi="Cambria Math" w:cstheme="minorHAnsi"/>
                    </w:rPr>
                    <m:t>λ</m:t>
                  </m:r>
                </m:sup>
              </m:sSup>
              <m:d>
                <m:dPr>
                  <m:ctrlPr>
                    <w:rPr>
                      <w:rFonts w:ascii="Cambria Math" w:hAnsi="Cambria Math"/>
                      <w:i/>
                      <w:lang w:val="en-US"/>
                    </w:rPr>
                  </m:ctrlPr>
                </m:dPr>
                <m:e>
                  <m:r>
                    <w:rPr>
                      <w:rFonts w:ascii="Cambria Math" w:hAnsi="Cambria Math"/>
                      <w:lang w:val="en-US"/>
                    </w:rPr>
                    <m:t>w</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w:commentRangeStart w:id="390"/>
                  <m:r>
                    <w:rPr>
                      <w:rFonts w:ascii="Cambria Math" w:hAnsi="Cambria Math"/>
                      <w:lang w:val="en-US"/>
                    </w:rPr>
                    <m:t>R</m:t>
                  </m:r>
                  <w:commentRangeEnd w:id="390"/>
                  <m:r>
                    <m:rPr>
                      <m:sty m:val="p"/>
                    </m:rPr>
                    <w:rPr>
                      <w:rStyle w:val="Kommentarsreferens"/>
                      <w:rFonts w:ascii="Cambria Math" w:hAnsi="Cambria Math"/>
                      <w:sz w:val="22"/>
                      <w:szCs w:val="22"/>
                    </w:rPr>
                    <w:commentReference w:id="390"/>
                  </m:r>
                </m:sub>
              </m:sSub>
              <m:d>
                <m:dPr>
                  <m:ctrlPr>
                    <w:rPr>
                      <w:rFonts w:ascii="Cambria Math" w:hAnsi="Cambria Math"/>
                      <w:i/>
                      <w:lang w:val="en-US"/>
                    </w:rPr>
                  </m:ctrlPr>
                </m:dPr>
                <m:e>
                  <m:r>
                    <w:rPr>
                      <w:rFonts w:ascii="Cambria Math" w:hAnsi="Cambria Math"/>
                      <w:lang w:val="en-US"/>
                    </w:rPr>
                    <m:t>w,t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w:commentRangeStart w:id="391"/>
              <m:r>
                <w:rPr>
                  <w:rFonts w:ascii="Cambria Math" w:hAnsi="Cambria Math"/>
                  <w:lang w:val="en-US"/>
                </w:rPr>
                <m:t>p</m:t>
              </m:r>
              <w:commentRangeEnd w:id="391"/>
              <m:r>
                <m:rPr>
                  <m:sty m:val="p"/>
                </m:rPr>
                <w:rPr>
                  <w:rStyle w:val="Kommentarsreferens"/>
                </w:rPr>
                <w:commentReference w:id="391"/>
              </m:r>
            </m:sub>
          </m:sSub>
          <m:d>
            <m:dPr>
              <m:ctrlPr>
                <w:rPr>
                  <w:rFonts w:ascii="Cambria Math" w:hAnsi="Cambria Math"/>
                  <w:i/>
                  <w:lang w:val="en-US"/>
                </w:rPr>
              </m:ctrlPr>
            </m:dPr>
            <m:e>
              <m:r>
                <w:rPr>
                  <w:rFonts w:ascii="Cambria Math" w:hAnsi="Cambria Math"/>
                  <w:lang w:val="en-US"/>
                </w:rPr>
                <m:t>w</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 xml:space="preserve">(w,t) </m:t>
          </m:r>
        </m:oMath>
      </m:oMathPara>
    </w:p>
    <w:p w14:paraId="365F2CBA" w14:textId="07CEC807" w:rsidR="00C572FC" w:rsidRPr="00505108" w:rsidRDefault="008B10AB" w:rsidP="00182BA9">
      <w:pPr>
        <w:spacing w:line="480" w:lineRule="auto"/>
        <w:contextualSpacing/>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p-1</m:t>
            </m:r>
          </m:sup>
        </m:sSup>
      </m:oMath>
      <w:r w:rsidRPr="00505108">
        <w:rPr>
          <w:rFonts w:ascii="Times" w:hAnsi="Times"/>
          <w:lang w:val="en-US"/>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US"/>
              </w:rPr>
              <m:t>-</m:t>
            </m:r>
            <m:r>
              <w:rPr>
                <w:rFonts w:ascii="Cambria Math" w:hAnsi="Cambria Math" w:cstheme="minorHAnsi"/>
              </w:rPr>
              <m:t>λ</m:t>
            </m:r>
          </m:sup>
        </m:sSup>
      </m:oMath>
      <w:r w:rsidRPr="00505108">
        <w:rPr>
          <w:rFonts w:ascii="Times" w:hAnsi="Times"/>
          <w:lang w:val="en-US"/>
        </w:rPr>
        <w:t xml:space="preserve"> is the population </w:t>
      </w:r>
      <w:commentRangeStart w:id="392"/>
      <w:r w:rsidRPr="00505108">
        <w:rPr>
          <w:rFonts w:ascii="Times" w:hAnsi="Times"/>
          <w:lang w:val="en-US"/>
        </w:rPr>
        <w:t xml:space="preserve">carrying capacity </w:t>
      </w:r>
      <w:commentRangeEnd w:id="392"/>
      <w:r w:rsidR="001E5279">
        <w:rPr>
          <w:rStyle w:val="Kommentarsreferens"/>
        </w:rPr>
        <w:commentReference w:id="392"/>
      </w:r>
      <w:r w:rsidRPr="00505108">
        <w:rPr>
          <w:rFonts w:ascii="Times" w:hAnsi="Times"/>
          <w:lang w:val="en-US"/>
        </w:rPr>
        <w:t xml:space="preserve">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m:t>
            </m:r>
          </m:sub>
        </m:sSub>
      </m:oMath>
      <w:r w:rsidRPr="00505108">
        <w:rPr>
          <w:rFonts w:ascii="Times" w:hAnsi="Times"/>
          <w:lang w:val="en-US"/>
        </w:rPr>
        <w:t xml:space="preserve"> is predation mortality</w:t>
      </w:r>
      <w:r w:rsidR="00F12DE8">
        <w:rPr>
          <w:rFonts w:ascii="Times" w:hAnsi="Times"/>
          <w:lang w:val="en-US"/>
        </w:rPr>
        <w:t xml:space="preserve"> </w:t>
      </w:r>
      <w:r w:rsidR="00E153D5" w:rsidRPr="00505108">
        <w:rPr>
          <w:rFonts w:ascii="Times" w:hAnsi="Times"/>
          <w:lang w:val="en-US"/>
        </w:rPr>
        <w:t xml:space="preserve">and lambda is </w:t>
      </w:r>
      <w:r w:rsidR="00F47AE5" w:rsidRPr="00505108">
        <w:rPr>
          <w:rFonts w:ascii="Times" w:hAnsi="Times"/>
          <w:lang w:val="en-US"/>
        </w:rPr>
        <w:t xml:space="preserve">defined as </w:t>
      </w:r>
      <m:oMath>
        <m:r>
          <w:rPr>
            <w:rFonts w:ascii="Cambria Math" w:hAnsi="Cambria Math"/>
            <w:lang w:val="en-US"/>
          </w:rPr>
          <m:t>-2-</m:t>
        </m:r>
        <w:commentRangeStart w:id="393"/>
        <m:r>
          <w:rPr>
            <w:rFonts w:ascii="Cambria Math" w:hAnsi="Cambria Math"/>
            <w:lang w:val="en-US"/>
          </w:rPr>
          <m:t>q+n</m:t>
        </m:r>
      </m:oMath>
      <w:r w:rsidRPr="00505108">
        <w:rPr>
          <w:rFonts w:ascii="Times" w:hAnsi="Times"/>
          <w:lang w:val="en-US"/>
        </w:rPr>
        <w:t>.</w:t>
      </w:r>
      <w:ins w:id="394" w:author="Asta Audzijonyte" w:date="2020-01-10T13:49:00Z">
        <w:r w:rsidR="00AD67E3">
          <w:rPr>
            <w:rFonts w:ascii="Times" w:hAnsi="Times"/>
            <w:lang w:val="en-US"/>
          </w:rPr>
          <w:t xml:space="preserve"> </w:t>
        </w:r>
      </w:ins>
      <w:commentRangeEnd w:id="393"/>
      <w:r w:rsidR="008A569A">
        <w:rPr>
          <w:rStyle w:val="Kommentarsreferens"/>
        </w:rPr>
        <w:commentReference w:id="393"/>
      </w:r>
      <w:ins w:id="395" w:author="Asta Audzijonyte" w:date="2020-01-10T13:49:00Z">
        <w:r w:rsidR="00AD67E3">
          <w:rPr>
            <w:rFonts w:ascii="Times" w:hAnsi="Times"/>
            <w:lang w:val="en-US"/>
          </w:rPr>
          <w:t>(Andersen 2019</w:t>
        </w:r>
      </w:ins>
      <w:ins w:id="396" w:author="Asta Audzijonyte" w:date="2020-01-10T13:50:00Z">
        <w:r w:rsidR="00AD67E3">
          <w:rPr>
            <w:rFonts w:ascii="Times" w:hAnsi="Times"/>
            <w:lang w:val="en-US"/>
          </w:rPr>
          <w:t xml:space="preserve"> – his book could be an easy reference)</w:t>
        </w:r>
      </w:ins>
    </w:p>
    <w:p w14:paraId="25091500" w14:textId="77777777" w:rsidR="00A3638F" w:rsidRPr="00505108" w:rsidRDefault="00A3638F" w:rsidP="00182BA9">
      <w:pPr>
        <w:spacing w:line="480" w:lineRule="auto"/>
        <w:contextualSpacing/>
        <w:jc w:val="both"/>
        <w:rPr>
          <w:i/>
          <w:lang w:val="en-US"/>
        </w:rPr>
      </w:pPr>
    </w:p>
    <w:p w14:paraId="415CDCCA" w14:textId="3AC14F39" w:rsidR="00FC4AA1" w:rsidRPr="00505108" w:rsidRDefault="00FC4AA1" w:rsidP="00182BA9">
      <w:pPr>
        <w:spacing w:line="480" w:lineRule="auto"/>
        <w:contextualSpacing/>
        <w:jc w:val="both"/>
        <w:rPr>
          <w:i/>
          <w:lang w:val="en-US"/>
        </w:rPr>
      </w:pPr>
      <w:r w:rsidRPr="00505108">
        <w:rPr>
          <w:i/>
          <w:lang w:val="en-US"/>
        </w:rPr>
        <w:t>Temperature</w:t>
      </w:r>
      <w:r w:rsidR="00947007" w:rsidRPr="00505108">
        <w:rPr>
          <w:i/>
          <w:lang w:val="en-US"/>
        </w:rPr>
        <w:t xml:space="preserve"> dependence</w:t>
      </w:r>
    </w:p>
    <w:p w14:paraId="5ED41849" w14:textId="4B475326" w:rsidR="00A800FE" w:rsidRPr="00505108" w:rsidRDefault="001773F1" w:rsidP="00A800FE">
      <w:pPr>
        <w:spacing w:line="480" w:lineRule="auto"/>
        <w:jc w:val="both"/>
        <w:rPr>
          <w:rFonts w:ascii="Times" w:hAnsi="Times"/>
          <w:lang w:val="en-US"/>
        </w:rPr>
      </w:pPr>
      <w:r w:rsidRPr="00505108">
        <w:rPr>
          <w:rFonts w:ascii="Times" w:hAnsi="Times"/>
          <w:lang w:val="en-US"/>
        </w:rPr>
        <w:t xml:space="preserve">Temperature </w:t>
      </w:r>
      <w:r w:rsidR="002B6538" w:rsidRPr="00505108">
        <w:rPr>
          <w:rFonts w:ascii="Times" w:hAnsi="Times"/>
          <w:lang w:val="en-US"/>
        </w:rPr>
        <w:t xml:space="preserve">affects </w:t>
      </w:r>
      <w:del w:id="397" w:author="Anna Gårdmark" w:date="2020-01-13T11:31:00Z">
        <w:r w:rsidRPr="00505108" w:rsidDel="008A569A">
          <w:rPr>
            <w:rFonts w:ascii="Times" w:hAnsi="Times"/>
            <w:lang w:val="en-US"/>
          </w:rPr>
          <w:delText>individual</w:delText>
        </w:r>
      </w:del>
      <w:ins w:id="398" w:author="Anna Gårdmark" w:date="2020-01-13T11:32:00Z">
        <w:r w:rsidR="008A569A">
          <w:rPr>
            <w:rFonts w:ascii="Times" w:hAnsi="Times"/>
            <w:lang w:val="en-US"/>
          </w:rPr>
          <w:t xml:space="preserve">the rate of </w:t>
        </w:r>
      </w:ins>
      <w:del w:id="399" w:author="Anna Gårdmark" w:date="2020-01-13T11:31:00Z">
        <w:r w:rsidRPr="00505108" w:rsidDel="008A569A">
          <w:rPr>
            <w:rFonts w:ascii="Times" w:hAnsi="Times"/>
            <w:lang w:val="en-US"/>
          </w:rPr>
          <w:delText xml:space="preserve"> </w:delText>
        </w:r>
      </w:del>
      <w:r w:rsidRPr="00505108">
        <w:rPr>
          <w:rFonts w:ascii="Times" w:hAnsi="Times"/>
          <w:lang w:val="en-US"/>
        </w:rPr>
        <w:t>metabolism</w:t>
      </w:r>
      <w:r w:rsidR="00870E0D" w:rsidRPr="00505108">
        <w:rPr>
          <w:rFonts w:ascii="Times" w:hAnsi="Times"/>
          <w:lang w:val="en-US"/>
        </w:rPr>
        <w:t xml:space="preserve"> </w:t>
      </w:r>
      <w:r w:rsidR="00B41118" w:rsidRPr="00505108">
        <w:rPr>
          <w:rFonts w:ascii="Times" w:hAnsi="Times"/>
          <w:lang w:val="en-US"/>
        </w:rPr>
        <w:fldChar w:fldCharType="begin"/>
      </w:r>
      <w:r w:rsidR="00CC2BA6" w:rsidRPr="00505108">
        <w:rPr>
          <w:rFonts w:ascii="Times" w:hAnsi="Times"/>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lang w:val="en-US"/>
        </w:rPr>
        <w:fldChar w:fldCharType="separate"/>
      </w:r>
      <w:r w:rsidR="00CC2BA6" w:rsidRPr="00EE1CF3">
        <w:rPr>
          <w:rFonts w:ascii="Times" w:hAnsi="Times" w:cs="Times New Roman"/>
          <w:lang w:val="en-GB"/>
          <w:rPrChange w:id="400" w:author="Anna Gårdmark" w:date="2020-01-13T08:20:00Z">
            <w:rPr>
              <w:rFonts w:ascii="Times" w:hAnsi="Times" w:cs="Times New Roman"/>
            </w:rPr>
          </w:rPrChange>
        </w:rPr>
        <w:t xml:space="preserve">(Clarke &amp; Johnston 1999; </w:t>
      </w:r>
      <w:proofErr w:type="spellStart"/>
      <w:r w:rsidR="00CC2BA6" w:rsidRPr="00EE1CF3">
        <w:rPr>
          <w:rFonts w:ascii="Times" w:hAnsi="Times" w:cs="Times New Roman"/>
          <w:lang w:val="en-GB"/>
          <w:rPrChange w:id="401" w:author="Anna Gårdmark" w:date="2020-01-13T08:20:00Z">
            <w:rPr>
              <w:rFonts w:ascii="Times" w:hAnsi="Times" w:cs="Times New Roman"/>
            </w:rPr>
          </w:rPrChange>
        </w:rPr>
        <w:t>Gillooly</w:t>
      </w:r>
      <w:proofErr w:type="spellEnd"/>
      <w:r w:rsidR="00CC2BA6" w:rsidRPr="00EE1CF3">
        <w:rPr>
          <w:rFonts w:ascii="Times" w:hAnsi="Times" w:cs="Times New Roman"/>
          <w:lang w:val="en-GB"/>
          <w:rPrChange w:id="402" w:author="Anna Gårdmark" w:date="2020-01-13T08:20:00Z">
            <w:rPr>
              <w:rFonts w:ascii="Times" w:hAnsi="Times" w:cs="Times New Roman"/>
            </w:rPr>
          </w:rPrChange>
        </w:rPr>
        <w:t xml:space="preserve"> </w:t>
      </w:r>
      <w:r w:rsidR="00CC2BA6" w:rsidRPr="00EE1CF3">
        <w:rPr>
          <w:rFonts w:ascii="Times" w:hAnsi="Times" w:cs="Times New Roman"/>
          <w:i/>
          <w:iCs/>
          <w:lang w:val="en-GB"/>
          <w:rPrChange w:id="403" w:author="Anna Gårdmark" w:date="2020-01-13T08:20:00Z">
            <w:rPr>
              <w:rFonts w:ascii="Times" w:hAnsi="Times" w:cs="Times New Roman"/>
              <w:i/>
              <w:iCs/>
            </w:rPr>
          </w:rPrChange>
        </w:rPr>
        <w:t>et al.</w:t>
      </w:r>
      <w:r w:rsidR="00CC2BA6" w:rsidRPr="00EE1CF3">
        <w:rPr>
          <w:rFonts w:ascii="Times" w:hAnsi="Times" w:cs="Times New Roman"/>
          <w:lang w:val="en-GB"/>
          <w:rPrChange w:id="404" w:author="Anna Gårdmark" w:date="2020-01-13T08:20:00Z">
            <w:rPr>
              <w:rFonts w:ascii="Times" w:hAnsi="Times" w:cs="Times New Roman"/>
            </w:rPr>
          </w:rPrChange>
        </w:rPr>
        <w:t xml:space="preserve"> 2001)</w:t>
      </w:r>
      <w:r w:rsidR="00B41118" w:rsidRPr="00505108">
        <w:rPr>
          <w:rFonts w:ascii="Times" w:hAnsi="Times"/>
          <w:lang w:val="en-US"/>
        </w:rPr>
        <w:fldChar w:fldCharType="end"/>
      </w:r>
      <w:r w:rsidR="00BE61FE" w:rsidRPr="00505108">
        <w:rPr>
          <w:rFonts w:ascii="Times" w:hAnsi="Times"/>
          <w:lang w:val="en-US"/>
        </w:rPr>
        <w:t xml:space="preserve">, and thus </w:t>
      </w:r>
      <w:del w:id="405" w:author="Anna Gårdmark" w:date="2020-01-13T11:32:00Z">
        <w:r w:rsidR="00BE61FE" w:rsidRPr="00505108" w:rsidDel="008A569A">
          <w:rPr>
            <w:rFonts w:ascii="Times" w:hAnsi="Times"/>
            <w:lang w:val="en-US"/>
          </w:rPr>
          <w:delText xml:space="preserve">also </w:delText>
        </w:r>
      </w:del>
      <w:del w:id="406" w:author="Anna Gårdmark" w:date="2020-01-13T11:31:00Z">
        <w:r w:rsidR="00BE61FE" w:rsidRPr="00505108" w:rsidDel="008A569A">
          <w:rPr>
            <w:rFonts w:ascii="Times" w:hAnsi="Times"/>
            <w:lang w:val="en-US"/>
          </w:rPr>
          <w:delText>affects</w:delText>
        </w:r>
        <w:r w:rsidR="00325753" w:rsidRPr="00505108" w:rsidDel="008A569A">
          <w:rPr>
            <w:rFonts w:ascii="Times" w:hAnsi="Times"/>
            <w:lang w:val="en-US"/>
          </w:rPr>
          <w:delText xml:space="preserve"> </w:delText>
        </w:r>
      </w:del>
      <w:r w:rsidR="003B10E7" w:rsidRPr="00505108">
        <w:rPr>
          <w:rFonts w:ascii="Times" w:hAnsi="Times"/>
          <w:lang w:val="en-US"/>
        </w:rPr>
        <w:t>the bioenergetic</w:t>
      </w:r>
      <w:r w:rsidR="00525754">
        <w:rPr>
          <w:rFonts w:ascii="Times" w:hAnsi="Times"/>
          <w:lang w:val="en-US"/>
        </w:rPr>
        <w:t>s</w:t>
      </w:r>
      <w:r w:rsidR="003B10E7" w:rsidRPr="00505108">
        <w:rPr>
          <w:rFonts w:ascii="Times" w:hAnsi="Times"/>
          <w:lang w:val="en-US"/>
        </w:rPr>
        <w:t xml:space="preserve"> of individuals</w:t>
      </w:r>
      <w:r w:rsidR="008F0CF1" w:rsidRPr="00505108">
        <w:rPr>
          <w:rFonts w:ascii="Times" w:hAnsi="Times"/>
          <w:lang w:val="en-US"/>
        </w:rPr>
        <w:t xml:space="preserve">, </w:t>
      </w:r>
      <w:ins w:id="407" w:author="Anna Gårdmark" w:date="2020-01-13T11:32:00Z">
        <w:r w:rsidR="008A569A">
          <w:rPr>
            <w:rFonts w:ascii="Times" w:hAnsi="Times"/>
            <w:lang w:val="en-US"/>
          </w:rPr>
          <w:t xml:space="preserve">also </w:t>
        </w:r>
      </w:ins>
      <w:r w:rsidR="00B10A3B">
        <w:rPr>
          <w:rFonts w:ascii="Times" w:hAnsi="Times"/>
          <w:lang w:val="en-US"/>
        </w:rPr>
        <w:t xml:space="preserve">through </w:t>
      </w:r>
      <w:r w:rsidR="008F0CF1" w:rsidRPr="00505108">
        <w:rPr>
          <w:rFonts w:ascii="Times" w:hAnsi="Times"/>
          <w:lang w:val="en-US"/>
        </w:rPr>
        <w:t xml:space="preserve">e.g. </w:t>
      </w:r>
      <w:r w:rsidR="00B56AF5" w:rsidRPr="00505108">
        <w:rPr>
          <w:rFonts w:ascii="Times" w:hAnsi="Times"/>
          <w:lang w:val="en-US"/>
        </w:rPr>
        <w:t xml:space="preserve">maximum </w:t>
      </w:r>
      <w:r w:rsidR="008F0CF1" w:rsidRPr="00505108">
        <w:rPr>
          <w:rFonts w:ascii="Times" w:hAnsi="Times"/>
          <w:lang w:val="en-US"/>
        </w:rPr>
        <w:t>consumption rates</w:t>
      </w:r>
      <w:r w:rsidR="00F44628" w:rsidRPr="00505108">
        <w:rPr>
          <w:rFonts w:ascii="Times" w:hAnsi="Times"/>
          <w:lang w:val="en-US"/>
        </w:rPr>
        <w:t xml:space="preserve"> </w:t>
      </w:r>
      <w:r w:rsidR="00F44628" w:rsidRPr="00505108">
        <w:rPr>
          <w:rFonts w:ascii="Times" w:hAnsi="Times"/>
          <w:lang w:val="en-US"/>
        </w:rPr>
        <w:fldChar w:fldCharType="begin"/>
      </w:r>
      <w:r w:rsidR="00F44628" w:rsidRPr="00505108">
        <w:rPr>
          <w:rFonts w:ascii="Times" w:hAnsi="Times"/>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lang w:val="en-US"/>
        </w:rPr>
        <w:fldChar w:fldCharType="separate"/>
      </w:r>
      <w:r w:rsidR="00F44628" w:rsidRPr="00EE1CF3">
        <w:rPr>
          <w:rFonts w:ascii="Times" w:hAnsi="Times" w:cs="Times New Roman"/>
          <w:lang w:val="en-GB"/>
          <w:rPrChange w:id="408" w:author="Anna Gårdmark" w:date="2020-01-13T08:20:00Z">
            <w:rPr>
              <w:rFonts w:ascii="Times" w:hAnsi="Times" w:cs="Times New Roman"/>
            </w:rPr>
          </w:rPrChange>
        </w:rPr>
        <w:t xml:space="preserve">(Englund </w:t>
      </w:r>
      <w:r w:rsidR="00F44628" w:rsidRPr="00EE1CF3">
        <w:rPr>
          <w:rFonts w:ascii="Times" w:hAnsi="Times" w:cs="Times New Roman"/>
          <w:i/>
          <w:iCs/>
          <w:lang w:val="en-GB"/>
          <w:rPrChange w:id="409" w:author="Anna Gårdmark" w:date="2020-01-13T08:20:00Z">
            <w:rPr>
              <w:rFonts w:ascii="Times" w:hAnsi="Times" w:cs="Times New Roman"/>
              <w:i/>
              <w:iCs/>
            </w:rPr>
          </w:rPrChange>
        </w:rPr>
        <w:t>et al.</w:t>
      </w:r>
      <w:r w:rsidR="00F44628" w:rsidRPr="00EE1CF3">
        <w:rPr>
          <w:rFonts w:ascii="Times" w:hAnsi="Times" w:cs="Times New Roman"/>
          <w:lang w:val="en-GB"/>
          <w:rPrChange w:id="410" w:author="Anna Gårdmark" w:date="2020-01-13T08:20:00Z">
            <w:rPr>
              <w:rFonts w:ascii="Times" w:hAnsi="Times" w:cs="Times New Roman"/>
            </w:rPr>
          </w:rPrChange>
        </w:rPr>
        <w:t xml:space="preserve"> 2011; Rall </w:t>
      </w:r>
      <w:r w:rsidR="00F44628" w:rsidRPr="00EE1CF3">
        <w:rPr>
          <w:rFonts w:ascii="Times" w:hAnsi="Times" w:cs="Times New Roman"/>
          <w:i/>
          <w:iCs/>
          <w:lang w:val="en-GB"/>
          <w:rPrChange w:id="411" w:author="Anna Gårdmark" w:date="2020-01-13T08:20:00Z">
            <w:rPr>
              <w:rFonts w:ascii="Times" w:hAnsi="Times" w:cs="Times New Roman"/>
              <w:i/>
              <w:iCs/>
            </w:rPr>
          </w:rPrChange>
        </w:rPr>
        <w:t>et al.</w:t>
      </w:r>
      <w:r w:rsidR="00F44628" w:rsidRPr="00EE1CF3">
        <w:rPr>
          <w:rFonts w:ascii="Times" w:hAnsi="Times" w:cs="Times New Roman"/>
          <w:lang w:val="en-GB"/>
          <w:rPrChange w:id="412" w:author="Anna Gårdmark" w:date="2020-01-13T08:20:00Z">
            <w:rPr>
              <w:rFonts w:ascii="Times" w:hAnsi="Times" w:cs="Times New Roman"/>
            </w:rPr>
          </w:rPrChange>
        </w:rPr>
        <w:t xml:space="preserve"> 2012)</w:t>
      </w:r>
      <w:r w:rsidR="00F44628" w:rsidRPr="00505108">
        <w:rPr>
          <w:rFonts w:ascii="Times" w:hAnsi="Times"/>
          <w:lang w:val="en-US"/>
        </w:rPr>
        <w:fldChar w:fldCharType="end"/>
      </w:r>
      <w:r w:rsidR="008F0CF1" w:rsidRPr="00505108">
        <w:rPr>
          <w:rFonts w:ascii="Times" w:hAnsi="Times"/>
          <w:lang w:val="en-US"/>
        </w:rPr>
        <w:t>,</w:t>
      </w:r>
      <w:ins w:id="413" w:author="Asta Audzijonyte" w:date="2020-01-10T13:53:00Z">
        <w:r w:rsidR="00AD67E3">
          <w:rPr>
            <w:rFonts w:ascii="Times" w:hAnsi="Times"/>
            <w:lang w:val="en-US"/>
          </w:rPr>
          <w:t xml:space="preserve"> </w:t>
        </w:r>
        <w:del w:id="414" w:author="Anna Gårdmark" w:date="2020-01-13T11:32:00Z">
          <w:r w:rsidR="00AD67E3" w:rsidDel="008A569A">
            <w:rPr>
              <w:rFonts w:ascii="Times" w:hAnsi="Times"/>
              <w:lang w:val="en-US"/>
            </w:rPr>
            <w:delText>metabolic rates (refs)</w:delText>
          </w:r>
        </w:del>
        <w:r w:rsidR="00AD67E3">
          <w:rPr>
            <w:rFonts w:ascii="Times" w:hAnsi="Times"/>
            <w:lang w:val="en-US"/>
          </w:rPr>
          <w:t>,</w:t>
        </w:r>
      </w:ins>
      <w:r w:rsidR="008F0CF1" w:rsidRPr="00505108">
        <w:rPr>
          <w:rFonts w:ascii="Times" w:hAnsi="Times"/>
          <w:lang w:val="en-US"/>
        </w:rPr>
        <w:t xml:space="preserve"> </w:t>
      </w:r>
      <w:r w:rsidR="00BE3E91" w:rsidRPr="00505108">
        <w:rPr>
          <w:rFonts w:ascii="Times" w:hAnsi="Times"/>
          <w:lang w:val="en-US"/>
        </w:rPr>
        <w:t>and mortality</w:t>
      </w:r>
      <w:r w:rsidR="003F3E99" w:rsidRPr="00505108">
        <w:rPr>
          <w:rFonts w:ascii="Times" w:hAnsi="Times"/>
          <w:lang w:val="en-US"/>
        </w:rPr>
        <w:t xml:space="preserve"> </w:t>
      </w:r>
      <w:r w:rsidR="00420B4E" w:rsidRPr="00505108">
        <w:rPr>
          <w:rFonts w:ascii="Times" w:hAnsi="Times"/>
          <w:lang w:val="en-US"/>
        </w:rPr>
        <w:fldChar w:fldCharType="begin"/>
      </w:r>
      <w:r w:rsidR="000B2F98" w:rsidRPr="00505108">
        <w:rPr>
          <w:rFonts w:ascii="Times" w:hAnsi="Times"/>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lang w:val="en-US"/>
        </w:rPr>
        <w:fldChar w:fldCharType="separate"/>
      </w:r>
      <w:r w:rsidR="000B2F98" w:rsidRPr="00EE1CF3">
        <w:rPr>
          <w:rFonts w:ascii="Times" w:hAnsi="Times" w:cs="Times New Roman"/>
          <w:lang w:val="en-GB"/>
          <w:rPrChange w:id="415" w:author="Anna Gårdmark" w:date="2020-01-13T08:20:00Z">
            <w:rPr>
              <w:rFonts w:ascii="Times" w:hAnsi="Times" w:cs="Times New Roman"/>
            </w:rPr>
          </w:rPrChange>
        </w:rPr>
        <w:t xml:space="preserve">(Pauly 1980; Thorson </w:t>
      </w:r>
      <w:r w:rsidR="000B2F98" w:rsidRPr="00EE1CF3">
        <w:rPr>
          <w:rFonts w:ascii="Times" w:hAnsi="Times" w:cs="Times New Roman"/>
          <w:i/>
          <w:iCs/>
          <w:lang w:val="en-GB"/>
          <w:rPrChange w:id="416" w:author="Anna Gårdmark" w:date="2020-01-13T08:20:00Z">
            <w:rPr>
              <w:rFonts w:ascii="Times" w:hAnsi="Times" w:cs="Times New Roman"/>
              <w:i/>
              <w:iCs/>
            </w:rPr>
          </w:rPrChange>
        </w:rPr>
        <w:t>et al.</w:t>
      </w:r>
      <w:r w:rsidR="000B2F98" w:rsidRPr="00EE1CF3">
        <w:rPr>
          <w:rFonts w:ascii="Times" w:hAnsi="Times" w:cs="Times New Roman"/>
          <w:lang w:val="en-GB"/>
          <w:rPrChange w:id="417" w:author="Anna Gårdmark" w:date="2020-01-13T08:20:00Z">
            <w:rPr>
              <w:rFonts w:ascii="Times" w:hAnsi="Times" w:cs="Times New Roman"/>
            </w:rPr>
          </w:rPrChange>
        </w:rPr>
        <w:t xml:space="preserve"> 2017)</w:t>
      </w:r>
      <w:r w:rsidR="00420B4E" w:rsidRPr="00505108">
        <w:rPr>
          <w:rFonts w:ascii="Times" w:hAnsi="Times"/>
          <w:lang w:val="en-US"/>
        </w:rPr>
        <w:fldChar w:fldCharType="end"/>
      </w:r>
      <w:r w:rsidR="00E93A5C" w:rsidRPr="00505108">
        <w:rPr>
          <w:rFonts w:ascii="Times" w:hAnsi="Times"/>
          <w:lang w:val="en-US"/>
        </w:rPr>
        <w:t xml:space="preserve">. </w:t>
      </w:r>
      <w:r w:rsidR="008637E9" w:rsidRPr="00505108">
        <w:rPr>
          <w:rFonts w:ascii="Times" w:hAnsi="Times"/>
          <w:lang w:val="en-US"/>
        </w:rPr>
        <w:t>We scale</w:t>
      </w:r>
      <w:ins w:id="418" w:author="Anna Gårdmark" w:date="2020-01-13T11:32:00Z">
        <w:r w:rsidR="008A569A">
          <w:rPr>
            <w:rFonts w:ascii="Times" w:hAnsi="Times"/>
            <w:lang w:val="en-US"/>
          </w:rPr>
          <w:t xml:space="preserve"> rates of</w:t>
        </w:r>
      </w:ins>
      <w:r w:rsidR="008637E9" w:rsidRPr="00505108">
        <w:rPr>
          <w:rFonts w:ascii="Times" w:hAnsi="Times"/>
          <w:lang w:val="en-US"/>
        </w:rPr>
        <w:t xml:space="preserve"> </w:t>
      </w:r>
      <w:r w:rsidR="000C2AAC">
        <w:rPr>
          <w:rFonts w:ascii="Times" w:hAnsi="Times"/>
          <w:lang w:val="en-US"/>
        </w:rPr>
        <w:t xml:space="preserve">individual </w:t>
      </w:r>
      <w:r w:rsidR="008637E9" w:rsidRPr="00505108">
        <w:rPr>
          <w:rFonts w:ascii="Times" w:hAnsi="Times"/>
          <w:lang w:val="en-US"/>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Change w:id="419" w:author="Anna Gårdmark" w:date="2020-01-13T08:20:00Z">
                  <w:rPr>
                    <w:rFonts w:ascii="Cambria Math" w:eastAsia="Calibri" w:hAnsi="Cambria Math" w:cs="Arial"/>
                  </w:rPr>
                </w:rPrChange>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EE1CF3">
        <w:rPr>
          <w:rFonts w:ascii="Times" w:hAnsi="Times"/>
          <w:lang w:val="en-GB"/>
          <w:rPrChange w:id="420" w:author="Anna Gårdmark" w:date="2020-01-13T08:20:00Z">
            <w:rPr>
              <w:rFonts w:ascii="Times" w:hAnsi="Times"/>
            </w:rPr>
          </w:rPrChange>
        </w:rPr>
        <w:t>), maximum consumption (</w:t>
      </w:r>
      <m:oMath>
        <m:sSub>
          <m:sSubPr>
            <m:ctrlPr>
              <w:rPr>
                <w:rFonts w:ascii="Cambria Math" w:eastAsia="Calibri" w:hAnsi="Cambria Math" w:cs="Arial"/>
                <w:i/>
              </w:rPr>
            </m:ctrlPr>
          </m:sSubPr>
          <m:e>
            <m:r>
              <w:rPr>
                <w:rFonts w:ascii="Cambria Math" w:eastAsia="Calibri" w:hAnsi="Cambria Math" w:cs="Arial"/>
                <w:lang w:val="en-GB"/>
                <w:rPrChange w:id="421" w:author="Anna Gårdmark" w:date="2020-01-13T08:20:00Z">
                  <w:rPr>
                    <w:rFonts w:ascii="Cambria Math" w:eastAsia="Calibri" w:hAnsi="Cambria Math" w:cs="Arial"/>
                  </w:rPr>
                </w:rPrChange>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EE1CF3">
        <w:rPr>
          <w:rFonts w:ascii="Times" w:hAnsi="Times"/>
          <w:lang w:val="en-GB"/>
          <w:rPrChange w:id="422" w:author="Anna Gårdmark" w:date="2020-01-13T08:20:00Z">
            <w:rPr>
              <w:rFonts w:ascii="Times" w:hAnsi="Times"/>
            </w:rPr>
          </w:rPrChange>
        </w:rPr>
        <w:t>) and background mortality</w:t>
      </w:r>
      <w:r w:rsidR="009066DC" w:rsidRPr="00EE1CF3">
        <w:rPr>
          <w:rFonts w:ascii="Times" w:hAnsi="Times"/>
          <w:lang w:val="en-GB"/>
          <w:rPrChange w:id="423" w:author="Anna Gårdmark" w:date="2020-01-13T08:20:00Z">
            <w:rPr>
              <w:rFonts w:ascii="Times" w:hAnsi="Times"/>
            </w:rPr>
          </w:rPrChange>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n-1</m:t>
            </m:r>
          </m:sup>
        </m:sSubSup>
      </m:oMath>
      <w:r w:rsidR="009066DC" w:rsidRPr="00EE1CF3">
        <w:rPr>
          <w:rFonts w:ascii="Times" w:hAnsi="Times"/>
          <w:lang w:val="en-GB"/>
          <w:rPrChange w:id="424" w:author="Anna Gårdmark" w:date="2020-01-13T08:20:00Z">
            <w:rPr>
              <w:rFonts w:ascii="Times" w:hAnsi="Times"/>
            </w:rPr>
          </w:rPrChange>
        </w:rPr>
        <w:t>)</w:t>
      </w:r>
      <w:r w:rsidR="00CA5E8C" w:rsidRPr="00EE1CF3">
        <w:rPr>
          <w:rFonts w:ascii="Times" w:hAnsi="Times"/>
          <w:lang w:val="en-GB"/>
          <w:rPrChange w:id="425" w:author="Anna Gårdmark" w:date="2020-01-13T08:20:00Z">
            <w:rPr>
              <w:rFonts w:ascii="Times" w:hAnsi="Times"/>
            </w:rPr>
          </w:rPrChange>
        </w:rPr>
        <w:t xml:space="preserve"> with temperature </w:t>
      </w:r>
      <w:r w:rsidR="006D2CA4">
        <w:rPr>
          <w:rFonts w:ascii="Times" w:hAnsi="Times"/>
          <w:lang w:val="en-US"/>
        </w:rPr>
        <w:t xml:space="preserve">using </w:t>
      </w:r>
      <w:r w:rsidR="00A800FE" w:rsidRPr="00505108">
        <w:rPr>
          <w:rFonts w:ascii="Times" w:hAnsi="Times"/>
          <w:lang w:val="en-US"/>
        </w:rPr>
        <w:t xml:space="preserve">an Arrhenius temperature correction factor: </w:t>
      </w:r>
    </w:p>
    <w:p w14:paraId="09B496D1" w14:textId="5B6A8F6B" w:rsidR="00A800FE" w:rsidRPr="00505108" w:rsidRDefault="00A800FE" w:rsidP="00A800FE">
      <w:pPr>
        <w:spacing w:line="480" w:lineRule="auto"/>
        <w:jc w:val="both"/>
        <w:rPr>
          <w:rFonts w:ascii="Times" w:hAnsi="Times"/>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e>
                  </m:d>
                </m:num>
                <m:den>
                  <m:r>
                    <w:rPr>
                      <w:rFonts w:ascii="Cambria Math" w:hAnsi="Cambria Math"/>
                      <w:lang w:val="en-US"/>
                    </w:rPr>
                    <m:t>kT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den>
              </m:f>
            </m:sup>
          </m:sSup>
        </m:oMath>
      </m:oMathPara>
    </w:p>
    <w:p w14:paraId="0AE4E04A" w14:textId="29DB159B" w:rsidR="00103047" w:rsidRPr="00505108" w:rsidRDefault="00A800FE" w:rsidP="00103047">
      <w:pPr>
        <w:spacing w:line="480" w:lineRule="auto"/>
        <w:jc w:val="both"/>
        <w:rPr>
          <w:rFonts w:ascii="Times" w:hAnsi="Times"/>
          <w:lang w:val="en-US"/>
        </w:rPr>
      </w:pPr>
      <w:proofErr w:type="gramStart"/>
      <w:r w:rsidRPr="00505108">
        <w:rPr>
          <w:rFonts w:ascii="Times" w:hAnsi="Times"/>
          <w:lang w:val="en-US"/>
        </w:rPr>
        <w:t>where</w:t>
      </w:r>
      <w:proofErr w:type="gramEnd"/>
      <w:r w:rsidRPr="00505108">
        <w:rPr>
          <w:rFonts w:ascii="Times" w:hAnsi="Times"/>
          <w:lang w:val="en-US"/>
        </w:rPr>
        <w:t xml:space="preserve"> </w:t>
      </w:r>
      <w:commentRangeStart w:id="426"/>
      <m:oMath>
        <m:sSub>
          <m:sSubPr>
            <m:ctrlPr>
              <w:rPr>
                <w:rFonts w:ascii="Cambria Math" w:hAnsi="Cambria Math"/>
                <w:i/>
                <w:lang w:val="en-US"/>
              </w:rPr>
            </m:ctrlPr>
          </m:sSubPr>
          <m:e>
            <m:r>
              <w:rPr>
                <w:rFonts w:ascii="Cambria Math" w:hAnsi="Cambria Math"/>
                <w:lang w:val="en-US"/>
              </w:rPr>
              <m:t>E</m:t>
            </m:r>
          </m:e>
          <m:sub>
            <m:r>
              <w:del w:id="427" w:author="Anna Gårdmark" w:date="2020-01-13T11:40:00Z">
                <w:rPr>
                  <w:rFonts w:ascii="Cambria Math" w:hAnsi="Cambria Math"/>
                  <w:lang w:val="en-US"/>
                </w:rPr>
                <m:t>i</m:t>
              </w:del>
            </m:r>
            <m:r>
              <w:ins w:id="428" w:author="Anna Gårdmark" w:date="2020-01-13T11:40:00Z">
                <w:rPr>
                  <w:rFonts w:ascii="Cambria Math" w:hAnsi="Cambria Math"/>
                  <w:lang w:val="en-US"/>
                </w:rPr>
                <m:t>k</m:t>
              </w:ins>
            </m:r>
          </m:sub>
        </m:sSub>
      </m:oMath>
      <w:r w:rsidRPr="00505108">
        <w:rPr>
          <w:rFonts w:ascii="Times" w:hAnsi="Times"/>
          <w:lang w:val="en-US"/>
        </w:rPr>
        <w:t xml:space="preserve"> is the activation energy</w:t>
      </w:r>
      <w:r w:rsidR="00C33856">
        <w:rPr>
          <w:rFonts w:ascii="Times" w:hAnsi="Times"/>
          <w:lang w:val="en-US"/>
        </w:rPr>
        <w:t xml:space="preserve"> </w:t>
      </w:r>
      <w:commentRangeEnd w:id="426"/>
      <w:r w:rsidR="001E5279">
        <w:rPr>
          <w:rStyle w:val="Kommentarsreferens"/>
        </w:rPr>
        <w:commentReference w:id="426"/>
      </w:r>
      <w:r w:rsidR="00C33856">
        <w:rPr>
          <w:rFonts w:ascii="Times" w:hAnsi="Times"/>
          <w:lang w:val="en-US"/>
        </w:rPr>
        <w:t xml:space="preserve">for individual rate </w:t>
      </w:r>
      <m:oMath>
        <m:r>
          <w:rPr>
            <w:rFonts w:ascii="Cambria Math" w:hAnsi="Cambria Math"/>
            <w:lang w:val="en-US"/>
          </w:rPr>
          <m:t>k</m:t>
        </m:r>
      </m:oMath>
      <w:r w:rsidRPr="00505108">
        <w:rPr>
          <w:rFonts w:ascii="Times" w:hAnsi="Times"/>
          <w:lang w:val="en-US"/>
        </w:rPr>
        <w:t xml:space="preserve"> [</w:t>
      </w:r>
      <m:oMath>
        <m:r>
          <m:rPr>
            <m:sty m:val="p"/>
          </m:rPr>
          <w:rPr>
            <w:rFonts w:ascii="Cambria Math" w:hAnsi="Cambria Math"/>
            <w:lang w:val="en-US"/>
          </w:rPr>
          <m:t>eV</m:t>
        </m:r>
      </m:oMath>
      <w:r w:rsidRPr="00505108">
        <w:rPr>
          <w:rFonts w:ascii="Times" w:hAnsi="Times"/>
          <w:lang w:val="en-US"/>
        </w:rPr>
        <w:t xml:space="preserve">], </w:t>
      </w:r>
      <m:oMath>
        <m:r>
          <w:rPr>
            <w:rFonts w:ascii="Cambria Math" w:hAnsi="Cambria Math"/>
            <w:lang w:val="en-US"/>
          </w:rPr>
          <m:t>T</m:t>
        </m:r>
      </m:oMath>
      <w:r w:rsidRPr="00505108">
        <w:rPr>
          <w:rFonts w:ascii="Times" w:hAnsi="Times"/>
          <w:lang w:val="en-US"/>
        </w:rPr>
        <w:t xml:space="preserve"> is temperature [</w:t>
      </w:r>
      <m:oMath>
        <m:r>
          <m:rPr>
            <m:sty m:val="p"/>
          </m:rPr>
          <w:rPr>
            <w:rFonts w:ascii="Cambria Math" w:hAnsi="Cambria Math"/>
            <w:lang w:val="en-US"/>
          </w:rPr>
          <m:t>K</m:t>
        </m:r>
      </m:oMath>
      <w:r w:rsidRPr="00505108">
        <w:rPr>
          <w:rFonts w:ascii="Times" w:hAnsi="Times"/>
          <w:iCs/>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Pr="00505108">
        <w:rPr>
          <w:rFonts w:ascii="Times" w:hAnsi="Times"/>
          <w:lang w:val="en-US"/>
        </w:rPr>
        <w:t xml:space="preserve"> is the reference temperature</w:t>
      </w:r>
      <w:r w:rsidR="003E24B6">
        <w:rPr>
          <w:rFonts w:ascii="Times" w:hAnsi="Times"/>
          <w:lang w:val="en-US"/>
        </w:rPr>
        <w:t xml:space="preserve"> </w:t>
      </w:r>
      <w:r w:rsidR="0040100A">
        <w:rPr>
          <w:rFonts w:ascii="Times" w:hAnsi="Times"/>
          <w:lang w:val="en-US"/>
        </w:rPr>
        <w:t>(</w:t>
      </w:r>
      <w:ins w:id="429" w:author="Anna Gårdmark" w:date="2020-01-13T11:40:00Z">
        <w:r w:rsidR="001E5279">
          <w:rPr>
            <w:rFonts w:ascii="Times" w:hAnsi="Times"/>
            <w:lang w:val="en-US"/>
          </w:rPr>
          <w:t xml:space="preserve">here </w:t>
        </w:r>
      </w:ins>
      <w:r w:rsidR="003E24B6">
        <w:rPr>
          <w:rFonts w:ascii="Times" w:hAnsi="Times"/>
          <w:lang w:val="en-US"/>
        </w:rPr>
        <w:t>283.15</w:t>
      </w:r>
      <w:r w:rsidR="003D6A7D">
        <w:rPr>
          <w:rFonts w:ascii="Times" w:hAnsi="Times"/>
          <w:lang w:val="en-US"/>
        </w:rPr>
        <w:t xml:space="preserve"> </w:t>
      </w:r>
      <m:oMath>
        <m:r>
          <m:rPr>
            <m:sty m:val="p"/>
          </m:rPr>
          <w:rPr>
            <w:rFonts w:ascii="Cambria Math" w:hAnsi="Cambria Math"/>
            <w:lang w:val="en-US"/>
          </w:rPr>
          <m:t>K</m:t>
        </m:r>
      </m:oMath>
      <w:r w:rsidR="0040100A">
        <w:rPr>
          <w:rFonts w:ascii="Times" w:hAnsi="Times"/>
          <w:lang w:val="en-US"/>
        </w:rPr>
        <w:t xml:space="preserve">, </w:t>
      </w:r>
      <w:r w:rsidR="0040100A" w:rsidRPr="00505108">
        <w:rPr>
          <w:rFonts w:ascii="Times" w:hAnsi="Times"/>
          <w:lang w:val="en-US"/>
        </w:rPr>
        <w:t>where the correction factor=1</w:t>
      </w:r>
      <w:r w:rsidR="0040100A">
        <w:rPr>
          <w:rFonts w:ascii="Times" w:hAnsi="Times"/>
          <w:lang w:val="en-US"/>
        </w:rPr>
        <w:t>)</w:t>
      </w:r>
      <w:r w:rsidRPr="00505108">
        <w:rPr>
          <w:rFonts w:ascii="Times" w:hAnsi="Times"/>
          <w:lang w:val="en-US"/>
        </w:rPr>
        <w:t xml:space="preserve">, </w:t>
      </w:r>
      <w:r w:rsidRPr="00EE1CF3">
        <w:rPr>
          <w:rFonts w:cstheme="minorHAnsi"/>
          <w:bCs/>
          <w:lang w:val="en-GB"/>
          <w:rPrChange w:id="430" w:author="Anna Gårdmark" w:date="2020-01-13T08:20:00Z">
            <w:rPr>
              <w:rFonts w:cstheme="minorHAnsi"/>
              <w:bCs/>
            </w:rPr>
          </w:rPrChange>
        </w:rPr>
        <w:t xml:space="preserve">and </w:t>
      </w:r>
      <m:oMath>
        <m:r>
          <w:rPr>
            <w:rFonts w:ascii="Cambria Math" w:hAnsi="Cambria Math" w:cstheme="minorHAnsi"/>
          </w:rPr>
          <m:t>k</m:t>
        </m:r>
      </m:oMath>
      <w:r w:rsidRPr="00EE1CF3">
        <w:rPr>
          <w:rFonts w:cstheme="minorHAnsi"/>
          <w:bCs/>
          <w:lang w:val="en-GB"/>
          <w:rPrChange w:id="431" w:author="Anna Gårdmark" w:date="2020-01-13T08:20:00Z">
            <w:rPr>
              <w:rFonts w:cstheme="minorHAnsi"/>
              <w:bCs/>
            </w:rPr>
          </w:rPrChange>
        </w:rPr>
        <w:t xml:space="preserve"> is Boltzmann’s constant in </w:t>
      </w:r>
      <m:oMath>
        <m:r>
          <m:rPr>
            <m:sty m:val="p"/>
          </m:rPr>
          <w:rPr>
            <w:rFonts w:ascii="Cambria Math" w:hAnsi="Cambria Math" w:cstheme="minorHAnsi"/>
            <w:lang w:val="en-GB"/>
            <w:rPrChange w:id="432" w:author="Anna Gårdmark" w:date="2020-01-13T08:20:00Z">
              <w:rPr>
                <w:rFonts w:ascii="Cambria Math" w:hAnsi="Cambria Math" w:cstheme="minorHAnsi"/>
              </w:rPr>
            </w:rPrChange>
          </w:rPr>
          <m:t xml:space="preserve">eV </m:t>
        </m:r>
        <m:sSup>
          <m:sSupPr>
            <m:ctrlPr>
              <w:rPr>
                <w:rFonts w:ascii="Cambria Math" w:hAnsi="Cambria Math" w:cstheme="minorHAnsi"/>
                <w:bCs/>
                <w:iCs/>
              </w:rPr>
            </m:ctrlPr>
          </m:sSupPr>
          <m:e>
            <m:r>
              <m:rPr>
                <m:sty m:val="p"/>
              </m:rPr>
              <w:rPr>
                <w:rFonts w:ascii="Cambria Math" w:hAnsi="Cambria Math" w:cstheme="minorHAnsi"/>
                <w:lang w:val="en-GB"/>
                <w:rPrChange w:id="433" w:author="Anna Gårdmark" w:date="2020-01-13T08:20:00Z">
                  <w:rPr>
                    <w:rFonts w:ascii="Cambria Math" w:hAnsi="Cambria Math" w:cstheme="minorHAnsi"/>
                  </w:rPr>
                </w:rPrChange>
              </w:rPr>
              <m:t>K</m:t>
            </m:r>
          </m:e>
          <m:sup>
            <m:r>
              <w:rPr>
                <w:rFonts w:ascii="Cambria Math" w:hAnsi="Cambria Math" w:cstheme="minorHAnsi"/>
                <w:lang w:val="en-GB"/>
                <w:rPrChange w:id="434" w:author="Anna Gårdmark" w:date="2020-01-13T08:20:00Z">
                  <w:rPr>
                    <w:rFonts w:ascii="Cambria Math" w:hAnsi="Cambria Math" w:cstheme="minorHAnsi"/>
                  </w:rPr>
                </w:rPrChange>
              </w:rPr>
              <m:t>-1</m:t>
            </m:r>
          </m:sup>
        </m:sSup>
      </m:oMath>
      <w:r w:rsidRPr="00EE1CF3">
        <w:rPr>
          <w:rFonts w:cstheme="minorHAnsi"/>
          <w:bCs/>
          <w:lang w:val="en-GB"/>
          <w:rPrChange w:id="435" w:author="Anna Gårdmark" w:date="2020-01-13T08:20:00Z">
            <w:rPr>
              <w:rFonts w:cstheme="minorHAnsi"/>
              <w:bCs/>
            </w:rPr>
          </w:rPrChange>
        </w:rPr>
        <w:t xml:space="preserve"> (</w:t>
      </w:r>
      <m:oMath>
        <m:r>
          <w:rPr>
            <w:rFonts w:ascii="Cambria Math" w:hAnsi="Cambria Math" w:cstheme="minorHAnsi"/>
            <w:lang w:val="en-GB"/>
            <w:rPrChange w:id="436" w:author="Anna Gårdmark" w:date="2020-01-13T08:20:00Z">
              <w:rPr>
                <w:rFonts w:ascii="Cambria Math" w:hAnsi="Cambria Math" w:cstheme="minorHAnsi"/>
              </w:rPr>
            </w:rPrChange>
          </w:rPr>
          <m:t>=8.617×</m:t>
        </m:r>
        <m:sSup>
          <m:sSupPr>
            <m:ctrlPr>
              <w:rPr>
                <w:rFonts w:ascii="Cambria Math" w:hAnsi="Cambria Math" w:cstheme="minorHAnsi"/>
                <w:bCs/>
                <w:i/>
              </w:rPr>
            </m:ctrlPr>
          </m:sSupPr>
          <m:e>
            <m:r>
              <w:rPr>
                <w:rFonts w:ascii="Cambria Math" w:hAnsi="Cambria Math" w:cstheme="minorHAnsi"/>
                <w:lang w:val="en-GB"/>
                <w:rPrChange w:id="437" w:author="Anna Gårdmark" w:date="2020-01-13T08:20:00Z">
                  <w:rPr>
                    <w:rFonts w:ascii="Cambria Math" w:hAnsi="Cambria Math" w:cstheme="minorHAnsi"/>
                  </w:rPr>
                </w:rPrChange>
              </w:rPr>
              <m:t>10</m:t>
            </m:r>
          </m:e>
          <m:sup>
            <m:r>
              <w:rPr>
                <w:rFonts w:ascii="Cambria Math" w:hAnsi="Cambria Math" w:cstheme="minorHAnsi"/>
                <w:lang w:val="en-GB"/>
                <w:rPrChange w:id="438" w:author="Anna Gårdmark" w:date="2020-01-13T08:20:00Z">
                  <w:rPr>
                    <w:rFonts w:ascii="Cambria Math" w:hAnsi="Cambria Math" w:cstheme="minorHAnsi"/>
                  </w:rPr>
                </w:rPrChange>
              </w:rPr>
              <m:t>-5</m:t>
            </m:r>
          </m:sup>
        </m:sSup>
        <m:r>
          <w:rPr>
            <w:rFonts w:ascii="Cambria Math" w:hAnsi="Cambria Math" w:cstheme="minorHAnsi"/>
            <w:lang w:val="en-GB"/>
            <w:rPrChange w:id="439" w:author="Anna Gårdmark" w:date="2020-01-13T08:20:00Z">
              <w:rPr>
                <w:rFonts w:ascii="Cambria Math" w:hAnsi="Cambria Math" w:cstheme="minorHAnsi"/>
              </w:rPr>
            </w:rPrChange>
          </w:rPr>
          <m:t xml:space="preserve"> </m:t>
        </m:r>
        <m:r>
          <m:rPr>
            <m:sty m:val="p"/>
          </m:rPr>
          <w:rPr>
            <w:rFonts w:ascii="Cambria Math" w:hAnsi="Cambria Math" w:cstheme="minorHAnsi"/>
            <w:lang w:val="en-GB"/>
            <w:rPrChange w:id="440" w:author="Anna Gårdmark" w:date="2020-01-13T08:20:00Z">
              <w:rPr>
                <w:rFonts w:ascii="Cambria Math" w:hAnsi="Cambria Math" w:cstheme="minorHAnsi"/>
              </w:rPr>
            </w:rPrChange>
          </w:rPr>
          <m:t>eV</m:t>
        </m:r>
        <m:r>
          <w:ins w:id="441" w:author="Anna Gårdmark" w:date="2020-01-13T11:41:00Z">
            <m:rPr>
              <m:sty m:val="p"/>
            </m:rPr>
            <w:rPr>
              <w:rFonts w:ascii="Cambria Math" w:hAnsi="Cambria Math" w:cstheme="minorHAnsi"/>
              <w:lang w:val="en-GB"/>
            </w:rPr>
            <m:t xml:space="preserve"> </m:t>
          </w:ins>
        </m:r>
        <m:sSup>
          <m:sSupPr>
            <m:ctrlPr>
              <w:rPr>
                <w:rFonts w:ascii="Cambria Math" w:hAnsi="Cambria Math" w:cstheme="minorHAnsi"/>
                <w:bCs/>
                <w:iCs/>
              </w:rPr>
            </m:ctrlPr>
          </m:sSupPr>
          <m:e>
            <m:r>
              <m:rPr>
                <m:sty m:val="p"/>
              </m:rPr>
              <w:rPr>
                <w:rFonts w:ascii="Cambria Math" w:hAnsi="Cambria Math" w:cstheme="minorHAnsi"/>
                <w:lang w:val="en-GB"/>
                <w:rPrChange w:id="442" w:author="Anna Gårdmark" w:date="2020-01-13T08:20:00Z">
                  <w:rPr>
                    <w:rFonts w:ascii="Cambria Math" w:hAnsi="Cambria Math" w:cstheme="minorHAnsi"/>
                  </w:rPr>
                </w:rPrChange>
              </w:rPr>
              <m:t>K</m:t>
            </m:r>
          </m:e>
          <m:sup>
            <m:r>
              <m:rPr>
                <m:sty m:val="p"/>
              </m:rPr>
              <w:rPr>
                <w:rFonts w:ascii="Cambria Math" w:hAnsi="Cambria Math" w:cstheme="minorHAnsi"/>
                <w:lang w:val="en-GB"/>
                <w:rPrChange w:id="443" w:author="Anna Gårdmark" w:date="2020-01-13T08:20:00Z">
                  <w:rPr>
                    <w:rFonts w:ascii="Cambria Math" w:hAnsi="Cambria Math" w:cstheme="minorHAnsi"/>
                  </w:rPr>
                </w:rPrChange>
              </w:rPr>
              <m:t>-1</m:t>
            </m:r>
          </m:sup>
        </m:sSup>
      </m:oMath>
      <w:r w:rsidRPr="00EE1CF3">
        <w:rPr>
          <w:rFonts w:cstheme="minorHAnsi"/>
          <w:bCs/>
          <w:lang w:val="en-GB"/>
          <w:rPrChange w:id="444" w:author="Anna Gårdmark" w:date="2020-01-13T08:20:00Z">
            <w:rPr>
              <w:rFonts w:cstheme="minorHAnsi"/>
              <w:bCs/>
            </w:rPr>
          </w:rPrChange>
        </w:rPr>
        <w:t>).</w:t>
      </w:r>
      <w:r w:rsidR="004A1E6B" w:rsidRPr="00EE1CF3">
        <w:rPr>
          <w:rFonts w:cstheme="minorHAnsi"/>
          <w:bCs/>
          <w:lang w:val="en-GB"/>
          <w:rPrChange w:id="445" w:author="Anna Gårdmark" w:date="2020-01-13T08:20:00Z">
            <w:rPr>
              <w:rFonts w:cstheme="minorHAnsi"/>
              <w:bCs/>
            </w:rPr>
          </w:rPrChange>
        </w:rPr>
        <w:t xml:space="preserve"> </w:t>
      </w:r>
      <w:r w:rsidR="00AE7033" w:rsidRPr="00EE1CF3">
        <w:rPr>
          <w:rFonts w:cstheme="minorHAnsi"/>
          <w:bCs/>
          <w:lang w:val="en-GB"/>
          <w:rPrChange w:id="446" w:author="Anna Gårdmark" w:date="2020-01-13T08:20:00Z">
            <w:rPr>
              <w:rFonts w:cstheme="minorHAnsi"/>
              <w:bCs/>
            </w:rPr>
          </w:rPrChange>
        </w:rPr>
        <w:t xml:space="preserve">We chose </w:t>
      </w:r>
      <w:r w:rsidR="00701CA1" w:rsidRPr="00EE1CF3">
        <w:rPr>
          <w:rFonts w:cstheme="minorHAnsi"/>
          <w:bCs/>
          <w:lang w:val="en-GB"/>
          <w:rPrChange w:id="447" w:author="Anna Gårdmark" w:date="2020-01-13T08:20:00Z">
            <w:rPr>
              <w:rFonts w:cstheme="minorHAnsi"/>
              <w:bCs/>
            </w:rPr>
          </w:rPrChange>
        </w:rPr>
        <w:t>an</w:t>
      </w:r>
      <w:r w:rsidR="00AE7033" w:rsidRPr="00EE1CF3">
        <w:rPr>
          <w:rFonts w:cstheme="minorHAnsi"/>
          <w:bCs/>
          <w:lang w:val="en-GB"/>
          <w:rPrChange w:id="448" w:author="Anna Gårdmark" w:date="2020-01-13T08:20:00Z">
            <w:rPr>
              <w:rFonts w:cstheme="minorHAnsi"/>
              <w:bCs/>
            </w:rPr>
          </w:rPrChange>
        </w:rPr>
        <w:t xml:space="preserve"> </w:t>
      </w:r>
      <w:r w:rsidR="00701CA1" w:rsidRPr="00EE1CF3">
        <w:rPr>
          <w:rFonts w:cstheme="minorHAnsi"/>
          <w:bCs/>
          <w:lang w:val="en-GB"/>
          <w:rPrChange w:id="449" w:author="Anna Gårdmark" w:date="2020-01-13T08:20:00Z">
            <w:rPr>
              <w:rFonts w:cstheme="minorHAnsi"/>
              <w:bCs/>
            </w:rPr>
          </w:rPrChange>
        </w:rPr>
        <w:t xml:space="preserve">exponential temperature </w:t>
      </w:r>
      <w:r w:rsidR="0048406B" w:rsidRPr="00EE1CF3">
        <w:rPr>
          <w:rFonts w:cstheme="minorHAnsi"/>
          <w:bCs/>
          <w:lang w:val="en-GB"/>
          <w:rPrChange w:id="450" w:author="Anna Gårdmark" w:date="2020-01-13T08:20:00Z">
            <w:rPr>
              <w:rFonts w:cstheme="minorHAnsi"/>
              <w:bCs/>
            </w:rPr>
          </w:rPrChange>
        </w:rPr>
        <w:t xml:space="preserve">dependence </w:t>
      </w:r>
      <w:r w:rsidR="00A4000C" w:rsidRPr="00EE1CF3">
        <w:rPr>
          <w:rFonts w:cstheme="minorHAnsi"/>
          <w:bCs/>
          <w:lang w:val="en-GB"/>
          <w:rPrChange w:id="451" w:author="Anna Gårdmark" w:date="2020-01-13T08:20:00Z">
            <w:rPr>
              <w:rFonts w:cstheme="minorHAnsi"/>
              <w:bCs/>
            </w:rPr>
          </w:rPrChange>
        </w:rPr>
        <w:t xml:space="preserve">as it </w:t>
      </w:r>
      <w:r w:rsidR="00D6020E" w:rsidRPr="00EE1CF3">
        <w:rPr>
          <w:rFonts w:cstheme="minorHAnsi"/>
          <w:bCs/>
          <w:lang w:val="en-GB"/>
          <w:rPrChange w:id="452" w:author="Anna Gårdmark" w:date="2020-01-13T08:20:00Z">
            <w:rPr>
              <w:rFonts w:cstheme="minorHAnsi"/>
              <w:bCs/>
            </w:rPr>
          </w:rPrChange>
        </w:rPr>
        <w:t>provides a good statistical fit</w:t>
      </w:r>
      <w:ins w:id="453" w:author="Asta Audzijonyte" w:date="2020-01-10T13:53:00Z">
        <w:r w:rsidR="00AD67E3" w:rsidRPr="00EE1CF3">
          <w:rPr>
            <w:rFonts w:cstheme="minorHAnsi"/>
            <w:bCs/>
            <w:lang w:val="en-GB"/>
            <w:rPrChange w:id="454" w:author="Anna Gårdmark" w:date="2020-01-13T08:20:00Z">
              <w:rPr>
                <w:rFonts w:cstheme="minorHAnsi"/>
                <w:bCs/>
              </w:rPr>
            </w:rPrChange>
          </w:rPr>
          <w:t xml:space="preserve"> to</w:t>
        </w:r>
      </w:ins>
      <w:r w:rsidR="00D6020E" w:rsidRPr="00EE1CF3">
        <w:rPr>
          <w:rFonts w:cstheme="minorHAnsi"/>
          <w:bCs/>
          <w:lang w:val="en-GB"/>
          <w:rPrChange w:id="455" w:author="Anna Gårdmark" w:date="2020-01-13T08:20:00Z">
            <w:rPr>
              <w:rFonts w:cstheme="minorHAnsi"/>
              <w:bCs/>
            </w:rPr>
          </w:rPrChange>
        </w:rPr>
        <w:t xml:space="preserve"> </w:t>
      </w:r>
      <w:r w:rsidR="00B058C1" w:rsidRPr="00EE1CF3">
        <w:rPr>
          <w:rFonts w:cstheme="minorHAnsi"/>
          <w:bCs/>
          <w:lang w:val="en-GB"/>
          <w:rPrChange w:id="456" w:author="Anna Gårdmark" w:date="2020-01-13T08:20:00Z">
            <w:rPr>
              <w:rFonts w:cstheme="minorHAnsi"/>
              <w:bCs/>
            </w:rPr>
          </w:rPrChange>
        </w:rPr>
        <w:t xml:space="preserve">data, is widely adopted </w:t>
      </w:r>
      <w:r w:rsidR="0094206E" w:rsidRPr="00EE1CF3">
        <w:rPr>
          <w:rFonts w:cstheme="minorHAnsi"/>
          <w:bCs/>
          <w:lang w:val="en-GB"/>
          <w:rPrChange w:id="457" w:author="Anna Gårdmark" w:date="2020-01-13T08:20:00Z">
            <w:rPr>
              <w:rFonts w:cstheme="minorHAnsi"/>
              <w:bCs/>
            </w:rPr>
          </w:rPrChange>
        </w:rPr>
        <w:t xml:space="preserve">and because we assume that the projected change </w:t>
      </w:r>
      <w:r w:rsidR="005C2632" w:rsidRPr="00EE1CF3">
        <w:rPr>
          <w:rFonts w:cstheme="minorHAnsi"/>
          <w:bCs/>
          <w:lang w:val="en-GB"/>
          <w:rPrChange w:id="458" w:author="Anna Gårdmark" w:date="2020-01-13T08:20:00Z">
            <w:rPr>
              <w:rFonts w:cstheme="minorHAnsi"/>
              <w:bCs/>
            </w:rPr>
          </w:rPrChange>
        </w:rPr>
        <w:t>in ocean temperature in our time-range does not lead to temperature</w:t>
      </w:r>
      <w:ins w:id="459" w:author="Anna Gårdmark" w:date="2020-01-13T11:41:00Z">
        <w:r w:rsidR="001E5279">
          <w:rPr>
            <w:rFonts w:cstheme="minorHAnsi"/>
            <w:bCs/>
            <w:lang w:val="en-GB"/>
          </w:rPr>
          <w:t>s</w:t>
        </w:r>
      </w:ins>
      <w:r w:rsidR="005C2632" w:rsidRPr="00EE1CF3">
        <w:rPr>
          <w:rFonts w:cstheme="minorHAnsi"/>
          <w:bCs/>
          <w:lang w:val="en-GB"/>
          <w:rPrChange w:id="460" w:author="Anna Gårdmark" w:date="2020-01-13T08:20:00Z">
            <w:rPr>
              <w:rFonts w:cstheme="minorHAnsi"/>
              <w:bCs/>
            </w:rPr>
          </w:rPrChange>
        </w:rPr>
        <w:t xml:space="preserve"> above physiological optimum</w:t>
      </w:r>
      <w:ins w:id="461" w:author="Asta Audzijonyte" w:date="2020-01-10T13:53:00Z">
        <w:r w:rsidR="00AD67E3" w:rsidRPr="00EE1CF3">
          <w:rPr>
            <w:rFonts w:cstheme="minorHAnsi"/>
            <w:bCs/>
            <w:lang w:val="en-GB"/>
            <w:rPrChange w:id="462" w:author="Anna Gårdmark" w:date="2020-01-13T08:20:00Z">
              <w:rPr>
                <w:rFonts w:cstheme="minorHAnsi"/>
                <w:bCs/>
              </w:rPr>
            </w:rPrChange>
          </w:rPr>
          <w:t>, where physiological rates might be</w:t>
        </w:r>
      </w:ins>
      <w:ins w:id="463" w:author="Asta Audzijonyte" w:date="2020-01-10T13:54:00Z">
        <w:r w:rsidR="00AD67E3" w:rsidRPr="00EE1CF3">
          <w:rPr>
            <w:rFonts w:cstheme="minorHAnsi"/>
            <w:bCs/>
            <w:lang w:val="en-GB"/>
            <w:rPrChange w:id="464" w:author="Anna Gårdmark" w:date="2020-01-13T08:20:00Z">
              <w:rPr>
                <w:rFonts w:cstheme="minorHAnsi"/>
                <w:bCs/>
              </w:rPr>
            </w:rPrChange>
          </w:rPr>
          <w:t xml:space="preserve"> expected to decline</w:t>
        </w:r>
      </w:ins>
      <w:r w:rsidR="007936A5" w:rsidRPr="00EE1CF3">
        <w:rPr>
          <w:rFonts w:cstheme="minorHAnsi"/>
          <w:bCs/>
          <w:lang w:val="en-GB"/>
          <w:rPrChange w:id="465" w:author="Anna Gårdmark" w:date="2020-01-13T08:20:00Z">
            <w:rPr>
              <w:rFonts w:cstheme="minorHAnsi"/>
              <w:bCs/>
            </w:rPr>
          </w:rPrChange>
        </w:rPr>
        <w:t xml:space="preserve"> (e.g. </w:t>
      </w:r>
      <w:r w:rsidR="00A406D5" w:rsidRPr="00505108">
        <w:rPr>
          <w:rFonts w:cstheme="minorHAnsi"/>
          <w:bCs/>
        </w:rPr>
        <w:fldChar w:fldCharType="begin"/>
      </w:r>
      <w:r w:rsidR="00A406D5" w:rsidRPr="00EE1CF3">
        <w:rPr>
          <w:rFonts w:cstheme="minorHAnsi"/>
          <w:bCs/>
          <w:lang w:val="en-GB"/>
          <w:rPrChange w:id="466" w:author="Anna Gårdmark" w:date="2020-01-13T08:20:00Z">
            <w:rPr>
              <w:rFonts w:cstheme="minorHAnsi"/>
              <w:bCs/>
            </w:rPr>
          </w:rPrChange>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cstheme="minorHAnsi"/>
          <w:bCs/>
        </w:rPr>
        <w:fldChar w:fldCharType="separate"/>
      </w:r>
      <w:r w:rsidR="00A406D5" w:rsidRPr="00EE1CF3">
        <w:rPr>
          <w:rFonts w:ascii="Times New Roman" w:cs="Times New Roman"/>
          <w:lang w:val="en-GB"/>
          <w:rPrChange w:id="467" w:author="Anna Gårdmark" w:date="2020-01-13T08:20:00Z">
            <w:rPr>
              <w:rFonts w:ascii="Times New Roman" w:cs="Times New Roman"/>
            </w:rPr>
          </w:rPrChange>
        </w:rPr>
        <w:t xml:space="preserve">(Righton </w:t>
      </w:r>
      <w:r w:rsidR="00A406D5" w:rsidRPr="00EE1CF3">
        <w:rPr>
          <w:rFonts w:ascii="Times New Roman" w:cs="Times New Roman"/>
          <w:i/>
          <w:iCs/>
          <w:lang w:val="en-GB"/>
          <w:rPrChange w:id="468" w:author="Anna Gårdmark" w:date="2020-01-13T08:20:00Z">
            <w:rPr>
              <w:rFonts w:ascii="Times New Roman" w:cs="Times New Roman"/>
              <w:i/>
              <w:iCs/>
            </w:rPr>
          </w:rPrChange>
        </w:rPr>
        <w:t>et al.</w:t>
      </w:r>
      <w:r w:rsidR="00A406D5" w:rsidRPr="00EE1CF3">
        <w:rPr>
          <w:rFonts w:ascii="Times New Roman" w:cs="Times New Roman"/>
          <w:lang w:val="en-GB"/>
          <w:rPrChange w:id="469" w:author="Anna Gårdmark" w:date="2020-01-13T08:20:00Z">
            <w:rPr>
              <w:rFonts w:ascii="Times New Roman" w:cs="Times New Roman"/>
            </w:rPr>
          </w:rPrChange>
        </w:rPr>
        <w:t xml:space="preserve"> 2010)</w:t>
      </w:r>
      <w:r w:rsidR="00A406D5" w:rsidRPr="00505108">
        <w:rPr>
          <w:rFonts w:cstheme="minorHAnsi"/>
          <w:bCs/>
        </w:rPr>
        <w:fldChar w:fldCharType="end"/>
      </w:r>
      <w:r w:rsidR="007936A5" w:rsidRPr="00EE1CF3">
        <w:rPr>
          <w:rFonts w:cstheme="minorHAnsi"/>
          <w:bCs/>
          <w:lang w:val="en-GB"/>
          <w:rPrChange w:id="470" w:author="Anna Gårdmark" w:date="2020-01-13T08:20:00Z">
            <w:rPr>
              <w:rFonts w:cstheme="minorHAnsi"/>
              <w:bCs/>
            </w:rPr>
          </w:rPrChange>
        </w:rPr>
        <w:t xml:space="preserve"> as an example for cod)</w:t>
      </w:r>
      <w:r w:rsidR="00A4000C" w:rsidRPr="00EE1CF3">
        <w:rPr>
          <w:rFonts w:cstheme="minorHAnsi"/>
          <w:bCs/>
          <w:lang w:val="en-GB"/>
          <w:rPrChange w:id="471" w:author="Anna Gårdmark" w:date="2020-01-13T08:20:00Z">
            <w:rPr>
              <w:rFonts w:cstheme="minorHAnsi"/>
              <w:bCs/>
            </w:rPr>
          </w:rPrChange>
        </w:rPr>
        <w:t xml:space="preserve">. </w:t>
      </w:r>
      <w:r w:rsidR="001F23CA" w:rsidRPr="00505108">
        <w:rPr>
          <w:rFonts w:ascii="Times" w:hAnsi="Times"/>
          <w:lang w:val="en-US"/>
        </w:rPr>
        <w:t>While temperature likely</w:t>
      </w:r>
      <w:r w:rsidR="00DB00B4" w:rsidRPr="00505108">
        <w:rPr>
          <w:rFonts w:ascii="Times" w:hAnsi="Times"/>
          <w:lang w:val="en-US"/>
        </w:rPr>
        <w:t xml:space="preserve"> affects other </w:t>
      </w:r>
      <w:del w:id="472" w:author="Asta Audzijonyte" w:date="2020-01-10T13:54:00Z">
        <w:r w:rsidR="005F181D" w:rsidRPr="00505108" w:rsidDel="00AD67E3">
          <w:rPr>
            <w:rFonts w:ascii="Times" w:hAnsi="Times"/>
            <w:lang w:val="en-US"/>
          </w:rPr>
          <w:delText>individual-level</w:delText>
        </w:r>
      </w:del>
      <w:ins w:id="473" w:author="Asta Audzijonyte" w:date="2020-01-10T13:54:00Z">
        <w:r w:rsidR="00AD67E3">
          <w:rPr>
            <w:rFonts w:ascii="Times" w:hAnsi="Times"/>
            <w:lang w:val="en-US"/>
          </w:rPr>
          <w:t>physiological</w:t>
        </w:r>
      </w:ins>
      <w:r w:rsidR="005F181D" w:rsidRPr="00505108">
        <w:rPr>
          <w:rFonts w:ascii="Times" w:hAnsi="Times"/>
          <w:lang w:val="en-US"/>
        </w:rPr>
        <w:t xml:space="preserve"> </w:t>
      </w:r>
      <w:r w:rsidR="00DB00B4" w:rsidRPr="00505108">
        <w:rPr>
          <w:rFonts w:ascii="Times" w:hAnsi="Times"/>
          <w:lang w:val="en-US"/>
        </w:rPr>
        <w:t>processes as well</w:t>
      </w:r>
      <w:r w:rsidR="00F40398" w:rsidRPr="00505108">
        <w:rPr>
          <w:rFonts w:ascii="Times" w:hAnsi="Times"/>
          <w:lang w:val="en-US"/>
        </w:rPr>
        <w:t xml:space="preserve"> (</w:t>
      </w:r>
      <w:r w:rsidR="00DB00B4" w:rsidRPr="00505108">
        <w:rPr>
          <w:rFonts w:ascii="Times" w:hAnsi="Times"/>
          <w:lang w:val="en-US"/>
        </w:rPr>
        <w:t xml:space="preserve">e.g. cost of growth </w:t>
      </w:r>
      <w:r w:rsidR="00DB00B4" w:rsidRPr="00505108">
        <w:rPr>
          <w:rFonts w:ascii="Times" w:hAnsi="Times"/>
          <w:lang w:val="en-US"/>
        </w:rPr>
        <w:fldChar w:fldCharType="begin"/>
      </w:r>
      <w:r w:rsidR="00DB00B4" w:rsidRPr="00505108">
        <w:rPr>
          <w:rFonts w:ascii="Times" w:hAnsi="Times"/>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lang w:val="en-US"/>
        </w:rPr>
        <w:fldChar w:fldCharType="separate"/>
      </w:r>
      <w:r w:rsidR="00DB00B4" w:rsidRPr="00EE1CF3">
        <w:rPr>
          <w:rFonts w:ascii="Times" w:hAnsi="Times" w:cs="Times New Roman"/>
          <w:lang w:val="en-GB"/>
          <w:rPrChange w:id="474" w:author="Anna Gårdmark" w:date="2020-01-13T08:20:00Z">
            <w:rPr>
              <w:rFonts w:ascii="Times" w:hAnsi="Times" w:cs="Times New Roman"/>
            </w:rPr>
          </w:rPrChange>
        </w:rPr>
        <w:t xml:space="preserve">(Barneche </w:t>
      </w:r>
      <w:r w:rsidR="00DB00B4" w:rsidRPr="00EE1CF3">
        <w:rPr>
          <w:rFonts w:ascii="Times" w:hAnsi="Times" w:cs="Times New Roman"/>
          <w:i/>
          <w:iCs/>
          <w:lang w:val="en-GB"/>
          <w:rPrChange w:id="475" w:author="Anna Gårdmark" w:date="2020-01-13T08:20:00Z">
            <w:rPr>
              <w:rFonts w:ascii="Times" w:hAnsi="Times" w:cs="Times New Roman"/>
              <w:i/>
              <w:iCs/>
            </w:rPr>
          </w:rPrChange>
        </w:rPr>
        <w:t>et al.</w:t>
      </w:r>
      <w:r w:rsidR="00DB00B4" w:rsidRPr="00EE1CF3">
        <w:rPr>
          <w:rFonts w:ascii="Times" w:hAnsi="Times" w:cs="Times New Roman"/>
          <w:lang w:val="en-GB"/>
          <w:rPrChange w:id="476" w:author="Anna Gårdmark" w:date="2020-01-13T08:20:00Z">
            <w:rPr>
              <w:rFonts w:ascii="Times" w:hAnsi="Times" w:cs="Times New Roman"/>
            </w:rPr>
          </w:rPrChange>
        </w:rPr>
        <w:t xml:space="preserve"> 2019)</w:t>
      </w:r>
      <w:r w:rsidR="00DB00B4" w:rsidRPr="00505108">
        <w:rPr>
          <w:rFonts w:ascii="Times" w:hAnsi="Times"/>
          <w:lang w:val="en-US"/>
        </w:rPr>
        <w:fldChar w:fldCharType="end"/>
      </w:r>
      <w:r w:rsidR="00301C1C" w:rsidRPr="00505108">
        <w:rPr>
          <w:rFonts w:ascii="Times" w:hAnsi="Times"/>
          <w:lang w:val="en-US"/>
        </w:rPr>
        <w:t xml:space="preserve">, </w:t>
      </w:r>
      <w:r w:rsidR="001903F9" w:rsidRPr="00505108">
        <w:rPr>
          <w:rFonts w:ascii="Times" w:hAnsi="Times"/>
          <w:lang w:val="en-US"/>
        </w:rPr>
        <w:t>food conversion</w:t>
      </w:r>
      <w:r w:rsidR="00D07082" w:rsidRPr="00505108">
        <w:rPr>
          <w:rFonts w:ascii="Times" w:hAnsi="Times"/>
          <w:lang w:val="en-US"/>
        </w:rPr>
        <w:t xml:space="preserve"> </w:t>
      </w:r>
      <w:r w:rsidR="003D1829" w:rsidRPr="00505108">
        <w:rPr>
          <w:rFonts w:ascii="Times" w:hAnsi="Times"/>
          <w:lang w:val="en-US"/>
        </w:rPr>
        <w:t>efficiency</w:t>
      </w:r>
      <w:r w:rsidR="00082E8E" w:rsidRPr="00505108">
        <w:rPr>
          <w:rFonts w:ascii="Times" w:hAnsi="Times"/>
          <w:lang w:val="en-US"/>
        </w:rPr>
        <w:t xml:space="preserve"> </w:t>
      </w:r>
      <w:r w:rsidR="00082E8E" w:rsidRPr="00505108">
        <w:rPr>
          <w:rFonts w:ascii="Times" w:hAnsi="Times"/>
          <w:lang w:val="en-US"/>
        </w:rPr>
        <w:fldChar w:fldCharType="begin"/>
      </w:r>
      <w:r w:rsidR="00082E8E" w:rsidRPr="00505108">
        <w:rPr>
          <w:rFonts w:ascii="Times" w:hAnsi="Times"/>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lang w:val="en-US"/>
        </w:rPr>
        <w:fldChar w:fldCharType="separate"/>
      </w:r>
      <w:r w:rsidR="00082E8E" w:rsidRPr="00EE1CF3">
        <w:rPr>
          <w:rFonts w:ascii="Times" w:hAnsi="Times" w:cs="Times New Roman"/>
          <w:lang w:val="en-GB"/>
          <w:rPrChange w:id="477" w:author="Anna Gårdmark" w:date="2020-01-13T08:20:00Z">
            <w:rPr>
              <w:rFonts w:ascii="Times" w:hAnsi="Times" w:cs="Times New Roman"/>
            </w:rPr>
          </w:rPrChange>
        </w:rPr>
        <w:t xml:space="preserve">(Handeland </w:t>
      </w:r>
      <w:r w:rsidR="00082E8E" w:rsidRPr="00EE1CF3">
        <w:rPr>
          <w:rFonts w:ascii="Times" w:hAnsi="Times" w:cs="Times New Roman"/>
          <w:i/>
          <w:iCs/>
          <w:lang w:val="en-GB"/>
          <w:rPrChange w:id="478" w:author="Anna Gårdmark" w:date="2020-01-13T08:20:00Z">
            <w:rPr>
              <w:rFonts w:ascii="Times" w:hAnsi="Times" w:cs="Times New Roman"/>
              <w:i/>
              <w:iCs/>
            </w:rPr>
          </w:rPrChange>
        </w:rPr>
        <w:t>et al.</w:t>
      </w:r>
      <w:r w:rsidR="00082E8E" w:rsidRPr="00EE1CF3">
        <w:rPr>
          <w:rFonts w:ascii="Times" w:hAnsi="Times" w:cs="Times New Roman"/>
          <w:lang w:val="en-GB"/>
          <w:rPrChange w:id="479" w:author="Anna Gårdmark" w:date="2020-01-13T08:20:00Z">
            <w:rPr>
              <w:rFonts w:ascii="Times" w:hAnsi="Times" w:cs="Times New Roman"/>
            </w:rPr>
          </w:rPrChange>
        </w:rPr>
        <w:t xml:space="preserve"> 2008)</w:t>
      </w:r>
      <w:r w:rsidR="00082E8E" w:rsidRPr="00505108">
        <w:rPr>
          <w:rFonts w:ascii="Times" w:hAnsi="Times"/>
          <w:lang w:val="en-US"/>
        </w:rPr>
        <w:fldChar w:fldCharType="end"/>
      </w:r>
      <w:r w:rsidR="008E5843" w:rsidRPr="00505108">
        <w:rPr>
          <w:rFonts w:ascii="Times" w:hAnsi="Times"/>
          <w:lang w:val="en-US"/>
        </w:rPr>
        <w:t>)</w:t>
      </w:r>
      <w:r w:rsidR="00CE2612" w:rsidRPr="00505108">
        <w:rPr>
          <w:rFonts w:ascii="Times" w:hAnsi="Times"/>
          <w:lang w:val="en-US"/>
        </w:rPr>
        <w:t xml:space="preserve">, </w:t>
      </w:r>
      <w:r w:rsidR="00D86085" w:rsidRPr="00505108">
        <w:rPr>
          <w:rFonts w:ascii="Times" w:hAnsi="Times"/>
          <w:lang w:val="en-US"/>
        </w:rPr>
        <w:t xml:space="preserve">we </w:t>
      </w:r>
      <w:r w:rsidR="004222D8" w:rsidRPr="00505108">
        <w:rPr>
          <w:rFonts w:ascii="Times" w:hAnsi="Times"/>
          <w:lang w:val="en-US"/>
        </w:rPr>
        <w:t>focus on</w:t>
      </w:r>
      <w:r w:rsidR="00932B6D" w:rsidRPr="00505108">
        <w:rPr>
          <w:rFonts w:ascii="Times" w:hAnsi="Times"/>
          <w:lang w:val="en-US"/>
        </w:rPr>
        <w:t xml:space="preserve"> metabolism, maximum consumption and mortality as </w:t>
      </w:r>
      <w:r w:rsidR="00105D79" w:rsidRPr="00505108">
        <w:rPr>
          <w:rFonts w:ascii="Times" w:hAnsi="Times"/>
          <w:lang w:val="en-US"/>
        </w:rPr>
        <w:t>the</w:t>
      </w:r>
      <w:r w:rsidR="00E6002A" w:rsidRPr="00505108">
        <w:rPr>
          <w:rFonts w:ascii="Times" w:hAnsi="Times"/>
          <w:lang w:val="en-US"/>
        </w:rPr>
        <w:t xml:space="preserve">ir temperature dependence is </w:t>
      </w:r>
      <w:r w:rsidR="009818F7" w:rsidRPr="00505108">
        <w:rPr>
          <w:rFonts w:ascii="Times" w:hAnsi="Times"/>
          <w:lang w:val="en-US"/>
        </w:rPr>
        <w:t xml:space="preserve">relatively well </w:t>
      </w:r>
      <w:r w:rsidR="00A47EDF">
        <w:rPr>
          <w:rFonts w:ascii="Times" w:hAnsi="Times"/>
          <w:lang w:val="en-US"/>
        </w:rPr>
        <w:t>documented</w:t>
      </w:r>
      <w:r w:rsidR="00B15B0D">
        <w:rPr>
          <w:rFonts w:ascii="Times" w:hAnsi="Times"/>
          <w:lang w:val="en-US"/>
        </w:rPr>
        <w:t>.</w:t>
      </w:r>
    </w:p>
    <w:p w14:paraId="311F0CA1" w14:textId="726C0CCA" w:rsidR="000E3329" w:rsidRDefault="00E7009C" w:rsidP="00C76B5B">
      <w:pPr>
        <w:spacing w:line="480" w:lineRule="auto"/>
        <w:ind w:firstLine="284"/>
        <w:jc w:val="both"/>
        <w:rPr>
          <w:rFonts w:ascii="Times" w:hAnsi="Times"/>
          <w:lang w:val="en-US"/>
        </w:rPr>
      </w:pPr>
      <w:r w:rsidRPr="00505108">
        <w:rPr>
          <w:rFonts w:ascii="Times" w:hAnsi="Times"/>
          <w:lang w:val="en-US"/>
        </w:rPr>
        <w:t xml:space="preserve">Temperature also affects </w:t>
      </w:r>
      <w:r w:rsidR="006D24DB" w:rsidRPr="00505108">
        <w:rPr>
          <w:rFonts w:ascii="Times" w:hAnsi="Times"/>
          <w:lang w:val="en-US"/>
        </w:rPr>
        <w:t xml:space="preserve">the amount of available </w:t>
      </w:r>
      <w:r w:rsidR="003A6058" w:rsidRPr="00505108">
        <w:rPr>
          <w:rFonts w:ascii="Times" w:hAnsi="Times"/>
          <w:lang w:val="en-US"/>
        </w:rPr>
        <w:t xml:space="preserve">background </w:t>
      </w:r>
      <w:r w:rsidR="006D24DB" w:rsidRPr="00505108">
        <w:rPr>
          <w:rFonts w:ascii="Times" w:hAnsi="Times"/>
          <w:lang w:val="en-US"/>
        </w:rPr>
        <w:t>resources</w:t>
      </w:r>
      <w:ins w:id="480" w:author="Anna Gårdmark" w:date="2020-01-13T11:41:00Z">
        <w:r w:rsidR="001E5279">
          <w:rPr>
            <w:rFonts w:ascii="Times" w:hAnsi="Times"/>
            <w:lang w:val="en-US"/>
          </w:rPr>
          <w:t>, via the same type of individual-level processes</w:t>
        </w:r>
      </w:ins>
      <w:r w:rsidR="006D24DB" w:rsidRPr="00505108">
        <w:rPr>
          <w:rFonts w:ascii="Times" w:hAnsi="Times"/>
          <w:lang w:val="en-US"/>
        </w:rPr>
        <w:t xml:space="preserve">. </w:t>
      </w:r>
      <w:ins w:id="481" w:author="Anna Gårdmark" w:date="2020-01-13T11:42:00Z">
        <w:r w:rsidR="001E5279">
          <w:rPr>
            <w:rFonts w:ascii="Times" w:hAnsi="Times"/>
            <w:lang w:val="en-US"/>
          </w:rPr>
          <w:t>However, a</w:t>
        </w:r>
      </w:ins>
      <w:del w:id="482" w:author="Anna Gårdmark" w:date="2020-01-13T11:42:00Z">
        <w:r w:rsidR="003A6058" w:rsidRPr="00505108" w:rsidDel="001E5279">
          <w:rPr>
            <w:rFonts w:ascii="Times" w:hAnsi="Times"/>
            <w:lang w:val="en-US"/>
          </w:rPr>
          <w:delText>A</w:delText>
        </w:r>
      </w:del>
      <w:r w:rsidR="003A6058" w:rsidRPr="00505108">
        <w:rPr>
          <w:rFonts w:ascii="Times" w:hAnsi="Times"/>
          <w:lang w:val="en-US"/>
        </w:rPr>
        <w:t>s</w:t>
      </w:r>
      <w:r w:rsidR="00D174E5" w:rsidRPr="00505108">
        <w:rPr>
          <w:rFonts w:ascii="Times" w:hAnsi="Times"/>
          <w:lang w:val="en-US"/>
        </w:rPr>
        <w:t xml:space="preserve"> background resources are not </w:t>
      </w:r>
      <w:r w:rsidR="00881486" w:rsidRPr="00505108">
        <w:rPr>
          <w:rFonts w:ascii="Times" w:hAnsi="Times"/>
          <w:lang w:val="en-US"/>
        </w:rPr>
        <w:t>resolved by species</w:t>
      </w:r>
      <w:r w:rsidR="00D276A5" w:rsidRPr="00505108">
        <w:rPr>
          <w:rFonts w:ascii="Times" w:hAnsi="Times"/>
          <w:lang w:val="en-US"/>
        </w:rPr>
        <w:t xml:space="preserve"> or taxonomic group, but </w:t>
      </w:r>
      <w:del w:id="483" w:author="Asta Audzijonyte" w:date="2020-01-10T13:55:00Z">
        <w:r w:rsidR="00D276A5" w:rsidRPr="00505108" w:rsidDel="00AD67E3">
          <w:rPr>
            <w:rFonts w:ascii="Times" w:hAnsi="Times"/>
            <w:lang w:val="en-US"/>
          </w:rPr>
          <w:delText xml:space="preserve">simply </w:delText>
        </w:r>
        <w:r w:rsidR="000F6239" w:rsidRPr="00505108" w:rsidDel="00AD67E3">
          <w:rPr>
            <w:rFonts w:ascii="Times" w:hAnsi="Times"/>
            <w:lang w:val="en-US"/>
          </w:rPr>
          <w:delText>repres</w:delText>
        </w:r>
        <w:r w:rsidR="00794DD1" w:rsidRPr="00505108" w:rsidDel="00AD67E3">
          <w:rPr>
            <w:rFonts w:ascii="Times" w:hAnsi="Times"/>
            <w:lang w:val="en-US"/>
          </w:rPr>
          <w:delText>e</w:delText>
        </w:r>
        <w:r w:rsidR="000F6239" w:rsidRPr="00505108" w:rsidDel="00AD67E3">
          <w:rPr>
            <w:rFonts w:ascii="Times" w:hAnsi="Times"/>
            <w:lang w:val="en-US"/>
          </w:rPr>
          <w:delText>nt</w:delText>
        </w:r>
        <w:r w:rsidR="00170240" w:rsidRPr="00505108" w:rsidDel="00AD67E3">
          <w:rPr>
            <w:rFonts w:ascii="Times" w:hAnsi="Times"/>
            <w:lang w:val="en-US"/>
          </w:rPr>
          <w:delText xml:space="preserve"> food items </w:delText>
        </w:r>
        <w:commentRangeStart w:id="484"/>
        <w:r w:rsidR="00170240" w:rsidRPr="00505108" w:rsidDel="00AD67E3">
          <w:rPr>
            <w:rFonts w:ascii="Times" w:hAnsi="Times"/>
            <w:lang w:val="en-US"/>
          </w:rPr>
          <w:delText xml:space="preserve">for the smallest </w:delText>
        </w:r>
      </w:del>
      <w:commentRangeEnd w:id="484"/>
      <w:r w:rsidR="00AD67E3">
        <w:rPr>
          <w:rStyle w:val="Kommentarsreferens"/>
        </w:rPr>
        <w:commentReference w:id="484"/>
      </w:r>
      <w:del w:id="485" w:author="Asta Audzijonyte" w:date="2020-01-10T13:55:00Z">
        <w:r w:rsidR="00170240" w:rsidRPr="00505108" w:rsidDel="00AD67E3">
          <w:rPr>
            <w:rFonts w:ascii="Times" w:hAnsi="Times"/>
            <w:lang w:val="en-US"/>
          </w:rPr>
          <w:delText>individuals of each species</w:delText>
        </w:r>
        <w:r w:rsidR="004962C8" w:rsidRPr="00505108" w:rsidDel="00AD67E3">
          <w:rPr>
            <w:rFonts w:ascii="Times" w:hAnsi="Times"/>
            <w:lang w:val="en-US"/>
          </w:rPr>
          <w:delText xml:space="preserve"> </w:delText>
        </w:r>
      </w:del>
      <w:ins w:id="486" w:author="Asta Audzijonyte" w:date="2020-01-10T13:55:00Z">
        <w:r w:rsidR="00AD67E3">
          <w:rPr>
            <w:rFonts w:ascii="Times" w:hAnsi="Times"/>
            <w:lang w:val="en-US"/>
          </w:rPr>
          <w:t xml:space="preserve">are modelled </w:t>
        </w:r>
      </w:ins>
      <w:r w:rsidR="005F4098" w:rsidRPr="00505108">
        <w:rPr>
          <w:rFonts w:ascii="Times" w:hAnsi="Times"/>
          <w:lang w:val="en-US"/>
        </w:rPr>
        <w:t>through a semi-</w:t>
      </w:r>
      <w:proofErr w:type="spellStart"/>
      <w:r w:rsidR="005F4098" w:rsidRPr="00505108">
        <w:rPr>
          <w:rFonts w:ascii="Times" w:hAnsi="Times"/>
          <w:lang w:val="en-US"/>
        </w:rPr>
        <w:t>chemostat</w:t>
      </w:r>
      <w:proofErr w:type="spellEnd"/>
      <w:r w:rsidR="005F4098" w:rsidRPr="00505108">
        <w:rPr>
          <w:rFonts w:ascii="Times" w:hAnsi="Times"/>
          <w:lang w:val="en-US"/>
        </w:rPr>
        <w:t xml:space="preserve"> </w:t>
      </w:r>
      <w:r w:rsidR="00D73038" w:rsidRPr="00505108">
        <w:rPr>
          <w:rFonts w:ascii="Times" w:hAnsi="Times"/>
          <w:lang w:val="en-US"/>
        </w:rPr>
        <w:t>equation,</w:t>
      </w:r>
      <w:r w:rsidR="006A2F62" w:rsidRPr="00505108">
        <w:rPr>
          <w:rFonts w:ascii="Times" w:hAnsi="Times"/>
          <w:lang w:val="en-US"/>
        </w:rPr>
        <w:t xml:space="preserve"> we</w:t>
      </w:r>
      <w:r w:rsidR="0021094A" w:rsidRPr="00505108">
        <w:rPr>
          <w:rFonts w:ascii="Times" w:hAnsi="Times"/>
          <w:lang w:val="en-US"/>
        </w:rPr>
        <w:t xml:space="preserve"> </w:t>
      </w:r>
      <w:r w:rsidR="00257492" w:rsidRPr="00505108">
        <w:rPr>
          <w:rFonts w:ascii="Times" w:hAnsi="Times"/>
          <w:lang w:val="en-US"/>
        </w:rPr>
        <w:t xml:space="preserve">implement </w:t>
      </w:r>
      <w:r w:rsidR="00DA1EE1" w:rsidRPr="00505108">
        <w:rPr>
          <w:rFonts w:ascii="Times" w:hAnsi="Times"/>
          <w:lang w:val="en-US"/>
        </w:rPr>
        <w:t xml:space="preserve">temperature dependence </w:t>
      </w:r>
      <w:r w:rsidR="00FF0E86" w:rsidRPr="00505108">
        <w:rPr>
          <w:rFonts w:ascii="Times" w:hAnsi="Times"/>
          <w:lang w:val="en-US"/>
        </w:rPr>
        <w:t xml:space="preserve">on </w:t>
      </w:r>
      <w:r w:rsidR="00625C62" w:rsidRPr="00505108">
        <w:rPr>
          <w:rFonts w:ascii="Times" w:hAnsi="Times"/>
          <w:lang w:val="en-US"/>
        </w:rPr>
        <w:t xml:space="preserve">background resources </w:t>
      </w:r>
      <w:r w:rsidR="00FF0E86" w:rsidRPr="00505108">
        <w:rPr>
          <w:rFonts w:ascii="Times" w:hAnsi="Times"/>
          <w:lang w:val="en-US"/>
        </w:rPr>
        <w:t>by</w:t>
      </w:r>
      <w:r w:rsidR="00B20970" w:rsidRPr="00505108">
        <w:rPr>
          <w:rFonts w:ascii="Times" w:hAnsi="Times"/>
          <w:lang w:val="en-US"/>
        </w:rPr>
        <w:t xml:space="preserve"> scaling </w:t>
      </w:r>
      <w:r w:rsidR="00406EFA" w:rsidRPr="00505108">
        <w:rPr>
          <w:rFonts w:ascii="Times" w:hAnsi="Times"/>
          <w:lang w:val="en-US"/>
        </w:rPr>
        <w:t>the</w:t>
      </w:r>
      <w:r w:rsidR="009863A6">
        <w:rPr>
          <w:rFonts w:ascii="Times" w:hAnsi="Times"/>
          <w:lang w:val="en-US"/>
        </w:rPr>
        <w:t xml:space="preserve">ir </w:t>
      </w:r>
      <w:del w:id="487" w:author="Anna Gårdmark" w:date="2020-01-13T11:42:00Z">
        <w:r w:rsidR="009863A6" w:rsidDel="001E5279">
          <w:rPr>
            <w:rFonts w:ascii="Times" w:hAnsi="Times"/>
            <w:lang w:val="en-US"/>
          </w:rPr>
          <w:delText xml:space="preserve">growth </w:delText>
        </w:r>
      </w:del>
      <w:ins w:id="488" w:author="Anna Gårdmark" w:date="2020-01-13T11:43:00Z">
        <w:r w:rsidR="001E5279">
          <w:rPr>
            <w:rFonts w:ascii="Times" w:hAnsi="Times"/>
            <w:lang w:val="en-US"/>
          </w:rPr>
          <w:t xml:space="preserve">population </w:t>
        </w:r>
      </w:ins>
      <w:ins w:id="489" w:author="Anna Gårdmark" w:date="2020-01-13T11:42:00Z">
        <w:r w:rsidR="001E5279">
          <w:rPr>
            <w:rFonts w:ascii="Times" w:hAnsi="Times"/>
            <w:lang w:val="en-US"/>
          </w:rPr>
          <w:t xml:space="preserve">biomass </w:t>
        </w:r>
      </w:ins>
      <w:ins w:id="490" w:author="Anna Gårdmark" w:date="2020-01-13T11:43:00Z">
        <w:r w:rsidR="001E5279">
          <w:rPr>
            <w:rFonts w:ascii="Times" w:hAnsi="Times"/>
            <w:lang w:val="en-US"/>
          </w:rPr>
          <w:t>regeneration</w:t>
        </w:r>
      </w:ins>
      <w:ins w:id="491" w:author="Anna Gårdmark" w:date="2020-01-13T11:42:00Z">
        <w:r w:rsidR="001E5279">
          <w:rPr>
            <w:rFonts w:ascii="Times" w:hAnsi="Times"/>
            <w:lang w:val="en-US"/>
          </w:rPr>
          <w:t xml:space="preserve"> rate </w:t>
        </w:r>
      </w:ins>
      <w:ins w:id="492" w:author="Anna Gårdmark" w:date="2020-01-13T11:43:00Z">
        <w:r w:rsidR="001E5279">
          <w:rPr>
            <w:rFonts w:ascii="Times" w:hAnsi="Times"/>
            <w:lang w:val="en-US"/>
          </w:rPr>
          <w:t>and maximum population biomass</w:t>
        </w:r>
      </w:ins>
      <w:del w:id="493" w:author="Anna Gårdmark" w:date="2020-01-13T11:43:00Z">
        <w:r w:rsidR="00BD56B8" w:rsidDel="001E5279">
          <w:rPr>
            <w:rFonts w:ascii="Times" w:hAnsi="Times"/>
            <w:lang w:val="en-US"/>
          </w:rPr>
          <w:delText>parameters</w:delText>
        </w:r>
      </w:del>
      <w:r w:rsidR="00BD56B8">
        <w:rPr>
          <w:rFonts w:ascii="Times" w:hAnsi="Times"/>
          <w:lang w:val="en-US"/>
        </w:rPr>
        <w:t xml:space="preserve"> </w:t>
      </w:r>
      <w:r w:rsidR="00915180" w:rsidRPr="00505108">
        <w:rPr>
          <w:rFonts w:ascii="Times" w:hAnsi="Times"/>
          <w:lang w:val="en-US"/>
        </w:rPr>
        <w:t>with the Arrhenius correction factor</w:t>
      </w:r>
      <w:r w:rsidR="006107AC">
        <w:rPr>
          <w:rFonts w:ascii="Times" w:hAnsi="Times"/>
          <w:lang w:val="en-US"/>
        </w:rPr>
        <w:t xml:space="preserve"> with activation energy </w:t>
      </w:r>
      <w:commentRangeStart w:id="494"/>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m:t>
            </m:r>
          </m:sub>
        </m:sSub>
        <w:commentRangeEnd w:id="494"/>
        <m:r>
          <m:rPr>
            <m:sty m:val="p"/>
          </m:rPr>
          <w:rPr>
            <w:rStyle w:val="Kommentarsreferens"/>
          </w:rPr>
          <w:commentReference w:id="494"/>
        </m:r>
      </m:oMath>
      <w:r w:rsidR="006107AC">
        <w:rPr>
          <w:rFonts w:ascii="Times" w:hAnsi="Times"/>
          <w:lang w:val="en-US"/>
        </w:rPr>
        <w:t xml:space="preserve">, where </w:t>
      </w:r>
      <m:oMath>
        <m:r>
          <w:rPr>
            <w:rFonts w:ascii="Cambria Math" w:hAnsi="Cambria Math"/>
            <w:lang w:val="en-US"/>
          </w:rPr>
          <m:t>r</m:t>
        </m:r>
      </m:oMath>
      <w:r w:rsidR="006107AC">
        <w:rPr>
          <w:rFonts w:ascii="Times" w:hAnsi="Times"/>
          <w:lang w:val="en-US"/>
        </w:rPr>
        <w:t xml:space="preserve"> refers to </w:t>
      </w:r>
      <w:ins w:id="495" w:author="Anna Gårdmark" w:date="2020-01-13T11:44:00Z">
        <w:r w:rsidR="001E5279">
          <w:rPr>
            <w:rFonts w:ascii="Times" w:hAnsi="Times"/>
            <w:lang w:val="en-US"/>
          </w:rPr>
          <w:t xml:space="preserve">background </w:t>
        </w:r>
      </w:ins>
      <w:r w:rsidR="006107AC">
        <w:rPr>
          <w:rFonts w:ascii="Times" w:hAnsi="Times"/>
          <w:lang w:val="en-US"/>
        </w:rPr>
        <w:t xml:space="preserve">resource </w:t>
      </w:r>
      <w:r w:rsidR="00254F7B">
        <w:rPr>
          <w:rFonts w:ascii="Times" w:hAnsi="Times"/>
          <w:lang w:val="en-US"/>
        </w:rPr>
        <w:t>parameter</w:t>
      </w:r>
      <w:r w:rsidR="00915180" w:rsidRPr="00505108">
        <w:rPr>
          <w:rFonts w:ascii="Times" w:hAnsi="Times"/>
          <w:lang w:val="en-US"/>
        </w:rPr>
        <w:t>.</w:t>
      </w:r>
      <w:r w:rsidR="00B804F7" w:rsidRPr="00505108">
        <w:rPr>
          <w:rFonts w:ascii="Times" w:hAnsi="Times"/>
          <w:lang w:val="en-US"/>
        </w:rPr>
        <w:t xml:space="preserve"> </w:t>
      </w:r>
      <w:r w:rsidR="005922A0" w:rsidRPr="00505108">
        <w:rPr>
          <w:rFonts w:ascii="Times" w:hAnsi="Times"/>
          <w:lang w:val="en-US"/>
        </w:rPr>
        <w:t xml:space="preserve">We </w:t>
      </w:r>
      <w:r w:rsidR="0008336D">
        <w:rPr>
          <w:rFonts w:ascii="Times" w:hAnsi="Times"/>
          <w:lang w:val="en-US"/>
        </w:rPr>
        <w:t>consider</w:t>
      </w:r>
      <w:r w:rsidR="005922A0" w:rsidRPr="00505108">
        <w:rPr>
          <w:rFonts w:ascii="Times" w:hAnsi="Times"/>
          <w:lang w:val="en-US"/>
        </w:rPr>
        <w:t xml:space="preserve"> </w:t>
      </w:r>
      <w:r w:rsidR="000E3329">
        <w:rPr>
          <w:rFonts w:ascii="Times" w:hAnsi="Times"/>
          <w:lang w:val="en-US"/>
        </w:rPr>
        <w:t>two scenarios</w:t>
      </w:r>
      <w:r w:rsidR="00535FA5">
        <w:rPr>
          <w:rFonts w:ascii="Times" w:hAnsi="Times"/>
          <w:lang w:val="en-US"/>
        </w:rPr>
        <w:t xml:space="preserve"> </w:t>
      </w:r>
      <w:ins w:id="496" w:author="Anna Gårdmark" w:date="2020-01-13T11:46:00Z">
        <w:r w:rsidR="001E5279">
          <w:rPr>
            <w:rFonts w:ascii="Times" w:hAnsi="Times"/>
            <w:lang w:val="en-US"/>
          </w:rPr>
          <w:t xml:space="preserve">for temperature-dependence of background resources </w:t>
        </w:r>
      </w:ins>
      <w:r w:rsidR="00535FA5">
        <w:rPr>
          <w:rFonts w:ascii="Times" w:hAnsi="Times"/>
          <w:lang w:val="en-US"/>
        </w:rPr>
        <w:t xml:space="preserve">based on </w:t>
      </w:r>
      <w:r w:rsidR="00447EA3">
        <w:rPr>
          <w:rFonts w:ascii="Times" w:hAnsi="Times"/>
          <w:lang w:val="en-US"/>
        </w:rPr>
        <w:t xml:space="preserve">predictions from </w:t>
      </w:r>
      <w:r w:rsidR="00535FA5">
        <w:rPr>
          <w:rFonts w:ascii="Times" w:hAnsi="Times"/>
          <w:lang w:val="en-US"/>
        </w:rPr>
        <w:t xml:space="preserve">metabolic </w:t>
      </w:r>
      <w:r w:rsidR="00D22A65">
        <w:rPr>
          <w:rFonts w:ascii="Times" w:hAnsi="Times"/>
          <w:lang w:val="en-US"/>
        </w:rPr>
        <w:t xml:space="preserve">scaling </w:t>
      </w:r>
      <w:r w:rsidR="00447EA3">
        <w:rPr>
          <w:rFonts w:ascii="Times" w:hAnsi="Times"/>
          <w:lang w:val="en-US"/>
        </w:rPr>
        <w:t>theory</w:t>
      </w:r>
      <w:r w:rsidR="007E08C3">
        <w:rPr>
          <w:rFonts w:ascii="Times" w:hAnsi="Times"/>
          <w:lang w:val="en-US"/>
        </w:rPr>
        <w:t xml:space="preserve"> </w:t>
      </w:r>
      <w:r w:rsidR="00535FA5">
        <w:rPr>
          <w:rFonts w:ascii="Times" w:hAnsi="Times"/>
          <w:lang w:val="en-US"/>
        </w:rPr>
        <w:t>and empirical patterns</w:t>
      </w:r>
      <w:r w:rsidR="001C234B">
        <w:rPr>
          <w:rFonts w:ascii="Times" w:hAnsi="Times"/>
          <w:lang w:val="en-US"/>
        </w:rPr>
        <w:t>:</w:t>
      </w:r>
    </w:p>
    <w:p w14:paraId="42BF6D5E" w14:textId="2D2BF8AC" w:rsidR="002A362D" w:rsidRDefault="00A26412" w:rsidP="002A362D">
      <w:pPr>
        <w:pStyle w:val="Liststycke"/>
        <w:numPr>
          <w:ilvl w:val="0"/>
          <w:numId w:val="24"/>
        </w:numPr>
        <w:spacing w:line="480" w:lineRule="auto"/>
        <w:jc w:val="both"/>
        <w:rPr>
          <w:rFonts w:ascii="Times" w:hAnsi="Times"/>
          <w:lang w:val="en-US"/>
        </w:rPr>
      </w:pPr>
      <w:r>
        <w:rPr>
          <w:rFonts w:ascii="Times" w:hAnsi="Times"/>
          <w:lang w:val="en-US"/>
        </w:rPr>
        <w:t xml:space="preserve">Metabolic Theory of Ecology (MTE) scenario: </w:t>
      </w:r>
      <w:r w:rsidR="0003491C" w:rsidRPr="00F0780A">
        <w:rPr>
          <w:rFonts w:ascii="Times" w:hAnsi="Times"/>
          <w:lang w:val="en-US"/>
        </w:rPr>
        <w:t>T</w:t>
      </w:r>
      <w:r w:rsidR="003809D9" w:rsidRPr="00F0780A">
        <w:rPr>
          <w:rFonts w:ascii="Times" w:hAnsi="Times"/>
          <w:lang w:val="en-US"/>
        </w:rPr>
        <w:t>he regeneration rate</w:t>
      </w:r>
      <w:r w:rsidR="002921A0">
        <w:rPr>
          <w:rFonts w:ascii="Times" w:hAnsi="Times"/>
          <w:lang w:val="en-US"/>
        </w:rPr>
        <w:t xml:space="preserve"> (</w:t>
      </w:r>
      <m:oMath>
        <m:r>
          <m:rPr>
            <m:sty m:val="p"/>
          </m:rPr>
          <w:rPr>
            <w:rStyle w:val="Kommentarsreferens"/>
            <w:rFonts w:ascii="Cambria Math" w:hAnsi="Cambria Math"/>
            <w:rPrChange w:id="497" w:author="Asta Audzijonyte" w:date="2020-01-10T13:56:00Z">
              <w:rPr>
                <w:rStyle w:val="Kommentarsreferens"/>
              </w:rPr>
            </w:rPrChange>
          </w:rPr>
          <w:commentReference w:id="498"/>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p-1</m:t>
            </m:r>
          </m:sup>
        </m:sSup>
      </m:oMath>
      <w:r w:rsidR="002921A0">
        <w:rPr>
          <w:rFonts w:ascii="Times" w:hAnsi="Times"/>
          <w:lang w:val="en-US"/>
        </w:rPr>
        <w:t>)</w:t>
      </w:r>
      <w:r w:rsidR="003809D9" w:rsidRPr="00F0780A">
        <w:rPr>
          <w:rFonts w:ascii="Times" w:hAnsi="Times"/>
          <w:lang w:val="en-US"/>
        </w:rPr>
        <w:t xml:space="preserve"> </w:t>
      </w:r>
      <w:r w:rsidR="00334638" w:rsidRPr="00F0780A">
        <w:rPr>
          <w:rFonts w:ascii="Times" w:hAnsi="Times"/>
          <w:lang w:val="en-US"/>
        </w:rPr>
        <w:t>increases</w:t>
      </w:r>
      <w:ins w:id="499" w:author="Anna Gårdmark" w:date="2020-01-13T11:44:00Z">
        <w:r w:rsidR="001E5279">
          <w:rPr>
            <w:rFonts w:ascii="Times" w:hAnsi="Times"/>
            <w:lang w:val="en-US"/>
          </w:rPr>
          <w:t xml:space="preserve"> proportionally to</w:t>
        </w:r>
      </w:ins>
      <w:del w:id="500" w:author="Anna Gårdmark" w:date="2020-01-13T11:44:00Z">
        <w:r w:rsidR="00334638" w:rsidRPr="00F0780A" w:rsidDel="001E5279">
          <w:rPr>
            <w:rFonts w:ascii="Times" w:hAnsi="Times"/>
            <w:lang w:val="en-US"/>
          </w:rPr>
          <w:delText xml:space="preserve"> </w:delText>
        </w:r>
        <m:oMath>
          <m:r>
            <w:rPr>
              <w:rFonts w:ascii="Cambria Math" w:hAnsi="Cambria Math"/>
              <w:lang w:val="en-US"/>
            </w:rPr>
            <m:t>∝</m:t>
          </m:r>
        </m:oMath>
      </w:del>
      <m:oMath>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e>
                </m:d>
              </m:num>
              <m:den>
                <m:r>
                  <w:rPr>
                    <w:rFonts w:ascii="Cambria Math" w:hAnsi="Cambria Math"/>
                    <w:lang w:val="en-US"/>
                  </w:rPr>
                  <m:t>kT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den>
            </m:f>
          </m:sup>
        </m:sSup>
        <m:r>
          <w:rPr>
            <w:rFonts w:ascii="Cambria Math" w:hAnsi="Cambria Math"/>
            <w:lang w:val="en-US"/>
          </w:rPr>
          <m:t xml:space="preserve"> </m:t>
        </m:r>
      </m:oMath>
      <w:r w:rsidR="00334638" w:rsidRPr="00F0780A">
        <w:rPr>
          <w:rFonts w:ascii="Times" w:hAnsi="Times"/>
          <w:lang w:val="en-US"/>
        </w:rPr>
        <w:t>due to elevated metabolic rates</w:t>
      </w:r>
      <w:ins w:id="501" w:author="Anna Gårdmark" w:date="2020-01-13T11:44:00Z">
        <w:r w:rsidR="001E5279">
          <w:rPr>
            <w:rFonts w:ascii="Times" w:hAnsi="Times"/>
            <w:lang w:val="en-US"/>
          </w:rPr>
          <w:t xml:space="preserve"> in resource organisms</w:t>
        </w:r>
      </w:ins>
      <w:r w:rsidR="003D2C23" w:rsidRPr="00F0780A">
        <w:rPr>
          <w:rFonts w:ascii="Times" w:hAnsi="Times"/>
          <w:lang w:val="en-US"/>
        </w:rPr>
        <w:t xml:space="preserve">, which </w:t>
      </w:r>
      <w:r w:rsidR="00B75480" w:rsidRPr="00F0780A">
        <w:rPr>
          <w:rFonts w:ascii="Times" w:hAnsi="Times"/>
          <w:lang w:val="en-US"/>
        </w:rPr>
        <w:t xml:space="preserve">increases the rates of energy acquisition, </w:t>
      </w:r>
      <w:r w:rsidR="004200ED" w:rsidRPr="00F0780A">
        <w:rPr>
          <w:rFonts w:ascii="Times" w:hAnsi="Times"/>
          <w:lang w:val="en-US"/>
        </w:rPr>
        <w:t>gro</w:t>
      </w:r>
      <w:r w:rsidR="004421D9">
        <w:rPr>
          <w:rFonts w:ascii="Times" w:hAnsi="Times"/>
          <w:lang w:val="en-US"/>
        </w:rPr>
        <w:t>w</w:t>
      </w:r>
      <w:r w:rsidR="004200ED" w:rsidRPr="00F0780A">
        <w:rPr>
          <w:rFonts w:ascii="Times" w:hAnsi="Times"/>
          <w:lang w:val="en-US"/>
        </w:rPr>
        <w:t>th, maintenance and reproduction</w:t>
      </w:r>
      <w:r w:rsidR="005A7A0E" w:rsidRPr="00F0780A">
        <w:rPr>
          <w:rFonts w:ascii="Times" w:hAnsi="Times"/>
          <w:lang w:val="en-US"/>
        </w:rPr>
        <w:t xml:space="preserve"> </w:t>
      </w:r>
      <w:r w:rsidR="00F26EFB" w:rsidRPr="00F0780A">
        <w:rPr>
          <w:rFonts w:ascii="Times" w:hAnsi="Times"/>
          <w:lang w:val="en-US"/>
        </w:rPr>
        <w:fldChar w:fldCharType="begin"/>
      </w:r>
      <w:r w:rsidR="008A6869">
        <w:rPr>
          <w:rFonts w:ascii="Times" w:hAnsi="Times"/>
          <w:lang w:val="en-US"/>
        </w:rPr>
        <w:instrText xml:space="preserve"> ADDIN ZOTERO_ITEM CSL_CITATION {"citationID":"LAVWmH49","properties":{"formattedCitation":"(Savage {\\i{}et al.} 2004)","plainCitation":"(Savage et al. 2004)","noteIndex":0},"citationItems":[{"id":"RLZAlR7a/hP28IZBZ","uris":["http://zotero.org/users/6116610/items/5EKRHGLR"],"uri":["http://zotero.org/users/6116610/items/5EKRHGLR"],"itemData":{"id":"CKQJ1ax4/jRfK4Prd","type":"article-journal","container-title":"The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hAnsi="Times"/>
          <w:lang w:val="en-US"/>
        </w:rPr>
        <w:fldChar w:fldCharType="separate"/>
      </w:r>
      <w:r w:rsidR="004C7025" w:rsidRPr="00EE1CF3">
        <w:rPr>
          <w:rFonts w:ascii="Times" w:hAnsi="Times" w:cs="Times New Roman"/>
          <w:lang w:val="en-GB"/>
          <w:rPrChange w:id="502" w:author="Anna Gårdmark" w:date="2020-01-13T08:20:00Z">
            <w:rPr>
              <w:rFonts w:ascii="Times" w:hAnsi="Times" w:cs="Times New Roman"/>
            </w:rPr>
          </w:rPrChange>
        </w:rPr>
        <w:t xml:space="preserve">(Savage </w:t>
      </w:r>
      <w:r w:rsidR="004C7025" w:rsidRPr="00EE1CF3">
        <w:rPr>
          <w:rFonts w:ascii="Times" w:hAnsi="Times" w:cs="Times New Roman"/>
          <w:i/>
          <w:iCs/>
          <w:lang w:val="en-GB"/>
          <w:rPrChange w:id="503" w:author="Anna Gårdmark" w:date="2020-01-13T08:20:00Z">
            <w:rPr>
              <w:rFonts w:ascii="Times" w:hAnsi="Times" w:cs="Times New Roman"/>
              <w:i/>
              <w:iCs/>
            </w:rPr>
          </w:rPrChange>
        </w:rPr>
        <w:t>et al.</w:t>
      </w:r>
      <w:r w:rsidR="004C7025" w:rsidRPr="00EE1CF3">
        <w:rPr>
          <w:rFonts w:ascii="Times" w:hAnsi="Times" w:cs="Times New Roman"/>
          <w:lang w:val="en-GB"/>
          <w:rPrChange w:id="504" w:author="Anna Gårdmark" w:date="2020-01-13T08:20:00Z">
            <w:rPr>
              <w:rFonts w:ascii="Times" w:hAnsi="Times" w:cs="Times New Roman"/>
            </w:rPr>
          </w:rPrChange>
        </w:rPr>
        <w:t xml:space="preserve"> 2004)</w:t>
      </w:r>
      <w:r w:rsidR="00F26EFB" w:rsidRPr="00F0780A">
        <w:rPr>
          <w:rFonts w:ascii="Times" w:hAnsi="Times"/>
          <w:lang w:val="en-US"/>
        </w:rPr>
        <w:fldChar w:fldCharType="end"/>
      </w:r>
      <w:r w:rsidR="002D28D1">
        <w:rPr>
          <w:rFonts w:ascii="Times" w:hAnsi="Times"/>
          <w:lang w:val="en-US"/>
        </w:rPr>
        <w:t xml:space="preserve"> (but n</w:t>
      </w:r>
      <w:r w:rsidR="00BA5A82" w:rsidRPr="00F0780A">
        <w:rPr>
          <w:rFonts w:ascii="Times" w:hAnsi="Times"/>
          <w:lang w:val="en-US"/>
        </w:rPr>
        <w:t>ote th</w:t>
      </w:r>
      <w:ins w:id="505" w:author="Anna Gårdmark" w:date="2020-01-13T11:45:00Z">
        <w:r w:rsidR="001E5279">
          <w:rPr>
            <w:rFonts w:ascii="Times" w:hAnsi="Times"/>
            <w:lang w:val="en-US"/>
          </w:rPr>
          <w:t>ese individual-level rates of resources are</w:t>
        </w:r>
      </w:ins>
      <w:del w:id="506" w:author="Anna Gårdmark" w:date="2020-01-13T11:45:00Z">
        <w:r w:rsidR="00BA5A82" w:rsidRPr="00F0780A" w:rsidDel="001E5279">
          <w:rPr>
            <w:rFonts w:ascii="Times" w:hAnsi="Times"/>
            <w:lang w:val="en-US"/>
          </w:rPr>
          <w:delText>is is</w:delText>
        </w:r>
      </w:del>
      <w:r w:rsidR="00BA5A82" w:rsidRPr="00F0780A">
        <w:rPr>
          <w:rFonts w:ascii="Times" w:hAnsi="Times"/>
          <w:lang w:val="en-US"/>
        </w:rPr>
        <w:t xml:space="preserve"> not explicitly modelled</w:t>
      </w:r>
      <w:r w:rsidR="001B3DAB">
        <w:rPr>
          <w:rFonts w:ascii="Times" w:hAnsi="Times"/>
          <w:lang w:val="en-US"/>
        </w:rPr>
        <w:t>)</w:t>
      </w:r>
      <w:r w:rsidR="00BA5A82" w:rsidRPr="00F0780A">
        <w:rPr>
          <w:rFonts w:ascii="Times" w:hAnsi="Times"/>
          <w:lang w:val="en-US"/>
        </w:rPr>
        <w:t>.</w:t>
      </w:r>
      <w:r w:rsidR="00F0780A">
        <w:rPr>
          <w:rFonts w:ascii="Times" w:hAnsi="Times"/>
          <w:lang w:val="en-US"/>
        </w:rPr>
        <w:t xml:space="preserve"> </w:t>
      </w:r>
      <w:r w:rsidR="00DF163F" w:rsidRPr="00F0780A">
        <w:rPr>
          <w:rFonts w:ascii="Times" w:hAnsi="Times"/>
          <w:lang w:val="en-US"/>
        </w:rPr>
        <w:t>T</w:t>
      </w:r>
      <w:r w:rsidR="008E56DB" w:rsidRPr="00F0780A">
        <w:rPr>
          <w:rFonts w:ascii="Times" w:hAnsi="Times"/>
          <w:lang w:val="en-US"/>
        </w:rPr>
        <w:t xml:space="preserve">he </w:t>
      </w:r>
      <w:ins w:id="507" w:author="Anna Gårdmark" w:date="2020-01-13T11:45:00Z">
        <w:r w:rsidR="001E5279">
          <w:rPr>
            <w:rFonts w:ascii="Times" w:hAnsi="Times"/>
            <w:lang w:val="en-US"/>
          </w:rPr>
          <w:t>maximum</w:t>
        </w:r>
      </w:ins>
      <w:ins w:id="508" w:author="Anna Gårdmark" w:date="2020-01-13T11:46:00Z">
        <w:r w:rsidR="001E5279">
          <w:rPr>
            <w:rFonts w:ascii="Times" w:hAnsi="Times"/>
            <w:lang w:val="en-US"/>
          </w:rPr>
          <w:t xml:space="preserve"> population</w:t>
        </w:r>
      </w:ins>
      <w:ins w:id="509" w:author="Anna Gårdmark" w:date="2020-01-13T11:45:00Z">
        <w:r w:rsidR="001E5279">
          <w:rPr>
            <w:rFonts w:ascii="Times" w:hAnsi="Times"/>
            <w:lang w:val="en-US"/>
          </w:rPr>
          <w:t xml:space="preserve"> biomass</w:t>
        </w:r>
        <w:r w:rsidR="001E5279" w:rsidRPr="00F0780A" w:rsidDel="001E5279">
          <w:rPr>
            <w:rFonts w:ascii="Times" w:hAnsi="Times"/>
            <w:lang w:val="en-US"/>
          </w:rPr>
          <w:t xml:space="preserve"> </w:t>
        </w:r>
      </w:ins>
      <w:del w:id="510" w:author="Anna Gårdmark" w:date="2020-01-13T11:45:00Z">
        <w:r w:rsidR="00A37E2E" w:rsidRPr="00F0780A" w:rsidDel="001E5279">
          <w:rPr>
            <w:rFonts w:ascii="Times" w:hAnsi="Times"/>
            <w:lang w:val="en-US"/>
          </w:rPr>
          <w:delText xml:space="preserve">carrying </w:delText>
        </w:r>
        <w:commentRangeStart w:id="511"/>
        <w:r w:rsidR="00A37E2E" w:rsidRPr="00F0780A" w:rsidDel="001E5279">
          <w:rPr>
            <w:rFonts w:ascii="Times" w:hAnsi="Times"/>
            <w:lang w:val="en-US"/>
          </w:rPr>
          <w:delText>capacity</w:delText>
        </w:r>
        <w:commentRangeEnd w:id="511"/>
        <w:r w:rsidR="00AD67E3" w:rsidDel="001E5279">
          <w:rPr>
            <w:rStyle w:val="Kommentarsreferens"/>
          </w:rPr>
          <w:commentReference w:id="511"/>
        </w:r>
        <w:r w:rsidR="00A37E2E" w:rsidRPr="00F0780A" w:rsidDel="001E5279">
          <w:rPr>
            <w:rFonts w:ascii="Times" w:hAnsi="Times"/>
            <w:lang w:val="en-US"/>
          </w:rPr>
          <w:delText xml:space="preserve"> </w:delText>
        </w:r>
      </w:del>
      <w:r w:rsidR="00721558">
        <w:rPr>
          <w:rFonts w:ascii="Times" w:hAnsi="Times"/>
          <w:lang w:val="en-US"/>
        </w:rPr>
        <w:t>(</w:t>
      </w:r>
      <m:oMath>
        <m:r>
          <w:rPr>
            <w:rFonts w:ascii="Cambria Math" w:hAnsi="Cambria Math"/>
            <w:lang w:val="en-US"/>
          </w:rPr>
          <m:t>κ</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λ</m:t>
            </m:r>
          </m:sup>
        </m:sSup>
      </m:oMath>
      <w:r w:rsidR="00721558">
        <w:rPr>
          <w:rFonts w:ascii="Times" w:hAnsi="Times"/>
          <w:lang w:val="en-US"/>
        </w:rPr>
        <w:t xml:space="preserve">) </w:t>
      </w:r>
      <w:r w:rsidR="00A37E2E" w:rsidRPr="00F0780A">
        <w:rPr>
          <w:rFonts w:ascii="Times" w:hAnsi="Times"/>
          <w:lang w:val="en-US"/>
        </w:rPr>
        <w:t>decline</w:t>
      </w:r>
      <w:r w:rsidR="0005559B" w:rsidRPr="00F0780A">
        <w:rPr>
          <w:rFonts w:ascii="Times" w:hAnsi="Times"/>
          <w:lang w:val="en-US"/>
        </w:rPr>
        <w:t>s</w:t>
      </w:r>
      <w:r w:rsidR="0082406B" w:rsidRPr="00F0780A">
        <w:rPr>
          <w:rFonts w:ascii="Times" w:hAnsi="Times"/>
          <w:lang w:val="en-US"/>
        </w:rPr>
        <w:t xml:space="preserve"> </w:t>
      </w:r>
      <w:r w:rsidR="009E0757" w:rsidRPr="00F0780A">
        <w:rPr>
          <w:rFonts w:ascii="Times" w:hAnsi="Times"/>
          <w:lang w:val="en-US"/>
        </w:rPr>
        <w:t xml:space="preserve">at the same rate as population </w:t>
      </w:r>
      <w:r w:rsidR="00D13C99" w:rsidRPr="00F0780A">
        <w:rPr>
          <w:rFonts w:ascii="Times" w:hAnsi="Times"/>
          <w:lang w:val="en-US"/>
        </w:rPr>
        <w:t>regeneration</w:t>
      </w:r>
      <w:r w:rsidR="009E0757" w:rsidRPr="00F0780A">
        <w:rPr>
          <w:rFonts w:ascii="Times" w:hAnsi="Times"/>
          <w:lang w:val="en-US"/>
        </w:rPr>
        <w:t xml:space="preserve"> rate increase</w:t>
      </w:r>
      <w:ins w:id="512" w:author="Anna Gårdmark" w:date="2020-01-13T11:46:00Z">
        <w:r w:rsidR="001E5279">
          <w:rPr>
            <w:rFonts w:ascii="Times" w:hAnsi="Times"/>
            <w:lang w:val="en-US"/>
          </w:rPr>
          <w:t>s</w:t>
        </w:r>
      </w:ins>
      <w:r w:rsidR="009E0757" w:rsidRPr="00F0780A">
        <w:rPr>
          <w:rFonts w:ascii="Times" w:hAnsi="Times"/>
          <w:lang w:val="en-US"/>
        </w:rPr>
        <w:t xml:space="preserve"> with temperature</w:t>
      </w:r>
      <w:r w:rsidR="00E44E06" w:rsidRPr="00F0780A">
        <w:rPr>
          <w:rFonts w:ascii="Times" w:hAnsi="Times"/>
          <w:lang w:val="en-US"/>
        </w:rPr>
        <w:t xml:space="preserve"> </w:t>
      </w:r>
      <w:r w:rsidR="00381649" w:rsidRPr="00F0780A">
        <w:rPr>
          <w:rFonts w:ascii="Times" w:hAnsi="Times"/>
          <w:lang w:val="en-US"/>
        </w:rPr>
        <w:fldChar w:fldCharType="begin"/>
      </w:r>
      <w:r w:rsidR="008A6869">
        <w:rPr>
          <w:rFonts w:ascii="Times" w:hAnsi="Times"/>
          <w:lang w:val="en-US"/>
        </w:rPr>
        <w:instrText xml:space="preserve"> ADDIN ZOTERO_ITEM CSL_CITATION {"citationID":"Bw10xA31","properties":{"formattedCitation":"(Savage {\\i{}et al.} 2004; Gilbert {\\i{}et al.} 2014)","plainCitation":"(Savage et al. 2004; Gilbert et al. 2014)","noteIndex":0},"citationItems":[{"id":"RLZAlR7a/hP28IZBZ","uris":["http://zotero.org/users/6116610/items/5EKRHGLR"],"uri":["http://zotero.org/users/6116610/items/5EKRHGLR"],"itemData":{"id":"CKQJ1ax4/jRfK4Prd","type":"article-journal","container-title":"The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8A6869" w:rsidRPr="00DF23F5">
        <w:rPr>
          <w:rFonts w:ascii="Times" w:hAnsi="Times"/>
        </w:rPr>
        <w:instrText xml:space="preserve"> this framework, we clarify when and how tempera</w:instrText>
      </w:r>
      <w:r w:rsidR="008A6869" w:rsidRPr="001E5279">
        <w:rPr>
          <w:rFonts w:ascii="Times" w:hAnsi="Times"/>
          <w:lang w:val="en-GB"/>
          <w:rPrChange w:id="513" w:author="Anna Gårdmark" w:date="2020-01-13T11:46:00Z">
            <w:rPr>
              <w:rFonts w:ascii="Times" w:hAnsi="Times"/>
            </w:rPr>
          </w:rPrChange>
        </w:rPr>
        <w:instrText xml:space="preserve">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hAnsi="Times"/>
          <w:lang w:val="en-US"/>
        </w:rPr>
        <w:fldChar w:fldCharType="separate"/>
      </w:r>
      <w:r w:rsidR="004C7025" w:rsidRPr="001E5279">
        <w:rPr>
          <w:rFonts w:ascii="Times" w:hAnsi="Times" w:cs="Times New Roman"/>
          <w:lang w:val="en-GB"/>
          <w:rPrChange w:id="514" w:author="Anna Gårdmark" w:date="2020-01-13T11:46:00Z">
            <w:rPr>
              <w:rFonts w:ascii="Times" w:hAnsi="Times" w:cs="Times New Roman"/>
            </w:rPr>
          </w:rPrChange>
        </w:rPr>
        <w:t xml:space="preserve">(Savage </w:t>
      </w:r>
      <w:r w:rsidR="004C7025" w:rsidRPr="001E5279">
        <w:rPr>
          <w:rFonts w:ascii="Times" w:hAnsi="Times" w:cs="Times New Roman"/>
          <w:i/>
          <w:iCs/>
          <w:lang w:val="en-GB"/>
          <w:rPrChange w:id="515" w:author="Anna Gårdmark" w:date="2020-01-13T11:46:00Z">
            <w:rPr>
              <w:rFonts w:ascii="Times" w:hAnsi="Times" w:cs="Times New Roman"/>
              <w:i/>
              <w:iCs/>
            </w:rPr>
          </w:rPrChange>
        </w:rPr>
        <w:t>et al.</w:t>
      </w:r>
      <w:r w:rsidR="004C7025" w:rsidRPr="001E5279">
        <w:rPr>
          <w:rFonts w:ascii="Times" w:hAnsi="Times" w:cs="Times New Roman"/>
          <w:lang w:val="en-GB"/>
          <w:rPrChange w:id="516" w:author="Anna Gårdmark" w:date="2020-01-13T11:46:00Z">
            <w:rPr>
              <w:rFonts w:ascii="Times" w:hAnsi="Times" w:cs="Times New Roman"/>
            </w:rPr>
          </w:rPrChange>
        </w:rPr>
        <w:t xml:space="preserve"> 2004; Gilbert </w:t>
      </w:r>
      <w:r w:rsidR="004C7025" w:rsidRPr="001E5279">
        <w:rPr>
          <w:rFonts w:ascii="Times" w:hAnsi="Times" w:cs="Times New Roman"/>
          <w:i/>
          <w:iCs/>
          <w:lang w:val="en-GB"/>
          <w:rPrChange w:id="517" w:author="Anna Gårdmark" w:date="2020-01-13T11:46:00Z">
            <w:rPr>
              <w:rFonts w:ascii="Times" w:hAnsi="Times" w:cs="Times New Roman"/>
              <w:i/>
              <w:iCs/>
            </w:rPr>
          </w:rPrChange>
        </w:rPr>
        <w:t>et al.</w:t>
      </w:r>
      <w:r w:rsidR="004C7025" w:rsidRPr="001E5279">
        <w:rPr>
          <w:rFonts w:ascii="Times" w:hAnsi="Times" w:cs="Times New Roman"/>
          <w:lang w:val="en-GB"/>
          <w:rPrChange w:id="518" w:author="Anna Gårdmark" w:date="2020-01-13T11:46:00Z">
            <w:rPr>
              <w:rFonts w:ascii="Times" w:hAnsi="Times" w:cs="Times New Roman"/>
            </w:rPr>
          </w:rPrChange>
        </w:rPr>
        <w:t xml:space="preserve"> 2014)</w:t>
      </w:r>
      <w:r w:rsidR="00381649" w:rsidRPr="00F0780A">
        <w:rPr>
          <w:rFonts w:ascii="Times" w:hAnsi="Times"/>
          <w:lang w:val="en-US"/>
        </w:rPr>
        <w:fldChar w:fldCharType="end"/>
      </w:r>
      <w:r w:rsidR="001F6EAC" w:rsidRPr="001E5279">
        <w:rPr>
          <w:rFonts w:ascii="Times" w:hAnsi="Times"/>
          <w:lang w:val="en-GB"/>
          <w:rPrChange w:id="519" w:author="Anna Gårdmark" w:date="2020-01-13T11:46:00Z">
            <w:rPr>
              <w:rFonts w:ascii="Times" w:hAnsi="Times"/>
            </w:rPr>
          </w:rPrChange>
        </w:rPr>
        <w:t xml:space="preserve">, </w:t>
      </w:r>
      <w:r w:rsidR="00913CD6" w:rsidRPr="001E5279">
        <w:rPr>
          <w:rFonts w:ascii="Times" w:hAnsi="Times"/>
          <w:lang w:val="en-GB"/>
          <w:rPrChange w:id="520" w:author="Anna Gårdmark" w:date="2020-01-13T11:46:00Z">
            <w:rPr>
              <w:rFonts w:ascii="Times" w:hAnsi="Times"/>
            </w:rPr>
          </w:rPrChange>
        </w:rPr>
        <w:t>i.e.</w:t>
      </w:r>
      <w:ins w:id="521" w:author="Anna Gårdmark" w:date="2020-01-13T11:46:00Z">
        <w:r w:rsidR="001E5279" w:rsidRPr="001E5279">
          <w:rPr>
            <w:rFonts w:ascii="Times" w:hAnsi="Times"/>
            <w:lang w:val="en-GB"/>
            <w:rPrChange w:id="522" w:author="Anna Gårdmark" w:date="2020-01-13T11:46:00Z">
              <w:rPr>
                <w:rFonts w:ascii="Times" w:hAnsi="Times"/>
              </w:rPr>
            </w:rPrChange>
          </w:rPr>
          <w:t xml:space="preserve"> p</w:t>
        </w:r>
        <w:r w:rsidR="001E5279">
          <w:rPr>
            <w:rFonts w:ascii="Times" w:hAnsi="Times"/>
            <w:lang w:val="en-GB"/>
          </w:rPr>
          <w:t>roportionally to</w:t>
        </w:r>
      </w:ins>
      <w:r w:rsidR="00913CD6" w:rsidRPr="001E5279">
        <w:rPr>
          <w:rFonts w:ascii="Times" w:hAnsi="Times"/>
          <w:lang w:val="en-GB"/>
          <w:rPrChange w:id="523" w:author="Anna Gårdmark" w:date="2020-01-13T11:46:00Z">
            <w:rPr>
              <w:rFonts w:ascii="Times" w:hAnsi="Times"/>
            </w:rPr>
          </w:rPrChange>
        </w:rPr>
        <w:t xml:space="preserve"> </w:t>
      </w:r>
      <m:oMath>
        <m:r>
          <w:del w:id="524" w:author="Anna Gårdmark" w:date="2020-01-13T11:46:00Z">
            <w:rPr>
              <w:rFonts w:ascii="Cambria Math" w:hAnsi="Cambria Math"/>
              <w:lang w:val="en-GB"/>
              <w:rPrChange w:id="525" w:author="Anna Gårdmark" w:date="2020-01-13T11:46:00Z">
                <w:rPr>
                  <w:rFonts w:ascii="Cambria Math" w:hAnsi="Cambria Math"/>
                </w:rPr>
              </w:rPrChange>
            </w:rPr>
            <m:t>∝</m:t>
          </w:del>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GB"/>
                    <w:rPrChange w:id="526" w:author="Anna Gårdmark" w:date="2020-01-13T11:46:00Z">
                      <w:rPr>
                        <w:rFonts w:ascii="Cambria Math" w:hAnsi="Cambria Math"/>
                      </w:rPr>
                    </w:rPrChange>
                  </w:rPr>
                  <m:t>-</m:t>
                </m:r>
                <m:sSub>
                  <m:sSubPr>
                    <m:ctrlPr>
                      <w:rPr>
                        <w:rFonts w:ascii="Cambria Math" w:hAnsi="Cambria Math"/>
                        <w:i/>
                        <w:lang w:val="en-US"/>
                      </w:rPr>
                    </m:ctrlPr>
                  </m:sSubPr>
                  <m:e>
                    <m:r>
                      <w:rPr>
                        <w:rFonts w:ascii="Cambria Math" w:hAnsi="Cambria Math"/>
                        <w:lang w:val="en-US"/>
                      </w:rPr>
                      <m:t>E</m:t>
                    </m:r>
                    <m:ctrlPr>
                      <w:rPr>
                        <w:rFonts w:ascii="Cambria Math" w:hAnsi="Cambria Math"/>
                        <w:i/>
                      </w:rPr>
                    </m:ctrlP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T</m:t>
                    </m:r>
                    <m:r>
                      <w:rPr>
                        <w:rFonts w:ascii="Cambria Math" w:hAnsi="Cambria Math"/>
                        <w:lang w:val="en-GB"/>
                        <w:rPrChange w:id="527" w:author="Anna Gårdmark" w:date="2020-01-13T11:46:00Z">
                          <w:rPr>
                            <w:rFonts w:ascii="Cambria Math" w:hAnsi="Cambria Math"/>
                          </w:rPr>
                        </w:rPrChange>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e>
                </m:d>
              </m:num>
              <m:den>
                <m:r>
                  <w:rPr>
                    <w:rFonts w:ascii="Cambria Math" w:hAnsi="Cambria Math"/>
                    <w:lang w:val="en-US"/>
                  </w:rPr>
                  <m:t>kT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den>
            </m:f>
          </m:sup>
        </m:sSup>
      </m:oMath>
      <w:r w:rsidR="00913CD6" w:rsidRPr="00F0780A">
        <w:rPr>
          <w:rFonts w:ascii="Times" w:hAnsi="Times"/>
          <w:lang w:val="en-US"/>
        </w:rPr>
        <w:t xml:space="preserve">, if assuming a fixed supply of </w:t>
      </w:r>
      <w:commentRangeStart w:id="528"/>
      <w:r w:rsidR="00913CD6" w:rsidRPr="00F0780A">
        <w:rPr>
          <w:rFonts w:ascii="Times" w:hAnsi="Times"/>
          <w:lang w:val="en-US"/>
        </w:rPr>
        <w:t>resources</w:t>
      </w:r>
      <w:ins w:id="529" w:author="Anna Gårdmark" w:date="2020-01-13T11:47:00Z">
        <w:r w:rsidR="001E5279">
          <w:rPr>
            <w:rFonts w:ascii="Times" w:hAnsi="Times"/>
            <w:lang w:val="en-US"/>
          </w:rPr>
          <w:t xml:space="preserve"> </w:t>
        </w:r>
        <w:commentRangeEnd w:id="528"/>
        <w:r w:rsidR="001E5279">
          <w:rPr>
            <w:rStyle w:val="Kommentarsreferens"/>
          </w:rPr>
          <w:commentReference w:id="528"/>
        </w:r>
        <w:r w:rsidR="001E5279">
          <w:rPr>
            <w:rFonts w:ascii="Times" w:hAnsi="Times"/>
            <w:lang w:val="en-US"/>
          </w:rPr>
          <w:t>for the resource populations</w:t>
        </w:r>
      </w:ins>
      <w:r w:rsidR="00AC7A44" w:rsidRPr="00F0780A">
        <w:rPr>
          <w:rFonts w:ascii="Times" w:hAnsi="Times"/>
          <w:lang w:val="en-US"/>
        </w:rPr>
        <w:t>.</w:t>
      </w:r>
      <w:r w:rsidR="006B1D70" w:rsidRPr="00F0780A">
        <w:rPr>
          <w:rFonts w:ascii="Times" w:hAnsi="Times"/>
          <w:lang w:val="en-US"/>
        </w:rPr>
        <w:t xml:space="preserve"> This theoretical prediction </w:t>
      </w:r>
      <w:r w:rsidR="001F6EAC" w:rsidRPr="00F0780A">
        <w:rPr>
          <w:rFonts w:ascii="Times" w:hAnsi="Times"/>
          <w:lang w:val="en-US"/>
        </w:rPr>
        <w:t>has been verified experimentally</w:t>
      </w:r>
      <w:r w:rsidR="00456C67" w:rsidRPr="00F0780A">
        <w:rPr>
          <w:rFonts w:ascii="Times" w:hAnsi="Times"/>
          <w:lang w:val="en-US"/>
        </w:rPr>
        <w:t xml:space="preserve"> </w:t>
      </w:r>
      <w:r w:rsidR="00456C67" w:rsidRPr="00F0780A">
        <w:rPr>
          <w:rFonts w:ascii="Times" w:hAnsi="Times"/>
          <w:lang w:val="en-US"/>
        </w:rPr>
        <w:fldChar w:fldCharType="begin"/>
      </w:r>
      <w:r w:rsidR="00456C67" w:rsidRPr="00F0780A">
        <w:rPr>
          <w:rFonts w:ascii="Times" w:hAnsi="Times"/>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hAnsi="Times"/>
          <w:lang w:val="en-US"/>
        </w:rPr>
        <w:fldChar w:fldCharType="separate"/>
      </w:r>
      <w:r w:rsidR="00456C67" w:rsidRPr="00F0780A">
        <w:rPr>
          <w:rFonts w:ascii="Times" w:hAnsi="Times" w:cs="Times New Roman"/>
        </w:rPr>
        <w:t xml:space="preserve">(Bernhardt </w:t>
      </w:r>
      <w:r w:rsidR="00456C67" w:rsidRPr="00F0780A">
        <w:rPr>
          <w:rFonts w:ascii="Times" w:hAnsi="Times" w:cs="Times New Roman"/>
          <w:i/>
          <w:iCs/>
        </w:rPr>
        <w:t>et al.</w:t>
      </w:r>
      <w:r w:rsidR="00456C67" w:rsidRPr="00F0780A">
        <w:rPr>
          <w:rFonts w:ascii="Times" w:hAnsi="Times" w:cs="Times New Roman"/>
        </w:rPr>
        <w:t xml:space="preserve"> 2018)</w:t>
      </w:r>
      <w:r w:rsidR="00456C67" w:rsidRPr="00F0780A">
        <w:rPr>
          <w:rFonts w:ascii="Times" w:hAnsi="Times"/>
          <w:lang w:val="en-US"/>
        </w:rPr>
        <w:fldChar w:fldCharType="end"/>
      </w:r>
      <w:r w:rsidR="009E0757" w:rsidRPr="00F0780A">
        <w:rPr>
          <w:rFonts w:ascii="Times" w:hAnsi="Times"/>
          <w:lang w:val="en-US"/>
        </w:rPr>
        <w:t xml:space="preserve">. </w:t>
      </w:r>
    </w:p>
    <w:p w14:paraId="546FC27F" w14:textId="64F6AF10" w:rsidR="00393E69" w:rsidRPr="002A362D" w:rsidRDefault="00FF0BCD" w:rsidP="002A362D">
      <w:pPr>
        <w:pStyle w:val="Liststycke"/>
        <w:numPr>
          <w:ilvl w:val="0"/>
          <w:numId w:val="24"/>
        </w:numPr>
        <w:spacing w:line="480" w:lineRule="auto"/>
        <w:jc w:val="both"/>
        <w:rPr>
          <w:rFonts w:ascii="Times" w:hAnsi="Times"/>
          <w:lang w:val="en-US"/>
        </w:rPr>
      </w:pPr>
      <w:r w:rsidRPr="002A362D">
        <w:rPr>
          <w:rFonts w:ascii="Times" w:hAnsi="Times"/>
          <w:lang w:val="en-US"/>
        </w:rPr>
        <w:t xml:space="preserve">Empirical scenario: </w:t>
      </w:r>
      <w:r w:rsidR="000F577B" w:rsidRPr="002A362D">
        <w:rPr>
          <w:rFonts w:ascii="Times" w:hAnsi="Times"/>
          <w:lang w:val="en-US"/>
        </w:rPr>
        <w:t xml:space="preserve">The </w:t>
      </w:r>
      <w:ins w:id="530" w:author="Anna Gårdmark" w:date="2020-01-13T11:48:00Z">
        <w:r w:rsidR="001E5279">
          <w:rPr>
            <w:rFonts w:ascii="Times" w:hAnsi="Times"/>
            <w:lang w:val="en-US"/>
          </w:rPr>
          <w:t>maximum population biomass</w:t>
        </w:r>
        <w:r w:rsidR="001E5279" w:rsidRPr="00F0780A" w:rsidDel="001E5279">
          <w:rPr>
            <w:rFonts w:ascii="Times" w:hAnsi="Times"/>
            <w:lang w:val="en-US"/>
          </w:rPr>
          <w:t xml:space="preserve"> </w:t>
        </w:r>
      </w:ins>
      <w:del w:id="531" w:author="Anna Gårdmark" w:date="2020-01-13T11:48:00Z">
        <w:r w:rsidR="000F577B" w:rsidRPr="002A362D" w:rsidDel="001E5279">
          <w:rPr>
            <w:rFonts w:ascii="Times" w:hAnsi="Times"/>
            <w:lang w:val="en-US"/>
          </w:rPr>
          <w:delText xml:space="preserve">carrying capacity </w:delText>
        </w:r>
      </w:del>
      <w:r w:rsidR="000F577B" w:rsidRPr="002A362D">
        <w:rPr>
          <w:rFonts w:ascii="Times" w:hAnsi="Times"/>
          <w:lang w:val="en-US"/>
        </w:rPr>
        <w:t>declines with temperature</w:t>
      </w:r>
      <w:ins w:id="532" w:author="Anna Gårdmark" w:date="2020-01-13T11:48:00Z">
        <w:r w:rsidR="001E5279">
          <w:rPr>
            <w:rFonts w:ascii="Times" w:hAnsi="Times"/>
            <w:lang w:val="en-US"/>
          </w:rPr>
          <w:t xml:space="preserve"> proportionally to</w:t>
        </w:r>
      </w:ins>
      <w:r w:rsidR="000F577B" w:rsidRPr="002A362D">
        <w:rPr>
          <w:rFonts w:ascii="Times" w:hAnsi="Times"/>
          <w:lang w:val="en-US"/>
        </w:rPr>
        <w:t xml:space="preserve"> </w:t>
      </w:r>
      <m:oMath>
        <m:r>
          <w:del w:id="533" w:author="Anna Gårdmark" w:date="2020-01-13T11:48:00Z">
            <w:rPr>
              <w:rFonts w:ascii="Cambria Math" w:hAnsi="Cambria Math"/>
              <w:lang w:val="en-US"/>
            </w:rPr>
            <m:t>∝</m:t>
          </w:del>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ctrlPr>
                      <w:rPr>
                        <w:rFonts w:ascii="Cambria Math" w:hAnsi="Cambria Math"/>
                        <w:i/>
                      </w:rPr>
                    </m:ctrlP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e>
                </m:d>
              </m:num>
              <m:den>
                <m:r>
                  <w:rPr>
                    <w:rFonts w:ascii="Cambria Math" w:hAnsi="Cambria Math"/>
                    <w:lang w:val="en-US"/>
                  </w:rPr>
                  <m:t>kT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den>
            </m:f>
          </m:sup>
        </m:sSup>
      </m:oMath>
      <w:r w:rsidR="00C0617D" w:rsidRPr="002A362D">
        <w:rPr>
          <w:rFonts w:ascii="Times" w:hAnsi="Times"/>
          <w:lang w:val="en-US"/>
        </w:rPr>
        <w:t xml:space="preserve">, based on </w:t>
      </w:r>
      <w:del w:id="534" w:author="Anna Gårdmark" w:date="2020-01-13T11:48:00Z">
        <w:r w:rsidR="00C0617D" w:rsidRPr="002A362D" w:rsidDel="001E5279">
          <w:rPr>
            <w:rFonts w:ascii="Times" w:hAnsi="Times"/>
            <w:lang w:val="en-US"/>
          </w:rPr>
          <w:delText>how</w:delText>
        </w:r>
        <w:r w:rsidR="00954B51" w:rsidRPr="002A362D" w:rsidDel="001E5279">
          <w:rPr>
            <w:rFonts w:ascii="Times" w:hAnsi="Times"/>
            <w:lang w:val="en-US"/>
          </w:rPr>
          <w:delText xml:space="preserve"> </w:delText>
        </w:r>
      </w:del>
      <w:r w:rsidR="00954B51" w:rsidRPr="002A362D">
        <w:rPr>
          <w:rFonts w:ascii="Times" w:hAnsi="Times"/>
          <w:lang w:val="en-US"/>
        </w:rPr>
        <w:t xml:space="preserve">the </w:t>
      </w:r>
      <w:r w:rsidR="00C0617D" w:rsidRPr="002A362D">
        <w:rPr>
          <w:rFonts w:ascii="Times" w:hAnsi="Times"/>
          <w:lang w:val="en-US"/>
        </w:rPr>
        <w:t xml:space="preserve">observed relationship between temperature and </w:t>
      </w:r>
      <w:r w:rsidR="00442058" w:rsidRPr="002A362D">
        <w:rPr>
          <w:rFonts w:ascii="Times" w:hAnsi="Times"/>
          <w:lang w:val="en-US"/>
        </w:rPr>
        <w:t xml:space="preserve">the intercept of </w:t>
      </w:r>
      <w:r w:rsidR="00C0617D" w:rsidRPr="002A362D">
        <w:rPr>
          <w:rFonts w:ascii="Times" w:hAnsi="Times"/>
          <w:lang w:val="en-US"/>
        </w:rPr>
        <w:t xml:space="preserve">marine phytoplankton size-spectra </w:t>
      </w:r>
      <w:r w:rsidR="00C0617D" w:rsidRPr="002A362D">
        <w:rPr>
          <w:rFonts w:ascii="Times" w:hAnsi="Times"/>
          <w:lang w:val="en-US"/>
        </w:rPr>
        <w:fldChar w:fldCharType="begin"/>
      </w:r>
      <w:r w:rsidR="00C0617D" w:rsidRPr="002A362D">
        <w:rPr>
          <w:rFonts w:ascii="Times" w:hAnsi="Times"/>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C0617D" w:rsidRPr="002A362D">
        <w:rPr>
          <w:rFonts w:ascii="Times" w:hAnsi="Times"/>
          <w:lang w:val="en-US"/>
        </w:rPr>
        <w:fldChar w:fldCharType="separate"/>
      </w:r>
      <w:r w:rsidR="00C0617D" w:rsidRPr="00EE1CF3">
        <w:rPr>
          <w:rFonts w:ascii="Times" w:hAnsi="Times" w:cs="Times New Roman"/>
          <w:lang w:val="en-GB"/>
          <w:rPrChange w:id="535" w:author="Anna Gårdmark" w:date="2020-01-13T08:20:00Z">
            <w:rPr>
              <w:rFonts w:ascii="Times" w:hAnsi="Times" w:cs="Times New Roman"/>
            </w:rPr>
          </w:rPrChange>
        </w:rPr>
        <w:t xml:space="preserve">(Barnes </w:t>
      </w:r>
      <w:r w:rsidR="00C0617D" w:rsidRPr="00EE1CF3">
        <w:rPr>
          <w:rFonts w:ascii="Times" w:hAnsi="Times" w:cs="Times New Roman"/>
          <w:i/>
          <w:iCs/>
          <w:lang w:val="en-GB"/>
          <w:rPrChange w:id="536" w:author="Anna Gårdmark" w:date="2020-01-13T08:20:00Z">
            <w:rPr>
              <w:rFonts w:ascii="Times" w:hAnsi="Times" w:cs="Times New Roman"/>
              <w:i/>
              <w:iCs/>
            </w:rPr>
          </w:rPrChange>
        </w:rPr>
        <w:t>et al.</w:t>
      </w:r>
      <w:r w:rsidR="00C0617D" w:rsidRPr="00EE1CF3">
        <w:rPr>
          <w:rFonts w:ascii="Times" w:hAnsi="Times" w:cs="Times New Roman"/>
          <w:lang w:val="en-GB"/>
          <w:rPrChange w:id="537" w:author="Anna Gårdmark" w:date="2020-01-13T08:20:00Z">
            <w:rPr>
              <w:rFonts w:ascii="Times" w:hAnsi="Times" w:cs="Times New Roman"/>
            </w:rPr>
          </w:rPrChange>
        </w:rPr>
        <w:t xml:space="preserve"> 2011)</w:t>
      </w:r>
      <w:r w:rsidR="00C0617D" w:rsidRPr="002A362D">
        <w:rPr>
          <w:rFonts w:ascii="Times" w:hAnsi="Times"/>
          <w:lang w:val="en-US"/>
        </w:rPr>
        <w:fldChar w:fldCharType="end"/>
      </w:r>
      <w:r w:rsidR="00C0617D" w:rsidRPr="002A362D">
        <w:rPr>
          <w:rFonts w:ascii="Times" w:hAnsi="Times"/>
          <w:lang w:val="en-US"/>
        </w:rPr>
        <w:t>.</w:t>
      </w:r>
      <w:r w:rsidR="00A51BF3" w:rsidRPr="00A51BF3">
        <w:rPr>
          <w:rFonts w:ascii="Times" w:hAnsi="Times"/>
          <w:lang w:val="en-US"/>
        </w:rPr>
        <w:t xml:space="preserve"> </w:t>
      </w:r>
      <w:commentRangeStart w:id="538"/>
      <w:r w:rsidR="00A51BF3">
        <w:rPr>
          <w:rFonts w:ascii="Times" w:hAnsi="Times"/>
          <w:lang w:val="en-US"/>
        </w:rPr>
        <w:t xml:space="preserve">Time </w:t>
      </w:r>
      <w:r w:rsidR="008873DE">
        <w:rPr>
          <w:rFonts w:ascii="Times" w:hAnsi="Times"/>
          <w:lang w:val="en-US"/>
        </w:rPr>
        <w:t xml:space="preserve">scenarios </w:t>
      </w:r>
      <w:r w:rsidR="0037063E">
        <w:rPr>
          <w:rFonts w:ascii="Times" w:hAnsi="Times"/>
          <w:lang w:val="en-US"/>
        </w:rPr>
        <w:t xml:space="preserve">represents </w:t>
      </w:r>
      <w:del w:id="539" w:author="Anna Gårdmark" w:date="2020-01-13T11:49:00Z">
        <w:r w:rsidR="0037063E" w:rsidDel="001E5279">
          <w:rPr>
            <w:rFonts w:ascii="Times" w:hAnsi="Times"/>
            <w:lang w:val="en-US"/>
          </w:rPr>
          <w:delText xml:space="preserve">the </w:delText>
        </w:r>
      </w:del>
      <w:r w:rsidR="00A51BF3">
        <w:rPr>
          <w:rFonts w:ascii="Times" w:hAnsi="Times"/>
          <w:lang w:val="en-US"/>
        </w:rPr>
        <w:t>a decline in primary production with climate change, potentially due to increased stratification and reduced resource levels</w:t>
      </w:r>
      <w:r w:rsidR="00587941">
        <w:rPr>
          <w:rFonts w:ascii="Times" w:hAnsi="Times"/>
          <w:lang w:val="en-US"/>
        </w:rPr>
        <w:t xml:space="preserve"> </w:t>
      </w:r>
      <w:r w:rsidR="00A51BF3">
        <w:rPr>
          <w:rFonts w:ascii="Times" w:hAnsi="Times"/>
          <w:lang w:val="en-US"/>
        </w:rPr>
        <w:fldChar w:fldCharType="begin"/>
      </w:r>
      <w:r w:rsidR="00A51BF3">
        <w:rPr>
          <w:rFonts w:ascii="Times" w:hAnsi="Times"/>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A51BF3">
        <w:rPr>
          <w:rFonts w:ascii="Times" w:hAnsi="Times"/>
          <w:lang w:val="en-US"/>
        </w:rPr>
        <w:fldChar w:fldCharType="separate"/>
      </w:r>
      <w:r w:rsidR="00A51BF3" w:rsidRPr="00EE1CF3">
        <w:rPr>
          <w:rFonts w:ascii="Times" w:hAnsi="Times" w:cs="Times New Roman"/>
          <w:lang w:val="en-GB"/>
          <w:rPrChange w:id="540" w:author="Anna Gårdmark" w:date="2020-01-13T08:20:00Z">
            <w:rPr>
              <w:rFonts w:ascii="Times" w:hAnsi="Times" w:cs="Times New Roman"/>
            </w:rPr>
          </w:rPrChange>
        </w:rPr>
        <w:t xml:space="preserve">(Gregg </w:t>
      </w:r>
      <w:r w:rsidR="00A51BF3" w:rsidRPr="00EE1CF3">
        <w:rPr>
          <w:rFonts w:ascii="Times" w:hAnsi="Times" w:cs="Times New Roman"/>
          <w:i/>
          <w:iCs/>
          <w:lang w:val="en-GB"/>
          <w:rPrChange w:id="541" w:author="Anna Gårdmark" w:date="2020-01-13T08:20:00Z">
            <w:rPr>
              <w:rFonts w:ascii="Times" w:hAnsi="Times" w:cs="Times New Roman"/>
              <w:i/>
              <w:iCs/>
            </w:rPr>
          </w:rPrChange>
        </w:rPr>
        <w:t>et al.</w:t>
      </w:r>
      <w:r w:rsidR="00A51BF3" w:rsidRPr="00EE1CF3">
        <w:rPr>
          <w:rFonts w:ascii="Times" w:hAnsi="Times" w:cs="Times New Roman"/>
          <w:lang w:val="en-GB"/>
          <w:rPrChange w:id="542" w:author="Anna Gårdmark" w:date="2020-01-13T08:20:00Z">
            <w:rPr>
              <w:rFonts w:ascii="Times" w:hAnsi="Times" w:cs="Times New Roman"/>
            </w:rPr>
          </w:rPrChange>
        </w:rPr>
        <w:t xml:space="preserve"> 2003)</w:t>
      </w:r>
      <w:r w:rsidR="00A51BF3">
        <w:rPr>
          <w:rFonts w:ascii="Times" w:hAnsi="Times"/>
          <w:lang w:val="en-US"/>
        </w:rPr>
        <w:fldChar w:fldCharType="end"/>
      </w:r>
      <w:r w:rsidR="00A51BF3">
        <w:rPr>
          <w:rFonts w:ascii="Times" w:hAnsi="Times"/>
          <w:lang w:val="en-US"/>
        </w:rPr>
        <w:t>.</w:t>
      </w:r>
      <w:commentRangeEnd w:id="538"/>
      <w:r w:rsidR="001E5279">
        <w:rPr>
          <w:rStyle w:val="Kommentarsreferens"/>
        </w:rPr>
        <w:commentReference w:id="538"/>
      </w:r>
    </w:p>
    <w:p w14:paraId="394BE49A" w14:textId="522722CB" w:rsidR="00364AF2" w:rsidRPr="00DD439A" w:rsidRDefault="002950E7" w:rsidP="000F577B">
      <w:pPr>
        <w:spacing w:line="480" w:lineRule="auto"/>
        <w:ind w:firstLine="284"/>
        <w:jc w:val="both"/>
        <w:rPr>
          <w:rFonts w:ascii="Times" w:hAnsi="Times"/>
          <w:lang w:val="en-US"/>
        </w:rPr>
      </w:pPr>
      <w:r>
        <w:rPr>
          <w:rFonts w:ascii="Times" w:hAnsi="Times"/>
          <w:lang w:val="en-US"/>
        </w:rPr>
        <w:t>A</w:t>
      </w:r>
      <w:r w:rsidR="00DB5485">
        <w:rPr>
          <w:rFonts w:ascii="Times" w:hAnsi="Times"/>
          <w:lang w:val="en-US"/>
        </w:rPr>
        <w:t>ctivation energ</w:t>
      </w:r>
      <w:r w:rsidR="0015413B">
        <w:rPr>
          <w:rFonts w:ascii="Times" w:hAnsi="Times"/>
          <w:lang w:val="en-US"/>
        </w:rPr>
        <w:t>ies</w:t>
      </w:r>
      <w:r w:rsidR="00A04EAF">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k,r</m:t>
            </m:r>
          </m:sub>
        </m:sSub>
      </m:oMath>
      <w:r w:rsidR="00A04EAF">
        <w:rPr>
          <w:rFonts w:ascii="Times" w:hAnsi="Times"/>
          <w:lang w:val="en-US"/>
        </w:rPr>
        <w:t>)</w:t>
      </w:r>
      <w:r w:rsidR="00BE1E8C">
        <w:rPr>
          <w:rFonts w:ascii="Times" w:hAnsi="Times"/>
          <w:lang w:val="en-US"/>
        </w:rPr>
        <w:t xml:space="preserve">, which </w:t>
      </w:r>
      <w:r w:rsidR="00DB5485">
        <w:rPr>
          <w:rFonts w:ascii="Times" w:hAnsi="Times"/>
          <w:lang w:val="en-US"/>
        </w:rPr>
        <w:t>dictate the temperature sensitivity of a rate,</w:t>
      </w:r>
      <w:r w:rsidR="00122827">
        <w:rPr>
          <w:rFonts w:ascii="Times" w:hAnsi="Times"/>
          <w:lang w:val="en-US"/>
        </w:rPr>
        <w:t xml:space="preserve"> </w:t>
      </w:r>
      <w:r w:rsidR="00EE7D56">
        <w:rPr>
          <w:rFonts w:ascii="Times" w:hAnsi="Times"/>
          <w:lang w:val="en-US"/>
        </w:rPr>
        <w:t>typically var</w:t>
      </w:r>
      <w:r w:rsidR="004C7592">
        <w:rPr>
          <w:rFonts w:ascii="Times" w:hAnsi="Times"/>
          <w:lang w:val="en-US"/>
        </w:rPr>
        <w:t>y</w:t>
      </w:r>
      <w:r w:rsidR="00EE7D56">
        <w:rPr>
          <w:rFonts w:ascii="Times" w:hAnsi="Times"/>
          <w:lang w:val="en-US"/>
        </w:rPr>
        <w:t xml:space="preserve"> </w:t>
      </w:r>
      <w:r w:rsidR="00674B63">
        <w:rPr>
          <w:rFonts w:ascii="Times" w:hAnsi="Times"/>
          <w:lang w:val="en-US"/>
        </w:rPr>
        <w:t xml:space="preserve">substantially between </w:t>
      </w:r>
      <w:del w:id="543" w:author="Asta Audzijonyte" w:date="2020-01-10T13:58:00Z">
        <w:r w:rsidR="005B7440" w:rsidDel="00715E57">
          <w:rPr>
            <w:rFonts w:ascii="Times" w:hAnsi="Times"/>
            <w:lang w:val="en-US"/>
          </w:rPr>
          <w:delText>rates</w:delText>
        </w:r>
      </w:del>
      <w:ins w:id="544" w:author="Asta Audzijonyte" w:date="2020-01-10T13:58:00Z">
        <w:r w:rsidR="00715E57">
          <w:rPr>
            <w:rFonts w:ascii="Times" w:hAnsi="Times"/>
            <w:lang w:val="en-US"/>
          </w:rPr>
          <w:t>processes</w:t>
        </w:r>
      </w:ins>
      <w:r w:rsidR="005B7440">
        <w:rPr>
          <w:rFonts w:ascii="Times" w:hAnsi="Times"/>
          <w:lang w:val="en-US"/>
        </w:rPr>
        <w:t xml:space="preserve">, </w:t>
      </w:r>
      <w:r w:rsidR="00674B63">
        <w:rPr>
          <w:rFonts w:ascii="Times" w:hAnsi="Times"/>
          <w:lang w:val="en-US"/>
        </w:rPr>
        <w:t>species</w:t>
      </w:r>
      <w:r w:rsidR="00203BF3">
        <w:rPr>
          <w:rFonts w:ascii="Times" w:hAnsi="Times"/>
          <w:lang w:val="en-US"/>
        </w:rPr>
        <w:t xml:space="preserve">, taxonomic groups </w:t>
      </w:r>
      <w:r w:rsidR="00A6616F">
        <w:rPr>
          <w:rFonts w:ascii="Times" w:hAnsi="Times"/>
          <w:lang w:val="en-US"/>
        </w:rPr>
        <w:t>and whether or not intra- or interspecific data are used</w:t>
      </w:r>
      <w:ins w:id="545" w:author="Anna Gårdmark" w:date="2020-01-13T11:49:00Z">
        <w:r w:rsidR="00F1526C">
          <w:rPr>
            <w:rFonts w:ascii="Times" w:hAnsi="Times"/>
            <w:lang w:val="en-US"/>
          </w:rPr>
          <w:t xml:space="preserve"> for estimation</w:t>
        </w:r>
      </w:ins>
      <w:r w:rsidR="00A6616F">
        <w:rPr>
          <w:rFonts w:ascii="Times" w:hAnsi="Times"/>
          <w:lang w:val="en-US"/>
        </w:rPr>
        <w:t xml:space="preserve"> </w:t>
      </w:r>
      <w:r w:rsidR="009524E1">
        <w:rPr>
          <w:rFonts w:ascii="Times" w:hAnsi="Times"/>
          <w:lang w:val="en-US"/>
        </w:rPr>
        <w:fldChar w:fldCharType="begin"/>
      </w:r>
      <w:r w:rsidR="008A6869">
        <w:rPr>
          <w:rFonts w:ascii="Times" w:hAnsi="Times"/>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hAnsi="Times"/>
          <w:lang w:val="en-US"/>
        </w:rPr>
        <w:fldChar w:fldCharType="separate"/>
      </w:r>
      <w:r w:rsidR="004C7025" w:rsidRPr="00EE1CF3">
        <w:rPr>
          <w:rFonts w:ascii="Times" w:hAnsi="Times" w:cs="Times New Roman"/>
          <w:lang w:val="en-GB"/>
          <w:rPrChange w:id="546" w:author="Anna Gårdmark" w:date="2020-01-13T08:20:00Z">
            <w:rPr>
              <w:rFonts w:ascii="Times" w:hAnsi="Times" w:cs="Times New Roman"/>
            </w:rPr>
          </w:rPrChange>
        </w:rPr>
        <w:t xml:space="preserve">(Savage </w:t>
      </w:r>
      <w:r w:rsidR="004C7025" w:rsidRPr="00EE1CF3">
        <w:rPr>
          <w:rFonts w:ascii="Times" w:hAnsi="Times" w:cs="Times New Roman"/>
          <w:i/>
          <w:iCs/>
          <w:lang w:val="en-GB"/>
          <w:rPrChange w:id="547" w:author="Anna Gårdmark" w:date="2020-01-13T08:20:00Z">
            <w:rPr>
              <w:rFonts w:ascii="Times" w:hAnsi="Times" w:cs="Times New Roman"/>
              <w:i/>
              <w:iCs/>
            </w:rPr>
          </w:rPrChange>
        </w:rPr>
        <w:t>et al.</w:t>
      </w:r>
      <w:r w:rsidR="004C7025" w:rsidRPr="00EE1CF3">
        <w:rPr>
          <w:rFonts w:ascii="Times" w:hAnsi="Times" w:cs="Times New Roman"/>
          <w:lang w:val="en-GB"/>
          <w:rPrChange w:id="548" w:author="Anna Gårdmark" w:date="2020-01-13T08:20:00Z">
            <w:rPr>
              <w:rFonts w:ascii="Times" w:hAnsi="Times" w:cs="Times New Roman"/>
            </w:rPr>
          </w:rPrChange>
        </w:rPr>
        <w:t xml:space="preserve"> 2004; Downs </w:t>
      </w:r>
      <w:r w:rsidR="004C7025" w:rsidRPr="00EE1CF3">
        <w:rPr>
          <w:rFonts w:ascii="Times" w:hAnsi="Times" w:cs="Times New Roman"/>
          <w:i/>
          <w:iCs/>
          <w:lang w:val="en-GB"/>
          <w:rPrChange w:id="549" w:author="Anna Gårdmark" w:date="2020-01-13T08:20:00Z">
            <w:rPr>
              <w:rFonts w:ascii="Times" w:hAnsi="Times" w:cs="Times New Roman"/>
              <w:i/>
              <w:iCs/>
            </w:rPr>
          </w:rPrChange>
        </w:rPr>
        <w:t>et al.</w:t>
      </w:r>
      <w:r w:rsidR="004C7025" w:rsidRPr="00EE1CF3">
        <w:rPr>
          <w:rFonts w:ascii="Times" w:hAnsi="Times" w:cs="Times New Roman"/>
          <w:lang w:val="en-GB"/>
          <w:rPrChange w:id="550" w:author="Anna Gårdmark" w:date="2020-01-13T08:20:00Z">
            <w:rPr>
              <w:rFonts w:ascii="Times" w:hAnsi="Times" w:cs="Times New Roman"/>
            </w:rPr>
          </w:rPrChange>
        </w:rPr>
        <w:t xml:space="preserve"> 2008; Englund </w:t>
      </w:r>
      <w:r w:rsidR="004C7025" w:rsidRPr="00EE1CF3">
        <w:rPr>
          <w:rFonts w:ascii="Times" w:hAnsi="Times" w:cs="Times New Roman"/>
          <w:i/>
          <w:iCs/>
          <w:lang w:val="en-GB"/>
          <w:rPrChange w:id="551" w:author="Anna Gårdmark" w:date="2020-01-13T08:20:00Z">
            <w:rPr>
              <w:rFonts w:ascii="Times" w:hAnsi="Times" w:cs="Times New Roman"/>
              <w:i/>
              <w:iCs/>
            </w:rPr>
          </w:rPrChange>
        </w:rPr>
        <w:t>et al.</w:t>
      </w:r>
      <w:r w:rsidR="004C7025" w:rsidRPr="00EE1CF3">
        <w:rPr>
          <w:rFonts w:ascii="Times" w:hAnsi="Times" w:cs="Times New Roman"/>
          <w:lang w:val="en-GB"/>
          <w:rPrChange w:id="552" w:author="Anna Gårdmark" w:date="2020-01-13T08:20:00Z">
            <w:rPr>
              <w:rFonts w:ascii="Times" w:hAnsi="Times" w:cs="Times New Roman"/>
            </w:rPr>
          </w:rPrChange>
        </w:rPr>
        <w:t xml:space="preserve"> 2011; Rall </w:t>
      </w:r>
      <w:r w:rsidR="004C7025" w:rsidRPr="00EE1CF3">
        <w:rPr>
          <w:rFonts w:ascii="Times" w:hAnsi="Times" w:cs="Times New Roman"/>
          <w:i/>
          <w:iCs/>
          <w:lang w:val="en-GB"/>
          <w:rPrChange w:id="553" w:author="Anna Gårdmark" w:date="2020-01-13T08:20:00Z">
            <w:rPr>
              <w:rFonts w:ascii="Times" w:hAnsi="Times" w:cs="Times New Roman"/>
              <w:i/>
              <w:iCs/>
            </w:rPr>
          </w:rPrChange>
        </w:rPr>
        <w:t>et al.</w:t>
      </w:r>
      <w:r w:rsidR="004C7025" w:rsidRPr="00EE1CF3">
        <w:rPr>
          <w:rFonts w:ascii="Times" w:hAnsi="Times" w:cs="Times New Roman"/>
          <w:lang w:val="en-GB"/>
          <w:rPrChange w:id="554" w:author="Anna Gårdmark" w:date="2020-01-13T08:20:00Z">
            <w:rPr>
              <w:rFonts w:ascii="Times" w:hAnsi="Times" w:cs="Times New Roman"/>
            </w:rPr>
          </w:rPrChange>
        </w:rPr>
        <w:t xml:space="preserve"> 2012)</w:t>
      </w:r>
      <w:r w:rsidR="009524E1">
        <w:rPr>
          <w:rFonts w:ascii="Times" w:hAnsi="Times"/>
          <w:lang w:val="en-US"/>
        </w:rPr>
        <w:fldChar w:fldCharType="end"/>
      </w:r>
      <w:r w:rsidR="009524E1">
        <w:rPr>
          <w:rFonts w:ascii="Times" w:hAnsi="Times"/>
          <w:lang w:val="en-US"/>
        </w:rPr>
        <w:t>.</w:t>
      </w:r>
      <w:r w:rsidR="00EB2EC8">
        <w:rPr>
          <w:rFonts w:ascii="Times" w:hAnsi="Times"/>
          <w:lang w:val="en-US"/>
        </w:rPr>
        <w:t xml:space="preserve"> </w:t>
      </w:r>
      <w:commentRangeStart w:id="555"/>
      <w:commentRangeStart w:id="556"/>
      <w:r w:rsidR="006A0673">
        <w:rPr>
          <w:rFonts w:ascii="Times" w:hAnsi="Times"/>
          <w:lang w:val="en-US"/>
        </w:rPr>
        <w:t xml:space="preserve">Moreover, </w:t>
      </w:r>
      <w:r w:rsidR="007304D5">
        <w:rPr>
          <w:rFonts w:ascii="Times" w:hAnsi="Times"/>
          <w:lang w:val="en-US"/>
        </w:rPr>
        <w:t>MSSMs have been shown to be sensitive to metabolic scaling parameters</w:t>
      </w:r>
      <w:r w:rsidR="003933C4">
        <w:rPr>
          <w:rFonts w:ascii="Times" w:hAnsi="Times"/>
          <w:lang w:val="en-US"/>
        </w:rPr>
        <w:t xml:space="preserve"> </w:t>
      </w:r>
      <w:r w:rsidR="00A0009B">
        <w:rPr>
          <w:rFonts w:ascii="Times" w:hAnsi="Times"/>
          <w:lang w:val="en-US"/>
        </w:rPr>
        <w:fldChar w:fldCharType="begin"/>
      </w:r>
      <w:r w:rsidR="00A0009B">
        <w:rPr>
          <w:rFonts w:ascii="Times" w:hAnsi="Times"/>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hAnsi="Times"/>
          <w:lang w:val="en-US"/>
        </w:rPr>
        <w:fldChar w:fldCharType="separate"/>
      </w:r>
      <w:r w:rsidR="00A0009B" w:rsidRPr="00EE1CF3">
        <w:rPr>
          <w:rFonts w:ascii="Times" w:hAnsi="Times" w:cs="Times New Roman"/>
          <w:lang w:val="en-GB"/>
          <w:rPrChange w:id="557" w:author="Anna Gårdmark" w:date="2020-01-13T08:20:00Z">
            <w:rPr>
              <w:rFonts w:ascii="Times" w:hAnsi="Times" w:cs="Times New Roman"/>
            </w:rPr>
          </w:rPrChange>
        </w:rPr>
        <w:t xml:space="preserve">(Zhang </w:t>
      </w:r>
      <w:r w:rsidR="00A0009B" w:rsidRPr="00EE1CF3">
        <w:rPr>
          <w:rFonts w:ascii="Times" w:hAnsi="Times" w:cs="Times New Roman"/>
          <w:i/>
          <w:iCs/>
          <w:lang w:val="en-GB"/>
          <w:rPrChange w:id="558" w:author="Anna Gårdmark" w:date="2020-01-13T08:20:00Z">
            <w:rPr>
              <w:rFonts w:ascii="Times" w:hAnsi="Times" w:cs="Times New Roman"/>
              <w:i/>
              <w:iCs/>
            </w:rPr>
          </w:rPrChange>
        </w:rPr>
        <w:t>et al.</w:t>
      </w:r>
      <w:r w:rsidR="00A0009B" w:rsidRPr="00EE1CF3">
        <w:rPr>
          <w:rFonts w:ascii="Times" w:hAnsi="Times" w:cs="Times New Roman"/>
          <w:lang w:val="en-GB"/>
          <w:rPrChange w:id="559" w:author="Anna Gårdmark" w:date="2020-01-13T08:20:00Z">
            <w:rPr>
              <w:rFonts w:ascii="Times" w:hAnsi="Times" w:cs="Times New Roman"/>
            </w:rPr>
          </w:rPrChange>
        </w:rPr>
        <w:t xml:space="preserve"> 2015)</w:t>
      </w:r>
      <w:r w:rsidR="00A0009B">
        <w:rPr>
          <w:rFonts w:ascii="Times" w:hAnsi="Times"/>
          <w:lang w:val="en-US"/>
        </w:rPr>
        <w:fldChar w:fldCharType="end"/>
      </w:r>
      <w:r w:rsidR="007304D5">
        <w:rPr>
          <w:rFonts w:ascii="Times" w:hAnsi="Times"/>
          <w:lang w:val="en-US"/>
        </w:rPr>
        <w:t>.</w:t>
      </w:r>
      <w:commentRangeEnd w:id="555"/>
      <w:r w:rsidR="00715E57">
        <w:rPr>
          <w:rStyle w:val="Kommentarsreferens"/>
        </w:rPr>
        <w:commentReference w:id="555"/>
      </w:r>
      <w:commentRangeEnd w:id="556"/>
      <w:r w:rsidR="00F1526C">
        <w:rPr>
          <w:rStyle w:val="Kommentarsreferens"/>
        </w:rPr>
        <w:commentReference w:id="556"/>
      </w:r>
      <w:r w:rsidR="007304D5">
        <w:rPr>
          <w:rFonts w:ascii="Times" w:hAnsi="Times"/>
          <w:lang w:val="en-US"/>
        </w:rPr>
        <w:t xml:space="preserve"> </w:t>
      </w:r>
      <w:r w:rsidR="003100EC">
        <w:rPr>
          <w:rFonts w:ascii="Times" w:hAnsi="Times"/>
          <w:lang w:val="en-US"/>
        </w:rPr>
        <w:t xml:space="preserve">To overcome this, we </w:t>
      </w:r>
      <w:r w:rsidR="00AE6C56">
        <w:rPr>
          <w:rFonts w:ascii="Times" w:hAnsi="Times"/>
          <w:lang w:val="en-US"/>
        </w:rPr>
        <w:t xml:space="preserve">assigned activation energies by </w:t>
      </w:r>
      <w:r w:rsidR="003100EC">
        <w:rPr>
          <w:rFonts w:ascii="Times" w:hAnsi="Times"/>
          <w:lang w:val="en-US"/>
        </w:rPr>
        <w:t>dr</w:t>
      </w:r>
      <w:r w:rsidR="00AE6C56">
        <w:rPr>
          <w:rFonts w:ascii="Times" w:hAnsi="Times"/>
          <w:lang w:val="en-US"/>
        </w:rPr>
        <w:t>a</w:t>
      </w:r>
      <w:r w:rsidR="003100EC">
        <w:rPr>
          <w:rFonts w:ascii="Times" w:hAnsi="Times"/>
          <w:lang w:val="en-US"/>
        </w:rPr>
        <w:t>w</w:t>
      </w:r>
      <w:r w:rsidR="00AE6C56">
        <w:rPr>
          <w:rFonts w:ascii="Times" w:hAnsi="Times"/>
          <w:lang w:val="en-US"/>
        </w:rPr>
        <w:t>ing</w:t>
      </w:r>
      <w:r w:rsidR="003100EC">
        <w:rPr>
          <w:rFonts w:ascii="Times" w:hAnsi="Times"/>
          <w:lang w:val="en-US"/>
        </w:rPr>
        <w:t xml:space="preserve"> 200 </w:t>
      </w:r>
      <w:r w:rsidR="00536540">
        <w:rPr>
          <w:rFonts w:ascii="Times" w:hAnsi="Times"/>
          <w:lang w:val="en-US"/>
        </w:rPr>
        <w:t xml:space="preserve">random </w:t>
      </w:r>
      <w:r w:rsidR="003F4557">
        <w:rPr>
          <w:rFonts w:ascii="Times" w:hAnsi="Times"/>
          <w:lang w:val="en-US"/>
        </w:rPr>
        <w:t>combinations</w:t>
      </w:r>
      <w:r w:rsidR="00107430">
        <w:rPr>
          <w:rFonts w:ascii="Times" w:hAnsi="Times"/>
          <w:lang w:val="en-US"/>
        </w:rPr>
        <w:t xml:space="preserve"> </w:t>
      </w:r>
      <w:r w:rsidR="009679B9">
        <w:rPr>
          <w:rFonts w:ascii="Times" w:hAnsi="Times"/>
          <w:lang w:val="en-US"/>
        </w:rPr>
        <w:t xml:space="preserve">of </w:t>
      </w:r>
      <w:r w:rsidR="00865781">
        <w:rPr>
          <w:rFonts w:ascii="Times" w:hAnsi="Times"/>
          <w:lang w:val="en-US"/>
        </w:rPr>
        <w:t xml:space="preserve">activation </w:t>
      </w:r>
      <w:r w:rsidR="004F44FF">
        <w:rPr>
          <w:rFonts w:ascii="Times" w:hAnsi="Times"/>
          <w:lang w:val="en-US"/>
        </w:rPr>
        <w:t>e</w:t>
      </w:r>
      <w:r w:rsidR="00865781">
        <w:rPr>
          <w:rFonts w:ascii="Times" w:hAnsi="Times"/>
          <w:lang w:val="en-US"/>
        </w:rPr>
        <w:t xml:space="preserve">nergies for each </w:t>
      </w:r>
      <w:commentRangeStart w:id="560"/>
      <w:r w:rsidR="00865781">
        <w:rPr>
          <w:rFonts w:ascii="Times" w:hAnsi="Times"/>
          <w:lang w:val="en-US"/>
        </w:rPr>
        <w:t>temperature-dependent rate</w:t>
      </w:r>
      <w:ins w:id="561" w:author="Anna Gårdmark" w:date="2020-01-13T11:50:00Z">
        <w:r w:rsidR="00F1526C">
          <w:rPr>
            <w:rFonts w:ascii="Times" w:hAnsi="Times"/>
            <w:lang w:val="en-US"/>
          </w:rPr>
          <w:t xml:space="preserve"> </w:t>
        </w:r>
        <w:commentRangeStart w:id="562"/>
        <w:r w:rsidR="00F1526C">
          <w:rPr>
            <w:rFonts w:ascii="Times" w:hAnsi="Times"/>
            <w:lang w:val="en-US"/>
          </w:rPr>
          <w:t>and species</w:t>
        </w:r>
      </w:ins>
      <w:r w:rsidR="00865781">
        <w:rPr>
          <w:rFonts w:ascii="Times" w:hAnsi="Times"/>
          <w:lang w:val="en-US"/>
        </w:rPr>
        <w:t xml:space="preserve"> </w:t>
      </w:r>
      <w:commentRangeEnd w:id="562"/>
      <w:r w:rsidR="00F1526C">
        <w:rPr>
          <w:rStyle w:val="Kommentarsreferens"/>
        </w:rPr>
        <w:commentReference w:id="562"/>
      </w:r>
      <w:commentRangeEnd w:id="560"/>
      <w:r w:rsidR="00F1526C">
        <w:rPr>
          <w:rStyle w:val="Kommentarsreferens"/>
        </w:rPr>
        <w:commentReference w:id="560"/>
      </w:r>
      <w:commentRangeStart w:id="563"/>
      <w:r w:rsidR="00D50620">
        <w:rPr>
          <w:rFonts w:ascii="Times" w:hAnsi="Times"/>
          <w:lang w:val="en-US"/>
        </w:rPr>
        <w:t>from probability distributions</w:t>
      </w:r>
      <w:commentRangeEnd w:id="563"/>
      <w:r w:rsidR="00F26545">
        <w:rPr>
          <w:rStyle w:val="Kommentarsreferens"/>
        </w:rPr>
        <w:commentReference w:id="563"/>
      </w:r>
      <w:r w:rsidR="00CE1DB1">
        <w:rPr>
          <w:rFonts w:ascii="Times" w:hAnsi="Times"/>
          <w:lang w:val="en-US"/>
        </w:rPr>
        <w:t xml:space="preserve"> </w:t>
      </w:r>
      <w:r w:rsidR="002B0B3C">
        <w:rPr>
          <w:rFonts w:ascii="Times" w:hAnsi="Times"/>
          <w:lang w:val="en-US"/>
        </w:rPr>
        <w:t xml:space="preserve">(Table 1; </w:t>
      </w:r>
      <w:r w:rsidR="00646E0B" w:rsidRPr="006301CF">
        <w:rPr>
          <w:rFonts w:ascii="Times" w:hAnsi="Times"/>
          <w:lang w:val="en-US"/>
        </w:rPr>
        <w:t xml:space="preserve">Fig </w:t>
      </w:r>
      <w:r w:rsidR="00CE507F" w:rsidRPr="006301CF">
        <w:rPr>
          <w:rFonts w:ascii="Times" w:hAnsi="Times"/>
          <w:lang w:val="en-US"/>
        </w:rPr>
        <w:t>S</w:t>
      </w:r>
      <w:r w:rsidR="00D744F2" w:rsidRPr="006301CF">
        <w:rPr>
          <w:rFonts w:ascii="Times" w:hAnsi="Times"/>
          <w:lang w:val="en-US"/>
        </w:rPr>
        <w:t>10</w:t>
      </w:r>
      <w:r w:rsidR="005F1A93">
        <w:rPr>
          <w:rFonts w:ascii="Times" w:hAnsi="Times"/>
          <w:lang w:val="en-US"/>
        </w:rPr>
        <w:t>)</w:t>
      </w:r>
      <w:r w:rsidR="00972083">
        <w:rPr>
          <w:rFonts w:ascii="Times" w:hAnsi="Times"/>
          <w:lang w:val="en-US"/>
        </w:rPr>
        <w:t xml:space="preserve">. </w:t>
      </w:r>
      <w:r w:rsidR="002C7952">
        <w:rPr>
          <w:rFonts w:ascii="Times" w:hAnsi="Times"/>
          <w:lang w:val="en-US"/>
        </w:rPr>
        <w:t>T</w:t>
      </w:r>
      <w:r w:rsidR="0049321F">
        <w:rPr>
          <w:rFonts w:ascii="Times" w:hAnsi="Times"/>
          <w:lang w:val="en-US"/>
        </w:rPr>
        <w:t xml:space="preserve">he model </w:t>
      </w:r>
      <w:proofErr w:type="gramStart"/>
      <w:r w:rsidR="002C7952">
        <w:rPr>
          <w:rFonts w:ascii="Times" w:hAnsi="Times"/>
          <w:lang w:val="en-US"/>
        </w:rPr>
        <w:t xml:space="preserve">is then </w:t>
      </w:r>
      <w:r w:rsidR="00271CDA">
        <w:rPr>
          <w:rFonts w:ascii="Times" w:hAnsi="Times"/>
          <w:lang w:val="en-US"/>
        </w:rPr>
        <w:t>projected</w:t>
      </w:r>
      <w:proofErr w:type="gramEnd"/>
      <w:r w:rsidR="00271CDA">
        <w:rPr>
          <w:rFonts w:ascii="Times" w:hAnsi="Times"/>
          <w:lang w:val="en-US"/>
        </w:rPr>
        <w:t xml:space="preserve"> </w:t>
      </w:r>
      <w:r w:rsidR="0049321F">
        <w:rPr>
          <w:rFonts w:ascii="Times" w:hAnsi="Times"/>
          <w:lang w:val="en-US"/>
        </w:rPr>
        <w:t xml:space="preserve">forward </w:t>
      </w:r>
      <w:r w:rsidR="00F52CE7">
        <w:rPr>
          <w:rFonts w:ascii="Times" w:hAnsi="Times"/>
          <w:lang w:val="en-US"/>
        </w:rPr>
        <w:t xml:space="preserve">200 times, </w:t>
      </w:r>
      <w:commentRangeStart w:id="564"/>
      <w:r w:rsidR="00F52CE7">
        <w:rPr>
          <w:rFonts w:ascii="Times" w:hAnsi="Times"/>
          <w:lang w:val="en-US"/>
        </w:rPr>
        <w:t xml:space="preserve">each time </w:t>
      </w:r>
      <w:commentRangeEnd w:id="564"/>
      <w:r w:rsidR="00F1526C">
        <w:rPr>
          <w:rStyle w:val="Kommentarsreferens"/>
        </w:rPr>
        <w:commentReference w:id="564"/>
      </w:r>
      <w:r w:rsidR="00F52CE7">
        <w:rPr>
          <w:rFonts w:ascii="Times" w:hAnsi="Times"/>
          <w:lang w:val="en-US"/>
        </w:rPr>
        <w:t xml:space="preserve">with another set of </w:t>
      </w:r>
      <w:r w:rsidR="00401A33">
        <w:rPr>
          <w:rFonts w:ascii="Times" w:hAnsi="Times"/>
          <w:lang w:val="en-US"/>
        </w:rPr>
        <w:t>parameters</w:t>
      </w:r>
      <w:r w:rsidR="00A85FC3">
        <w:rPr>
          <w:rFonts w:ascii="Times" w:hAnsi="Times"/>
          <w:lang w:val="en-US"/>
        </w:rPr>
        <w:t xml:space="preserve">. We then </w:t>
      </w:r>
      <w:r w:rsidR="003E7C97">
        <w:rPr>
          <w:rFonts w:ascii="Times" w:hAnsi="Times"/>
          <w:lang w:val="en-US"/>
        </w:rPr>
        <w:t xml:space="preserve">quantify </w:t>
      </w:r>
      <w:r w:rsidR="005F1A93">
        <w:rPr>
          <w:rFonts w:ascii="Times" w:hAnsi="Times"/>
          <w:lang w:val="en-US"/>
        </w:rPr>
        <w:t xml:space="preserve">the </w:t>
      </w:r>
      <w:r w:rsidR="00AA5ED1">
        <w:rPr>
          <w:rFonts w:ascii="Times" w:hAnsi="Times"/>
          <w:lang w:val="en-US"/>
        </w:rPr>
        <w:t xml:space="preserve">overall </w:t>
      </w:r>
      <w:r w:rsidR="005F1A93">
        <w:rPr>
          <w:rFonts w:ascii="Times" w:hAnsi="Times"/>
          <w:lang w:val="en-US"/>
        </w:rPr>
        <w:t xml:space="preserve">mean response </w:t>
      </w:r>
      <w:r w:rsidR="00C76C92">
        <w:rPr>
          <w:rFonts w:ascii="Times" w:hAnsi="Times"/>
          <w:lang w:val="en-US"/>
        </w:rPr>
        <w:t xml:space="preserve">and the ranges of predictions from </w:t>
      </w:r>
      <w:ins w:id="565" w:author="Anna Gårdmark" w:date="2020-01-13T11:51:00Z">
        <w:r w:rsidR="00F1526C">
          <w:rPr>
            <w:rFonts w:ascii="Times" w:hAnsi="Times"/>
            <w:lang w:val="en-US"/>
          </w:rPr>
          <w:t xml:space="preserve">the full set of runs with </w:t>
        </w:r>
      </w:ins>
      <w:r w:rsidR="00C76C92">
        <w:rPr>
          <w:rFonts w:ascii="Times" w:hAnsi="Times"/>
          <w:lang w:val="en-US"/>
        </w:rPr>
        <w:t xml:space="preserve">all </w:t>
      </w:r>
      <w:ins w:id="566" w:author="Anna Gårdmark" w:date="2020-01-13T11:51:00Z">
        <w:r w:rsidR="00F1526C">
          <w:rPr>
            <w:rFonts w:ascii="Times" w:hAnsi="Times"/>
            <w:lang w:val="en-US"/>
          </w:rPr>
          <w:t xml:space="preserve">temperature-dependency </w:t>
        </w:r>
      </w:ins>
      <w:r w:rsidR="00DB15BC">
        <w:rPr>
          <w:rFonts w:ascii="Times" w:hAnsi="Times"/>
          <w:lang w:val="en-US"/>
        </w:rPr>
        <w:t>draw</w:t>
      </w:r>
      <w:r w:rsidR="00A400DE">
        <w:rPr>
          <w:rFonts w:ascii="Times" w:hAnsi="Times"/>
          <w:lang w:val="en-US"/>
        </w:rPr>
        <w:t>s</w:t>
      </w:r>
      <w:r w:rsidR="000A0E95">
        <w:rPr>
          <w:rFonts w:ascii="Times" w:hAnsi="Times"/>
          <w:lang w:val="en-US"/>
        </w:rPr>
        <w:t xml:space="preserve">. </w:t>
      </w:r>
      <w:r w:rsidR="00273DA3">
        <w:rPr>
          <w:rFonts w:ascii="Times" w:hAnsi="Times"/>
          <w:lang w:val="en-US"/>
        </w:rPr>
        <w:t xml:space="preserve">The </w:t>
      </w:r>
      <w:ins w:id="567" w:author="Asta Audzijonyte" w:date="2020-01-10T14:00:00Z">
        <w:r w:rsidR="00F26545">
          <w:rPr>
            <w:rFonts w:ascii="Times" w:hAnsi="Times"/>
            <w:lang w:val="en-US"/>
          </w:rPr>
          <w:t xml:space="preserve">probability </w:t>
        </w:r>
      </w:ins>
      <w:r w:rsidR="00273DA3">
        <w:rPr>
          <w:rFonts w:ascii="Times" w:hAnsi="Times"/>
          <w:lang w:val="en-US"/>
        </w:rPr>
        <w:t xml:space="preserve">distributions </w:t>
      </w:r>
      <w:r w:rsidR="00C428A8">
        <w:rPr>
          <w:rFonts w:ascii="Times" w:hAnsi="Times"/>
          <w:lang w:val="en-US"/>
        </w:rPr>
        <w:t xml:space="preserve">for </w:t>
      </w:r>
      <w:ins w:id="568" w:author="Asta Audzijonyte" w:date="2020-01-10T14:00:00Z">
        <w:r w:rsidR="00F26545">
          <w:rPr>
            <w:rFonts w:ascii="Times" w:hAnsi="Times"/>
            <w:lang w:val="en-US"/>
          </w:rPr>
          <w:t xml:space="preserve">the </w:t>
        </w:r>
      </w:ins>
      <w:ins w:id="569" w:author="Anna Gårdmark" w:date="2020-01-13T11:52:00Z">
        <w:r w:rsidR="00F1526C">
          <w:rPr>
            <w:rFonts w:ascii="Times" w:hAnsi="Times"/>
            <w:lang w:val="en-US"/>
          </w:rPr>
          <w:t xml:space="preserve">temperature-dependencies of </w:t>
        </w:r>
      </w:ins>
      <w:r w:rsidR="00C428A8">
        <w:rPr>
          <w:rFonts w:ascii="Times" w:hAnsi="Times"/>
          <w:lang w:val="en-US"/>
        </w:rPr>
        <w:t xml:space="preserve">maximum consumption rate and metabolic rate </w:t>
      </w:r>
      <w:del w:id="570" w:author="Asta Audzijonyte" w:date="2020-01-10T14:00:00Z">
        <w:r w:rsidR="006569B7" w:rsidDel="00F26545">
          <w:rPr>
            <w:rFonts w:ascii="Times" w:hAnsi="Times"/>
            <w:lang w:val="en-US"/>
          </w:rPr>
          <w:delText xml:space="preserve">stem from </w:delText>
        </w:r>
        <w:r w:rsidR="001A1817" w:rsidDel="00F26545">
          <w:rPr>
            <w:rFonts w:ascii="Times" w:hAnsi="Times"/>
            <w:lang w:val="en-US"/>
          </w:rPr>
          <w:delText>a dataset</w:delText>
        </w:r>
      </w:del>
      <w:ins w:id="571" w:author="Asta Audzijonyte" w:date="2020-01-10T14:00:00Z">
        <w:r w:rsidR="00F26545">
          <w:rPr>
            <w:rFonts w:ascii="Times" w:hAnsi="Times"/>
            <w:lang w:val="en-US"/>
          </w:rPr>
          <w:t>are taken</w:t>
        </w:r>
      </w:ins>
      <w:r w:rsidR="001A1817">
        <w:rPr>
          <w:rFonts w:ascii="Times" w:hAnsi="Times"/>
          <w:lang w:val="en-US"/>
        </w:rPr>
        <w:t xml:space="preserve"> from a systematic literature review on the intraspecific size- and temperature dependent scaling (Lindmark et al, in prep)</w:t>
      </w:r>
      <w:r w:rsidR="005A1E6F">
        <w:rPr>
          <w:rFonts w:ascii="Times" w:hAnsi="Times"/>
          <w:lang w:val="en-US"/>
        </w:rPr>
        <w:t xml:space="preserve"> and </w:t>
      </w:r>
      <w:r w:rsidR="004C6CF0">
        <w:rPr>
          <w:rFonts w:ascii="Times" w:hAnsi="Times"/>
          <w:lang w:val="en-US"/>
        </w:rPr>
        <w:t>mortality i</w:t>
      </w:r>
      <w:commentRangeStart w:id="572"/>
      <w:r w:rsidR="004C6CF0">
        <w:rPr>
          <w:rFonts w:ascii="Times" w:hAnsi="Times"/>
          <w:lang w:val="en-US"/>
        </w:rPr>
        <w:t xml:space="preserve">s assumed to scale in proportion to </w:t>
      </w:r>
      <w:r w:rsidR="008368B5">
        <w:rPr>
          <w:rFonts w:ascii="Times" w:hAnsi="Times"/>
          <w:lang w:val="en-US"/>
        </w:rPr>
        <w:t>metabolic rate</w:t>
      </w:r>
      <w:commentRangeEnd w:id="572"/>
      <w:r w:rsidR="00F26545">
        <w:rPr>
          <w:rStyle w:val="Kommentarsreferens"/>
        </w:rPr>
        <w:commentReference w:id="572"/>
      </w:r>
      <w:r w:rsidR="008368B5">
        <w:rPr>
          <w:rFonts w:ascii="Times" w:hAnsi="Times"/>
          <w:lang w:val="en-US"/>
        </w:rPr>
        <w:t xml:space="preserve"> </w:t>
      </w:r>
      <w:r w:rsidR="009363B7">
        <w:rPr>
          <w:rFonts w:ascii="Times" w:hAnsi="Times"/>
          <w:lang w:val="en-US"/>
        </w:rPr>
        <w:fldChar w:fldCharType="begin"/>
      </w:r>
      <w:r w:rsidR="00DF23F5">
        <w:rPr>
          <w:rFonts w:ascii="Times" w:hAnsi="Times"/>
          <w:lang w:val="en-US"/>
        </w:rPr>
        <w:instrText xml:space="preserve"> ADDIN ZOTERO_ITEM CSL_CITATION {"citationID":"erU4dyOI","properties":{"formattedCitation":"(Brown {\\i{}et al.} 2004; Blanchard {\\i{}et al.} 2012)","plainCitation":"(Brown et al. 2004; Blanchard et al. 2012)","noteIndex":0},"citationItems":[{"id":"RLZAlR7a/SiEbJpDo","uris":["http://zotero.org/users/6116610/items/U72KD5M3"],"uri":["http://zotero.org/users/6116610/items/U72KD5M3"],"itemData":{"id":"CKQJ1ax4/hOtcD1y0","type":"article-journal","title":"Toward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hAnsi="Times"/>
          <w:lang w:val="en-US"/>
        </w:rPr>
        <w:fldChar w:fldCharType="separate"/>
      </w:r>
      <w:r w:rsidR="009363B7" w:rsidRPr="00EE1CF3">
        <w:rPr>
          <w:rFonts w:ascii="Times" w:hAnsi="Times" w:cs="Times New Roman"/>
          <w:lang w:val="en-GB"/>
          <w:rPrChange w:id="573" w:author="Anna Gårdmark" w:date="2020-01-13T08:20:00Z">
            <w:rPr>
              <w:rFonts w:ascii="Times" w:hAnsi="Times" w:cs="Times New Roman"/>
            </w:rPr>
          </w:rPrChange>
        </w:rPr>
        <w:t xml:space="preserve">(Brown </w:t>
      </w:r>
      <w:r w:rsidR="009363B7" w:rsidRPr="00EE1CF3">
        <w:rPr>
          <w:rFonts w:ascii="Times" w:hAnsi="Times" w:cs="Times New Roman"/>
          <w:i/>
          <w:iCs/>
          <w:lang w:val="en-GB"/>
          <w:rPrChange w:id="574" w:author="Anna Gårdmark" w:date="2020-01-13T08:20:00Z">
            <w:rPr>
              <w:rFonts w:ascii="Times" w:hAnsi="Times" w:cs="Times New Roman"/>
              <w:i/>
              <w:iCs/>
            </w:rPr>
          </w:rPrChange>
        </w:rPr>
        <w:t>et al.</w:t>
      </w:r>
      <w:r w:rsidR="009363B7" w:rsidRPr="00EE1CF3">
        <w:rPr>
          <w:rFonts w:ascii="Times" w:hAnsi="Times" w:cs="Times New Roman"/>
          <w:lang w:val="en-GB"/>
          <w:rPrChange w:id="575" w:author="Anna Gårdmark" w:date="2020-01-13T08:20:00Z">
            <w:rPr>
              <w:rFonts w:ascii="Times" w:hAnsi="Times" w:cs="Times New Roman"/>
            </w:rPr>
          </w:rPrChange>
        </w:rPr>
        <w:t xml:space="preserve"> 2004; Blanchard </w:t>
      </w:r>
      <w:r w:rsidR="009363B7" w:rsidRPr="00EE1CF3">
        <w:rPr>
          <w:rFonts w:ascii="Times" w:hAnsi="Times" w:cs="Times New Roman"/>
          <w:i/>
          <w:iCs/>
          <w:lang w:val="en-GB"/>
          <w:rPrChange w:id="576" w:author="Anna Gårdmark" w:date="2020-01-13T08:20:00Z">
            <w:rPr>
              <w:rFonts w:ascii="Times" w:hAnsi="Times" w:cs="Times New Roman"/>
              <w:i/>
              <w:iCs/>
            </w:rPr>
          </w:rPrChange>
        </w:rPr>
        <w:t>et al.</w:t>
      </w:r>
      <w:r w:rsidR="009363B7" w:rsidRPr="00EE1CF3">
        <w:rPr>
          <w:rFonts w:ascii="Times" w:hAnsi="Times" w:cs="Times New Roman"/>
          <w:lang w:val="en-GB"/>
          <w:rPrChange w:id="577" w:author="Anna Gårdmark" w:date="2020-01-13T08:20:00Z">
            <w:rPr>
              <w:rFonts w:ascii="Times" w:hAnsi="Times" w:cs="Times New Roman"/>
            </w:rPr>
          </w:rPrChange>
        </w:rPr>
        <w:t xml:space="preserve"> 2012)</w:t>
      </w:r>
      <w:r w:rsidR="009363B7">
        <w:rPr>
          <w:rFonts w:ascii="Times" w:hAnsi="Times"/>
          <w:lang w:val="en-US"/>
        </w:rPr>
        <w:fldChar w:fldCharType="end"/>
      </w:r>
      <w:r w:rsidR="007817D2">
        <w:rPr>
          <w:rFonts w:ascii="Times" w:hAnsi="Times"/>
          <w:lang w:val="en-US"/>
        </w:rPr>
        <w:t xml:space="preserve">. </w:t>
      </w:r>
      <w:r w:rsidR="00C54627">
        <w:rPr>
          <w:rFonts w:ascii="Times" w:hAnsi="Times"/>
          <w:lang w:val="en-US"/>
        </w:rPr>
        <w:t xml:space="preserve">Activation energies for resource </w:t>
      </w:r>
      <w:r w:rsidR="008502F3">
        <w:rPr>
          <w:rFonts w:ascii="Times" w:hAnsi="Times"/>
          <w:lang w:val="en-US"/>
        </w:rPr>
        <w:t xml:space="preserve">parameters </w:t>
      </w:r>
      <w:r w:rsidR="0050387A">
        <w:rPr>
          <w:rFonts w:ascii="Times" w:hAnsi="Times"/>
          <w:lang w:val="en-US"/>
        </w:rPr>
        <w:t xml:space="preserve">were </w:t>
      </w:r>
      <w:r w:rsidR="00D723F2">
        <w:rPr>
          <w:rFonts w:ascii="Times" w:hAnsi="Times"/>
          <w:lang w:val="en-US"/>
        </w:rPr>
        <w:t>acquired by fitting linear regression of natural log of growth rate as a function of Arrhenius temperature (</w:t>
      </w:r>
      <m:oMath>
        <m:r>
          <w:rPr>
            <w:rFonts w:ascii="Cambria Math" w:hAnsi="Cambria Math"/>
            <w:lang w:val="en-US"/>
          </w:rPr>
          <m:t>1/kT</m:t>
        </m:r>
      </m:oMath>
      <w:r w:rsidR="00D723F2">
        <w:rPr>
          <w:rFonts w:ascii="Times" w:hAnsi="Times"/>
          <w:lang w:val="en-US"/>
        </w:rPr>
        <w:t xml:space="preserve">) </w:t>
      </w:r>
      <w:r w:rsidR="008502F3">
        <w:rPr>
          <w:rFonts w:ascii="Times" w:hAnsi="Times"/>
          <w:lang w:val="en-US"/>
        </w:rPr>
        <w:t xml:space="preserve">from </w:t>
      </w:r>
      <w:r w:rsidR="00262601">
        <w:rPr>
          <w:rFonts w:ascii="Times" w:hAnsi="Times"/>
          <w:lang w:val="en-US"/>
        </w:rPr>
        <w:t xml:space="preserve">experimental data in </w:t>
      </w:r>
      <w:r w:rsidR="00262601">
        <w:rPr>
          <w:rFonts w:ascii="Times" w:hAnsi="Times"/>
          <w:lang w:val="en-US"/>
        </w:rPr>
        <w:fldChar w:fldCharType="begin"/>
      </w:r>
      <w:r w:rsidR="00DF23F5">
        <w:rPr>
          <w:rFonts w:ascii="Times" w:hAnsi="Times"/>
          <w:lang w:val="en-US"/>
        </w:rPr>
        <w:instrText xml:space="preserve"> ADDIN ZOTERO_ITEM CSL_CITATION {"citationID":"iFXh405t","properties":{"formattedCitation":"(Savage {\\i{}et al.} 2004)","plainCitation":"(Savage et al. 2004)","noteIndex":0},"citationItems":[{"id":"RLZAlR7a/hP28IZBZ","uris":["http://zotero.org/users/6116610/items/5EKRHGLR"],"uri":["http://zotero.org/users/6116610/items/5EKRHGLR"],"itemData":{"id":"a9J8YZsy/ccYTjRvA","type":"article-journal","container-title":"The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hAnsi="Times"/>
          <w:lang w:val="en-US"/>
        </w:rPr>
        <w:fldChar w:fldCharType="separate"/>
      </w:r>
      <w:r w:rsidR="00262601" w:rsidRPr="00EE1CF3">
        <w:rPr>
          <w:rFonts w:ascii="Times" w:hAnsi="Times" w:cs="Times New Roman"/>
          <w:lang w:val="en-GB"/>
          <w:rPrChange w:id="578" w:author="Anna Gårdmark" w:date="2020-01-13T08:20:00Z">
            <w:rPr>
              <w:rFonts w:ascii="Times" w:hAnsi="Times" w:cs="Times New Roman"/>
            </w:rPr>
          </w:rPrChange>
        </w:rPr>
        <w:t xml:space="preserve">(Savage </w:t>
      </w:r>
      <w:r w:rsidR="00262601" w:rsidRPr="00EE1CF3">
        <w:rPr>
          <w:rFonts w:ascii="Times" w:hAnsi="Times" w:cs="Times New Roman"/>
          <w:i/>
          <w:iCs/>
          <w:lang w:val="en-GB"/>
          <w:rPrChange w:id="579" w:author="Anna Gårdmark" w:date="2020-01-13T08:20:00Z">
            <w:rPr>
              <w:rFonts w:ascii="Times" w:hAnsi="Times" w:cs="Times New Roman"/>
              <w:i/>
              <w:iCs/>
            </w:rPr>
          </w:rPrChange>
        </w:rPr>
        <w:t>et al.</w:t>
      </w:r>
      <w:r w:rsidR="00262601" w:rsidRPr="00EE1CF3">
        <w:rPr>
          <w:rFonts w:ascii="Times" w:hAnsi="Times" w:cs="Times New Roman"/>
          <w:lang w:val="en-GB"/>
          <w:rPrChange w:id="580" w:author="Anna Gårdmark" w:date="2020-01-13T08:20:00Z">
            <w:rPr>
              <w:rFonts w:ascii="Times" w:hAnsi="Times" w:cs="Times New Roman"/>
            </w:rPr>
          </w:rPrChange>
        </w:rPr>
        <w:t xml:space="preserve"> 2004)</w:t>
      </w:r>
      <w:r w:rsidR="00262601">
        <w:rPr>
          <w:rFonts w:ascii="Times" w:hAnsi="Times"/>
          <w:lang w:val="en-US"/>
        </w:rPr>
        <w:fldChar w:fldCharType="end"/>
      </w:r>
      <w:r w:rsidR="00262601">
        <w:rPr>
          <w:rFonts w:ascii="Times" w:hAnsi="Times"/>
          <w:lang w:val="en-US"/>
        </w:rPr>
        <w:t xml:space="preserve"> </w:t>
      </w:r>
      <w:r w:rsidR="00550BD4">
        <w:rPr>
          <w:rFonts w:ascii="Times" w:hAnsi="Times"/>
          <w:lang w:val="en-US"/>
        </w:rPr>
        <w:t>(</w:t>
      </w:r>
      <w:r w:rsidR="00125B89">
        <w:rPr>
          <w:rFonts w:ascii="Times" w:hAnsi="Times"/>
          <w:lang w:val="en-US"/>
        </w:rPr>
        <w:t xml:space="preserve">pooling </w:t>
      </w:r>
      <w:proofErr w:type="spellStart"/>
      <w:r w:rsidR="00550BD4">
        <w:rPr>
          <w:rFonts w:ascii="Times" w:hAnsi="Times"/>
          <w:lang w:val="en-US"/>
        </w:rPr>
        <w:t>protists</w:t>
      </w:r>
      <w:proofErr w:type="spellEnd"/>
      <w:r w:rsidR="00550BD4">
        <w:rPr>
          <w:rFonts w:ascii="Times" w:hAnsi="Times"/>
          <w:lang w:val="en-US"/>
        </w:rPr>
        <w:t>, algae, zooplankton)</w:t>
      </w:r>
      <w:r w:rsidR="00857D68">
        <w:rPr>
          <w:rFonts w:ascii="Times" w:hAnsi="Times"/>
          <w:lang w:val="en-US"/>
        </w:rPr>
        <w:t xml:space="preserve"> for the MTE-</w:t>
      </w:r>
      <w:commentRangeStart w:id="581"/>
      <w:r w:rsidR="00857D68">
        <w:rPr>
          <w:rFonts w:ascii="Times" w:hAnsi="Times"/>
          <w:lang w:val="en-US"/>
        </w:rPr>
        <w:t>scenario</w:t>
      </w:r>
      <w:commentRangeEnd w:id="581"/>
      <w:r w:rsidR="00F26545">
        <w:rPr>
          <w:rStyle w:val="Kommentarsreferens"/>
        </w:rPr>
        <w:commentReference w:id="581"/>
      </w:r>
      <w:r w:rsidR="004C7025">
        <w:rPr>
          <w:rFonts w:ascii="Times" w:hAnsi="Times"/>
          <w:lang w:val="en-US"/>
        </w:rPr>
        <w:t>.</w:t>
      </w:r>
      <w:r w:rsidR="00773A8B">
        <w:rPr>
          <w:rFonts w:ascii="Times" w:hAnsi="Times"/>
          <w:lang w:val="en-US"/>
        </w:rPr>
        <w:t xml:space="preserve"> </w:t>
      </w:r>
      <w:r w:rsidR="00E46641">
        <w:rPr>
          <w:rFonts w:ascii="Times" w:hAnsi="Times"/>
          <w:lang w:val="en-US"/>
        </w:rPr>
        <w:t>For the empirical scenario,</w:t>
      </w:r>
      <w:r w:rsidR="00D319EA">
        <w:rPr>
          <w:rFonts w:ascii="Times" w:hAnsi="Times"/>
          <w:lang w:val="en-US"/>
        </w:rPr>
        <w:t xml:space="preserve"> we </w:t>
      </w:r>
      <w:r w:rsidR="00E048B2">
        <w:rPr>
          <w:rFonts w:ascii="Times" w:hAnsi="Times"/>
          <w:lang w:val="en-US"/>
        </w:rPr>
        <w:t xml:space="preserve">used an activation energy </w:t>
      </w:r>
      <w:r w:rsidR="00B40367">
        <w:rPr>
          <w:rFonts w:ascii="Times" w:hAnsi="Times"/>
          <w:lang w:val="en-US"/>
        </w:rPr>
        <w:t xml:space="preserve">that best </w:t>
      </w:r>
      <w:r w:rsidR="00241D70">
        <w:rPr>
          <w:rFonts w:ascii="Times" w:hAnsi="Times"/>
          <w:lang w:val="en-US"/>
        </w:rPr>
        <w:t xml:space="preserve">fit </w:t>
      </w:r>
      <w:r w:rsidR="00B40B65">
        <w:rPr>
          <w:rFonts w:ascii="Times" w:hAnsi="Times"/>
          <w:lang w:val="en-US"/>
        </w:rPr>
        <w:t xml:space="preserve">the decline </w:t>
      </w:r>
      <w:r w:rsidR="00871080">
        <w:rPr>
          <w:rFonts w:ascii="Times" w:hAnsi="Times"/>
          <w:lang w:val="en-US"/>
        </w:rPr>
        <w:t xml:space="preserve">in </w:t>
      </w:r>
      <w:r w:rsidR="00B40B65">
        <w:rPr>
          <w:rFonts w:ascii="Times" w:hAnsi="Times"/>
          <w:lang w:val="en-US"/>
        </w:rPr>
        <w:t xml:space="preserve">phytoplankton size-spectra </w:t>
      </w:r>
      <w:r w:rsidR="00871080">
        <w:rPr>
          <w:rFonts w:ascii="Times" w:hAnsi="Times"/>
          <w:lang w:val="en-US"/>
        </w:rPr>
        <w:t xml:space="preserve">intercept presented </w:t>
      </w:r>
      <w:r w:rsidR="00B40B65">
        <w:rPr>
          <w:rFonts w:ascii="Times" w:hAnsi="Times"/>
          <w:lang w:val="en-US"/>
        </w:rPr>
        <w:t xml:space="preserve">in </w:t>
      </w:r>
      <w:r w:rsidR="00B40B65">
        <w:rPr>
          <w:rFonts w:ascii="Times" w:hAnsi="Times"/>
          <w:lang w:val="en-US"/>
        </w:rPr>
        <w:fldChar w:fldCharType="begin"/>
      </w:r>
      <w:r w:rsidR="00B40B65">
        <w:rPr>
          <w:rFonts w:ascii="Times" w:hAnsi="Times"/>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hAnsi="Times"/>
          <w:lang w:val="en-US"/>
        </w:rPr>
        <w:fldChar w:fldCharType="separate"/>
      </w:r>
      <w:r w:rsidR="00B40B65" w:rsidRPr="00EE1CF3">
        <w:rPr>
          <w:rFonts w:ascii="Times" w:hAnsi="Times" w:cs="Times New Roman"/>
          <w:lang w:val="en-GB"/>
          <w:rPrChange w:id="582" w:author="Anna Gårdmark" w:date="2020-01-13T08:20:00Z">
            <w:rPr>
              <w:rFonts w:ascii="Times" w:hAnsi="Times" w:cs="Times New Roman"/>
            </w:rPr>
          </w:rPrChange>
        </w:rPr>
        <w:t xml:space="preserve">(Barnes </w:t>
      </w:r>
      <w:r w:rsidR="00B40B65" w:rsidRPr="00EE1CF3">
        <w:rPr>
          <w:rFonts w:ascii="Times" w:hAnsi="Times" w:cs="Times New Roman"/>
          <w:i/>
          <w:iCs/>
          <w:lang w:val="en-GB"/>
          <w:rPrChange w:id="583" w:author="Anna Gårdmark" w:date="2020-01-13T08:20:00Z">
            <w:rPr>
              <w:rFonts w:ascii="Times" w:hAnsi="Times" w:cs="Times New Roman"/>
              <w:i/>
              <w:iCs/>
            </w:rPr>
          </w:rPrChange>
        </w:rPr>
        <w:t>et al.</w:t>
      </w:r>
      <w:r w:rsidR="00B40B65" w:rsidRPr="00EE1CF3">
        <w:rPr>
          <w:rFonts w:ascii="Times" w:hAnsi="Times" w:cs="Times New Roman"/>
          <w:lang w:val="en-GB"/>
          <w:rPrChange w:id="584" w:author="Anna Gårdmark" w:date="2020-01-13T08:20:00Z">
            <w:rPr>
              <w:rFonts w:ascii="Times" w:hAnsi="Times" w:cs="Times New Roman"/>
            </w:rPr>
          </w:rPrChange>
        </w:rPr>
        <w:t xml:space="preserve"> 2011)</w:t>
      </w:r>
      <w:r w:rsidR="00B40B65">
        <w:rPr>
          <w:rFonts w:ascii="Times" w:hAnsi="Times"/>
          <w:lang w:val="en-US"/>
        </w:rPr>
        <w:fldChar w:fldCharType="end"/>
      </w:r>
      <w:r w:rsidR="00124B95">
        <w:rPr>
          <w:rFonts w:ascii="Times" w:hAnsi="Times"/>
          <w:lang w:val="en-US"/>
        </w:rPr>
        <w:t xml:space="preserve"> (-0.045 </w:t>
      </w: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-1</m:t>
            </m:r>
            <m:r>
              <m:rPr>
                <m:sty m:val="p"/>
              </m:rPr>
              <w:rPr>
                <w:rStyle w:val="Kommentarsreferens"/>
              </w:rPr>
              <w:commentReference w:id="585"/>
            </m:r>
          </m:sup>
        </m:sSup>
      </m:oMath>
      <w:r w:rsidR="00124B95">
        <w:rPr>
          <w:rFonts w:ascii="Times" w:hAnsi="Times"/>
          <w:lang w:val="en-US"/>
        </w:rPr>
        <w:t>)</w:t>
      </w:r>
      <w:r w:rsidR="00E0097F">
        <w:rPr>
          <w:rFonts w:ascii="Times" w:hAnsi="Times"/>
          <w:lang w:val="en-US"/>
        </w:rPr>
        <w:t xml:space="preserve">. </w:t>
      </w:r>
      <w:r w:rsidR="00773A8B">
        <w:rPr>
          <w:rFonts w:ascii="Times" w:hAnsi="Times"/>
          <w:lang w:val="en-US"/>
        </w:rPr>
        <w:t xml:space="preserve">We further assume </w:t>
      </w:r>
      <w:r w:rsidR="00A3769C">
        <w:rPr>
          <w:rFonts w:ascii="Times" w:hAnsi="Times"/>
          <w:lang w:val="en-US"/>
        </w:rPr>
        <w:t xml:space="preserve">the </w:t>
      </w:r>
      <w:r w:rsidR="00894549">
        <w:rPr>
          <w:rFonts w:ascii="Times" w:hAnsi="Times"/>
          <w:lang w:val="en-US"/>
        </w:rPr>
        <w:t>distributions of</w:t>
      </w:r>
      <w:r w:rsidR="00BD6258">
        <w:rPr>
          <w:rFonts w:ascii="Times" w:hAnsi="Times"/>
          <w:lang w:val="en-US"/>
        </w:rPr>
        <w:t xml:space="preserve"> each rate</w:t>
      </w:r>
      <w:r w:rsidR="00065B56">
        <w:rPr>
          <w:rFonts w:ascii="Times" w:hAnsi="Times"/>
          <w:lang w:val="en-US"/>
        </w:rPr>
        <w:t xml:space="preserve"> from which the </w:t>
      </w:r>
      <w:r w:rsidR="002E4BB4">
        <w:rPr>
          <w:rFonts w:ascii="Times" w:hAnsi="Times"/>
          <w:lang w:val="en-US"/>
        </w:rPr>
        <w:t xml:space="preserve">draws </w:t>
      </w:r>
      <w:proofErr w:type="gramStart"/>
      <w:r w:rsidR="002E4BB4">
        <w:rPr>
          <w:rFonts w:ascii="Times" w:hAnsi="Times"/>
          <w:lang w:val="en-US"/>
        </w:rPr>
        <w:t xml:space="preserve">are </w:t>
      </w:r>
      <w:r w:rsidR="00065B56">
        <w:rPr>
          <w:rFonts w:ascii="Times" w:hAnsi="Times"/>
          <w:lang w:val="en-US"/>
        </w:rPr>
        <w:t>taken</w:t>
      </w:r>
      <w:proofErr w:type="gramEnd"/>
      <w:r w:rsidR="00065B56">
        <w:rPr>
          <w:rFonts w:ascii="Times" w:hAnsi="Times"/>
          <w:lang w:val="en-US"/>
        </w:rPr>
        <w:t xml:space="preserve"> are independe</w:t>
      </w:r>
      <w:r w:rsidR="005F5456">
        <w:rPr>
          <w:rFonts w:ascii="Times" w:hAnsi="Times"/>
          <w:lang w:val="en-US"/>
        </w:rPr>
        <w:t>nt</w:t>
      </w:r>
      <w:r w:rsidR="00192A89">
        <w:rPr>
          <w:rFonts w:ascii="Times" w:hAnsi="Times"/>
          <w:lang w:val="en-US"/>
        </w:rPr>
        <w:t>.</w:t>
      </w:r>
    </w:p>
    <w:p w14:paraId="15C9D65F" w14:textId="77777777" w:rsidR="000C71C3" w:rsidRPr="00D87A60" w:rsidRDefault="000C71C3" w:rsidP="00B07983">
      <w:pPr>
        <w:pStyle w:val="Liststycke"/>
        <w:spacing w:line="480" w:lineRule="auto"/>
        <w:ind w:left="714"/>
        <w:jc w:val="both"/>
        <w:rPr>
          <w:rFonts w:ascii="Times" w:hAnsi="Times"/>
          <w:lang w:val="en-US"/>
        </w:rPr>
      </w:pPr>
    </w:p>
    <w:p w14:paraId="7AC15E5F" w14:textId="63F7A4D1" w:rsidR="001B012A" w:rsidRPr="00ED493C" w:rsidRDefault="001B012A" w:rsidP="001B012A">
      <w:pPr>
        <w:spacing w:line="480" w:lineRule="auto"/>
        <w:contextualSpacing/>
        <w:jc w:val="both"/>
        <w:rPr>
          <w:i/>
          <w:lang w:val="en-US"/>
        </w:rPr>
      </w:pPr>
      <w:r w:rsidRPr="00ED493C">
        <w:rPr>
          <w:i/>
          <w:lang w:val="en-US"/>
        </w:rPr>
        <w:t>Model calibration</w:t>
      </w:r>
    </w:p>
    <w:p w14:paraId="674E5DD7" w14:textId="5ACAE13E" w:rsidR="001B012A" w:rsidRPr="00D87A60" w:rsidRDefault="007221B5" w:rsidP="001B012A">
      <w:pPr>
        <w:spacing w:line="480" w:lineRule="auto"/>
        <w:contextualSpacing/>
        <w:jc w:val="both"/>
        <w:rPr>
          <w:rFonts w:ascii="Times" w:hAnsi="Times"/>
          <w:lang w:val="en-US"/>
        </w:rPr>
      </w:pPr>
      <w:r>
        <w:rPr>
          <w:rFonts w:ascii="Times" w:hAnsi="Times"/>
          <w:lang w:val="en-US"/>
        </w:rPr>
        <w:t xml:space="preserve">The MSSM is parameterized </w:t>
      </w:r>
      <w:r w:rsidR="00007D80">
        <w:rPr>
          <w:rFonts w:ascii="Times" w:hAnsi="Times"/>
          <w:lang w:val="en-US"/>
        </w:rPr>
        <w:t xml:space="preserve">to represent the Baltic Sea </w:t>
      </w:r>
      <w:r w:rsidR="00D07FF4">
        <w:rPr>
          <w:rFonts w:ascii="Times" w:hAnsi="Times"/>
          <w:lang w:val="en-US"/>
        </w:rPr>
        <w:t xml:space="preserve">offshore </w:t>
      </w:r>
      <w:r w:rsidR="002714C6">
        <w:rPr>
          <w:rFonts w:ascii="Times" w:hAnsi="Times"/>
          <w:lang w:val="en-US"/>
        </w:rPr>
        <w:t>food web</w:t>
      </w:r>
      <w:r w:rsidR="00D07FF4">
        <w:rPr>
          <w:rFonts w:ascii="Times" w:hAnsi="Times"/>
          <w:lang w:val="en-US"/>
        </w:rPr>
        <w:t xml:space="preserve"> </w:t>
      </w:r>
      <w:r w:rsidR="009F58BE">
        <w:rPr>
          <w:rFonts w:ascii="Times" w:hAnsi="Times"/>
          <w:lang w:val="en-US"/>
        </w:rPr>
        <w:t xml:space="preserve">by </w:t>
      </w:r>
      <w:r w:rsidR="00DC6A7C">
        <w:rPr>
          <w:rFonts w:ascii="Times" w:hAnsi="Times"/>
          <w:lang w:val="en-US"/>
        </w:rPr>
        <w:t xml:space="preserve">estimating </w:t>
      </w:r>
      <w:r>
        <w:rPr>
          <w:rFonts w:ascii="Times" w:hAnsi="Times"/>
          <w:lang w:val="en-US"/>
        </w:rPr>
        <w:t xml:space="preserve">life history parameters from </w:t>
      </w:r>
      <w:r w:rsidR="00CC70BA">
        <w:rPr>
          <w:rFonts w:ascii="Times" w:hAnsi="Times"/>
          <w:lang w:val="en-US"/>
        </w:rPr>
        <w:t>scientific trawl survey data</w:t>
      </w:r>
      <w:r w:rsidR="00422C27">
        <w:rPr>
          <w:rFonts w:ascii="Times" w:hAnsi="Times"/>
          <w:lang w:val="en-US"/>
        </w:rPr>
        <w:t xml:space="preserve"> </w:t>
      </w:r>
      <w:r w:rsidR="00F779C6">
        <w:rPr>
          <w:rFonts w:ascii="Times" w:hAnsi="Times"/>
          <w:lang w:val="en-US"/>
        </w:rPr>
        <w:t>(</w:t>
      </w:r>
      <w:r w:rsidR="00306B58">
        <w:rPr>
          <w:rFonts w:ascii="Times" w:hAnsi="Times"/>
          <w:lang w:val="en-US"/>
        </w:rPr>
        <w:t xml:space="preserve">for details, </w:t>
      </w:r>
      <w:r w:rsidR="000C3366">
        <w:rPr>
          <w:rFonts w:ascii="Times" w:hAnsi="Times"/>
          <w:lang w:val="en-US"/>
        </w:rPr>
        <w:t xml:space="preserve">see Appendix </w:t>
      </w:r>
      <w:r w:rsidR="00261676">
        <w:rPr>
          <w:rFonts w:ascii="Times" w:hAnsi="Times"/>
          <w:lang w:val="en-US"/>
        </w:rPr>
        <w:t>S1</w:t>
      </w:r>
      <w:r w:rsidR="00844485">
        <w:rPr>
          <w:rFonts w:ascii="Times" w:hAnsi="Times"/>
          <w:lang w:val="en-US"/>
        </w:rPr>
        <w:t>, Table S1-S2</w:t>
      </w:r>
      <w:r w:rsidR="00F779C6">
        <w:rPr>
          <w:rFonts w:ascii="Times" w:hAnsi="Times"/>
          <w:lang w:val="en-US"/>
        </w:rPr>
        <w:t>)</w:t>
      </w:r>
      <w:r w:rsidR="00677679">
        <w:rPr>
          <w:rFonts w:ascii="Times" w:hAnsi="Times"/>
          <w:lang w:val="en-US"/>
        </w:rPr>
        <w:t xml:space="preserve">. Next, the model </w:t>
      </w:r>
      <w:proofErr w:type="gramStart"/>
      <w:r w:rsidR="00677679">
        <w:rPr>
          <w:rFonts w:ascii="Times" w:hAnsi="Times"/>
          <w:lang w:val="en-US"/>
        </w:rPr>
        <w:t xml:space="preserve">is </w:t>
      </w:r>
      <w:r w:rsidR="004A1EB8">
        <w:rPr>
          <w:rFonts w:ascii="Times" w:hAnsi="Times"/>
          <w:lang w:val="en-US"/>
        </w:rPr>
        <w:t>calibrated</w:t>
      </w:r>
      <w:proofErr w:type="gramEnd"/>
      <w:r w:rsidR="004A1EB8">
        <w:rPr>
          <w:rFonts w:ascii="Times" w:hAnsi="Times"/>
          <w:lang w:val="en-US"/>
        </w:rPr>
        <w:t xml:space="preserve"> to</w:t>
      </w:r>
      <w:r w:rsidR="007E3C1C">
        <w:rPr>
          <w:rFonts w:ascii="Times" w:hAnsi="Times"/>
          <w:lang w:val="en-US"/>
        </w:rPr>
        <w:t xml:space="preserve"> </w:t>
      </w:r>
      <w:r w:rsidR="00BD49BC">
        <w:rPr>
          <w:rFonts w:ascii="Times" w:hAnsi="Times"/>
          <w:lang w:val="en-US"/>
        </w:rPr>
        <w:t>average</w:t>
      </w:r>
      <w:r w:rsidR="00735100">
        <w:rPr>
          <w:rFonts w:ascii="Times" w:hAnsi="Times"/>
          <w:lang w:val="en-US"/>
        </w:rPr>
        <w:t xml:space="preserve">d </w:t>
      </w:r>
      <w:r w:rsidR="007E3C1C">
        <w:rPr>
          <w:rFonts w:ascii="Times" w:hAnsi="Times"/>
          <w:lang w:val="en-US"/>
        </w:rPr>
        <w:t xml:space="preserve">stock assessment data </w:t>
      </w:r>
      <w:commentRangeStart w:id="586"/>
      <w:r w:rsidR="00176D12">
        <w:rPr>
          <w:rFonts w:ascii="Times" w:hAnsi="Times"/>
          <w:lang w:val="en-US"/>
        </w:rPr>
        <w:t xml:space="preserve">(fishing mortality, F and spawning stock biomass, SSB) </w:t>
      </w:r>
      <w:commentRangeEnd w:id="586"/>
      <w:r w:rsidR="00F1526C">
        <w:rPr>
          <w:rStyle w:val="Kommentarsreferens"/>
        </w:rPr>
        <w:commentReference w:id="586"/>
      </w:r>
      <w:r w:rsidR="00672E2B">
        <w:rPr>
          <w:rFonts w:ascii="Times" w:hAnsi="Times"/>
          <w:lang w:val="en-US"/>
        </w:rPr>
        <w:t xml:space="preserve">in a specific time window to </w:t>
      </w:r>
      <w:r w:rsidR="002732A2">
        <w:rPr>
          <w:rFonts w:ascii="Times" w:hAnsi="Times"/>
          <w:lang w:val="en-US"/>
        </w:rPr>
        <w:t>tune the system to get realistic biomass ratio</w:t>
      </w:r>
      <w:r w:rsidR="007E1E81">
        <w:rPr>
          <w:rFonts w:ascii="Times" w:hAnsi="Times"/>
          <w:lang w:val="en-US"/>
        </w:rPr>
        <w:t>s.</w:t>
      </w:r>
      <w:r w:rsidR="004A1EB8">
        <w:rPr>
          <w:rFonts w:ascii="Times" w:hAnsi="Times"/>
          <w:lang w:val="en-US"/>
        </w:rPr>
        <w:t xml:space="preserve"> </w:t>
      </w:r>
      <w:proofErr w:type="gramStart"/>
      <w:r w:rsidR="004A1EB8">
        <w:rPr>
          <w:rFonts w:ascii="Times" w:hAnsi="Times"/>
          <w:lang w:val="en-US"/>
        </w:rPr>
        <w:t>I</w:t>
      </w:r>
      <w:r w:rsidR="004A5020">
        <w:rPr>
          <w:rFonts w:ascii="Times" w:hAnsi="Times"/>
          <w:lang w:val="en-US"/>
        </w:rPr>
        <w:t>deally</w:t>
      </w:r>
      <w:proofErr w:type="gramEnd"/>
      <w:r w:rsidR="004A5020">
        <w:rPr>
          <w:rFonts w:ascii="Times" w:hAnsi="Times"/>
          <w:lang w:val="en-US"/>
        </w:rPr>
        <w:t xml:space="preserve"> </w:t>
      </w:r>
      <w:r w:rsidR="00176D12">
        <w:rPr>
          <w:rFonts w:ascii="Times" w:hAnsi="Times"/>
          <w:lang w:val="en-US"/>
        </w:rPr>
        <w:t xml:space="preserve">the </w:t>
      </w:r>
      <w:r w:rsidR="00502524" w:rsidRPr="00D87A60">
        <w:rPr>
          <w:rFonts w:ascii="Times" w:hAnsi="Times"/>
          <w:lang w:val="en-US"/>
        </w:rPr>
        <w:t xml:space="preserve">period </w:t>
      </w:r>
      <w:r w:rsidR="00502524">
        <w:rPr>
          <w:rFonts w:ascii="Times" w:hAnsi="Times"/>
          <w:lang w:val="en-US"/>
        </w:rPr>
        <w:t xml:space="preserve">for calibration should exhibit </w:t>
      </w:r>
      <w:r w:rsidR="00502524" w:rsidRPr="00D87A60">
        <w:rPr>
          <w:rFonts w:ascii="Times" w:hAnsi="Times"/>
          <w:lang w:val="en-US"/>
        </w:rPr>
        <w:t>relative stability</w:t>
      </w:r>
      <w:r w:rsidR="0026163E">
        <w:rPr>
          <w:rFonts w:ascii="Times" w:hAnsi="Times"/>
          <w:lang w:val="en-US"/>
        </w:rPr>
        <w:t xml:space="preserve">, </w:t>
      </w:r>
      <w:del w:id="587" w:author="Asta Audzijonyte" w:date="2020-01-10T14:02:00Z">
        <w:r w:rsidR="0026163E" w:rsidDel="00CF5CA0">
          <w:rPr>
            <w:rFonts w:ascii="Times" w:hAnsi="Times"/>
            <w:lang w:val="en-US"/>
          </w:rPr>
          <w:delText xml:space="preserve">which </w:delText>
        </w:r>
      </w:del>
      <w:ins w:id="588" w:author="Asta Audzijonyte" w:date="2020-01-10T14:02:00Z">
        <w:r w:rsidR="00CF5CA0">
          <w:rPr>
            <w:rFonts w:ascii="Times" w:hAnsi="Times"/>
            <w:lang w:val="en-US"/>
          </w:rPr>
          <w:t xml:space="preserve">but such periods </w:t>
        </w:r>
      </w:ins>
      <w:ins w:id="589" w:author="Asta Audzijonyte" w:date="2020-01-10T14:03:00Z">
        <w:r w:rsidR="00CF5CA0">
          <w:rPr>
            <w:rFonts w:ascii="Times" w:hAnsi="Times"/>
            <w:lang w:val="en-US"/>
          </w:rPr>
          <w:t xml:space="preserve">do not exist in </w:t>
        </w:r>
      </w:ins>
      <w:del w:id="590" w:author="Asta Audzijonyte" w:date="2020-01-10T14:03:00Z">
        <w:r w:rsidR="0026163E" w:rsidDel="00CF5CA0">
          <w:rPr>
            <w:rFonts w:ascii="Times" w:hAnsi="Times"/>
            <w:lang w:val="en-US"/>
          </w:rPr>
          <w:delText>is challenging for</w:delText>
        </w:r>
      </w:del>
      <w:r w:rsidR="0026163E">
        <w:rPr>
          <w:rFonts w:ascii="Times" w:hAnsi="Times"/>
          <w:lang w:val="en-US"/>
        </w:rPr>
        <w:t xml:space="preserve"> the </w:t>
      </w:r>
      <w:r w:rsidR="005B2548">
        <w:rPr>
          <w:rFonts w:ascii="Times" w:hAnsi="Times"/>
          <w:lang w:val="en-US"/>
        </w:rPr>
        <w:t>Baltic Sea</w:t>
      </w:r>
      <w:ins w:id="591" w:author="Anna Gårdmark" w:date="2020-01-13T11:55:00Z">
        <w:r w:rsidR="00F1526C">
          <w:rPr>
            <w:rFonts w:ascii="Times" w:hAnsi="Times"/>
            <w:lang w:val="en-US"/>
          </w:rPr>
          <w:t>,</w:t>
        </w:r>
      </w:ins>
      <w:r w:rsidR="005B2548">
        <w:rPr>
          <w:rFonts w:ascii="Times" w:hAnsi="Times"/>
          <w:lang w:val="en-US"/>
        </w:rPr>
        <w:t xml:space="preserve"> which is largely influence</w:t>
      </w:r>
      <w:r w:rsidR="00970CBF">
        <w:rPr>
          <w:rFonts w:ascii="Times" w:hAnsi="Times"/>
          <w:lang w:val="en-US"/>
        </w:rPr>
        <w:t>d</w:t>
      </w:r>
      <w:r w:rsidR="005B2548">
        <w:rPr>
          <w:rFonts w:ascii="Times" w:hAnsi="Times"/>
          <w:lang w:val="en-US"/>
        </w:rPr>
        <w:t xml:space="preserve"> by anthropogenic activities</w:t>
      </w:r>
      <w:r w:rsidR="00B96AD2">
        <w:rPr>
          <w:rFonts w:ascii="Times" w:hAnsi="Times"/>
          <w:lang w:val="en-US"/>
        </w:rPr>
        <w:t xml:space="preserve"> and </w:t>
      </w:r>
      <w:r w:rsidR="001B012A" w:rsidRPr="00D87A60">
        <w:rPr>
          <w:rFonts w:ascii="Times" w:hAnsi="Times"/>
          <w:lang w:val="en-US"/>
        </w:rPr>
        <w:t>has experienced dramatic structur</w:t>
      </w:r>
      <w:r w:rsidR="00400CC2">
        <w:rPr>
          <w:rFonts w:ascii="Times" w:hAnsi="Times"/>
          <w:lang w:val="en-US"/>
        </w:rPr>
        <w:t>al</w:t>
      </w:r>
      <w:r w:rsidR="001B012A" w:rsidRPr="00D87A60">
        <w:rPr>
          <w:rFonts w:ascii="Times" w:hAnsi="Times"/>
          <w:lang w:val="en-US"/>
        </w:rPr>
        <w:t xml:space="preserve"> changes over the last </w:t>
      </w:r>
      <w:ins w:id="592" w:author="Anna Gårdmark" w:date="2020-01-13T11:55:00Z">
        <w:r w:rsidR="00F1526C">
          <w:rPr>
            <w:rFonts w:ascii="Times" w:hAnsi="Times"/>
            <w:lang w:val="en-US"/>
          </w:rPr>
          <w:t xml:space="preserve">four </w:t>
        </w:r>
      </w:ins>
      <w:r w:rsidR="001B012A" w:rsidRPr="00D87A60">
        <w:rPr>
          <w:rFonts w:ascii="Times" w:hAnsi="Times"/>
          <w:lang w:val="en-US"/>
        </w:rPr>
        <w:t>decades</w:t>
      </w:r>
      <w:ins w:id="593" w:author="Anna Gårdmark" w:date="2020-01-13T11:55:00Z">
        <w:r w:rsidR="00F1526C">
          <w:rPr>
            <w:rFonts w:ascii="Times" w:hAnsi="Times"/>
            <w:lang w:val="en-US"/>
          </w:rPr>
          <w:t xml:space="preserve"> (Möllmann et al. 2009)</w:t>
        </w:r>
      </w:ins>
      <w:r w:rsidR="001B012A" w:rsidRPr="00D87A60">
        <w:rPr>
          <w:rFonts w:ascii="Times" w:hAnsi="Times"/>
          <w:lang w:val="en-US"/>
        </w:rPr>
        <w:t>. We chose to calibrate our model to the time period 1992-2002</w:t>
      </w:r>
      <w:del w:id="594" w:author="Anna Gårdmark" w:date="2020-01-13T11:55:00Z">
        <w:r w:rsidR="001B012A" w:rsidRPr="00D87A60" w:rsidDel="00F1526C">
          <w:rPr>
            <w:rFonts w:ascii="Times" w:hAnsi="Times"/>
            <w:lang w:val="en-US"/>
          </w:rPr>
          <w:delText>,</w:delText>
        </w:r>
      </w:del>
      <w:r w:rsidR="001B012A" w:rsidRPr="00D87A60">
        <w:rPr>
          <w:rFonts w:ascii="Times" w:hAnsi="Times"/>
          <w:lang w:val="en-US"/>
        </w:rPr>
        <w:t xml:space="preserve"> as in </w:t>
      </w:r>
      <w:r w:rsidR="001B012A" w:rsidRPr="00D87A60">
        <w:rPr>
          <w:rFonts w:ascii="Times" w:hAnsi="Times"/>
          <w:lang w:val="en-US"/>
        </w:rPr>
        <w:fldChar w:fldCharType="begin"/>
      </w:r>
      <w:r w:rsidR="00ED61E1" w:rsidRPr="00D87A60">
        <w:rPr>
          <w:rFonts w:ascii="Times" w:hAnsi="Times"/>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D87A60">
        <w:rPr>
          <w:rFonts w:ascii="Times" w:hAnsi="Times"/>
          <w:lang w:val="en-US"/>
        </w:rPr>
        <w:fldChar w:fldCharType="separate"/>
      </w:r>
      <w:r w:rsidR="001B012A" w:rsidRPr="00D87A60">
        <w:rPr>
          <w:rFonts w:ascii="Times" w:hAnsi="Times" w:cs="Times New Roman"/>
          <w:lang w:val="en-US"/>
        </w:rPr>
        <w:t xml:space="preserve">(Jacobsen </w:t>
      </w:r>
      <w:r w:rsidR="001B012A" w:rsidRPr="00D87A60">
        <w:rPr>
          <w:rFonts w:ascii="Times" w:hAnsi="Times" w:cs="Times New Roman"/>
          <w:i/>
          <w:iCs/>
          <w:lang w:val="en-US"/>
        </w:rPr>
        <w:t>et al.</w:t>
      </w:r>
      <w:r w:rsidR="001B012A" w:rsidRPr="00D87A60">
        <w:rPr>
          <w:rFonts w:ascii="Times" w:hAnsi="Times" w:cs="Times New Roman"/>
          <w:lang w:val="en-US"/>
        </w:rPr>
        <w:t xml:space="preserve"> 2017)</w:t>
      </w:r>
      <w:r w:rsidR="001B012A" w:rsidRPr="00D87A60">
        <w:rPr>
          <w:rFonts w:ascii="Times" w:hAnsi="Times"/>
          <w:lang w:val="en-US"/>
        </w:rPr>
        <w:fldChar w:fldCharType="end"/>
      </w:r>
      <w:r w:rsidR="001B012A" w:rsidRPr="00D87A60">
        <w:rPr>
          <w:rFonts w:ascii="Times" w:hAnsi="Times"/>
          <w:lang w:val="en-US"/>
        </w:rPr>
        <w:t>, which is a post-regime shift period characterized by high fishing mortality (</w:t>
      </w:r>
      <w:r w:rsidR="000B3760" w:rsidRPr="00D87A60">
        <w:rPr>
          <w:rFonts w:ascii="Times" w:hAnsi="Times"/>
          <w:lang w:val="en-US"/>
        </w:rPr>
        <w:t>F</w:t>
      </w:r>
      <w:r w:rsidR="001B012A" w:rsidRPr="00D87A60">
        <w:rPr>
          <w:rFonts w:ascii="Times" w:hAnsi="Times"/>
          <w:lang w:val="en-US"/>
        </w:rPr>
        <w:t xml:space="preserve">) on cod, low cod and herring abundance and high sprat abundance </w:t>
      </w:r>
      <w:r w:rsidR="001B012A" w:rsidRPr="00D87A60">
        <w:rPr>
          <w:rFonts w:ascii="Times" w:hAnsi="Times"/>
          <w:lang w:val="en-US"/>
        </w:rPr>
        <w:fldChar w:fldCharType="begin"/>
      </w:r>
      <w:r w:rsidR="00ED61E1" w:rsidRPr="00D87A60">
        <w:rPr>
          <w:rFonts w:ascii="Times" w:hAnsi="Times"/>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D87A60">
        <w:rPr>
          <w:rFonts w:ascii="Times" w:hAnsi="Times"/>
          <w:lang w:val="en-US"/>
        </w:rPr>
        <w:fldChar w:fldCharType="separate"/>
      </w:r>
      <w:r w:rsidR="001B012A" w:rsidRPr="00EE1CF3">
        <w:rPr>
          <w:rFonts w:ascii="Times" w:hAnsi="Times" w:cs="Times New Roman"/>
          <w:lang w:val="en-GB"/>
          <w:rPrChange w:id="595" w:author="Anna Gårdmark" w:date="2020-01-13T08:20:00Z">
            <w:rPr>
              <w:rFonts w:ascii="Times" w:hAnsi="Times" w:cs="Times New Roman"/>
            </w:rPr>
          </w:rPrChange>
        </w:rPr>
        <w:t xml:space="preserve">(Gårdmark </w:t>
      </w:r>
      <w:r w:rsidR="001B012A" w:rsidRPr="00EE1CF3">
        <w:rPr>
          <w:rFonts w:ascii="Times" w:hAnsi="Times" w:cs="Times New Roman"/>
          <w:i/>
          <w:iCs/>
          <w:lang w:val="en-GB"/>
          <w:rPrChange w:id="596" w:author="Anna Gårdmark" w:date="2020-01-13T08:20:00Z">
            <w:rPr>
              <w:rFonts w:ascii="Times" w:hAnsi="Times" w:cs="Times New Roman"/>
              <w:i/>
              <w:iCs/>
            </w:rPr>
          </w:rPrChange>
        </w:rPr>
        <w:t>et al.</w:t>
      </w:r>
      <w:r w:rsidR="001B012A" w:rsidRPr="00EE1CF3">
        <w:rPr>
          <w:rFonts w:ascii="Times" w:hAnsi="Times" w:cs="Times New Roman"/>
          <w:lang w:val="en-GB"/>
          <w:rPrChange w:id="597" w:author="Anna Gårdmark" w:date="2020-01-13T08:20:00Z">
            <w:rPr>
              <w:rFonts w:ascii="Times" w:hAnsi="Times" w:cs="Times New Roman"/>
            </w:rPr>
          </w:rPrChange>
        </w:rPr>
        <w:t xml:space="preserve"> 2015)</w:t>
      </w:r>
      <w:r w:rsidR="001B012A" w:rsidRPr="00D87A60">
        <w:rPr>
          <w:rFonts w:ascii="Times" w:hAnsi="Times"/>
          <w:lang w:val="en-US"/>
        </w:rPr>
        <w:fldChar w:fldCharType="end"/>
      </w:r>
      <w:r w:rsidR="00C076E2">
        <w:rPr>
          <w:rFonts w:ascii="Times" w:hAnsi="Times"/>
          <w:lang w:val="en-US"/>
        </w:rPr>
        <w:t xml:space="preserve"> (Fig. 1</w:t>
      </w:r>
      <w:r w:rsidR="00E00123">
        <w:rPr>
          <w:rFonts w:ascii="Times" w:hAnsi="Times"/>
          <w:lang w:val="en-US"/>
        </w:rPr>
        <w:t xml:space="preserve">, </w:t>
      </w:r>
      <w:r w:rsidR="001E5CCD">
        <w:rPr>
          <w:rFonts w:ascii="Times" w:hAnsi="Times"/>
          <w:lang w:val="en-US"/>
        </w:rPr>
        <w:t>Fig.S2</w:t>
      </w:r>
      <w:r w:rsidR="00C076E2">
        <w:rPr>
          <w:rFonts w:ascii="Times" w:hAnsi="Times"/>
          <w:lang w:val="en-US"/>
        </w:rPr>
        <w:t>)</w:t>
      </w:r>
      <w:r w:rsidR="001B012A" w:rsidRPr="00D87A60">
        <w:rPr>
          <w:rFonts w:ascii="Times" w:hAnsi="Times"/>
          <w:lang w:val="en-US"/>
        </w:rPr>
        <w:t xml:space="preserve">. The cutoff at 2002 also ensures that we do not calibrate the model to </w:t>
      </w:r>
      <w:ins w:id="598" w:author="Asta Audzijonyte" w:date="2020-01-10T14:05:00Z">
        <w:r w:rsidR="00167D6A">
          <w:rPr>
            <w:rFonts w:ascii="Times" w:hAnsi="Times"/>
            <w:lang w:val="en-US"/>
          </w:rPr>
          <w:t xml:space="preserve">the period starting from </w:t>
        </w:r>
      </w:ins>
      <w:del w:id="599" w:author="Asta Audzijonyte" w:date="2020-01-10T14:05:00Z">
        <w:r w:rsidR="001B012A" w:rsidRPr="00D87A60" w:rsidDel="00167D6A">
          <w:rPr>
            <w:rFonts w:ascii="Times" w:hAnsi="Times"/>
            <w:lang w:val="en-US"/>
          </w:rPr>
          <w:delText xml:space="preserve">years when the physiological state of cod started to drastically deteriorate, i.e. </w:delText>
        </w:r>
      </w:del>
      <w:proofErr w:type="spellStart"/>
      <w:r w:rsidR="001B012A" w:rsidRPr="00D87A60">
        <w:rPr>
          <w:rFonts w:ascii="Times" w:hAnsi="Times"/>
          <w:lang w:val="en-US"/>
        </w:rPr>
        <w:t>mid 2000</w:t>
      </w:r>
      <w:proofErr w:type="spellEnd"/>
      <w:r w:rsidR="001B012A" w:rsidRPr="00D87A60">
        <w:rPr>
          <w:rFonts w:ascii="Times" w:hAnsi="Times"/>
          <w:lang w:val="en-US"/>
        </w:rPr>
        <w:t xml:space="preserve">’s </w:t>
      </w:r>
      <w:del w:id="600" w:author="Asta Audzijonyte" w:date="2020-01-10T14:05:00Z">
        <w:r w:rsidR="001B012A" w:rsidRPr="00D87A60" w:rsidDel="00167D6A">
          <w:rPr>
            <w:rFonts w:ascii="Times" w:hAnsi="Times"/>
            <w:lang w:val="en-US"/>
          </w:rPr>
          <w:delText>and onwards</w:delText>
        </w:r>
        <w:r w:rsidR="00810FE6" w:rsidRPr="00D87A60" w:rsidDel="00167D6A">
          <w:rPr>
            <w:rFonts w:ascii="Times" w:hAnsi="Times"/>
            <w:lang w:val="en-US"/>
          </w:rPr>
          <w:delText xml:space="preserve"> </w:delText>
        </w:r>
      </w:del>
      <w:r w:rsidR="00810FE6" w:rsidRPr="00D87A60">
        <w:rPr>
          <w:rFonts w:ascii="Times" w:hAnsi="Times"/>
          <w:lang w:val="en-US"/>
        </w:rPr>
        <w:t>when the</w:t>
      </w:r>
      <w:r w:rsidR="009D0A4F" w:rsidRPr="00D87A60">
        <w:rPr>
          <w:rFonts w:ascii="Times" w:hAnsi="Times"/>
          <w:lang w:val="en-US"/>
        </w:rPr>
        <w:t xml:space="preserve"> </w:t>
      </w:r>
      <w:r w:rsidR="00810FE6" w:rsidRPr="00D87A60">
        <w:rPr>
          <w:rFonts w:ascii="Times" w:hAnsi="Times"/>
          <w:lang w:val="en-US"/>
        </w:rPr>
        <w:t xml:space="preserve"> </w:t>
      </w:r>
      <w:r w:rsidR="001B012A" w:rsidRPr="00D87A60">
        <w:rPr>
          <w:rFonts w:ascii="Times" w:hAnsi="Times"/>
          <w:lang w:val="en-US"/>
        </w:rPr>
        <w:t xml:space="preserve">growth capacity, condition, proportion of large fish in the population and reproductive capacity </w:t>
      </w:r>
      <w:ins w:id="601" w:author="Asta Audzijonyte" w:date="2020-01-10T14:05:00Z">
        <w:r w:rsidR="00167D6A">
          <w:rPr>
            <w:rFonts w:ascii="Times" w:hAnsi="Times"/>
            <w:lang w:val="en-US"/>
          </w:rPr>
          <w:t xml:space="preserve">of cod </w:t>
        </w:r>
      </w:ins>
      <w:r w:rsidR="00810FE6" w:rsidRPr="00D87A60">
        <w:rPr>
          <w:rFonts w:ascii="Times" w:hAnsi="Times"/>
          <w:lang w:val="en-US"/>
        </w:rPr>
        <w:t xml:space="preserve">started to </w:t>
      </w:r>
      <w:r w:rsidR="001B012A" w:rsidRPr="00D87A60">
        <w:rPr>
          <w:rFonts w:ascii="Times" w:hAnsi="Times"/>
          <w:lang w:val="en-US"/>
        </w:rPr>
        <w:t>declin</w:t>
      </w:r>
      <w:commentRangeStart w:id="602"/>
      <w:r w:rsidR="001B012A" w:rsidRPr="00D87A60">
        <w:rPr>
          <w:rFonts w:ascii="Times" w:hAnsi="Times"/>
          <w:lang w:val="en-US"/>
        </w:rPr>
        <w:t>e</w:t>
      </w:r>
      <w:ins w:id="603" w:author="Asta Audzijonyte" w:date="2020-01-10T14:06:00Z">
        <w:r w:rsidR="00167D6A">
          <w:rPr>
            <w:rFonts w:ascii="Times" w:hAnsi="Times"/>
            <w:lang w:val="en-US"/>
          </w:rPr>
          <w:t xml:space="preserve"> rapidly</w:t>
        </w:r>
        <w:commentRangeEnd w:id="602"/>
        <w:r w:rsidR="00167D6A">
          <w:rPr>
            <w:rStyle w:val="Kommentarsreferens"/>
          </w:rPr>
          <w:commentReference w:id="602"/>
        </w:r>
      </w:ins>
      <w:r w:rsidR="001B012A" w:rsidRPr="00D87A60">
        <w:rPr>
          <w:rFonts w:ascii="Times" w:hAnsi="Times"/>
          <w:lang w:val="en-US"/>
        </w:rPr>
        <w:t xml:space="preserve"> </w:t>
      </w:r>
      <w:r w:rsidR="00810FE6" w:rsidRPr="00D87A60">
        <w:rPr>
          <w:rFonts w:ascii="Times" w:hAnsi="Times"/>
          <w:lang w:val="en-US"/>
        </w:rPr>
        <w:fldChar w:fldCharType="begin"/>
      </w:r>
      <w:r w:rsidR="00DF23F5">
        <w:rPr>
          <w:rFonts w:ascii="Times" w:hAnsi="Times"/>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RLZAlR7a/SboEZeVs","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lang w:val="en-US"/>
        </w:rPr>
        <w:fldChar w:fldCharType="separate"/>
      </w:r>
      <w:r w:rsidR="00810FE6" w:rsidRPr="00EE1CF3">
        <w:rPr>
          <w:rFonts w:ascii="Times" w:hAnsi="Times" w:cs="Times New Roman"/>
          <w:lang w:val="en-GB"/>
          <w:rPrChange w:id="604" w:author="Anna Gårdmark" w:date="2020-01-13T08:20:00Z">
            <w:rPr>
              <w:rFonts w:ascii="Times" w:hAnsi="Times" w:cs="Times New Roman"/>
            </w:rPr>
          </w:rPrChange>
        </w:rPr>
        <w:t xml:space="preserve">(Svedäng &amp; Hornborg 2014; Mion </w:t>
      </w:r>
      <w:r w:rsidR="00810FE6" w:rsidRPr="00EE1CF3">
        <w:rPr>
          <w:rFonts w:ascii="Times" w:hAnsi="Times" w:cs="Times New Roman"/>
          <w:i/>
          <w:iCs/>
          <w:lang w:val="en-GB"/>
          <w:rPrChange w:id="605" w:author="Anna Gårdmark" w:date="2020-01-13T08:20:00Z">
            <w:rPr>
              <w:rFonts w:ascii="Times" w:hAnsi="Times" w:cs="Times New Roman"/>
              <w:i/>
              <w:iCs/>
            </w:rPr>
          </w:rPrChange>
        </w:rPr>
        <w:t>et al.</w:t>
      </w:r>
      <w:r w:rsidR="00810FE6" w:rsidRPr="00EE1CF3">
        <w:rPr>
          <w:rFonts w:ascii="Times" w:hAnsi="Times" w:cs="Times New Roman"/>
          <w:lang w:val="en-GB"/>
          <w:rPrChange w:id="606" w:author="Anna Gårdmark" w:date="2020-01-13T08:20:00Z">
            <w:rPr>
              <w:rFonts w:ascii="Times" w:hAnsi="Times" w:cs="Times New Roman"/>
            </w:rPr>
          </w:rPrChange>
        </w:rPr>
        <w:t xml:space="preserve"> 2018; Neuenfeldt </w:t>
      </w:r>
      <w:r w:rsidR="00810FE6" w:rsidRPr="00EE1CF3">
        <w:rPr>
          <w:rFonts w:ascii="Times" w:hAnsi="Times" w:cs="Times New Roman"/>
          <w:i/>
          <w:iCs/>
          <w:lang w:val="en-GB"/>
          <w:rPrChange w:id="607" w:author="Anna Gårdmark" w:date="2020-01-13T08:20:00Z">
            <w:rPr>
              <w:rFonts w:ascii="Times" w:hAnsi="Times" w:cs="Times New Roman"/>
              <w:i/>
              <w:iCs/>
            </w:rPr>
          </w:rPrChange>
        </w:rPr>
        <w:t>et al.</w:t>
      </w:r>
      <w:r w:rsidR="00810FE6" w:rsidRPr="00EE1CF3">
        <w:rPr>
          <w:rFonts w:ascii="Times" w:hAnsi="Times" w:cs="Times New Roman"/>
          <w:lang w:val="en-GB"/>
          <w:rPrChange w:id="608" w:author="Anna Gårdmark" w:date="2020-01-13T08:20:00Z">
            <w:rPr>
              <w:rFonts w:ascii="Times" w:hAnsi="Times" w:cs="Times New Roman"/>
            </w:rPr>
          </w:rPrChange>
        </w:rPr>
        <w:t xml:space="preserve"> 2019)</w:t>
      </w:r>
      <w:r w:rsidR="00810FE6" w:rsidRPr="00D87A60">
        <w:rPr>
          <w:rFonts w:ascii="Times" w:hAnsi="Times"/>
          <w:lang w:val="en-US"/>
        </w:rPr>
        <w:fldChar w:fldCharType="end"/>
      </w:r>
      <w:r w:rsidR="00810FE6" w:rsidRPr="00D87A60">
        <w:rPr>
          <w:rFonts w:ascii="Times" w:hAnsi="Times"/>
          <w:lang w:val="en-US"/>
        </w:rPr>
        <w:t>.</w:t>
      </w:r>
      <w:r w:rsidR="001B012A" w:rsidRPr="00D87A60">
        <w:rPr>
          <w:rFonts w:ascii="Times" w:hAnsi="Times"/>
          <w:lang w:val="en-US"/>
        </w:rPr>
        <w:t xml:space="preserve"> </w:t>
      </w:r>
    </w:p>
    <w:p w14:paraId="2D50713C" w14:textId="160C8FAA" w:rsidR="00072949" w:rsidRDefault="00167D6A" w:rsidP="002C1624">
      <w:pPr>
        <w:spacing w:line="480" w:lineRule="auto"/>
        <w:ind w:firstLine="284"/>
        <w:contextualSpacing/>
        <w:jc w:val="both"/>
        <w:rPr>
          <w:ins w:id="609" w:author="Asta Audzijonyte" w:date="2020-01-10T15:52:00Z"/>
          <w:rFonts w:ascii="Times" w:hAnsi="Times" w:cstheme="minorHAnsi"/>
          <w:lang w:val="en-US"/>
        </w:rPr>
      </w:pPr>
      <w:ins w:id="610" w:author="Asta Audzijonyte" w:date="2020-01-10T14:07:00Z">
        <w:r>
          <w:rPr>
            <w:rFonts w:ascii="Times" w:hAnsi="Times" w:cstheme="minorHAnsi"/>
            <w:lang w:val="en-US"/>
          </w:rPr>
          <w:t>Maximum recruitment values (</w:t>
        </w:r>
        <w:proofErr w:type="spellStart"/>
        <w:r>
          <w:rPr>
            <w:rFonts w:ascii="Times" w:hAnsi="Times" w:cstheme="minorHAnsi"/>
            <w:lang w:val="en-US"/>
          </w:rPr>
          <w:t>Rmax</w:t>
        </w:r>
        <w:proofErr w:type="spellEnd"/>
        <w:r>
          <w:rPr>
            <w:rFonts w:ascii="Times" w:hAnsi="Times" w:cstheme="minorHAnsi"/>
            <w:lang w:val="en-US"/>
          </w:rPr>
          <w:t>)</w:t>
        </w:r>
      </w:ins>
      <w:ins w:id="611" w:author="Asta Audzijonyte" w:date="2020-01-10T14:08:00Z">
        <w:r w:rsidR="00EB15B9">
          <w:rPr>
            <w:rFonts w:ascii="Times" w:hAnsi="Times" w:cstheme="minorHAnsi"/>
            <w:lang w:val="en-US"/>
          </w:rPr>
          <w:t xml:space="preserve"> for the three model species were </w:t>
        </w:r>
      </w:ins>
      <w:ins w:id="612" w:author="Asta Audzijonyte" w:date="2020-01-10T14:07:00Z">
        <w:r>
          <w:rPr>
            <w:rFonts w:ascii="Times" w:hAnsi="Times" w:cstheme="minorHAnsi"/>
            <w:lang w:val="en-US"/>
          </w:rPr>
          <w:t xml:space="preserve"> </w:t>
        </w:r>
      </w:ins>
      <w:commentRangeStart w:id="613"/>
      <w:del w:id="614" w:author="Asta Audzijonyte" w:date="2020-01-10T14:08:00Z">
        <w:r w:rsidR="001B012A" w:rsidRPr="00D87A60" w:rsidDel="00EB15B9">
          <w:rPr>
            <w:rFonts w:ascii="Times" w:hAnsi="Times" w:cstheme="minorHAnsi"/>
            <w:lang w:val="en-US"/>
          </w:rPr>
          <w:delText xml:space="preserve">We </w:delText>
        </w:r>
      </w:del>
      <w:r w:rsidR="001B012A" w:rsidRPr="00D87A60">
        <w:rPr>
          <w:rFonts w:ascii="Times" w:hAnsi="Times" w:cstheme="minorHAnsi"/>
          <w:lang w:val="en-US"/>
        </w:rPr>
        <w:t>calibrate</w:t>
      </w:r>
      <w:r w:rsidR="00981EBE" w:rsidRPr="00D87A60">
        <w:rPr>
          <w:rFonts w:ascii="Times" w:hAnsi="Times" w:cstheme="minorHAnsi"/>
          <w:lang w:val="en-US"/>
        </w:rPr>
        <w:t>d</w:t>
      </w:r>
      <w:del w:id="615" w:author="Asta Audzijonyte" w:date="2020-01-10T14:08:00Z">
        <w:r w:rsidR="001B012A" w:rsidRPr="00D87A60" w:rsidDel="00EB15B9">
          <w:rPr>
            <w:rFonts w:ascii="Times" w:hAnsi="Times" w:cstheme="minorHAnsi"/>
            <w:lang w:val="en-US"/>
          </w:rPr>
          <w:delText xml:space="preserve"> the system to the Baltic Sea by finding the vector of</w:delText>
        </w:r>
      </w:del>
      <w:commentRangeStart w:id="616"/>
      <w:r w:rsidR="001B012A" w:rsidRPr="00D87A60">
        <w:rPr>
          <w:rFonts w:ascii="Times" w:hAnsi="Times" w:cstheme="minorHAnsi"/>
          <w:lang w:val="en-US"/>
        </w:rPr>
        <w:t xml:space="preserve"> </w:t>
      </w:r>
      <m:oMath>
        <m:sSub>
          <m:sSubPr>
            <m:ctrlPr>
              <w:del w:id="617" w:author="Anna Gårdmark" w:date="2020-01-13T12:43:00Z">
                <w:rPr>
                  <w:rFonts w:ascii="Cambria Math" w:hAnsi="Cambria Math" w:cstheme="minorHAnsi"/>
                  <w:i/>
                </w:rPr>
              </w:del>
            </m:ctrlPr>
          </m:sSubPr>
          <m:e>
            <m:r>
              <w:del w:id="618" w:author="Anna Gårdmark" w:date="2020-01-13T12:43:00Z">
                <w:rPr>
                  <w:rFonts w:ascii="Cambria Math" w:hAnsi="Cambria Math" w:cstheme="minorHAnsi"/>
                </w:rPr>
                <m:t>r</m:t>
              </w:del>
            </m:r>
          </m:e>
          <m:sub>
            <m:r>
              <w:del w:id="619" w:author="Anna Gårdmark" w:date="2020-01-13T12:43:00Z">
                <w:rPr>
                  <w:rFonts w:ascii="Cambria Math" w:hAnsi="Cambria Math" w:cstheme="minorHAnsi"/>
                </w:rPr>
                <m:t>max</m:t>
              </w:del>
            </m:r>
            <m:r>
              <w:del w:id="620" w:author="Anna Gårdmark" w:date="2020-01-13T12:43:00Z">
                <w:rPr>
                  <w:rFonts w:ascii="Cambria Math" w:hAnsi="Cambria Math" w:cstheme="minorHAnsi"/>
                  <w:lang w:val="en-GB"/>
                  <w:rPrChange w:id="621" w:author="Anna Gårdmark" w:date="2020-01-13T08:20:00Z">
                    <w:rPr>
                      <w:rFonts w:ascii="Cambria Math" w:hAnsi="Cambria Math" w:cstheme="minorHAnsi"/>
                    </w:rPr>
                  </w:rPrChange>
                </w:rPr>
                <m:t>,</m:t>
              </w:del>
            </m:r>
            <m:r>
              <w:del w:id="622" w:author="Anna Gårdmark" w:date="2020-01-13T12:43:00Z">
                <w:rPr>
                  <w:rFonts w:ascii="Cambria Math" w:hAnsi="Cambria Math" w:cstheme="minorHAnsi"/>
                </w:rPr>
                <m:t>i</m:t>
              </w:del>
            </m:r>
          </m:sub>
        </m:sSub>
      </m:oMath>
      <w:del w:id="623" w:author="Anna Gårdmark" w:date="2020-01-13T12:43:00Z">
        <w:r w:rsidR="001B012A" w:rsidRPr="00D87A60" w:rsidDel="005A0F15">
          <w:rPr>
            <w:rFonts w:ascii="Times" w:hAnsi="Times" w:cstheme="minorHAnsi"/>
            <w:lang w:val="en-US"/>
          </w:rPr>
          <w:delText>-</w:delText>
        </w:r>
        <w:commentRangeEnd w:id="616"/>
        <w:r w:rsidDel="005A0F15">
          <w:rPr>
            <w:rStyle w:val="Kommentarsreferens"/>
          </w:rPr>
          <w:commentReference w:id="616"/>
        </w:r>
      </w:del>
      <w:proofErr w:type="spellStart"/>
      <w:r w:rsidR="001B012A" w:rsidRPr="00D87A60">
        <w:rPr>
          <w:rFonts w:ascii="Times" w:hAnsi="Times" w:cstheme="minorHAnsi"/>
          <w:lang w:val="en-US"/>
        </w:rPr>
        <w:t>v</w:t>
      </w:r>
      <w:del w:id="624" w:author="Asta Audzijonyte" w:date="2020-01-10T14:09:00Z">
        <w:r w:rsidR="001B012A" w:rsidRPr="00D87A60" w:rsidDel="00EB15B9">
          <w:rPr>
            <w:rFonts w:ascii="Times" w:hAnsi="Times" w:cstheme="minorHAnsi"/>
            <w:lang w:val="en-US"/>
          </w:rPr>
          <w:delText>alues tha</w:delText>
        </w:r>
      </w:del>
      <w:ins w:id="625" w:author="Asta Audzijonyte" w:date="2020-01-10T14:09:00Z">
        <w:r w:rsidR="00EB15B9">
          <w:rPr>
            <w:rFonts w:ascii="Times" w:hAnsi="Times" w:cstheme="minorHAnsi"/>
            <w:lang w:val="en-US"/>
          </w:rPr>
          <w:t>by</w:t>
        </w:r>
      </w:ins>
      <w:proofErr w:type="spellEnd"/>
      <w:del w:id="626" w:author="Asta Audzijonyte" w:date="2020-01-10T14:09:00Z">
        <w:r w:rsidR="001B012A" w:rsidRPr="00D87A60" w:rsidDel="00EB15B9">
          <w:rPr>
            <w:rFonts w:ascii="Times" w:hAnsi="Times" w:cstheme="minorHAnsi"/>
            <w:lang w:val="en-US"/>
          </w:rPr>
          <w:delText>t</w:delText>
        </w:r>
      </w:del>
      <w:r w:rsidR="001B012A" w:rsidRPr="00D87A60">
        <w:rPr>
          <w:rFonts w:ascii="Times" w:hAnsi="Times" w:cstheme="minorHAnsi"/>
          <w:lang w:val="en-US"/>
        </w:rPr>
        <w:t xml:space="preserve"> </w:t>
      </w:r>
      <w:ins w:id="627" w:author="Asta Audzijonyte" w:date="2020-01-10T14:09:00Z">
        <w:del w:id="628" w:author="Anna Gårdmark" w:date="2020-01-13T12:43:00Z">
          <w:r w:rsidR="00EB15B9" w:rsidDel="005A0F15">
            <w:rPr>
              <w:rFonts w:ascii="Times" w:hAnsi="Times" w:cstheme="minorHAnsi"/>
              <w:lang w:val="en-US"/>
            </w:rPr>
            <w:delText xml:space="preserve">using the </w:delText>
          </w:r>
        </w:del>
      </w:ins>
      <w:r w:rsidR="001B012A" w:rsidRPr="00D87A60">
        <w:rPr>
          <w:rFonts w:ascii="Times" w:hAnsi="Times" w:cstheme="minorHAnsi"/>
          <w:lang w:val="en-US"/>
        </w:rPr>
        <w:t>minimiz</w:t>
      </w:r>
      <w:ins w:id="629" w:author="Asta Audzijonyte" w:date="2020-01-10T14:09:00Z">
        <w:r w:rsidR="00EB15B9">
          <w:rPr>
            <w:rFonts w:ascii="Times" w:hAnsi="Times" w:cstheme="minorHAnsi"/>
            <w:lang w:val="en-US"/>
          </w:rPr>
          <w:t>ing</w:t>
        </w:r>
      </w:ins>
      <w:del w:id="630" w:author="Asta Audzijonyte" w:date="2020-01-10T14:09:00Z">
        <w:r w:rsidR="001B012A" w:rsidRPr="00D87A60" w:rsidDel="00EB15B9">
          <w:rPr>
            <w:rFonts w:ascii="Times" w:hAnsi="Times" w:cstheme="minorHAnsi"/>
            <w:lang w:val="en-US"/>
          </w:rPr>
          <w:delText>e</w:delText>
        </w:r>
      </w:del>
      <w:r w:rsidR="001B012A" w:rsidRPr="00D87A60">
        <w:rPr>
          <w:rFonts w:ascii="Times" w:hAnsi="Times" w:cstheme="minorHAnsi"/>
          <w:lang w:val="en-US"/>
        </w:rPr>
        <w:t xml:space="preserve"> the residual sum of square</w:t>
      </w:r>
      <w:ins w:id="631" w:author="Asta Audzijonyte" w:date="2020-01-10T14:09:00Z">
        <w:r w:rsidR="00EB15B9">
          <w:rPr>
            <w:rFonts w:ascii="Times" w:hAnsi="Times" w:cstheme="minorHAnsi"/>
            <w:lang w:val="en-US"/>
          </w:rPr>
          <w:t>s</w:t>
        </w:r>
      </w:ins>
      <w:r w:rsidR="001B012A" w:rsidRPr="00D87A60">
        <w:rPr>
          <w:rFonts w:ascii="Times" w:hAnsi="Times" w:cstheme="minorHAnsi"/>
          <w:lang w:val="en-US"/>
        </w:rPr>
        <w:t xml:space="preserve"> between </w:t>
      </w:r>
      <w:r w:rsidR="00F10C30" w:rsidRPr="00D87A60">
        <w:rPr>
          <w:rFonts w:ascii="Times" w:hAnsi="Times" w:cstheme="minorHAnsi"/>
          <w:lang w:val="en-US"/>
        </w:rPr>
        <w:t xml:space="preserve">the natural log of </w:t>
      </w:r>
      <w:r w:rsidR="001B012A" w:rsidRPr="00D87A60">
        <w:rPr>
          <w:rFonts w:ascii="Times" w:hAnsi="Times" w:cstheme="minorHAnsi"/>
          <w:lang w:val="en-US"/>
        </w:rPr>
        <w:t>spawning stock biomass (</w:t>
      </w:r>
      <w:commentRangeStart w:id="632"/>
      <w:commentRangeStart w:id="633"/>
      <w:r w:rsidR="001B012A" w:rsidRPr="00D87A60">
        <w:rPr>
          <w:rFonts w:ascii="Times" w:hAnsi="Times" w:cstheme="minorHAnsi"/>
          <w:lang w:val="en-US"/>
        </w:rPr>
        <w:t>SSB</w:t>
      </w:r>
      <w:commentRangeEnd w:id="632"/>
      <w:r w:rsidR="001B012A" w:rsidRPr="00D87A60">
        <w:rPr>
          <w:rFonts w:ascii="Times" w:hAnsi="Times" w:cstheme="minorHAnsi"/>
          <w:lang w:val="en-US"/>
        </w:rPr>
        <w:t>)</w:t>
      </w:r>
      <w:r w:rsidR="001B012A" w:rsidRPr="00D87A60">
        <w:rPr>
          <w:rStyle w:val="Kommentarsreferens"/>
          <w:rFonts w:ascii="Times" w:hAnsi="Times"/>
          <w:sz w:val="22"/>
          <w:szCs w:val="22"/>
        </w:rPr>
        <w:commentReference w:id="632"/>
      </w:r>
      <w:commentRangeEnd w:id="633"/>
      <w:r w:rsidR="001B012A" w:rsidRPr="00D87A60">
        <w:rPr>
          <w:rStyle w:val="Kommentarsreferens"/>
          <w:rFonts w:ascii="Times" w:hAnsi="Times"/>
          <w:sz w:val="22"/>
          <w:szCs w:val="22"/>
        </w:rPr>
        <w:commentReference w:id="633"/>
      </w:r>
      <w:r w:rsidR="001B012A" w:rsidRPr="00D87A60">
        <w:rPr>
          <w:rFonts w:ascii="Times" w:hAnsi="Times" w:cstheme="minorHAnsi"/>
          <w:lang w:val="en-US"/>
        </w:rPr>
        <w:t xml:space="preserve"> </w:t>
      </w:r>
      <w:del w:id="634" w:author="Asta Audzijonyte" w:date="2020-01-10T14:10:00Z">
        <w:r w:rsidR="001B012A" w:rsidRPr="00D87A60" w:rsidDel="00EB15B9">
          <w:rPr>
            <w:rFonts w:ascii="Times" w:hAnsi="Times" w:cstheme="minorHAnsi"/>
            <w:lang w:val="en-US"/>
          </w:rPr>
          <w:delText xml:space="preserve">from </w:delText>
        </w:r>
      </w:del>
      <w:ins w:id="635" w:author="Asta Audzijonyte" w:date="2020-01-10T14:10:00Z">
        <w:r w:rsidR="00EB15B9">
          <w:rPr>
            <w:rFonts w:ascii="Times" w:hAnsi="Times" w:cstheme="minorHAnsi"/>
            <w:lang w:val="en-US"/>
          </w:rPr>
          <w:t>estimated in</w:t>
        </w:r>
        <w:r w:rsidR="00EB15B9" w:rsidRPr="00D87A60">
          <w:rPr>
            <w:rFonts w:ascii="Times" w:hAnsi="Times" w:cstheme="minorHAnsi"/>
            <w:lang w:val="en-US"/>
          </w:rPr>
          <w:t xml:space="preserve"> </w:t>
        </w:r>
      </w:ins>
      <w:r w:rsidR="001B012A" w:rsidRPr="00D87A60">
        <w:rPr>
          <w:rFonts w:ascii="Times" w:hAnsi="Times" w:cstheme="minorHAnsi"/>
          <w:lang w:val="en-US"/>
        </w:rPr>
        <w:t xml:space="preserve">stock assessment output and </w:t>
      </w:r>
      <w:ins w:id="636" w:author="Asta Audzijonyte" w:date="2020-01-10T14:10:00Z">
        <w:r w:rsidR="00EB15B9">
          <w:rPr>
            <w:rFonts w:ascii="Times" w:hAnsi="Times" w:cstheme="minorHAnsi"/>
            <w:lang w:val="en-US"/>
          </w:rPr>
          <w:t>those emergent in the model</w:t>
        </w:r>
      </w:ins>
      <w:ins w:id="637" w:author="Asta Audzijonyte" w:date="2020-01-10T14:11:00Z">
        <w:r w:rsidR="00EB15B9">
          <w:rPr>
            <w:rFonts w:ascii="Times" w:hAnsi="Times" w:cstheme="minorHAnsi"/>
            <w:lang w:val="en-US"/>
          </w:rPr>
          <w:t xml:space="preserve"> for the years 1992-2002</w:t>
        </w:r>
      </w:ins>
      <w:ins w:id="638" w:author="Asta Audzijonyte" w:date="2020-01-10T14:10:00Z">
        <w:r w:rsidR="00EB15B9">
          <w:rPr>
            <w:rFonts w:ascii="Times" w:hAnsi="Times" w:cstheme="minorHAnsi"/>
            <w:lang w:val="en-US"/>
          </w:rPr>
          <w:t xml:space="preserve">, while </w:t>
        </w:r>
      </w:ins>
      <w:ins w:id="639" w:author="Asta Audzijonyte" w:date="2020-01-10T14:11:00Z">
        <w:r w:rsidR="00EB15B9">
          <w:rPr>
            <w:rFonts w:ascii="Times" w:hAnsi="Times" w:cstheme="minorHAnsi"/>
            <w:lang w:val="en-US"/>
          </w:rPr>
          <w:t xml:space="preserve">holding the </w:t>
        </w:r>
        <w:r w:rsidR="00EB15B9">
          <w:rPr>
            <w:rFonts w:ascii="Times" w:hAnsi="Times" w:cstheme="minorHAnsi"/>
            <w:iCs/>
            <w:lang w:val="en-US"/>
          </w:rPr>
          <w:t xml:space="preserve">temperature constant at </w:t>
        </w:r>
        <m:oMath>
          <m:sSub>
            <m:sSubPr>
              <m:ctrlPr>
                <w:rPr>
                  <w:rFonts w:ascii="Cambria Math" w:hAnsi="Cambria Math" w:cstheme="minorHAnsi"/>
                  <w:i/>
                  <w:iCs/>
                  <w:lang w:val="en-US"/>
                </w:rPr>
              </m:ctrlPr>
            </m:sSubPr>
            <m:e>
              <m:r>
                <w:rPr>
                  <w:rFonts w:ascii="Cambria Math" w:hAnsi="Cambria Math" w:cstheme="minorHAnsi"/>
                  <w:lang w:val="en-US"/>
                </w:rPr>
                <m:t>T</m:t>
              </m:r>
            </m:e>
            <m:sub>
              <m:r>
                <w:rPr>
                  <w:rFonts w:ascii="Cambria Math" w:hAnsi="Cambria Math" w:cstheme="minorHAnsi"/>
                  <w:lang w:val="en-US"/>
                </w:rPr>
                <m:t>ref</m:t>
              </m:r>
            </m:sub>
          </m:sSub>
        </m:oMath>
        <w:r w:rsidR="00EB15B9">
          <w:rPr>
            <w:rFonts w:ascii="Times" w:hAnsi="Times" w:cstheme="minorHAnsi"/>
            <w:iCs/>
            <w:lang w:val="en-US"/>
          </w:rPr>
          <w:t>.</w:t>
        </w:r>
      </w:ins>
      <w:ins w:id="640" w:author="Asta Audzijonyte" w:date="2020-01-10T14:10:00Z">
        <w:r w:rsidR="00EB15B9">
          <w:rPr>
            <w:rFonts w:ascii="Times" w:hAnsi="Times" w:cstheme="minorHAnsi"/>
            <w:lang w:val="en-US"/>
          </w:rPr>
          <w:t xml:space="preserve"> Calibration was done </w:t>
        </w:r>
      </w:ins>
      <w:del w:id="641" w:author="Asta Audzijonyte" w:date="2020-01-10T14:10:00Z">
        <w:r w:rsidR="001B012A" w:rsidRPr="00D87A60" w:rsidDel="00EB15B9">
          <w:rPr>
            <w:rFonts w:ascii="Times" w:hAnsi="Times" w:cstheme="minorHAnsi"/>
            <w:lang w:val="en-US"/>
          </w:rPr>
          <w:delText xml:space="preserve">modelled SSB, </w:delText>
        </w:r>
      </w:del>
      <w:r w:rsidR="001B012A" w:rsidRPr="00D87A60">
        <w:rPr>
          <w:rFonts w:ascii="Times" w:hAnsi="Times" w:cstheme="minorHAnsi"/>
          <w:lang w:val="en-US"/>
        </w:rPr>
        <w:t>using the</w:t>
      </w:r>
      <w:r w:rsidR="00C50809" w:rsidRPr="00D87A60">
        <w:rPr>
          <w:rFonts w:ascii="Times" w:hAnsi="Times" w:cstheme="minorHAnsi"/>
          <w:lang w:val="en-US"/>
        </w:rPr>
        <w:t xml:space="preserve"> "L-BFGS-B" algorithm in the</w:t>
      </w:r>
      <w:r w:rsidR="001B012A" w:rsidRPr="00D87A60">
        <w:rPr>
          <w:rFonts w:ascii="Times" w:hAnsi="Times" w:cstheme="minorHAnsi"/>
          <w:lang w:val="en-US"/>
        </w:rPr>
        <w:t xml:space="preserve"> </w:t>
      </w:r>
      <w:r w:rsidR="00264E8E" w:rsidRPr="00D87A60">
        <w:rPr>
          <w:rFonts w:ascii="Times" w:hAnsi="Times" w:cstheme="minorHAnsi"/>
          <w:lang w:val="en-US"/>
        </w:rPr>
        <w:t xml:space="preserve">‘R’-optimization function </w:t>
      </w:r>
      <w:r w:rsidR="001B012A" w:rsidRPr="00D87A60">
        <w:rPr>
          <w:rFonts w:ascii="Times" w:hAnsi="Times" w:cstheme="minorHAnsi"/>
          <w:lang w:val="en-US"/>
        </w:rPr>
        <w:t>‘</w:t>
      </w:r>
      <w:proofErr w:type="spellStart"/>
      <w:r w:rsidR="001B012A" w:rsidRPr="00D87A60">
        <w:rPr>
          <w:rFonts w:ascii="Times" w:hAnsi="Times" w:cstheme="minorHAnsi"/>
          <w:i/>
          <w:lang w:val="en-US"/>
        </w:rPr>
        <w:t>optim</w:t>
      </w:r>
      <w:proofErr w:type="spellEnd"/>
      <w:r w:rsidR="001B012A" w:rsidRPr="00D87A60">
        <w:rPr>
          <w:rFonts w:ascii="Times" w:hAnsi="Times" w:cstheme="minorHAnsi"/>
          <w:i/>
          <w:lang w:val="en-US"/>
        </w:rPr>
        <w:t>’</w:t>
      </w:r>
      <w:ins w:id="642" w:author="Asta Audzijonyte" w:date="2020-01-10T14:10:00Z">
        <w:r w:rsidR="00EB15B9">
          <w:rPr>
            <w:rFonts w:ascii="Times" w:hAnsi="Times" w:cstheme="minorHAnsi"/>
            <w:iCs/>
            <w:lang w:val="en-US"/>
          </w:rPr>
          <w:t xml:space="preserve"> (ref)</w:t>
        </w:r>
      </w:ins>
      <w:del w:id="643" w:author="Asta Audzijonyte" w:date="2020-01-10T14:10:00Z">
        <w:r w:rsidR="00BE2B88" w:rsidRPr="00D87A60" w:rsidDel="00EB15B9">
          <w:rPr>
            <w:rFonts w:ascii="Times" w:hAnsi="Times" w:cstheme="minorHAnsi"/>
            <w:iCs/>
            <w:lang w:val="en-US"/>
          </w:rPr>
          <w:delText>.</w:delText>
        </w:r>
      </w:del>
      <w:r w:rsidR="00BE2B88" w:rsidRPr="00D87A60">
        <w:rPr>
          <w:rFonts w:ascii="Times" w:hAnsi="Times" w:cstheme="minorHAnsi"/>
          <w:iCs/>
          <w:lang w:val="en-US"/>
        </w:rPr>
        <w:t xml:space="preserve"> </w:t>
      </w:r>
      <w:del w:id="644" w:author="Asta Audzijonyte" w:date="2020-01-10T14:11:00Z">
        <w:r w:rsidR="005F2FD1" w:rsidDel="00EB15B9">
          <w:rPr>
            <w:rFonts w:ascii="Times" w:hAnsi="Times" w:cstheme="minorHAnsi"/>
            <w:iCs/>
            <w:lang w:val="en-US"/>
          </w:rPr>
          <w:delText xml:space="preserve">During this time period we held the temperature constant at </w:delText>
        </w:r>
        <m:oMath>
          <m:sSub>
            <m:sSubPr>
              <m:ctrlPr>
                <w:rPr>
                  <w:rFonts w:ascii="Cambria Math" w:hAnsi="Cambria Math" w:cstheme="minorHAnsi"/>
                  <w:i/>
                  <w:iCs/>
                  <w:lang w:val="en-US"/>
                </w:rPr>
              </m:ctrlPr>
            </m:sSubPr>
            <m:e>
              <m:r>
                <w:rPr>
                  <w:rFonts w:ascii="Cambria Math" w:hAnsi="Cambria Math" w:cstheme="minorHAnsi"/>
                  <w:lang w:val="en-US"/>
                </w:rPr>
                <m:t>T</m:t>
              </m:r>
            </m:e>
            <m:sub>
              <m:r>
                <w:rPr>
                  <w:rFonts w:ascii="Cambria Math" w:hAnsi="Cambria Math" w:cstheme="minorHAnsi"/>
                  <w:lang w:val="en-US"/>
                </w:rPr>
                <m:t>ref</m:t>
              </m:r>
            </m:sub>
          </m:sSub>
        </m:oMath>
        <w:r w:rsidR="005F2FD1" w:rsidDel="00EB15B9">
          <w:rPr>
            <w:rFonts w:ascii="Times" w:hAnsi="Times" w:cstheme="minorHAnsi"/>
            <w:iCs/>
            <w:lang w:val="en-US"/>
          </w:rPr>
          <w:delText xml:space="preserve">. </w:delText>
        </w:r>
      </w:del>
      <w:commentRangeStart w:id="645"/>
      <w:r w:rsidR="00224733" w:rsidRPr="00D87A60">
        <w:rPr>
          <w:rFonts w:ascii="Times" w:hAnsi="Times" w:cstheme="minorHAnsi"/>
          <w:lang w:val="en-US"/>
        </w:rPr>
        <w:t>M</w:t>
      </w:r>
      <w:r w:rsidR="00C00F2E" w:rsidRPr="00D87A60">
        <w:rPr>
          <w:rFonts w:ascii="Times" w:hAnsi="Times" w:cstheme="minorHAnsi"/>
          <w:lang w:val="en-US"/>
        </w:rPr>
        <w:t>ean</w:t>
      </w:r>
      <w:r w:rsidR="000B3760" w:rsidRPr="00D87A60">
        <w:rPr>
          <w:rFonts w:ascii="Times" w:hAnsi="Times" w:cstheme="minorHAnsi"/>
          <w:lang w:val="en-US"/>
        </w:rPr>
        <w:t xml:space="preserve"> SSB and F </w:t>
      </w:r>
      <w:r w:rsidR="00F91896" w:rsidRPr="00D87A60">
        <w:rPr>
          <w:rFonts w:ascii="Times" w:hAnsi="Times" w:cstheme="minorHAnsi"/>
          <w:lang w:val="en-US"/>
        </w:rPr>
        <w:t xml:space="preserve">during the calibration time period (1992-2002) </w:t>
      </w:r>
      <w:r w:rsidR="000B3760" w:rsidRPr="00D87A60">
        <w:rPr>
          <w:rFonts w:ascii="Times" w:hAnsi="Times" w:cstheme="minorHAnsi"/>
          <w:lang w:val="en-US"/>
        </w:rPr>
        <w:t>from stock assessment</w:t>
      </w:r>
      <w:ins w:id="646" w:author="Asta Audzijonyte" w:date="2020-01-10T14:11:00Z">
        <w:r w:rsidR="00EB15B9">
          <w:rPr>
            <w:rFonts w:ascii="Times" w:hAnsi="Times" w:cstheme="minorHAnsi"/>
            <w:lang w:val="en-US"/>
          </w:rPr>
          <w:t>s</w:t>
        </w:r>
      </w:ins>
      <w:r w:rsidR="000B3760" w:rsidRPr="00D87A60">
        <w:rPr>
          <w:rFonts w:ascii="Times" w:hAnsi="Times" w:cstheme="minorHAnsi"/>
          <w:lang w:val="en-US"/>
        </w:rPr>
        <w:t xml:space="preserve"> </w:t>
      </w:r>
      <w:r w:rsidR="001B012A" w:rsidRPr="00D87A60">
        <w:rPr>
          <w:rFonts w:ascii="Times" w:hAnsi="Times"/>
          <w:lang w:val="en-US"/>
        </w:rPr>
        <w:t>we</w:t>
      </w:r>
      <w:r w:rsidR="000B3760" w:rsidRPr="00D87A60">
        <w:rPr>
          <w:rFonts w:ascii="Times" w:hAnsi="Times"/>
          <w:lang w:val="en-US"/>
        </w:rPr>
        <w:t>re</w:t>
      </w:r>
      <w:r w:rsidR="001B012A" w:rsidRPr="00D87A60">
        <w:rPr>
          <w:rFonts w:ascii="Times" w:hAnsi="Times"/>
          <w:lang w:val="en-US"/>
        </w:rPr>
        <w:t xml:space="preserve"> acquired from ICES Working Group Reports </w:t>
      </w:r>
      <w:r w:rsidR="001B012A" w:rsidRPr="00D87A60">
        <w:rPr>
          <w:rFonts w:ascii="Times" w:hAnsi="Times"/>
          <w:lang w:val="en-US"/>
        </w:rPr>
        <w:fldChar w:fldCharType="begin"/>
      </w:r>
      <w:r w:rsidR="00DF23F5">
        <w:rPr>
          <w:rFonts w:ascii="Times" w:hAnsi="Times"/>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RLZAlR7a/VqclrCeD","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1B012A" w:rsidRPr="00D87A60">
        <w:rPr>
          <w:rFonts w:ascii="Times" w:hAnsi="Times"/>
          <w:lang w:val="en-US"/>
        </w:rPr>
        <w:fldChar w:fldCharType="separate"/>
      </w:r>
      <w:r w:rsidR="001B012A" w:rsidRPr="00D87A60">
        <w:rPr>
          <w:rFonts w:ascii="Times" w:hAnsi="Times" w:cs="Times New Roman"/>
          <w:lang w:val="en-US"/>
        </w:rPr>
        <w:t>(ICES 2013, 2015)</w:t>
      </w:r>
      <w:r w:rsidR="001B012A" w:rsidRPr="00D87A60">
        <w:rPr>
          <w:rFonts w:ascii="Times" w:hAnsi="Times"/>
          <w:lang w:val="en-US"/>
        </w:rPr>
        <w:fldChar w:fldCharType="end"/>
      </w:r>
      <w:r w:rsidR="00CF37DA" w:rsidRPr="00D87A60">
        <w:rPr>
          <w:rFonts w:ascii="Times" w:hAnsi="Times"/>
          <w:lang w:val="en-US"/>
        </w:rPr>
        <w:t>, a</w:t>
      </w:r>
      <w:commentRangeStart w:id="647"/>
      <w:r w:rsidR="00CF37DA" w:rsidRPr="00D87A60">
        <w:rPr>
          <w:rFonts w:ascii="Times" w:hAnsi="Times"/>
          <w:lang w:val="en-US"/>
        </w:rPr>
        <w:t xml:space="preserve">nd are in </w:t>
      </w:r>
      <w:r w:rsidR="00B713B2" w:rsidRPr="00D87A60">
        <w:rPr>
          <w:rFonts w:ascii="Times" w:hAnsi="Times"/>
          <w:lang w:val="en-US"/>
        </w:rPr>
        <w:t xml:space="preserve">unit </w:t>
      </w:r>
      <w:r w:rsidR="00852664" w:rsidRPr="00D87A60">
        <w:rPr>
          <w:rFonts w:ascii="Times" w:hAnsi="Times" w:cstheme="minorHAnsi"/>
          <w:lang w:val="en-US"/>
        </w:rPr>
        <w:t>10</w:t>
      </w:r>
      <w:r w:rsidR="00852664" w:rsidRPr="00D87A60">
        <w:rPr>
          <w:rFonts w:ascii="Times" w:hAnsi="Times" w:cstheme="minorHAnsi"/>
          <w:vertAlign w:val="superscript"/>
          <w:lang w:val="en-US"/>
        </w:rPr>
        <w:t>6</w:t>
      </w:r>
      <w:r w:rsidR="00852664" w:rsidRPr="00D87A60">
        <w:rPr>
          <w:rFonts w:ascii="Times" w:hAnsi="Times" w:cstheme="minorHAnsi"/>
          <w:lang w:val="en-US"/>
        </w:rPr>
        <w:t xml:space="preserve"> kg/area</w:t>
      </w:r>
      <w:r w:rsidR="004B5788" w:rsidRPr="00D87A60">
        <w:rPr>
          <w:rFonts w:ascii="Times" w:hAnsi="Times" w:cstheme="minorHAnsi"/>
          <w:lang w:val="en-US"/>
        </w:rPr>
        <w:t>.</w:t>
      </w:r>
      <w:r w:rsidR="00AD4FDE" w:rsidRPr="00D87A60">
        <w:rPr>
          <w:rFonts w:ascii="Times" w:hAnsi="Times" w:cstheme="minorHAnsi"/>
          <w:lang w:val="en-US"/>
        </w:rPr>
        <w:t xml:space="preserve"> </w:t>
      </w:r>
      <w:r w:rsidR="004B5788" w:rsidRPr="00D87A60">
        <w:rPr>
          <w:rFonts w:ascii="Times" w:hAnsi="Times" w:cstheme="minorHAnsi"/>
          <w:lang w:val="en-US"/>
        </w:rPr>
        <w:t>T</w:t>
      </w:r>
      <w:r w:rsidR="00AD4FDE" w:rsidRPr="00D87A60">
        <w:rPr>
          <w:rFonts w:ascii="Times" w:hAnsi="Times" w:cstheme="minorHAnsi"/>
          <w:lang w:val="en-US"/>
        </w:rPr>
        <w:t>h</w:t>
      </w:r>
      <w:r w:rsidR="004B5788" w:rsidRPr="00D87A60">
        <w:rPr>
          <w:rFonts w:ascii="Times" w:hAnsi="Times" w:cstheme="minorHAnsi"/>
          <w:lang w:val="en-US"/>
        </w:rPr>
        <w:t>is</w:t>
      </w:r>
      <w:r w:rsidR="00AD4FDE" w:rsidRPr="00D87A60">
        <w:rPr>
          <w:rFonts w:ascii="Times" w:hAnsi="Times" w:cstheme="minorHAnsi"/>
          <w:lang w:val="en-US"/>
        </w:rPr>
        <w:t xml:space="preserve"> area corresponds to ICES </w:t>
      </w:r>
      <w:r w:rsidR="007A0913" w:rsidRPr="00D87A60">
        <w:rPr>
          <w:rFonts w:ascii="Times" w:hAnsi="Times" w:cstheme="minorHAnsi"/>
          <w:lang w:val="en-US"/>
        </w:rPr>
        <w:t>subdivisions</w:t>
      </w:r>
      <w:r w:rsidR="00AD4FDE" w:rsidRPr="00D87A60">
        <w:rPr>
          <w:rFonts w:ascii="Times" w:hAnsi="Times" w:cstheme="minorHAnsi"/>
          <w:lang w:val="en-US"/>
        </w:rPr>
        <w:t xml:space="preserve"> </w:t>
      </w:r>
      <w:r w:rsidR="00852664" w:rsidRPr="00D87A60">
        <w:rPr>
          <w:rFonts w:ascii="Times" w:hAnsi="Times" w:cstheme="minorHAnsi"/>
          <w:lang w:val="en-US"/>
        </w:rPr>
        <w:t>25-29+32</w:t>
      </w:r>
      <w:r w:rsidR="004B5788" w:rsidRPr="00D87A60">
        <w:rPr>
          <w:rFonts w:ascii="Times" w:hAnsi="Times" w:cstheme="minorHAnsi"/>
          <w:lang w:val="en-US"/>
        </w:rPr>
        <w:t xml:space="preserve">, which equals </w:t>
      </w:r>
      <w:r w:rsidR="006C2317" w:rsidRPr="00D87A60">
        <w:rPr>
          <w:rFonts w:ascii="Times" w:hAnsi="Times" w:cstheme="minorHAnsi"/>
          <w:lang w:val="en-US"/>
        </w:rPr>
        <w:t xml:space="preserve">approximately </w:t>
      </w:r>
      <w:r w:rsidR="004B5788" w:rsidRPr="00D87A60">
        <w:rPr>
          <w:rFonts w:ascii="Times" w:hAnsi="Times" w:cstheme="minorHAnsi"/>
          <w:lang w:val="en-US"/>
        </w:rPr>
        <w:t>2.49E+11 m</w:t>
      </w:r>
      <w:r w:rsidR="004B5788" w:rsidRPr="00D87A60">
        <w:rPr>
          <w:rFonts w:ascii="Times" w:hAnsi="Times" w:cstheme="minorHAnsi"/>
          <w:vertAlign w:val="superscript"/>
          <w:lang w:val="en-US"/>
        </w:rPr>
        <w:t>2</w:t>
      </w:r>
      <w:r w:rsidR="006F1636" w:rsidRPr="00D87A60">
        <w:rPr>
          <w:rFonts w:ascii="Times" w:hAnsi="Times" w:cstheme="minorHAnsi"/>
          <w:lang w:val="en-US"/>
        </w:rPr>
        <w:t xml:space="preserve"> (estimated using ICES </w:t>
      </w:r>
      <w:proofErr w:type="spellStart"/>
      <w:r w:rsidR="006F1636" w:rsidRPr="00D87A60">
        <w:rPr>
          <w:rFonts w:ascii="Times" w:hAnsi="Times" w:cstheme="minorHAnsi"/>
          <w:lang w:val="en-US"/>
        </w:rPr>
        <w:t>shapefiles</w:t>
      </w:r>
      <w:proofErr w:type="spellEnd"/>
      <w:r w:rsidR="006F1636" w:rsidRPr="00D87A60">
        <w:rPr>
          <w:rFonts w:ascii="Times" w:hAnsi="Times" w:cstheme="minorHAnsi"/>
          <w:lang w:val="en-US"/>
        </w:rPr>
        <w:t xml:space="preserve"> in ArcGIS</w:t>
      </w:r>
      <w:r w:rsidR="006F1636" w:rsidRPr="00D87A60">
        <w:rPr>
          <w:rFonts w:ascii="Times" w:hAnsi="Times"/>
          <w:lang w:val="en-US"/>
        </w:rPr>
        <w:t>)</w:t>
      </w:r>
      <w:r w:rsidR="009931B7" w:rsidRPr="00D87A60">
        <w:rPr>
          <w:rFonts w:ascii="Times" w:hAnsi="Times"/>
          <w:lang w:val="en-US"/>
        </w:rPr>
        <w:t xml:space="preserve">. </w:t>
      </w:r>
      <w:r w:rsidR="00E57707" w:rsidRPr="00D87A60">
        <w:rPr>
          <w:rFonts w:ascii="Times" w:hAnsi="Times"/>
          <w:lang w:val="en-US"/>
        </w:rPr>
        <w:t xml:space="preserve">To express the modelled SSB </w:t>
      </w:r>
      <w:r w:rsidR="00990DF0" w:rsidRPr="00D87A60">
        <w:rPr>
          <w:rFonts w:ascii="Times" w:hAnsi="Times"/>
          <w:lang w:val="en-US"/>
        </w:rPr>
        <w:t xml:space="preserve">in the same </w:t>
      </w:r>
      <w:r w:rsidR="003B04CF" w:rsidRPr="00D87A60">
        <w:rPr>
          <w:rFonts w:ascii="Times" w:hAnsi="Times"/>
          <w:lang w:val="en-US"/>
        </w:rPr>
        <w:t>scale</w:t>
      </w:r>
      <w:r w:rsidR="00E57707" w:rsidRPr="00D87A60">
        <w:rPr>
          <w:rFonts w:ascii="Times" w:hAnsi="Times"/>
          <w:lang w:val="en-US"/>
        </w:rPr>
        <w:t xml:space="preserve">, we </w:t>
      </w:r>
      <w:r w:rsidR="00F72831" w:rsidRPr="00D87A60">
        <w:rPr>
          <w:rFonts w:ascii="Times" w:hAnsi="Times"/>
          <w:lang w:val="en-US"/>
        </w:rPr>
        <w:t xml:space="preserve">first defined it in the </w:t>
      </w:r>
      <w:proofErr w:type="gramStart"/>
      <w:r w:rsidR="00F72831" w:rsidRPr="00D87A60">
        <w:rPr>
          <w:rFonts w:ascii="Times" w:hAnsi="Times"/>
          <w:lang w:val="en-US"/>
        </w:rPr>
        <w:t>units</w:t>
      </w:r>
      <w:proofErr w:type="gramEnd"/>
      <w:r w:rsidR="00F72831" w:rsidRPr="00D87A60">
        <w:rPr>
          <w:rFonts w:ascii="Times" w:hAnsi="Times"/>
          <w:lang w:val="en-US"/>
        </w:rPr>
        <w:t xml:space="preserve"> g/m</w:t>
      </w:r>
      <w:r w:rsidR="00F72831" w:rsidRPr="00D87A60">
        <w:rPr>
          <w:rFonts w:ascii="Times" w:hAnsi="Times"/>
          <w:vertAlign w:val="superscript"/>
          <w:lang w:val="en-US"/>
        </w:rPr>
        <w:t>2</w:t>
      </w:r>
      <w:r w:rsidR="00F72831" w:rsidRPr="00D87A60">
        <w:rPr>
          <w:rFonts w:ascii="Times" w:hAnsi="Times"/>
          <w:lang w:val="en-US"/>
        </w:rPr>
        <w:t xml:space="preserve"> and then used the converting factor </w:t>
      </w:r>
      <w:r w:rsidR="00F72831" w:rsidRPr="00D87A60">
        <w:rPr>
          <w:rFonts w:ascii="Times" w:hAnsi="Times" w:cstheme="minorHAnsi"/>
          <w:lang w:val="en-US"/>
        </w:rPr>
        <w:t xml:space="preserve">240.342. </w:t>
      </w:r>
      <w:commentRangeEnd w:id="647"/>
      <w:r w:rsidR="00EB15B9">
        <w:rPr>
          <w:rStyle w:val="Kommentarsreferens"/>
        </w:rPr>
        <w:commentReference w:id="647"/>
      </w:r>
      <w:commentRangeStart w:id="648"/>
      <w:r w:rsidR="00EE5A2D" w:rsidRPr="00D87A60">
        <w:rPr>
          <w:rFonts w:ascii="Times" w:hAnsi="Times" w:cstheme="minorHAnsi"/>
          <w:lang w:val="en-US"/>
        </w:rPr>
        <w:t>Given that the North Sea is approximately 1E11 m</w:t>
      </w:r>
      <w:r w:rsidR="00EE5A2D" w:rsidRPr="00D87A60">
        <w:rPr>
          <w:rFonts w:ascii="Times" w:hAnsi="Times" w:cstheme="minorHAnsi"/>
          <w:vertAlign w:val="superscript"/>
          <w:lang w:val="en-US"/>
        </w:rPr>
        <w:t>2</w:t>
      </w:r>
      <w:r w:rsidR="00EE5A2D" w:rsidRPr="00D87A60">
        <w:rPr>
          <w:rFonts w:ascii="Times" w:hAnsi="Times" w:cstheme="minorHAnsi"/>
          <w:lang w:val="en-US"/>
        </w:rPr>
        <w:t xml:space="preserve">, we used </w:t>
      </w:r>
      <w:proofErr w:type="gramStart"/>
      <w:r w:rsidR="00EE5A2D" w:rsidRPr="00D87A60">
        <w:rPr>
          <w:rFonts w:ascii="Times" w:hAnsi="Times" w:cstheme="minorHAnsi"/>
          <w:lang w:val="en-US"/>
        </w:rPr>
        <w:t xml:space="preserve">the </w:t>
      </w:r>
      <m:oMath>
        <m:r>
          <w:rPr>
            <w:rFonts w:ascii="Cambria Math" w:hAnsi="Cambria Math" w:cstheme="minorHAnsi"/>
          </w:rPr>
          <m:t>κ</m:t>
        </m:r>
      </m:oMath>
      <w:r w:rsidR="00EE5A2D" w:rsidRPr="00EE1CF3">
        <w:rPr>
          <w:rFonts w:ascii="Times" w:hAnsi="Times" w:cstheme="minorHAnsi"/>
          <w:lang w:val="en-GB"/>
          <w:rPrChange w:id="649" w:author="Anna Gårdmark" w:date="2020-01-13T08:20:00Z">
            <w:rPr>
              <w:rFonts w:ascii="Times" w:hAnsi="Times" w:cstheme="minorHAnsi"/>
            </w:rPr>
          </w:rPrChange>
        </w:rPr>
        <w:t xml:space="preserve"> and</w:t>
      </w:r>
      <w:proofErr w:type="gramEnd"/>
      <w:r w:rsidR="00EE5A2D" w:rsidRPr="00D87A60">
        <w:rPr>
          <w:rFonts w:ascii="Times" w:hAnsi="Times"/>
          <w:lang w:val="en-US"/>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Change w:id="650" w:author="Anna Gårdmark" w:date="2020-01-13T08:20:00Z">
                  <w:rPr>
                    <w:rFonts w:ascii="Cambria Math" w:hAnsi="Cambria Math" w:cstheme="minorHAnsi"/>
                  </w:rPr>
                </w:rPrChange>
              </w:rPr>
              <m:t xml:space="preserve">, </m:t>
            </m:r>
            <m:r>
              <w:rPr>
                <w:rFonts w:ascii="Cambria Math" w:hAnsi="Cambria Math" w:cstheme="minorHAnsi"/>
              </w:rPr>
              <m:t>i</m:t>
            </m:r>
          </m:sub>
        </m:sSub>
      </m:oMath>
      <w:r w:rsidR="00EE5A2D" w:rsidRPr="00D87A60">
        <w:rPr>
          <w:rFonts w:ascii="Times" w:hAnsi="Times" w:cstheme="minorHAnsi"/>
          <w:lang w:val="en-US"/>
        </w:rPr>
        <w:t xml:space="preserve"> divided by 1E11 as starting values, before calibrating the model. This resulted in a starting value for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B</m:t>
            </m:r>
          </m:sub>
        </m:sSub>
      </m:oMath>
      <w:r w:rsidR="00EE5A2D" w:rsidRPr="00EE1CF3">
        <w:rPr>
          <w:rFonts w:ascii="Times" w:hAnsi="Times" w:cstheme="minorHAnsi"/>
          <w:lang w:val="en-GB"/>
          <w:rPrChange w:id="651" w:author="Anna Gårdmark" w:date="2020-01-13T08:20:00Z">
            <w:rPr>
              <w:rFonts w:ascii="Times" w:hAnsi="Times" w:cstheme="minorHAnsi"/>
            </w:rPr>
          </w:rPrChange>
        </w:rPr>
        <w:t xml:space="preserve"> and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P</m:t>
            </m:r>
          </m:sub>
        </m:sSub>
      </m:oMath>
      <w:r w:rsidR="00EE5A2D" w:rsidRPr="00EE1CF3">
        <w:rPr>
          <w:rFonts w:ascii="Times" w:hAnsi="Times" w:cstheme="minorHAnsi"/>
          <w:lang w:val="en-GB"/>
          <w:rPrChange w:id="652" w:author="Anna Gårdmark" w:date="2020-01-13T08:20:00Z">
            <w:rPr>
              <w:rFonts w:ascii="Times" w:hAnsi="Times" w:cstheme="minorHAnsi"/>
            </w:rPr>
          </w:rPrChange>
        </w:rPr>
        <w:t xml:space="preserve"> of </w:t>
      </w:r>
      <m:oMath>
        <m:r>
          <w:rPr>
            <w:rFonts w:ascii="Cambria Math" w:hAnsi="Cambria Math" w:cstheme="minorHAnsi"/>
            <w:lang w:val="en-GB"/>
            <w:rPrChange w:id="653" w:author="Anna Gårdmark" w:date="2020-01-13T08:20:00Z">
              <w:rPr>
                <w:rFonts w:ascii="Cambria Math" w:hAnsi="Cambria Math" w:cstheme="minorHAnsi"/>
              </w:rPr>
            </w:rPrChange>
          </w:rPr>
          <m:t>~</m:t>
        </m:r>
      </m:oMath>
      <w:proofErr w:type="gramStart"/>
      <w:r w:rsidR="00EE5A2D" w:rsidRPr="00EE1CF3">
        <w:rPr>
          <w:rFonts w:ascii="Times" w:hAnsi="Times" w:cstheme="minorHAnsi"/>
          <w:lang w:val="en-GB"/>
          <w:rPrChange w:id="654" w:author="Anna Gårdmark" w:date="2020-01-13T08:20:00Z">
            <w:rPr>
              <w:rFonts w:ascii="Times" w:hAnsi="Times" w:cstheme="minorHAnsi"/>
            </w:rPr>
          </w:rPrChange>
        </w:rPr>
        <w:t>1</w:t>
      </w:r>
      <w:proofErr w:type="gramEnd"/>
      <w:r w:rsidR="00EE5A2D" w:rsidRPr="00D87A60">
        <w:rPr>
          <w:rFonts w:ascii="Times" w:hAnsi="Times"/>
          <w:lang w:val="en-US"/>
        </w:rPr>
        <w:t>.</w:t>
      </w:r>
      <w:r w:rsidR="00AE749B" w:rsidRPr="00D87A60">
        <w:rPr>
          <w:rFonts w:ascii="Times" w:hAnsi="Times" w:cstheme="minorHAnsi"/>
          <w:lang w:val="en-US"/>
        </w:rPr>
        <w:t xml:space="preserve"> </w:t>
      </w:r>
      <w:commentRangeEnd w:id="613"/>
      <w:r w:rsidR="00762CE6" w:rsidRPr="00D87A60">
        <w:rPr>
          <w:rStyle w:val="Kommentarsreferens"/>
          <w:rFonts w:ascii="Times" w:hAnsi="Times"/>
          <w:sz w:val="22"/>
          <w:szCs w:val="22"/>
        </w:rPr>
        <w:commentReference w:id="613"/>
      </w:r>
      <w:commentRangeEnd w:id="645"/>
      <w:commentRangeEnd w:id="648"/>
      <w:r w:rsidR="005A0F15">
        <w:rPr>
          <w:rStyle w:val="Kommentarsreferens"/>
        </w:rPr>
        <w:commentReference w:id="645"/>
      </w:r>
    </w:p>
    <w:p w14:paraId="447300B5" w14:textId="0EB1105F" w:rsidR="001B012A" w:rsidRDefault="00EB15B9" w:rsidP="002C1624">
      <w:pPr>
        <w:spacing w:line="480" w:lineRule="auto"/>
        <w:ind w:firstLine="284"/>
        <w:contextualSpacing/>
        <w:jc w:val="both"/>
        <w:rPr>
          <w:rFonts w:ascii="Times" w:hAnsi="Times"/>
          <w:lang w:val="en-US"/>
        </w:rPr>
      </w:pPr>
      <w:r>
        <w:rPr>
          <w:rStyle w:val="Kommentarsreferens"/>
        </w:rPr>
        <w:commentReference w:id="648"/>
      </w:r>
      <w:r w:rsidR="00A11D73" w:rsidRPr="00D87A60">
        <w:rPr>
          <w:rFonts w:ascii="Times" w:hAnsi="Times" w:cstheme="minorHAnsi"/>
          <w:lang w:val="en-US"/>
        </w:rPr>
        <w:t xml:space="preserve">We </w:t>
      </w:r>
      <w:del w:id="655" w:author="Anna Gårdmark" w:date="2020-01-13T12:45:00Z">
        <w:r w:rsidR="00A11D73" w:rsidRPr="00D87A60" w:rsidDel="005A0F15">
          <w:rPr>
            <w:rFonts w:ascii="Times" w:hAnsi="Times" w:cstheme="minorHAnsi"/>
            <w:lang w:val="en-US"/>
          </w:rPr>
          <w:delText xml:space="preserve">also </w:delText>
        </w:r>
      </w:del>
      <w:r w:rsidR="001B012A" w:rsidRPr="00D87A60">
        <w:rPr>
          <w:rFonts w:ascii="Times" w:hAnsi="Times" w:cstheme="minorHAnsi"/>
          <w:lang w:val="en-US"/>
        </w:rPr>
        <w:t>ensure</w:t>
      </w:r>
      <w:r w:rsidR="00A11D73" w:rsidRPr="00D87A60">
        <w:rPr>
          <w:rFonts w:ascii="Times" w:hAnsi="Times" w:cstheme="minorHAnsi"/>
          <w:lang w:val="en-US"/>
        </w:rPr>
        <w:t>d</w:t>
      </w:r>
      <w:r w:rsidR="001B012A" w:rsidRPr="00D87A60">
        <w:rPr>
          <w:rFonts w:ascii="Times" w:hAnsi="Times" w:cstheme="minorHAnsi"/>
          <w:lang w:val="en-US"/>
        </w:rPr>
        <w:t xml:space="preserve"> that also growth-rates </w:t>
      </w:r>
      <w:r w:rsidR="001A62CD" w:rsidRPr="00D87A60">
        <w:rPr>
          <w:rFonts w:ascii="Times" w:hAnsi="Times" w:cstheme="minorHAnsi"/>
          <w:lang w:val="en-US"/>
        </w:rPr>
        <w:t>we</w:t>
      </w:r>
      <w:commentRangeStart w:id="656"/>
      <w:r w:rsidR="001A62CD" w:rsidRPr="00D87A60">
        <w:rPr>
          <w:rFonts w:ascii="Times" w:hAnsi="Times" w:cstheme="minorHAnsi"/>
          <w:lang w:val="en-US"/>
        </w:rPr>
        <w:t xml:space="preserve">re </w:t>
      </w:r>
      <w:del w:id="657" w:author="Anna Gårdmark" w:date="2020-01-13T12:45:00Z">
        <w:r w:rsidR="001A62CD" w:rsidRPr="00D87A60" w:rsidDel="005A0F15">
          <w:rPr>
            <w:rFonts w:ascii="Times" w:hAnsi="Times" w:cstheme="minorHAnsi"/>
            <w:lang w:val="en-US"/>
          </w:rPr>
          <w:delText xml:space="preserve">realistic </w:delText>
        </w:r>
      </w:del>
      <w:ins w:id="658" w:author="Anna Gårdmark" w:date="2020-01-13T12:45:00Z">
        <w:r w:rsidR="005A0F15">
          <w:rPr>
            <w:rFonts w:ascii="Times" w:hAnsi="Times" w:cstheme="minorHAnsi"/>
            <w:lang w:val="en-US"/>
          </w:rPr>
          <w:t>close to observed</w:t>
        </w:r>
        <w:r w:rsidR="005A0F15" w:rsidRPr="00D87A60">
          <w:rPr>
            <w:rFonts w:ascii="Times" w:hAnsi="Times" w:cstheme="minorHAnsi"/>
            <w:lang w:val="en-US"/>
          </w:rPr>
          <w:t xml:space="preserve"> </w:t>
        </w:r>
      </w:ins>
      <w:r w:rsidR="001A62CD" w:rsidRPr="00D87A60">
        <w:rPr>
          <w:rFonts w:ascii="Times" w:hAnsi="Times" w:cstheme="minorHAnsi"/>
          <w:lang w:val="en-US"/>
        </w:rPr>
        <w:t>by comparin</w:t>
      </w:r>
      <w:commentRangeEnd w:id="656"/>
      <w:r>
        <w:rPr>
          <w:rStyle w:val="Kommentarsreferens"/>
        </w:rPr>
        <w:commentReference w:id="656"/>
      </w:r>
      <w:r w:rsidR="001A62CD" w:rsidRPr="00D87A60">
        <w:rPr>
          <w:rFonts w:ascii="Times" w:hAnsi="Times" w:cstheme="minorHAnsi"/>
          <w:lang w:val="en-US"/>
        </w:rPr>
        <w:t>g the</w:t>
      </w:r>
      <w:ins w:id="659" w:author="Anna Gårdmark" w:date="2020-01-13T12:45:00Z">
        <w:r w:rsidR="005A0F15">
          <w:rPr>
            <w:rFonts w:ascii="Times" w:hAnsi="Times" w:cstheme="minorHAnsi"/>
            <w:lang w:val="en-US"/>
          </w:rPr>
          <w:t xml:space="preserve"> growth curves emerging in the model</w:t>
        </w:r>
      </w:ins>
      <w:del w:id="660" w:author="Anna Gårdmark" w:date="2020-01-13T12:45:00Z">
        <w:r w:rsidR="001A62CD" w:rsidRPr="00D87A60" w:rsidDel="005A0F15">
          <w:rPr>
            <w:rFonts w:ascii="Times" w:hAnsi="Times" w:cstheme="minorHAnsi"/>
            <w:lang w:val="en-US"/>
          </w:rPr>
          <w:delText>m</w:delText>
        </w:r>
      </w:del>
      <w:r w:rsidR="001A62CD" w:rsidRPr="00D87A60">
        <w:rPr>
          <w:rFonts w:ascii="Times" w:hAnsi="Times" w:cstheme="minorHAnsi"/>
          <w:lang w:val="en-US"/>
        </w:rPr>
        <w:t xml:space="preserve"> to </w:t>
      </w:r>
      <w:commentRangeStart w:id="661"/>
      <w:r w:rsidR="001A62CD" w:rsidRPr="00D87A60">
        <w:rPr>
          <w:rFonts w:ascii="Times" w:hAnsi="Times" w:cstheme="minorHAnsi"/>
          <w:lang w:val="en-US"/>
        </w:rPr>
        <w:t xml:space="preserve">VBGE </w:t>
      </w:r>
      <w:commentRangeEnd w:id="661"/>
      <w:r w:rsidR="005A0F15">
        <w:rPr>
          <w:rStyle w:val="Kommentarsreferens"/>
        </w:rPr>
        <w:commentReference w:id="661"/>
      </w:r>
      <w:r w:rsidR="001A62CD" w:rsidRPr="00D87A60">
        <w:rPr>
          <w:rFonts w:ascii="Times" w:hAnsi="Times" w:cstheme="minorHAnsi"/>
          <w:lang w:val="en-US"/>
        </w:rPr>
        <w:t>curves fitted to trawl survey data</w:t>
      </w:r>
      <w:ins w:id="662" w:author="Anna Gårdmark" w:date="2020-01-13T12:45:00Z">
        <w:r w:rsidR="005A0F15">
          <w:rPr>
            <w:rFonts w:ascii="Times" w:hAnsi="Times" w:cstheme="minorHAnsi"/>
            <w:lang w:val="en-US"/>
          </w:rPr>
          <w:t xml:space="preserve"> </w:t>
        </w:r>
        <w:commentRangeStart w:id="663"/>
        <w:r w:rsidR="005A0F15">
          <w:rPr>
            <w:rFonts w:ascii="Times" w:hAnsi="Times" w:cstheme="minorHAnsi"/>
            <w:lang w:val="en-US"/>
          </w:rPr>
          <w:t>(Appendix)</w:t>
        </w:r>
        <w:commentRangeEnd w:id="663"/>
        <w:r w:rsidR="005A0F15">
          <w:rPr>
            <w:rStyle w:val="Kommentarsreferens"/>
          </w:rPr>
          <w:commentReference w:id="663"/>
        </w:r>
      </w:ins>
      <w:r w:rsidR="001A62CD" w:rsidRPr="00D87A60">
        <w:rPr>
          <w:rFonts w:ascii="Times" w:hAnsi="Times" w:cstheme="minorHAnsi"/>
          <w:lang w:val="en-US"/>
        </w:rPr>
        <w:t xml:space="preserve">, and that </w:t>
      </w:r>
      <w:r w:rsidR="00397157" w:rsidRPr="00D87A60">
        <w:rPr>
          <w:rFonts w:ascii="Times" w:hAnsi="Times" w:cstheme="minorHAnsi"/>
          <w:lang w:val="en-US"/>
        </w:rPr>
        <w:t xml:space="preserve">the </w:t>
      </w:r>
      <w:commentRangeStart w:id="664"/>
      <w:r w:rsidR="001B012A" w:rsidRPr="00D87A60">
        <w:rPr>
          <w:rFonts w:ascii="Times" w:hAnsi="Times" w:cstheme="minorHAnsi"/>
          <w:lang w:val="en-US"/>
        </w:rPr>
        <w:t>density dependence</w:t>
      </w:r>
      <w:r w:rsidR="00397157" w:rsidRPr="00D87A60">
        <w:rPr>
          <w:rFonts w:ascii="Times" w:hAnsi="Times" w:cstheme="minorHAnsi"/>
          <w:lang w:val="en-US"/>
        </w:rPr>
        <w:t xml:space="preserve"> due to the stock-recruit </w:t>
      </w:r>
      <w:commentRangeEnd w:id="664"/>
      <w:r>
        <w:rPr>
          <w:rStyle w:val="Kommentarsreferens"/>
        </w:rPr>
        <w:commentReference w:id="664"/>
      </w:r>
      <w:r w:rsidR="00397157" w:rsidRPr="00D87A60">
        <w:rPr>
          <w:rFonts w:ascii="Times" w:hAnsi="Times" w:cstheme="minorHAnsi"/>
          <w:lang w:val="en-US"/>
        </w:rPr>
        <w:t>func</w:t>
      </w:r>
      <w:commentRangeStart w:id="665"/>
      <w:r w:rsidR="00397157" w:rsidRPr="00D87A60">
        <w:rPr>
          <w:rFonts w:ascii="Times" w:hAnsi="Times" w:cstheme="minorHAnsi"/>
          <w:lang w:val="en-US"/>
        </w:rPr>
        <w:t xml:space="preserve">tion was </w:t>
      </w:r>
      <w:commentRangeStart w:id="666"/>
      <w:r w:rsidR="00E82D42" w:rsidRPr="00D87A60">
        <w:rPr>
          <w:rFonts w:ascii="Times" w:hAnsi="Times" w:cstheme="minorHAnsi"/>
          <w:lang w:val="en-US"/>
        </w:rPr>
        <w:t>appropriate</w:t>
      </w:r>
      <w:commentRangeEnd w:id="666"/>
      <w:r w:rsidR="005A0F15">
        <w:rPr>
          <w:rStyle w:val="Kommentarsreferens"/>
        </w:rPr>
        <w:commentReference w:id="666"/>
      </w:r>
      <w:r w:rsidR="00D11890" w:rsidRPr="00D87A60">
        <w:rPr>
          <w:rFonts w:ascii="Times" w:hAnsi="Times" w:cstheme="minorHAnsi"/>
          <w:lang w:val="en-US"/>
        </w:rPr>
        <w:t>.</w:t>
      </w:r>
      <w:commentRangeEnd w:id="665"/>
      <w:r>
        <w:rPr>
          <w:rStyle w:val="Kommentarsreferens"/>
        </w:rPr>
        <w:commentReference w:id="665"/>
      </w:r>
      <w:r w:rsidR="00D11890" w:rsidRPr="00D87A60">
        <w:rPr>
          <w:rFonts w:ascii="Times" w:hAnsi="Times" w:cstheme="minorHAnsi"/>
          <w:lang w:val="en-US"/>
        </w:rPr>
        <w:t xml:space="preserve"> </w:t>
      </w:r>
      <w:commentRangeStart w:id="667"/>
      <w:r w:rsidR="00D11890" w:rsidRPr="00D87A60">
        <w:rPr>
          <w:rFonts w:ascii="Times" w:hAnsi="Times" w:cstheme="minorHAnsi"/>
          <w:lang w:val="en-US"/>
        </w:rPr>
        <w:t>This was assessed</w:t>
      </w:r>
      <w:r w:rsidR="00A51889" w:rsidRPr="00D87A60">
        <w:rPr>
          <w:rFonts w:ascii="Times" w:hAnsi="Times" w:cstheme="minorHAnsi"/>
          <w:lang w:val="en-US"/>
        </w:rPr>
        <w:t xml:space="preserve"> from the </w:t>
      </w:r>
      <w:r w:rsidR="003670FB" w:rsidRPr="00D87A60">
        <w:rPr>
          <w:rFonts w:ascii="Times" w:hAnsi="Times" w:cstheme="minorHAnsi"/>
          <w:lang w:val="en-US"/>
        </w:rPr>
        <w:t>ratio of recruitment before and after stock-</w:t>
      </w:r>
      <w:r w:rsidR="00EE1C47" w:rsidRPr="00D87A60">
        <w:rPr>
          <w:rFonts w:ascii="Times" w:hAnsi="Times" w:cstheme="minorHAnsi"/>
          <w:lang w:val="en-US"/>
        </w:rPr>
        <w:t>recruitment</w:t>
      </w:r>
      <w:r w:rsidR="003670FB" w:rsidRPr="00D87A60">
        <w:rPr>
          <w:rFonts w:ascii="Times" w:hAnsi="Times" w:cstheme="minorHAnsi"/>
          <w:lang w:val="en-US"/>
        </w:rPr>
        <w:t xml:space="preserve"> density dependence was applied</w:t>
      </w:r>
      <w:r w:rsidR="00E82D42" w:rsidRPr="00D87A60">
        <w:rPr>
          <w:rFonts w:ascii="Times" w:hAnsi="Times" w:cstheme="minorHAnsi"/>
          <w:lang w:val="en-US"/>
        </w:rPr>
        <w:t xml:space="preserve"> </w:t>
      </w:r>
      <w:r w:rsidR="003D6E5A" w:rsidRPr="00D87A60">
        <w:rPr>
          <w:rFonts w:ascii="Times" w:hAnsi="Times" w:cstheme="minorHAnsi"/>
          <w:lang w:val="en-US"/>
        </w:rPr>
        <w:fldChar w:fldCharType="begin"/>
      </w:r>
      <w:r w:rsidR="003D6E5A" w:rsidRPr="00D87A60">
        <w:rPr>
          <w:rFonts w:ascii="Times" w:hAnsi="Times" w:cstheme="minorHAnsi"/>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lang w:val="en-US"/>
        </w:rPr>
        <w:fldChar w:fldCharType="separate"/>
      </w:r>
      <w:r w:rsidR="003D6E5A" w:rsidRPr="00EE1CF3">
        <w:rPr>
          <w:rFonts w:ascii="Times" w:hAnsi="Times" w:cs="Times New Roman"/>
          <w:lang w:val="en-GB"/>
          <w:rPrChange w:id="668" w:author="Anna Gårdmark" w:date="2020-01-13T08:20:00Z">
            <w:rPr>
              <w:rFonts w:ascii="Times" w:hAnsi="Times" w:cs="Times New Roman"/>
            </w:rPr>
          </w:rPrChange>
        </w:rPr>
        <w:t xml:space="preserve">(Jacobsen </w:t>
      </w:r>
      <w:r w:rsidR="003D6E5A" w:rsidRPr="00EE1CF3">
        <w:rPr>
          <w:rFonts w:ascii="Times" w:hAnsi="Times" w:cs="Times New Roman"/>
          <w:i/>
          <w:iCs/>
          <w:lang w:val="en-GB"/>
          <w:rPrChange w:id="669" w:author="Anna Gårdmark" w:date="2020-01-13T08:20:00Z">
            <w:rPr>
              <w:rFonts w:ascii="Times" w:hAnsi="Times" w:cs="Times New Roman"/>
              <w:i/>
              <w:iCs/>
            </w:rPr>
          </w:rPrChange>
        </w:rPr>
        <w:t>et al.</w:t>
      </w:r>
      <w:r w:rsidR="003D6E5A" w:rsidRPr="00EE1CF3">
        <w:rPr>
          <w:rFonts w:ascii="Times" w:hAnsi="Times" w:cs="Times New Roman"/>
          <w:lang w:val="en-GB"/>
          <w:rPrChange w:id="670" w:author="Anna Gårdmark" w:date="2020-01-13T08:20:00Z">
            <w:rPr>
              <w:rFonts w:ascii="Times" w:hAnsi="Times" w:cs="Times New Roman"/>
            </w:rPr>
          </w:rPrChange>
        </w:rPr>
        <w:t xml:space="preserve"> 2017)</w:t>
      </w:r>
      <w:r w:rsidR="003D6E5A" w:rsidRPr="00D87A60">
        <w:rPr>
          <w:rFonts w:ascii="Times" w:hAnsi="Times" w:cstheme="minorHAnsi"/>
          <w:lang w:val="en-US"/>
        </w:rPr>
        <w:fldChar w:fldCharType="end"/>
      </w:r>
      <w:r w:rsidR="001B012A" w:rsidRPr="00D87A60">
        <w:rPr>
          <w:rFonts w:ascii="Times" w:hAnsi="Times" w:cstheme="minorHAnsi"/>
          <w:lang w:val="en-US"/>
        </w:rPr>
        <w:t xml:space="preserve">. </w:t>
      </w:r>
      <w:commentRangeEnd w:id="667"/>
      <w:r w:rsidR="005A0F15">
        <w:rPr>
          <w:rStyle w:val="Kommentarsreferens"/>
        </w:rPr>
        <w:commentReference w:id="667"/>
      </w:r>
      <w:r w:rsidR="001B012A" w:rsidRPr="00D87A60">
        <w:rPr>
          <w:rFonts w:ascii="Times" w:hAnsi="Times" w:cstheme="minorHAnsi"/>
          <w:lang w:val="en-US"/>
        </w:rPr>
        <w:t>Lastly, we compare</w:t>
      </w:r>
      <w:r w:rsidR="00AC73D9" w:rsidRPr="00D87A60">
        <w:rPr>
          <w:rFonts w:ascii="Times" w:hAnsi="Times" w:cstheme="minorHAnsi"/>
          <w:lang w:val="en-US"/>
        </w:rPr>
        <w:t>d</w:t>
      </w:r>
      <w:r w:rsidR="001B012A" w:rsidRPr="00D87A60">
        <w:rPr>
          <w:rFonts w:ascii="Times" w:hAnsi="Times" w:cstheme="minorHAnsi"/>
          <w:lang w:val="en-US"/>
        </w:rPr>
        <w:t xml:space="preserve"> time series of </w:t>
      </w:r>
      <w:commentRangeStart w:id="671"/>
      <w:r w:rsidR="001B012A" w:rsidRPr="00D87A60">
        <w:rPr>
          <w:rFonts w:ascii="Times" w:hAnsi="Times" w:cstheme="minorHAnsi"/>
          <w:lang w:val="en-US"/>
        </w:rPr>
        <w:t>model output</w:t>
      </w:r>
      <w:commentRangeEnd w:id="671"/>
      <w:r w:rsidR="005A0F15">
        <w:rPr>
          <w:rStyle w:val="Kommentarsreferens"/>
        </w:rPr>
        <w:commentReference w:id="671"/>
      </w:r>
      <w:r w:rsidR="001B012A" w:rsidRPr="00D87A60">
        <w:rPr>
          <w:rFonts w:ascii="Times" w:hAnsi="Times" w:cstheme="minorHAnsi"/>
          <w:lang w:val="en-US"/>
        </w:rPr>
        <w:t xml:space="preserve"> simulated together with historical temperature and fishing effort data with stock assessment output. </w:t>
      </w:r>
      <w:r w:rsidR="000B5E8E" w:rsidRPr="00D87A60">
        <w:rPr>
          <w:rFonts w:ascii="Times" w:hAnsi="Times" w:cstheme="minorHAnsi"/>
          <w:lang w:val="en-US"/>
        </w:rPr>
        <w:t xml:space="preserve">A detailed description of the step-by-step calibration protocol used in this study, </w:t>
      </w:r>
      <w:commentRangeStart w:id="672"/>
      <w:del w:id="673" w:author="Asta Audzijonyte" w:date="2020-01-10T15:52:00Z">
        <w:r w:rsidR="001B012A" w:rsidRPr="00D87A60" w:rsidDel="00072949">
          <w:rPr>
            <w:rFonts w:ascii="Times" w:hAnsi="Times"/>
            <w:lang w:val="en-US"/>
          </w:rPr>
          <w:delText xml:space="preserve">inspired by </w:delText>
        </w:r>
        <w:r w:rsidR="001B012A" w:rsidRPr="00D87A60" w:rsidDel="00072949">
          <w:rPr>
            <w:rFonts w:ascii="Times" w:hAnsi="Times"/>
            <w:lang w:val="en-US"/>
          </w:rPr>
          <w:fldChar w:fldCharType="begin"/>
        </w:r>
        <w:r w:rsidR="00ED61E1" w:rsidRPr="00D87A60" w:rsidDel="00072949">
          <w:rPr>
            <w:rFonts w:ascii="Times" w:hAnsi="Times"/>
            <w:lang w:val="en-US"/>
          </w:rPr>
          <w:del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delInstrText>
        </w:r>
        <w:r w:rsidR="001B012A" w:rsidRPr="00D87A60" w:rsidDel="00072949">
          <w:rPr>
            <w:rFonts w:ascii="Times" w:hAnsi="Times"/>
            <w:lang w:val="en-US"/>
          </w:rPr>
          <w:fldChar w:fldCharType="separate"/>
        </w:r>
        <w:r w:rsidR="001B012A" w:rsidRPr="00D87A60" w:rsidDel="00072949">
          <w:rPr>
            <w:rFonts w:ascii="Times" w:hAnsi="Times" w:cs="Times New Roman"/>
            <w:lang w:val="en-US"/>
          </w:rPr>
          <w:delText xml:space="preserve">(Jacobsen </w:delText>
        </w:r>
        <w:r w:rsidR="001B012A" w:rsidRPr="00D87A60" w:rsidDel="00072949">
          <w:rPr>
            <w:rFonts w:ascii="Times" w:hAnsi="Times" w:cs="Times New Roman"/>
            <w:i/>
            <w:iCs/>
            <w:lang w:val="en-US"/>
          </w:rPr>
          <w:delText>et al.</w:delText>
        </w:r>
        <w:r w:rsidR="001B012A" w:rsidRPr="00D87A60" w:rsidDel="00072949">
          <w:rPr>
            <w:rFonts w:ascii="Times" w:hAnsi="Times" w:cs="Times New Roman"/>
            <w:lang w:val="en-US"/>
          </w:rPr>
          <w:delText xml:space="preserve"> 2017)</w:delText>
        </w:r>
        <w:r w:rsidR="001B012A" w:rsidRPr="00D87A60" w:rsidDel="00072949">
          <w:rPr>
            <w:rFonts w:ascii="Times" w:hAnsi="Times"/>
            <w:lang w:val="en-US"/>
          </w:rPr>
          <w:fldChar w:fldCharType="end"/>
        </w:r>
      </w:del>
      <w:commentRangeEnd w:id="672"/>
      <w:r w:rsidR="005A0F15">
        <w:rPr>
          <w:rStyle w:val="Kommentarsreferens"/>
        </w:rPr>
        <w:commentReference w:id="672"/>
      </w:r>
      <w:del w:id="674" w:author="Asta Audzijonyte" w:date="2020-01-10T15:52:00Z">
        <w:r w:rsidR="000B5E8E" w:rsidRPr="00D87A60" w:rsidDel="00072949">
          <w:rPr>
            <w:rFonts w:ascii="Times" w:hAnsi="Times"/>
            <w:lang w:val="en-US"/>
          </w:rPr>
          <w:delText xml:space="preserve">, </w:delText>
        </w:r>
      </w:del>
      <w:r w:rsidR="000B5E8E" w:rsidRPr="00D87A60">
        <w:rPr>
          <w:rFonts w:ascii="Times" w:hAnsi="Times"/>
          <w:lang w:val="en-US"/>
        </w:rPr>
        <w:t>can be found in Appendix S1</w:t>
      </w:r>
      <w:r w:rsidR="009D6F1E">
        <w:rPr>
          <w:rFonts w:ascii="Times" w:hAnsi="Times"/>
          <w:lang w:val="en-US"/>
        </w:rPr>
        <w:t xml:space="preserve"> and Fig. S3-S9</w:t>
      </w:r>
      <w:r w:rsidR="001B012A" w:rsidRPr="00D87A60">
        <w:rPr>
          <w:rFonts w:ascii="Times" w:hAnsi="Times"/>
          <w:lang w:val="en-US"/>
        </w:rPr>
        <w:t xml:space="preserve">. </w:t>
      </w:r>
    </w:p>
    <w:p w14:paraId="3E9273F6" w14:textId="77777777" w:rsidR="00F35921" w:rsidRDefault="00F35921" w:rsidP="00F35921">
      <w:pPr>
        <w:spacing w:line="480" w:lineRule="auto"/>
        <w:contextualSpacing/>
        <w:jc w:val="both"/>
        <w:rPr>
          <w:i/>
          <w:lang w:val="en-US"/>
        </w:rPr>
      </w:pPr>
    </w:p>
    <w:p w14:paraId="0A2F5C7B" w14:textId="6D1ACBDB" w:rsidR="00F35921" w:rsidRPr="00ED493C" w:rsidRDefault="00F35921" w:rsidP="00F35921">
      <w:pPr>
        <w:spacing w:line="480" w:lineRule="auto"/>
        <w:contextualSpacing/>
        <w:jc w:val="both"/>
        <w:rPr>
          <w:i/>
          <w:lang w:val="en-US"/>
        </w:rPr>
      </w:pPr>
      <w:del w:id="675" w:author="Asta Audzijonyte" w:date="2020-01-10T15:53:00Z">
        <w:r w:rsidRPr="00ED493C" w:rsidDel="00072949">
          <w:rPr>
            <w:i/>
            <w:lang w:val="en-US"/>
          </w:rPr>
          <w:delText>Model analyses</w:delText>
        </w:r>
      </w:del>
      <w:commentRangeStart w:id="676"/>
      <w:ins w:id="677" w:author="Asta Audzijonyte" w:date="2020-01-10T15:53:00Z">
        <w:r w:rsidR="00072949">
          <w:rPr>
            <w:i/>
            <w:lang w:val="en-US"/>
          </w:rPr>
          <w:t xml:space="preserve">Climate change / temperature change / warming scenarios </w:t>
        </w:r>
      </w:ins>
      <w:commentRangeEnd w:id="676"/>
      <w:r w:rsidR="001C7F80">
        <w:rPr>
          <w:rStyle w:val="Kommentarsreferens"/>
        </w:rPr>
        <w:commentReference w:id="676"/>
      </w:r>
    </w:p>
    <w:p w14:paraId="222AA0D4" w14:textId="1C838153" w:rsidR="00AC4C11" w:rsidRDefault="0002314C" w:rsidP="00430716">
      <w:pPr>
        <w:spacing w:line="480" w:lineRule="auto"/>
        <w:jc w:val="both"/>
        <w:rPr>
          <w:lang w:val="en-US"/>
        </w:rPr>
      </w:pPr>
      <w:r>
        <w:rPr>
          <w:rFonts w:ascii="Times" w:hAnsi="Times" w:cstheme="minorHAnsi"/>
          <w:lang w:val="en-US"/>
        </w:rPr>
        <w:t xml:space="preserve">We evaluated the effect of warming by </w:t>
      </w:r>
      <w:r w:rsidR="00ED66C9">
        <w:rPr>
          <w:rFonts w:ascii="Times" w:hAnsi="Times" w:cstheme="minorHAnsi"/>
          <w:lang w:val="en-US"/>
        </w:rPr>
        <w:t>projecting the model</w:t>
      </w:r>
      <w:r w:rsidR="00325118">
        <w:rPr>
          <w:rFonts w:ascii="Times" w:hAnsi="Times" w:cstheme="minorHAnsi"/>
          <w:lang w:val="en-US"/>
        </w:rPr>
        <w:t xml:space="preserve"> </w:t>
      </w:r>
      <w:ins w:id="678" w:author="Anna Gårdmark" w:date="2020-01-13T12:48:00Z">
        <w:r w:rsidR="005A0F15">
          <w:rPr>
            <w:rFonts w:ascii="Times" w:hAnsi="Times" w:cstheme="minorHAnsi"/>
            <w:lang w:val="en-US"/>
          </w:rPr>
          <w:t xml:space="preserve">from XXXX </w:t>
        </w:r>
      </w:ins>
      <w:r w:rsidR="00325118">
        <w:rPr>
          <w:rFonts w:ascii="Times" w:hAnsi="Times" w:cstheme="minorHAnsi"/>
          <w:lang w:val="en-US"/>
        </w:rPr>
        <w:t>to 2050</w:t>
      </w:r>
      <w:r w:rsidR="00D931D8">
        <w:rPr>
          <w:rFonts w:ascii="Times" w:hAnsi="Times" w:cstheme="minorHAnsi"/>
          <w:lang w:val="en-US"/>
        </w:rPr>
        <w:t xml:space="preserve"> using the </w:t>
      </w:r>
      <w:del w:id="679" w:author="Anna Gårdmark" w:date="2020-01-13T12:48:00Z">
        <w:r w:rsidR="00D931D8" w:rsidDel="005A0F15">
          <w:rPr>
            <w:rFonts w:ascii="Times" w:hAnsi="Times" w:cstheme="minorHAnsi"/>
            <w:lang w:val="en-US"/>
          </w:rPr>
          <w:delText xml:space="preserve">change </w:delText>
        </w:r>
      </w:del>
      <w:r w:rsidR="00D931D8">
        <w:rPr>
          <w:rFonts w:ascii="Times" w:hAnsi="Times" w:cstheme="minorHAnsi"/>
          <w:lang w:val="en-US"/>
        </w:rPr>
        <w:t xml:space="preserve">predicted change in sea surface temperature by the </w:t>
      </w:r>
      <w:r w:rsidR="00460803" w:rsidRPr="00D87A60">
        <w:rPr>
          <w:rFonts w:ascii="Times" w:hAnsi="Times" w:cs="Times New Roman"/>
          <w:lang w:val="en-US"/>
        </w:rPr>
        <w:t xml:space="preserve">regional coupled model system RCA4-NEMO </w:t>
      </w:r>
      <w:r w:rsidR="00837581">
        <w:rPr>
          <w:rFonts w:ascii="Times" w:hAnsi="Times" w:cs="Times New Roman"/>
          <w:lang w:val="en-US"/>
        </w:rPr>
        <w:t>under</w:t>
      </w:r>
      <w:r w:rsidR="00460803" w:rsidRPr="00D87A60">
        <w:rPr>
          <w:rFonts w:ascii="Times" w:hAnsi="Times" w:cs="Times New Roman"/>
          <w:lang w:val="en-US"/>
        </w:rPr>
        <w:t xml:space="preserve"> the RCP 8.5 scenario</w:t>
      </w:r>
      <w:ins w:id="680" w:author="Anna Gårdmark" w:date="2020-01-13T12:57:00Z">
        <w:r w:rsidR="001C7F80">
          <w:rPr>
            <w:rFonts w:ascii="Times" w:hAnsi="Times" w:cs="Times New Roman"/>
            <w:lang w:val="en-US"/>
          </w:rPr>
          <w:t xml:space="preserve"> (removing burn-in period, see Appendix for details). We further</w:t>
        </w:r>
      </w:ins>
      <w:del w:id="681" w:author="Anna Gårdmark" w:date="2020-01-13T12:57:00Z">
        <w:r w:rsidR="00BA5D29" w:rsidDel="001C7F80">
          <w:rPr>
            <w:rFonts w:ascii="Times" w:hAnsi="Times" w:cs="Times New Roman"/>
            <w:lang w:val="en-US"/>
          </w:rPr>
          <w:delText xml:space="preserve">, and by </w:delText>
        </w:r>
      </w:del>
      <w:ins w:id="682" w:author="Anna Gårdmark" w:date="2020-01-13T12:57:00Z">
        <w:r w:rsidR="001C7F80">
          <w:rPr>
            <w:rFonts w:ascii="Times" w:hAnsi="Times" w:cs="Times New Roman"/>
            <w:lang w:val="en-US"/>
          </w:rPr>
          <w:t xml:space="preserve"> </w:t>
        </w:r>
      </w:ins>
      <w:r w:rsidR="00657202">
        <w:rPr>
          <w:rFonts w:ascii="Times" w:hAnsi="Times" w:cs="Times New Roman"/>
          <w:lang w:val="en-US"/>
        </w:rPr>
        <w:t>project</w:t>
      </w:r>
      <w:ins w:id="683" w:author="Anna Gårdmark" w:date="2020-01-13T12:58:00Z">
        <w:r w:rsidR="001C7F80">
          <w:rPr>
            <w:rFonts w:ascii="Times" w:hAnsi="Times" w:cs="Times New Roman"/>
            <w:lang w:val="en-US"/>
          </w:rPr>
          <w:t>ed</w:t>
        </w:r>
      </w:ins>
      <w:del w:id="684" w:author="Anna Gårdmark" w:date="2020-01-13T12:58:00Z">
        <w:r w:rsidR="00657202" w:rsidDel="001C7F80">
          <w:rPr>
            <w:rFonts w:ascii="Times" w:hAnsi="Times" w:cs="Times New Roman"/>
            <w:lang w:val="en-US"/>
          </w:rPr>
          <w:delText>ing</w:delText>
        </w:r>
      </w:del>
      <w:r w:rsidR="00657202">
        <w:rPr>
          <w:rFonts w:ascii="Times" w:hAnsi="Times" w:cs="Times New Roman"/>
          <w:lang w:val="en-US"/>
        </w:rPr>
        <w:t xml:space="preserve"> the model to a steady state under different constant temperature</w:t>
      </w:r>
      <w:r w:rsidR="004422B3">
        <w:rPr>
          <w:rFonts w:ascii="Times" w:hAnsi="Times" w:cs="Times New Roman"/>
          <w:lang w:val="en-US"/>
        </w:rPr>
        <w:t xml:space="preserve">s. </w:t>
      </w:r>
      <w:r w:rsidR="00BB68A4">
        <w:rPr>
          <w:rFonts w:ascii="Times" w:hAnsi="Times" w:cs="Times New Roman"/>
          <w:lang w:val="en-US"/>
        </w:rPr>
        <w:t xml:space="preserve">The fishing mortalities </w:t>
      </w:r>
      <w:del w:id="685" w:author="Asta Audzijonyte" w:date="2020-01-10T15:53:00Z">
        <w:r w:rsidR="00BB68A4" w:rsidDel="00072949">
          <w:rPr>
            <w:rFonts w:ascii="Times" w:hAnsi="Times" w:cs="Times New Roman"/>
            <w:lang w:val="en-US"/>
          </w:rPr>
          <w:delText>are</w:delText>
        </w:r>
        <w:commentRangeStart w:id="686"/>
        <w:r w:rsidR="00BB68A4" w:rsidDel="00072949">
          <w:rPr>
            <w:rFonts w:ascii="Times" w:hAnsi="Times" w:cs="Times New Roman"/>
            <w:lang w:val="en-US"/>
          </w:rPr>
          <w:delText xml:space="preserve"> </w:delText>
        </w:r>
      </w:del>
      <w:proofErr w:type="gramStart"/>
      <w:ins w:id="687" w:author="Asta Audzijonyte" w:date="2020-01-10T15:53:00Z">
        <w:r w:rsidR="00072949">
          <w:rPr>
            <w:rFonts w:ascii="Times" w:hAnsi="Times" w:cs="Times New Roman"/>
            <w:lang w:val="en-US"/>
          </w:rPr>
          <w:t xml:space="preserve">were </w:t>
        </w:r>
      </w:ins>
      <w:commentRangeStart w:id="688"/>
      <w:r w:rsidR="00BB68A4">
        <w:rPr>
          <w:rFonts w:ascii="Times" w:hAnsi="Times" w:cs="Times New Roman"/>
          <w:lang w:val="en-US"/>
        </w:rPr>
        <w:t>varied</w:t>
      </w:r>
      <w:proofErr w:type="gramEnd"/>
      <w:r w:rsidR="00BB68A4">
        <w:rPr>
          <w:rFonts w:ascii="Times" w:hAnsi="Times" w:cs="Times New Roman"/>
          <w:lang w:val="en-US"/>
        </w:rPr>
        <w:t xml:space="preserve"> </w:t>
      </w:r>
      <w:commentRangeEnd w:id="688"/>
      <w:r w:rsidR="005A0F15">
        <w:rPr>
          <w:rStyle w:val="Kommentarsreferens"/>
        </w:rPr>
        <w:commentReference w:id="688"/>
      </w:r>
      <w:r w:rsidR="002A322C">
        <w:rPr>
          <w:rFonts w:ascii="Times" w:hAnsi="Times" w:cs="Times New Roman"/>
          <w:lang w:val="en-US"/>
        </w:rPr>
        <w:t xml:space="preserve">in relation to </w:t>
      </w:r>
      <w:r w:rsidR="002E79F2">
        <w:rPr>
          <w:rFonts w:ascii="Times" w:hAnsi="Times" w:cs="Times New Roman"/>
          <w:lang w:val="en-US"/>
        </w:rPr>
        <w:t xml:space="preserve">FMSY-levels based on either </w:t>
      </w:r>
      <w:commentRangeEnd w:id="686"/>
      <w:r w:rsidR="00072949">
        <w:rPr>
          <w:rStyle w:val="Kommentarsreferens"/>
        </w:rPr>
        <w:commentReference w:id="686"/>
      </w:r>
      <w:r w:rsidR="002E79F2">
        <w:rPr>
          <w:rFonts w:ascii="Times" w:hAnsi="Times" w:cs="Times New Roman"/>
          <w:lang w:val="en-US"/>
        </w:rPr>
        <w:t xml:space="preserve">the </w:t>
      </w:r>
      <w:commentRangeStart w:id="689"/>
      <w:r w:rsidR="002E79F2">
        <w:rPr>
          <w:rFonts w:ascii="Times" w:hAnsi="Times" w:cs="Times New Roman"/>
          <w:lang w:val="en-US"/>
        </w:rPr>
        <w:t xml:space="preserve">current model </w:t>
      </w:r>
      <w:commentRangeEnd w:id="689"/>
      <w:r w:rsidR="005A0F15">
        <w:rPr>
          <w:rStyle w:val="Kommentarsreferens"/>
        </w:rPr>
        <w:commentReference w:id="689"/>
      </w:r>
      <w:r w:rsidR="002E79F2">
        <w:rPr>
          <w:rFonts w:ascii="Times" w:hAnsi="Times" w:cs="Times New Roman"/>
          <w:lang w:val="en-US"/>
        </w:rPr>
        <w:t>or an average between the current model and stock assessment F</w:t>
      </w:r>
      <w:r w:rsidR="004C0865">
        <w:rPr>
          <w:rFonts w:ascii="Times" w:hAnsi="Times" w:cs="Times New Roman"/>
          <w:lang w:val="en-US"/>
        </w:rPr>
        <w:t xml:space="preserve">MSY </w:t>
      </w:r>
      <w:r w:rsidR="00650C7A">
        <w:rPr>
          <w:rFonts w:ascii="Times" w:hAnsi="Times" w:cs="Times New Roman"/>
          <w:lang w:val="en-US"/>
        </w:rPr>
        <w:t xml:space="preserve">(as </w:t>
      </w:r>
      <w:r w:rsidR="0090628B">
        <w:rPr>
          <w:rFonts w:ascii="Times" w:hAnsi="Times" w:cs="Times New Roman"/>
          <w:lang w:val="en-US"/>
        </w:rPr>
        <w:t>the model is calibrated to stock assessment output</w:t>
      </w:r>
      <w:r w:rsidR="006C794C">
        <w:rPr>
          <w:rFonts w:ascii="Times" w:hAnsi="Times" w:cs="Times New Roman"/>
          <w:lang w:val="en-US"/>
        </w:rPr>
        <w:t>s</w:t>
      </w:r>
      <w:r w:rsidR="00650C7A">
        <w:rPr>
          <w:rFonts w:ascii="Times" w:hAnsi="Times" w:cs="Times New Roman"/>
          <w:lang w:val="en-US"/>
        </w:rPr>
        <w:t>)</w:t>
      </w:r>
      <w:r w:rsidR="00FC6519">
        <w:rPr>
          <w:rFonts w:ascii="Times" w:hAnsi="Times" w:cs="Times New Roman"/>
          <w:lang w:val="en-US"/>
        </w:rPr>
        <w:t xml:space="preserve">. </w:t>
      </w:r>
      <w:r w:rsidR="007F7F60">
        <w:rPr>
          <w:rFonts w:ascii="Times" w:hAnsi="Times" w:cs="Times New Roman"/>
          <w:lang w:val="en-US"/>
        </w:rPr>
        <w:t xml:space="preserve">To examine the effects of temperature affecting </w:t>
      </w:r>
      <w:ins w:id="690" w:author="Anna Gårdmark" w:date="2020-01-13T12:51:00Z">
        <w:r w:rsidR="005A0F15">
          <w:rPr>
            <w:rFonts w:ascii="Times" w:hAnsi="Times" w:cs="Times New Roman"/>
            <w:lang w:val="en-US"/>
          </w:rPr>
          <w:t xml:space="preserve">fish </w:t>
        </w:r>
      </w:ins>
      <w:r w:rsidR="00EA163C">
        <w:rPr>
          <w:rFonts w:ascii="Times" w:hAnsi="Times" w:cs="Times New Roman"/>
          <w:lang w:val="en-US"/>
        </w:rPr>
        <w:t xml:space="preserve">physiology, </w:t>
      </w:r>
      <w:ins w:id="691" w:author="Anna Gårdmark" w:date="2020-01-13T12:51:00Z">
        <w:r w:rsidR="005A0F15">
          <w:rPr>
            <w:rFonts w:ascii="Times" w:hAnsi="Times" w:cs="Times New Roman"/>
            <w:lang w:val="en-US"/>
          </w:rPr>
          <w:t xml:space="preserve">their </w:t>
        </w:r>
      </w:ins>
      <w:r w:rsidR="00EA163C">
        <w:rPr>
          <w:rFonts w:ascii="Times" w:hAnsi="Times" w:cs="Times New Roman"/>
          <w:lang w:val="en-US"/>
        </w:rPr>
        <w:t>resources or both</w:t>
      </w:r>
      <w:r w:rsidR="00A36F1E">
        <w:rPr>
          <w:rFonts w:ascii="Times" w:hAnsi="Times" w:cs="Times New Roman"/>
          <w:lang w:val="en-US"/>
        </w:rPr>
        <w:t xml:space="preserve">, we considered </w:t>
      </w:r>
      <w:commentRangeStart w:id="692"/>
      <w:commentRangeStart w:id="693"/>
      <w:proofErr w:type="gramStart"/>
      <w:r w:rsidR="00A36F1E">
        <w:rPr>
          <w:rFonts w:ascii="Times" w:hAnsi="Times" w:cs="Times New Roman"/>
          <w:lang w:val="en-US"/>
        </w:rPr>
        <w:t>5</w:t>
      </w:r>
      <w:proofErr w:type="gramEnd"/>
      <w:r w:rsidR="00A36F1E">
        <w:rPr>
          <w:rFonts w:ascii="Times" w:hAnsi="Times" w:cs="Times New Roman"/>
          <w:lang w:val="en-US"/>
        </w:rPr>
        <w:t xml:space="preserve"> different scenarios </w:t>
      </w:r>
      <w:commentRangeEnd w:id="692"/>
      <w:r w:rsidR="00072949">
        <w:rPr>
          <w:rStyle w:val="Kommentarsreferens"/>
        </w:rPr>
        <w:commentReference w:id="692"/>
      </w:r>
      <w:commentRangeEnd w:id="693"/>
      <w:r w:rsidR="005A0F15">
        <w:rPr>
          <w:rStyle w:val="Kommentarsreferens"/>
        </w:rPr>
        <w:commentReference w:id="693"/>
      </w:r>
      <w:r w:rsidR="00167D73">
        <w:rPr>
          <w:rFonts w:ascii="Times" w:hAnsi="Times" w:cs="Times New Roman"/>
          <w:lang w:val="en-US"/>
        </w:rPr>
        <w:t xml:space="preserve">and for each we </w:t>
      </w:r>
      <w:r w:rsidR="00027695">
        <w:rPr>
          <w:rFonts w:ascii="Times" w:hAnsi="Times" w:cs="Times New Roman"/>
          <w:lang w:val="en-US"/>
        </w:rPr>
        <w:t xml:space="preserve">analyzed </w:t>
      </w:r>
      <w:del w:id="694" w:author="Anna Gårdmark" w:date="2020-01-13T12:52:00Z">
        <w:r w:rsidR="00027695" w:rsidDel="005A0F15">
          <w:rPr>
            <w:rFonts w:ascii="Times" w:hAnsi="Times" w:cs="Times New Roman"/>
            <w:lang w:val="en-US"/>
          </w:rPr>
          <w:delText xml:space="preserve">body growth </w:delText>
        </w:r>
        <w:commentRangeStart w:id="695"/>
        <w:r w:rsidR="00027695" w:rsidDel="005A0F15">
          <w:rPr>
            <w:rFonts w:ascii="Times" w:hAnsi="Times" w:cs="Times New Roman"/>
            <w:lang w:val="en-US"/>
          </w:rPr>
          <w:delText>(</w:delText>
        </w:r>
      </w:del>
      <w:r w:rsidR="00027695">
        <w:rPr>
          <w:rFonts w:ascii="Times" w:hAnsi="Times" w:cs="Times New Roman"/>
          <w:lang w:val="en-US"/>
        </w:rPr>
        <w:t>weight-at-age</w:t>
      </w:r>
      <w:del w:id="696" w:author="Anna Gårdmark" w:date="2020-01-13T12:52:00Z">
        <w:r w:rsidR="00027695" w:rsidDel="005A0F15">
          <w:rPr>
            <w:rFonts w:ascii="Times" w:hAnsi="Times" w:cs="Times New Roman"/>
            <w:lang w:val="en-US"/>
          </w:rPr>
          <w:delText>)</w:delText>
        </w:r>
      </w:del>
      <w:r w:rsidR="00027695">
        <w:rPr>
          <w:rFonts w:ascii="Times" w:hAnsi="Times" w:cs="Times New Roman"/>
          <w:lang w:val="en-US"/>
        </w:rPr>
        <w:t>, mean population weight, abundance-at-weight</w:t>
      </w:r>
      <w:r w:rsidR="00BA4D99">
        <w:rPr>
          <w:rFonts w:ascii="Times" w:hAnsi="Times" w:cs="Times New Roman"/>
          <w:lang w:val="en-US"/>
        </w:rPr>
        <w:t xml:space="preserve"> and fisheries yield</w:t>
      </w:r>
      <w:commentRangeEnd w:id="695"/>
      <w:r w:rsidR="005A0F15">
        <w:rPr>
          <w:rStyle w:val="Kommentarsreferens"/>
        </w:rPr>
        <w:commentReference w:id="695"/>
      </w:r>
      <w:r w:rsidR="00540175">
        <w:rPr>
          <w:rFonts w:ascii="Times" w:hAnsi="Times" w:cs="Times New Roman"/>
          <w:lang w:val="en-US"/>
        </w:rPr>
        <w:t>. These metrics are evaluated</w:t>
      </w:r>
      <w:r w:rsidR="001D3AF6">
        <w:rPr>
          <w:rFonts w:ascii="Times" w:hAnsi="Times" w:cs="Times New Roman"/>
          <w:lang w:val="en-US"/>
        </w:rPr>
        <w:t xml:space="preserve"> both in absolute </w:t>
      </w:r>
      <w:r w:rsidR="00E64F88">
        <w:rPr>
          <w:rFonts w:ascii="Times" w:hAnsi="Times" w:cs="Times New Roman"/>
          <w:lang w:val="en-US"/>
        </w:rPr>
        <w:t xml:space="preserve">terms </w:t>
      </w:r>
      <w:r w:rsidR="001D3AF6">
        <w:rPr>
          <w:rFonts w:ascii="Times" w:hAnsi="Times" w:cs="Times New Roman"/>
          <w:lang w:val="en-US"/>
        </w:rPr>
        <w:t xml:space="preserve">and in relation to </w:t>
      </w:r>
      <w:r w:rsidR="002941E4">
        <w:rPr>
          <w:rFonts w:ascii="Times" w:hAnsi="Times" w:cs="Times New Roman"/>
          <w:lang w:val="en-US"/>
        </w:rPr>
        <w:t>non-warming baseline scenario</w:t>
      </w:r>
      <w:r w:rsidR="0007731E">
        <w:rPr>
          <w:rFonts w:ascii="Times" w:hAnsi="Times" w:cs="Times New Roman"/>
          <w:lang w:val="en-US"/>
        </w:rPr>
        <w:t xml:space="preserve">, which </w:t>
      </w:r>
      <w:del w:id="697" w:author="Anna Gårdmark" w:date="2020-01-13T12:53:00Z">
        <w:r w:rsidR="0007731E" w:rsidDel="001C7F80">
          <w:rPr>
            <w:rFonts w:ascii="Times" w:hAnsi="Times" w:cs="Times New Roman"/>
            <w:lang w:val="en-US"/>
          </w:rPr>
          <w:delText xml:space="preserve">are </w:delText>
        </w:r>
      </w:del>
      <w:ins w:id="698" w:author="Anna Gårdmark" w:date="2020-01-13T12:53:00Z">
        <w:r w:rsidR="001C7F80">
          <w:rPr>
            <w:rFonts w:ascii="Times" w:hAnsi="Times" w:cs="Times New Roman"/>
            <w:lang w:val="en-US"/>
          </w:rPr>
          <w:t xml:space="preserve">is modelled assuming </w:t>
        </w:r>
      </w:ins>
      <w:r w:rsidR="0007731E">
        <w:rPr>
          <w:rFonts w:ascii="Times" w:hAnsi="Times" w:cs="Times New Roman"/>
          <w:lang w:val="en-US"/>
        </w:rPr>
        <w:t xml:space="preserve">no warming past </w:t>
      </w:r>
      <w:r w:rsidR="00DA09F5">
        <w:rPr>
          <w:rFonts w:ascii="Times" w:hAnsi="Times" w:cs="Times New Roman"/>
          <w:lang w:val="en-US"/>
        </w:rPr>
        <w:t>1997</w:t>
      </w:r>
      <w:r w:rsidR="00887348">
        <w:rPr>
          <w:rFonts w:ascii="Times" w:hAnsi="Times" w:cs="Times New Roman"/>
          <w:lang w:val="en-US"/>
        </w:rPr>
        <w:t xml:space="preserve"> (midpoint of calibration </w:t>
      </w:r>
      <w:proofErr w:type="gramStart"/>
      <w:r w:rsidR="00887348">
        <w:rPr>
          <w:rFonts w:ascii="Times" w:hAnsi="Times" w:cs="Times New Roman"/>
          <w:lang w:val="en-US"/>
        </w:rPr>
        <w:t>time period</w:t>
      </w:r>
      <w:proofErr w:type="gramEnd"/>
      <w:r w:rsidR="00887348">
        <w:rPr>
          <w:rFonts w:ascii="Times" w:hAnsi="Times" w:cs="Times New Roman"/>
          <w:lang w:val="en-US"/>
        </w:rPr>
        <w:t>)</w:t>
      </w:r>
      <w:r w:rsidR="0007731E">
        <w:rPr>
          <w:rFonts w:ascii="Times" w:hAnsi="Times" w:cs="Times New Roman"/>
          <w:lang w:val="en-US"/>
        </w:rPr>
        <w:t xml:space="preserve"> in the projections and temperature equaling reference temperature (where all temperature scalars equal 1) in the non-time varying simulations.</w:t>
      </w:r>
    </w:p>
    <w:p w14:paraId="694BD490" w14:textId="39AB208E" w:rsidR="001A22F5" w:rsidRDefault="001A22F5" w:rsidP="00182BA9">
      <w:pPr>
        <w:spacing w:line="480" w:lineRule="auto"/>
        <w:rPr>
          <w:lang w:val="en-US"/>
        </w:rPr>
      </w:pPr>
    </w:p>
    <w:p w14:paraId="220EBAD0" w14:textId="04A1B1EA" w:rsidR="00525BB3" w:rsidRPr="00EE1CF3" w:rsidRDefault="00525BB3" w:rsidP="00182BA9">
      <w:pPr>
        <w:pStyle w:val="Beskrivning"/>
        <w:keepNext/>
        <w:spacing w:line="480" w:lineRule="auto"/>
        <w:rPr>
          <w:color w:val="auto"/>
          <w:sz w:val="22"/>
          <w:szCs w:val="22"/>
          <w:lang w:val="en-GB"/>
          <w:rPrChange w:id="699" w:author="Anna Gårdmark" w:date="2020-01-13T08:20:00Z">
            <w:rPr>
              <w:color w:val="auto"/>
              <w:sz w:val="22"/>
              <w:szCs w:val="22"/>
            </w:rPr>
          </w:rPrChange>
        </w:rPr>
      </w:pPr>
      <w:r w:rsidRPr="00EE1CF3">
        <w:rPr>
          <w:color w:val="auto"/>
          <w:sz w:val="22"/>
          <w:szCs w:val="22"/>
          <w:lang w:val="en-GB"/>
          <w:rPrChange w:id="700" w:author="Anna Gårdmark" w:date="2020-01-13T08:20:00Z">
            <w:rPr>
              <w:color w:val="auto"/>
              <w:sz w:val="22"/>
              <w:szCs w:val="22"/>
            </w:rPr>
          </w:rPrChange>
        </w:rPr>
        <w:t xml:space="preserve">Table </w:t>
      </w:r>
      <w:r w:rsidRPr="00ED493C">
        <w:rPr>
          <w:color w:val="auto"/>
          <w:sz w:val="22"/>
          <w:szCs w:val="22"/>
        </w:rPr>
        <w:fldChar w:fldCharType="begin"/>
      </w:r>
      <w:r w:rsidRPr="00EE1CF3">
        <w:rPr>
          <w:color w:val="auto"/>
          <w:sz w:val="22"/>
          <w:szCs w:val="22"/>
          <w:lang w:val="en-GB"/>
          <w:rPrChange w:id="701" w:author="Anna Gårdmark" w:date="2020-01-13T08:20:00Z">
            <w:rPr>
              <w:color w:val="auto"/>
              <w:sz w:val="22"/>
              <w:szCs w:val="22"/>
            </w:rPr>
          </w:rPrChange>
        </w:rPr>
        <w:instrText xml:space="preserve"> SEQ Table \* ARABIC </w:instrText>
      </w:r>
      <w:r w:rsidRPr="00ED493C">
        <w:rPr>
          <w:color w:val="auto"/>
          <w:sz w:val="22"/>
          <w:szCs w:val="22"/>
        </w:rPr>
        <w:fldChar w:fldCharType="separate"/>
      </w:r>
      <w:r w:rsidRPr="00EE1CF3">
        <w:rPr>
          <w:noProof/>
          <w:color w:val="auto"/>
          <w:sz w:val="22"/>
          <w:szCs w:val="22"/>
          <w:lang w:val="en-GB"/>
          <w:rPrChange w:id="702" w:author="Anna Gårdmark" w:date="2020-01-13T08:20:00Z">
            <w:rPr>
              <w:noProof/>
              <w:color w:val="auto"/>
              <w:sz w:val="22"/>
              <w:szCs w:val="22"/>
            </w:rPr>
          </w:rPrChange>
        </w:rPr>
        <w:t>1</w:t>
      </w:r>
      <w:r w:rsidRPr="00ED493C">
        <w:rPr>
          <w:color w:val="auto"/>
          <w:sz w:val="22"/>
          <w:szCs w:val="22"/>
        </w:rPr>
        <w:fldChar w:fldCharType="end"/>
      </w:r>
      <w:r w:rsidRPr="00EE1CF3">
        <w:rPr>
          <w:color w:val="auto"/>
          <w:sz w:val="22"/>
          <w:szCs w:val="22"/>
          <w:lang w:val="en-GB"/>
          <w:rPrChange w:id="703" w:author="Anna Gårdmark" w:date="2020-01-13T08:20:00Z">
            <w:rPr>
              <w:color w:val="auto"/>
              <w:sz w:val="22"/>
              <w:szCs w:val="22"/>
            </w:rPr>
          </w:rPrChange>
        </w:rPr>
        <w:t xml:space="preserve"> </w:t>
      </w:r>
      <w:commentRangeStart w:id="704"/>
      <w:r w:rsidR="0091478A" w:rsidRPr="00EE1CF3">
        <w:rPr>
          <w:color w:val="auto"/>
          <w:sz w:val="22"/>
          <w:szCs w:val="22"/>
          <w:lang w:val="en-GB"/>
          <w:rPrChange w:id="705" w:author="Anna Gårdmark" w:date="2020-01-13T08:20:00Z">
            <w:rPr>
              <w:color w:val="auto"/>
              <w:sz w:val="22"/>
              <w:szCs w:val="22"/>
            </w:rPr>
          </w:rPrChange>
        </w:rPr>
        <w:t>Parameters</w:t>
      </w:r>
      <w:commentRangeEnd w:id="704"/>
      <w:r w:rsidR="00072949">
        <w:rPr>
          <w:rStyle w:val="Kommentarsreferens"/>
          <w:i w:val="0"/>
          <w:iCs w:val="0"/>
          <w:color w:val="auto"/>
        </w:rPr>
        <w:commentReference w:id="704"/>
      </w:r>
      <w:r w:rsidR="0091478A" w:rsidRPr="00EE1CF3">
        <w:rPr>
          <w:color w:val="auto"/>
          <w:sz w:val="22"/>
          <w:szCs w:val="22"/>
          <w:lang w:val="en-GB"/>
          <w:rPrChange w:id="706" w:author="Anna Gårdmark" w:date="2020-01-13T08:20:00Z">
            <w:rPr>
              <w:color w:val="auto"/>
              <w:sz w:val="22"/>
              <w:szCs w:val="22"/>
            </w:rPr>
          </w:rPrChange>
        </w:rPr>
        <w:t xml:space="preserve"> of distributions describing </w:t>
      </w:r>
      <w:r w:rsidR="00BE22A6" w:rsidRPr="00EE1CF3">
        <w:rPr>
          <w:color w:val="auto"/>
          <w:sz w:val="22"/>
          <w:szCs w:val="22"/>
          <w:lang w:val="en-GB"/>
          <w:rPrChange w:id="707" w:author="Anna Gårdmark" w:date="2020-01-13T08:20:00Z">
            <w:rPr>
              <w:color w:val="auto"/>
              <w:sz w:val="22"/>
              <w:szCs w:val="22"/>
            </w:rPr>
          </w:rPrChange>
        </w:rPr>
        <w:t>activation energies</w:t>
      </w:r>
      <w:r w:rsidR="001D54E6" w:rsidRPr="00EE1CF3">
        <w:rPr>
          <w:color w:val="auto"/>
          <w:sz w:val="22"/>
          <w:szCs w:val="22"/>
          <w:lang w:val="en-GB"/>
          <w:rPrChange w:id="708" w:author="Anna Gårdmark" w:date="2020-01-13T08:20:00Z">
            <w:rPr>
              <w:color w:val="auto"/>
              <w:sz w:val="22"/>
              <w:szCs w:val="22"/>
            </w:rPr>
          </w:rPrChange>
        </w:rPr>
        <w:t xml:space="preserve"> of temperature-dependent rates in the size-spectrum model</w:t>
      </w:r>
      <w:r w:rsidR="00BE22A6" w:rsidRPr="00EE1CF3">
        <w:rPr>
          <w:color w:val="auto"/>
          <w:sz w:val="22"/>
          <w:szCs w:val="22"/>
          <w:lang w:val="en-GB"/>
          <w:rPrChange w:id="709" w:author="Anna Gårdmark" w:date="2020-01-13T08:20:00Z">
            <w:rPr>
              <w:color w:val="auto"/>
              <w:sz w:val="22"/>
              <w:szCs w:val="22"/>
            </w:rPr>
          </w:rPrChange>
        </w:rPr>
        <w:t xml:space="preserve">. </w:t>
      </w:r>
      <w:r w:rsidR="008B1D68" w:rsidRPr="00EE1CF3">
        <w:rPr>
          <w:color w:val="auto"/>
          <w:sz w:val="22"/>
          <w:szCs w:val="22"/>
          <w:lang w:val="en-GB"/>
          <w:rPrChange w:id="710" w:author="Anna Gårdmark" w:date="2020-01-13T08:20:00Z">
            <w:rPr>
              <w:color w:val="auto"/>
              <w:sz w:val="22"/>
              <w:szCs w:val="22"/>
            </w:rPr>
          </w:rPrChange>
        </w:rPr>
        <w:t>See figure 2 for</w:t>
      </w:r>
      <w:r w:rsidR="00224998" w:rsidRPr="00EE1CF3">
        <w:rPr>
          <w:color w:val="auto"/>
          <w:sz w:val="22"/>
          <w:szCs w:val="22"/>
          <w:lang w:val="en-GB"/>
          <w:rPrChange w:id="711" w:author="Anna Gårdmark" w:date="2020-01-13T08:20:00Z">
            <w:rPr>
              <w:color w:val="auto"/>
              <w:sz w:val="22"/>
              <w:szCs w:val="22"/>
            </w:rPr>
          </w:rPrChange>
        </w:rPr>
        <w:t xml:space="preserve"> 200</w:t>
      </w:r>
      <w:r w:rsidR="008B1D68" w:rsidRPr="00EE1CF3">
        <w:rPr>
          <w:color w:val="auto"/>
          <w:sz w:val="22"/>
          <w:szCs w:val="22"/>
          <w:lang w:val="en-GB"/>
          <w:rPrChange w:id="712" w:author="Anna Gårdmark" w:date="2020-01-13T08:20:00Z">
            <w:rPr>
              <w:color w:val="auto"/>
              <w:sz w:val="22"/>
              <w:szCs w:val="22"/>
            </w:rPr>
          </w:rPrChange>
        </w:rPr>
        <w:t xml:space="preserve"> random draws from </w:t>
      </w:r>
      <w:proofErr w:type="gramStart"/>
      <w:r w:rsidR="008B1D68" w:rsidRPr="00EE1CF3">
        <w:rPr>
          <w:color w:val="auto"/>
          <w:sz w:val="22"/>
          <w:szCs w:val="22"/>
          <w:lang w:val="en-GB"/>
          <w:rPrChange w:id="713" w:author="Anna Gårdmark" w:date="2020-01-13T08:20:00Z">
            <w:rPr>
              <w:color w:val="auto"/>
              <w:sz w:val="22"/>
              <w:szCs w:val="22"/>
            </w:rPr>
          </w:rPrChange>
        </w:rPr>
        <w:t>these</w:t>
      </w:r>
      <w:proofErr w:type="gramEnd"/>
      <w:ins w:id="714" w:author="Anna Gårdmark" w:date="2020-01-13T12:54:00Z">
        <w:r w:rsidR="001C7F80">
          <w:rPr>
            <w:color w:val="auto"/>
            <w:sz w:val="22"/>
            <w:szCs w:val="22"/>
            <w:lang w:val="en-GB"/>
          </w:rPr>
          <w:t xml:space="preserve"> normal</w:t>
        </w:r>
      </w:ins>
      <w:r w:rsidR="008B1D68" w:rsidRPr="00EE1CF3">
        <w:rPr>
          <w:color w:val="auto"/>
          <w:sz w:val="22"/>
          <w:szCs w:val="22"/>
          <w:lang w:val="en-GB"/>
          <w:rPrChange w:id="715" w:author="Anna Gårdmark" w:date="2020-01-13T08:20:00Z">
            <w:rPr>
              <w:color w:val="auto"/>
              <w:sz w:val="22"/>
              <w:szCs w:val="22"/>
            </w:rPr>
          </w:rPrChange>
        </w:rPr>
        <w:t xml:space="preserve"> distributions</w:t>
      </w:r>
      <w:r w:rsidR="00224998" w:rsidRPr="00EE1CF3">
        <w:rPr>
          <w:color w:val="auto"/>
          <w:sz w:val="22"/>
          <w:szCs w:val="22"/>
          <w:lang w:val="en-GB"/>
          <w:rPrChange w:id="716" w:author="Anna Gårdmark" w:date="2020-01-13T08:20:00Z">
            <w:rPr>
              <w:color w:val="auto"/>
              <w:sz w:val="22"/>
              <w:szCs w:val="22"/>
            </w:rPr>
          </w:rPrChange>
        </w:rPr>
        <w:t xml:space="preserve"> </w:t>
      </w:r>
      <w:del w:id="717" w:author="Anna Gårdmark" w:date="2020-01-13T12:53:00Z">
        <w:r w:rsidR="00224998" w:rsidRPr="00EE1CF3" w:rsidDel="001C7F80">
          <w:rPr>
            <w:color w:val="auto"/>
            <w:sz w:val="22"/>
            <w:szCs w:val="22"/>
            <w:lang w:val="en-GB"/>
            <w:rPrChange w:id="718" w:author="Anna Gårdmark" w:date="2020-01-13T08:20:00Z">
              <w:rPr>
                <w:color w:val="auto"/>
                <w:sz w:val="22"/>
                <w:szCs w:val="22"/>
              </w:rPr>
            </w:rPrChange>
          </w:rPr>
          <w:delText xml:space="preserve">which </w:delText>
        </w:r>
      </w:del>
      <w:ins w:id="719" w:author="Anna Gårdmark" w:date="2020-01-13T12:53:00Z">
        <w:r w:rsidR="001C7F80">
          <w:rPr>
            <w:color w:val="auto"/>
            <w:sz w:val="22"/>
            <w:szCs w:val="22"/>
            <w:lang w:val="en-GB"/>
          </w:rPr>
          <w:t>that</w:t>
        </w:r>
        <w:r w:rsidR="001C7F80" w:rsidRPr="00EE1CF3">
          <w:rPr>
            <w:color w:val="auto"/>
            <w:sz w:val="22"/>
            <w:szCs w:val="22"/>
            <w:lang w:val="en-GB"/>
            <w:rPrChange w:id="720" w:author="Anna Gårdmark" w:date="2020-01-13T08:20:00Z">
              <w:rPr>
                <w:color w:val="auto"/>
                <w:sz w:val="22"/>
                <w:szCs w:val="22"/>
              </w:rPr>
            </w:rPrChange>
          </w:rPr>
          <w:t xml:space="preserve"> </w:t>
        </w:r>
      </w:ins>
      <w:r w:rsidR="00224998" w:rsidRPr="00EE1CF3">
        <w:rPr>
          <w:color w:val="auto"/>
          <w:sz w:val="22"/>
          <w:szCs w:val="22"/>
          <w:lang w:val="en-GB"/>
          <w:rPrChange w:id="721" w:author="Anna Gårdmark" w:date="2020-01-13T08:20:00Z">
            <w:rPr>
              <w:color w:val="auto"/>
              <w:sz w:val="22"/>
              <w:szCs w:val="22"/>
            </w:rPr>
          </w:rPrChange>
        </w:rPr>
        <w:t>were used as input in projections</w:t>
      </w:r>
      <w:r w:rsidR="00F40D10" w:rsidRPr="00EE1CF3">
        <w:rPr>
          <w:color w:val="auto"/>
          <w:sz w:val="22"/>
          <w:szCs w:val="22"/>
          <w:lang w:val="en-GB"/>
          <w:rPrChange w:id="722" w:author="Anna Gårdmark" w:date="2020-01-13T08:20:00Z">
            <w:rPr>
              <w:color w:val="auto"/>
              <w:sz w:val="22"/>
              <w:szCs w:val="22"/>
            </w:rPr>
          </w:rPrChange>
        </w:rPr>
        <w:t>.</w:t>
      </w:r>
      <w:ins w:id="723" w:author="Asta Audzijonyte" w:date="2020-01-10T15:58:00Z">
        <w:r w:rsidR="00072949" w:rsidRPr="00EE1CF3">
          <w:rPr>
            <w:color w:val="auto"/>
            <w:sz w:val="22"/>
            <w:szCs w:val="22"/>
            <w:lang w:val="en-GB"/>
            <w:rPrChange w:id="724" w:author="Anna Gårdmark" w:date="2020-01-13T08:20:00Z">
              <w:rPr>
                <w:color w:val="auto"/>
                <w:sz w:val="22"/>
                <w:szCs w:val="22"/>
              </w:rPr>
            </w:rPrChange>
          </w:rPr>
          <w:t xml:space="preserve"> </w:t>
        </w:r>
        <w:commentRangeStart w:id="725"/>
        <w:del w:id="726" w:author="Anna Gårdmark" w:date="2020-01-13T12:54:00Z">
          <w:r w:rsidR="00072949" w:rsidRPr="00EE1CF3" w:rsidDel="001C7F80">
            <w:rPr>
              <w:color w:val="auto"/>
              <w:sz w:val="22"/>
              <w:szCs w:val="22"/>
              <w:lang w:val="en-GB"/>
              <w:rPrChange w:id="727" w:author="Anna Gårdmark" w:date="2020-01-13T08:20:00Z">
                <w:rPr>
                  <w:color w:val="auto"/>
                  <w:sz w:val="22"/>
                  <w:szCs w:val="22"/>
                </w:rPr>
              </w:rPrChange>
            </w:rPr>
            <w:delText>Since all distributions are normal there is probably no need to include that in the table</w:delText>
          </w:r>
        </w:del>
      </w:ins>
      <w:commentRangeEnd w:id="725"/>
      <w:r w:rsidR="001C7F80">
        <w:rPr>
          <w:rStyle w:val="Kommentarsreferens"/>
          <w:i w:val="0"/>
          <w:iCs w:val="0"/>
          <w:color w:val="auto"/>
        </w:rPr>
        <w:commentReference w:id="725"/>
      </w:r>
    </w:p>
    <w:tbl>
      <w:tblPr>
        <w:tblStyle w:val="Rutntstabell1ljusdekorfrg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lang w:val="en-US"/>
              </w:rPr>
            </w:pPr>
            <w:r w:rsidRPr="00ED493C">
              <w:rPr>
                <w:rFonts w:cstheme="minorHAnsi"/>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ED493C">
              <w:rPr>
                <w:rFonts w:cstheme="minorHAnsi"/>
                <w:lang w:val="en-US"/>
              </w:rPr>
              <w:t>Rate</w:t>
            </w:r>
          </w:p>
        </w:tc>
        <w:tc>
          <w:tcPr>
            <w:tcW w:w="2552" w:type="dxa"/>
          </w:tcPr>
          <w:p w14:paraId="5D504413" w14:textId="5C0FD491"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ED493C">
              <w:rPr>
                <w:rFonts w:cstheme="minorHAnsi"/>
                <w:lang w:val="en-US"/>
              </w:rPr>
              <w:t>Distribution</w:t>
            </w:r>
            <w:ins w:id="728" w:author="Asta Audzijonyte" w:date="2020-01-10T15:57:00Z">
              <w:r w:rsidR="00072949">
                <w:rPr>
                  <w:rFonts w:cstheme="minorHAnsi"/>
                  <w:lang w:val="en-US"/>
                </w:rPr>
                <w:t xml:space="preserve"> (mean, variance?)</w:t>
              </w:r>
            </w:ins>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ED493C">
              <w:rPr>
                <w:rFonts w:cstheme="minorHAnsi"/>
                <w:lang w:val="en-US"/>
              </w:rPr>
              <w:t>Source</w:t>
            </w:r>
          </w:p>
        </w:tc>
      </w:tr>
      <w:tr w:rsidR="00532020" w:rsidRPr="003D7FB4"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FC7AB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ED493C">
              <w:rPr>
                <w:rFonts w:cstheme="minorHAnsi"/>
                <w:iCs/>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lang w:val="en-US"/>
              </w:rPr>
            </w:pPr>
            <m:oMathPara>
              <m:oMath>
                <m:r>
                  <w:rPr>
                    <w:rFonts w:ascii="Cambria Math" w:hAnsi="Cambria Math" w:cstheme="minorHAnsi"/>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ED493C">
              <w:rPr>
                <w:rFonts w:cstheme="minorHAnsi"/>
              </w:rPr>
              <w:t xml:space="preserve">Lindmark </w:t>
            </w:r>
            <w:r w:rsidRPr="00F15545">
              <w:rPr>
                <w:rFonts w:cstheme="minorHAnsi"/>
                <w:i/>
                <w:iCs/>
              </w:rPr>
              <w:t>et al.</w:t>
            </w:r>
            <w:r w:rsidRPr="00ED493C">
              <w:rPr>
                <w:rFonts w:cstheme="minorHAnsi"/>
              </w:rPr>
              <w:t xml:space="preserve"> (</w:t>
            </w:r>
            <w:r w:rsidRPr="00ED493C">
              <w:rPr>
                <w:rFonts w:cstheme="minorHAnsi"/>
                <w:i/>
                <w:iCs/>
              </w:rPr>
              <w:t xml:space="preserve">in </w:t>
            </w:r>
            <w:proofErr w:type="spellStart"/>
            <w:r w:rsidRPr="00ED493C">
              <w:rPr>
                <w:rFonts w:cstheme="minorHAnsi"/>
                <w:i/>
                <w:iCs/>
              </w:rPr>
              <w:t>prep</w:t>
            </w:r>
            <w:proofErr w:type="spellEnd"/>
            <w:r w:rsidRPr="00ED493C">
              <w:rPr>
                <w:rFonts w:cstheme="minorHAnsi"/>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FC7AB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ED493C">
              <w:rPr>
                <w:rFonts w:cstheme="minorHAnsi"/>
                <w:iCs/>
              </w:rPr>
              <w:t>Background</w:t>
            </w:r>
            <w:proofErr w:type="spellEnd"/>
            <w:r w:rsidRPr="00ED493C">
              <w:rPr>
                <w:rFonts w:cstheme="minorHAnsi"/>
                <w:iCs/>
              </w:rPr>
              <w:t xml:space="preserve"> </w:t>
            </w:r>
            <w:proofErr w:type="spellStart"/>
            <w:r w:rsidRPr="00ED493C">
              <w:rPr>
                <w:rFonts w:cstheme="minorHAnsi"/>
                <w:iCs/>
              </w:rPr>
              <w:t>mortality</w:t>
            </w:r>
            <w:proofErr w:type="spellEnd"/>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lang w:val="en-US"/>
              </w:rPr>
            </w:pPr>
            <m:oMathPara>
              <m:oMath>
                <m:r>
                  <w:rPr>
                    <w:rFonts w:ascii="Cambria Math" w:hAnsi="Cambria Math" w:cstheme="minorHAnsi"/>
                    <w:lang w:val="en-US"/>
                  </w:rPr>
                  <m:t>Normal(0.62, 0.03)</m:t>
                </m:r>
              </m:oMath>
            </m:oMathPara>
          </w:p>
        </w:tc>
        <w:tc>
          <w:tcPr>
            <w:tcW w:w="3492" w:type="dxa"/>
          </w:tcPr>
          <w:p w14:paraId="12F7FE8B" w14:textId="5F588CEE"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ED493C">
              <w:rPr>
                <w:rFonts w:cstheme="minorHAnsi"/>
              </w:rPr>
              <w:fldChar w:fldCharType="begin"/>
            </w:r>
            <w:r w:rsidR="00DF23F5">
              <w:rPr>
                <w:rFonts w:cstheme="minorHAnsi"/>
              </w:rPr>
              <w:instrText xml:space="preserve"> ADDIN ZOTERO_ITEM CSL_CITATION {"citationID":"8XbfYq3S","properties":{"formattedCitation":"(Brown {\\i{}et al.} 2004)","plainCitation":"(Brown et al. 2004)","noteIndex":0},"citationItems":[{"id":"RLZAlR7a/SiEbJpDo","uris":["http://zotero.org/users/6116610/items/U72KD5M3"],"uri":["http://zotero.org/users/6116610/items/U72KD5M3"],"itemData":{"id":834,"type":"article-journal","title":"Toward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rPr>
              <w:fldChar w:fldCharType="separate"/>
            </w:r>
            <w:r w:rsidRPr="00ED493C">
              <w:rPr>
                <w:rFonts w:ascii="Times New Roman" w:cs="Times New Roman"/>
              </w:rPr>
              <w:t xml:space="preserve">(Brown </w:t>
            </w:r>
            <w:r w:rsidRPr="00ED493C">
              <w:rPr>
                <w:rFonts w:ascii="Times New Roman" w:cs="Times New Roman"/>
                <w:i/>
                <w:iCs/>
              </w:rPr>
              <w:t>et al.</w:t>
            </w:r>
            <w:r w:rsidRPr="00ED493C">
              <w:rPr>
                <w:rFonts w:ascii="Times New Roman" w:cs="Times New Roman"/>
              </w:rPr>
              <w:t xml:space="preserve"> 2004)</w:t>
            </w:r>
            <w:r w:rsidRPr="00ED493C">
              <w:rPr>
                <w:rFonts w:cstheme="minorHAnsi"/>
              </w:rPr>
              <w:fldChar w:fldCharType="end"/>
            </w:r>
            <w:r w:rsidRPr="00ED493C">
              <w:rPr>
                <w:rFonts w:cstheme="minorHAnsi"/>
              </w:rPr>
              <w:t xml:space="preserve">; Lindmark </w:t>
            </w:r>
            <w:r w:rsidRPr="00F15545">
              <w:rPr>
                <w:rFonts w:cstheme="minorHAnsi"/>
                <w:i/>
                <w:iCs/>
              </w:rPr>
              <w:t>et al.</w:t>
            </w:r>
            <w:r w:rsidRPr="00ED493C">
              <w:rPr>
                <w:rFonts w:cstheme="minorHAnsi"/>
              </w:rPr>
              <w:t xml:space="preserve"> (</w:t>
            </w:r>
            <w:r w:rsidRPr="00ED493C">
              <w:rPr>
                <w:rFonts w:cstheme="minorHAnsi"/>
                <w:i/>
                <w:iCs/>
              </w:rPr>
              <w:t xml:space="preserve">in </w:t>
            </w:r>
            <w:proofErr w:type="spellStart"/>
            <w:r w:rsidRPr="00ED493C">
              <w:rPr>
                <w:rFonts w:cstheme="minorHAnsi"/>
                <w:i/>
                <w:iCs/>
              </w:rPr>
              <w:t>prep</w:t>
            </w:r>
            <w:proofErr w:type="spellEnd"/>
            <w:r w:rsidRPr="00ED493C">
              <w:rPr>
                <w:rFonts w:cstheme="minorHAnsi"/>
              </w:rPr>
              <w:t>)</w:t>
            </w:r>
          </w:p>
        </w:tc>
      </w:tr>
      <w:tr w:rsidR="00532020" w:rsidRPr="003D7FB4"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FC7AB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ED493C">
              <w:rPr>
                <w:rFonts w:cstheme="minorHAnsi"/>
                <w:iCs/>
              </w:rPr>
              <w:t xml:space="preserve">Maximum </w:t>
            </w:r>
            <w:proofErr w:type="spellStart"/>
            <w:r w:rsidRPr="00ED493C">
              <w:rPr>
                <w:rFonts w:cstheme="minorHAnsi"/>
                <w:iCs/>
              </w:rPr>
              <w:t>consumption</w:t>
            </w:r>
            <w:proofErr w:type="spellEnd"/>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lang w:val="en-US"/>
              </w:rPr>
            </w:pPr>
            <m:oMathPara>
              <m:oMath>
                <m:r>
                  <w:rPr>
                    <w:rFonts w:ascii="Cambria Math" w:hAnsi="Cambria Math" w:cstheme="minorHAnsi"/>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ED493C">
              <w:rPr>
                <w:rFonts w:cstheme="minorHAnsi"/>
              </w:rPr>
              <w:t xml:space="preserve">Lindmark </w:t>
            </w:r>
            <w:r w:rsidRPr="00F15545">
              <w:rPr>
                <w:rFonts w:cstheme="minorHAnsi"/>
                <w:i/>
                <w:iCs/>
              </w:rPr>
              <w:t>et al.</w:t>
            </w:r>
            <w:r w:rsidRPr="00ED493C">
              <w:rPr>
                <w:rFonts w:cstheme="minorHAnsi"/>
              </w:rPr>
              <w:t xml:space="preserve"> (</w:t>
            </w:r>
            <w:r w:rsidRPr="00ED493C">
              <w:rPr>
                <w:rFonts w:cstheme="minorHAnsi"/>
                <w:i/>
                <w:iCs/>
              </w:rPr>
              <w:t xml:space="preserve">in </w:t>
            </w:r>
            <w:proofErr w:type="spellStart"/>
            <w:r w:rsidRPr="00ED493C">
              <w:rPr>
                <w:rFonts w:cstheme="minorHAnsi"/>
                <w:i/>
                <w:iCs/>
              </w:rPr>
              <w:t>prep</w:t>
            </w:r>
            <w:proofErr w:type="spellEnd"/>
            <w:r w:rsidRPr="00ED493C">
              <w:rPr>
                <w:rFonts w:cstheme="minorHAnsi"/>
              </w:rPr>
              <w:t>)</w:t>
            </w:r>
          </w:p>
        </w:tc>
      </w:tr>
      <w:tr w:rsidR="00532020" w:rsidRPr="00FC7ABA"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FC7ABA"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C7502F9" w:rsidR="00550746" w:rsidRPr="00ED493C" w:rsidRDefault="007548CB" w:rsidP="001C7F8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Change w:id="729" w:author="Anna Gårdmark" w:date="2020-01-13T12:54:00Z">
                <w:pPr>
                  <w:spacing w:line="480" w:lineRule="auto"/>
                  <w:contextualSpacing/>
                  <w:cnfStyle w:val="000000000000" w:firstRow="0" w:lastRow="0" w:firstColumn="0" w:lastColumn="0" w:oddVBand="0" w:evenVBand="0" w:oddHBand="0" w:evenHBand="0" w:firstRowFirstColumn="0" w:firstRowLastColumn="0" w:lastRowFirstColumn="0" w:lastRowLastColumn="0"/>
                </w:pPr>
              </w:pPrChange>
            </w:pPr>
            <w:commentRangeStart w:id="730"/>
            <w:proofErr w:type="spellStart"/>
            <w:r w:rsidRPr="00ED493C">
              <w:rPr>
                <w:rFonts w:cstheme="minorHAnsi"/>
                <w:iCs/>
              </w:rPr>
              <w:t>Background</w:t>
            </w:r>
            <w:proofErr w:type="spellEnd"/>
            <w:r w:rsidRPr="00ED493C">
              <w:rPr>
                <w:rFonts w:cstheme="minorHAnsi"/>
                <w:iCs/>
              </w:rPr>
              <w:t xml:space="preserve"> </w:t>
            </w:r>
            <w:proofErr w:type="spellStart"/>
            <w:r w:rsidRPr="00ED493C">
              <w:rPr>
                <w:rFonts w:cstheme="minorHAnsi"/>
                <w:iCs/>
              </w:rPr>
              <w:t>resource</w:t>
            </w:r>
            <w:proofErr w:type="spellEnd"/>
            <w:del w:id="731" w:author="Anna Gårdmark" w:date="2020-01-13T12:54:00Z">
              <w:r w:rsidR="002C797D" w:rsidDel="001C7F80">
                <w:rPr>
                  <w:rFonts w:cstheme="minorHAnsi"/>
                  <w:iCs/>
                </w:rPr>
                <w:delText>s</w:delText>
              </w:r>
            </w:del>
            <w:r w:rsidRPr="00ED493C">
              <w:rPr>
                <w:rFonts w:cstheme="minorHAnsi"/>
                <w:iCs/>
              </w:rPr>
              <w:t xml:space="preserve"> </w:t>
            </w:r>
            <w:proofErr w:type="spellStart"/>
            <w:r w:rsidRPr="00ED493C">
              <w:rPr>
                <w:rFonts w:cstheme="minorHAnsi"/>
                <w:iCs/>
              </w:rPr>
              <w:t>carrying</w:t>
            </w:r>
            <w:proofErr w:type="spellEnd"/>
            <w:r w:rsidRPr="00ED493C">
              <w:rPr>
                <w:rFonts w:cstheme="minorHAnsi"/>
                <w:iCs/>
              </w:rPr>
              <w:t xml:space="preserve"> </w:t>
            </w:r>
            <w:proofErr w:type="spellStart"/>
            <w:r w:rsidRPr="00ED493C">
              <w:rPr>
                <w:rFonts w:cstheme="minorHAnsi"/>
                <w:iCs/>
              </w:rPr>
              <w:t>capacity</w:t>
            </w:r>
            <w:commentRangeEnd w:id="730"/>
            <w:proofErr w:type="spellEnd"/>
            <w:r w:rsidR="001C7F80">
              <w:rPr>
                <w:rStyle w:val="Kommentarsreferens"/>
              </w:rPr>
              <w:commentReference w:id="730"/>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rPr>
            </w:pPr>
            <m:oMathPara>
              <m:oMath>
                <m:r>
                  <w:rPr>
                    <w:rFonts w:ascii="Cambria Math" w:hAnsi="Cambria Math" w:cstheme="minorHAnsi"/>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Pr>
                <w:rFonts w:cstheme="minorHAnsi"/>
                <w:iCs/>
                <w:lang w:val="en-US"/>
              </w:rPr>
              <w:t xml:space="preserve">Data from Savage </w:t>
            </w:r>
            <w:r w:rsidRPr="00EB36EE">
              <w:rPr>
                <w:rFonts w:cstheme="minorHAnsi"/>
                <w:i/>
                <w:lang w:val="en-US"/>
              </w:rPr>
              <w:t>et al.</w:t>
            </w:r>
            <w:r>
              <w:rPr>
                <w:rFonts w:cstheme="minorHAnsi"/>
                <w:iCs/>
                <w:lang w:val="en-US"/>
              </w:rPr>
              <w:t xml:space="preserve"> (2004) for algae, </w:t>
            </w:r>
            <w:proofErr w:type="spellStart"/>
            <w:r>
              <w:rPr>
                <w:rFonts w:cstheme="minorHAnsi"/>
                <w:iCs/>
                <w:lang w:val="en-US"/>
              </w:rPr>
              <w:t>phyto</w:t>
            </w:r>
            <w:proofErr w:type="spellEnd"/>
            <w:r>
              <w:rPr>
                <w:rFonts w:cstheme="minorHAnsi"/>
                <w:iCs/>
                <w:lang w:val="en-US"/>
              </w:rPr>
              <w:t>- and zooplankton.</w:t>
            </w:r>
          </w:p>
        </w:tc>
      </w:tr>
      <w:tr w:rsidR="00532020" w:rsidRPr="00FC7ABA"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FC7ABA"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2F5E5B3C" w:rsidR="00550746" w:rsidRPr="00ED493C" w:rsidRDefault="007548CB" w:rsidP="001C7F8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Change w:id="732" w:author="Anna Gårdmark" w:date="2020-01-13T12:55:00Z">
                <w:pPr>
                  <w:spacing w:line="480" w:lineRule="auto"/>
                  <w:contextualSpacing/>
                  <w:cnfStyle w:val="000000000000" w:firstRow="0" w:lastRow="0" w:firstColumn="0" w:lastColumn="0" w:oddVBand="0" w:evenVBand="0" w:oddHBand="0" w:evenHBand="0" w:firstRowFirstColumn="0" w:firstRowLastColumn="0" w:lastRowFirstColumn="0" w:lastRowLastColumn="0"/>
                </w:pPr>
              </w:pPrChange>
            </w:pPr>
            <w:proofErr w:type="spellStart"/>
            <w:r w:rsidRPr="00ED493C">
              <w:rPr>
                <w:rFonts w:cstheme="minorHAnsi"/>
                <w:iCs/>
              </w:rPr>
              <w:t>Background</w:t>
            </w:r>
            <w:proofErr w:type="spellEnd"/>
            <w:r w:rsidRPr="00ED493C">
              <w:rPr>
                <w:rFonts w:cstheme="minorHAnsi"/>
                <w:iCs/>
              </w:rPr>
              <w:t xml:space="preserve"> </w:t>
            </w:r>
            <w:proofErr w:type="spellStart"/>
            <w:r w:rsidRPr="00ED493C">
              <w:rPr>
                <w:rFonts w:cstheme="minorHAnsi"/>
                <w:iCs/>
              </w:rPr>
              <w:t>resource</w:t>
            </w:r>
            <w:r w:rsidR="002C797D">
              <w:rPr>
                <w:rFonts w:cstheme="minorHAnsi"/>
                <w:iCs/>
              </w:rPr>
              <w:t>s</w:t>
            </w:r>
            <w:proofErr w:type="spellEnd"/>
            <w:r w:rsidRPr="00ED493C">
              <w:rPr>
                <w:rFonts w:cstheme="minorHAnsi"/>
                <w:iCs/>
              </w:rPr>
              <w:t xml:space="preserve"> </w:t>
            </w:r>
            <w:del w:id="733" w:author="Anna Gårdmark" w:date="2020-01-13T12:55:00Z">
              <w:r w:rsidRPr="00ED493C" w:rsidDel="001C7F80">
                <w:rPr>
                  <w:rFonts w:cstheme="minorHAnsi"/>
                  <w:iCs/>
                </w:rPr>
                <w:delText xml:space="preserve">growth </w:delText>
              </w:r>
            </w:del>
            <w:ins w:id="734" w:author="Anna Gårdmark" w:date="2020-01-13T12:55:00Z">
              <w:r w:rsidR="001C7F80">
                <w:rPr>
                  <w:rFonts w:cstheme="minorHAnsi"/>
                  <w:iCs/>
                </w:rPr>
                <w:t>regeneration</w:t>
              </w:r>
              <w:r w:rsidR="001C7F80" w:rsidRPr="00ED493C">
                <w:rPr>
                  <w:rFonts w:cstheme="minorHAnsi"/>
                  <w:iCs/>
                </w:rPr>
                <w:t xml:space="preserve"> </w:t>
              </w:r>
            </w:ins>
            <w:r w:rsidRPr="00ED493C">
              <w:rPr>
                <w:rFonts w:cstheme="minorHAnsi"/>
                <w:iCs/>
              </w:rPr>
              <w:t>rate</w:t>
            </w:r>
          </w:p>
        </w:tc>
        <w:tc>
          <w:tcPr>
            <w:tcW w:w="2552" w:type="dxa"/>
          </w:tcPr>
          <w:p w14:paraId="4DDFB02B" w14:textId="7CB9B369" w:rsidR="00072949"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rPr>
            </w:pPr>
            <m:oMathPara>
              <m:oMath>
                <m:r>
                  <w:del w:id="735" w:author="Asta Audzijonyte" w:date="2020-01-10T15:58:00Z">
                    <w:rPr>
                      <w:rFonts w:ascii="Cambria Math" w:hAnsi="Cambria Math" w:cstheme="minorHAnsi"/>
                      <w:lang w:val="en-US"/>
                    </w:rPr>
                    <m:t>-</m:t>
                  </w:del>
                </m:r>
                <m:sSub>
                  <m:sSubPr>
                    <m:ctrlPr>
                      <w:del w:id="736" w:author="Asta Audzijonyte" w:date="2020-01-10T15:58:00Z">
                        <w:rPr>
                          <w:rFonts w:ascii="Cambria Math" w:hAnsi="Cambria Math" w:cstheme="minorHAnsi"/>
                          <w:i/>
                          <w:iCs/>
                        </w:rPr>
                      </w:del>
                    </m:ctrlPr>
                  </m:sSubPr>
                  <m:e>
                    <m:r>
                      <w:del w:id="737" w:author="Asta Audzijonyte" w:date="2020-01-10T15:58:00Z">
                        <w:rPr>
                          <w:rFonts w:ascii="Cambria Math" w:hAnsi="Cambria Math" w:cstheme="minorHAnsi"/>
                        </w:rPr>
                        <m:t>E</m:t>
                      </w:del>
                    </m:r>
                  </m:e>
                  <m:sub>
                    <m:r>
                      <w:del w:id="738" w:author="Asta Audzijonyte" w:date="2020-01-10T15:58:00Z">
                        <w:rPr>
                          <w:rFonts w:ascii="Cambria Math" w:hAnsi="Cambria Math" w:cstheme="minorHAnsi"/>
                        </w:rPr>
                        <m:t>car</m:t>
                      </w:del>
                    </m:r>
                  </m:sub>
                </m:sSub>
                <m:r>
                  <w:ins w:id="739" w:author="Asta Audzijonyte" w:date="2020-01-10T15:57:00Z">
                    <w:rPr>
                      <w:rFonts w:ascii="Cambria Math" w:hAnsi="Cambria Math" w:cstheme="minorHAnsi"/>
                      <w:lang w:val="en-US"/>
                    </w:rPr>
                    <m:t>Normal(0.73, 0.1)</m:t>
                  </w:ins>
                </m:r>
              </m:oMath>
            </m:oMathPara>
          </w:p>
        </w:tc>
        <w:tc>
          <w:tcPr>
            <w:tcW w:w="3492" w:type="dxa"/>
          </w:tcPr>
          <w:p w14:paraId="7BC24107" w14:textId="17F25280" w:rsidR="00550746" w:rsidRPr="00EE1CF3"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GB"/>
                <w:rPrChange w:id="740" w:author="Anna Gårdmark" w:date="2020-01-13T08:20:00Z">
                  <w:rPr>
                    <w:rFonts w:cstheme="minorHAnsi"/>
                    <w:iCs/>
                  </w:rPr>
                </w:rPrChange>
              </w:rPr>
            </w:pPr>
            <w:r w:rsidRPr="00ED493C">
              <w:rPr>
                <w:rFonts w:cstheme="minorHAnsi"/>
                <w:iCs/>
              </w:rPr>
              <w:fldChar w:fldCharType="begin"/>
            </w:r>
            <w:r w:rsidRPr="00ED493C">
              <w:rPr>
                <w:rFonts w:cstheme="minorHAnsi"/>
                <w:iCs/>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cstheme="minorHAnsi"/>
                <w:iCs/>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cstheme="minorHAnsi"/>
                <w:iCs/>
              </w:rPr>
              <w:fldChar w:fldCharType="separate"/>
            </w:r>
            <w:r w:rsidRPr="00ED493C">
              <w:rPr>
                <w:rFonts w:ascii="Times New Roman" w:cs="Times New Roman"/>
                <w:lang w:val="en-US"/>
              </w:rPr>
              <w:t xml:space="preserve">(Gilbert </w:t>
            </w:r>
            <w:r w:rsidRPr="00ED493C">
              <w:rPr>
                <w:rFonts w:ascii="Times New Roman" w:cs="Times New Roman"/>
                <w:i/>
                <w:iCs/>
                <w:lang w:val="en-US"/>
              </w:rPr>
              <w:t>et al.</w:t>
            </w:r>
            <w:r w:rsidRPr="00ED493C">
              <w:rPr>
                <w:rFonts w:ascii="Times New Roman" w:cs="Times New Roman"/>
                <w:lang w:val="en-US"/>
              </w:rPr>
              <w:t xml:space="preserve"> 2014)</w:t>
            </w:r>
            <w:r w:rsidRPr="00ED493C">
              <w:rPr>
                <w:rFonts w:cstheme="minorHAnsi"/>
                <w:iCs/>
              </w:rPr>
              <w:fldChar w:fldCharType="end"/>
            </w:r>
            <w:r w:rsidRPr="00ED493C">
              <w:rPr>
                <w:rFonts w:cstheme="minorHAnsi"/>
                <w:iCs/>
                <w:lang w:val="en-US"/>
              </w:rPr>
              <w:t xml:space="preserve">; </w:t>
            </w:r>
            <w:r w:rsidRPr="00ED493C">
              <w:rPr>
                <w:rFonts w:cstheme="minorHAnsi"/>
                <w:iCs/>
              </w:rPr>
              <w:fldChar w:fldCharType="begin"/>
            </w:r>
            <w:r w:rsidR="00DF23F5">
              <w:rPr>
                <w:rFonts w:cstheme="minorHAnsi"/>
                <w:iCs/>
                <w:lang w:val="en-US"/>
              </w:rPr>
              <w:instrText xml:space="preserve"> ADDIN ZOTERO_ITEM CSL_CITATION {"citationID":"sipyrhy6","properties":{"formattedCitation":"(Savage {\\i{}et al.} 2004)","plainCitation":"(Savage et al. 2004)","noteIndex":0},"citationItems":[{"id":"RLZAlR7a/hP28IZBZ","uris":["http://zotero.org/users/6116610/items/5EKRHGLR"],"uri":["http://zotero.org/users/6116610/items/5EKRHGLR"],"itemData":{"id":729,"type":"article-journal","container-title":"The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cstheme="minorHAnsi"/>
                <w:iCs/>
              </w:rPr>
              <w:fldChar w:fldCharType="separate"/>
            </w:r>
            <w:r w:rsidRPr="00EE1CF3">
              <w:rPr>
                <w:rFonts w:ascii="Times New Roman" w:cs="Times New Roman"/>
                <w:lang w:val="en-GB"/>
                <w:rPrChange w:id="741" w:author="Anna Gårdmark" w:date="2020-01-13T08:20:00Z">
                  <w:rPr>
                    <w:rFonts w:ascii="Times New Roman" w:cs="Times New Roman"/>
                  </w:rPr>
                </w:rPrChange>
              </w:rPr>
              <w:t xml:space="preserve">(Savage </w:t>
            </w:r>
            <w:r w:rsidRPr="00EE1CF3">
              <w:rPr>
                <w:rFonts w:ascii="Times New Roman" w:cs="Times New Roman"/>
                <w:i/>
                <w:iCs/>
                <w:lang w:val="en-GB"/>
                <w:rPrChange w:id="742" w:author="Anna Gårdmark" w:date="2020-01-13T08:20:00Z">
                  <w:rPr>
                    <w:rFonts w:ascii="Times New Roman" w:cs="Times New Roman"/>
                    <w:i/>
                    <w:iCs/>
                  </w:rPr>
                </w:rPrChange>
              </w:rPr>
              <w:t>et al.</w:t>
            </w:r>
            <w:r w:rsidRPr="00EE1CF3">
              <w:rPr>
                <w:rFonts w:ascii="Times New Roman" w:cs="Times New Roman"/>
                <w:lang w:val="en-GB"/>
                <w:rPrChange w:id="743" w:author="Anna Gårdmark" w:date="2020-01-13T08:20:00Z">
                  <w:rPr>
                    <w:rFonts w:ascii="Times New Roman" w:cs="Times New Roman"/>
                  </w:rPr>
                </w:rPrChange>
              </w:rPr>
              <w:t xml:space="preserve"> 2004)</w:t>
            </w:r>
            <w:r w:rsidRPr="00ED493C">
              <w:rPr>
                <w:rFonts w:cstheme="minorHAnsi"/>
                <w:iCs/>
              </w:rPr>
              <w:fldChar w:fldCharType="end"/>
            </w:r>
          </w:p>
        </w:tc>
      </w:tr>
    </w:tbl>
    <w:p w14:paraId="2A7DB2F2" w14:textId="5395A7AB" w:rsidR="00ED3013" w:rsidRDefault="00ED3013" w:rsidP="00182BA9">
      <w:pPr>
        <w:spacing w:line="480" w:lineRule="auto"/>
        <w:contextualSpacing/>
        <w:jc w:val="both"/>
        <w:rPr>
          <w:color w:val="FF0000"/>
          <w:lang w:val="en-US"/>
        </w:rPr>
      </w:pPr>
    </w:p>
    <w:p w14:paraId="2F4E203E" w14:textId="382A754A" w:rsidR="00316E51" w:rsidRDefault="00316E51" w:rsidP="00182BA9">
      <w:pPr>
        <w:spacing w:line="480" w:lineRule="auto"/>
        <w:contextualSpacing/>
        <w:jc w:val="both"/>
        <w:rPr>
          <w:color w:val="FF0000"/>
          <w:lang w:val="en-US"/>
        </w:rPr>
      </w:pPr>
    </w:p>
    <w:p w14:paraId="4FE25DA4" w14:textId="17330E5A" w:rsidR="00316E51" w:rsidRDefault="00316E51" w:rsidP="00182BA9">
      <w:pPr>
        <w:spacing w:line="480" w:lineRule="auto"/>
        <w:contextualSpacing/>
        <w:jc w:val="both"/>
        <w:rPr>
          <w:color w:val="FF0000"/>
          <w:lang w:val="en-US"/>
        </w:rPr>
      </w:pPr>
    </w:p>
    <w:p w14:paraId="56060A8B" w14:textId="6A010761" w:rsidR="009B62C3" w:rsidRDefault="005012F6" w:rsidP="005012F6">
      <w:pPr>
        <w:spacing w:line="480" w:lineRule="auto"/>
        <w:contextualSpacing/>
        <w:jc w:val="center"/>
        <w:rPr>
          <w:color w:val="FF0000"/>
          <w:lang w:val="en-US"/>
        </w:rPr>
      </w:pPr>
      <w:r>
        <w:rPr>
          <w:noProof/>
          <w:color w:val="FF0000"/>
          <w:lang w:eastAsia="sv-SE"/>
        </w:rPr>
        <w:drawing>
          <wp:inline distT="0" distB="0" distL="0" distR="0" wp14:anchorId="4484F353" wp14:editId="57649A6D">
            <wp:extent cx="4859867" cy="4859867"/>
            <wp:effectExtent l="0" t="0" r="444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3346A6C9" w14:textId="5C63B7C2" w:rsidR="00ED3013" w:rsidRPr="00D87A60" w:rsidRDefault="00ED3013" w:rsidP="00182BA9">
      <w:pPr>
        <w:pStyle w:val="Beskrivning"/>
        <w:spacing w:line="480" w:lineRule="auto"/>
        <w:contextualSpacing/>
        <w:jc w:val="both"/>
        <w:rPr>
          <w:rFonts w:ascii="Times" w:hAnsi="Times" w:cs="Times New Roman"/>
          <w:color w:val="auto"/>
          <w:sz w:val="22"/>
          <w:szCs w:val="22"/>
          <w:lang w:val="en-US"/>
        </w:rPr>
      </w:pPr>
      <w:commentRangeStart w:id="744"/>
      <w:commentRangeStart w:id="745"/>
      <w:r w:rsidRPr="00D87A60">
        <w:rPr>
          <w:rFonts w:ascii="Times" w:hAnsi="Times" w:cs="Times New Roman"/>
          <w:color w:val="auto"/>
          <w:sz w:val="22"/>
          <w:szCs w:val="22"/>
          <w:lang w:val="en-US"/>
        </w:rPr>
        <w:t>Fi</w:t>
      </w:r>
      <w:commentRangeEnd w:id="745"/>
      <w:r w:rsidR="001C7F80">
        <w:rPr>
          <w:rStyle w:val="Kommentarsreferens"/>
          <w:i w:val="0"/>
          <w:iCs w:val="0"/>
          <w:color w:val="auto"/>
        </w:rPr>
        <w:commentReference w:id="745"/>
      </w:r>
      <w:r w:rsidRPr="00D87A60">
        <w:rPr>
          <w:rFonts w:ascii="Times" w:hAnsi="Times" w:cs="Times New Roman"/>
          <w:color w:val="auto"/>
          <w:sz w:val="22"/>
          <w:szCs w:val="22"/>
          <w:lang w:val="en-US"/>
        </w:rPr>
        <w:t>gure 1</w:t>
      </w:r>
      <w:r w:rsidRPr="00EE1CF3">
        <w:rPr>
          <w:rFonts w:ascii="Times" w:hAnsi="Times" w:cs="Times New Roman"/>
          <w:color w:val="auto"/>
          <w:sz w:val="22"/>
          <w:szCs w:val="22"/>
          <w:lang w:val="en-GB"/>
          <w:rPrChange w:id="746" w:author="Anna Gårdmark" w:date="2020-01-13T08:19:00Z">
            <w:rPr>
              <w:rFonts w:ascii="Times" w:hAnsi="Times" w:cs="Times New Roman"/>
              <w:color w:val="auto"/>
              <w:sz w:val="22"/>
              <w:szCs w:val="22"/>
            </w:rPr>
          </w:rPrChange>
        </w:rPr>
        <w:t>.</w:t>
      </w:r>
      <w:commentRangeEnd w:id="744"/>
      <w:r w:rsidR="00117194">
        <w:rPr>
          <w:rStyle w:val="Kommentarsreferens"/>
          <w:i w:val="0"/>
          <w:iCs w:val="0"/>
          <w:color w:val="auto"/>
        </w:rPr>
        <w:commentReference w:id="744"/>
      </w:r>
      <w:r w:rsidRPr="00D87A60">
        <w:rPr>
          <w:rFonts w:ascii="Times" w:hAnsi="Times" w:cs="Times New Roman"/>
          <w:color w:val="auto"/>
          <w:sz w:val="22"/>
          <w:szCs w:val="22"/>
          <w:lang w:val="en-US"/>
        </w:rPr>
        <w:t xml:space="preserve"> Time series of (A) </w:t>
      </w:r>
      <w:del w:id="747" w:author="Asta Audzijonyte" w:date="2020-01-10T15:59:00Z">
        <w:r w:rsidRPr="00D87A60" w:rsidDel="00072949">
          <w:rPr>
            <w:rFonts w:ascii="Times" w:hAnsi="Times" w:cs="Times New Roman"/>
            <w:color w:val="auto"/>
            <w:sz w:val="22"/>
            <w:szCs w:val="22"/>
            <w:lang w:val="en-US"/>
          </w:rPr>
          <w:delText xml:space="preserve">effort </w:delText>
        </w:r>
      </w:del>
      <w:ins w:id="748" w:author="Asta Audzijonyte" w:date="2020-01-10T15:59:00Z">
        <w:r w:rsidR="00072949">
          <w:rPr>
            <w:rFonts w:ascii="Times" w:hAnsi="Times" w:cs="Times New Roman"/>
            <w:color w:val="auto"/>
            <w:sz w:val="22"/>
            <w:szCs w:val="22"/>
            <w:lang w:val="en-US"/>
          </w:rPr>
          <w:t>fishing mortality</w:t>
        </w:r>
        <w:r w:rsidR="00072949" w:rsidRPr="00D87A60">
          <w:rPr>
            <w:rFonts w:ascii="Times" w:hAnsi="Times" w:cs="Times New Roman"/>
            <w:color w:val="auto"/>
            <w:sz w:val="22"/>
            <w:szCs w:val="22"/>
            <w:lang w:val="en-US"/>
          </w:rPr>
          <w:t xml:space="preserve"> </w:t>
        </w:r>
      </w:ins>
      <w:r w:rsidRPr="00D87A60">
        <w:rPr>
          <w:rFonts w:ascii="Times" w:hAnsi="Times" w:cs="Times New Roman"/>
          <w:color w:val="auto"/>
          <w:sz w:val="22"/>
          <w:szCs w:val="22"/>
          <w:lang w:val="en-US"/>
        </w:rPr>
        <w:t>by species</w:t>
      </w:r>
      <w:ins w:id="749" w:author="Asta Audzijonyte" w:date="2020-01-10T15:59:00Z">
        <w:r w:rsidR="00072949">
          <w:rPr>
            <w:rFonts w:ascii="Times" w:hAnsi="Times" w:cs="Times New Roman"/>
            <w:color w:val="auto"/>
            <w:sz w:val="22"/>
            <w:szCs w:val="22"/>
            <w:lang w:val="en-US"/>
          </w:rPr>
          <w:t xml:space="preserve"> </w:t>
        </w:r>
      </w:ins>
      <w:del w:id="750" w:author="Asta Audzijonyte" w:date="2020-01-10T16:00:00Z">
        <w:r w:rsidRPr="00D87A60" w:rsidDel="00072949">
          <w:rPr>
            <w:rFonts w:ascii="Times" w:hAnsi="Times" w:cs="Times New Roman"/>
            <w:color w:val="auto"/>
            <w:sz w:val="22"/>
            <w:szCs w:val="22"/>
            <w:lang w:val="en-US"/>
          </w:rPr>
          <w:delText xml:space="preserve"> </w:delText>
        </w:r>
      </w:del>
      <w:r w:rsidRPr="00D87A60">
        <w:rPr>
          <w:rFonts w:ascii="Times" w:hAnsi="Times" w:cs="Times New Roman"/>
          <w:color w:val="auto"/>
          <w:sz w:val="22"/>
          <w:szCs w:val="22"/>
          <w:lang w:val="en-US"/>
        </w:rPr>
        <w:t xml:space="preserve">and (B) temperature </w:t>
      </w:r>
      <w:ins w:id="751" w:author="Asta Audzijonyte" w:date="2020-01-10T16:00:00Z">
        <w:r w:rsidR="00072949">
          <w:rPr>
            <w:rFonts w:ascii="Times" w:hAnsi="Times" w:cs="Times New Roman"/>
            <w:color w:val="auto"/>
            <w:sz w:val="22"/>
            <w:szCs w:val="22"/>
            <w:lang w:val="en-US"/>
          </w:rPr>
          <w:t>used in the simulations</w:t>
        </w:r>
        <w:proofErr w:type="gramStart"/>
        <w:r w:rsidR="00072949">
          <w:rPr>
            <w:rFonts w:ascii="Times" w:hAnsi="Times" w:cs="Times New Roman"/>
            <w:color w:val="auto"/>
            <w:sz w:val="22"/>
            <w:szCs w:val="22"/>
            <w:lang w:val="en-US"/>
          </w:rPr>
          <w:t>?.</w:t>
        </w:r>
        <w:proofErr w:type="gramEnd"/>
        <w:r w:rsidR="00072949">
          <w:rPr>
            <w:rFonts w:ascii="Times" w:hAnsi="Times" w:cs="Times New Roman"/>
            <w:color w:val="auto"/>
            <w:sz w:val="22"/>
            <w:szCs w:val="22"/>
            <w:lang w:val="en-US"/>
          </w:rPr>
          <w:t xml:space="preserve"> Temperature values </w:t>
        </w:r>
        <w:proofErr w:type="gramStart"/>
        <w:r w:rsidR="00072949">
          <w:rPr>
            <w:rFonts w:ascii="Times" w:hAnsi="Times" w:cs="Times New Roman"/>
            <w:color w:val="auto"/>
            <w:sz w:val="22"/>
            <w:szCs w:val="22"/>
            <w:lang w:val="en-US"/>
          </w:rPr>
          <w:t>are taken</w:t>
        </w:r>
        <w:proofErr w:type="gramEnd"/>
        <w:r w:rsidR="00072949">
          <w:rPr>
            <w:rFonts w:ascii="Times" w:hAnsi="Times" w:cs="Times New Roman"/>
            <w:color w:val="auto"/>
            <w:sz w:val="22"/>
            <w:szCs w:val="22"/>
            <w:lang w:val="en-US"/>
          </w:rPr>
          <w:t xml:space="preserve"> </w:t>
        </w:r>
      </w:ins>
      <w:r w:rsidRPr="00D87A60">
        <w:rPr>
          <w:rFonts w:ascii="Times" w:hAnsi="Times" w:cs="Times New Roman"/>
          <w:color w:val="auto"/>
          <w:sz w:val="22"/>
          <w:szCs w:val="22"/>
          <w:lang w:val="en-US"/>
        </w:rPr>
        <w:t xml:space="preserve">from the regional coupled model system </w:t>
      </w:r>
      <w:commentRangeStart w:id="752"/>
      <w:r w:rsidRPr="00D87A60">
        <w:rPr>
          <w:rFonts w:ascii="Times" w:hAnsi="Times" w:cs="Times New Roman"/>
          <w:color w:val="auto"/>
          <w:sz w:val="22"/>
          <w:szCs w:val="22"/>
          <w:lang w:val="en-US"/>
        </w:rPr>
        <w:t>RCA4-NEMO</w:t>
      </w:r>
      <w:commentRangeEnd w:id="752"/>
      <w:r w:rsidRPr="00D87A60">
        <w:rPr>
          <w:rStyle w:val="Kommentarsreferens"/>
          <w:rFonts w:ascii="Times" w:hAnsi="Times" w:cs="Times New Roman"/>
          <w:i w:val="0"/>
          <w:iCs w:val="0"/>
          <w:color w:val="auto"/>
          <w:sz w:val="22"/>
          <w:szCs w:val="22"/>
        </w:rPr>
        <w:commentReference w:id="752"/>
      </w:r>
      <w:r w:rsidRPr="00D87A60">
        <w:rPr>
          <w:rFonts w:ascii="Times" w:hAnsi="Times" w:cs="Times New Roman"/>
          <w:color w:val="auto"/>
          <w:sz w:val="22"/>
          <w:szCs w:val="22"/>
          <w:lang w:val="en-US"/>
        </w:rPr>
        <w:t xml:space="preserve"> using the RCP 8.5 scenario. </w:t>
      </w:r>
      <w:del w:id="753" w:author="Asta Audzijonyte" w:date="2020-01-10T16:00:00Z">
        <w:r w:rsidRPr="00D87A60" w:rsidDel="00072949">
          <w:rPr>
            <w:rFonts w:ascii="Times" w:hAnsi="Times" w:cs="Times New Roman"/>
            <w:color w:val="auto"/>
            <w:sz w:val="22"/>
            <w:szCs w:val="22"/>
            <w:lang w:val="en-US"/>
          </w:rPr>
          <w:delText xml:space="preserve">In panel </w:delText>
        </w:r>
      </w:del>
      <w:ins w:id="754" w:author="Asta Audzijonyte" w:date="2020-01-10T16:00:00Z">
        <w:r w:rsidR="00072949">
          <w:rPr>
            <w:rFonts w:ascii="Times" w:hAnsi="Times" w:cs="Times New Roman"/>
            <w:color w:val="auto"/>
            <w:sz w:val="22"/>
            <w:szCs w:val="22"/>
            <w:lang w:val="en-US"/>
          </w:rPr>
          <w:t>For fishing mortality (</w:t>
        </w:r>
      </w:ins>
      <w:proofErr w:type="gramStart"/>
      <w:r w:rsidRPr="00D87A60">
        <w:rPr>
          <w:rFonts w:ascii="Times" w:hAnsi="Times" w:cs="Times New Roman"/>
          <w:color w:val="auto"/>
          <w:sz w:val="22"/>
          <w:szCs w:val="22"/>
          <w:lang w:val="en-US"/>
        </w:rPr>
        <w:t>A</w:t>
      </w:r>
      <w:ins w:id="755" w:author="Asta Audzijonyte" w:date="2020-01-10T16:00:00Z">
        <w:r w:rsidR="00072949">
          <w:rPr>
            <w:rFonts w:ascii="Times" w:hAnsi="Times" w:cs="Times New Roman"/>
            <w:color w:val="auto"/>
            <w:sz w:val="22"/>
            <w:szCs w:val="22"/>
            <w:lang w:val="en-US"/>
          </w:rPr>
          <w:t>)</w:t>
        </w:r>
      </w:ins>
      <w:proofErr w:type="gramEnd"/>
      <w:del w:id="756" w:author="Asta Audzijonyte" w:date="2020-01-10T16:00:00Z">
        <w:r w:rsidRPr="00D87A60" w:rsidDel="00072949">
          <w:rPr>
            <w:rFonts w:ascii="Times" w:hAnsi="Times" w:cs="Times New Roman"/>
            <w:color w:val="auto"/>
            <w:sz w:val="22"/>
            <w:szCs w:val="22"/>
            <w:lang w:val="en-US"/>
          </w:rPr>
          <w:delText>,</w:delText>
        </w:r>
      </w:del>
      <w:r w:rsidRPr="00D87A60">
        <w:rPr>
          <w:rFonts w:ascii="Times" w:hAnsi="Times" w:cs="Times New Roman"/>
          <w:color w:val="auto"/>
          <w:sz w:val="22"/>
          <w:szCs w:val="22"/>
          <w:lang w:val="en-US"/>
        </w:rPr>
        <w:t xml:space="preserve"> the light grey area corresponds to years </w:t>
      </w:r>
      <w:del w:id="757" w:author="Asta Audzijonyte" w:date="2020-01-10T16:00:00Z">
        <w:r w:rsidRPr="00D87A60" w:rsidDel="00072949">
          <w:rPr>
            <w:rFonts w:ascii="Times" w:hAnsi="Times" w:cs="Times New Roman"/>
            <w:color w:val="auto"/>
            <w:sz w:val="22"/>
            <w:szCs w:val="22"/>
            <w:lang w:val="en-US"/>
          </w:rPr>
          <w:delText xml:space="preserve">with </w:delText>
        </w:r>
        <m:oMath>
          <m:r>
            <w:rPr>
              <w:rFonts w:ascii="Cambria Math" w:hAnsi="Cambria Math" w:cs="Times New Roman"/>
              <w:color w:val="auto"/>
              <w:sz w:val="22"/>
              <w:szCs w:val="22"/>
              <w:lang w:val="en-US"/>
            </w:rPr>
            <m:t>F</m:t>
          </m:r>
        </m:oMath>
      </w:del>
      <w:ins w:id="758" w:author="Asta Audzijonyte" w:date="2020-01-10T16:00:00Z">
        <w:r w:rsidR="00072949">
          <w:rPr>
            <w:rFonts w:ascii="Times" w:hAnsi="Times" w:cs="Times New Roman"/>
            <w:color w:val="auto"/>
            <w:sz w:val="22"/>
            <w:szCs w:val="22"/>
            <w:lang w:val="en-US"/>
          </w:rPr>
          <w:t>where mortality value</w:t>
        </w:r>
      </w:ins>
      <w:ins w:id="759" w:author="Asta Audzijonyte" w:date="2020-01-10T16:01:00Z">
        <w:r w:rsidR="00072949">
          <w:rPr>
            <w:rFonts w:ascii="Times" w:hAnsi="Times" w:cs="Times New Roman"/>
            <w:color w:val="auto"/>
            <w:sz w:val="22"/>
            <w:szCs w:val="22"/>
            <w:lang w:val="en-US"/>
          </w:rPr>
          <w:t>s are estimated</w:t>
        </w:r>
      </w:ins>
      <w:r w:rsidRPr="00D87A60">
        <w:rPr>
          <w:rFonts w:ascii="Times" w:hAnsi="Times" w:cs="Times New Roman"/>
          <w:color w:val="auto"/>
          <w:sz w:val="22"/>
          <w:szCs w:val="22"/>
          <w:lang w:val="en-US"/>
        </w:rPr>
        <w:t xml:space="preserve"> from stock assessment</w:t>
      </w:r>
      <w:ins w:id="760" w:author="Asta Audzijonyte" w:date="2020-01-10T16:01:00Z">
        <w:r w:rsidR="00072949">
          <w:rPr>
            <w:rFonts w:ascii="Times" w:hAnsi="Times" w:cs="Times New Roman"/>
            <w:color w:val="auto"/>
            <w:sz w:val="22"/>
            <w:szCs w:val="22"/>
            <w:lang w:val="en-US"/>
          </w:rPr>
          <w:t>s</w:t>
        </w:r>
      </w:ins>
      <w:r w:rsidRPr="00D87A60">
        <w:rPr>
          <w:rFonts w:ascii="Times" w:hAnsi="Times" w:cs="Times New Roman"/>
          <w:color w:val="auto"/>
          <w:sz w:val="22"/>
          <w:szCs w:val="22"/>
          <w:lang w:val="en-US"/>
        </w:rPr>
        <w:t xml:space="preserve">. The dark grey area is the </w:t>
      </w:r>
      <w:ins w:id="761" w:author="Asta Audzijonyte" w:date="2020-01-10T16:01:00Z">
        <w:r w:rsidR="00072949">
          <w:rPr>
            <w:rFonts w:ascii="Times" w:hAnsi="Times" w:cs="Times New Roman"/>
            <w:color w:val="auto"/>
            <w:sz w:val="22"/>
            <w:szCs w:val="22"/>
            <w:lang w:val="en-US"/>
          </w:rPr>
          <w:t xml:space="preserve">model </w:t>
        </w:r>
      </w:ins>
      <w:r w:rsidRPr="00D87A60">
        <w:rPr>
          <w:rFonts w:ascii="Times" w:hAnsi="Times" w:cs="Times New Roman"/>
          <w:color w:val="auto"/>
          <w:sz w:val="22"/>
          <w:szCs w:val="22"/>
          <w:lang w:val="en-US"/>
        </w:rPr>
        <w:t xml:space="preserve">calibration </w:t>
      </w:r>
      <w:proofErr w:type="gramStart"/>
      <w:r w:rsidRPr="00D87A60">
        <w:rPr>
          <w:rFonts w:ascii="Times" w:hAnsi="Times" w:cs="Times New Roman"/>
          <w:color w:val="auto"/>
          <w:sz w:val="22"/>
          <w:szCs w:val="22"/>
          <w:lang w:val="en-US"/>
        </w:rPr>
        <w:t>time period</w:t>
      </w:r>
      <w:proofErr w:type="gramEnd"/>
      <w:r w:rsidRPr="00D87A60">
        <w:rPr>
          <w:rFonts w:ascii="Times" w:hAnsi="Times" w:cs="Times New Roman"/>
          <w:color w:val="auto"/>
          <w:sz w:val="22"/>
          <w:szCs w:val="22"/>
          <w:lang w:val="en-US"/>
        </w:rPr>
        <w:t xml:space="preserve">. </w:t>
      </w:r>
      <w:r w:rsidR="001062DF" w:rsidRPr="00D87A60">
        <w:rPr>
          <w:rFonts w:ascii="Times" w:hAnsi="Times" w:cs="Times New Roman"/>
          <w:color w:val="auto"/>
          <w:sz w:val="22"/>
          <w:szCs w:val="22"/>
          <w:lang w:val="en-US"/>
        </w:rPr>
        <w:t>We treat</w:t>
      </w:r>
      <w:ins w:id="762" w:author="Asta Audzijonyte" w:date="2020-01-10T16:01:00Z">
        <w:r w:rsidR="00072949">
          <w:rPr>
            <w:rFonts w:ascii="Times" w:hAnsi="Times" w:cs="Times New Roman"/>
            <w:color w:val="auto"/>
            <w:sz w:val="22"/>
            <w:szCs w:val="22"/>
            <w:lang w:val="en-US"/>
          </w:rPr>
          <w:t>ed</w:t>
        </w:r>
      </w:ins>
      <w:r w:rsidR="001062DF" w:rsidRPr="00D87A60">
        <w:rPr>
          <w:rFonts w:ascii="Times" w:hAnsi="Times" w:cs="Times New Roman"/>
          <w:color w:val="auto"/>
          <w:sz w:val="22"/>
          <w:szCs w:val="22"/>
          <w:lang w:val="en-US"/>
        </w:rPr>
        <w:t xml:space="preserve"> the </w:t>
      </w:r>
      <w:r w:rsidR="003F071C" w:rsidRPr="00D87A60">
        <w:rPr>
          <w:rFonts w:ascii="Times" w:hAnsi="Times" w:cs="Times New Roman"/>
          <w:color w:val="auto"/>
          <w:sz w:val="22"/>
          <w:szCs w:val="22"/>
          <w:lang w:val="en-US"/>
        </w:rPr>
        <w:t xml:space="preserve">60 </w:t>
      </w:r>
      <w:r w:rsidR="001062DF" w:rsidRPr="00D87A60">
        <w:rPr>
          <w:rFonts w:ascii="Times" w:hAnsi="Times" w:cs="Times New Roman"/>
          <w:color w:val="auto"/>
          <w:sz w:val="22"/>
          <w:szCs w:val="22"/>
          <w:lang w:val="en-US"/>
        </w:rPr>
        <w:t xml:space="preserve">years prior to </w:t>
      </w:r>
      <w:r w:rsidR="00714622" w:rsidRPr="00D87A60">
        <w:rPr>
          <w:rFonts w:ascii="Times" w:hAnsi="Times" w:cs="Times New Roman"/>
          <w:color w:val="auto"/>
          <w:sz w:val="22"/>
          <w:szCs w:val="22"/>
          <w:lang w:val="en-US"/>
        </w:rPr>
        <w:t xml:space="preserve">the start of the F-time series </w:t>
      </w:r>
      <w:r w:rsidR="001062DF" w:rsidRPr="00D87A60">
        <w:rPr>
          <w:rFonts w:ascii="Times" w:hAnsi="Times" w:cs="Times New Roman"/>
          <w:color w:val="auto"/>
          <w:sz w:val="22"/>
          <w:szCs w:val="22"/>
          <w:lang w:val="en-US"/>
        </w:rPr>
        <w:t>as burn-in and ke</w:t>
      </w:r>
      <w:ins w:id="763" w:author="Asta Audzijonyte" w:date="2020-01-10T16:01:00Z">
        <w:r w:rsidR="00072949">
          <w:rPr>
            <w:rFonts w:ascii="Times" w:hAnsi="Times" w:cs="Times New Roman"/>
            <w:color w:val="auto"/>
            <w:sz w:val="22"/>
            <w:szCs w:val="22"/>
            <w:lang w:val="en-US"/>
          </w:rPr>
          <w:t>pt</w:t>
        </w:r>
      </w:ins>
      <w:del w:id="764" w:author="Asta Audzijonyte" w:date="2020-01-10T16:01:00Z">
        <w:r w:rsidR="001062DF" w:rsidRPr="00D87A60" w:rsidDel="00072949">
          <w:rPr>
            <w:rFonts w:ascii="Times" w:hAnsi="Times" w:cs="Times New Roman"/>
            <w:color w:val="auto"/>
            <w:sz w:val="22"/>
            <w:szCs w:val="22"/>
            <w:lang w:val="en-US"/>
          </w:rPr>
          <w:delText>ep</w:delText>
        </w:r>
      </w:del>
      <w:r w:rsidR="001062DF" w:rsidRPr="00D87A60">
        <w:rPr>
          <w:rFonts w:ascii="Times" w:hAnsi="Times" w:cs="Times New Roman"/>
          <w:color w:val="auto"/>
          <w:sz w:val="22"/>
          <w:szCs w:val="22"/>
          <w:lang w:val="en-US"/>
        </w:rPr>
        <w:t xml:space="preserve"> the </w:t>
      </w:r>
      <m:oMath>
        <m:r>
          <w:rPr>
            <w:rFonts w:ascii="Cambria Math" w:hAnsi="Cambria Math" w:cs="Times New Roman"/>
            <w:color w:val="auto"/>
            <w:sz w:val="22"/>
            <w:szCs w:val="22"/>
            <w:lang w:val="en-US"/>
          </w:rPr>
          <m:t>F</m:t>
        </m:r>
      </m:oMath>
      <w:r w:rsidR="001062DF" w:rsidRPr="00D87A60">
        <w:rPr>
          <w:rFonts w:ascii="Times" w:hAnsi="Times" w:cs="Times New Roman"/>
          <w:color w:val="auto"/>
          <w:sz w:val="22"/>
          <w:szCs w:val="22"/>
          <w:lang w:val="en-US"/>
        </w:rPr>
        <w:t xml:space="preserve"> constant and equal to the first </w:t>
      </w:r>
      <m:oMath>
        <m:r>
          <w:rPr>
            <w:rFonts w:ascii="Cambria Math" w:hAnsi="Cambria Math" w:cs="Times New Roman"/>
            <w:color w:val="auto"/>
            <w:sz w:val="22"/>
            <w:szCs w:val="22"/>
            <w:lang w:val="en-US"/>
          </w:rPr>
          <m:t>F</m:t>
        </m:r>
      </m:oMath>
      <w:r w:rsidR="001062DF" w:rsidRPr="00D87A60">
        <w:rPr>
          <w:rFonts w:ascii="Times" w:hAnsi="Times" w:cs="Times New Roman"/>
          <w:color w:val="auto"/>
          <w:sz w:val="22"/>
          <w:szCs w:val="22"/>
          <w:lang w:val="en-US"/>
        </w:rPr>
        <w:t xml:space="preserve"> time series</w:t>
      </w:r>
      <w:r w:rsidR="00A1057B" w:rsidRPr="00D87A60">
        <w:rPr>
          <w:rFonts w:ascii="Times" w:hAnsi="Times" w:cs="Times New Roman"/>
          <w:color w:val="auto"/>
          <w:sz w:val="22"/>
          <w:szCs w:val="22"/>
          <w:lang w:val="en-US"/>
        </w:rPr>
        <w:t xml:space="preserve"> (in year 1974).</w:t>
      </w:r>
      <w:r w:rsidR="001062DF" w:rsidRPr="00D87A60">
        <w:rPr>
          <w:rFonts w:ascii="Times" w:hAnsi="Times" w:cs="Times New Roman"/>
          <w:color w:val="auto"/>
          <w:sz w:val="22"/>
          <w:szCs w:val="22"/>
          <w:lang w:val="en-US"/>
        </w:rPr>
        <w:t xml:space="preserve"> </w:t>
      </w:r>
      <w:commentRangeStart w:id="765"/>
      <w:commentRangeStart w:id="766"/>
      <w:commentRangeStart w:id="767"/>
      <w:r w:rsidRPr="00D87A60">
        <w:rPr>
          <w:rFonts w:ascii="Times" w:hAnsi="Times" w:cs="Times New Roman"/>
          <w:color w:val="auto"/>
          <w:sz w:val="22"/>
          <w:szCs w:val="22"/>
          <w:lang w:val="en-US"/>
        </w:rPr>
        <w:t>The future projections correspond to</w:t>
      </w:r>
      <w:r w:rsidRPr="00EE1CF3">
        <w:rPr>
          <w:rFonts w:ascii="Times" w:hAnsi="Times" w:cs="Times New Roman"/>
          <w:color w:val="auto"/>
          <w:sz w:val="22"/>
          <w:szCs w:val="22"/>
          <w:lang w:val="en-GB"/>
          <w:rPrChange w:id="768" w:author="Anna Gårdmark" w:date="2020-01-13T08:20:00Z">
            <w:rPr>
              <w:rFonts w:ascii="Times" w:hAnsi="Times" w:cs="Times New Roman"/>
              <w:color w:val="auto"/>
              <w:sz w:val="22"/>
              <w:szCs w:val="22"/>
            </w:rPr>
          </w:rPrChange>
        </w:rPr>
        <w:t xml:space="preserve"> the </w:t>
      </w:r>
      <w:r w:rsidR="00AE34B3" w:rsidRPr="00D87A60">
        <w:rPr>
          <w:rFonts w:ascii="Times" w:hAnsi="Times" w:cs="Times New Roman"/>
          <w:color w:val="auto"/>
          <w:sz w:val="22"/>
          <w:szCs w:val="22"/>
          <w:lang w:val="en-US"/>
        </w:rPr>
        <w:t>mean</w:t>
      </w:r>
      <w:r w:rsidR="00367170" w:rsidRPr="00D87A60">
        <w:rPr>
          <w:rFonts w:ascii="Times" w:hAnsi="Times" w:cs="Times New Roman"/>
          <w:color w:val="auto"/>
          <w:sz w:val="22"/>
          <w:szCs w:val="22"/>
          <w:lang w:val="en-US"/>
        </w:rPr>
        <w:t xml:space="preserve"> FMSY</w:t>
      </w:r>
      <w:r w:rsidRPr="00D87A60">
        <w:rPr>
          <w:rFonts w:ascii="Times" w:hAnsi="Times" w:cs="Times New Roman"/>
          <w:color w:val="auto"/>
          <w:sz w:val="22"/>
          <w:szCs w:val="22"/>
          <w:lang w:val="en-US"/>
        </w:rPr>
        <w:t xml:space="preserve"> f</w:t>
      </w:r>
      <w:r w:rsidR="00367170" w:rsidRPr="00D87A60">
        <w:rPr>
          <w:rFonts w:ascii="Times" w:hAnsi="Times" w:cs="Times New Roman"/>
          <w:color w:val="auto"/>
          <w:sz w:val="22"/>
          <w:szCs w:val="22"/>
          <w:lang w:val="en-US"/>
        </w:rPr>
        <w:t>rom</w:t>
      </w:r>
      <w:r w:rsidRPr="00D87A60">
        <w:rPr>
          <w:rFonts w:ascii="Times" w:hAnsi="Times" w:cs="Times New Roman"/>
          <w:color w:val="auto"/>
          <w:sz w:val="22"/>
          <w:szCs w:val="22"/>
          <w:lang w:val="en-US"/>
        </w:rPr>
        <w:t xml:space="preserve"> the multispecies stock assessments’ estimates </w:t>
      </w:r>
      <w:r w:rsidR="0004009E" w:rsidRPr="00D87A60">
        <w:rPr>
          <w:rFonts w:ascii="Times" w:hAnsi="Times" w:cs="Times New Roman"/>
          <w:color w:val="auto"/>
          <w:sz w:val="22"/>
          <w:szCs w:val="22"/>
          <w:lang w:val="en-US"/>
        </w:rPr>
        <w:t>and the size-spectrum model</w:t>
      </w:r>
      <w:commentRangeEnd w:id="765"/>
      <w:r w:rsidR="00474B82" w:rsidRPr="00D87A60">
        <w:rPr>
          <w:rFonts w:ascii="Times" w:hAnsi="Times" w:cs="Times New Roman"/>
          <w:color w:val="auto"/>
          <w:sz w:val="22"/>
          <w:szCs w:val="22"/>
          <w:lang w:val="en-US"/>
        </w:rPr>
        <w:t xml:space="preserve"> (estimated by keeping each species at their </w:t>
      </w:r>
      <w:r w:rsidR="00364A9D" w:rsidRPr="00D87A60">
        <w:rPr>
          <w:rFonts w:ascii="Times" w:hAnsi="Times" w:cs="Times New Roman"/>
          <w:color w:val="auto"/>
          <w:sz w:val="22"/>
          <w:szCs w:val="22"/>
          <w:lang w:val="en-US"/>
        </w:rPr>
        <w:t>mean assessment FMSY)</w:t>
      </w:r>
      <w:r w:rsidR="00372CC3" w:rsidRPr="00D87A60">
        <w:rPr>
          <w:rStyle w:val="Kommentarsreferens"/>
          <w:rFonts w:ascii="Times" w:hAnsi="Times"/>
          <w:i w:val="0"/>
          <w:iCs w:val="0"/>
          <w:color w:val="auto"/>
          <w:sz w:val="22"/>
          <w:szCs w:val="22"/>
        </w:rPr>
        <w:commentReference w:id="765"/>
      </w:r>
      <w:commentRangeEnd w:id="766"/>
      <w:r w:rsidR="0022728D" w:rsidRPr="00D87A60">
        <w:rPr>
          <w:rStyle w:val="Kommentarsreferens"/>
          <w:rFonts w:ascii="Times" w:hAnsi="Times"/>
          <w:i w:val="0"/>
          <w:iCs w:val="0"/>
          <w:color w:val="auto"/>
          <w:sz w:val="22"/>
          <w:szCs w:val="22"/>
        </w:rPr>
        <w:commentReference w:id="766"/>
      </w:r>
      <w:commentRangeEnd w:id="767"/>
      <w:r w:rsidR="00D01345" w:rsidRPr="00D87A60">
        <w:rPr>
          <w:rStyle w:val="Kommentarsreferens"/>
          <w:rFonts w:ascii="Times" w:hAnsi="Times"/>
          <w:i w:val="0"/>
          <w:iCs w:val="0"/>
          <w:color w:val="auto"/>
          <w:sz w:val="22"/>
          <w:szCs w:val="22"/>
        </w:rPr>
        <w:commentReference w:id="767"/>
      </w:r>
      <w:r w:rsidR="00D01345" w:rsidRPr="00D87A60">
        <w:rPr>
          <w:rFonts w:ascii="Times" w:hAnsi="Times" w:cs="Times New Roman"/>
          <w:color w:val="auto"/>
          <w:sz w:val="22"/>
          <w:szCs w:val="22"/>
          <w:lang w:val="en-US"/>
        </w:rPr>
        <w:t xml:space="preserve">. </w:t>
      </w:r>
      <w:r w:rsidRPr="00D87A60">
        <w:rPr>
          <w:rFonts w:ascii="Times" w:hAnsi="Times" w:cs="Times New Roman"/>
          <w:color w:val="auto"/>
          <w:sz w:val="22"/>
          <w:szCs w:val="22"/>
          <w:lang w:val="en-US"/>
        </w:rPr>
        <w:t xml:space="preserve">In panel B, temperature </w:t>
      </w:r>
      <w:proofErr w:type="gramStart"/>
      <w:r w:rsidRPr="00D87A60">
        <w:rPr>
          <w:rFonts w:ascii="Times" w:hAnsi="Times" w:cs="Times New Roman"/>
          <w:color w:val="auto"/>
          <w:sz w:val="22"/>
          <w:szCs w:val="22"/>
          <w:lang w:val="en-US"/>
        </w:rPr>
        <w:t>is shown</w:t>
      </w:r>
      <w:proofErr w:type="gramEnd"/>
      <w:r w:rsidRPr="00D87A60">
        <w:rPr>
          <w:rFonts w:ascii="Times" w:hAnsi="Times" w:cs="Times New Roman"/>
          <w:color w:val="auto"/>
          <w:sz w:val="22"/>
          <w:szCs w:val="22"/>
          <w:lang w:val="en-US"/>
        </w:rPr>
        <w:t xml:space="preserve"> as deviations from the average in 1970-1999.</w:t>
      </w:r>
      <w:r w:rsidR="00DA1A55" w:rsidRPr="00D87A60">
        <w:rPr>
          <w:rFonts w:ascii="Times" w:hAnsi="Times" w:cs="Times New Roman"/>
          <w:color w:val="auto"/>
          <w:sz w:val="22"/>
          <w:szCs w:val="22"/>
          <w:lang w:val="en-US"/>
        </w:rPr>
        <w:t xml:space="preserve"> Note the different </w:t>
      </w:r>
      <w:r w:rsidR="000466B2" w:rsidRPr="00D87A60">
        <w:rPr>
          <w:rFonts w:ascii="Times" w:hAnsi="Times" w:cs="Times New Roman"/>
          <w:color w:val="auto"/>
          <w:sz w:val="22"/>
          <w:szCs w:val="22"/>
          <w:lang w:val="en-US"/>
        </w:rPr>
        <w:t xml:space="preserve">x-axis </w:t>
      </w:r>
      <w:r w:rsidR="00DA1A55" w:rsidRPr="00D87A60">
        <w:rPr>
          <w:rFonts w:ascii="Times"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39E4999C" w14:textId="66C38625" w:rsidR="00C33A34" w:rsidRDefault="00C33A34" w:rsidP="00182BA9">
      <w:pPr>
        <w:spacing w:line="480" w:lineRule="auto"/>
        <w:contextualSpacing/>
        <w:jc w:val="both"/>
        <w:rPr>
          <w:rFonts w:cstheme="minorHAnsi"/>
          <w:b/>
          <w:lang w:val="en-US"/>
        </w:rPr>
      </w:pPr>
    </w:p>
    <w:p w14:paraId="75FE2EB4" w14:textId="7C7D3695" w:rsidR="00BF48CB" w:rsidRDefault="00BF48CB" w:rsidP="00182BA9">
      <w:pPr>
        <w:spacing w:line="480" w:lineRule="auto"/>
        <w:contextualSpacing/>
        <w:jc w:val="both"/>
        <w:rPr>
          <w:rFonts w:cstheme="minorHAnsi"/>
          <w:b/>
          <w:lang w:val="en-US"/>
        </w:rPr>
      </w:pPr>
    </w:p>
    <w:p w14:paraId="6AA3E30B" w14:textId="77777777" w:rsidR="009924E7" w:rsidRDefault="009924E7" w:rsidP="00182BA9">
      <w:pPr>
        <w:spacing w:line="480" w:lineRule="auto"/>
        <w:contextualSpacing/>
        <w:jc w:val="both"/>
        <w:rPr>
          <w:rFonts w:cstheme="minorHAnsi"/>
          <w:b/>
          <w:lang w:val="en-US"/>
        </w:rPr>
      </w:pPr>
    </w:p>
    <w:p w14:paraId="20550FE6" w14:textId="56C91D64"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462F8849" w14:textId="77777777" w:rsidR="00C343FD" w:rsidRDefault="00F617C1" w:rsidP="00182BA9">
      <w:pPr>
        <w:spacing w:line="480" w:lineRule="auto"/>
        <w:contextualSpacing/>
        <w:jc w:val="both"/>
        <w:rPr>
          <w:ins w:id="769" w:author="Anna Gårdmark" w:date="2020-01-13T13:09:00Z"/>
          <w:rFonts w:cstheme="minorHAnsi"/>
          <w:bCs/>
          <w:lang w:val="en-US"/>
        </w:rPr>
      </w:pPr>
      <w:r>
        <w:rPr>
          <w:rFonts w:cstheme="minorHAnsi"/>
          <w:bCs/>
          <w:lang w:val="en-US"/>
        </w:rPr>
        <w:t xml:space="preserve">The inclusion of </w:t>
      </w:r>
      <w:ins w:id="770" w:author="Anna Gårdmark" w:date="2020-01-13T12:59:00Z">
        <w:r w:rsidR="001C7F80">
          <w:rPr>
            <w:rFonts w:cstheme="minorHAnsi"/>
            <w:bCs/>
            <w:lang w:val="en-US"/>
          </w:rPr>
          <w:t xml:space="preserve">temperature effects on fish </w:t>
        </w:r>
      </w:ins>
      <w:r>
        <w:rPr>
          <w:rFonts w:cstheme="minorHAnsi"/>
          <w:bCs/>
          <w:lang w:val="en-US"/>
        </w:rPr>
        <w:t xml:space="preserve">physiological </w:t>
      </w:r>
      <w:ins w:id="771" w:author="Anna Gårdmark" w:date="2020-01-13T13:00:00Z">
        <w:r w:rsidR="001C7F80">
          <w:rPr>
            <w:rFonts w:cstheme="minorHAnsi"/>
            <w:bCs/>
            <w:lang w:val="en-US"/>
          </w:rPr>
          <w:t xml:space="preserve">processes </w:t>
        </w:r>
      </w:ins>
      <w:del w:id="772" w:author="Anna Gårdmark" w:date="2020-01-13T12:59:00Z">
        <w:r w:rsidDel="001C7F80">
          <w:rPr>
            <w:rFonts w:cstheme="minorHAnsi"/>
            <w:bCs/>
            <w:lang w:val="en-US"/>
          </w:rPr>
          <w:delText>scaling</w:delText>
        </w:r>
      </w:del>
      <w:ins w:id="773" w:author="Anna Gårdmark" w:date="2020-01-13T12:59:00Z">
        <w:r w:rsidR="001C7F80">
          <w:rPr>
            <w:rFonts w:cstheme="minorHAnsi"/>
            <w:bCs/>
            <w:lang w:val="en-US"/>
          </w:rPr>
          <w:t xml:space="preserve"> (</w:t>
        </w:r>
      </w:ins>
      <w:ins w:id="774" w:author="Anna Gårdmark" w:date="2020-01-13T13:04:00Z">
        <w:r w:rsidR="00C343FD">
          <w:rPr>
            <w:rFonts w:cstheme="minorHAnsi"/>
            <w:bCs/>
            <w:lang w:val="en-US"/>
          </w:rPr>
          <w:t xml:space="preserve">“top-down”, </w:t>
        </w:r>
      </w:ins>
      <w:ins w:id="775" w:author="Anna Gårdmark" w:date="2020-01-13T12:59:00Z">
        <w:r w:rsidR="001C7F80">
          <w:rPr>
            <w:rFonts w:cstheme="minorHAnsi"/>
            <w:bCs/>
            <w:lang w:val="en-US"/>
          </w:rPr>
          <w:t>in addition to temperature-dependence of their background resources</w:t>
        </w:r>
      </w:ins>
      <w:ins w:id="776" w:author="Anna Gårdmark" w:date="2020-01-13T13:04:00Z">
        <w:r w:rsidR="00C343FD">
          <w:rPr>
            <w:rFonts w:cstheme="minorHAnsi"/>
            <w:bCs/>
            <w:lang w:val="en-US"/>
          </w:rPr>
          <w:t>, the “bottom-up”</w:t>
        </w:r>
      </w:ins>
      <w:ins w:id="777" w:author="Anna Gårdmark" w:date="2020-01-13T12:59:00Z">
        <w:r w:rsidR="001C7F80">
          <w:rPr>
            <w:rFonts w:cstheme="minorHAnsi"/>
            <w:bCs/>
            <w:lang w:val="en-US"/>
          </w:rPr>
          <w:t>)</w:t>
        </w:r>
      </w:ins>
      <w:r>
        <w:rPr>
          <w:rFonts w:cstheme="minorHAnsi"/>
          <w:bCs/>
          <w:lang w:val="en-US"/>
        </w:rPr>
        <w:t xml:space="preserve"> </w:t>
      </w:r>
      <w:r w:rsidR="002C2804">
        <w:rPr>
          <w:rFonts w:cstheme="minorHAnsi"/>
          <w:bCs/>
          <w:lang w:val="en-US"/>
        </w:rPr>
        <w:t>has a strong influence on the projected size-at-age in 205</w:t>
      </w:r>
      <w:r w:rsidR="00A16B74">
        <w:rPr>
          <w:rFonts w:cstheme="minorHAnsi"/>
          <w:bCs/>
          <w:lang w:val="en-US"/>
        </w:rPr>
        <w:t>0</w:t>
      </w:r>
      <w:r w:rsidR="002C2804">
        <w:rPr>
          <w:rFonts w:cstheme="minorHAnsi"/>
          <w:bCs/>
          <w:lang w:val="en-US"/>
        </w:rPr>
        <w:t xml:space="preserve"> under the RCP 8.5 emission scenario relative to the baseline projection (</w:t>
      </w:r>
      <w:r w:rsidR="00E60233">
        <w:rPr>
          <w:rFonts w:cstheme="minorHAnsi"/>
          <w:bCs/>
          <w:lang w:val="en-US"/>
        </w:rPr>
        <w:t xml:space="preserve">no </w:t>
      </w:r>
      <w:r w:rsidR="008E0A26">
        <w:rPr>
          <w:rFonts w:cstheme="minorHAnsi"/>
          <w:bCs/>
          <w:lang w:val="en-US"/>
        </w:rPr>
        <w:t>warming</w:t>
      </w:r>
      <w:r w:rsidR="002C2804">
        <w:rPr>
          <w:rFonts w:cstheme="minorHAnsi"/>
          <w:bCs/>
          <w:lang w:val="en-US"/>
        </w:rPr>
        <w:t>)</w:t>
      </w:r>
      <w:commentRangeStart w:id="778"/>
      <w:r w:rsidR="002C2804">
        <w:rPr>
          <w:rFonts w:cstheme="minorHAnsi"/>
          <w:bCs/>
          <w:lang w:val="en-US"/>
        </w:rPr>
        <w:t>.</w:t>
      </w:r>
      <w:commentRangeEnd w:id="778"/>
      <w:r w:rsidR="001C7F80">
        <w:rPr>
          <w:rStyle w:val="Kommentarsreferens"/>
        </w:rPr>
        <w:commentReference w:id="778"/>
      </w:r>
      <w:r w:rsidR="002C2804">
        <w:rPr>
          <w:rFonts w:cstheme="minorHAnsi"/>
          <w:bCs/>
          <w:lang w:val="en-US"/>
        </w:rPr>
        <w:t xml:space="preserve"> </w:t>
      </w:r>
      <w:r w:rsidR="007120E7">
        <w:rPr>
          <w:rFonts w:cstheme="minorHAnsi"/>
          <w:bCs/>
          <w:lang w:val="en-US"/>
        </w:rPr>
        <w:t xml:space="preserve">Including temperature </w:t>
      </w:r>
      <w:del w:id="779" w:author="Anna Gårdmark" w:date="2020-01-13T12:59:00Z">
        <w:r w:rsidR="007120E7" w:rsidDel="001C7F80">
          <w:rPr>
            <w:rFonts w:cstheme="minorHAnsi"/>
            <w:bCs/>
            <w:lang w:val="en-US"/>
          </w:rPr>
          <w:delText xml:space="preserve">scaling </w:delText>
        </w:r>
      </w:del>
      <w:ins w:id="780" w:author="Anna Gårdmark" w:date="2020-01-13T12:59:00Z">
        <w:r w:rsidR="001C7F80">
          <w:rPr>
            <w:rFonts w:cstheme="minorHAnsi"/>
            <w:bCs/>
            <w:lang w:val="en-US"/>
          </w:rPr>
          <w:t xml:space="preserve">dependence </w:t>
        </w:r>
      </w:ins>
      <w:r w:rsidR="007120E7">
        <w:rPr>
          <w:rFonts w:cstheme="minorHAnsi"/>
          <w:bCs/>
          <w:lang w:val="en-US"/>
        </w:rPr>
        <w:t xml:space="preserve">of </w:t>
      </w:r>
      <w:del w:id="781" w:author="Asta Audzijonyte" w:date="2020-01-10T16:14:00Z">
        <w:r w:rsidR="007120E7" w:rsidDel="00332CA4">
          <w:rPr>
            <w:rFonts w:cstheme="minorHAnsi"/>
            <w:bCs/>
            <w:lang w:val="en-US"/>
          </w:rPr>
          <w:delText>physiological rates</w:delText>
        </w:r>
      </w:del>
      <w:ins w:id="782" w:author="Asta Audzijonyte" w:date="2020-01-10T16:14:00Z">
        <w:r w:rsidR="00332CA4">
          <w:rPr>
            <w:rFonts w:cstheme="minorHAnsi"/>
            <w:bCs/>
            <w:lang w:val="en-US"/>
          </w:rPr>
          <w:t>maximum consumption, mortality and metabolism</w:t>
        </w:r>
      </w:ins>
      <w:r w:rsidR="00050727">
        <w:rPr>
          <w:rFonts w:cstheme="minorHAnsi"/>
          <w:bCs/>
          <w:lang w:val="en-US"/>
        </w:rPr>
        <w:t xml:space="preserve">, with </w:t>
      </w:r>
      <w:del w:id="783" w:author="Anna Gårdmark" w:date="2020-01-13T12:59:00Z">
        <w:r w:rsidR="00050727" w:rsidDel="001C7F80">
          <w:rPr>
            <w:rFonts w:cstheme="minorHAnsi"/>
            <w:bCs/>
            <w:lang w:val="en-US"/>
          </w:rPr>
          <w:delText xml:space="preserve">and </w:delText>
        </w:r>
      </w:del>
      <w:ins w:id="784" w:author="Anna Gårdmark" w:date="2020-01-13T12:59:00Z">
        <w:r w:rsidR="001C7F80">
          <w:rPr>
            <w:rFonts w:cstheme="minorHAnsi"/>
            <w:bCs/>
            <w:lang w:val="en-US"/>
          </w:rPr>
          <w:t xml:space="preserve">or </w:t>
        </w:r>
      </w:ins>
      <w:r w:rsidR="00050727">
        <w:rPr>
          <w:rFonts w:cstheme="minorHAnsi"/>
          <w:bCs/>
          <w:lang w:val="en-US"/>
        </w:rPr>
        <w:t xml:space="preserve">without </w:t>
      </w:r>
      <w:r w:rsidR="00AD7521">
        <w:rPr>
          <w:rFonts w:cstheme="minorHAnsi"/>
          <w:bCs/>
          <w:lang w:val="en-US"/>
        </w:rPr>
        <w:t>temperature-</w:t>
      </w:r>
      <w:r w:rsidR="00061821">
        <w:rPr>
          <w:rFonts w:cstheme="minorHAnsi"/>
          <w:bCs/>
          <w:lang w:val="en-US"/>
        </w:rPr>
        <w:t>dependence</w:t>
      </w:r>
      <w:r w:rsidR="005F580A">
        <w:rPr>
          <w:rFonts w:cstheme="minorHAnsi"/>
          <w:bCs/>
          <w:lang w:val="en-US"/>
        </w:rPr>
        <w:t xml:space="preserve"> of background resources, </w:t>
      </w:r>
      <w:r w:rsidR="007120E7">
        <w:rPr>
          <w:rFonts w:cstheme="minorHAnsi"/>
          <w:bCs/>
          <w:lang w:val="en-US"/>
        </w:rPr>
        <w:t xml:space="preserve">leads to warming </w:t>
      </w:r>
      <w:r w:rsidR="00D90F6B">
        <w:rPr>
          <w:rFonts w:cstheme="minorHAnsi"/>
          <w:bCs/>
          <w:lang w:val="en-US"/>
        </w:rPr>
        <w:t xml:space="preserve">having </w:t>
      </w:r>
      <w:commentRangeStart w:id="785"/>
      <w:r w:rsidR="00D90F6B">
        <w:rPr>
          <w:rFonts w:cstheme="minorHAnsi"/>
          <w:bCs/>
          <w:lang w:val="en-US"/>
        </w:rPr>
        <w:t xml:space="preserve">positive </w:t>
      </w:r>
      <w:commentRangeEnd w:id="785"/>
      <w:r w:rsidR="00C343FD">
        <w:rPr>
          <w:rStyle w:val="Kommentarsreferens"/>
        </w:rPr>
        <w:commentReference w:id="785"/>
      </w:r>
      <w:r w:rsidR="00D90F6B">
        <w:rPr>
          <w:rFonts w:cstheme="minorHAnsi"/>
          <w:bCs/>
          <w:lang w:val="en-US"/>
        </w:rPr>
        <w:t>effects o</w:t>
      </w:r>
      <w:ins w:id="786" w:author="Anna Gårdmark" w:date="2020-01-13T13:04:00Z">
        <w:r w:rsidR="00C343FD">
          <w:rPr>
            <w:rFonts w:cstheme="minorHAnsi"/>
            <w:bCs/>
            <w:lang w:val="en-US"/>
          </w:rPr>
          <w:t>n</w:t>
        </w:r>
      </w:ins>
      <w:del w:id="787" w:author="Anna Gårdmark" w:date="2020-01-13T13:04:00Z">
        <w:r w:rsidR="00D90F6B" w:rsidDel="00C343FD">
          <w:rPr>
            <w:rFonts w:cstheme="minorHAnsi"/>
            <w:bCs/>
            <w:lang w:val="en-US"/>
          </w:rPr>
          <w:delText>f</w:delText>
        </w:r>
      </w:del>
      <w:r w:rsidR="00D90F6B">
        <w:rPr>
          <w:rFonts w:cstheme="minorHAnsi"/>
          <w:bCs/>
          <w:lang w:val="en-US"/>
        </w:rPr>
        <w:t xml:space="preserve"> </w:t>
      </w:r>
      <w:r w:rsidR="00822B46">
        <w:rPr>
          <w:rFonts w:cstheme="minorHAnsi"/>
          <w:bCs/>
          <w:lang w:val="en-US"/>
        </w:rPr>
        <w:t>size-at-age</w:t>
      </w:r>
      <w:r w:rsidR="00D90F6B">
        <w:rPr>
          <w:rFonts w:cstheme="minorHAnsi"/>
          <w:bCs/>
          <w:lang w:val="en-US"/>
        </w:rPr>
        <w:t xml:space="preserve">, whereas </w:t>
      </w:r>
      <w:r w:rsidR="00275C0E">
        <w:rPr>
          <w:rFonts w:cstheme="minorHAnsi"/>
          <w:bCs/>
          <w:lang w:val="en-US"/>
        </w:rPr>
        <w:t xml:space="preserve">scenarios without </w:t>
      </w:r>
      <w:ins w:id="788" w:author="Anna Gårdmark" w:date="2020-01-13T13:00:00Z">
        <w:r w:rsidR="001C7F80">
          <w:rPr>
            <w:rFonts w:cstheme="minorHAnsi"/>
            <w:bCs/>
            <w:lang w:val="en-US"/>
          </w:rPr>
          <w:t xml:space="preserve">temperature-dependent </w:t>
        </w:r>
      </w:ins>
      <w:r w:rsidR="00275C0E">
        <w:rPr>
          <w:rFonts w:cstheme="minorHAnsi"/>
          <w:bCs/>
          <w:lang w:val="en-US"/>
        </w:rPr>
        <w:t xml:space="preserve">physiological </w:t>
      </w:r>
      <w:ins w:id="789" w:author="Anna Gårdmark" w:date="2020-01-13T13:00:00Z">
        <w:r w:rsidR="001C7F80">
          <w:rPr>
            <w:rFonts w:cstheme="minorHAnsi"/>
            <w:bCs/>
            <w:lang w:val="en-US"/>
          </w:rPr>
          <w:t>processes</w:t>
        </w:r>
      </w:ins>
      <w:del w:id="790" w:author="Anna Gårdmark" w:date="2020-01-13T13:00:00Z">
        <w:r w:rsidR="00275C0E" w:rsidDel="001C7F80">
          <w:rPr>
            <w:rFonts w:cstheme="minorHAnsi"/>
            <w:bCs/>
            <w:lang w:val="en-US"/>
          </w:rPr>
          <w:delText>scaling</w:delText>
        </w:r>
      </w:del>
      <w:r w:rsidR="00275C0E">
        <w:rPr>
          <w:rFonts w:cstheme="minorHAnsi"/>
          <w:bCs/>
          <w:lang w:val="en-US"/>
        </w:rPr>
        <w:t xml:space="preserve"> all lead to </w:t>
      </w:r>
      <w:del w:id="791" w:author="Anna Gårdmark" w:date="2020-01-13T13:01:00Z">
        <w:r w:rsidR="00822B46" w:rsidDel="001C7F80">
          <w:rPr>
            <w:rFonts w:cstheme="minorHAnsi"/>
            <w:bCs/>
            <w:lang w:val="en-US"/>
          </w:rPr>
          <w:delText xml:space="preserve">negative effects of warming on </w:delText>
        </w:r>
      </w:del>
      <w:r w:rsidR="00822B46">
        <w:rPr>
          <w:rFonts w:cstheme="minorHAnsi"/>
          <w:bCs/>
          <w:lang w:val="en-US"/>
        </w:rPr>
        <w:t>size-at-age</w:t>
      </w:r>
      <w:r w:rsidR="00DE6636">
        <w:rPr>
          <w:rFonts w:cstheme="minorHAnsi"/>
          <w:bCs/>
          <w:lang w:val="en-US"/>
        </w:rPr>
        <w:t xml:space="preserve"> </w:t>
      </w:r>
      <w:ins w:id="792" w:author="Anna Gårdmark" w:date="2020-01-13T13:01:00Z">
        <w:r w:rsidR="001C7F80">
          <w:rPr>
            <w:rFonts w:cstheme="minorHAnsi"/>
            <w:bCs/>
            <w:lang w:val="en-US"/>
          </w:rPr>
          <w:t xml:space="preserve">decreasing with warming </w:t>
        </w:r>
      </w:ins>
      <w:r w:rsidR="00DE6636">
        <w:rPr>
          <w:rFonts w:cstheme="minorHAnsi"/>
          <w:bCs/>
          <w:lang w:val="en-US"/>
        </w:rPr>
        <w:t>(Fig. 2)</w:t>
      </w:r>
      <w:r w:rsidR="00822B46">
        <w:rPr>
          <w:rFonts w:cstheme="minorHAnsi"/>
          <w:bCs/>
          <w:lang w:val="en-US"/>
        </w:rPr>
        <w:t>.</w:t>
      </w:r>
      <w:r w:rsidR="006D35A3">
        <w:rPr>
          <w:rFonts w:cstheme="minorHAnsi"/>
          <w:bCs/>
          <w:lang w:val="en-US"/>
        </w:rPr>
        <w:t xml:space="preserve"> </w:t>
      </w:r>
      <w:commentRangeStart w:id="793"/>
      <w:del w:id="794" w:author="Anna Gårdmark" w:date="2020-01-13T13:05:00Z">
        <w:r w:rsidR="00613E36" w:rsidDel="00C343FD">
          <w:rPr>
            <w:rFonts w:cstheme="minorHAnsi"/>
            <w:bCs/>
            <w:lang w:val="en-US"/>
          </w:rPr>
          <w:delText>The</w:delText>
        </w:r>
        <w:commentRangeEnd w:id="793"/>
        <w:r w:rsidR="00332CA4" w:rsidDel="00C343FD">
          <w:rPr>
            <w:rStyle w:val="Kommentarsreferens"/>
          </w:rPr>
          <w:commentReference w:id="793"/>
        </w:r>
        <w:r w:rsidR="00613E36" w:rsidDel="00C343FD">
          <w:rPr>
            <w:rFonts w:cstheme="minorHAnsi"/>
            <w:bCs/>
            <w:lang w:val="en-US"/>
          </w:rPr>
          <w:delText xml:space="preserve"> effect of body size on</w:delText>
        </w:r>
      </w:del>
    </w:p>
    <w:p w14:paraId="0F0B74DD" w14:textId="77777777" w:rsidR="00C343FD" w:rsidRDefault="00C343FD" w:rsidP="00182BA9">
      <w:pPr>
        <w:spacing w:line="480" w:lineRule="auto"/>
        <w:contextualSpacing/>
        <w:jc w:val="both"/>
        <w:rPr>
          <w:ins w:id="795" w:author="Anna Gårdmark" w:date="2020-01-13T13:09:00Z"/>
          <w:rFonts w:cstheme="minorHAnsi"/>
          <w:bCs/>
          <w:lang w:val="en-US"/>
        </w:rPr>
      </w:pPr>
    </w:p>
    <w:p w14:paraId="26839588" w14:textId="77777777" w:rsidR="0063626B" w:rsidRDefault="00C343FD" w:rsidP="00182BA9">
      <w:pPr>
        <w:spacing w:line="480" w:lineRule="auto"/>
        <w:contextualSpacing/>
        <w:jc w:val="both"/>
        <w:rPr>
          <w:ins w:id="796" w:author="Anna Gårdmark" w:date="2020-01-13T13:15:00Z"/>
          <w:rFonts w:cstheme="minorHAnsi"/>
          <w:bCs/>
          <w:lang w:val="en-US"/>
        </w:rPr>
      </w:pPr>
      <w:ins w:id="797" w:author="Anna Gårdmark" w:date="2020-01-13T13:05:00Z">
        <w:r>
          <w:rPr>
            <w:rFonts w:cstheme="minorHAnsi"/>
            <w:bCs/>
            <w:lang w:val="en-US"/>
          </w:rPr>
          <w:t>How</w:t>
        </w:r>
      </w:ins>
      <w:r w:rsidR="00613E36">
        <w:rPr>
          <w:rFonts w:cstheme="minorHAnsi"/>
          <w:bCs/>
          <w:lang w:val="en-US"/>
        </w:rPr>
        <w:t xml:space="preserve"> the temperature-response</w:t>
      </w:r>
      <w:ins w:id="798" w:author="Anna Gårdmark" w:date="2020-01-13T13:05:00Z">
        <w:r>
          <w:rPr>
            <w:rFonts w:cstheme="minorHAnsi"/>
            <w:bCs/>
            <w:lang w:val="en-US"/>
          </w:rPr>
          <w:t xml:space="preserve"> varies with body size</w:t>
        </w:r>
      </w:ins>
      <w:r w:rsidR="00613E36">
        <w:rPr>
          <w:rFonts w:cstheme="minorHAnsi"/>
          <w:bCs/>
          <w:lang w:val="en-US"/>
        </w:rPr>
        <w:t xml:space="preserve"> also differs</w:t>
      </w:r>
      <w:r w:rsidR="00C90ABF">
        <w:rPr>
          <w:rFonts w:cstheme="minorHAnsi"/>
          <w:bCs/>
          <w:lang w:val="en-US"/>
        </w:rPr>
        <w:t xml:space="preserve"> depending on if physiolog</w:t>
      </w:r>
      <w:ins w:id="799" w:author="Anna Gårdmark" w:date="2020-01-13T13:05:00Z">
        <w:r>
          <w:rPr>
            <w:rFonts w:cstheme="minorHAnsi"/>
            <w:bCs/>
            <w:lang w:val="en-US"/>
          </w:rPr>
          <w:t>ical processes</w:t>
        </w:r>
      </w:ins>
      <w:del w:id="800" w:author="Anna Gårdmark" w:date="2020-01-13T13:05:00Z">
        <w:r w:rsidR="00C90ABF" w:rsidDel="00C343FD">
          <w:rPr>
            <w:rFonts w:cstheme="minorHAnsi"/>
            <w:bCs/>
            <w:lang w:val="en-US"/>
          </w:rPr>
          <w:delText>y</w:delText>
        </w:r>
      </w:del>
      <w:r w:rsidR="00C90ABF">
        <w:rPr>
          <w:rFonts w:cstheme="minorHAnsi"/>
          <w:bCs/>
          <w:lang w:val="en-US"/>
        </w:rPr>
        <w:t xml:space="preserve"> is</w:t>
      </w:r>
      <w:ins w:id="801" w:author="Anna Gårdmark" w:date="2020-01-13T13:05:00Z">
        <w:r>
          <w:rPr>
            <w:rFonts w:cstheme="minorHAnsi"/>
            <w:bCs/>
            <w:lang w:val="en-US"/>
          </w:rPr>
          <w:t xml:space="preserve"> temperature-dependent or not</w:t>
        </w:r>
      </w:ins>
      <w:del w:id="802" w:author="Anna Gårdmark" w:date="2020-01-13T13:05:00Z">
        <w:r w:rsidR="00C90ABF" w:rsidDel="00C343FD">
          <w:rPr>
            <w:rFonts w:cstheme="minorHAnsi"/>
            <w:bCs/>
            <w:lang w:val="en-US"/>
          </w:rPr>
          <w:delText xml:space="preserve"> included</w:delText>
        </w:r>
      </w:del>
      <w:r w:rsidR="0028019E">
        <w:rPr>
          <w:rFonts w:cstheme="minorHAnsi"/>
          <w:bCs/>
          <w:lang w:val="en-US"/>
        </w:rPr>
        <w:t>. I</w:t>
      </w:r>
      <w:r w:rsidR="00945FD0">
        <w:rPr>
          <w:rFonts w:cstheme="minorHAnsi"/>
          <w:bCs/>
          <w:lang w:val="en-US"/>
        </w:rPr>
        <w:t xml:space="preserve">n scenarios with </w:t>
      </w:r>
      <w:ins w:id="803" w:author="Anna Gårdmark" w:date="2020-01-13T13:07:00Z">
        <w:r>
          <w:rPr>
            <w:rFonts w:cstheme="minorHAnsi"/>
            <w:bCs/>
            <w:lang w:val="en-US"/>
          </w:rPr>
          <w:t xml:space="preserve">temperature-dependent </w:t>
        </w:r>
      </w:ins>
      <w:r w:rsidR="00945FD0">
        <w:rPr>
          <w:rFonts w:cstheme="minorHAnsi"/>
          <w:bCs/>
          <w:lang w:val="en-US"/>
        </w:rPr>
        <w:t xml:space="preserve">physiological </w:t>
      </w:r>
      <w:ins w:id="804" w:author="Anna Gårdmark" w:date="2020-01-13T13:07:00Z">
        <w:r>
          <w:rPr>
            <w:rFonts w:cstheme="minorHAnsi"/>
            <w:bCs/>
            <w:lang w:val="en-US"/>
          </w:rPr>
          <w:t>processes</w:t>
        </w:r>
      </w:ins>
      <w:del w:id="805" w:author="Anna Gårdmark" w:date="2020-01-13T13:07:00Z">
        <w:r w:rsidR="00945FD0" w:rsidDel="00C343FD">
          <w:rPr>
            <w:rFonts w:cstheme="minorHAnsi"/>
            <w:bCs/>
            <w:lang w:val="en-US"/>
          </w:rPr>
          <w:delText>scaling</w:delText>
        </w:r>
      </w:del>
      <w:r w:rsidR="00945FD0">
        <w:rPr>
          <w:rFonts w:cstheme="minorHAnsi"/>
          <w:bCs/>
          <w:lang w:val="en-US"/>
        </w:rPr>
        <w:t>,</w:t>
      </w:r>
      <w:r w:rsidR="0053608F">
        <w:rPr>
          <w:rFonts w:cstheme="minorHAnsi"/>
          <w:bCs/>
          <w:lang w:val="en-US"/>
        </w:rPr>
        <w:t xml:space="preserve"> </w:t>
      </w:r>
      <w:r w:rsidR="00A850DA">
        <w:rPr>
          <w:rFonts w:cstheme="minorHAnsi"/>
          <w:bCs/>
          <w:lang w:val="en-US"/>
        </w:rPr>
        <w:t xml:space="preserve">the positive effect </w:t>
      </w:r>
      <w:ins w:id="806" w:author="Anna Gårdmark" w:date="2020-01-13T13:08:00Z">
        <w:r>
          <w:rPr>
            <w:rFonts w:cstheme="minorHAnsi"/>
            <w:bCs/>
            <w:lang w:val="en-US"/>
          </w:rPr>
          <w:t xml:space="preserve">of warming </w:t>
        </w:r>
      </w:ins>
      <w:r w:rsidR="00A850DA">
        <w:rPr>
          <w:rFonts w:cstheme="minorHAnsi"/>
          <w:bCs/>
          <w:lang w:val="en-US"/>
        </w:rPr>
        <w:t xml:space="preserve">is largest for </w:t>
      </w:r>
      <w:r w:rsidR="0053608F">
        <w:rPr>
          <w:rFonts w:cstheme="minorHAnsi"/>
          <w:bCs/>
          <w:lang w:val="en-US"/>
        </w:rPr>
        <w:t xml:space="preserve">small individuals </w:t>
      </w:r>
      <w:r w:rsidR="00A850DA">
        <w:rPr>
          <w:rFonts w:cstheme="minorHAnsi"/>
          <w:bCs/>
          <w:lang w:val="en-US"/>
        </w:rPr>
        <w:t xml:space="preserve">and declines with size, whereas </w:t>
      </w:r>
      <w:del w:id="807" w:author="Anna Gårdmark" w:date="2020-01-13T13:08:00Z">
        <w:r w:rsidR="0053608F" w:rsidDel="00C343FD">
          <w:rPr>
            <w:rFonts w:cstheme="minorHAnsi"/>
            <w:bCs/>
            <w:lang w:val="en-US"/>
          </w:rPr>
          <w:delText>in scenarios where</w:delText>
        </w:r>
      </w:del>
      <w:ins w:id="808" w:author="Anna Gårdmark" w:date="2020-01-13T13:08:00Z">
        <w:r>
          <w:rPr>
            <w:rFonts w:cstheme="minorHAnsi"/>
            <w:bCs/>
            <w:lang w:val="en-US"/>
          </w:rPr>
          <w:t>when</w:t>
        </w:r>
      </w:ins>
      <w:r w:rsidR="0053608F">
        <w:rPr>
          <w:rFonts w:cstheme="minorHAnsi"/>
          <w:bCs/>
          <w:lang w:val="en-US"/>
        </w:rPr>
        <w:t xml:space="preserve"> only resource dynamics scale with temperature</w:t>
      </w:r>
      <w:r w:rsidR="00ED4B76">
        <w:rPr>
          <w:rFonts w:cstheme="minorHAnsi"/>
          <w:bCs/>
          <w:lang w:val="en-US"/>
        </w:rPr>
        <w:t xml:space="preserve">, </w:t>
      </w:r>
      <w:r w:rsidR="00922C5B">
        <w:rPr>
          <w:rFonts w:cstheme="minorHAnsi"/>
          <w:bCs/>
          <w:lang w:val="en-US"/>
        </w:rPr>
        <w:t xml:space="preserve">small individuals </w:t>
      </w:r>
      <w:commentRangeStart w:id="809"/>
      <w:del w:id="810" w:author="Anna Gårdmark" w:date="2020-01-13T13:08:00Z">
        <w:r w:rsidR="00922C5B" w:rsidDel="00C343FD">
          <w:rPr>
            <w:rFonts w:cstheme="minorHAnsi"/>
            <w:bCs/>
            <w:lang w:val="en-US"/>
          </w:rPr>
          <w:delText xml:space="preserve">exhibit </w:delText>
        </w:r>
      </w:del>
      <w:ins w:id="811" w:author="Anna Gårdmark" w:date="2020-01-13T13:08:00Z">
        <w:r>
          <w:rPr>
            <w:rFonts w:cstheme="minorHAnsi"/>
            <w:bCs/>
            <w:lang w:val="en-US"/>
          </w:rPr>
          <w:t xml:space="preserve">have </w:t>
        </w:r>
      </w:ins>
      <w:r w:rsidR="00922C5B">
        <w:rPr>
          <w:rFonts w:cstheme="minorHAnsi"/>
          <w:bCs/>
          <w:lang w:val="en-US"/>
        </w:rPr>
        <w:t>the largest relative change (negative</w:t>
      </w:r>
      <w:r w:rsidR="004910AF">
        <w:rPr>
          <w:rFonts w:cstheme="minorHAnsi"/>
          <w:bCs/>
          <w:lang w:val="en-US"/>
        </w:rPr>
        <w:t>)</w:t>
      </w:r>
      <w:r w:rsidR="00841E35">
        <w:rPr>
          <w:rFonts w:cstheme="minorHAnsi"/>
          <w:bCs/>
          <w:lang w:val="en-US"/>
        </w:rPr>
        <w:t>, and this negative effect</w:t>
      </w:r>
      <w:ins w:id="812" w:author="Anna Gårdmark" w:date="2020-01-13T13:08:00Z">
        <w:r>
          <w:rPr>
            <w:rFonts w:cstheme="minorHAnsi"/>
            <w:bCs/>
            <w:lang w:val="en-US"/>
          </w:rPr>
          <w:t xml:space="preserve"> of warming</w:t>
        </w:r>
      </w:ins>
      <w:r w:rsidR="00D63BB1">
        <w:rPr>
          <w:rFonts w:cstheme="minorHAnsi"/>
          <w:bCs/>
          <w:lang w:val="en-US"/>
        </w:rPr>
        <w:t xml:space="preserve"> </w:t>
      </w:r>
      <w:r w:rsidR="00E232B4">
        <w:rPr>
          <w:rFonts w:cstheme="minorHAnsi"/>
          <w:bCs/>
          <w:lang w:val="en-US"/>
        </w:rPr>
        <w:t xml:space="preserve">declines with body size </w:t>
      </w:r>
      <w:r w:rsidR="008B3890">
        <w:rPr>
          <w:rFonts w:cstheme="minorHAnsi"/>
          <w:bCs/>
          <w:lang w:val="en-US"/>
        </w:rPr>
        <w:t xml:space="preserve">(Fig. </w:t>
      </w:r>
      <w:r w:rsidR="009605D2">
        <w:rPr>
          <w:rFonts w:cstheme="minorHAnsi"/>
          <w:bCs/>
          <w:lang w:val="en-US"/>
        </w:rPr>
        <w:t>2</w:t>
      </w:r>
      <w:r w:rsidR="008B3890">
        <w:rPr>
          <w:rFonts w:cstheme="minorHAnsi"/>
          <w:bCs/>
          <w:lang w:val="en-US"/>
        </w:rPr>
        <w:t>)</w:t>
      </w:r>
      <w:commentRangeEnd w:id="809"/>
      <w:r w:rsidR="00872B85">
        <w:rPr>
          <w:rStyle w:val="Kommentarsreferens"/>
        </w:rPr>
        <w:commentReference w:id="809"/>
      </w:r>
      <w:r w:rsidR="008B3890">
        <w:rPr>
          <w:rFonts w:cstheme="minorHAnsi"/>
          <w:bCs/>
          <w:lang w:val="en-US"/>
        </w:rPr>
        <w:t>.</w:t>
      </w:r>
      <w:r w:rsidR="00D11397">
        <w:rPr>
          <w:rFonts w:cstheme="minorHAnsi"/>
          <w:bCs/>
          <w:lang w:val="en-US"/>
        </w:rPr>
        <w:t xml:space="preserve"> </w:t>
      </w:r>
    </w:p>
    <w:p w14:paraId="60DC6495" w14:textId="77777777" w:rsidR="0063626B" w:rsidRDefault="0063626B" w:rsidP="00182BA9">
      <w:pPr>
        <w:spacing w:line="480" w:lineRule="auto"/>
        <w:contextualSpacing/>
        <w:jc w:val="both"/>
        <w:rPr>
          <w:ins w:id="813" w:author="Anna Gårdmark" w:date="2020-01-13T13:15:00Z"/>
          <w:rFonts w:cstheme="minorHAnsi"/>
          <w:bCs/>
          <w:lang w:val="en-US"/>
        </w:rPr>
      </w:pPr>
    </w:p>
    <w:p w14:paraId="527D2CC2" w14:textId="37213FC9" w:rsidR="00160528" w:rsidRPr="00EE1CF3" w:rsidRDefault="00D11397" w:rsidP="00182BA9">
      <w:pPr>
        <w:spacing w:line="480" w:lineRule="auto"/>
        <w:contextualSpacing/>
        <w:jc w:val="both"/>
        <w:rPr>
          <w:rFonts w:cstheme="minorHAnsi"/>
          <w:lang w:val="en-GB"/>
          <w:rPrChange w:id="814" w:author="Anna Gårdmark" w:date="2020-01-13T08:20:00Z">
            <w:rPr>
              <w:rFonts w:cstheme="minorHAnsi"/>
            </w:rPr>
          </w:rPrChange>
        </w:rPr>
      </w:pPr>
      <w:commentRangeStart w:id="815"/>
      <w:commentRangeStart w:id="816"/>
      <w:r>
        <w:rPr>
          <w:rFonts w:cstheme="minorHAnsi"/>
          <w:bCs/>
          <w:lang w:val="en-US"/>
        </w:rPr>
        <w:t>D</w:t>
      </w:r>
      <w:commentRangeEnd w:id="815"/>
      <w:r w:rsidR="00B42E51">
        <w:rPr>
          <w:rStyle w:val="Kommentarsreferens"/>
        </w:rPr>
        <w:commentReference w:id="815"/>
      </w:r>
      <w:commentRangeEnd w:id="816"/>
      <w:r w:rsidR="00C343FD">
        <w:rPr>
          <w:rStyle w:val="Kommentarsreferens"/>
        </w:rPr>
        <w:commentReference w:id="816"/>
      </w:r>
      <w:r>
        <w:rPr>
          <w:rFonts w:cstheme="minorHAnsi"/>
          <w:bCs/>
          <w:lang w:val="en-US"/>
        </w:rPr>
        <w:t xml:space="preserve">espite the relatively narrow </w:t>
      </w:r>
      <w:r w:rsidR="008A1C37">
        <w:rPr>
          <w:rFonts w:cstheme="minorHAnsi"/>
          <w:bCs/>
          <w:lang w:val="en-US"/>
        </w:rPr>
        <w:t>range of activation energies for physiological rates considered here (</w:t>
      </w:r>
      <w:r w:rsidR="0038736C">
        <w:rPr>
          <w:rFonts w:cstheme="minorHAnsi"/>
          <w:bCs/>
          <w:lang w:val="en-US"/>
        </w:rPr>
        <w:t>Fig. S10</w:t>
      </w:r>
      <w:r w:rsidR="00CC64FB">
        <w:rPr>
          <w:rFonts w:cstheme="minorHAnsi"/>
          <w:bCs/>
          <w:lang w:val="en-US"/>
        </w:rPr>
        <w:t>)</w:t>
      </w:r>
      <w:r w:rsidR="00DF48B2">
        <w:rPr>
          <w:rFonts w:cstheme="minorHAnsi"/>
          <w:bCs/>
          <w:lang w:val="en-US"/>
        </w:rPr>
        <w:t xml:space="preserve">, the uncertainty associated with variation </w:t>
      </w:r>
      <w:r w:rsidR="00661D7D">
        <w:rPr>
          <w:rFonts w:cstheme="minorHAnsi"/>
          <w:bCs/>
          <w:lang w:val="en-US"/>
        </w:rPr>
        <w:t xml:space="preserve">in the activation energies are </w:t>
      </w:r>
      <w:r w:rsidR="00781E1E">
        <w:rPr>
          <w:rFonts w:cstheme="minorHAnsi"/>
          <w:bCs/>
          <w:lang w:val="en-US"/>
        </w:rPr>
        <w:t xml:space="preserve">large. </w:t>
      </w:r>
      <w:r w:rsidR="000F5856">
        <w:rPr>
          <w:rFonts w:cstheme="minorHAnsi"/>
          <w:bCs/>
          <w:lang w:val="en-US"/>
        </w:rPr>
        <w:t xml:space="preserve">In scenarios where both physiology and </w:t>
      </w:r>
      <w:r w:rsidR="006E1092">
        <w:rPr>
          <w:rFonts w:cstheme="minorHAnsi"/>
          <w:bCs/>
          <w:lang w:val="en-US"/>
        </w:rPr>
        <w:t xml:space="preserve">resources </w:t>
      </w:r>
      <w:ins w:id="817" w:author="Anna Gårdmark" w:date="2020-01-13T13:16:00Z">
        <w:r w:rsidR="0063626B">
          <w:rPr>
            <w:rFonts w:cstheme="minorHAnsi"/>
            <w:bCs/>
            <w:lang w:val="en-US"/>
          </w:rPr>
          <w:t>depend on</w:t>
        </w:r>
      </w:ins>
      <w:del w:id="818" w:author="Anna Gårdmark" w:date="2020-01-13T13:16:00Z">
        <w:r w:rsidR="006E1092" w:rsidDel="0063626B">
          <w:rPr>
            <w:rFonts w:cstheme="minorHAnsi"/>
            <w:bCs/>
            <w:lang w:val="en-US"/>
          </w:rPr>
          <w:delText>are</w:delText>
        </w:r>
      </w:del>
      <w:r w:rsidR="006E1092">
        <w:rPr>
          <w:rFonts w:cstheme="minorHAnsi"/>
          <w:bCs/>
          <w:lang w:val="en-US"/>
        </w:rPr>
        <w:t xml:space="preserve"> temperature</w:t>
      </w:r>
      <w:del w:id="819" w:author="Anna Gårdmark" w:date="2020-01-13T13:16:00Z">
        <w:r w:rsidR="006E1092" w:rsidDel="0063626B">
          <w:rPr>
            <w:rFonts w:cstheme="minorHAnsi"/>
            <w:bCs/>
            <w:lang w:val="en-US"/>
          </w:rPr>
          <w:delText xml:space="preserve"> dependent</w:delText>
        </w:r>
      </w:del>
      <w:r w:rsidR="006E1092">
        <w:rPr>
          <w:rFonts w:cstheme="minorHAnsi"/>
          <w:bCs/>
          <w:lang w:val="en-US"/>
        </w:rPr>
        <w:t>,</w:t>
      </w:r>
      <w:r w:rsidR="00AF4F8D">
        <w:rPr>
          <w:rFonts w:cstheme="minorHAnsi"/>
          <w:bCs/>
          <w:lang w:val="en-US"/>
        </w:rPr>
        <w:t xml:space="preserve"> </w:t>
      </w:r>
      <w:r w:rsidR="00E26BAA">
        <w:rPr>
          <w:rFonts w:cstheme="minorHAnsi"/>
          <w:bCs/>
          <w:lang w:val="en-US"/>
        </w:rPr>
        <w:t xml:space="preserve">the </w:t>
      </w:r>
      <w:r w:rsidR="008B7F28">
        <w:rPr>
          <w:rFonts w:cstheme="minorHAnsi"/>
          <w:bCs/>
          <w:lang w:val="en-US"/>
        </w:rPr>
        <w:t xml:space="preserve">range of predicted changes in size-at-age vary </w:t>
      </w:r>
      <w:del w:id="820" w:author="Asta Audzijonyte" w:date="2020-01-10T16:27:00Z">
        <w:r w:rsidR="00645250" w:rsidDel="00872B85">
          <w:rPr>
            <w:rFonts w:cstheme="minorHAnsi"/>
            <w:bCs/>
            <w:lang w:val="en-US"/>
          </w:rPr>
          <w:delText xml:space="preserve">between </w:delText>
        </w:r>
        <w:r w:rsidR="0088321B" w:rsidDel="00872B85">
          <w:rPr>
            <w:rFonts w:cstheme="minorHAnsi"/>
            <w:bCs/>
            <w:lang w:val="en-US"/>
          </w:rPr>
          <w:delText xml:space="preserve">a factor </w:delText>
        </w:r>
        <w:r w:rsidR="00300204" w:rsidDel="00872B85">
          <w:rPr>
            <w:rFonts w:cstheme="minorHAnsi"/>
            <w:bCs/>
            <w:lang w:val="en-US"/>
          </w:rPr>
          <w:delText>of</w:delText>
        </w:r>
      </w:del>
      <w:ins w:id="821" w:author="Asta Audzijonyte" w:date="2020-01-10T16:27:00Z">
        <w:r w:rsidR="00872B85">
          <w:rPr>
            <w:rFonts w:cstheme="minorHAnsi"/>
            <w:bCs/>
            <w:lang w:val="en-US"/>
          </w:rPr>
          <w:t>at</w:t>
        </w:r>
      </w:ins>
      <w:r w:rsidR="00300204">
        <w:rPr>
          <w:rFonts w:cstheme="minorHAnsi"/>
          <w:bCs/>
          <w:lang w:val="en-US"/>
        </w:rPr>
        <w:t xml:space="preserve"> </w:t>
      </w:r>
      <w:r w:rsidR="009D1E1C">
        <w:rPr>
          <w:rFonts w:cstheme="minorHAnsi"/>
          <w:bCs/>
          <w:lang w:val="en-US"/>
        </w:rPr>
        <w:t xml:space="preserve">approximately </w:t>
      </w:r>
      <m:oMath>
        <m:r>
          <w:rPr>
            <w:rFonts w:ascii="Cambria Math" w:hAnsi="Cambria Math" w:cstheme="minorHAnsi"/>
            <w:lang w:val="en-US"/>
          </w:rPr>
          <m:t>-</m:t>
        </m:r>
      </m:oMath>
      <w:r w:rsidR="00D42F89">
        <w:rPr>
          <w:rFonts w:cstheme="minorHAnsi"/>
          <w:bCs/>
          <w:lang w:val="en-US"/>
        </w:rPr>
        <w:t xml:space="preserve">5% to </w:t>
      </w:r>
      <m:oMath>
        <m:r>
          <w:rPr>
            <w:rFonts w:ascii="Cambria Math" w:hAnsi="Cambria Math" w:cstheme="minorHAnsi"/>
            <w:lang w:val="en-US"/>
          </w:rPr>
          <m:t>+</m:t>
        </m:r>
      </m:oMath>
      <w:r w:rsidR="00D42F89">
        <w:rPr>
          <w:rFonts w:cstheme="minorHAnsi"/>
          <w:bCs/>
          <w:lang w:val="en-US"/>
        </w:rPr>
        <w:t>40</w:t>
      </w:r>
      <w:r w:rsidR="004D3067">
        <w:rPr>
          <w:rFonts w:cstheme="minorHAnsi"/>
          <w:bCs/>
          <w:lang w:val="en-US"/>
        </w:rPr>
        <w:t>%</w:t>
      </w:r>
      <w:r w:rsidR="00667918">
        <w:rPr>
          <w:rFonts w:cstheme="minorHAnsi"/>
          <w:bCs/>
          <w:lang w:val="en-US"/>
        </w:rPr>
        <w:t xml:space="preserve"> </w:t>
      </w:r>
      <w:r w:rsidR="00645250">
        <w:rPr>
          <w:rFonts w:cstheme="minorHAnsi"/>
          <w:bCs/>
          <w:lang w:val="en-US"/>
        </w:rPr>
        <w:t>for the MTE scenario and</w:t>
      </w:r>
      <w:r w:rsidR="009D1E1C">
        <w:rPr>
          <w:rFonts w:cstheme="minorHAnsi"/>
          <w:bCs/>
          <w:lang w:val="en-US"/>
        </w:rPr>
        <w:t xml:space="preserve"> approximately </w:t>
      </w:r>
      <m:oMath>
        <m:r>
          <w:rPr>
            <w:rFonts w:ascii="Cambria Math" w:hAnsi="Cambria Math" w:cstheme="minorHAnsi"/>
            <w:lang w:val="en-US"/>
          </w:rPr>
          <m:t>+</m:t>
        </m:r>
      </m:oMath>
      <w:r w:rsidR="008527A1">
        <w:rPr>
          <w:rFonts w:cstheme="minorHAnsi"/>
          <w:bCs/>
          <w:lang w:val="en-US"/>
        </w:rPr>
        <w:t xml:space="preserve">15% to </w:t>
      </w:r>
      <m:oMath>
        <m:r>
          <w:rPr>
            <w:rFonts w:ascii="Cambria Math" w:hAnsi="Cambria Math" w:cstheme="minorHAnsi"/>
            <w:lang w:val="en-US"/>
          </w:rPr>
          <m:t>+</m:t>
        </m:r>
      </m:oMath>
      <w:r w:rsidR="00823D34">
        <w:rPr>
          <w:rFonts w:cstheme="minorHAnsi"/>
          <w:bCs/>
          <w:lang w:val="en-US"/>
        </w:rPr>
        <w:t>60%</w:t>
      </w:r>
      <w:r w:rsidR="008D3FA8">
        <w:rPr>
          <w:rFonts w:cstheme="minorHAnsi"/>
          <w:bCs/>
          <w:lang w:val="en-US"/>
        </w:rPr>
        <w:t xml:space="preserve"> </w:t>
      </w:r>
      <w:r w:rsidR="00645250">
        <w:rPr>
          <w:rFonts w:cstheme="minorHAnsi"/>
          <w:bCs/>
          <w:lang w:val="en-US"/>
        </w:rPr>
        <w:t>for the empirical scenario</w:t>
      </w:r>
      <w:r w:rsidR="006220E9">
        <w:rPr>
          <w:rFonts w:cstheme="minorHAnsi"/>
          <w:bCs/>
          <w:lang w:val="en-US"/>
        </w:rPr>
        <w:t xml:space="preserve"> for a </w:t>
      </w:r>
      <w:r w:rsidR="00000960">
        <w:rPr>
          <w:rFonts w:cstheme="minorHAnsi"/>
          <w:bCs/>
          <w:lang w:val="en-US"/>
        </w:rPr>
        <w:t>3-year-old</w:t>
      </w:r>
      <w:r w:rsidR="006220E9">
        <w:rPr>
          <w:rFonts w:cstheme="minorHAnsi"/>
          <w:bCs/>
          <w:lang w:val="en-US"/>
        </w:rPr>
        <w:t xml:space="preserve"> cod (Fig. </w:t>
      </w:r>
      <w:commentRangeStart w:id="822"/>
      <w:r w:rsidR="006220E9">
        <w:rPr>
          <w:rFonts w:cstheme="minorHAnsi"/>
          <w:bCs/>
          <w:lang w:val="en-US"/>
        </w:rPr>
        <w:t>1</w:t>
      </w:r>
      <w:commentRangeEnd w:id="822"/>
      <w:r w:rsidR="0063626B">
        <w:rPr>
          <w:rStyle w:val="Kommentarsreferens"/>
        </w:rPr>
        <w:commentReference w:id="822"/>
      </w:r>
      <w:r w:rsidR="00D2235D">
        <w:rPr>
          <w:rFonts w:cstheme="minorHAnsi"/>
          <w:bCs/>
          <w:lang w:val="en-US"/>
        </w:rPr>
        <w:t>).</w:t>
      </w:r>
      <w:r w:rsidR="00160528" w:rsidRPr="00160528">
        <w:rPr>
          <w:rFonts w:cstheme="minorHAnsi"/>
          <w:bCs/>
          <w:lang w:val="en-US"/>
        </w:rPr>
        <w:t xml:space="preserve"> </w:t>
      </w:r>
      <w:r w:rsidR="00D5386D">
        <w:rPr>
          <w:rFonts w:cstheme="minorHAnsi"/>
          <w:bCs/>
          <w:lang w:val="en-US"/>
        </w:rPr>
        <w:t xml:space="preserve">The </w:t>
      </w:r>
      <w:r w:rsidR="00932D40">
        <w:rPr>
          <w:rFonts w:cstheme="minorHAnsi"/>
          <w:bCs/>
          <w:lang w:val="en-US"/>
        </w:rPr>
        <w:t>relative difference in</w:t>
      </w:r>
      <w:r w:rsidR="00DF1992">
        <w:rPr>
          <w:rFonts w:cstheme="minorHAnsi"/>
          <w:bCs/>
          <w:lang w:val="en-US"/>
        </w:rPr>
        <w:t xml:space="preserve"> size-at-age of a </w:t>
      </w:r>
      <w:r w:rsidR="00000960">
        <w:rPr>
          <w:rFonts w:cstheme="minorHAnsi"/>
          <w:bCs/>
          <w:lang w:val="en-US"/>
        </w:rPr>
        <w:t>3-year-old</w:t>
      </w:r>
      <w:r w:rsidR="00DF1992">
        <w:rPr>
          <w:rFonts w:cstheme="minorHAnsi"/>
          <w:bCs/>
          <w:lang w:val="en-US"/>
        </w:rPr>
        <w:t xml:space="preserve"> fish </w:t>
      </w:r>
      <w:r w:rsidR="00CF5CB0">
        <w:rPr>
          <w:rFonts w:cstheme="minorHAnsi"/>
          <w:bCs/>
          <w:lang w:val="en-US"/>
        </w:rPr>
        <w:t xml:space="preserve">in the warming versus the constant temperature scenarios </w:t>
      </w:r>
      <w:r w:rsidR="00DF1992">
        <w:rPr>
          <w:rFonts w:cstheme="minorHAnsi"/>
          <w:bCs/>
          <w:lang w:val="en-US"/>
        </w:rPr>
        <w:t>across scaling scenarios</w:t>
      </w:r>
      <w:r w:rsidR="00D5386D">
        <w:rPr>
          <w:rFonts w:cstheme="minorHAnsi"/>
          <w:bCs/>
          <w:lang w:val="en-US"/>
        </w:rPr>
        <w:t xml:space="preserve"> </w:t>
      </w:r>
      <w:r w:rsidR="00554525">
        <w:rPr>
          <w:rFonts w:cstheme="minorHAnsi"/>
          <w:bCs/>
          <w:lang w:val="en-US"/>
        </w:rPr>
        <w:t>vary between</w:t>
      </w:r>
      <w:r w:rsidR="00932D40">
        <w:rPr>
          <w:rFonts w:cstheme="minorHAnsi"/>
          <w:bCs/>
          <w:lang w:val="en-US"/>
        </w:rPr>
        <w:t xml:space="preserve"> </w:t>
      </w:r>
      <w:r w:rsidR="00B20C28">
        <w:rPr>
          <w:rFonts w:cstheme="minorHAnsi"/>
          <w:bCs/>
          <w:lang w:val="en-US"/>
        </w:rPr>
        <w:t xml:space="preserve">approximately </w:t>
      </w:r>
      <m:oMath>
        <m:r>
          <w:rPr>
            <w:rFonts w:ascii="Cambria Math" w:hAnsi="Cambria Math" w:cstheme="minorHAnsi"/>
            <w:lang w:val="en-US"/>
          </w:rPr>
          <m:t>-</m:t>
        </m:r>
      </m:oMath>
      <w:r w:rsidR="00B20C28">
        <w:rPr>
          <w:rFonts w:cstheme="minorHAnsi"/>
          <w:bCs/>
          <w:lang w:val="en-US"/>
        </w:rPr>
        <w:t xml:space="preserve">20% to </w:t>
      </w:r>
      <m:oMath>
        <m:r>
          <w:rPr>
            <w:rFonts w:ascii="Cambria Math" w:hAnsi="Cambria Math" w:cstheme="minorHAnsi"/>
            <w:lang w:val="en-US"/>
          </w:rPr>
          <m:t>+</m:t>
        </m:r>
      </m:oMath>
      <w:r w:rsidR="00B20C28">
        <w:rPr>
          <w:rFonts w:cstheme="minorHAnsi"/>
          <w:bCs/>
          <w:lang w:val="en-US"/>
        </w:rPr>
        <w:t xml:space="preserve">50% </w:t>
      </w:r>
      <w:r w:rsidR="00287088">
        <w:rPr>
          <w:rFonts w:cstheme="minorHAnsi"/>
          <w:bCs/>
          <w:lang w:val="en-US"/>
        </w:rPr>
        <w:t xml:space="preserve">for cod, </w:t>
      </w:r>
      <m:oMath>
        <m:r>
          <w:rPr>
            <w:rFonts w:ascii="Cambria Math" w:hAnsi="Cambria Math" w:cstheme="minorHAnsi"/>
            <w:lang w:val="en-US"/>
          </w:rPr>
          <m:t>-</m:t>
        </m:r>
      </m:oMath>
      <w:r w:rsidR="008B4922">
        <w:rPr>
          <w:rFonts w:cstheme="minorHAnsi"/>
          <w:bCs/>
          <w:lang w:val="en-US"/>
        </w:rPr>
        <w:t>1</w:t>
      </w:r>
      <w:r w:rsidR="00FF2649">
        <w:rPr>
          <w:rFonts w:cstheme="minorHAnsi"/>
          <w:bCs/>
          <w:lang w:val="en-US"/>
        </w:rPr>
        <w:t>5</w:t>
      </w:r>
      <w:r w:rsidR="008B4922">
        <w:rPr>
          <w:rFonts w:cstheme="minorHAnsi"/>
          <w:bCs/>
          <w:lang w:val="en-US"/>
        </w:rPr>
        <w:t xml:space="preserve">% to </w:t>
      </w:r>
      <m:oMath>
        <m:r>
          <w:rPr>
            <w:rFonts w:ascii="Cambria Math" w:hAnsi="Cambria Math" w:cstheme="minorHAnsi"/>
            <w:lang w:val="en-US"/>
          </w:rPr>
          <m:t>+</m:t>
        </m:r>
      </m:oMath>
      <w:r w:rsidR="008B4922">
        <w:rPr>
          <w:rFonts w:cstheme="minorHAnsi"/>
          <w:bCs/>
          <w:lang w:val="en-US"/>
        </w:rPr>
        <w:t>25</w:t>
      </w:r>
      <w:r w:rsidR="009F6C8D">
        <w:rPr>
          <w:rFonts w:cstheme="minorHAnsi"/>
          <w:bCs/>
          <w:lang w:val="en-US"/>
        </w:rPr>
        <w:t>%</w:t>
      </w:r>
      <w:r w:rsidR="00605A02">
        <w:rPr>
          <w:rFonts w:cstheme="minorHAnsi"/>
          <w:bCs/>
          <w:lang w:val="en-US"/>
        </w:rPr>
        <w:t xml:space="preserve"> for herring</w:t>
      </w:r>
      <w:r w:rsidR="0023351B">
        <w:rPr>
          <w:rFonts w:cstheme="minorHAnsi"/>
          <w:bCs/>
          <w:lang w:val="en-US"/>
        </w:rPr>
        <w:t xml:space="preserve"> </w:t>
      </w:r>
      <w:r w:rsidR="00605A02">
        <w:rPr>
          <w:rFonts w:cstheme="minorHAnsi"/>
          <w:bCs/>
          <w:lang w:val="en-US"/>
        </w:rPr>
        <w:t xml:space="preserve">and </w:t>
      </w:r>
      <m:oMath>
        <m:r>
          <w:rPr>
            <w:rFonts w:ascii="Cambria Math" w:hAnsi="Cambria Math" w:cstheme="minorHAnsi"/>
            <w:lang w:val="en-US"/>
          </w:rPr>
          <m:t>-</m:t>
        </m:r>
      </m:oMath>
      <w:r w:rsidR="008F28DB">
        <w:rPr>
          <w:rFonts w:cstheme="minorHAnsi"/>
          <w:bCs/>
          <w:lang w:val="en-US"/>
        </w:rPr>
        <w:t xml:space="preserve">12% to </w:t>
      </w:r>
      <m:oMath>
        <m:r>
          <w:rPr>
            <w:rFonts w:ascii="Cambria Math" w:hAnsi="Cambria Math" w:cstheme="minorHAnsi"/>
            <w:lang w:val="en-US"/>
          </w:rPr>
          <m:t>+</m:t>
        </m:r>
      </m:oMath>
      <w:r w:rsidR="008A2B44">
        <w:rPr>
          <w:rFonts w:cstheme="minorHAnsi"/>
          <w:bCs/>
          <w:lang w:val="en-US"/>
        </w:rPr>
        <w:t>15</w:t>
      </w:r>
      <w:r w:rsidR="008F28DB">
        <w:rPr>
          <w:rFonts w:cstheme="minorHAnsi"/>
          <w:bCs/>
          <w:lang w:val="en-US"/>
        </w:rPr>
        <w:t>%</w:t>
      </w:r>
      <w:r w:rsidR="001852A2">
        <w:rPr>
          <w:rFonts w:cstheme="minorHAnsi"/>
          <w:bCs/>
          <w:lang w:val="en-US"/>
        </w:rPr>
        <w:t xml:space="preserve"> for sprat</w:t>
      </w:r>
      <w:ins w:id="823" w:author="Anna Gårdmark" w:date="2020-01-13T13:17:00Z">
        <w:r w:rsidR="0063626B">
          <w:rPr>
            <w:rFonts w:cstheme="minorHAnsi"/>
            <w:bCs/>
            <w:lang w:val="en-US"/>
          </w:rPr>
          <w:t xml:space="preserve"> (Fig. 2)</w:t>
        </w:r>
      </w:ins>
      <w:r w:rsidR="00B50BB7">
        <w:rPr>
          <w:rFonts w:cstheme="minorHAnsi"/>
          <w:bCs/>
          <w:lang w:val="en-US"/>
        </w:rPr>
        <w:t xml:space="preserve">. </w:t>
      </w:r>
      <w:r w:rsidR="00204977">
        <w:rPr>
          <w:rFonts w:cstheme="minorHAnsi"/>
          <w:bCs/>
          <w:lang w:val="en-US"/>
        </w:rPr>
        <w:t>The</w:t>
      </w:r>
      <w:r w:rsidR="004B4793">
        <w:rPr>
          <w:rFonts w:cstheme="minorHAnsi"/>
          <w:bCs/>
          <w:lang w:val="en-US"/>
        </w:rPr>
        <w:t>se</w:t>
      </w:r>
      <w:r w:rsidR="00204977">
        <w:rPr>
          <w:rFonts w:cstheme="minorHAnsi"/>
          <w:bCs/>
          <w:lang w:val="en-US"/>
        </w:rPr>
        <w:t xml:space="preserve"> changes in size-at-age </w:t>
      </w:r>
      <w:del w:id="824" w:author="Anna Gårdmark" w:date="2020-01-13T13:17:00Z">
        <w:r w:rsidR="00204977" w:rsidDel="0063626B">
          <w:rPr>
            <w:rFonts w:cstheme="minorHAnsi"/>
            <w:bCs/>
            <w:lang w:val="en-US"/>
          </w:rPr>
          <w:delText>are likely</w:delText>
        </w:r>
      </w:del>
      <w:ins w:id="825" w:author="Anna Gårdmark" w:date="2020-01-13T13:17:00Z">
        <w:r w:rsidR="0063626B">
          <w:rPr>
            <w:rFonts w:cstheme="minorHAnsi"/>
            <w:bCs/>
            <w:lang w:val="en-US"/>
          </w:rPr>
          <w:t>seems to be</w:t>
        </w:r>
      </w:ins>
      <w:r w:rsidR="00204977">
        <w:rPr>
          <w:rFonts w:cstheme="minorHAnsi"/>
          <w:bCs/>
          <w:lang w:val="en-US"/>
        </w:rPr>
        <w:t xml:space="preserve"> driven by </w:t>
      </w:r>
      <w:r w:rsidR="00AC7647">
        <w:rPr>
          <w:rFonts w:cstheme="minorHAnsi"/>
          <w:bCs/>
          <w:lang w:val="en-US"/>
        </w:rPr>
        <w:t xml:space="preserve">the temperature-dependence of maximum consumption rate increasing the actual consumption </w:t>
      </w:r>
      <w:proofErr w:type="gramStart"/>
      <w:r w:rsidR="00AC7647">
        <w:rPr>
          <w:rFonts w:cstheme="minorHAnsi"/>
          <w:bCs/>
          <w:lang w:val="en-US"/>
        </w:rPr>
        <w:t>rates</w:t>
      </w:r>
      <w:r w:rsidR="00F964D0">
        <w:rPr>
          <w:rFonts w:cstheme="minorHAnsi"/>
          <w:bCs/>
          <w:lang w:val="en-US"/>
        </w:rPr>
        <w:t xml:space="preserve"> </w:t>
      </w:r>
      <w:proofErr w:type="gramEnd"/>
      <m:oMath>
        <m:d>
          <m:dPr>
            <m:ctrlPr>
              <w:rPr>
                <w:rFonts w:ascii="Cambria Math" w:hAnsi="Cambria Math" w:cstheme="minorHAnsi"/>
                <w:bCs/>
                <w:i/>
                <w:lang w:val="en-US"/>
              </w:rPr>
            </m:ctrlPr>
          </m:dPr>
          <m:e>
            <m:sSub>
              <m:sSubPr>
                <m:ctrlPr>
                  <w:rPr>
                    <w:rFonts w:ascii="Cambria Math" w:eastAsia="Calibri" w:hAnsi="Cambria Math" w:cs="Arial"/>
                    <w:i/>
                  </w:rPr>
                </m:ctrlPr>
              </m:sSubPr>
              <m:e>
                <m:sSub>
                  <m:sSubPr>
                    <m:ctrlPr>
                      <w:rPr>
                        <w:rFonts w:ascii="Cambria Math" w:eastAsia="Calibri" w:hAnsi="Cambria Math" w:cs="Arial"/>
                        <w:i/>
                        <w:lang w:val="en-US"/>
                      </w:rPr>
                    </m:ctrlPr>
                  </m:sSubPr>
                  <m:e>
                    <m:r>
                      <w:rPr>
                        <w:rFonts w:ascii="Cambria Math" w:eastAsia="Calibri" w:hAnsi="Cambria Math" w:cs="Arial"/>
                        <w:lang w:val="en-US"/>
                      </w:rPr>
                      <m:t>f</m:t>
                    </m:r>
                  </m:e>
                  <m:sub>
                    <m:r>
                      <w:rPr>
                        <w:rFonts w:ascii="Cambria Math" w:eastAsia="Calibri" w:hAnsi="Cambria Math" w:cs="Arial"/>
                        <w:lang w:val="en-US"/>
                      </w:rPr>
                      <m:t>i</m:t>
                    </m:r>
                  </m:sub>
                </m:sSub>
                <m:d>
                  <m:dPr>
                    <m:ctrlPr>
                      <w:rPr>
                        <w:rFonts w:ascii="Cambria Math" w:eastAsia="Calibri" w:hAnsi="Cambria Math" w:cs="Arial"/>
                        <w:i/>
                        <w:lang w:val="en-US"/>
                      </w:rPr>
                    </m:ctrlPr>
                  </m:dPr>
                  <m:e>
                    <m:r>
                      <w:rPr>
                        <w:rFonts w:ascii="Cambria Math" w:eastAsia="Calibri" w:hAnsi="Cambria Math" w:cs="Arial"/>
                        <w:lang w:val="en-US"/>
                      </w:rPr>
                      <m:t>w</m:t>
                    </m:r>
                  </m:e>
                </m:d>
                <m:r>
                  <w:rPr>
                    <w:rFonts w:ascii="Cambria Math" w:eastAsia="Calibri" w:hAnsi="Cambria Math" w:cs="Arial"/>
                    <w:lang w:val="en-US"/>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Change w:id="826" w:author="Anna Gårdmark" w:date="2020-01-13T08:20:00Z">
                  <w:rPr>
                    <w:rFonts w:ascii="Cambria Math" w:hAnsi="Cambria Math" w:cstheme="minorHAnsi"/>
                  </w:rPr>
                </w:rPrChange>
              </w:rPr>
              <m:t>(</m:t>
            </m:r>
            <m:r>
              <w:rPr>
                <w:rFonts w:ascii="Cambria Math" w:hAnsi="Cambria Math" w:cstheme="minorHAnsi"/>
              </w:rPr>
              <m:t>T</m:t>
            </m:r>
            <m:r>
              <w:rPr>
                <w:rFonts w:ascii="Cambria Math" w:hAnsi="Cambria Math" w:cstheme="minorHAnsi"/>
                <w:lang w:val="en-GB"/>
                <w:rPrChange w:id="827" w:author="Anna Gårdmark" w:date="2020-01-13T08:20:00Z">
                  <w:rPr>
                    <w:rFonts w:ascii="Cambria Math" w:hAnsi="Cambria Math" w:cstheme="minorHAnsi"/>
                  </w:rPr>
                </w:rPrChange>
              </w:rPr>
              <m:t>)</m:t>
            </m:r>
          </m:e>
        </m:d>
      </m:oMath>
      <w:r w:rsidR="000E3914" w:rsidRPr="00EE1CF3">
        <w:rPr>
          <w:rFonts w:cstheme="minorHAnsi"/>
          <w:lang w:val="en-GB"/>
          <w:rPrChange w:id="828" w:author="Anna Gårdmark" w:date="2020-01-13T08:20:00Z">
            <w:rPr>
              <w:rFonts w:cstheme="minorHAnsi"/>
            </w:rPr>
          </w:rPrChange>
        </w:rPr>
        <w:t>, and not due to increased feeding levels</w:t>
      </w:r>
      <w:r w:rsidR="00D13AB6" w:rsidRPr="00EE1CF3">
        <w:rPr>
          <w:rFonts w:cstheme="minorHAnsi"/>
          <w:lang w:val="en-GB"/>
          <w:rPrChange w:id="829" w:author="Anna Gårdmark" w:date="2020-01-13T08:20:00Z">
            <w:rPr>
              <w:rFonts w:cstheme="minorHAnsi"/>
            </w:rPr>
          </w:rPrChange>
        </w:rPr>
        <w:t xml:space="preserve"> </w:t>
      </w:r>
      <m:oMath>
        <m:d>
          <m:dPr>
            <m:ctrlPr>
              <w:rPr>
                <w:rFonts w:ascii="Cambria Math" w:hAnsi="Cambria Math" w:cstheme="minorHAnsi"/>
                <w:i/>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r>
                      <w:rPr>
                        <w:rFonts w:ascii="Cambria Math" w:hAnsi="Cambria Math"/>
                        <w:lang w:val="en-US"/>
                      </w:rPr>
                      <m:t>w</m:t>
                    </m:r>
                  </m:e>
                </m:d>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n</m:t>
                    </m:r>
                  </m:sup>
                </m:sSup>
              </m:den>
            </m:f>
          </m:e>
        </m:d>
      </m:oMath>
      <w:r w:rsidR="008D697E" w:rsidRPr="00EE1CF3">
        <w:rPr>
          <w:rFonts w:cstheme="minorHAnsi"/>
          <w:lang w:val="en-GB"/>
          <w:rPrChange w:id="830" w:author="Anna Gårdmark" w:date="2020-01-13T08:20:00Z">
            <w:rPr>
              <w:rFonts w:cstheme="minorHAnsi"/>
            </w:rPr>
          </w:rPrChange>
        </w:rPr>
        <w:t xml:space="preserve"> (Fig. S</w:t>
      </w:r>
      <w:r w:rsidR="00860BC7" w:rsidRPr="00EE1CF3">
        <w:rPr>
          <w:rFonts w:cstheme="minorHAnsi"/>
          <w:lang w:val="en-GB"/>
          <w:rPrChange w:id="831" w:author="Anna Gårdmark" w:date="2020-01-13T08:20:00Z">
            <w:rPr>
              <w:rFonts w:cstheme="minorHAnsi"/>
            </w:rPr>
          </w:rPrChange>
        </w:rPr>
        <w:t>1</w:t>
      </w:r>
      <w:r w:rsidR="000977A6" w:rsidRPr="00EE1CF3">
        <w:rPr>
          <w:rFonts w:cstheme="minorHAnsi"/>
          <w:lang w:val="en-GB"/>
          <w:rPrChange w:id="832" w:author="Anna Gårdmark" w:date="2020-01-13T08:20:00Z">
            <w:rPr>
              <w:rFonts w:cstheme="minorHAnsi"/>
            </w:rPr>
          </w:rPrChange>
        </w:rPr>
        <w:t>2</w:t>
      </w:r>
      <w:r w:rsidR="00860BC7" w:rsidRPr="00EE1CF3">
        <w:rPr>
          <w:rFonts w:cstheme="minorHAnsi"/>
          <w:lang w:val="en-GB"/>
          <w:rPrChange w:id="833" w:author="Anna Gårdmark" w:date="2020-01-13T08:20:00Z">
            <w:rPr>
              <w:rFonts w:cstheme="minorHAnsi"/>
            </w:rPr>
          </w:rPrChange>
        </w:rPr>
        <w:t>)</w:t>
      </w:r>
      <w:r w:rsidR="00F20ADA" w:rsidRPr="00EE1CF3">
        <w:rPr>
          <w:rFonts w:cstheme="minorHAnsi"/>
          <w:lang w:val="en-GB"/>
          <w:rPrChange w:id="834" w:author="Anna Gårdmark" w:date="2020-01-13T08:20:00Z">
            <w:rPr>
              <w:rFonts w:cstheme="minorHAnsi"/>
            </w:rPr>
          </w:rPrChange>
        </w:rPr>
        <w:t>, and th</w:t>
      </w:r>
      <w:ins w:id="835" w:author="Anna Gårdmark" w:date="2020-01-13T13:18:00Z">
        <w:r w:rsidR="0063626B">
          <w:rPr>
            <w:rFonts w:cstheme="minorHAnsi"/>
            <w:lang w:val="en-GB"/>
          </w:rPr>
          <w:t>e consumption rate</w:t>
        </w:r>
      </w:ins>
      <w:del w:id="836" w:author="Anna Gårdmark" w:date="2020-01-13T13:18:00Z">
        <w:r w:rsidR="00F20ADA" w:rsidRPr="00EE1CF3" w:rsidDel="0063626B">
          <w:rPr>
            <w:rFonts w:cstheme="minorHAnsi"/>
            <w:lang w:val="en-GB"/>
            <w:rPrChange w:id="837" w:author="Anna Gårdmark" w:date="2020-01-13T08:20:00Z">
              <w:rPr>
                <w:rFonts w:cstheme="minorHAnsi"/>
              </w:rPr>
            </w:rPrChange>
          </w:rPr>
          <w:delText>is parameter</w:delText>
        </w:r>
      </w:del>
      <w:r w:rsidR="00F20ADA" w:rsidRPr="00EE1CF3">
        <w:rPr>
          <w:rFonts w:cstheme="minorHAnsi"/>
          <w:lang w:val="en-GB"/>
          <w:rPrChange w:id="838" w:author="Anna Gårdmark" w:date="2020-01-13T08:20:00Z">
            <w:rPr>
              <w:rFonts w:cstheme="minorHAnsi"/>
            </w:rPr>
          </w:rPrChange>
        </w:rPr>
        <w:t xml:space="preserve"> is more sensitive than the metabolic losses</w:t>
      </w:r>
      <w:r w:rsidR="003F477C" w:rsidRPr="00EE1CF3">
        <w:rPr>
          <w:rFonts w:cstheme="minorHAnsi"/>
          <w:lang w:val="en-GB"/>
          <w:rPrChange w:id="839" w:author="Anna Gårdmark" w:date="2020-01-13T08:20:00Z">
            <w:rPr>
              <w:rFonts w:cstheme="minorHAnsi"/>
            </w:rPr>
          </w:rPrChange>
        </w:rPr>
        <w:t xml:space="preserve"> for the energy </w:t>
      </w:r>
      <w:r w:rsidR="00873D32" w:rsidRPr="00EE1CF3">
        <w:rPr>
          <w:rFonts w:cstheme="minorHAnsi"/>
          <w:lang w:val="en-GB"/>
          <w:rPrChange w:id="840" w:author="Anna Gårdmark" w:date="2020-01-13T08:20:00Z">
            <w:rPr>
              <w:rFonts w:cstheme="minorHAnsi"/>
            </w:rPr>
          </w:rPrChange>
        </w:rPr>
        <w:t>acquisition</w:t>
      </w:r>
      <w:commentRangeStart w:id="841"/>
      <w:r w:rsidR="00860BC7" w:rsidRPr="00EE1CF3">
        <w:rPr>
          <w:rFonts w:cstheme="minorHAnsi"/>
          <w:lang w:val="en-GB"/>
          <w:rPrChange w:id="842" w:author="Anna Gårdmark" w:date="2020-01-13T08:20:00Z">
            <w:rPr>
              <w:rFonts w:cstheme="minorHAnsi"/>
            </w:rPr>
          </w:rPrChange>
        </w:rPr>
        <w:t>.</w:t>
      </w:r>
      <w:commentRangeEnd w:id="841"/>
      <w:r w:rsidR="0063626B">
        <w:rPr>
          <w:rStyle w:val="Kommentarsreferens"/>
        </w:rPr>
        <w:commentReference w:id="841"/>
      </w:r>
      <w:commentRangeStart w:id="843"/>
      <w:commentRangeStart w:id="844"/>
      <w:commentRangeStart w:id="845"/>
      <w:commentRangeStart w:id="846"/>
      <w:r w:rsidR="00860BC7" w:rsidRPr="00EE1CF3">
        <w:rPr>
          <w:rFonts w:cstheme="minorHAnsi"/>
          <w:lang w:val="en-GB"/>
          <w:rPrChange w:id="847" w:author="Anna Gårdmark" w:date="2020-01-13T08:20:00Z">
            <w:rPr>
              <w:rFonts w:cstheme="minorHAnsi"/>
            </w:rPr>
          </w:rPrChange>
        </w:rPr>
        <w:t xml:space="preserve"> </w:t>
      </w:r>
      <w:commentRangeEnd w:id="843"/>
      <w:commentRangeEnd w:id="844"/>
      <w:commentRangeEnd w:id="845"/>
      <w:commentRangeEnd w:id="846"/>
      <w:r w:rsidR="00DA4FE9" w:rsidRPr="00EE1CF3">
        <w:rPr>
          <w:rFonts w:cstheme="minorHAnsi"/>
          <w:lang w:val="en-GB"/>
          <w:rPrChange w:id="848" w:author="Anna Gårdmark" w:date="2020-01-13T08:20:00Z">
            <w:rPr>
              <w:rFonts w:cstheme="minorHAnsi"/>
            </w:rPr>
          </w:rPrChange>
        </w:rPr>
        <w:t>This also leads to increases in the size-</w:t>
      </w:r>
      <w:r w:rsidR="00E809D3" w:rsidRPr="00EE1CF3">
        <w:rPr>
          <w:rFonts w:cstheme="minorHAnsi"/>
          <w:lang w:val="en-GB"/>
          <w:rPrChange w:id="849" w:author="Anna Gårdmark" w:date="2020-01-13T08:20:00Z">
            <w:rPr>
              <w:rFonts w:cstheme="minorHAnsi"/>
            </w:rPr>
          </w:rPrChange>
        </w:rPr>
        <w:t>dependent</w:t>
      </w:r>
      <w:r w:rsidR="00DA4FE9" w:rsidRPr="00EE1CF3">
        <w:rPr>
          <w:rFonts w:cstheme="minorHAnsi"/>
          <w:lang w:val="en-GB"/>
          <w:rPrChange w:id="850" w:author="Anna Gårdmark" w:date="2020-01-13T08:20:00Z">
            <w:rPr>
              <w:rFonts w:cstheme="minorHAnsi"/>
            </w:rPr>
          </w:rPrChange>
        </w:rPr>
        <w:t xml:space="preserve"> predation mortality</w:t>
      </w:r>
      <w:r w:rsidR="001F5C1B" w:rsidRPr="00EE1CF3">
        <w:rPr>
          <w:rFonts w:cstheme="minorHAnsi"/>
          <w:lang w:val="en-GB"/>
          <w:rPrChange w:id="851" w:author="Anna Gårdmark" w:date="2020-01-13T08:20:00Z">
            <w:rPr>
              <w:rFonts w:cstheme="minorHAnsi"/>
            </w:rPr>
          </w:rPrChange>
        </w:rPr>
        <w:t xml:space="preserve"> of fish above </w:t>
      </w:r>
      <m:oMath>
        <m:r>
          <w:rPr>
            <w:rFonts w:ascii="Cambria Math" w:hAnsi="Cambria Math" w:cstheme="minorHAnsi"/>
            <w:lang w:val="en-GB"/>
            <w:rPrChange w:id="852" w:author="Anna Gårdmark" w:date="2020-01-13T08:20:00Z">
              <w:rPr>
                <w:rFonts w:ascii="Cambria Math" w:hAnsi="Cambria Math" w:cstheme="minorHAnsi"/>
              </w:rPr>
            </w:rPrChange>
          </w:rPr>
          <m:t>~</m:t>
        </m:r>
      </m:oMath>
      <w:r w:rsidR="001F5C1B" w:rsidRPr="00EE1CF3">
        <w:rPr>
          <w:rFonts w:cstheme="minorHAnsi"/>
          <w:lang w:val="en-GB"/>
          <w:rPrChange w:id="853" w:author="Anna Gårdmark" w:date="2020-01-13T08:20:00Z">
            <w:rPr>
              <w:rFonts w:cstheme="minorHAnsi"/>
            </w:rPr>
          </w:rPrChange>
        </w:rPr>
        <w:t>1g</w:t>
      </w:r>
      <w:r w:rsidR="00E809D3" w:rsidRPr="00EE1CF3">
        <w:rPr>
          <w:rFonts w:cstheme="minorHAnsi"/>
          <w:lang w:val="en-GB"/>
          <w:rPrChange w:id="854" w:author="Anna Gårdmark" w:date="2020-01-13T08:20:00Z">
            <w:rPr>
              <w:rFonts w:cstheme="minorHAnsi"/>
            </w:rPr>
          </w:rPrChange>
        </w:rPr>
        <w:t xml:space="preserve"> </w:t>
      </w:r>
      <w:r w:rsidR="001F0F13" w:rsidRPr="00EE1CF3">
        <w:rPr>
          <w:rFonts w:cstheme="minorHAnsi"/>
          <w:lang w:val="en-GB"/>
          <w:rPrChange w:id="855" w:author="Anna Gårdmark" w:date="2020-01-13T08:20:00Z">
            <w:rPr>
              <w:rFonts w:cstheme="minorHAnsi"/>
            </w:rPr>
          </w:rPrChange>
        </w:rPr>
        <w:t xml:space="preserve">for all scenarios, and for all </w:t>
      </w:r>
      <w:r w:rsidR="00803E05" w:rsidRPr="00EE1CF3">
        <w:rPr>
          <w:rFonts w:cstheme="minorHAnsi"/>
          <w:lang w:val="en-GB"/>
          <w:rPrChange w:id="856" w:author="Anna Gårdmark" w:date="2020-01-13T08:20:00Z">
            <w:rPr>
              <w:rFonts w:cstheme="minorHAnsi"/>
            </w:rPr>
          </w:rPrChange>
        </w:rPr>
        <w:t>body weights in the</w:t>
      </w:r>
      <w:r w:rsidR="004A7CC1" w:rsidRPr="00EE1CF3">
        <w:rPr>
          <w:rFonts w:cstheme="minorHAnsi"/>
          <w:lang w:val="en-GB"/>
          <w:rPrChange w:id="857" w:author="Anna Gårdmark" w:date="2020-01-13T08:20:00Z">
            <w:rPr>
              <w:rFonts w:cstheme="minorHAnsi"/>
            </w:rPr>
          </w:rPrChange>
        </w:rPr>
        <w:t xml:space="preserve"> scenarios where only resources are temperature-dependent</w:t>
      </w:r>
      <w:r w:rsidR="00250A85" w:rsidRPr="00EE1CF3">
        <w:rPr>
          <w:rFonts w:cstheme="minorHAnsi"/>
          <w:lang w:val="en-GB"/>
          <w:rPrChange w:id="858" w:author="Anna Gårdmark" w:date="2020-01-13T08:20:00Z">
            <w:rPr>
              <w:rFonts w:cstheme="minorHAnsi"/>
            </w:rPr>
          </w:rPrChange>
        </w:rPr>
        <w:t xml:space="preserve"> </w:t>
      </w:r>
      <w:r w:rsidR="00E809D3" w:rsidRPr="00EE1CF3">
        <w:rPr>
          <w:rFonts w:cstheme="minorHAnsi"/>
          <w:lang w:val="en-GB"/>
          <w:rPrChange w:id="859" w:author="Anna Gårdmark" w:date="2020-01-13T08:20:00Z">
            <w:rPr>
              <w:rFonts w:cstheme="minorHAnsi"/>
            </w:rPr>
          </w:rPrChange>
        </w:rPr>
        <w:t>(Fig. S1</w:t>
      </w:r>
      <w:r w:rsidR="004C03DF" w:rsidRPr="00EE1CF3">
        <w:rPr>
          <w:rFonts w:cstheme="minorHAnsi"/>
          <w:lang w:val="en-GB"/>
          <w:rPrChange w:id="860" w:author="Anna Gårdmark" w:date="2020-01-13T08:20:00Z">
            <w:rPr>
              <w:rFonts w:cstheme="minorHAnsi"/>
            </w:rPr>
          </w:rPrChange>
        </w:rPr>
        <w:t>3</w:t>
      </w:r>
      <w:r w:rsidR="001329DD" w:rsidRPr="00EE1CF3">
        <w:rPr>
          <w:rFonts w:cstheme="minorHAnsi"/>
          <w:lang w:val="en-GB"/>
          <w:rPrChange w:id="861" w:author="Anna Gårdmark" w:date="2020-01-13T08:20:00Z">
            <w:rPr>
              <w:rFonts w:cstheme="minorHAnsi"/>
            </w:rPr>
          </w:rPrChange>
        </w:rPr>
        <w:t>)</w:t>
      </w:r>
      <w:r w:rsidR="00DA4FE9" w:rsidRPr="00EE1CF3">
        <w:rPr>
          <w:rFonts w:cstheme="minorHAnsi"/>
          <w:lang w:val="en-GB"/>
          <w:rPrChange w:id="862" w:author="Anna Gårdmark" w:date="2020-01-13T08:20:00Z">
            <w:rPr>
              <w:rFonts w:cstheme="minorHAnsi"/>
            </w:rPr>
          </w:rPrChange>
        </w:rPr>
        <w:t xml:space="preserve">. </w:t>
      </w:r>
      <w:r w:rsidR="00B55988">
        <w:rPr>
          <w:rStyle w:val="Kommentarsreferens"/>
        </w:rPr>
        <w:commentReference w:id="843"/>
      </w:r>
      <w:r w:rsidR="009B0A34">
        <w:rPr>
          <w:rStyle w:val="Kommentarsreferens"/>
        </w:rPr>
        <w:commentReference w:id="844"/>
      </w:r>
      <w:r w:rsidR="00332CA4">
        <w:rPr>
          <w:rStyle w:val="Kommentarsreferens"/>
        </w:rPr>
        <w:commentReference w:id="845"/>
      </w:r>
      <w:r w:rsidR="0063626B">
        <w:rPr>
          <w:rStyle w:val="Kommentarsreferens"/>
        </w:rPr>
        <w:commentReference w:id="846"/>
      </w:r>
    </w:p>
    <w:p w14:paraId="09DA92A5" w14:textId="7DA59FB2" w:rsidR="001F2BB0" w:rsidRDefault="00FB3225" w:rsidP="005350A0">
      <w:pPr>
        <w:spacing w:line="480" w:lineRule="auto"/>
        <w:ind w:firstLine="360"/>
        <w:contextualSpacing/>
        <w:jc w:val="both"/>
        <w:rPr>
          <w:ins w:id="863" w:author="Anna Gårdmark" w:date="2020-01-13T13:28:00Z"/>
          <w:rFonts w:cstheme="minorHAnsi"/>
          <w:bCs/>
          <w:lang w:val="en-US"/>
        </w:rPr>
      </w:pPr>
      <w:r>
        <w:rPr>
          <w:rFonts w:cstheme="minorHAnsi"/>
          <w:bCs/>
          <w:lang w:val="en-US"/>
        </w:rPr>
        <w:t>There is a positive relationship between the relative change in growth</w:t>
      </w:r>
      <w:ins w:id="864" w:author="Anna Gårdmark" w:date="2020-01-13T13:21:00Z">
        <w:r w:rsidR="0063626B">
          <w:rPr>
            <w:rFonts w:cstheme="minorHAnsi"/>
            <w:bCs/>
            <w:lang w:val="en-US"/>
          </w:rPr>
          <w:t xml:space="preserve"> due to warming (Fig. 2)</w:t>
        </w:r>
      </w:ins>
      <w:r>
        <w:rPr>
          <w:rFonts w:cstheme="minorHAnsi"/>
          <w:bCs/>
          <w:lang w:val="en-US"/>
        </w:rPr>
        <w:t xml:space="preserve"> and </w:t>
      </w:r>
      <w:ins w:id="865" w:author="Anna Gårdmark" w:date="2020-01-13T13:21:00Z">
        <w:r w:rsidR="0063626B">
          <w:rPr>
            <w:rFonts w:cstheme="minorHAnsi"/>
            <w:bCs/>
            <w:lang w:val="en-US"/>
          </w:rPr>
          <w:t xml:space="preserve">that of </w:t>
        </w:r>
      </w:ins>
      <w:r>
        <w:rPr>
          <w:rFonts w:cstheme="minorHAnsi"/>
          <w:bCs/>
          <w:lang w:val="en-US"/>
        </w:rPr>
        <w:t>the mean population body weight</w:t>
      </w:r>
      <w:ins w:id="866" w:author="Anna Gårdmark" w:date="2020-01-13T13:20:00Z">
        <w:r w:rsidR="0063626B">
          <w:rPr>
            <w:rFonts w:cstheme="minorHAnsi"/>
            <w:bCs/>
            <w:lang w:val="en-US"/>
          </w:rPr>
          <w:t xml:space="preserve"> (</w:t>
        </w:r>
      </w:ins>
      <w:ins w:id="867" w:author="Anna Gårdmark" w:date="2020-01-13T13:21:00Z">
        <w:r w:rsidR="0063626B">
          <w:rPr>
            <w:rFonts w:cstheme="minorHAnsi"/>
            <w:bCs/>
            <w:lang w:val="en-US"/>
          </w:rPr>
          <w:t>Fig. 3</w:t>
        </w:r>
      </w:ins>
      <w:ins w:id="868" w:author="Anna Gårdmark" w:date="2020-01-13T13:20:00Z">
        <w:r w:rsidR="0063626B">
          <w:rPr>
            <w:rFonts w:cstheme="minorHAnsi"/>
            <w:bCs/>
            <w:lang w:val="en-US"/>
          </w:rPr>
          <w:t>).</w:t>
        </w:r>
      </w:ins>
      <w:del w:id="869" w:author="Anna Gårdmark" w:date="2020-01-13T13:20:00Z">
        <w:r w:rsidR="00AD1BEB" w:rsidDel="0063626B">
          <w:rPr>
            <w:rFonts w:cstheme="minorHAnsi"/>
            <w:bCs/>
            <w:lang w:val="en-US"/>
          </w:rPr>
          <w:delText>, h</w:delText>
        </w:r>
      </w:del>
      <w:ins w:id="870" w:author="Anna Gårdmark" w:date="2020-01-13T13:20:00Z">
        <w:r w:rsidR="0063626B">
          <w:rPr>
            <w:rFonts w:cstheme="minorHAnsi"/>
            <w:bCs/>
            <w:lang w:val="en-US"/>
          </w:rPr>
          <w:t xml:space="preserve"> H</w:t>
        </w:r>
      </w:ins>
      <w:r w:rsidR="00AD1BEB">
        <w:rPr>
          <w:rFonts w:cstheme="minorHAnsi"/>
          <w:bCs/>
          <w:lang w:val="en-US"/>
        </w:rPr>
        <w:t xml:space="preserve">owever, the </w:t>
      </w:r>
      <w:r>
        <w:rPr>
          <w:rFonts w:cstheme="minorHAnsi"/>
          <w:bCs/>
          <w:lang w:val="en-US"/>
        </w:rPr>
        <w:t xml:space="preserve">mean </w:t>
      </w:r>
      <w:r w:rsidR="009D0F71">
        <w:rPr>
          <w:rFonts w:cstheme="minorHAnsi"/>
          <w:bCs/>
          <w:lang w:val="en-US"/>
        </w:rPr>
        <w:t xml:space="preserve">body weight </w:t>
      </w:r>
      <w:r w:rsidR="00DB53E0">
        <w:rPr>
          <w:rFonts w:cstheme="minorHAnsi"/>
          <w:bCs/>
          <w:lang w:val="en-US"/>
        </w:rPr>
        <w:t xml:space="preserve">does not always increase with warming when </w:t>
      </w:r>
      <w:r>
        <w:rPr>
          <w:rFonts w:cstheme="minorHAnsi"/>
          <w:bCs/>
          <w:lang w:val="en-US"/>
        </w:rPr>
        <w:t>the size-at-age does s</w:t>
      </w:r>
      <w:commentRangeStart w:id="871"/>
      <w:r>
        <w:rPr>
          <w:rFonts w:cstheme="minorHAnsi"/>
          <w:bCs/>
          <w:lang w:val="en-US"/>
        </w:rPr>
        <w:t>o</w:t>
      </w:r>
      <w:del w:id="872" w:author="Anna Gårdmark" w:date="2020-01-13T13:24:00Z">
        <w:r w:rsidR="002A2195" w:rsidDel="001F2BB0">
          <w:rPr>
            <w:rFonts w:cstheme="minorHAnsi"/>
            <w:bCs/>
            <w:lang w:val="en-US"/>
          </w:rPr>
          <w:delText>, except for cod to some degree</w:delText>
        </w:r>
      </w:del>
      <w:r>
        <w:rPr>
          <w:rFonts w:cstheme="minorHAnsi"/>
          <w:bCs/>
          <w:lang w:val="en-US"/>
        </w:rPr>
        <w:t xml:space="preserve"> </w:t>
      </w:r>
      <w:commentRangeEnd w:id="871"/>
      <w:r w:rsidR="001F2BB0">
        <w:rPr>
          <w:rStyle w:val="Kommentarsreferens"/>
        </w:rPr>
        <w:commentReference w:id="871"/>
      </w:r>
      <w:r>
        <w:rPr>
          <w:rFonts w:cstheme="minorHAnsi"/>
          <w:bCs/>
          <w:lang w:val="en-US"/>
        </w:rPr>
        <w:t>(Fig</w:t>
      </w:r>
      <w:r w:rsidR="001801EF">
        <w:rPr>
          <w:rFonts w:cstheme="minorHAnsi"/>
          <w:bCs/>
          <w:lang w:val="en-US"/>
        </w:rPr>
        <w:t>s</w:t>
      </w:r>
      <w:r>
        <w:rPr>
          <w:rFonts w:cstheme="minorHAnsi"/>
          <w:bCs/>
          <w:lang w:val="en-US"/>
        </w:rPr>
        <w:t>.</w:t>
      </w:r>
      <w:r w:rsidR="005350A0">
        <w:rPr>
          <w:rFonts w:cstheme="minorHAnsi"/>
          <w:bCs/>
          <w:lang w:val="en-US"/>
        </w:rPr>
        <w:t xml:space="preserve"> 2</w:t>
      </w:r>
      <w:r>
        <w:rPr>
          <w:rFonts w:cstheme="minorHAnsi"/>
          <w:bCs/>
          <w:lang w:val="en-US"/>
        </w:rPr>
        <w:t>-</w:t>
      </w:r>
      <w:r w:rsidR="005350A0">
        <w:rPr>
          <w:rFonts w:cstheme="minorHAnsi"/>
          <w:bCs/>
          <w:lang w:val="en-US"/>
        </w:rPr>
        <w:t>3</w:t>
      </w:r>
      <w:r>
        <w:rPr>
          <w:rFonts w:cstheme="minorHAnsi"/>
          <w:bCs/>
          <w:lang w:val="en-US"/>
        </w:rPr>
        <w:t>)</w:t>
      </w:r>
      <w:ins w:id="873" w:author="Anna Gårdmark" w:date="2020-01-13T13:24:00Z">
        <w:r w:rsidR="001F2BB0">
          <w:rPr>
            <w:rFonts w:cstheme="minorHAnsi"/>
            <w:bCs/>
            <w:lang w:val="en-US"/>
          </w:rPr>
          <w:t>, reflecting a change in the size composition of the populations</w:t>
        </w:r>
      </w:ins>
      <w:ins w:id="874" w:author="Anna Gårdmark" w:date="2020-01-13T13:25:00Z">
        <w:r w:rsidR="001F2BB0">
          <w:rPr>
            <w:rFonts w:cstheme="minorHAnsi"/>
            <w:bCs/>
            <w:lang w:val="en-US"/>
          </w:rPr>
          <w:t xml:space="preserve"> (Fig. 4)</w:t>
        </w:r>
      </w:ins>
      <w:r>
        <w:rPr>
          <w:rFonts w:cstheme="minorHAnsi"/>
          <w:bCs/>
          <w:lang w:val="en-US"/>
        </w:rPr>
        <w:t xml:space="preserve">. </w:t>
      </w:r>
      <w:commentRangeStart w:id="875"/>
      <w:r w:rsidR="00AF4B25">
        <w:rPr>
          <w:rFonts w:cstheme="minorHAnsi"/>
          <w:bCs/>
          <w:lang w:val="en-US"/>
        </w:rPr>
        <w:t xml:space="preserve">For sprat and herring, the only scenario that has a median increase in mean body weight includes only </w:t>
      </w:r>
      <w:ins w:id="876" w:author="Anna Gårdmark" w:date="2020-01-13T13:25:00Z">
        <w:r w:rsidR="001F2BB0">
          <w:rPr>
            <w:rFonts w:cstheme="minorHAnsi"/>
            <w:bCs/>
            <w:lang w:val="en-US"/>
          </w:rPr>
          <w:t xml:space="preserve">temperature-dependent </w:t>
        </w:r>
      </w:ins>
      <w:r w:rsidR="00AF4B25">
        <w:rPr>
          <w:rFonts w:cstheme="minorHAnsi"/>
          <w:bCs/>
          <w:lang w:val="en-US"/>
        </w:rPr>
        <w:t xml:space="preserve">physiological </w:t>
      </w:r>
      <w:ins w:id="877" w:author="Anna Gårdmark" w:date="2020-01-13T13:25:00Z">
        <w:r w:rsidR="001F2BB0">
          <w:rPr>
            <w:rFonts w:cstheme="minorHAnsi"/>
            <w:bCs/>
            <w:lang w:val="en-US"/>
          </w:rPr>
          <w:t>processes</w:t>
        </w:r>
      </w:ins>
      <w:del w:id="878" w:author="Anna Gårdmark" w:date="2020-01-13T13:25:00Z">
        <w:r w:rsidR="00AF4B25" w:rsidDel="001F2BB0">
          <w:rPr>
            <w:rFonts w:cstheme="minorHAnsi"/>
            <w:bCs/>
            <w:lang w:val="en-US"/>
          </w:rPr>
          <w:delText>scaling</w:delText>
        </w:r>
      </w:del>
      <w:r w:rsidR="00AF4B25">
        <w:rPr>
          <w:rFonts w:cstheme="minorHAnsi"/>
          <w:bCs/>
          <w:lang w:val="en-US"/>
        </w:rPr>
        <w:t xml:space="preserve"> and no temperature dependence of resource</w:t>
      </w:r>
      <w:r w:rsidR="00381431">
        <w:rPr>
          <w:rFonts w:cstheme="minorHAnsi"/>
          <w:bCs/>
          <w:lang w:val="en-US"/>
        </w:rPr>
        <w:t xml:space="preserve">s </w:t>
      </w:r>
      <w:r w:rsidR="00AF4B25">
        <w:rPr>
          <w:rFonts w:cstheme="minorHAnsi"/>
          <w:bCs/>
          <w:lang w:val="en-US"/>
        </w:rPr>
        <w:t xml:space="preserve">(Fig. </w:t>
      </w:r>
      <w:r w:rsidR="00885A17">
        <w:rPr>
          <w:rFonts w:cstheme="minorHAnsi"/>
          <w:bCs/>
          <w:lang w:val="en-US"/>
        </w:rPr>
        <w:t>3</w:t>
      </w:r>
      <w:r w:rsidR="00AF4B25">
        <w:rPr>
          <w:rFonts w:cstheme="minorHAnsi"/>
          <w:bCs/>
          <w:lang w:val="en-US"/>
        </w:rPr>
        <w:t xml:space="preserve">). </w:t>
      </w:r>
      <w:commentRangeEnd w:id="875"/>
      <w:r w:rsidR="001F2BB0">
        <w:rPr>
          <w:rStyle w:val="Kommentarsreferens"/>
        </w:rPr>
        <w:commentReference w:id="875"/>
      </w:r>
      <w:del w:id="879" w:author="Anna Gårdmark" w:date="2020-01-13T13:25:00Z">
        <w:r w:rsidR="00AF4B25" w:rsidDel="001F2BB0">
          <w:rPr>
            <w:rFonts w:cstheme="minorHAnsi"/>
            <w:bCs/>
            <w:lang w:val="en-US"/>
          </w:rPr>
          <w:delText xml:space="preserve">The change in mean body weight is also dependent on the change in the abundance size spectra (Fig. 4). </w:delText>
        </w:r>
      </w:del>
      <w:r w:rsidR="00AF4B25">
        <w:rPr>
          <w:rFonts w:cstheme="minorHAnsi"/>
          <w:bCs/>
          <w:lang w:val="en-US"/>
        </w:rPr>
        <w:t xml:space="preserve">The abundance-at-weight for </w:t>
      </w:r>
      <w:del w:id="880" w:author="Anna Gårdmark" w:date="2020-01-13T13:26:00Z">
        <w:r w:rsidR="00AF4B25" w:rsidDel="001F2BB0">
          <w:rPr>
            <w:rFonts w:cstheme="minorHAnsi"/>
            <w:bCs/>
            <w:lang w:val="en-US"/>
          </w:rPr>
          <w:delText xml:space="preserve">the smallest </w:delText>
        </w:r>
      </w:del>
      <w:r w:rsidR="00AF4B25">
        <w:rPr>
          <w:rFonts w:cstheme="minorHAnsi"/>
          <w:bCs/>
          <w:lang w:val="en-US"/>
        </w:rPr>
        <w:t xml:space="preserve">fish </w:t>
      </w:r>
      <w:ins w:id="881" w:author="Anna Gårdmark" w:date="2020-01-13T13:26:00Z">
        <w:r w:rsidR="001F2BB0">
          <w:rPr>
            <w:rFonts w:cstheme="minorHAnsi"/>
            <w:bCs/>
            <w:lang w:val="en-US"/>
          </w:rPr>
          <w:t>below</w:t>
        </w:r>
      </w:ins>
      <w:del w:id="882" w:author="Anna Gårdmark" w:date="2020-01-13T13:26:00Z">
        <w:r w:rsidR="00B10481" w:rsidDel="001F2BB0">
          <w:rPr>
            <w:rFonts w:cstheme="minorHAnsi"/>
            <w:bCs/>
            <w:lang w:val="en-US"/>
          </w:rPr>
          <w:delText>to around</w:delText>
        </w:r>
      </w:del>
      <w:r w:rsidR="00AF4B25">
        <w:rPr>
          <w:rFonts w:cstheme="minorHAnsi"/>
          <w:bCs/>
          <w:lang w:val="en-US"/>
        </w:rPr>
        <w:t xml:space="preserve"> maturation size decreases by </w:t>
      </w:r>
      <m:oMath>
        <m:r>
          <w:rPr>
            <w:rFonts w:ascii="Cambria Math" w:hAnsi="Cambria Math" w:cstheme="minorHAnsi"/>
            <w:lang w:val="en-US"/>
          </w:rPr>
          <m:t>~</m:t>
        </m:r>
      </m:oMath>
      <w:r w:rsidR="00AF4B25">
        <w:rPr>
          <w:rFonts w:cstheme="minorHAnsi"/>
          <w:bCs/>
          <w:lang w:val="en-US"/>
        </w:rPr>
        <w:t>10% at the end of the projection for all species. The increase</w:t>
      </w:r>
      <w:del w:id="883" w:author="Anna Gårdmark" w:date="2020-01-13T13:27:00Z">
        <w:r w:rsidR="00AF4B25" w:rsidDel="001F2BB0">
          <w:rPr>
            <w:rFonts w:cstheme="minorHAnsi"/>
            <w:bCs/>
            <w:lang w:val="en-US"/>
          </w:rPr>
          <w:delText>d</w:delText>
        </w:r>
      </w:del>
      <w:ins w:id="884" w:author="Anna Gårdmark" w:date="2020-01-13T13:27:00Z">
        <w:r w:rsidR="001F2BB0">
          <w:rPr>
            <w:rFonts w:cstheme="minorHAnsi"/>
            <w:bCs/>
            <w:lang w:val="en-US"/>
          </w:rPr>
          <w:t xml:space="preserve"> in</w:t>
        </w:r>
      </w:ins>
      <w:r w:rsidR="00AF4B25">
        <w:rPr>
          <w:rFonts w:cstheme="minorHAnsi"/>
          <w:bCs/>
          <w:lang w:val="en-US"/>
        </w:rPr>
        <w:t xml:space="preserve"> predation and background mortality </w:t>
      </w:r>
      <w:ins w:id="885" w:author="Anna Gårdmark" w:date="2020-01-13T13:27:00Z">
        <w:r w:rsidR="001F2BB0">
          <w:rPr>
            <w:rFonts w:cstheme="minorHAnsi"/>
            <w:bCs/>
            <w:lang w:val="en-US"/>
          </w:rPr>
          <w:t xml:space="preserve">with warming </w:t>
        </w:r>
      </w:ins>
      <w:r w:rsidR="00AF4B25">
        <w:rPr>
          <w:rFonts w:cstheme="minorHAnsi"/>
          <w:bCs/>
          <w:lang w:val="en-US"/>
        </w:rPr>
        <w:t xml:space="preserve">likely contribute to this (Fig. S13). </w:t>
      </w:r>
      <w:commentRangeStart w:id="886"/>
      <w:r w:rsidR="00AF4B25">
        <w:rPr>
          <w:rFonts w:cstheme="minorHAnsi"/>
          <w:bCs/>
          <w:lang w:val="en-US"/>
        </w:rPr>
        <w:t xml:space="preserve">For cod, the abundance of the largest fish </w:t>
      </w:r>
      <w:del w:id="887" w:author="Anna Gårdmark" w:date="2020-01-13T13:27:00Z">
        <w:r w:rsidR="00AF4B25" w:rsidDel="001F2BB0">
          <w:rPr>
            <w:rFonts w:cstheme="minorHAnsi"/>
            <w:bCs/>
            <w:lang w:val="en-US"/>
          </w:rPr>
          <w:delText>(&lt;</w:delText>
        </w:r>
        <m:oMath>
          <m:r>
            <w:rPr>
              <w:rFonts w:ascii="Cambria Math" w:hAnsi="Cambria Math" w:cstheme="minorHAnsi"/>
              <w:lang w:val="en-US"/>
            </w:rPr>
            <m:t>~</m:t>
          </m:r>
        </m:oMath>
      </w:del>
      <w:ins w:id="888" w:author="Anna Gårdmark" w:date="2020-01-13T13:27:00Z">
        <w:r w:rsidR="001F2BB0">
          <w:rPr>
            <w:rFonts w:cstheme="minorHAnsi"/>
            <w:bCs/>
            <w:lang w:val="en-US"/>
          </w:rPr>
          <w:t>(</w:t>
        </w:r>
        <w:commentRangeStart w:id="889"/>
        <w:r w:rsidR="001F2BB0">
          <w:rPr>
            <w:rFonts w:cstheme="minorHAnsi"/>
            <w:bCs/>
            <w:lang w:val="en-US"/>
          </w:rPr>
          <w:t>&gt;</w:t>
        </w:r>
        <w:commentRangeEnd w:id="889"/>
        <w:r w:rsidR="001F2BB0">
          <w:rPr>
            <w:rStyle w:val="Kommentarsreferens"/>
          </w:rPr>
          <w:commentReference w:id="889"/>
        </w:r>
        <m:oMath>
          <m:r>
            <w:rPr>
              <w:rFonts w:ascii="Cambria Math" w:hAnsi="Cambria Math" w:cstheme="minorHAnsi"/>
              <w:lang w:val="en-US"/>
            </w:rPr>
            <m:t>~</m:t>
          </m:r>
        </m:oMath>
      </w:ins>
      <w:r w:rsidR="00AF4B25">
        <w:rPr>
          <w:rFonts w:cstheme="minorHAnsi"/>
          <w:bCs/>
          <w:lang w:val="en-US"/>
        </w:rPr>
        <w:t>500g) increase</w:t>
      </w:r>
      <w:r w:rsidR="00D22C14">
        <w:rPr>
          <w:rFonts w:cstheme="minorHAnsi"/>
          <w:bCs/>
          <w:lang w:val="en-US"/>
        </w:rPr>
        <w:t>s</w:t>
      </w:r>
      <w:r w:rsidR="00AF4B25">
        <w:rPr>
          <w:rFonts w:cstheme="minorHAnsi"/>
          <w:bCs/>
          <w:lang w:val="en-US"/>
        </w:rPr>
        <w:t xml:space="preserve"> </w:t>
      </w:r>
      <w:commentRangeStart w:id="890"/>
      <w:r w:rsidR="00AF4B25">
        <w:rPr>
          <w:rFonts w:cstheme="minorHAnsi"/>
          <w:bCs/>
          <w:lang w:val="en-US"/>
        </w:rPr>
        <w:t>in all scenarios</w:t>
      </w:r>
      <w:commentRangeEnd w:id="886"/>
      <w:r w:rsidR="001F2BB0">
        <w:rPr>
          <w:rStyle w:val="Kommentarsreferens"/>
        </w:rPr>
        <w:commentReference w:id="886"/>
      </w:r>
      <w:commentRangeEnd w:id="890"/>
      <w:ins w:id="891" w:author="Anna Gårdmark" w:date="2020-01-13T13:32:00Z">
        <w:r w:rsidR="001F2BB0">
          <w:rPr>
            <w:rFonts w:cstheme="minorHAnsi"/>
            <w:bCs/>
            <w:lang w:val="en-US"/>
          </w:rPr>
          <w:t xml:space="preserve"> (Fig 4</w:t>
        </w:r>
      </w:ins>
      <w:commentRangeStart w:id="892"/>
      <w:ins w:id="893" w:author="Anna Gårdmark" w:date="2020-01-13T13:33:00Z">
        <w:r w:rsidR="001F2BB0">
          <w:rPr>
            <w:rFonts w:cstheme="minorHAnsi"/>
            <w:bCs/>
            <w:lang w:val="en-US"/>
          </w:rPr>
          <w:t>-subplot</w:t>
        </w:r>
        <w:commentRangeEnd w:id="892"/>
        <w:r w:rsidR="001F2BB0">
          <w:rPr>
            <w:rStyle w:val="Kommentarsreferens"/>
          </w:rPr>
          <w:commentReference w:id="892"/>
        </w:r>
        <w:r w:rsidR="001F2BB0">
          <w:rPr>
            <w:rFonts w:cstheme="minorHAnsi"/>
            <w:bCs/>
            <w:lang w:val="en-US"/>
          </w:rPr>
          <w:t>)</w:t>
        </w:r>
      </w:ins>
      <w:r w:rsidR="001F2BB0">
        <w:rPr>
          <w:rStyle w:val="Kommentarsreferens"/>
        </w:rPr>
        <w:commentReference w:id="890"/>
      </w:r>
      <w:r w:rsidR="00AF4B25">
        <w:rPr>
          <w:rFonts w:cstheme="minorHAnsi"/>
          <w:bCs/>
          <w:lang w:val="en-US"/>
        </w:rPr>
        <w:t xml:space="preserve">, which drives the </w:t>
      </w:r>
      <w:commentRangeStart w:id="894"/>
      <w:del w:id="895" w:author="Anna Gårdmark" w:date="2020-01-13T13:34:00Z">
        <w:r w:rsidR="00AF4B25" w:rsidDel="00504128">
          <w:rPr>
            <w:rFonts w:cstheme="minorHAnsi"/>
            <w:bCs/>
            <w:lang w:val="en-US"/>
          </w:rPr>
          <w:delText xml:space="preserve">general </w:delText>
        </w:r>
      </w:del>
      <w:commentRangeEnd w:id="894"/>
      <w:r w:rsidR="00504128">
        <w:rPr>
          <w:rStyle w:val="Kommentarsreferens"/>
        </w:rPr>
        <w:commentReference w:id="894"/>
      </w:r>
      <w:r w:rsidR="00AF4B25">
        <w:rPr>
          <w:rFonts w:cstheme="minorHAnsi"/>
          <w:bCs/>
          <w:lang w:val="en-US"/>
        </w:rPr>
        <w:t xml:space="preserve">increase in </w:t>
      </w:r>
      <w:ins w:id="896" w:author="Anna Gårdmark" w:date="2020-01-13T13:27:00Z">
        <w:r w:rsidR="001F2BB0">
          <w:rPr>
            <w:rFonts w:cstheme="minorHAnsi"/>
            <w:bCs/>
            <w:lang w:val="en-US"/>
          </w:rPr>
          <w:t xml:space="preserve">their </w:t>
        </w:r>
      </w:ins>
      <w:r w:rsidR="00AF4B25">
        <w:rPr>
          <w:rFonts w:cstheme="minorHAnsi"/>
          <w:bCs/>
          <w:lang w:val="en-US"/>
        </w:rPr>
        <w:t>mean body weight</w:t>
      </w:r>
      <w:ins w:id="897" w:author="Anna Gårdmark" w:date="2020-01-13T13:33:00Z">
        <w:r w:rsidR="001F2BB0">
          <w:rPr>
            <w:rFonts w:cstheme="minorHAnsi"/>
            <w:bCs/>
            <w:lang w:val="en-US"/>
          </w:rPr>
          <w:t xml:space="preserve"> (Fig. 3)</w:t>
        </w:r>
      </w:ins>
      <w:r w:rsidR="00AF4B25">
        <w:rPr>
          <w:rFonts w:cstheme="minorHAnsi"/>
          <w:bCs/>
          <w:lang w:val="en-US"/>
        </w:rPr>
        <w:t xml:space="preserve">. By contrast, </w:t>
      </w:r>
      <w:del w:id="898" w:author="Anna Gårdmark" w:date="2020-01-13T13:35:00Z">
        <w:r w:rsidR="00AF4B25" w:rsidDel="00504128">
          <w:rPr>
            <w:rFonts w:cstheme="minorHAnsi"/>
            <w:bCs/>
            <w:lang w:val="en-US"/>
          </w:rPr>
          <w:delText xml:space="preserve">if </w:delText>
        </w:r>
      </w:del>
      <w:ins w:id="899" w:author="Anna Gårdmark" w:date="2020-01-13T13:36:00Z">
        <w:r w:rsidR="00504128">
          <w:rPr>
            <w:rFonts w:cstheme="minorHAnsi"/>
            <w:bCs/>
            <w:lang w:val="en-US"/>
          </w:rPr>
          <w:t xml:space="preserve">the abundance of </w:t>
        </w:r>
      </w:ins>
      <w:r w:rsidR="00AF4B25">
        <w:rPr>
          <w:rFonts w:cstheme="minorHAnsi"/>
          <w:bCs/>
          <w:lang w:val="en-US"/>
        </w:rPr>
        <w:t xml:space="preserve">sprat and herring </w:t>
      </w:r>
      <w:ins w:id="900" w:author="Anna Gårdmark" w:date="2020-01-13T13:35:00Z">
        <w:r w:rsidR="00504128">
          <w:rPr>
            <w:rFonts w:cstheme="minorHAnsi"/>
            <w:bCs/>
            <w:lang w:val="en-US"/>
          </w:rPr>
          <w:t>individuals above</w:t>
        </w:r>
      </w:ins>
      <w:del w:id="901" w:author="Anna Gårdmark" w:date="2020-01-13T13:35:00Z">
        <w:r w:rsidR="00AF4B25" w:rsidDel="00504128">
          <w:rPr>
            <w:rFonts w:cstheme="minorHAnsi"/>
            <w:bCs/>
            <w:lang w:val="en-US"/>
          </w:rPr>
          <w:delText>larger than their respective</w:delText>
        </w:r>
      </w:del>
      <w:r w:rsidR="00AF4B25">
        <w:rPr>
          <w:rFonts w:cstheme="minorHAnsi"/>
          <w:bCs/>
          <w:lang w:val="en-US"/>
        </w:rPr>
        <w:t xml:space="preserve"> maturation size </w:t>
      </w:r>
      <w:del w:id="902" w:author="Anna Gårdmark" w:date="2020-01-13T13:35:00Z">
        <w:r w:rsidR="00AF4B25" w:rsidDel="00504128">
          <w:rPr>
            <w:rFonts w:cstheme="minorHAnsi"/>
            <w:bCs/>
            <w:lang w:val="en-US"/>
          </w:rPr>
          <w:delText>increases or decreases with warming</w:delText>
        </w:r>
      </w:del>
      <w:del w:id="903" w:author="Anna Gårdmark" w:date="2020-01-13T13:36:00Z">
        <w:r w:rsidR="00AF4B25" w:rsidDel="00504128">
          <w:rPr>
            <w:rFonts w:cstheme="minorHAnsi"/>
            <w:bCs/>
            <w:lang w:val="en-US"/>
          </w:rPr>
          <w:delText xml:space="preserve"> is determined by the </w:delText>
        </w:r>
      </w:del>
      <w:del w:id="904" w:author="Anna Gårdmark" w:date="2020-01-13T13:27:00Z">
        <w:r w:rsidR="00AF4B25" w:rsidDel="001F2BB0">
          <w:rPr>
            <w:rFonts w:cstheme="minorHAnsi"/>
            <w:bCs/>
            <w:lang w:val="en-US"/>
          </w:rPr>
          <w:delText xml:space="preserve">scaling </w:delText>
        </w:r>
      </w:del>
      <w:del w:id="905" w:author="Anna Gårdmark" w:date="2020-01-13T13:36:00Z">
        <w:r w:rsidR="00AF4B25" w:rsidDel="00504128">
          <w:rPr>
            <w:rFonts w:cstheme="minorHAnsi"/>
            <w:bCs/>
            <w:lang w:val="en-US"/>
          </w:rPr>
          <w:delText>scenario</w:delText>
        </w:r>
      </w:del>
      <w:ins w:id="906" w:author="Anna Gårdmark" w:date="2020-01-13T13:36:00Z">
        <w:r w:rsidR="00504128">
          <w:rPr>
            <w:rFonts w:cstheme="minorHAnsi"/>
            <w:bCs/>
            <w:lang w:val="en-US"/>
          </w:rPr>
          <w:t>only increase with warming if the background resources are independent of temperature</w:t>
        </w:r>
      </w:ins>
      <w:r w:rsidR="00AF4B25">
        <w:rPr>
          <w:rFonts w:cstheme="minorHAnsi"/>
          <w:bCs/>
          <w:lang w:val="en-US"/>
        </w:rPr>
        <w:t xml:space="preserve"> (Fig. 4). </w:t>
      </w:r>
    </w:p>
    <w:p w14:paraId="6F43D798" w14:textId="20FC4B1E" w:rsidR="00AF4B25" w:rsidRDefault="00AF4B25" w:rsidP="005350A0">
      <w:pPr>
        <w:spacing w:line="480" w:lineRule="auto"/>
        <w:ind w:firstLine="360"/>
        <w:contextualSpacing/>
        <w:jc w:val="both"/>
        <w:rPr>
          <w:rFonts w:cstheme="minorHAnsi"/>
          <w:bCs/>
          <w:lang w:val="en-US"/>
        </w:rPr>
      </w:pPr>
      <w:commentRangeStart w:id="907"/>
      <w:r>
        <w:rPr>
          <w:rFonts w:cstheme="minorHAnsi"/>
          <w:bCs/>
          <w:lang w:val="en-US"/>
        </w:rPr>
        <w:t>Fishing mortality modulates th</w:t>
      </w:r>
      <w:ins w:id="908" w:author="Anna Gårdmark" w:date="2020-01-13T13:28:00Z">
        <w:r w:rsidR="001F2BB0">
          <w:rPr>
            <w:rFonts w:cstheme="minorHAnsi"/>
            <w:bCs/>
            <w:lang w:val="en-US"/>
          </w:rPr>
          <w:t>e</w:t>
        </w:r>
      </w:ins>
      <w:del w:id="909" w:author="Anna Gårdmark" w:date="2020-01-13T13:28:00Z">
        <w:r w:rsidDel="001F2BB0">
          <w:rPr>
            <w:rFonts w:cstheme="minorHAnsi"/>
            <w:bCs/>
            <w:lang w:val="en-US"/>
          </w:rPr>
          <w:delText>is</w:delText>
        </w:r>
      </w:del>
      <w:r>
        <w:rPr>
          <w:rFonts w:cstheme="minorHAnsi"/>
          <w:bCs/>
          <w:lang w:val="en-US"/>
        </w:rPr>
        <w:t xml:space="preserve"> effect</w:t>
      </w:r>
      <w:ins w:id="910" w:author="Anna Gårdmark" w:date="2020-01-13T13:28:00Z">
        <w:r w:rsidR="001F2BB0">
          <w:rPr>
            <w:rFonts w:cstheme="minorHAnsi"/>
            <w:bCs/>
            <w:lang w:val="en-US"/>
          </w:rPr>
          <w:t xml:space="preserve"> of warming</w:t>
        </w:r>
      </w:ins>
      <w:del w:id="911" w:author="Anna Gårdmark" w:date="2020-01-13T13:28:00Z">
        <w:r w:rsidDel="001F2BB0">
          <w:rPr>
            <w:rFonts w:cstheme="minorHAnsi"/>
            <w:bCs/>
            <w:lang w:val="en-US"/>
          </w:rPr>
          <w:delText>.</w:delText>
        </w:r>
      </w:del>
      <w:r>
        <w:rPr>
          <w:rFonts w:cstheme="minorHAnsi"/>
          <w:bCs/>
          <w:lang w:val="en-US"/>
        </w:rPr>
        <w:t xml:space="preserve"> Fishing removes the largest fish in the populations, but this can be counteracted by the changes in growth rates and size-from the scaling scenarios accounting for physiology (Fig. S14).</w:t>
      </w:r>
      <w:commentRangeEnd w:id="907"/>
      <w:r w:rsidR="001F2BB0">
        <w:rPr>
          <w:rStyle w:val="Kommentarsreferens"/>
        </w:rPr>
        <w:commentReference w:id="907"/>
      </w:r>
    </w:p>
    <w:p w14:paraId="22F727FE" w14:textId="77777777" w:rsidR="009D0F06" w:rsidRDefault="00AF4B25" w:rsidP="00AF4B25">
      <w:pPr>
        <w:spacing w:line="480" w:lineRule="auto"/>
        <w:ind w:firstLine="360"/>
        <w:jc w:val="both"/>
        <w:rPr>
          <w:ins w:id="912" w:author="Anna Gårdmark" w:date="2020-01-13T13:58:00Z"/>
          <w:rFonts w:cstheme="minorHAnsi"/>
          <w:bCs/>
          <w:lang w:val="en-US"/>
        </w:rPr>
      </w:pPr>
      <w:r>
        <w:rPr>
          <w:rFonts w:cstheme="minorHAnsi"/>
          <w:bCs/>
          <w:lang w:val="en-US"/>
        </w:rPr>
        <w:t>Fisheries yield increase</w:t>
      </w:r>
      <w:ins w:id="913" w:author="Anna Gårdmark" w:date="2020-01-13T13:46:00Z">
        <w:r w:rsidR="00702530">
          <w:rPr>
            <w:rFonts w:cstheme="minorHAnsi"/>
            <w:bCs/>
            <w:lang w:val="en-US"/>
          </w:rPr>
          <w:t>s</w:t>
        </w:r>
      </w:ins>
      <w:r>
        <w:rPr>
          <w:rFonts w:cstheme="minorHAnsi"/>
          <w:bCs/>
          <w:lang w:val="en-US"/>
        </w:rPr>
        <w:t xml:space="preserve"> with </w:t>
      </w:r>
      <w:r w:rsidR="008F5245">
        <w:rPr>
          <w:rFonts w:cstheme="minorHAnsi"/>
          <w:bCs/>
          <w:lang w:val="en-US"/>
        </w:rPr>
        <w:t xml:space="preserve">the projected </w:t>
      </w:r>
      <w:r>
        <w:rPr>
          <w:rFonts w:cstheme="minorHAnsi"/>
          <w:bCs/>
          <w:lang w:val="en-US"/>
        </w:rPr>
        <w:t xml:space="preserve">warming for </w:t>
      </w:r>
      <w:r w:rsidR="005E6DFE">
        <w:rPr>
          <w:rFonts w:cstheme="minorHAnsi"/>
          <w:bCs/>
          <w:lang w:val="en-US"/>
        </w:rPr>
        <w:t>cod</w:t>
      </w:r>
      <w:r w:rsidR="00111163">
        <w:rPr>
          <w:rFonts w:cstheme="minorHAnsi"/>
          <w:bCs/>
          <w:lang w:val="en-US"/>
        </w:rPr>
        <w:t xml:space="preserve"> </w:t>
      </w:r>
      <w:del w:id="914" w:author="Anna Gårdmark" w:date="2020-01-13T13:46:00Z">
        <w:r w:rsidR="00111163" w:rsidDel="00702530">
          <w:rPr>
            <w:rFonts w:cstheme="minorHAnsi"/>
            <w:bCs/>
            <w:lang w:val="en-US"/>
          </w:rPr>
          <w:delText>and when</w:delText>
        </w:r>
      </w:del>
      <w:ins w:id="915" w:author="Anna Gårdmark" w:date="2020-01-13T13:46:00Z">
        <w:r w:rsidR="00702530">
          <w:rPr>
            <w:rFonts w:cstheme="minorHAnsi"/>
            <w:bCs/>
            <w:lang w:val="en-US"/>
          </w:rPr>
          <w:t>if</w:t>
        </w:r>
      </w:ins>
      <w:r w:rsidR="00111163">
        <w:rPr>
          <w:rFonts w:cstheme="minorHAnsi"/>
          <w:bCs/>
          <w:lang w:val="en-US"/>
        </w:rPr>
        <w:t xml:space="preserve"> </w:t>
      </w:r>
      <w:r>
        <w:rPr>
          <w:rFonts w:cstheme="minorHAnsi"/>
          <w:bCs/>
          <w:lang w:val="en-US"/>
        </w:rPr>
        <w:t xml:space="preserve">temperature </w:t>
      </w:r>
      <w:r w:rsidR="00CC72B9">
        <w:rPr>
          <w:rFonts w:cstheme="minorHAnsi"/>
          <w:bCs/>
          <w:lang w:val="en-US"/>
        </w:rPr>
        <w:t xml:space="preserve">only </w:t>
      </w:r>
      <w:r>
        <w:rPr>
          <w:rFonts w:cstheme="minorHAnsi"/>
          <w:bCs/>
          <w:lang w:val="en-US"/>
        </w:rPr>
        <w:t>affects physiological rates (Fig. 5)</w:t>
      </w:r>
      <w:ins w:id="916" w:author="Anna Gårdmark" w:date="2020-01-13T13:48:00Z">
        <w:r w:rsidR="00702530">
          <w:rPr>
            <w:rFonts w:cstheme="minorHAnsi"/>
            <w:bCs/>
            <w:lang w:val="en-US"/>
          </w:rPr>
          <w:t xml:space="preserve">. </w:t>
        </w:r>
      </w:ins>
      <w:del w:id="917" w:author="Anna Gårdmark" w:date="2020-01-13T13:48:00Z">
        <w:r w:rsidR="00D96855" w:rsidDel="00702530">
          <w:rPr>
            <w:rFonts w:cstheme="minorHAnsi"/>
            <w:bCs/>
            <w:lang w:val="en-US"/>
          </w:rPr>
          <w:delText xml:space="preserve"> – </w:delText>
        </w:r>
      </w:del>
      <w:ins w:id="918" w:author="Anna Gårdmark" w:date="2020-01-13T13:48:00Z">
        <w:r w:rsidR="00702530">
          <w:rPr>
            <w:rFonts w:cstheme="minorHAnsi"/>
            <w:bCs/>
            <w:lang w:val="en-US"/>
          </w:rPr>
          <w:t>For</w:t>
        </w:r>
      </w:ins>
      <w:ins w:id="919" w:author="Anna Gårdmark" w:date="2020-01-13T13:47:00Z">
        <w:r w:rsidR="00702530">
          <w:rPr>
            <w:rFonts w:cstheme="minorHAnsi"/>
            <w:bCs/>
            <w:lang w:val="en-US"/>
          </w:rPr>
          <w:t xml:space="preserve"> sprat and herring, and </w:t>
        </w:r>
      </w:ins>
      <w:ins w:id="920" w:author="Anna Gårdmark" w:date="2020-01-13T13:48:00Z">
        <w:r w:rsidR="00702530">
          <w:rPr>
            <w:rFonts w:cstheme="minorHAnsi"/>
            <w:bCs/>
            <w:lang w:val="en-US"/>
          </w:rPr>
          <w:t xml:space="preserve">for cod </w:t>
        </w:r>
      </w:ins>
      <w:r w:rsidR="00D96855">
        <w:rPr>
          <w:rFonts w:cstheme="minorHAnsi"/>
          <w:bCs/>
          <w:lang w:val="en-US"/>
        </w:rPr>
        <w:t>in all other scenarios</w:t>
      </w:r>
      <w:ins w:id="921" w:author="Anna Gårdmark" w:date="2020-01-13T13:48:00Z">
        <w:r w:rsidR="00702530">
          <w:rPr>
            <w:rFonts w:cstheme="minorHAnsi"/>
            <w:bCs/>
            <w:lang w:val="en-US"/>
          </w:rPr>
          <w:t>,</w:t>
        </w:r>
      </w:ins>
      <w:r w:rsidR="00D96855">
        <w:rPr>
          <w:rFonts w:cstheme="minorHAnsi"/>
          <w:bCs/>
          <w:lang w:val="en-US"/>
        </w:rPr>
        <w:t xml:space="preserve"> yields decline</w:t>
      </w:r>
      <w:ins w:id="922" w:author="Anna Gårdmark" w:date="2020-01-13T13:47:00Z">
        <w:r w:rsidR="00702530">
          <w:rPr>
            <w:rFonts w:cstheme="minorHAnsi"/>
            <w:bCs/>
            <w:lang w:val="en-US"/>
          </w:rPr>
          <w:t>,</w:t>
        </w:r>
      </w:ins>
      <w:r w:rsidR="00D96855">
        <w:rPr>
          <w:rFonts w:cstheme="minorHAnsi"/>
          <w:bCs/>
          <w:lang w:val="en-US"/>
        </w:rPr>
        <w:t xml:space="preserve"> or are </w:t>
      </w:r>
      <w:del w:id="923" w:author="Anna Gårdmark" w:date="2020-01-13T13:47:00Z">
        <w:r w:rsidR="00033AC0" w:rsidDel="00702530">
          <w:rPr>
            <w:rFonts w:cstheme="minorHAnsi"/>
            <w:bCs/>
            <w:lang w:val="en-US"/>
          </w:rPr>
          <w:delText xml:space="preserve">approximately </w:delText>
        </w:r>
      </w:del>
      <w:ins w:id="924" w:author="Anna Gårdmark" w:date="2020-01-13T13:47:00Z">
        <w:r w:rsidR="00702530">
          <w:rPr>
            <w:rFonts w:cstheme="minorHAnsi"/>
            <w:bCs/>
            <w:lang w:val="en-US"/>
          </w:rPr>
          <w:t>more or less</w:t>
        </w:r>
        <w:r w:rsidR="00702530">
          <w:rPr>
            <w:rFonts w:cstheme="minorHAnsi"/>
            <w:bCs/>
            <w:lang w:val="en-US"/>
          </w:rPr>
          <w:t xml:space="preserve"> </w:t>
        </w:r>
      </w:ins>
      <w:r w:rsidR="00D96855">
        <w:rPr>
          <w:rFonts w:cstheme="minorHAnsi"/>
          <w:bCs/>
          <w:lang w:val="en-US"/>
        </w:rPr>
        <w:t xml:space="preserve">unaffected </w:t>
      </w:r>
      <w:r w:rsidR="00A46E68">
        <w:rPr>
          <w:rFonts w:cstheme="minorHAnsi"/>
          <w:bCs/>
          <w:lang w:val="en-US"/>
        </w:rPr>
        <w:t>by warming</w:t>
      </w:r>
      <w:ins w:id="925" w:author="Anna Gårdmark" w:date="2020-01-13T13:48:00Z">
        <w:r w:rsidR="00702530">
          <w:rPr>
            <w:rFonts w:cstheme="minorHAnsi"/>
            <w:bCs/>
            <w:lang w:val="en-US"/>
          </w:rPr>
          <w:t xml:space="preserve"> (Fig. 5)</w:t>
        </w:r>
      </w:ins>
      <w:r>
        <w:rPr>
          <w:rFonts w:cstheme="minorHAnsi"/>
          <w:bCs/>
          <w:lang w:val="en-US"/>
        </w:rPr>
        <w:t xml:space="preserve">. </w:t>
      </w:r>
      <w:commentRangeStart w:id="926"/>
      <w:r>
        <w:rPr>
          <w:rFonts w:cstheme="minorHAnsi"/>
          <w:bCs/>
          <w:lang w:val="en-US"/>
        </w:rPr>
        <w:t xml:space="preserve">This is likely driven by </w:t>
      </w:r>
      <w:r w:rsidR="00461B49">
        <w:rPr>
          <w:rFonts w:cstheme="minorHAnsi"/>
          <w:bCs/>
          <w:lang w:val="en-US"/>
        </w:rPr>
        <w:t>the</w:t>
      </w:r>
      <w:ins w:id="927" w:author="Anna Gårdmark" w:date="2020-01-13T13:49:00Z">
        <w:r w:rsidR="00702530">
          <w:rPr>
            <w:rFonts w:cstheme="minorHAnsi"/>
            <w:bCs/>
            <w:lang w:val="en-US"/>
          </w:rPr>
          <w:t xml:space="preserve"> warming-induced</w:t>
        </w:r>
      </w:ins>
      <w:r w:rsidR="00461B49">
        <w:rPr>
          <w:rFonts w:cstheme="minorHAnsi"/>
          <w:bCs/>
          <w:lang w:val="en-US"/>
        </w:rPr>
        <w:t xml:space="preserve"> </w:t>
      </w:r>
      <w:r>
        <w:rPr>
          <w:rFonts w:cstheme="minorHAnsi"/>
          <w:bCs/>
          <w:lang w:val="en-US"/>
        </w:rPr>
        <w:t>decline in abundance of most size-classes above maturation size</w:t>
      </w:r>
      <w:commentRangeEnd w:id="926"/>
      <w:r w:rsidR="00702530">
        <w:rPr>
          <w:rStyle w:val="Kommentarsreferens"/>
        </w:rPr>
        <w:commentReference w:id="926"/>
      </w:r>
      <w:ins w:id="928" w:author="Anna Gårdmark" w:date="2020-01-13T13:49:00Z">
        <w:r w:rsidR="00702530">
          <w:rPr>
            <w:rFonts w:cstheme="minorHAnsi"/>
            <w:bCs/>
            <w:lang w:val="en-US"/>
          </w:rPr>
          <w:t xml:space="preserve"> (Fig. 4),</w:t>
        </w:r>
      </w:ins>
      <w:r>
        <w:rPr>
          <w:rFonts w:cstheme="minorHAnsi"/>
          <w:bCs/>
          <w:lang w:val="en-US"/>
        </w:rPr>
        <w:t xml:space="preserve"> </w:t>
      </w:r>
      <w:del w:id="929" w:author="Anna Gårdmark" w:date="2020-01-13T13:49:00Z">
        <w:r w:rsidR="00BA319B" w:rsidDel="00702530">
          <w:rPr>
            <w:rFonts w:cstheme="minorHAnsi"/>
            <w:bCs/>
            <w:lang w:val="en-US"/>
          </w:rPr>
          <w:delText>(</w:delText>
        </w:r>
      </w:del>
      <w:r>
        <w:rPr>
          <w:rFonts w:cstheme="minorHAnsi"/>
          <w:bCs/>
          <w:lang w:val="en-US"/>
        </w:rPr>
        <w:t xml:space="preserve">which is the minimum </w:t>
      </w:r>
      <w:del w:id="930" w:author="Anna Gårdmark" w:date="2020-01-13T13:49:00Z">
        <w:r w:rsidDel="00702530">
          <w:rPr>
            <w:rFonts w:cstheme="minorHAnsi"/>
            <w:bCs/>
            <w:lang w:val="en-US"/>
          </w:rPr>
          <w:delText xml:space="preserve">catch </w:delText>
        </w:r>
      </w:del>
      <w:r>
        <w:rPr>
          <w:rFonts w:cstheme="minorHAnsi"/>
          <w:bCs/>
          <w:lang w:val="en-US"/>
        </w:rPr>
        <w:t>size targeted by the fishery</w:t>
      </w:r>
      <w:del w:id="931" w:author="Anna Gårdmark" w:date="2020-01-13T13:49:00Z">
        <w:r w:rsidR="00BA319B" w:rsidDel="00702530">
          <w:rPr>
            <w:rFonts w:cstheme="minorHAnsi"/>
            <w:bCs/>
            <w:lang w:val="en-US"/>
          </w:rPr>
          <w:delText>)</w:delText>
        </w:r>
      </w:del>
      <w:r w:rsidR="0073549D">
        <w:rPr>
          <w:rFonts w:cstheme="minorHAnsi"/>
          <w:bCs/>
          <w:lang w:val="en-US"/>
        </w:rPr>
        <w:t>. W</w:t>
      </w:r>
      <w:r>
        <w:rPr>
          <w:rFonts w:cstheme="minorHAnsi"/>
          <w:bCs/>
          <w:lang w:val="en-US"/>
        </w:rPr>
        <w:t>hile the largest fish can in some cases increase</w:t>
      </w:r>
      <w:r w:rsidR="00662E41">
        <w:rPr>
          <w:rFonts w:cstheme="minorHAnsi"/>
          <w:bCs/>
          <w:lang w:val="en-US"/>
        </w:rPr>
        <w:t xml:space="preserve"> in abundance</w:t>
      </w:r>
      <w:r>
        <w:rPr>
          <w:rFonts w:cstheme="minorHAnsi"/>
          <w:bCs/>
          <w:lang w:val="en-US"/>
        </w:rPr>
        <w:t>, especially for cod, they are also rare</w:t>
      </w:r>
      <w:r w:rsidR="000A0DB4">
        <w:rPr>
          <w:rFonts w:cstheme="minorHAnsi"/>
          <w:bCs/>
          <w:lang w:val="en-US"/>
        </w:rPr>
        <w:t>r</w:t>
      </w:r>
      <w:r>
        <w:rPr>
          <w:rFonts w:cstheme="minorHAnsi"/>
          <w:bCs/>
          <w:lang w:val="en-US"/>
        </w:rPr>
        <w:t xml:space="preserve"> in the population and </w:t>
      </w:r>
      <w:r w:rsidR="00F647B5">
        <w:rPr>
          <w:rFonts w:cstheme="minorHAnsi"/>
          <w:bCs/>
          <w:lang w:val="en-US"/>
        </w:rPr>
        <w:t xml:space="preserve">hence </w:t>
      </w:r>
      <w:r w:rsidR="00CF2A97">
        <w:rPr>
          <w:rFonts w:cstheme="minorHAnsi"/>
          <w:bCs/>
          <w:lang w:val="en-US"/>
        </w:rPr>
        <w:t xml:space="preserve">this does </w:t>
      </w:r>
      <w:r>
        <w:rPr>
          <w:rFonts w:cstheme="minorHAnsi"/>
          <w:bCs/>
          <w:lang w:val="en-US"/>
        </w:rPr>
        <w:t xml:space="preserve">not counteract the decline in </w:t>
      </w:r>
      <w:commentRangeStart w:id="932"/>
      <w:r>
        <w:rPr>
          <w:rFonts w:cstheme="minorHAnsi"/>
          <w:bCs/>
          <w:lang w:val="en-US"/>
        </w:rPr>
        <w:t xml:space="preserve">fish </w:t>
      </w:r>
      <w:r w:rsidR="00DE169C">
        <w:rPr>
          <w:rFonts w:cstheme="minorHAnsi"/>
          <w:bCs/>
          <w:lang w:val="en-US"/>
        </w:rPr>
        <w:t xml:space="preserve">that constitute the main catches </w:t>
      </w:r>
      <w:r>
        <w:rPr>
          <w:rFonts w:cstheme="minorHAnsi"/>
          <w:bCs/>
          <w:lang w:val="en-US"/>
        </w:rPr>
        <w:t>(Fig. 4).</w:t>
      </w:r>
      <w:commentRangeEnd w:id="932"/>
      <w:r w:rsidR="00702530">
        <w:rPr>
          <w:rStyle w:val="Kommentarsreferens"/>
        </w:rPr>
        <w:commentReference w:id="932"/>
      </w:r>
      <w:r>
        <w:rPr>
          <w:rFonts w:cstheme="minorHAnsi"/>
          <w:bCs/>
          <w:lang w:val="en-US"/>
        </w:rPr>
        <w:t xml:space="preserve"> </w:t>
      </w:r>
    </w:p>
    <w:p w14:paraId="18B2DDEE" w14:textId="57A76FCA" w:rsidR="00AF4B25" w:rsidRDefault="009D0F06" w:rsidP="00AF4B25">
      <w:pPr>
        <w:spacing w:line="480" w:lineRule="auto"/>
        <w:ind w:firstLine="360"/>
        <w:jc w:val="both"/>
        <w:rPr>
          <w:rFonts w:cstheme="minorHAnsi"/>
          <w:bCs/>
          <w:lang w:val="en-US"/>
        </w:rPr>
      </w:pPr>
      <w:ins w:id="933" w:author="Anna Gårdmark" w:date="2020-01-13T13:59:00Z">
        <w:r>
          <w:rPr>
            <w:rFonts w:cstheme="minorHAnsi"/>
            <w:bCs/>
            <w:lang w:val="en-US"/>
          </w:rPr>
          <w:t xml:space="preserve">Warming, and whether it acts on background resources or also physiological </w:t>
        </w:r>
        <w:proofErr w:type="spellStart"/>
        <w:r>
          <w:rPr>
            <w:rFonts w:cstheme="minorHAnsi"/>
            <w:bCs/>
            <w:lang w:val="en-US"/>
          </w:rPr>
          <w:t>rates,</w:t>
        </w:r>
      </w:ins>
      <w:commentRangeStart w:id="934"/>
      <w:r w:rsidR="00AF4B25">
        <w:rPr>
          <w:rFonts w:cstheme="minorHAnsi"/>
          <w:bCs/>
          <w:lang w:val="en-US"/>
        </w:rPr>
        <w:t>This</w:t>
      </w:r>
      <w:proofErr w:type="spellEnd"/>
      <w:r w:rsidR="00AF4B25">
        <w:rPr>
          <w:rFonts w:cstheme="minorHAnsi"/>
          <w:bCs/>
          <w:lang w:val="en-US"/>
        </w:rPr>
        <w:t xml:space="preserve"> </w:t>
      </w:r>
      <w:commentRangeEnd w:id="934"/>
      <w:r w:rsidR="00702530">
        <w:rPr>
          <w:rStyle w:val="Kommentarsreferens"/>
        </w:rPr>
        <w:commentReference w:id="934"/>
      </w:r>
      <w:r w:rsidR="00AF4B25">
        <w:rPr>
          <w:rFonts w:cstheme="minorHAnsi"/>
          <w:bCs/>
          <w:lang w:val="en-US"/>
        </w:rPr>
        <w:t>also influences the fishing effort leading to maximum sustainable yield (FMSY) and the corresponding spawning stock biomass (SSB)</w:t>
      </w:r>
      <w:r w:rsidR="00435DA0">
        <w:rPr>
          <w:rFonts w:cstheme="minorHAnsi"/>
          <w:bCs/>
          <w:lang w:val="en-US"/>
        </w:rPr>
        <w:t xml:space="preserve"> (Fig. 6)</w:t>
      </w:r>
      <w:r w:rsidR="00AF4B25">
        <w:rPr>
          <w:rFonts w:cstheme="minorHAnsi"/>
          <w:bCs/>
          <w:lang w:val="en-US"/>
        </w:rPr>
        <w:t xml:space="preserve">. </w:t>
      </w:r>
      <w:commentRangeStart w:id="935"/>
      <w:r w:rsidR="00EB3432">
        <w:rPr>
          <w:rFonts w:cstheme="minorHAnsi"/>
          <w:bCs/>
          <w:lang w:val="en-US"/>
        </w:rPr>
        <w:t xml:space="preserve">In </w:t>
      </w:r>
      <w:r w:rsidR="00D12BCC">
        <w:rPr>
          <w:rFonts w:cstheme="minorHAnsi"/>
          <w:bCs/>
          <w:lang w:val="en-US"/>
        </w:rPr>
        <w:t>the</w:t>
      </w:r>
      <w:r w:rsidR="00EB3432">
        <w:rPr>
          <w:rFonts w:cstheme="minorHAnsi"/>
          <w:bCs/>
          <w:lang w:val="en-US"/>
        </w:rPr>
        <w:t xml:space="preserve"> non-time varying </w:t>
      </w:r>
      <w:r w:rsidR="00474414">
        <w:rPr>
          <w:rFonts w:cstheme="minorHAnsi"/>
          <w:bCs/>
          <w:lang w:val="en-US"/>
        </w:rPr>
        <w:t>simulation</w:t>
      </w:r>
      <w:r w:rsidR="00F158CD">
        <w:rPr>
          <w:rFonts w:cstheme="minorHAnsi"/>
          <w:bCs/>
          <w:lang w:val="en-US"/>
        </w:rPr>
        <w:t>, t</w:t>
      </w:r>
      <w:r w:rsidR="00AF4B25">
        <w:rPr>
          <w:rFonts w:cstheme="minorHAnsi"/>
          <w:bCs/>
          <w:lang w:val="en-US"/>
        </w:rPr>
        <w:t>he fishing effort corresponding to FMSY increases when the temperature is +2</w:t>
      </w:r>
      <m:oMath>
        <m:r>
          <w:rPr>
            <w:rFonts w:ascii="Cambria Math" w:hAnsi="Cambria Math" w:cstheme="minorHAnsi"/>
            <w:lang w:val="en-US"/>
          </w:rPr>
          <m:t>℃</m:t>
        </m:r>
      </m:oMath>
      <w:r w:rsidR="00AF4B25">
        <w:rPr>
          <w:rFonts w:cstheme="minorHAnsi"/>
          <w:bCs/>
          <w:lang w:val="en-US"/>
        </w:rPr>
        <w:t xml:space="preserve"> compared to the reference temperature</w:t>
      </w:r>
      <w:r w:rsidR="005E4AE8">
        <w:rPr>
          <w:rFonts w:cstheme="minorHAnsi"/>
          <w:bCs/>
          <w:lang w:val="en-US"/>
        </w:rPr>
        <w:t xml:space="preserve"> </w:t>
      </w:r>
      <w:r w:rsidR="00AF4B25">
        <w:rPr>
          <w:rFonts w:cstheme="minorHAnsi"/>
          <w:bCs/>
          <w:lang w:val="en-US"/>
        </w:rPr>
        <w:t xml:space="preserve">(where scaling factors = 1) </w:t>
      </w:r>
      <w:r w:rsidR="00A6371E">
        <w:rPr>
          <w:rFonts w:cstheme="minorHAnsi"/>
          <w:bCs/>
          <w:lang w:val="en-US"/>
        </w:rPr>
        <w:t>at steady state</w:t>
      </w:r>
      <w:r w:rsidR="007F6D10">
        <w:rPr>
          <w:rFonts w:cstheme="minorHAnsi"/>
          <w:bCs/>
          <w:lang w:val="en-US"/>
        </w:rPr>
        <w:t xml:space="preserve">, </w:t>
      </w:r>
      <w:r w:rsidR="00AF4B25">
        <w:rPr>
          <w:rFonts w:cstheme="minorHAnsi"/>
          <w:bCs/>
          <w:lang w:val="en-US"/>
        </w:rPr>
        <w:t>due to the enhanced growth rates (size-at-age)</w:t>
      </w:r>
      <w:r w:rsidR="00D11178">
        <w:rPr>
          <w:rFonts w:cstheme="minorHAnsi"/>
          <w:bCs/>
          <w:lang w:val="en-US"/>
        </w:rPr>
        <w:t xml:space="preserve"> (Fig. S6)</w:t>
      </w:r>
      <w:r w:rsidR="00AF4B25">
        <w:rPr>
          <w:rFonts w:cstheme="minorHAnsi"/>
          <w:bCs/>
          <w:lang w:val="en-US"/>
        </w:rPr>
        <w:t xml:space="preserve">. However, the fishery yield </w:t>
      </w:r>
      <w:r w:rsidR="00AF4666">
        <w:rPr>
          <w:rFonts w:cstheme="minorHAnsi"/>
          <w:bCs/>
          <w:lang w:val="en-US"/>
        </w:rPr>
        <w:t>increases</w:t>
      </w:r>
      <w:r w:rsidR="00B42331">
        <w:rPr>
          <w:rFonts w:cstheme="minorHAnsi"/>
          <w:bCs/>
          <w:lang w:val="en-US"/>
        </w:rPr>
        <w:t xml:space="preserve"> only if </w:t>
      </w:r>
      <w:r w:rsidR="00AF4B25">
        <w:rPr>
          <w:rFonts w:cstheme="minorHAnsi"/>
          <w:bCs/>
          <w:lang w:val="en-US"/>
        </w:rPr>
        <w:t xml:space="preserve">temperature </w:t>
      </w:r>
      <w:r w:rsidR="00641F2F">
        <w:rPr>
          <w:rFonts w:cstheme="minorHAnsi"/>
          <w:bCs/>
          <w:lang w:val="en-US"/>
        </w:rPr>
        <w:t xml:space="preserve">acts on </w:t>
      </w:r>
      <w:r w:rsidR="00AF4B25">
        <w:rPr>
          <w:rFonts w:cstheme="minorHAnsi"/>
          <w:bCs/>
          <w:lang w:val="en-US"/>
        </w:rPr>
        <w:t>physiology</w:t>
      </w:r>
      <w:r w:rsidR="00641F2F">
        <w:rPr>
          <w:rFonts w:cstheme="minorHAnsi"/>
          <w:bCs/>
          <w:lang w:val="en-US"/>
        </w:rPr>
        <w:t xml:space="preserve"> alone</w:t>
      </w:r>
      <w:r w:rsidR="00AF4B25">
        <w:rPr>
          <w:rFonts w:cstheme="minorHAnsi"/>
          <w:bCs/>
          <w:lang w:val="en-US"/>
        </w:rPr>
        <w:t>. Th</w:t>
      </w:r>
      <w:r w:rsidR="001A357C">
        <w:rPr>
          <w:rFonts w:cstheme="minorHAnsi"/>
          <w:bCs/>
          <w:lang w:val="en-US"/>
        </w:rPr>
        <w:t>u</w:t>
      </w:r>
      <w:r w:rsidR="00AF4B25">
        <w:rPr>
          <w:rFonts w:cstheme="minorHAnsi"/>
          <w:bCs/>
          <w:lang w:val="en-US"/>
        </w:rPr>
        <w:t>s</w:t>
      </w:r>
      <w:r w:rsidR="001A357C">
        <w:rPr>
          <w:rFonts w:cstheme="minorHAnsi"/>
          <w:bCs/>
          <w:lang w:val="en-US"/>
        </w:rPr>
        <w:t xml:space="preserve">, </w:t>
      </w:r>
      <w:r w:rsidR="00FA7B43">
        <w:rPr>
          <w:rFonts w:cstheme="minorHAnsi"/>
          <w:bCs/>
          <w:lang w:val="en-US"/>
        </w:rPr>
        <w:t>when temperature affects physiological scaling and resource dynamics</w:t>
      </w:r>
      <w:r w:rsidR="00F14C7E">
        <w:rPr>
          <w:rFonts w:cstheme="minorHAnsi"/>
          <w:bCs/>
          <w:lang w:val="en-US"/>
        </w:rPr>
        <w:t xml:space="preserve">, </w:t>
      </w:r>
      <w:r w:rsidR="00AF4B25">
        <w:rPr>
          <w:rFonts w:cstheme="minorHAnsi"/>
          <w:bCs/>
          <w:lang w:val="en-US"/>
        </w:rPr>
        <w:t xml:space="preserve">the largest relative increases in fisheries yield </w:t>
      </w:r>
      <w:proofErr w:type="gramStart"/>
      <w:r w:rsidR="00AF4B25">
        <w:rPr>
          <w:rFonts w:cstheme="minorHAnsi"/>
          <w:bCs/>
          <w:lang w:val="en-US"/>
        </w:rPr>
        <w:t>are acquired</w:t>
      </w:r>
      <w:proofErr w:type="gramEnd"/>
      <w:r w:rsidR="00AF4B25">
        <w:rPr>
          <w:rFonts w:cstheme="minorHAnsi"/>
          <w:bCs/>
          <w:lang w:val="en-US"/>
        </w:rPr>
        <w:t xml:space="preserve"> in cold</w:t>
      </w:r>
      <w:r w:rsidR="00A108F2">
        <w:rPr>
          <w:rFonts w:cstheme="minorHAnsi"/>
          <w:bCs/>
          <w:lang w:val="en-US"/>
        </w:rPr>
        <w:t>er</w:t>
      </w:r>
      <w:r w:rsidR="00AF4B25">
        <w:rPr>
          <w:rFonts w:cstheme="minorHAnsi"/>
          <w:bCs/>
          <w:lang w:val="en-US"/>
        </w:rPr>
        <w:t xml:space="preserve"> temperatures and higher fishing efforts </w:t>
      </w:r>
      <w:r w:rsidR="00FA5EED">
        <w:rPr>
          <w:rFonts w:cstheme="minorHAnsi"/>
          <w:bCs/>
          <w:lang w:val="en-US"/>
        </w:rPr>
        <w:t>(Fig. S15)</w:t>
      </w:r>
      <w:r w:rsidR="00AF4B25">
        <w:rPr>
          <w:rFonts w:cstheme="minorHAnsi"/>
          <w:bCs/>
          <w:lang w:val="en-US"/>
        </w:rPr>
        <w:t>.</w:t>
      </w:r>
      <w:commentRangeEnd w:id="935"/>
      <w:r>
        <w:rPr>
          <w:rStyle w:val="Kommentarsreferens"/>
        </w:rPr>
        <w:commentReference w:id="935"/>
      </w:r>
    </w:p>
    <w:p w14:paraId="69241992" w14:textId="77777777" w:rsidR="00AF4B25" w:rsidRDefault="00AF4B25" w:rsidP="00182BA9">
      <w:pPr>
        <w:spacing w:line="480" w:lineRule="auto"/>
        <w:contextualSpacing/>
        <w:jc w:val="both"/>
        <w:rPr>
          <w:rFonts w:cstheme="minorHAnsi"/>
        </w:rPr>
      </w:pPr>
    </w:p>
    <w:p w14:paraId="6317240D" w14:textId="0A4DA7A9" w:rsidR="00D5601E" w:rsidRDefault="00D5601E" w:rsidP="00182BA9">
      <w:pPr>
        <w:spacing w:line="480" w:lineRule="auto"/>
        <w:contextualSpacing/>
        <w:jc w:val="both"/>
        <w:rPr>
          <w:rFonts w:cstheme="minorHAnsi"/>
          <w:bCs/>
          <w:lang w:val="en-US"/>
        </w:rPr>
      </w:pPr>
    </w:p>
    <w:p w14:paraId="6025A4FB" w14:textId="1AF087EC" w:rsidR="00F913CC" w:rsidRDefault="00F913CC" w:rsidP="00182BA9">
      <w:pPr>
        <w:spacing w:line="480" w:lineRule="auto"/>
        <w:contextualSpacing/>
        <w:jc w:val="both"/>
        <w:rPr>
          <w:rFonts w:cstheme="minorHAnsi"/>
          <w:bCs/>
          <w:lang w:val="en-US"/>
        </w:rPr>
      </w:pPr>
    </w:p>
    <w:p w14:paraId="189B334A" w14:textId="5EE9D917" w:rsidR="00F913CC" w:rsidRDefault="00F913CC" w:rsidP="00182BA9">
      <w:pPr>
        <w:spacing w:line="480" w:lineRule="auto"/>
        <w:contextualSpacing/>
        <w:jc w:val="both"/>
        <w:rPr>
          <w:rFonts w:cstheme="minorHAnsi"/>
          <w:bCs/>
          <w:lang w:val="en-US"/>
        </w:rPr>
      </w:pPr>
    </w:p>
    <w:p w14:paraId="684A34D1" w14:textId="12382C98" w:rsidR="00B60DF1" w:rsidRDefault="00012766" w:rsidP="00182BA9">
      <w:pPr>
        <w:spacing w:line="480" w:lineRule="auto"/>
        <w:jc w:val="center"/>
        <w:rPr>
          <w:rFonts w:cstheme="minorHAnsi"/>
          <w:b/>
          <w:bCs/>
          <w:color w:val="FF0000"/>
          <w:lang w:val="en-US"/>
        </w:rPr>
      </w:pPr>
      <w:commentRangeStart w:id="936"/>
      <w:commentRangeEnd w:id="936"/>
      <w:r>
        <w:rPr>
          <w:rStyle w:val="Kommentarsreferens"/>
        </w:rPr>
        <w:commentReference w:id="936"/>
      </w:r>
      <w:r w:rsidR="005B7E07">
        <w:rPr>
          <w:rFonts w:cstheme="minorHAnsi"/>
          <w:b/>
          <w:bCs/>
          <w:noProof/>
          <w:color w:val="FF0000"/>
          <w:lang w:eastAsia="sv-SE"/>
        </w:rPr>
        <w:drawing>
          <wp:inline distT="0" distB="0" distL="0" distR="0" wp14:anchorId="10138A07" wp14:editId="288D3234">
            <wp:extent cx="5731510" cy="5613991"/>
            <wp:effectExtent l="0" t="0" r="0"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wth_project.png"/>
                    <pic:cNvPicPr/>
                  </pic:nvPicPr>
                  <pic:blipFill rotWithShape="1">
                    <a:blip r:embed="rId15" cstate="print">
                      <a:extLst>
                        <a:ext uri="{28A0092B-C50C-407E-A947-70E740481C1C}">
                          <a14:useLocalDpi xmlns:a14="http://schemas.microsoft.com/office/drawing/2010/main" val="0"/>
                        </a:ext>
                      </a:extLst>
                    </a:blip>
                    <a:srcRect b="2051"/>
                    <a:stretch/>
                  </pic:blipFill>
                  <pic:spPr bwMode="auto">
                    <a:xfrm>
                      <a:off x="0" y="0"/>
                      <a:ext cx="5731510" cy="5613991"/>
                    </a:xfrm>
                    <a:prstGeom prst="rect">
                      <a:avLst/>
                    </a:prstGeom>
                    <a:ln>
                      <a:noFill/>
                    </a:ln>
                    <a:extLst>
                      <a:ext uri="{53640926-AAD7-44D8-BBD7-CCE9431645EC}">
                        <a14:shadowObscured xmlns:a14="http://schemas.microsoft.com/office/drawing/2010/main"/>
                      </a:ext>
                    </a:extLst>
                  </pic:spPr>
                </pic:pic>
              </a:graphicData>
            </a:graphic>
          </wp:inline>
        </w:drawing>
      </w:r>
      <w:r w:rsidR="00C343FD">
        <w:rPr>
          <w:rStyle w:val="Kommentarsreferens"/>
        </w:rPr>
        <w:commentReference w:id="937"/>
      </w:r>
    </w:p>
    <w:p w14:paraId="723987F8" w14:textId="566DC53D" w:rsidR="001B3620" w:rsidRDefault="00DE1988" w:rsidP="00182BA9">
      <w:pPr>
        <w:spacing w:line="480" w:lineRule="auto"/>
        <w:jc w:val="both"/>
        <w:rPr>
          <w:rFonts w:ascii="Times New Roman" w:hAnsi="Times New Roman" w:cs="Times New Roman"/>
          <w:i/>
          <w:iCs/>
          <w:lang w:val="en-US"/>
        </w:rPr>
      </w:pPr>
      <w:commentRangeStart w:id="938"/>
      <w:r w:rsidRPr="00D87A60">
        <w:rPr>
          <w:rFonts w:cstheme="minorHAnsi"/>
          <w:i/>
          <w:iCs/>
          <w:lang w:val="en-US"/>
        </w:rPr>
        <w:t xml:space="preserve">Figure </w:t>
      </w:r>
      <w:r w:rsidR="00C52D28">
        <w:rPr>
          <w:rFonts w:cstheme="minorHAnsi"/>
          <w:i/>
          <w:iCs/>
          <w:lang w:val="en-US"/>
        </w:rPr>
        <w:t>2</w:t>
      </w:r>
      <w:commentRangeEnd w:id="938"/>
      <w:r w:rsidR="00274E52">
        <w:rPr>
          <w:rStyle w:val="Kommentarsreferens"/>
        </w:rPr>
        <w:commentReference w:id="938"/>
      </w:r>
      <w:r w:rsidRPr="00D87A60">
        <w:rPr>
          <w:rFonts w:cstheme="minorHAnsi"/>
          <w:i/>
          <w:iCs/>
          <w:lang w:val="en-US"/>
        </w:rPr>
        <w:t>. Individual growth trajectories of sprat</w:t>
      </w:r>
      <w:r w:rsidR="00285017" w:rsidRPr="00D87A60">
        <w:rPr>
          <w:rFonts w:cstheme="minorHAnsi"/>
          <w:i/>
          <w:iCs/>
          <w:lang w:val="en-US"/>
        </w:rPr>
        <w:t>, herring and cod</w:t>
      </w:r>
      <w:r w:rsidR="00EA429B" w:rsidRPr="00D87A60">
        <w:rPr>
          <w:rFonts w:cstheme="minorHAnsi"/>
          <w:i/>
          <w:iCs/>
          <w:lang w:val="en-US"/>
        </w:rPr>
        <w:t xml:space="preserve"> from model projections</w:t>
      </w:r>
      <w:r w:rsidR="00F72143">
        <w:rPr>
          <w:rFonts w:cstheme="minorHAnsi"/>
          <w:i/>
          <w:iCs/>
          <w:lang w:val="en-US"/>
        </w:rPr>
        <w:t xml:space="preserve"> to </w:t>
      </w:r>
      <w:ins w:id="939" w:author="Anna Gårdmark" w:date="2020-01-13T13:11:00Z">
        <w:r w:rsidR="00C343FD">
          <w:rPr>
            <w:rFonts w:cstheme="minorHAnsi"/>
            <w:i/>
            <w:iCs/>
            <w:lang w:val="en-US"/>
          </w:rPr>
          <w:t xml:space="preserve">year </w:t>
        </w:r>
      </w:ins>
      <w:r w:rsidR="00F72143">
        <w:rPr>
          <w:rFonts w:cstheme="minorHAnsi"/>
          <w:i/>
          <w:iCs/>
          <w:lang w:val="en-US"/>
        </w:rPr>
        <w:t>2050</w:t>
      </w:r>
      <w:r w:rsidR="00784202">
        <w:rPr>
          <w:rFonts w:cstheme="minorHAnsi"/>
          <w:i/>
          <w:iCs/>
          <w:lang w:val="en-US"/>
        </w:rPr>
        <w:t xml:space="preserve"> </w:t>
      </w:r>
      <w:r w:rsidR="00784202" w:rsidRPr="002A2D2B">
        <w:rPr>
          <w:rFonts w:cstheme="minorHAnsi"/>
          <w:i/>
          <w:iCs/>
          <w:lang w:val="en-US"/>
        </w:rPr>
        <w:t xml:space="preserve">assuming </w:t>
      </w:r>
      <w:r w:rsidR="00067E68" w:rsidRPr="002A2D2B">
        <w:rPr>
          <w:rFonts w:cstheme="minorHAnsi"/>
          <w:i/>
          <w:iCs/>
          <w:lang w:val="en-US"/>
        </w:rPr>
        <w:t xml:space="preserve">warming according to </w:t>
      </w:r>
      <w:r w:rsidR="00784202" w:rsidRPr="002A2D2B">
        <w:rPr>
          <w:rFonts w:ascii="Times" w:hAnsi="Times" w:cs="Times New Roman"/>
          <w:i/>
          <w:iCs/>
          <w:lang w:val="en-US"/>
        </w:rPr>
        <w:t>RCP 8.5</w:t>
      </w:r>
      <w:r w:rsidR="009566EF">
        <w:rPr>
          <w:rFonts w:ascii="Times" w:hAnsi="Times" w:cs="Times New Roman"/>
          <w:i/>
          <w:iCs/>
          <w:lang w:val="en-US"/>
        </w:rPr>
        <w:t xml:space="preserve"> while </w:t>
      </w:r>
      <w:r w:rsidR="009566EF">
        <w:rPr>
          <w:rFonts w:cstheme="minorHAnsi"/>
          <w:i/>
          <w:iCs/>
          <w:lang w:val="en-US"/>
        </w:rPr>
        <w:t>keeping</w:t>
      </w:r>
      <w:r w:rsidR="009566EF" w:rsidRPr="00D87A60">
        <w:rPr>
          <w:rFonts w:cstheme="minorHAnsi"/>
          <w:i/>
          <w:iCs/>
          <w:lang w:val="en-US"/>
        </w:rPr>
        <w:t xml:space="preserve"> fishing mortality at </w:t>
      </w:r>
      <w:r w:rsidR="009566EF">
        <w:rPr>
          <w:rFonts w:cstheme="minorHAnsi"/>
          <w:i/>
          <w:iCs/>
          <w:lang w:val="en-US"/>
        </w:rPr>
        <w:t>average</w:t>
      </w:r>
      <w:r w:rsidR="009566EF" w:rsidRPr="00D87A60">
        <w:rPr>
          <w:rFonts w:cstheme="minorHAnsi"/>
          <w:i/>
          <w:iCs/>
          <w:lang w:val="en-US"/>
        </w:rPr>
        <w:t xml:space="preserve"> FMSY levels</w:t>
      </w:r>
      <w:r w:rsidR="00EA429B" w:rsidRPr="002A2D2B">
        <w:rPr>
          <w:rFonts w:cstheme="minorHAnsi"/>
          <w:i/>
          <w:iCs/>
          <w:lang w:val="en-US"/>
        </w:rPr>
        <w:t>.</w:t>
      </w:r>
      <w:r w:rsidR="00A804B0" w:rsidRPr="00D87A60">
        <w:rPr>
          <w:rFonts w:cstheme="minorHAnsi"/>
          <w:i/>
          <w:iCs/>
          <w:lang w:val="en-US"/>
        </w:rPr>
        <w:t xml:space="preserve"> Top row shows size-at-age </w:t>
      </w:r>
      <w:r w:rsidR="00CE3CE3">
        <w:rPr>
          <w:rFonts w:cstheme="minorHAnsi"/>
          <w:i/>
          <w:iCs/>
          <w:lang w:val="en-US"/>
        </w:rPr>
        <w:t xml:space="preserve">and bottom row shows size-at-age relative to a non-warming scenario. </w:t>
      </w:r>
      <w:r w:rsidR="00967358" w:rsidRPr="00D87A60">
        <w:rPr>
          <w:rFonts w:ascii="Times New Roman" w:hAnsi="Times New Roman" w:cs="Times New Roman"/>
          <w:i/>
          <w:iCs/>
          <w:lang w:val="en-US"/>
        </w:rPr>
        <w:t xml:space="preserve">The dashed line </w:t>
      </w:r>
      <w:r w:rsidR="00E37F4D" w:rsidRPr="00D87A60">
        <w:rPr>
          <w:rFonts w:ascii="Times New Roman" w:hAnsi="Times New Roman" w:cs="Times New Roman"/>
          <w:i/>
          <w:iCs/>
          <w:lang w:val="en-US"/>
        </w:rPr>
        <w:t xml:space="preserve">in the top row </w:t>
      </w:r>
      <w:r w:rsidR="00967358" w:rsidRPr="00D87A60">
        <w:rPr>
          <w:rFonts w:ascii="Times New Roman" w:hAnsi="Times New Roman" w:cs="Times New Roman"/>
          <w:i/>
          <w:iCs/>
          <w:lang w:val="en-US"/>
        </w:rPr>
        <w:t>depicts projectio</w:t>
      </w:r>
      <w:r w:rsidR="00C235AF" w:rsidRPr="00D87A60">
        <w:rPr>
          <w:rFonts w:ascii="Times New Roman" w:hAnsi="Times New Roman" w:cs="Times New Roman"/>
          <w:i/>
          <w:iCs/>
          <w:lang w:val="en-US"/>
        </w:rPr>
        <w:t xml:space="preserve">ns assuming </w:t>
      </w:r>
      <w:r w:rsidR="00D15FAE">
        <w:rPr>
          <w:rFonts w:ascii="Times New Roman" w:hAnsi="Times New Roman" w:cs="Times New Roman"/>
          <w:i/>
          <w:iCs/>
          <w:lang w:val="en-US"/>
        </w:rPr>
        <w:t xml:space="preserve">a </w:t>
      </w:r>
      <w:r w:rsidR="000453CE">
        <w:rPr>
          <w:rFonts w:cstheme="minorHAnsi"/>
          <w:i/>
          <w:iCs/>
          <w:lang w:val="en-US"/>
        </w:rPr>
        <w:t xml:space="preserve">non-warming scenario </w:t>
      </w:r>
      <w:r w:rsidR="007E2020">
        <w:rPr>
          <w:rFonts w:ascii="Times New Roman" w:hAnsi="Times New Roman" w:cs="Times New Roman"/>
          <w:i/>
          <w:iCs/>
          <w:lang w:val="en-US"/>
        </w:rPr>
        <w:t>an</w:t>
      </w:r>
      <w:r w:rsidR="000979B8">
        <w:rPr>
          <w:rFonts w:ascii="Times New Roman" w:hAnsi="Times New Roman" w:cs="Times New Roman"/>
          <w:i/>
          <w:iCs/>
          <w:lang w:val="en-US"/>
        </w:rPr>
        <w:t xml:space="preserve">d thus constitutes a baseline prediction. </w:t>
      </w:r>
      <w:r w:rsidR="0036297F">
        <w:rPr>
          <w:rFonts w:ascii="Times New Roman" w:hAnsi="Times New Roman" w:cs="Times New Roman"/>
          <w:i/>
          <w:iCs/>
          <w:lang w:val="en-US"/>
        </w:rPr>
        <w:t xml:space="preserve">Colors indicate different </w:t>
      </w:r>
      <w:ins w:id="940" w:author="Anna Gårdmark" w:date="2020-01-13T13:11:00Z">
        <w:r w:rsidR="00C343FD">
          <w:rPr>
            <w:rFonts w:ascii="Times New Roman" w:hAnsi="Times New Roman" w:cs="Times New Roman"/>
            <w:i/>
            <w:iCs/>
            <w:lang w:val="en-US"/>
          </w:rPr>
          <w:t>temperature-</w:t>
        </w:r>
      </w:ins>
      <w:r w:rsidR="0036297F">
        <w:rPr>
          <w:rFonts w:ascii="Times New Roman" w:hAnsi="Times New Roman" w:cs="Times New Roman"/>
          <w:i/>
          <w:iCs/>
          <w:lang w:val="en-US"/>
        </w:rPr>
        <w:t>scaling scenarios</w:t>
      </w:r>
      <w:r w:rsidR="00EA740E">
        <w:rPr>
          <w:rFonts w:ascii="Times New Roman" w:hAnsi="Times New Roman" w:cs="Times New Roman"/>
          <w:i/>
          <w:iCs/>
          <w:lang w:val="en-US"/>
        </w:rPr>
        <w:t>.</w:t>
      </w:r>
      <w:r w:rsidR="00583337">
        <w:rPr>
          <w:rFonts w:ascii="Times New Roman" w:hAnsi="Times New Roman" w:cs="Times New Roman"/>
          <w:i/>
          <w:iCs/>
          <w:lang w:val="en-US"/>
        </w:rPr>
        <w:t xml:space="preserve"> </w:t>
      </w:r>
      <w:r w:rsidR="002C6895">
        <w:rPr>
          <w:rFonts w:ascii="Times New Roman" w:hAnsi="Times New Roman" w:cs="Times New Roman"/>
          <w:i/>
          <w:iCs/>
          <w:lang w:val="en-US"/>
        </w:rPr>
        <w:t>Shaded areas encompass the minimum and maximum prediction 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lang w:val="en-US"/>
        </w:rPr>
      </w:pPr>
    </w:p>
    <w:p w14:paraId="29BCB678" w14:textId="77777777" w:rsidR="00923BC1" w:rsidRDefault="00923BC1" w:rsidP="00AF3CA3">
      <w:pPr>
        <w:spacing w:line="480" w:lineRule="auto"/>
        <w:ind w:firstLine="360"/>
        <w:contextualSpacing/>
        <w:jc w:val="both"/>
        <w:rPr>
          <w:rFonts w:cstheme="minorHAnsi"/>
          <w:bCs/>
          <w:lang w:val="en-US"/>
        </w:rPr>
      </w:pPr>
    </w:p>
    <w:p w14:paraId="7B9DABB6" w14:textId="53A70136" w:rsidR="00AF3CA3" w:rsidRDefault="00AF3CA3" w:rsidP="00F55F49">
      <w:pPr>
        <w:spacing w:line="480" w:lineRule="auto"/>
        <w:ind w:firstLine="360"/>
        <w:jc w:val="both"/>
        <w:rPr>
          <w:rFonts w:cstheme="minorHAnsi"/>
          <w:bCs/>
          <w:lang w:val="en-US"/>
        </w:rPr>
      </w:pPr>
    </w:p>
    <w:p w14:paraId="12750163" w14:textId="148EC1D1" w:rsidR="005C57BC" w:rsidRDefault="008E279F" w:rsidP="004E47E6">
      <w:pPr>
        <w:spacing w:line="480" w:lineRule="auto"/>
        <w:jc w:val="center"/>
        <w:rPr>
          <w:lang w:val="en-US"/>
        </w:rPr>
      </w:pPr>
      <w:r>
        <w:rPr>
          <w:noProof/>
          <w:lang w:eastAsia="sv-SE"/>
        </w:rPr>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6"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5EC4AE1F" w:rsidR="0007627B" w:rsidRDefault="005C57BC" w:rsidP="0007627B">
      <w:pPr>
        <w:spacing w:line="480" w:lineRule="auto"/>
        <w:jc w:val="both"/>
        <w:rPr>
          <w:rFonts w:ascii="Times New Roman" w:hAnsi="Times New Roman" w:cs="Times New Roman"/>
          <w:i/>
          <w:iCs/>
          <w:lang w:val="en-US"/>
        </w:rPr>
      </w:pPr>
      <w:commentRangeStart w:id="941"/>
      <w:r w:rsidRPr="00D87A60">
        <w:rPr>
          <w:rFonts w:cstheme="minorHAnsi"/>
          <w:i/>
          <w:iCs/>
          <w:lang w:val="en-US"/>
        </w:rPr>
        <w:t xml:space="preserve">Figure </w:t>
      </w:r>
      <w:r>
        <w:rPr>
          <w:rFonts w:cstheme="minorHAnsi"/>
          <w:i/>
          <w:iCs/>
          <w:lang w:val="en-US"/>
        </w:rPr>
        <w:t>3</w:t>
      </w:r>
      <w:commentRangeEnd w:id="941"/>
      <w:r w:rsidR="001B596A">
        <w:rPr>
          <w:rStyle w:val="Kommentarsreferens"/>
        </w:rPr>
        <w:commentReference w:id="941"/>
      </w:r>
      <w:r w:rsidRPr="00D87A60">
        <w:rPr>
          <w:rFonts w:cstheme="minorHAnsi"/>
          <w:i/>
          <w:iCs/>
          <w:lang w:val="en-US"/>
        </w:rPr>
        <w:t xml:space="preserve">. </w:t>
      </w:r>
      <w:r w:rsidR="00620736">
        <w:rPr>
          <w:rFonts w:cstheme="minorHAnsi"/>
          <w:i/>
          <w:iCs/>
          <w:lang w:val="en-US"/>
        </w:rPr>
        <w:t>M</w:t>
      </w:r>
      <w:r>
        <w:rPr>
          <w:rFonts w:cstheme="minorHAnsi"/>
          <w:i/>
          <w:iCs/>
          <w:lang w:val="en-US"/>
        </w:rPr>
        <w:t xml:space="preserve">ean </w:t>
      </w:r>
      <w:r w:rsidR="00711E6E">
        <w:rPr>
          <w:rFonts w:cstheme="minorHAnsi"/>
          <w:i/>
          <w:iCs/>
          <w:lang w:val="en-US"/>
        </w:rPr>
        <w:t xml:space="preserve">weight </w:t>
      </w:r>
      <w:ins w:id="942" w:author="Anna Gårdmark" w:date="2020-01-13T13:22:00Z">
        <w:r w:rsidR="0063626B">
          <w:rPr>
            <w:rFonts w:cstheme="minorHAnsi"/>
            <w:i/>
            <w:iCs/>
            <w:lang w:val="en-US"/>
          </w:rPr>
          <w:t xml:space="preserve">across all individuals in the populations </w:t>
        </w:r>
      </w:ins>
      <w:r w:rsidR="003B28D7" w:rsidRPr="00D87A60">
        <w:rPr>
          <w:rFonts w:cstheme="minorHAnsi"/>
          <w:i/>
          <w:iCs/>
          <w:lang w:val="en-US"/>
        </w:rPr>
        <w:t>of sprat, herring and cod from model projections</w:t>
      </w:r>
      <w:r w:rsidR="003B28D7">
        <w:rPr>
          <w:rFonts w:cstheme="minorHAnsi"/>
          <w:i/>
          <w:iCs/>
          <w:lang w:val="en-US"/>
        </w:rPr>
        <w:t xml:space="preserve"> to </w:t>
      </w:r>
      <w:ins w:id="943" w:author="Anna Gårdmark" w:date="2020-01-13T13:22:00Z">
        <w:r w:rsidR="0063626B">
          <w:rPr>
            <w:rFonts w:cstheme="minorHAnsi"/>
            <w:i/>
            <w:iCs/>
            <w:lang w:val="en-US"/>
          </w:rPr>
          <w:t xml:space="preserve">year </w:t>
        </w:r>
      </w:ins>
      <w:r w:rsidR="003B28D7">
        <w:rPr>
          <w:rFonts w:cstheme="minorHAnsi"/>
          <w:i/>
          <w:iCs/>
          <w:lang w:val="en-US"/>
        </w:rPr>
        <w:t xml:space="preserve">2050 </w:t>
      </w:r>
      <w:r w:rsidR="003B28D7" w:rsidRPr="002A2D2B">
        <w:rPr>
          <w:rFonts w:cstheme="minorHAnsi"/>
          <w:i/>
          <w:iCs/>
          <w:lang w:val="en-US"/>
        </w:rPr>
        <w:t xml:space="preserve">assuming warming according to </w:t>
      </w:r>
      <w:r w:rsidR="003B28D7" w:rsidRPr="002A2D2B">
        <w:rPr>
          <w:rFonts w:ascii="Times" w:hAnsi="Times" w:cs="Times New Roman"/>
          <w:i/>
          <w:iCs/>
          <w:lang w:val="en-US"/>
        </w:rPr>
        <w:t>RCP 8.5</w:t>
      </w:r>
      <w:r w:rsidR="003B28D7">
        <w:rPr>
          <w:rFonts w:ascii="Times" w:hAnsi="Times" w:cs="Times New Roman"/>
          <w:i/>
          <w:iCs/>
          <w:lang w:val="en-US"/>
        </w:rPr>
        <w:t xml:space="preserve"> while </w:t>
      </w:r>
      <w:r w:rsidR="003B28D7">
        <w:rPr>
          <w:rFonts w:cstheme="minorHAnsi"/>
          <w:i/>
          <w:iCs/>
          <w:lang w:val="en-US"/>
        </w:rPr>
        <w:t>keeping</w:t>
      </w:r>
      <w:r w:rsidR="003B28D7" w:rsidRPr="00D87A60">
        <w:rPr>
          <w:rFonts w:cstheme="minorHAnsi"/>
          <w:i/>
          <w:iCs/>
          <w:lang w:val="en-US"/>
        </w:rPr>
        <w:t xml:space="preserve"> fishing mortality at </w:t>
      </w:r>
      <w:r w:rsidR="003B28D7">
        <w:rPr>
          <w:rFonts w:cstheme="minorHAnsi"/>
          <w:i/>
          <w:iCs/>
          <w:lang w:val="en-US"/>
        </w:rPr>
        <w:t>average</w:t>
      </w:r>
      <w:r w:rsidR="003B28D7" w:rsidRPr="00D87A60">
        <w:rPr>
          <w:rFonts w:cstheme="minorHAnsi"/>
          <w:i/>
          <w:iCs/>
          <w:lang w:val="en-US"/>
        </w:rPr>
        <w:t xml:space="preserve"> FMSY levels</w:t>
      </w:r>
      <w:r w:rsidR="00C40D29" w:rsidRPr="00D87A60">
        <w:rPr>
          <w:rFonts w:ascii="Times New Roman" w:hAnsi="Times New Roman" w:cs="Times New Roman"/>
          <w:i/>
          <w:iCs/>
          <w:lang w:val="en-US"/>
        </w:rPr>
        <w:t>.</w:t>
      </w:r>
      <w:r w:rsidR="00AB0EDF" w:rsidRPr="00AB0EDF">
        <w:rPr>
          <w:rFonts w:ascii="Times New Roman" w:hAnsi="Times New Roman" w:cs="Times New Roman"/>
          <w:i/>
          <w:iCs/>
          <w:lang w:val="en-US"/>
        </w:rPr>
        <w:t xml:space="preserve"> </w:t>
      </w:r>
      <w:r w:rsidR="00AB0EDF" w:rsidRPr="00D87A60">
        <w:rPr>
          <w:rFonts w:ascii="Times New Roman" w:hAnsi="Times New Roman" w:cs="Times New Roman"/>
          <w:i/>
          <w:iCs/>
          <w:lang w:val="en-US"/>
        </w:rPr>
        <w:t xml:space="preserve">The dashed </w:t>
      </w:r>
      <w:r w:rsidR="002A33A0">
        <w:rPr>
          <w:rFonts w:ascii="Times New Roman" w:hAnsi="Times New Roman" w:cs="Times New Roman"/>
          <w:i/>
          <w:iCs/>
          <w:lang w:val="en-US"/>
        </w:rPr>
        <w:t>horizontal</w:t>
      </w:r>
      <w:r w:rsidR="00284E93">
        <w:rPr>
          <w:rFonts w:ascii="Times New Roman" w:hAnsi="Times New Roman" w:cs="Times New Roman"/>
          <w:i/>
          <w:iCs/>
          <w:lang w:val="en-US"/>
        </w:rPr>
        <w:t xml:space="preserve"> </w:t>
      </w:r>
      <w:r w:rsidR="00AB0EDF" w:rsidRPr="00D87A60">
        <w:rPr>
          <w:rFonts w:ascii="Times New Roman" w:hAnsi="Times New Roman" w:cs="Times New Roman"/>
          <w:i/>
          <w:iCs/>
          <w:lang w:val="en-US"/>
        </w:rPr>
        <w:t xml:space="preserve">line depicts projections assuming no </w:t>
      </w:r>
      <w:r w:rsidR="00AB0EDF">
        <w:rPr>
          <w:rFonts w:ascii="Times New Roman" w:hAnsi="Times New Roman" w:cs="Times New Roman"/>
          <w:i/>
          <w:iCs/>
          <w:lang w:val="en-US"/>
        </w:rPr>
        <w:t xml:space="preserve">temperature increase and thus constitutes a baseline prediction. </w:t>
      </w:r>
      <w:r w:rsidR="0007627B">
        <w:rPr>
          <w:rFonts w:ascii="Times New Roman" w:hAnsi="Times New Roman" w:cs="Times New Roman"/>
          <w:i/>
          <w:iCs/>
          <w:lang w:val="en-US"/>
        </w:rPr>
        <w:t xml:space="preserve">Each dot </w:t>
      </w:r>
      <w:r w:rsidR="00D57D37">
        <w:rPr>
          <w:rFonts w:ascii="Times New Roman" w:hAnsi="Times New Roman" w:cs="Times New Roman"/>
          <w:i/>
          <w:iCs/>
          <w:lang w:val="en-US"/>
        </w:rPr>
        <w:t>represents</w:t>
      </w:r>
      <w:r w:rsidR="0007627B">
        <w:rPr>
          <w:rFonts w:ascii="Times New Roman" w:hAnsi="Times New Roman" w:cs="Times New Roman"/>
          <w:i/>
          <w:iCs/>
          <w:lang w:val="en-US"/>
        </w:rPr>
        <w:t xml:space="preserve"> one </w:t>
      </w:r>
      <w:r w:rsidR="00707806">
        <w:rPr>
          <w:rFonts w:ascii="Times New Roman" w:hAnsi="Times New Roman" w:cs="Times New Roman"/>
          <w:i/>
          <w:iCs/>
          <w:lang w:val="en-US"/>
        </w:rPr>
        <w:t xml:space="preserve">of </w:t>
      </w:r>
      <w:r w:rsidR="0007627B">
        <w:rPr>
          <w:rFonts w:ascii="Times New Roman" w:hAnsi="Times New Roman" w:cs="Times New Roman"/>
          <w:i/>
          <w:iCs/>
          <w:lang w:val="en-US"/>
        </w:rPr>
        <w:t>the 200 simulations</w:t>
      </w:r>
      <w:ins w:id="944" w:author="Anna Gårdmark" w:date="2020-01-13T13:22:00Z">
        <w:r w:rsidR="0063626B">
          <w:rPr>
            <w:rFonts w:ascii="Times New Roman" w:hAnsi="Times New Roman" w:cs="Times New Roman"/>
            <w:i/>
            <w:iCs/>
            <w:lang w:val="en-US"/>
          </w:rPr>
          <w:t>,</w:t>
        </w:r>
      </w:ins>
      <w:r w:rsidR="0007627B">
        <w:rPr>
          <w:rFonts w:ascii="Times New Roman" w:hAnsi="Times New Roman" w:cs="Times New Roman"/>
          <w:i/>
          <w:iCs/>
          <w:lang w:val="en-US"/>
        </w:rPr>
        <w:t xml:space="preserve"> </w:t>
      </w:r>
      <w:r w:rsidR="00C30556">
        <w:rPr>
          <w:rFonts w:ascii="Times New Roman" w:hAnsi="Times New Roman" w:cs="Times New Roman"/>
          <w:i/>
          <w:iCs/>
          <w:lang w:val="en-US"/>
        </w:rPr>
        <w:t xml:space="preserve">each </w:t>
      </w:r>
      <w:r w:rsidR="0007627B">
        <w:rPr>
          <w:rFonts w:ascii="Times New Roman" w:hAnsi="Times New Roman" w:cs="Times New Roman"/>
          <w:i/>
          <w:iCs/>
          <w:lang w:val="en-US"/>
        </w:rPr>
        <w:t>with randomly assigned activation energies.</w:t>
      </w:r>
      <w:r w:rsidR="006771C1">
        <w:rPr>
          <w:rFonts w:ascii="Times New Roman" w:hAnsi="Times New Roman" w:cs="Times New Roman"/>
          <w:i/>
          <w:iCs/>
          <w:lang w:val="en-US"/>
        </w:rPr>
        <w:t xml:space="preserve"> Boxplots </w:t>
      </w:r>
      <w:r w:rsidR="008E4C05">
        <w:rPr>
          <w:rFonts w:ascii="Times New Roman" w:hAnsi="Times New Roman" w:cs="Times New Roman"/>
          <w:i/>
          <w:iCs/>
          <w:lang w:val="en-US"/>
        </w:rPr>
        <w:t>depict</w:t>
      </w:r>
      <w:r w:rsidR="006771C1">
        <w:rPr>
          <w:rFonts w:ascii="Times New Roman" w:hAnsi="Times New Roman" w:cs="Times New Roman"/>
          <w:i/>
          <w:iCs/>
          <w:lang w:val="en-US"/>
        </w:rPr>
        <w:t xml:space="preserve"> 25</w:t>
      </w:r>
      <w:r w:rsidR="00584563">
        <w:rPr>
          <w:rFonts w:ascii="Times New Roman" w:hAnsi="Times New Roman" w:cs="Times New Roman"/>
          <w:i/>
          <w:iCs/>
          <w:lang w:val="en-US"/>
        </w:rPr>
        <w:t>%</w:t>
      </w:r>
      <w:r w:rsidR="006771C1">
        <w:rPr>
          <w:rFonts w:ascii="Times New Roman" w:hAnsi="Times New Roman" w:cs="Times New Roman"/>
          <w:i/>
          <w:iCs/>
          <w:lang w:val="en-US"/>
        </w:rPr>
        <w:t xml:space="preserve">, </w:t>
      </w:r>
      <w:r w:rsidR="00584563">
        <w:rPr>
          <w:rFonts w:ascii="Times New Roman" w:hAnsi="Times New Roman" w:cs="Times New Roman"/>
          <w:i/>
          <w:iCs/>
          <w:lang w:val="en-US"/>
        </w:rPr>
        <w:t>50%</w:t>
      </w:r>
      <w:r w:rsidR="006771C1">
        <w:rPr>
          <w:rFonts w:ascii="Times New Roman" w:hAnsi="Times New Roman" w:cs="Times New Roman"/>
          <w:i/>
          <w:iCs/>
          <w:lang w:val="en-US"/>
        </w:rPr>
        <w:t xml:space="preserve"> and </w:t>
      </w:r>
      <w:r w:rsidR="00584563">
        <w:rPr>
          <w:rFonts w:ascii="Times New Roman" w:hAnsi="Times New Roman" w:cs="Times New Roman"/>
          <w:i/>
          <w:iCs/>
          <w:lang w:val="en-US"/>
        </w:rPr>
        <w:t>75%</w:t>
      </w:r>
      <w:r w:rsidR="006771C1">
        <w:rPr>
          <w:rFonts w:ascii="Times New Roman" w:hAnsi="Times New Roman" w:cs="Times New Roman"/>
          <w:i/>
          <w:iCs/>
          <w:lang w:val="en-US"/>
        </w:rPr>
        <w:t xml:space="preserve"> </w:t>
      </w:r>
      <w:r w:rsidR="00584563">
        <w:rPr>
          <w:rFonts w:ascii="Times New Roman" w:hAnsi="Times New Roman" w:cs="Times New Roman"/>
          <w:i/>
          <w:iCs/>
          <w:lang w:val="en-US"/>
        </w:rPr>
        <w:t>quantile</w:t>
      </w:r>
      <w:r w:rsidR="00F44BAA">
        <w:rPr>
          <w:rFonts w:ascii="Times New Roman" w:hAnsi="Times New Roman" w:cs="Times New Roman"/>
          <w:i/>
          <w:iCs/>
          <w:lang w:val="en-US"/>
        </w:rPr>
        <w:t>s</w:t>
      </w:r>
      <w:r w:rsidR="006771C1">
        <w:rPr>
          <w:rFonts w:ascii="Times New Roman" w:hAnsi="Times New Roman" w:cs="Times New Roman"/>
          <w:i/>
          <w:iCs/>
          <w:lang w:val="en-US"/>
        </w:rPr>
        <w:t xml:space="preserve">. </w:t>
      </w:r>
    </w:p>
    <w:p w14:paraId="45B57BD6" w14:textId="605F65A2" w:rsidR="00F55F49" w:rsidRDefault="00F55F49" w:rsidP="0007627B">
      <w:pPr>
        <w:spacing w:line="480" w:lineRule="auto"/>
        <w:jc w:val="both"/>
        <w:rPr>
          <w:rFonts w:ascii="Times New Roman" w:hAnsi="Times New Roman" w:cs="Times New Roman"/>
          <w:i/>
          <w:iCs/>
          <w:lang w:val="en-US"/>
        </w:rPr>
      </w:pPr>
    </w:p>
    <w:p w14:paraId="46CAD104" w14:textId="093B9138" w:rsidR="00ED057B" w:rsidRDefault="00ED057B" w:rsidP="0007627B">
      <w:pPr>
        <w:spacing w:line="480" w:lineRule="auto"/>
        <w:jc w:val="both"/>
        <w:rPr>
          <w:rFonts w:ascii="Times New Roman" w:hAnsi="Times New Roman" w:cs="Times New Roman"/>
          <w:i/>
          <w:iCs/>
          <w:lang w:val="en-US"/>
        </w:rPr>
      </w:pPr>
    </w:p>
    <w:p w14:paraId="4D3ECB7D" w14:textId="20C84EFC" w:rsidR="00ED057B" w:rsidRDefault="00ED057B" w:rsidP="0007627B">
      <w:pPr>
        <w:spacing w:line="480" w:lineRule="auto"/>
        <w:jc w:val="both"/>
        <w:rPr>
          <w:rFonts w:ascii="Times New Roman" w:hAnsi="Times New Roman" w:cs="Times New Roman"/>
          <w:i/>
          <w:iCs/>
          <w:lang w:val="en-US"/>
        </w:rPr>
      </w:pPr>
    </w:p>
    <w:p w14:paraId="3F8ACD66" w14:textId="48C2187F" w:rsidR="00ED057B" w:rsidRDefault="00ED057B" w:rsidP="0007627B">
      <w:pPr>
        <w:spacing w:line="480" w:lineRule="auto"/>
        <w:jc w:val="both"/>
        <w:rPr>
          <w:rFonts w:ascii="Times New Roman" w:hAnsi="Times New Roman" w:cs="Times New Roman"/>
          <w:i/>
          <w:iCs/>
          <w:lang w:val="en-US"/>
        </w:rPr>
      </w:pPr>
    </w:p>
    <w:p w14:paraId="593289B7" w14:textId="11D44B43" w:rsidR="00ED057B" w:rsidRDefault="00ED057B" w:rsidP="0007627B">
      <w:pPr>
        <w:spacing w:line="480" w:lineRule="auto"/>
        <w:jc w:val="both"/>
        <w:rPr>
          <w:rFonts w:ascii="Times New Roman" w:hAnsi="Times New Roman" w:cs="Times New Roman"/>
          <w:i/>
          <w:iCs/>
          <w:lang w:val="en-US"/>
        </w:rPr>
      </w:pPr>
    </w:p>
    <w:p w14:paraId="18580702" w14:textId="51727D88" w:rsidR="00ED057B" w:rsidRDefault="00ED057B" w:rsidP="0007627B">
      <w:pPr>
        <w:spacing w:line="480" w:lineRule="auto"/>
        <w:jc w:val="both"/>
        <w:rPr>
          <w:rFonts w:ascii="Times New Roman" w:hAnsi="Times New Roman" w:cs="Times New Roman"/>
          <w:i/>
          <w:iCs/>
          <w:lang w:val="en-US"/>
        </w:rPr>
      </w:pPr>
    </w:p>
    <w:p w14:paraId="3046B0FC" w14:textId="0CB1BC9B" w:rsidR="00ED057B" w:rsidRDefault="00ED057B" w:rsidP="0007627B">
      <w:pPr>
        <w:spacing w:line="480" w:lineRule="auto"/>
        <w:jc w:val="both"/>
        <w:rPr>
          <w:rFonts w:ascii="Times New Roman" w:hAnsi="Times New Roman" w:cs="Times New Roman"/>
          <w:i/>
          <w:iCs/>
          <w:lang w:val="en-US"/>
        </w:rPr>
      </w:pPr>
    </w:p>
    <w:p w14:paraId="199D3644" w14:textId="03BEB59E" w:rsidR="00ED057B" w:rsidRDefault="00ED057B" w:rsidP="0007627B">
      <w:pPr>
        <w:spacing w:line="480" w:lineRule="auto"/>
        <w:jc w:val="both"/>
        <w:rPr>
          <w:rFonts w:ascii="Times New Roman" w:hAnsi="Times New Roman" w:cs="Times New Roman"/>
          <w:i/>
          <w:iCs/>
          <w:lang w:val="en-US"/>
        </w:rPr>
      </w:pPr>
    </w:p>
    <w:p w14:paraId="464A3282" w14:textId="19F4F96A" w:rsidR="00ED057B" w:rsidRDefault="00ED057B" w:rsidP="0007627B">
      <w:pPr>
        <w:spacing w:line="480" w:lineRule="auto"/>
        <w:jc w:val="both"/>
        <w:rPr>
          <w:rFonts w:ascii="Times New Roman" w:hAnsi="Times New Roman" w:cs="Times New Roman"/>
          <w:i/>
          <w:iCs/>
          <w:lang w:val="en-US"/>
        </w:rPr>
      </w:pPr>
    </w:p>
    <w:p w14:paraId="3CDD33BD" w14:textId="28950171" w:rsidR="00700826" w:rsidRDefault="000E7D52" w:rsidP="0007627B">
      <w:pPr>
        <w:spacing w:line="480" w:lineRule="auto"/>
        <w:jc w:val="both"/>
        <w:rPr>
          <w:rFonts w:cstheme="minorHAnsi"/>
          <w:i/>
          <w:iCs/>
          <w:lang w:val="en-US"/>
        </w:rPr>
      </w:pPr>
      <w:r>
        <w:rPr>
          <w:rFonts w:cstheme="minorHAnsi"/>
          <w:i/>
          <w:iCs/>
          <w:noProof/>
          <w:lang w:eastAsia="sv-SE"/>
        </w:rPr>
        <w:drawing>
          <wp:inline distT="0" distB="0" distL="0" distR="0" wp14:anchorId="77650B5D" wp14:editId="0C26315A">
            <wp:extent cx="5731510" cy="5731510"/>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1DA26BDF" w:rsidR="00EC160F" w:rsidRDefault="0063748A" w:rsidP="00AB0EDF">
      <w:pPr>
        <w:spacing w:line="480" w:lineRule="auto"/>
        <w:jc w:val="both"/>
        <w:rPr>
          <w:rFonts w:ascii="Times New Roman" w:hAnsi="Times New Roman" w:cs="Times New Roman"/>
          <w:i/>
          <w:iCs/>
          <w:lang w:val="en-US"/>
        </w:rPr>
      </w:pPr>
      <w:r w:rsidRPr="00D87A60">
        <w:rPr>
          <w:rFonts w:cstheme="minorHAnsi"/>
          <w:i/>
          <w:iCs/>
          <w:lang w:val="en-US"/>
        </w:rPr>
        <w:t xml:space="preserve">Figure </w:t>
      </w:r>
      <w:r>
        <w:rPr>
          <w:rFonts w:cstheme="minorHAnsi"/>
          <w:i/>
          <w:iCs/>
          <w:lang w:val="en-US"/>
        </w:rPr>
        <w:t>4</w:t>
      </w:r>
      <w:r w:rsidRPr="00D87A60">
        <w:rPr>
          <w:rFonts w:cstheme="minorHAnsi"/>
          <w:i/>
          <w:iCs/>
          <w:lang w:val="en-US"/>
        </w:rPr>
        <w:t xml:space="preserve">. </w:t>
      </w:r>
      <w:r>
        <w:rPr>
          <w:rFonts w:cstheme="minorHAnsi"/>
          <w:i/>
          <w:iCs/>
          <w:lang w:val="en-US"/>
        </w:rPr>
        <w:t xml:space="preserve">Projected </w:t>
      </w:r>
      <w:r w:rsidR="00826918">
        <w:rPr>
          <w:rFonts w:cstheme="minorHAnsi"/>
          <w:i/>
          <w:iCs/>
          <w:lang w:val="en-US"/>
        </w:rPr>
        <w:t>abundance</w:t>
      </w:r>
      <w:r w:rsidR="002B7BDF">
        <w:rPr>
          <w:rFonts w:cstheme="minorHAnsi"/>
          <w:i/>
          <w:iCs/>
          <w:lang w:val="en-US"/>
        </w:rPr>
        <w:t>-</w:t>
      </w:r>
      <w:r w:rsidR="00826918">
        <w:rPr>
          <w:rFonts w:cstheme="minorHAnsi"/>
          <w:i/>
          <w:iCs/>
          <w:lang w:val="en-US"/>
        </w:rPr>
        <w:t>at</w:t>
      </w:r>
      <w:r w:rsidR="002B7BDF">
        <w:rPr>
          <w:rFonts w:cstheme="minorHAnsi"/>
          <w:i/>
          <w:iCs/>
          <w:lang w:val="en-US"/>
        </w:rPr>
        <w:t>-</w:t>
      </w:r>
      <w:r>
        <w:rPr>
          <w:rFonts w:cstheme="minorHAnsi"/>
          <w:i/>
          <w:iCs/>
          <w:lang w:val="en-US"/>
        </w:rPr>
        <w:t>weight by species for different scenarios of temperature scaling</w:t>
      </w:r>
      <w:r w:rsidR="006F505C">
        <w:rPr>
          <w:rFonts w:cstheme="minorHAnsi"/>
          <w:i/>
          <w:iCs/>
          <w:lang w:val="en-US"/>
        </w:rPr>
        <w:t xml:space="preserve"> (indicated by colors)</w:t>
      </w:r>
      <w:r w:rsidRPr="00D87A60">
        <w:rPr>
          <w:rFonts w:cstheme="minorHAnsi"/>
          <w:i/>
          <w:iCs/>
          <w:lang w:val="en-US"/>
        </w:rPr>
        <w:t xml:space="preserve"> </w:t>
      </w:r>
      <w:r w:rsidR="00CB7DDA">
        <w:rPr>
          <w:rFonts w:cstheme="minorHAnsi"/>
          <w:i/>
          <w:iCs/>
          <w:lang w:val="en-US"/>
        </w:rPr>
        <w:t>at</w:t>
      </w:r>
      <w:r w:rsidRPr="00D87A60">
        <w:rPr>
          <w:rFonts w:cstheme="minorHAnsi"/>
          <w:i/>
          <w:iCs/>
          <w:lang w:val="en-US"/>
        </w:rPr>
        <w:t xml:space="preserve"> 2050</w:t>
      </w:r>
      <w:r w:rsidR="00F34346">
        <w:rPr>
          <w:rFonts w:cstheme="minorHAnsi"/>
          <w:i/>
          <w:iCs/>
          <w:lang w:val="en-US"/>
        </w:rPr>
        <w:t xml:space="preserve"> </w:t>
      </w:r>
      <w:r w:rsidRPr="00D87A60">
        <w:rPr>
          <w:rFonts w:cstheme="minorHAnsi"/>
          <w:i/>
          <w:iCs/>
          <w:lang w:val="en-US"/>
        </w:rPr>
        <w:t xml:space="preserve">assuming fishing mortality held at </w:t>
      </w:r>
      <w:r>
        <w:rPr>
          <w:rFonts w:cstheme="minorHAnsi"/>
          <w:i/>
          <w:iCs/>
          <w:lang w:val="en-US"/>
        </w:rPr>
        <w:t>average</w:t>
      </w:r>
      <w:r w:rsidRPr="00D87A60">
        <w:rPr>
          <w:rFonts w:cstheme="minorHAnsi"/>
          <w:i/>
          <w:iCs/>
          <w:lang w:val="en-US"/>
        </w:rPr>
        <w:t xml:space="preserve"> FMSY levels (Figure 1A) from different stock assessment estimates and this model</w:t>
      </w:r>
      <w:r w:rsidR="00C17D12">
        <w:rPr>
          <w:rFonts w:cstheme="minorHAnsi"/>
          <w:i/>
          <w:iCs/>
          <w:lang w:val="en-US"/>
        </w:rPr>
        <w:t>.</w:t>
      </w:r>
      <w:r w:rsidR="002A3262">
        <w:rPr>
          <w:rFonts w:cstheme="minorHAnsi"/>
          <w:i/>
          <w:iCs/>
          <w:lang w:val="en-US"/>
        </w:rPr>
        <w:t xml:space="preserve"> </w:t>
      </w:r>
      <w:r w:rsidR="004C427E">
        <w:rPr>
          <w:rFonts w:cstheme="minorHAnsi"/>
          <w:i/>
          <w:iCs/>
          <w:lang w:val="en-US"/>
        </w:rPr>
        <w:t>The l</w:t>
      </w:r>
      <w:r w:rsidR="002A3262">
        <w:rPr>
          <w:rFonts w:cstheme="minorHAnsi"/>
          <w:i/>
          <w:iCs/>
          <w:lang w:val="en-US"/>
        </w:rPr>
        <w:t>eft column shows size at age</w:t>
      </w:r>
      <w:r w:rsidR="00C17D12">
        <w:rPr>
          <w:rFonts w:cstheme="minorHAnsi"/>
          <w:i/>
          <w:iCs/>
          <w:lang w:val="en-US"/>
        </w:rPr>
        <w:t xml:space="preserve"> </w:t>
      </w:r>
      <w:r w:rsidR="002A3262">
        <w:rPr>
          <w:rFonts w:cstheme="minorHAnsi"/>
          <w:i/>
          <w:iCs/>
          <w:lang w:val="en-US"/>
        </w:rPr>
        <w:t>relative to a non-warming scenario</w:t>
      </w:r>
      <w:r w:rsidR="005356D9">
        <w:rPr>
          <w:rFonts w:cstheme="minorHAnsi"/>
          <w:i/>
          <w:iCs/>
          <w:lang w:val="en-US"/>
        </w:rPr>
        <w:t>. Vertical red dotted line indicates weight-at-maturation</w:t>
      </w:r>
      <w:r w:rsidR="00CE7C57">
        <w:rPr>
          <w:rFonts w:cstheme="minorHAnsi"/>
          <w:i/>
          <w:iCs/>
          <w:lang w:val="en-US"/>
        </w:rPr>
        <w:t xml:space="preserve"> and horizontal black dotted lines indicate the </w:t>
      </w:r>
      <w:r w:rsidR="003640EA">
        <w:rPr>
          <w:rFonts w:cstheme="minorHAnsi"/>
          <w:i/>
          <w:iCs/>
          <w:lang w:val="en-US"/>
        </w:rPr>
        <w:t>baseline projection (no warming)</w:t>
      </w:r>
      <w:r w:rsidR="00462256">
        <w:rPr>
          <w:rFonts w:cstheme="minorHAnsi"/>
          <w:i/>
          <w:iCs/>
          <w:lang w:val="en-US"/>
        </w:rPr>
        <w:t>. T</w:t>
      </w:r>
      <w:r w:rsidR="002A3262">
        <w:rPr>
          <w:rFonts w:cstheme="minorHAnsi"/>
          <w:i/>
          <w:iCs/>
          <w:lang w:val="en-US"/>
        </w:rPr>
        <w:t>he r</w:t>
      </w:r>
      <w:r w:rsidR="00791BA0">
        <w:rPr>
          <w:rFonts w:cstheme="minorHAnsi"/>
          <w:i/>
          <w:iCs/>
          <w:lang w:val="en-US"/>
        </w:rPr>
        <w:t>ight column</w:t>
      </w:r>
      <w:r w:rsidR="00840D96">
        <w:rPr>
          <w:rFonts w:cstheme="minorHAnsi"/>
          <w:i/>
          <w:iCs/>
          <w:lang w:val="en-US"/>
        </w:rPr>
        <w:t xml:space="preserve"> shows the absolute </w:t>
      </w:r>
      <w:r w:rsidR="00363334">
        <w:rPr>
          <w:rFonts w:cstheme="minorHAnsi"/>
          <w:i/>
          <w:iCs/>
          <w:lang w:val="en-US"/>
        </w:rPr>
        <w:t>a</w:t>
      </w:r>
      <w:r w:rsidR="001A5DBE">
        <w:rPr>
          <w:rFonts w:cstheme="minorHAnsi"/>
          <w:i/>
          <w:iCs/>
          <w:lang w:val="en-US"/>
        </w:rPr>
        <w:t>bundance-at-weight</w:t>
      </w:r>
      <w:r w:rsidR="004331A6">
        <w:rPr>
          <w:rFonts w:cstheme="minorHAnsi"/>
          <w:i/>
          <w:iCs/>
          <w:lang w:val="en-US"/>
        </w:rPr>
        <w:t xml:space="preserve"> </w:t>
      </w:r>
      <w:r w:rsidR="00767989">
        <w:rPr>
          <w:rFonts w:cstheme="minorHAnsi"/>
          <w:i/>
          <w:iCs/>
          <w:lang w:val="en-US"/>
        </w:rPr>
        <w:t xml:space="preserve">with the non-warming scenario </w:t>
      </w:r>
      <w:r w:rsidR="00E26CAC">
        <w:rPr>
          <w:rFonts w:cstheme="minorHAnsi"/>
          <w:i/>
          <w:iCs/>
          <w:lang w:val="en-US"/>
        </w:rPr>
        <w:t>shown</w:t>
      </w:r>
      <w:r w:rsidR="00767989">
        <w:rPr>
          <w:rFonts w:cstheme="minorHAnsi"/>
          <w:i/>
          <w:iCs/>
          <w:lang w:val="en-US"/>
        </w:rPr>
        <w:t xml:space="preserve"> in blac</w:t>
      </w:r>
      <w:r w:rsidR="00E11C03">
        <w:rPr>
          <w:rFonts w:cstheme="minorHAnsi"/>
          <w:i/>
          <w:iCs/>
          <w:lang w:val="en-US"/>
        </w:rPr>
        <w:t>k.</w:t>
      </w:r>
      <w:r w:rsidR="00243641">
        <w:rPr>
          <w:rFonts w:cstheme="minorHAnsi"/>
          <w:i/>
          <w:iCs/>
          <w:lang w:val="en-US"/>
        </w:rPr>
        <w:t xml:space="preserve"> Activation energies are the means of their respective distributions</w:t>
      </w:r>
      <w:r w:rsidR="004C1D09">
        <w:rPr>
          <w:rFonts w:cstheme="minorHAnsi"/>
          <w:i/>
          <w:iCs/>
          <w:lang w:val="en-US"/>
        </w:rPr>
        <w:t xml:space="preserve"> (</w:t>
      </w:r>
      <w:proofErr w:type="gramStart"/>
      <w:r w:rsidR="004C1D09">
        <w:rPr>
          <w:rFonts w:cstheme="minorHAnsi"/>
          <w:i/>
          <w:iCs/>
          <w:lang w:val="en-US"/>
        </w:rPr>
        <w:t>no uncertainty</w:t>
      </w:r>
      <w:proofErr w:type="gramEnd"/>
      <w:r w:rsidR="00344D57">
        <w:rPr>
          <w:rFonts w:cstheme="minorHAnsi"/>
          <w:i/>
          <w:iCs/>
          <w:lang w:val="en-US"/>
        </w:rPr>
        <w:t>)</w:t>
      </w:r>
      <w:r w:rsidR="00243641">
        <w:rPr>
          <w:rFonts w:cstheme="minorHAnsi"/>
          <w:i/>
          <w:iCs/>
          <w:lang w:val="en-US"/>
        </w:rPr>
        <w:t>.</w:t>
      </w:r>
    </w:p>
    <w:p w14:paraId="7D83FF9E" w14:textId="078C10A9" w:rsidR="00EC160F" w:rsidRDefault="00EC160F" w:rsidP="00AB0EDF">
      <w:pPr>
        <w:spacing w:line="480" w:lineRule="auto"/>
        <w:jc w:val="both"/>
        <w:rPr>
          <w:rFonts w:ascii="Times New Roman" w:hAnsi="Times New Roman" w:cs="Times New Roman"/>
          <w:i/>
          <w:iCs/>
          <w:lang w:val="en-US"/>
        </w:rPr>
      </w:pPr>
    </w:p>
    <w:p w14:paraId="2367EACE" w14:textId="54B2D4E4" w:rsidR="00EC160F" w:rsidRDefault="00EC160F" w:rsidP="00AB0EDF">
      <w:pPr>
        <w:spacing w:line="480" w:lineRule="auto"/>
        <w:jc w:val="both"/>
        <w:rPr>
          <w:rFonts w:ascii="Times New Roman" w:hAnsi="Times New Roman" w:cs="Times New Roman"/>
          <w:i/>
          <w:iCs/>
          <w:lang w:val="en-US"/>
        </w:rPr>
      </w:pPr>
    </w:p>
    <w:p w14:paraId="29233550" w14:textId="365E8D98" w:rsidR="00546836" w:rsidRDefault="007A1EE6" w:rsidP="00546836">
      <w:pPr>
        <w:tabs>
          <w:tab w:val="left" w:pos="7621"/>
        </w:tabs>
        <w:spacing w:line="480" w:lineRule="auto"/>
        <w:contextualSpacing/>
        <w:jc w:val="center"/>
        <w:rPr>
          <w:sz w:val="28"/>
          <w:lang w:val="en-US"/>
        </w:rPr>
      </w:pPr>
      <w:r>
        <w:rPr>
          <w:noProof/>
          <w:sz w:val="28"/>
          <w:lang w:eastAsia="sv-SE"/>
        </w:rPr>
        <w:drawing>
          <wp:inline distT="0" distB="0" distL="0" distR="0" wp14:anchorId="646AE06D" wp14:editId="30BAE209">
            <wp:extent cx="4776142" cy="52916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series_pred_yield.png"/>
                    <pic:cNvPicPr/>
                  </pic:nvPicPr>
                  <pic:blipFill rotWithShape="1">
                    <a:blip r:embed="rId18" cstate="print">
                      <a:extLst>
                        <a:ext uri="{28A0092B-C50C-407E-A947-70E740481C1C}">
                          <a14:useLocalDpi xmlns:a14="http://schemas.microsoft.com/office/drawing/2010/main" val="0"/>
                        </a:ext>
                      </a:extLst>
                    </a:blip>
                    <a:srcRect l="4137" r="5606"/>
                    <a:stretch/>
                  </pic:blipFill>
                  <pic:spPr bwMode="auto">
                    <a:xfrm>
                      <a:off x="0" y="0"/>
                      <a:ext cx="4781534" cy="5297641"/>
                    </a:xfrm>
                    <a:prstGeom prst="rect">
                      <a:avLst/>
                    </a:prstGeom>
                    <a:ln>
                      <a:noFill/>
                    </a:ln>
                    <a:extLst>
                      <a:ext uri="{53640926-AAD7-44D8-BBD7-CCE9431645EC}">
                        <a14:shadowObscured xmlns:a14="http://schemas.microsoft.com/office/drawing/2010/main"/>
                      </a:ext>
                    </a:extLst>
                  </pic:spPr>
                </pic:pic>
              </a:graphicData>
            </a:graphic>
          </wp:inline>
        </w:drawing>
      </w:r>
    </w:p>
    <w:p w14:paraId="667C1438" w14:textId="4B60472F" w:rsidR="006250A0" w:rsidRPr="0076490A" w:rsidRDefault="00546836" w:rsidP="006250A0">
      <w:pPr>
        <w:spacing w:line="480" w:lineRule="auto"/>
        <w:jc w:val="both"/>
        <w:rPr>
          <w:rFonts w:ascii="Times New Roman" w:hAnsi="Times New Roman" w:cs="Times New Roman"/>
          <w:i/>
          <w:iCs/>
          <w:lang w:val="en-US"/>
        </w:rPr>
      </w:pPr>
      <w:commentRangeStart w:id="945"/>
      <w:commentRangeStart w:id="946"/>
      <w:r w:rsidRPr="0076490A">
        <w:rPr>
          <w:i/>
          <w:iCs/>
          <w:lang w:val="en-US"/>
        </w:rPr>
        <w:t xml:space="preserve">Figure </w:t>
      </w:r>
      <w:r w:rsidR="007761CF" w:rsidRPr="0076490A">
        <w:rPr>
          <w:i/>
          <w:iCs/>
          <w:lang w:val="en-US"/>
        </w:rPr>
        <w:t>5</w:t>
      </w:r>
      <w:r w:rsidRPr="00EE1CF3">
        <w:rPr>
          <w:i/>
          <w:iCs/>
          <w:lang w:val="en-GB"/>
          <w:rPrChange w:id="947" w:author="Anna Gårdmark" w:date="2020-01-13T08:20:00Z">
            <w:rPr>
              <w:i/>
              <w:iCs/>
            </w:rPr>
          </w:rPrChange>
        </w:rPr>
        <w:t>.</w:t>
      </w:r>
      <w:r w:rsidRPr="0076490A">
        <w:rPr>
          <w:i/>
          <w:iCs/>
          <w:lang w:val="en-US"/>
        </w:rPr>
        <w:t xml:space="preserve"> </w:t>
      </w:r>
      <w:commentRangeEnd w:id="946"/>
      <w:r w:rsidR="00702530">
        <w:rPr>
          <w:rStyle w:val="Kommentarsreferens"/>
        </w:rPr>
        <w:commentReference w:id="946"/>
      </w:r>
      <w:r w:rsidR="00C46548" w:rsidRPr="0076490A">
        <w:rPr>
          <w:i/>
          <w:iCs/>
          <w:lang w:val="en-US"/>
        </w:rPr>
        <w:t xml:space="preserve">Time series of </w:t>
      </w:r>
      <w:r w:rsidRPr="0076490A">
        <w:rPr>
          <w:i/>
          <w:iCs/>
          <w:lang w:val="en-US"/>
        </w:rPr>
        <w:t xml:space="preserve">projected yield </w:t>
      </w:r>
      <w:r w:rsidR="00C27CF2" w:rsidRPr="0076490A">
        <w:rPr>
          <w:i/>
          <w:iCs/>
          <w:lang w:val="en-US"/>
        </w:rPr>
        <w:t xml:space="preserve">under </w:t>
      </w:r>
      <w:r w:rsidRPr="0076490A">
        <w:rPr>
          <w:i/>
          <w:iCs/>
          <w:lang w:val="en-US"/>
        </w:rPr>
        <w:t xml:space="preserve">different </w:t>
      </w:r>
      <w:r w:rsidR="00DA22AF" w:rsidRPr="0076490A">
        <w:rPr>
          <w:i/>
          <w:iCs/>
          <w:lang w:val="en-US"/>
        </w:rPr>
        <w:t xml:space="preserve">temperature </w:t>
      </w:r>
      <w:r w:rsidR="00C27CF2" w:rsidRPr="0076490A">
        <w:rPr>
          <w:i/>
          <w:iCs/>
          <w:lang w:val="en-US"/>
        </w:rPr>
        <w:t xml:space="preserve">scaling </w:t>
      </w:r>
      <w:r w:rsidRPr="0076490A">
        <w:rPr>
          <w:i/>
          <w:iCs/>
          <w:lang w:val="en-US"/>
        </w:rPr>
        <w:t>scenarios</w:t>
      </w:r>
      <w:r w:rsidR="00CE201A" w:rsidRPr="0076490A">
        <w:rPr>
          <w:i/>
          <w:iCs/>
          <w:lang w:val="en-US"/>
        </w:rPr>
        <w:t xml:space="preserve"> (indicated by colors)</w:t>
      </w:r>
      <w:r w:rsidR="00106DB4" w:rsidRPr="0076490A">
        <w:rPr>
          <w:i/>
          <w:iCs/>
          <w:lang w:val="en-US"/>
        </w:rPr>
        <w:t xml:space="preserve"> and temperature projections according </w:t>
      </w:r>
      <w:r w:rsidR="00DF2729" w:rsidRPr="0076490A">
        <w:rPr>
          <w:i/>
          <w:iCs/>
          <w:lang w:val="en-US"/>
        </w:rPr>
        <w:t xml:space="preserve">to </w:t>
      </w:r>
      <w:r w:rsidR="007D588B" w:rsidRPr="0076490A">
        <w:rPr>
          <w:i/>
          <w:iCs/>
          <w:lang w:val="en-US"/>
        </w:rPr>
        <w:t>RCP 8.5 emission scenarios</w:t>
      </w:r>
      <w:r w:rsidR="00CD69B8">
        <w:rPr>
          <w:i/>
          <w:iCs/>
          <w:lang w:val="en-US"/>
        </w:rPr>
        <w:t xml:space="preserve">, </w:t>
      </w:r>
      <w:r w:rsidR="009F25C4" w:rsidRPr="0076490A">
        <w:rPr>
          <w:rFonts w:cstheme="minorHAnsi"/>
          <w:i/>
          <w:iCs/>
          <w:lang w:val="en-US"/>
        </w:rPr>
        <w:t>assuming fishing mortality held at average FMSY levels</w:t>
      </w:r>
      <w:r w:rsidR="00943979">
        <w:rPr>
          <w:rFonts w:cstheme="minorHAnsi"/>
          <w:i/>
          <w:iCs/>
          <w:lang w:val="en-US"/>
        </w:rPr>
        <w:t xml:space="preserve"> </w:t>
      </w:r>
      <w:commentRangeStart w:id="948"/>
      <w:r w:rsidR="00355384">
        <w:rPr>
          <w:rFonts w:cstheme="minorHAnsi"/>
          <w:i/>
          <w:iCs/>
          <w:lang w:val="en-US"/>
        </w:rPr>
        <w:t>(</w:t>
      </w:r>
      <w:r w:rsidR="00943979">
        <w:rPr>
          <w:rFonts w:cstheme="minorHAnsi"/>
          <w:i/>
          <w:iCs/>
          <w:lang w:val="en-US"/>
        </w:rPr>
        <w:t>after 2014</w:t>
      </w:r>
      <w:r w:rsidR="00355384">
        <w:rPr>
          <w:rFonts w:cstheme="minorHAnsi"/>
          <w:i/>
          <w:iCs/>
          <w:lang w:val="en-US"/>
        </w:rPr>
        <w:t>)</w:t>
      </w:r>
      <w:r w:rsidR="009F25C4" w:rsidRPr="0076490A">
        <w:rPr>
          <w:rFonts w:cstheme="minorHAnsi"/>
          <w:i/>
          <w:iCs/>
          <w:lang w:val="en-US"/>
        </w:rPr>
        <w:t xml:space="preserve"> </w:t>
      </w:r>
      <w:commentRangeEnd w:id="948"/>
      <w:r w:rsidR="009D0F06">
        <w:rPr>
          <w:rStyle w:val="Kommentarsreferens"/>
        </w:rPr>
        <w:commentReference w:id="948"/>
      </w:r>
      <w:r w:rsidR="009F25C4" w:rsidRPr="0076490A">
        <w:rPr>
          <w:rFonts w:cstheme="minorHAnsi"/>
          <w:i/>
          <w:iCs/>
          <w:lang w:val="en-US"/>
        </w:rPr>
        <w:t>from different stock assessment estimates and this model</w:t>
      </w:r>
      <w:r w:rsidR="00E00323" w:rsidRPr="0076490A">
        <w:rPr>
          <w:i/>
          <w:iCs/>
          <w:lang w:val="en-US"/>
        </w:rPr>
        <w:t xml:space="preserve">. </w:t>
      </w:r>
      <w:r w:rsidR="00A102C3" w:rsidRPr="0076490A">
        <w:rPr>
          <w:i/>
          <w:iCs/>
          <w:lang w:val="en-US"/>
        </w:rPr>
        <w:t xml:space="preserve">The horizontal black line </w:t>
      </w:r>
      <w:r w:rsidR="001C1B17" w:rsidRPr="0076490A">
        <w:rPr>
          <w:i/>
          <w:iCs/>
          <w:lang w:val="en-US"/>
        </w:rPr>
        <w:t xml:space="preserve">corresponds to </w:t>
      </w:r>
      <w:r w:rsidRPr="0076490A">
        <w:rPr>
          <w:i/>
          <w:iCs/>
          <w:lang w:val="en-US"/>
        </w:rPr>
        <w:t>no temperature increase after 1997.</w:t>
      </w:r>
      <w:commentRangeEnd w:id="945"/>
      <w:r w:rsidRPr="0076490A">
        <w:rPr>
          <w:rStyle w:val="Kommentarsreferens"/>
          <w:i/>
          <w:iCs/>
        </w:rPr>
        <w:commentReference w:id="945"/>
      </w:r>
      <w:r w:rsidR="006250A0" w:rsidRPr="0076490A">
        <w:rPr>
          <w:rFonts w:cstheme="minorHAnsi"/>
          <w:i/>
          <w:iCs/>
          <w:lang w:val="en-US"/>
        </w:rPr>
        <w:t xml:space="preserve"> Activation energies are the means of their respective distributions (</w:t>
      </w:r>
      <w:proofErr w:type="gramStart"/>
      <w:r w:rsidR="006250A0" w:rsidRPr="0076490A">
        <w:rPr>
          <w:rFonts w:cstheme="minorHAnsi"/>
          <w:i/>
          <w:iCs/>
          <w:lang w:val="en-US"/>
        </w:rPr>
        <w:t>no uncertainty</w:t>
      </w:r>
      <w:proofErr w:type="gramEnd"/>
      <w:r w:rsidR="006250A0" w:rsidRPr="0076490A">
        <w:rPr>
          <w:rFonts w:cstheme="minorHAnsi"/>
          <w:i/>
          <w:iCs/>
          <w:lang w:val="en-US"/>
        </w:rPr>
        <w:t>).</w:t>
      </w:r>
    </w:p>
    <w:p w14:paraId="230FC5EB" w14:textId="3C07A82C" w:rsidR="009A2BA0" w:rsidRDefault="009A2BA0" w:rsidP="00182BA9">
      <w:pPr>
        <w:spacing w:line="480" w:lineRule="auto"/>
        <w:jc w:val="both"/>
        <w:rPr>
          <w:rFonts w:cstheme="minorHAnsi"/>
          <w:color w:val="FF0000"/>
          <w:lang w:val="en-US"/>
        </w:rPr>
      </w:pPr>
    </w:p>
    <w:p w14:paraId="0CCB7555" w14:textId="57BBA4C9" w:rsidR="00CA255E" w:rsidRDefault="00CA255E" w:rsidP="00182BA9">
      <w:pPr>
        <w:spacing w:line="480" w:lineRule="auto"/>
        <w:jc w:val="both"/>
        <w:rPr>
          <w:rFonts w:cstheme="minorHAnsi"/>
          <w:color w:val="FF0000"/>
          <w:lang w:val="en-US"/>
        </w:rPr>
      </w:pPr>
    </w:p>
    <w:p w14:paraId="54AD98D9" w14:textId="5E7CA271" w:rsidR="00CA255E" w:rsidRDefault="00CA255E" w:rsidP="00182BA9">
      <w:pPr>
        <w:spacing w:line="480" w:lineRule="auto"/>
        <w:jc w:val="both"/>
        <w:rPr>
          <w:rFonts w:cstheme="minorHAnsi"/>
          <w:color w:val="FF0000"/>
          <w:lang w:val="en-US"/>
        </w:rPr>
      </w:pPr>
    </w:p>
    <w:p w14:paraId="6E70B326" w14:textId="2824399A" w:rsidR="00CA255E" w:rsidRDefault="00CA255E" w:rsidP="00182BA9">
      <w:pPr>
        <w:spacing w:line="480" w:lineRule="auto"/>
        <w:jc w:val="both"/>
        <w:rPr>
          <w:rFonts w:cstheme="minorHAnsi"/>
          <w:color w:val="FF0000"/>
          <w:lang w:val="en-US"/>
        </w:rPr>
      </w:pPr>
    </w:p>
    <w:p w14:paraId="10C294B3" w14:textId="4B20213D" w:rsidR="00CA255E" w:rsidRDefault="00CA255E" w:rsidP="00182BA9">
      <w:pPr>
        <w:spacing w:line="480" w:lineRule="auto"/>
        <w:jc w:val="both"/>
        <w:rPr>
          <w:rFonts w:cstheme="minorHAnsi"/>
          <w:color w:val="FF0000"/>
          <w:lang w:val="en-US"/>
        </w:rPr>
      </w:pPr>
    </w:p>
    <w:p w14:paraId="38320DCA" w14:textId="2B05DB8E" w:rsidR="00EC53E3" w:rsidRDefault="009A2BA0" w:rsidP="00EC53E3">
      <w:pPr>
        <w:spacing w:line="480" w:lineRule="auto"/>
        <w:jc w:val="both"/>
        <w:rPr>
          <w:rFonts w:ascii="Times" w:hAnsi="Times" w:cstheme="minorHAnsi"/>
          <w:i/>
          <w:iCs/>
          <w:lang w:val="en-US"/>
        </w:rPr>
      </w:pPr>
      <w:r>
        <w:rPr>
          <w:rFonts w:cstheme="minorHAnsi"/>
          <w:noProof/>
          <w:color w:val="FF0000"/>
          <w:lang w:eastAsia="sv-SE"/>
        </w:rPr>
        <mc:AlternateContent>
          <mc:Choice Requires="wpg">
            <w:drawing>
              <wp:anchor distT="0" distB="0" distL="114300" distR="114300" simplePos="0" relativeHeight="251660288" behindDoc="0" locked="0" layoutInCell="1" allowOverlap="1" wp14:anchorId="1AA2B5D2" wp14:editId="0DDA6C8A">
                <wp:simplePos x="0" y="0"/>
                <wp:positionH relativeFrom="column">
                  <wp:posOffset>0</wp:posOffset>
                </wp:positionH>
                <wp:positionV relativeFrom="paragraph">
                  <wp:posOffset>0</wp:posOffset>
                </wp:positionV>
                <wp:extent cx="5730875" cy="3739827"/>
                <wp:effectExtent l="0" t="0" r="0" b="0"/>
                <wp:wrapTight wrapText="bothSides">
                  <wp:wrapPolygon edited="0">
                    <wp:start x="0" y="0"/>
                    <wp:lineTo x="0" y="21494"/>
                    <wp:lineTo x="21540" y="21494"/>
                    <wp:lineTo x="2154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30875" cy="3739827"/>
                          <a:chOff x="0" y="0"/>
                          <a:chExt cx="5730875" cy="3739827"/>
                        </a:xfrm>
                      </wpg:grpSpPr>
                      <pic:pic xmlns:pic="http://schemas.openxmlformats.org/drawingml/2006/picture">
                        <pic:nvPicPr>
                          <pic:cNvPr id="9" name="Picture 9" descr="A picture containing text, map&#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0993" b="32650"/>
                          <a:stretch/>
                        </pic:blipFill>
                        <pic:spPr bwMode="auto">
                          <a:xfrm>
                            <a:off x="0" y="0"/>
                            <a:ext cx="5730875" cy="2083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A picture containing text&#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339" b="31996"/>
                          <a:stretch/>
                        </pic:blipFill>
                        <pic:spPr bwMode="auto">
                          <a:xfrm>
                            <a:off x="0" y="1581462"/>
                            <a:ext cx="5730875" cy="215836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0334F5" id="Group 15" o:spid="_x0000_s1026" style="position:absolute;margin-left:0;margin-top:0;width:451.25pt;height:294.45pt;z-index:251660288" coordsize="57308,37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1Qm/jK3cCACt3Ag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picture containing text, map&#10;&#10;Description automatically generated" style="position:absolute;width:57308;height:20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">
                  <v:imagedata r:id="rId24" o:title="A picture containing text, map&#10;&#10;Description automatically generated" croptop="20312f" cropbottom="21398f"/>
                </v:shape>
                <v:shape id="Picture 13" o:spid="_x0000_s1028" type="#_x0000_t75" alt="A picture containing text&#10;&#10;Description automatically generated" style="position:absolute;top:15814;width:5730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">
                  <v:imagedata r:id="rId25" o:title="A picture containing text&#10;&#10;Description automatically generated" croptop="19883f" cropbottom="20969f"/>
                </v:shape>
                <w10:wrap type="tight"/>
              </v:group>
            </w:pict>
          </mc:Fallback>
        </mc:AlternateContent>
      </w:r>
      <w:commentRangeStart w:id="949"/>
      <w:r w:rsidR="00EC53E3" w:rsidRPr="00D87A60">
        <w:rPr>
          <w:rFonts w:ascii="Times" w:hAnsi="Times" w:cstheme="minorHAnsi"/>
          <w:i/>
          <w:iCs/>
          <w:lang w:val="en-US"/>
        </w:rPr>
        <w:t xml:space="preserve">Figure </w:t>
      </w:r>
      <w:commentRangeEnd w:id="949"/>
      <w:r w:rsidR="00BE2308">
        <w:rPr>
          <w:rFonts w:ascii="Times" w:hAnsi="Times" w:cstheme="minorHAnsi"/>
          <w:i/>
          <w:iCs/>
          <w:lang w:val="en-US"/>
        </w:rPr>
        <w:t>6</w:t>
      </w:r>
      <w:r w:rsidR="00EC53E3" w:rsidRPr="00D87A60">
        <w:rPr>
          <w:rStyle w:val="Kommentarsreferens"/>
          <w:rFonts w:ascii="Times" w:hAnsi="Times"/>
          <w:sz w:val="22"/>
          <w:szCs w:val="22"/>
        </w:rPr>
        <w:commentReference w:id="949"/>
      </w:r>
      <w:r w:rsidR="00EC53E3" w:rsidRPr="00D87A60">
        <w:rPr>
          <w:rFonts w:ascii="Times" w:hAnsi="Times" w:cstheme="minorHAnsi"/>
          <w:i/>
          <w:iCs/>
          <w:lang w:val="en-US"/>
        </w:rPr>
        <w:t xml:space="preserve">. </w:t>
      </w:r>
      <w:r w:rsidR="00BA26DB">
        <w:rPr>
          <w:rFonts w:ascii="Times" w:hAnsi="Times" w:cstheme="minorHAnsi"/>
          <w:i/>
          <w:iCs/>
          <w:lang w:val="en-US"/>
        </w:rPr>
        <w:t>Steady state f</w:t>
      </w:r>
      <w:r w:rsidR="00614B1D">
        <w:rPr>
          <w:rFonts w:ascii="Times" w:hAnsi="Times" w:cstheme="minorHAnsi"/>
          <w:i/>
          <w:iCs/>
          <w:lang w:val="en-US"/>
        </w:rPr>
        <w:t xml:space="preserve">ishery yield (top) </w:t>
      </w:r>
      <w:r w:rsidR="007C5A32" w:rsidRPr="00D87A60">
        <w:rPr>
          <w:rFonts w:ascii="Times" w:hAnsi="Times" w:cstheme="minorHAnsi"/>
          <w:i/>
          <w:iCs/>
          <w:lang w:val="en-US"/>
        </w:rPr>
        <w:t>assuming knife edge selectivity at maturation size</w:t>
      </w:r>
      <w:r w:rsidR="007C5A32">
        <w:rPr>
          <w:rFonts w:ascii="Times" w:hAnsi="Times" w:cstheme="minorHAnsi"/>
          <w:i/>
          <w:iCs/>
          <w:lang w:val="en-US"/>
        </w:rPr>
        <w:t xml:space="preserve"> </w:t>
      </w:r>
      <w:r w:rsidR="00614B1D">
        <w:rPr>
          <w:rFonts w:ascii="Times" w:hAnsi="Times" w:cstheme="minorHAnsi"/>
          <w:i/>
          <w:iCs/>
          <w:lang w:val="en-US"/>
        </w:rPr>
        <w:t>and s</w:t>
      </w:r>
      <w:r w:rsidR="00EC53E3" w:rsidRPr="00D87A60">
        <w:rPr>
          <w:rFonts w:ascii="Times" w:hAnsi="Times" w:cstheme="minorHAnsi"/>
          <w:i/>
          <w:iCs/>
          <w:lang w:val="en-US"/>
        </w:rPr>
        <w:t xml:space="preserve">pawning stock biomass (SSB) </w:t>
      </w:r>
      <w:r w:rsidR="0001497B">
        <w:rPr>
          <w:rFonts w:ascii="Times" w:hAnsi="Times" w:cstheme="minorHAnsi"/>
          <w:i/>
          <w:iCs/>
          <w:lang w:val="en-US"/>
        </w:rPr>
        <w:t xml:space="preserve">(bottom) </w:t>
      </w:r>
      <w:r w:rsidR="00EC53E3" w:rsidRPr="00D87A60">
        <w:rPr>
          <w:rFonts w:ascii="Times" w:hAnsi="Times" w:cstheme="minorHAnsi"/>
          <w:i/>
          <w:iCs/>
          <w:lang w:val="en-US"/>
        </w:rPr>
        <w:t>under constant temperature</w:t>
      </w:r>
      <w:r w:rsidR="00E922C1">
        <w:rPr>
          <w:rFonts w:ascii="Times" w:hAnsi="Times" w:cstheme="minorHAnsi"/>
          <w:i/>
          <w:iCs/>
          <w:lang w:val="en-US"/>
        </w:rPr>
        <w:t xml:space="preserve"> simulations</w:t>
      </w:r>
      <w:r w:rsidR="00EC53E3" w:rsidRPr="00D87A60">
        <w:rPr>
          <w:rFonts w:ascii="Times" w:hAnsi="Times" w:cstheme="minorHAnsi"/>
          <w:i/>
          <w:iCs/>
          <w:lang w:val="en-US"/>
        </w:rPr>
        <w:t>.</w:t>
      </w:r>
      <w:r w:rsidR="004968E7">
        <w:rPr>
          <w:rFonts w:ascii="Times" w:hAnsi="Times" w:cstheme="minorHAnsi"/>
          <w:i/>
          <w:iCs/>
          <w:lang w:val="en-US"/>
        </w:rPr>
        <w:t xml:space="preserve"> Colors indicate the temperature, where blue means </w:t>
      </w:r>
      <m:oMath>
        <m:r>
          <w:rPr>
            <w:rFonts w:ascii="Cambria Math" w:hAnsi="Cambria Math" w:cstheme="minorHAnsi"/>
            <w:lang w:val="en-US"/>
          </w:rPr>
          <m:t>T=</m:t>
        </m:r>
        <m:sSub>
          <m:sSubPr>
            <m:ctrlPr>
              <w:rPr>
                <w:rFonts w:ascii="Cambria Math" w:hAnsi="Cambria Math" w:cstheme="minorHAnsi"/>
                <w:i/>
                <w:iCs/>
                <w:lang w:val="en-US"/>
              </w:rPr>
            </m:ctrlPr>
          </m:sSubPr>
          <m:e>
            <m:r>
              <w:rPr>
                <w:rFonts w:ascii="Cambria Math" w:hAnsi="Cambria Math" w:cstheme="minorHAnsi"/>
                <w:lang w:val="en-US"/>
              </w:rPr>
              <m:t>t</m:t>
            </m:r>
          </m:e>
          <m:sub>
            <m:r>
              <w:rPr>
                <w:rFonts w:ascii="Cambria Math" w:hAnsi="Cambria Math" w:cstheme="minorHAnsi"/>
                <w:lang w:val="en-US"/>
              </w:rPr>
              <m:t>ref</m:t>
            </m:r>
          </m:sub>
        </m:sSub>
      </m:oMath>
      <w:r w:rsidR="004968E7">
        <w:rPr>
          <w:rFonts w:ascii="Times" w:hAnsi="Times" w:cstheme="minorHAnsi"/>
          <w:i/>
          <w:iCs/>
          <w:lang w:val="en-US"/>
        </w:rPr>
        <w:t xml:space="preserve"> (all scaling factors = </w:t>
      </w:r>
      <w:proofErr w:type="gramStart"/>
      <w:r w:rsidR="004968E7">
        <w:rPr>
          <w:rFonts w:ascii="Times" w:hAnsi="Times" w:cstheme="minorHAnsi"/>
          <w:i/>
          <w:iCs/>
          <w:lang w:val="en-US"/>
        </w:rPr>
        <w:t>1</w:t>
      </w:r>
      <w:proofErr w:type="gramEnd"/>
      <w:r w:rsidR="00EC53E3" w:rsidRPr="00D87A60">
        <w:rPr>
          <w:rFonts w:ascii="Times" w:hAnsi="Times" w:cstheme="minorHAnsi"/>
          <w:i/>
          <w:iCs/>
          <w:lang w:val="en-US"/>
        </w:rPr>
        <w:t>, i.e. no temperature effects</w:t>
      </w:r>
      <w:r w:rsidR="009309E4">
        <w:rPr>
          <w:rFonts w:ascii="Times" w:hAnsi="Times" w:cstheme="minorHAnsi"/>
          <w:i/>
          <w:iCs/>
          <w:lang w:val="en-US"/>
        </w:rPr>
        <w:t>)</w:t>
      </w:r>
      <w:r w:rsidR="00EC53E3" w:rsidRPr="00D87A60">
        <w:rPr>
          <w:rFonts w:ascii="Times" w:hAnsi="Times" w:cstheme="minorHAnsi"/>
          <w:i/>
          <w:iCs/>
          <w:lang w:val="en-US"/>
        </w:rPr>
        <w:t xml:space="preserve">, and </w:t>
      </w:r>
      <w:r w:rsidR="0038535A">
        <w:rPr>
          <w:rFonts w:ascii="Times" w:hAnsi="Times" w:cstheme="minorHAnsi"/>
          <w:i/>
          <w:iCs/>
          <w:lang w:val="en-US"/>
        </w:rPr>
        <w:t>red depict</w:t>
      </w:r>
      <w:r w:rsidR="00703402">
        <w:rPr>
          <w:rFonts w:ascii="Times" w:hAnsi="Times" w:cstheme="minorHAnsi"/>
          <w:i/>
          <w:iCs/>
          <w:lang w:val="en-US"/>
        </w:rPr>
        <w:t xml:space="preserve">s </w:t>
      </w:r>
      <w:r w:rsidR="00EC53E3" w:rsidRPr="00D87A60">
        <w:rPr>
          <w:rFonts w:ascii="Times" w:hAnsi="Times" w:cstheme="minorHAnsi"/>
          <w:i/>
          <w:iCs/>
          <w:lang w:val="en-US"/>
        </w:rPr>
        <w:t xml:space="preserve">warm </w:t>
      </w:r>
      <w:r w:rsidR="009E7076">
        <w:rPr>
          <w:rFonts w:ascii="Times" w:hAnsi="Times" w:cstheme="minorHAnsi"/>
          <w:i/>
          <w:iCs/>
          <w:lang w:val="en-US"/>
        </w:rPr>
        <w:t xml:space="preserve">temperature, here </w:t>
      </w:r>
      <m:oMath>
        <m:r>
          <w:rPr>
            <w:rFonts w:ascii="Cambria Math" w:hAnsi="Cambria Math" w:cstheme="minorHAnsi"/>
            <w:lang w:val="en-US"/>
          </w:rPr>
          <m:t>T=</m:t>
        </m:r>
        <m:sSub>
          <m:sSubPr>
            <m:ctrlPr>
              <w:rPr>
                <w:rFonts w:ascii="Cambria Math" w:hAnsi="Cambria Math" w:cstheme="minorHAnsi"/>
                <w:i/>
                <w:iCs/>
                <w:lang w:val="en-US"/>
              </w:rPr>
            </m:ctrlPr>
          </m:sSubPr>
          <m:e>
            <m:r>
              <w:rPr>
                <w:rFonts w:ascii="Cambria Math" w:hAnsi="Cambria Math" w:cstheme="minorHAnsi"/>
                <w:lang w:val="en-US"/>
              </w:rPr>
              <m:t>t</m:t>
            </m:r>
          </m:e>
          <m:sub>
            <m:r>
              <w:rPr>
                <w:rFonts w:ascii="Cambria Math" w:hAnsi="Cambria Math" w:cstheme="minorHAnsi"/>
                <w:lang w:val="en-US"/>
              </w:rPr>
              <m:t>ref</m:t>
            </m:r>
          </m:sub>
        </m:sSub>
      </m:oMath>
      <w:r w:rsidR="00EC53E3" w:rsidRPr="00D87A60">
        <w:rPr>
          <w:rFonts w:ascii="Times" w:hAnsi="Times" w:cstheme="minorHAnsi"/>
          <w:i/>
          <w:iCs/>
          <w:lang w:val="en-US"/>
        </w:rPr>
        <w:t>+2</w:t>
      </w:r>
      <m:oMath>
        <m:r>
          <w:rPr>
            <w:rFonts w:ascii="Cambria Math" w:hAnsi="Cambria Math" w:cstheme="minorHAnsi"/>
            <w:lang w:val="en-US"/>
          </w:rPr>
          <m:t>℃</m:t>
        </m:r>
      </m:oMath>
      <w:r w:rsidR="00EC53E3" w:rsidRPr="00D87A60">
        <w:rPr>
          <w:rFonts w:ascii="Times" w:hAnsi="Times" w:cstheme="minorHAnsi"/>
          <w:i/>
          <w:iCs/>
          <w:lang w:val="en-US"/>
        </w:rPr>
        <w:t xml:space="preserve">. </w:t>
      </w:r>
      <w:commentRangeStart w:id="950"/>
      <w:r w:rsidR="00AD1441">
        <w:rPr>
          <w:rFonts w:ascii="Times" w:hAnsi="Times" w:cstheme="minorHAnsi"/>
          <w:i/>
          <w:iCs/>
          <w:lang w:val="en-US"/>
        </w:rPr>
        <w:t>Dashed lines correspond to resource dynamics being temperature dependent in addition to physiological rate</w:t>
      </w:r>
      <w:commentRangeEnd w:id="950"/>
      <w:r w:rsidR="009D0F06">
        <w:rPr>
          <w:rStyle w:val="Kommentarsreferens"/>
        </w:rPr>
        <w:commentReference w:id="950"/>
      </w:r>
      <w:r w:rsidR="00AD1441">
        <w:rPr>
          <w:rFonts w:ascii="Times" w:hAnsi="Times" w:cstheme="minorHAnsi"/>
          <w:i/>
          <w:iCs/>
          <w:lang w:val="en-US"/>
        </w:rPr>
        <w:t xml:space="preserve">s, solid lines correspond to simulations with only physiological rates being temperature dependent. </w:t>
      </w:r>
      <w:r w:rsidR="007C7338">
        <w:rPr>
          <w:rFonts w:ascii="Times" w:hAnsi="Times" w:cstheme="minorHAnsi"/>
          <w:i/>
          <w:iCs/>
          <w:lang w:val="en-US"/>
        </w:rPr>
        <w:t>Arrows indicate F that leads to maximum sustainable yield.</w:t>
      </w:r>
      <w:r w:rsidR="005C2008">
        <w:rPr>
          <w:rFonts w:ascii="Times" w:hAnsi="Times" w:cstheme="minorHAnsi"/>
          <w:i/>
          <w:iCs/>
          <w:lang w:val="en-US"/>
        </w:rPr>
        <w:t xml:space="preserve"> F </w:t>
      </w:r>
      <w:proofErr w:type="gramStart"/>
      <w:r w:rsidR="005C2008">
        <w:rPr>
          <w:rFonts w:ascii="Times" w:hAnsi="Times" w:cstheme="minorHAnsi"/>
          <w:i/>
          <w:iCs/>
          <w:lang w:val="en-US"/>
        </w:rPr>
        <w:t>is held</w:t>
      </w:r>
      <w:proofErr w:type="gramEnd"/>
      <w:r w:rsidR="005C2008">
        <w:rPr>
          <w:rFonts w:ascii="Times" w:hAnsi="Times" w:cstheme="minorHAnsi"/>
          <w:i/>
          <w:iCs/>
          <w:lang w:val="en-US"/>
        </w:rPr>
        <w:t xml:space="preserve"> constant at the mean F during calibration (mean 1992-2002) </w:t>
      </w:r>
      <w:r w:rsidR="002E018B">
        <w:rPr>
          <w:rFonts w:ascii="Times" w:hAnsi="Times" w:cstheme="minorHAnsi"/>
          <w:i/>
          <w:iCs/>
          <w:lang w:val="en-US"/>
        </w:rPr>
        <w:t xml:space="preserve">for the two other species </w:t>
      </w:r>
      <w:r w:rsidR="005C2008">
        <w:rPr>
          <w:rFonts w:ascii="Times" w:hAnsi="Times" w:cstheme="minorHAnsi"/>
          <w:i/>
          <w:iCs/>
          <w:lang w:val="en-US"/>
        </w:rPr>
        <w:t xml:space="preserve">while estimating </w:t>
      </w:r>
      <w:r w:rsidR="002E018B">
        <w:rPr>
          <w:rFonts w:ascii="Times" w:hAnsi="Times" w:cstheme="minorHAnsi"/>
          <w:i/>
          <w:iCs/>
          <w:lang w:val="en-US"/>
        </w:rPr>
        <w:t>it for one species.</w:t>
      </w:r>
      <w:r w:rsidR="00970A0B">
        <w:rPr>
          <w:rFonts w:ascii="Times" w:hAnsi="Times" w:cstheme="minorHAnsi"/>
          <w:i/>
          <w:iCs/>
          <w:lang w:val="en-US"/>
        </w:rPr>
        <w:t xml:space="preserve"> </w:t>
      </w:r>
    </w:p>
    <w:p w14:paraId="3A1EA8B6" w14:textId="4B3862C8" w:rsidR="00941822" w:rsidRDefault="00941822" w:rsidP="00EC53E3">
      <w:pPr>
        <w:spacing w:line="480" w:lineRule="auto"/>
        <w:jc w:val="both"/>
        <w:rPr>
          <w:rFonts w:ascii="Times" w:hAnsi="Times" w:cstheme="minorHAnsi"/>
          <w:i/>
          <w:iCs/>
          <w:lang w:val="en-US"/>
        </w:rPr>
      </w:pPr>
    </w:p>
    <w:p w14:paraId="0914520F" w14:textId="77777777" w:rsidR="003E4D44" w:rsidRPr="002A7349" w:rsidRDefault="003E4D44" w:rsidP="002A7349">
      <w:pPr>
        <w:spacing w:line="480" w:lineRule="auto"/>
        <w:ind w:firstLine="360"/>
        <w:jc w:val="both"/>
        <w:rPr>
          <w:rFonts w:cstheme="minorHAnsi"/>
          <w:bCs/>
          <w:lang w:val="en-US"/>
        </w:rPr>
      </w:pPr>
    </w:p>
    <w:p w14:paraId="3C68E710" w14:textId="77777777" w:rsidR="00574187" w:rsidRDefault="00574187" w:rsidP="00182BA9">
      <w:pPr>
        <w:spacing w:line="480" w:lineRule="auto"/>
        <w:jc w:val="both"/>
        <w:rPr>
          <w:i/>
          <w:iCs/>
          <w:color w:val="FF0000"/>
          <w:lang w:val="en-US"/>
        </w:rPr>
      </w:pPr>
    </w:p>
    <w:p w14:paraId="73312D70" w14:textId="77777777" w:rsidR="00574187" w:rsidRDefault="00574187" w:rsidP="00182BA9">
      <w:pPr>
        <w:spacing w:line="480" w:lineRule="auto"/>
        <w:jc w:val="both"/>
        <w:rPr>
          <w:i/>
          <w:iCs/>
          <w:color w:val="FF0000"/>
          <w:lang w:val="en-US"/>
        </w:rPr>
      </w:pPr>
    </w:p>
    <w:p w14:paraId="499E7EDE" w14:textId="77777777" w:rsidR="00574187" w:rsidRDefault="00574187" w:rsidP="00182BA9">
      <w:pPr>
        <w:spacing w:line="480" w:lineRule="auto"/>
        <w:jc w:val="both"/>
        <w:rPr>
          <w:i/>
          <w:iCs/>
          <w:color w:val="FF0000"/>
          <w:lang w:val="en-US"/>
        </w:rPr>
      </w:pPr>
    </w:p>
    <w:p w14:paraId="702F68C5" w14:textId="77777777" w:rsidR="00574187" w:rsidRDefault="00574187" w:rsidP="00182BA9">
      <w:pPr>
        <w:spacing w:line="480" w:lineRule="auto"/>
        <w:jc w:val="both"/>
        <w:rPr>
          <w:i/>
          <w:iCs/>
          <w:color w:val="FF0000"/>
          <w:lang w:val="en-US"/>
        </w:rPr>
      </w:pPr>
    </w:p>
    <w:p w14:paraId="71E7CF2B" w14:textId="77777777" w:rsidR="00574187" w:rsidRDefault="00574187" w:rsidP="00182BA9">
      <w:pPr>
        <w:spacing w:line="480" w:lineRule="auto"/>
        <w:jc w:val="both"/>
        <w:rPr>
          <w:i/>
          <w:iCs/>
          <w:color w:val="FF0000"/>
          <w:lang w:val="en-US"/>
        </w:rPr>
      </w:pPr>
    </w:p>
    <w:p w14:paraId="3D8FEBC7" w14:textId="0B165C43" w:rsidR="00A23675" w:rsidRPr="00BD3DEE" w:rsidRDefault="00043B30" w:rsidP="00182BA9">
      <w:pPr>
        <w:spacing w:line="480" w:lineRule="auto"/>
        <w:jc w:val="both"/>
        <w:rPr>
          <w:i/>
          <w:iCs/>
          <w:lang w:val="en-US"/>
        </w:rPr>
      </w:pPr>
      <w:r>
        <w:rPr>
          <w:i/>
          <w:iCs/>
          <w:lang w:val="en-US"/>
        </w:rPr>
        <w:t xml:space="preserve">Main </w:t>
      </w:r>
      <w:r w:rsidR="00A23675" w:rsidRPr="00BD3DEE">
        <w:rPr>
          <w:i/>
          <w:iCs/>
          <w:lang w:val="en-US"/>
        </w:rPr>
        <w:t>conclusions</w:t>
      </w:r>
    </w:p>
    <w:p w14:paraId="5BF38DA5" w14:textId="5EDD0871" w:rsidR="00F66B70" w:rsidRDefault="00B678BB" w:rsidP="00437472">
      <w:pPr>
        <w:pStyle w:val="Liststycke"/>
        <w:numPr>
          <w:ilvl w:val="0"/>
          <w:numId w:val="26"/>
        </w:numPr>
        <w:spacing w:line="480" w:lineRule="auto"/>
        <w:jc w:val="both"/>
        <w:rPr>
          <w:lang w:val="en-US"/>
        </w:rPr>
      </w:pPr>
      <w:r>
        <w:rPr>
          <w:lang w:val="en-US"/>
        </w:rPr>
        <w:t xml:space="preserve">The inclusion of </w:t>
      </w:r>
      <w:ins w:id="951" w:author="Anna Gårdmark" w:date="2020-01-13T14:04:00Z">
        <w:r w:rsidR="009D0F06">
          <w:rPr>
            <w:lang w:val="en-US"/>
          </w:rPr>
          <w:t xml:space="preserve">temperature-dependent </w:t>
        </w:r>
      </w:ins>
      <w:r>
        <w:rPr>
          <w:lang w:val="en-US"/>
        </w:rPr>
        <w:t xml:space="preserve">physiological </w:t>
      </w:r>
      <w:ins w:id="952" w:author="Anna Gårdmark" w:date="2020-01-13T14:04:00Z">
        <w:r w:rsidR="009D0F06">
          <w:rPr>
            <w:lang w:val="en-US"/>
          </w:rPr>
          <w:t>processes</w:t>
        </w:r>
      </w:ins>
      <w:del w:id="953" w:author="Anna Gårdmark" w:date="2020-01-13T14:04:00Z">
        <w:r w:rsidDel="009D0F06">
          <w:rPr>
            <w:lang w:val="en-US"/>
          </w:rPr>
          <w:delText>scaling</w:delText>
        </w:r>
      </w:del>
      <w:r>
        <w:rPr>
          <w:lang w:val="en-US"/>
        </w:rPr>
        <w:t xml:space="preserve"> can turn around the predicted effect of warming on size-at-age</w:t>
      </w:r>
      <w:r w:rsidR="00464138">
        <w:rPr>
          <w:lang w:val="en-US"/>
        </w:rPr>
        <w:t xml:space="preserve"> (from declining to increasing)</w:t>
      </w:r>
      <w:r w:rsidR="00B446CA">
        <w:rPr>
          <w:lang w:val="en-US"/>
        </w:rPr>
        <w:t>, and this happens for most of the random combinations of activation energies</w:t>
      </w:r>
      <w:r w:rsidR="00EB3441">
        <w:rPr>
          <w:lang w:val="en-US"/>
        </w:rPr>
        <w:t xml:space="preserve"> (based on </w:t>
      </w:r>
      <w:r w:rsidR="00F66B70">
        <w:rPr>
          <w:lang w:val="en-US"/>
        </w:rPr>
        <w:t>meta-analysis</w:t>
      </w:r>
      <w:r w:rsidR="00EB3441">
        <w:rPr>
          <w:lang w:val="en-US"/>
        </w:rPr>
        <w:t>)</w:t>
      </w:r>
      <w:r w:rsidR="00745E68">
        <w:rPr>
          <w:lang w:val="en-US"/>
        </w:rPr>
        <w:t>.</w:t>
      </w:r>
      <w:commentRangeStart w:id="954"/>
      <w:commentRangeStart w:id="955"/>
      <w:commentRangeEnd w:id="954"/>
      <w:r w:rsidR="004641D2" w:rsidRPr="00C326A2">
        <w:rPr>
          <w:rStyle w:val="Kommentarsreferens"/>
          <w:color w:val="FF0000"/>
          <w:sz w:val="22"/>
          <w:szCs w:val="22"/>
        </w:rPr>
        <w:commentReference w:id="954"/>
      </w:r>
      <w:commentRangeEnd w:id="955"/>
    </w:p>
    <w:p w14:paraId="647A0452" w14:textId="34808D15" w:rsidR="004641D2" w:rsidRPr="004102E1" w:rsidRDefault="004641D2" w:rsidP="00437472">
      <w:pPr>
        <w:pStyle w:val="Liststycke"/>
        <w:numPr>
          <w:ilvl w:val="0"/>
          <w:numId w:val="26"/>
        </w:numPr>
        <w:spacing w:line="480" w:lineRule="auto"/>
        <w:jc w:val="both"/>
        <w:rPr>
          <w:lang w:val="en-US"/>
        </w:rPr>
      </w:pPr>
      <w:r w:rsidRPr="00C326A2">
        <w:rPr>
          <w:rStyle w:val="Kommentarsreferens"/>
          <w:color w:val="FF0000"/>
        </w:rPr>
        <w:commentReference w:id="955"/>
      </w:r>
      <w:r w:rsidR="00F66B70">
        <w:rPr>
          <w:lang w:val="en-US"/>
        </w:rPr>
        <w:t xml:space="preserve">The increased growth rates do not always lead to increased </w:t>
      </w:r>
      <w:commentRangeStart w:id="956"/>
      <w:r w:rsidR="00F66B70">
        <w:rPr>
          <w:lang w:val="en-US"/>
        </w:rPr>
        <w:t>yields</w:t>
      </w:r>
      <w:commentRangeEnd w:id="956"/>
      <w:r w:rsidR="009D0F06">
        <w:rPr>
          <w:rStyle w:val="Kommentarsreferens"/>
        </w:rPr>
        <w:commentReference w:id="956"/>
      </w:r>
      <w:r w:rsidR="00730999">
        <w:rPr>
          <w:lang w:val="en-US"/>
        </w:rPr>
        <w:t xml:space="preserve"> in warming scenarios</w:t>
      </w:r>
      <w:r w:rsidR="000524A9">
        <w:rPr>
          <w:lang w:val="en-US"/>
        </w:rPr>
        <w:t xml:space="preserve">. </w:t>
      </w:r>
      <w:r w:rsidR="006A67DD">
        <w:rPr>
          <w:lang w:val="en-US"/>
        </w:rPr>
        <w:t xml:space="preserve">My interpretation (could be wrong) </w:t>
      </w:r>
      <w:r w:rsidR="000524A9">
        <w:rPr>
          <w:lang w:val="en-US"/>
        </w:rPr>
        <w:t xml:space="preserve">is </w:t>
      </w:r>
      <w:r w:rsidR="009E32C7">
        <w:rPr>
          <w:lang w:val="en-US"/>
        </w:rPr>
        <w:t xml:space="preserve">that </w:t>
      </w:r>
      <w:proofErr w:type="gramStart"/>
      <w:r w:rsidR="009E32C7">
        <w:rPr>
          <w:lang w:val="en-US"/>
        </w:rPr>
        <w:t>it’s</w:t>
      </w:r>
      <w:proofErr w:type="gramEnd"/>
      <w:r w:rsidR="009E32C7">
        <w:rPr>
          <w:lang w:val="en-US"/>
        </w:rPr>
        <w:t xml:space="preserve"> </w:t>
      </w:r>
      <w:r w:rsidR="00F66B70">
        <w:rPr>
          <w:lang w:val="en-US"/>
        </w:rPr>
        <w:t xml:space="preserve">because </w:t>
      </w:r>
      <w:r w:rsidR="006161A1">
        <w:rPr>
          <w:lang w:val="en-US"/>
        </w:rPr>
        <w:t>of changes</w:t>
      </w:r>
      <w:r w:rsidR="00C757B3">
        <w:rPr>
          <w:lang w:val="en-US"/>
        </w:rPr>
        <w:t xml:space="preserve"> </w:t>
      </w:r>
      <w:r w:rsidR="006161A1">
        <w:rPr>
          <w:lang w:val="en-US"/>
        </w:rPr>
        <w:t xml:space="preserve">in the </w:t>
      </w:r>
      <w:r w:rsidR="00CB7019">
        <w:rPr>
          <w:lang w:val="en-US"/>
        </w:rPr>
        <w:t>size-spectra</w:t>
      </w:r>
      <w:r w:rsidR="007A4EED">
        <w:rPr>
          <w:lang w:val="en-US"/>
        </w:rPr>
        <w:t xml:space="preserve">. </w:t>
      </w:r>
      <w:r w:rsidR="00DD79C7">
        <w:rPr>
          <w:lang w:val="en-US"/>
        </w:rPr>
        <w:t>Specifically</w:t>
      </w:r>
      <w:r w:rsidR="007A4EED">
        <w:rPr>
          <w:lang w:val="en-US"/>
        </w:rPr>
        <w:t xml:space="preserve">, </w:t>
      </w:r>
      <w:r w:rsidR="00707708">
        <w:rPr>
          <w:lang w:val="en-US"/>
        </w:rPr>
        <w:t>decline</w:t>
      </w:r>
      <w:r w:rsidR="00DD79C7">
        <w:rPr>
          <w:lang w:val="en-US"/>
        </w:rPr>
        <w:t>s</w:t>
      </w:r>
      <w:r w:rsidR="00707708">
        <w:rPr>
          <w:lang w:val="en-US"/>
        </w:rPr>
        <w:t xml:space="preserve"> in abundance of most size</w:t>
      </w:r>
      <w:r w:rsidR="00E529B0">
        <w:rPr>
          <w:lang w:val="en-US"/>
        </w:rPr>
        <w:t>s</w:t>
      </w:r>
      <w:r w:rsidR="00707708">
        <w:rPr>
          <w:lang w:val="en-US"/>
        </w:rPr>
        <w:t xml:space="preserve"> </w:t>
      </w:r>
      <w:commentRangeStart w:id="957"/>
      <w:r w:rsidR="00707708">
        <w:rPr>
          <w:lang w:val="en-US"/>
        </w:rPr>
        <w:t xml:space="preserve">below </w:t>
      </w:r>
      <w:commentRangeEnd w:id="957"/>
      <w:r w:rsidR="009D0F06">
        <w:rPr>
          <w:rStyle w:val="Kommentarsreferens"/>
        </w:rPr>
        <w:commentReference w:id="957"/>
      </w:r>
      <w:r w:rsidR="00707708">
        <w:rPr>
          <w:lang w:val="en-US"/>
        </w:rPr>
        <w:t xml:space="preserve">and slightly above </w:t>
      </w:r>
      <w:proofErr w:type="spellStart"/>
      <w:r w:rsidR="00707708">
        <w:rPr>
          <w:lang w:val="en-US"/>
        </w:rPr>
        <w:t>w_mat</w:t>
      </w:r>
      <w:proofErr w:type="spellEnd"/>
      <w:r w:rsidR="00707708">
        <w:rPr>
          <w:lang w:val="en-US"/>
        </w:rPr>
        <w:t>,</w:t>
      </w:r>
      <w:r w:rsidR="00A56A64">
        <w:rPr>
          <w:lang w:val="en-US"/>
        </w:rPr>
        <w:t xml:space="preserve"> </w:t>
      </w:r>
      <w:r w:rsidR="005D021A">
        <w:rPr>
          <w:lang w:val="en-US"/>
        </w:rPr>
        <w:t xml:space="preserve">possibly from higher predation mortality rates. </w:t>
      </w:r>
      <w:r w:rsidR="001553F6">
        <w:rPr>
          <w:lang w:val="en-US"/>
        </w:rPr>
        <w:t>T</w:t>
      </w:r>
      <w:r w:rsidR="00254BFE">
        <w:rPr>
          <w:lang w:val="en-US"/>
        </w:rPr>
        <w:t xml:space="preserve">he </w:t>
      </w:r>
      <w:commentRangeStart w:id="958"/>
      <w:r w:rsidR="00B977D1">
        <w:rPr>
          <w:lang w:val="en-US"/>
        </w:rPr>
        <w:t xml:space="preserve">only </w:t>
      </w:r>
      <w:r w:rsidR="005D021A">
        <w:rPr>
          <w:lang w:val="en-US"/>
        </w:rPr>
        <w:t>sizes that increa</w:t>
      </w:r>
      <w:r w:rsidR="001E4D98">
        <w:rPr>
          <w:lang w:val="en-US"/>
        </w:rPr>
        <w:t xml:space="preserve">se </w:t>
      </w:r>
      <w:r w:rsidR="002529EA">
        <w:rPr>
          <w:lang w:val="en-US"/>
        </w:rPr>
        <w:t xml:space="preserve">is </w:t>
      </w:r>
      <w:r w:rsidR="00B977D1">
        <w:rPr>
          <w:lang w:val="en-US"/>
        </w:rPr>
        <w:t xml:space="preserve">the really large fish </w:t>
      </w:r>
      <w:commentRangeEnd w:id="958"/>
      <w:r w:rsidR="009D0F06">
        <w:rPr>
          <w:rStyle w:val="Kommentarsreferens"/>
        </w:rPr>
        <w:commentReference w:id="958"/>
      </w:r>
      <w:r w:rsidR="00B977D1">
        <w:rPr>
          <w:lang w:val="en-US"/>
        </w:rPr>
        <w:t>which do not</w:t>
      </w:r>
      <w:r w:rsidR="005E4E91">
        <w:rPr>
          <w:lang w:val="en-US"/>
        </w:rPr>
        <w:t xml:space="preserve"> contribute that much to yiel</w:t>
      </w:r>
      <w:r w:rsidR="00EA10F8">
        <w:rPr>
          <w:lang w:val="en-US"/>
        </w:rPr>
        <w:t>d</w:t>
      </w:r>
      <w:r w:rsidR="0095454A">
        <w:rPr>
          <w:lang w:val="en-US"/>
        </w:rPr>
        <w:t>)</w:t>
      </w:r>
    </w:p>
    <w:p w14:paraId="41C47DEF" w14:textId="77777777" w:rsidR="00CD57B5" w:rsidRDefault="00CD57B5" w:rsidP="00182BA9">
      <w:pPr>
        <w:spacing w:line="480" w:lineRule="auto"/>
        <w:contextualSpacing/>
        <w:jc w:val="both"/>
        <w:rPr>
          <w:rFonts w:cstheme="minorHAnsi"/>
          <w:b/>
          <w:lang w:val="en-US"/>
        </w:rPr>
      </w:pPr>
    </w:p>
    <w:p w14:paraId="7F61E0EE" w14:textId="77777777" w:rsidR="00FF70DE" w:rsidRDefault="00AD548E" w:rsidP="00182BA9">
      <w:pPr>
        <w:spacing w:line="480" w:lineRule="auto"/>
        <w:contextualSpacing/>
        <w:jc w:val="both"/>
        <w:rPr>
          <w:rFonts w:cstheme="minorHAnsi"/>
          <w:b/>
          <w:lang w:val="en-US"/>
        </w:rPr>
      </w:pPr>
      <w:r w:rsidRPr="00694C2A">
        <w:rPr>
          <w:rFonts w:cstheme="minorHAnsi"/>
          <w:b/>
          <w:lang w:val="en-US"/>
        </w:rPr>
        <w:t>Discussion</w:t>
      </w:r>
      <w:r w:rsidR="00574187">
        <w:rPr>
          <w:rFonts w:cstheme="minorHAnsi"/>
          <w:b/>
          <w:lang w:val="en-US"/>
        </w:rPr>
        <w:t xml:space="preserve"> </w:t>
      </w:r>
    </w:p>
    <w:p w14:paraId="5194EB0E" w14:textId="245E35AA" w:rsidR="00AD548E" w:rsidRDefault="00574187" w:rsidP="00182BA9">
      <w:pPr>
        <w:spacing w:line="480" w:lineRule="auto"/>
        <w:contextualSpacing/>
        <w:jc w:val="both"/>
        <w:rPr>
          <w:rFonts w:cstheme="minorHAnsi"/>
          <w:b/>
          <w:lang w:val="en-US"/>
        </w:rPr>
      </w:pPr>
      <w:r>
        <w:rPr>
          <w:rFonts w:cstheme="minorHAnsi"/>
          <w:b/>
          <w:lang w:val="en-US"/>
        </w:rPr>
        <w:t>(</w:t>
      </w:r>
      <w:r w:rsidR="00C0123C">
        <w:rPr>
          <w:rFonts w:cstheme="minorHAnsi"/>
          <w:b/>
          <w:lang w:val="en-US"/>
        </w:rPr>
        <w:t>J</w:t>
      </w:r>
      <w:r>
        <w:rPr>
          <w:rFonts w:cstheme="minorHAnsi"/>
          <w:b/>
          <w:lang w:val="en-US"/>
        </w:rPr>
        <w:t>ust suggest</w:t>
      </w:r>
      <w:r w:rsidR="00E674F8">
        <w:rPr>
          <w:rFonts w:cstheme="minorHAnsi"/>
          <w:b/>
          <w:lang w:val="en-US"/>
        </w:rPr>
        <w:t xml:space="preserve">ions for </w:t>
      </w:r>
      <w:r>
        <w:rPr>
          <w:rFonts w:cstheme="minorHAnsi"/>
          <w:b/>
          <w:lang w:val="en-US"/>
        </w:rPr>
        <w:t>topics at this point)</w:t>
      </w:r>
    </w:p>
    <w:p w14:paraId="51D35E59" w14:textId="77777777" w:rsidR="00773246" w:rsidRDefault="00E45C98" w:rsidP="00EF0B8A">
      <w:pPr>
        <w:pStyle w:val="Liststycke"/>
        <w:numPr>
          <w:ilvl w:val="0"/>
          <w:numId w:val="23"/>
        </w:numPr>
        <w:spacing w:line="480" w:lineRule="auto"/>
        <w:jc w:val="both"/>
        <w:rPr>
          <w:rFonts w:cstheme="minorHAnsi"/>
          <w:bCs/>
          <w:lang w:val="en-US"/>
        </w:rPr>
      </w:pPr>
      <w:r>
        <w:rPr>
          <w:rFonts w:cstheme="minorHAnsi"/>
          <w:bCs/>
          <w:lang w:val="en-US"/>
        </w:rPr>
        <w:t xml:space="preserve">Discuss the main results: large differences in predictions when including physiological </w:t>
      </w:r>
      <w:proofErr w:type="gramStart"/>
      <w:r>
        <w:rPr>
          <w:rFonts w:cstheme="minorHAnsi"/>
          <w:bCs/>
          <w:lang w:val="en-US"/>
        </w:rPr>
        <w:t>scaling,</w:t>
      </w:r>
      <w:proofErr w:type="gramEnd"/>
      <w:r>
        <w:rPr>
          <w:rFonts w:cstheme="minorHAnsi"/>
          <w:bCs/>
          <w:lang w:val="en-US"/>
        </w:rPr>
        <w:t xml:space="preserve"> e.g. increased growth rates</w:t>
      </w:r>
      <w:r w:rsidR="003D14DA">
        <w:rPr>
          <w:rFonts w:cstheme="minorHAnsi"/>
          <w:bCs/>
          <w:lang w:val="en-US"/>
        </w:rPr>
        <w:t>. Link this to empirical findings</w:t>
      </w:r>
      <w:r w:rsidR="00B14516">
        <w:rPr>
          <w:rFonts w:cstheme="minorHAnsi"/>
          <w:bCs/>
          <w:lang w:val="en-US"/>
        </w:rPr>
        <w:t xml:space="preserve"> </w:t>
      </w:r>
      <w:commentRangeStart w:id="959"/>
      <w:r w:rsidR="00B14516">
        <w:rPr>
          <w:rFonts w:cstheme="minorHAnsi"/>
          <w:bCs/>
          <w:lang w:val="en-US"/>
        </w:rPr>
        <w:t xml:space="preserve">(this </w:t>
      </w:r>
      <w:proofErr w:type="gramStart"/>
      <w:r w:rsidR="00B14516">
        <w:rPr>
          <w:rFonts w:cstheme="minorHAnsi"/>
          <w:bCs/>
          <w:lang w:val="en-US"/>
        </w:rPr>
        <w:t>is often found</w:t>
      </w:r>
      <w:proofErr w:type="gramEnd"/>
      <w:r w:rsidR="00B14516">
        <w:rPr>
          <w:rFonts w:cstheme="minorHAnsi"/>
          <w:bCs/>
          <w:lang w:val="en-US"/>
        </w:rPr>
        <w:t>, especially for young fish).</w:t>
      </w:r>
      <w:r w:rsidR="008C1286">
        <w:rPr>
          <w:rFonts w:cstheme="minorHAnsi"/>
          <w:bCs/>
          <w:lang w:val="en-US"/>
        </w:rPr>
        <w:t xml:space="preserve"> </w:t>
      </w:r>
      <w:commentRangeEnd w:id="959"/>
      <w:r w:rsidR="006B1C22">
        <w:rPr>
          <w:rStyle w:val="Kommentarsreferens"/>
        </w:rPr>
        <w:commentReference w:id="959"/>
      </w:r>
    </w:p>
    <w:p w14:paraId="7DD2EA9F" w14:textId="44071ADA" w:rsidR="00E45C98" w:rsidRDefault="000B54C0" w:rsidP="00773246">
      <w:pPr>
        <w:pStyle w:val="Liststycke"/>
        <w:numPr>
          <w:ilvl w:val="1"/>
          <w:numId w:val="23"/>
        </w:numPr>
        <w:spacing w:line="480" w:lineRule="auto"/>
        <w:jc w:val="both"/>
        <w:rPr>
          <w:rFonts w:cstheme="minorHAnsi"/>
          <w:bCs/>
          <w:lang w:val="en-US"/>
        </w:rPr>
      </w:pPr>
      <w:proofErr w:type="gramStart"/>
      <w:r>
        <w:rPr>
          <w:rFonts w:cstheme="minorHAnsi"/>
          <w:bCs/>
          <w:lang w:val="en-US"/>
        </w:rPr>
        <w:t>Also</w:t>
      </w:r>
      <w:proofErr w:type="gramEnd"/>
      <w:r>
        <w:rPr>
          <w:rFonts w:cstheme="minorHAnsi"/>
          <w:bCs/>
          <w:lang w:val="en-US"/>
        </w:rPr>
        <w:t>, model is r</w:t>
      </w:r>
      <w:r w:rsidR="008C1286">
        <w:rPr>
          <w:rFonts w:cstheme="minorHAnsi"/>
          <w:bCs/>
          <w:lang w:val="en-US"/>
        </w:rPr>
        <w:t>elatively sensitive to physiological scaling</w:t>
      </w:r>
      <w:r w:rsidR="00926519">
        <w:rPr>
          <w:rFonts w:cstheme="minorHAnsi"/>
          <w:bCs/>
          <w:lang w:val="en-US"/>
        </w:rPr>
        <w:t>, as previously found.</w:t>
      </w:r>
      <w:r w:rsidR="00807989">
        <w:rPr>
          <w:rFonts w:cstheme="minorHAnsi"/>
          <w:bCs/>
          <w:lang w:val="en-US"/>
        </w:rPr>
        <w:t xml:space="preserve"> This is </w:t>
      </w:r>
      <w:r w:rsidR="008C1286">
        <w:rPr>
          <w:rFonts w:cstheme="minorHAnsi"/>
          <w:bCs/>
          <w:lang w:val="en-US"/>
        </w:rPr>
        <w:t xml:space="preserve">based on that we see large effects </w:t>
      </w:r>
      <w:r w:rsidR="00333179">
        <w:rPr>
          <w:rFonts w:cstheme="minorHAnsi"/>
          <w:bCs/>
          <w:lang w:val="en-US"/>
        </w:rPr>
        <w:t>even though activation energies are very similar compared to other literature estimates (e.g. Rall et al. 2010 ~</w:t>
      </w:r>
      <m:oMath>
        <m:r>
          <w:rPr>
            <w:rFonts w:ascii="Cambria Math" w:hAnsi="Cambria Math" w:cstheme="minorHAnsi"/>
            <w:lang w:val="en-US"/>
          </w:rPr>
          <m:t>E=0.4</m:t>
        </m:r>
      </m:oMath>
      <w:r w:rsidR="00333179">
        <w:rPr>
          <w:rFonts w:cstheme="minorHAnsi"/>
          <w:bCs/>
          <w:lang w:val="en-US"/>
        </w:rPr>
        <w:t xml:space="preserve"> vs Englund </w:t>
      </w:r>
      <w:r w:rsidR="000A70AC">
        <w:rPr>
          <w:rFonts w:cstheme="minorHAnsi"/>
          <w:bCs/>
          <w:lang w:val="en-US"/>
        </w:rPr>
        <w:t>et al 2011</w:t>
      </w:r>
      <w:r w:rsidR="00AC04F1">
        <w:rPr>
          <w:rFonts w:cstheme="minorHAnsi"/>
          <w:bCs/>
          <w:lang w:val="en-US"/>
        </w:rPr>
        <w:t xml:space="preserve"> </w:t>
      </w:r>
      <w:r w:rsidR="00333179">
        <w:rPr>
          <w:rFonts w:cstheme="minorHAnsi"/>
          <w:bCs/>
          <w:lang w:val="en-US"/>
        </w:rPr>
        <w:t>~</w:t>
      </w:r>
      <m:oMath>
        <m:r>
          <w:rPr>
            <w:rFonts w:ascii="Cambria Math" w:hAnsi="Cambria Math" w:cstheme="minorHAnsi"/>
            <w:lang w:val="en-US"/>
          </w:rPr>
          <m:t>E=0.8</m:t>
        </m:r>
      </m:oMath>
      <w:r w:rsidR="00AC04F1">
        <w:rPr>
          <w:rFonts w:cstheme="minorHAnsi"/>
          <w:bCs/>
          <w:lang w:val="en-US"/>
        </w:rPr>
        <w:t xml:space="preserve"> </w:t>
      </w:r>
      <w:proofErr w:type="gramStart"/>
      <w:r w:rsidR="00AC04F1">
        <w:rPr>
          <w:rFonts w:cstheme="minorHAnsi"/>
          <w:bCs/>
          <w:lang w:val="en-US"/>
        </w:rPr>
        <w:t xml:space="preserve">for </w:t>
      </w:r>
      <w:proofErr w:type="gramEnd"/>
      <m:oMath>
        <m:r>
          <w:rPr>
            <w:rFonts w:ascii="Cambria Math" w:hAnsi="Cambria Math" w:cstheme="minorHAnsi"/>
            <w:lang w:val="en-US"/>
          </w:rPr>
          <m:t>h</m:t>
        </m:r>
      </m:oMath>
      <w:r w:rsidR="00333179">
        <w:rPr>
          <w:rFonts w:cstheme="minorHAnsi"/>
          <w:bCs/>
          <w:lang w:val="en-US"/>
        </w:rPr>
        <w:t>)</w:t>
      </w:r>
      <w:r w:rsidR="00AB4928">
        <w:rPr>
          <w:rFonts w:cstheme="minorHAnsi"/>
          <w:bCs/>
          <w:lang w:val="en-US"/>
        </w:rPr>
        <w:t>.</w:t>
      </w:r>
    </w:p>
    <w:p w14:paraId="762EC7E8" w14:textId="410148C6" w:rsidR="00EF0B8A" w:rsidRDefault="008A41E5" w:rsidP="00EF0B8A">
      <w:pPr>
        <w:pStyle w:val="Liststycke"/>
        <w:numPr>
          <w:ilvl w:val="0"/>
          <w:numId w:val="23"/>
        </w:numPr>
        <w:spacing w:line="480" w:lineRule="auto"/>
        <w:jc w:val="both"/>
        <w:rPr>
          <w:rFonts w:cstheme="minorHAnsi"/>
          <w:bCs/>
          <w:lang w:val="en-US"/>
        </w:rPr>
      </w:pPr>
      <w:r>
        <w:rPr>
          <w:rFonts w:cstheme="minorHAnsi"/>
          <w:bCs/>
          <w:lang w:val="en-US"/>
        </w:rPr>
        <w:t xml:space="preserve">Compare </w:t>
      </w:r>
      <w:r w:rsidR="00AB6837">
        <w:rPr>
          <w:rFonts w:cstheme="minorHAnsi"/>
          <w:bCs/>
          <w:lang w:val="en-US"/>
        </w:rPr>
        <w:t xml:space="preserve">predictions that match and </w:t>
      </w:r>
      <w:proofErr w:type="gramStart"/>
      <w:r w:rsidR="00AB6837">
        <w:rPr>
          <w:rFonts w:cstheme="minorHAnsi"/>
          <w:bCs/>
          <w:lang w:val="en-US"/>
        </w:rPr>
        <w:t>don’t</w:t>
      </w:r>
      <w:proofErr w:type="gramEnd"/>
      <w:r w:rsidR="00AB6837">
        <w:rPr>
          <w:rFonts w:cstheme="minorHAnsi"/>
          <w:bCs/>
          <w:lang w:val="en-US"/>
        </w:rPr>
        <w:t xml:space="preserve"> match </w:t>
      </w:r>
      <w:r>
        <w:rPr>
          <w:rFonts w:cstheme="minorHAnsi"/>
          <w:bCs/>
          <w:lang w:val="en-US"/>
        </w:rPr>
        <w:t>to Wood</w:t>
      </w:r>
      <w:r w:rsidR="00A62BE6">
        <w:rPr>
          <w:rFonts w:cstheme="minorHAnsi"/>
          <w:bCs/>
          <w:lang w:val="en-US"/>
        </w:rPr>
        <w:t>worth</w:t>
      </w:r>
      <w:r>
        <w:rPr>
          <w:rFonts w:cstheme="minorHAnsi"/>
          <w:bCs/>
          <w:lang w:val="en-US"/>
        </w:rPr>
        <w:t>-</w:t>
      </w:r>
      <w:proofErr w:type="spellStart"/>
      <w:r>
        <w:rPr>
          <w:rFonts w:cstheme="minorHAnsi"/>
          <w:bCs/>
          <w:lang w:val="en-US"/>
        </w:rPr>
        <w:t>Jefcoats</w:t>
      </w:r>
      <w:proofErr w:type="spellEnd"/>
      <w:r w:rsidR="00EC5701">
        <w:rPr>
          <w:rFonts w:cstheme="minorHAnsi"/>
          <w:bCs/>
          <w:lang w:val="en-US"/>
        </w:rPr>
        <w:t xml:space="preserve"> (quite similar model)</w:t>
      </w:r>
      <w:r w:rsidR="00A11E17">
        <w:rPr>
          <w:rFonts w:cstheme="minorHAnsi"/>
          <w:bCs/>
          <w:lang w:val="en-US"/>
        </w:rPr>
        <w:t xml:space="preserve"> </w:t>
      </w:r>
      <w:r w:rsidR="00813D50">
        <w:rPr>
          <w:rFonts w:cstheme="minorHAnsi"/>
          <w:bCs/>
          <w:lang w:val="en-US"/>
        </w:rPr>
        <w:t xml:space="preserve">and </w:t>
      </w:r>
      <w:r w:rsidR="005C4904">
        <w:rPr>
          <w:rFonts w:cstheme="minorHAnsi"/>
          <w:bCs/>
          <w:lang w:val="en-US"/>
        </w:rPr>
        <w:t xml:space="preserve">Maury &amp; </w:t>
      </w:r>
      <w:proofErr w:type="spellStart"/>
      <w:r w:rsidR="005C4904">
        <w:rPr>
          <w:rFonts w:cstheme="minorHAnsi"/>
          <w:bCs/>
          <w:lang w:val="en-US"/>
        </w:rPr>
        <w:t>Poggiale</w:t>
      </w:r>
      <w:proofErr w:type="spellEnd"/>
      <w:r w:rsidR="005C4904">
        <w:rPr>
          <w:rFonts w:cstheme="minorHAnsi"/>
          <w:bCs/>
          <w:lang w:val="en-US"/>
        </w:rPr>
        <w:t>.</w:t>
      </w:r>
    </w:p>
    <w:p w14:paraId="0651843D" w14:textId="55C0AE55" w:rsidR="00300750" w:rsidRPr="00BD66EC" w:rsidRDefault="00C81ED6" w:rsidP="000F4D7E">
      <w:pPr>
        <w:pStyle w:val="Liststycke"/>
        <w:numPr>
          <w:ilvl w:val="1"/>
          <w:numId w:val="23"/>
        </w:numPr>
        <w:spacing w:line="480" w:lineRule="auto"/>
        <w:jc w:val="both"/>
        <w:rPr>
          <w:rFonts w:ascii="Times" w:hAnsi="Times"/>
          <w:lang w:val="en-US"/>
        </w:rPr>
      </w:pPr>
      <w:r w:rsidRPr="00BD66EC">
        <w:rPr>
          <w:rFonts w:cstheme="minorHAnsi"/>
          <w:bCs/>
          <w:lang w:val="en-US"/>
        </w:rPr>
        <w:t>Here I also want</w:t>
      </w:r>
      <w:r w:rsidR="00D86C61" w:rsidRPr="00BD66EC">
        <w:rPr>
          <w:rFonts w:cstheme="minorHAnsi"/>
          <w:bCs/>
          <w:lang w:val="en-US"/>
        </w:rPr>
        <w:t xml:space="preserve"> </w:t>
      </w:r>
      <w:r w:rsidR="00B87AE8" w:rsidRPr="00BD66EC">
        <w:rPr>
          <w:rFonts w:cstheme="minorHAnsi"/>
          <w:bCs/>
          <w:lang w:val="en-US"/>
        </w:rPr>
        <w:t>to discuss</w:t>
      </w:r>
      <w:r w:rsidR="00D86C61" w:rsidRPr="00BD66EC">
        <w:rPr>
          <w:rFonts w:cstheme="minorHAnsi"/>
          <w:bCs/>
          <w:lang w:val="en-US"/>
        </w:rPr>
        <w:t xml:space="preserve"> different ways of adding background spectra changes: “</w:t>
      </w:r>
      <w:r w:rsidR="00FA58AB" w:rsidRPr="00BD66EC">
        <w:rPr>
          <w:rFonts w:cstheme="minorHAnsi"/>
          <w:bCs/>
          <w:lang w:val="en-US"/>
        </w:rPr>
        <w:t>Changes in abundance and size-structure of background resources can directly inferred from e.g. climate and earth systems models (Woodworth-</w:t>
      </w:r>
      <w:proofErr w:type="spellStart"/>
      <w:r w:rsidR="00FA58AB" w:rsidRPr="00BD66EC">
        <w:rPr>
          <w:rFonts w:cstheme="minorHAnsi"/>
          <w:bCs/>
          <w:lang w:val="en-US"/>
        </w:rPr>
        <w:t>Jefcoats</w:t>
      </w:r>
      <w:proofErr w:type="spellEnd"/>
      <w:r w:rsidR="00FA58AB" w:rsidRPr="00BD66EC">
        <w:rPr>
          <w:rFonts w:cstheme="minorHAnsi"/>
          <w:bCs/>
          <w:lang w:val="en-US"/>
        </w:rPr>
        <w:t xml:space="preserve"> et al. 2019)</w:t>
      </w:r>
      <w:r w:rsidR="00EC2B2B" w:rsidRPr="00BD66EC">
        <w:rPr>
          <w:rFonts w:cstheme="minorHAnsi"/>
          <w:bCs/>
          <w:lang w:val="en-US"/>
        </w:rPr>
        <w:t>”.</w:t>
      </w:r>
      <w:r w:rsidR="00FA58AB" w:rsidRPr="00BD66EC">
        <w:rPr>
          <w:rFonts w:cstheme="minorHAnsi"/>
          <w:bCs/>
          <w:lang w:val="en-US"/>
        </w:rPr>
        <w:t xml:space="preserve">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1325C6" w:rsidRPr="00BD66EC">
        <w:rPr>
          <w:rFonts w:cstheme="minorHAnsi"/>
          <w:bCs/>
          <w:lang w:val="en-US"/>
        </w:rPr>
        <w:t>.</w:t>
      </w:r>
      <w:r w:rsidR="00BD66EC" w:rsidRPr="00BD66EC">
        <w:rPr>
          <w:rFonts w:cstheme="minorHAnsi"/>
          <w:bCs/>
          <w:lang w:val="en-US"/>
        </w:rPr>
        <w:t xml:space="preserve"> </w:t>
      </w:r>
      <w:r w:rsidR="00300750" w:rsidRPr="00BD66EC">
        <w:rPr>
          <w:rFonts w:ascii="Times" w:hAnsi="Times"/>
          <w:lang w:val="en-US"/>
        </w:rPr>
        <w:t>There are indications that also the slope of the size-spectrum (</w:t>
      </w:r>
      <m:oMath>
        <m:r>
          <w:rPr>
            <w:rFonts w:ascii="Cambria Math" w:hAnsi="Cambria Math"/>
            <w:lang w:val="en-US"/>
          </w:rPr>
          <m:t>λ</m:t>
        </m:r>
      </m:oMath>
      <w:r w:rsidR="00300750" w:rsidRPr="00BD66EC">
        <w:rPr>
          <w:rFonts w:ascii="Times" w:hAnsi="Times"/>
          <w:lang w:val="en-US"/>
        </w:rPr>
        <w:t xml:space="preserve"> in the term for carrying capacity), declines with temperature </w:t>
      </w:r>
      <w:r w:rsidR="00300750" w:rsidRPr="00BD66EC">
        <w:rPr>
          <w:rFonts w:ascii="Times" w:hAnsi="Times"/>
          <w:lang w:val="en-US"/>
        </w:rPr>
        <w:fldChar w:fldCharType="begin"/>
      </w:r>
      <w:r w:rsidR="00300750" w:rsidRPr="00BD66EC">
        <w:rPr>
          <w:rFonts w:ascii="Times" w:hAnsi="Times"/>
          <w:lang w:val="en-US"/>
        </w:rPr>
        <w:instrText xml:space="preserve"> ADDIN ZOTERO_ITEM CSL_CITATION {"citationID":"99QTGAGe","properties":{"formattedCitation":"(Yvon\\uc0\\u8208{}Durocher {\\i{}et al.} 2011)","plainCitation":"(Yvon</w:instrText>
      </w:r>
      <w:r w:rsidR="00300750" w:rsidRPr="00BD66EC">
        <w:rPr>
          <w:rFonts w:ascii="Cambria Math" w:hAnsi="Cambria Math" w:cs="Cambria Math"/>
          <w:lang w:val="en-US"/>
        </w:rPr>
        <w:instrText>‐</w:instrText>
      </w:r>
      <w:r w:rsidR="00300750" w:rsidRPr="00BD66EC">
        <w:rPr>
          <w:rFonts w:ascii="Times" w:hAnsi="Times"/>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300750" w:rsidRPr="00BD66EC">
        <w:rPr>
          <w:rFonts w:ascii="Cambria Math" w:hAnsi="Cambria Math" w:cs="Cambria Math"/>
          <w:lang w:val="en-US"/>
        </w:rPr>
        <w:instrText>∼</w:instrText>
      </w:r>
      <w:r w:rsidR="00300750" w:rsidRPr="00BD66EC">
        <w:rPr>
          <w:rFonts w:ascii="Times" w:hAnsi="Times"/>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300750" w:rsidRPr="00BD66EC">
        <w:rPr>
          <w:rFonts w:ascii="Cambria Math" w:hAnsi="Cambria Math" w:cs="Cambria Math"/>
          <w:lang w:val="en-US"/>
        </w:rPr>
        <w:instrText>‐</w:instrText>
      </w:r>
      <w:r w:rsidR="00300750" w:rsidRPr="00BD66EC">
        <w:rPr>
          <w:rFonts w:ascii="Times" w:hAnsi="Times"/>
          <w:lang w:val="en-US"/>
        </w:rPr>
        <w:instrText xml:space="preserve">Durocher","given":"Gabriel"},{"family":"Montoya","given":"José M."},{"family":"Trimmer","given":"Mark"},{"family":"Woodward","given":"Guy"}],"issued":{"date-parts":[["2011"]]}}}],"schema":"https://github.com/citation-style-language/schema/raw/master/csl-citation.json"} </w:instrText>
      </w:r>
      <w:r w:rsidR="00300750" w:rsidRPr="00BD66EC">
        <w:rPr>
          <w:rFonts w:ascii="Times" w:hAnsi="Times"/>
          <w:lang w:val="en-US"/>
        </w:rPr>
        <w:fldChar w:fldCharType="separate"/>
      </w:r>
      <w:r w:rsidR="00300750" w:rsidRPr="00EE1CF3">
        <w:rPr>
          <w:rFonts w:ascii="Times" w:hAnsi="Times" w:cs="Times New Roman"/>
          <w:lang w:val="en-GB"/>
          <w:rPrChange w:id="960" w:author="Anna Gårdmark" w:date="2020-01-13T08:20:00Z">
            <w:rPr>
              <w:rFonts w:ascii="Times" w:hAnsi="Times" w:cs="Times New Roman"/>
            </w:rPr>
          </w:rPrChange>
        </w:rPr>
        <w:t>(Yvon</w:t>
      </w:r>
      <w:r w:rsidR="00300750" w:rsidRPr="00EE1CF3">
        <w:rPr>
          <w:rFonts w:ascii="Cambria Math" w:hAnsi="Cambria Math" w:cs="Cambria Math"/>
          <w:lang w:val="en-GB"/>
          <w:rPrChange w:id="961" w:author="Anna Gårdmark" w:date="2020-01-13T08:20:00Z">
            <w:rPr>
              <w:rFonts w:ascii="Cambria Math" w:hAnsi="Cambria Math" w:cs="Cambria Math"/>
            </w:rPr>
          </w:rPrChange>
        </w:rPr>
        <w:t>‐</w:t>
      </w:r>
      <w:r w:rsidR="00300750" w:rsidRPr="00EE1CF3">
        <w:rPr>
          <w:rFonts w:ascii="Times" w:hAnsi="Times" w:cs="Times New Roman"/>
          <w:lang w:val="en-GB"/>
          <w:rPrChange w:id="962" w:author="Anna Gårdmark" w:date="2020-01-13T08:20:00Z">
            <w:rPr>
              <w:rFonts w:ascii="Times" w:hAnsi="Times" w:cs="Times New Roman"/>
            </w:rPr>
          </w:rPrChange>
        </w:rPr>
        <w:t xml:space="preserve">Durocher </w:t>
      </w:r>
      <w:r w:rsidR="00300750" w:rsidRPr="00EE1CF3">
        <w:rPr>
          <w:rFonts w:ascii="Times" w:hAnsi="Times" w:cs="Times New Roman"/>
          <w:i/>
          <w:iCs/>
          <w:lang w:val="en-GB"/>
          <w:rPrChange w:id="963" w:author="Anna Gårdmark" w:date="2020-01-13T08:20:00Z">
            <w:rPr>
              <w:rFonts w:ascii="Times" w:hAnsi="Times" w:cs="Times New Roman"/>
              <w:i/>
              <w:iCs/>
            </w:rPr>
          </w:rPrChange>
        </w:rPr>
        <w:t>et al.</w:t>
      </w:r>
      <w:r w:rsidR="00300750" w:rsidRPr="00EE1CF3">
        <w:rPr>
          <w:rFonts w:ascii="Times" w:hAnsi="Times" w:cs="Times New Roman"/>
          <w:lang w:val="en-GB"/>
          <w:rPrChange w:id="964" w:author="Anna Gårdmark" w:date="2020-01-13T08:20:00Z">
            <w:rPr>
              <w:rFonts w:ascii="Times" w:hAnsi="Times" w:cs="Times New Roman"/>
            </w:rPr>
          </w:rPrChange>
        </w:rPr>
        <w:t xml:space="preserve"> 2011)</w:t>
      </w:r>
      <w:r w:rsidR="00300750" w:rsidRPr="00BD66EC">
        <w:rPr>
          <w:rFonts w:ascii="Times" w:hAnsi="Times"/>
          <w:lang w:val="en-US"/>
        </w:rPr>
        <w:fldChar w:fldCharType="end"/>
      </w:r>
      <w:r w:rsidR="00300750" w:rsidRPr="00BD66EC">
        <w:rPr>
          <w:rFonts w:ascii="Times" w:hAnsi="Times"/>
          <w:lang w:val="en-US"/>
        </w:rPr>
        <w:t xml:space="preserve">, however on a global scale this effect is less clear statistically </w:t>
      </w:r>
      <w:r w:rsidR="00300750" w:rsidRPr="00BD66EC">
        <w:rPr>
          <w:rFonts w:ascii="Times" w:hAnsi="Times"/>
          <w:lang w:val="en-US"/>
        </w:rPr>
        <w:fldChar w:fldCharType="begin"/>
      </w:r>
      <w:r w:rsidR="00B40B65" w:rsidRPr="00BD66EC">
        <w:rPr>
          <w:rFonts w:ascii="Times" w:hAnsi="Times"/>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300750" w:rsidRPr="00BD66EC">
        <w:rPr>
          <w:rFonts w:ascii="Times" w:hAnsi="Times"/>
          <w:lang w:val="en-US"/>
        </w:rPr>
        <w:fldChar w:fldCharType="separate"/>
      </w:r>
      <w:r w:rsidR="00300750" w:rsidRPr="00EE1CF3">
        <w:rPr>
          <w:rFonts w:ascii="Times" w:hAnsi="Times" w:cs="Times New Roman"/>
          <w:lang w:val="en-GB"/>
          <w:rPrChange w:id="965" w:author="Anna Gårdmark" w:date="2020-01-13T08:20:00Z">
            <w:rPr>
              <w:rFonts w:ascii="Times" w:hAnsi="Times" w:cs="Times New Roman"/>
            </w:rPr>
          </w:rPrChange>
        </w:rPr>
        <w:t xml:space="preserve">(Barnes </w:t>
      </w:r>
      <w:r w:rsidR="00300750" w:rsidRPr="00EE1CF3">
        <w:rPr>
          <w:rFonts w:ascii="Times" w:hAnsi="Times" w:cs="Times New Roman"/>
          <w:i/>
          <w:iCs/>
          <w:lang w:val="en-GB"/>
          <w:rPrChange w:id="966" w:author="Anna Gårdmark" w:date="2020-01-13T08:20:00Z">
            <w:rPr>
              <w:rFonts w:ascii="Times" w:hAnsi="Times" w:cs="Times New Roman"/>
              <w:i/>
              <w:iCs/>
            </w:rPr>
          </w:rPrChange>
        </w:rPr>
        <w:t>et al.</w:t>
      </w:r>
      <w:r w:rsidR="00300750" w:rsidRPr="00EE1CF3">
        <w:rPr>
          <w:rFonts w:ascii="Times" w:hAnsi="Times" w:cs="Times New Roman"/>
          <w:lang w:val="en-GB"/>
          <w:rPrChange w:id="967" w:author="Anna Gårdmark" w:date="2020-01-13T08:20:00Z">
            <w:rPr>
              <w:rFonts w:ascii="Times" w:hAnsi="Times" w:cs="Times New Roman"/>
            </w:rPr>
          </w:rPrChange>
        </w:rPr>
        <w:t xml:space="preserve"> 2011)</w:t>
      </w:r>
      <w:r w:rsidR="00300750" w:rsidRPr="00BD66EC">
        <w:rPr>
          <w:rFonts w:ascii="Times" w:hAnsi="Times"/>
          <w:lang w:val="en-US"/>
        </w:rPr>
        <w:fldChar w:fldCharType="end"/>
      </w:r>
      <w:r w:rsidR="00300750" w:rsidRPr="00BD66EC">
        <w:rPr>
          <w:rFonts w:ascii="Times" w:hAnsi="Times"/>
          <w:lang w:val="en-US"/>
        </w:rPr>
        <w:t>.</w:t>
      </w:r>
    </w:p>
    <w:p w14:paraId="5893F092" w14:textId="2895FE47" w:rsidR="00726D65" w:rsidRPr="00C15D06" w:rsidRDefault="00726D65" w:rsidP="00726D65">
      <w:pPr>
        <w:pStyle w:val="Liststycke"/>
        <w:numPr>
          <w:ilvl w:val="0"/>
          <w:numId w:val="23"/>
        </w:numPr>
        <w:spacing w:line="480" w:lineRule="auto"/>
        <w:jc w:val="both"/>
        <w:rPr>
          <w:rFonts w:cstheme="minorHAnsi"/>
          <w:bCs/>
          <w:lang w:val="en-US"/>
        </w:rPr>
      </w:pPr>
      <w:r>
        <w:rPr>
          <w:rFonts w:cstheme="minorHAnsi"/>
          <w:bCs/>
          <w:lang w:val="en-US"/>
        </w:rPr>
        <w:t>Limitations and strengths of this type of modelling approach (size spectrum vs other)</w:t>
      </w:r>
    </w:p>
    <w:p w14:paraId="2FD159C3" w14:textId="6F568CCD" w:rsidR="00315160" w:rsidRPr="00C15D06" w:rsidRDefault="00315160" w:rsidP="000F4D7E">
      <w:pPr>
        <w:pStyle w:val="Liststycke"/>
        <w:numPr>
          <w:ilvl w:val="0"/>
          <w:numId w:val="23"/>
        </w:numPr>
        <w:spacing w:line="480" w:lineRule="auto"/>
        <w:jc w:val="both"/>
        <w:rPr>
          <w:rFonts w:cstheme="minorHAnsi"/>
          <w:bCs/>
          <w:lang w:val="en-US"/>
        </w:rPr>
      </w:pPr>
      <w:r w:rsidRPr="00C15D06">
        <w:rPr>
          <w:rFonts w:cstheme="minorHAnsi"/>
          <w:bCs/>
          <w:lang w:val="en-US"/>
        </w:rPr>
        <w:t>Talk about other temperature effects we do not account for</w:t>
      </w:r>
      <w:r w:rsidR="005B1AC5">
        <w:rPr>
          <w:rFonts w:cstheme="minorHAnsi"/>
          <w:bCs/>
          <w:lang w:val="en-US"/>
        </w:rPr>
        <w:t xml:space="preserve"> (range shifts, physiological parameters</w:t>
      </w:r>
      <w:r w:rsidR="00D8204B">
        <w:rPr>
          <w:rFonts w:cstheme="minorHAnsi"/>
          <w:bCs/>
          <w:lang w:val="en-US"/>
        </w:rPr>
        <w:t xml:space="preserve"> </w:t>
      </w:r>
      <w:proofErr w:type="spellStart"/>
      <w:r w:rsidR="00D8204B">
        <w:rPr>
          <w:rFonts w:cstheme="minorHAnsi"/>
          <w:bCs/>
          <w:lang w:val="en-US"/>
        </w:rPr>
        <w:t>etc</w:t>
      </w:r>
      <w:proofErr w:type="spellEnd"/>
      <w:r w:rsidR="00D8204B">
        <w:rPr>
          <w:rFonts w:cstheme="minorHAnsi"/>
          <w:bCs/>
          <w:lang w:val="en-US"/>
        </w:rPr>
        <w:t xml:space="preserve"> etc.) </w:t>
      </w:r>
    </w:p>
    <w:p w14:paraId="067FA88D" w14:textId="755F1720" w:rsidR="00AF585F" w:rsidRDefault="00315160" w:rsidP="00315160">
      <w:pPr>
        <w:pStyle w:val="Liststycke"/>
        <w:numPr>
          <w:ilvl w:val="1"/>
          <w:numId w:val="23"/>
        </w:numPr>
        <w:spacing w:line="480" w:lineRule="auto"/>
        <w:jc w:val="both"/>
        <w:rPr>
          <w:rFonts w:cstheme="minorHAnsi"/>
          <w:bCs/>
          <w:lang w:val="en-US"/>
        </w:rPr>
      </w:pPr>
      <w:r>
        <w:rPr>
          <w:rFonts w:cstheme="minorHAnsi"/>
          <w:bCs/>
          <w:lang w:val="en-US"/>
        </w:rPr>
        <w:t>“</w:t>
      </w:r>
      <w:r w:rsidR="00AF585F" w:rsidRPr="00AF585F">
        <w:rPr>
          <w:rFonts w:cstheme="minorHAnsi"/>
          <w:bCs/>
          <w:lang w:val="en-US"/>
        </w:rPr>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w:t>
      </w:r>
      <w:proofErr w:type="gramStart"/>
      <w:r w:rsidR="00AF585F" w:rsidRPr="00AF585F">
        <w:rPr>
          <w:rFonts w:cstheme="minorHAnsi"/>
          <w:bCs/>
          <w:lang w:val="en-US"/>
        </w:rPr>
        <w:t>variables  (</w:t>
      </w:r>
      <w:proofErr w:type="spellStart"/>
      <w:proofErr w:type="gramEnd"/>
      <w:r w:rsidR="00AF585F" w:rsidRPr="00AF585F">
        <w:rPr>
          <w:rFonts w:cstheme="minorHAnsi"/>
          <w:bCs/>
          <w:lang w:val="en-US"/>
        </w:rPr>
        <w:t>Pauly</w:t>
      </w:r>
      <w:proofErr w:type="spellEnd"/>
      <w:r w:rsidR="00AF585F" w:rsidRPr="00AF585F">
        <w:rPr>
          <w:rFonts w:cstheme="minorHAnsi"/>
          <w:bCs/>
          <w:lang w:val="en-US"/>
        </w:rPr>
        <w:t xml:space="preserve">, 1980; Pepin, 1991; </w:t>
      </w:r>
      <w:proofErr w:type="spellStart"/>
      <w:r w:rsidR="00AF585F" w:rsidRPr="00AF585F">
        <w:rPr>
          <w:rFonts w:cstheme="minorHAnsi"/>
          <w:bCs/>
          <w:lang w:val="en-US"/>
        </w:rPr>
        <w:t>Charnov</w:t>
      </w:r>
      <w:proofErr w:type="spellEnd"/>
      <w:r w:rsidR="00AF585F" w:rsidRPr="00AF585F">
        <w:rPr>
          <w:rFonts w:cstheme="minorHAnsi"/>
          <w:bCs/>
          <w:lang w:val="en-US"/>
        </w:rPr>
        <w:t xml:space="preserve"> and </w:t>
      </w:r>
      <w:proofErr w:type="spellStart"/>
      <w:r w:rsidR="00AF585F" w:rsidRPr="00AF585F">
        <w:rPr>
          <w:rFonts w:cstheme="minorHAnsi"/>
          <w:bCs/>
          <w:lang w:val="en-US"/>
        </w:rPr>
        <w:t>Gillooly</w:t>
      </w:r>
      <w:proofErr w:type="spellEnd"/>
      <w:r w:rsidR="00AF585F" w:rsidRPr="00AF585F">
        <w:rPr>
          <w:rFonts w:cstheme="minorHAnsi"/>
          <w:bCs/>
          <w:lang w:val="en-US"/>
        </w:rPr>
        <w:t>, 2004; P</w:t>
      </w:r>
      <w:r>
        <w:rPr>
          <w:rFonts w:cstheme="minorHAnsi"/>
          <w:bCs/>
          <w:lang w:val="en-US"/>
        </w:rPr>
        <w:t>ö</w:t>
      </w:r>
      <w:r w:rsidR="00AF585F" w:rsidRPr="00AF585F">
        <w:rPr>
          <w:rFonts w:cstheme="minorHAnsi"/>
          <w:bCs/>
          <w:lang w:val="en-US"/>
        </w:rPr>
        <w:t>rtner</w:t>
      </w:r>
      <w:r w:rsidR="00AF585F">
        <w:rPr>
          <w:rFonts w:cstheme="minorHAnsi"/>
          <w:bCs/>
          <w:lang w:val="en-US"/>
        </w:rPr>
        <w:t xml:space="preserve"> </w:t>
      </w:r>
      <w:r w:rsidR="00AF585F" w:rsidRPr="00AF585F">
        <w:rPr>
          <w:rFonts w:cstheme="minorHAnsi"/>
          <w:bCs/>
          <w:lang w:val="en-US"/>
        </w:rPr>
        <w:t xml:space="preserve">and </w:t>
      </w:r>
      <w:proofErr w:type="spellStart"/>
      <w:r w:rsidR="00AF585F" w:rsidRPr="00AF585F">
        <w:rPr>
          <w:rFonts w:cstheme="minorHAnsi"/>
          <w:bCs/>
          <w:lang w:val="en-US"/>
        </w:rPr>
        <w:t>Knust</w:t>
      </w:r>
      <w:proofErr w:type="spellEnd"/>
      <w:r w:rsidR="00AF585F" w:rsidRPr="00AF585F">
        <w:rPr>
          <w:rFonts w:cstheme="minorHAnsi"/>
          <w:bCs/>
          <w:lang w:val="en-US"/>
        </w:rPr>
        <w:t>, 2007).</w:t>
      </w:r>
      <w:r w:rsidR="00050496">
        <w:rPr>
          <w:rFonts w:cstheme="minorHAnsi"/>
          <w:bCs/>
          <w:lang w:val="en-US"/>
        </w:rPr>
        <w:t xml:space="preserve"> But see </w:t>
      </w:r>
      <w:proofErr w:type="spellStart"/>
      <w:r w:rsidR="00050496">
        <w:rPr>
          <w:rFonts w:cstheme="minorHAnsi"/>
          <w:bCs/>
          <w:lang w:val="en-US"/>
        </w:rPr>
        <w:t>Woodwarth</w:t>
      </w:r>
      <w:proofErr w:type="spellEnd"/>
      <w:r w:rsidR="00050496">
        <w:rPr>
          <w:rFonts w:cstheme="minorHAnsi"/>
          <w:bCs/>
          <w:lang w:val="en-US"/>
        </w:rPr>
        <w:t>.-</w:t>
      </w:r>
      <w:proofErr w:type="spellStart"/>
      <w:r w:rsidR="00050496">
        <w:rPr>
          <w:rFonts w:cstheme="minorHAnsi"/>
          <w:bCs/>
          <w:lang w:val="en-US"/>
        </w:rPr>
        <w:t>Jefcoats</w:t>
      </w:r>
      <w:proofErr w:type="spellEnd"/>
      <w:r w:rsidR="00050496">
        <w:rPr>
          <w:rFonts w:cstheme="minorHAnsi"/>
          <w:bCs/>
          <w:lang w:val="en-US"/>
        </w:rPr>
        <w:t xml:space="preserve"> and Blanchard 2017</w:t>
      </w:r>
      <w:r>
        <w:rPr>
          <w:rFonts w:cstheme="minorHAnsi"/>
          <w:bCs/>
          <w:lang w:val="en-US"/>
        </w:rPr>
        <w:t>”</w:t>
      </w:r>
    </w:p>
    <w:p w14:paraId="2AA51E91" w14:textId="2C67BEE7" w:rsidR="000161E4" w:rsidRDefault="000161E4" w:rsidP="000161E4">
      <w:pPr>
        <w:pStyle w:val="Liststycke"/>
        <w:numPr>
          <w:ilvl w:val="0"/>
          <w:numId w:val="23"/>
        </w:numPr>
        <w:spacing w:line="480" w:lineRule="auto"/>
        <w:jc w:val="both"/>
        <w:rPr>
          <w:rFonts w:cstheme="minorHAnsi"/>
          <w:bCs/>
          <w:lang w:val="en-US"/>
        </w:rPr>
      </w:pPr>
      <w:r>
        <w:rPr>
          <w:rFonts w:cstheme="minorHAnsi"/>
          <w:bCs/>
          <w:lang w:val="en-US"/>
        </w:rPr>
        <w:t xml:space="preserve">Need to talk about the state of the Baltic and how that limits our relatively simple model to predict the things that are actually happening there (range shifts of the pelagic, spatial contraction of cod, earlier maturation and poor growth of cod, vitamin deficiency </w:t>
      </w:r>
      <w:proofErr w:type="spellStart"/>
      <w:r>
        <w:rPr>
          <w:rFonts w:cstheme="minorHAnsi"/>
          <w:bCs/>
          <w:lang w:val="en-US"/>
        </w:rPr>
        <w:t>etc</w:t>
      </w:r>
      <w:proofErr w:type="spellEnd"/>
      <w:r>
        <w:rPr>
          <w:rFonts w:cstheme="minorHAnsi"/>
          <w:bCs/>
          <w:lang w:val="en-US"/>
        </w:rPr>
        <w:t xml:space="preserve"> </w:t>
      </w:r>
      <w:proofErr w:type="spellStart"/>
      <w:r>
        <w:rPr>
          <w:rFonts w:cstheme="minorHAnsi"/>
          <w:bCs/>
          <w:lang w:val="en-US"/>
        </w:rPr>
        <w:t>etc</w:t>
      </w:r>
      <w:proofErr w:type="spellEnd"/>
      <w:r>
        <w:rPr>
          <w:rFonts w:cstheme="minorHAnsi"/>
          <w:bCs/>
          <w:lang w:val="en-US"/>
        </w:rPr>
        <w:t>)</w:t>
      </w:r>
    </w:p>
    <w:p w14:paraId="5C0719A3" w14:textId="77777777" w:rsidR="000161E4" w:rsidRPr="00AF585F" w:rsidRDefault="000161E4" w:rsidP="00CD07E1">
      <w:pPr>
        <w:pStyle w:val="Liststycke"/>
        <w:spacing w:line="480" w:lineRule="auto"/>
        <w:ind w:left="1440"/>
        <w:jc w:val="both"/>
        <w:rPr>
          <w:rFonts w:cstheme="minorHAnsi"/>
          <w:bCs/>
          <w:lang w:val="en-US"/>
        </w:rPr>
      </w:pP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lang w:val="en-US"/>
        </w:rPr>
      </w:pPr>
      <w:proofErr w:type="spellStart"/>
      <w:r w:rsidRPr="00ED493C">
        <w:rPr>
          <w:rFonts w:cstheme="minorHAnsi"/>
          <w:lang w:val="en-US"/>
        </w:rPr>
        <w:t>Romain</w:t>
      </w:r>
      <w:proofErr w:type="spellEnd"/>
      <w:r w:rsidRPr="00ED493C">
        <w:rPr>
          <w:rFonts w:cstheme="minorHAnsi"/>
          <w:lang w:val="en-US"/>
        </w:rPr>
        <w:t xml:space="preserve"> </w:t>
      </w:r>
      <w:r w:rsidR="006C47D9" w:rsidRPr="00ED493C">
        <w:rPr>
          <w:rFonts w:cstheme="minorHAnsi"/>
          <w:lang w:val="en-US"/>
        </w:rPr>
        <w:t xml:space="preserve">Forestier </w:t>
      </w:r>
      <w:r w:rsidR="00E92C42" w:rsidRPr="00ED493C">
        <w:rPr>
          <w:rFonts w:cstheme="minorHAnsi"/>
          <w:lang w:val="en-US"/>
        </w:rPr>
        <w:t>and Jon</w:t>
      </w:r>
      <w:r w:rsidR="005B1EE8">
        <w:rPr>
          <w:rFonts w:cstheme="minorHAnsi"/>
          <w:lang w:val="en-US"/>
        </w:rPr>
        <w:t>atan</w:t>
      </w:r>
      <w:r w:rsidR="00E92C42" w:rsidRPr="00ED493C">
        <w:rPr>
          <w:rFonts w:cstheme="minorHAnsi"/>
          <w:lang w:val="en-US"/>
        </w:rPr>
        <w:t xml:space="preserve"> </w:t>
      </w:r>
      <w:proofErr w:type="spellStart"/>
      <w:r w:rsidR="00E92C42" w:rsidRPr="00ED493C">
        <w:rPr>
          <w:rFonts w:cstheme="minorHAnsi"/>
          <w:lang w:val="en-US"/>
        </w:rPr>
        <w:t>Reum</w:t>
      </w:r>
      <w:proofErr w:type="spellEnd"/>
      <w:r w:rsidR="00E92C42" w:rsidRPr="00ED493C">
        <w:rPr>
          <w:rFonts w:cstheme="minorHAnsi"/>
          <w:lang w:val="en-US"/>
        </w:rPr>
        <w:t xml:space="preserve"> </w:t>
      </w:r>
      <w:r w:rsidRPr="00ED493C">
        <w:rPr>
          <w:rFonts w:cstheme="minorHAnsi"/>
          <w:lang w:val="en-US"/>
        </w:rPr>
        <w:t xml:space="preserve">for </w:t>
      </w:r>
      <w:r w:rsidR="00154F46" w:rsidRPr="00ED493C">
        <w:rPr>
          <w:rFonts w:cstheme="minorHAnsi"/>
          <w:lang w:val="en-US"/>
        </w:rPr>
        <w:t xml:space="preserve">contributing to developing code </w:t>
      </w:r>
      <w:r w:rsidR="003B2C18">
        <w:rPr>
          <w:rFonts w:cstheme="minorHAnsi"/>
          <w:lang w:val="en-US"/>
        </w:rPr>
        <w:t xml:space="preserve">to implement temperature-dependence in </w:t>
      </w:r>
      <w:proofErr w:type="spellStart"/>
      <w:r w:rsidR="00154F46" w:rsidRPr="00ED493C">
        <w:rPr>
          <w:rFonts w:cstheme="minorHAnsi"/>
          <w:lang w:val="en-US"/>
        </w:rPr>
        <w:t>mizer</w:t>
      </w:r>
      <w:proofErr w:type="spellEnd"/>
      <w:r w:rsidR="00154F46" w:rsidRPr="00ED493C">
        <w:rPr>
          <w:rFonts w:cstheme="minorHAnsi"/>
          <w:lang w:val="en-US"/>
        </w:rPr>
        <w:t xml:space="preserve"> during a workshop, </w:t>
      </w:r>
      <w:r w:rsidR="00B90582" w:rsidRPr="00ED493C">
        <w:rPr>
          <w:rFonts w:cstheme="minorHAnsi"/>
          <w:lang w:val="en-US"/>
        </w:rPr>
        <w:t xml:space="preserve">Christian Dietrich for providing temperature data, </w:t>
      </w:r>
      <w:r w:rsidR="002C2B77" w:rsidRPr="00ED493C">
        <w:rPr>
          <w:rFonts w:cstheme="minorHAnsi"/>
          <w:lang w:val="en-US"/>
        </w:rPr>
        <w:t>ICES staff and people involved in all stages of data collections</w:t>
      </w:r>
      <w:r w:rsidR="00A919C6" w:rsidRPr="00ED493C">
        <w:rPr>
          <w:rFonts w:cstheme="minorHAnsi"/>
          <w:lang w:val="en-US"/>
        </w:rPr>
        <w:t xml:space="preserve"> and the </w:t>
      </w:r>
      <w:proofErr w:type="spellStart"/>
      <w:r w:rsidR="00E92C42" w:rsidRPr="00ED493C">
        <w:rPr>
          <w:rFonts w:cstheme="minorHAnsi"/>
          <w:lang w:val="en-US"/>
        </w:rPr>
        <w:t>mizer</w:t>
      </w:r>
      <w:proofErr w:type="spellEnd"/>
      <w:r w:rsidR="00E92C42" w:rsidRPr="00ED493C">
        <w:rPr>
          <w:rFonts w:cstheme="minorHAnsi"/>
          <w:lang w:val="en-US"/>
        </w:rPr>
        <w:t xml:space="preserve"> </w:t>
      </w:r>
      <w:r w:rsidR="00A919C6" w:rsidRPr="00ED493C">
        <w:rPr>
          <w:rFonts w:cstheme="minorHAnsi"/>
          <w:lang w:val="en-US"/>
        </w:rPr>
        <w:t>community</w:t>
      </w:r>
      <w:r w:rsidR="00E92C42" w:rsidRPr="00ED493C">
        <w:rPr>
          <w:rFonts w:cstheme="minorHAnsi"/>
          <w:lang w:val="en-US"/>
        </w:rPr>
        <w:t>.</w:t>
      </w:r>
      <w:r w:rsidR="003E4B85" w:rsidRPr="00ED493C">
        <w:rPr>
          <w:rFonts w:cstheme="minorHAnsi"/>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968"/>
      <w:commentRangeStart w:id="969"/>
      <w:r>
        <w:rPr>
          <w:rFonts w:cstheme="minorHAnsi"/>
          <w:b/>
          <w:lang w:val="en-US"/>
        </w:rPr>
        <w:t>Author contributions</w:t>
      </w:r>
      <w:commentRangeEnd w:id="968"/>
      <w:r w:rsidR="00B6138F">
        <w:rPr>
          <w:rStyle w:val="Kommentarsreferens"/>
        </w:rPr>
        <w:commentReference w:id="968"/>
      </w:r>
      <w:commentRangeEnd w:id="969"/>
      <w:r w:rsidR="006B1C22">
        <w:rPr>
          <w:rStyle w:val="Kommentarsreferens"/>
        </w:rPr>
        <w:commentReference w:id="969"/>
      </w:r>
    </w:p>
    <w:p w14:paraId="484D8E3A" w14:textId="0112381E" w:rsidR="003E4B85" w:rsidRDefault="00CF5D5A" w:rsidP="00182BA9">
      <w:pPr>
        <w:spacing w:line="480" w:lineRule="auto"/>
        <w:contextualSpacing/>
        <w:jc w:val="both"/>
        <w:rPr>
          <w:rFonts w:cstheme="minorHAnsi"/>
          <w:lang w:val="en-US"/>
        </w:rPr>
      </w:pPr>
      <w:r w:rsidRPr="00ED493C">
        <w:rPr>
          <w:rFonts w:cstheme="minorHAnsi"/>
          <w:lang w:val="en-US"/>
        </w:rPr>
        <w:t xml:space="preserve">The </w:t>
      </w:r>
      <w:r w:rsidR="003E4B85" w:rsidRPr="00ED493C">
        <w:rPr>
          <w:rFonts w:cstheme="minorHAnsi"/>
          <w:lang w:val="en-US"/>
        </w:rPr>
        <w:t>code</w:t>
      </w:r>
      <w:r w:rsidR="005408DE" w:rsidRPr="00ED493C">
        <w:rPr>
          <w:rFonts w:cstheme="minorHAnsi"/>
          <w:lang w:val="en-US"/>
        </w:rPr>
        <w:t xml:space="preserve"> </w:t>
      </w:r>
      <w:r w:rsidR="003E4B85" w:rsidRPr="00ED493C">
        <w:rPr>
          <w:rFonts w:cstheme="minorHAnsi"/>
          <w:lang w:val="en-US"/>
        </w:rPr>
        <w:t xml:space="preserve">was </w:t>
      </w:r>
      <w:r w:rsidR="005408DE" w:rsidRPr="00ED493C">
        <w:rPr>
          <w:rFonts w:cstheme="minorHAnsi"/>
          <w:lang w:val="en-US"/>
        </w:rPr>
        <w:t xml:space="preserve">first </w:t>
      </w:r>
      <w:r w:rsidR="003E4B85" w:rsidRPr="00ED493C">
        <w:rPr>
          <w:rFonts w:cstheme="minorHAnsi"/>
          <w:lang w:val="en-US"/>
        </w:rPr>
        <w:t>developed</w:t>
      </w:r>
      <w:r w:rsidR="005408DE" w:rsidRPr="00ED493C">
        <w:rPr>
          <w:rFonts w:cstheme="minorHAnsi"/>
          <w:lang w:val="en-US"/>
        </w:rPr>
        <w:t xml:space="preserve"> from </w:t>
      </w:r>
      <w:proofErr w:type="spellStart"/>
      <w:r w:rsidR="005408DE" w:rsidRPr="00ED493C">
        <w:rPr>
          <w:rFonts w:cstheme="minorHAnsi"/>
          <w:lang w:val="en-US"/>
        </w:rPr>
        <w:t>mizer</w:t>
      </w:r>
      <w:proofErr w:type="spellEnd"/>
      <w:r w:rsidR="00D65C53" w:rsidRPr="00ED493C">
        <w:rPr>
          <w:rFonts w:cstheme="minorHAnsi"/>
          <w:lang w:val="en-US"/>
        </w:rPr>
        <w:t xml:space="preserve"> </w:t>
      </w:r>
      <w:r w:rsidR="00D65C53" w:rsidRPr="00ED493C">
        <w:rPr>
          <w:rFonts w:cstheme="minorHAnsi"/>
          <w:lang w:val="en-US"/>
        </w:rPr>
        <w:fldChar w:fldCharType="begin"/>
      </w:r>
      <w:r w:rsidR="001F7145" w:rsidRPr="00ED493C">
        <w:rPr>
          <w:rFonts w:cstheme="minorHAnsi"/>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lang w:val="en-US"/>
        </w:rPr>
        <w:fldChar w:fldCharType="separate"/>
      </w:r>
      <w:r w:rsidR="00D65C53" w:rsidRPr="00EE1CF3">
        <w:rPr>
          <w:rFonts w:ascii="Times New Roman" w:cs="Times New Roman"/>
          <w:lang w:val="en-GB"/>
          <w:rPrChange w:id="970" w:author="Anna Gårdmark" w:date="2020-01-13T08:20:00Z">
            <w:rPr>
              <w:rFonts w:ascii="Times New Roman" w:cs="Times New Roman"/>
            </w:rPr>
          </w:rPrChange>
        </w:rPr>
        <w:t xml:space="preserve">(Scott </w:t>
      </w:r>
      <w:r w:rsidR="00D65C53" w:rsidRPr="00EE1CF3">
        <w:rPr>
          <w:rFonts w:ascii="Times New Roman" w:cs="Times New Roman"/>
          <w:i/>
          <w:iCs/>
          <w:lang w:val="en-GB"/>
          <w:rPrChange w:id="971" w:author="Anna Gårdmark" w:date="2020-01-13T08:20:00Z">
            <w:rPr>
              <w:rFonts w:ascii="Times New Roman" w:cs="Times New Roman"/>
              <w:i/>
              <w:iCs/>
            </w:rPr>
          </w:rPrChange>
        </w:rPr>
        <w:t>et al.</w:t>
      </w:r>
      <w:r w:rsidR="00D65C53" w:rsidRPr="00EE1CF3">
        <w:rPr>
          <w:rFonts w:ascii="Times New Roman" w:cs="Times New Roman"/>
          <w:lang w:val="en-GB"/>
          <w:rPrChange w:id="972" w:author="Anna Gårdmark" w:date="2020-01-13T08:20:00Z">
            <w:rPr>
              <w:rFonts w:ascii="Times New Roman" w:cs="Times New Roman"/>
            </w:rPr>
          </w:rPrChange>
        </w:rPr>
        <w:t xml:space="preserve"> 2019)</w:t>
      </w:r>
      <w:r w:rsidR="00D65C53" w:rsidRPr="00ED493C">
        <w:rPr>
          <w:rFonts w:cstheme="minorHAnsi"/>
          <w:lang w:val="en-US"/>
        </w:rPr>
        <w:fldChar w:fldCharType="end"/>
      </w:r>
      <w:r w:rsidR="005408DE" w:rsidRPr="00ED493C">
        <w:rPr>
          <w:rFonts w:cstheme="minorHAnsi"/>
          <w:lang w:val="en-US"/>
        </w:rPr>
        <w:t xml:space="preserve"> </w:t>
      </w:r>
      <w:r w:rsidR="004029FC" w:rsidRPr="00ED493C">
        <w:rPr>
          <w:rFonts w:cstheme="minorHAnsi"/>
          <w:lang w:val="en-US"/>
        </w:rPr>
        <w:t>by</w:t>
      </w:r>
      <w:r w:rsidR="003E4B85" w:rsidRPr="00ED493C">
        <w:rPr>
          <w:rFonts w:cstheme="minorHAnsi"/>
          <w:lang w:val="en-US"/>
        </w:rPr>
        <w:t xml:space="preserve"> AA</w:t>
      </w:r>
      <w:r w:rsidR="00EB1745">
        <w:rPr>
          <w:rFonts w:cstheme="minorHAnsi"/>
          <w:lang w:val="en-US"/>
        </w:rPr>
        <w:t xml:space="preserve"> to include multiple background</w:t>
      </w:r>
      <w:r w:rsidR="00B53ACE">
        <w:rPr>
          <w:rFonts w:cstheme="minorHAnsi"/>
          <w:lang w:val="en-US"/>
        </w:rPr>
        <w:t xml:space="preserve"> </w:t>
      </w:r>
      <w:r w:rsidR="00EB1745">
        <w:rPr>
          <w:rFonts w:cstheme="minorHAnsi"/>
          <w:lang w:val="en-US"/>
        </w:rPr>
        <w:t>resources</w:t>
      </w:r>
      <w:r w:rsidR="003E4B85" w:rsidRPr="00ED493C">
        <w:rPr>
          <w:rFonts w:cstheme="minorHAnsi"/>
          <w:lang w:val="en-US"/>
        </w:rPr>
        <w:t xml:space="preserve">, all authors contributed to </w:t>
      </w:r>
      <w:r w:rsidR="003B2C18">
        <w:rPr>
          <w:rFonts w:cstheme="minorHAnsi"/>
          <w:lang w:val="en-US"/>
        </w:rPr>
        <w:t xml:space="preserve">developing </w:t>
      </w:r>
      <w:r w:rsidR="00F30F61">
        <w:rPr>
          <w:rFonts w:cstheme="minorHAnsi"/>
          <w:lang w:val="en-US"/>
        </w:rPr>
        <w:t>the code to include temperature</w:t>
      </w:r>
      <w:r w:rsidR="003E4B85" w:rsidRPr="00ED493C">
        <w:rPr>
          <w:rFonts w:cstheme="minorHAnsi"/>
          <w:lang w:val="en-US"/>
        </w:rPr>
        <w:t xml:space="preserve">. </w:t>
      </w:r>
      <w:r w:rsidR="005B5F2F" w:rsidRPr="00ED493C">
        <w:rPr>
          <w:rFonts w:cstheme="minorHAnsi"/>
          <w:lang w:val="en-US"/>
        </w:rPr>
        <w:t xml:space="preserve">ML conceived the idea. All authors contributed to study design. </w:t>
      </w:r>
      <w:r w:rsidR="003E4B85" w:rsidRPr="00ED493C">
        <w:rPr>
          <w:rFonts w:cstheme="minorHAnsi"/>
          <w:lang w:val="en-US"/>
        </w:rPr>
        <w:t xml:space="preserve">ML performed analysis and wrote the first draft. All authors contributed to </w:t>
      </w:r>
      <w:r w:rsidR="007E744B" w:rsidRPr="00ED493C">
        <w:rPr>
          <w:rFonts w:cstheme="minorHAnsi"/>
          <w:lang w:val="en-US"/>
        </w:rPr>
        <w:t xml:space="preserve">writing the paper and to </w:t>
      </w:r>
      <w:r w:rsidR="003E4B85" w:rsidRPr="00ED493C">
        <w:rPr>
          <w:rFonts w:cstheme="minorHAnsi"/>
          <w:lang w:val="en-US"/>
        </w:rPr>
        <w:t xml:space="preserve">revisions. </w:t>
      </w:r>
    </w:p>
    <w:p w14:paraId="32FF8069" w14:textId="77777777" w:rsidR="00D62CA1" w:rsidRPr="00ED493C" w:rsidRDefault="00D62CA1" w:rsidP="00182BA9">
      <w:pPr>
        <w:spacing w:line="480" w:lineRule="auto"/>
        <w:contextualSpacing/>
        <w:jc w:val="both"/>
        <w:rPr>
          <w:rFonts w:cstheme="minorHAnsi"/>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526CE158" w14:textId="77777777" w:rsidR="00DF23F5" w:rsidRPr="00EE1CF3" w:rsidRDefault="00C572FC" w:rsidP="00DF23F5">
      <w:pPr>
        <w:pStyle w:val="Litteraturfrteckning"/>
        <w:rPr>
          <w:lang w:val="en-GB"/>
          <w:rPrChange w:id="973" w:author="Anna Gårdmark" w:date="2020-01-13T08:20:00Z">
            <w:rPr/>
          </w:rPrChange>
        </w:rPr>
      </w:pPr>
      <w:r>
        <w:rPr>
          <w:rFonts w:cstheme="minorHAnsi"/>
          <w:b/>
          <w:lang w:val="en-US"/>
        </w:rPr>
        <w:fldChar w:fldCharType="begin"/>
      </w:r>
      <w:r w:rsidR="001E6329" w:rsidRPr="003D7FB4">
        <w:rPr>
          <w:rFonts w:cstheme="minorHAnsi"/>
          <w:b/>
          <w:lang w:val="en-US"/>
        </w:rPr>
        <w:instrText xml:space="preserve"> ADDIN ZOTERO_BIBL {"uncited":[],"omitted":[],"custom":[]} CSL_BIBLIOGRAPHY </w:instrText>
      </w:r>
      <w:r>
        <w:rPr>
          <w:rFonts w:cstheme="minorHAnsi"/>
          <w:b/>
          <w:lang w:val="en-US"/>
        </w:rPr>
        <w:fldChar w:fldCharType="separate"/>
      </w:r>
      <w:r w:rsidR="00DF23F5" w:rsidRPr="00EE1CF3">
        <w:rPr>
          <w:lang w:val="en-GB"/>
          <w:rPrChange w:id="974" w:author="Anna Gårdmark" w:date="2020-01-13T08:20:00Z">
            <w:rPr/>
          </w:rPrChange>
        </w:rPr>
        <w:t>Andersen, K.H. &amp; Beyer, J.E. (2006). Asymptotic Size Determines Species Abundance in the Marine Size Spectrum., 8.</w:t>
      </w:r>
    </w:p>
    <w:p w14:paraId="360DCDA1" w14:textId="77777777" w:rsidR="00DF23F5" w:rsidRPr="00EE1CF3" w:rsidRDefault="00DF23F5" w:rsidP="00DF23F5">
      <w:pPr>
        <w:pStyle w:val="Litteraturfrteckning"/>
        <w:rPr>
          <w:lang w:val="en-GB"/>
          <w:rPrChange w:id="975" w:author="Anna Gårdmark" w:date="2020-01-13T08:20:00Z">
            <w:rPr/>
          </w:rPrChange>
        </w:rPr>
      </w:pPr>
      <w:r w:rsidRPr="00DF23F5">
        <w:t xml:space="preserve">Andersen, K.Haste. &amp; Pedersen, M. (2009). </w:t>
      </w:r>
      <w:r w:rsidRPr="00EE1CF3">
        <w:rPr>
          <w:lang w:val="en-GB"/>
          <w:rPrChange w:id="976" w:author="Anna Gårdmark" w:date="2020-01-13T08:20:00Z">
            <w:rPr/>
          </w:rPrChange>
        </w:rPr>
        <w:t xml:space="preserve">Damped trophic cascades driven by fishing in model marine ecosystems. </w:t>
      </w:r>
      <w:r w:rsidRPr="00EE1CF3">
        <w:rPr>
          <w:i/>
          <w:iCs/>
          <w:lang w:val="en-GB"/>
          <w:rPrChange w:id="977" w:author="Anna Gårdmark" w:date="2020-01-13T08:20:00Z">
            <w:rPr>
              <w:i/>
              <w:iCs/>
            </w:rPr>
          </w:rPrChange>
        </w:rPr>
        <w:t>Proceedings of the Royal Society of London B: Biological Sciences</w:t>
      </w:r>
      <w:r w:rsidRPr="00EE1CF3">
        <w:rPr>
          <w:lang w:val="en-GB"/>
          <w:rPrChange w:id="978" w:author="Anna Gårdmark" w:date="2020-01-13T08:20:00Z">
            <w:rPr/>
          </w:rPrChange>
        </w:rPr>
        <w:t>, 277, 795–802.</w:t>
      </w:r>
    </w:p>
    <w:p w14:paraId="4A96591A" w14:textId="77777777" w:rsidR="00DF23F5" w:rsidRPr="00EE1CF3" w:rsidRDefault="00DF23F5" w:rsidP="00DF23F5">
      <w:pPr>
        <w:pStyle w:val="Litteraturfrteckning"/>
        <w:rPr>
          <w:lang w:val="en-GB"/>
          <w:rPrChange w:id="979" w:author="Anna Gårdmark" w:date="2020-01-13T08:20:00Z">
            <w:rPr/>
          </w:rPrChange>
        </w:rPr>
      </w:pPr>
      <w:r w:rsidRPr="00EE1CF3">
        <w:rPr>
          <w:lang w:val="en-GB"/>
          <w:rPrChange w:id="980" w:author="Anna Gårdmark" w:date="2020-01-13T08:20:00Z">
            <w:rPr/>
          </w:rPrChange>
        </w:rPr>
        <w:t xml:space="preserve">Atkinson, D. (1994). Temperature and Organism Size—A Biological Law for Ectotherms? In: </w:t>
      </w:r>
      <w:r w:rsidRPr="00EE1CF3">
        <w:rPr>
          <w:i/>
          <w:iCs/>
          <w:lang w:val="en-GB"/>
          <w:rPrChange w:id="981" w:author="Anna Gårdmark" w:date="2020-01-13T08:20:00Z">
            <w:rPr>
              <w:i/>
              <w:iCs/>
            </w:rPr>
          </w:rPrChange>
        </w:rPr>
        <w:t>Advances in Ecological Research</w:t>
      </w:r>
      <w:r w:rsidRPr="00EE1CF3">
        <w:rPr>
          <w:lang w:val="en-GB"/>
          <w:rPrChange w:id="982" w:author="Anna Gårdmark" w:date="2020-01-13T08:20:00Z">
            <w:rPr/>
          </w:rPrChange>
        </w:rPr>
        <w:t>. Elsevier, pp. 1–58.</w:t>
      </w:r>
    </w:p>
    <w:p w14:paraId="04E51C75" w14:textId="77777777" w:rsidR="00DF23F5" w:rsidRPr="00EE1CF3" w:rsidRDefault="00DF23F5" w:rsidP="00DF23F5">
      <w:pPr>
        <w:pStyle w:val="Litteraturfrteckning"/>
        <w:rPr>
          <w:lang w:val="en-GB"/>
          <w:rPrChange w:id="983" w:author="Anna Gårdmark" w:date="2020-01-13T08:20:00Z">
            <w:rPr/>
          </w:rPrChange>
        </w:rPr>
      </w:pPr>
      <w:r w:rsidRPr="00EE1CF3">
        <w:rPr>
          <w:lang w:val="en-GB"/>
          <w:rPrChange w:id="984" w:author="Anna Gårdmark" w:date="2020-01-13T08:20:00Z">
            <w:rPr/>
          </w:rPrChange>
        </w:rPr>
        <w:t xml:space="preserve">Barneche, D.R., Jahn, M. &amp; Seebacher, F. (2019). Warming increases the cost of growth in a model vertebrate. </w:t>
      </w:r>
      <w:r w:rsidRPr="00EE1CF3">
        <w:rPr>
          <w:i/>
          <w:iCs/>
          <w:lang w:val="en-GB"/>
          <w:rPrChange w:id="985" w:author="Anna Gårdmark" w:date="2020-01-13T08:20:00Z">
            <w:rPr>
              <w:i/>
              <w:iCs/>
            </w:rPr>
          </w:rPrChange>
        </w:rPr>
        <w:t>Functional Ecology</w:t>
      </w:r>
      <w:r w:rsidRPr="00EE1CF3">
        <w:rPr>
          <w:lang w:val="en-GB"/>
          <w:rPrChange w:id="986" w:author="Anna Gårdmark" w:date="2020-01-13T08:20:00Z">
            <w:rPr/>
          </w:rPrChange>
        </w:rPr>
        <w:t>, 33, 1256–1266.</w:t>
      </w:r>
    </w:p>
    <w:p w14:paraId="64815818" w14:textId="77777777" w:rsidR="00DF23F5" w:rsidRPr="00EE1CF3" w:rsidRDefault="00DF23F5" w:rsidP="00DF23F5">
      <w:pPr>
        <w:pStyle w:val="Litteraturfrteckning"/>
        <w:rPr>
          <w:lang w:val="en-GB"/>
          <w:rPrChange w:id="987" w:author="Anna Gårdmark" w:date="2020-01-13T08:20:00Z">
            <w:rPr/>
          </w:rPrChange>
        </w:rPr>
      </w:pPr>
      <w:r w:rsidRPr="00EE1CF3">
        <w:rPr>
          <w:lang w:val="en-GB"/>
          <w:rPrChange w:id="988" w:author="Anna Gårdmark" w:date="2020-01-13T08:20:00Z">
            <w:rPr/>
          </w:rPrChange>
        </w:rPr>
        <w:t xml:space="preserve">Barnes, C., Irigoien, X., De Oliveira, J.A.A., Maxwell, D. &amp; Jennings, S. (2011). Predicting marine phytoplankton community size structure from empirical relationships with remotely sensed variables. </w:t>
      </w:r>
      <w:r w:rsidRPr="00EE1CF3">
        <w:rPr>
          <w:i/>
          <w:iCs/>
          <w:lang w:val="en-GB"/>
          <w:rPrChange w:id="989" w:author="Anna Gårdmark" w:date="2020-01-13T08:20:00Z">
            <w:rPr>
              <w:i/>
              <w:iCs/>
            </w:rPr>
          </w:rPrChange>
        </w:rPr>
        <w:t>J Plankton Res</w:t>
      </w:r>
      <w:r w:rsidRPr="00EE1CF3">
        <w:rPr>
          <w:lang w:val="en-GB"/>
          <w:rPrChange w:id="990" w:author="Anna Gårdmark" w:date="2020-01-13T08:20:00Z">
            <w:rPr/>
          </w:rPrChange>
        </w:rPr>
        <w:t>, 33, 13–24.</w:t>
      </w:r>
    </w:p>
    <w:p w14:paraId="511D7546" w14:textId="77777777" w:rsidR="00DF23F5" w:rsidRPr="00EE1CF3" w:rsidRDefault="00DF23F5" w:rsidP="00DF23F5">
      <w:pPr>
        <w:pStyle w:val="Litteraturfrteckning"/>
        <w:rPr>
          <w:lang w:val="en-GB"/>
          <w:rPrChange w:id="991" w:author="Anna Gårdmark" w:date="2020-01-13T08:20:00Z">
            <w:rPr/>
          </w:rPrChange>
        </w:rPr>
      </w:pPr>
      <w:r w:rsidRPr="00EE1CF3">
        <w:rPr>
          <w:lang w:val="en-GB"/>
          <w:rPrChange w:id="992" w:author="Anna Gårdmark" w:date="2020-01-13T08:20:00Z">
            <w:rPr/>
          </w:rPrChange>
        </w:rPr>
        <w:t xml:space="preserve">Baudron, A.R., Needle, C.L., Rijnsdorp, A.D. &amp; Marshall, C.T. (2014). Warming temperatures and smaller body sizes: synchronous changes in growth of North Sea fishes. </w:t>
      </w:r>
      <w:r w:rsidRPr="00EE1CF3">
        <w:rPr>
          <w:i/>
          <w:iCs/>
          <w:lang w:val="en-GB"/>
          <w:rPrChange w:id="993" w:author="Anna Gårdmark" w:date="2020-01-13T08:20:00Z">
            <w:rPr>
              <w:i/>
              <w:iCs/>
            </w:rPr>
          </w:rPrChange>
        </w:rPr>
        <w:t>Global Change Biology</w:t>
      </w:r>
      <w:r w:rsidRPr="00EE1CF3">
        <w:rPr>
          <w:lang w:val="en-GB"/>
          <w:rPrChange w:id="994" w:author="Anna Gårdmark" w:date="2020-01-13T08:20:00Z">
            <w:rPr/>
          </w:rPrChange>
        </w:rPr>
        <w:t>, 20, 1023–1031.</w:t>
      </w:r>
    </w:p>
    <w:p w14:paraId="7228CF20" w14:textId="77777777" w:rsidR="00DF23F5" w:rsidRPr="00EE1CF3" w:rsidRDefault="00DF23F5" w:rsidP="00DF23F5">
      <w:pPr>
        <w:pStyle w:val="Litteraturfrteckning"/>
        <w:rPr>
          <w:lang w:val="en-GB"/>
          <w:rPrChange w:id="995" w:author="Anna Gårdmark" w:date="2020-01-13T08:20:00Z">
            <w:rPr/>
          </w:rPrChange>
        </w:rPr>
      </w:pPr>
      <w:r w:rsidRPr="00EE1CF3">
        <w:rPr>
          <w:lang w:val="en-GB"/>
          <w:rPrChange w:id="996" w:author="Anna Gårdmark" w:date="2020-01-13T08:20:00Z">
            <w:rPr/>
          </w:rPrChange>
        </w:rPr>
        <w:t xml:space="preserve">Belkin, I.M. (2009). Rapid warming of large marine ecosystems. </w:t>
      </w:r>
      <w:r w:rsidRPr="00EE1CF3">
        <w:rPr>
          <w:i/>
          <w:iCs/>
          <w:lang w:val="en-GB"/>
          <w:rPrChange w:id="997" w:author="Anna Gårdmark" w:date="2020-01-13T08:20:00Z">
            <w:rPr>
              <w:i/>
              <w:iCs/>
            </w:rPr>
          </w:rPrChange>
        </w:rPr>
        <w:t>Progress in Oceanography</w:t>
      </w:r>
      <w:r w:rsidRPr="00EE1CF3">
        <w:rPr>
          <w:lang w:val="en-GB"/>
          <w:rPrChange w:id="998" w:author="Anna Gårdmark" w:date="2020-01-13T08:20:00Z">
            <w:rPr/>
          </w:rPrChange>
        </w:rPr>
        <w:t>, 81, 207–213.</w:t>
      </w:r>
    </w:p>
    <w:p w14:paraId="229EF085" w14:textId="77777777" w:rsidR="00DF23F5" w:rsidRPr="00EE1CF3" w:rsidRDefault="00DF23F5" w:rsidP="00DF23F5">
      <w:pPr>
        <w:pStyle w:val="Litteraturfrteckning"/>
        <w:rPr>
          <w:lang w:val="en-GB"/>
          <w:rPrChange w:id="999" w:author="Anna Gårdmark" w:date="2020-01-13T08:20:00Z">
            <w:rPr/>
          </w:rPrChange>
        </w:rPr>
      </w:pPr>
      <w:r w:rsidRPr="00EE1CF3">
        <w:rPr>
          <w:lang w:val="en-GB"/>
          <w:rPrChange w:id="1000" w:author="Anna Gårdmark" w:date="2020-01-13T08:20:00Z">
            <w:rPr/>
          </w:rPrChange>
        </w:rPr>
        <w:t xml:space="preserve">Bernhardt, J.R., Sunday, J.M. &amp; O’Connor, M.I. (2018). Metabolic Theory and the Temperature-Size Rule Explain the Temperature Dependence of Population Carrying Capacity. </w:t>
      </w:r>
      <w:r w:rsidRPr="00EE1CF3">
        <w:rPr>
          <w:i/>
          <w:iCs/>
          <w:lang w:val="en-GB"/>
          <w:rPrChange w:id="1001" w:author="Anna Gårdmark" w:date="2020-01-13T08:20:00Z">
            <w:rPr>
              <w:i/>
              <w:iCs/>
            </w:rPr>
          </w:rPrChange>
        </w:rPr>
        <w:t>The American Naturalist</w:t>
      </w:r>
      <w:r w:rsidRPr="00EE1CF3">
        <w:rPr>
          <w:lang w:val="en-GB"/>
          <w:rPrChange w:id="1002" w:author="Anna Gårdmark" w:date="2020-01-13T08:20:00Z">
            <w:rPr/>
          </w:rPrChange>
        </w:rPr>
        <w:t>, 192, 687–697.</w:t>
      </w:r>
    </w:p>
    <w:p w14:paraId="467DD563" w14:textId="77777777" w:rsidR="00DF23F5" w:rsidRPr="00EE1CF3" w:rsidRDefault="00DF23F5" w:rsidP="00DF23F5">
      <w:pPr>
        <w:pStyle w:val="Litteraturfrteckning"/>
        <w:rPr>
          <w:lang w:val="en-GB"/>
          <w:rPrChange w:id="1003" w:author="Anna Gårdmark" w:date="2020-01-13T08:20:00Z">
            <w:rPr/>
          </w:rPrChange>
        </w:rPr>
      </w:pPr>
      <w:r w:rsidRPr="00EE1CF3">
        <w:rPr>
          <w:lang w:val="en-GB"/>
          <w:rPrChange w:id="1004" w:author="Anna Gårdmark" w:date="2020-01-13T08:20:00Z">
            <w:rPr/>
          </w:rPrChange>
        </w:rPr>
        <w:t xml:space="preserve">Blanchard, J.L., Andersen, K.H., Scott, F., Hintzen, N.T., Piet, G. &amp; Jennings, S. (2014). Evaluating targets and trade-offs among fisheries and conservation objectives using a multispecies size spectrum model. </w:t>
      </w:r>
      <w:r w:rsidRPr="00EE1CF3">
        <w:rPr>
          <w:i/>
          <w:iCs/>
          <w:lang w:val="en-GB"/>
          <w:rPrChange w:id="1005" w:author="Anna Gårdmark" w:date="2020-01-13T08:20:00Z">
            <w:rPr>
              <w:i/>
              <w:iCs/>
            </w:rPr>
          </w:rPrChange>
        </w:rPr>
        <w:t>Journal of Applied Ecology</w:t>
      </w:r>
      <w:r w:rsidRPr="00EE1CF3">
        <w:rPr>
          <w:lang w:val="en-GB"/>
          <w:rPrChange w:id="1006" w:author="Anna Gårdmark" w:date="2020-01-13T08:20:00Z">
            <w:rPr/>
          </w:rPrChange>
        </w:rPr>
        <w:t>, 51, 612–622.</w:t>
      </w:r>
    </w:p>
    <w:p w14:paraId="64702435" w14:textId="77777777" w:rsidR="00DF23F5" w:rsidRPr="00EE1CF3" w:rsidRDefault="00DF23F5" w:rsidP="00DF23F5">
      <w:pPr>
        <w:pStyle w:val="Litteraturfrteckning"/>
        <w:rPr>
          <w:lang w:val="en-GB"/>
          <w:rPrChange w:id="1007" w:author="Anna Gårdmark" w:date="2020-01-13T08:20:00Z">
            <w:rPr/>
          </w:rPrChange>
        </w:rPr>
      </w:pPr>
      <w:r w:rsidRPr="00EE1CF3">
        <w:rPr>
          <w:lang w:val="en-GB"/>
          <w:rPrChange w:id="1008" w:author="Anna Gårdmark" w:date="2020-01-13T08:20:00Z">
            <w:rPr/>
          </w:rPrChange>
        </w:rPr>
        <w:t xml:space="preserve">Blanchard, J.L., Heneghan, R.F., Everett, J.D., Trebilco, R. &amp; Richardson, A.J. (2017). From Bacteria to Whales: Using Functional Size Spectra to Model Marine Ecosystems. </w:t>
      </w:r>
      <w:r w:rsidRPr="00EE1CF3">
        <w:rPr>
          <w:i/>
          <w:iCs/>
          <w:lang w:val="en-GB"/>
          <w:rPrChange w:id="1009" w:author="Anna Gårdmark" w:date="2020-01-13T08:20:00Z">
            <w:rPr>
              <w:i/>
              <w:iCs/>
            </w:rPr>
          </w:rPrChange>
        </w:rPr>
        <w:t>Trends in Ecology &amp; Evolution</w:t>
      </w:r>
      <w:r w:rsidRPr="00EE1CF3">
        <w:rPr>
          <w:lang w:val="en-GB"/>
          <w:rPrChange w:id="1010" w:author="Anna Gårdmark" w:date="2020-01-13T08:20:00Z">
            <w:rPr/>
          </w:rPrChange>
        </w:rPr>
        <w:t>, 32, 174–186.</w:t>
      </w:r>
    </w:p>
    <w:p w14:paraId="3D29FF03" w14:textId="77777777" w:rsidR="00DF23F5" w:rsidRPr="00EE1CF3" w:rsidRDefault="00DF23F5" w:rsidP="00DF23F5">
      <w:pPr>
        <w:pStyle w:val="Litteraturfrteckning"/>
        <w:rPr>
          <w:lang w:val="en-GB"/>
          <w:rPrChange w:id="1011" w:author="Anna Gårdmark" w:date="2020-01-13T08:20:00Z">
            <w:rPr/>
          </w:rPrChange>
        </w:rPr>
      </w:pPr>
      <w:r w:rsidRPr="00EE1CF3">
        <w:rPr>
          <w:lang w:val="en-GB"/>
          <w:rPrChange w:id="1012" w:author="Anna Gårdmark" w:date="2020-01-13T08:20:00Z">
            <w:rPr/>
          </w:rPrChange>
        </w:rPr>
        <w:t xml:space="preserve">Blanchard, J.L., Jennings, S., Holmes, R., Harle, J., Merino, G., Allen, J.I., </w:t>
      </w:r>
      <w:r w:rsidRPr="00EE1CF3">
        <w:rPr>
          <w:i/>
          <w:iCs/>
          <w:lang w:val="en-GB"/>
          <w:rPrChange w:id="1013" w:author="Anna Gårdmark" w:date="2020-01-13T08:20:00Z">
            <w:rPr>
              <w:i/>
              <w:iCs/>
            </w:rPr>
          </w:rPrChange>
        </w:rPr>
        <w:t>et al.</w:t>
      </w:r>
      <w:r w:rsidRPr="00EE1CF3">
        <w:rPr>
          <w:lang w:val="en-GB"/>
          <w:rPrChange w:id="1014" w:author="Anna Gårdmark" w:date="2020-01-13T08:20:00Z">
            <w:rPr/>
          </w:rPrChange>
        </w:rPr>
        <w:t xml:space="preserve"> (2012). Potential consequences of climate change for primary production and fish production in large marine ecosystems. </w:t>
      </w:r>
      <w:r w:rsidRPr="00EE1CF3">
        <w:rPr>
          <w:i/>
          <w:iCs/>
          <w:lang w:val="en-GB"/>
          <w:rPrChange w:id="1015" w:author="Anna Gårdmark" w:date="2020-01-13T08:20:00Z">
            <w:rPr>
              <w:i/>
              <w:iCs/>
            </w:rPr>
          </w:rPrChange>
        </w:rPr>
        <w:t>Philosophical Transactions of the Royal Society of London, Series B: Biological Sciences</w:t>
      </w:r>
      <w:r w:rsidRPr="00EE1CF3">
        <w:rPr>
          <w:lang w:val="en-GB"/>
          <w:rPrChange w:id="1016" w:author="Anna Gårdmark" w:date="2020-01-13T08:20:00Z">
            <w:rPr/>
          </w:rPrChange>
        </w:rPr>
        <w:t>, 367, 2979–2989.</w:t>
      </w:r>
    </w:p>
    <w:p w14:paraId="0F28F64D" w14:textId="77777777" w:rsidR="00DF23F5" w:rsidRPr="00EE1CF3" w:rsidRDefault="00DF23F5" w:rsidP="00DF23F5">
      <w:pPr>
        <w:pStyle w:val="Litteraturfrteckning"/>
        <w:rPr>
          <w:lang w:val="en-GB"/>
          <w:rPrChange w:id="1017" w:author="Anna Gårdmark" w:date="2020-01-13T08:20:00Z">
            <w:rPr/>
          </w:rPrChange>
        </w:rPr>
      </w:pPr>
      <w:r w:rsidRPr="00EE1CF3">
        <w:rPr>
          <w:lang w:val="en-GB"/>
          <w:rPrChange w:id="1018" w:author="Anna Gårdmark" w:date="2020-01-13T08:20:00Z">
            <w:rPr/>
          </w:rPrChange>
        </w:rPr>
        <w:t xml:space="preserve">Brett, J.R., Shelbourn, J.E. &amp; Shoop, C.T. (1969). Growth Rate and Body Composition of Fingerling Sockeye Salmon, Oncorhynchus nerka, in relation to Temperature and Ration Size. </w:t>
      </w:r>
      <w:r w:rsidRPr="00EE1CF3">
        <w:rPr>
          <w:i/>
          <w:iCs/>
          <w:lang w:val="en-GB"/>
          <w:rPrChange w:id="1019" w:author="Anna Gårdmark" w:date="2020-01-13T08:20:00Z">
            <w:rPr>
              <w:i/>
              <w:iCs/>
            </w:rPr>
          </w:rPrChange>
        </w:rPr>
        <w:t>J. Fish. Res. Bd. Can.</w:t>
      </w:r>
      <w:r w:rsidRPr="00EE1CF3">
        <w:rPr>
          <w:lang w:val="en-GB"/>
          <w:rPrChange w:id="1020" w:author="Anna Gårdmark" w:date="2020-01-13T08:20:00Z">
            <w:rPr/>
          </w:rPrChange>
        </w:rPr>
        <w:t>, 26, 2363–2394.</w:t>
      </w:r>
    </w:p>
    <w:p w14:paraId="317DA424" w14:textId="77777777" w:rsidR="00DF23F5" w:rsidRPr="00EE1CF3" w:rsidRDefault="00DF23F5" w:rsidP="00DF23F5">
      <w:pPr>
        <w:pStyle w:val="Litteraturfrteckning"/>
        <w:rPr>
          <w:lang w:val="en-GB"/>
          <w:rPrChange w:id="1021" w:author="Anna Gårdmark" w:date="2020-01-13T08:20:00Z">
            <w:rPr/>
          </w:rPrChange>
        </w:rPr>
      </w:pPr>
      <w:r w:rsidRPr="00EE1CF3">
        <w:rPr>
          <w:lang w:val="en-GB"/>
          <w:rPrChange w:id="1022" w:author="Anna Gårdmark" w:date="2020-01-13T08:20:00Z">
            <w:rPr/>
          </w:rPrChange>
        </w:rPr>
        <w:t xml:space="preserve">Brose, U. (2010). Body-mass constraints on foraging behaviour determine population and food-web dynamics. </w:t>
      </w:r>
      <w:r w:rsidRPr="00EE1CF3">
        <w:rPr>
          <w:i/>
          <w:iCs/>
          <w:lang w:val="en-GB"/>
          <w:rPrChange w:id="1023" w:author="Anna Gårdmark" w:date="2020-01-13T08:20:00Z">
            <w:rPr>
              <w:i/>
              <w:iCs/>
            </w:rPr>
          </w:rPrChange>
        </w:rPr>
        <w:t>Functional Ecology</w:t>
      </w:r>
      <w:r w:rsidRPr="00EE1CF3">
        <w:rPr>
          <w:lang w:val="en-GB"/>
          <w:rPrChange w:id="1024" w:author="Anna Gårdmark" w:date="2020-01-13T08:20:00Z">
            <w:rPr/>
          </w:rPrChange>
        </w:rPr>
        <w:t>, 24, 28–34.</w:t>
      </w:r>
    </w:p>
    <w:p w14:paraId="3C0ECD73" w14:textId="77777777" w:rsidR="00DF23F5" w:rsidRPr="00EE1CF3" w:rsidRDefault="00DF23F5" w:rsidP="00DF23F5">
      <w:pPr>
        <w:pStyle w:val="Litteraturfrteckning"/>
        <w:rPr>
          <w:lang w:val="en-GB"/>
          <w:rPrChange w:id="1025" w:author="Anna Gårdmark" w:date="2020-01-13T08:20:00Z">
            <w:rPr/>
          </w:rPrChange>
        </w:rPr>
      </w:pPr>
      <w:r w:rsidRPr="00EE1CF3">
        <w:rPr>
          <w:lang w:val="en-GB"/>
          <w:rPrChange w:id="1026" w:author="Anna Gårdmark" w:date="2020-01-13T08:20:00Z">
            <w:rPr/>
          </w:rPrChange>
        </w:rPr>
        <w:t xml:space="preserve">Brown, J.H., Gillooly, J.F., Allen, A.P., Savage, V.M. &amp; West, G.B. (2004). Toward a metabolic theory of ecology. </w:t>
      </w:r>
      <w:r w:rsidRPr="00EE1CF3">
        <w:rPr>
          <w:i/>
          <w:iCs/>
          <w:lang w:val="en-GB"/>
          <w:rPrChange w:id="1027" w:author="Anna Gårdmark" w:date="2020-01-13T08:20:00Z">
            <w:rPr>
              <w:i/>
              <w:iCs/>
            </w:rPr>
          </w:rPrChange>
        </w:rPr>
        <w:t>Ecology</w:t>
      </w:r>
      <w:r w:rsidRPr="00EE1CF3">
        <w:rPr>
          <w:lang w:val="en-GB"/>
          <w:rPrChange w:id="1028" w:author="Anna Gårdmark" w:date="2020-01-13T08:20:00Z">
            <w:rPr/>
          </w:rPrChange>
        </w:rPr>
        <w:t>, 85, 1771–1789.</w:t>
      </w:r>
    </w:p>
    <w:p w14:paraId="1EEC7C7C" w14:textId="77777777" w:rsidR="00DF23F5" w:rsidRPr="00EE1CF3" w:rsidRDefault="00DF23F5" w:rsidP="00DF23F5">
      <w:pPr>
        <w:pStyle w:val="Litteraturfrteckning"/>
        <w:rPr>
          <w:lang w:val="en-GB"/>
          <w:rPrChange w:id="1029" w:author="Anna Gårdmark" w:date="2020-01-13T08:20:00Z">
            <w:rPr/>
          </w:rPrChange>
        </w:rPr>
      </w:pPr>
      <w:r w:rsidRPr="00EE1CF3">
        <w:rPr>
          <w:lang w:val="en-GB"/>
          <w:rPrChange w:id="1030" w:author="Anna Gårdmark" w:date="2020-01-13T08:20:00Z">
            <w:rPr/>
          </w:rPrChange>
        </w:rPr>
        <w:t xml:space="preserve">Cheung, W.W.L., Sarmiento, J.L., Dunne, J., Frölicher, T.L., Lam, V.W.Y., Deng Palomares, M.L., </w:t>
      </w:r>
      <w:r w:rsidRPr="00EE1CF3">
        <w:rPr>
          <w:i/>
          <w:iCs/>
          <w:lang w:val="en-GB"/>
          <w:rPrChange w:id="1031" w:author="Anna Gårdmark" w:date="2020-01-13T08:20:00Z">
            <w:rPr>
              <w:i/>
              <w:iCs/>
            </w:rPr>
          </w:rPrChange>
        </w:rPr>
        <w:t>et al.</w:t>
      </w:r>
      <w:r w:rsidRPr="00EE1CF3">
        <w:rPr>
          <w:lang w:val="en-GB"/>
          <w:rPrChange w:id="1032" w:author="Anna Gårdmark" w:date="2020-01-13T08:20:00Z">
            <w:rPr/>
          </w:rPrChange>
        </w:rPr>
        <w:t xml:space="preserve"> (2013). Shrinking of fishes exacerbates impacts of global ocean changes on marine ecosystems. </w:t>
      </w:r>
      <w:r w:rsidRPr="00EE1CF3">
        <w:rPr>
          <w:i/>
          <w:iCs/>
          <w:lang w:val="en-GB"/>
          <w:rPrChange w:id="1033" w:author="Anna Gårdmark" w:date="2020-01-13T08:20:00Z">
            <w:rPr>
              <w:i/>
              <w:iCs/>
            </w:rPr>
          </w:rPrChange>
        </w:rPr>
        <w:t>Nature Climate Change</w:t>
      </w:r>
      <w:r w:rsidRPr="00EE1CF3">
        <w:rPr>
          <w:lang w:val="en-GB"/>
          <w:rPrChange w:id="1034" w:author="Anna Gårdmark" w:date="2020-01-13T08:20:00Z">
            <w:rPr/>
          </w:rPrChange>
        </w:rPr>
        <w:t>, 3, 254–258.</w:t>
      </w:r>
    </w:p>
    <w:p w14:paraId="7170745D" w14:textId="77777777" w:rsidR="00DF23F5" w:rsidRPr="00EE1CF3" w:rsidRDefault="00DF23F5" w:rsidP="00DF23F5">
      <w:pPr>
        <w:pStyle w:val="Litteraturfrteckning"/>
        <w:rPr>
          <w:lang w:val="en-GB"/>
          <w:rPrChange w:id="1035" w:author="Anna Gårdmark" w:date="2020-01-13T08:20:00Z">
            <w:rPr/>
          </w:rPrChange>
        </w:rPr>
      </w:pPr>
      <w:r w:rsidRPr="00EE1CF3">
        <w:rPr>
          <w:lang w:val="en-GB"/>
          <w:rPrChange w:id="1036" w:author="Anna Gårdmark" w:date="2020-01-13T08:20:00Z">
            <w:rPr/>
          </w:rPrChange>
        </w:rPr>
        <w:t xml:space="preserve">Clarke, A. &amp; Johnston, N.M. (1999). Scaling of metabolic rate with body mass and temperature in teleost fish. </w:t>
      </w:r>
      <w:r w:rsidRPr="00EE1CF3">
        <w:rPr>
          <w:i/>
          <w:iCs/>
          <w:lang w:val="en-GB"/>
          <w:rPrChange w:id="1037" w:author="Anna Gårdmark" w:date="2020-01-13T08:20:00Z">
            <w:rPr>
              <w:i/>
              <w:iCs/>
            </w:rPr>
          </w:rPrChange>
        </w:rPr>
        <w:t>Journal of Animal Ecology</w:t>
      </w:r>
      <w:r w:rsidRPr="00EE1CF3">
        <w:rPr>
          <w:lang w:val="en-GB"/>
          <w:rPrChange w:id="1038" w:author="Anna Gårdmark" w:date="2020-01-13T08:20:00Z">
            <w:rPr/>
          </w:rPrChange>
        </w:rPr>
        <w:t>, 68, 893–905.</w:t>
      </w:r>
    </w:p>
    <w:p w14:paraId="022D1364" w14:textId="77777777" w:rsidR="00DF23F5" w:rsidRPr="00EE1CF3" w:rsidRDefault="00DF23F5" w:rsidP="00DF23F5">
      <w:pPr>
        <w:pStyle w:val="Litteraturfrteckning"/>
        <w:rPr>
          <w:lang w:val="en-GB"/>
          <w:rPrChange w:id="1039" w:author="Anna Gårdmark" w:date="2020-01-13T08:20:00Z">
            <w:rPr/>
          </w:rPrChange>
        </w:rPr>
      </w:pPr>
      <w:r w:rsidRPr="00EE1CF3">
        <w:rPr>
          <w:lang w:val="en-GB"/>
          <w:rPrChange w:id="1040" w:author="Anna Gårdmark" w:date="2020-01-13T08:20:00Z">
            <w:rPr/>
          </w:rPrChange>
        </w:rPr>
        <w:t xml:space="preserve">Curtsdotter, A., Banks, H.T., Banks, J.E., Jonsson, M., Jonsson, T., Laubmeier, A.N., </w:t>
      </w:r>
      <w:r w:rsidRPr="00EE1CF3">
        <w:rPr>
          <w:i/>
          <w:iCs/>
          <w:lang w:val="en-GB"/>
          <w:rPrChange w:id="1041" w:author="Anna Gårdmark" w:date="2020-01-13T08:20:00Z">
            <w:rPr>
              <w:i/>
              <w:iCs/>
            </w:rPr>
          </w:rPrChange>
        </w:rPr>
        <w:t>et al.</w:t>
      </w:r>
      <w:r w:rsidRPr="00EE1CF3">
        <w:rPr>
          <w:lang w:val="en-GB"/>
          <w:rPrChange w:id="1042" w:author="Anna Gårdmark" w:date="2020-01-13T08:20:00Z">
            <w:rPr/>
          </w:rPrChange>
        </w:rPr>
        <w:t xml:space="preserve"> (2019). Ecosystem function in predator–prey food webs—confronting dynamic models with empirical data. </w:t>
      </w:r>
      <w:r w:rsidRPr="00EE1CF3">
        <w:rPr>
          <w:i/>
          <w:iCs/>
          <w:lang w:val="en-GB"/>
          <w:rPrChange w:id="1043" w:author="Anna Gårdmark" w:date="2020-01-13T08:20:00Z">
            <w:rPr>
              <w:i/>
              <w:iCs/>
            </w:rPr>
          </w:rPrChange>
        </w:rPr>
        <w:t>Journal of Animal Ecology</w:t>
      </w:r>
      <w:r w:rsidRPr="00EE1CF3">
        <w:rPr>
          <w:lang w:val="en-GB"/>
          <w:rPrChange w:id="1044" w:author="Anna Gårdmark" w:date="2020-01-13T08:20:00Z">
            <w:rPr/>
          </w:rPrChange>
        </w:rPr>
        <w:t>, 88, 196–210.</w:t>
      </w:r>
    </w:p>
    <w:p w14:paraId="164DA3B2" w14:textId="77777777" w:rsidR="00DF23F5" w:rsidRPr="00EE1CF3" w:rsidRDefault="00DF23F5" w:rsidP="00DF23F5">
      <w:pPr>
        <w:pStyle w:val="Litteraturfrteckning"/>
        <w:rPr>
          <w:lang w:val="en-GB"/>
          <w:rPrChange w:id="1045" w:author="Anna Gårdmark" w:date="2020-01-13T08:20:00Z">
            <w:rPr/>
          </w:rPrChange>
        </w:rPr>
      </w:pPr>
      <w:r w:rsidRPr="00EE1CF3">
        <w:rPr>
          <w:lang w:val="en-GB"/>
          <w:rPrChange w:id="1046" w:author="Anna Gårdmark" w:date="2020-01-13T08:20:00Z">
            <w:rPr/>
          </w:rPrChange>
        </w:rPr>
        <w:t xml:space="preserve">Daufresne, M., Lengfellner, K. &amp; Sommer, U. (2009). Global warming benefits the small in aquatic ecosystems. </w:t>
      </w:r>
      <w:r w:rsidRPr="00EE1CF3">
        <w:rPr>
          <w:i/>
          <w:iCs/>
          <w:lang w:val="en-GB"/>
          <w:rPrChange w:id="1047" w:author="Anna Gårdmark" w:date="2020-01-13T08:20:00Z">
            <w:rPr>
              <w:i/>
              <w:iCs/>
            </w:rPr>
          </w:rPrChange>
        </w:rPr>
        <w:t>Proceedings of the National Academy of Sciences, USA</w:t>
      </w:r>
      <w:r w:rsidRPr="00EE1CF3">
        <w:rPr>
          <w:lang w:val="en-GB"/>
          <w:rPrChange w:id="1048" w:author="Anna Gårdmark" w:date="2020-01-13T08:20:00Z">
            <w:rPr/>
          </w:rPrChange>
        </w:rPr>
        <w:t>, 106, 12788–12793.</w:t>
      </w:r>
    </w:p>
    <w:p w14:paraId="3B8D9844" w14:textId="77777777" w:rsidR="00DF23F5" w:rsidRPr="00EE1CF3" w:rsidRDefault="00DF23F5" w:rsidP="00DF23F5">
      <w:pPr>
        <w:pStyle w:val="Litteraturfrteckning"/>
        <w:rPr>
          <w:lang w:val="en-GB"/>
          <w:rPrChange w:id="1049" w:author="Anna Gårdmark" w:date="2020-01-13T08:20:00Z">
            <w:rPr/>
          </w:rPrChange>
        </w:rPr>
      </w:pPr>
      <w:r w:rsidRPr="00EE1CF3">
        <w:rPr>
          <w:lang w:val="en-GB"/>
          <w:rPrChange w:id="1050" w:author="Anna Gårdmark" w:date="2020-01-13T08:20:00Z">
            <w:rPr/>
          </w:rPrChange>
        </w:rPr>
        <w:t xml:space="preserve">De Roos, A.M. &amp; Persson, L. (2001). Physiologically structured models - from versatile technique to ecological theory. </w:t>
      </w:r>
      <w:r w:rsidRPr="00EE1CF3">
        <w:rPr>
          <w:i/>
          <w:iCs/>
          <w:lang w:val="en-GB"/>
          <w:rPrChange w:id="1051" w:author="Anna Gårdmark" w:date="2020-01-13T08:20:00Z">
            <w:rPr>
              <w:i/>
              <w:iCs/>
            </w:rPr>
          </w:rPrChange>
        </w:rPr>
        <w:t>Oikos</w:t>
      </w:r>
      <w:r w:rsidRPr="00EE1CF3">
        <w:rPr>
          <w:lang w:val="en-GB"/>
          <w:rPrChange w:id="1052" w:author="Anna Gårdmark" w:date="2020-01-13T08:20:00Z">
            <w:rPr/>
          </w:rPrChange>
        </w:rPr>
        <w:t>, 94, 51–71.</w:t>
      </w:r>
    </w:p>
    <w:p w14:paraId="421746D0" w14:textId="77777777" w:rsidR="00DF23F5" w:rsidRPr="00EE1CF3" w:rsidRDefault="00DF23F5" w:rsidP="00DF23F5">
      <w:pPr>
        <w:pStyle w:val="Litteraturfrteckning"/>
        <w:rPr>
          <w:lang w:val="en-GB"/>
          <w:rPrChange w:id="1053" w:author="Anna Gårdmark" w:date="2020-01-13T08:20:00Z">
            <w:rPr/>
          </w:rPrChange>
        </w:rPr>
      </w:pPr>
      <w:r w:rsidRPr="00EE1CF3">
        <w:rPr>
          <w:lang w:val="en-GB"/>
          <w:rPrChange w:id="1054" w:author="Anna Gårdmark" w:date="2020-01-13T08:20:00Z">
            <w:rPr/>
          </w:rPrChange>
        </w:rPr>
        <w:t xml:space="preserve">Dell, A.I., Pawar, S. &amp; Savage, V.M. (2011). Systematic variation in the temperature dependence of physiological and ecological traits. </w:t>
      </w:r>
      <w:r w:rsidRPr="00EE1CF3">
        <w:rPr>
          <w:i/>
          <w:iCs/>
          <w:lang w:val="en-GB"/>
          <w:rPrChange w:id="1055" w:author="Anna Gårdmark" w:date="2020-01-13T08:20:00Z">
            <w:rPr>
              <w:i/>
              <w:iCs/>
            </w:rPr>
          </w:rPrChange>
        </w:rPr>
        <w:t>Proceedings of the National Academy of Sciences</w:t>
      </w:r>
      <w:r w:rsidRPr="00EE1CF3">
        <w:rPr>
          <w:lang w:val="en-GB"/>
          <w:rPrChange w:id="1056" w:author="Anna Gårdmark" w:date="2020-01-13T08:20:00Z">
            <w:rPr/>
          </w:rPrChange>
        </w:rPr>
        <w:t>, 108, 10591–10596.</w:t>
      </w:r>
    </w:p>
    <w:p w14:paraId="120478CD" w14:textId="77777777" w:rsidR="00DF23F5" w:rsidRPr="00EE1CF3" w:rsidRDefault="00DF23F5" w:rsidP="00DF23F5">
      <w:pPr>
        <w:pStyle w:val="Litteraturfrteckning"/>
        <w:rPr>
          <w:lang w:val="en-GB"/>
          <w:rPrChange w:id="1057" w:author="Anna Gårdmark" w:date="2020-01-13T08:20:00Z">
            <w:rPr/>
          </w:rPrChange>
        </w:rPr>
      </w:pPr>
      <w:r w:rsidRPr="00EE1CF3">
        <w:rPr>
          <w:lang w:val="en-GB"/>
          <w:rPrChange w:id="1058" w:author="Anna Gårdmark" w:date="2020-01-13T08:20:00Z">
            <w:rPr/>
          </w:rPrChange>
        </w:rPr>
        <w:t xml:space="preserve">Dieterich, C., Wang, S., Schimanke, S., Gröger, M., Klein, B., Hordoir, R., </w:t>
      </w:r>
      <w:r w:rsidRPr="00EE1CF3">
        <w:rPr>
          <w:i/>
          <w:iCs/>
          <w:lang w:val="en-GB"/>
          <w:rPrChange w:id="1059" w:author="Anna Gårdmark" w:date="2020-01-13T08:20:00Z">
            <w:rPr>
              <w:i/>
              <w:iCs/>
            </w:rPr>
          </w:rPrChange>
        </w:rPr>
        <w:t>et al.</w:t>
      </w:r>
      <w:r w:rsidRPr="00EE1CF3">
        <w:rPr>
          <w:lang w:val="en-GB"/>
          <w:rPrChange w:id="1060" w:author="Anna Gårdmark" w:date="2020-01-13T08:20:00Z">
            <w:rPr/>
          </w:rPrChange>
        </w:rPr>
        <w:t xml:space="preserve"> (2019). Surface Heat Budget over the North Sea in Climate Change Simulations. </w:t>
      </w:r>
      <w:r w:rsidRPr="00EE1CF3">
        <w:rPr>
          <w:i/>
          <w:iCs/>
          <w:lang w:val="en-GB"/>
          <w:rPrChange w:id="1061" w:author="Anna Gårdmark" w:date="2020-01-13T08:20:00Z">
            <w:rPr>
              <w:i/>
              <w:iCs/>
            </w:rPr>
          </w:rPrChange>
        </w:rPr>
        <w:t>Atmosphere</w:t>
      </w:r>
      <w:r w:rsidRPr="00EE1CF3">
        <w:rPr>
          <w:lang w:val="en-GB"/>
          <w:rPrChange w:id="1062" w:author="Anna Gårdmark" w:date="2020-01-13T08:20:00Z">
            <w:rPr/>
          </w:rPrChange>
        </w:rPr>
        <w:t>, 10, 272.</w:t>
      </w:r>
    </w:p>
    <w:p w14:paraId="509AFEC7" w14:textId="77777777" w:rsidR="00DF23F5" w:rsidRPr="00EE1CF3" w:rsidRDefault="00DF23F5" w:rsidP="00DF23F5">
      <w:pPr>
        <w:pStyle w:val="Litteraturfrteckning"/>
        <w:rPr>
          <w:lang w:val="en-GB"/>
          <w:rPrChange w:id="1063" w:author="Anna Gårdmark" w:date="2020-01-13T08:20:00Z">
            <w:rPr/>
          </w:rPrChange>
        </w:rPr>
      </w:pPr>
      <w:r w:rsidRPr="00EE1CF3">
        <w:rPr>
          <w:lang w:val="en-GB"/>
          <w:rPrChange w:id="1064" w:author="Anna Gårdmark" w:date="2020-01-13T08:20:00Z">
            <w:rPr/>
          </w:rPrChange>
        </w:rPr>
        <w:t xml:space="preserve">Downs, C.J., Hayes, J.P. &amp; Tracy, C.R. (2008). Scaling metabolic rate with body mass and inverse body temperature: A test of the Arrhenius fractal supply model. </w:t>
      </w:r>
      <w:r w:rsidRPr="00EE1CF3">
        <w:rPr>
          <w:i/>
          <w:iCs/>
          <w:lang w:val="en-GB"/>
          <w:rPrChange w:id="1065" w:author="Anna Gårdmark" w:date="2020-01-13T08:20:00Z">
            <w:rPr>
              <w:i/>
              <w:iCs/>
            </w:rPr>
          </w:rPrChange>
        </w:rPr>
        <w:t>Functional Ecology</w:t>
      </w:r>
      <w:r w:rsidRPr="00EE1CF3">
        <w:rPr>
          <w:lang w:val="en-GB"/>
          <w:rPrChange w:id="1066" w:author="Anna Gårdmark" w:date="2020-01-13T08:20:00Z">
            <w:rPr/>
          </w:rPrChange>
        </w:rPr>
        <w:t>, 22, 239–244.</w:t>
      </w:r>
    </w:p>
    <w:p w14:paraId="652CFBDF" w14:textId="77777777" w:rsidR="00DF23F5" w:rsidRPr="00EE1CF3" w:rsidRDefault="00DF23F5" w:rsidP="00DF23F5">
      <w:pPr>
        <w:pStyle w:val="Litteraturfrteckning"/>
        <w:rPr>
          <w:lang w:val="en-GB"/>
          <w:rPrChange w:id="1067" w:author="Anna Gårdmark" w:date="2020-01-13T08:20:00Z">
            <w:rPr/>
          </w:rPrChange>
        </w:rPr>
      </w:pPr>
      <w:r w:rsidRPr="00EE1CF3">
        <w:rPr>
          <w:lang w:val="en-GB"/>
          <w:rPrChange w:id="1068" w:author="Anna Gårdmark" w:date="2020-01-13T08:20:00Z">
            <w:rPr/>
          </w:rPrChange>
        </w:rPr>
        <w:t xml:space="preserve">Englund, G., Öhlund, G., Hein, C.L. &amp; Diehl, S. (2011). Temperature dependence of the functional response. </w:t>
      </w:r>
      <w:r w:rsidRPr="00EE1CF3">
        <w:rPr>
          <w:i/>
          <w:iCs/>
          <w:lang w:val="en-GB"/>
          <w:rPrChange w:id="1069" w:author="Anna Gårdmark" w:date="2020-01-13T08:20:00Z">
            <w:rPr>
              <w:i/>
              <w:iCs/>
            </w:rPr>
          </w:rPrChange>
        </w:rPr>
        <w:t>Ecology Letters</w:t>
      </w:r>
      <w:r w:rsidRPr="00EE1CF3">
        <w:rPr>
          <w:lang w:val="en-GB"/>
          <w:rPrChange w:id="1070" w:author="Anna Gårdmark" w:date="2020-01-13T08:20:00Z">
            <w:rPr/>
          </w:rPrChange>
        </w:rPr>
        <w:t>, 14, 914–921.</w:t>
      </w:r>
    </w:p>
    <w:p w14:paraId="09C78337" w14:textId="77777777" w:rsidR="00DF23F5" w:rsidRPr="00EE1CF3" w:rsidRDefault="00DF23F5" w:rsidP="00DF23F5">
      <w:pPr>
        <w:pStyle w:val="Litteraturfrteckning"/>
        <w:rPr>
          <w:lang w:val="en-GB"/>
          <w:rPrChange w:id="1071" w:author="Anna Gårdmark" w:date="2020-01-13T08:20:00Z">
            <w:rPr/>
          </w:rPrChange>
        </w:rPr>
      </w:pPr>
      <w:r w:rsidRPr="00EE1CF3">
        <w:rPr>
          <w:lang w:val="en-GB"/>
          <w:rPrChange w:id="1072" w:author="Anna Gårdmark" w:date="2020-01-13T08:20:00Z">
            <w:rPr/>
          </w:rPrChange>
        </w:rPr>
        <w:t xml:space="preserve">Frainer, A., Primicerio, R., Kortsch, S., Aune, M., Dolgov, A.V., Fossheim, M., </w:t>
      </w:r>
      <w:r w:rsidRPr="00EE1CF3">
        <w:rPr>
          <w:i/>
          <w:iCs/>
          <w:lang w:val="en-GB"/>
          <w:rPrChange w:id="1073" w:author="Anna Gårdmark" w:date="2020-01-13T08:20:00Z">
            <w:rPr>
              <w:i/>
              <w:iCs/>
            </w:rPr>
          </w:rPrChange>
        </w:rPr>
        <w:t>et al.</w:t>
      </w:r>
      <w:r w:rsidRPr="00EE1CF3">
        <w:rPr>
          <w:lang w:val="en-GB"/>
          <w:rPrChange w:id="1074" w:author="Anna Gårdmark" w:date="2020-01-13T08:20:00Z">
            <w:rPr/>
          </w:rPrChange>
        </w:rPr>
        <w:t xml:space="preserve"> (2017). Climate-driven changes in functional biogeography of Arctic marine fish communities. </w:t>
      </w:r>
      <w:r w:rsidRPr="00EE1CF3">
        <w:rPr>
          <w:i/>
          <w:iCs/>
          <w:lang w:val="en-GB"/>
          <w:rPrChange w:id="1075" w:author="Anna Gårdmark" w:date="2020-01-13T08:20:00Z">
            <w:rPr>
              <w:i/>
              <w:iCs/>
            </w:rPr>
          </w:rPrChange>
        </w:rPr>
        <w:t>Proc Natl Acad Sci USA</w:t>
      </w:r>
      <w:r w:rsidRPr="00EE1CF3">
        <w:rPr>
          <w:lang w:val="en-GB"/>
          <w:rPrChange w:id="1076" w:author="Anna Gårdmark" w:date="2020-01-13T08:20:00Z">
            <w:rPr/>
          </w:rPrChange>
        </w:rPr>
        <w:t>, 114, 12202–12207.</w:t>
      </w:r>
    </w:p>
    <w:p w14:paraId="4601895B" w14:textId="77777777" w:rsidR="00DF23F5" w:rsidRPr="00EE1CF3" w:rsidRDefault="00DF23F5" w:rsidP="00DF23F5">
      <w:pPr>
        <w:pStyle w:val="Litteraturfrteckning"/>
        <w:rPr>
          <w:lang w:val="en-GB"/>
          <w:rPrChange w:id="1077" w:author="Anna Gårdmark" w:date="2020-01-13T08:20:00Z">
            <w:rPr/>
          </w:rPrChange>
        </w:rPr>
      </w:pPr>
      <w:r w:rsidRPr="00EE1CF3">
        <w:rPr>
          <w:lang w:val="en-GB"/>
          <w:rPrChange w:id="1078" w:author="Anna Gårdmark" w:date="2020-01-13T08:20:00Z">
            <w:rPr/>
          </w:rPrChange>
        </w:rPr>
        <w:t xml:space="preserve">Free, C.M., Thorson, J.T., Pinsky, M.L., Oken, K.L., Wiedenmann, J. &amp; Jensen, O.P. (2019). Impacts of historical warming on marine fisheries production. </w:t>
      </w:r>
      <w:r w:rsidRPr="00EE1CF3">
        <w:rPr>
          <w:i/>
          <w:iCs/>
          <w:lang w:val="en-GB"/>
          <w:rPrChange w:id="1079" w:author="Anna Gårdmark" w:date="2020-01-13T08:20:00Z">
            <w:rPr>
              <w:i/>
              <w:iCs/>
            </w:rPr>
          </w:rPrChange>
        </w:rPr>
        <w:t>Science</w:t>
      </w:r>
      <w:r w:rsidRPr="00EE1CF3">
        <w:rPr>
          <w:lang w:val="en-GB"/>
          <w:rPrChange w:id="1080" w:author="Anna Gårdmark" w:date="2020-01-13T08:20:00Z">
            <w:rPr/>
          </w:rPrChange>
        </w:rPr>
        <w:t>, 363, 979–983.</w:t>
      </w:r>
    </w:p>
    <w:p w14:paraId="43FF40A0" w14:textId="77777777" w:rsidR="00DF23F5" w:rsidRPr="00EE1CF3" w:rsidRDefault="00DF23F5" w:rsidP="00DF23F5">
      <w:pPr>
        <w:pStyle w:val="Litteraturfrteckning"/>
        <w:rPr>
          <w:lang w:val="en-GB"/>
          <w:rPrChange w:id="1081" w:author="Anna Gårdmark" w:date="2020-01-13T08:20:00Z">
            <w:rPr/>
          </w:rPrChange>
        </w:rPr>
      </w:pPr>
      <w:r w:rsidRPr="00EE1CF3">
        <w:rPr>
          <w:lang w:val="en-GB"/>
          <w:rPrChange w:id="1082" w:author="Anna Gårdmark" w:date="2020-01-13T08:20:00Z">
            <w:rPr/>
          </w:rPrChange>
        </w:rPr>
        <w:t xml:space="preserve">Fussmann, K.E., Schwarzmüller, F., Brose, U., Jousset, A. &amp; Rall, B.C. (2014). Ecological stability in response to warming. </w:t>
      </w:r>
      <w:r w:rsidRPr="00EE1CF3">
        <w:rPr>
          <w:i/>
          <w:iCs/>
          <w:lang w:val="en-GB"/>
          <w:rPrChange w:id="1083" w:author="Anna Gårdmark" w:date="2020-01-13T08:20:00Z">
            <w:rPr>
              <w:i/>
              <w:iCs/>
            </w:rPr>
          </w:rPrChange>
        </w:rPr>
        <w:t>Nature Climate Change</w:t>
      </w:r>
      <w:r w:rsidRPr="00EE1CF3">
        <w:rPr>
          <w:lang w:val="en-GB"/>
          <w:rPrChange w:id="1084" w:author="Anna Gårdmark" w:date="2020-01-13T08:20:00Z">
            <w:rPr/>
          </w:rPrChange>
        </w:rPr>
        <w:t>, 4, 206–210.</w:t>
      </w:r>
    </w:p>
    <w:p w14:paraId="325F086D" w14:textId="77777777" w:rsidR="00DF23F5" w:rsidRPr="00EE1CF3" w:rsidRDefault="00DF23F5" w:rsidP="00DF23F5">
      <w:pPr>
        <w:pStyle w:val="Litteraturfrteckning"/>
        <w:rPr>
          <w:lang w:val="en-GB"/>
          <w:rPrChange w:id="1085" w:author="Anna Gårdmark" w:date="2020-01-13T08:20:00Z">
            <w:rPr/>
          </w:rPrChange>
        </w:rPr>
      </w:pPr>
      <w:r w:rsidRPr="00EE1CF3">
        <w:rPr>
          <w:lang w:val="en-GB"/>
          <w:rPrChange w:id="1086" w:author="Anna Gårdmark" w:date="2020-01-13T08:20:00Z">
            <w:rPr/>
          </w:rPrChange>
        </w:rPr>
        <w:t xml:space="preserve">Gårdmark, A., Casini, M., Huss, M., van Leeuwen, A., Hjelm, J., Persson, L., </w:t>
      </w:r>
      <w:r w:rsidRPr="00EE1CF3">
        <w:rPr>
          <w:i/>
          <w:iCs/>
          <w:lang w:val="en-GB"/>
          <w:rPrChange w:id="1087" w:author="Anna Gårdmark" w:date="2020-01-13T08:20:00Z">
            <w:rPr>
              <w:i/>
              <w:iCs/>
            </w:rPr>
          </w:rPrChange>
        </w:rPr>
        <w:t>et al.</w:t>
      </w:r>
      <w:r w:rsidRPr="00EE1CF3">
        <w:rPr>
          <w:lang w:val="en-GB"/>
          <w:rPrChange w:id="1088" w:author="Anna Gårdmark" w:date="2020-01-13T08:20:00Z">
            <w:rPr/>
          </w:rPrChange>
        </w:rPr>
        <w:t xml:space="preserve"> (2015). Regime shifts in exploited marine food webs: detecting mechanisms underlying alternative stable states using size-structured community dynamics theory. </w:t>
      </w:r>
      <w:r w:rsidRPr="00EE1CF3">
        <w:rPr>
          <w:i/>
          <w:iCs/>
          <w:lang w:val="en-GB"/>
          <w:rPrChange w:id="1089" w:author="Anna Gårdmark" w:date="2020-01-13T08:20:00Z">
            <w:rPr>
              <w:i/>
              <w:iCs/>
            </w:rPr>
          </w:rPrChange>
        </w:rPr>
        <w:t>Phil. Trans. R. Soc. B</w:t>
      </w:r>
      <w:r w:rsidRPr="00EE1CF3">
        <w:rPr>
          <w:lang w:val="en-GB"/>
          <w:rPrChange w:id="1090" w:author="Anna Gårdmark" w:date="2020-01-13T08:20:00Z">
            <w:rPr/>
          </w:rPrChange>
        </w:rPr>
        <w:t>, 370, 20130262.</w:t>
      </w:r>
    </w:p>
    <w:p w14:paraId="02D31053" w14:textId="77777777" w:rsidR="00DF23F5" w:rsidRPr="00EE1CF3" w:rsidRDefault="00DF23F5" w:rsidP="00DF23F5">
      <w:pPr>
        <w:pStyle w:val="Litteraturfrteckning"/>
        <w:rPr>
          <w:lang w:val="en-GB"/>
          <w:rPrChange w:id="1091" w:author="Anna Gårdmark" w:date="2020-01-13T08:20:00Z">
            <w:rPr/>
          </w:rPrChange>
        </w:rPr>
      </w:pPr>
      <w:r w:rsidRPr="00EE1CF3">
        <w:rPr>
          <w:lang w:val="en-GB"/>
          <w:rPrChange w:id="1092" w:author="Anna Gårdmark" w:date="2020-01-13T08:20:00Z">
            <w:rPr/>
          </w:rPrChange>
        </w:rPr>
        <w:t xml:space="preserve">Gilbert, B., Tunney, T.D., McCann, K.S., DeLong, J.P., Vasseur, D.A., Savage, V.M., </w:t>
      </w:r>
      <w:r w:rsidRPr="00EE1CF3">
        <w:rPr>
          <w:i/>
          <w:iCs/>
          <w:lang w:val="en-GB"/>
          <w:rPrChange w:id="1093" w:author="Anna Gårdmark" w:date="2020-01-13T08:20:00Z">
            <w:rPr>
              <w:i/>
              <w:iCs/>
            </w:rPr>
          </w:rPrChange>
        </w:rPr>
        <w:t>et al.</w:t>
      </w:r>
      <w:r w:rsidRPr="00EE1CF3">
        <w:rPr>
          <w:lang w:val="en-GB"/>
          <w:rPrChange w:id="1094" w:author="Anna Gårdmark" w:date="2020-01-13T08:20:00Z">
            <w:rPr/>
          </w:rPrChange>
        </w:rPr>
        <w:t xml:space="preserve"> (2014). A bioenergetic framework for the temperature dependence of trophic interactions. </w:t>
      </w:r>
      <w:r w:rsidRPr="00EE1CF3">
        <w:rPr>
          <w:i/>
          <w:iCs/>
          <w:lang w:val="en-GB"/>
          <w:rPrChange w:id="1095" w:author="Anna Gårdmark" w:date="2020-01-13T08:20:00Z">
            <w:rPr>
              <w:i/>
              <w:iCs/>
            </w:rPr>
          </w:rPrChange>
        </w:rPr>
        <w:t>Ecology Letters</w:t>
      </w:r>
      <w:r w:rsidRPr="00EE1CF3">
        <w:rPr>
          <w:lang w:val="en-GB"/>
          <w:rPrChange w:id="1096" w:author="Anna Gårdmark" w:date="2020-01-13T08:20:00Z">
            <w:rPr/>
          </w:rPrChange>
        </w:rPr>
        <w:t>, 17, 902–914.</w:t>
      </w:r>
    </w:p>
    <w:p w14:paraId="7625E1A4" w14:textId="77777777" w:rsidR="00DF23F5" w:rsidRPr="00EE1CF3" w:rsidRDefault="00DF23F5" w:rsidP="00DF23F5">
      <w:pPr>
        <w:pStyle w:val="Litteraturfrteckning"/>
        <w:rPr>
          <w:lang w:val="en-GB"/>
          <w:rPrChange w:id="1097" w:author="Anna Gårdmark" w:date="2020-01-13T08:20:00Z">
            <w:rPr/>
          </w:rPrChange>
        </w:rPr>
      </w:pPr>
      <w:r w:rsidRPr="00EE1CF3">
        <w:rPr>
          <w:lang w:val="en-GB"/>
          <w:rPrChange w:id="1098" w:author="Anna Gårdmark" w:date="2020-01-13T08:20:00Z">
            <w:rPr/>
          </w:rPrChange>
        </w:rPr>
        <w:t xml:space="preserve">Gillooly, J.F., Brown, J.H., West, G.B., Savage, V.M. &amp; Charnov, E.L. (2001). Effects of size and temperature on metabolic rate. </w:t>
      </w:r>
      <w:r w:rsidRPr="00EE1CF3">
        <w:rPr>
          <w:i/>
          <w:iCs/>
          <w:lang w:val="en-GB"/>
          <w:rPrChange w:id="1099" w:author="Anna Gårdmark" w:date="2020-01-13T08:20:00Z">
            <w:rPr>
              <w:i/>
              <w:iCs/>
            </w:rPr>
          </w:rPrChange>
        </w:rPr>
        <w:t>Science</w:t>
      </w:r>
      <w:r w:rsidRPr="00EE1CF3">
        <w:rPr>
          <w:lang w:val="en-GB"/>
          <w:rPrChange w:id="1100" w:author="Anna Gårdmark" w:date="2020-01-13T08:20:00Z">
            <w:rPr/>
          </w:rPrChange>
        </w:rPr>
        <w:t>, 2248–2251.</w:t>
      </w:r>
    </w:p>
    <w:p w14:paraId="264E5834" w14:textId="77777777" w:rsidR="00DF23F5" w:rsidRPr="00EE1CF3" w:rsidRDefault="00DF23F5" w:rsidP="00DF23F5">
      <w:pPr>
        <w:pStyle w:val="Litteraturfrteckning"/>
        <w:rPr>
          <w:lang w:val="en-GB"/>
          <w:rPrChange w:id="1101" w:author="Anna Gårdmark" w:date="2020-01-13T08:20:00Z">
            <w:rPr/>
          </w:rPrChange>
        </w:rPr>
      </w:pPr>
      <w:r w:rsidRPr="00EE1CF3">
        <w:rPr>
          <w:lang w:val="en-GB"/>
          <w:rPrChange w:id="1102" w:author="Anna Gårdmark" w:date="2020-01-13T08:20:00Z">
            <w:rPr/>
          </w:rPrChange>
        </w:rPr>
        <w:t xml:space="preserve">Gregg, W.W., Conkright, M.E., Ginoux, P., O’Reilly, J.E. &amp; Casey, N.W. (2003). Ocean primary production and climate: Global decadal changes. </w:t>
      </w:r>
      <w:r w:rsidRPr="00EE1CF3">
        <w:rPr>
          <w:i/>
          <w:iCs/>
          <w:lang w:val="en-GB"/>
          <w:rPrChange w:id="1103" w:author="Anna Gårdmark" w:date="2020-01-13T08:20:00Z">
            <w:rPr>
              <w:i/>
              <w:iCs/>
            </w:rPr>
          </w:rPrChange>
        </w:rPr>
        <w:t>Geophysical Research Letters</w:t>
      </w:r>
      <w:r w:rsidRPr="00EE1CF3">
        <w:rPr>
          <w:lang w:val="en-GB"/>
          <w:rPrChange w:id="1104" w:author="Anna Gårdmark" w:date="2020-01-13T08:20:00Z">
            <w:rPr/>
          </w:rPrChange>
        </w:rPr>
        <w:t>, 30.</w:t>
      </w:r>
    </w:p>
    <w:p w14:paraId="269A849B" w14:textId="77777777" w:rsidR="00DF23F5" w:rsidRPr="00EE1CF3" w:rsidRDefault="00DF23F5" w:rsidP="00DF23F5">
      <w:pPr>
        <w:pStyle w:val="Litteraturfrteckning"/>
        <w:rPr>
          <w:lang w:val="en-GB"/>
          <w:rPrChange w:id="1105" w:author="Anna Gårdmark" w:date="2020-01-13T08:20:00Z">
            <w:rPr/>
          </w:rPrChange>
        </w:rPr>
      </w:pPr>
      <w:r w:rsidRPr="00DF23F5">
        <w:t xml:space="preserve">Gröger, M., Arneborg, L., Dieterich, C., Höglund, A. &amp; Meier, H.E.M. (2019). </w:t>
      </w:r>
      <w:r w:rsidRPr="00EE1CF3">
        <w:rPr>
          <w:lang w:val="en-GB"/>
          <w:rPrChange w:id="1106" w:author="Anna Gårdmark" w:date="2020-01-13T08:20:00Z">
            <w:rPr/>
          </w:rPrChange>
        </w:rPr>
        <w:t xml:space="preserve">Summer hydrographic changes in the Baltic Sea, Kattegat and Skagerrak projected in an ensemble of climate scenarios downscaled with a coupled regional ocean–sea ice–atmosphere model. </w:t>
      </w:r>
      <w:r w:rsidRPr="00EE1CF3">
        <w:rPr>
          <w:i/>
          <w:iCs/>
          <w:lang w:val="en-GB"/>
          <w:rPrChange w:id="1107" w:author="Anna Gårdmark" w:date="2020-01-13T08:20:00Z">
            <w:rPr>
              <w:i/>
              <w:iCs/>
            </w:rPr>
          </w:rPrChange>
        </w:rPr>
        <w:t>Clim Dyn</w:t>
      </w:r>
      <w:r w:rsidRPr="00EE1CF3">
        <w:rPr>
          <w:lang w:val="en-GB"/>
          <w:rPrChange w:id="1108" w:author="Anna Gårdmark" w:date="2020-01-13T08:20:00Z">
            <w:rPr/>
          </w:rPrChange>
        </w:rPr>
        <w:t>, 53, 5945–5966.</w:t>
      </w:r>
    </w:p>
    <w:p w14:paraId="10DDED40" w14:textId="77777777" w:rsidR="00DF23F5" w:rsidRPr="00EE1CF3" w:rsidRDefault="00DF23F5" w:rsidP="00DF23F5">
      <w:pPr>
        <w:pStyle w:val="Litteraturfrteckning"/>
        <w:rPr>
          <w:lang w:val="en-GB"/>
          <w:rPrChange w:id="1109" w:author="Anna Gårdmark" w:date="2020-01-13T08:20:00Z">
            <w:rPr/>
          </w:rPrChange>
        </w:rPr>
      </w:pPr>
      <w:r w:rsidRPr="00EE1CF3">
        <w:rPr>
          <w:lang w:val="en-GB"/>
          <w:rPrChange w:id="1110" w:author="Anna Gårdmark" w:date="2020-01-13T08:20:00Z">
            <w:rPr/>
          </w:rPrChange>
        </w:rPr>
        <w:t xml:space="preserve">Handeland, S.O., Imsland, A.K. &amp; Stefansson, S.O. (2008). The effect of temperature and fish size on growth, feed intake, food conversion efficiency and stomach evacuation rate of Atlantic salmon post-smolts. </w:t>
      </w:r>
      <w:r w:rsidRPr="00EE1CF3">
        <w:rPr>
          <w:i/>
          <w:iCs/>
          <w:lang w:val="en-GB"/>
          <w:rPrChange w:id="1111" w:author="Anna Gårdmark" w:date="2020-01-13T08:20:00Z">
            <w:rPr>
              <w:i/>
              <w:iCs/>
            </w:rPr>
          </w:rPrChange>
        </w:rPr>
        <w:t>Aquaculture</w:t>
      </w:r>
      <w:r w:rsidRPr="00EE1CF3">
        <w:rPr>
          <w:lang w:val="en-GB"/>
          <w:rPrChange w:id="1112" w:author="Anna Gårdmark" w:date="2020-01-13T08:20:00Z">
            <w:rPr/>
          </w:rPrChange>
        </w:rPr>
        <w:t>, 283, 36–42.</w:t>
      </w:r>
    </w:p>
    <w:p w14:paraId="2CE379E8" w14:textId="77777777" w:rsidR="00DF23F5" w:rsidRPr="00EE1CF3" w:rsidRDefault="00DF23F5" w:rsidP="00DF23F5">
      <w:pPr>
        <w:pStyle w:val="Litteraturfrteckning"/>
        <w:rPr>
          <w:lang w:val="en-GB"/>
          <w:rPrChange w:id="1113" w:author="Anna Gårdmark" w:date="2020-01-13T08:20:00Z">
            <w:rPr/>
          </w:rPrChange>
        </w:rPr>
      </w:pPr>
      <w:r w:rsidRPr="00EE1CF3">
        <w:rPr>
          <w:lang w:val="en-GB"/>
          <w:rPrChange w:id="1114" w:author="Anna Gårdmark" w:date="2020-01-13T08:20:00Z">
            <w:rPr/>
          </w:rPrChange>
        </w:rPr>
        <w:t xml:space="preserve">Hartvig, M., Andersen, K.H. &amp; Beyer, J.E. (2011). Food web framework for size-structured populations. </w:t>
      </w:r>
      <w:r w:rsidRPr="00EE1CF3">
        <w:rPr>
          <w:i/>
          <w:iCs/>
          <w:lang w:val="en-GB"/>
          <w:rPrChange w:id="1115" w:author="Anna Gårdmark" w:date="2020-01-13T08:20:00Z">
            <w:rPr>
              <w:i/>
              <w:iCs/>
            </w:rPr>
          </w:rPrChange>
        </w:rPr>
        <w:t>Journal of Theoretical Biology</w:t>
      </w:r>
      <w:r w:rsidRPr="00EE1CF3">
        <w:rPr>
          <w:lang w:val="en-GB"/>
          <w:rPrChange w:id="1116" w:author="Anna Gårdmark" w:date="2020-01-13T08:20:00Z">
            <w:rPr/>
          </w:rPrChange>
        </w:rPr>
        <w:t>, 272, 113–122.</w:t>
      </w:r>
    </w:p>
    <w:p w14:paraId="2DC881F7" w14:textId="77777777" w:rsidR="00DF23F5" w:rsidRPr="00EE1CF3" w:rsidRDefault="00DF23F5" w:rsidP="00DF23F5">
      <w:pPr>
        <w:pStyle w:val="Litteraturfrteckning"/>
        <w:rPr>
          <w:lang w:val="en-GB"/>
          <w:rPrChange w:id="1117" w:author="Anna Gårdmark" w:date="2020-01-13T08:20:00Z">
            <w:rPr/>
          </w:rPrChange>
        </w:rPr>
      </w:pPr>
      <w:r w:rsidRPr="00EE1CF3">
        <w:rPr>
          <w:lang w:val="en-GB"/>
          <w:rPrChange w:id="1118" w:author="Anna Gårdmark" w:date="2020-01-13T08:20:00Z">
            <w:rPr/>
          </w:rPrChange>
        </w:rPr>
        <w:t xml:space="preserve">Huey, R.B. &amp; Kingsolver, J.G. (2019). Climate Warming, Resource Availability, and the Metabolic Meltdown of Ectotherms. </w:t>
      </w:r>
      <w:r w:rsidRPr="00EE1CF3">
        <w:rPr>
          <w:i/>
          <w:iCs/>
          <w:lang w:val="en-GB"/>
          <w:rPrChange w:id="1119" w:author="Anna Gårdmark" w:date="2020-01-13T08:20:00Z">
            <w:rPr>
              <w:i/>
              <w:iCs/>
            </w:rPr>
          </w:rPrChange>
        </w:rPr>
        <w:t>The American Naturalist</w:t>
      </w:r>
      <w:r w:rsidRPr="00EE1CF3">
        <w:rPr>
          <w:lang w:val="en-GB"/>
          <w:rPrChange w:id="1120" w:author="Anna Gårdmark" w:date="2020-01-13T08:20:00Z">
            <w:rPr/>
          </w:rPrChange>
        </w:rPr>
        <w:t>, 194, E140–E150.</w:t>
      </w:r>
    </w:p>
    <w:p w14:paraId="002E9B8E" w14:textId="77777777" w:rsidR="00DF23F5" w:rsidRPr="00EE1CF3" w:rsidRDefault="00DF23F5" w:rsidP="00DF23F5">
      <w:pPr>
        <w:pStyle w:val="Litteraturfrteckning"/>
        <w:rPr>
          <w:lang w:val="en-GB"/>
          <w:rPrChange w:id="1121" w:author="Anna Gårdmark" w:date="2020-01-13T08:20:00Z">
            <w:rPr/>
          </w:rPrChange>
        </w:rPr>
      </w:pPr>
      <w:r w:rsidRPr="00EE1CF3">
        <w:rPr>
          <w:lang w:val="en-GB"/>
          <w:rPrChange w:id="1122" w:author="Anna Gårdmark" w:date="2020-01-13T08:20:00Z">
            <w:rPr/>
          </w:rPrChange>
        </w:rPr>
        <w:t xml:space="preserve">ICES. (2013). </w:t>
      </w:r>
      <w:r w:rsidRPr="00EE1CF3">
        <w:rPr>
          <w:i/>
          <w:iCs/>
          <w:lang w:val="en-GB"/>
          <w:rPrChange w:id="1123" w:author="Anna Gårdmark" w:date="2020-01-13T08:20:00Z">
            <w:rPr>
              <w:i/>
              <w:iCs/>
            </w:rPr>
          </w:rPrChange>
        </w:rPr>
        <w:t>Report of the Baltic Fisheries Assessment Working Group (WGBFAS)</w:t>
      </w:r>
      <w:r w:rsidRPr="00EE1CF3">
        <w:rPr>
          <w:lang w:val="en-GB"/>
          <w:rPrChange w:id="1124" w:author="Anna Gårdmark" w:date="2020-01-13T08:20:00Z">
            <w:rPr/>
          </w:rPrChange>
        </w:rPr>
        <w:t xml:space="preserve"> ( No. ICES CM 2013/ACOM:10.). 10-17 April 2013 ICES Headquarters, Copenhagen.</w:t>
      </w:r>
    </w:p>
    <w:p w14:paraId="17123A41" w14:textId="77777777" w:rsidR="00DF23F5" w:rsidRPr="00EE1CF3" w:rsidRDefault="00DF23F5" w:rsidP="00DF23F5">
      <w:pPr>
        <w:pStyle w:val="Litteraturfrteckning"/>
        <w:rPr>
          <w:lang w:val="en-GB"/>
          <w:rPrChange w:id="1125" w:author="Anna Gårdmark" w:date="2020-01-13T08:20:00Z">
            <w:rPr/>
          </w:rPrChange>
        </w:rPr>
      </w:pPr>
      <w:r w:rsidRPr="00EE1CF3">
        <w:rPr>
          <w:lang w:val="en-GB"/>
          <w:rPrChange w:id="1126" w:author="Anna Gårdmark" w:date="2020-01-13T08:20:00Z">
            <w:rPr/>
          </w:rPrChange>
        </w:rPr>
        <w:t xml:space="preserve">ICES. (2015). </w:t>
      </w:r>
      <w:r w:rsidRPr="00EE1CF3">
        <w:rPr>
          <w:i/>
          <w:iCs/>
          <w:lang w:val="en-GB"/>
          <w:rPrChange w:id="1127" w:author="Anna Gårdmark" w:date="2020-01-13T08:20:00Z">
            <w:rPr>
              <w:i/>
              <w:iCs/>
            </w:rPr>
          </w:rPrChange>
        </w:rPr>
        <w:t>Report of the Baltic Fisheries Assessment Working Group (WGBFAS)</w:t>
      </w:r>
      <w:r w:rsidRPr="00EE1CF3">
        <w:rPr>
          <w:lang w:val="en-GB"/>
          <w:rPrChange w:id="1128" w:author="Anna Gårdmark" w:date="2020-01-13T08:20:00Z">
            <w:rPr/>
          </w:rPrChange>
        </w:rPr>
        <w:t xml:space="preserve"> ( No. ICES CM 2015/ACOM:10). 14-21 April 2015 ICES Headquarters, Copenhagen.</w:t>
      </w:r>
    </w:p>
    <w:p w14:paraId="315194C6" w14:textId="77777777" w:rsidR="00DF23F5" w:rsidRPr="00EE1CF3" w:rsidRDefault="00DF23F5" w:rsidP="00DF23F5">
      <w:pPr>
        <w:pStyle w:val="Litteraturfrteckning"/>
        <w:rPr>
          <w:lang w:val="en-GB"/>
          <w:rPrChange w:id="1129" w:author="Anna Gårdmark" w:date="2020-01-13T08:20:00Z">
            <w:rPr/>
          </w:rPrChange>
        </w:rPr>
      </w:pPr>
      <w:r w:rsidRPr="00EE1CF3">
        <w:rPr>
          <w:lang w:val="en-GB"/>
          <w:rPrChange w:id="1130" w:author="Anna Gårdmark" w:date="2020-01-13T08:20:00Z">
            <w:rPr/>
          </w:rPrChange>
        </w:rPr>
        <w:t xml:space="preserve">Jacobsen, N.S., Burgess, M.G. &amp; Andersen, K.H. (2017). Efficiency of fisheries is increasing at the ecosystem level. </w:t>
      </w:r>
      <w:r w:rsidRPr="00EE1CF3">
        <w:rPr>
          <w:i/>
          <w:iCs/>
          <w:lang w:val="en-GB"/>
          <w:rPrChange w:id="1131" w:author="Anna Gårdmark" w:date="2020-01-13T08:20:00Z">
            <w:rPr>
              <w:i/>
              <w:iCs/>
            </w:rPr>
          </w:rPrChange>
        </w:rPr>
        <w:t>Fish and Fisheries</w:t>
      </w:r>
      <w:r w:rsidRPr="00EE1CF3">
        <w:rPr>
          <w:lang w:val="en-GB"/>
          <w:rPrChange w:id="1132" w:author="Anna Gårdmark" w:date="2020-01-13T08:20:00Z">
            <w:rPr/>
          </w:rPrChange>
        </w:rPr>
        <w:t>, 18, 199–211.</w:t>
      </w:r>
    </w:p>
    <w:p w14:paraId="21C54AE0" w14:textId="77777777" w:rsidR="00DF23F5" w:rsidRPr="00EE1CF3" w:rsidRDefault="00DF23F5" w:rsidP="00DF23F5">
      <w:pPr>
        <w:pStyle w:val="Litteraturfrteckning"/>
        <w:rPr>
          <w:lang w:val="en-GB"/>
          <w:rPrChange w:id="1133" w:author="Anna Gårdmark" w:date="2020-01-13T08:20:00Z">
            <w:rPr/>
          </w:rPrChange>
        </w:rPr>
      </w:pPr>
      <w:r w:rsidRPr="00EE1CF3">
        <w:rPr>
          <w:lang w:val="en-GB"/>
          <w:rPrChange w:id="1134" w:author="Anna Gårdmark" w:date="2020-01-13T08:20:00Z">
            <w:rPr/>
          </w:rPrChange>
        </w:rPr>
        <w:t xml:space="preserve">Jennings, S. &amp; Collingridge, K. (2015). Predicting consumer biomass, size-structure, production, catch potential, responses to fishing and associated uncertainties in the world’s marine ecosystems. </w:t>
      </w:r>
      <w:r w:rsidRPr="00EE1CF3">
        <w:rPr>
          <w:i/>
          <w:iCs/>
          <w:lang w:val="en-GB"/>
          <w:rPrChange w:id="1135" w:author="Anna Gårdmark" w:date="2020-01-13T08:20:00Z">
            <w:rPr>
              <w:i/>
              <w:iCs/>
            </w:rPr>
          </w:rPrChange>
        </w:rPr>
        <w:t>PLoS ONE</w:t>
      </w:r>
      <w:r w:rsidRPr="00EE1CF3">
        <w:rPr>
          <w:lang w:val="en-GB"/>
          <w:rPrChange w:id="1136" w:author="Anna Gårdmark" w:date="2020-01-13T08:20:00Z">
            <w:rPr/>
          </w:rPrChange>
        </w:rPr>
        <w:t>, 10, 1–28.</w:t>
      </w:r>
    </w:p>
    <w:p w14:paraId="28D6425A" w14:textId="77777777" w:rsidR="00DF23F5" w:rsidRPr="00EE1CF3" w:rsidRDefault="00DF23F5" w:rsidP="00DF23F5">
      <w:pPr>
        <w:pStyle w:val="Litteraturfrteckning"/>
        <w:rPr>
          <w:lang w:val="en-GB"/>
          <w:rPrChange w:id="1137" w:author="Anna Gårdmark" w:date="2020-01-13T08:20:00Z">
            <w:rPr/>
          </w:rPrChange>
        </w:rPr>
      </w:pPr>
      <w:r w:rsidRPr="00EE1CF3">
        <w:rPr>
          <w:lang w:val="en-GB"/>
          <w:rPrChange w:id="1138" w:author="Anna Gårdmark" w:date="2020-01-13T08:20:00Z">
            <w:rPr/>
          </w:rPrChange>
        </w:rPr>
        <w:t xml:space="preserve">Jutfelt, F., Norin, T., Ern, R., Overgaard, J., Wang, T., McKenzie, D.J., </w:t>
      </w:r>
      <w:r w:rsidRPr="00EE1CF3">
        <w:rPr>
          <w:i/>
          <w:iCs/>
          <w:lang w:val="en-GB"/>
          <w:rPrChange w:id="1139" w:author="Anna Gårdmark" w:date="2020-01-13T08:20:00Z">
            <w:rPr>
              <w:i/>
              <w:iCs/>
            </w:rPr>
          </w:rPrChange>
        </w:rPr>
        <w:t>et al.</w:t>
      </w:r>
      <w:r w:rsidRPr="00EE1CF3">
        <w:rPr>
          <w:lang w:val="en-GB"/>
          <w:rPrChange w:id="1140" w:author="Anna Gårdmark" w:date="2020-01-13T08:20:00Z">
            <w:rPr/>
          </w:rPrChange>
        </w:rPr>
        <w:t xml:space="preserve"> (2018). Oxygen- and capacity-limited thermal tolerance: blurring ecology and physiology. </w:t>
      </w:r>
      <w:r w:rsidRPr="00EE1CF3">
        <w:rPr>
          <w:i/>
          <w:iCs/>
          <w:lang w:val="en-GB"/>
          <w:rPrChange w:id="1141" w:author="Anna Gårdmark" w:date="2020-01-13T08:20:00Z">
            <w:rPr>
              <w:i/>
              <w:iCs/>
            </w:rPr>
          </w:rPrChange>
        </w:rPr>
        <w:t>Journal of Experimental Biology</w:t>
      </w:r>
      <w:r w:rsidRPr="00EE1CF3">
        <w:rPr>
          <w:lang w:val="en-GB"/>
          <w:rPrChange w:id="1142" w:author="Anna Gårdmark" w:date="2020-01-13T08:20:00Z">
            <w:rPr/>
          </w:rPrChange>
        </w:rPr>
        <w:t>, 221.</w:t>
      </w:r>
    </w:p>
    <w:p w14:paraId="3EBC3B68" w14:textId="77777777" w:rsidR="00DF23F5" w:rsidRPr="00EE1CF3" w:rsidRDefault="00DF23F5" w:rsidP="00DF23F5">
      <w:pPr>
        <w:pStyle w:val="Litteraturfrteckning"/>
        <w:rPr>
          <w:lang w:val="en-GB"/>
          <w:rPrChange w:id="1143" w:author="Anna Gårdmark" w:date="2020-01-13T08:20:00Z">
            <w:rPr/>
          </w:rPrChange>
        </w:rPr>
      </w:pPr>
      <w:r w:rsidRPr="00EE1CF3">
        <w:rPr>
          <w:lang w:val="en-GB"/>
          <w:rPrChange w:id="1144" w:author="Anna Gårdmark" w:date="2020-01-13T08:20:00Z">
            <w:rPr/>
          </w:rPrChange>
        </w:rPr>
        <w:t xml:space="preserve">Lefevre, S., McKenzie, D.J. &amp; Nilsson, G.E. (2018). In modelling effects of global warming, invalid assumptions lead to unrealistic projections. </w:t>
      </w:r>
      <w:r w:rsidRPr="00EE1CF3">
        <w:rPr>
          <w:i/>
          <w:iCs/>
          <w:lang w:val="en-GB"/>
          <w:rPrChange w:id="1145" w:author="Anna Gårdmark" w:date="2020-01-13T08:20:00Z">
            <w:rPr>
              <w:i/>
              <w:iCs/>
            </w:rPr>
          </w:rPrChange>
        </w:rPr>
        <w:t>Global Change Biology</w:t>
      </w:r>
      <w:r w:rsidRPr="00EE1CF3">
        <w:rPr>
          <w:lang w:val="en-GB"/>
          <w:rPrChange w:id="1146" w:author="Anna Gårdmark" w:date="2020-01-13T08:20:00Z">
            <w:rPr/>
          </w:rPrChange>
        </w:rPr>
        <w:t>, 24, 553–556.</w:t>
      </w:r>
    </w:p>
    <w:p w14:paraId="563FCDE9" w14:textId="77777777" w:rsidR="00DF23F5" w:rsidRPr="00EE1CF3" w:rsidRDefault="00DF23F5" w:rsidP="00DF23F5">
      <w:pPr>
        <w:pStyle w:val="Litteraturfrteckning"/>
        <w:rPr>
          <w:lang w:val="en-GB"/>
          <w:rPrChange w:id="1147" w:author="Anna Gårdmark" w:date="2020-01-13T08:20:00Z">
            <w:rPr/>
          </w:rPrChange>
        </w:rPr>
      </w:pPr>
      <w:r w:rsidRPr="00EE1CF3">
        <w:rPr>
          <w:lang w:val="en-GB"/>
          <w:rPrChange w:id="1148" w:author="Anna Gårdmark" w:date="2020-01-13T08:20:00Z">
            <w:rPr/>
          </w:rPrChange>
        </w:rPr>
        <w:t xml:space="preserve">Lotze, H.K., Tittensor, D.P., Bryndum-Buchholz, A., Eddy, T.D., Cheung, W.W.L., Galbraith, E.D., </w:t>
      </w:r>
      <w:r w:rsidRPr="00EE1CF3">
        <w:rPr>
          <w:i/>
          <w:iCs/>
          <w:lang w:val="en-GB"/>
          <w:rPrChange w:id="1149" w:author="Anna Gårdmark" w:date="2020-01-13T08:20:00Z">
            <w:rPr>
              <w:i/>
              <w:iCs/>
            </w:rPr>
          </w:rPrChange>
        </w:rPr>
        <w:t>et al.</w:t>
      </w:r>
      <w:r w:rsidRPr="00EE1CF3">
        <w:rPr>
          <w:lang w:val="en-GB"/>
          <w:rPrChange w:id="1150" w:author="Anna Gårdmark" w:date="2020-01-13T08:20:00Z">
            <w:rPr/>
          </w:rPrChange>
        </w:rPr>
        <w:t xml:space="preserve"> (2019). Global ensemble projections reveal trophic amplification of ocean biomass declines with climate change. </w:t>
      </w:r>
      <w:r w:rsidRPr="00EE1CF3">
        <w:rPr>
          <w:i/>
          <w:iCs/>
          <w:lang w:val="en-GB"/>
          <w:rPrChange w:id="1151" w:author="Anna Gårdmark" w:date="2020-01-13T08:20:00Z">
            <w:rPr>
              <w:i/>
              <w:iCs/>
            </w:rPr>
          </w:rPrChange>
        </w:rPr>
        <w:t>Proceedings of the National Academy of Sciences</w:t>
      </w:r>
      <w:r w:rsidRPr="00EE1CF3">
        <w:rPr>
          <w:lang w:val="en-GB"/>
          <w:rPrChange w:id="1152" w:author="Anna Gårdmark" w:date="2020-01-13T08:20:00Z">
            <w:rPr/>
          </w:rPrChange>
        </w:rPr>
        <w:t>, 116, 12907–12912.</w:t>
      </w:r>
    </w:p>
    <w:p w14:paraId="68CB4845" w14:textId="77777777" w:rsidR="00DF23F5" w:rsidRPr="00EE1CF3" w:rsidRDefault="00DF23F5" w:rsidP="00DF23F5">
      <w:pPr>
        <w:pStyle w:val="Litteraturfrteckning"/>
        <w:rPr>
          <w:lang w:val="en-GB"/>
          <w:rPrChange w:id="1153" w:author="Anna Gårdmark" w:date="2020-01-13T08:20:00Z">
            <w:rPr/>
          </w:rPrChange>
        </w:rPr>
      </w:pPr>
      <w:r w:rsidRPr="00EE1CF3">
        <w:rPr>
          <w:lang w:val="en-GB"/>
          <w:rPrChange w:id="1154" w:author="Anna Gårdmark" w:date="2020-01-13T08:20:00Z">
            <w:rPr/>
          </w:rPrChange>
        </w:rPr>
        <w:t xml:space="preserve">McCauley, D.J., Pinsky, M.L., Palumbi, S.R., Estes, J.A., Joyce, F.H. &amp; Warner, R.R. (2015). Marine defaunation: Animal loss in the global ocean. </w:t>
      </w:r>
      <w:r w:rsidRPr="00EE1CF3">
        <w:rPr>
          <w:i/>
          <w:iCs/>
          <w:lang w:val="en-GB"/>
          <w:rPrChange w:id="1155" w:author="Anna Gårdmark" w:date="2020-01-13T08:20:00Z">
            <w:rPr>
              <w:i/>
              <w:iCs/>
            </w:rPr>
          </w:rPrChange>
        </w:rPr>
        <w:t>Science</w:t>
      </w:r>
      <w:r w:rsidRPr="00EE1CF3">
        <w:rPr>
          <w:lang w:val="en-GB"/>
          <w:rPrChange w:id="1156" w:author="Anna Gårdmark" w:date="2020-01-13T08:20:00Z">
            <w:rPr/>
          </w:rPrChange>
        </w:rPr>
        <w:t>, 347.</w:t>
      </w:r>
    </w:p>
    <w:p w14:paraId="59A07D18" w14:textId="77777777" w:rsidR="00DF23F5" w:rsidRPr="00EE1CF3" w:rsidRDefault="00DF23F5" w:rsidP="00DF23F5">
      <w:pPr>
        <w:pStyle w:val="Litteraturfrteckning"/>
        <w:rPr>
          <w:lang w:val="en-GB"/>
          <w:rPrChange w:id="1157" w:author="Anna Gårdmark" w:date="2020-01-13T08:20:00Z">
            <w:rPr/>
          </w:rPrChange>
        </w:rPr>
      </w:pPr>
      <w:r w:rsidRPr="00EE1CF3">
        <w:rPr>
          <w:lang w:val="en-GB"/>
          <w:rPrChange w:id="1158" w:author="Anna Gårdmark" w:date="2020-01-13T08:20:00Z">
            <w:rPr/>
          </w:rPrChange>
        </w:rPr>
        <w:t xml:space="preserve">Metz, J.A.J. &amp; Diekmann, O. (1986). </w:t>
      </w:r>
      <w:r w:rsidRPr="00EE1CF3">
        <w:rPr>
          <w:i/>
          <w:iCs/>
          <w:lang w:val="en-GB"/>
          <w:rPrChange w:id="1159" w:author="Anna Gårdmark" w:date="2020-01-13T08:20:00Z">
            <w:rPr>
              <w:i/>
              <w:iCs/>
            </w:rPr>
          </w:rPrChange>
        </w:rPr>
        <w:t>The dynamics of physiologically structured populations</w:t>
      </w:r>
      <w:r w:rsidRPr="00EE1CF3">
        <w:rPr>
          <w:lang w:val="en-GB"/>
          <w:rPrChange w:id="1160" w:author="Anna Gårdmark" w:date="2020-01-13T08:20:00Z">
            <w:rPr/>
          </w:rPrChange>
        </w:rPr>
        <w:t>. Springer-Verlag, Heidelberg, Germany.</w:t>
      </w:r>
    </w:p>
    <w:p w14:paraId="7CEBEF7C" w14:textId="77777777" w:rsidR="00DF23F5" w:rsidRPr="00EE1CF3" w:rsidRDefault="00DF23F5" w:rsidP="00DF23F5">
      <w:pPr>
        <w:pStyle w:val="Litteraturfrteckning"/>
        <w:rPr>
          <w:lang w:val="en-GB"/>
          <w:rPrChange w:id="1161" w:author="Anna Gårdmark" w:date="2020-01-13T08:20:00Z">
            <w:rPr/>
          </w:rPrChange>
        </w:rPr>
      </w:pPr>
      <w:r w:rsidRPr="00EE1CF3">
        <w:rPr>
          <w:lang w:val="en-GB"/>
          <w:rPrChange w:id="1162" w:author="Anna Gårdmark" w:date="2020-01-13T08:20:00Z">
            <w:rPr/>
          </w:rPrChange>
        </w:rPr>
        <w:t xml:space="preserve">Mion, M., Thorsen, A., Vitale, F., Dierking, J., Herrmann, J.P., Huwer, B., </w:t>
      </w:r>
      <w:r w:rsidRPr="00EE1CF3">
        <w:rPr>
          <w:i/>
          <w:iCs/>
          <w:lang w:val="en-GB"/>
          <w:rPrChange w:id="1163" w:author="Anna Gårdmark" w:date="2020-01-13T08:20:00Z">
            <w:rPr>
              <w:i/>
              <w:iCs/>
            </w:rPr>
          </w:rPrChange>
        </w:rPr>
        <w:t>et al.</w:t>
      </w:r>
      <w:r w:rsidRPr="00EE1CF3">
        <w:rPr>
          <w:lang w:val="en-GB"/>
          <w:rPrChange w:id="1164" w:author="Anna Gårdmark" w:date="2020-01-13T08:20:00Z">
            <w:rPr/>
          </w:rPrChange>
        </w:rPr>
        <w:t xml:space="preserve"> (2018). Effect of fish length and nutritional condition on the fecundity of distressed Atlantic cod </w:t>
      </w:r>
      <w:r w:rsidRPr="00EE1CF3">
        <w:rPr>
          <w:i/>
          <w:iCs/>
          <w:lang w:val="en-GB"/>
          <w:rPrChange w:id="1165" w:author="Anna Gårdmark" w:date="2020-01-13T08:20:00Z">
            <w:rPr>
              <w:i/>
              <w:iCs/>
            </w:rPr>
          </w:rPrChange>
        </w:rPr>
        <w:t>Gadus morhua</w:t>
      </w:r>
      <w:r w:rsidRPr="00EE1CF3">
        <w:rPr>
          <w:lang w:val="en-GB"/>
          <w:rPrChange w:id="1166" w:author="Anna Gårdmark" w:date="2020-01-13T08:20:00Z">
            <w:rPr/>
          </w:rPrChange>
        </w:rPr>
        <w:t xml:space="preserve"> from the Baltic Sea: POTENTIAL FECUNDITY OF BALTIC </w:t>
      </w:r>
      <w:r w:rsidRPr="00EE1CF3">
        <w:rPr>
          <w:i/>
          <w:iCs/>
          <w:lang w:val="en-GB"/>
          <w:rPrChange w:id="1167" w:author="Anna Gårdmark" w:date="2020-01-13T08:20:00Z">
            <w:rPr>
              <w:i/>
              <w:iCs/>
            </w:rPr>
          </w:rPrChange>
        </w:rPr>
        <w:t>G. MORHUA</w:t>
      </w:r>
      <w:r w:rsidRPr="00EE1CF3">
        <w:rPr>
          <w:lang w:val="en-GB"/>
          <w:rPrChange w:id="1168" w:author="Anna Gårdmark" w:date="2020-01-13T08:20:00Z">
            <w:rPr/>
          </w:rPrChange>
        </w:rPr>
        <w:t xml:space="preserve">. </w:t>
      </w:r>
      <w:r w:rsidRPr="00EE1CF3">
        <w:rPr>
          <w:i/>
          <w:iCs/>
          <w:lang w:val="en-GB"/>
          <w:rPrChange w:id="1169" w:author="Anna Gårdmark" w:date="2020-01-13T08:20:00Z">
            <w:rPr>
              <w:i/>
              <w:iCs/>
            </w:rPr>
          </w:rPrChange>
        </w:rPr>
        <w:t>Journal of Fish Biology</w:t>
      </w:r>
      <w:r w:rsidRPr="00EE1CF3">
        <w:rPr>
          <w:lang w:val="en-GB"/>
          <w:rPrChange w:id="1170" w:author="Anna Gårdmark" w:date="2020-01-13T08:20:00Z">
            <w:rPr/>
          </w:rPrChange>
        </w:rPr>
        <w:t>, 92, 1016–1034.</w:t>
      </w:r>
    </w:p>
    <w:p w14:paraId="024F6C39" w14:textId="77777777" w:rsidR="00DF23F5" w:rsidRPr="00DF23F5" w:rsidRDefault="00DF23F5" w:rsidP="00DF23F5">
      <w:pPr>
        <w:pStyle w:val="Litteraturfrteckning"/>
      </w:pPr>
      <w:r w:rsidRPr="00EE1CF3">
        <w:rPr>
          <w:lang w:val="en-GB"/>
          <w:rPrChange w:id="1171" w:author="Anna Gårdmark" w:date="2020-01-13T08:20:00Z">
            <w:rPr/>
          </w:rPrChange>
        </w:rPr>
        <w:t xml:space="preserve">Neubauer, P. &amp; Andersen, K.H. (2019). Thermal performance of fish is explained by an interplay between physiology, behaviour and ecology. </w:t>
      </w:r>
      <w:r w:rsidRPr="00DF23F5">
        <w:rPr>
          <w:i/>
          <w:iCs/>
        </w:rPr>
        <w:t>Conserv Physiol</w:t>
      </w:r>
      <w:r w:rsidRPr="00DF23F5">
        <w:t>, 7.</w:t>
      </w:r>
    </w:p>
    <w:p w14:paraId="3BF78A11" w14:textId="77777777" w:rsidR="00DF23F5" w:rsidRPr="00EE1CF3" w:rsidRDefault="00DF23F5" w:rsidP="00DF23F5">
      <w:pPr>
        <w:pStyle w:val="Litteraturfrteckning"/>
        <w:rPr>
          <w:lang w:val="en-GB"/>
          <w:rPrChange w:id="1172" w:author="Anna Gårdmark" w:date="2020-01-13T08:20:00Z">
            <w:rPr/>
          </w:rPrChange>
        </w:rPr>
      </w:pPr>
      <w:r w:rsidRPr="00DF23F5">
        <w:t xml:space="preserve">Neuenfeldt, S., Bartolino, V., Orio, A., Andersen, K.H., Andersen, N.G., Niiranen, S., </w:t>
      </w:r>
      <w:r w:rsidRPr="00DF23F5">
        <w:rPr>
          <w:i/>
          <w:iCs/>
        </w:rPr>
        <w:t>et al.</w:t>
      </w:r>
      <w:r w:rsidRPr="00DF23F5">
        <w:t xml:space="preserve"> </w:t>
      </w:r>
      <w:r w:rsidRPr="00EE1CF3">
        <w:rPr>
          <w:lang w:val="en-GB"/>
          <w:rPrChange w:id="1173" w:author="Anna Gårdmark" w:date="2020-01-13T08:20:00Z">
            <w:rPr/>
          </w:rPrChange>
        </w:rPr>
        <w:t xml:space="preserve">(2019). Feeding and growth of Atlantic cod (Gadus morhua L.) in the eastern Baltic Sea under environmental change. </w:t>
      </w:r>
      <w:r w:rsidRPr="00EE1CF3">
        <w:rPr>
          <w:i/>
          <w:iCs/>
          <w:lang w:val="en-GB"/>
          <w:rPrChange w:id="1174" w:author="Anna Gårdmark" w:date="2020-01-13T08:20:00Z">
            <w:rPr>
              <w:i/>
              <w:iCs/>
            </w:rPr>
          </w:rPrChange>
        </w:rPr>
        <w:t>ICES Journal of Marine Science</w:t>
      </w:r>
      <w:r w:rsidRPr="00EE1CF3">
        <w:rPr>
          <w:lang w:val="en-GB"/>
          <w:rPrChange w:id="1175" w:author="Anna Gårdmark" w:date="2020-01-13T08:20:00Z">
            <w:rPr/>
          </w:rPrChange>
        </w:rPr>
        <w:t>, fsz224.</w:t>
      </w:r>
    </w:p>
    <w:p w14:paraId="22789355" w14:textId="77777777" w:rsidR="00DF23F5" w:rsidRPr="00EE1CF3" w:rsidRDefault="00DF23F5" w:rsidP="00DF23F5">
      <w:pPr>
        <w:pStyle w:val="Litteraturfrteckning"/>
        <w:rPr>
          <w:lang w:val="en-GB"/>
          <w:rPrChange w:id="1176" w:author="Anna Gårdmark" w:date="2020-01-13T08:20:00Z">
            <w:rPr/>
          </w:rPrChange>
        </w:rPr>
      </w:pPr>
      <w:r w:rsidRPr="00EE1CF3">
        <w:rPr>
          <w:lang w:val="en-GB"/>
          <w:rPrChange w:id="1177" w:author="Anna Gårdmark" w:date="2020-01-13T08:20:00Z">
            <w:rPr/>
          </w:rPrChange>
        </w:rPr>
        <w:t xml:space="preserve">Pauly, D. (1980). On the interrelationships between natural mortality, growth parameters, and mean environmental temperature in 175 fish stocks. </w:t>
      </w:r>
      <w:r w:rsidRPr="00EE1CF3">
        <w:rPr>
          <w:i/>
          <w:iCs/>
          <w:lang w:val="en-GB"/>
          <w:rPrChange w:id="1178" w:author="Anna Gårdmark" w:date="2020-01-13T08:20:00Z">
            <w:rPr>
              <w:i/>
              <w:iCs/>
            </w:rPr>
          </w:rPrChange>
        </w:rPr>
        <w:t>ICES Journal of Marine Science</w:t>
      </w:r>
      <w:r w:rsidRPr="00EE1CF3">
        <w:rPr>
          <w:lang w:val="en-GB"/>
          <w:rPrChange w:id="1179" w:author="Anna Gårdmark" w:date="2020-01-13T08:20:00Z">
            <w:rPr/>
          </w:rPrChange>
        </w:rPr>
        <w:t>, 39, 175–192.</w:t>
      </w:r>
    </w:p>
    <w:p w14:paraId="06B8F69B" w14:textId="77777777" w:rsidR="00DF23F5" w:rsidRPr="00EE1CF3" w:rsidRDefault="00DF23F5" w:rsidP="00DF23F5">
      <w:pPr>
        <w:pStyle w:val="Litteraturfrteckning"/>
        <w:rPr>
          <w:lang w:val="en-GB"/>
          <w:rPrChange w:id="1180" w:author="Anna Gårdmark" w:date="2020-01-13T08:20:00Z">
            <w:rPr/>
          </w:rPrChange>
        </w:rPr>
      </w:pPr>
      <w:r w:rsidRPr="00EE1CF3">
        <w:rPr>
          <w:lang w:val="en-GB"/>
          <w:rPrChange w:id="1181" w:author="Anna Gårdmark" w:date="2020-01-13T08:20:00Z">
            <w:rPr/>
          </w:rPrChange>
        </w:rPr>
        <w:t xml:space="preserve">Persson, L. &amp; De Roos, A.M. (2013). Symmetry breaking in ecological systems through different energy efficiencies of juveniles and adults. </w:t>
      </w:r>
      <w:r w:rsidRPr="00EE1CF3">
        <w:rPr>
          <w:i/>
          <w:iCs/>
          <w:lang w:val="en-GB"/>
          <w:rPrChange w:id="1182" w:author="Anna Gårdmark" w:date="2020-01-13T08:20:00Z">
            <w:rPr>
              <w:i/>
              <w:iCs/>
            </w:rPr>
          </w:rPrChange>
        </w:rPr>
        <w:t>Ecology</w:t>
      </w:r>
      <w:r w:rsidRPr="00EE1CF3">
        <w:rPr>
          <w:lang w:val="en-GB"/>
          <w:rPrChange w:id="1183" w:author="Anna Gårdmark" w:date="2020-01-13T08:20:00Z">
            <w:rPr/>
          </w:rPrChange>
        </w:rPr>
        <w:t>, 94, 1487–1498.</w:t>
      </w:r>
    </w:p>
    <w:p w14:paraId="00D939CE" w14:textId="77777777" w:rsidR="00DF23F5" w:rsidRPr="00EE1CF3" w:rsidRDefault="00DF23F5" w:rsidP="00DF23F5">
      <w:pPr>
        <w:pStyle w:val="Litteraturfrteckning"/>
        <w:rPr>
          <w:lang w:val="en-GB"/>
          <w:rPrChange w:id="1184" w:author="Anna Gårdmark" w:date="2020-01-13T08:20:00Z">
            <w:rPr/>
          </w:rPrChange>
        </w:rPr>
      </w:pPr>
      <w:r w:rsidRPr="00EE1CF3">
        <w:rPr>
          <w:lang w:val="en-GB"/>
          <w:rPrChange w:id="1185" w:author="Anna Gårdmark" w:date="2020-01-13T08:20:00Z">
            <w:rPr/>
          </w:rPrChange>
        </w:rPr>
        <w:t xml:space="preserve">Pinsky, M.L., Worm, B., Fogarty, M.J., Sarmiento, J.L. &amp; Levin, S.A. (2013). Marine Taxa Track Local Climate Velocities. </w:t>
      </w:r>
      <w:r w:rsidRPr="00EE1CF3">
        <w:rPr>
          <w:i/>
          <w:iCs/>
          <w:lang w:val="en-GB"/>
          <w:rPrChange w:id="1186" w:author="Anna Gårdmark" w:date="2020-01-13T08:20:00Z">
            <w:rPr>
              <w:i/>
              <w:iCs/>
            </w:rPr>
          </w:rPrChange>
        </w:rPr>
        <w:t>Science</w:t>
      </w:r>
      <w:r w:rsidRPr="00EE1CF3">
        <w:rPr>
          <w:lang w:val="en-GB"/>
          <w:rPrChange w:id="1187" w:author="Anna Gårdmark" w:date="2020-01-13T08:20:00Z">
            <w:rPr/>
          </w:rPrChange>
        </w:rPr>
        <w:t>, 341, 1239–1242.</w:t>
      </w:r>
    </w:p>
    <w:p w14:paraId="288B4EBB" w14:textId="77777777" w:rsidR="00DF23F5" w:rsidRPr="00EE1CF3" w:rsidRDefault="00DF23F5" w:rsidP="00DF23F5">
      <w:pPr>
        <w:pStyle w:val="Litteraturfrteckning"/>
        <w:rPr>
          <w:lang w:val="en-GB"/>
          <w:rPrChange w:id="1188" w:author="Anna Gårdmark" w:date="2020-01-13T08:20:00Z">
            <w:rPr/>
          </w:rPrChange>
        </w:rPr>
      </w:pPr>
      <w:r w:rsidRPr="00EE1CF3">
        <w:rPr>
          <w:lang w:val="en-GB"/>
          <w:rPrChange w:id="1189" w:author="Anna Gårdmark" w:date="2020-01-13T08:20:00Z">
            <w:rPr/>
          </w:rPrChange>
        </w:rPr>
        <w:t xml:space="preserve">Pontavice, H. du, Gascuel, D., Reygondeau, G., Maureaud, A. &amp; Cheung, W.W.L. (2019). Climate change undermines the global functioning of marine food webs. </w:t>
      </w:r>
      <w:r w:rsidRPr="00EE1CF3">
        <w:rPr>
          <w:i/>
          <w:iCs/>
          <w:lang w:val="en-GB"/>
          <w:rPrChange w:id="1190" w:author="Anna Gårdmark" w:date="2020-01-13T08:20:00Z">
            <w:rPr>
              <w:i/>
              <w:iCs/>
            </w:rPr>
          </w:rPrChange>
        </w:rPr>
        <w:t>Global Change Biology</w:t>
      </w:r>
      <w:r w:rsidRPr="00EE1CF3">
        <w:rPr>
          <w:lang w:val="en-GB"/>
          <w:rPrChange w:id="1191" w:author="Anna Gårdmark" w:date="2020-01-13T08:20:00Z">
            <w:rPr/>
          </w:rPrChange>
        </w:rPr>
        <w:t>.</w:t>
      </w:r>
    </w:p>
    <w:p w14:paraId="03582CF0" w14:textId="77777777" w:rsidR="00DF23F5" w:rsidRPr="00EE1CF3" w:rsidRDefault="00DF23F5" w:rsidP="00DF23F5">
      <w:pPr>
        <w:pStyle w:val="Litteraturfrteckning"/>
        <w:rPr>
          <w:lang w:val="en-GB"/>
          <w:rPrChange w:id="1192" w:author="Anna Gårdmark" w:date="2020-01-13T08:20:00Z">
            <w:rPr/>
          </w:rPrChange>
        </w:rPr>
      </w:pPr>
      <w:r w:rsidRPr="00EE1CF3">
        <w:rPr>
          <w:lang w:val="en-GB"/>
          <w:rPrChange w:id="1193" w:author="Anna Gårdmark" w:date="2020-01-13T08:20:00Z">
            <w:rPr/>
          </w:rPrChange>
        </w:rPr>
        <w:t xml:space="preserve">R Core Team. (2018). </w:t>
      </w:r>
      <w:r w:rsidRPr="00EE1CF3">
        <w:rPr>
          <w:i/>
          <w:iCs/>
          <w:lang w:val="en-GB"/>
          <w:rPrChange w:id="1194" w:author="Anna Gårdmark" w:date="2020-01-13T08:20:00Z">
            <w:rPr>
              <w:i/>
              <w:iCs/>
            </w:rPr>
          </w:rPrChange>
        </w:rPr>
        <w:t>R: A Language and Environment for Statistical Computing. R Foundation for Statistical Computing</w:t>
      </w:r>
      <w:r w:rsidRPr="00EE1CF3">
        <w:rPr>
          <w:lang w:val="en-GB"/>
          <w:rPrChange w:id="1195" w:author="Anna Gårdmark" w:date="2020-01-13T08:20:00Z">
            <w:rPr/>
          </w:rPrChange>
        </w:rPr>
        <w:t>. Vienna, Austria.</w:t>
      </w:r>
    </w:p>
    <w:p w14:paraId="68C0995C" w14:textId="77777777" w:rsidR="00DF23F5" w:rsidRPr="00EE1CF3" w:rsidRDefault="00DF23F5" w:rsidP="00DF23F5">
      <w:pPr>
        <w:pStyle w:val="Litteraturfrteckning"/>
        <w:rPr>
          <w:lang w:val="en-GB"/>
          <w:rPrChange w:id="1196" w:author="Anna Gårdmark" w:date="2020-01-13T08:20:00Z">
            <w:rPr/>
          </w:rPrChange>
        </w:rPr>
      </w:pPr>
      <w:r w:rsidRPr="00EE1CF3">
        <w:rPr>
          <w:lang w:val="en-GB"/>
          <w:rPrChange w:id="1197" w:author="Anna Gårdmark" w:date="2020-01-13T08:20:00Z">
            <w:rPr/>
          </w:rPrChange>
        </w:rPr>
        <w:t xml:space="preserve">Rall, B.C., Brose, U., Hartvig, M., Kalinkat, G., Schwarzmuller, F., Vucic-Pestic, O., </w:t>
      </w:r>
      <w:r w:rsidRPr="00EE1CF3">
        <w:rPr>
          <w:i/>
          <w:iCs/>
          <w:lang w:val="en-GB"/>
          <w:rPrChange w:id="1198" w:author="Anna Gårdmark" w:date="2020-01-13T08:20:00Z">
            <w:rPr>
              <w:i/>
              <w:iCs/>
            </w:rPr>
          </w:rPrChange>
        </w:rPr>
        <w:t>et al.</w:t>
      </w:r>
      <w:r w:rsidRPr="00EE1CF3">
        <w:rPr>
          <w:lang w:val="en-GB"/>
          <w:rPrChange w:id="1199" w:author="Anna Gårdmark" w:date="2020-01-13T08:20:00Z">
            <w:rPr/>
          </w:rPrChange>
        </w:rPr>
        <w:t xml:space="preserve"> (2012). Universal temperature and body-mass scaling of feeding rates. </w:t>
      </w:r>
      <w:r w:rsidRPr="00EE1CF3">
        <w:rPr>
          <w:i/>
          <w:iCs/>
          <w:lang w:val="en-GB"/>
          <w:rPrChange w:id="1200" w:author="Anna Gårdmark" w:date="2020-01-13T08:20:00Z">
            <w:rPr>
              <w:i/>
              <w:iCs/>
            </w:rPr>
          </w:rPrChange>
        </w:rPr>
        <w:t>Philosophical Transactions of the Royal Society of London, Series B: Biological Sciences</w:t>
      </w:r>
      <w:r w:rsidRPr="00EE1CF3">
        <w:rPr>
          <w:lang w:val="en-GB"/>
          <w:rPrChange w:id="1201" w:author="Anna Gårdmark" w:date="2020-01-13T08:20:00Z">
            <w:rPr/>
          </w:rPrChange>
        </w:rPr>
        <w:t>, 367, 2923–2934.</w:t>
      </w:r>
    </w:p>
    <w:p w14:paraId="3FC86063" w14:textId="77777777" w:rsidR="00DF23F5" w:rsidRPr="00EE1CF3" w:rsidRDefault="00DF23F5" w:rsidP="00DF23F5">
      <w:pPr>
        <w:pStyle w:val="Litteraturfrteckning"/>
        <w:rPr>
          <w:lang w:val="en-GB"/>
          <w:rPrChange w:id="1202" w:author="Anna Gårdmark" w:date="2020-01-13T08:20:00Z">
            <w:rPr/>
          </w:rPrChange>
        </w:rPr>
      </w:pPr>
      <w:r w:rsidRPr="00EE1CF3">
        <w:rPr>
          <w:lang w:val="en-GB"/>
          <w:rPrChange w:id="1203" w:author="Anna Gårdmark" w:date="2020-01-13T08:20:00Z">
            <w:rPr/>
          </w:rPrChange>
        </w:rPr>
        <w:t xml:space="preserve">Reum, J.C.P., Blanchard, J.L., Holsman, K.K., Aydin, K. &amp; Punt, A.E. (2019). Species‐specific ontogenetic diet shifts attenuate trophic cascades and lengthen food chains in exploited ecosystems. </w:t>
      </w:r>
      <w:r w:rsidRPr="00EE1CF3">
        <w:rPr>
          <w:i/>
          <w:iCs/>
          <w:lang w:val="en-GB"/>
          <w:rPrChange w:id="1204" w:author="Anna Gårdmark" w:date="2020-01-13T08:20:00Z">
            <w:rPr>
              <w:i/>
              <w:iCs/>
            </w:rPr>
          </w:rPrChange>
        </w:rPr>
        <w:t>Oikos</w:t>
      </w:r>
      <w:r w:rsidRPr="00EE1CF3">
        <w:rPr>
          <w:lang w:val="en-GB"/>
          <w:rPrChange w:id="1205" w:author="Anna Gårdmark" w:date="2020-01-13T08:20:00Z">
            <w:rPr/>
          </w:rPrChange>
        </w:rPr>
        <w:t>, 128, 1051–1064.</w:t>
      </w:r>
    </w:p>
    <w:p w14:paraId="05267ECD" w14:textId="77777777" w:rsidR="00DF23F5" w:rsidRPr="00EE1CF3" w:rsidRDefault="00DF23F5" w:rsidP="00DF23F5">
      <w:pPr>
        <w:pStyle w:val="Litteraturfrteckning"/>
        <w:rPr>
          <w:lang w:val="en-GB"/>
          <w:rPrChange w:id="1206" w:author="Anna Gårdmark" w:date="2020-01-13T08:20:00Z">
            <w:rPr/>
          </w:rPrChange>
        </w:rPr>
      </w:pPr>
      <w:r w:rsidRPr="00EE1CF3">
        <w:rPr>
          <w:lang w:val="en-GB"/>
          <w:rPrChange w:id="1207" w:author="Anna Gårdmark" w:date="2020-01-13T08:20:00Z">
            <w:rPr/>
          </w:rPrChange>
        </w:rPr>
        <w:t xml:space="preserve">Righton, D.A., Andersen, K.Haste., Neat, F., Thorsteinsson, V., Steingrund, P., Svedäng, H., </w:t>
      </w:r>
      <w:r w:rsidRPr="00EE1CF3">
        <w:rPr>
          <w:i/>
          <w:iCs/>
          <w:lang w:val="en-GB"/>
          <w:rPrChange w:id="1208" w:author="Anna Gårdmark" w:date="2020-01-13T08:20:00Z">
            <w:rPr>
              <w:i/>
              <w:iCs/>
            </w:rPr>
          </w:rPrChange>
        </w:rPr>
        <w:t>et al.</w:t>
      </w:r>
      <w:r w:rsidRPr="00EE1CF3">
        <w:rPr>
          <w:lang w:val="en-GB"/>
          <w:rPrChange w:id="1209" w:author="Anna Gårdmark" w:date="2020-01-13T08:20:00Z">
            <w:rPr/>
          </w:rPrChange>
        </w:rPr>
        <w:t xml:space="preserve"> (2010). Thermal niche of Atlantic cod Gadus morhua: limits, tolerance and optima. </w:t>
      </w:r>
      <w:r w:rsidRPr="00EE1CF3">
        <w:rPr>
          <w:i/>
          <w:iCs/>
          <w:lang w:val="en-GB"/>
          <w:rPrChange w:id="1210" w:author="Anna Gårdmark" w:date="2020-01-13T08:20:00Z">
            <w:rPr>
              <w:i/>
              <w:iCs/>
            </w:rPr>
          </w:rPrChange>
        </w:rPr>
        <w:t>Marine Ecology Progress Series</w:t>
      </w:r>
      <w:r w:rsidRPr="00EE1CF3">
        <w:rPr>
          <w:lang w:val="en-GB"/>
          <w:rPrChange w:id="1211" w:author="Anna Gårdmark" w:date="2020-01-13T08:20:00Z">
            <w:rPr/>
          </w:rPrChange>
        </w:rPr>
        <w:t>, 420, 1–13.</w:t>
      </w:r>
    </w:p>
    <w:p w14:paraId="30DB20DE" w14:textId="77777777" w:rsidR="00DF23F5" w:rsidRPr="00EE1CF3" w:rsidRDefault="00DF23F5" w:rsidP="00DF23F5">
      <w:pPr>
        <w:pStyle w:val="Litteraturfrteckning"/>
        <w:rPr>
          <w:lang w:val="en-GB"/>
          <w:rPrChange w:id="1212" w:author="Anna Gårdmark" w:date="2020-01-13T08:20:00Z">
            <w:rPr/>
          </w:rPrChange>
        </w:rPr>
      </w:pPr>
      <w:r w:rsidRPr="00EE1CF3">
        <w:rPr>
          <w:lang w:val="en-GB"/>
          <w:rPrChange w:id="1213" w:author="Anna Gårdmark" w:date="2020-01-13T08:20:00Z">
            <w:rPr/>
          </w:rPrChange>
        </w:rPr>
        <w:t xml:space="preserve">Savage, V.M., Gillooly, J.F., Brown, J.H., West, G.B. &amp; Charnov, E.L. (2004). Effects of body size and temperature on population growth. </w:t>
      </w:r>
      <w:r w:rsidRPr="00EE1CF3">
        <w:rPr>
          <w:i/>
          <w:iCs/>
          <w:lang w:val="en-GB"/>
          <w:rPrChange w:id="1214" w:author="Anna Gårdmark" w:date="2020-01-13T08:20:00Z">
            <w:rPr>
              <w:i/>
              <w:iCs/>
            </w:rPr>
          </w:rPrChange>
        </w:rPr>
        <w:t>The American Naturalist</w:t>
      </w:r>
      <w:r w:rsidRPr="00EE1CF3">
        <w:rPr>
          <w:lang w:val="en-GB"/>
          <w:rPrChange w:id="1215" w:author="Anna Gårdmark" w:date="2020-01-13T08:20:00Z">
            <w:rPr/>
          </w:rPrChange>
        </w:rPr>
        <w:t>, 163, 429–441.</w:t>
      </w:r>
    </w:p>
    <w:p w14:paraId="6188A66F" w14:textId="77777777" w:rsidR="00DF23F5" w:rsidRPr="00EE1CF3" w:rsidRDefault="00DF23F5" w:rsidP="00DF23F5">
      <w:pPr>
        <w:pStyle w:val="Litteraturfrteckning"/>
        <w:rPr>
          <w:lang w:val="en-GB"/>
          <w:rPrChange w:id="1216" w:author="Anna Gårdmark" w:date="2020-01-13T08:20:00Z">
            <w:rPr/>
          </w:rPrChange>
        </w:rPr>
      </w:pPr>
      <w:r w:rsidRPr="00EE1CF3">
        <w:rPr>
          <w:lang w:val="en-GB"/>
          <w:rPrChange w:id="1217" w:author="Anna Gårdmark" w:date="2020-01-13T08:20:00Z">
            <w:rPr/>
          </w:rPrChange>
        </w:rPr>
        <w:t xml:space="preserve">Scott, F., Blanchard, J. &amp; Andersen, K. (2019). </w:t>
      </w:r>
      <w:r w:rsidRPr="00EE1CF3">
        <w:rPr>
          <w:i/>
          <w:iCs/>
          <w:lang w:val="en-GB"/>
          <w:rPrChange w:id="1218" w:author="Anna Gårdmark" w:date="2020-01-13T08:20:00Z">
            <w:rPr>
              <w:i/>
              <w:iCs/>
            </w:rPr>
          </w:rPrChange>
        </w:rPr>
        <w:t>mizer: Multi-Species sIZE Spectrum Modelling in R</w:t>
      </w:r>
      <w:r w:rsidRPr="00EE1CF3">
        <w:rPr>
          <w:lang w:val="en-GB"/>
          <w:rPrChange w:id="1219" w:author="Anna Gårdmark" w:date="2020-01-13T08:20:00Z">
            <w:rPr/>
          </w:rPrChange>
        </w:rPr>
        <w:t>. R. .</w:t>
      </w:r>
    </w:p>
    <w:p w14:paraId="5265DC98" w14:textId="77777777" w:rsidR="00DF23F5" w:rsidRPr="00EE1CF3" w:rsidRDefault="00DF23F5" w:rsidP="00DF23F5">
      <w:pPr>
        <w:pStyle w:val="Litteraturfrteckning"/>
        <w:rPr>
          <w:lang w:val="en-GB"/>
          <w:rPrChange w:id="1220" w:author="Anna Gårdmark" w:date="2020-01-13T08:20:00Z">
            <w:rPr/>
          </w:rPrChange>
        </w:rPr>
      </w:pPr>
      <w:r w:rsidRPr="00EE1CF3">
        <w:rPr>
          <w:lang w:val="en-GB"/>
          <w:rPrChange w:id="1221" w:author="Anna Gårdmark" w:date="2020-01-13T08:20:00Z">
            <w:rPr/>
          </w:rPrChange>
        </w:rPr>
        <w:t xml:space="preserve">Scott, F., Blanchard, J.L. &amp; Andersen, K.Haste. (2014). mizer: An R package for multispecies, trait-based and community size spectrum ecological modelling. </w:t>
      </w:r>
      <w:r w:rsidRPr="00EE1CF3">
        <w:rPr>
          <w:i/>
          <w:iCs/>
          <w:lang w:val="en-GB"/>
          <w:rPrChange w:id="1222" w:author="Anna Gårdmark" w:date="2020-01-13T08:20:00Z">
            <w:rPr>
              <w:i/>
              <w:iCs/>
            </w:rPr>
          </w:rPrChange>
        </w:rPr>
        <w:t>Methods in Ecology and Evolution</w:t>
      </w:r>
      <w:r w:rsidRPr="00EE1CF3">
        <w:rPr>
          <w:lang w:val="en-GB"/>
          <w:rPrChange w:id="1223" w:author="Anna Gårdmark" w:date="2020-01-13T08:20:00Z">
            <w:rPr/>
          </w:rPrChange>
        </w:rPr>
        <w:t>, 5, 1121–1125.</w:t>
      </w:r>
    </w:p>
    <w:p w14:paraId="28CC9F1E" w14:textId="77777777" w:rsidR="00DF23F5" w:rsidRPr="00EE1CF3" w:rsidRDefault="00DF23F5" w:rsidP="00DF23F5">
      <w:pPr>
        <w:pStyle w:val="Litteraturfrteckning"/>
        <w:rPr>
          <w:lang w:val="en-GB"/>
          <w:rPrChange w:id="1224" w:author="Anna Gårdmark" w:date="2020-01-13T08:20:00Z">
            <w:rPr/>
          </w:rPrChange>
        </w:rPr>
      </w:pPr>
      <w:r w:rsidRPr="00EE1CF3">
        <w:rPr>
          <w:lang w:val="en-GB"/>
          <w:rPrChange w:id="1225" w:author="Anna Gårdmark" w:date="2020-01-13T08:20:00Z">
            <w:rPr/>
          </w:rPrChange>
        </w:rPr>
        <w:t xml:space="preserve">Spence, M.A., Blanchard, J.L., Rossberg, A.G., Heath, M.R., Heymans, J.J., Mackinson, S., </w:t>
      </w:r>
      <w:r w:rsidRPr="00EE1CF3">
        <w:rPr>
          <w:i/>
          <w:iCs/>
          <w:lang w:val="en-GB"/>
          <w:rPrChange w:id="1226" w:author="Anna Gårdmark" w:date="2020-01-13T08:20:00Z">
            <w:rPr>
              <w:i/>
              <w:iCs/>
            </w:rPr>
          </w:rPrChange>
        </w:rPr>
        <w:t>et al.</w:t>
      </w:r>
      <w:r w:rsidRPr="00EE1CF3">
        <w:rPr>
          <w:lang w:val="en-GB"/>
          <w:rPrChange w:id="1227" w:author="Anna Gårdmark" w:date="2020-01-13T08:20:00Z">
            <w:rPr/>
          </w:rPrChange>
        </w:rPr>
        <w:t xml:space="preserve"> (2018). A general framework for combining ecosystem models. </w:t>
      </w:r>
      <w:r w:rsidRPr="00EE1CF3">
        <w:rPr>
          <w:i/>
          <w:iCs/>
          <w:lang w:val="en-GB"/>
          <w:rPrChange w:id="1228" w:author="Anna Gårdmark" w:date="2020-01-13T08:20:00Z">
            <w:rPr>
              <w:i/>
              <w:iCs/>
            </w:rPr>
          </w:rPrChange>
        </w:rPr>
        <w:t>Fish Fish</w:t>
      </w:r>
      <w:r w:rsidRPr="00EE1CF3">
        <w:rPr>
          <w:lang w:val="en-GB"/>
          <w:rPrChange w:id="1229" w:author="Anna Gårdmark" w:date="2020-01-13T08:20:00Z">
            <w:rPr/>
          </w:rPrChange>
        </w:rPr>
        <w:t>, 19, 1031–1042.</w:t>
      </w:r>
    </w:p>
    <w:p w14:paraId="4D010AF4" w14:textId="77777777" w:rsidR="00DF23F5" w:rsidRPr="00EE1CF3" w:rsidRDefault="00DF23F5" w:rsidP="00DF23F5">
      <w:pPr>
        <w:pStyle w:val="Litteraturfrteckning"/>
        <w:rPr>
          <w:lang w:val="en-GB"/>
          <w:rPrChange w:id="1230" w:author="Anna Gårdmark" w:date="2020-01-13T08:20:00Z">
            <w:rPr/>
          </w:rPrChange>
        </w:rPr>
      </w:pPr>
      <w:r w:rsidRPr="00EE1CF3">
        <w:rPr>
          <w:lang w:val="en-GB"/>
          <w:rPrChange w:id="1231" w:author="Anna Gårdmark" w:date="2020-01-13T08:20:00Z">
            <w:rPr/>
          </w:rPrChange>
        </w:rPr>
        <w:t xml:space="preserve">Svedäng, H. &amp; Hornborg, S. (2014). Selective fishing induces density-dependent growth. </w:t>
      </w:r>
      <w:r w:rsidRPr="00EE1CF3">
        <w:rPr>
          <w:i/>
          <w:iCs/>
          <w:lang w:val="en-GB"/>
          <w:rPrChange w:id="1232" w:author="Anna Gårdmark" w:date="2020-01-13T08:20:00Z">
            <w:rPr>
              <w:i/>
              <w:iCs/>
            </w:rPr>
          </w:rPrChange>
        </w:rPr>
        <w:t>Nature Communications</w:t>
      </w:r>
      <w:r w:rsidRPr="00EE1CF3">
        <w:rPr>
          <w:lang w:val="en-GB"/>
          <w:rPrChange w:id="1233" w:author="Anna Gårdmark" w:date="2020-01-13T08:20:00Z">
            <w:rPr/>
          </w:rPrChange>
        </w:rPr>
        <w:t>, 5, 4152.</w:t>
      </w:r>
    </w:p>
    <w:p w14:paraId="3C0E104D" w14:textId="77777777" w:rsidR="00DF23F5" w:rsidRPr="00EE1CF3" w:rsidRDefault="00DF23F5" w:rsidP="00DF23F5">
      <w:pPr>
        <w:pStyle w:val="Litteraturfrteckning"/>
        <w:rPr>
          <w:lang w:val="en-GB"/>
          <w:rPrChange w:id="1234" w:author="Anna Gårdmark" w:date="2020-01-13T08:20:00Z">
            <w:rPr/>
          </w:rPrChange>
        </w:rPr>
      </w:pPr>
      <w:r w:rsidRPr="00EE1CF3">
        <w:rPr>
          <w:lang w:val="en-GB"/>
          <w:rPrChange w:id="1235" w:author="Anna Gårdmark" w:date="2020-01-13T08:20:00Z">
            <w:rPr/>
          </w:rPrChange>
        </w:rPr>
        <w:t xml:space="preserve">Thorson, J.T., Munch, S.B., Cope, J.M. &amp; Gao, J. (2017). Predicting life history parameters for all fishes worldwide. </w:t>
      </w:r>
      <w:r w:rsidRPr="00EE1CF3">
        <w:rPr>
          <w:i/>
          <w:iCs/>
          <w:lang w:val="en-GB"/>
          <w:rPrChange w:id="1236" w:author="Anna Gårdmark" w:date="2020-01-13T08:20:00Z">
            <w:rPr>
              <w:i/>
              <w:iCs/>
            </w:rPr>
          </w:rPrChange>
        </w:rPr>
        <w:t>Ecological Applications</w:t>
      </w:r>
      <w:r w:rsidRPr="00EE1CF3">
        <w:rPr>
          <w:lang w:val="en-GB"/>
          <w:rPrChange w:id="1237" w:author="Anna Gårdmark" w:date="2020-01-13T08:20:00Z">
            <w:rPr/>
          </w:rPrChange>
        </w:rPr>
        <w:t>, 27, 2262–2276.</w:t>
      </w:r>
    </w:p>
    <w:p w14:paraId="029435C4" w14:textId="77777777" w:rsidR="00DF23F5" w:rsidRPr="00EE1CF3" w:rsidRDefault="00DF23F5" w:rsidP="00DF23F5">
      <w:pPr>
        <w:pStyle w:val="Litteraturfrteckning"/>
        <w:rPr>
          <w:lang w:val="en-GB"/>
          <w:rPrChange w:id="1238" w:author="Anna Gårdmark" w:date="2020-01-13T08:20:00Z">
            <w:rPr/>
          </w:rPrChange>
        </w:rPr>
      </w:pPr>
      <w:r w:rsidRPr="00EE1CF3">
        <w:rPr>
          <w:lang w:val="en-GB"/>
          <w:rPrChange w:id="1239" w:author="Anna Gårdmark" w:date="2020-01-13T08:20:00Z">
            <w:rPr/>
          </w:rPrChange>
        </w:rPr>
        <w:t xml:space="preserve">Ursin, E. (1967). A Mathematical Model of Some Aspects of Fish Growth, Respiration, and Mortality. </w:t>
      </w:r>
      <w:r w:rsidRPr="00EE1CF3">
        <w:rPr>
          <w:i/>
          <w:iCs/>
          <w:lang w:val="en-GB"/>
          <w:rPrChange w:id="1240" w:author="Anna Gårdmark" w:date="2020-01-13T08:20:00Z">
            <w:rPr>
              <w:i/>
              <w:iCs/>
            </w:rPr>
          </w:rPrChange>
        </w:rPr>
        <w:t>Journal of the Fisheries Research Board of Canada</w:t>
      </w:r>
      <w:r w:rsidRPr="00EE1CF3">
        <w:rPr>
          <w:lang w:val="en-GB"/>
          <w:rPrChange w:id="1241" w:author="Anna Gårdmark" w:date="2020-01-13T08:20:00Z">
            <w:rPr/>
          </w:rPrChange>
        </w:rPr>
        <w:t>, 24, 2355–2453.</w:t>
      </w:r>
    </w:p>
    <w:p w14:paraId="0ADF40E0" w14:textId="77777777" w:rsidR="00DF23F5" w:rsidRPr="00EE1CF3" w:rsidRDefault="00DF23F5" w:rsidP="00DF23F5">
      <w:pPr>
        <w:pStyle w:val="Litteraturfrteckning"/>
        <w:rPr>
          <w:lang w:val="en-GB"/>
          <w:rPrChange w:id="1242" w:author="Anna Gårdmark" w:date="2020-01-13T08:20:00Z">
            <w:rPr/>
          </w:rPrChange>
        </w:rPr>
      </w:pPr>
      <w:r w:rsidRPr="00EE1CF3">
        <w:rPr>
          <w:lang w:val="en-GB"/>
          <w:rPrChange w:id="1243" w:author="Anna Gårdmark" w:date="2020-01-13T08:20:00Z">
            <w:rPr/>
          </w:rPrChange>
        </w:rPr>
        <w:t xml:space="preserve">Werner, E.E. &amp; Gilliam, J.F. (1984). The ontogenetic nice and species interactions in size-structured populations. </w:t>
      </w:r>
      <w:r w:rsidRPr="00EE1CF3">
        <w:rPr>
          <w:i/>
          <w:iCs/>
          <w:lang w:val="en-GB"/>
          <w:rPrChange w:id="1244" w:author="Anna Gårdmark" w:date="2020-01-13T08:20:00Z">
            <w:rPr>
              <w:i/>
              <w:iCs/>
            </w:rPr>
          </w:rPrChange>
        </w:rPr>
        <w:t>Annual Review of Ecology and Systematics</w:t>
      </w:r>
      <w:r w:rsidRPr="00EE1CF3">
        <w:rPr>
          <w:lang w:val="en-GB"/>
          <w:rPrChange w:id="1245" w:author="Anna Gårdmark" w:date="2020-01-13T08:20:00Z">
            <w:rPr/>
          </w:rPrChange>
        </w:rPr>
        <w:t>, 15, 393–425.</w:t>
      </w:r>
    </w:p>
    <w:p w14:paraId="31C88C59" w14:textId="77777777" w:rsidR="00DF23F5" w:rsidRPr="00EE1CF3" w:rsidRDefault="00DF23F5" w:rsidP="00DF23F5">
      <w:pPr>
        <w:pStyle w:val="Litteraturfrteckning"/>
        <w:rPr>
          <w:lang w:val="en-GB"/>
          <w:rPrChange w:id="1246" w:author="Anna Gårdmark" w:date="2020-01-13T08:20:00Z">
            <w:rPr/>
          </w:rPrChange>
        </w:rPr>
      </w:pPr>
      <w:r w:rsidRPr="00EE1CF3">
        <w:rPr>
          <w:lang w:val="en-GB"/>
          <w:rPrChange w:id="1247" w:author="Anna Gårdmark" w:date="2020-01-13T08:20:00Z">
            <w:rPr/>
          </w:rPrChange>
        </w:rPr>
        <w:t xml:space="preserve">Woodworth-Jefcoats, P.A., Blanchard, J.L. &amp; Drazen, J.C. (2019). Relative Impacts of Simultaneous Stressors on a Pelagic Marine Ecosystem. </w:t>
      </w:r>
      <w:r w:rsidRPr="00EE1CF3">
        <w:rPr>
          <w:i/>
          <w:iCs/>
          <w:lang w:val="en-GB"/>
          <w:rPrChange w:id="1248" w:author="Anna Gårdmark" w:date="2020-01-13T08:20:00Z">
            <w:rPr>
              <w:i/>
              <w:iCs/>
            </w:rPr>
          </w:rPrChange>
        </w:rPr>
        <w:t>Frontiers in Marine Science</w:t>
      </w:r>
      <w:r w:rsidRPr="00EE1CF3">
        <w:rPr>
          <w:lang w:val="en-GB"/>
          <w:rPrChange w:id="1249" w:author="Anna Gårdmark" w:date="2020-01-13T08:20:00Z">
            <w:rPr/>
          </w:rPrChange>
        </w:rPr>
        <w:t>, 6.</w:t>
      </w:r>
    </w:p>
    <w:p w14:paraId="75BCFAED" w14:textId="77777777" w:rsidR="00DF23F5" w:rsidRPr="00EE1CF3" w:rsidRDefault="00DF23F5" w:rsidP="00DF23F5">
      <w:pPr>
        <w:pStyle w:val="Litteraturfrteckning"/>
        <w:rPr>
          <w:lang w:val="en-GB"/>
          <w:rPrChange w:id="1250" w:author="Anna Gårdmark" w:date="2020-01-13T08:20:00Z">
            <w:rPr/>
          </w:rPrChange>
        </w:rPr>
      </w:pPr>
      <w:r w:rsidRPr="00EE1CF3">
        <w:rPr>
          <w:lang w:val="en-GB"/>
          <w:rPrChange w:id="1251" w:author="Anna Gårdmark" w:date="2020-01-13T08:20:00Z">
            <w:rPr/>
          </w:rPrChange>
        </w:rPr>
        <w:t xml:space="preserve">Yvon‐Durocher, G., Montoya, J.M., Trimmer, M. &amp; Woodward, G. (2011). Warming alters the size spectrum and shifts the distribution of biomass in freshwater ecosystems. </w:t>
      </w:r>
      <w:r w:rsidRPr="00EE1CF3">
        <w:rPr>
          <w:i/>
          <w:iCs/>
          <w:lang w:val="en-GB"/>
          <w:rPrChange w:id="1252" w:author="Anna Gårdmark" w:date="2020-01-13T08:20:00Z">
            <w:rPr>
              <w:i/>
              <w:iCs/>
            </w:rPr>
          </w:rPrChange>
        </w:rPr>
        <w:t>Global Change Biology</w:t>
      </w:r>
      <w:r w:rsidRPr="00EE1CF3">
        <w:rPr>
          <w:lang w:val="en-GB"/>
          <w:rPrChange w:id="1253" w:author="Anna Gårdmark" w:date="2020-01-13T08:20:00Z">
            <w:rPr/>
          </w:rPrChange>
        </w:rPr>
        <w:t>, 17, 1681–1694.</w:t>
      </w:r>
    </w:p>
    <w:p w14:paraId="6DF3476D" w14:textId="77777777" w:rsidR="00DF23F5" w:rsidRPr="00DF23F5" w:rsidRDefault="00DF23F5" w:rsidP="00DF23F5">
      <w:pPr>
        <w:pStyle w:val="Litteraturfrteckning"/>
      </w:pPr>
      <w:r w:rsidRPr="00EE1CF3">
        <w:rPr>
          <w:lang w:val="en-GB"/>
          <w:rPrChange w:id="1254" w:author="Anna Gårdmark" w:date="2020-01-13T08:20:00Z">
            <w:rPr/>
          </w:rPrChange>
        </w:rPr>
        <w:t xml:space="preserve">Zhang, C., Chen, Y. &amp; Ren, Y. (2015). Assessing uncertainty of a multispecies size-spectrum model resulting from process and observation errors. </w:t>
      </w:r>
      <w:r w:rsidRPr="00DF23F5">
        <w:rPr>
          <w:i/>
          <w:iCs/>
        </w:rPr>
        <w:t>ICES J Mar Sci</w:t>
      </w:r>
      <w:r w:rsidRPr="00DF23F5">
        <w:t>, 72, 2223–2233.</w:t>
      </w:r>
    </w:p>
    <w:p w14:paraId="6CD5CE7B" w14:textId="3A23D01A"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6"/>
      <w:headerReference w:type="first" r:id="rId2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na Gårdmark" w:date="2020-01-13T08:23:00Z" w:initials="AG">
    <w:p w14:paraId="66314C4E" w14:textId="68094D3F" w:rsidR="001F2BB0" w:rsidRPr="00EE1CF3" w:rsidRDefault="001F2BB0">
      <w:pPr>
        <w:pStyle w:val="Kommentarer"/>
        <w:rPr>
          <w:lang w:val="en-GB"/>
        </w:rPr>
      </w:pPr>
      <w:r>
        <w:rPr>
          <w:rStyle w:val="Kommentarsreferens"/>
        </w:rPr>
        <w:annotationRef/>
      </w:r>
      <w:proofErr w:type="gramStart"/>
      <w:r w:rsidRPr="00EE1CF3">
        <w:rPr>
          <w:rStyle w:val="Kommentarsreferens"/>
          <w:lang w:val="en-GB"/>
        </w:rPr>
        <w:t>comes</w:t>
      </w:r>
      <w:proofErr w:type="gramEnd"/>
      <w:r w:rsidRPr="00EE1CF3">
        <w:rPr>
          <w:rStyle w:val="Kommentarsreferens"/>
          <w:lang w:val="en-GB"/>
        </w:rPr>
        <w:t xml:space="preserve"> with and without hyphen in your text – choose one option</w:t>
      </w:r>
    </w:p>
  </w:comment>
  <w:comment w:id="1" w:author="Anna Gårdmark" w:date="2020-01-13T08:20:00Z" w:initials="AG">
    <w:p w14:paraId="5F8C3FC5" w14:textId="36661A38" w:rsidR="001F2BB0" w:rsidRDefault="001F2BB0">
      <w:pPr>
        <w:pStyle w:val="Kommentarer"/>
        <w:rPr>
          <w:lang w:val="en-GB"/>
        </w:rPr>
      </w:pPr>
      <w:r>
        <w:rPr>
          <w:rStyle w:val="Kommentarsreferens"/>
        </w:rPr>
        <w:annotationRef/>
      </w:r>
      <w:proofErr w:type="gramStart"/>
      <w:r w:rsidRPr="00EE1CF3">
        <w:rPr>
          <w:lang w:val="en-GB"/>
        </w:rPr>
        <w:t>too</w:t>
      </w:r>
      <w:proofErr w:type="gramEnd"/>
      <w:r w:rsidRPr="00EE1CF3">
        <w:rPr>
          <w:lang w:val="en-GB"/>
        </w:rPr>
        <w:t xml:space="preserve"> long ti</w:t>
      </w:r>
      <w:r>
        <w:rPr>
          <w:lang w:val="en-GB"/>
        </w:rPr>
        <w:t>tle, in my opinion. I’d cut out the second half (you anyway have the keyword size-spectra included in the first part). One way to shorten it and still contain all info would be:</w:t>
      </w:r>
    </w:p>
    <w:p w14:paraId="1FEBEF9E" w14:textId="30B026C7" w:rsidR="001F2BB0" w:rsidRDefault="001F2BB0">
      <w:pPr>
        <w:pStyle w:val="Kommentarer"/>
        <w:rPr>
          <w:lang w:val="en-GB"/>
        </w:rPr>
      </w:pPr>
      <w:r>
        <w:rPr>
          <w:lang w:val="en-GB"/>
        </w:rPr>
        <w:t>“Bottom up and top down effects of temperature on body growth, population size spectra and yield in multi-species size-spectrum model”.  (</w:t>
      </w:r>
      <w:proofErr w:type="gramStart"/>
      <w:r>
        <w:rPr>
          <w:lang w:val="en-GB"/>
        </w:rPr>
        <w:t>but</w:t>
      </w:r>
      <w:proofErr w:type="gramEnd"/>
      <w:r>
        <w:rPr>
          <w:lang w:val="en-GB"/>
        </w:rPr>
        <w:t xml:space="preserve"> consider changing the first size spectra to size distribution to get more hits – avoid repeating words in the title)</w:t>
      </w:r>
    </w:p>
    <w:p w14:paraId="60D1960A" w14:textId="6375E5B5" w:rsidR="001F2BB0" w:rsidRDefault="001F2BB0">
      <w:pPr>
        <w:pStyle w:val="Kommentarer"/>
        <w:rPr>
          <w:lang w:val="en-GB"/>
        </w:rPr>
      </w:pPr>
    </w:p>
    <w:p w14:paraId="3CFA360F" w14:textId="77777777" w:rsidR="001F2BB0" w:rsidRPr="00EE1CF3" w:rsidRDefault="001F2BB0">
      <w:pPr>
        <w:pStyle w:val="Kommentarer"/>
        <w:rPr>
          <w:lang w:val="en-GB"/>
        </w:rPr>
      </w:pPr>
    </w:p>
  </w:comment>
  <w:comment w:id="4" w:author="Anna Gårdmark" w:date="2020-01-13T08:24:00Z" w:initials="AG">
    <w:p w14:paraId="4F6DE897" w14:textId="39DC84EC" w:rsidR="001F2BB0" w:rsidRPr="00EE1CF3" w:rsidRDefault="001F2BB0">
      <w:pPr>
        <w:pStyle w:val="Kommentarer"/>
        <w:rPr>
          <w:lang w:val="en-GB"/>
        </w:rPr>
      </w:pPr>
      <w:r>
        <w:rPr>
          <w:rStyle w:val="Kommentarsreferens"/>
        </w:rPr>
        <w:annotationRef/>
      </w:r>
      <w:proofErr w:type="gramStart"/>
      <w:r w:rsidRPr="00EE1CF3">
        <w:rPr>
          <w:lang w:val="en-GB"/>
        </w:rPr>
        <w:t>is</w:t>
      </w:r>
      <w:proofErr w:type="gramEnd"/>
      <w:r w:rsidRPr="00EE1CF3">
        <w:rPr>
          <w:lang w:val="en-GB"/>
        </w:rPr>
        <w:t xml:space="preserve"> it distribution and yields that are at ecosystem level? </w:t>
      </w:r>
      <w:proofErr w:type="gramStart"/>
      <w:r>
        <w:rPr>
          <w:lang w:val="en-GB"/>
        </w:rPr>
        <w:t>a</w:t>
      </w:r>
      <w:proofErr w:type="gramEnd"/>
      <w:r>
        <w:rPr>
          <w:lang w:val="en-GB"/>
        </w:rPr>
        <w:t xml:space="preserve"> bit unclear too me. Can you skip this?</w:t>
      </w:r>
    </w:p>
  </w:comment>
  <w:comment w:id="6" w:author="Anna Gårdmark" w:date="2020-01-13T08:25:00Z" w:initials="AG">
    <w:p w14:paraId="2B25A0D3" w14:textId="5301A270" w:rsidR="001F2BB0" w:rsidRPr="00EE1CF3" w:rsidRDefault="001F2BB0">
      <w:pPr>
        <w:pStyle w:val="Kommentarer"/>
        <w:rPr>
          <w:lang w:val="en-GB"/>
        </w:rPr>
      </w:pPr>
      <w:r>
        <w:rPr>
          <w:rStyle w:val="Kommentarsreferens"/>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13" w:author="Anna Gårdmark" w:date="2020-01-13T08:28:00Z" w:initials="AG">
    <w:p w14:paraId="7D3422A6" w14:textId="43E6EBA8" w:rsidR="001F2BB0" w:rsidRPr="00EE1CF3" w:rsidRDefault="001F2BB0">
      <w:pPr>
        <w:pStyle w:val="Kommentarer"/>
        <w:rPr>
          <w:lang w:val="en-GB"/>
        </w:rPr>
      </w:pPr>
      <w:r>
        <w:rPr>
          <w:rStyle w:val="Kommentarsreferens"/>
        </w:rPr>
        <w:annotationRef/>
      </w:r>
      <w:r w:rsidRPr="00EE1CF3">
        <w:rPr>
          <w:lang w:val="en-GB"/>
        </w:rPr>
        <w:t xml:space="preserve">”inspired by”? ”mimicking”? </w:t>
      </w:r>
      <w:proofErr w:type="gramStart"/>
      <w:r w:rsidRPr="00EE1CF3">
        <w:rPr>
          <w:lang w:val="en-GB"/>
        </w:rPr>
        <w:t>isn’t</w:t>
      </w:r>
      <w:proofErr w:type="gramEnd"/>
      <w:r w:rsidRPr="00EE1CF3">
        <w:rPr>
          <w:lang w:val="en-GB"/>
        </w:rPr>
        <w:t xml:space="preserve"> it a bit too much to say it represents the Baltic?</w:t>
      </w:r>
    </w:p>
  </w:comment>
  <w:comment w:id="14" w:author="Anna Gårdmark" w:date="2020-01-13T08:28:00Z" w:initials="AG">
    <w:p w14:paraId="434C7409" w14:textId="58531583" w:rsidR="001F2BB0" w:rsidRPr="00EE1CF3" w:rsidRDefault="001F2BB0">
      <w:pPr>
        <w:pStyle w:val="Kommentarer"/>
        <w:rPr>
          <w:lang w:val="en-GB"/>
        </w:rPr>
      </w:pPr>
      <w:r>
        <w:rPr>
          <w:rStyle w:val="Kommentarsreferens"/>
        </w:rPr>
        <w:annotationRef/>
      </w:r>
      <w:proofErr w:type="gramStart"/>
      <w:r w:rsidRPr="00EE1CF3">
        <w:rPr>
          <w:lang w:val="en-GB"/>
        </w:rPr>
        <w:t>haven’t</w:t>
      </w:r>
      <w:proofErr w:type="gramEnd"/>
      <w:r w:rsidRPr="00EE1CF3">
        <w:rPr>
          <w:lang w:val="en-GB"/>
        </w:rPr>
        <w:t xml:space="preserve"> introduced anything on scaling yet, so probably better to rephrase at </w:t>
      </w:r>
      <w:r>
        <w:rPr>
          <w:lang w:val="en-GB"/>
        </w:rPr>
        <w:t>“temperature effects on physiology”</w:t>
      </w:r>
    </w:p>
  </w:comment>
  <w:comment w:id="20" w:author="Anna Gårdmark" w:date="2020-01-13T08:30:00Z" w:initials="AG">
    <w:p w14:paraId="43E563D8" w14:textId="233BE7C3" w:rsidR="001F2BB0" w:rsidRPr="00B934BF" w:rsidRDefault="001F2BB0">
      <w:pPr>
        <w:pStyle w:val="Kommentarer"/>
        <w:rPr>
          <w:lang w:val="en-GB"/>
        </w:rPr>
      </w:pPr>
      <w:r>
        <w:rPr>
          <w:rStyle w:val="Kommentarsreferens"/>
        </w:rPr>
        <w:annotationRef/>
      </w:r>
      <w:proofErr w:type="gramStart"/>
      <w:r w:rsidRPr="00B934BF">
        <w:rPr>
          <w:lang w:val="en-GB"/>
        </w:rPr>
        <w:t>increases</w:t>
      </w:r>
      <w:proofErr w:type="gramEnd"/>
      <w:r w:rsidRPr="00B934BF">
        <w:rPr>
          <w:lang w:val="en-GB"/>
        </w:rPr>
        <w:t xml:space="preserve"> compared to what?</w:t>
      </w:r>
    </w:p>
  </w:comment>
  <w:comment w:id="28" w:author="Anna Gårdmark" w:date="2020-01-13T08:31:00Z" w:initials="AG">
    <w:p w14:paraId="7BB15224" w14:textId="5C5197EE" w:rsidR="001F2BB0" w:rsidRPr="00B934BF" w:rsidRDefault="001F2BB0">
      <w:pPr>
        <w:pStyle w:val="Kommentarer"/>
        <w:rPr>
          <w:lang w:val="en-GB"/>
        </w:rPr>
      </w:pPr>
      <w:r>
        <w:rPr>
          <w:rStyle w:val="Kommentarsreferens"/>
        </w:rPr>
        <w:annotationRef/>
      </w:r>
      <w:proofErr w:type="gramStart"/>
      <w:r w:rsidRPr="00B934BF">
        <w:rPr>
          <w:lang w:val="en-GB"/>
        </w:rPr>
        <w:t>can’t</w:t>
      </w:r>
      <w:proofErr w:type="gramEnd"/>
      <w:r w:rsidRPr="00B934BF">
        <w:rPr>
          <w:lang w:val="en-GB"/>
        </w:rPr>
        <w:t xml:space="preserve"> have ”abundance of a biomass”</w:t>
      </w:r>
    </w:p>
  </w:comment>
  <w:comment w:id="31" w:author="Max Lindmark" w:date="2020-01-05T11:20:00Z" w:initials="ML">
    <w:p w14:paraId="722F5CE6" w14:textId="36C64A25" w:rsidR="001F2BB0" w:rsidRPr="00EE1CF3" w:rsidRDefault="001F2BB0">
      <w:pPr>
        <w:pStyle w:val="Kommentarer"/>
        <w:rPr>
          <w:lang w:val="en-GB"/>
        </w:rPr>
      </w:pPr>
      <w:r>
        <w:rPr>
          <w:rStyle w:val="Kommentarsreferens"/>
        </w:rPr>
        <w:annotationRef/>
      </w:r>
      <w:r w:rsidRPr="00EE1CF3">
        <w:rPr>
          <w:lang w:val="en-GB"/>
        </w:rPr>
        <w:t>See fig. S14 for an example of this.</w:t>
      </w:r>
    </w:p>
  </w:comment>
  <w:comment w:id="29" w:author="Asta Audzijonyte" w:date="2019-11-29T13:40:00Z" w:initials="AA">
    <w:p w14:paraId="63146409" w14:textId="7F5D4CD7" w:rsidR="001F2BB0" w:rsidRPr="00133480" w:rsidRDefault="001F2BB0">
      <w:pPr>
        <w:pStyle w:val="Kommentarer"/>
        <w:rPr>
          <w:lang w:val="en-GB"/>
        </w:rPr>
      </w:pPr>
      <w:r>
        <w:rPr>
          <w:rStyle w:val="Kommentarsreferens"/>
        </w:rPr>
        <w:annotationRef/>
      </w:r>
      <w:r w:rsidRPr="00EE1CF3">
        <w:rPr>
          <w:lang w:val="en-GB"/>
        </w:rPr>
        <w:t xml:space="preserve">I often feel such sentences are not very informative. Of course results can inform something. Is there anything more specific you could say? E.g. reducing fishing on xx by xx will help. </w:t>
      </w:r>
      <w:r w:rsidRPr="00133480">
        <w:rPr>
          <w:lang w:val="en-GB"/>
        </w:rPr>
        <w:t>Or changing size selectivity? Or we expect increased xxx?</w:t>
      </w:r>
    </w:p>
  </w:comment>
  <w:comment w:id="30" w:author="Max Lindmark" w:date="2020-01-05T11:18:00Z" w:initials="ML">
    <w:p w14:paraId="0861C075" w14:textId="016D7827" w:rsidR="001F2BB0" w:rsidRPr="00EE1CF3" w:rsidRDefault="001F2BB0">
      <w:pPr>
        <w:pStyle w:val="Kommentarer"/>
        <w:rPr>
          <w:lang w:val="en-GB"/>
        </w:rPr>
      </w:pPr>
      <w:r>
        <w:rPr>
          <w:rStyle w:val="Kommentarsreferens"/>
        </w:rPr>
        <w:annotationRef/>
      </w:r>
      <w:r w:rsidRPr="00EE1CF3">
        <w:rPr>
          <w:lang w:val="en-GB"/>
        </w:rPr>
        <w:t xml:space="preserve">Good point! I have more robust results now so I’ll make an attempt </w:t>
      </w:r>
      <w:r>
        <w:sym w:font="Wingdings" w:char="F04A"/>
      </w:r>
    </w:p>
  </w:comment>
  <w:comment w:id="33" w:author="Asta Audzijonyte" w:date="2020-01-10T13:16:00Z" w:initials="AA">
    <w:p w14:paraId="25EDB446" w14:textId="4B3B3711" w:rsidR="001F2BB0" w:rsidRDefault="001F2BB0" w:rsidP="00814612">
      <w:pPr>
        <w:pStyle w:val="Kommentarer"/>
      </w:pPr>
      <w:r>
        <w:rPr>
          <w:rStyle w:val="Kommentarsreferens"/>
        </w:rPr>
        <w:annotationRef/>
      </w:r>
      <w:r w:rsidRPr="00EE1CF3">
        <w:rPr>
          <w:lang w:val="en-GB"/>
        </w:rPr>
        <w:t xml:space="preserve">The intro is a good first start, but I think there is too many details about the uncertainty of physiological processes (which we do not resolve here) and various models that may not be so relevant. </w:t>
      </w:r>
      <w:proofErr w:type="spellStart"/>
      <w:r>
        <w:t>Below</w:t>
      </w:r>
      <w:proofErr w:type="spellEnd"/>
      <w:r>
        <w:t xml:space="preserve"> </w:t>
      </w:r>
      <w:proofErr w:type="spellStart"/>
      <w:r>
        <w:t>are</w:t>
      </w:r>
      <w:proofErr w:type="spellEnd"/>
      <w:r>
        <w:t xml:space="preserve"> </w:t>
      </w:r>
      <w:proofErr w:type="spellStart"/>
      <w:r>
        <w:t>some</w:t>
      </w:r>
      <w:proofErr w:type="spellEnd"/>
      <w:r>
        <w:t xml:space="preserve"> suggestions </w:t>
      </w:r>
      <w:proofErr w:type="spellStart"/>
      <w:r>
        <w:t>about</w:t>
      </w:r>
      <w:proofErr w:type="spellEnd"/>
      <w:r>
        <w:t xml:space="preserve"> a potential </w:t>
      </w:r>
      <w:proofErr w:type="spellStart"/>
      <w:r>
        <w:t>flow</w:t>
      </w:r>
      <w:proofErr w:type="spellEnd"/>
      <w:r>
        <w:t xml:space="preserve">: </w:t>
      </w:r>
    </w:p>
    <w:p w14:paraId="39BC697B" w14:textId="77777777" w:rsidR="001F2BB0" w:rsidRDefault="001F2BB0" w:rsidP="00814612">
      <w:pPr>
        <w:pStyle w:val="Kommentarer"/>
      </w:pPr>
    </w:p>
    <w:p w14:paraId="0DD72C60" w14:textId="21CC19AE" w:rsidR="001F2BB0" w:rsidRDefault="001F2BB0" w:rsidP="00DD5634">
      <w:pPr>
        <w:pStyle w:val="Kommentarer"/>
        <w:numPr>
          <w:ilvl w:val="0"/>
          <w:numId w:val="27"/>
        </w:numPr>
      </w:pPr>
      <w:r w:rsidRPr="00EE1CF3">
        <w:rPr>
          <w:lang w:val="en-GB"/>
        </w:rPr>
        <w:t xml:space="preserve">We want to predict effects of climate change on marine ecosystems. </w:t>
      </w:r>
      <w:proofErr w:type="spellStart"/>
      <w:r>
        <w:t>Productivity</w:t>
      </w:r>
      <w:proofErr w:type="spellEnd"/>
      <w:r>
        <w:t xml:space="preserve"> </w:t>
      </w:r>
      <w:proofErr w:type="spellStart"/>
      <w:r>
        <w:t>of</w:t>
      </w:r>
      <w:proofErr w:type="spellEnd"/>
      <w:r>
        <w:t xml:space="preserve"> stocks has </w:t>
      </w:r>
      <w:proofErr w:type="spellStart"/>
      <w:r>
        <w:t>declined</w:t>
      </w:r>
      <w:proofErr w:type="spellEnd"/>
      <w:r>
        <w:t xml:space="preserve">, </w:t>
      </w:r>
      <w:proofErr w:type="spellStart"/>
      <w:r>
        <w:t>but</w:t>
      </w:r>
      <w:proofErr w:type="spellEnd"/>
      <w:r>
        <w:t xml:space="preserve"> </w:t>
      </w:r>
      <w:proofErr w:type="spellStart"/>
      <w:r>
        <w:t>we</w:t>
      </w:r>
      <w:proofErr w:type="spellEnd"/>
      <w:r>
        <w:t xml:space="preserve"> </w:t>
      </w:r>
      <w:proofErr w:type="spellStart"/>
      <w:r>
        <w:t>don’t</w:t>
      </w:r>
      <w:proofErr w:type="spellEnd"/>
      <w:r>
        <w:t xml:space="preserve"> understand </w:t>
      </w:r>
      <w:proofErr w:type="spellStart"/>
      <w:r>
        <w:t>why</w:t>
      </w:r>
      <w:proofErr w:type="spellEnd"/>
    </w:p>
    <w:p w14:paraId="09D7A855" w14:textId="77777777" w:rsidR="001F2BB0" w:rsidRPr="00EE1CF3" w:rsidRDefault="001F2BB0" w:rsidP="00DD5634">
      <w:pPr>
        <w:pStyle w:val="Kommentarer"/>
        <w:numPr>
          <w:ilvl w:val="0"/>
          <w:numId w:val="27"/>
        </w:numPr>
        <w:rPr>
          <w:lang w:val="en-GB"/>
        </w:rPr>
      </w:pPr>
      <w:r w:rsidRPr="00EE1CF3">
        <w:rPr>
          <w:lang w:val="en-GB"/>
        </w:rPr>
        <w:t>To date most predictions focused on species redistributions and changes in productivity. Some also included very simple physiological processes (Cheung et al.), but their assumptions have been questioned</w:t>
      </w:r>
    </w:p>
    <w:p w14:paraId="2BAA9C21" w14:textId="77777777" w:rsidR="001F2BB0" w:rsidRPr="00EE1CF3" w:rsidRDefault="001F2BB0" w:rsidP="00DD5634">
      <w:pPr>
        <w:pStyle w:val="Kommentarer"/>
        <w:numPr>
          <w:ilvl w:val="0"/>
          <w:numId w:val="27"/>
        </w:numPr>
        <w:rPr>
          <w:lang w:val="en-GB"/>
        </w:rPr>
      </w:pPr>
      <w:r w:rsidRPr="00EE1CF3">
        <w:rPr>
          <w:lang w:val="en-GB"/>
        </w:rPr>
        <w:t xml:space="preserve">Changes in ectotherm body size is the third universal response to warming, and many species are indeed showing changes in body sizes. </w:t>
      </w:r>
    </w:p>
    <w:p w14:paraId="00089367" w14:textId="3911CE1B" w:rsidR="001F2BB0" w:rsidRPr="00EE1CF3" w:rsidRDefault="001F2BB0" w:rsidP="00DD5634">
      <w:pPr>
        <w:pStyle w:val="Kommentarer"/>
        <w:numPr>
          <w:ilvl w:val="0"/>
          <w:numId w:val="27"/>
        </w:numPr>
        <w:rPr>
          <w:lang w:val="en-GB"/>
        </w:rPr>
      </w:pPr>
      <w:r w:rsidRPr="00EE1CF3">
        <w:rPr>
          <w:lang w:val="en-GB"/>
        </w:rPr>
        <w:t xml:space="preserve">Size is very important in structuring marine ecosystems. Cite studies like e.g. </w:t>
      </w:r>
      <w:proofErr w:type="spellStart"/>
      <w:r w:rsidRPr="00EE1CF3">
        <w:rPr>
          <w:lang w:val="en-GB"/>
        </w:rPr>
        <w:t>Shackell</w:t>
      </w:r>
      <w:proofErr w:type="spellEnd"/>
      <w:r w:rsidRPr="00EE1CF3">
        <w:rPr>
          <w:lang w:val="en-GB"/>
        </w:rPr>
        <w:t xml:space="preserve"> et al. 2010 were changes in predator size structure, not biomass, changed prey abundance. </w:t>
      </w:r>
      <w:proofErr w:type="gramStart"/>
      <w:r w:rsidRPr="00EE1CF3">
        <w:rPr>
          <w:lang w:val="en-GB"/>
        </w:rPr>
        <w:t>Also</w:t>
      </w:r>
      <w:proofErr w:type="gramEnd"/>
      <w:r w:rsidRPr="00EE1CF3">
        <w:rPr>
          <w:lang w:val="en-GB"/>
        </w:rPr>
        <w:t xml:space="preserve"> my earlier modelling work (e.g. </w:t>
      </w:r>
      <w:proofErr w:type="spellStart"/>
      <w:r w:rsidRPr="00EE1CF3">
        <w:rPr>
          <w:lang w:val="en-GB"/>
        </w:rPr>
        <w:t>Biol</w:t>
      </w:r>
      <w:proofErr w:type="spellEnd"/>
      <w:r w:rsidRPr="00EE1CF3">
        <w:rPr>
          <w:lang w:val="en-GB"/>
        </w:rPr>
        <w:t xml:space="preserve"> Letters 2013, MEPS 2014) shows that just a few % change in size can have large effects on the ecosystem). </w:t>
      </w:r>
    </w:p>
    <w:p w14:paraId="45B9D384" w14:textId="77777777" w:rsidR="001F2BB0" w:rsidRPr="00EE1CF3" w:rsidRDefault="001F2BB0" w:rsidP="00DD5634">
      <w:pPr>
        <w:pStyle w:val="Kommentarer"/>
        <w:numPr>
          <w:ilvl w:val="0"/>
          <w:numId w:val="27"/>
        </w:numPr>
        <w:rPr>
          <w:lang w:val="en-GB"/>
        </w:rPr>
      </w:pPr>
      <w:r w:rsidRPr="00EE1CF3">
        <w:rPr>
          <w:lang w:val="en-GB"/>
        </w:rPr>
        <w:t xml:space="preserve"> It follows then that models aiming to predict cc response should explore the interaction of productivity change and size. Such models should allow size to emerge in response to resource availability and physiological processes affected by temperature. </w:t>
      </w:r>
    </w:p>
    <w:p w14:paraId="19439421" w14:textId="7C1DCC96" w:rsidR="001F2BB0" w:rsidRDefault="001F2BB0" w:rsidP="00DD5634">
      <w:pPr>
        <w:pStyle w:val="Kommentarer"/>
        <w:numPr>
          <w:ilvl w:val="0"/>
          <w:numId w:val="27"/>
        </w:numPr>
      </w:pPr>
      <w:r w:rsidRPr="00EE1CF3">
        <w:rPr>
          <w:lang w:val="en-GB"/>
        </w:rPr>
        <w:t xml:space="preserve"> There are few models that have done that so far (refs), and none have considered size-specific temperature responses (is that true?). </w:t>
      </w:r>
      <w:proofErr w:type="spellStart"/>
      <w:r>
        <w:t>Yet</w:t>
      </w:r>
      <w:proofErr w:type="spellEnd"/>
      <w:r>
        <w:t xml:space="preserve">, </w:t>
      </w:r>
      <w:proofErr w:type="spellStart"/>
      <w:r>
        <w:t>these</w:t>
      </w:r>
      <w:proofErr w:type="spellEnd"/>
      <w:r>
        <w:t xml:space="preserve"> </w:t>
      </w:r>
      <w:proofErr w:type="spellStart"/>
      <w:r>
        <w:t>responses</w:t>
      </w:r>
      <w:proofErr w:type="spellEnd"/>
      <w:r>
        <w:t xml:space="preserve"> </w:t>
      </w:r>
      <w:proofErr w:type="spellStart"/>
      <w:r>
        <w:t>are</w:t>
      </w:r>
      <w:proofErr w:type="spellEnd"/>
      <w:r>
        <w:t xml:space="preserve"> </w:t>
      </w:r>
      <w:proofErr w:type="spellStart"/>
      <w:r>
        <w:t>known</w:t>
      </w:r>
      <w:proofErr w:type="spellEnd"/>
      <w:r>
        <w:t xml:space="preserve"> (</w:t>
      </w:r>
      <w:proofErr w:type="spellStart"/>
      <w:r>
        <w:t>refs</w:t>
      </w:r>
      <w:proofErr w:type="spellEnd"/>
      <w:r>
        <w:t>)</w:t>
      </w:r>
    </w:p>
    <w:p w14:paraId="1E3E7E6C" w14:textId="5DBC2A78" w:rsidR="001F2BB0" w:rsidRPr="00EE1CF3" w:rsidRDefault="001F2BB0" w:rsidP="00DD5634">
      <w:pPr>
        <w:pStyle w:val="Kommentarer"/>
        <w:numPr>
          <w:ilvl w:val="0"/>
          <w:numId w:val="27"/>
        </w:numPr>
        <w:rPr>
          <w:lang w:val="en-GB"/>
        </w:rPr>
      </w:pPr>
      <w:r w:rsidRPr="00EE1CF3">
        <w:rPr>
          <w:lang w:val="en-GB"/>
        </w:rPr>
        <w:t xml:space="preserve">Baltic Sea is a great system to explore </w:t>
      </w:r>
      <w:proofErr w:type="spellStart"/>
      <w:r w:rsidRPr="00EE1CF3">
        <w:rPr>
          <w:lang w:val="en-GB"/>
        </w:rPr>
        <w:t>topdown</w:t>
      </w:r>
      <w:proofErr w:type="spellEnd"/>
      <w:r w:rsidRPr="00EE1CF3">
        <w:rPr>
          <w:lang w:val="en-GB"/>
        </w:rPr>
        <w:t xml:space="preserve"> and bottom effects of climate change. Simple system, rapid warming, lots of data. Introduce a few models that were developed for the Baltic Sea </w:t>
      </w:r>
    </w:p>
    <w:p w14:paraId="773014FE" w14:textId="752A419D" w:rsidR="001F2BB0" w:rsidRPr="00EE1CF3" w:rsidRDefault="001F2BB0" w:rsidP="00DD5634">
      <w:pPr>
        <w:pStyle w:val="Kommentarer"/>
        <w:numPr>
          <w:ilvl w:val="0"/>
          <w:numId w:val="27"/>
        </w:numPr>
        <w:rPr>
          <w:lang w:val="en-GB"/>
        </w:rPr>
      </w:pPr>
      <w:r w:rsidRPr="00EE1CF3">
        <w:rPr>
          <w:lang w:val="en-GB"/>
        </w:rPr>
        <w:t xml:space="preserve">Here we introduce a new model that allows </w:t>
      </w:r>
      <w:proofErr w:type="gramStart"/>
      <w:r w:rsidRPr="00EE1CF3">
        <w:rPr>
          <w:lang w:val="en-GB"/>
        </w:rPr>
        <w:t>to assess</w:t>
      </w:r>
      <w:proofErr w:type="gramEnd"/>
      <w:r w:rsidRPr="00EE1CF3">
        <w:rPr>
          <w:lang w:val="en-GB"/>
        </w:rPr>
        <w:t xml:space="preserve"> both temperature driven productivity changes and its effects on the emergent ecosystem structure, as well as temperature driven physiological process and the emergent effects on size and species interactions. The model addresses the interaction of bottom-up and top-down (physiological) temperature responses in a multi-species context. </w:t>
      </w:r>
    </w:p>
  </w:comment>
  <w:comment w:id="48" w:author="Anna Gårdmark" w:date="2020-01-13T08:36:00Z" w:initials="AG">
    <w:p w14:paraId="198225A0" w14:textId="7C5F7CBE" w:rsidR="001F2BB0" w:rsidRPr="00B934BF" w:rsidRDefault="001F2BB0">
      <w:pPr>
        <w:pStyle w:val="Kommentarer"/>
        <w:rPr>
          <w:lang w:val="en-GB"/>
        </w:rPr>
      </w:pPr>
      <w:r>
        <w:rPr>
          <w:rStyle w:val="Kommentarsreferens"/>
        </w:rPr>
        <w:annotationRef/>
      </w:r>
      <w:proofErr w:type="gramStart"/>
      <w:r w:rsidRPr="00B934BF">
        <w:rPr>
          <w:lang w:val="en-GB"/>
        </w:rPr>
        <w:t>too</w:t>
      </w:r>
      <w:proofErr w:type="gramEnd"/>
      <w:r w:rsidRPr="00B934BF">
        <w:rPr>
          <w:lang w:val="en-GB"/>
        </w:rPr>
        <w:t xml:space="preserve"> general a conclusion to keep as a separate paragraph. </w:t>
      </w:r>
      <w:r>
        <w:rPr>
          <w:lang w:val="en-GB"/>
        </w:rPr>
        <w:t>Conclude on implications for fisheries and fish communities or just merge with the following paragraph</w:t>
      </w:r>
    </w:p>
  </w:comment>
  <w:comment w:id="50" w:author="Asta Audzijonyte" w:date="2020-01-10T12:59:00Z" w:initials="AA">
    <w:p w14:paraId="58784823" w14:textId="3D8F2871" w:rsidR="001F2BB0" w:rsidRPr="00EE1CF3" w:rsidRDefault="001F2BB0">
      <w:pPr>
        <w:pStyle w:val="Kommentarer"/>
        <w:rPr>
          <w:lang w:val="en-GB"/>
        </w:rPr>
      </w:pPr>
      <w:r>
        <w:rPr>
          <w:rStyle w:val="Kommentarsreferens"/>
        </w:rPr>
        <w:annotationRef/>
      </w:r>
      <w:r w:rsidRPr="00EE1CF3">
        <w:rPr>
          <w:lang w:val="en-GB"/>
        </w:rPr>
        <w:t>That’s interesting. Is it for both warm and cold ecosystems? It is often said that for cold ecosystems productivity might increase, although I don’t have a reference now</w:t>
      </w:r>
    </w:p>
  </w:comment>
  <w:comment w:id="51" w:author="Anna Gårdmark" w:date="2020-01-13T08:38:00Z" w:initials="AG">
    <w:p w14:paraId="6D8BF95F" w14:textId="327330CE" w:rsidR="001F2BB0" w:rsidRPr="00B934BF" w:rsidRDefault="001F2BB0">
      <w:pPr>
        <w:pStyle w:val="Kommentarer"/>
        <w:rPr>
          <w:lang w:val="en-GB"/>
        </w:rPr>
      </w:pPr>
      <w:r>
        <w:rPr>
          <w:rStyle w:val="Kommentarsreferens"/>
        </w:rPr>
        <w:annotationRef/>
      </w:r>
      <w:proofErr w:type="gramStart"/>
      <w:r w:rsidRPr="00B934BF">
        <w:rPr>
          <w:lang w:val="en-GB"/>
        </w:rPr>
        <w:t>one</w:t>
      </w:r>
      <w:proofErr w:type="gramEnd"/>
      <w:r w:rsidRPr="00B934BF">
        <w:rPr>
          <w:lang w:val="en-GB"/>
        </w:rPr>
        <w:t xml:space="preserv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55" w:author="Asta Audzijonyte" w:date="2020-01-10T13:00:00Z" w:initials="AA">
    <w:p w14:paraId="0FA1AC97" w14:textId="0DA6204B" w:rsidR="001F2BB0" w:rsidRPr="00EE1CF3" w:rsidRDefault="001F2BB0">
      <w:pPr>
        <w:pStyle w:val="Kommentarer"/>
        <w:rPr>
          <w:lang w:val="en-GB"/>
        </w:rPr>
      </w:pPr>
      <w:r>
        <w:rPr>
          <w:rStyle w:val="Kommentarsreferens"/>
        </w:rPr>
        <w:annotationRef/>
      </w:r>
      <w:r w:rsidRPr="00EE1CF3">
        <w:rPr>
          <w:lang w:val="en-GB"/>
        </w:rPr>
        <w:t xml:space="preserve">If magnitude is estimated, can you briefly mention it here? How much decline? </w:t>
      </w:r>
    </w:p>
  </w:comment>
  <w:comment w:id="67" w:author="Anna Gårdmark" w:date="2020-01-13T13:02:00Z" w:initials="AG">
    <w:p w14:paraId="2B32D0AC" w14:textId="1174BA60" w:rsidR="001F2BB0" w:rsidRPr="001C7F80" w:rsidRDefault="001F2BB0">
      <w:pPr>
        <w:pStyle w:val="Kommentarer"/>
        <w:rPr>
          <w:lang w:val="en-GB"/>
        </w:rPr>
      </w:pPr>
      <w:r>
        <w:rPr>
          <w:rStyle w:val="Kommentarsreferens"/>
        </w:rPr>
        <w:annotationRef/>
      </w:r>
      <w:r w:rsidRPr="001C7F80">
        <w:rPr>
          <w:lang w:val="en-GB"/>
        </w:rPr>
        <w:t xml:space="preserve">you use top-down in title abstract and intro, but physiological scaling in methods and results; make sure in methods and results to clearly indicate that you use </w:t>
      </w:r>
      <w:r>
        <w:rPr>
          <w:lang w:val="en-GB"/>
        </w:rPr>
        <w:t>“</w:t>
      </w:r>
      <w:r w:rsidRPr="001C7F80">
        <w:rPr>
          <w:lang w:val="en-GB"/>
        </w:rPr>
        <w:t>temperature-dependence of physiological processes”</w:t>
      </w:r>
      <w:r>
        <w:rPr>
          <w:lang w:val="en-GB"/>
        </w:rPr>
        <w:t xml:space="preserve"> to model such ‘top-down’ effects</w:t>
      </w:r>
      <w:r w:rsidRPr="001C7F80">
        <w:rPr>
          <w:lang w:val="en-GB"/>
        </w:rPr>
        <w:t xml:space="preserve"> </w:t>
      </w:r>
    </w:p>
  </w:comment>
  <w:comment w:id="65" w:author="Asta Audzijonyte" w:date="2020-01-10T13:01:00Z" w:initials="AA">
    <w:p w14:paraId="4EE05CD9" w14:textId="260DB7B8" w:rsidR="001F2BB0" w:rsidRPr="00EE1CF3" w:rsidRDefault="001F2BB0">
      <w:pPr>
        <w:pStyle w:val="Kommentarer"/>
        <w:rPr>
          <w:lang w:val="en-GB"/>
        </w:rPr>
      </w:pPr>
      <w:r>
        <w:rPr>
          <w:rStyle w:val="Kommentarsreferens"/>
        </w:rPr>
        <w:annotationRef/>
      </w:r>
      <w:proofErr w:type="spellStart"/>
      <w:r w:rsidRPr="00EE1CF3">
        <w:rPr>
          <w:lang w:val="en-GB"/>
        </w:rPr>
        <w:t>Shackell</w:t>
      </w:r>
      <w:proofErr w:type="spellEnd"/>
      <w:r w:rsidRPr="00EE1CF3">
        <w:rPr>
          <w:lang w:val="en-GB"/>
        </w:rPr>
        <w:t xml:space="preserve"> et al. 2010 paper might be good to cite here, where they show that decreased predator body size (but not biomass) reduced top down control and increased prey biomass</w:t>
      </w:r>
    </w:p>
  </w:comment>
  <w:comment w:id="68" w:author="Asta Audzijonyte" w:date="2020-01-10T13:03:00Z" w:initials="AA">
    <w:p w14:paraId="65BA6D89" w14:textId="1EE776BD" w:rsidR="001F2BB0" w:rsidRPr="00EE1CF3" w:rsidRDefault="001F2BB0">
      <w:pPr>
        <w:pStyle w:val="Kommentarer"/>
        <w:rPr>
          <w:lang w:val="en-GB"/>
        </w:rPr>
      </w:pPr>
      <w:r>
        <w:rPr>
          <w:rStyle w:val="Kommentarsreferens"/>
        </w:rPr>
        <w:annotationRef/>
      </w:r>
      <w:r w:rsidRPr="00EE1CF3">
        <w:rPr>
          <w:lang w:val="en-GB"/>
        </w:rPr>
        <w:t>I am happy to work on the wordsmithing, but perhaps it makes sense to first agree on the big picture and then focus on the text</w:t>
      </w:r>
    </w:p>
  </w:comment>
  <w:comment w:id="83" w:author="Asta Audzijonyte" w:date="2020-01-10T13:05:00Z" w:initials="AA">
    <w:p w14:paraId="05D759A2" w14:textId="3EE119A6" w:rsidR="001F2BB0" w:rsidRPr="00EE1CF3" w:rsidRDefault="001F2BB0">
      <w:pPr>
        <w:pStyle w:val="Kommentarer"/>
        <w:rPr>
          <w:lang w:val="en-GB"/>
        </w:rPr>
      </w:pPr>
      <w:r>
        <w:rPr>
          <w:rStyle w:val="Kommentarsreferens"/>
        </w:rPr>
        <w:annotationRef/>
      </w:r>
      <w:r w:rsidRPr="00EE1CF3">
        <w:rPr>
          <w:lang w:val="en-GB"/>
        </w:rPr>
        <w:t xml:space="preserve">I think the key question is the intergenerational plasticity (e.g. </w:t>
      </w:r>
      <w:proofErr w:type="spellStart"/>
      <w:r w:rsidRPr="00EE1CF3">
        <w:rPr>
          <w:lang w:val="en-GB"/>
        </w:rPr>
        <w:t>Donelson</w:t>
      </w:r>
      <w:proofErr w:type="spellEnd"/>
      <w:r w:rsidRPr="00EE1CF3">
        <w:rPr>
          <w:lang w:val="en-GB"/>
        </w:rPr>
        <w:t xml:space="preserve"> et al.) and local adaptations. We still have no idea how to extrapolate short term experimental studies to climate change responses, and whether inter-species large scale comparisons are relevant to predict temporal changes in local populations </w:t>
      </w:r>
    </w:p>
  </w:comment>
  <w:comment w:id="75" w:author="Anna Gårdmark" w:date="2020-01-13T08:41:00Z" w:initials="AG">
    <w:p w14:paraId="377F6EEC" w14:textId="77777777" w:rsidR="001F2BB0" w:rsidRDefault="001F2BB0">
      <w:pPr>
        <w:pStyle w:val="Kommentarer"/>
        <w:rPr>
          <w:lang w:val="en-GB"/>
        </w:rPr>
      </w:pPr>
      <w:r>
        <w:rPr>
          <w:rStyle w:val="Kommentarsreferens"/>
        </w:rPr>
        <w:annotationRef/>
      </w:r>
      <w:proofErr w:type="gramStart"/>
      <w:r w:rsidRPr="00363BEE">
        <w:rPr>
          <w:lang w:val="en-GB"/>
        </w:rPr>
        <w:t>this</w:t>
      </w:r>
      <w:proofErr w:type="gramEnd"/>
      <w:r w:rsidRPr="00363BEE">
        <w:rPr>
          <w:lang w:val="en-GB"/>
        </w:rPr>
        <w:t xml:space="preserve"> is a very narrow and specific limitation. </w:t>
      </w:r>
      <w:r>
        <w:rPr>
          <w:lang w:val="en-GB"/>
        </w:rPr>
        <w:t>Isn’t a bigger limitation that models projecting CC impacts on fisheries are rarely species resolved and even more rarely care about that individual-level processes depend on body size? I suggest you introduce those two first. After these, I’d say that the third limitation is that models that are both species- and size-resolved often include temperature effects on only part of the food web (bottom-up in size-spectra models) or are models of food-web compartments (e.g. predator-prey or food chains) rather than of actual food webs.  First thereafter, I see it as a limitation that there is uncertainty about the temperature scaling of physiology.</w:t>
      </w:r>
    </w:p>
    <w:p w14:paraId="3C45B1F5" w14:textId="3CE63F79" w:rsidR="001F2BB0" w:rsidRPr="00363BEE" w:rsidRDefault="001F2BB0">
      <w:pPr>
        <w:pStyle w:val="Kommentarer"/>
        <w:rPr>
          <w:lang w:val="en-GB"/>
        </w:rPr>
      </w:pPr>
      <w:r>
        <w:rPr>
          <w:lang w:val="en-GB"/>
        </w:rPr>
        <w:t>So I’d first after introducing the other limitations listed above would come to details on one or the other form of scaling of physiological rates.</w:t>
      </w:r>
    </w:p>
  </w:comment>
  <w:comment w:id="84" w:author="Anna Gårdmark" w:date="2020-01-13T08:46:00Z" w:initials="AG">
    <w:p w14:paraId="438487A6" w14:textId="4D3ED19D" w:rsidR="001F2BB0" w:rsidRPr="00363BEE" w:rsidRDefault="001F2BB0">
      <w:pPr>
        <w:pStyle w:val="Kommentarer"/>
        <w:rPr>
          <w:lang w:val="en-GB"/>
        </w:rPr>
      </w:pPr>
      <w:r>
        <w:rPr>
          <w:rStyle w:val="Kommentarsreferens"/>
        </w:rPr>
        <w:annotationRef/>
      </w:r>
      <w:proofErr w:type="gramStart"/>
      <w:r w:rsidRPr="00363BEE">
        <w:rPr>
          <w:lang w:val="en-GB"/>
        </w:rPr>
        <w:t>ref</w:t>
      </w:r>
      <w:proofErr w:type="gramEnd"/>
      <w:r w:rsidRPr="00363BEE">
        <w:rPr>
          <w:lang w:val="en-GB"/>
        </w:rPr>
        <w:t xml:space="preserve"> for this discussion needed hereafter</w:t>
      </w:r>
    </w:p>
  </w:comment>
  <w:comment w:id="88" w:author="Max Lindmark" w:date="2020-01-05T11:30:00Z" w:initials="ML">
    <w:p w14:paraId="5248ABA6" w14:textId="47974C8E" w:rsidR="001F2BB0" w:rsidRPr="00EE1CF3" w:rsidRDefault="001F2BB0">
      <w:pPr>
        <w:pStyle w:val="Kommentarer"/>
        <w:rPr>
          <w:lang w:val="en-GB"/>
        </w:rPr>
      </w:pPr>
      <w:r>
        <w:rPr>
          <w:rStyle w:val="Kommentarsreferens"/>
        </w:rPr>
        <w:annotationRef/>
      </w:r>
      <w:r w:rsidRPr="00EE1CF3">
        <w:rPr>
          <w:lang w:val="en-GB"/>
        </w:rPr>
        <w:t>Will reformat these references in the end</w:t>
      </w:r>
    </w:p>
  </w:comment>
  <w:comment w:id="97" w:author="Anna Gårdmark" w:date="2020-01-13T08:49:00Z" w:initials="AG">
    <w:p w14:paraId="649565F0" w14:textId="201944AE" w:rsidR="001F2BB0" w:rsidRPr="00363BEE" w:rsidRDefault="001F2BB0">
      <w:pPr>
        <w:pStyle w:val="Kommentarer"/>
        <w:rPr>
          <w:lang w:val="en-GB"/>
        </w:rPr>
      </w:pPr>
      <w:r>
        <w:rPr>
          <w:rStyle w:val="Kommentarsreferens"/>
        </w:rPr>
        <w:annotationRef/>
      </w:r>
      <w:proofErr w:type="gramStart"/>
      <w:r w:rsidRPr="00363BEE">
        <w:rPr>
          <w:lang w:val="en-GB"/>
        </w:rPr>
        <w:t>ah</w:t>
      </w:r>
      <w:proofErr w:type="gramEnd"/>
      <w:r w:rsidRPr="00363BEE">
        <w:rPr>
          <w:lang w:val="en-GB"/>
        </w:rPr>
        <w:t xml:space="preserve">, this is of course an even bigger limitation than the ones I listed above, so I </w:t>
      </w:r>
      <w:r>
        <w:rPr>
          <w:lang w:val="en-GB"/>
        </w:rPr>
        <w:t xml:space="preserve">suggest you reshuffle the order, shorten this part on Cheung and start the limitations of current approaches with this point (line 92 </w:t>
      </w:r>
      <w:proofErr w:type="spellStart"/>
      <w:r>
        <w:rPr>
          <w:lang w:val="en-GB"/>
        </w:rPr>
        <w:t>ff</w:t>
      </w:r>
      <w:proofErr w:type="spellEnd"/>
      <w:r>
        <w:rPr>
          <w:lang w:val="en-GB"/>
        </w:rPr>
        <w:t xml:space="preserve"> is a prerequisite for using food web models in the first place)</w:t>
      </w:r>
    </w:p>
  </w:comment>
  <w:comment w:id="101" w:author="Anna Gårdmark" w:date="2020-01-13T08:48:00Z" w:initials="AG">
    <w:p w14:paraId="737D04A7" w14:textId="1BB8DC15" w:rsidR="001F2BB0" w:rsidRPr="00133480" w:rsidRDefault="001F2BB0">
      <w:pPr>
        <w:pStyle w:val="Kommentarer"/>
        <w:rPr>
          <w:lang w:val="en-GB"/>
        </w:rPr>
      </w:pPr>
      <w:r>
        <w:rPr>
          <w:rStyle w:val="Kommentarsreferens"/>
        </w:rPr>
        <w:annotationRef/>
      </w:r>
      <w:proofErr w:type="gramStart"/>
      <w:r w:rsidRPr="00133480">
        <w:rPr>
          <w:lang w:val="en-GB"/>
        </w:rPr>
        <w:t>and</w:t>
      </w:r>
      <w:proofErr w:type="gramEnd"/>
      <w:r w:rsidRPr="00133480">
        <w:rPr>
          <w:lang w:val="en-GB"/>
        </w:rPr>
        <w:t xml:space="preserve"> pure thermodynamics…</w:t>
      </w:r>
    </w:p>
  </w:comment>
  <w:comment w:id="105" w:author="Asta Audzijonyte" w:date="2020-01-10T13:10:00Z" w:initials="AA">
    <w:p w14:paraId="4633D473" w14:textId="642AD68E" w:rsidR="001F2BB0" w:rsidRPr="00EE1CF3" w:rsidRDefault="001F2BB0">
      <w:pPr>
        <w:pStyle w:val="Kommentarer"/>
        <w:rPr>
          <w:lang w:val="en-GB"/>
        </w:rPr>
      </w:pPr>
      <w:r>
        <w:rPr>
          <w:rStyle w:val="Kommentarsreferens"/>
        </w:rPr>
        <w:annotationRef/>
      </w:r>
      <w:r w:rsidRPr="00EE1CF3">
        <w:rPr>
          <w:lang w:val="en-GB"/>
        </w:rPr>
        <w:t>This is a very important point and should be more focused. I would suggest going less into the uncertainties about the mechanisms of temperature responses (because we are using them here!), but more on the fact that the interplay between resource levels and size specific responses</w:t>
      </w:r>
    </w:p>
  </w:comment>
  <w:comment w:id="107" w:author="Anna Gårdmark" w:date="2020-01-13T08:50:00Z" w:initials="AG">
    <w:p w14:paraId="77D46046" w14:textId="2EE07C5E" w:rsidR="001F2BB0" w:rsidRPr="00743FD4" w:rsidRDefault="001F2BB0">
      <w:pPr>
        <w:pStyle w:val="Kommentarer"/>
        <w:rPr>
          <w:lang w:val="en-GB"/>
        </w:rPr>
      </w:pPr>
      <w:r>
        <w:rPr>
          <w:rStyle w:val="Kommentarsreferens"/>
        </w:rPr>
        <w:annotationRef/>
      </w:r>
      <w:proofErr w:type="gramStart"/>
      <w:r w:rsidRPr="00743FD4">
        <w:rPr>
          <w:lang w:val="en-GB"/>
        </w:rPr>
        <w:t>better</w:t>
      </w:r>
      <w:proofErr w:type="gramEnd"/>
      <w:r w:rsidRPr="00743FD4">
        <w:rPr>
          <w:lang w:val="en-GB"/>
        </w:rPr>
        <w:t xml:space="preserve"> explain ’mechanistic’ the first time you use it, if you want to have explanations of it. </w:t>
      </w:r>
      <w:r>
        <w:rPr>
          <w:lang w:val="en-GB"/>
        </w:rPr>
        <w:t>Here is a bit too late</w:t>
      </w:r>
    </w:p>
  </w:comment>
  <w:comment w:id="110" w:author="Anna Gårdmark" w:date="2020-01-13T08:51:00Z" w:initials="AG">
    <w:p w14:paraId="42F01806" w14:textId="6D20EAA1" w:rsidR="001F2BB0" w:rsidRPr="00743FD4" w:rsidRDefault="001F2BB0">
      <w:pPr>
        <w:pStyle w:val="Kommentarer"/>
        <w:rPr>
          <w:lang w:val="en-GB"/>
        </w:rPr>
      </w:pPr>
      <w:r>
        <w:rPr>
          <w:rStyle w:val="Kommentarsreferens"/>
        </w:rPr>
        <w:annotationRef/>
      </w:r>
      <w:proofErr w:type="gramStart"/>
      <w:r w:rsidRPr="00743FD4">
        <w:rPr>
          <w:lang w:val="en-GB"/>
        </w:rPr>
        <w:t>not</w:t>
      </w:r>
      <w:proofErr w:type="gramEnd"/>
      <w:r w:rsidRPr="00743FD4">
        <w:rPr>
          <w:lang w:val="en-GB"/>
        </w:rPr>
        <w:t xml:space="preserve"> all food web models that </w:t>
      </w:r>
      <w:r>
        <w:rPr>
          <w:lang w:val="en-GB"/>
        </w:rPr>
        <w:t>are considered ‘process-based’ include metabolic scaling; for long it was only the processes of birth and death…</w:t>
      </w:r>
    </w:p>
  </w:comment>
  <w:comment w:id="140" w:author="Anna Gårdmark" w:date="2020-01-13T09:01:00Z" w:initials="AG">
    <w:p w14:paraId="3C91D8F9" w14:textId="62FE49E1" w:rsidR="001F2BB0" w:rsidRPr="003159F8" w:rsidRDefault="001F2BB0">
      <w:pPr>
        <w:pStyle w:val="Kommentarer"/>
        <w:rPr>
          <w:lang w:val="en-GB"/>
        </w:rPr>
      </w:pPr>
      <w:r>
        <w:rPr>
          <w:rStyle w:val="Kommentarsreferens"/>
        </w:rPr>
        <w:annotationRef/>
      </w:r>
      <w:proofErr w:type="gramStart"/>
      <w:r w:rsidRPr="003159F8">
        <w:rPr>
          <w:lang w:val="en-GB"/>
        </w:rPr>
        <w:t>this</w:t>
      </w:r>
      <w:proofErr w:type="gramEnd"/>
      <w:r w:rsidRPr="003159F8">
        <w:rPr>
          <w:lang w:val="en-GB"/>
        </w:rPr>
        <w:t xml:space="preserve"> is good to mention somewhere (late!)</w:t>
      </w:r>
      <w:r>
        <w:rPr>
          <w:lang w:val="en-GB"/>
        </w:rPr>
        <w:t xml:space="preserve"> </w:t>
      </w:r>
      <w:r w:rsidRPr="003159F8">
        <w:rPr>
          <w:lang w:val="en-GB"/>
        </w:rPr>
        <w:t>in the intro</w:t>
      </w:r>
      <w:r>
        <w:rPr>
          <w:lang w:val="en-GB"/>
        </w:rPr>
        <w:t>, since you do this nicely in your study. However, it is really a minor point compared to all the other limitations listed in the comments above. So make sure to say those other ones first.</w:t>
      </w:r>
    </w:p>
  </w:comment>
  <w:comment w:id="144" w:author="Max Lindmark" w:date="2020-01-01T17:12:00Z" w:initials="ML">
    <w:p w14:paraId="4DA313EB" w14:textId="2C9D073E" w:rsidR="001F2BB0" w:rsidRPr="0016357E" w:rsidRDefault="001F2BB0" w:rsidP="0016357E">
      <w:pPr>
        <w:spacing w:line="480" w:lineRule="auto"/>
        <w:ind w:firstLine="284"/>
        <w:jc w:val="both"/>
        <w:rPr>
          <w:rFonts w:ascii="Times" w:hAnsi="Times" w:cstheme="minorHAnsi"/>
          <w:bCs/>
          <w:lang w:val="en-US"/>
        </w:rPr>
      </w:pPr>
      <w:r>
        <w:rPr>
          <w:rStyle w:val="Kommentarsreferens"/>
        </w:rPr>
        <w:annotationRef/>
      </w:r>
      <w:r>
        <w:rPr>
          <w:rFonts w:ascii="Times" w:hAnsi="Times" w:cstheme="minorHAnsi"/>
          <w:bCs/>
          <w:lang w:val="en-US"/>
        </w:rPr>
        <w:t>Overall</w:t>
      </w:r>
      <w:r w:rsidRPr="00D24176">
        <w:rPr>
          <w:rFonts w:ascii="Times" w:hAnsi="Times" w:cstheme="minorHAnsi"/>
          <w:bCs/>
          <w:lang w:val="en-US"/>
        </w:rPr>
        <w:t>, MSSMs constitute a promising framework for assessing the effects of climate change, as t</w:t>
      </w:r>
      <w:r w:rsidRPr="00FC0A34">
        <w:rPr>
          <w:rFonts w:ascii="Times" w:hAnsi="Times" w:cstheme="minorHAnsi"/>
          <w:bCs/>
          <w:lang w:val="en-US"/>
        </w:rPr>
        <w:t xml:space="preserve">hey can provide predictions more detailed descriptions of regional food webs while </w:t>
      </w:r>
      <w:r>
        <w:rPr>
          <w:rFonts w:ascii="Times" w:hAnsi="Times" w:cstheme="minorHAnsi"/>
          <w:bCs/>
          <w:lang w:val="en-US"/>
        </w:rPr>
        <w:t xml:space="preserve">still </w:t>
      </w:r>
      <w:r w:rsidRPr="00FC0A34">
        <w:rPr>
          <w:rFonts w:ascii="Times" w:hAnsi="Times" w:cstheme="minorHAnsi"/>
          <w:bCs/>
          <w:lang w:val="en-US"/>
        </w:rPr>
        <w:t xml:space="preserve">being based on general </w:t>
      </w:r>
      <w:r>
        <w:rPr>
          <w:rFonts w:ascii="Times" w:hAnsi="Times" w:cstheme="minorHAnsi"/>
          <w:bCs/>
          <w:lang w:val="en-US"/>
        </w:rPr>
        <w:t>principles</w:t>
      </w:r>
      <w:r w:rsidRPr="00FC0A34">
        <w:rPr>
          <w:rFonts w:ascii="Times" w:hAnsi="Times" w:cstheme="minorHAnsi"/>
          <w:bCs/>
          <w:lang w:val="en-US"/>
        </w:rPr>
        <w:t>.</w:t>
      </w:r>
    </w:p>
  </w:comment>
  <w:comment w:id="145" w:author="Anna Gårdmark" w:date="2020-01-13T08:53:00Z" w:initials="AG">
    <w:p w14:paraId="35D4D7D0" w14:textId="3AAF045F" w:rsidR="001F2BB0" w:rsidRPr="00743FD4" w:rsidRDefault="001F2BB0">
      <w:pPr>
        <w:pStyle w:val="Kommentarer"/>
        <w:rPr>
          <w:lang w:val="en-GB"/>
        </w:rPr>
      </w:pPr>
      <w:r>
        <w:rPr>
          <w:rStyle w:val="Kommentarsreferens"/>
        </w:rPr>
        <w:annotationRef/>
      </w:r>
      <w:proofErr w:type="gramStart"/>
      <w:r w:rsidRPr="00743FD4">
        <w:rPr>
          <w:lang w:val="en-GB"/>
        </w:rPr>
        <w:t>this</w:t>
      </w:r>
      <w:proofErr w:type="gramEnd"/>
      <w:r w:rsidRPr="00743FD4">
        <w:rPr>
          <w:lang w:val="en-GB"/>
        </w:rPr>
        <w:t xml:space="preserve"> is the conclusion you could make in </w:t>
      </w:r>
      <w:r>
        <w:rPr>
          <w:lang w:val="en-GB"/>
        </w:rPr>
        <w:t xml:space="preserve">close connection to a section starting with discussing the </w:t>
      </w:r>
      <w:proofErr w:type="spellStart"/>
      <w:r>
        <w:rPr>
          <w:lang w:val="en-GB"/>
        </w:rPr>
        <w:t>limitaitons</w:t>
      </w:r>
      <w:proofErr w:type="spellEnd"/>
      <w:r>
        <w:rPr>
          <w:lang w:val="en-GB"/>
        </w:rPr>
        <w:t xml:space="preserve"> of previous approaches used to predict CC impacts on fisheries: food-independent growth models (Cheung), models of food web compartments rather than food webs and models ignoring individual-level processes and their temperature-dependence. =&gt; MSSMs a useful tool. However, they haven’t explored both bottom-up and ‘top-down’ effects of temperature</w:t>
      </w:r>
    </w:p>
  </w:comment>
  <w:comment w:id="106" w:author="Anna Gårdmark" w:date="2020-01-13T08:55:00Z" w:initials="AG">
    <w:p w14:paraId="442797D8" w14:textId="447AC081" w:rsidR="001F2BB0" w:rsidRPr="00743FD4" w:rsidRDefault="001F2BB0">
      <w:pPr>
        <w:pStyle w:val="Kommentarer"/>
        <w:rPr>
          <w:lang w:val="en-GB"/>
        </w:rPr>
      </w:pPr>
      <w:r>
        <w:rPr>
          <w:rStyle w:val="Kommentarsreferens"/>
        </w:rPr>
        <w:annotationRef/>
      </w:r>
      <w:proofErr w:type="gramStart"/>
      <w:r w:rsidRPr="00743FD4">
        <w:rPr>
          <w:lang w:val="en-GB"/>
        </w:rPr>
        <w:t>this</w:t>
      </w:r>
      <w:proofErr w:type="gramEnd"/>
      <w:r w:rsidRPr="00743FD4">
        <w:rPr>
          <w:lang w:val="en-GB"/>
        </w:rPr>
        <w:t xml:space="preserve"> whole paragraph on model performance is not </w:t>
      </w:r>
      <w:r>
        <w:rPr>
          <w:lang w:val="en-GB"/>
        </w:rPr>
        <w:t>very well linked to your question. (</w:t>
      </w:r>
      <w:proofErr w:type="gramStart"/>
      <w:r>
        <w:rPr>
          <w:lang w:val="en-GB"/>
        </w:rPr>
        <w:t>it’s</w:t>
      </w:r>
      <w:proofErr w:type="gramEnd"/>
      <w:r>
        <w:rPr>
          <w:lang w:val="en-GB"/>
        </w:rPr>
        <w:t xml:space="preserve"> more something that would fit in your kappa [=introductory chapter in the thesis)</w:t>
      </w:r>
    </w:p>
  </w:comment>
  <w:comment w:id="147" w:author="Anna Gårdmark" w:date="2020-01-13T09:00:00Z" w:initials="AG">
    <w:p w14:paraId="6B0DC785" w14:textId="67ED1EFE" w:rsidR="001F2BB0" w:rsidRPr="003159F8" w:rsidRDefault="001F2BB0">
      <w:pPr>
        <w:pStyle w:val="Kommentarer"/>
        <w:rPr>
          <w:lang w:val="en-GB"/>
        </w:rPr>
      </w:pPr>
      <w:r>
        <w:rPr>
          <w:rStyle w:val="Kommentarsreferens"/>
        </w:rPr>
        <w:annotationRef/>
      </w:r>
      <w:proofErr w:type="gramStart"/>
      <w:r w:rsidRPr="003159F8">
        <w:rPr>
          <w:lang w:val="en-GB"/>
        </w:rPr>
        <w:t>specify</w:t>
      </w:r>
      <w:proofErr w:type="gramEnd"/>
      <w:r w:rsidRPr="003159F8">
        <w:rPr>
          <w:lang w:val="en-GB"/>
        </w:rPr>
        <w:t xml:space="preserve"> already here (since you argued for MSSM in the previous paragraph)?</w:t>
      </w:r>
    </w:p>
  </w:comment>
  <w:comment w:id="149" w:author="Anna Gårdmark" w:date="2020-01-13T08:58:00Z" w:initials="AG">
    <w:p w14:paraId="29BEAFCE" w14:textId="2C85336C" w:rsidR="001F2BB0" w:rsidRPr="00743FD4" w:rsidRDefault="001F2BB0">
      <w:pPr>
        <w:pStyle w:val="Kommentarer"/>
        <w:rPr>
          <w:lang w:val="en-GB"/>
        </w:rPr>
      </w:pPr>
      <w:r>
        <w:rPr>
          <w:rStyle w:val="Kommentarsreferens"/>
        </w:rPr>
        <w:annotationRef/>
      </w:r>
      <w:r w:rsidRPr="00743FD4">
        <w:rPr>
          <w:lang w:val="en-GB"/>
        </w:rPr>
        <w:t>’</w:t>
      </w:r>
      <w:proofErr w:type="gramStart"/>
      <w:r w:rsidRPr="00743FD4">
        <w:rPr>
          <w:lang w:val="en-GB"/>
        </w:rPr>
        <w:t>background</w:t>
      </w:r>
      <w:proofErr w:type="gramEnd"/>
      <w:r w:rsidRPr="00743FD4">
        <w:rPr>
          <w:lang w:val="en-GB"/>
        </w:rPr>
        <w:t xml:space="preserve"> resources’ is a highly technical term that is specific to size-spectrum models. </w:t>
      </w:r>
      <w:r>
        <w:rPr>
          <w:lang w:val="en-GB"/>
        </w:rPr>
        <w:t>Needs to be changed.</w:t>
      </w:r>
    </w:p>
  </w:comment>
  <w:comment w:id="148" w:author="Anna Gårdmark" w:date="2020-01-13T08:59:00Z" w:initials="AG">
    <w:p w14:paraId="07BE94C9" w14:textId="3A4660E2" w:rsidR="001F2BB0" w:rsidRPr="00743FD4" w:rsidRDefault="001F2BB0">
      <w:pPr>
        <w:pStyle w:val="Kommentarer"/>
        <w:rPr>
          <w:lang w:val="en-GB"/>
        </w:rPr>
      </w:pPr>
      <w:r>
        <w:rPr>
          <w:rStyle w:val="Kommentarsreferens"/>
        </w:rPr>
        <w:annotationRef/>
      </w:r>
      <w:proofErr w:type="gramStart"/>
      <w:r w:rsidRPr="00743FD4">
        <w:rPr>
          <w:lang w:val="en-GB"/>
        </w:rPr>
        <w:t>need</w:t>
      </w:r>
      <w:proofErr w:type="gramEnd"/>
      <w:r w:rsidRPr="00743FD4">
        <w:rPr>
          <w:lang w:val="en-GB"/>
        </w:rPr>
        <w:t xml:space="preserve"> to clearly separate where you impose </w:t>
      </w:r>
      <w:r>
        <w:rPr>
          <w:lang w:val="en-GB"/>
        </w:rPr>
        <w:t>temperature effects and where these emerge in the model</w:t>
      </w:r>
    </w:p>
  </w:comment>
  <w:comment w:id="155" w:author="Anna Gårdmark" w:date="2020-01-13T09:01:00Z" w:initials="AG">
    <w:p w14:paraId="12537B84" w14:textId="13B7D62C" w:rsidR="001F2BB0" w:rsidRPr="003159F8" w:rsidRDefault="001F2BB0">
      <w:pPr>
        <w:pStyle w:val="Kommentarer"/>
        <w:rPr>
          <w:lang w:val="en-GB"/>
        </w:rPr>
      </w:pPr>
      <w:r>
        <w:rPr>
          <w:rStyle w:val="Kommentarsreferens"/>
        </w:rPr>
        <w:annotationRef/>
      </w:r>
      <w:proofErr w:type="gramStart"/>
      <w:r w:rsidRPr="003159F8">
        <w:rPr>
          <w:lang w:val="en-GB"/>
        </w:rPr>
        <w:t>se</w:t>
      </w:r>
      <w:proofErr w:type="gramEnd"/>
      <w:r w:rsidRPr="003159F8">
        <w:rPr>
          <w:lang w:val="en-GB"/>
        </w:rPr>
        <w:t xml:space="preserve"> </w:t>
      </w:r>
      <w:proofErr w:type="spellStart"/>
      <w:r w:rsidRPr="003159F8">
        <w:rPr>
          <w:lang w:val="en-GB"/>
        </w:rPr>
        <w:t>asurface</w:t>
      </w:r>
      <w:proofErr w:type="spellEnd"/>
      <w:r w:rsidRPr="003159F8">
        <w:rPr>
          <w:lang w:val="en-GB"/>
        </w:rPr>
        <w:t xml:space="preserve">? </w:t>
      </w:r>
      <w:proofErr w:type="gramStart"/>
      <w:r w:rsidRPr="003159F8">
        <w:rPr>
          <w:lang w:val="en-GB"/>
        </w:rPr>
        <w:t>else</w:t>
      </w:r>
      <w:proofErr w:type="gramEnd"/>
      <w:r w:rsidRPr="003159F8">
        <w:rPr>
          <w:lang w:val="en-GB"/>
        </w:rPr>
        <w:t xml:space="preserve"> use such a reference instead</w:t>
      </w:r>
    </w:p>
  </w:comment>
  <w:comment w:id="166" w:author="Anna Gårdmark" w:date="2020-01-13T09:02:00Z" w:initials="AG">
    <w:p w14:paraId="169FF2DA" w14:textId="1A1F8DC6" w:rsidR="001F2BB0" w:rsidRPr="003159F8" w:rsidRDefault="001F2BB0">
      <w:pPr>
        <w:pStyle w:val="Kommentarer"/>
        <w:rPr>
          <w:lang w:val="en-GB"/>
        </w:rPr>
      </w:pPr>
      <w:r>
        <w:rPr>
          <w:rStyle w:val="Kommentarsreferens"/>
        </w:rPr>
        <w:annotationRef/>
      </w:r>
      <w:proofErr w:type="gramStart"/>
      <w:r w:rsidRPr="003159F8">
        <w:rPr>
          <w:lang w:val="en-GB"/>
        </w:rPr>
        <w:t>give</w:t>
      </w:r>
      <w:proofErr w:type="gramEnd"/>
      <w:r w:rsidRPr="003159F8">
        <w:rPr>
          <w:lang w:val="en-GB"/>
        </w:rPr>
        <w:t xml:space="preserve"> appropriate refs</w:t>
      </w:r>
    </w:p>
  </w:comment>
  <w:comment w:id="170" w:author="Anna Gårdmark" w:date="2020-01-13T09:03:00Z" w:initials="AG">
    <w:p w14:paraId="3B543C70" w14:textId="3109A9F8" w:rsidR="001F2BB0" w:rsidRPr="003159F8" w:rsidRDefault="001F2BB0">
      <w:pPr>
        <w:pStyle w:val="Kommentarer"/>
        <w:rPr>
          <w:lang w:val="en-GB"/>
        </w:rPr>
      </w:pPr>
      <w:r>
        <w:rPr>
          <w:rStyle w:val="Kommentarsreferens"/>
        </w:rPr>
        <w:annotationRef/>
      </w:r>
      <w:proofErr w:type="gramStart"/>
      <w:r w:rsidRPr="003159F8">
        <w:rPr>
          <w:lang w:val="en-GB"/>
        </w:rPr>
        <w:t>taken</w:t>
      </w:r>
      <w:proofErr w:type="gramEnd"/>
      <w:r w:rsidRPr="003159F8">
        <w:rPr>
          <w:lang w:val="en-GB"/>
        </w:rPr>
        <w:t xml:space="preserve"> from where? </w:t>
      </w:r>
    </w:p>
  </w:comment>
  <w:comment w:id="174" w:author="Anna Gårdmark" w:date="2020-01-13T09:52:00Z" w:initials="AG">
    <w:p w14:paraId="414E0681" w14:textId="266F8584" w:rsidR="001F2BB0" w:rsidRPr="00C75482" w:rsidRDefault="001F2BB0">
      <w:pPr>
        <w:pStyle w:val="Kommentarer"/>
        <w:rPr>
          <w:lang w:val="en-GB"/>
        </w:rPr>
      </w:pPr>
      <w:r>
        <w:rPr>
          <w:rStyle w:val="Kommentarsreferens"/>
        </w:rPr>
        <w:annotationRef/>
      </w:r>
      <w:proofErr w:type="gramStart"/>
      <w:r w:rsidRPr="00C75482">
        <w:rPr>
          <w:lang w:val="en-GB"/>
        </w:rPr>
        <w:t>suggest</w:t>
      </w:r>
      <w:proofErr w:type="gramEnd"/>
      <w:r w:rsidRPr="00C75482">
        <w:rPr>
          <w:lang w:val="en-GB"/>
        </w:rPr>
        <w:t xml:space="preserve"> you use equation numbers, so that you can refer to those (are there are so many interdependencies)</w:t>
      </w:r>
    </w:p>
  </w:comment>
  <w:comment w:id="182" w:author="Asta Audzijonyte" w:date="2019-11-29T14:03:00Z" w:initials="AA">
    <w:p w14:paraId="2B661251" w14:textId="27344A7E" w:rsidR="001F2BB0" w:rsidRPr="00EE1CF3" w:rsidRDefault="001F2BB0">
      <w:pPr>
        <w:pStyle w:val="Kommentarer"/>
        <w:rPr>
          <w:lang w:val="en-GB"/>
        </w:rPr>
      </w:pPr>
      <w:r>
        <w:rPr>
          <w:rStyle w:val="Kommentarsreferens"/>
        </w:rPr>
        <w:annotationRef/>
      </w:r>
      <w:r w:rsidRPr="00EE1CF3">
        <w:rPr>
          <w:lang w:val="en-GB"/>
        </w:rPr>
        <w:t>Is it a “proper food web” or “Baltic proper”. I think many people will not know what the Baltic proper or these ICES subdivisions are</w:t>
      </w:r>
    </w:p>
  </w:comment>
  <w:comment w:id="183" w:author="Max Lindmark" w:date="2020-01-02T11:15:00Z" w:initials="ML">
    <w:p w14:paraId="50E88BBB" w14:textId="76F5E491" w:rsidR="001F2BB0" w:rsidRPr="00EE1CF3" w:rsidRDefault="001F2BB0">
      <w:pPr>
        <w:pStyle w:val="Kommentarer"/>
        <w:rPr>
          <w:lang w:val="en-GB"/>
        </w:rPr>
      </w:pPr>
      <w:r>
        <w:rPr>
          <w:rStyle w:val="Kommentarsreferens"/>
        </w:rPr>
        <w:annotationRef/>
      </w:r>
      <w:r w:rsidRPr="00EE1CF3">
        <w:rPr>
          <w:lang w:val="en-GB"/>
        </w:rPr>
        <w:t>Good point! Will add a figure to the appendix. Or perhaps merge one with Fig. 1</w:t>
      </w:r>
    </w:p>
  </w:comment>
  <w:comment w:id="185" w:author="Anna Gårdmark" w:date="2020-01-13T09:04:00Z" w:initials="AG">
    <w:p w14:paraId="2510807C" w14:textId="493E4EA2" w:rsidR="001F2BB0" w:rsidRPr="00133480" w:rsidRDefault="001F2BB0">
      <w:pPr>
        <w:pStyle w:val="Kommentarer"/>
        <w:rPr>
          <w:lang w:val="en-GB"/>
        </w:rPr>
      </w:pPr>
      <w:r>
        <w:rPr>
          <w:rStyle w:val="Kommentarsreferens"/>
        </w:rPr>
        <w:annotationRef/>
      </w:r>
      <w:proofErr w:type="gramStart"/>
      <w:r w:rsidRPr="00133480">
        <w:rPr>
          <w:lang w:val="en-GB"/>
        </w:rPr>
        <w:t>these</w:t>
      </w:r>
      <w:proofErr w:type="gramEnd"/>
      <w:r w:rsidRPr="00133480">
        <w:rPr>
          <w:lang w:val="en-GB"/>
        </w:rPr>
        <w:t xml:space="preserve"> details can be given in the appendix as well</w:t>
      </w:r>
    </w:p>
  </w:comment>
  <w:comment w:id="190" w:author="Anna Gårdmark" w:date="2020-01-13T11:54:00Z" w:initials="AG">
    <w:p w14:paraId="140085FD" w14:textId="1E30A46F" w:rsidR="001F2BB0" w:rsidRPr="00F1526C" w:rsidRDefault="001F2BB0">
      <w:pPr>
        <w:pStyle w:val="Kommentarer"/>
        <w:rPr>
          <w:lang w:val="en-GB"/>
        </w:rPr>
      </w:pPr>
      <w:r>
        <w:rPr>
          <w:rStyle w:val="Kommentarsreferens"/>
        </w:rPr>
        <w:annotationRef/>
      </w:r>
      <w:proofErr w:type="gramStart"/>
      <w:r w:rsidRPr="00F1526C">
        <w:rPr>
          <w:lang w:val="en-GB"/>
        </w:rPr>
        <w:t>else</w:t>
      </w:r>
      <w:proofErr w:type="gramEnd"/>
      <w:r w:rsidRPr="00F1526C">
        <w:rPr>
          <w:lang w:val="en-GB"/>
        </w:rPr>
        <w:t xml:space="preserve"> it doesn’t really sound like a food web</w:t>
      </w:r>
    </w:p>
  </w:comment>
  <w:comment w:id="192" w:author="Asta Audzijonyte" w:date="2019-11-29T14:04:00Z" w:initials="AA">
    <w:p w14:paraId="2A4542E0" w14:textId="77777777" w:rsidR="001F2BB0" w:rsidRPr="00EE1CF3" w:rsidRDefault="001F2BB0" w:rsidP="00133480">
      <w:pPr>
        <w:pStyle w:val="Kommentarer"/>
        <w:rPr>
          <w:lang w:val="en-GB"/>
        </w:rPr>
      </w:pPr>
      <w:r>
        <w:rPr>
          <w:rStyle w:val="Kommentarsreferens"/>
        </w:rPr>
        <w:annotationRef/>
      </w:r>
      <w:r w:rsidRPr="00EE1CF3">
        <w:rPr>
          <w:lang w:val="en-GB"/>
        </w:rPr>
        <w:t xml:space="preserve">Yes, how much of the total biomass is made by these species? </w:t>
      </w:r>
    </w:p>
  </w:comment>
  <w:comment w:id="195" w:author="Max Lindmark" w:date="2019-12-19T09:06:00Z" w:initials="ML">
    <w:p w14:paraId="16266152" w14:textId="77777777" w:rsidR="001F2BB0" w:rsidRPr="00EE1CF3" w:rsidRDefault="001F2BB0" w:rsidP="00133480">
      <w:pPr>
        <w:pStyle w:val="Kommentarer"/>
        <w:rPr>
          <w:lang w:val="en-GB"/>
        </w:rPr>
      </w:pPr>
      <w:r>
        <w:rPr>
          <w:rStyle w:val="Kommentarsreferens"/>
        </w:rPr>
        <w:annotationRef/>
      </w:r>
      <w:proofErr w:type="spellStart"/>
      <w:r w:rsidRPr="00EE1CF3">
        <w:rPr>
          <w:lang w:val="en-GB"/>
        </w:rPr>
        <w:t>Hm</w:t>
      </w:r>
      <w:proofErr w:type="spellEnd"/>
      <w:r w:rsidRPr="00EE1CF3">
        <w:rPr>
          <w:lang w:val="en-GB"/>
        </w:rPr>
        <w:t xml:space="preserve">, that’s quite hard to say since they are basically the only ones that are assessed! My guess is that some flatfishes could be up there, but I don’t think any other species or groups are. </w:t>
      </w:r>
    </w:p>
    <w:p w14:paraId="59703684" w14:textId="77777777" w:rsidR="001F2BB0" w:rsidRPr="00EE1CF3" w:rsidRDefault="001F2BB0" w:rsidP="00133480">
      <w:pPr>
        <w:pStyle w:val="Kommentarer"/>
        <w:rPr>
          <w:lang w:val="en-GB"/>
        </w:rPr>
      </w:pPr>
    </w:p>
    <w:p w14:paraId="40E85AD7" w14:textId="77777777" w:rsidR="001F2BB0" w:rsidRPr="00EE1CF3" w:rsidRDefault="001F2BB0" w:rsidP="00133480">
      <w:pPr>
        <w:pStyle w:val="Kommentarer"/>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1F2BB0" w:rsidRPr="00EE1CF3" w:rsidRDefault="001F2BB0" w:rsidP="00133480">
      <w:pPr>
        <w:pStyle w:val="Kommentarer"/>
        <w:rPr>
          <w:lang w:val="en-GB"/>
        </w:rPr>
      </w:pPr>
      <w:hyperlink r:id="rId1" w:history="1">
        <w:r w:rsidRPr="00EE1CF3">
          <w:rPr>
            <w:rStyle w:val="Hyperl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196" w:author="Max Lindmark" w:date="2020-01-03T10:06:00Z" w:initials="ML">
    <w:p w14:paraId="5407D4CA" w14:textId="77777777" w:rsidR="001F2BB0" w:rsidRPr="00EE1CF3" w:rsidRDefault="001F2BB0" w:rsidP="00133480">
      <w:pPr>
        <w:pStyle w:val="Kommentarer"/>
        <w:rPr>
          <w:lang w:val="en-GB"/>
        </w:rPr>
      </w:pPr>
      <w:r>
        <w:rPr>
          <w:rStyle w:val="Kommentarsreferens"/>
        </w:rPr>
        <w:annotationRef/>
      </w:r>
      <w:r w:rsidRPr="00EE1CF3">
        <w:rPr>
          <w:lang w:val="en-GB"/>
        </w:rPr>
        <w:t>I do think it’s fair to say they are the main species. Can change “among the main” or simply “they are dominant species in terms of biomass”</w:t>
      </w:r>
    </w:p>
  </w:comment>
  <w:comment w:id="198" w:author="Asta Audzijonyte" w:date="2019-11-29T14:04:00Z" w:initials="AA">
    <w:p w14:paraId="5570FE0E" w14:textId="771C97B7" w:rsidR="001F2BB0" w:rsidRPr="00EE1CF3" w:rsidRDefault="001F2BB0">
      <w:pPr>
        <w:pStyle w:val="Kommentarer"/>
        <w:rPr>
          <w:lang w:val="en-GB"/>
        </w:rPr>
      </w:pPr>
      <w:r>
        <w:rPr>
          <w:rStyle w:val="Kommentarsreferens"/>
        </w:rPr>
        <w:annotationRef/>
      </w:r>
      <w:r w:rsidRPr="00EE1CF3">
        <w:rPr>
          <w:lang w:val="en-GB"/>
        </w:rPr>
        <w:t xml:space="preserve">Yes, how much of the total biomass is made by these species? </w:t>
      </w:r>
    </w:p>
  </w:comment>
  <w:comment w:id="199" w:author="Max Lindmark" w:date="2019-12-19T09:06:00Z" w:initials="ML">
    <w:p w14:paraId="4AF5470E" w14:textId="49EE7B66" w:rsidR="001F2BB0" w:rsidRPr="00EE1CF3" w:rsidRDefault="001F2BB0">
      <w:pPr>
        <w:pStyle w:val="Kommentarer"/>
        <w:rPr>
          <w:lang w:val="en-GB"/>
        </w:rPr>
      </w:pPr>
      <w:r>
        <w:rPr>
          <w:rStyle w:val="Kommentarsreferens"/>
        </w:rPr>
        <w:annotationRef/>
      </w:r>
      <w:proofErr w:type="spellStart"/>
      <w:r w:rsidRPr="00EE1CF3">
        <w:rPr>
          <w:lang w:val="en-GB"/>
        </w:rPr>
        <w:t>Hm</w:t>
      </w:r>
      <w:proofErr w:type="spellEnd"/>
      <w:r w:rsidRPr="00EE1CF3">
        <w:rPr>
          <w:lang w:val="en-GB"/>
        </w:rPr>
        <w:t xml:space="preserve">, that’s quite hard to say since they are basically the only ones that are assessed! My guess is that some flatfishes could be up there, but I don’t think any other species or groups are. </w:t>
      </w:r>
    </w:p>
    <w:p w14:paraId="10A26DA3" w14:textId="77777777" w:rsidR="001F2BB0" w:rsidRPr="00EE1CF3" w:rsidRDefault="001F2BB0">
      <w:pPr>
        <w:pStyle w:val="Kommentarer"/>
        <w:rPr>
          <w:lang w:val="en-GB"/>
        </w:rPr>
      </w:pPr>
    </w:p>
    <w:p w14:paraId="1DAD9CE0" w14:textId="77777777" w:rsidR="001F2BB0" w:rsidRPr="00EE1CF3" w:rsidRDefault="001F2BB0">
      <w:pPr>
        <w:pStyle w:val="Kommentarer"/>
        <w:rPr>
          <w:lang w:val="en-GB"/>
        </w:rPr>
      </w:pPr>
      <w:r w:rsidRPr="00EE1CF3">
        <w:rPr>
          <w:lang w:val="en-GB"/>
        </w:rPr>
        <w:t>More recently though stickleback has increased a lot and an assessment came out in 2019 estimating that they in some years can have twice the biomass of sprat (!).</w:t>
      </w:r>
    </w:p>
    <w:p w14:paraId="5F337E5F" w14:textId="5F2816B2" w:rsidR="001F2BB0" w:rsidRPr="00EE1CF3" w:rsidRDefault="001F2BB0">
      <w:pPr>
        <w:pStyle w:val="Kommentarer"/>
        <w:rPr>
          <w:lang w:val="en-GB"/>
        </w:rPr>
      </w:pPr>
      <w:hyperlink r:id="rId2" w:history="1">
        <w:r w:rsidRPr="00EE1CF3">
          <w:rPr>
            <w:rStyle w:val="Hyperl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200" w:author="Max Lindmark" w:date="2020-01-03T10:06:00Z" w:initials="ML">
    <w:p w14:paraId="17644748" w14:textId="10165221" w:rsidR="001F2BB0" w:rsidRPr="00EE1CF3" w:rsidRDefault="001F2BB0">
      <w:pPr>
        <w:pStyle w:val="Kommentarer"/>
        <w:rPr>
          <w:lang w:val="en-GB"/>
        </w:rPr>
      </w:pPr>
      <w:r>
        <w:rPr>
          <w:rStyle w:val="Kommentarsreferens"/>
        </w:rPr>
        <w:annotationRef/>
      </w:r>
      <w:r w:rsidRPr="00EE1CF3">
        <w:rPr>
          <w:lang w:val="en-GB"/>
        </w:rPr>
        <w:t>I do think it’s fair to say they are the main species. Can change “among the main” or simply “they are dominant species in terms of biomass”</w:t>
      </w:r>
    </w:p>
  </w:comment>
  <w:comment w:id="222" w:author="Anna Gårdmark" w:date="2020-01-13T09:20:00Z" w:initials="AG">
    <w:p w14:paraId="6FA2C47B" w14:textId="5D33BAA1" w:rsidR="001F2BB0" w:rsidRPr="002F17C2" w:rsidRDefault="001F2BB0">
      <w:pPr>
        <w:pStyle w:val="Kommentarer"/>
        <w:rPr>
          <w:lang w:val="en-GB"/>
        </w:rPr>
      </w:pPr>
      <w:r>
        <w:rPr>
          <w:rStyle w:val="Kommentarsreferens"/>
        </w:rPr>
        <w:annotationRef/>
      </w:r>
      <w:proofErr w:type="gramStart"/>
      <w:r w:rsidRPr="002F17C2">
        <w:rPr>
          <w:lang w:val="en-GB"/>
        </w:rPr>
        <w:t>you’re</w:t>
      </w:r>
      <w:proofErr w:type="gramEnd"/>
      <w:r w:rsidRPr="002F17C2">
        <w:rPr>
          <w:lang w:val="en-GB"/>
        </w:rPr>
        <w:t xml:space="preserve"> not using the temp-func</w:t>
      </w:r>
      <w:r>
        <w:rPr>
          <w:lang w:val="en-GB"/>
        </w:rPr>
        <w:t>t</w:t>
      </w:r>
      <w:r w:rsidRPr="002F17C2">
        <w:rPr>
          <w:lang w:val="en-GB"/>
        </w:rPr>
        <w:t>ion are you?</w:t>
      </w:r>
      <w:r>
        <w:rPr>
          <w:lang w:val="en-GB"/>
        </w:rPr>
        <w:t xml:space="preserve"> (I thought it was a plain Arrhenius function?)</w:t>
      </w:r>
    </w:p>
  </w:comment>
  <w:comment w:id="230" w:author="Max Lindmark" w:date="2020-01-02T08:25:00Z" w:initials="ML">
    <w:p w14:paraId="3754A86B" w14:textId="31F31341" w:rsidR="001F2BB0" w:rsidRPr="00EE1CF3" w:rsidRDefault="001F2BB0">
      <w:pPr>
        <w:pStyle w:val="Kommentarer"/>
        <w:rPr>
          <w:lang w:val="en-GB"/>
        </w:rPr>
      </w:pPr>
      <w:r>
        <w:rPr>
          <w:rStyle w:val="Kommentarsreferens"/>
        </w:rPr>
        <w:annotationRef/>
      </w:r>
      <w:r>
        <w:rPr>
          <w:rStyle w:val="Kommentarsreferens"/>
        </w:rPr>
        <w:annotationRef/>
      </w:r>
      <w:r w:rsidRPr="00EE1CF3">
        <w:rPr>
          <w:lang w:val="en-GB"/>
        </w:rPr>
        <w:t>I just saw that starvation mortality is in this version too, will add that</w:t>
      </w:r>
    </w:p>
  </w:comment>
  <w:comment w:id="231" w:author="Asta Audzijonyte" w:date="2020-01-10T13:36:00Z" w:initials="AA">
    <w:p w14:paraId="6C0B5230" w14:textId="6395000C" w:rsidR="001F2BB0" w:rsidRPr="00EE1CF3" w:rsidRDefault="001F2BB0">
      <w:pPr>
        <w:pStyle w:val="Kommentarer"/>
        <w:rPr>
          <w:lang w:val="en-GB"/>
        </w:rPr>
      </w:pPr>
      <w:r>
        <w:rPr>
          <w:rStyle w:val="Kommentarsreferens"/>
        </w:rPr>
        <w:annotationRef/>
      </w:r>
      <w:r w:rsidRPr="00EE1CF3">
        <w:rPr>
          <w:lang w:val="en-GB"/>
        </w:rPr>
        <w:t xml:space="preserv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46" w:author="Anna Gårdmark" w:date="2020-01-13T09:40:00Z" w:initials="AG">
    <w:p w14:paraId="214A2C96" w14:textId="1D0A0259" w:rsidR="001F2BB0" w:rsidRPr="00434A99" w:rsidRDefault="001F2BB0">
      <w:pPr>
        <w:pStyle w:val="Kommentarer"/>
        <w:rPr>
          <w:lang w:val="en-GB"/>
        </w:rPr>
      </w:pPr>
      <w:r>
        <w:rPr>
          <w:rStyle w:val="Kommentarsreferens"/>
        </w:rPr>
        <w:annotationRef/>
      </w:r>
      <w:proofErr w:type="gramStart"/>
      <w:r w:rsidRPr="00434A99">
        <w:rPr>
          <w:lang w:val="en-GB"/>
        </w:rPr>
        <w:t>is</w:t>
      </w:r>
      <w:proofErr w:type="gramEnd"/>
      <w:r w:rsidRPr="00434A99">
        <w:rPr>
          <w:lang w:val="en-GB"/>
        </w:rPr>
        <w:t xml:space="preserve"> this really a function of w? </w:t>
      </w:r>
      <w:proofErr w:type="gramStart"/>
      <w:r>
        <w:rPr>
          <w:lang w:val="en-GB"/>
        </w:rPr>
        <w:t>there’s</w:t>
      </w:r>
      <w:proofErr w:type="gramEnd"/>
      <w:r>
        <w:rPr>
          <w:lang w:val="en-GB"/>
        </w:rPr>
        <w:t xml:space="preserve"> </w:t>
      </w:r>
      <w:proofErr w:type="spellStart"/>
      <w:r>
        <w:rPr>
          <w:lang w:val="en-GB"/>
        </w:rPr>
        <w:t>no w</w:t>
      </w:r>
      <w:proofErr w:type="spellEnd"/>
      <w:r>
        <w:rPr>
          <w:lang w:val="en-GB"/>
        </w:rPr>
        <w:t xml:space="preserve"> in the function. Rather it is a function of W.</w:t>
      </w:r>
    </w:p>
  </w:comment>
  <w:comment w:id="244" w:author="Anna Gårdmark" w:date="2020-01-13T09:35:00Z" w:initials="AG">
    <w:p w14:paraId="03A3A908" w14:textId="3DC8BCE4" w:rsidR="001F2BB0" w:rsidRPr="00B54BB4" w:rsidRDefault="001F2BB0">
      <w:pPr>
        <w:pStyle w:val="Kommentarer"/>
        <w:rPr>
          <w:lang w:val="en-GB"/>
        </w:rPr>
      </w:pPr>
      <w:r>
        <w:rPr>
          <w:rStyle w:val="Kommentarsreferens"/>
        </w:rPr>
        <w:annotationRef/>
      </w:r>
      <w:proofErr w:type="gramStart"/>
      <w:r w:rsidRPr="00B54BB4">
        <w:rPr>
          <w:lang w:val="en-GB"/>
        </w:rPr>
        <w:t>what</w:t>
      </w:r>
      <w:proofErr w:type="gramEnd"/>
      <w:r w:rsidRPr="00B54BB4">
        <w:rPr>
          <w:lang w:val="en-GB"/>
        </w:rPr>
        <w:t xml:space="preserve"> is n?</w:t>
      </w:r>
    </w:p>
  </w:comment>
  <w:comment w:id="250" w:author="Anna Gårdmark" w:date="2020-01-13T11:09:00Z" w:initials="AG">
    <w:p w14:paraId="3FB347EB" w14:textId="6F750000" w:rsidR="001F2BB0" w:rsidRPr="00FC7ABA" w:rsidRDefault="001F2BB0">
      <w:pPr>
        <w:pStyle w:val="Kommentarer"/>
        <w:rPr>
          <w:lang w:val="en-GB"/>
        </w:rPr>
      </w:pPr>
      <w:r>
        <w:rPr>
          <w:rStyle w:val="Kommentarsreferens"/>
        </w:rPr>
        <w:annotationRef/>
      </w:r>
      <w:proofErr w:type="gramStart"/>
      <w:r w:rsidRPr="00FC7ABA">
        <w:rPr>
          <w:lang w:val="en-GB"/>
        </w:rPr>
        <w:t>i</w:t>
      </w:r>
      <w:r>
        <w:rPr>
          <w:lang w:val="en-GB"/>
        </w:rPr>
        <w:t>n</w:t>
      </w:r>
      <w:proofErr w:type="gramEnd"/>
      <w:r>
        <w:rPr>
          <w:lang w:val="en-GB"/>
        </w:rPr>
        <w:t xml:space="preserve"> the left part it may be ok to have an unspecified w, to show that the function is weight dependent. But in the right part you must put the correct index on w. Else it becomes very confusing later on when you introduce weights of both predators and prey. Make sure you do this consistently in all equations 8only the general </w:t>
      </w:r>
      <w:proofErr w:type="spellStart"/>
      <w:r>
        <w:rPr>
          <w:lang w:val="en-GB"/>
        </w:rPr>
        <w:t>mcKendrik-vonFoerster</w:t>
      </w:r>
      <w:proofErr w:type="spellEnd"/>
      <w:r>
        <w:rPr>
          <w:lang w:val="en-GB"/>
        </w:rPr>
        <w:t xml:space="preserve"> equation can have unspecified w</w:t>
      </w:r>
      <w:proofErr w:type="gramStart"/>
      <w:r>
        <w:rPr>
          <w:lang w:val="en-GB"/>
        </w:rPr>
        <w:t>:s</w:t>
      </w:r>
      <w:proofErr w:type="gramEnd"/>
    </w:p>
  </w:comment>
  <w:comment w:id="259" w:author="Anna Gårdmark" w:date="2020-01-13T09:36:00Z" w:initials="AG">
    <w:p w14:paraId="5FBC7EFA" w14:textId="1933B929" w:rsidR="001F2BB0" w:rsidRPr="00B54BB4" w:rsidRDefault="001F2BB0">
      <w:pPr>
        <w:pStyle w:val="Kommentarer"/>
        <w:rPr>
          <w:lang w:val="en-GB"/>
        </w:rPr>
      </w:pPr>
      <w:r>
        <w:rPr>
          <w:rStyle w:val="Kommentarsreferens"/>
        </w:rPr>
        <w:annotationRef/>
      </w:r>
      <w:proofErr w:type="gramStart"/>
      <w:r w:rsidRPr="00B54BB4">
        <w:rPr>
          <w:lang w:val="en-GB"/>
        </w:rPr>
        <w:t>ar</w:t>
      </w:r>
      <w:r>
        <w:rPr>
          <w:lang w:val="en-GB"/>
        </w:rPr>
        <w:t>e</w:t>
      </w:r>
      <w:proofErr w:type="gramEnd"/>
      <w:r>
        <w:rPr>
          <w:lang w:val="en-GB"/>
        </w:rPr>
        <w:t xml:space="preserve"> you varying this selectivity at any point? </w:t>
      </w:r>
      <w:proofErr w:type="gramStart"/>
      <w:r>
        <w:rPr>
          <w:lang w:val="en-GB"/>
        </w:rPr>
        <w:t>very</w:t>
      </w:r>
      <w:proofErr w:type="gramEnd"/>
      <w:r>
        <w:rPr>
          <w:lang w:val="en-GB"/>
        </w:rPr>
        <w:t xml:space="preserve"> strong assumption that fishing starts exactly at maturation</w:t>
      </w:r>
    </w:p>
  </w:comment>
  <w:comment w:id="260" w:author="Asta Audzijonyte" w:date="2020-01-10T13:38:00Z" w:initials="AA">
    <w:p w14:paraId="4E7DFABD" w14:textId="590E24D1" w:rsidR="001F2BB0" w:rsidRPr="00EE1CF3" w:rsidRDefault="001F2BB0">
      <w:pPr>
        <w:pStyle w:val="Kommentarer"/>
        <w:rPr>
          <w:lang w:val="en-GB"/>
        </w:rPr>
      </w:pPr>
      <w:r>
        <w:rPr>
          <w:rStyle w:val="Kommentarsreferens"/>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62" w:author="Anna Gårdmark" w:date="2020-01-13T09:39:00Z" w:initials="AG">
    <w:p w14:paraId="79CA7D45" w14:textId="1EDC51B2" w:rsidR="001F2BB0" w:rsidRPr="00FC7ABA" w:rsidRDefault="001F2BB0">
      <w:pPr>
        <w:pStyle w:val="Kommentarer"/>
        <w:rPr>
          <w:lang w:val="en-GB"/>
        </w:rPr>
      </w:pPr>
      <w:r>
        <w:rPr>
          <w:rStyle w:val="Kommentarsreferens"/>
        </w:rPr>
        <w:annotationRef/>
      </w:r>
      <w:proofErr w:type="gramStart"/>
      <w:r w:rsidRPr="00FC7ABA">
        <w:rPr>
          <w:lang w:val="en-GB"/>
        </w:rPr>
        <w:t>all</w:t>
      </w:r>
      <w:proofErr w:type="gramEnd"/>
      <w:r w:rsidRPr="00FC7ABA">
        <w:rPr>
          <w:lang w:val="en-GB"/>
        </w:rPr>
        <w:t xml:space="preserve"> species – right!</w:t>
      </w:r>
    </w:p>
  </w:comment>
  <w:comment w:id="270" w:author="Asta Audzijonyte" w:date="2020-01-10T13:41:00Z" w:initials="AA">
    <w:p w14:paraId="5593258B" w14:textId="67236080" w:rsidR="001F2BB0" w:rsidRPr="00EE1CF3" w:rsidRDefault="001F2BB0">
      <w:pPr>
        <w:pStyle w:val="Kommentarer"/>
        <w:rPr>
          <w:lang w:val="en-GB"/>
        </w:rPr>
      </w:pPr>
      <w:r>
        <w:rPr>
          <w:rStyle w:val="Kommentarsreferens"/>
        </w:rPr>
        <w:annotationRef/>
      </w:r>
      <w:r w:rsidRPr="00EE1CF3">
        <w:rPr>
          <w:lang w:val="en-GB"/>
        </w:rPr>
        <w:t xml:space="preserve">Should these instead be j or </w:t>
      </w:r>
      <w:proofErr w:type="spellStart"/>
      <w:r w:rsidRPr="00EE1CF3">
        <w:rPr>
          <w:lang w:val="en-GB"/>
        </w:rPr>
        <w:t>i</w:t>
      </w:r>
      <w:proofErr w:type="spellEnd"/>
      <w:r w:rsidRPr="00EE1CF3">
        <w:rPr>
          <w:lang w:val="en-GB"/>
        </w:rPr>
        <w:t xml:space="preserve">? Not clear where index ‘prey’ comes from </w:t>
      </w:r>
    </w:p>
  </w:comment>
  <w:comment w:id="277" w:author="Asta Audzijonyte" w:date="2020-01-10T13:40:00Z" w:initials="AA">
    <w:p w14:paraId="021BF86A" w14:textId="66F4151D" w:rsidR="001F2BB0" w:rsidRPr="00EE1CF3" w:rsidRDefault="001F2BB0">
      <w:pPr>
        <w:pStyle w:val="Kommentarer"/>
        <w:rPr>
          <w:lang w:val="en-GB"/>
        </w:rPr>
      </w:pPr>
      <w:r>
        <w:rPr>
          <w:rStyle w:val="Kommentarsreferens"/>
        </w:rPr>
        <w:annotationRef/>
      </w:r>
      <w:r w:rsidRPr="00EE1CF3">
        <w:rPr>
          <w:lang w:val="en-GB"/>
        </w:rPr>
        <w:t xml:space="preserve">Shouldn’t these be </w:t>
      </w:r>
      <w:proofErr w:type="spellStart"/>
      <w:r w:rsidRPr="00EE1CF3">
        <w:rPr>
          <w:lang w:val="en-GB"/>
        </w:rPr>
        <w:t>i</w:t>
      </w:r>
      <w:proofErr w:type="spellEnd"/>
      <w:r w:rsidRPr="00EE1CF3">
        <w:rPr>
          <w:lang w:val="en-GB"/>
        </w:rPr>
        <w:t xml:space="preserve">? </w:t>
      </w:r>
    </w:p>
  </w:comment>
  <w:comment w:id="263" w:author="Anna Gårdmark" w:date="2020-01-13T09:39:00Z" w:initials="AG">
    <w:p w14:paraId="01FCCD7D" w14:textId="319609A7" w:rsidR="001F2BB0" w:rsidRPr="00434A99" w:rsidRDefault="001F2BB0">
      <w:pPr>
        <w:pStyle w:val="Kommentarer"/>
        <w:rPr>
          <w:lang w:val="en-GB"/>
        </w:rPr>
      </w:pPr>
      <w:r>
        <w:rPr>
          <w:rStyle w:val="Kommentarsreferens"/>
        </w:rPr>
        <w:annotationRef/>
      </w:r>
      <w:proofErr w:type="gramStart"/>
      <w:r w:rsidRPr="00434A99">
        <w:rPr>
          <w:lang w:val="en-GB"/>
        </w:rPr>
        <w:t>started</w:t>
      </w:r>
      <w:proofErr w:type="gramEnd"/>
      <w:r w:rsidRPr="00434A99">
        <w:rPr>
          <w:lang w:val="en-GB"/>
        </w:rPr>
        <w:t xml:space="preserve"> correcting this, but </w:t>
      </w:r>
      <w:proofErr w:type="spellStart"/>
      <w:r w:rsidRPr="00434A99">
        <w:rPr>
          <w:lang w:val="en-GB"/>
        </w:rPr>
        <w:t>realizied</w:t>
      </w:r>
      <w:proofErr w:type="spellEnd"/>
      <w:r w:rsidRPr="00434A99">
        <w:rPr>
          <w:lang w:val="en-GB"/>
        </w:rPr>
        <w:t xml:space="preserve"> it didn’</w:t>
      </w:r>
      <w:r>
        <w:rPr>
          <w:lang w:val="en-GB"/>
        </w:rPr>
        <w:t xml:space="preserve">t quite make sense to me. Better make sure to not have any parameters NOT indexed by either j (prey) or </w:t>
      </w:r>
      <w:proofErr w:type="spellStart"/>
      <w:r>
        <w:rPr>
          <w:lang w:val="en-GB"/>
        </w:rPr>
        <w:t>i</w:t>
      </w:r>
      <w:proofErr w:type="spellEnd"/>
      <w:r>
        <w:rPr>
          <w:lang w:val="en-GB"/>
        </w:rPr>
        <w:t xml:space="preserve"> (predator)</w:t>
      </w:r>
    </w:p>
  </w:comment>
  <w:comment w:id="278" w:author="Anna Gårdmark" w:date="2020-01-13T09:42:00Z" w:initials="AG">
    <w:p w14:paraId="108F51C0" w14:textId="2385FC98" w:rsidR="001F2BB0" w:rsidRPr="00434A99" w:rsidRDefault="001F2BB0">
      <w:pPr>
        <w:pStyle w:val="Kommentarer"/>
        <w:rPr>
          <w:lang w:val="en-GB"/>
        </w:rPr>
      </w:pPr>
      <w:r>
        <w:rPr>
          <w:rStyle w:val="Kommentarsreferens"/>
        </w:rPr>
        <w:annotationRef/>
      </w:r>
      <w:proofErr w:type="gramStart"/>
      <w:r w:rsidRPr="00434A99">
        <w:rPr>
          <w:lang w:val="en-GB"/>
        </w:rPr>
        <w:t>gamma</w:t>
      </w:r>
      <w:proofErr w:type="gramEnd"/>
      <w:r w:rsidRPr="00434A99">
        <w:rPr>
          <w:lang w:val="en-GB"/>
        </w:rPr>
        <w:t xml:space="preserve"> and phi need to be explained here</w:t>
      </w:r>
      <w:r>
        <w:rPr>
          <w:lang w:val="en-GB"/>
        </w:rPr>
        <w:t xml:space="preserve">  </w:t>
      </w:r>
    </w:p>
  </w:comment>
  <w:comment w:id="292" w:author="Anna Gårdmark" w:date="2020-01-13T11:26:00Z" w:initials="AG">
    <w:p w14:paraId="5E8E1F9B" w14:textId="42854BDF" w:rsidR="001F2BB0" w:rsidRPr="008445F4" w:rsidRDefault="001F2BB0">
      <w:pPr>
        <w:pStyle w:val="Kommentarer"/>
        <w:rPr>
          <w:lang w:val="en-GB"/>
        </w:rPr>
      </w:pPr>
      <w:r>
        <w:rPr>
          <w:rStyle w:val="Kommentarsreferens"/>
        </w:rPr>
        <w:annotationRef/>
      </w:r>
      <w:r w:rsidRPr="008445F4">
        <w:rPr>
          <w:lang w:val="en-GB"/>
        </w:rPr>
        <w:t xml:space="preserve">you call encountered food </w:t>
      </w:r>
      <w:proofErr w:type="spellStart"/>
      <w:r w:rsidRPr="008445F4">
        <w:rPr>
          <w:lang w:val="en-GB"/>
        </w:rPr>
        <w:t>E_e</w:t>
      </w:r>
      <w:proofErr w:type="spellEnd"/>
      <w:r w:rsidRPr="008445F4">
        <w:rPr>
          <w:lang w:val="en-GB"/>
        </w:rPr>
        <w:t xml:space="preserve"> further below, so </w:t>
      </w:r>
      <w:r>
        <w:rPr>
          <w:lang w:val="en-GB"/>
        </w:rPr>
        <w:t xml:space="preserve">subscripted for each species this should be </w:t>
      </w:r>
      <w:proofErr w:type="spellStart"/>
      <w:r>
        <w:rPr>
          <w:lang w:val="en-GB"/>
        </w:rPr>
        <w:t>E_e,i</w:t>
      </w:r>
      <w:proofErr w:type="spellEnd"/>
    </w:p>
  </w:comment>
  <w:comment w:id="295" w:author="Anna Gårdmark" w:date="2020-01-13T09:46:00Z" w:initials="AG">
    <w:p w14:paraId="7A04CE80" w14:textId="7B1988C3" w:rsidR="001F2BB0" w:rsidRPr="00C75482" w:rsidRDefault="001F2BB0">
      <w:pPr>
        <w:pStyle w:val="Kommentarer"/>
        <w:rPr>
          <w:lang w:val="en-GB"/>
        </w:rPr>
      </w:pPr>
      <w:r>
        <w:rPr>
          <w:rStyle w:val="Kommentarsreferens"/>
        </w:rPr>
        <w:annotationRef/>
      </w:r>
      <w:proofErr w:type="gramStart"/>
      <w:r w:rsidRPr="00C75482">
        <w:rPr>
          <w:lang w:val="en-GB"/>
        </w:rPr>
        <w:t>give</w:t>
      </w:r>
      <w:proofErr w:type="gramEnd"/>
      <w:r w:rsidRPr="00C75482">
        <w:rPr>
          <w:lang w:val="en-GB"/>
        </w:rPr>
        <w:t xml:space="preserve"> symbols</w:t>
      </w:r>
    </w:p>
  </w:comment>
  <w:comment w:id="304" w:author="Anna Gårdmark" w:date="2020-01-13T09:55:00Z" w:initials="AG">
    <w:p w14:paraId="71165F62" w14:textId="428C27B5" w:rsidR="001F2BB0" w:rsidRPr="00C75482" w:rsidRDefault="001F2BB0">
      <w:pPr>
        <w:pStyle w:val="Kommentarer"/>
        <w:rPr>
          <w:lang w:val="en-GB"/>
        </w:rPr>
      </w:pPr>
      <w:r>
        <w:rPr>
          <w:rStyle w:val="Kommentarsreferens"/>
        </w:rPr>
        <w:annotationRef/>
      </w:r>
      <w:proofErr w:type="gramStart"/>
      <w:r w:rsidRPr="00C75482">
        <w:rPr>
          <w:lang w:val="en-GB"/>
        </w:rPr>
        <w:t>what</w:t>
      </w:r>
      <w:proofErr w:type="gramEnd"/>
      <w:r w:rsidRPr="00C75482">
        <w:rPr>
          <w:lang w:val="en-GB"/>
        </w:rPr>
        <w:t xml:space="preserve"> does </w:t>
      </w:r>
      <w:r>
        <w:rPr>
          <w:rStyle w:val="Kommentarsreferens"/>
        </w:rPr>
        <w:annotationRef/>
      </w:r>
      <w:r w:rsidRPr="00C75482">
        <w:rPr>
          <w:lang w:val="en-GB"/>
        </w:rPr>
        <w:t xml:space="preserve">index </w:t>
      </w:r>
      <w:proofErr w:type="spellStart"/>
      <w:r w:rsidRPr="00C75482">
        <w:rPr>
          <w:lang w:val="en-GB"/>
        </w:rPr>
        <w:t>p</w:t>
      </w:r>
      <w:proofErr w:type="spellEnd"/>
      <w:r w:rsidRPr="00C75482">
        <w:rPr>
          <w:lang w:val="en-GB"/>
        </w:rPr>
        <w:t xml:space="preserve"> t</w:t>
      </w:r>
      <w:r>
        <w:rPr>
          <w:lang w:val="en-GB"/>
        </w:rPr>
        <w:t>o</w:t>
      </w:r>
      <w:r w:rsidRPr="00C75482">
        <w:rPr>
          <w:lang w:val="en-GB"/>
        </w:rPr>
        <w:t>?</w:t>
      </w:r>
    </w:p>
  </w:comment>
  <w:comment w:id="305" w:author="Anna Gårdmark" w:date="2020-01-13T11:12:00Z" w:initials="AG">
    <w:p w14:paraId="446D578E" w14:textId="04692479" w:rsidR="001F2BB0" w:rsidRPr="00FC7ABA" w:rsidRDefault="001F2BB0">
      <w:pPr>
        <w:pStyle w:val="Kommentarer"/>
        <w:rPr>
          <w:lang w:val="en-GB"/>
        </w:rPr>
      </w:pPr>
      <w:r>
        <w:rPr>
          <w:rStyle w:val="Kommentarsreferens"/>
        </w:rPr>
        <w:annotationRef/>
      </w:r>
      <w:proofErr w:type="gramStart"/>
      <w:r w:rsidRPr="00FC7ABA">
        <w:rPr>
          <w:lang w:val="en-GB"/>
        </w:rPr>
        <w:t>was</w:t>
      </w:r>
      <w:proofErr w:type="gramEnd"/>
      <w:r w:rsidRPr="00FC7ABA">
        <w:rPr>
          <w:lang w:val="en-GB"/>
        </w:rPr>
        <w:t xml:space="preserve"> called </w:t>
      </w:r>
      <w:proofErr w:type="spellStart"/>
      <w:r w:rsidRPr="00FC7ABA">
        <w:rPr>
          <w:lang w:val="en-GB"/>
        </w:rPr>
        <w:t>w_prey</w:t>
      </w:r>
      <w:proofErr w:type="spellEnd"/>
      <w:r w:rsidRPr="00FC7ABA">
        <w:rPr>
          <w:lang w:val="en-GB"/>
        </w:rPr>
        <w:t xml:space="preserve"> above, </w:t>
      </w:r>
      <w:r>
        <w:rPr>
          <w:lang w:val="en-GB"/>
        </w:rPr>
        <w:t xml:space="preserve">(with prey species also index by j). Suggest you call it </w:t>
      </w:r>
      <w:proofErr w:type="spellStart"/>
      <w:r>
        <w:rPr>
          <w:lang w:val="en-GB"/>
        </w:rPr>
        <w:t>w_j</w:t>
      </w:r>
      <w:proofErr w:type="spellEnd"/>
      <w:r>
        <w:rPr>
          <w:lang w:val="en-GB"/>
        </w:rPr>
        <w:t xml:space="preserve"> throughout</w:t>
      </w:r>
    </w:p>
  </w:comment>
  <w:comment w:id="306" w:author="Anna Gårdmark" w:date="2020-01-13T11:14:00Z" w:initials="AG">
    <w:p w14:paraId="7A00D160" w14:textId="40D9F7A5" w:rsidR="001F2BB0" w:rsidRPr="00FC7ABA" w:rsidRDefault="001F2BB0">
      <w:pPr>
        <w:pStyle w:val="Kommentarer"/>
        <w:rPr>
          <w:lang w:val="en-GB"/>
        </w:rPr>
      </w:pPr>
      <w:r>
        <w:rPr>
          <w:rStyle w:val="Kommentarsreferens"/>
        </w:rPr>
        <w:annotationRef/>
      </w:r>
      <w:proofErr w:type="gramStart"/>
      <w:r w:rsidRPr="00FC7ABA">
        <w:rPr>
          <w:lang w:val="en-GB"/>
        </w:rPr>
        <w:t>you</w:t>
      </w:r>
      <w:proofErr w:type="gramEnd"/>
      <w:r w:rsidRPr="00FC7ABA">
        <w:rPr>
          <w:lang w:val="en-GB"/>
        </w:rPr>
        <w:t xml:space="preserve"> had </w:t>
      </w:r>
      <w:proofErr w:type="spellStart"/>
      <w:r w:rsidRPr="00FC7ABA">
        <w:rPr>
          <w:lang w:val="en-GB"/>
        </w:rPr>
        <w:t>i</w:t>
      </w:r>
      <w:proofErr w:type="spellEnd"/>
      <w:r w:rsidRPr="00FC7ABA">
        <w:rPr>
          <w:lang w:val="en-GB"/>
        </w:rPr>
        <w:t xml:space="preserve"> to indicate species in focus before. </w:t>
      </w:r>
      <w:r>
        <w:rPr>
          <w:lang w:val="en-GB"/>
        </w:rPr>
        <w:t>Do you mean prey species here for j?</w:t>
      </w:r>
    </w:p>
  </w:comment>
  <w:comment w:id="315" w:author="Anna Gårdmark" w:date="2020-01-13T11:15:00Z" w:initials="AG">
    <w:p w14:paraId="30D87BB7" w14:textId="295CE06F" w:rsidR="001F2BB0" w:rsidRPr="00FC7ABA" w:rsidRDefault="001F2BB0">
      <w:pPr>
        <w:pStyle w:val="Kommentarer"/>
        <w:rPr>
          <w:lang w:val="en-GB"/>
        </w:rPr>
      </w:pPr>
      <w:r>
        <w:rPr>
          <w:rStyle w:val="Kommentarsreferens"/>
        </w:rPr>
        <w:annotationRef/>
      </w:r>
      <w:proofErr w:type="gramStart"/>
      <w:r w:rsidRPr="00FC7ABA">
        <w:rPr>
          <w:lang w:val="en-GB"/>
        </w:rPr>
        <w:t>insert</w:t>
      </w:r>
      <w:proofErr w:type="gramEnd"/>
      <w:r w:rsidRPr="00FC7ABA">
        <w:rPr>
          <w:lang w:val="en-GB"/>
        </w:rPr>
        <w:t xml:space="preserve"> symbol (phi?)</w:t>
      </w:r>
    </w:p>
  </w:comment>
  <w:comment w:id="318" w:author="Anna Gårdmark" w:date="2020-01-13T09:49:00Z" w:initials="AG">
    <w:p w14:paraId="00744E46" w14:textId="5887E004" w:rsidR="001F2BB0" w:rsidRPr="00C75482" w:rsidRDefault="001F2BB0">
      <w:pPr>
        <w:pStyle w:val="Kommentarer"/>
        <w:rPr>
          <w:lang w:val="en-GB"/>
        </w:rPr>
      </w:pPr>
      <w:r>
        <w:rPr>
          <w:rStyle w:val="Kommentarsreferens"/>
        </w:rPr>
        <w:annotationRef/>
      </w:r>
      <w:proofErr w:type="gramStart"/>
      <w:r w:rsidRPr="00C75482">
        <w:rPr>
          <w:lang w:val="en-GB"/>
        </w:rPr>
        <w:t>give</w:t>
      </w:r>
      <w:proofErr w:type="gramEnd"/>
      <w:r w:rsidRPr="00C75482">
        <w:rPr>
          <w:lang w:val="en-GB"/>
        </w:rPr>
        <w:t xml:space="preserve"> ref</w:t>
      </w:r>
    </w:p>
  </w:comment>
  <w:comment w:id="322" w:author="Anna Gårdmark" w:date="2020-01-13T09:54:00Z" w:initials="AG">
    <w:p w14:paraId="7388AF40" w14:textId="29A90271" w:rsidR="001F2BB0" w:rsidRPr="00C75482" w:rsidRDefault="001F2BB0">
      <w:pPr>
        <w:pStyle w:val="Kommentarer"/>
        <w:rPr>
          <w:lang w:val="en-GB"/>
        </w:rPr>
      </w:pPr>
      <w:proofErr w:type="gramStart"/>
      <w:r w:rsidRPr="00C75482">
        <w:rPr>
          <w:lang w:val="en-GB"/>
        </w:rPr>
        <w:t>what</w:t>
      </w:r>
      <w:proofErr w:type="gramEnd"/>
      <w:r w:rsidRPr="00C75482">
        <w:rPr>
          <w:lang w:val="en-GB"/>
        </w:rPr>
        <w:t xml:space="preserve"> does </w:t>
      </w:r>
      <w:r>
        <w:rPr>
          <w:rStyle w:val="Kommentarsreferens"/>
        </w:rPr>
        <w:annotationRef/>
      </w:r>
      <w:r w:rsidRPr="00C75482">
        <w:rPr>
          <w:lang w:val="en-GB"/>
        </w:rPr>
        <w:t xml:space="preserve">index </w:t>
      </w:r>
      <w:proofErr w:type="spellStart"/>
      <w:r w:rsidRPr="00C75482">
        <w:rPr>
          <w:lang w:val="en-GB"/>
        </w:rPr>
        <w:t>p</w:t>
      </w:r>
      <w:proofErr w:type="spellEnd"/>
      <w:r w:rsidRPr="00C75482">
        <w:rPr>
          <w:lang w:val="en-GB"/>
        </w:rPr>
        <w:t xml:space="preserve"> t</w:t>
      </w:r>
      <w:r>
        <w:rPr>
          <w:lang w:val="en-GB"/>
        </w:rPr>
        <w:t>o</w:t>
      </w:r>
      <w:r w:rsidRPr="00C75482">
        <w:rPr>
          <w:lang w:val="en-GB"/>
        </w:rPr>
        <w:t>?</w:t>
      </w:r>
      <w:r>
        <w:rPr>
          <w:lang w:val="en-GB"/>
        </w:rPr>
        <w:t xml:space="preserve"> </w:t>
      </w:r>
      <w:proofErr w:type="gramStart"/>
      <w:r>
        <w:rPr>
          <w:lang w:val="en-GB"/>
        </w:rPr>
        <w:t>prey</w:t>
      </w:r>
      <w:proofErr w:type="gramEnd"/>
      <w:r>
        <w:rPr>
          <w:lang w:val="en-GB"/>
        </w:rPr>
        <w:t xml:space="preserve"> or predator? (</w:t>
      </w:r>
      <w:proofErr w:type="gramStart"/>
      <w:r>
        <w:rPr>
          <w:lang w:val="en-GB"/>
        </w:rPr>
        <w:t>suggest</w:t>
      </w:r>
      <w:proofErr w:type="gramEnd"/>
      <w:r>
        <w:rPr>
          <w:lang w:val="en-GB"/>
        </w:rPr>
        <w:t xml:space="preserve"> you consistently use j and </w:t>
      </w:r>
      <w:proofErr w:type="spellStart"/>
      <w:r>
        <w:rPr>
          <w:lang w:val="en-GB"/>
        </w:rPr>
        <w:t>i</w:t>
      </w:r>
      <w:proofErr w:type="spellEnd"/>
      <w:r>
        <w:rPr>
          <w:lang w:val="en-GB"/>
        </w:rPr>
        <w:t>)</w:t>
      </w:r>
    </w:p>
  </w:comment>
  <w:comment w:id="325" w:author="Max Lindmark [2]" w:date="2019-08-02T16:22:00Z" w:initials="ML">
    <w:p w14:paraId="2F2D0889" w14:textId="77777777" w:rsidR="001F2BB0" w:rsidRPr="00EE1CF3" w:rsidRDefault="001F2BB0" w:rsidP="0034563F">
      <w:pPr>
        <w:pStyle w:val="Kommentarer"/>
        <w:rPr>
          <w:lang w:val="en-GB"/>
        </w:rPr>
      </w:pPr>
      <w:r>
        <w:rPr>
          <w:rStyle w:val="Kommentarsreferens"/>
        </w:rPr>
        <w:annotationRef/>
      </w:r>
      <w:r w:rsidRPr="00EE1CF3">
        <w:rPr>
          <w:rStyle w:val="Kommentarsreferens"/>
          <w:lang w:val="en-GB"/>
        </w:rPr>
        <w:t xml:space="preserve">Will update this since we have two </w:t>
      </w:r>
      <w:proofErr w:type="spellStart"/>
      <w:r w:rsidRPr="00EE1CF3">
        <w:rPr>
          <w:rStyle w:val="Kommentarsreferens"/>
          <w:lang w:val="en-GB"/>
        </w:rPr>
        <w:t>kappas</w:t>
      </w:r>
      <w:proofErr w:type="spellEnd"/>
    </w:p>
  </w:comment>
  <w:comment w:id="338" w:author="Anna Gårdmark" w:date="2020-01-13T11:27:00Z" w:initials="AG">
    <w:p w14:paraId="068BA63C" w14:textId="3AAA6384" w:rsidR="001F2BB0" w:rsidRPr="008445F4" w:rsidRDefault="001F2BB0">
      <w:pPr>
        <w:pStyle w:val="Kommentarer"/>
        <w:rPr>
          <w:lang w:val="en-GB"/>
        </w:rPr>
      </w:pPr>
      <w:r>
        <w:rPr>
          <w:rStyle w:val="Kommentarsreferens"/>
        </w:rPr>
        <w:annotationRef/>
      </w:r>
      <w:proofErr w:type="gramStart"/>
      <w:r w:rsidRPr="008445F4">
        <w:rPr>
          <w:lang w:val="en-GB"/>
        </w:rPr>
        <w:t>missing</w:t>
      </w:r>
      <w:proofErr w:type="gramEnd"/>
      <w:r w:rsidRPr="008445F4">
        <w:rPr>
          <w:lang w:val="en-GB"/>
        </w:rPr>
        <w:t xml:space="preserve"> a multiplication with </w:t>
      </w:r>
      <w:proofErr w:type="spellStart"/>
      <w:r w:rsidRPr="008445F4">
        <w:rPr>
          <w:lang w:val="en-GB"/>
        </w:rPr>
        <w:t>Ee,i</w:t>
      </w:r>
      <w:proofErr w:type="spellEnd"/>
      <w:r w:rsidRPr="008445F4">
        <w:rPr>
          <w:lang w:val="en-GB"/>
        </w:rPr>
        <w:t xml:space="preserve"> in this equation – shouldn’t there be</w:t>
      </w:r>
      <w:r>
        <w:rPr>
          <w:lang w:val="en-GB"/>
        </w:rPr>
        <w:t>?</w:t>
      </w:r>
    </w:p>
  </w:comment>
  <w:comment w:id="339" w:author="Max Lindmark" w:date="2020-01-04T18:18:00Z" w:initials="ML">
    <w:p w14:paraId="29DF0401" w14:textId="293F0B73" w:rsidR="001F2BB0" w:rsidRPr="00EE1CF3" w:rsidRDefault="001F2BB0">
      <w:pPr>
        <w:pStyle w:val="Kommentarer"/>
        <w:rPr>
          <w:lang w:val="en-GB"/>
        </w:rPr>
      </w:pPr>
      <w:r>
        <w:rPr>
          <w:rStyle w:val="Kommentarsreferens"/>
        </w:rPr>
        <w:annotationRef/>
      </w:r>
      <w:r w:rsidRPr="00EE1CF3">
        <w:rPr>
          <w:lang w:val="en-GB"/>
        </w:rPr>
        <w:t xml:space="preserve">Should remove this </w:t>
      </w:r>
      <w:proofErr w:type="spellStart"/>
      <w:r w:rsidRPr="00EE1CF3">
        <w:rPr>
          <w:lang w:val="en-GB"/>
        </w:rPr>
        <w:t>activitity</w:t>
      </w:r>
      <w:proofErr w:type="spellEnd"/>
      <w:r w:rsidRPr="00EE1CF3">
        <w:rPr>
          <w:lang w:val="en-GB"/>
        </w:rPr>
        <w:t>-metabolism here…</w:t>
      </w:r>
    </w:p>
  </w:comment>
  <w:comment w:id="340" w:author="Anna Gårdmark" w:date="2020-01-13T11:18:00Z" w:initials="AG">
    <w:p w14:paraId="2FD193CC" w14:textId="4257E28D" w:rsidR="001F2BB0" w:rsidRPr="00301A9A" w:rsidRDefault="001F2BB0">
      <w:pPr>
        <w:pStyle w:val="Kommentarer"/>
        <w:rPr>
          <w:lang w:val="en-GB"/>
        </w:rPr>
      </w:pPr>
      <w:r>
        <w:rPr>
          <w:rStyle w:val="Kommentarsreferens"/>
        </w:rPr>
        <w:annotationRef/>
      </w:r>
      <w:proofErr w:type="gramStart"/>
      <w:r w:rsidRPr="00301A9A">
        <w:rPr>
          <w:lang w:val="en-GB"/>
        </w:rPr>
        <w:t>is</w:t>
      </w:r>
      <w:proofErr w:type="gramEnd"/>
      <w:r w:rsidRPr="00301A9A">
        <w:rPr>
          <w:lang w:val="en-GB"/>
        </w:rPr>
        <w:t xml:space="preserve"> it not in the code you used then?</w:t>
      </w:r>
    </w:p>
  </w:comment>
  <w:comment w:id="337" w:author="Anna Gårdmark" w:date="2020-01-13T09:56:00Z" w:initials="AG">
    <w:p w14:paraId="4A6D37B6" w14:textId="28C5D0C1" w:rsidR="001F2BB0" w:rsidRPr="00C75482" w:rsidRDefault="001F2BB0">
      <w:pPr>
        <w:pStyle w:val="Kommentarer"/>
        <w:rPr>
          <w:lang w:val="en-GB"/>
        </w:rPr>
      </w:pPr>
      <w:r>
        <w:rPr>
          <w:rStyle w:val="Kommentarsreferens"/>
        </w:rPr>
        <w:annotationRef/>
      </w:r>
      <w:proofErr w:type="gramStart"/>
      <w:r w:rsidRPr="00C75482">
        <w:rPr>
          <w:lang w:val="en-GB"/>
        </w:rPr>
        <w:t>what</w:t>
      </w:r>
      <w:proofErr w:type="gramEnd"/>
      <w:r w:rsidRPr="00C75482">
        <w:rPr>
          <w:lang w:val="en-GB"/>
        </w:rPr>
        <w:t xml:space="preserve"> does </w:t>
      </w:r>
      <w:r>
        <w:rPr>
          <w:rStyle w:val="Kommentarsreferens"/>
        </w:rPr>
        <w:annotationRef/>
      </w:r>
      <w:r w:rsidRPr="00C75482">
        <w:rPr>
          <w:lang w:val="en-GB"/>
        </w:rPr>
        <w:t xml:space="preserve">index </w:t>
      </w:r>
      <w:proofErr w:type="spellStart"/>
      <w:r w:rsidRPr="00C75482">
        <w:rPr>
          <w:lang w:val="en-GB"/>
        </w:rPr>
        <w:t>p</w:t>
      </w:r>
      <w:proofErr w:type="spellEnd"/>
      <w:r w:rsidRPr="00C75482">
        <w:rPr>
          <w:lang w:val="en-GB"/>
        </w:rPr>
        <w:t xml:space="preserve"> t</w:t>
      </w:r>
      <w:r>
        <w:rPr>
          <w:lang w:val="en-GB"/>
        </w:rPr>
        <w:t>o</w:t>
      </w:r>
      <w:r w:rsidRPr="00C75482">
        <w:rPr>
          <w:lang w:val="en-GB"/>
        </w:rPr>
        <w:t>?</w:t>
      </w:r>
    </w:p>
  </w:comment>
  <w:comment w:id="353" w:author="Asta Audzijonyte" w:date="2020-01-10T13:47:00Z" w:initials="AA">
    <w:p w14:paraId="3E87E586" w14:textId="1C573778" w:rsidR="001F2BB0" w:rsidRPr="00EE1CF3" w:rsidRDefault="001F2BB0">
      <w:pPr>
        <w:pStyle w:val="Kommentarer"/>
        <w:rPr>
          <w:lang w:val="en-GB"/>
        </w:rPr>
      </w:pPr>
      <w:r>
        <w:rPr>
          <w:rStyle w:val="Kommentarsreferens"/>
        </w:rPr>
        <w:annotationRef/>
      </w:r>
      <w:r w:rsidRPr="00EE1CF3">
        <w:rPr>
          <w:lang w:val="en-GB"/>
        </w:rPr>
        <w:t xml:space="preserve">Actually it is not 0 at maturation weight, but 0.5 I think. Check the equation and see what you get. Some allocation to reproduction starts quite early on in life </w:t>
      </w:r>
    </w:p>
  </w:comment>
  <w:comment w:id="355" w:author="Max Lindmark" w:date="2019-12-19T14:47:00Z" w:initials="ML">
    <w:p w14:paraId="5AF284AD" w14:textId="1A798AF5" w:rsidR="001F2BB0" w:rsidRPr="00EE1CF3" w:rsidRDefault="001F2BB0">
      <w:pPr>
        <w:pStyle w:val="Kommentarer"/>
        <w:rPr>
          <w:lang w:val="en-GB"/>
        </w:rPr>
      </w:pPr>
      <w:r>
        <w:rPr>
          <w:rStyle w:val="Kommentarsreferens"/>
        </w:rPr>
        <w:annotationRef/>
      </w:r>
      <w:r w:rsidRPr="00EE1CF3">
        <w:rPr>
          <w:lang w:val="en-GB"/>
        </w:rPr>
        <w:t xml:space="preserve">Make sure I’m consistent here, and consistent with </w:t>
      </w:r>
      <w:proofErr w:type="spellStart"/>
      <w:r w:rsidRPr="00EE1CF3">
        <w:rPr>
          <w:lang w:val="en-GB"/>
        </w:rPr>
        <w:t>mizer</w:t>
      </w:r>
      <w:proofErr w:type="spellEnd"/>
    </w:p>
  </w:comment>
  <w:comment w:id="354" w:author="Anna Gårdmark" w:date="2020-01-13T09:57:00Z" w:initials="AG">
    <w:p w14:paraId="311EEDB2" w14:textId="40F84BA6" w:rsidR="001F2BB0" w:rsidRPr="00BA6829" w:rsidRDefault="001F2BB0">
      <w:pPr>
        <w:pStyle w:val="Kommentarer"/>
        <w:rPr>
          <w:lang w:val="en-GB"/>
        </w:rPr>
      </w:pPr>
      <w:r>
        <w:rPr>
          <w:rStyle w:val="Kommentarsreferens"/>
        </w:rPr>
        <w:annotationRef/>
      </w:r>
      <w:proofErr w:type="gramStart"/>
      <w:r w:rsidRPr="00BA6829">
        <w:rPr>
          <w:lang w:val="en-GB"/>
        </w:rPr>
        <w:t>how</w:t>
      </w:r>
      <w:proofErr w:type="gramEnd"/>
      <w:r w:rsidRPr="00BA6829">
        <w:rPr>
          <w:lang w:val="en-GB"/>
        </w:rPr>
        <w:t xml:space="preserve"> does this relate to maximum weight, as used in the equation for background mortality</w:t>
      </w:r>
      <w:r>
        <w:rPr>
          <w:lang w:val="en-GB"/>
        </w:rPr>
        <w:t>?</w:t>
      </w:r>
    </w:p>
  </w:comment>
  <w:comment w:id="356" w:author="Max Lindmark" w:date="2020-01-02T08:10:00Z" w:initials="ML">
    <w:p w14:paraId="61C953E3" w14:textId="4867DEE8" w:rsidR="001F2BB0" w:rsidRPr="00254800" w:rsidRDefault="001F2BB0">
      <w:pPr>
        <w:pStyle w:val="Kommentarer"/>
        <w:rPr>
          <w:lang w:val="en-US"/>
        </w:rPr>
      </w:pPr>
      <w:r>
        <w:rPr>
          <w:rStyle w:val="Kommentarsreferens"/>
        </w:rPr>
        <w:annotationRef/>
      </w:r>
      <w:r>
        <w:rPr>
          <w:rStyle w:val="Kommentarsreferens"/>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357" w:author="Asta Audzijonyte" w:date="2020-01-10T13:46:00Z" w:initials="AA">
    <w:p w14:paraId="69F90F20" w14:textId="53414E87" w:rsidR="001F2BB0" w:rsidRPr="00EE1CF3" w:rsidRDefault="001F2BB0">
      <w:pPr>
        <w:pStyle w:val="Kommentarer"/>
        <w:rPr>
          <w:lang w:val="en-GB"/>
        </w:rPr>
      </w:pPr>
      <w:r>
        <w:rPr>
          <w:rStyle w:val="Kommentarsreferens"/>
        </w:rPr>
        <w:annotationRef/>
      </w:r>
      <w:r w:rsidRPr="00EE1CF3">
        <w:rPr>
          <w:lang w:val="en-GB"/>
        </w:rPr>
        <w:t>Andersen uses this in his recent book, so you can refer to that. And it is a good reference for many parameters and values and equations!</w:t>
      </w:r>
    </w:p>
  </w:comment>
  <w:comment w:id="369" w:author="Anna Gårdmark" w:date="2020-01-13T11:19:00Z" w:initials="AG">
    <w:p w14:paraId="58E55CEF" w14:textId="79B27FEF" w:rsidR="001F2BB0" w:rsidRPr="00301A9A" w:rsidRDefault="001F2BB0">
      <w:pPr>
        <w:pStyle w:val="Kommentarer"/>
        <w:rPr>
          <w:lang w:val="en-GB"/>
        </w:rPr>
      </w:pPr>
      <w:r>
        <w:rPr>
          <w:rStyle w:val="Kommentarsreferens"/>
        </w:rPr>
        <w:annotationRef/>
      </w:r>
      <w:proofErr w:type="gramStart"/>
      <w:r w:rsidRPr="00301A9A">
        <w:rPr>
          <w:lang w:val="en-GB"/>
        </w:rPr>
        <w:t>what</w:t>
      </w:r>
      <w:proofErr w:type="gramEnd"/>
      <w:r w:rsidRPr="00301A9A">
        <w:rPr>
          <w:lang w:val="en-GB"/>
        </w:rPr>
        <w:t xml:space="preserve"> does p stand for here</w:t>
      </w:r>
      <w:r>
        <w:rPr>
          <w:lang w:val="en-GB"/>
        </w:rPr>
        <w:t xml:space="preserve"> (and in </w:t>
      </w:r>
      <w:proofErr w:type="spellStart"/>
      <w:r>
        <w:rPr>
          <w:lang w:val="en-GB"/>
        </w:rPr>
        <w:t>eq</w:t>
      </w:r>
      <w:proofErr w:type="spellEnd"/>
      <w:r>
        <w:rPr>
          <w:lang w:val="en-GB"/>
        </w:rPr>
        <w:t xml:space="preserve"> below)</w:t>
      </w:r>
      <w:r w:rsidRPr="00301A9A">
        <w:rPr>
          <w:lang w:val="en-GB"/>
        </w:rPr>
        <w:t>?</w:t>
      </w:r>
    </w:p>
  </w:comment>
  <w:comment w:id="379" w:author="Asta Audzijonyte" w:date="2019-11-29T14:12:00Z" w:initials="AA">
    <w:p w14:paraId="6B0D31A2" w14:textId="097FDCDF" w:rsidR="001F2BB0" w:rsidRPr="00EE1CF3" w:rsidRDefault="001F2BB0">
      <w:pPr>
        <w:pStyle w:val="Kommentarer"/>
        <w:rPr>
          <w:lang w:val="en-GB"/>
        </w:rPr>
      </w:pPr>
      <w:r>
        <w:rPr>
          <w:rStyle w:val="Kommentarsreferens"/>
        </w:rPr>
        <w:annotationRef/>
      </w:r>
      <w:r w:rsidRPr="00EE1CF3">
        <w:rPr>
          <w:lang w:val="en-GB"/>
        </w:rPr>
        <w:t>This is a potentially misleading term, because it is not really evolution. Perhaps you can say “the dynamics of the background spectra are modelled through a semi-</w:t>
      </w:r>
      <w:proofErr w:type="spellStart"/>
      <w:r w:rsidRPr="00EE1CF3">
        <w:rPr>
          <w:lang w:val="en-GB"/>
        </w:rPr>
        <w:t>chemostat</w:t>
      </w:r>
      <w:proofErr w:type="spellEnd"/>
      <w:r w:rsidRPr="00EE1CF3">
        <w:rPr>
          <w:lang w:val="en-GB"/>
        </w:rPr>
        <w:t xml:space="preserve"> model </w:t>
      </w:r>
    </w:p>
  </w:comment>
  <w:comment w:id="380" w:author="Max Lindmark" w:date="2019-12-19T08:47:00Z" w:initials="ML">
    <w:p w14:paraId="10FEAC70" w14:textId="3EDDD526" w:rsidR="001F2BB0" w:rsidRPr="00EE1CF3" w:rsidRDefault="001F2BB0">
      <w:pPr>
        <w:pStyle w:val="Kommentarer"/>
        <w:rPr>
          <w:lang w:val="en-GB"/>
        </w:rPr>
      </w:pPr>
      <w:r w:rsidRPr="00EE1CF3">
        <w:rPr>
          <w:lang w:val="en-GB"/>
        </w:rPr>
        <w:t xml:space="preserve">Thanks, </w:t>
      </w:r>
      <w:r>
        <w:rPr>
          <w:rStyle w:val="Kommentarsreferens"/>
        </w:rPr>
        <w:annotationRef/>
      </w:r>
      <w:r w:rsidRPr="00EE1CF3">
        <w:rPr>
          <w:lang w:val="en-GB"/>
        </w:rPr>
        <w:t>changed to dynamics!</w:t>
      </w:r>
    </w:p>
  </w:comment>
  <w:comment w:id="384" w:author="Anna Gårdmark" w:date="2020-01-13T11:29:00Z" w:initials="AG">
    <w:p w14:paraId="3AB3A91C" w14:textId="77777777" w:rsidR="001F2BB0" w:rsidRPr="008A569A" w:rsidRDefault="001F2BB0">
      <w:pPr>
        <w:pStyle w:val="Kommentarer"/>
        <w:rPr>
          <w:lang w:val="en-GB"/>
        </w:rPr>
      </w:pPr>
      <w:r>
        <w:rPr>
          <w:rStyle w:val="Kommentarsreferens"/>
        </w:rPr>
        <w:annotationRef/>
      </w:r>
      <w:proofErr w:type="gramStart"/>
      <w:r w:rsidRPr="008A569A">
        <w:rPr>
          <w:lang w:val="en-GB"/>
        </w:rPr>
        <w:t>your</w:t>
      </w:r>
      <w:proofErr w:type="gramEnd"/>
      <w:r w:rsidRPr="008A569A">
        <w:rPr>
          <w:lang w:val="en-GB"/>
        </w:rPr>
        <w:t xml:space="preserve"> symbol for resource spectra is N_R not R</w:t>
      </w:r>
    </w:p>
  </w:comment>
  <w:comment w:id="386" w:author="Anna Gårdmark" w:date="2020-01-13T11:29:00Z" w:initials="AG">
    <w:p w14:paraId="6C380966" w14:textId="7DAE3BF1" w:rsidR="001F2BB0" w:rsidRPr="008A569A" w:rsidRDefault="001F2BB0">
      <w:pPr>
        <w:pStyle w:val="Kommentarer"/>
        <w:rPr>
          <w:lang w:val="en-GB"/>
        </w:rPr>
      </w:pPr>
      <w:r>
        <w:rPr>
          <w:rStyle w:val="Kommentarsreferens"/>
        </w:rPr>
        <w:annotationRef/>
      </w:r>
      <w:proofErr w:type="gramStart"/>
      <w:r w:rsidRPr="008A569A">
        <w:rPr>
          <w:lang w:val="en-GB"/>
        </w:rPr>
        <w:t>your</w:t>
      </w:r>
      <w:proofErr w:type="gramEnd"/>
      <w:r w:rsidRPr="008A569A">
        <w:rPr>
          <w:lang w:val="en-GB"/>
        </w:rPr>
        <w:t xml:space="preserve"> symbol for resource spectra is N_R not R</w:t>
      </w:r>
    </w:p>
  </w:comment>
  <w:comment w:id="389" w:author="Anna Gårdmark" w:date="2020-01-13T11:30:00Z" w:initials="AG">
    <w:p w14:paraId="618A2EBD" w14:textId="6D4708A3" w:rsidR="001F2BB0" w:rsidRDefault="001F2BB0">
      <w:pPr>
        <w:pStyle w:val="Kommentarer"/>
      </w:pPr>
      <w:r>
        <w:rPr>
          <w:rStyle w:val="Kommentarsreferens"/>
        </w:rPr>
        <w:annotationRef/>
      </w:r>
      <w:proofErr w:type="spellStart"/>
      <w:r>
        <w:t>what’s</w:t>
      </w:r>
      <w:proofErr w:type="spellEnd"/>
      <w:r>
        <w:t xml:space="preserve"> p </w:t>
      </w:r>
      <w:proofErr w:type="spellStart"/>
      <w:r>
        <w:t>here</w:t>
      </w:r>
      <w:proofErr w:type="spellEnd"/>
      <w:r>
        <w:t>?</w:t>
      </w:r>
    </w:p>
  </w:comment>
  <w:comment w:id="390" w:author="Max Lindmark [2]" w:date="2019-08-03T09:59:00Z" w:initials="ML">
    <w:p w14:paraId="2DE81FCE" w14:textId="77777777" w:rsidR="001F2BB0" w:rsidRPr="00B90582" w:rsidRDefault="001F2BB0" w:rsidP="008B10AB">
      <w:pPr>
        <w:pStyle w:val="Kommentarer"/>
        <w:rPr>
          <w:lang w:val="en-US"/>
        </w:rPr>
      </w:pPr>
      <w:r>
        <w:rPr>
          <w:rStyle w:val="Kommentarsreferens"/>
        </w:rPr>
        <w:annotationRef/>
      </w:r>
      <w:r w:rsidRPr="00B90582">
        <w:rPr>
          <w:lang w:val="en-US"/>
        </w:rPr>
        <w:t>Check I say R for resource further down</w:t>
      </w:r>
    </w:p>
  </w:comment>
  <w:comment w:id="391" w:author="Anna Gårdmark" w:date="2020-01-13T11:30:00Z" w:initials="AG">
    <w:p w14:paraId="756882C0" w14:textId="4BB712B3" w:rsidR="001F2BB0" w:rsidRPr="008A569A" w:rsidRDefault="001F2BB0">
      <w:pPr>
        <w:pStyle w:val="Kommentarer"/>
        <w:rPr>
          <w:lang w:val="en-GB"/>
        </w:rPr>
      </w:pPr>
      <w:r>
        <w:rPr>
          <w:rStyle w:val="Kommentarsreferens"/>
        </w:rPr>
        <w:annotationRef/>
      </w:r>
      <w:proofErr w:type="gramStart"/>
      <w:r w:rsidRPr="008A569A">
        <w:rPr>
          <w:lang w:val="en-GB"/>
        </w:rPr>
        <w:t>what’s</w:t>
      </w:r>
      <w:proofErr w:type="gramEnd"/>
      <w:r w:rsidRPr="008A569A">
        <w:rPr>
          <w:lang w:val="en-GB"/>
        </w:rPr>
        <w:t xml:space="preserve"> </w:t>
      </w:r>
      <w:proofErr w:type="spellStart"/>
      <w:r w:rsidRPr="008A569A">
        <w:rPr>
          <w:lang w:val="en-GB"/>
        </w:rPr>
        <w:t>p</w:t>
      </w:r>
      <w:proofErr w:type="spellEnd"/>
      <w:r w:rsidRPr="008A569A">
        <w:rPr>
          <w:lang w:val="en-GB"/>
        </w:rPr>
        <w:t xml:space="preserve"> here</w:t>
      </w:r>
    </w:p>
  </w:comment>
  <w:comment w:id="392" w:author="Anna Gårdmark" w:date="2020-01-13T11:42:00Z" w:initials="AG">
    <w:p w14:paraId="5DFE4FB7" w14:textId="06F7D60D" w:rsidR="001F2BB0" w:rsidRPr="001E5279" w:rsidRDefault="001F2BB0">
      <w:pPr>
        <w:pStyle w:val="Kommentarer"/>
        <w:rPr>
          <w:lang w:val="en-GB"/>
        </w:rPr>
      </w:pPr>
      <w:r>
        <w:rPr>
          <w:rStyle w:val="Kommentarsreferens"/>
        </w:rPr>
        <w:annotationRef/>
      </w:r>
      <w:proofErr w:type="gramStart"/>
      <w:r w:rsidRPr="001E5279">
        <w:rPr>
          <w:lang w:val="en-GB"/>
        </w:rPr>
        <w:t>not</w:t>
      </w:r>
      <w:proofErr w:type="gramEnd"/>
      <w:r w:rsidRPr="001E5279">
        <w:rPr>
          <w:lang w:val="en-GB"/>
        </w:rPr>
        <w:t xml:space="preserve"> the common phrase when using semi-</w:t>
      </w:r>
      <w:proofErr w:type="spellStart"/>
      <w:r w:rsidRPr="001E5279">
        <w:rPr>
          <w:lang w:val="en-GB"/>
        </w:rPr>
        <w:t>chemostat</w:t>
      </w:r>
      <w:proofErr w:type="spellEnd"/>
      <w:r w:rsidRPr="001E5279">
        <w:rPr>
          <w:lang w:val="en-GB"/>
        </w:rPr>
        <w:t xml:space="preserve"> function; it’s the maximum population biomass</w:t>
      </w:r>
    </w:p>
  </w:comment>
  <w:comment w:id="393" w:author="Anna Gårdmark" w:date="2020-01-13T11:31:00Z" w:initials="AG">
    <w:p w14:paraId="41169B97" w14:textId="315746E3" w:rsidR="001F2BB0" w:rsidRPr="008A569A" w:rsidRDefault="001F2BB0">
      <w:pPr>
        <w:pStyle w:val="Kommentarer"/>
        <w:rPr>
          <w:lang w:val="en-GB"/>
        </w:rPr>
      </w:pPr>
      <w:r>
        <w:rPr>
          <w:rStyle w:val="Kommentarsreferens"/>
        </w:rPr>
        <w:annotationRef/>
      </w:r>
      <w:proofErr w:type="gramStart"/>
      <w:r w:rsidRPr="008A569A">
        <w:rPr>
          <w:lang w:val="en-GB"/>
        </w:rPr>
        <w:t>what’s</w:t>
      </w:r>
      <w:proofErr w:type="gramEnd"/>
      <w:r w:rsidRPr="008A569A">
        <w:rPr>
          <w:lang w:val="en-GB"/>
        </w:rPr>
        <w:t xml:space="preserve"> q and n – have they been defined earlier?</w:t>
      </w:r>
    </w:p>
  </w:comment>
  <w:comment w:id="426" w:author="Anna Gårdmark" w:date="2020-01-13T11:40:00Z" w:initials="AG">
    <w:p w14:paraId="18C4B2F5" w14:textId="2E7C67DE" w:rsidR="001F2BB0" w:rsidRPr="001E5279" w:rsidRDefault="001F2BB0">
      <w:pPr>
        <w:pStyle w:val="Kommentarer"/>
        <w:rPr>
          <w:lang w:val="en-GB"/>
        </w:rPr>
      </w:pPr>
      <w:r>
        <w:rPr>
          <w:rStyle w:val="Kommentarsreferens"/>
        </w:rPr>
        <w:annotationRef/>
      </w:r>
      <w:proofErr w:type="gramStart"/>
      <w:r w:rsidRPr="001E5279">
        <w:rPr>
          <w:lang w:val="en-GB"/>
        </w:rPr>
        <w:t>use</w:t>
      </w:r>
      <w:proofErr w:type="gramEnd"/>
      <w:r w:rsidRPr="001E5279">
        <w:rPr>
          <w:lang w:val="en-GB"/>
        </w:rPr>
        <w:t xml:space="preserve"> </w:t>
      </w:r>
      <w:proofErr w:type="spellStart"/>
      <w:r w:rsidRPr="001E5279">
        <w:rPr>
          <w:lang w:val="en-GB"/>
        </w:rPr>
        <w:t>A_k</w:t>
      </w:r>
      <w:proofErr w:type="spellEnd"/>
      <w:r w:rsidRPr="001E5279">
        <w:rPr>
          <w:lang w:val="en-GB"/>
        </w:rPr>
        <w:t xml:space="preserve"> instead, since you’ve used E for the energy that predators get through feeding?</w:t>
      </w:r>
    </w:p>
  </w:comment>
  <w:comment w:id="484" w:author="Asta Audzijonyte" w:date="2020-01-10T13:55:00Z" w:initials="AA">
    <w:p w14:paraId="4A160DD4" w14:textId="53C60293" w:rsidR="001F2BB0" w:rsidRPr="00EE1CF3" w:rsidRDefault="001F2BB0">
      <w:pPr>
        <w:pStyle w:val="Kommentarer"/>
        <w:rPr>
          <w:lang w:val="en-GB"/>
        </w:rPr>
      </w:pPr>
      <w:r>
        <w:rPr>
          <w:rStyle w:val="Kommentarsreferens"/>
        </w:rPr>
        <w:annotationRef/>
      </w:r>
      <w:r w:rsidRPr="00EE1CF3">
        <w:rPr>
          <w:lang w:val="en-GB"/>
        </w:rPr>
        <w:t>Not necessarily only the smallest individuals, depending on your parameters</w:t>
      </w:r>
    </w:p>
  </w:comment>
  <w:comment w:id="494" w:author="Anna Gårdmark" w:date="2020-01-13T11:44:00Z" w:initials="AG">
    <w:p w14:paraId="06D57C82" w14:textId="76E5047A" w:rsidR="001F2BB0" w:rsidRPr="001E5279" w:rsidRDefault="001F2BB0">
      <w:pPr>
        <w:pStyle w:val="Kommentarer"/>
        <w:rPr>
          <w:lang w:val="en-GB"/>
        </w:rPr>
      </w:pPr>
      <w:r>
        <w:rPr>
          <w:rStyle w:val="Kommentarsreferens"/>
        </w:rPr>
        <w:annotationRef/>
      </w:r>
      <w:proofErr w:type="gramStart"/>
      <w:r w:rsidRPr="001E5279">
        <w:rPr>
          <w:lang w:val="en-GB"/>
        </w:rPr>
        <w:t>consider</w:t>
      </w:r>
      <w:proofErr w:type="gramEnd"/>
      <w:r w:rsidRPr="001E5279">
        <w:rPr>
          <w:lang w:val="en-GB"/>
        </w:rPr>
        <w:t xml:space="preserve"> using A instead of E for </w:t>
      </w:r>
      <w:proofErr w:type="spellStart"/>
      <w:r w:rsidRPr="001E5279">
        <w:rPr>
          <w:lang w:val="en-GB"/>
        </w:rPr>
        <w:t>activiation</w:t>
      </w:r>
      <w:proofErr w:type="spellEnd"/>
      <w:r w:rsidRPr="001E5279">
        <w:rPr>
          <w:lang w:val="en-GB"/>
        </w:rPr>
        <w:t xml:space="preserve"> energies, to not confuse with </w:t>
      </w:r>
      <w:r>
        <w:rPr>
          <w:lang w:val="en-GB"/>
        </w:rPr>
        <w:t>consumed energy</w:t>
      </w:r>
    </w:p>
  </w:comment>
  <w:comment w:id="498" w:author="Asta Audzijonyte" w:date="2020-01-10T13:56:00Z" w:initials="AA">
    <w:p w14:paraId="1EF010F9" w14:textId="2F67AE57" w:rsidR="001F2BB0" w:rsidRPr="00EE1CF3" w:rsidRDefault="001F2BB0">
      <w:pPr>
        <w:pStyle w:val="Kommentarer"/>
        <w:rPr>
          <w:lang w:val="en-GB"/>
        </w:rPr>
      </w:pPr>
      <w:r>
        <w:rPr>
          <w:rStyle w:val="Kommentarsreferens"/>
        </w:rPr>
        <w:annotationRef/>
      </w:r>
      <w:r w:rsidRPr="00EE1CF3">
        <w:rPr>
          <w:lang w:val="en-GB"/>
        </w:rPr>
        <w:t xml:space="preserve">Or should this simply be r0? I assume the size dependence is the same, just r0 changes? </w:t>
      </w:r>
    </w:p>
  </w:comment>
  <w:comment w:id="511" w:author="Asta Audzijonyte" w:date="2020-01-10T13:56:00Z" w:initials="AA">
    <w:p w14:paraId="20A9A4CB" w14:textId="2E86AAAD" w:rsidR="001F2BB0" w:rsidRPr="00EE1CF3" w:rsidRDefault="001F2BB0">
      <w:pPr>
        <w:pStyle w:val="Kommentarer"/>
        <w:rPr>
          <w:lang w:val="en-GB"/>
        </w:rPr>
      </w:pPr>
      <w:r>
        <w:rPr>
          <w:rStyle w:val="Kommentarsreferens"/>
        </w:rPr>
        <w:annotationRef/>
      </w:r>
      <w:r w:rsidRPr="00EE1CF3">
        <w:rPr>
          <w:lang w:val="en-GB"/>
        </w:rPr>
        <w:t>Same here, it is the kappa that will be affected (a simple scalar applied). It does not necessarily makes much difference in the presentation, but might be clearer as people don’t have to wonder how temperature might affects p or lambda here. Or does lambda actually change</w:t>
      </w:r>
      <w:proofErr w:type="gramStart"/>
      <w:r w:rsidRPr="00EE1CF3">
        <w:rPr>
          <w:lang w:val="en-GB"/>
        </w:rPr>
        <w:t>??</w:t>
      </w:r>
      <w:proofErr w:type="gramEnd"/>
      <w:r w:rsidRPr="00EE1CF3">
        <w:rPr>
          <w:lang w:val="en-GB"/>
        </w:rPr>
        <w:t xml:space="preserve"> … </w:t>
      </w:r>
      <w:proofErr w:type="gramStart"/>
      <w:r w:rsidRPr="00EE1CF3">
        <w:rPr>
          <w:lang w:val="en-GB"/>
        </w:rPr>
        <w:t>see</w:t>
      </w:r>
      <w:proofErr w:type="gramEnd"/>
      <w:r w:rsidRPr="00EE1CF3">
        <w:rPr>
          <w:lang w:val="en-GB"/>
        </w:rPr>
        <w:t xml:space="preserve">, it is not clear to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28" w:author="Anna Gårdmark" w:date="2020-01-13T11:47:00Z" w:initials="AG">
    <w:p w14:paraId="27948B97" w14:textId="114F5348" w:rsidR="001F2BB0" w:rsidRPr="001E5279" w:rsidRDefault="001F2BB0">
      <w:pPr>
        <w:pStyle w:val="Kommentarer"/>
        <w:rPr>
          <w:lang w:val="en-GB"/>
        </w:rPr>
      </w:pPr>
      <w:r>
        <w:rPr>
          <w:rStyle w:val="Kommentarsreferens"/>
        </w:rPr>
        <w:annotationRef/>
      </w:r>
      <w:proofErr w:type="gramStart"/>
      <w:r w:rsidRPr="001E5279">
        <w:rPr>
          <w:lang w:val="en-GB"/>
        </w:rPr>
        <w:t>may</w:t>
      </w:r>
      <w:proofErr w:type="gramEnd"/>
      <w:r w:rsidRPr="001E5279">
        <w:rPr>
          <w:lang w:val="en-GB"/>
        </w:rPr>
        <w:t xml:space="preserve"> want to change this to ’energy’ to avoid </w:t>
      </w:r>
      <w:r>
        <w:rPr>
          <w:lang w:val="en-GB"/>
        </w:rPr>
        <w:t>“resources for resources”</w:t>
      </w:r>
    </w:p>
  </w:comment>
  <w:comment w:id="538" w:author="Anna Gårdmark" w:date="2020-01-13T11:49:00Z" w:initials="AG">
    <w:p w14:paraId="00F22AF4" w14:textId="4FFC6B9F" w:rsidR="001F2BB0" w:rsidRPr="001E5279" w:rsidRDefault="001F2BB0">
      <w:pPr>
        <w:pStyle w:val="Kommentarer"/>
        <w:rPr>
          <w:lang w:val="en-GB"/>
        </w:rPr>
      </w:pPr>
      <w:r>
        <w:rPr>
          <w:rStyle w:val="Kommentarsreferens"/>
        </w:rPr>
        <w:annotationRef/>
      </w:r>
      <w:proofErr w:type="gramStart"/>
      <w:r w:rsidRPr="001E5279">
        <w:rPr>
          <w:lang w:val="en-GB"/>
        </w:rPr>
        <w:t>is</w:t>
      </w:r>
      <w:proofErr w:type="gramEnd"/>
      <w:r w:rsidRPr="001E5279">
        <w:rPr>
          <w:lang w:val="en-GB"/>
        </w:rPr>
        <w:t xml:space="preserve"> this then for the temperature-dependence of regeneration rate? </w:t>
      </w:r>
      <w:proofErr w:type="gramStart"/>
      <w:r>
        <w:rPr>
          <w:lang w:val="en-GB"/>
        </w:rPr>
        <w:t>unclear</w:t>
      </w:r>
      <w:proofErr w:type="gramEnd"/>
      <w:r>
        <w:rPr>
          <w:lang w:val="en-GB"/>
        </w:rPr>
        <w:t>.</w:t>
      </w:r>
    </w:p>
  </w:comment>
  <w:comment w:id="555" w:author="Asta Audzijonyte" w:date="2020-01-10T13:58:00Z" w:initials="AA">
    <w:p w14:paraId="176CC9D1" w14:textId="758AC2AD" w:rsidR="001F2BB0" w:rsidRPr="00EE1CF3" w:rsidRDefault="001F2BB0">
      <w:pPr>
        <w:pStyle w:val="Kommentarer"/>
        <w:rPr>
          <w:lang w:val="en-GB"/>
        </w:rPr>
      </w:pPr>
      <w:r>
        <w:rPr>
          <w:rStyle w:val="Kommentarsreferens"/>
        </w:rPr>
        <w:annotationRef/>
      </w:r>
      <w:r w:rsidRPr="00EE1CF3">
        <w:rPr>
          <w:lang w:val="en-GB"/>
        </w:rPr>
        <w:t>Not sure what you mean here and why this sentence is needed</w:t>
      </w:r>
    </w:p>
  </w:comment>
  <w:comment w:id="556" w:author="Anna Gårdmark" w:date="2020-01-13T11:50:00Z" w:initials="AG">
    <w:p w14:paraId="4ECD588D" w14:textId="3AD3224F" w:rsidR="001F2BB0" w:rsidRPr="00F1526C" w:rsidRDefault="001F2BB0">
      <w:pPr>
        <w:pStyle w:val="Kommentarer"/>
        <w:rPr>
          <w:lang w:val="en-GB"/>
        </w:rPr>
      </w:pPr>
      <w:r>
        <w:rPr>
          <w:rStyle w:val="Kommentarsreferens"/>
        </w:rPr>
        <w:annotationRef/>
      </w:r>
      <w:proofErr w:type="gramStart"/>
      <w:r w:rsidRPr="00F1526C">
        <w:rPr>
          <w:lang w:val="en-GB"/>
        </w:rPr>
        <w:t>and</w:t>
      </w:r>
      <w:proofErr w:type="gramEnd"/>
      <w:r w:rsidRPr="00F1526C">
        <w:rPr>
          <w:lang w:val="en-GB"/>
        </w:rPr>
        <w:t xml:space="preserve"> most likely true </w:t>
      </w:r>
      <w:r>
        <w:rPr>
          <w:lang w:val="en-GB"/>
        </w:rPr>
        <w:t xml:space="preserve">not only for MSSMs but </w:t>
      </w:r>
      <w:r w:rsidRPr="00F1526C">
        <w:rPr>
          <w:lang w:val="en-GB"/>
        </w:rPr>
        <w:t>also for most models</w:t>
      </w:r>
      <w:r>
        <w:rPr>
          <w:lang w:val="en-GB"/>
        </w:rPr>
        <w:t xml:space="preserve"> …</w:t>
      </w:r>
    </w:p>
  </w:comment>
  <w:comment w:id="562" w:author="Anna Gårdmark" w:date="2020-01-13T11:51:00Z" w:initials="AG">
    <w:p w14:paraId="4BEF9924" w14:textId="64996990" w:rsidR="001F2BB0" w:rsidRPr="00F1526C" w:rsidRDefault="001F2BB0">
      <w:pPr>
        <w:pStyle w:val="Kommentarer"/>
        <w:rPr>
          <w:lang w:val="en-GB"/>
        </w:rPr>
      </w:pPr>
      <w:r>
        <w:rPr>
          <w:rStyle w:val="Kommentarsreferens"/>
        </w:rPr>
        <w:annotationRef/>
      </w:r>
      <w:proofErr w:type="gramStart"/>
      <w:r w:rsidRPr="00F1526C">
        <w:rPr>
          <w:lang w:val="en-GB"/>
        </w:rPr>
        <w:t>right</w:t>
      </w:r>
      <w:proofErr w:type="gramEnd"/>
      <w:r w:rsidRPr="00F1526C">
        <w:rPr>
          <w:lang w:val="en-GB"/>
        </w:rPr>
        <w:t>?</w:t>
      </w:r>
    </w:p>
  </w:comment>
  <w:comment w:id="560" w:author="Anna Gårdmark" w:date="2020-01-13T11:53:00Z" w:initials="AG">
    <w:p w14:paraId="312C1030" w14:textId="2EC5DC09" w:rsidR="001F2BB0" w:rsidRPr="00F1526C" w:rsidRDefault="001F2BB0">
      <w:pPr>
        <w:pStyle w:val="Kommentarer"/>
        <w:rPr>
          <w:lang w:val="en-GB"/>
        </w:rPr>
      </w:pPr>
      <w:r>
        <w:rPr>
          <w:rStyle w:val="Kommentarsreferens"/>
        </w:rPr>
        <w:annotationRef/>
      </w:r>
      <w:proofErr w:type="gramStart"/>
      <w:r w:rsidRPr="00F1526C">
        <w:rPr>
          <w:lang w:val="en-GB"/>
        </w:rPr>
        <w:t>is</w:t>
      </w:r>
      <w:proofErr w:type="gramEnd"/>
      <w:r w:rsidRPr="00F1526C">
        <w:rPr>
          <w:lang w:val="en-GB"/>
        </w:rPr>
        <w:t xml:space="preserve"> this actually done for all rates, or just from the max consumption and metabolic rate?</w:t>
      </w:r>
    </w:p>
  </w:comment>
  <w:comment w:id="563" w:author="Asta Audzijonyte" w:date="2020-01-10T13:59:00Z" w:initials="AA">
    <w:p w14:paraId="4AE4F794" w14:textId="32FD6622" w:rsidR="001F2BB0" w:rsidRPr="00EE1CF3" w:rsidRDefault="001F2BB0">
      <w:pPr>
        <w:pStyle w:val="Kommentarer"/>
        <w:rPr>
          <w:lang w:val="en-GB"/>
        </w:rPr>
      </w:pPr>
      <w:r>
        <w:rPr>
          <w:rStyle w:val="Kommentarsreferens"/>
        </w:rPr>
        <w:annotationRef/>
      </w:r>
      <w:r w:rsidRPr="00EE1CF3">
        <w:rPr>
          <w:lang w:val="en-GB"/>
        </w:rPr>
        <w:t>This is cool and very important! I think you need to mention this in the intro – you are studying temperature responses in a probabilistic framework!</w:t>
      </w:r>
    </w:p>
  </w:comment>
  <w:comment w:id="564" w:author="Anna Gårdmark" w:date="2020-01-13T11:51:00Z" w:initials="AG">
    <w:p w14:paraId="71F6FE03" w14:textId="644BA67E" w:rsidR="001F2BB0" w:rsidRPr="00F1526C" w:rsidRDefault="001F2BB0">
      <w:pPr>
        <w:pStyle w:val="Kommentarer"/>
        <w:rPr>
          <w:lang w:val="en-GB"/>
        </w:rPr>
      </w:pPr>
      <w:r>
        <w:rPr>
          <w:rStyle w:val="Kommentarsreferens"/>
        </w:rPr>
        <w:annotationRef/>
      </w:r>
      <w:proofErr w:type="gramStart"/>
      <w:r w:rsidRPr="00F1526C">
        <w:rPr>
          <w:lang w:val="en-GB"/>
        </w:rPr>
        <w:t>each</w:t>
      </w:r>
      <w:proofErr w:type="gramEnd"/>
      <w:r w:rsidRPr="00F1526C">
        <w:rPr>
          <w:lang w:val="en-GB"/>
        </w:rPr>
        <w:t xml:space="preserve"> of the 200 runs, or are you changing temperature-dependencies between each time step??!</w:t>
      </w:r>
    </w:p>
  </w:comment>
  <w:comment w:id="572" w:author="Asta Audzijonyte" w:date="2020-01-10T14:01:00Z" w:initials="AA">
    <w:p w14:paraId="60D38B07" w14:textId="55CB0EC8" w:rsidR="001F2BB0" w:rsidRPr="00EE1CF3" w:rsidRDefault="001F2BB0">
      <w:pPr>
        <w:pStyle w:val="Kommentarer"/>
        <w:rPr>
          <w:lang w:val="en-GB"/>
        </w:rPr>
      </w:pPr>
      <w:r>
        <w:rPr>
          <w:rStyle w:val="Kommentarsreferens"/>
        </w:rPr>
        <w:annotationRef/>
      </w:r>
      <w:r w:rsidRPr="00EE1CF3">
        <w:rPr>
          <w:lang w:val="en-GB"/>
        </w:rPr>
        <w:t xml:space="preserve">Does it mean the distribution is the same? Not clear to me. </w:t>
      </w:r>
    </w:p>
  </w:comment>
  <w:comment w:id="581" w:author="Asta Audzijonyte" w:date="2020-01-10T14:01:00Z" w:initials="AA">
    <w:p w14:paraId="279C19B5" w14:textId="19B8EF12" w:rsidR="001F2BB0" w:rsidRPr="00EE1CF3" w:rsidRDefault="001F2BB0">
      <w:pPr>
        <w:pStyle w:val="Kommentarer"/>
        <w:rPr>
          <w:lang w:val="en-GB"/>
        </w:rPr>
      </w:pPr>
      <w:r>
        <w:rPr>
          <w:rStyle w:val="Kommentarsreferens"/>
        </w:rPr>
        <w:annotationRef/>
      </w:r>
      <w:r w:rsidRPr="00EE1CF3">
        <w:rPr>
          <w:lang w:val="en-GB"/>
        </w:rPr>
        <w:t>Are specific details given in the Appendix? Very cool!</w:t>
      </w:r>
    </w:p>
  </w:comment>
  <w:comment w:id="585" w:author="Asta Audzijonyte" w:date="2020-01-10T14:02:00Z" w:initials="AA">
    <w:p w14:paraId="679911ED" w14:textId="3345B357" w:rsidR="001F2BB0" w:rsidRPr="00EE1CF3" w:rsidRDefault="001F2BB0">
      <w:pPr>
        <w:pStyle w:val="Kommentarer"/>
        <w:rPr>
          <w:lang w:val="en-GB"/>
        </w:rPr>
      </w:pPr>
      <w:r>
        <w:rPr>
          <w:rStyle w:val="Kommentarsreferens"/>
        </w:rPr>
        <w:annotationRef/>
      </w:r>
      <w:r w:rsidRPr="00EE1CF3">
        <w:rPr>
          <w:lang w:val="en-GB"/>
        </w:rPr>
        <w:t xml:space="preserve">And added variation around it for the probability distribution? </w:t>
      </w:r>
    </w:p>
  </w:comment>
  <w:comment w:id="586" w:author="Anna Gårdmark" w:date="2020-01-13T11:56:00Z" w:initials="AG">
    <w:p w14:paraId="4CB49911" w14:textId="48247B8D" w:rsidR="001F2BB0" w:rsidRPr="00F1526C" w:rsidRDefault="001F2BB0">
      <w:pPr>
        <w:pStyle w:val="Kommentarer"/>
        <w:rPr>
          <w:lang w:val="en-GB"/>
        </w:rPr>
      </w:pPr>
      <w:r>
        <w:rPr>
          <w:rStyle w:val="Kommentarsreferens"/>
        </w:rPr>
        <w:annotationRef/>
      </w:r>
      <w:proofErr w:type="gramStart"/>
      <w:r w:rsidRPr="00F1526C">
        <w:rPr>
          <w:lang w:val="en-GB"/>
        </w:rPr>
        <w:t>give</w:t>
      </w:r>
      <w:proofErr w:type="gramEnd"/>
      <w:r w:rsidRPr="00F1526C">
        <w:rPr>
          <w:lang w:val="en-GB"/>
        </w:rPr>
        <w:t xml:space="preserve"> references for stock assessment reports, or refer to appendix for details and put the refs there.</w:t>
      </w:r>
    </w:p>
  </w:comment>
  <w:comment w:id="602" w:author="Asta Audzijonyte" w:date="2020-01-10T14:06:00Z" w:initials="AA">
    <w:p w14:paraId="4B793178" w14:textId="41FD0DCA" w:rsidR="001F2BB0" w:rsidRPr="00EE1CF3" w:rsidRDefault="001F2BB0">
      <w:pPr>
        <w:pStyle w:val="Kommentarer"/>
        <w:rPr>
          <w:lang w:val="en-GB"/>
        </w:rPr>
      </w:pPr>
      <w:r>
        <w:rPr>
          <w:rStyle w:val="Kommentarsreferens"/>
        </w:rPr>
        <w:annotationRef/>
      </w:r>
      <w:r w:rsidRPr="00EE1CF3">
        <w:rPr>
          <w:lang w:val="en-GB"/>
        </w:rPr>
        <w:t xml:space="preserve">Are you aiming to see whether this decline emerges in your results? </w:t>
      </w:r>
    </w:p>
  </w:comment>
  <w:comment w:id="616" w:author="Asta Audzijonyte" w:date="2020-01-10T14:07:00Z" w:initials="AA">
    <w:p w14:paraId="2E912141" w14:textId="4643902F" w:rsidR="001F2BB0" w:rsidRPr="00EE1CF3" w:rsidRDefault="001F2BB0">
      <w:pPr>
        <w:pStyle w:val="Kommentarer"/>
        <w:rPr>
          <w:lang w:val="en-GB"/>
        </w:rPr>
      </w:pPr>
      <w:r>
        <w:rPr>
          <w:rStyle w:val="Kommentarsreferens"/>
        </w:rPr>
        <w:annotationRef/>
      </w:r>
      <w:r w:rsidRPr="00EE1CF3">
        <w:rPr>
          <w:lang w:val="en-GB"/>
        </w:rPr>
        <w:t xml:space="preserve">Note that </w:t>
      </w:r>
      <w:proofErr w:type="spellStart"/>
      <w:r w:rsidRPr="00EE1CF3">
        <w:rPr>
          <w:lang w:val="en-GB"/>
        </w:rPr>
        <w:t>r_max</w:t>
      </w:r>
      <w:proofErr w:type="spellEnd"/>
      <w:r w:rsidRPr="00EE1CF3">
        <w:rPr>
          <w:lang w:val="en-GB"/>
        </w:rPr>
        <w:t xml:space="preserve"> is a term for maximum population per capita growth rate. It has been renamed to </w:t>
      </w:r>
      <w:proofErr w:type="spellStart"/>
      <w:r w:rsidRPr="00EE1CF3">
        <w:rPr>
          <w:lang w:val="en-GB"/>
        </w:rPr>
        <w:t>Rmax</w:t>
      </w:r>
      <w:proofErr w:type="spellEnd"/>
      <w:r w:rsidRPr="00EE1CF3">
        <w:rPr>
          <w:lang w:val="en-GB"/>
        </w:rPr>
        <w:t xml:space="preserve"> everywhere in </w:t>
      </w:r>
      <w:proofErr w:type="spellStart"/>
      <w:r w:rsidRPr="00EE1CF3">
        <w:rPr>
          <w:lang w:val="en-GB"/>
        </w:rPr>
        <w:t>mizer</w:t>
      </w:r>
      <w:proofErr w:type="spellEnd"/>
      <w:r w:rsidRPr="00EE1CF3">
        <w:rPr>
          <w:lang w:val="en-GB"/>
        </w:rPr>
        <w:t xml:space="preserve">, so better stick to that. It is an unfortunate term and was quite confusing for me at the start </w:t>
      </w:r>
    </w:p>
  </w:comment>
  <w:comment w:id="632" w:author="Julia Blanchard" w:date="2019-06-06T22:59:00Z" w:initials="JB">
    <w:p w14:paraId="0AEF0669" w14:textId="77777777" w:rsidR="001F2BB0" w:rsidRPr="00D511C7" w:rsidRDefault="001F2BB0" w:rsidP="001B012A">
      <w:pPr>
        <w:pStyle w:val="Kommentarer"/>
        <w:rPr>
          <w:lang w:val="en-US"/>
        </w:rPr>
      </w:pPr>
      <w:r>
        <w:rPr>
          <w:rStyle w:val="Kommentarsreferens"/>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models so they do fit the data. But on the other hand based on very different assumptions – it is a surprise we get differences…</w:t>
      </w:r>
    </w:p>
    <w:p w14:paraId="0ED597C7" w14:textId="77777777" w:rsidR="001F2BB0" w:rsidRPr="00D511C7" w:rsidRDefault="001F2BB0" w:rsidP="001B012A">
      <w:pPr>
        <w:pStyle w:val="Kommentarer"/>
        <w:rPr>
          <w:lang w:val="en-US"/>
        </w:rPr>
      </w:pPr>
    </w:p>
    <w:p w14:paraId="332C7886" w14:textId="77777777" w:rsidR="001F2BB0" w:rsidRPr="003A0E5C" w:rsidRDefault="001F2BB0" w:rsidP="001B012A">
      <w:pPr>
        <w:pStyle w:val="Kommentarer"/>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1F2BB0" w:rsidRPr="003A0E5C" w:rsidRDefault="001F2BB0" w:rsidP="001B012A">
      <w:pPr>
        <w:pStyle w:val="Kommentarer"/>
        <w:rPr>
          <w:lang w:val="en-US"/>
        </w:rPr>
      </w:pPr>
    </w:p>
    <w:p w14:paraId="604A17E3" w14:textId="77777777" w:rsidR="001F2BB0" w:rsidRPr="00D511C7" w:rsidRDefault="001F2BB0" w:rsidP="001B012A">
      <w:pPr>
        <w:pStyle w:val="Kommentarer"/>
        <w:rPr>
          <w:lang w:val="en-US"/>
        </w:rPr>
      </w:pPr>
      <w:r w:rsidRPr="003A0E5C">
        <w:rPr>
          <w:lang w:val="en-US"/>
        </w:rPr>
        <w:t xml:space="preserve">But there is no single way to do this…. </w:t>
      </w:r>
      <w:r w:rsidRPr="00D511C7">
        <w:rPr>
          <w:lang w:val="en-US"/>
        </w:rPr>
        <w:t>So you need to also use your judgement about the system to decide what is most appropriate</w:t>
      </w:r>
    </w:p>
  </w:comment>
  <w:comment w:id="633" w:author="Max Lindmark [2]" w:date="2019-08-02T11:02:00Z" w:initials="ML">
    <w:p w14:paraId="48BA7615" w14:textId="77777777" w:rsidR="001F2BB0" w:rsidRPr="00EE1CF3" w:rsidRDefault="001F2BB0" w:rsidP="001B012A">
      <w:pPr>
        <w:pStyle w:val="Kommentarer"/>
        <w:rPr>
          <w:rStyle w:val="Kommentarsreferens"/>
          <w:lang w:val="en-GB"/>
        </w:rPr>
      </w:pPr>
      <w:r>
        <w:rPr>
          <w:rStyle w:val="Kommentarsreferens"/>
        </w:rPr>
        <w:annotationRef/>
      </w:r>
      <w:r w:rsidRPr="00EE1CF3">
        <w:rPr>
          <w:rStyle w:val="Kommentarsreferens"/>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1F2BB0" w:rsidRPr="00EE1CF3" w:rsidRDefault="001F2BB0" w:rsidP="001B012A">
      <w:pPr>
        <w:pStyle w:val="Kommentarer"/>
        <w:rPr>
          <w:rStyle w:val="Kommentarsreferens"/>
          <w:lang w:val="en-GB"/>
        </w:rPr>
      </w:pPr>
    </w:p>
    <w:p w14:paraId="158357BA" w14:textId="3AD7C062" w:rsidR="001F2BB0" w:rsidRPr="00EE1CF3" w:rsidRDefault="001F2BB0" w:rsidP="001B012A">
      <w:pPr>
        <w:pStyle w:val="Kommentarer"/>
        <w:rPr>
          <w:lang w:val="en-GB"/>
        </w:rPr>
      </w:pPr>
      <w:r w:rsidRPr="00EE1CF3">
        <w:rPr>
          <w:rStyle w:val="Kommentarsreferens"/>
          <w:lang w:val="en-GB"/>
        </w:rPr>
        <w:t>There is also serious misreporting of catches for the pelagic species (which also affects the SSBs, but perhaps not to the same degree).</w:t>
      </w:r>
    </w:p>
  </w:comment>
  <w:comment w:id="647" w:author="Asta Audzijonyte" w:date="2020-01-10T14:12:00Z" w:initials="AA">
    <w:p w14:paraId="36271B8D" w14:textId="2689D52B" w:rsidR="001F2BB0" w:rsidRPr="00EE1CF3" w:rsidRDefault="001F2BB0">
      <w:pPr>
        <w:pStyle w:val="Kommentarer"/>
        <w:rPr>
          <w:lang w:val="en-GB"/>
        </w:rPr>
      </w:pPr>
      <w:r>
        <w:rPr>
          <w:rStyle w:val="Kommentarsreferens"/>
        </w:rPr>
        <w:annotationRef/>
      </w:r>
      <w:r w:rsidRPr="00EE1CF3">
        <w:rPr>
          <w:lang w:val="en-GB"/>
        </w:rPr>
        <w:t>I think these are fine details for the appendix. It should be obvious that you used appropriate unit conversions</w:t>
      </w:r>
    </w:p>
  </w:comment>
  <w:comment w:id="613" w:author="Max Lindmark" w:date="2019-12-31T09:47:00Z" w:initials="ML">
    <w:p w14:paraId="40C97DBF" w14:textId="20AB91FC" w:rsidR="001F2BB0" w:rsidRPr="00EE1CF3" w:rsidRDefault="001F2BB0">
      <w:pPr>
        <w:pStyle w:val="Kommentarer"/>
        <w:rPr>
          <w:lang w:val="en-GB"/>
        </w:rPr>
      </w:pPr>
      <w:r>
        <w:rPr>
          <w:rStyle w:val="Kommentarsreferens"/>
        </w:rPr>
        <w:annotationRef/>
      </w:r>
      <w:r w:rsidRPr="00EE1CF3">
        <w:rPr>
          <w:lang w:val="en-GB"/>
        </w:rPr>
        <w:t>Asta, you said it was hard to follow this in the earlier version. I tried to rewrite it, let me know if it seems OK!</w:t>
      </w:r>
    </w:p>
  </w:comment>
  <w:comment w:id="645" w:author="Anna Gårdmark" w:date="2020-01-13T12:44:00Z" w:initials="AG">
    <w:p w14:paraId="1A694C22" w14:textId="37BAA043" w:rsidR="001F2BB0" w:rsidRPr="005A0F15" w:rsidRDefault="001F2BB0">
      <w:pPr>
        <w:pStyle w:val="Kommentarer"/>
        <w:rPr>
          <w:lang w:val="en-GB"/>
        </w:rPr>
      </w:pPr>
      <w:r>
        <w:rPr>
          <w:rStyle w:val="Kommentarsreferens"/>
        </w:rPr>
        <w:annotationRef/>
      </w:r>
      <w:r w:rsidRPr="005A0F15">
        <w:rPr>
          <w:lang w:val="en-GB"/>
        </w:rPr>
        <w:t xml:space="preserve">Agree with Asta, all of this could go to appendix </w:t>
      </w:r>
    </w:p>
  </w:comment>
  <w:comment w:id="648" w:author="Asta Audzijonyte" w:date="2020-01-10T14:13:00Z" w:initials="AA">
    <w:p w14:paraId="13FF7CCB" w14:textId="22DB7441" w:rsidR="001F2BB0" w:rsidRPr="00EE1CF3" w:rsidRDefault="001F2BB0">
      <w:pPr>
        <w:pStyle w:val="Kommentarer"/>
        <w:rPr>
          <w:lang w:val="en-GB"/>
        </w:rPr>
      </w:pPr>
      <w:r>
        <w:rPr>
          <w:rStyle w:val="Kommentarsreferens"/>
        </w:rPr>
        <w:annotationRef/>
      </w:r>
      <w:r w:rsidRPr="00EE1CF3">
        <w:rPr>
          <w:lang w:val="en-GB"/>
        </w:rPr>
        <w:t xml:space="preserve">Why do we suddenly talk about North Sea here? And why do we talk about kappa? It said above that you are calibrating </w:t>
      </w:r>
      <w:proofErr w:type="spellStart"/>
      <w:r w:rsidRPr="00EE1CF3">
        <w:rPr>
          <w:lang w:val="en-GB"/>
        </w:rPr>
        <w:t>Rmax</w:t>
      </w:r>
      <w:proofErr w:type="spellEnd"/>
      <w:r w:rsidRPr="00EE1CF3">
        <w:rPr>
          <w:lang w:val="en-GB"/>
        </w:rPr>
        <w:t xml:space="preserve">? </w:t>
      </w:r>
    </w:p>
  </w:comment>
  <w:comment w:id="656" w:author="Asta Audzijonyte" w:date="2020-01-10T14:14:00Z" w:initials="AA">
    <w:p w14:paraId="559974EE" w14:textId="77777777" w:rsidR="001F2BB0" w:rsidRPr="00EE1CF3" w:rsidRDefault="001F2BB0">
      <w:pPr>
        <w:pStyle w:val="Kommentarer"/>
        <w:rPr>
          <w:lang w:val="en-GB"/>
        </w:rPr>
      </w:pPr>
      <w:r>
        <w:rPr>
          <w:rStyle w:val="Kommentarsreferens"/>
        </w:rPr>
        <w:annotationRef/>
      </w:r>
      <w:r w:rsidRPr="00EE1CF3">
        <w:rPr>
          <w:lang w:val="en-GB"/>
        </w:rPr>
        <w:t xml:space="preserve">What happens if they were not realistic? What was changed? Perhaps you could say: </w:t>
      </w:r>
    </w:p>
    <w:p w14:paraId="5D1F700C" w14:textId="185593AF" w:rsidR="001F2BB0" w:rsidRPr="00EE1CF3" w:rsidRDefault="001F2BB0">
      <w:pPr>
        <w:pStyle w:val="Kommentarer"/>
        <w:rPr>
          <w:lang w:val="en-GB"/>
        </w:rPr>
      </w:pPr>
      <w:r w:rsidRPr="00EE1CF3">
        <w:rPr>
          <w:lang w:val="en-GB"/>
        </w:rPr>
        <w:t xml:space="preserve">Further, search rate coefficients or whatever else parameters were adjusted manually to ensure that growth-rates were within the bounds observed from empirical data. Or </w:t>
      </w:r>
      <w:proofErr w:type="spellStart"/>
      <w:r w:rsidRPr="00EE1CF3">
        <w:rPr>
          <w:lang w:val="en-GB"/>
        </w:rPr>
        <w:t>smth</w:t>
      </w:r>
      <w:proofErr w:type="spellEnd"/>
      <w:r w:rsidRPr="00EE1CF3">
        <w:rPr>
          <w:lang w:val="en-GB"/>
        </w:rPr>
        <w:t xml:space="preserve"> like that</w:t>
      </w:r>
    </w:p>
  </w:comment>
  <w:comment w:id="661" w:author="Anna Gårdmark" w:date="2020-01-13T12:45:00Z" w:initials="AG">
    <w:p w14:paraId="33392EE9" w14:textId="5CA41053" w:rsidR="001F2BB0" w:rsidRPr="005A0F15" w:rsidRDefault="001F2BB0">
      <w:pPr>
        <w:pStyle w:val="Kommentarer"/>
        <w:rPr>
          <w:lang w:val="en-GB"/>
        </w:rPr>
      </w:pPr>
      <w:r>
        <w:rPr>
          <w:rStyle w:val="Kommentarsreferens"/>
        </w:rPr>
        <w:annotationRef/>
      </w:r>
      <w:proofErr w:type="gramStart"/>
      <w:r w:rsidRPr="005A0F15">
        <w:rPr>
          <w:lang w:val="en-GB"/>
        </w:rPr>
        <w:t>spell</w:t>
      </w:r>
      <w:proofErr w:type="gramEnd"/>
      <w:r w:rsidRPr="005A0F15">
        <w:rPr>
          <w:lang w:val="en-GB"/>
        </w:rPr>
        <w:t xml:space="preserve"> out</w:t>
      </w:r>
    </w:p>
  </w:comment>
  <w:comment w:id="663" w:author="Anna Gårdmark" w:date="2020-01-13T12:45:00Z" w:initials="AG">
    <w:p w14:paraId="35AB3525" w14:textId="60A8D4B0" w:rsidR="001F2BB0" w:rsidRPr="005A0F15" w:rsidRDefault="001F2BB0">
      <w:pPr>
        <w:pStyle w:val="Kommentarer"/>
        <w:rPr>
          <w:lang w:val="en-GB"/>
        </w:rPr>
      </w:pPr>
      <w:r>
        <w:rPr>
          <w:rStyle w:val="Kommentarsreferens"/>
        </w:rPr>
        <w:annotationRef/>
      </w:r>
      <w:proofErr w:type="gramStart"/>
      <w:r w:rsidRPr="005A0F15">
        <w:rPr>
          <w:lang w:val="en-GB"/>
        </w:rPr>
        <w:t>the</w:t>
      </w:r>
      <w:proofErr w:type="gramEnd"/>
      <w:r w:rsidRPr="005A0F15">
        <w:rPr>
          <w:lang w:val="en-GB"/>
        </w:rPr>
        <w:t xml:space="preserve"> fits should </w:t>
      </w:r>
      <w:r>
        <w:rPr>
          <w:lang w:val="en-GB"/>
        </w:rPr>
        <w:t>be presented in appendix</w:t>
      </w:r>
    </w:p>
  </w:comment>
  <w:comment w:id="664" w:author="Asta Audzijonyte" w:date="2020-01-10T14:15:00Z" w:initials="AA">
    <w:p w14:paraId="06F1D301" w14:textId="1E87D320" w:rsidR="001F2BB0" w:rsidRPr="00EE1CF3" w:rsidRDefault="001F2BB0">
      <w:pPr>
        <w:pStyle w:val="Kommentarer"/>
        <w:rPr>
          <w:lang w:val="en-GB"/>
        </w:rPr>
      </w:pPr>
      <w:r>
        <w:rPr>
          <w:rStyle w:val="Kommentarsreferens"/>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666" w:author="Anna Gårdmark" w:date="2020-01-13T12:46:00Z" w:initials="AG">
    <w:p w14:paraId="05A5A855" w14:textId="2F28E3AE" w:rsidR="001F2BB0" w:rsidRDefault="001F2BB0">
      <w:pPr>
        <w:pStyle w:val="Kommentarer"/>
      </w:pPr>
      <w:r>
        <w:rPr>
          <w:rStyle w:val="Kommentarsreferens"/>
        </w:rPr>
        <w:annotationRef/>
      </w:r>
      <w:proofErr w:type="spellStart"/>
      <w:r>
        <w:t>how</w:t>
      </w:r>
      <w:proofErr w:type="spellEnd"/>
      <w:r>
        <w:t>?</w:t>
      </w:r>
    </w:p>
  </w:comment>
  <w:comment w:id="665" w:author="Asta Audzijonyte" w:date="2020-01-10T14:15:00Z" w:initials="AA">
    <w:p w14:paraId="26550F37" w14:textId="678D7F23" w:rsidR="001F2BB0" w:rsidRPr="00EE1CF3" w:rsidRDefault="001F2BB0">
      <w:pPr>
        <w:pStyle w:val="Kommentarer"/>
        <w:rPr>
          <w:lang w:val="en-GB"/>
        </w:rPr>
      </w:pPr>
      <w:r>
        <w:rPr>
          <w:rStyle w:val="Kommentarsreferens"/>
        </w:rPr>
        <w:annotationRef/>
      </w:r>
      <w:r w:rsidRPr="00EE1CF3">
        <w:rPr>
          <w:lang w:val="en-GB"/>
        </w:rPr>
        <w:t xml:space="preserve">What is appropriate? I think it is very important to mention the approximate levels here </w:t>
      </w:r>
    </w:p>
  </w:comment>
  <w:comment w:id="667" w:author="Anna Gårdmark" w:date="2020-01-13T12:46:00Z" w:initials="AG">
    <w:p w14:paraId="7F5B4E9C" w14:textId="794D848B" w:rsidR="001F2BB0" w:rsidRPr="005A0F15" w:rsidRDefault="001F2BB0">
      <w:pPr>
        <w:pStyle w:val="Kommentarer"/>
        <w:rPr>
          <w:lang w:val="en-GB"/>
        </w:rPr>
      </w:pPr>
      <w:r>
        <w:rPr>
          <w:rStyle w:val="Kommentarsreferens"/>
        </w:rPr>
        <w:annotationRef/>
      </w:r>
      <w:proofErr w:type="gramStart"/>
      <w:r w:rsidRPr="005A0F15">
        <w:rPr>
          <w:lang w:val="en-GB"/>
        </w:rPr>
        <w:t>what</w:t>
      </w:r>
      <w:proofErr w:type="gramEnd"/>
      <w:r w:rsidRPr="005A0F15">
        <w:rPr>
          <w:lang w:val="en-GB"/>
        </w:rPr>
        <w:t xml:space="preserve"> should this ratio be? </w:t>
      </w:r>
      <w:r>
        <w:rPr>
          <w:lang w:val="en-GB"/>
        </w:rPr>
        <w:t>Unclear to me how you used this information for the calibration</w:t>
      </w:r>
    </w:p>
  </w:comment>
  <w:comment w:id="671" w:author="Anna Gårdmark" w:date="2020-01-13T12:47:00Z" w:initials="AG">
    <w:p w14:paraId="2F9486E9" w14:textId="638150BD" w:rsidR="001F2BB0" w:rsidRPr="005A0F15" w:rsidRDefault="001F2BB0">
      <w:pPr>
        <w:pStyle w:val="Kommentarer"/>
        <w:rPr>
          <w:lang w:val="en-GB"/>
        </w:rPr>
      </w:pPr>
      <w:r>
        <w:rPr>
          <w:rStyle w:val="Kommentarsreferens"/>
        </w:rPr>
        <w:annotationRef/>
      </w:r>
      <w:proofErr w:type="gramStart"/>
      <w:r w:rsidRPr="005A0F15">
        <w:rPr>
          <w:lang w:val="en-GB"/>
        </w:rPr>
        <w:t>need</w:t>
      </w:r>
      <w:proofErr w:type="gramEnd"/>
      <w:r w:rsidRPr="005A0F15">
        <w:rPr>
          <w:lang w:val="en-GB"/>
        </w:rPr>
        <w:t xml:space="preserve"> to be more specific here! </w:t>
      </w:r>
      <w:r>
        <w:rPr>
          <w:lang w:val="en-GB"/>
        </w:rPr>
        <w:t xml:space="preserve">I assume you mean fish SSB </w:t>
      </w:r>
      <w:proofErr w:type="spellStart"/>
      <w:r>
        <w:rPr>
          <w:lang w:val="en-GB"/>
        </w:rPr>
        <w:t>timeseries</w:t>
      </w:r>
      <w:proofErr w:type="spellEnd"/>
      <w:r>
        <w:rPr>
          <w:lang w:val="en-GB"/>
        </w:rPr>
        <w:t xml:space="preserve"> from the model? Or did you use TSB? </w:t>
      </w:r>
      <w:proofErr w:type="gramStart"/>
      <w:r>
        <w:rPr>
          <w:lang w:val="en-GB"/>
        </w:rPr>
        <w:t>or</w:t>
      </w:r>
      <w:proofErr w:type="gramEnd"/>
      <w:r>
        <w:rPr>
          <w:lang w:val="en-GB"/>
        </w:rPr>
        <w:t xml:space="preserve"> something else</w:t>
      </w:r>
    </w:p>
  </w:comment>
  <w:comment w:id="672" w:author="Anna Gårdmark" w:date="2020-01-13T12:48:00Z" w:initials="AG">
    <w:p w14:paraId="7E70E98E" w14:textId="47456F32" w:rsidR="001F2BB0" w:rsidRPr="005A0F15" w:rsidRDefault="001F2BB0">
      <w:pPr>
        <w:pStyle w:val="Kommentarer"/>
        <w:rPr>
          <w:lang w:val="en-GB"/>
        </w:rPr>
      </w:pPr>
      <w:r>
        <w:rPr>
          <w:rStyle w:val="Kommentarsreferens"/>
        </w:rPr>
        <w:annotationRef/>
      </w:r>
      <w:proofErr w:type="gramStart"/>
      <w:r w:rsidRPr="005A0F15">
        <w:rPr>
          <w:lang w:val="en-GB"/>
        </w:rPr>
        <w:t>said</w:t>
      </w:r>
      <w:proofErr w:type="gramEnd"/>
      <w:r w:rsidRPr="005A0F15">
        <w:rPr>
          <w:lang w:val="en-GB"/>
        </w:rPr>
        <w:t xml:space="preserve"> above didn’t you?</w:t>
      </w:r>
    </w:p>
  </w:comment>
  <w:comment w:id="676" w:author="Anna Gårdmark" w:date="2020-01-13T12:57:00Z" w:initials="AG">
    <w:p w14:paraId="60571349" w14:textId="1C859C00" w:rsidR="001F2BB0" w:rsidRPr="001C7F80" w:rsidRDefault="001F2BB0">
      <w:pPr>
        <w:pStyle w:val="Kommentarer"/>
        <w:rPr>
          <w:lang w:val="en-GB"/>
        </w:rPr>
      </w:pPr>
      <w:r>
        <w:rPr>
          <w:rStyle w:val="Kommentarsreferens"/>
        </w:rPr>
        <w:annotationRef/>
      </w:r>
      <w:r w:rsidRPr="001C7F80">
        <w:rPr>
          <w:rStyle w:val="Kommentarsreferens"/>
          <w:lang w:val="en-GB"/>
        </w:rPr>
        <w:t>”A</w:t>
      </w:r>
      <w:r w:rsidRPr="001C7F80">
        <w:rPr>
          <w:lang w:val="en-GB"/>
        </w:rPr>
        <w:t>nalyses of responses to warming</w:t>
      </w:r>
      <w:r>
        <w:rPr>
          <w:lang w:val="en-GB"/>
        </w:rPr>
        <w:t>” maybe?</w:t>
      </w:r>
    </w:p>
  </w:comment>
  <w:comment w:id="688" w:author="Anna Gårdmark" w:date="2020-01-13T12:49:00Z" w:initials="AG">
    <w:p w14:paraId="7E01DDFA" w14:textId="14CCB8EF" w:rsidR="001F2BB0" w:rsidRPr="005A0F15" w:rsidRDefault="001F2BB0">
      <w:pPr>
        <w:pStyle w:val="Kommentarer"/>
        <w:rPr>
          <w:lang w:val="en-GB"/>
        </w:rPr>
      </w:pPr>
      <w:r>
        <w:rPr>
          <w:rStyle w:val="Kommentarsreferens"/>
        </w:rPr>
        <w:annotationRef/>
      </w:r>
      <w:proofErr w:type="gramStart"/>
      <w:r w:rsidRPr="005A0F15">
        <w:rPr>
          <w:lang w:val="en-GB"/>
        </w:rPr>
        <w:t>are</w:t>
      </w:r>
      <w:proofErr w:type="gramEnd"/>
      <w:r w:rsidRPr="005A0F15">
        <w:rPr>
          <w:lang w:val="en-GB"/>
        </w:rPr>
        <w:t xml:space="preserve"> fishing mortalities time varying? </w:t>
      </w:r>
      <w:proofErr w:type="gramStart"/>
      <w:r>
        <w:rPr>
          <w:lang w:val="en-GB"/>
        </w:rPr>
        <w:t>or</w:t>
      </w:r>
      <w:proofErr w:type="gramEnd"/>
      <w:r>
        <w:rPr>
          <w:lang w:val="en-GB"/>
        </w:rPr>
        <w:t xml:space="preserve"> are they constant through time?</w:t>
      </w:r>
    </w:p>
  </w:comment>
  <w:comment w:id="686" w:author="Asta Audzijonyte" w:date="2020-01-10T15:54:00Z" w:initials="AA">
    <w:p w14:paraId="31AA5443" w14:textId="4E7185FD" w:rsidR="001F2BB0" w:rsidRPr="00EE1CF3" w:rsidRDefault="001F2BB0">
      <w:pPr>
        <w:pStyle w:val="Kommentarer"/>
        <w:rPr>
          <w:lang w:val="en-GB"/>
        </w:rPr>
      </w:pPr>
      <w:r>
        <w:rPr>
          <w:rStyle w:val="Kommentarsreferens"/>
        </w:rPr>
        <w:annotationRef/>
      </w:r>
      <w:r w:rsidRPr="00EE1CF3">
        <w:rPr>
          <w:lang w:val="en-GB"/>
        </w:rPr>
        <w:t xml:space="preserve">Don’t understand this. Varied how? Did you apply a constant F into the future, or a time series? </w:t>
      </w:r>
    </w:p>
  </w:comment>
  <w:comment w:id="689" w:author="Anna Gårdmark" w:date="2020-01-13T12:50:00Z" w:initials="AG">
    <w:p w14:paraId="64E96E01" w14:textId="66E735C5" w:rsidR="001F2BB0" w:rsidRPr="005A0F15" w:rsidRDefault="001F2BB0">
      <w:pPr>
        <w:pStyle w:val="Kommentarer"/>
        <w:rPr>
          <w:lang w:val="en-GB"/>
        </w:rPr>
      </w:pPr>
      <w:r>
        <w:rPr>
          <w:rStyle w:val="Kommentarsreferens"/>
        </w:rPr>
        <w:annotationRef/>
      </w:r>
      <w:proofErr w:type="gramStart"/>
      <w:r w:rsidRPr="005A0F15">
        <w:rPr>
          <w:lang w:val="en-GB"/>
        </w:rPr>
        <w:t>what</w:t>
      </w:r>
      <w:proofErr w:type="gramEnd"/>
      <w:r w:rsidRPr="005A0F15">
        <w:rPr>
          <w:lang w:val="en-GB"/>
        </w:rPr>
        <w:t xml:space="preserve"> do you mean by current model? </w:t>
      </w:r>
      <w:r>
        <w:rPr>
          <w:lang w:val="en-GB"/>
        </w:rPr>
        <w:t xml:space="preserve"> </w:t>
      </w:r>
      <w:proofErr w:type="gramStart"/>
      <w:r>
        <w:rPr>
          <w:lang w:val="en-GB"/>
        </w:rPr>
        <w:t>which</w:t>
      </w:r>
      <w:proofErr w:type="gramEnd"/>
      <w:r>
        <w:rPr>
          <w:lang w:val="en-GB"/>
        </w:rPr>
        <w:t xml:space="preserve"> F-values do you use from that one? </w:t>
      </w:r>
    </w:p>
  </w:comment>
  <w:comment w:id="692" w:author="Asta Audzijonyte" w:date="2020-01-10T15:55:00Z" w:initials="AA">
    <w:p w14:paraId="79C01DF7" w14:textId="52111252" w:rsidR="001F2BB0" w:rsidRPr="00EE1CF3" w:rsidRDefault="001F2BB0">
      <w:pPr>
        <w:pStyle w:val="Kommentarer"/>
        <w:rPr>
          <w:lang w:val="en-GB"/>
        </w:rPr>
      </w:pPr>
      <w:r>
        <w:rPr>
          <w:rStyle w:val="Kommentarsreferens"/>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693" w:author="Anna Gårdmark" w:date="2020-01-13T12:52:00Z" w:initials="AG">
    <w:p w14:paraId="10C40195" w14:textId="2D20DD33" w:rsidR="001F2BB0" w:rsidRDefault="001F2BB0">
      <w:pPr>
        <w:pStyle w:val="Kommentarer"/>
        <w:rPr>
          <w:lang w:val="en-GB"/>
        </w:rPr>
      </w:pPr>
      <w:r>
        <w:rPr>
          <w:rStyle w:val="Kommentarsreferens"/>
        </w:rPr>
        <w:annotationRef/>
      </w:r>
      <w:proofErr w:type="gramStart"/>
      <w:r w:rsidRPr="005A0F15">
        <w:rPr>
          <w:lang w:val="en-GB"/>
        </w:rPr>
        <w:t>agree</w:t>
      </w:r>
      <w:proofErr w:type="gramEnd"/>
    </w:p>
    <w:p w14:paraId="60D2C0BC" w14:textId="5FFACE5C" w:rsidR="001F2BB0" w:rsidRDefault="001F2BB0">
      <w:pPr>
        <w:pStyle w:val="Kommentarer"/>
        <w:rPr>
          <w:lang w:val="en-GB"/>
        </w:rPr>
      </w:pPr>
      <w:r>
        <w:rPr>
          <w:lang w:val="en-GB"/>
        </w:rPr>
        <w:t>I guess these are:</w:t>
      </w:r>
    </w:p>
    <w:p w14:paraId="33CB82C7" w14:textId="2B7FE5C1" w:rsidR="001F2BB0" w:rsidRDefault="001F2BB0">
      <w:pPr>
        <w:pStyle w:val="Kommentarer"/>
        <w:rPr>
          <w:lang w:val="en-GB"/>
        </w:rPr>
      </w:pPr>
      <w:proofErr w:type="gramStart"/>
      <w:r>
        <w:rPr>
          <w:lang w:val="en-GB"/>
        </w:rPr>
        <w:t>bottom-up</w:t>
      </w:r>
      <w:proofErr w:type="gramEnd"/>
      <w:r>
        <w:rPr>
          <w:lang w:val="en-GB"/>
        </w:rPr>
        <w:t xml:space="preserve"> (MTE)</w:t>
      </w:r>
    </w:p>
    <w:p w14:paraId="649DF228" w14:textId="6A78881F" w:rsidR="001F2BB0" w:rsidRDefault="001F2BB0">
      <w:pPr>
        <w:pStyle w:val="Kommentarer"/>
        <w:rPr>
          <w:lang w:val="en-GB"/>
        </w:rPr>
      </w:pPr>
      <w:proofErr w:type="gramStart"/>
      <w:r>
        <w:rPr>
          <w:lang w:val="en-GB"/>
        </w:rPr>
        <w:t>bottom-up</w:t>
      </w:r>
      <w:proofErr w:type="gramEnd"/>
      <w:r>
        <w:rPr>
          <w:lang w:val="en-GB"/>
        </w:rPr>
        <w:t xml:space="preserve"> (empirical)</w:t>
      </w:r>
    </w:p>
    <w:p w14:paraId="2D0B0872" w14:textId="0977826A" w:rsidR="001F2BB0" w:rsidRDefault="001F2BB0">
      <w:pPr>
        <w:pStyle w:val="Kommentarer"/>
        <w:rPr>
          <w:lang w:val="en-GB"/>
        </w:rPr>
      </w:pPr>
      <w:proofErr w:type="gramStart"/>
      <w:r>
        <w:rPr>
          <w:lang w:val="en-GB"/>
        </w:rPr>
        <w:t>top-down</w:t>
      </w:r>
      <w:proofErr w:type="gramEnd"/>
    </w:p>
    <w:p w14:paraId="547EA203" w14:textId="77777777" w:rsidR="001F2BB0" w:rsidRDefault="001F2BB0" w:rsidP="00C343FD">
      <w:pPr>
        <w:pStyle w:val="Kommentarer"/>
        <w:rPr>
          <w:lang w:val="en-GB"/>
        </w:rPr>
      </w:pPr>
      <w:proofErr w:type="gramStart"/>
      <w:r>
        <w:rPr>
          <w:lang w:val="en-GB"/>
        </w:rPr>
        <w:t>top-down</w:t>
      </w:r>
      <w:proofErr w:type="gramEnd"/>
      <w:r>
        <w:rPr>
          <w:lang w:val="en-GB"/>
        </w:rPr>
        <w:t xml:space="preserve"> + bottom-up (MTE)</w:t>
      </w:r>
    </w:p>
    <w:p w14:paraId="1ABB896F" w14:textId="237CE27B" w:rsidR="001F2BB0" w:rsidRDefault="001F2BB0" w:rsidP="00C343FD">
      <w:pPr>
        <w:pStyle w:val="Kommentarer"/>
        <w:rPr>
          <w:lang w:val="en-GB"/>
        </w:rPr>
      </w:pPr>
      <w:proofErr w:type="gramStart"/>
      <w:r>
        <w:rPr>
          <w:lang w:val="en-GB"/>
        </w:rPr>
        <w:t>top-</w:t>
      </w:r>
      <w:proofErr w:type="gramEnd"/>
      <w:r>
        <w:rPr>
          <w:lang w:val="en-GB"/>
        </w:rPr>
        <w:t>down + bottom-up (empirical)</w:t>
      </w:r>
    </w:p>
    <w:p w14:paraId="48D2E2A4" w14:textId="206C2960" w:rsidR="001F2BB0" w:rsidRPr="005A0F15" w:rsidRDefault="001F2BB0">
      <w:pPr>
        <w:pStyle w:val="Kommentarer"/>
        <w:rPr>
          <w:lang w:val="en-GB"/>
        </w:rPr>
      </w:pPr>
    </w:p>
  </w:comment>
  <w:comment w:id="695" w:author="Anna Gårdmark" w:date="2020-01-13T12:52:00Z" w:initials="AG">
    <w:p w14:paraId="0F50549A" w14:textId="4F7D3E4B" w:rsidR="001F2BB0" w:rsidRPr="005A0F15" w:rsidRDefault="001F2BB0">
      <w:pPr>
        <w:pStyle w:val="Kommentarer"/>
        <w:rPr>
          <w:lang w:val="en-GB"/>
        </w:rPr>
      </w:pPr>
      <w:r>
        <w:rPr>
          <w:rStyle w:val="Kommentarsreferens"/>
        </w:rPr>
        <w:annotationRef/>
      </w:r>
      <w:proofErr w:type="gramStart"/>
      <w:r w:rsidRPr="005A0F15">
        <w:rPr>
          <w:lang w:val="en-GB"/>
        </w:rPr>
        <w:t>are</w:t>
      </w:r>
      <w:proofErr w:type="gramEnd"/>
      <w:r w:rsidRPr="005A0F15">
        <w:rPr>
          <w:lang w:val="en-GB"/>
        </w:rPr>
        <w:t xml:space="preserve"> these aggregated or are they </w:t>
      </w:r>
      <w:proofErr w:type="spellStart"/>
      <w:r w:rsidRPr="005A0F15">
        <w:rPr>
          <w:lang w:val="en-GB"/>
        </w:rPr>
        <w:t>analyzed</w:t>
      </w:r>
      <w:proofErr w:type="spellEnd"/>
      <w:r w:rsidRPr="005A0F15">
        <w:rPr>
          <w:lang w:val="en-GB"/>
        </w:rPr>
        <w:t xml:space="preserve"> by species?</w:t>
      </w:r>
      <w:r>
        <w:rPr>
          <w:lang w:val="en-GB"/>
        </w:rPr>
        <w:t xml:space="preserve"> (</w:t>
      </w:r>
      <w:proofErr w:type="gramStart"/>
      <w:r>
        <w:rPr>
          <w:lang w:val="en-GB"/>
        </w:rPr>
        <w:t>and</w:t>
      </w:r>
      <w:proofErr w:type="gramEnd"/>
      <w:r>
        <w:rPr>
          <w:lang w:val="en-GB"/>
        </w:rPr>
        <w:t xml:space="preserve"> is that important?)  </w:t>
      </w:r>
      <w:proofErr w:type="gramStart"/>
      <w:r>
        <w:rPr>
          <w:lang w:val="en-GB"/>
        </w:rPr>
        <w:t>insert</w:t>
      </w:r>
      <w:proofErr w:type="gramEnd"/>
      <w:r>
        <w:rPr>
          <w:lang w:val="en-GB"/>
        </w:rPr>
        <w:t xml:space="preserve"> “species-specific”?</w:t>
      </w:r>
      <w:r w:rsidRPr="005A0F15">
        <w:rPr>
          <w:lang w:val="en-GB"/>
        </w:rPr>
        <w:t xml:space="preserve"> </w:t>
      </w:r>
    </w:p>
  </w:comment>
  <w:comment w:id="704" w:author="Asta Audzijonyte" w:date="2020-01-10T15:56:00Z" w:initials="AA">
    <w:p w14:paraId="45E41443" w14:textId="03D4C766" w:rsidR="001F2BB0" w:rsidRPr="00EE1CF3" w:rsidRDefault="001F2BB0">
      <w:pPr>
        <w:pStyle w:val="Kommentarer"/>
        <w:rPr>
          <w:lang w:val="en-GB"/>
        </w:rPr>
      </w:pPr>
      <w:r>
        <w:rPr>
          <w:rStyle w:val="Kommentarsreferens"/>
        </w:rPr>
        <w:annotationRef/>
      </w:r>
      <w:r w:rsidRPr="00EE1CF3">
        <w:rPr>
          <w:lang w:val="en-GB"/>
        </w:rPr>
        <w:t xml:space="preserve">This is a good table but I think you also need a table with species and their key parameters. I know lots of stuff is in the appendix, but when you read multi-species model papers you want to see that table right before </w:t>
      </w:r>
      <w:proofErr w:type="spellStart"/>
      <w:r w:rsidRPr="00EE1CF3">
        <w:rPr>
          <w:lang w:val="en-GB"/>
        </w:rPr>
        <w:t>you</w:t>
      </w:r>
      <w:proofErr w:type="spellEnd"/>
      <w:r w:rsidRPr="00EE1CF3">
        <w:rPr>
          <w:lang w:val="en-GB"/>
        </w:rPr>
        <w:t xml:space="preserve">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25" w:author="Anna Gårdmark" w:date="2020-01-13T12:54:00Z" w:initials="AG">
    <w:p w14:paraId="43172C39" w14:textId="5DC09AF6" w:rsidR="001F2BB0" w:rsidRPr="001C7F80" w:rsidRDefault="001F2BB0">
      <w:pPr>
        <w:pStyle w:val="Kommentarer"/>
        <w:rPr>
          <w:lang w:val="en-GB"/>
        </w:rPr>
      </w:pPr>
      <w:r>
        <w:rPr>
          <w:rStyle w:val="Kommentarsreferens"/>
        </w:rPr>
        <w:annotationRef/>
      </w:r>
      <w:proofErr w:type="gramStart"/>
      <w:r w:rsidRPr="001C7F80">
        <w:rPr>
          <w:lang w:val="en-GB"/>
        </w:rPr>
        <w:t>good</w:t>
      </w:r>
      <w:proofErr w:type="gramEnd"/>
      <w:r w:rsidRPr="001C7F80">
        <w:rPr>
          <w:lang w:val="en-GB"/>
        </w:rPr>
        <w:t xml:space="preserve"> for clarity and doesn’t take much space, so I’d keep it</w:t>
      </w:r>
    </w:p>
  </w:comment>
  <w:comment w:id="730" w:author="Anna Gårdmark" w:date="2020-01-13T12:54:00Z" w:initials="AG">
    <w:p w14:paraId="7285D0C1" w14:textId="0E030498" w:rsidR="001F2BB0" w:rsidRPr="001C7F80" w:rsidRDefault="001F2BB0">
      <w:pPr>
        <w:pStyle w:val="Kommentarer"/>
        <w:rPr>
          <w:lang w:val="en-GB"/>
        </w:rPr>
      </w:pPr>
      <w:r>
        <w:rPr>
          <w:rStyle w:val="Kommentarsreferens"/>
        </w:rPr>
        <w:annotationRef/>
      </w:r>
      <w:proofErr w:type="gramStart"/>
      <w:r w:rsidRPr="001C7F80">
        <w:rPr>
          <w:lang w:val="en-GB"/>
        </w:rPr>
        <w:t>maximum</w:t>
      </w:r>
      <w:proofErr w:type="gramEnd"/>
      <w:r w:rsidRPr="001C7F80">
        <w:rPr>
          <w:lang w:val="en-GB"/>
        </w:rPr>
        <w:t xml:space="preserve"> population biomass of background resources</w:t>
      </w:r>
    </w:p>
  </w:comment>
  <w:comment w:id="745" w:author="Anna Gårdmark" w:date="2020-01-13T12:58:00Z" w:initials="AG">
    <w:p w14:paraId="2D2E9E2A" w14:textId="4E23F4CE" w:rsidR="001F2BB0" w:rsidRPr="001C7F80" w:rsidRDefault="001F2BB0">
      <w:pPr>
        <w:pStyle w:val="Kommentarer"/>
        <w:rPr>
          <w:lang w:val="en-GB"/>
        </w:rPr>
      </w:pPr>
      <w:r>
        <w:rPr>
          <w:rStyle w:val="Kommentarsreferens"/>
        </w:rPr>
        <w:annotationRef/>
      </w:r>
      <w:proofErr w:type="gramStart"/>
      <w:r w:rsidRPr="001C7F80">
        <w:rPr>
          <w:lang w:val="en-GB"/>
        </w:rPr>
        <w:t>this</w:t>
      </w:r>
      <w:proofErr w:type="gramEnd"/>
      <w:r w:rsidRPr="001C7F80">
        <w:rPr>
          <w:lang w:val="en-GB"/>
        </w:rPr>
        <w:t xml:space="preserve"> figure could go to appendix, I think; it’s not results, and you do more scenarios than just the ones depicted in this graph</w:t>
      </w:r>
    </w:p>
  </w:comment>
  <w:comment w:id="744" w:author="Asta Audzijonyte" w:date="2020-01-10T16:01:00Z" w:initials="AA">
    <w:p w14:paraId="07ED7B23" w14:textId="260C001B" w:rsidR="001F2BB0" w:rsidRPr="00EE1CF3" w:rsidRDefault="001F2BB0">
      <w:pPr>
        <w:pStyle w:val="Kommentarer"/>
        <w:rPr>
          <w:lang w:val="en-GB"/>
        </w:rPr>
      </w:pPr>
      <w:r>
        <w:rPr>
          <w:rStyle w:val="Kommentarsreferens"/>
        </w:rPr>
        <w:annotationRef/>
      </w:r>
      <w:r w:rsidRPr="00EE1CF3">
        <w:rPr>
          <w:lang w:val="en-GB"/>
        </w:rPr>
        <w:t xml:space="preserve">Some text from the legend should go in the methods (burn-in F and future F). Also I suggest aligning the graphs so that x axis correspond and the calibration period matches. If you ran the model with burn-in F you must have used some temperature values for that as well? You can show that in the plot </w:t>
      </w:r>
    </w:p>
  </w:comment>
  <w:comment w:id="752" w:author="Max Lindmark" w:date="2019-11-08T18:27:00Z" w:initials="ML">
    <w:p w14:paraId="7B8C04BB" w14:textId="77777777" w:rsidR="001F2BB0" w:rsidRPr="00EE1CF3" w:rsidRDefault="001F2BB0" w:rsidP="00ED3013">
      <w:pPr>
        <w:rPr>
          <w:lang w:val="en-GB"/>
        </w:rPr>
      </w:pPr>
      <w:r>
        <w:rPr>
          <w:rStyle w:val="Kommentarsreferens"/>
        </w:rPr>
        <w:annotationRef/>
      </w:r>
      <w:hyperlink r:id="rId3" w:history="1">
        <w:r w:rsidRPr="00EE1CF3">
          <w:rPr>
            <w:rStyle w:val="Hyperlnk"/>
            <w:lang w:val="en-GB"/>
          </w:rPr>
          <w:t>https://www.smhi.se/en/research/research-departments/climate-research-rossby-centre2-552/rca4-nemo-a-high-resolution-regional-coupled-model-system-1.121105</w:t>
        </w:r>
      </w:hyperlink>
    </w:p>
    <w:p w14:paraId="459E714B" w14:textId="77777777" w:rsidR="001F2BB0" w:rsidRPr="00EE1CF3" w:rsidRDefault="001F2BB0" w:rsidP="00ED3013">
      <w:pPr>
        <w:rPr>
          <w:lang w:val="en-GB"/>
        </w:rPr>
      </w:pPr>
    </w:p>
    <w:p w14:paraId="6A6D31B8" w14:textId="77777777" w:rsidR="001F2BB0" w:rsidRPr="00EE1CF3" w:rsidRDefault="001F2BB0" w:rsidP="00ED3013">
      <w:pPr>
        <w:rPr>
          <w:rFonts w:ascii="Times New Roman" w:hAnsi="Times New Roman"/>
          <w:lang w:val="en-GB"/>
        </w:rPr>
      </w:pPr>
      <w:hyperlink r:id="rId4" w:anchor="scenario=rcp85,season=year,param=temperature" w:history="1">
        <w:r w:rsidRPr="00EE1CF3">
          <w:rPr>
            <w:rStyle w:val="Hyperlnk"/>
            <w:lang w:val="en-GB"/>
          </w:rPr>
          <w:t>https://www.smhi.se/klimat/framtidens-klimat/klimatscenarier-for-hav#scenario=rcp85,season=year,param=temperature</w:t>
        </w:r>
      </w:hyperlink>
    </w:p>
  </w:comment>
  <w:comment w:id="765" w:author="Max Lindmark" w:date="2019-11-20T16:22:00Z" w:initials="ML">
    <w:p w14:paraId="486FCEF9" w14:textId="6FCC094E" w:rsidR="001F2BB0" w:rsidRPr="00EE1CF3" w:rsidRDefault="001F2BB0">
      <w:pPr>
        <w:pStyle w:val="Kommentarer"/>
        <w:rPr>
          <w:lang w:val="en-GB"/>
        </w:rPr>
      </w:pPr>
      <w:r>
        <w:rPr>
          <w:rStyle w:val="Kommentarsreferens"/>
        </w:rPr>
        <w:annotationRef/>
      </w:r>
      <w:r w:rsidRPr="00EE1CF3">
        <w:rPr>
          <w:lang w:val="en-GB"/>
        </w:rPr>
        <w:t xml:space="preserve">The reason I went for the mean of assessments + MSSM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1F2BB0" w:rsidRPr="00EE1CF3" w:rsidRDefault="001F2BB0">
      <w:pPr>
        <w:pStyle w:val="Kommentarer"/>
        <w:rPr>
          <w:lang w:val="en-GB"/>
        </w:rPr>
      </w:pPr>
    </w:p>
    <w:p w14:paraId="4F4163FE" w14:textId="77777777" w:rsidR="001F2BB0" w:rsidRPr="00EE1CF3" w:rsidRDefault="001F2BB0">
      <w:pPr>
        <w:pStyle w:val="Kommentarer"/>
        <w:rPr>
          <w:lang w:val="en-GB"/>
        </w:rPr>
      </w:pPr>
      <w:r w:rsidRPr="00EE1CF3">
        <w:rPr>
          <w:lang w:val="en-GB"/>
        </w:rPr>
        <w:t>If I had used SSM-FMSY in the projections that would lead to very different F’s compared to the calibration, and if I had used assessment-FMSY that would lead F’s being quite far away from what’s going on in the model.</w:t>
      </w:r>
    </w:p>
    <w:p w14:paraId="46413785" w14:textId="77777777" w:rsidR="001F2BB0" w:rsidRPr="00EE1CF3" w:rsidRDefault="001F2BB0">
      <w:pPr>
        <w:pStyle w:val="Kommentarer"/>
        <w:rPr>
          <w:lang w:val="en-GB"/>
        </w:rPr>
      </w:pPr>
    </w:p>
    <w:p w14:paraId="7B92BB24" w14:textId="721FA85B" w:rsidR="001F2BB0" w:rsidRPr="00EE1CF3" w:rsidRDefault="001F2BB0">
      <w:pPr>
        <w:pStyle w:val="Kommentarer"/>
        <w:rPr>
          <w:lang w:val="en-GB"/>
        </w:rPr>
      </w:pPr>
      <w:r w:rsidRPr="00EE1CF3">
        <w:rPr>
          <w:lang w:val="en-GB"/>
        </w:rPr>
        <w:t>Therefore I used simply the average of everything for the default… I plan to do some sensitivity analysis here and will put that in the appendix.</w:t>
      </w:r>
    </w:p>
  </w:comment>
  <w:comment w:id="766" w:author="Asta Audzijonyte" w:date="2019-11-29T14:21:00Z" w:initials="AA">
    <w:p w14:paraId="4CA612B1" w14:textId="3992DEA5" w:rsidR="001F2BB0" w:rsidRPr="00EE1CF3" w:rsidRDefault="001F2BB0">
      <w:pPr>
        <w:pStyle w:val="Kommentarer"/>
        <w:rPr>
          <w:lang w:val="en-GB"/>
        </w:rPr>
      </w:pPr>
      <w:r>
        <w:rPr>
          <w:rStyle w:val="Kommentarsreferens"/>
        </w:rPr>
        <w:annotationRef/>
      </w:r>
      <w:r w:rsidRPr="00EE1CF3">
        <w:rPr>
          <w:lang w:val="en-GB"/>
        </w:rPr>
        <w:t xml:space="preserve">Makes sense. I am not sure with </w:t>
      </w:r>
      <w:proofErr w:type="spellStart"/>
      <w:r w:rsidRPr="00EE1CF3">
        <w:rPr>
          <w:lang w:val="en-GB"/>
        </w:rPr>
        <w:t>ssm</w:t>
      </w:r>
      <w:proofErr w:type="spellEnd"/>
      <w:r w:rsidRPr="00EE1CF3">
        <w:rPr>
          <w:lang w:val="en-GB"/>
        </w:rPr>
        <w:t xml:space="preserve"> but know that it is sometimes quite hard to put F from assessments into </w:t>
      </w:r>
      <w:proofErr w:type="spellStart"/>
      <w:r w:rsidRPr="00EE1CF3">
        <w:rPr>
          <w:lang w:val="en-GB"/>
        </w:rPr>
        <w:t>ssm</w:t>
      </w:r>
      <w:proofErr w:type="spellEnd"/>
      <w:r w:rsidRPr="00EE1CF3">
        <w:rPr>
          <w:lang w:val="en-GB"/>
        </w:rP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rsidRPr="00EE1CF3">
        <w:rPr>
          <w:lang w:val="en-GB"/>
        </w:rPr>
        <w:t>ssm</w:t>
      </w:r>
      <w:proofErr w:type="spellEnd"/>
      <w:r w:rsidRPr="00EE1CF3">
        <w:rPr>
          <w:lang w:val="en-GB"/>
        </w:rPr>
        <w:t xml:space="preserve">? Isn’t this </w:t>
      </w:r>
      <w:proofErr w:type="spellStart"/>
      <w:r w:rsidRPr="00EE1CF3">
        <w:rPr>
          <w:lang w:val="en-GB"/>
        </w:rPr>
        <w:t>smth</w:t>
      </w:r>
      <w:proofErr w:type="spellEnd"/>
      <w:r w:rsidRPr="00EE1CF3">
        <w:rPr>
          <w:lang w:val="en-GB"/>
        </w:rPr>
        <w:t xml:space="preserve"> you actually put in, rather than extract? Or did I misunderstand </w:t>
      </w:r>
      <w:proofErr w:type="spellStart"/>
      <w:r w:rsidRPr="00EE1CF3">
        <w:rPr>
          <w:lang w:val="en-GB"/>
        </w:rPr>
        <w:t>smth</w:t>
      </w:r>
      <w:proofErr w:type="spellEnd"/>
      <w:r w:rsidRPr="00EE1CF3">
        <w:rPr>
          <w:lang w:val="en-GB"/>
        </w:rPr>
        <w:t xml:space="preserve"> here?</w:t>
      </w:r>
    </w:p>
  </w:comment>
  <w:comment w:id="767" w:author="Max Lindmark" w:date="2019-12-31T10:10:00Z" w:initials="ML">
    <w:p w14:paraId="7A50777E" w14:textId="260D944A" w:rsidR="001F2BB0" w:rsidRPr="00EE1CF3" w:rsidRDefault="001F2BB0">
      <w:pPr>
        <w:pStyle w:val="Kommentarer"/>
        <w:rPr>
          <w:lang w:val="en-GB"/>
        </w:rPr>
      </w:pPr>
      <w:r>
        <w:rPr>
          <w:rStyle w:val="Kommentarsreferens"/>
        </w:rPr>
        <w:annotationRef/>
      </w:r>
      <w:r w:rsidRPr="00EE1CF3">
        <w:rPr>
          <w:lang w:val="en-GB"/>
        </w:rPr>
        <w:t xml:space="preserve">Yes, sorry that was not correctly described. I mean that the projection-part of the time series corresponds to FMSY, not F. As described below, this is also now clarified in </w:t>
      </w:r>
      <w:r w:rsidRPr="00EE1CF3">
        <w:rPr>
          <w:color w:val="FF0000"/>
          <w:lang w:val="en-GB"/>
        </w:rPr>
        <w:t>Fig. S8</w:t>
      </w:r>
    </w:p>
  </w:comment>
  <w:comment w:id="778" w:author="Anna Gårdmark" w:date="2020-01-13T12:59:00Z" w:initials="AG">
    <w:p w14:paraId="62026B8E" w14:textId="374315BB" w:rsidR="001F2BB0" w:rsidRPr="00C343FD" w:rsidRDefault="001F2BB0">
      <w:pPr>
        <w:pStyle w:val="Kommentarer"/>
        <w:rPr>
          <w:lang w:val="en-GB"/>
        </w:rPr>
      </w:pPr>
      <w:r>
        <w:rPr>
          <w:rStyle w:val="Kommentarsreferens"/>
        </w:rPr>
        <w:annotationRef/>
      </w:r>
      <w:proofErr w:type="gramStart"/>
      <w:r w:rsidRPr="00C343FD">
        <w:rPr>
          <w:lang w:val="en-GB"/>
        </w:rPr>
        <w:t>need</w:t>
      </w:r>
      <w:proofErr w:type="gramEnd"/>
      <w:r w:rsidRPr="00C343FD">
        <w:rPr>
          <w:lang w:val="en-GB"/>
        </w:rPr>
        <w:t xml:space="preserve"> fig-reference here</w:t>
      </w:r>
    </w:p>
  </w:comment>
  <w:comment w:id="785" w:author="Anna Gårdmark" w:date="2020-01-13T13:13:00Z" w:initials="AG">
    <w:p w14:paraId="07E223B7" w14:textId="666DB0DD" w:rsidR="001F2BB0" w:rsidRPr="00C343FD" w:rsidRDefault="001F2BB0">
      <w:pPr>
        <w:pStyle w:val="Kommentarer"/>
        <w:rPr>
          <w:lang w:val="en-GB"/>
        </w:rPr>
      </w:pPr>
      <w:r>
        <w:rPr>
          <w:rStyle w:val="Kommentarsreferens"/>
        </w:rPr>
        <w:annotationRef/>
      </w:r>
      <w:proofErr w:type="gramStart"/>
      <w:r w:rsidRPr="00C343FD">
        <w:rPr>
          <w:lang w:val="en-GB"/>
        </w:rPr>
        <w:t>amazing</w:t>
      </w:r>
      <w:proofErr w:type="gramEnd"/>
      <w:r w:rsidRPr="00C343FD">
        <w:rPr>
          <w:lang w:val="en-GB"/>
        </w:rPr>
        <w:t xml:space="preserve">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w:t>
      </w:r>
      <w:proofErr w:type="gramStart"/>
      <w:r>
        <w:rPr>
          <w:lang w:val="en-GB"/>
        </w:rPr>
        <w:t>is</w:t>
      </w:r>
      <w:proofErr w:type="gramEnd"/>
      <w:r>
        <w:rPr>
          <w:lang w:val="en-GB"/>
        </w:rPr>
        <w:t xml:space="preserve"> it the narrow range of activation energies?)</w:t>
      </w:r>
    </w:p>
  </w:comment>
  <w:comment w:id="793" w:author="Asta Audzijonyte" w:date="2020-01-10T16:14:00Z" w:initials="AA">
    <w:p w14:paraId="0DD2C91E" w14:textId="77777777" w:rsidR="001F2BB0" w:rsidRPr="00EE1CF3" w:rsidRDefault="001F2BB0">
      <w:pPr>
        <w:pStyle w:val="Kommentarer"/>
        <w:rPr>
          <w:lang w:val="en-GB"/>
        </w:rPr>
      </w:pPr>
      <w:r>
        <w:rPr>
          <w:rStyle w:val="Kommentarsreferens"/>
        </w:rPr>
        <w:annotationRef/>
      </w:r>
      <w:r w:rsidRPr="00EE1CF3">
        <w:rPr>
          <w:lang w:val="en-GB"/>
        </w:rPr>
        <w:t xml:space="preserve">This is a very interesting observation, and the opposite effect of models with and without physiological scaling are quite amazing. </w:t>
      </w:r>
    </w:p>
    <w:p w14:paraId="3D71134F" w14:textId="77777777" w:rsidR="001F2BB0" w:rsidRPr="00EE1CF3" w:rsidRDefault="001F2BB0">
      <w:pPr>
        <w:pStyle w:val="Kommentarer"/>
        <w:rPr>
          <w:lang w:val="en-GB"/>
        </w:rPr>
      </w:pPr>
      <w:r w:rsidRPr="00EE1CF3">
        <w:rPr>
          <w:lang w:val="en-GB"/>
        </w:rPr>
        <w:t xml:space="preserve">A few thoughts – do you see increased resource limitation (lower feeding levels) at higher temperatures? It seems that the biggest sprat will not be able to fully benefit from increased intake rates, as their size-at-age does not increase much. </w:t>
      </w:r>
    </w:p>
    <w:p w14:paraId="433253A2" w14:textId="77777777" w:rsidR="001F2BB0" w:rsidRPr="00EE1CF3" w:rsidRDefault="001F2BB0">
      <w:pPr>
        <w:pStyle w:val="Kommentarer"/>
        <w:rPr>
          <w:lang w:val="en-GB"/>
        </w:rPr>
      </w:pPr>
    </w:p>
    <w:p w14:paraId="4B9668E5" w14:textId="4D4E3B6B" w:rsidR="001F2BB0" w:rsidRPr="00EE1CF3" w:rsidRDefault="001F2BB0">
      <w:pPr>
        <w:pStyle w:val="Kommentarer"/>
        <w:rPr>
          <w:lang w:val="en-GB"/>
        </w:rPr>
      </w:pPr>
      <w:r w:rsidRPr="00EE1CF3">
        <w:rPr>
          <w:lang w:val="en-GB"/>
        </w:rPr>
        <w:t xml:space="preserve">Clearly cod is the biggest winner as their average size and biomasses increase a lot with physiological response to warming. </w:t>
      </w:r>
    </w:p>
  </w:comment>
  <w:comment w:id="809" w:author="Asta Audzijonyte" w:date="2020-01-10T16:26:00Z" w:initials="AA">
    <w:p w14:paraId="7D28BFC7" w14:textId="77777777" w:rsidR="001F2BB0" w:rsidRPr="00EE1CF3" w:rsidRDefault="001F2BB0">
      <w:pPr>
        <w:pStyle w:val="Kommentarer"/>
        <w:rPr>
          <w:lang w:val="en-GB"/>
        </w:rPr>
      </w:pPr>
      <w:r>
        <w:rPr>
          <w:rStyle w:val="Kommentarsreferens"/>
        </w:rPr>
        <w:annotationRef/>
      </w:r>
      <w:r w:rsidRPr="00EE1CF3">
        <w:rPr>
          <w:lang w:val="en-GB"/>
        </w:rPr>
        <w:t>So generally smallest individuals shows strongest response, either positive or negative. How does their feeding level change in these scenarios? Does it explain anything</w:t>
      </w:r>
      <w:proofErr w:type="gramStart"/>
      <w:r w:rsidRPr="00EE1CF3">
        <w:rPr>
          <w:lang w:val="en-GB"/>
        </w:rPr>
        <w:t>?...</w:t>
      </w:r>
      <w:proofErr w:type="gramEnd"/>
      <w:r w:rsidRPr="00EE1CF3">
        <w:rPr>
          <w:lang w:val="en-GB"/>
        </w:rPr>
        <w:t xml:space="preserve"> </w:t>
      </w:r>
    </w:p>
    <w:p w14:paraId="45064F38" w14:textId="77777777" w:rsidR="001F2BB0" w:rsidRPr="00EE1CF3" w:rsidRDefault="001F2BB0">
      <w:pPr>
        <w:pStyle w:val="Kommentarer"/>
        <w:rPr>
          <w:lang w:val="en-GB"/>
        </w:rPr>
      </w:pPr>
    </w:p>
    <w:p w14:paraId="38FF9F64" w14:textId="159097FF" w:rsidR="001F2BB0" w:rsidRPr="00EE1CF3" w:rsidRDefault="001F2BB0">
      <w:pPr>
        <w:pStyle w:val="Kommentarer"/>
        <w:rPr>
          <w:lang w:val="en-GB"/>
        </w:rPr>
      </w:pPr>
      <w:r w:rsidRPr="00EE1CF3">
        <w:rPr>
          <w:lang w:val="en-GB"/>
        </w:rPr>
        <w:t xml:space="preserve">Oh, ok, just saw it now the appendix figure. Ok… the feeding level initially is “reasonable” but at the end of warming simulations is extremely high, basically close to 1. So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level, but is quite possible that if feeding levels were lower you would get more emergent species interactions and effects. </w:t>
      </w:r>
    </w:p>
    <w:p w14:paraId="6DEEF020" w14:textId="21DFA58A" w:rsidR="001F2BB0" w:rsidRPr="00EE1CF3" w:rsidRDefault="001F2BB0">
      <w:pPr>
        <w:pStyle w:val="Kommentarer"/>
        <w:rPr>
          <w:lang w:val="en-GB"/>
        </w:rPr>
      </w:pPr>
    </w:p>
  </w:comment>
  <w:comment w:id="815" w:author="Asta Audzijonyte" w:date="2020-01-10T16:45:00Z" w:initials="AA">
    <w:p w14:paraId="3002707A" w14:textId="77777777" w:rsidR="001F2BB0" w:rsidRPr="00EE1CF3" w:rsidRDefault="001F2BB0">
      <w:pPr>
        <w:pStyle w:val="Kommentarer"/>
        <w:rPr>
          <w:lang w:val="en-GB"/>
        </w:rPr>
      </w:pPr>
      <w:r>
        <w:rPr>
          <w:rStyle w:val="Kommentarsreferens"/>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1F2BB0" w:rsidRPr="00EE1CF3" w:rsidRDefault="001F2BB0">
      <w:pPr>
        <w:pStyle w:val="Kommentarer"/>
        <w:rPr>
          <w:lang w:val="en-GB"/>
        </w:rPr>
      </w:pPr>
    </w:p>
    <w:p w14:paraId="1DEC69D6" w14:textId="2CDD9917" w:rsidR="001F2BB0" w:rsidRPr="00EE1CF3" w:rsidRDefault="001F2BB0">
      <w:pPr>
        <w:pStyle w:val="Kommentarer"/>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816" w:author="Anna Gårdmark" w:date="2020-01-13T13:09:00Z" w:initials="AG">
    <w:p w14:paraId="5D806F21" w14:textId="7A77CEE2" w:rsidR="001F2BB0" w:rsidRPr="00C343FD" w:rsidRDefault="001F2BB0">
      <w:pPr>
        <w:pStyle w:val="Kommentarer"/>
        <w:rPr>
          <w:lang w:val="en-GB"/>
        </w:rPr>
      </w:pPr>
      <w:r>
        <w:rPr>
          <w:rStyle w:val="Kommentarsreferens"/>
        </w:rPr>
        <w:annotationRef/>
      </w:r>
      <w:proofErr w:type="gramStart"/>
      <w:r w:rsidRPr="00C343FD">
        <w:rPr>
          <w:lang w:val="en-GB"/>
        </w:rPr>
        <w:t>good</w:t>
      </w:r>
      <w:proofErr w:type="gramEnd"/>
      <w:r w:rsidRPr="00C343FD">
        <w:rPr>
          <w:lang w:val="en-GB"/>
        </w:rPr>
        <w:t xml:space="preserve"> points. The latter one is important to bring up in the discussion</w:t>
      </w:r>
    </w:p>
  </w:comment>
  <w:comment w:id="822" w:author="Anna Gårdmark" w:date="2020-01-13T13:17:00Z" w:initials="AG">
    <w:p w14:paraId="7C7CF9A1" w14:textId="1B1DF093" w:rsidR="001F2BB0" w:rsidRPr="0063626B" w:rsidRDefault="001F2BB0">
      <w:pPr>
        <w:pStyle w:val="Kommentarer"/>
        <w:rPr>
          <w:lang w:val="en-GB"/>
        </w:rPr>
      </w:pPr>
      <w:r>
        <w:rPr>
          <w:rStyle w:val="Kommentarsreferens"/>
        </w:rPr>
        <w:annotationRef/>
      </w:r>
      <w:proofErr w:type="gramStart"/>
      <w:r w:rsidRPr="0063626B">
        <w:rPr>
          <w:lang w:val="en-GB"/>
        </w:rPr>
        <w:t>currently</w:t>
      </w:r>
      <w:proofErr w:type="gramEnd"/>
      <w:r w:rsidRPr="0063626B">
        <w:rPr>
          <w:lang w:val="en-GB"/>
        </w:rPr>
        <w:t xml:space="preserve"> in fig 2, right?</w:t>
      </w:r>
    </w:p>
  </w:comment>
  <w:comment w:id="841" w:author="Anna Gårdmark" w:date="2020-01-13T13:18:00Z" w:initials="AG">
    <w:p w14:paraId="685CD75A" w14:textId="67281040" w:rsidR="001F2BB0" w:rsidRPr="0063626B" w:rsidRDefault="001F2BB0">
      <w:pPr>
        <w:pStyle w:val="Kommentarer"/>
        <w:rPr>
          <w:lang w:val="en-GB"/>
        </w:rPr>
      </w:pPr>
      <w:r>
        <w:rPr>
          <w:rStyle w:val="Kommentarsreferens"/>
        </w:rPr>
        <w:annotationRef/>
      </w:r>
      <w:proofErr w:type="gramStart"/>
      <w:r w:rsidRPr="0063626B">
        <w:rPr>
          <w:lang w:val="en-GB"/>
        </w:rPr>
        <w:t>refer</w:t>
      </w:r>
      <w:proofErr w:type="gramEnd"/>
      <w:r w:rsidRPr="0063626B">
        <w:rPr>
          <w:lang w:val="en-GB"/>
        </w:rPr>
        <w:t xml:space="preserve"> to table showing this</w:t>
      </w:r>
    </w:p>
  </w:comment>
  <w:comment w:id="843" w:author="Max Lindmark" w:date="2020-01-04T18:28:00Z" w:initials="ML">
    <w:p w14:paraId="0D32AFEB" w14:textId="77777777" w:rsidR="001F2BB0" w:rsidRPr="00EE1CF3" w:rsidRDefault="001F2BB0">
      <w:pPr>
        <w:pStyle w:val="Kommentarer"/>
        <w:rPr>
          <w:lang w:val="en-GB"/>
        </w:rPr>
      </w:pPr>
      <w:r>
        <w:rPr>
          <w:rStyle w:val="Kommentarsreferens"/>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1F2BB0" w:rsidRPr="00EE1CF3" w:rsidRDefault="001F2BB0">
      <w:pPr>
        <w:pStyle w:val="Kommentarer"/>
        <w:rPr>
          <w:lang w:val="en-GB"/>
        </w:rPr>
      </w:pPr>
    </w:p>
    <w:p w14:paraId="0F426246" w14:textId="2F862F30" w:rsidR="001F2BB0" w:rsidRPr="00EE1CF3" w:rsidRDefault="001F2BB0">
      <w:pPr>
        <w:pStyle w:val="Kommentarer"/>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44" w:author="Asta Audzijonyte" w:date="2020-01-10T16:10:00Z" w:initials="AA">
    <w:p w14:paraId="2E795C5D" w14:textId="4B61EFCE" w:rsidR="001F2BB0" w:rsidRPr="00EE1CF3" w:rsidRDefault="001F2BB0">
      <w:pPr>
        <w:pStyle w:val="Kommentarer"/>
        <w:rPr>
          <w:lang w:val="en-GB"/>
        </w:rPr>
      </w:pPr>
      <w:r>
        <w:rPr>
          <w:rStyle w:val="Kommentarsreferens"/>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45" w:author="Asta Audzijonyte" w:date="2020-01-10T16:12:00Z" w:initials="AA">
    <w:p w14:paraId="3473C746" w14:textId="2186D947" w:rsidR="001F2BB0" w:rsidRPr="00EE1CF3" w:rsidRDefault="001F2BB0">
      <w:pPr>
        <w:pStyle w:val="Kommentarer"/>
        <w:rPr>
          <w:lang w:val="en-GB"/>
        </w:rPr>
      </w:pPr>
      <w:r>
        <w:rPr>
          <w:rStyle w:val="Kommentarsreferens"/>
        </w:rPr>
        <w:annotationRef/>
      </w:r>
      <w:r w:rsidRPr="00EE1CF3">
        <w:rPr>
          <w:lang w:val="en-GB"/>
        </w:rPr>
        <w:t xml:space="preserve">Replying to the first sentence of the comment here about the different in activation rates required – which size-at-age do you mean? Juvenile or adults? </w:t>
      </w:r>
    </w:p>
  </w:comment>
  <w:comment w:id="846" w:author="Anna Gårdmark" w:date="2020-01-13T13:19:00Z" w:initials="AG">
    <w:p w14:paraId="7912A0B1" w14:textId="2A9D09B5" w:rsidR="001F2BB0" w:rsidRPr="0063626B" w:rsidRDefault="001F2BB0">
      <w:pPr>
        <w:pStyle w:val="Kommentarer"/>
        <w:rPr>
          <w:lang w:val="en-GB"/>
        </w:rPr>
      </w:pPr>
      <w:r>
        <w:rPr>
          <w:rStyle w:val="Kommentarsreferens"/>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71" w:author="Anna Gårdmark" w:date="2020-01-13T13:24:00Z" w:initials="AG">
    <w:p w14:paraId="08E71A4A" w14:textId="2F959748" w:rsidR="001F2BB0" w:rsidRPr="001F2BB0" w:rsidRDefault="001F2BB0">
      <w:pPr>
        <w:pStyle w:val="Kommentarer"/>
        <w:rPr>
          <w:lang w:val="en-GB"/>
        </w:rPr>
      </w:pPr>
      <w:r>
        <w:rPr>
          <w:rStyle w:val="Kommentarsreferens"/>
        </w:rPr>
        <w:annotationRef/>
      </w:r>
      <w:proofErr w:type="gramStart"/>
      <w:r w:rsidRPr="001F2BB0">
        <w:rPr>
          <w:lang w:val="en-GB"/>
        </w:rPr>
        <w:t>it</w:t>
      </w:r>
      <w:proofErr w:type="gramEnd"/>
      <w:r w:rsidRPr="001F2BB0">
        <w:rPr>
          <w:lang w:val="en-GB"/>
        </w:rPr>
        <w:t xml:space="preserve"> does not always increase for cod either, as the box plot crosses the dashed line</w:t>
      </w:r>
    </w:p>
  </w:comment>
  <w:comment w:id="875" w:author="Anna Gårdmark" w:date="2020-01-13T13:25:00Z" w:initials="AG">
    <w:p w14:paraId="51ED38F8" w14:textId="326A6C7F" w:rsidR="001F2BB0" w:rsidRPr="001F2BB0" w:rsidRDefault="001F2BB0">
      <w:pPr>
        <w:pStyle w:val="Kommentarer"/>
        <w:rPr>
          <w:lang w:val="en-GB"/>
        </w:rPr>
      </w:pPr>
      <w:r>
        <w:rPr>
          <w:rStyle w:val="Kommentarsreferens"/>
        </w:rPr>
        <w:annotationRef/>
      </w:r>
      <w:proofErr w:type="gramStart"/>
      <w:r w:rsidRPr="001F2BB0">
        <w:rPr>
          <w:lang w:val="en-GB"/>
        </w:rPr>
        <w:t>think</w:t>
      </w:r>
      <w:proofErr w:type="gramEnd"/>
      <w:r w:rsidRPr="001F2BB0">
        <w:rPr>
          <w:lang w:val="en-GB"/>
        </w:rPr>
        <w:t xml:space="preserve"> you can remove also this. </w:t>
      </w:r>
      <w:proofErr w:type="gramStart"/>
      <w:r>
        <w:rPr>
          <w:lang w:val="en-GB"/>
        </w:rPr>
        <w:t>but</w:t>
      </w:r>
      <w:proofErr w:type="gramEnd"/>
      <w:r>
        <w:rPr>
          <w:lang w:val="en-GB"/>
        </w:rPr>
        <w:t xml:space="preserve"> if you want to keep it “physiological scaling” is too uninformative</w:t>
      </w:r>
    </w:p>
  </w:comment>
  <w:comment w:id="889" w:author="Anna Gårdmark" w:date="2020-01-13T13:27:00Z" w:initials="AG">
    <w:p w14:paraId="1F9BC1DD" w14:textId="4C0CDF56" w:rsidR="001F2BB0" w:rsidRPr="001F2BB0" w:rsidRDefault="001F2BB0">
      <w:pPr>
        <w:pStyle w:val="Kommentarer"/>
        <w:rPr>
          <w:lang w:val="en-GB"/>
        </w:rPr>
      </w:pPr>
      <w:r>
        <w:rPr>
          <w:rStyle w:val="Kommentarsreferens"/>
        </w:rPr>
        <w:annotationRef/>
      </w:r>
      <w:r w:rsidRPr="001F2BB0">
        <w:rPr>
          <w:lang w:val="en-GB"/>
        </w:rPr>
        <w:t>I assume you mean larger than ½ kg?</w:t>
      </w:r>
    </w:p>
  </w:comment>
  <w:comment w:id="886" w:author="Anna Gårdmark" w:date="2020-01-13T13:28:00Z" w:initials="AG">
    <w:p w14:paraId="4B6860A9" w14:textId="58EE25B2" w:rsidR="001F2BB0" w:rsidRPr="001F2BB0" w:rsidRDefault="001F2BB0">
      <w:pPr>
        <w:pStyle w:val="Kommentarer"/>
        <w:rPr>
          <w:lang w:val="en-GB"/>
        </w:rPr>
      </w:pPr>
      <w:r>
        <w:rPr>
          <w:rStyle w:val="Kommentarsreferens"/>
        </w:rPr>
        <w:annotationRef/>
      </w:r>
      <w:proofErr w:type="gramStart"/>
      <w:r w:rsidRPr="001F2BB0">
        <w:rPr>
          <w:lang w:val="en-GB"/>
        </w:rPr>
        <w:t>interesting</w:t>
      </w:r>
      <w:proofErr w:type="gramEnd"/>
      <w:r w:rsidRPr="001F2BB0">
        <w:rPr>
          <w:lang w:val="en-GB"/>
        </w:rPr>
        <w:t xml:space="preserve"> – why do you think this is?</w:t>
      </w:r>
    </w:p>
  </w:comment>
  <w:comment w:id="892" w:author="Anna Gårdmark" w:date="2020-01-13T13:33:00Z" w:initials="AG">
    <w:p w14:paraId="4746F33E" w14:textId="48537116" w:rsidR="001F2BB0" w:rsidRPr="001F2BB0" w:rsidRDefault="001F2BB0">
      <w:pPr>
        <w:pStyle w:val="Kommentarer"/>
        <w:rPr>
          <w:lang w:val="en-GB"/>
        </w:rPr>
      </w:pPr>
      <w:r>
        <w:rPr>
          <w:rStyle w:val="Kommentarsreferens"/>
        </w:rPr>
        <w:annotationRef/>
      </w:r>
      <w:proofErr w:type="gramStart"/>
      <w:r w:rsidR="00504128">
        <w:rPr>
          <w:lang w:val="en-GB"/>
        </w:rPr>
        <w:t>perhaps</w:t>
      </w:r>
      <w:proofErr w:type="gramEnd"/>
      <w:r w:rsidR="00504128">
        <w:rPr>
          <w:lang w:val="en-GB"/>
        </w:rPr>
        <w:t xml:space="preserve"> </w:t>
      </w:r>
      <w:r w:rsidRPr="001F2BB0">
        <w:rPr>
          <w:lang w:val="en-GB"/>
        </w:rPr>
        <w:t xml:space="preserve">use </w:t>
      </w:r>
      <w:proofErr w:type="spellStart"/>
      <w:r w:rsidRPr="001F2BB0">
        <w:rPr>
          <w:lang w:val="en-GB"/>
        </w:rPr>
        <w:t>suplot</w:t>
      </w:r>
      <w:proofErr w:type="spellEnd"/>
      <w:r w:rsidRPr="001F2BB0">
        <w:rPr>
          <w:lang w:val="en-GB"/>
        </w:rPr>
        <w:t xml:space="preserve"> lettering a-f in fig 4 so you can direct the reader to the right </w:t>
      </w:r>
      <w:proofErr w:type="spellStart"/>
      <w:r w:rsidRPr="001F2BB0">
        <w:rPr>
          <w:lang w:val="en-GB"/>
        </w:rPr>
        <w:t>subplanel</w:t>
      </w:r>
      <w:proofErr w:type="spellEnd"/>
      <w:r w:rsidR="00504128">
        <w:rPr>
          <w:lang w:val="en-GB"/>
        </w:rPr>
        <w:t>?</w:t>
      </w:r>
    </w:p>
  </w:comment>
  <w:comment w:id="890" w:author="Anna Gårdmark" w:date="2020-01-13T13:30:00Z" w:initials="AG">
    <w:p w14:paraId="09050B9B" w14:textId="0027F56A" w:rsidR="001F2BB0" w:rsidRPr="001F2BB0" w:rsidRDefault="001F2BB0">
      <w:pPr>
        <w:pStyle w:val="Kommentarer"/>
        <w:rPr>
          <w:lang w:val="en-GB"/>
        </w:rPr>
      </w:pPr>
      <w:r>
        <w:rPr>
          <w:rStyle w:val="Kommentarsreferens"/>
        </w:rPr>
        <w:annotationRef/>
      </w:r>
      <w:proofErr w:type="gramStart"/>
      <w:r w:rsidRPr="001F2BB0">
        <w:rPr>
          <w:lang w:val="en-GB"/>
        </w:rPr>
        <w:t>only</w:t>
      </w:r>
      <w:proofErr w:type="gramEnd"/>
      <w:r w:rsidRPr="001F2BB0">
        <w:rPr>
          <w:lang w:val="en-GB"/>
        </w:rPr>
        <w:t xml:space="preserve"> if physiological processes depend on temperature – right? </w:t>
      </w:r>
      <w:proofErr w:type="gramStart"/>
      <w:r>
        <w:rPr>
          <w:lang w:val="en-GB"/>
        </w:rPr>
        <w:t>or</w:t>
      </w:r>
      <w:proofErr w:type="gramEnd"/>
      <w:r>
        <w:rPr>
          <w:lang w:val="en-GB"/>
        </w:rPr>
        <w:t xml:space="preserve"> how should I read fig 4?</w:t>
      </w:r>
    </w:p>
  </w:comment>
  <w:comment w:id="894" w:author="Anna Gårdmark" w:date="2020-01-13T13:34:00Z" w:initials="AG">
    <w:p w14:paraId="5BEAAA30" w14:textId="0A860F6C" w:rsidR="00504128" w:rsidRPr="00504128" w:rsidRDefault="00504128">
      <w:pPr>
        <w:pStyle w:val="Kommentarer"/>
        <w:rPr>
          <w:lang w:val="en-GB"/>
        </w:rPr>
      </w:pPr>
      <w:r>
        <w:rPr>
          <w:rStyle w:val="Kommentarsreferens"/>
        </w:rPr>
        <w:annotationRef/>
      </w:r>
      <w:proofErr w:type="gramStart"/>
      <w:r w:rsidRPr="00504128">
        <w:rPr>
          <w:lang w:val="en-GB"/>
        </w:rPr>
        <w:t>it’s</w:t>
      </w:r>
      <w:proofErr w:type="gramEnd"/>
      <w:r w:rsidRPr="00504128">
        <w:rPr>
          <w:lang w:val="en-GB"/>
        </w:rPr>
        <w:t xml:space="preserve"> not general as it doesn’t occur if only resources depend on temperature</w:t>
      </w:r>
    </w:p>
  </w:comment>
  <w:comment w:id="907" w:author="Anna Gårdmark" w:date="2020-01-13T13:28:00Z" w:initials="AG">
    <w:p w14:paraId="42B42693" w14:textId="1CA49B47" w:rsidR="001F2BB0" w:rsidRPr="001F2BB0" w:rsidRDefault="001F2BB0">
      <w:pPr>
        <w:pStyle w:val="Kommentarer"/>
        <w:rPr>
          <w:lang w:val="en-GB"/>
        </w:rPr>
      </w:pPr>
      <w:r>
        <w:rPr>
          <w:rStyle w:val="Kommentarsreferens"/>
        </w:rPr>
        <w:annotationRef/>
      </w:r>
      <w:proofErr w:type="gramStart"/>
      <w:r w:rsidRPr="001F2BB0">
        <w:rPr>
          <w:lang w:val="en-GB"/>
        </w:rPr>
        <w:t>fishing</w:t>
      </w:r>
      <w:proofErr w:type="gramEnd"/>
      <w:r w:rsidRPr="001F2BB0">
        <w:rPr>
          <w:lang w:val="en-GB"/>
        </w:rPr>
        <w:t xml:space="preserve"> is worth its own paragraph. </w:t>
      </w:r>
      <w:r>
        <w:rPr>
          <w:lang w:val="en-GB"/>
        </w:rPr>
        <w:t>Now it becomes a strange add-on here.</w:t>
      </w:r>
      <w:r w:rsidR="00504128">
        <w:rPr>
          <w:lang w:val="en-GB"/>
        </w:rPr>
        <w:t xml:space="preserve"> Consider including it in the next paragraph, or add a bit more info to it here and keep it as a separate paragraph.</w:t>
      </w:r>
    </w:p>
  </w:comment>
  <w:comment w:id="926" w:author="Anna Gårdmark" w:date="2020-01-13T13:50:00Z" w:initials="AG">
    <w:p w14:paraId="1B3F5012" w14:textId="4B1C6F31" w:rsidR="00702530" w:rsidRPr="00702530" w:rsidRDefault="00702530">
      <w:pPr>
        <w:pStyle w:val="Kommentarer"/>
        <w:rPr>
          <w:lang w:val="en-GB"/>
        </w:rPr>
      </w:pPr>
      <w:r>
        <w:rPr>
          <w:rStyle w:val="Kommentarsreferens"/>
        </w:rPr>
        <w:annotationRef/>
      </w:r>
      <w:proofErr w:type="gramStart"/>
      <w:r w:rsidRPr="00702530">
        <w:rPr>
          <w:lang w:val="en-GB"/>
        </w:rPr>
        <w:t>this</w:t>
      </w:r>
      <w:proofErr w:type="gramEnd"/>
      <w:r w:rsidRPr="00702530">
        <w:rPr>
          <w:lang w:val="en-GB"/>
        </w:rPr>
        <w:t xml:space="preserve"> becomes quite contradictory to how you wrote about fig 4 in the paragraph above, and what it looks like in fig 4 due to the log-scale of the x-axis. </w:t>
      </w:r>
      <w:r>
        <w:rPr>
          <w:lang w:val="en-GB"/>
        </w:rPr>
        <w:t>Suggest you split this explanation up for sprat &amp; herring vs for cod in two different sentences (as what you say here is more true for sprat and herring, than for cod, and because there may be different explanations)</w:t>
      </w:r>
    </w:p>
  </w:comment>
  <w:comment w:id="932" w:author="Anna Gårdmark" w:date="2020-01-13T13:51:00Z" w:initials="AG">
    <w:p w14:paraId="0E6B3094" w14:textId="39A296DD" w:rsidR="00702530" w:rsidRPr="00702530" w:rsidRDefault="00702530">
      <w:pPr>
        <w:pStyle w:val="Kommentarer"/>
        <w:rPr>
          <w:lang w:val="en-GB"/>
        </w:rPr>
      </w:pPr>
      <w:r>
        <w:rPr>
          <w:rStyle w:val="Kommentarsreferens"/>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934" w:author="Anna Gårdmark" w:date="2020-01-13T13:53:00Z" w:initials="AG">
    <w:p w14:paraId="03356FEE" w14:textId="6FAB880A" w:rsidR="00702530" w:rsidRPr="00702530" w:rsidRDefault="00702530">
      <w:pPr>
        <w:pStyle w:val="Kommentarer"/>
        <w:rPr>
          <w:lang w:val="en-GB"/>
        </w:rPr>
      </w:pPr>
      <w:r>
        <w:rPr>
          <w:rStyle w:val="Kommentarsreferens"/>
        </w:rPr>
        <w:annotationRef/>
      </w:r>
      <w:proofErr w:type="gramStart"/>
      <w:r w:rsidRPr="00702530">
        <w:rPr>
          <w:lang w:val="en-GB"/>
        </w:rPr>
        <w:t>the</w:t>
      </w:r>
      <w:proofErr w:type="gramEnd"/>
      <w:r w:rsidRPr="00702530">
        <w:rPr>
          <w:lang w:val="en-GB"/>
        </w:rPr>
        <w:t xml:space="preserve"> decline in yields with warming? </w:t>
      </w:r>
      <w:proofErr w:type="gramStart"/>
      <w:r>
        <w:rPr>
          <w:lang w:val="en-GB"/>
        </w:rPr>
        <w:t>or</w:t>
      </w:r>
      <w:proofErr w:type="gramEnd"/>
      <w:r>
        <w:rPr>
          <w:lang w:val="en-GB"/>
        </w:rPr>
        <w:t xml:space="preserve"> the rareness of large individuals in the population?</w:t>
      </w:r>
    </w:p>
  </w:comment>
  <w:comment w:id="935" w:author="Anna Gårdmark" w:date="2020-01-13T14:01:00Z" w:initials="AG">
    <w:p w14:paraId="125D7D33" w14:textId="5DF9CF6C" w:rsidR="009D0F06" w:rsidRPr="009D0F06" w:rsidRDefault="009D0F06">
      <w:pPr>
        <w:pStyle w:val="Kommentarer"/>
        <w:rPr>
          <w:lang w:val="en-GB"/>
        </w:rPr>
      </w:pPr>
      <w:r>
        <w:rPr>
          <w:rStyle w:val="Kommentarsreferens"/>
        </w:rPr>
        <w:annotationRef/>
      </w:r>
      <w:proofErr w:type="gramStart"/>
      <w:r w:rsidRPr="009D0F06">
        <w:rPr>
          <w:lang w:val="en-GB"/>
        </w:rPr>
        <w:t>the</w:t>
      </w:r>
      <w:proofErr w:type="gramEnd"/>
      <w:r w:rsidRPr="009D0F06">
        <w:rPr>
          <w:lang w:val="en-GB"/>
        </w:rPr>
        <w:t xml:space="preserve"> set-up of your introduction </w:t>
      </w:r>
      <w:r>
        <w:rPr>
          <w:lang w:val="en-GB"/>
        </w:rPr>
        <w:t>&amp; abstract is I guess that previous studies have used bottom-up temperature effects, but less so top-down effects. And that’s why you’ve used the contrast with the 5 scenarios, resource only, physiology only, combined (and then both empirical and MTE). The first three is important to use here as well, i.e. I’m missing a scenario here when only resources are temperature-dependent. Suggest you do that run, and then we rewrite this part of the paragraph accordingly</w:t>
      </w:r>
    </w:p>
  </w:comment>
  <w:comment w:id="936" w:author="Max Lindmark" w:date="2020-01-03T15:02:00Z" w:initials="ML">
    <w:p w14:paraId="331693AE" w14:textId="01590568" w:rsidR="001F2BB0" w:rsidRPr="00EE1CF3" w:rsidRDefault="001F2BB0">
      <w:pPr>
        <w:pStyle w:val="Kommentarer"/>
        <w:rPr>
          <w:lang w:val="en-GB"/>
        </w:rPr>
      </w:pPr>
      <w:r w:rsidRPr="00EE1CF3">
        <w:rPr>
          <w:lang w:val="en-GB"/>
        </w:rPr>
        <w:t xml:space="preserve">It’s pretty interesting that the </w:t>
      </w:r>
      <w:r>
        <w:rPr>
          <w:rStyle w:val="Kommentarsreferens"/>
        </w:rPr>
        <w:annotationRef/>
      </w:r>
      <w:r w:rsidRPr="00EE1CF3">
        <w:rPr>
          <w:lang w:val="en-GB"/>
        </w:rPr>
        <w:t>“MTE” scenario is the worst here, because in contrast to the “empirical” scenario (where only kappa is negatively affected by temp), it allows the growth rates to increase.</w:t>
      </w:r>
    </w:p>
    <w:p w14:paraId="7F4C0353" w14:textId="2228858F" w:rsidR="001F2BB0" w:rsidRPr="00EE1CF3" w:rsidRDefault="001F2BB0">
      <w:pPr>
        <w:pStyle w:val="Kommentarer"/>
        <w:rPr>
          <w:lang w:val="en-GB"/>
        </w:rPr>
      </w:pPr>
    </w:p>
    <w:p w14:paraId="2B9EBC0A" w14:textId="1EF61E18" w:rsidR="001F2BB0" w:rsidRPr="00EE1CF3" w:rsidRDefault="001F2BB0">
      <w:pPr>
        <w:pStyle w:val="Kommentarer"/>
        <w:rPr>
          <w:lang w:val="en-GB"/>
        </w:rPr>
      </w:pPr>
      <w:r w:rsidRPr="00EE1CF3">
        <w:rPr>
          <w:lang w:val="en-GB"/>
        </w:rPr>
        <w:t>The reason seems to be that the changes in carrying capacity of the resource spectra are much more influential than changes in the turnover rates. Therefore, because the activation energies in the MTE scenario (based on Savage et al 2004) are larger, that means the carrying capacity decreases more there than in the empirical scenario (activation energy based on data in Barnes et al).</w:t>
      </w:r>
    </w:p>
  </w:comment>
  <w:comment w:id="937" w:author="Anna Gårdmark" w:date="2020-01-13T13:10:00Z" w:initials="AG">
    <w:p w14:paraId="6F3AE226" w14:textId="3BD0DE7E" w:rsidR="001F2BB0" w:rsidRPr="00C343FD" w:rsidRDefault="001F2BB0">
      <w:pPr>
        <w:pStyle w:val="Kommentarer"/>
        <w:rPr>
          <w:lang w:val="en-GB"/>
        </w:rPr>
      </w:pPr>
      <w:r>
        <w:rPr>
          <w:rStyle w:val="Kommentarsreferens"/>
        </w:rPr>
        <w:annotationRef/>
      </w:r>
      <w:proofErr w:type="gramStart"/>
      <w:r w:rsidRPr="00C343FD">
        <w:rPr>
          <w:lang w:val="en-GB"/>
        </w:rPr>
        <w:t>hard</w:t>
      </w:r>
      <w:proofErr w:type="gramEnd"/>
      <w:r w:rsidRPr="00C343FD">
        <w:rPr>
          <w:lang w:val="en-GB"/>
        </w:rPr>
        <w:t xml:space="preserve"> to see</w:t>
      </w:r>
      <w:r>
        <w:rPr>
          <w:lang w:val="en-GB"/>
        </w:rPr>
        <w:t xml:space="preserve"> differences in the </w:t>
      </w:r>
      <w:proofErr w:type="spellStart"/>
      <w:r>
        <w:rPr>
          <w:lang w:val="en-GB"/>
        </w:rPr>
        <w:t>colors</w:t>
      </w:r>
      <w:proofErr w:type="spellEnd"/>
      <w:r>
        <w:rPr>
          <w:lang w:val="en-GB"/>
        </w:rPr>
        <w:t xml:space="preserve"> (green/turquoise, red/pink)</w:t>
      </w:r>
    </w:p>
  </w:comment>
  <w:comment w:id="938" w:author="Max Lindmark" w:date="2020-01-04T19:07:00Z" w:initials="ML">
    <w:p w14:paraId="646E5D21" w14:textId="7DD42058" w:rsidR="001F2BB0" w:rsidRPr="00EE1CF3" w:rsidRDefault="001F2BB0">
      <w:pPr>
        <w:pStyle w:val="Kommentarer"/>
        <w:rPr>
          <w:lang w:val="en-GB"/>
        </w:rPr>
      </w:pPr>
      <w:r>
        <w:rPr>
          <w:rStyle w:val="Kommentarsreferens"/>
        </w:rPr>
        <w:annotationRef/>
      </w:r>
      <w:r w:rsidRPr="00EE1CF3">
        <w:rPr>
          <w:lang w:val="en-GB"/>
        </w:rPr>
        <w:t xml:space="preserve">The reason the orange line does not have any uncertainty, and why the darker green has less uncertainty relative to the other scenarios is because I can’t extract the confidence interval form the predicted change in kappa from Barnes et al. Once I get to that I can define a sampling distribution and thus get uncertainty around in the empirical resource change scenarios. </w:t>
      </w:r>
    </w:p>
  </w:comment>
  <w:comment w:id="941" w:author="Max Lindmark" w:date="2020-01-05T12:46:00Z" w:initials="ML">
    <w:p w14:paraId="3E866AC3" w14:textId="40609787" w:rsidR="001F2BB0" w:rsidRPr="00EE1CF3" w:rsidRDefault="001F2BB0">
      <w:pPr>
        <w:pStyle w:val="Kommentarer"/>
        <w:rPr>
          <w:lang w:val="en-GB"/>
        </w:rPr>
      </w:pPr>
      <w:r>
        <w:rPr>
          <w:rStyle w:val="Kommentarsreferens"/>
        </w:rPr>
        <w:annotationRef/>
      </w:r>
      <w:r w:rsidRPr="00EE1CF3">
        <w:rPr>
          <w:lang w:val="en-GB"/>
        </w:rPr>
        <w:t>See comment on Fig 2 to why there’s no variation in orange case</w:t>
      </w:r>
    </w:p>
  </w:comment>
  <w:comment w:id="946" w:author="Anna Gårdmark" w:date="2020-01-13T13:56:00Z" w:initials="AG">
    <w:p w14:paraId="51CFDDB0" w14:textId="461502A6" w:rsidR="00702530" w:rsidRPr="00702530" w:rsidRDefault="00702530">
      <w:pPr>
        <w:pStyle w:val="Kommentarer"/>
        <w:rPr>
          <w:lang w:val="en-GB"/>
        </w:rPr>
      </w:pPr>
      <w:r>
        <w:rPr>
          <w:rStyle w:val="Kommentarsreferens"/>
        </w:rPr>
        <w:annotationRef/>
      </w:r>
      <w:proofErr w:type="gramStart"/>
      <w:r w:rsidRPr="00702530">
        <w:rPr>
          <w:lang w:val="en-GB"/>
        </w:rPr>
        <w:t>should</w:t>
      </w:r>
      <w:proofErr w:type="gramEnd"/>
      <w:r w:rsidRPr="00702530">
        <w:rPr>
          <w:lang w:val="en-GB"/>
        </w:rPr>
        <w:t xml:space="preserve"> we have a second column with SSB values – to easier interpret</w:t>
      </w:r>
      <w:r w:rsidR="009D0F06">
        <w:rPr>
          <w:lang w:val="en-GB"/>
        </w:rPr>
        <w:t xml:space="preserve"> the yields? </w:t>
      </w:r>
      <w:proofErr w:type="gramStart"/>
      <w:r w:rsidR="009D0F06">
        <w:rPr>
          <w:lang w:val="en-GB"/>
        </w:rPr>
        <w:t>or</w:t>
      </w:r>
      <w:proofErr w:type="gramEnd"/>
      <w:r w:rsidR="009D0F06">
        <w:rPr>
          <w:lang w:val="en-GB"/>
        </w:rPr>
        <w:t xml:space="preserve"> are they too similar to yields (given that you choose the same cut-off point for fishing and maturation)?</w:t>
      </w:r>
    </w:p>
  </w:comment>
  <w:comment w:id="948" w:author="Anna Gårdmark" w:date="2020-01-13T13:57:00Z" w:initials="AG">
    <w:p w14:paraId="1A03D99C" w14:textId="2BCBA823" w:rsidR="009D0F06" w:rsidRPr="009D0F06" w:rsidRDefault="009D0F06">
      <w:pPr>
        <w:pStyle w:val="Kommentarer"/>
        <w:rPr>
          <w:lang w:val="en-GB"/>
        </w:rPr>
      </w:pPr>
      <w:r>
        <w:rPr>
          <w:rStyle w:val="Kommentarsreferens"/>
        </w:rPr>
        <w:annotationRef/>
      </w:r>
      <w:proofErr w:type="gramStart"/>
      <w:r w:rsidRPr="009D0F06">
        <w:rPr>
          <w:lang w:val="en-GB"/>
        </w:rPr>
        <w:t>info</w:t>
      </w:r>
      <w:proofErr w:type="gramEnd"/>
      <w:r w:rsidRPr="009D0F06">
        <w:rPr>
          <w:lang w:val="en-GB"/>
        </w:rPr>
        <w:t xml:space="preserve"> on this is </w:t>
      </w:r>
      <w:proofErr w:type="spellStart"/>
      <w:r w:rsidRPr="009D0F06">
        <w:rPr>
          <w:lang w:val="en-GB"/>
        </w:rPr>
        <w:t>neede</w:t>
      </w:r>
      <w:proofErr w:type="spellEnd"/>
      <w:r w:rsidRPr="009D0F06">
        <w:rPr>
          <w:lang w:val="en-GB"/>
        </w:rPr>
        <w:t xml:space="preserve"> din methods</w:t>
      </w:r>
    </w:p>
  </w:comment>
  <w:comment w:id="945" w:author="Max Lindmark" w:date="2019-12-30T17:22:00Z" w:initials="ML">
    <w:p w14:paraId="15CDDC93" w14:textId="0FA9392F" w:rsidR="001F2BB0" w:rsidRPr="00EE1CF3" w:rsidRDefault="001F2BB0" w:rsidP="00092C1C">
      <w:pPr>
        <w:pStyle w:val="Kommentarer"/>
        <w:rPr>
          <w:lang w:val="en-GB"/>
        </w:rPr>
      </w:pPr>
      <w:r w:rsidRPr="00EE1CF3">
        <w:rPr>
          <w:lang w:val="en-GB"/>
        </w:rPr>
        <w:t>I would also like to add another fishing scenario to this, indicated by line type. That could be e.g. 80% of the FMSY I use (see point 1)</w:t>
      </w:r>
    </w:p>
  </w:comment>
  <w:comment w:id="949" w:author="Max Lindmark" w:date="2019-12-31T14:41:00Z" w:initials="ML">
    <w:p w14:paraId="7347C0FE" w14:textId="4A703BA1" w:rsidR="001F2BB0" w:rsidRPr="00EE1CF3" w:rsidRDefault="001F2BB0" w:rsidP="00EC53E3">
      <w:pPr>
        <w:pStyle w:val="Kommentarer"/>
        <w:rPr>
          <w:lang w:val="en-GB"/>
        </w:rPr>
      </w:pPr>
      <w:r>
        <w:rPr>
          <w:rStyle w:val="Kommentarsreferens"/>
        </w:rPr>
        <w:annotationRef/>
      </w:r>
      <w:r w:rsidRPr="00EE1CF3">
        <w:rPr>
          <w:lang w:val="en-GB"/>
        </w:rPr>
        <w:t xml:space="preserve">Ok, so this is something I did not reflect upon earlier, but it looks a bit strange that yield &gt; </w:t>
      </w:r>
      <w:proofErr w:type="spellStart"/>
      <w:r w:rsidRPr="00EE1CF3">
        <w:rPr>
          <w:lang w:val="en-GB"/>
        </w:rPr>
        <w:t>ssb</w:t>
      </w:r>
      <w:proofErr w:type="spellEnd"/>
      <w:r w:rsidRPr="00EE1CF3">
        <w:rPr>
          <w:lang w:val="en-GB"/>
        </w:rPr>
        <w:t xml:space="preserve">? I guess that yield here should be considered a rate here (i.e. they are not the same unit)? Since it’s the biomass lost through fishing mortality (which is a rate). </w:t>
      </w:r>
    </w:p>
    <w:p w14:paraId="22C3BC79" w14:textId="77777777" w:rsidR="001F2BB0" w:rsidRPr="00EE1CF3" w:rsidRDefault="001F2BB0" w:rsidP="00EC53E3">
      <w:pPr>
        <w:pStyle w:val="Kommentarer"/>
        <w:rPr>
          <w:lang w:val="en-GB"/>
        </w:rPr>
      </w:pPr>
    </w:p>
    <w:p w14:paraId="4A222C86" w14:textId="3F30E57B" w:rsidR="001F2BB0" w:rsidRPr="00EE1CF3" w:rsidRDefault="001F2BB0" w:rsidP="00EC53E3">
      <w:pPr>
        <w:pStyle w:val="Kommentarer"/>
        <w:rPr>
          <w:lang w:val="en-GB"/>
        </w:rPr>
      </w:pPr>
      <w:r w:rsidRPr="00EE1CF3">
        <w:rPr>
          <w:lang w:val="en-GB"/>
        </w:rPr>
        <w:t xml:space="preserve">I anyway will need to change the axis to give the units, which I first need to scale to the Baltic… </w:t>
      </w:r>
    </w:p>
  </w:comment>
  <w:comment w:id="950" w:author="Anna Gårdmark" w:date="2020-01-13T14:00:00Z" w:initials="AG">
    <w:p w14:paraId="7B077274" w14:textId="4A47F440" w:rsidR="009D0F06" w:rsidRPr="009D0F06" w:rsidRDefault="009D0F06">
      <w:pPr>
        <w:pStyle w:val="Kommentarer"/>
        <w:rPr>
          <w:lang w:val="en-GB"/>
        </w:rPr>
      </w:pPr>
      <w:r>
        <w:rPr>
          <w:rStyle w:val="Kommentarsreferens"/>
        </w:rPr>
        <w:annotationRef/>
      </w:r>
      <w:proofErr w:type="gramStart"/>
      <w:r w:rsidRPr="009D0F06">
        <w:rPr>
          <w:lang w:val="en-GB"/>
        </w:rPr>
        <w:t>in</w:t>
      </w:r>
      <w:proofErr w:type="gramEnd"/>
      <w:r w:rsidRPr="009D0F06">
        <w:rPr>
          <w:lang w:val="en-GB"/>
        </w:rPr>
        <w:t xml:space="preserve"> the other scenario setups you contrasted resource only with resource + physiology (in addition to only physiology). </w:t>
      </w:r>
      <w:r>
        <w:rPr>
          <w:lang w:val="en-GB"/>
        </w:rPr>
        <w:t>Given how you set up the intro and study, that’s the most important comparison. So I miss a run here with only resources being temperature dependent. Can you do that!</w:t>
      </w:r>
    </w:p>
  </w:comment>
  <w:comment w:id="954" w:author="Asta Audzijonyte" w:date="2019-11-29T15:20:00Z" w:initials="AA">
    <w:p w14:paraId="094D282A" w14:textId="77777777" w:rsidR="001F2BB0" w:rsidRPr="00EE1CF3" w:rsidRDefault="001F2BB0" w:rsidP="004641D2">
      <w:pPr>
        <w:pStyle w:val="Kommentarer"/>
        <w:rPr>
          <w:lang w:val="en-GB"/>
        </w:rPr>
      </w:pPr>
      <w:r>
        <w:rPr>
          <w:rStyle w:val="Kommentarsreferens"/>
        </w:rPr>
        <w:annotationRef/>
      </w:r>
      <w:r w:rsidRPr="00EE1CF3">
        <w:rPr>
          <w:lang w:val="en-GB"/>
        </w:rP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955" w:author="Max Lindmark" w:date="2020-01-02T07:28:00Z" w:initials="ML">
    <w:p w14:paraId="1E9D35CA" w14:textId="77777777" w:rsidR="001F2BB0" w:rsidRPr="00EE1CF3" w:rsidRDefault="001F2BB0" w:rsidP="004641D2">
      <w:pPr>
        <w:pStyle w:val="Kommentarer"/>
        <w:rPr>
          <w:lang w:val="en-GB"/>
        </w:rPr>
      </w:pPr>
      <w:r>
        <w:rPr>
          <w:rStyle w:val="Kommentarsreferens"/>
        </w:rPr>
        <w:annotationRef/>
      </w:r>
      <w:r w:rsidRPr="00EE1CF3">
        <w:rPr>
          <w:lang w:val="en-GB"/>
        </w:rPr>
        <w:t xml:space="preserve">Feeding levels do not change much at all (it actually declines when we scale only h because we only scale the denominator). The effect is that we increase the actual consumption rate. </w:t>
      </w:r>
    </w:p>
    <w:p w14:paraId="4C0715CC" w14:textId="77777777" w:rsidR="001F2BB0" w:rsidRPr="00EE1CF3" w:rsidRDefault="001F2BB0" w:rsidP="004641D2">
      <w:pPr>
        <w:pStyle w:val="Kommentarer"/>
        <w:rPr>
          <w:lang w:val="en-GB"/>
        </w:rPr>
      </w:pPr>
    </w:p>
    <w:p w14:paraId="700A781F" w14:textId="7297FE63" w:rsidR="001F2BB0" w:rsidRPr="00EE1CF3" w:rsidRDefault="001F2BB0" w:rsidP="004641D2">
      <w:pPr>
        <w:pStyle w:val="Kommentarer"/>
        <w:rPr>
          <w:lang w:val="en-GB"/>
        </w:rPr>
      </w:pPr>
      <w:r w:rsidRPr="00EE1CF3">
        <w:rPr>
          <w:lang w:val="en-GB"/>
        </w:rPr>
        <w:t xml:space="preserve">I think it’s just a matter of the model being relatively sensitive to metabolism and feeding parameters (which was also found by Zhang et al 2015). </w:t>
      </w:r>
    </w:p>
    <w:p w14:paraId="5CAF2530" w14:textId="77777777" w:rsidR="001F2BB0" w:rsidRPr="00EE1CF3" w:rsidRDefault="001F2BB0" w:rsidP="004641D2">
      <w:pPr>
        <w:pStyle w:val="Kommentarer"/>
        <w:rPr>
          <w:lang w:val="en-GB"/>
        </w:rPr>
      </w:pPr>
    </w:p>
    <w:p w14:paraId="463279E1" w14:textId="77777777" w:rsidR="001F2BB0" w:rsidRPr="00EE1CF3" w:rsidRDefault="001F2BB0" w:rsidP="004641D2">
      <w:pPr>
        <w:pStyle w:val="Kommentarer"/>
        <w:rPr>
          <w:lang w:val="en-GB"/>
        </w:rPr>
      </w:pPr>
      <w:r w:rsidRPr="00EE1CF3">
        <w:rPr>
          <w:lang w:val="en-GB"/>
        </w:rPr>
        <w:t>When I tried to improve growth rates I added a factor 1.5 to h, which made growth go from terrible to ok.</w:t>
      </w:r>
    </w:p>
    <w:p w14:paraId="197A859B" w14:textId="77777777" w:rsidR="001F2BB0" w:rsidRPr="00EE1CF3" w:rsidRDefault="001F2BB0" w:rsidP="004641D2">
      <w:pPr>
        <w:pStyle w:val="Kommentarer"/>
        <w:rPr>
          <w:lang w:val="en-GB"/>
        </w:rPr>
      </w:pPr>
    </w:p>
    <w:p w14:paraId="0C644F1F" w14:textId="77777777" w:rsidR="001F2BB0" w:rsidRPr="00EE1CF3" w:rsidRDefault="001F2BB0" w:rsidP="004641D2">
      <w:pPr>
        <w:pStyle w:val="Kommentarer"/>
        <w:rPr>
          <w:lang w:val="en-GB"/>
        </w:rPr>
      </w:pPr>
      <w:r w:rsidRPr="00EE1CF3">
        <w:rPr>
          <w:lang w:val="en-GB"/>
        </w:rPr>
        <w:t xml:space="preserve">I have also verified this by increasing h relative to </w:t>
      </w:r>
      <w:proofErr w:type="spellStart"/>
      <w:r w:rsidRPr="00EE1CF3">
        <w:rPr>
          <w:lang w:val="en-GB"/>
        </w:rPr>
        <w:t>ks</w:t>
      </w:r>
      <w:proofErr w:type="spellEnd"/>
      <w:r w:rsidRPr="00EE1CF3">
        <w:rPr>
          <w:lang w:val="en-GB"/>
        </w:rPr>
        <w:t xml:space="preserve"> in a similar magnitude as the temperature-scaling in a non-temperature dependent model and the same result can be seen there (both growth and spectra)</w:t>
      </w:r>
    </w:p>
  </w:comment>
  <w:comment w:id="956" w:author="Anna Gårdmark" w:date="2020-01-13T14:05:00Z" w:initials="AG">
    <w:p w14:paraId="69E9A602" w14:textId="56C38754" w:rsidR="009D0F06" w:rsidRPr="009D0F06" w:rsidRDefault="009D0F06">
      <w:pPr>
        <w:pStyle w:val="Kommentarer"/>
        <w:rPr>
          <w:lang w:val="en-GB"/>
        </w:rPr>
      </w:pPr>
      <w:r>
        <w:rPr>
          <w:rStyle w:val="Kommentarsreferens"/>
        </w:rPr>
        <w:annotationRef/>
      </w:r>
      <w:proofErr w:type="gramStart"/>
      <w:r w:rsidRPr="009D0F06">
        <w:rPr>
          <w:lang w:val="en-GB"/>
        </w:rPr>
        <w:t>or</w:t>
      </w:r>
      <w:proofErr w:type="gramEnd"/>
      <w:r w:rsidRPr="009D0F06">
        <w:rPr>
          <w:lang w:val="en-GB"/>
        </w:rPr>
        <w:t xml:space="preserve"> population biomasses?</w:t>
      </w:r>
    </w:p>
  </w:comment>
  <w:comment w:id="957" w:author="Anna Gårdmark" w:date="2020-01-13T14:05:00Z" w:initials="AG">
    <w:p w14:paraId="35532CE9" w14:textId="227DDC1A" w:rsidR="009D0F06" w:rsidRPr="009D0F06" w:rsidRDefault="009D0F06">
      <w:pPr>
        <w:pStyle w:val="Kommentarer"/>
        <w:rPr>
          <w:lang w:val="en-GB"/>
        </w:rPr>
      </w:pPr>
      <w:r>
        <w:rPr>
          <w:rStyle w:val="Kommentarsreferens"/>
        </w:rPr>
        <w:annotationRef/>
      </w:r>
      <w:r w:rsidRPr="009D0F06">
        <w:rPr>
          <w:lang w:val="en-GB"/>
        </w:rPr>
        <w:t xml:space="preserve">below </w:t>
      </w:r>
      <w:proofErr w:type="spellStart"/>
      <w:r w:rsidRPr="009D0F06">
        <w:rPr>
          <w:lang w:val="en-GB"/>
        </w:rPr>
        <w:t>w_mat</w:t>
      </w:r>
      <w:proofErr w:type="spellEnd"/>
      <w:r w:rsidRPr="009D0F06">
        <w:rPr>
          <w:lang w:val="en-GB"/>
        </w:rPr>
        <w:t xml:space="preserve"> shouldn’t affect yields at all (at least for cod; for clupeids it may lead to declined yields of cod, as they constitute prey of cod)</w:t>
      </w:r>
    </w:p>
  </w:comment>
  <w:comment w:id="958" w:author="Anna Gårdmark" w:date="2020-01-13T14:06:00Z" w:initials="AG">
    <w:p w14:paraId="6EA945EB" w14:textId="77501FF5" w:rsidR="009D0F06" w:rsidRPr="009D0F06" w:rsidRDefault="009D0F06">
      <w:pPr>
        <w:pStyle w:val="Kommentarer"/>
        <w:rPr>
          <w:lang w:val="en-GB"/>
        </w:rPr>
      </w:pPr>
      <w:r>
        <w:rPr>
          <w:rStyle w:val="Kommentarsreferens"/>
        </w:rPr>
        <w:annotationRef/>
      </w:r>
      <w:proofErr w:type="gramStart"/>
      <w:r w:rsidRPr="009D0F06">
        <w:rPr>
          <w:lang w:val="en-GB"/>
        </w:rPr>
        <w:t>consider</w:t>
      </w:r>
      <w:proofErr w:type="gramEnd"/>
      <w:r w:rsidRPr="009D0F06">
        <w:rPr>
          <w:lang w:val="en-GB"/>
        </w:rPr>
        <w:t xml:space="preserve"> again how you phrased your reporting of fig 4 in the results then, because </w:t>
      </w:r>
      <w:r w:rsidR="001E348C">
        <w:rPr>
          <w:lang w:val="en-GB"/>
        </w:rPr>
        <w:t>there you give quite the opposite impression (starting from “</w:t>
      </w:r>
      <w:r w:rsidR="001E348C">
        <w:rPr>
          <w:rFonts w:cstheme="minorHAnsi"/>
          <w:bCs/>
          <w:lang w:val="en-US"/>
        </w:rPr>
        <w:t>For cod, the abundance of the largest fish (&gt;</w:t>
      </w:r>
      <w:r w:rsidR="001E348C">
        <w:rPr>
          <w:rStyle w:val="Kommentarsreferens"/>
        </w:rPr>
        <w:annotationRef/>
      </w:r>
      <m:oMath>
        <m:r>
          <w:rPr>
            <w:rFonts w:ascii="Cambria Math" w:hAnsi="Cambria Math" w:cstheme="minorHAnsi"/>
            <w:lang w:val="en-US"/>
          </w:rPr>
          <m:t>~</m:t>
        </m:r>
      </m:oMath>
      <w:r w:rsidR="001E348C">
        <w:rPr>
          <w:rFonts w:cstheme="minorHAnsi"/>
          <w:bCs/>
          <w:lang w:val="en-US"/>
        </w:rPr>
        <w:t>500g) increases in all scenarios</w:t>
      </w:r>
      <w:r w:rsidR="001E348C">
        <w:rPr>
          <w:rStyle w:val="Kommentarsreferens"/>
        </w:rPr>
        <w:annotationRef/>
      </w:r>
      <w:r w:rsidR="001E348C" w:rsidRPr="001E348C">
        <w:rPr>
          <w:rFonts w:cstheme="minorHAnsi"/>
          <w:bCs/>
          <w:lang w:val="en-GB"/>
        </w:rPr>
        <w:t>…</w:t>
      </w:r>
      <w:r w:rsidR="001E348C">
        <w:rPr>
          <w:lang w:val="en-GB"/>
        </w:rPr>
        <w:t xml:space="preserve">”). If all cod above half a kilogram increases in abundance, isn’t that’s more or less all cod to be caught? Hmm, realized from your appendix that </w:t>
      </w:r>
      <w:r w:rsidR="006B1C22">
        <w:rPr>
          <w:lang w:val="en-GB"/>
        </w:rPr>
        <w:t xml:space="preserve">you use maturation weight of about 270g, may be worth to include that in your paragraph when talking about individuals larger than maturation size, to be able to relate 500g to this?    On the other hand since 267 g = 30 cm and 500 g = 37 cm with your L-W-parameters, is the majority of the catches really made up by individuals &lt; 37 cm?  </w:t>
      </w:r>
    </w:p>
  </w:comment>
  <w:comment w:id="959" w:author="Anna Gårdmark" w:date="2020-01-13T14:21:00Z" w:initials="AG">
    <w:p w14:paraId="5E89064D" w14:textId="58DED15D" w:rsidR="006B1C22" w:rsidRPr="006B1C22" w:rsidRDefault="006B1C22">
      <w:pPr>
        <w:pStyle w:val="Kommentarer"/>
        <w:rPr>
          <w:lang w:val="en-GB"/>
        </w:rPr>
      </w:pPr>
      <w:r>
        <w:rPr>
          <w:rStyle w:val="Kommentarsreferens"/>
        </w:rPr>
        <w:annotationRef/>
      </w:r>
      <w:proofErr w:type="gramStart"/>
      <w:r w:rsidRPr="006B1C22">
        <w:rPr>
          <w:lang w:val="en-GB"/>
        </w:rPr>
        <w:t>need</w:t>
      </w:r>
      <w:proofErr w:type="gramEnd"/>
      <w:r w:rsidRPr="006B1C22">
        <w:rPr>
          <w:lang w:val="en-GB"/>
        </w:rPr>
        <w:t xml:space="preserve"> to discuss assumptions you’ve used that results in that you saw this also in large individuals</w:t>
      </w:r>
    </w:p>
  </w:comment>
  <w:comment w:id="968" w:author="Max Lindmark" w:date="2019-11-20T14:29:00Z" w:initials="ML">
    <w:p w14:paraId="0758F59F" w14:textId="1E032493" w:rsidR="001F2BB0" w:rsidRPr="00EE1CF3" w:rsidRDefault="001F2BB0">
      <w:pPr>
        <w:pStyle w:val="Kommentarer"/>
        <w:rPr>
          <w:lang w:val="en-GB"/>
        </w:rPr>
      </w:pPr>
      <w:r>
        <w:rPr>
          <w:rStyle w:val="Kommentarsreferens"/>
        </w:rPr>
        <w:annotationRef/>
      </w:r>
      <w:r w:rsidRPr="00EE1CF3">
        <w:rPr>
          <w:lang w:val="en-GB"/>
        </w:rPr>
        <w:t>Does this sound OK to everyone?</w:t>
      </w:r>
    </w:p>
  </w:comment>
  <w:comment w:id="969" w:author="Anna Gårdmark" w:date="2020-01-13T14:23:00Z" w:initials="AG">
    <w:p w14:paraId="6D145A93" w14:textId="43F0C9DF" w:rsidR="006B1C22" w:rsidRDefault="006B1C22">
      <w:pPr>
        <w:pStyle w:val="Kommentarer"/>
      </w:pPr>
      <w:r>
        <w:rPr>
          <w:rStyle w:val="Kommentarsreferens"/>
        </w:rPr>
        <w:annotationRef/>
      </w:r>
      <w:r>
        <w:t xml:space="preserve">fine </w:t>
      </w:r>
      <w:proofErr w:type="spellStart"/>
      <w:r>
        <w:t>with</w:t>
      </w:r>
      <w:proofErr w:type="spellEnd"/>
      <w:r>
        <w:t xml:space="preserve"> </w:t>
      </w:r>
      <w:proofErr w:type="spellStart"/>
      <w:r>
        <w:t>me</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314C4E" w15:done="0"/>
  <w15:commentEx w15:paraId="3CFA360F" w15:done="0"/>
  <w15:commentEx w15:paraId="4F6DE897" w15:done="0"/>
  <w15:commentEx w15:paraId="2B25A0D3" w15:done="0"/>
  <w15:commentEx w15:paraId="7D3422A6" w15:done="0"/>
  <w15:commentEx w15:paraId="434C7409" w15:done="0"/>
  <w15:commentEx w15:paraId="43E563D8" w15:done="0"/>
  <w15:commentEx w15:paraId="7BB15224" w15:done="0"/>
  <w15:commentEx w15:paraId="722F5CE6" w15:done="0"/>
  <w15:commentEx w15:paraId="63146409" w15:done="0"/>
  <w15:commentEx w15:paraId="0861C075" w15:paraIdParent="63146409" w15:done="0"/>
  <w15:commentEx w15:paraId="773014FE" w15:done="0"/>
  <w15:commentEx w15:paraId="198225A0" w15:done="0"/>
  <w15:commentEx w15:paraId="58784823" w15:done="0"/>
  <w15:commentEx w15:paraId="6D8BF95F" w15:paraIdParent="58784823" w15:done="0"/>
  <w15:commentEx w15:paraId="0FA1AC97" w15:done="0"/>
  <w15:commentEx w15:paraId="2B32D0AC" w15:done="0"/>
  <w15:commentEx w15:paraId="4EE05CD9" w15:done="0"/>
  <w15:commentEx w15:paraId="65BA6D89" w15:done="0"/>
  <w15:commentEx w15:paraId="05D759A2" w15:done="0"/>
  <w15:commentEx w15:paraId="3C45B1F5" w15:done="0"/>
  <w15:commentEx w15:paraId="438487A6" w15:done="0"/>
  <w15:commentEx w15:paraId="5248ABA6" w15:done="0"/>
  <w15:commentEx w15:paraId="649565F0" w15:done="0"/>
  <w15:commentEx w15:paraId="737D04A7" w15:done="0"/>
  <w15:commentEx w15:paraId="4633D473" w15:done="0"/>
  <w15:commentEx w15:paraId="77D46046" w15:done="0"/>
  <w15:commentEx w15:paraId="42F01806" w15:done="0"/>
  <w15:commentEx w15:paraId="3C91D8F9" w15:done="0"/>
  <w15:commentEx w15:paraId="4DA313EB" w15:done="0"/>
  <w15:commentEx w15:paraId="35D4D7D0" w15:paraIdParent="4DA313EB" w15:done="0"/>
  <w15:commentEx w15:paraId="442797D8" w15:done="0"/>
  <w15:commentEx w15:paraId="6B0DC785" w15:done="0"/>
  <w15:commentEx w15:paraId="29BEAFCE" w15:done="0"/>
  <w15:commentEx w15:paraId="07BE94C9" w15:done="0"/>
  <w15:commentEx w15:paraId="12537B84" w15:done="0"/>
  <w15:commentEx w15:paraId="169FF2DA" w15:done="0"/>
  <w15:commentEx w15:paraId="3B543C70" w15:done="0"/>
  <w15:commentEx w15:paraId="414E0681" w15:done="0"/>
  <w15:commentEx w15:paraId="2B661251" w15:done="0"/>
  <w15:commentEx w15:paraId="50E88BBB" w15:paraIdParent="2B661251" w15:done="0"/>
  <w15:commentEx w15:paraId="2510807C" w15:done="0"/>
  <w15:commentEx w15:paraId="140085FD" w15:done="0"/>
  <w15:commentEx w15:paraId="2A4542E0" w15:done="0"/>
  <w15:commentEx w15:paraId="2CF1D1BC" w15:paraIdParent="2A4542E0" w15:done="0"/>
  <w15:commentEx w15:paraId="5407D4CA" w15:paraIdParent="2A4542E0" w15:done="0"/>
  <w15:commentEx w15:paraId="5570FE0E" w15:done="0"/>
  <w15:commentEx w15:paraId="5F337E5F" w15:paraIdParent="5570FE0E" w15:done="0"/>
  <w15:commentEx w15:paraId="17644748" w15:paraIdParent="5570FE0E" w15:done="0"/>
  <w15:commentEx w15:paraId="6FA2C47B" w15:done="0"/>
  <w15:commentEx w15:paraId="3754A86B" w15:done="0"/>
  <w15:commentEx w15:paraId="6C0B5230" w15:paraIdParent="3754A86B" w15:done="0"/>
  <w15:commentEx w15:paraId="214A2C96" w15:done="0"/>
  <w15:commentEx w15:paraId="03A3A908" w15:done="0"/>
  <w15:commentEx w15:paraId="3FB347EB" w15:done="0"/>
  <w15:commentEx w15:paraId="5FBC7EFA" w15:done="0"/>
  <w15:commentEx w15:paraId="4E7DFABD" w15:done="0"/>
  <w15:commentEx w15:paraId="79CA7D45" w15:done="0"/>
  <w15:commentEx w15:paraId="5593258B" w15:done="0"/>
  <w15:commentEx w15:paraId="021BF86A" w15:done="0"/>
  <w15:commentEx w15:paraId="01FCCD7D" w15:done="0"/>
  <w15:commentEx w15:paraId="108F51C0" w15:done="0"/>
  <w15:commentEx w15:paraId="5E8E1F9B" w15:done="0"/>
  <w15:commentEx w15:paraId="7A04CE80" w15:done="0"/>
  <w15:commentEx w15:paraId="71165F62" w15:done="0"/>
  <w15:commentEx w15:paraId="446D578E" w15:done="0"/>
  <w15:commentEx w15:paraId="7A00D160" w15:done="0"/>
  <w15:commentEx w15:paraId="30D87BB7" w15:done="0"/>
  <w15:commentEx w15:paraId="00744E46" w15:done="0"/>
  <w15:commentEx w15:paraId="7388AF40" w15:done="0"/>
  <w15:commentEx w15:paraId="2F2D0889" w15:done="0"/>
  <w15:commentEx w15:paraId="068BA63C" w15:done="0"/>
  <w15:commentEx w15:paraId="29DF0401" w15:done="0"/>
  <w15:commentEx w15:paraId="2FD193CC" w15:paraIdParent="29DF0401" w15:done="0"/>
  <w15:commentEx w15:paraId="4A6D37B6" w15:done="0"/>
  <w15:commentEx w15:paraId="3E87E586" w15:done="0"/>
  <w15:commentEx w15:paraId="5AF284AD" w15:done="0"/>
  <w15:commentEx w15:paraId="311EEDB2" w15:done="0"/>
  <w15:commentEx w15:paraId="61C953E3" w15:done="0"/>
  <w15:commentEx w15:paraId="69F90F20" w15:paraIdParent="61C953E3" w15:done="0"/>
  <w15:commentEx w15:paraId="58E55CEF" w15:done="0"/>
  <w15:commentEx w15:paraId="6B0D31A2" w15:done="0"/>
  <w15:commentEx w15:paraId="10FEAC70" w15:paraIdParent="6B0D31A2" w15:done="0"/>
  <w15:commentEx w15:paraId="3AB3A91C" w15:done="0"/>
  <w15:commentEx w15:paraId="6C380966" w15:done="0"/>
  <w15:commentEx w15:paraId="618A2EBD" w15:done="0"/>
  <w15:commentEx w15:paraId="2DE81FCE" w15:done="0"/>
  <w15:commentEx w15:paraId="756882C0" w15:done="0"/>
  <w15:commentEx w15:paraId="5DFE4FB7" w15:done="0"/>
  <w15:commentEx w15:paraId="41169B97" w15:done="0"/>
  <w15:commentEx w15:paraId="18C4B2F5" w15:done="0"/>
  <w15:commentEx w15:paraId="4A160DD4" w15:done="0"/>
  <w15:commentEx w15:paraId="06D57C82" w15:done="0"/>
  <w15:commentEx w15:paraId="1EF010F9" w15:done="0"/>
  <w15:commentEx w15:paraId="20A9A4CB" w15:done="0"/>
  <w15:commentEx w15:paraId="27948B97" w15:done="0"/>
  <w15:commentEx w15:paraId="00F22AF4" w15:done="0"/>
  <w15:commentEx w15:paraId="176CC9D1" w15:done="0"/>
  <w15:commentEx w15:paraId="4ECD588D" w15:paraIdParent="176CC9D1" w15:done="0"/>
  <w15:commentEx w15:paraId="4BEF9924" w15:done="0"/>
  <w15:commentEx w15:paraId="312C1030" w15:done="0"/>
  <w15:commentEx w15:paraId="4AE4F794" w15:done="0"/>
  <w15:commentEx w15:paraId="71F6FE03" w15:done="0"/>
  <w15:commentEx w15:paraId="60D38B07" w15:done="0"/>
  <w15:commentEx w15:paraId="279C19B5" w15:done="0"/>
  <w15:commentEx w15:paraId="679911ED" w15:done="0"/>
  <w15:commentEx w15:paraId="4CB49911" w15:done="0"/>
  <w15:commentEx w15:paraId="4B793178" w15:done="0"/>
  <w15:commentEx w15:paraId="2E912141" w15:done="0"/>
  <w15:commentEx w15:paraId="604A17E3" w15:done="0"/>
  <w15:commentEx w15:paraId="158357BA" w15:paraIdParent="604A17E3" w15:done="0"/>
  <w15:commentEx w15:paraId="36271B8D" w15:done="0"/>
  <w15:commentEx w15:paraId="40C97DBF" w15:done="0"/>
  <w15:commentEx w15:paraId="1A694C22" w15:done="0"/>
  <w15:commentEx w15:paraId="13FF7CCB" w15:done="0"/>
  <w15:commentEx w15:paraId="5D1F700C" w15:done="0"/>
  <w15:commentEx w15:paraId="33392EE9" w15:done="0"/>
  <w15:commentEx w15:paraId="35AB3525" w15:done="0"/>
  <w15:commentEx w15:paraId="06F1D301" w15:done="0"/>
  <w15:commentEx w15:paraId="05A5A855" w15:done="0"/>
  <w15:commentEx w15:paraId="26550F37" w15:done="0"/>
  <w15:commentEx w15:paraId="7F5B4E9C" w15:done="0"/>
  <w15:commentEx w15:paraId="2F9486E9" w15:done="0"/>
  <w15:commentEx w15:paraId="7E70E98E" w15:done="0"/>
  <w15:commentEx w15:paraId="60571349" w15:done="0"/>
  <w15:commentEx w15:paraId="7E01DDFA" w15:done="0"/>
  <w15:commentEx w15:paraId="31AA5443" w15:done="0"/>
  <w15:commentEx w15:paraId="64E96E01" w15:done="0"/>
  <w15:commentEx w15:paraId="79C01DF7" w15:done="0"/>
  <w15:commentEx w15:paraId="48D2E2A4" w15:paraIdParent="79C01DF7" w15:done="0"/>
  <w15:commentEx w15:paraId="0F50549A" w15:done="0"/>
  <w15:commentEx w15:paraId="45E41443" w15:done="0"/>
  <w15:commentEx w15:paraId="43172C39" w15:done="0"/>
  <w15:commentEx w15:paraId="7285D0C1" w15:done="0"/>
  <w15:commentEx w15:paraId="2D2E9E2A" w15:done="0"/>
  <w15:commentEx w15:paraId="07ED7B23" w15:done="0"/>
  <w15:commentEx w15:paraId="6A6D31B8" w15:done="0"/>
  <w15:commentEx w15:paraId="7B92BB24" w15:done="0"/>
  <w15:commentEx w15:paraId="4CA612B1" w15:paraIdParent="7B92BB24" w15:done="0"/>
  <w15:commentEx w15:paraId="7A50777E" w15:paraIdParent="7B92BB24" w15:done="0"/>
  <w15:commentEx w15:paraId="62026B8E" w15:done="0"/>
  <w15:commentEx w15:paraId="07E223B7" w15:done="0"/>
  <w15:commentEx w15:paraId="4B9668E5" w15:done="0"/>
  <w15:commentEx w15:paraId="6DEEF020" w15:done="0"/>
  <w15:commentEx w15:paraId="1DEC69D6" w15:done="0"/>
  <w15:commentEx w15:paraId="5D806F21" w15:paraIdParent="1DEC69D6" w15:done="0"/>
  <w15:commentEx w15:paraId="7C7CF9A1" w15:done="0"/>
  <w15:commentEx w15:paraId="685CD75A" w15:done="0"/>
  <w15:commentEx w15:paraId="0F426246" w15:done="0"/>
  <w15:commentEx w15:paraId="2E795C5D" w15:paraIdParent="0F426246" w15:done="0"/>
  <w15:commentEx w15:paraId="3473C746" w15:paraIdParent="0F426246" w15:done="0"/>
  <w15:commentEx w15:paraId="7912A0B1" w15:paraIdParent="0F426246" w15:done="0"/>
  <w15:commentEx w15:paraId="08E71A4A" w15:done="0"/>
  <w15:commentEx w15:paraId="51ED38F8" w15:done="0"/>
  <w15:commentEx w15:paraId="1F9BC1DD" w15:done="0"/>
  <w15:commentEx w15:paraId="4B6860A9" w15:done="0"/>
  <w15:commentEx w15:paraId="4746F33E" w15:done="0"/>
  <w15:commentEx w15:paraId="09050B9B" w15:done="0"/>
  <w15:commentEx w15:paraId="5BEAAA30" w15:done="0"/>
  <w15:commentEx w15:paraId="42B42693" w15:done="0"/>
  <w15:commentEx w15:paraId="1B3F5012" w15:done="0"/>
  <w15:commentEx w15:paraId="0E6B3094" w15:done="0"/>
  <w15:commentEx w15:paraId="03356FEE" w15:done="0"/>
  <w15:commentEx w15:paraId="125D7D33" w15:done="0"/>
  <w15:commentEx w15:paraId="2B9EBC0A" w15:done="0"/>
  <w15:commentEx w15:paraId="6F3AE226" w15:done="0"/>
  <w15:commentEx w15:paraId="646E5D21" w15:done="0"/>
  <w15:commentEx w15:paraId="3E866AC3" w15:done="0"/>
  <w15:commentEx w15:paraId="51CFDDB0" w15:done="0"/>
  <w15:commentEx w15:paraId="1A03D99C" w15:done="0"/>
  <w15:commentEx w15:paraId="15CDDC93" w15:done="0"/>
  <w15:commentEx w15:paraId="4A222C86" w15:done="0"/>
  <w15:commentEx w15:paraId="7B077274" w15:done="0"/>
  <w15:commentEx w15:paraId="094D282A" w15:done="0"/>
  <w15:commentEx w15:paraId="0C644F1F" w15:paraIdParent="094D282A" w15:done="0"/>
  <w15:commentEx w15:paraId="69E9A602" w15:done="0"/>
  <w15:commentEx w15:paraId="35532CE9" w15:done="0"/>
  <w15:commentEx w15:paraId="6EA945EB" w15:done="0"/>
  <w15:commentEx w15:paraId="5E89064D"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2F5CE6" w16cid:durableId="21BC44E2"/>
  <w16cid:commentId w16cid:paraId="63146409" w16cid:durableId="218B9E4E"/>
  <w16cid:commentId w16cid:paraId="0861C075" w16cid:durableId="21BC44A3"/>
  <w16cid:commentId w16cid:paraId="773014FE" w16cid:durableId="21C2F797"/>
  <w16cid:commentId w16cid:paraId="58784823" w16cid:durableId="21C2F39D"/>
  <w16cid:commentId w16cid:paraId="0FA1AC97" w16cid:durableId="21C2F3ED"/>
  <w16cid:commentId w16cid:paraId="4EE05CD9" w16cid:durableId="21C2F43D"/>
  <w16cid:commentId w16cid:paraId="65BA6D89" w16cid:durableId="21C2F499"/>
  <w16cid:commentId w16cid:paraId="05D759A2" w16cid:durableId="21C2F4FD"/>
  <w16cid:commentId w16cid:paraId="5248ABA6" w16cid:durableId="21BC473F"/>
  <w16cid:commentId w16cid:paraId="4633D473" w16cid:durableId="21C2F645"/>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6C0B5230" w16cid:durableId="21C2FC67"/>
  <w16cid:commentId w16cid:paraId="4E7DFABD" w16cid:durableId="21C2FCD2"/>
  <w16cid:commentId w16cid:paraId="2F2D0889" w16cid:durableId="216FE6B6"/>
  <w16cid:commentId w16cid:paraId="29DF0401" w16cid:durableId="21BB5558"/>
  <w16cid:commentId w16cid:paraId="3E87E586" w16cid:durableId="21C2FEF8"/>
  <w16cid:commentId w16cid:paraId="5AF284AD" w16cid:durableId="21A60C0F"/>
  <w16cid:commentId w16cid:paraId="61C953E3" w16cid:durableId="21B823F8"/>
  <w16cid:commentId w16cid:paraId="69F90F20" w16cid:durableId="21C2FEB0"/>
  <w16cid:commentId w16cid:paraId="6B0D31A2" w16cid:durableId="218BA5BB"/>
  <w16cid:commentId w16cid:paraId="10FEAC70" w16cid:durableId="21A5B7A0"/>
  <w16cid:commentId w16cid:paraId="2DE81FCE" w16cid:durableId="217399D1"/>
  <w16cid:commentId w16cid:paraId="4A160DD4" w16cid:durableId="21C300BB"/>
  <w16cid:commentId w16cid:paraId="20A9A4CB" w16cid:durableId="21C3011C"/>
  <w16cid:commentId w16cid:paraId="176CC9D1" w16cid:durableId="21C301A0"/>
  <w16cid:commentId w16cid:paraId="4AE4F794" w16cid:durableId="21C301C0"/>
  <w16cid:commentId w16cid:paraId="60D38B07" w16cid:durableId="21C3022B"/>
  <w16cid:commentId w16cid:paraId="279C19B5" w16cid:durableId="21C30246"/>
  <w16cid:commentId w16cid:paraId="4B793178" w16cid:durableId="21C30356"/>
  <w16cid:commentId w16cid:paraId="2E912141" w16cid:durableId="21C3039D"/>
  <w16cid:commentId w16cid:paraId="604A17E3" w16cid:durableId="216FE6C1"/>
  <w16cid:commentId w16cid:paraId="158357BA" w16cid:durableId="216FE6C2"/>
  <w16cid:commentId w16cid:paraId="36271B8D" w16cid:durableId="21C304DA"/>
  <w16cid:commentId w16cid:paraId="40C97DBF" w16cid:durableId="21B597AD"/>
  <w16cid:commentId w16cid:paraId="13FF7CCB" w16cid:durableId="21C304F8"/>
  <w16cid:commentId w16cid:paraId="5D1F700C" w16cid:durableId="21C3052F"/>
  <w16cid:commentId w16cid:paraId="06F1D301" w16cid:durableId="21C30592"/>
  <w16cid:commentId w16cid:paraId="26550F37" w16cid:durableId="21C30576"/>
  <w16cid:commentId w16cid:paraId="31AA5443" w16cid:durableId="21C31C9F"/>
  <w16cid:commentId w16cid:paraId="79C01DF7" w16cid:durableId="21C31CE3"/>
  <w16cid:commentId w16cid:paraId="45E41443" w16cid:durableId="21C31D25"/>
  <w16cid:commentId w16cid:paraId="07ED7B23" w16cid:durableId="21C31E71"/>
  <w16cid:commentId w16cid:paraId="6A6D31B8" w16cid:durableId="21703229"/>
  <w16cid:commentId w16cid:paraId="7B92BB24" w16cid:durableId="217FE6CA"/>
  <w16cid:commentId w16cid:paraId="4CA612B1" w16cid:durableId="218BA7FB"/>
  <w16cid:commentId w16cid:paraId="7A50777E" w16cid:durableId="21B59D17"/>
  <w16cid:commentId w16cid:paraId="4B9668E5" w16cid:durableId="21C32174"/>
  <w16cid:commentId w16cid:paraId="6DEEF020" w16cid:durableId="21C32422"/>
  <w16cid:commentId w16cid:paraId="1DEC69D6" w16cid:durableId="21C328A7"/>
  <w16cid:commentId w16cid:paraId="0F426246" w16cid:durableId="21BB57B5"/>
  <w16cid:commentId w16cid:paraId="2E795C5D" w16cid:durableId="21C3208F"/>
  <w16cid:commentId w16cid:paraId="3473C746" w16cid:durableId="21C320F6"/>
  <w16cid:commentId w16cid:paraId="252F8009" w16cid:durableId="21BC55DB"/>
  <w16cid:commentId w16cid:paraId="2B9EBC0A" w16cid:durableId="21B9D616"/>
  <w16cid:commentId w16cid:paraId="646E5D21" w16cid:durableId="21BB60EC"/>
  <w16cid:commentId w16cid:paraId="3E866AC3" w16cid:durableId="21BC593F"/>
  <w16cid:commentId w16cid:paraId="15CDDC93" w16cid:durableId="21B4B0BD"/>
  <w16cid:commentId w16cid:paraId="4A222C86" w16cid:durableId="21B5DC95"/>
  <w16cid:commentId w16cid:paraId="094D282A" w16cid:durableId="218BB5C7"/>
  <w16cid:commentId w16cid:paraId="0C644F1F" w16cid:durableId="21B81A18"/>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7B921" w14:textId="77777777" w:rsidR="004C4463" w:rsidRDefault="004C4463" w:rsidP="00B65B3A">
      <w:r>
        <w:separator/>
      </w:r>
    </w:p>
    <w:p w14:paraId="1FA610F0" w14:textId="77777777" w:rsidR="004C4463" w:rsidRDefault="004C4463"/>
  </w:endnote>
  <w:endnote w:type="continuationSeparator" w:id="0">
    <w:p w14:paraId="1D16A5D2" w14:textId="77777777" w:rsidR="004C4463" w:rsidRDefault="004C4463" w:rsidP="00B65B3A">
      <w:r>
        <w:continuationSeparator/>
      </w:r>
    </w:p>
    <w:p w14:paraId="08E43B57" w14:textId="77777777" w:rsidR="004C4463" w:rsidRDefault="004C4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8C47C" w14:textId="77777777" w:rsidR="004C4463" w:rsidRDefault="004C4463" w:rsidP="00B65B3A">
      <w:r>
        <w:separator/>
      </w:r>
    </w:p>
  </w:footnote>
  <w:footnote w:type="continuationSeparator" w:id="0">
    <w:p w14:paraId="10884B9D" w14:textId="77777777" w:rsidR="004C4463" w:rsidRDefault="004C446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8648" w14:textId="77777777" w:rsidR="001F2BB0" w:rsidRDefault="001F2BB0" w:rsidP="00B65B3A">
    <w:pPr>
      <w:pStyle w:val="Sidhuvud"/>
      <w:spacing w:before="240" w:after="276"/>
    </w:pPr>
  </w:p>
  <w:p w14:paraId="7D056D57" w14:textId="77777777" w:rsidR="001F2BB0" w:rsidRDefault="001F2BB0" w:rsidP="00B65B3A">
    <w:pPr>
      <w:spacing w:after="276"/>
    </w:pPr>
  </w:p>
  <w:p w14:paraId="5440A61B" w14:textId="77777777" w:rsidR="001F2BB0" w:rsidRDefault="001F2BB0"/>
  <w:p w14:paraId="4F312B41" w14:textId="77777777" w:rsidR="001F2BB0" w:rsidRDefault="001F2BB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5474" w14:textId="77777777" w:rsidR="001F2BB0" w:rsidRPr="00B30794" w:rsidRDefault="001F2BB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0"/>
  </w:num>
  <w:num w:numId="4">
    <w:abstractNumId w:val="1"/>
  </w:num>
  <w:num w:numId="5">
    <w:abstractNumId w:val="4"/>
  </w:num>
  <w:num w:numId="6">
    <w:abstractNumId w:val="22"/>
  </w:num>
  <w:num w:numId="7">
    <w:abstractNumId w:val="20"/>
  </w:num>
  <w:num w:numId="8">
    <w:abstractNumId w:val="26"/>
  </w:num>
  <w:num w:numId="9">
    <w:abstractNumId w:val="2"/>
  </w:num>
  <w:num w:numId="10">
    <w:abstractNumId w:val="7"/>
  </w:num>
  <w:num w:numId="11">
    <w:abstractNumId w:val="21"/>
  </w:num>
  <w:num w:numId="12">
    <w:abstractNumId w:val="25"/>
  </w:num>
  <w:num w:numId="13">
    <w:abstractNumId w:val="18"/>
  </w:num>
  <w:num w:numId="14">
    <w:abstractNumId w:val="15"/>
  </w:num>
  <w:num w:numId="15">
    <w:abstractNumId w:val="9"/>
  </w:num>
  <w:num w:numId="16">
    <w:abstractNumId w:val="17"/>
  </w:num>
  <w:num w:numId="17">
    <w:abstractNumId w:val="10"/>
  </w:num>
  <w:num w:numId="18">
    <w:abstractNumId w:val="23"/>
  </w:num>
  <w:num w:numId="19">
    <w:abstractNumId w:val="6"/>
  </w:num>
  <w:num w:numId="20">
    <w:abstractNumId w:val="5"/>
  </w:num>
  <w:num w:numId="21">
    <w:abstractNumId w:val="8"/>
  </w:num>
  <w:num w:numId="22">
    <w:abstractNumId w:val="24"/>
  </w:num>
  <w:num w:numId="23">
    <w:abstractNumId w:val="12"/>
  </w:num>
  <w:num w:numId="24">
    <w:abstractNumId w:val="14"/>
  </w:num>
  <w:num w:numId="25">
    <w:abstractNumId w:val="11"/>
  </w:num>
  <w:num w:numId="26">
    <w:abstractNumId w:val="13"/>
  </w:num>
  <w:num w:numId="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DC"/>
    <w:rsid w:val="00000960"/>
    <w:rsid w:val="00001036"/>
    <w:rsid w:val="000013E2"/>
    <w:rsid w:val="000023D2"/>
    <w:rsid w:val="000023DA"/>
    <w:rsid w:val="00002429"/>
    <w:rsid w:val="000024F0"/>
    <w:rsid w:val="000027E3"/>
    <w:rsid w:val="00002E7B"/>
    <w:rsid w:val="00002EF2"/>
    <w:rsid w:val="00004671"/>
    <w:rsid w:val="00004674"/>
    <w:rsid w:val="00004857"/>
    <w:rsid w:val="000058BB"/>
    <w:rsid w:val="00005A5E"/>
    <w:rsid w:val="00005EBF"/>
    <w:rsid w:val="000060C8"/>
    <w:rsid w:val="00007676"/>
    <w:rsid w:val="00007D80"/>
    <w:rsid w:val="00007F16"/>
    <w:rsid w:val="00011540"/>
    <w:rsid w:val="0001254E"/>
    <w:rsid w:val="00012766"/>
    <w:rsid w:val="00012E9F"/>
    <w:rsid w:val="000132B3"/>
    <w:rsid w:val="000138C3"/>
    <w:rsid w:val="0001390A"/>
    <w:rsid w:val="0001424C"/>
    <w:rsid w:val="00014304"/>
    <w:rsid w:val="0001497B"/>
    <w:rsid w:val="000153A4"/>
    <w:rsid w:val="00015A34"/>
    <w:rsid w:val="000161B4"/>
    <w:rsid w:val="000161E4"/>
    <w:rsid w:val="0001645E"/>
    <w:rsid w:val="000165CF"/>
    <w:rsid w:val="000172E8"/>
    <w:rsid w:val="00017F5C"/>
    <w:rsid w:val="000200F7"/>
    <w:rsid w:val="00021281"/>
    <w:rsid w:val="000217A5"/>
    <w:rsid w:val="0002287F"/>
    <w:rsid w:val="00022F2A"/>
    <w:rsid w:val="000230D3"/>
    <w:rsid w:val="0002314C"/>
    <w:rsid w:val="0002347E"/>
    <w:rsid w:val="00023D26"/>
    <w:rsid w:val="00024C76"/>
    <w:rsid w:val="0002602F"/>
    <w:rsid w:val="000260CA"/>
    <w:rsid w:val="0002640F"/>
    <w:rsid w:val="00026663"/>
    <w:rsid w:val="00026E52"/>
    <w:rsid w:val="00027159"/>
    <w:rsid w:val="00027695"/>
    <w:rsid w:val="00027978"/>
    <w:rsid w:val="0003125C"/>
    <w:rsid w:val="00031744"/>
    <w:rsid w:val="00031861"/>
    <w:rsid w:val="00031925"/>
    <w:rsid w:val="00031B08"/>
    <w:rsid w:val="00031C53"/>
    <w:rsid w:val="000331D4"/>
    <w:rsid w:val="00033AC0"/>
    <w:rsid w:val="00033EC7"/>
    <w:rsid w:val="0003491C"/>
    <w:rsid w:val="00035199"/>
    <w:rsid w:val="00035A9E"/>
    <w:rsid w:val="00035B57"/>
    <w:rsid w:val="00035E60"/>
    <w:rsid w:val="000369EB"/>
    <w:rsid w:val="000373CA"/>
    <w:rsid w:val="000376B5"/>
    <w:rsid w:val="00037D90"/>
    <w:rsid w:val="0004009E"/>
    <w:rsid w:val="00040904"/>
    <w:rsid w:val="00040B9A"/>
    <w:rsid w:val="00040E25"/>
    <w:rsid w:val="00041EDA"/>
    <w:rsid w:val="00041FFB"/>
    <w:rsid w:val="00042E84"/>
    <w:rsid w:val="00043B30"/>
    <w:rsid w:val="00043DEE"/>
    <w:rsid w:val="0004409B"/>
    <w:rsid w:val="00044519"/>
    <w:rsid w:val="00044745"/>
    <w:rsid w:val="000453CE"/>
    <w:rsid w:val="00045CFD"/>
    <w:rsid w:val="00045D9D"/>
    <w:rsid w:val="000460D1"/>
    <w:rsid w:val="000466B2"/>
    <w:rsid w:val="00046D33"/>
    <w:rsid w:val="00046D89"/>
    <w:rsid w:val="00046F36"/>
    <w:rsid w:val="000475F7"/>
    <w:rsid w:val="00047EF2"/>
    <w:rsid w:val="00050044"/>
    <w:rsid w:val="00050496"/>
    <w:rsid w:val="00050727"/>
    <w:rsid w:val="00050A51"/>
    <w:rsid w:val="0005116C"/>
    <w:rsid w:val="000513E5"/>
    <w:rsid w:val="0005173A"/>
    <w:rsid w:val="000517FD"/>
    <w:rsid w:val="000523A5"/>
    <w:rsid w:val="000524A9"/>
    <w:rsid w:val="000535B7"/>
    <w:rsid w:val="00053E8C"/>
    <w:rsid w:val="00053E90"/>
    <w:rsid w:val="000541BF"/>
    <w:rsid w:val="00054393"/>
    <w:rsid w:val="000548A1"/>
    <w:rsid w:val="00054BB9"/>
    <w:rsid w:val="00054DBB"/>
    <w:rsid w:val="00055464"/>
    <w:rsid w:val="0005559B"/>
    <w:rsid w:val="00055BF9"/>
    <w:rsid w:val="00056D99"/>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2AD5"/>
    <w:rsid w:val="00062C9E"/>
    <w:rsid w:val="00062D9E"/>
    <w:rsid w:val="00064033"/>
    <w:rsid w:val="00064B8F"/>
    <w:rsid w:val="00065B56"/>
    <w:rsid w:val="0006603E"/>
    <w:rsid w:val="0006630D"/>
    <w:rsid w:val="00066C55"/>
    <w:rsid w:val="0006707E"/>
    <w:rsid w:val="00067C02"/>
    <w:rsid w:val="00067D10"/>
    <w:rsid w:val="00067E68"/>
    <w:rsid w:val="000714CA"/>
    <w:rsid w:val="00071C9D"/>
    <w:rsid w:val="00071CB0"/>
    <w:rsid w:val="0007273D"/>
    <w:rsid w:val="00072949"/>
    <w:rsid w:val="00074149"/>
    <w:rsid w:val="00074354"/>
    <w:rsid w:val="000751D4"/>
    <w:rsid w:val="00075F41"/>
    <w:rsid w:val="00075F7F"/>
    <w:rsid w:val="000760F9"/>
    <w:rsid w:val="00076242"/>
    <w:rsid w:val="0007627B"/>
    <w:rsid w:val="00076BDC"/>
    <w:rsid w:val="0007731E"/>
    <w:rsid w:val="00077569"/>
    <w:rsid w:val="000800A4"/>
    <w:rsid w:val="00080490"/>
    <w:rsid w:val="00080B5D"/>
    <w:rsid w:val="00080EAC"/>
    <w:rsid w:val="00081072"/>
    <w:rsid w:val="0008130D"/>
    <w:rsid w:val="000813F3"/>
    <w:rsid w:val="00081906"/>
    <w:rsid w:val="000825E4"/>
    <w:rsid w:val="00082B51"/>
    <w:rsid w:val="00082E8E"/>
    <w:rsid w:val="0008336D"/>
    <w:rsid w:val="00083430"/>
    <w:rsid w:val="0008469F"/>
    <w:rsid w:val="00085056"/>
    <w:rsid w:val="000851C4"/>
    <w:rsid w:val="00085208"/>
    <w:rsid w:val="00085DC7"/>
    <w:rsid w:val="00086AEF"/>
    <w:rsid w:val="00090162"/>
    <w:rsid w:val="000907BE"/>
    <w:rsid w:val="00092011"/>
    <w:rsid w:val="00092C1C"/>
    <w:rsid w:val="0009369F"/>
    <w:rsid w:val="00093CE4"/>
    <w:rsid w:val="000943FF"/>
    <w:rsid w:val="00095CE8"/>
    <w:rsid w:val="000977A6"/>
    <w:rsid w:val="000979B8"/>
    <w:rsid w:val="000A02C4"/>
    <w:rsid w:val="000A0DB4"/>
    <w:rsid w:val="000A0E95"/>
    <w:rsid w:val="000A0F0E"/>
    <w:rsid w:val="000A1108"/>
    <w:rsid w:val="000A1234"/>
    <w:rsid w:val="000A17CD"/>
    <w:rsid w:val="000A1951"/>
    <w:rsid w:val="000A1C5A"/>
    <w:rsid w:val="000A2377"/>
    <w:rsid w:val="000A3677"/>
    <w:rsid w:val="000A452F"/>
    <w:rsid w:val="000A4738"/>
    <w:rsid w:val="000A47FF"/>
    <w:rsid w:val="000A518C"/>
    <w:rsid w:val="000A5292"/>
    <w:rsid w:val="000A54A7"/>
    <w:rsid w:val="000A567F"/>
    <w:rsid w:val="000A639E"/>
    <w:rsid w:val="000A6B98"/>
    <w:rsid w:val="000A70AC"/>
    <w:rsid w:val="000A7B94"/>
    <w:rsid w:val="000A7B9E"/>
    <w:rsid w:val="000A7FFD"/>
    <w:rsid w:val="000B0058"/>
    <w:rsid w:val="000B0456"/>
    <w:rsid w:val="000B04B8"/>
    <w:rsid w:val="000B06EE"/>
    <w:rsid w:val="000B1194"/>
    <w:rsid w:val="000B14BE"/>
    <w:rsid w:val="000B15DC"/>
    <w:rsid w:val="000B2F98"/>
    <w:rsid w:val="000B2FEE"/>
    <w:rsid w:val="000B3482"/>
    <w:rsid w:val="000B36A8"/>
    <w:rsid w:val="000B3760"/>
    <w:rsid w:val="000B3B73"/>
    <w:rsid w:val="000B400E"/>
    <w:rsid w:val="000B4716"/>
    <w:rsid w:val="000B49A2"/>
    <w:rsid w:val="000B5283"/>
    <w:rsid w:val="000B54C0"/>
    <w:rsid w:val="000B5BCE"/>
    <w:rsid w:val="000B5E8E"/>
    <w:rsid w:val="000B6344"/>
    <w:rsid w:val="000C0470"/>
    <w:rsid w:val="000C125B"/>
    <w:rsid w:val="000C18A9"/>
    <w:rsid w:val="000C1E8C"/>
    <w:rsid w:val="000C1EA9"/>
    <w:rsid w:val="000C286F"/>
    <w:rsid w:val="000C2A69"/>
    <w:rsid w:val="000C2AAC"/>
    <w:rsid w:val="000C2E59"/>
    <w:rsid w:val="000C3366"/>
    <w:rsid w:val="000C527E"/>
    <w:rsid w:val="000C69B9"/>
    <w:rsid w:val="000C6F50"/>
    <w:rsid w:val="000C7077"/>
    <w:rsid w:val="000C71C3"/>
    <w:rsid w:val="000C72A1"/>
    <w:rsid w:val="000C73BE"/>
    <w:rsid w:val="000D0023"/>
    <w:rsid w:val="000D04CC"/>
    <w:rsid w:val="000D0590"/>
    <w:rsid w:val="000D0734"/>
    <w:rsid w:val="000D0C9C"/>
    <w:rsid w:val="000D0FE3"/>
    <w:rsid w:val="000D142F"/>
    <w:rsid w:val="000D1A4E"/>
    <w:rsid w:val="000D1EDE"/>
    <w:rsid w:val="000D2332"/>
    <w:rsid w:val="000D2816"/>
    <w:rsid w:val="000D28BE"/>
    <w:rsid w:val="000D2B45"/>
    <w:rsid w:val="000D2C5E"/>
    <w:rsid w:val="000D2D21"/>
    <w:rsid w:val="000D3239"/>
    <w:rsid w:val="000D3A6B"/>
    <w:rsid w:val="000D4740"/>
    <w:rsid w:val="000D570A"/>
    <w:rsid w:val="000D5E33"/>
    <w:rsid w:val="000D7586"/>
    <w:rsid w:val="000E0499"/>
    <w:rsid w:val="000E1174"/>
    <w:rsid w:val="000E1EAC"/>
    <w:rsid w:val="000E2D79"/>
    <w:rsid w:val="000E2FF7"/>
    <w:rsid w:val="000E3329"/>
    <w:rsid w:val="000E349A"/>
    <w:rsid w:val="000E3914"/>
    <w:rsid w:val="000E4DB0"/>
    <w:rsid w:val="000E5478"/>
    <w:rsid w:val="000E5527"/>
    <w:rsid w:val="000E5DC7"/>
    <w:rsid w:val="000E619F"/>
    <w:rsid w:val="000E6C5E"/>
    <w:rsid w:val="000E6C69"/>
    <w:rsid w:val="000E7D52"/>
    <w:rsid w:val="000F01FE"/>
    <w:rsid w:val="000F052F"/>
    <w:rsid w:val="000F0D0B"/>
    <w:rsid w:val="000F183F"/>
    <w:rsid w:val="000F20B4"/>
    <w:rsid w:val="000F2591"/>
    <w:rsid w:val="000F3FB8"/>
    <w:rsid w:val="000F4D7E"/>
    <w:rsid w:val="000F577B"/>
    <w:rsid w:val="000F5856"/>
    <w:rsid w:val="000F5A3B"/>
    <w:rsid w:val="000F5E03"/>
    <w:rsid w:val="000F6239"/>
    <w:rsid w:val="000F6736"/>
    <w:rsid w:val="000F6EF0"/>
    <w:rsid w:val="000F7B0F"/>
    <w:rsid w:val="000F7C4E"/>
    <w:rsid w:val="001011D4"/>
    <w:rsid w:val="00102023"/>
    <w:rsid w:val="0010253A"/>
    <w:rsid w:val="00102648"/>
    <w:rsid w:val="0010266A"/>
    <w:rsid w:val="00103047"/>
    <w:rsid w:val="001034AF"/>
    <w:rsid w:val="0010377B"/>
    <w:rsid w:val="00103A12"/>
    <w:rsid w:val="00103C41"/>
    <w:rsid w:val="001041C3"/>
    <w:rsid w:val="00104521"/>
    <w:rsid w:val="001052BE"/>
    <w:rsid w:val="001059BB"/>
    <w:rsid w:val="00105D79"/>
    <w:rsid w:val="00106082"/>
    <w:rsid w:val="001062DF"/>
    <w:rsid w:val="00106A25"/>
    <w:rsid w:val="00106DB4"/>
    <w:rsid w:val="001073CF"/>
    <w:rsid w:val="00107430"/>
    <w:rsid w:val="00107621"/>
    <w:rsid w:val="001079B0"/>
    <w:rsid w:val="00107E1E"/>
    <w:rsid w:val="0011012D"/>
    <w:rsid w:val="00111163"/>
    <w:rsid w:val="00111672"/>
    <w:rsid w:val="001124D2"/>
    <w:rsid w:val="0011310E"/>
    <w:rsid w:val="0011358C"/>
    <w:rsid w:val="001135D7"/>
    <w:rsid w:val="00113A46"/>
    <w:rsid w:val="00113C9D"/>
    <w:rsid w:val="00114319"/>
    <w:rsid w:val="0011545C"/>
    <w:rsid w:val="00115DB6"/>
    <w:rsid w:val="001162C0"/>
    <w:rsid w:val="00116344"/>
    <w:rsid w:val="001168B5"/>
    <w:rsid w:val="00117104"/>
    <w:rsid w:val="00117194"/>
    <w:rsid w:val="001174FE"/>
    <w:rsid w:val="0011756B"/>
    <w:rsid w:val="00117CA2"/>
    <w:rsid w:val="00117DE5"/>
    <w:rsid w:val="00120149"/>
    <w:rsid w:val="001204E2"/>
    <w:rsid w:val="001206AD"/>
    <w:rsid w:val="00120DD1"/>
    <w:rsid w:val="001210CA"/>
    <w:rsid w:val="00121EB0"/>
    <w:rsid w:val="00122827"/>
    <w:rsid w:val="001228C2"/>
    <w:rsid w:val="00122925"/>
    <w:rsid w:val="001231E4"/>
    <w:rsid w:val="00123473"/>
    <w:rsid w:val="00123DCF"/>
    <w:rsid w:val="0012449A"/>
    <w:rsid w:val="00124B95"/>
    <w:rsid w:val="00125B89"/>
    <w:rsid w:val="00125EC5"/>
    <w:rsid w:val="00126035"/>
    <w:rsid w:val="00126321"/>
    <w:rsid w:val="001264D7"/>
    <w:rsid w:val="00126C03"/>
    <w:rsid w:val="00127047"/>
    <w:rsid w:val="001273AB"/>
    <w:rsid w:val="0012783F"/>
    <w:rsid w:val="00127E69"/>
    <w:rsid w:val="00127E6E"/>
    <w:rsid w:val="00130060"/>
    <w:rsid w:val="00130A4C"/>
    <w:rsid w:val="001325C6"/>
    <w:rsid w:val="001329DD"/>
    <w:rsid w:val="00133480"/>
    <w:rsid w:val="001355FA"/>
    <w:rsid w:val="00135699"/>
    <w:rsid w:val="00135EE5"/>
    <w:rsid w:val="001369C8"/>
    <w:rsid w:val="00137F80"/>
    <w:rsid w:val="00137F8B"/>
    <w:rsid w:val="001404C3"/>
    <w:rsid w:val="001405C9"/>
    <w:rsid w:val="001406CC"/>
    <w:rsid w:val="001414D6"/>
    <w:rsid w:val="00141508"/>
    <w:rsid w:val="001432B4"/>
    <w:rsid w:val="00143300"/>
    <w:rsid w:val="00143CDE"/>
    <w:rsid w:val="00144008"/>
    <w:rsid w:val="00144853"/>
    <w:rsid w:val="00144D1C"/>
    <w:rsid w:val="00145ED4"/>
    <w:rsid w:val="001465C1"/>
    <w:rsid w:val="001466F4"/>
    <w:rsid w:val="00146ED4"/>
    <w:rsid w:val="00146FC9"/>
    <w:rsid w:val="0014799D"/>
    <w:rsid w:val="001509C7"/>
    <w:rsid w:val="00150B2E"/>
    <w:rsid w:val="001512DF"/>
    <w:rsid w:val="00152970"/>
    <w:rsid w:val="00152A91"/>
    <w:rsid w:val="00152C1E"/>
    <w:rsid w:val="00153304"/>
    <w:rsid w:val="00153B94"/>
    <w:rsid w:val="00154069"/>
    <w:rsid w:val="0015413B"/>
    <w:rsid w:val="00154F46"/>
    <w:rsid w:val="0015508E"/>
    <w:rsid w:val="001553F6"/>
    <w:rsid w:val="00156A43"/>
    <w:rsid w:val="00156E14"/>
    <w:rsid w:val="00157AC4"/>
    <w:rsid w:val="001601EF"/>
    <w:rsid w:val="00160528"/>
    <w:rsid w:val="001608F1"/>
    <w:rsid w:val="00162007"/>
    <w:rsid w:val="00162FA5"/>
    <w:rsid w:val="0016357E"/>
    <w:rsid w:val="00163FD9"/>
    <w:rsid w:val="00166EEF"/>
    <w:rsid w:val="00167D6A"/>
    <w:rsid w:val="00167D73"/>
    <w:rsid w:val="00170240"/>
    <w:rsid w:val="00170B56"/>
    <w:rsid w:val="00170E13"/>
    <w:rsid w:val="00171273"/>
    <w:rsid w:val="00171274"/>
    <w:rsid w:val="001715DB"/>
    <w:rsid w:val="00171DFA"/>
    <w:rsid w:val="00173D7F"/>
    <w:rsid w:val="0017405E"/>
    <w:rsid w:val="0017567B"/>
    <w:rsid w:val="00175B10"/>
    <w:rsid w:val="001762CE"/>
    <w:rsid w:val="00176D12"/>
    <w:rsid w:val="001773D1"/>
    <w:rsid w:val="001773F1"/>
    <w:rsid w:val="001801EF"/>
    <w:rsid w:val="001803DC"/>
    <w:rsid w:val="0018090A"/>
    <w:rsid w:val="00180948"/>
    <w:rsid w:val="001809C0"/>
    <w:rsid w:val="00181209"/>
    <w:rsid w:val="00181F70"/>
    <w:rsid w:val="00182BA9"/>
    <w:rsid w:val="00182E4B"/>
    <w:rsid w:val="00183128"/>
    <w:rsid w:val="00183A5A"/>
    <w:rsid w:val="00183D7D"/>
    <w:rsid w:val="00184425"/>
    <w:rsid w:val="001846ED"/>
    <w:rsid w:val="00184DC3"/>
    <w:rsid w:val="001852A2"/>
    <w:rsid w:val="00185751"/>
    <w:rsid w:val="00185E7A"/>
    <w:rsid w:val="0018621C"/>
    <w:rsid w:val="0018680B"/>
    <w:rsid w:val="00186C9C"/>
    <w:rsid w:val="001873C4"/>
    <w:rsid w:val="001903F9"/>
    <w:rsid w:val="001906CA"/>
    <w:rsid w:val="00190E51"/>
    <w:rsid w:val="0019179C"/>
    <w:rsid w:val="001920A5"/>
    <w:rsid w:val="00192A89"/>
    <w:rsid w:val="00193777"/>
    <w:rsid w:val="00193B6A"/>
    <w:rsid w:val="00193EE9"/>
    <w:rsid w:val="00193FA3"/>
    <w:rsid w:val="00195587"/>
    <w:rsid w:val="00196B58"/>
    <w:rsid w:val="00196E83"/>
    <w:rsid w:val="0019797F"/>
    <w:rsid w:val="00197F7E"/>
    <w:rsid w:val="001A003A"/>
    <w:rsid w:val="001A00FA"/>
    <w:rsid w:val="001A0347"/>
    <w:rsid w:val="001A0540"/>
    <w:rsid w:val="001A12D8"/>
    <w:rsid w:val="001A16A9"/>
    <w:rsid w:val="001A1817"/>
    <w:rsid w:val="001A18A0"/>
    <w:rsid w:val="001A1F63"/>
    <w:rsid w:val="001A22F5"/>
    <w:rsid w:val="001A2B61"/>
    <w:rsid w:val="001A2FE2"/>
    <w:rsid w:val="001A2FF6"/>
    <w:rsid w:val="001A357C"/>
    <w:rsid w:val="001A36B6"/>
    <w:rsid w:val="001A3855"/>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A03"/>
    <w:rsid w:val="001B1C72"/>
    <w:rsid w:val="001B2859"/>
    <w:rsid w:val="001B2BC7"/>
    <w:rsid w:val="001B331B"/>
    <w:rsid w:val="001B3620"/>
    <w:rsid w:val="001B3DAB"/>
    <w:rsid w:val="001B403C"/>
    <w:rsid w:val="001B4193"/>
    <w:rsid w:val="001B43B5"/>
    <w:rsid w:val="001B47A9"/>
    <w:rsid w:val="001B48C5"/>
    <w:rsid w:val="001B4BD4"/>
    <w:rsid w:val="001B596A"/>
    <w:rsid w:val="001B655E"/>
    <w:rsid w:val="001B7189"/>
    <w:rsid w:val="001C0E43"/>
    <w:rsid w:val="001C0F0D"/>
    <w:rsid w:val="001C14B5"/>
    <w:rsid w:val="001C1B17"/>
    <w:rsid w:val="001C234B"/>
    <w:rsid w:val="001C2883"/>
    <w:rsid w:val="001C2E9E"/>
    <w:rsid w:val="001C3335"/>
    <w:rsid w:val="001C3529"/>
    <w:rsid w:val="001C37E3"/>
    <w:rsid w:val="001C46E2"/>
    <w:rsid w:val="001C4879"/>
    <w:rsid w:val="001C4CC7"/>
    <w:rsid w:val="001C5872"/>
    <w:rsid w:val="001C5D66"/>
    <w:rsid w:val="001C61F0"/>
    <w:rsid w:val="001C68FD"/>
    <w:rsid w:val="001C6B31"/>
    <w:rsid w:val="001C6F6E"/>
    <w:rsid w:val="001C792A"/>
    <w:rsid w:val="001C7F80"/>
    <w:rsid w:val="001D1AAE"/>
    <w:rsid w:val="001D1BFD"/>
    <w:rsid w:val="001D1CAA"/>
    <w:rsid w:val="001D26F6"/>
    <w:rsid w:val="001D33D2"/>
    <w:rsid w:val="001D37C0"/>
    <w:rsid w:val="001D3AF6"/>
    <w:rsid w:val="001D3DE3"/>
    <w:rsid w:val="001D4435"/>
    <w:rsid w:val="001D4BA0"/>
    <w:rsid w:val="001D4FDF"/>
    <w:rsid w:val="001D54E6"/>
    <w:rsid w:val="001D5CA1"/>
    <w:rsid w:val="001D5F84"/>
    <w:rsid w:val="001D5FB0"/>
    <w:rsid w:val="001D6187"/>
    <w:rsid w:val="001D79F8"/>
    <w:rsid w:val="001E05C4"/>
    <w:rsid w:val="001E077D"/>
    <w:rsid w:val="001E0A1D"/>
    <w:rsid w:val="001E0C17"/>
    <w:rsid w:val="001E29CB"/>
    <w:rsid w:val="001E2F3B"/>
    <w:rsid w:val="001E313A"/>
    <w:rsid w:val="001E348C"/>
    <w:rsid w:val="001E3763"/>
    <w:rsid w:val="001E4D98"/>
    <w:rsid w:val="001E5279"/>
    <w:rsid w:val="001E570C"/>
    <w:rsid w:val="001E5A04"/>
    <w:rsid w:val="001E5CC8"/>
    <w:rsid w:val="001E5CCD"/>
    <w:rsid w:val="001E5D49"/>
    <w:rsid w:val="001E626E"/>
    <w:rsid w:val="001E6329"/>
    <w:rsid w:val="001E73D2"/>
    <w:rsid w:val="001F0F13"/>
    <w:rsid w:val="001F0FEB"/>
    <w:rsid w:val="001F1530"/>
    <w:rsid w:val="001F1A5F"/>
    <w:rsid w:val="001F212C"/>
    <w:rsid w:val="001F225B"/>
    <w:rsid w:val="001F22E6"/>
    <w:rsid w:val="001F23CA"/>
    <w:rsid w:val="001F2AE5"/>
    <w:rsid w:val="001F2BB0"/>
    <w:rsid w:val="001F2CAC"/>
    <w:rsid w:val="001F2DD1"/>
    <w:rsid w:val="001F2E59"/>
    <w:rsid w:val="001F352D"/>
    <w:rsid w:val="001F39D3"/>
    <w:rsid w:val="001F3EE3"/>
    <w:rsid w:val="001F4285"/>
    <w:rsid w:val="001F4517"/>
    <w:rsid w:val="001F5044"/>
    <w:rsid w:val="001F55DA"/>
    <w:rsid w:val="001F5C1B"/>
    <w:rsid w:val="001F67E8"/>
    <w:rsid w:val="001F6EAC"/>
    <w:rsid w:val="001F7145"/>
    <w:rsid w:val="001F7CEE"/>
    <w:rsid w:val="002002BF"/>
    <w:rsid w:val="002010B3"/>
    <w:rsid w:val="00201BB7"/>
    <w:rsid w:val="00202F04"/>
    <w:rsid w:val="00203BF3"/>
    <w:rsid w:val="00203CD7"/>
    <w:rsid w:val="00203DCF"/>
    <w:rsid w:val="00204315"/>
    <w:rsid w:val="00204555"/>
    <w:rsid w:val="0020479A"/>
    <w:rsid w:val="00204977"/>
    <w:rsid w:val="00204C76"/>
    <w:rsid w:val="00204CCF"/>
    <w:rsid w:val="002070AC"/>
    <w:rsid w:val="0020720B"/>
    <w:rsid w:val="0020724F"/>
    <w:rsid w:val="00207C29"/>
    <w:rsid w:val="00207E21"/>
    <w:rsid w:val="00207E9C"/>
    <w:rsid w:val="00210538"/>
    <w:rsid w:val="0021094A"/>
    <w:rsid w:val="00211A3E"/>
    <w:rsid w:val="002127BA"/>
    <w:rsid w:val="002138E6"/>
    <w:rsid w:val="00214139"/>
    <w:rsid w:val="002141BA"/>
    <w:rsid w:val="002147C6"/>
    <w:rsid w:val="00214AA8"/>
    <w:rsid w:val="00215EAE"/>
    <w:rsid w:val="00215EDF"/>
    <w:rsid w:val="002161BF"/>
    <w:rsid w:val="002169D8"/>
    <w:rsid w:val="0021710A"/>
    <w:rsid w:val="002171D6"/>
    <w:rsid w:val="00217DC7"/>
    <w:rsid w:val="00217F25"/>
    <w:rsid w:val="0022023E"/>
    <w:rsid w:val="0022058E"/>
    <w:rsid w:val="002208E5"/>
    <w:rsid w:val="00220E5A"/>
    <w:rsid w:val="002221FD"/>
    <w:rsid w:val="00222B49"/>
    <w:rsid w:val="0022370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89"/>
    <w:rsid w:val="00232AF7"/>
    <w:rsid w:val="002331E6"/>
    <w:rsid w:val="0023351B"/>
    <w:rsid w:val="00233A0F"/>
    <w:rsid w:val="0023473E"/>
    <w:rsid w:val="00234A68"/>
    <w:rsid w:val="00234C04"/>
    <w:rsid w:val="002351DC"/>
    <w:rsid w:val="00235703"/>
    <w:rsid w:val="00235A53"/>
    <w:rsid w:val="00235D99"/>
    <w:rsid w:val="00236265"/>
    <w:rsid w:val="00236611"/>
    <w:rsid w:val="00236E38"/>
    <w:rsid w:val="002375D8"/>
    <w:rsid w:val="00237E7E"/>
    <w:rsid w:val="002402CE"/>
    <w:rsid w:val="00240396"/>
    <w:rsid w:val="0024051B"/>
    <w:rsid w:val="00240FA2"/>
    <w:rsid w:val="00240FA8"/>
    <w:rsid w:val="00241BFE"/>
    <w:rsid w:val="00241D70"/>
    <w:rsid w:val="002420A4"/>
    <w:rsid w:val="002420C9"/>
    <w:rsid w:val="00242DED"/>
    <w:rsid w:val="00243641"/>
    <w:rsid w:val="00244EF2"/>
    <w:rsid w:val="00245077"/>
    <w:rsid w:val="00245369"/>
    <w:rsid w:val="00245625"/>
    <w:rsid w:val="002464E4"/>
    <w:rsid w:val="002472F4"/>
    <w:rsid w:val="00247D4B"/>
    <w:rsid w:val="00250A85"/>
    <w:rsid w:val="00251F00"/>
    <w:rsid w:val="0025227A"/>
    <w:rsid w:val="002529EA"/>
    <w:rsid w:val="00252B96"/>
    <w:rsid w:val="00252BEE"/>
    <w:rsid w:val="00252EE7"/>
    <w:rsid w:val="00253389"/>
    <w:rsid w:val="00253FDD"/>
    <w:rsid w:val="00254101"/>
    <w:rsid w:val="00254800"/>
    <w:rsid w:val="00254AF8"/>
    <w:rsid w:val="00254BFE"/>
    <w:rsid w:val="00254F7B"/>
    <w:rsid w:val="00255211"/>
    <w:rsid w:val="0025583E"/>
    <w:rsid w:val="00255EB0"/>
    <w:rsid w:val="00255F16"/>
    <w:rsid w:val="00256BE6"/>
    <w:rsid w:val="00256BFA"/>
    <w:rsid w:val="00256D60"/>
    <w:rsid w:val="00256DC7"/>
    <w:rsid w:val="00256F1B"/>
    <w:rsid w:val="00257492"/>
    <w:rsid w:val="00257A9B"/>
    <w:rsid w:val="002605BD"/>
    <w:rsid w:val="00260936"/>
    <w:rsid w:val="00260FC6"/>
    <w:rsid w:val="0026163E"/>
    <w:rsid w:val="00261676"/>
    <w:rsid w:val="00261D45"/>
    <w:rsid w:val="00262601"/>
    <w:rsid w:val="002634F7"/>
    <w:rsid w:val="00264203"/>
    <w:rsid w:val="0026465F"/>
    <w:rsid w:val="00264E8E"/>
    <w:rsid w:val="0026574F"/>
    <w:rsid w:val="00265D48"/>
    <w:rsid w:val="00265FDB"/>
    <w:rsid w:val="002661F5"/>
    <w:rsid w:val="0026626D"/>
    <w:rsid w:val="00266542"/>
    <w:rsid w:val="00266BE1"/>
    <w:rsid w:val="00266D17"/>
    <w:rsid w:val="0026771B"/>
    <w:rsid w:val="00267C48"/>
    <w:rsid w:val="00270635"/>
    <w:rsid w:val="002708FD"/>
    <w:rsid w:val="0027146D"/>
    <w:rsid w:val="002714C6"/>
    <w:rsid w:val="00271709"/>
    <w:rsid w:val="002719A0"/>
    <w:rsid w:val="00271BEC"/>
    <w:rsid w:val="00271CDA"/>
    <w:rsid w:val="00271E89"/>
    <w:rsid w:val="002724A0"/>
    <w:rsid w:val="0027283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63A8"/>
    <w:rsid w:val="00276A72"/>
    <w:rsid w:val="00277AD8"/>
    <w:rsid w:val="00277AE9"/>
    <w:rsid w:val="00277CF3"/>
    <w:rsid w:val="0028019E"/>
    <w:rsid w:val="002804B4"/>
    <w:rsid w:val="002804BC"/>
    <w:rsid w:val="00280819"/>
    <w:rsid w:val="002810F1"/>
    <w:rsid w:val="0028179E"/>
    <w:rsid w:val="002817AF"/>
    <w:rsid w:val="00282127"/>
    <w:rsid w:val="00282315"/>
    <w:rsid w:val="00283612"/>
    <w:rsid w:val="00283BDA"/>
    <w:rsid w:val="00283E07"/>
    <w:rsid w:val="00284E93"/>
    <w:rsid w:val="00285017"/>
    <w:rsid w:val="00285407"/>
    <w:rsid w:val="0028608E"/>
    <w:rsid w:val="002861C6"/>
    <w:rsid w:val="00286EEC"/>
    <w:rsid w:val="00287088"/>
    <w:rsid w:val="002873AD"/>
    <w:rsid w:val="002873EA"/>
    <w:rsid w:val="00287A1D"/>
    <w:rsid w:val="0029096F"/>
    <w:rsid w:val="002921A0"/>
    <w:rsid w:val="00292B8E"/>
    <w:rsid w:val="00293030"/>
    <w:rsid w:val="0029321E"/>
    <w:rsid w:val="002939D9"/>
    <w:rsid w:val="00293C6E"/>
    <w:rsid w:val="002941E4"/>
    <w:rsid w:val="00294610"/>
    <w:rsid w:val="002946E7"/>
    <w:rsid w:val="002947F2"/>
    <w:rsid w:val="00294CCA"/>
    <w:rsid w:val="00295070"/>
    <w:rsid w:val="002950E7"/>
    <w:rsid w:val="00295178"/>
    <w:rsid w:val="0029566C"/>
    <w:rsid w:val="002956BC"/>
    <w:rsid w:val="002957F0"/>
    <w:rsid w:val="00296627"/>
    <w:rsid w:val="0029668E"/>
    <w:rsid w:val="002A12FE"/>
    <w:rsid w:val="002A2195"/>
    <w:rsid w:val="002A2677"/>
    <w:rsid w:val="002A267D"/>
    <w:rsid w:val="002A2D2B"/>
    <w:rsid w:val="002A322C"/>
    <w:rsid w:val="002A3262"/>
    <w:rsid w:val="002A33A0"/>
    <w:rsid w:val="002A362D"/>
    <w:rsid w:val="002A37CE"/>
    <w:rsid w:val="002A4034"/>
    <w:rsid w:val="002A4905"/>
    <w:rsid w:val="002A4993"/>
    <w:rsid w:val="002A4A0E"/>
    <w:rsid w:val="002A5D5E"/>
    <w:rsid w:val="002A5F0D"/>
    <w:rsid w:val="002A62BC"/>
    <w:rsid w:val="002A6C6D"/>
    <w:rsid w:val="002A6E16"/>
    <w:rsid w:val="002A7349"/>
    <w:rsid w:val="002A77A7"/>
    <w:rsid w:val="002B0526"/>
    <w:rsid w:val="002B0B3C"/>
    <w:rsid w:val="002B0ED2"/>
    <w:rsid w:val="002B123B"/>
    <w:rsid w:val="002B1E95"/>
    <w:rsid w:val="002B21C1"/>
    <w:rsid w:val="002B3432"/>
    <w:rsid w:val="002B3BB4"/>
    <w:rsid w:val="002B3C56"/>
    <w:rsid w:val="002B3DE0"/>
    <w:rsid w:val="002B5071"/>
    <w:rsid w:val="002B6538"/>
    <w:rsid w:val="002B7BDF"/>
    <w:rsid w:val="002B7CFB"/>
    <w:rsid w:val="002C0CDA"/>
    <w:rsid w:val="002C1372"/>
    <w:rsid w:val="002C1624"/>
    <w:rsid w:val="002C2804"/>
    <w:rsid w:val="002C2B77"/>
    <w:rsid w:val="002C3745"/>
    <w:rsid w:val="002C3C1A"/>
    <w:rsid w:val="002C4B2B"/>
    <w:rsid w:val="002C4E91"/>
    <w:rsid w:val="002C53EC"/>
    <w:rsid w:val="002C54E5"/>
    <w:rsid w:val="002C5641"/>
    <w:rsid w:val="002C597A"/>
    <w:rsid w:val="002C5A73"/>
    <w:rsid w:val="002C5B76"/>
    <w:rsid w:val="002C62BA"/>
    <w:rsid w:val="002C63B4"/>
    <w:rsid w:val="002C6895"/>
    <w:rsid w:val="002C6995"/>
    <w:rsid w:val="002C7952"/>
    <w:rsid w:val="002C797D"/>
    <w:rsid w:val="002C7A82"/>
    <w:rsid w:val="002D068E"/>
    <w:rsid w:val="002D0EE7"/>
    <w:rsid w:val="002D13DC"/>
    <w:rsid w:val="002D1497"/>
    <w:rsid w:val="002D1562"/>
    <w:rsid w:val="002D1C7C"/>
    <w:rsid w:val="002D28D1"/>
    <w:rsid w:val="002D2C6A"/>
    <w:rsid w:val="002D2FEE"/>
    <w:rsid w:val="002D304F"/>
    <w:rsid w:val="002D3583"/>
    <w:rsid w:val="002D35FC"/>
    <w:rsid w:val="002D36AC"/>
    <w:rsid w:val="002D393F"/>
    <w:rsid w:val="002D40FE"/>
    <w:rsid w:val="002D4288"/>
    <w:rsid w:val="002D4BD8"/>
    <w:rsid w:val="002D6773"/>
    <w:rsid w:val="002D76FD"/>
    <w:rsid w:val="002E018B"/>
    <w:rsid w:val="002E14C5"/>
    <w:rsid w:val="002E1DC1"/>
    <w:rsid w:val="002E1F96"/>
    <w:rsid w:val="002E2303"/>
    <w:rsid w:val="002E3AF9"/>
    <w:rsid w:val="002E4205"/>
    <w:rsid w:val="002E4BB4"/>
    <w:rsid w:val="002E4E80"/>
    <w:rsid w:val="002E5235"/>
    <w:rsid w:val="002E5404"/>
    <w:rsid w:val="002E5E1C"/>
    <w:rsid w:val="002E6302"/>
    <w:rsid w:val="002E690F"/>
    <w:rsid w:val="002E6AE3"/>
    <w:rsid w:val="002E6BD8"/>
    <w:rsid w:val="002E79F2"/>
    <w:rsid w:val="002E7FF8"/>
    <w:rsid w:val="002F0825"/>
    <w:rsid w:val="002F09B2"/>
    <w:rsid w:val="002F0C15"/>
    <w:rsid w:val="002F17C2"/>
    <w:rsid w:val="002F1E37"/>
    <w:rsid w:val="002F1F8B"/>
    <w:rsid w:val="002F21E5"/>
    <w:rsid w:val="002F26F3"/>
    <w:rsid w:val="002F3CA9"/>
    <w:rsid w:val="002F4209"/>
    <w:rsid w:val="002F49A6"/>
    <w:rsid w:val="002F4B31"/>
    <w:rsid w:val="002F5417"/>
    <w:rsid w:val="002F5C3A"/>
    <w:rsid w:val="002F5E20"/>
    <w:rsid w:val="002F5FC6"/>
    <w:rsid w:val="002F5FC9"/>
    <w:rsid w:val="002F6C9D"/>
    <w:rsid w:val="002F6FB0"/>
    <w:rsid w:val="002F75CE"/>
    <w:rsid w:val="002F7C4C"/>
    <w:rsid w:val="002F7CED"/>
    <w:rsid w:val="0030010C"/>
    <w:rsid w:val="00300204"/>
    <w:rsid w:val="00300364"/>
    <w:rsid w:val="00300437"/>
    <w:rsid w:val="00300750"/>
    <w:rsid w:val="00300BAD"/>
    <w:rsid w:val="0030116A"/>
    <w:rsid w:val="0030125D"/>
    <w:rsid w:val="00301973"/>
    <w:rsid w:val="00301A9A"/>
    <w:rsid w:val="00301C1C"/>
    <w:rsid w:val="003022FE"/>
    <w:rsid w:val="003027FF"/>
    <w:rsid w:val="00302883"/>
    <w:rsid w:val="00302B56"/>
    <w:rsid w:val="00303DD5"/>
    <w:rsid w:val="00304F60"/>
    <w:rsid w:val="00305A15"/>
    <w:rsid w:val="003067F7"/>
    <w:rsid w:val="00306B58"/>
    <w:rsid w:val="0030709D"/>
    <w:rsid w:val="0030728B"/>
    <w:rsid w:val="003074BC"/>
    <w:rsid w:val="00307572"/>
    <w:rsid w:val="003100EC"/>
    <w:rsid w:val="00310139"/>
    <w:rsid w:val="00310486"/>
    <w:rsid w:val="00310733"/>
    <w:rsid w:val="00311086"/>
    <w:rsid w:val="003114B3"/>
    <w:rsid w:val="0031196D"/>
    <w:rsid w:val="00311CFD"/>
    <w:rsid w:val="003121C2"/>
    <w:rsid w:val="0031227D"/>
    <w:rsid w:val="0031239F"/>
    <w:rsid w:val="00312553"/>
    <w:rsid w:val="00313403"/>
    <w:rsid w:val="003143D8"/>
    <w:rsid w:val="003146A9"/>
    <w:rsid w:val="003147D4"/>
    <w:rsid w:val="00315160"/>
    <w:rsid w:val="003152C4"/>
    <w:rsid w:val="003159F8"/>
    <w:rsid w:val="0031681F"/>
    <w:rsid w:val="00316839"/>
    <w:rsid w:val="00316A50"/>
    <w:rsid w:val="00316A97"/>
    <w:rsid w:val="00316E51"/>
    <w:rsid w:val="003174A4"/>
    <w:rsid w:val="00317632"/>
    <w:rsid w:val="00317AF7"/>
    <w:rsid w:val="00317F11"/>
    <w:rsid w:val="003206BD"/>
    <w:rsid w:val="00320E8D"/>
    <w:rsid w:val="003213E6"/>
    <w:rsid w:val="00321EDC"/>
    <w:rsid w:val="00323C1B"/>
    <w:rsid w:val="00324BE2"/>
    <w:rsid w:val="00325118"/>
    <w:rsid w:val="00325753"/>
    <w:rsid w:val="00325D35"/>
    <w:rsid w:val="00325D5D"/>
    <w:rsid w:val="00325F34"/>
    <w:rsid w:val="003260F1"/>
    <w:rsid w:val="00326C3B"/>
    <w:rsid w:val="00327DD7"/>
    <w:rsid w:val="00330F5F"/>
    <w:rsid w:val="00330F69"/>
    <w:rsid w:val="00331809"/>
    <w:rsid w:val="003318EF"/>
    <w:rsid w:val="00331CFB"/>
    <w:rsid w:val="0033223F"/>
    <w:rsid w:val="00332A0F"/>
    <w:rsid w:val="00332CA4"/>
    <w:rsid w:val="00332EA0"/>
    <w:rsid w:val="00333107"/>
    <w:rsid w:val="00333179"/>
    <w:rsid w:val="00333486"/>
    <w:rsid w:val="003336BD"/>
    <w:rsid w:val="00333EF5"/>
    <w:rsid w:val="00333FEE"/>
    <w:rsid w:val="00334638"/>
    <w:rsid w:val="00334AAD"/>
    <w:rsid w:val="00334FBA"/>
    <w:rsid w:val="0033530B"/>
    <w:rsid w:val="00336383"/>
    <w:rsid w:val="00336425"/>
    <w:rsid w:val="00336454"/>
    <w:rsid w:val="0033653E"/>
    <w:rsid w:val="00336842"/>
    <w:rsid w:val="00337A1B"/>
    <w:rsid w:val="00337E32"/>
    <w:rsid w:val="00340896"/>
    <w:rsid w:val="003411B4"/>
    <w:rsid w:val="0034127E"/>
    <w:rsid w:val="00341633"/>
    <w:rsid w:val="003416AD"/>
    <w:rsid w:val="003417D8"/>
    <w:rsid w:val="003429C0"/>
    <w:rsid w:val="00342ADF"/>
    <w:rsid w:val="003430BA"/>
    <w:rsid w:val="003430C9"/>
    <w:rsid w:val="003436D8"/>
    <w:rsid w:val="0034431F"/>
    <w:rsid w:val="0034482B"/>
    <w:rsid w:val="00344CE9"/>
    <w:rsid w:val="00344D57"/>
    <w:rsid w:val="003452A0"/>
    <w:rsid w:val="003452C5"/>
    <w:rsid w:val="0034533F"/>
    <w:rsid w:val="0034538F"/>
    <w:rsid w:val="0034563F"/>
    <w:rsid w:val="00345B0B"/>
    <w:rsid w:val="00345CBA"/>
    <w:rsid w:val="00345FA3"/>
    <w:rsid w:val="003461AA"/>
    <w:rsid w:val="00346952"/>
    <w:rsid w:val="003471EC"/>
    <w:rsid w:val="00347256"/>
    <w:rsid w:val="00347D78"/>
    <w:rsid w:val="00350195"/>
    <w:rsid w:val="00350E33"/>
    <w:rsid w:val="003515B8"/>
    <w:rsid w:val="00351651"/>
    <w:rsid w:val="00351AF0"/>
    <w:rsid w:val="0035218C"/>
    <w:rsid w:val="0035370D"/>
    <w:rsid w:val="00353DB7"/>
    <w:rsid w:val="003549A9"/>
    <w:rsid w:val="00354E09"/>
    <w:rsid w:val="00355384"/>
    <w:rsid w:val="00355603"/>
    <w:rsid w:val="00355A2A"/>
    <w:rsid w:val="00355E8C"/>
    <w:rsid w:val="0035652B"/>
    <w:rsid w:val="00356566"/>
    <w:rsid w:val="00356CBE"/>
    <w:rsid w:val="0035766C"/>
    <w:rsid w:val="003607CD"/>
    <w:rsid w:val="00360BDE"/>
    <w:rsid w:val="00360F30"/>
    <w:rsid w:val="00362263"/>
    <w:rsid w:val="0036280C"/>
    <w:rsid w:val="0036297F"/>
    <w:rsid w:val="00363334"/>
    <w:rsid w:val="00363839"/>
    <w:rsid w:val="0036395A"/>
    <w:rsid w:val="00363BEE"/>
    <w:rsid w:val="00363E0D"/>
    <w:rsid w:val="003640EA"/>
    <w:rsid w:val="00364A9D"/>
    <w:rsid w:val="00364AF2"/>
    <w:rsid w:val="00364B9D"/>
    <w:rsid w:val="00364C66"/>
    <w:rsid w:val="00366343"/>
    <w:rsid w:val="0036671A"/>
    <w:rsid w:val="0036706C"/>
    <w:rsid w:val="003670B2"/>
    <w:rsid w:val="003670FB"/>
    <w:rsid w:val="00367170"/>
    <w:rsid w:val="003678D8"/>
    <w:rsid w:val="00367D1F"/>
    <w:rsid w:val="0037063E"/>
    <w:rsid w:val="003711F9"/>
    <w:rsid w:val="0037156E"/>
    <w:rsid w:val="00371A6E"/>
    <w:rsid w:val="00371DB4"/>
    <w:rsid w:val="003724A6"/>
    <w:rsid w:val="00372CC3"/>
    <w:rsid w:val="00373994"/>
    <w:rsid w:val="0037403D"/>
    <w:rsid w:val="00374518"/>
    <w:rsid w:val="0037451C"/>
    <w:rsid w:val="00374713"/>
    <w:rsid w:val="003753D5"/>
    <w:rsid w:val="0037763A"/>
    <w:rsid w:val="00377740"/>
    <w:rsid w:val="00377CDF"/>
    <w:rsid w:val="00380245"/>
    <w:rsid w:val="003809D9"/>
    <w:rsid w:val="00380F16"/>
    <w:rsid w:val="00381431"/>
    <w:rsid w:val="00381649"/>
    <w:rsid w:val="00381F46"/>
    <w:rsid w:val="0038273B"/>
    <w:rsid w:val="00382CBD"/>
    <w:rsid w:val="00382F41"/>
    <w:rsid w:val="0038348A"/>
    <w:rsid w:val="0038396B"/>
    <w:rsid w:val="00383BE8"/>
    <w:rsid w:val="00384C8B"/>
    <w:rsid w:val="0038535A"/>
    <w:rsid w:val="003856F5"/>
    <w:rsid w:val="00385AB3"/>
    <w:rsid w:val="00385DA3"/>
    <w:rsid w:val="00385DAD"/>
    <w:rsid w:val="003864A8"/>
    <w:rsid w:val="00387323"/>
    <w:rsid w:val="0038736C"/>
    <w:rsid w:val="00387CDE"/>
    <w:rsid w:val="00391163"/>
    <w:rsid w:val="003915E8"/>
    <w:rsid w:val="00391714"/>
    <w:rsid w:val="0039175F"/>
    <w:rsid w:val="00391781"/>
    <w:rsid w:val="003926F3"/>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3244"/>
    <w:rsid w:val="003A3FE3"/>
    <w:rsid w:val="003A4C07"/>
    <w:rsid w:val="003A4C56"/>
    <w:rsid w:val="003A4E85"/>
    <w:rsid w:val="003A503E"/>
    <w:rsid w:val="003A5378"/>
    <w:rsid w:val="003A5FA1"/>
    <w:rsid w:val="003A6058"/>
    <w:rsid w:val="003A6347"/>
    <w:rsid w:val="003A6511"/>
    <w:rsid w:val="003A65FB"/>
    <w:rsid w:val="003A7450"/>
    <w:rsid w:val="003A74C5"/>
    <w:rsid w:val="003A7922"/>
    <w:rsid w:val="003A7CDF"/>
    <w:rsid w:val="003B04CF"/>
    <w:rsid w:val="003B094E"/>
    <w:rsid w:val="003B10E7"/>
    <w:rsid w:val="003B15B1"/>
    <w:rsid w:val="003B1C93"/>
    <w:rsid w:val="003B21BC"/>
    <w:rsid w:val="003B28D7"/>
    <w:rsid w:val="003B2C18"/>
    <w:rsid w:val="003B2F68"/>
    <w:rsid w:val="003B3E8A"/>
    <w:rsid w:val="003B40A0"/>
    <w:rsid w:val="003B4C52"/>
    <w:rsid w:val="003B4CBA"/>
    <w:rsid w:val="003B4CC4"/>
    <w:rsid w:val="003B54DB"/>
    <w:rsid w:val="003B6452"/>
    <w:rsid w:val="003B75E6"/>
    <w:rsid w:val="003B7730"/>
    <w:rsid w:val="003B7FE7"/>
    <w:rsid w:val="003C0984"/>
    <w:rsid w:val="003C0D14"/>
    <w:rsid w:val="003C21E7"/>
    <w:rsid w:val="003C2839"/>
    <w:rsid w:val="003C338F"/>
    <w:rsid w:val="003C3560"/>
    <w:rsid w:val="003C38C7"/>
    <w:rsid w:val="003C3B74"/>
    <w:rsid w:val="003C4624"/>
    <w:rsid w:val="003C64AD"/>
    <w:rsid w:val="003C72AF"/>
    <w:rsid w:val="003C75D8"/>
    <w:rsid w:val="003C7F15"/>
    <w:rsid w:val="003D0659"/>
    <w:rsid w:val="003D14DA"/>
    <w:rsid w:val="003D1829"/>
    <w:rsid w:val="003D23F4"/>
    <w:rsid w:val="003D2A41"/>
    <w:rsid w:val="003D2C23"/>
    <w:rsid w:val="003D2E4A"/>
    <w:rsid w:val="003D2E62"/>
    <w:rsid w:val="003D3D93"/>
    <w:rsid w:val="003D479E"/>
    <w:rsid w:val="003D4D8C"/>
    <w:rsid w:val="003D5231"/>
    <w:rsid w:val="003D5B34"/>
    <w:rsid w:val="003D5D44"/>
    <w:rsid w:val="003D5E5B"/>
    <w:rsid w:val="003D634A"/>
    <w:rsid w:val="003D6A7D"/>
    <w:rsid w:val="003D6BAD"/>
    <w:rsid w:val="003D6E5A"/>
    <w:rsid w:val="003D6FF4"/>
    <w:rsid w:val="003D7199"/>
    <w:rsid w:val="003D76AC"/>
    <w:rsid w:val="003D7B6A"/>
    <w:rsid w:val="003D7F84"/>
    <w:rsid w:val="003D7FB4"/>
    <w:rsid w:val="003E03EE"/>
    <w:rsid w:val="003E0CC8"/>
    <w:rsid w:val="003E1290"/>
    <w:rsid w:val="003E12D8"/>
    <w:rsid w:val="003E16DD"/>
    <w:rsid w:val="003E19A8"/>
    <w:rsid w:val="003E1B33"/>
    <w:rsid w:val="003E1F4E"/>
    <w:rsid w:val="003E2045"/>
    <w:rsid w:val="003E24B6"/>
    <w:rsid w:val="003E2B22"/>
    <w:rsid w:val="003E2BE7"/>
    <w:rsid w:val="003E2EA1"/>
    <w:rsid w:val="003E400A"/>
    <w:rsid w:val="003E4B85"/>
    <w:rsid w:val="003E4D44"/>
    <w:rsid w:val="003E5DF0"/>
    <w:rsid w:val="003E627B"/>
    <w:rsid w:val="003E762C"/>
    <w:rsid w:val="003E7A6F"/>
    <w:rsid w:val="003E7BBA"/>
    <w:rsid w:val="003E7C97"/>
    <w:rsid w:val="003F03D8"/>
    <w:rsid w:val="003F071C"/>
    <w:rsid w:val="003F164D"/>
    <w:rsid w:val="003F21EB"/>
    <w:rsid w:val="003F2282"/>
    <w:rsid w:val="003F2324"/>
    <w:rsid w:val="003F2D51"/>
    <w:rsid w:val="003F2DAA"/>
    <w:rsid w:val="003F3E99"/>
    <w:rsid w:val="003F4115"/>
    <w:rsid w:val="003F4557"/>
    <w:rsid w:val="003F477C"/>
    <w:rsid w:val="003F4D49"/>
    <w:rsid w:val="003F50F9"/>
    <w:rsid w:val="003F5AE4"/>
    <w:rsid w:val="003F67CE"/>
    <w:rsid w:val="003F6E30"/>
    <w:rsid w:val="003F745B"/>
    <w:rsid w:val="003F7488"/>
    <w:rsid w:val="003F7862"/>
    <w:rsid w:val="003F7B28"/>
    <w:rsid w:val="003F7B6B"/>
    <w:rsid w:val="003F7D4A"/>
    <w:rsid w:val="004003D9"/>
    <w:rsid w:val="004004A4"/>
    <w:rsid w:val="004005D6"/>
    <w:rsid w:val="004009B3"/>
    <w:rsid w:val="00400CC2"/>
    <w:rsid w:val="0040100A"/>
    <w:rsid w:val="004010B8"/>
    <w:rsid w:val="004014C4"/>
    <w:rsid w:val="00401A33"/>
    <w:rsid w:val="00401F0B"/>
    <w:rsid w:val="004029FC"/>
    <w:rsid w:val="00403352"/>
    <w:rsid w:val="00403749"/>
    <w:rsid w:val="004039F6"/>
    <w:rsid w:val="00403E84"/>
    <w:rsid w:val="00403EEC"/>
    <w:rsid w:val="004042E6"/>
    <w:rsid w:val="00404566"/>
    <w:rsid w:val="004045DA"/>
    <w:rsid w:val="00404691"/>
    <w:rsid w:val="004047E9"/>
    <w:rsid w:val="00404BA5"/>
    <w:rsid w:val="00404F8C"/>
    <w:rsid w:val="00404FC4"/>
    <w:rsid w:val="00406EFA"/>
    <w:rsid w:val="004070DB"/>
    <w:rsid w:val="00407A56"/>
    <w:rsid w:val="004102E1"/>
    <w:rsid w:val="00410C00"/>
    <w:rsid w:val="00410DE1"/>
    <w:rsid w:val="0041206E"/>
    <w:rsid w:val="00412075"/>
    <w:rsid w:val="0041211A"/>
    <w:rsid w:val="00413446"/>
    <w:rsid w:val="004136D3"/>
    <w:rsid w:val="00414565"/>
    <w:rsid w:val="0041499B"/>
    <w:rsid w:val="00414B34"/>
    <w:rsid w:val="004154AF"/>
    <w:rsid w:val="00415908"/>
    <w:rsid w:val="00415BA8"/>
    <w:rsid w:val="004178D3"/>
    <w:rsid w:val="00417922"/>
    <w:rsid w:val="004179C4"/>
    <w:rsid w:val="00417AA4"/>
    <w:rsid w:val="00417AC9"/>
    <w:rsid w:val="00417F51"/>
    <w:rsid w:val="004200ED"/>
    <w:rsid w:val="00420B4E"/>
    <w:rsid w:val="00420C1A"/>
    <w:rsid w:val="004210DE"/>
    <w:rsid w:val="00421AED"/>
    <w:rsid w:val="00421EC5"/>
    <w:rsid w:val="004222D8"/>
    <w:rsid w:val="004227D9"/>
    <w:rsid w:val="00422965"/>
    <w:rsid w:val="00422A25"/>
    <w:rsid w:val="00422C27"/>
    <w:rsid w:val="00422E7E"/>
    <w:rsid w:val="00422EDD"/>
    <w:rsid w:val="004231F5"/>
    <w:rsid w:val="0042579E"/>
    <w:rsid w:val="0042585E"/>
    <w:rsid w:val="00425C9A"/>
    <w:rsid w:val="00426419"/>
    <w:rsid w:val="004267A3"/>
    <w:rsid w:val="00426B8E"/>
    <w:rsid w:val="00426CA6"/>
    <w:rsid w:val="00426D22"/>
    <w:rsid w:val="00430716"/>
    <w:rsid w:val="004317A5"/>
    <w:rsid w:val="00431987"/>
    <w:rsid w:val="00432970"/>
    <w:rsid w:val="00432D60"/>
    <w:rsid w:val="00432F58"/>
    <w:rsid w:val="004331A6"/>
    <w:rsid w:val="004332BF"/>
    <w:rsid w:val="0043361A"/>
    <w:rsid w:val="00433C1E"/>
    <w:rsid w:val="004343E5"/>
    <w:rsid w:val="00434A99"/>
    <w:rsid w:val="004356D1"/>
    <w:rsid w:val="0043589D"/>
    <w:rsid w:val="00435B8B"/>
    <w:rsid w:val="00435C98"/>
    <w:rsid w:val="00435DA0"/>
    <w:rsid w:val="00436BD5"/>
    <w:rsid w:val="00437472"/>
    <w:rsid w:val="00437959"/>
    <w:rsid w:val="0044090E"/>
    <w:rsid w:val="0044140F"/>
    <w:rsid w:val="00441D6F"/>
    <w:rsid w:val="00442058"/>
    <w:rsid w:val="004421D9"/>
    <w:rsid w:val="004422B3"/>
    <w:rsid w:val="00444600"/>
    <w:rsid w:val="00444CD6"/>
    <w:rsid w:val="00446480"/>
    <w:rsid w:val="00446547"/>
    <w:rsid w:val="0044660D"/>
    <w:rsid w:val="00446F8E"/>
    <w:rsid w:val="0044704F"/>
    <w:rsid w:val="00447EA3"/>
    <w:rsid w:val="00450F77"/>
    <w:rsid w:val="00451022"/>
    <w:rsid w:val="00451071"/>
    <w:rsid w:val="004522F1"/>
    <w:rsid w:val="004524BF"/>
    <w:rsid w:val="00452F47"/>
    <w:rsid w:val="004531F8"/>
    <w:rsid w:val="00453A0C"/>
    <w:rsid w:val="00453C00"/>
    <w:rsid w:val="00453C0B"/>
    <w:rsid w:val="00453E72"/>
    <w:rsid w:val="0045434E"/>
    <w:rsid w:val="004544D0"/>
    <w:rsid w:val="00454E00"/>
    <w:rsid w:val="00454F2E"/>
    <w:rsid w:val="004559F7"/>
    <w:rsid w:val="00456A2A"/>
    <w:rsid w:val="00456C67"/>
    <w:rsid w:val="00457E5E"/>
    <w:rsid w:val="004606A3"/>
    <w:rsid w:val="00460803"/>
    <w:rsid w:val="00461A19"/>
    <w:rsid w:val="00461B49"/>
    <w:rsid w:val="00461CD6"/>
    <w:rsid w:val="00462256"/>
    <w:rsid w:val="0046261E"/>
    <w:rsid w:val="00463513"/>
    <w:rsid w:val="00464138"/>
    <w:rsid w:val="004641D2"/>
    <w:rsid w:val="004648EB"/>
    <w:rsid w:val="00464D33"/>
    <w:rsid w:val="00465023"/>
    <w:rsid w:val="004650EB"/>
    <w:rsid w:val="004653D1"/>
    <w:rsid w:val="00465C49"/>
    <w:rsid w:val="00467477"/>
    <w:rsid w:val="00467BCF"/>
    <w:rsid w:val="00467D20"/>
    <w:rsid w:val="00467E9D"/>
    <w:rsid w:val="00470CC5"/>
    <w:rsid w:val="00470FC3"/>
    <w:rsid w:val="00472A29"/>
    <w:rsid w:val="00472D27"/>
    <w:rsid w:val="00474414"/>
    <w:rsid w:val="0047473D"/>
    <w:rsid w:val="00474B82"/>
    <w:rsid w:val="00475688"/>
    <w:rsid w:val="00475871"/>
    <w:rsid w:val="0047587D"/>
    <w:rsid w:val="0047599C"/>
    <w:rsid w:val="00475AD4"/>
    <w:rsid w:val="00475B76"/>
    <w:rsid w:val="00475CDC"/>
    <w:rsid w:val="00476114"/>
    <w:rsid w:val="00477DD0"/>
    <w:rsid w:val="00477E92"/>
    <w:rsid w:val="004802A9"/>
    <w:rsid w:val="00480961"/>
    <w:rsid w:val="00481D8A"/>
    <w:rsid w:val="004822DC"/>
    <w:rsid w:val="00482838"/>
    <w:rsid w:val="00482CCE"/>
    <w:rsid w:val="00482F12"/>
    <w:rsid w:val="00483373"/>
    <w:rsid w:val="00483AF3"/>
    <w:rsid w:val="00483D52"/>
    <w:rsid w:val="0048406B"/>
    <w:rsid w:val="0048505E"/>
    <w:rsid w:val="004850C3"/>
    <w:rsid w:val="004862D6"/>
    <w:rsid w:val="00486572"/>
    <w:rsid w:val="004868AD"/>
    <w:rsid w:val="00490D08"/>
    <w:rsid w:val="00490EDC"/>
    <w:rsid w:val="004910AF"/>
    <w:rsid w:val="004919AB"/>
    <w:rsid w:val="004923D4"/>
    <w:rsid w:val="00492652"/>
    <w:rsid w:val="00492934"/>
    <w:rsid w:val="00492A53"/>
    <w:rsid w:val="00492D98"/>
    <w:rsid w:val="0049321F"/>
    <w:rsid w:val="00493330"/>
    <w:rsid w:val="00493466"/>
    <w:rsid w:val="0049374F"/>
    <w:rsid w:val="00494158"/>
    <w:rsid w:val="00494385"/>
    <w:rsid w:val="00494409"/>
    <w:rsid w:val="00495F89"/>
    <w:rsid w:val="004962C8"/>
    <w:rsid w:val="004965A5"/>
    <w:rsid w:val="004968E7"/>
    <w:rsid w:val="004A0693"/>
    <w:rsid w:val="004A0D66"/>
    <w:rsid w:val="004A0D9E"/>
    <w:rsid w:val="004A178A"/>
    <w:rsid w:val="004A1E6B"/>
    <w:rsid w:val="004A1EB8"/>
    <w:rsid w:val="004A24BB"/>
    <w:rsid w:val="004A26B9"/>
    <w:rsid w:val="004A2744"/>
    <w:rsid w:val="004A3478"/>
    <w:rsid w:val="004A3B1D"/>
    <w:rsid w:val="004A5020"/>
    <w:rsid w:val="004A5EAD"/>
    <w:rsid w:val="004A6BB2"/>
    <w:rsid w:val="004A6E6D"/>
    <w:rsid w:val="004A6FEB"/>
    <w:rsid w:val="004A7491"/>
    <w:rsid w:val="004A7CC1"/>
    <w:rsid w:val="004B01F6"/>
    <w:rsid w:val="004B0967"/>
    <w:rsid w:val="004B0BF8"/>
    <w:rsid w:val="004B0C3B"/>
    <w:rsid w:val="004B0E2F"/>
    <w:rsid w:val="004B1500"/>
    <w:rsid w:val="004B2088"/>
    <w:rsid w:val="004B259F"/>
    <w:rsid w:val="004B28C6"/>
    <w:rsid w:val="004B2F6E"/>
    <w:rsid w:val="004B30A2"/>
    <w:rsid w:val="004B323D"/>
    <w:rsid w:val="004B3675"/>
    <w:rsid w:val="004B37B0"/>
    <w:rsid w:val="004B3A9E"/>
    <w:rsid w:val="004B4793"/>
    <w:rsid w:val="004B5788"/>
    <w:rsid w:val="004B5BE9"/>
    <w:rsid w:val="004B5DF5"/>
    <w:rsid w:val="004B5F6B"/>
    <w:rsid w:val="004B6550"/>
    <w:rsid w:val="004B6DB2"/>
    <w:rsid w:val="004B75CA"/>
    <w:rsid w:val="004B78C7"/>
    <w:rsid w:val="004B7A2A"/>
    <w:rsid w:val="004B7ED2"/>
    <w:rsid w:val="004C03DF"/>
    <w:rsid w:val="004C064C"/>
    <w:rsid w:val="004C0865"/>
    <w:rsid w:val="004C1476"/>
    <w:rsid w:val="004C19C5"/>
    <w:rsid w:val="004C1C98"/>
    <w:rsid w:val="004C1D09"/>
    <w:rsid w:val="004C32CA"/>
    <w:rsid w:val="004C370D"/>
    <w:rsid w:val="004C427E"/>
    <w:rsid w:val="004C4463"/>
    <w:rsid w:val="004C4BD5"/>
    <w:rsid w:val="004C4E7F"/>
    <w:rsid w:val="004C52AF"/>
    <w:rsid w:val="004C571B"/>
    <w:rsid w:val="004C5E0B"/>
    <w:rsid w:val="004C6185"/>
    <w:rsid w:val="004C6385"/>
    <w:rsid w:val="004C640D"/>
    <w:rsid w:val="004C643C"/>
    <w:rsid w:val="004C65A9"/>
    <w:rsid w:val="004C6CF0"/>
    <w:rsid w:val="004C7025"/>
    <w:rsid w:val="004C7189"/>
    <w:rsid w:val="004C7592"/>
    <w:rsid w:val="004C76D2"/>
    <w:rsid w:val="004D0007"/>
    <w:rsid w:val="004D04DF"/>
    <w:rsid w:val="004D1556"/>
    <w:rsid w:val="004D1F0B"/>
    <w:rsid w:val="004D25DB"/>
    <w:rsid w:val="004D269A"/>
    <w:rsid w:val="004D28A8"/>
    <w:rsid w:val="004D3067"/>
    <w:rsid w:val="004D30FB"/>
    <w:rsid w:val="004D3853"/>
    <w:rsid w:val="004D47C6"/>
    <w:rsid w:val="004D50EC"/>
    <w:rsid w:val="004D6C5E"/>
    <w:rsid w:val="004D723D"/>
    <w:rsid w:val="004D7DD3"/>
    <w:rsid w:val="004E1BDD"/>
    <w:rsid w:val="004E272A"/>
    <w:rsid w:val="004E2DF8"/>
    <w:rsid w:val="004E41EE"/>
    <w:rsid w:val="004E47E6"/>
    <w:rsid w:val="004E49F2"/>
    <w:rsid w:val="004E57A9"/>
    <w:rsid w:val="004E63CA"/>
    <w:rsid w:val="004E6632"/>
    <w:rsid w:val="004E67D4"/>
    <w:rsid w:val="004E6914"/>
    <w:rsid w:val="004E6963"/>
    <w:rsid w:val="004E79B4"/>
    <w:rsid w:val="004E7E45"/>
    <w:rsid w:val="004F0502"/>
    <w:rsid w:val="004F213C"/>
    <w:rsid w:val="004F2162"/>
    <w:rsid w:val="004F2236"/>
    <w:rsid w:val="004F235F"/>
    <w:rsid w:val="004F276E"/>
    <w:rsid w:val="004F30EB"/>
    <w:rsid w:val="004F34DC"/>
    <w:rsid w:val="004F3549"/>
    <w:rsid w:val="004F3A94"/>
    <w:rsid w:val="004F44FF"/>
    <w:rsid w:val="004F4BD7"/>
    <w:rsid w:val="004F589C"/>
    <w:rsid w:val="004F596A"/>
    <w:rsid w:val="004F5B85"/>
    <w:rsid w:val="004F6012"/>
    <w:rsid w:val="004F602C"/>
    <w:rsid w:val="004F602D"/>
    <w:rsid w:val="004F670E"/>
    <w:rsid w:val="004F6D3C"/>
    <w:rsid w:val="004F71AD"/>
    <w:rsid w:val="004F77DC"/>
    <w:rsid w:val="004F7A8F"/>
    <w:rsid w:val="00500454"/>
    <w:rsid w:val="005012F6"/>
    <w:rsid w:val="00502524"/>
    <w:rsid w:val="0050387A"/>
    <w:rsid w:val="00503CED"/>
    <w:rsid w:val="00503FC4"/>
    <w:rsid w:val="00504128"/>
    <w:rsid w:val="00505108"/>
    <w:rsid w:val="00505276"/>
    <w:rsid w:val="00505D11"/>
    <w:rsid w:val="00505FA3"/>
    <w:rsid w:val="00507AEB"/>
    <w:rsid w:val="00507B5E"/>
    <w:rsid w:val="00507CC0"/>
    <w:rsid w:val="005109B8"/>
    <w:rsid w:val="0051121D"/>
    <w:rsid w:val="00511C39"/>
    <w:rsid w:val="00512308"/>
    <w:rsid w:val="00512829"/>
    <w:rsid w:val="00512833"/>
    <w:rsid w:val="00513C4D"/>
    <w:rsid w:val="00514B78"/>
    <w:rsid w:val="005155E1"/>
    <w:rsid w:val="0051578E"/>
    <w:rsid w:val="00515EAC"/>
    <w:rsid w:val="0051682C"/>
    <w:rsid w:val="00516878"/>
    <w:rsid w:val="00516F9D"/>
    <w:rsid w:val="005170E1"/>
    <w:rsid w:val="0051764F"/>
    <w:rsid w:val="00517718"/>
    <w:rsid w:val="00517859"/>
    <w:rsid w:val="00520992"/>
    <w:rsid w:val="00520D62"/>
    <w:rsid w:val="0052190E"/>
    <w:rsid w:val="00521C3B"/>
    <w:rsid w:val="005230A0"/>
    <w:rsid w:val="00523145"/>
    <w:rsid w:val="00523970"/>
    <w:rsid w:val="00523A9A"/>
    <w:rsid w:val="00523F10"/>
    <w:rsid w:val="00524624"/>
    <w:rsid w:val="0052484B"/>
    <w:rsid w:val="005249B3"/>
    <w:rsid w:val="00524BB1"/>
    <w:rsid w:val="005252BB"/>
    <w:rsid w:val="00525626"/>
    <w:rsid w:val="00525754"/>
    <w:rsid w:val="00525BB3"/>
    <w:rsid w:val="0052646A"/>
    <w:rsid w:val="005267B8"/>
    <w:rsid w:val="00527611"/>
    <w:rsid w:val="00527759"/>
    <w:rsid w:val="00527CF2"/>
    <w:rsid w:val="0053025F"/>
    <w:rsid w:val="00530717"/>
    <w:rsid w:val="005308F5"/>
    <w:rsid w:val="00530A7E"/>
    <w:rsid w:val="0053124B"/>
    <w:rsid w:val="00532020"/>
    <w:rsid w:val="0053267A"/>
    <w:rsid w:val="0053282F"/>
    <w:rsid w:val="00532CEE"/>
    <w:rsid w:val="005339AD"/>
    <w:rsid w:val="00534592"/>
    <w:rsid w:val="00534BD8"/>
    <w:rsid w:val="00534BEF"/>
    <w:rsid w:val="005350A0"/>
    <w:rsid w:val="005356D9"/>
    <w:rsid w:val="0053597E"/>
    <w:rsid w:val="00535FA5"/>
    <w:rsid w:val="0053608F"/>
    <w:rsid w:val="00536540"/>
    <w:rsid w:val="00537193"/>
    <w:rsid w:val="00537842"/>
    <w:rsid w:val="00537E8C"/>
    <w:rsid w:val="00537F24"/>
    <w:rsid w:val="00540175"/>
    <w:rsid w:val="005408DE"/>
    <w:rsid w:val="005409B9"/>
    <w:rsid w:val="00540B53"/>
    <w:rsid w:val="005419FA"/>
    <w:rsid w:val="00541A45"/>
    <w:rsid w:val="005422AF"/>
    <w:rsid w:val="00544142"/>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057"/>
    <w:rsid w:val="005521F2"/>
    <w:rsid w:val="00552AFD"/>
    <w:rsid w:val="00553E13"/>
    <w:rsid w:val="00553F4C"/>
    <w:rsid w:val="00554525"/>
    <w:rsid w:val="0055474E"/>
    <w:rsid w:val="00554A40"/>
    <w:rsid w:val="00554A79"/>
    <w:rsid w:val="00555634"/>
    <w:rsid w:val="00556ABF"/>
    <w:rsid w:val="00556F4D"/>
    <w:rsid w:val="00557AA8"/>
    <w:rsid w:val="00557C66"/>
    <w:rsid w:val="005607F3"/>
    <w:rsid w:val="00560AC5"/>
    <w:rsid w:val="00560FB5"/>
    <w:rsid w:val="0056106B"/>
    <w:rsid w:val="005611A9"/>
    <w:rsid w:val="00561C81"/>
    <w:rsid w:val="0056235C"/>
    <w:rsid w:val="00562B0B"/>
    <w:rsid w:val="005630E8"/>
    <w:rsid w:val="005636E9"/>
    <w:rsid w:val="00563949"/>
    <w:rsid w:val="005646A7"/>
    <w:rsid w:val="00564B99"/>
    <w:rsid w:val="005652E4"/>
    <w:rsid w:val="005655A4"/>
    <w:rsid w:val="00565B11"/>
    <w:rsid w:val="0056650A"/>
    <w:rsid w:val="00566966"/>
    <w:rsid w:val="00566D54"/>
    <w:rsid w:val="00570815"/>
    <w:rsid w:val="00571078"/>
    <w:rsid w:val="00571165"/>
    <w:rsid w:val="00572536"/>
    <w:rsid w:val="00572567"/>
    <w:rsid w:val="00572C65"/>
    <w:rsid w:val="00572D87"/>
    <w:rsid w:val="00572EF0"/>
    <w:rsid w:val="0057344E"/>
    <w:rsid w:val="00574187"/>
    <w:rsid w:val="0057459C"/>
    <w:rsid w:val="0057467C"/>
    <w:rsid w:val="00574BF5"/>
    <w:rsid w:val="00574C0B"/>
    <w:rsid w:val="00574CAE"/>
    <w:rsid w:val="00574E4C"/>
    <w:rsid w:val="0057551B"/>
    <w:rsid w:val="0057581C"/>
    <w:rsid w:val="00575F18"/>
    <w:rsid w:val="00576742"/>
    <w:rsid w:val="00576E11"/>
    <w:rsid w:val="00577D1D"/>
    <w:rsid w:val="005813FD"/>
    <w:rsid w:val="005816D6"/>
    <w:rsid w:val="00581707"/>
    <w:rsid w:val="00581C57"/>
    <w:rsid w:val="005820B3"/>
    <w:rsid w:val="005824E5"/>
    <w:rsid w:val="005829D5"/>
    <w:rsid w:val="00582FCA"/>
    <w:rsid w:val="00583337"/>
    <w:rsid w:val="0058375A"/>
    <w:rsid w:val="00583CB3"/>
    <w:rsid w:val="00584563"/>
    <w:rsid w:val="00584901"/>
    <w:rsid w:val="00585663"/>
    <w:rsid w:val="00585703"/>
    <w:rsid w:val="00585F02"/>
    <w:rsid w:val="00586AC8"/>
    <w:rsid w:val="00586F02"/>
    <w:rsid w:val="005873B9"/>
    <w:rsid w:val="00587941"/>
    <w:rsid w:val="00587A5C"/>
    <w:rsid w:val="00587FDA"/>
    <w:rsid w:val="0059011C"/>
    <w:rsid w:val="00590142"/>
    <w:rsid w:val="00591185"/>
    <w:rsid w:val="005914C8"/>
    <w:rsid w:val="005918CE"/>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0F15"/>
    <w:rsid w:val="005A0FE6"/>
    <w:rsid w:val="005A1328"/>
    <w:rsid w:val="005A1837"/>
    <w:rsid w:val="005A1C6B"/>
    <w:rsid w:val="005A1E6F"/>
    <w:rsid w:val="005A2B4B"/>
    <w:rsid w:val="005A2FBD"/>
    <w:rsid w:val="005A3332"/>
    <w:rsid w:val="005A34FF"/>
    <w:rsid w:val="005A36DD"/>
    <w:rsid w:val="005A3D46"/>
    <w:rsid w:val="005A4B38"/>
    <w:rsid w:val="005A5090"/>
    <w:rsid w:val="005A58A9"/>
    <w:rsid w:val="005A727C"/>
    <w:rsid w:val="005A748F"/>
    <w:rsid w:val="005A7A0E"/>
    <w:rsid w:val="005A7D7F"/>
    <w:rsid w:val="005B06FD"/>
    <w:rsid w:val="005B0832"/>
    <w:rsid w:val="005B0F50"/>
    <w:rsid w:val="005B0FD5"/>
    <w:rsid w:val="005B12D0"/>
    <w:rsid w:val="005B1AC5"/>
    <w:rsid w:val="005B1EB0"/>
    <w:rsid w:val="005B1EE8"/>
    <w:rsid w:val="005B2548"/>
    <w:rsid w:val="005B2713"/>
    <w:rsid w:val="005B29F7"/>
    <w:rsid w:val="005B3364"/>
    <w:rsid w:val="005B3585"/>
    <w:rsid w:val="005B5620"/>
    <w:rsid w:val="005B57A8"/>
    <w:rsid w:val="005B5F2F"/>
    <w:rsid w:val="005B5FE9"/>
    <w:rsid w:val="005B66FE"/>
    <w:rsid w:val="005B6711"/>
    <w:rsid w:val="005B6B36"/>
    <w:rsid w:val="005B7440"/>
    <w:rsid w:val="005B7E07"/>
    <w:rsid w:val="005B7E20"/>
    <w:rsid w:val="005C0448"/>
    <w:rsid w:val="005C0579"/>
    <w:rsid w:val="005C0D17"/>
    <w:rsid w:val="005C0DF5"/>
    <w:rsid w:val="005C0E87"/>
    <w:rsid w:val="005C0EBD"/>
    <w:rsid w:val="005C1198"/>
    <w:rsid w:val="005C1D4E"/>
    <w:rsid w:val="005C2008"/>
    <w:rsid w:val="005C2632"/>
    <w:rsid w:val="005C2BC2"/>
    <w:rsid w:val="005C3786"/>
    <w:rsid w:val="005C3D24"/>
    <w:rsid w:val="005C4904"/>
    <w:rsid w:val="005C4A53"/>
    <w:rsid w:val="005C548B"/>
    <w:rsid w:val="005C574F"/>
    <w:rsid w:val="005C57BC"/>
    <w:rsid w:val="005C648F"/>
    <w:rsid w:val="005C64AD"/>
    <w:rsid w:val="005C66CC"/>
    <w:rsid w:val="005C6997"/>
    <w:rsid w:val="005C794A"/>
    <w:rsid w:val="005C7A3C"/>
    <w:rsid w:val="005D021A"/>
    <w:rsid w:val="005D04EC"/>
    <w:rsid w:val="005D062B"/>
    <w:rsid w:val="005D0BD0"/>
    <w:rsid w:val="005D16E5"/>
    <w:rsid w:val="005D4254"/>
    <w:rsid w:val="005D4E02"/>
    <w:rsid w:val="005D4E70"/>
    <w:rsid w:val="005D4FA1"/>
    <w:rsid w:val="005D5251"/>
    <w:rsid w:val="005D5755"/>
    <w:rsid w:val="005D5D60"/>
    <w:rsid w:val="005D648C"/>
    <w:rsid w:val="005D6E9B"/>
    <w:rsid w:val="005D7CAD"/>
    <w:rsid w:val="005E0262"/>
    <w:rsid w:val="005E0AB0"/>
    <w:rsid w:val="005E0E70"/>
    <w:rsid w:val="005E1C1D"/>
    <w:rsid w:val="005E27C1"/>
    <w:rsid w:val="005E2841"/>
    <w:rsid w:val="005E2A69"/>
    <w:rsid w:val="005E2E91"/>
    <w:rsid w:val="005E38F5"/>
    <w:rsid w:val="005E4085"/>
    <w:rsid w:val="005E4AE8"/>
    <w:rsid w:val="005E4CB1"/>
    <w:rsid w:val="005E4D68"/>
    <w:rsid w:val="005E4E91"/>
    <w:rsid w:val="005E4F76"/>
    <w:rsid w:val="005E5904"/>
    <w:rsid w:val="005E5D68"/>
    <w:rsid w:val="005E5E0C"/>
    <w:rsid w:val="005E6DFE"/>
    <w:rsid w:val="005E713F"/>
    <w:rsid w:val="005F037F"/>
    <w:rsid w:val="005F08C2"/>
    <w:rsid w:val="005F0C71"/>
    <w:rsid w:val="005F165B"/>
    <w:rsid w:val="005F181D"/>
    <w:rsid w:val="005F19CA"/>
    <w:rsid w:val="005F1A93"/>
    <w:rsid w:val="005F2CE7"/>
    <w:rsid w:val="005F2DD0"/>
    <w:rsid w:val="005F2FD1"/>
    <w:rsid w:val="005F3803"/>
    <w:rsid w:val="005F3F53"/>
    <w:rsid w:val="005F4098"/>
    <w:rsid w:val="005F5456"/>
    <w:rsid w:val="005F580A"/>
    <w:rsid w:val="005F6AB4"/>
    <w:rsid w:val="005F735B"/>
    <w:rsid w:val="005F7791"/>
    <w:rsid w:val="005F7AC2"/>
    <w:rsid w:val="0060030D"/>
    <w:rsid w:val="00600723"/>
    <w:rsid w:val="00600ADB"/>
    <w:rsid w:val="00600FEC"/>
    <w:rsid w:val="006016A3"/>
    <w:rsid w:val="0060197D"/>
    <w:rsid w:val="00601B49"/>
    <w:rsid w:val="00602771"/>
    <w:rsid w:val="00602BCB"/>
    <w:rsid w:val="00602C36"/>
    <w:rsid w:val="00603CBB"/>
    <w:rsid w:val="00604453"/>
    <w:rsid w:val="006045E6"/>
    <w:rsid w:val="006049CB"/>
    <w:rsid w:val="00604ABE"/>
    <w:rsid w:val="0060586D"/>
    <w:rsid w:val="00605A02"/>
    <w:rsid w:val="00605B8D"/>
    <w:rsid w:val="00606126"/>
    <w:rsid w:val="0060679E"/>
    <w:rsid w:val="006071FE"/>
    <w:rsid w:val="00607398"/>
    <w:rsid w:val="0060798C"/>
    <w:rsid w:val="00607C65"/>
    <w:rsid w:val="00607CBF"/>
    <w:rsid w:val="00610082"/>
    <w:rsid w:val="0061038F"/>
    <w:rsid w:val="006107AC"/>
    <w:rsid w:val="00611146"/>
    <w:rsid w:val="00611455"/>
    <w:rsid w:val="006114A3"/>
    <w:rsid w:val="00612303"/>
    <w:rsid w:val="0061290F"/>
    <w:rsid w:val="00612A24"/>
    <w:rsid w:val="00612F1B"/>
    <w:rsid w:val="00613E36"/>
    <w:rsid w:val="006141D8"/>
    <w:rsid w:val="00614390"/>
    <w:rsid w:val="00614501"/>
    <w:rsid w:val="00614B1D"/>
    <w:rsid w:val="00614BC1"/>
    <w:rsid w:val="00614E03"/>
    <w:rsid w:val="006151CD"/>
    <w:rsid w:val="006161A1"/>
    <w:rsid w:val="006161EF"/>
    <w:rsid w:val="006166E1"/>
    <w:rsid w:val="00616FF3"/>
    <w:rsid w:val="0061749A"/>
    <w:rsid w:val="0061778B"/>
    <w:rsid w:val="00617D6D"/>
    <w:rsid w:val="00620736"/>
    <w:rsid w:val="00620BF1"/>
    <w:rsid w:val="00620D80"/>
    <w:rsid w:val="00621357"/>
    <w:rsid w:val="006220E9"/>
    <w:rsid w:val="00622B3C"/>
    <w:rsid w:val="006230C5"/>
    <w:rsid w:val="00623D12"/>
    <w:rsid w:val="006250A0"/>
    <w:rsid w:val="00625218"/>
    <w:rsid w:val="00625C62"/>
    <w:rsid w:val="006261DB"/>
    <w:rsid w:val="00626A25"/>
    <w:rsid w:val="00627661"/>
    <w:rsid w:val="006301CF"/>
    <w:rsid w:val="00630DAE"/>
    <w:rsid w:val="006311D3"/>
    <w:rsid w:val="006318DB"/>
    <w:rsid w:val="006323DC"/>
    <w:rsid w:val="00633F86"/>
    <w:rsid w:val="0063419B"/>
    <w:rsid w:val="00634226"/>
    <w:rsid w:val="00634624"/>
    <w:rsid w:val="00634C72"/>
    <w:rsid w:val="00635234"/>
    <w:rsid w:val="0063626B"/>
    <w:rsid w:val="006367BC"/>
    <w:rsid w:val="00636C7F"/>
    <w:rsid w:val="00636D01"/>
    <w:rsid w:val="00637350"/>
    <w:rsid w:val="0063748A"/>
    <w:rsid w:val="00637EA2"/>
    <w:rsid w:val="006403B0"/>
    <w:rsid w:val="00641F2F"/>
    <w:rsid w:val="006422B3"/>
    <w:rsid w:val="0064303E"/>
    <w:rsid w:val="00643C58"/>
    <w:rsid w:val="00644696"/>
    <w:rsid w:val="00645250"/>
    <w:rsid w:val="006452EF"/>
    <w:rsid w:val="00645408"/>
    <w:rsid w:val="006454AE"/>
    <w:rsid w:val="00645645"/>
    <w:rsid w:val="0064571F"/>
    <w:rsid w:val="00645A9C"/>
    <w:rsid w:val="00645D4F"/>
    <w:rsid w:val="00646E0B"/>
    <w:rsid w:val="006473D3"/>
    <w:rsid w:val="00647A5A"/>
    <w:rsid w:val="00647ABB"/>
    <w:rsid w:val="00647F17"/>
    <w:rsid w:val="0065088B"/>
    <w:rsid w:val="00650C7A"/>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57202"/>
    <w:rsid w:val="00657378"/>
    <w:rsid w:val="00657B32"/>
    <w:rsid w:val="006600E0"/>
    <w:rsid w:val="006609A6"/>
    <w:rsid w:val="00661BB2"/>
    <w:rsid w:val="00661D7D"/>
    <w:rsid w:val="00661E04"/>
    <w:rsid w:val="006621D2"/>
    <w:rsid w:val="0066251E"/>
    <w:rsid w:val="00662689"/>
    <w:rsid w:val="00662842"/>
    <w:rsid w:val="00662860"/>
    <w:rsid w:val="00662E41"/>
    <w:rsid w:val="00662FE4"/>
    <w:rsid w:val="00663004"/>
    <w:rsid w:val="00663CFF"/>
    <w:rsid w:val="00664134"/>
    <w:rsid w:val="00664B58"/>
    <w:rsid w:val="00664E61"/>
    <w:rsid w:val="00665694"/>
    <w:rsid w:val="006667CF"/>
    <w:rsid w:val="00666F3D"/>
    <w:rsid w:val="00666F80"/>
    <w:rsid w:val="00667918"/>
    <w:rsid w:val="00667E83"/>
    <w:rsid w:val="006700B4"/>
    <w:rsid w:val="00670F47"/>
    <w:rsid w:val="00671AD6"/>
    <w:rsid w:val="00671B2E"/>
    <w:rsid w:val="00671DF3"/>
    <w:rsid w:val="00672D0A"/>
    <w:rsid w:val="00672E2B"/>
    <w:rsid w:val="00672EA5"/>
    <w:rsid w:val="00673296"/>
    <w:rsid w:val="006740DE"/>
    <w:rsid w:val="00674436"/>
    <w:rsid w:val="00674B63"/>
    <w:rsid w:val="00674CBD"/>
    <w:rsid w:val="00674D7C"/>
    <w:rsid w:val="00674ECE"/>
    <w:rsid w:val="006753D1"/>
    <w:rsid w:val="006768E7"/>
    <w:rsid w:val="006771C1"/>
    <w:rsid w:val="006771C6"/>
    <w:rsid w:val="006772A0"/>
    <w:rsid w:val="006772C1"/>
    <w:rsid w:val="00677679"/>
    <w:rsid w:val="006777DD"/>
    <w:rsid w:val="00677AF3"/>
    <w:rsid w:val="00680190"/>
    <w:rsid w:val="006801B6"/>
    <w:rsid w:val="006806CC"/>
    <w:rsid w:val="006816BB"/>
    <w:rsid w:val="006818FE"/>
    <w:rsid w:val="006829A5"/>
    <w:rsid w:val="006839D5"/>
    <w:rsid w:val="00684BEC"/>
    <w:rsid w:val="006850FF"/>
    <w:rsid w:val="0068561A"/>
    <w:rsid w:val="00685E1D"/>
    <w:rsid w:val="006862D4"/>
    <w:rsid w:val="00686EAB"/>
    <w:rsid w:val="00686F0B"/>
    <w:rsid w:val="00686F17"/>
    <w:rsid w:val="0068740F"/>
    <w:rsid w:val="0068777A"/>
    <w:rsid w:val="006907AE"/>
    <w:rsid w:val="006909A4"/>
    <w:rsid w:val="00691472"/>
    <w:rsid w:val="00692409"/>
    <w:rsid w:val="00692520"/>
    <w:rsid w:val="006925BE"/>
    <w:rsid w:val="006940E2"/>
    <w:rsid w:val="00694A16"/>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25B"/>
    <w:rsid w:val="006A34E7"/>
    <w:rsid w:val="006A3CE6"/>
    <w:rsid w:val="006A3FFA"/>
    <w:rsid w:val="006A43DD"/>
    <w:rsid w:val="006A46D2"/>
    <w:rsid w:val="006A5A9A"/>
    <w:rsid w:val="006A5AE0"/>
    <w:rsid w:val="006A6474"/>
    <w:rsid w:val="006A6553"/>
    <w:rsid w:val="006A67DD"/>
    <w:rsid w:val="006A6E77"/>
    <w:rsid w:val="006A7AC7"/>
    <w:rsid w:val="006A7C4B"/>
    <w:rsid w:val="006A7CCD"/>
    <w:rsid w:val="006A7CE6"/>
    <w:rsid w:val="006B005F"/>
    <w:rsid w:val="006B1392"/>
    <w:rsid w:val="006B1B00"/>
    <w:rsid w:val="006B1C22"/>
    <w:rsid w:val="006B1D70"/>
    <w:rsid w:val="006B1E3A"/>
    <w:rsid w:val="006B2701"/>
    <w:rsid w:val="006B27AF"/>
    <w:rsid w:val="006B2903"/>
    <w:rsid w:val="006B3FE1"/>
    <w:rsid w:val="006B4684"/>
    <w:rsid w:val="006B4A02"/>
    <w:rsid w:val="006B51A2"/>
    <w:rsid w:val="006B5A4A"/>
    <w:rsid w:val="006B60EF"/>
    <w:rsid w:val="006B6186"/>
    <w:rsid w:val="006B61BC"/>
    <w:rsid w:val="006B634F"/>
    <w:rsid w:val="006B6787"/>
    <w:rsid w:val="006B6874"/>
    <w:rsid w:val="006B694D"/>
    <w:rsid w:val="006B69CE"/>
    <w:rsid w:val="006B7714"/>
    <w:rsid w:val="006B77B9"/>
    <w:rsid w:val="006B7A5F"/>
    <w:rsid w:val="006C07EC"/>
    <w:rsid w:val="006C11E5"/>
    <w:rsid w:val="006C1686"/>
    <w:rsid w:val="006C1801"/>
    <w:rsid w:val="006C1B98"/>
    <w:rsid w:val="006C1DC4"/>
    <w:rsid w:val="006C2317"/>
    <w:rsid w:val="006C24C1"/>
    <w:rsid w:val="006C2C83"/>
    <w:rsid w:val="006C2E77"/>
    <w:rsid w:val="006C34F3"/>
    <w:rsid w:val="006C4495"/>
    <w:rsid w:val="006C44B0"/>
    <w:rsid w:val="006C47D9"/>
    <w:rsid w:val="006C480A"/>
    <w:rsid w:val="006C48BA"/>
    <w:rsid w:val="006C5296"/>
    <w:rsid w:val="006C5E84"/>
    <w:rsid w:val="006C5F39"/>
    <w:rsid w:val="006C5FB5"/>
    <w:rsid w:val="006C66AF"/>
    <w:rsid w:val="006C671E"/>
    <w:rsid w:val="006C6895"/>
    <w:rsid w:val="006C6DC0"/>
    <w:rsid w:val="006C794C"/>
    <w:rsid w:val="006C7BA1"/>
    <w:rsid w:val="006C7C15"/>
    <w:rsid w:val="006C7EEC"/>
    <w:rsid w:val="006C7EF6"/>
    <w:rsid w:val="006D090B"/>
    <w:rsid w:val="006D1498"/>
    <w:rsid w:val="006D2198"/>
    <w:rsid w:val="006D24DB"/>
    <w:rsid w:val="006D27D1"/>
    <w:rsid w:val="006D27EB"/>
    <w:rsid w:val="006D296E"/>
    <w:rsid w:val="006D2BD6"/>
    <w:rsid w:val="006D2CA4"/>
    <w:rsid w:val="006D2E2B"/>
    <w:rsid w:val="006D2FD0"/>
    <w:rsid w:val="006D303F"/>
    <w:rsid w:val="006D35A3"/>
    <w:rsid w:val="006D3FEF"/>
    <w:rsid w:val="006D41E6"/>
    <w:rsid w:val="006D4E64"/>
    <w:rsid w:val="006D5124"/>
    <w:rsid w:val="006D5A07"/>
    <w:rsid w:val="006D60DE"/>
    <w:rsid w:val="006D75FF"/>
    <w:rsid w:val="006D7D4B"/>
    <w:rsid w:val="006E1092"/>
    <w:rsid w:val="006E1345"/>
    <w:rsid w:val="006E14D3"/>
    <w:rsid w:val="006E235A"/>
    <w:rsid w:val="006E2617"/>
    <w:rsid w:val="006E2F59"/>
    <w:rsid w:val="006E37FE"/>
    <w:rsid w:val="006E3E32"/>
    <w:rsid w:val="006E4110"/>
    <w:rsid w:val="006E533B"/>
    <w:rsid w:val="006E5D16"/>
    <w:rsid w:val="006E7984"/>
    <w:rsid w:val="006E7C93"/>
    <w:rsid w:val="006F0571"/>
    <w:rsid w:val="006F0BD7"/>
    <w:rsid w:val="006F0D41"/>
    <w:rsid w:val="006F1636"/>
    <w:rsid w:val="006F1777"/>
    <w:rsid w:val="006F17B0"/>
    <w:rsid w:val="006F223F"/>
    <w:rsid w:val="006F22F5"/>
    <w:rsid w:val="006F23D4"/>
    <w:rsid w:val="006F2B20"/>
    <w:rsid w:val="006F2B39"/>
    <w:rsid w:val="006F3604"/>
    <w:rsid w:val="006F37E2"/>
    <w:rsid w:val="006F4750"/>
    <w:rsid w:val="006F4AE7"/>
    <w:rsid w:val="006F505C"/>
    <w:rsid w:val="006F5897"/>
    <w:rsid w:val="006F58D4"/>
    <w:rsid w:val="006F64AE"/>
    <w:rsid w:val="006F66DE"/>
    <w:rsid w:val="006F6E9B"/>
    <w:rsid w:val="006F73D7"/>
    <w:rsid w:val="006F7DF4"/>
    <w:rsid w:val="006F7F60"/>
    <w:rsid w:val="007002D7"/>
    <w:rsid w:val="0070037D"/>
    <w:rsid w:val="00700826"/>
    <w:rsid w:val="007011A3"/>
    <w:rsid w:val="0070130D"/>
    <w:rsid w:val="007014EB"/>
    <w:rsid w:val="00701CA1"/>
    <w:rsid w:val="00702530"/>
    <w:rsid w:val="00702804"/>
    <w:rsid w:val="007030B6"/>
    <w:rsid w:val="00703402"/>
    <w:rsid w:val="007042B6"/>
    <w:rsid w:val="007042EE"/>
    <w:rsid w:val="00704B72"/>
    <w:rsid w:val="007057B9"/>
    <w:rsid w:val="007061CF"/>
    <w:rsid w:val="00706A31"/>
    <w:rsid w:val="00707063"/>
    <w:rsid w:val="00707138"/>
    <w:rsid w:val="007072CD"/>
    <w:rsid w:val="00707708"/>
    <w:rsid w:val="00707806"/>
    <w:rsid w:val="00707ACA"/>
    <w:rsid w:val="00707B2E"/>
    <w:rsid w:val="007100DF"/>
    <w:rsid w:val="00710491"/>
    <w:rsid w:val="00710979"/>
    <w:rsid w:val="00711014"/>
    <w:rsid w:val="00711296"/>
    <w:rsid w:val="00711413"/>
    <w:rsid w:val="007117D1"/>
    <w:rsid w:val="00711E6E"/>
    <w:rsid w:val="007120E7"/>
    <w:rsid w:val="007121F4"/>
    <w:rsid w:val="00712F02"/>
    <w:rsid w:val="00713E30"/>
    <w:rsid w:val="0071440C"/>
    <w:rsid w:val="00714622"/>
    <w:rsid w:val="007156CB"/>
    <w:rsid w:val="00715E57"/>
    <w:rsid w:val="00715F46"/>
    <w:rsid w:val="007166A7"/>
    <w:rsid w:val="007173F4"/>
    <w:rsid w:val="007177CD"/>
    <w:rsid w:val="00717CD2"/>
    <w:rsid w:val="00720920"/>
    <w:rsid w:val="00720E43"/>
    <w:rsid w:val="00720FA8"/>
    <w:rsid w:val="007212EF"/>
    <w:rsid w:val="00721558"/>
    <w:rsid w:val="0072160F"/>
    <w:rsid w:val="007221B5"/>
    <w:rsid w:val="007224EB"/>
    <w:rsid w:val="00722F81"/>
    <w:rsid w:val="00723066"/>
    <w:rsid w:val="00724DE2"/>
    <w:rsid w:val="00725FD7"/>
    <w:rsid w:val="00726289"/>
    <w:rsid w:val="007265AC"/>
    <w:rsid w:val="007268EE"/>
    <w:rsid w:val="00726A7C"/>
    <w:rsid w:val="00726CD7"/>
    <w:rsid w:val="00726D65"/>
    <w:rsid w:val="007300CE"/>
    <w:rsid w:val="007304D5"/>
    <w:rsid w:val="00730587"/>
    <w:rsid w:val="0073068C"/>
    <w:rsid w:val="00730999"/>
    <w:rsid w:val="007318F4"/>
    <w:rsid w:val="007318FA"/>
    <w:rsid w:val="00731DEE"/>
    <w:rsid w:val="00731E92"/>
    <w:rsid w:val="00733A9C"/>
    <w:rsid w:val="00733B64"/>
    <w:rsid w:val="00734D92"/>
    <w:rsid w:val="00735100"/>
    <w:rsid w:val="0073549D"/>
    <w:rsid w:val="00736073"/>
    <w:rsid w:val="007378CF"/>
    <w:rsid w:val="00737C3D"/>
    <w:rsid w:val="00737CC3"/>
    <w:rsid w:val="00737F5B"/>
    <w:rsid w:val="007405D9"/>
    <w:rsid w:val="00740B27"/>
    <w:rsid w:val="00740E07"/>
    <w:rsid w:val="0074131E"/>
    <w:rsid w:val="00742C07"/>
    <w:rsid w:val="00742C8E"/>
    <w:rsid w:val="00743135"/>
    <w:rsid w:val="007431EF"/>
    <w:rsid w:val="007433A5"/>
    <w:rsid w:val="00743FD4"/>
    <w:rsid w:val="00744075"/>
    <w:rsid w:val="00744408"/>
    <w:rsid w:val="0074562F"/>
    <w:rsid w:val="00745D1F"/>
    <w:rsid w:val="00745E68"/>
    <w:rsid w:val="0074611E"/>
    <w:rsid w:val="00746D1B"/>
    <w:rsid w:val="00747041"/>
    <w:rsid w:val="00747A1B"/>
    <w:rsid w:val="007514FF"/>
    <w:rsid w:val="00751B4F"/>
    <w:rsid w:val="007526D7"/>
    <w:rsid w:val="00752BBB"/>
    <w:rsid w:val="00752FEB"/>
    <w:rsid w:val="00753159"/>
    <w:rsid w:val="0075366C"/>
    <w:rsid w:val="00753ECF"/>
    <w:rsid w:val="007548CB"/>
    <w:rsid w:val="00754E22"/>
    <w:rsid w:val="0075570F"/>
    <w:rsid w:val="00756356"/>
    <w:rsid w:val="00756361"/>
    <w:rsid w:val="0075677A"/>
    <w:rsid w:val="007575D8"/>
    <w:rsid w:val="00757C87"/>
    <w:rsid w:val="00760071"/>
    <w:rsid w:val="00760304"/>
    <w:rsid w:val="0076107A"/>
    <w:rsid w:val="00761435"/>
    <w:rsid w:val="0076185F"/>
    <w:rsid w:val="007622D5"/>
    <w:rsid w:val="007629BE"/>
    <w:rsid w:val="00762CE6"/>
    <w:rsid w:val="00762F94"/>
    <w:rsid w:val="00763461"/>
    <w:rsid w:val="00763981"/>
    <w:rsid w:val="00763B5F"/>
    <w:rsid w:val="00763DAA"/>
    <w:rsid w:val="0076490A"/>
    <w:rsid w:val="00764D2B"/>
    <w:rsid w:val="007656D2"/>
    <w:rsid w:val="00765A81"/>
    <w:rsid w:val="0076660E"/>
    <w:rsid w:val="00767989"/>
    <w:rsid w:val="00767A8B"/>
    <w:rsid w:val="00767B53"/>
    <w:rsid w:val="00767D6B"/>
    <w:rsid w:val="0077021F"/>
    <w:rsid w:val="0077022F"/>
    <w:rsid w:val="0077040B"/>
    <w:rsid w:val="0077042F"/>
    <w:rsid w:val="007707AB"/>
    <w:rsid w:val="00770C16"/>
    <w:rsid w:val="00771279"/>
    <w:rsid w:val="0077149D"/>
    <w:rsid w:val="00771F0A"/>
    <w:rsid w:val="007726BD"/>
    <w:rsid w:val="0077293C"/>
    <w:rsid w:val="00772F44"/>
    <w:rsid w:val="00773246"/>
    <w:rsid w:val="00773A8B"/>
    <w:rsid w:val="00773B7E"/>
    <w:rsid w:val="00774236"/>
    <w:rsid w:val="00774B72"/>
    <w:rsid w:val="007761CF"/>
    <w:rsid w:val="0077712A"/>
    <w:rsid w:val="0077745B"/>
    <w:rsid w:val="0077783D"/>
    <w:rsid w:val="00777B2F"/>
    <w:rsid w:val="00780E97"/>
    <w:rsid w:val="007811F2"/>
    <w:rsid w:val="007817D2"/>
    <w:rsid w:val="00781822"/>
    <w:rsid w:val="00781C83"/>
    <w:rsid w:val="00781E1E"/>
    <w:rsid w:val="00782276"/>
    <w:rsid w:val="00782442"/>
    <w:rsid w:val="00782A5D"/>
    <w:rsid w:val="00783CF4"/>
    <w:rsid w:val="007841C6"/>
    <w:rsid w:val="00784202"/>
    <w:rsid w:val="00784203"/>
    <w:rsid w:val="007842F9"/>
    <w:rsid w:val="00784BBB"/>
    <w:rsid w:val="00784EF0"/>
    <w:rsid w:val="007855C3"/>
    <w:rsid w:val="00785BFD"/>
    <w:rsid w:val="00785D12"/>
    <w:rsid w:val="00785D40"/>
    <w:rsid w:val="00787D1E"/>
    <w:rsid w:val="007904BE"/>
    <w:rsid w:val="00790B83"/>
    <w:rsid w:val="0079161C"/>
    <w:rsid w:val="00791940"/>
    <w:rsid w:val="00791ACB"/>
    <w:rsid w:val="00791BA0"/>
    <w:rsid w:val="00792936"/>
    <w:rsid w:val="0079297B"/>
    <w:rsid w:val="00792CB8"/>
    <w:rsid w:val="00792F43"/>
    <w:rsid w:val="00793407"/>
    <w:rsid w:val="007936A5"/>
    <w:rsid w:val="007938C9"/>
    <w:rsid w:val="00793C82"/>
    <w:rsid w:val="00793E90"/>
    <w:rsid w:val="007946CA"/>
    <w:rsid w:val="00794DD1"/>
    <w:rsid w:val="00795481"/>
    <w:rsid w:val="00795752"/>
    <w:rsid w:val="00795B97"/>
    <w:rsid w:val="00796A90"/>
    <w:rsid w:val="00796BD2"/>
    <w:rsid w:val="00796EB5"/>
    <w:rsid w:val="0079711F"/>
    <w:rsid w:val="00797921"/>
    <w:rsid w:val="007979A6"/>
    <w:rsid w:val="00797D22"/>
    <w:rsid w:val="00797EDE"/>
    <w:rsid w:val="007A03E9"/>
    <w:rsid w:val="007A0913"/>
    <w:rsid w:val="007A09EE"/>
    <w:rsid w:val="007A139C"/>
    <w:rsid w:val="007A1DC2"/>
    <w:rsid w:val="007A1EE6"/>
    <w:rsid w:val="007A24A8"/>
    <w:rsid w:val="007A2AE9"/>
    <w:rsid w:val="007A2FB4"/>
    <w:rsid w:val="007A33CD"/>
    <w:rsid w:val="007A3E1F"/>
    <w:rsid w:val="007A48F3"/>
    <w:rsid w:val="007A4EED"/>
    <w:rsid w:val="007A5176"/>
    <w:rsid w:val="007A5294"/>
    <w:rsid w:val="007A54F6"/>
    <w:rsid w:val="007A5843"/>
    <w:rsid w:val="007A5BC3"/>
    <w:rsid w:val="007A5CF1"/>
    <w:rsid w:val="007A682F"/>
    <w:rsid w:val="007A6E17"/>
    <w:rsid w:val="007B0479"/>
    <w:rsid w:val="007B102C"/>
    <w:rsid w:val="007B14B8"/>
    <w:rsid w:val="007B156C"/>
    <w:rsid w:val="007B23F3"/>
    <w:rsid w:val="007B2408"/>
    <w:rsid w:val="007B24AD"/>
    <w:rsid w:val="007B2E57"/>
    <w:rsid w:val="007B2EF0"/>
    <w:rsid w:val="007B3101"/>
    <w:rsid w:val="007B3AA5"/>
    <w:rsid w:val="007B3EA5"/>
    <w:rsid w:val="007B4834"/>
    <w:rsid w:val="007B5042"/>
    <w:rsid w:val="007B6921"/>
    <w:rsid w:val="007B72AF"/>
    <w:rsid w:val="007B7D04"/>
    <w:rsid w:val="007C0DFA"/>
    <w:rsid w:val="007C1156"/>
    <w:rsid w:val="007C12D4"/>
    <w:rsid w:val="007C19D4"/>
    <w:rsid w:val="007C1F89"/>
    <w:rsid w:val="007C28D5"/>
    <w:rsid w:val="007C2949"/>
    <w:rsid w:val="007C316A"/>
    <w:rsid w:val="007C3424"/>
    <w:rsid w:val="007C38B3"/>
    <w:rsid w:val="007C3A29"/>
    <w:rsid w:val="007C3ECC"/>
    <w:rsid w:val="007C4A55"/>
    <w:rsid w:val="007C583A"/>
    <w:rsid w:val="007C5846"/>
    <w:rsid w:val="007C589F"/>
    <w:rsid w:val="007C5A32"/>
    <w:rsid w:val="007C6093"/>
    <w:rsid w:val="007C6251"/>
    <w:rsid w:val="007C6696"/>
    <w:rsid w:val="007C6970"/>
    <w:rsid w:val="007C7338"/>
    <w:rsid w:val="007C734C"/>
    <w:rsid w:val="007C737A"/>
    <w:rsid w:val="007D168E"/>
    <w:rsid w:val="007D1FB3"/>
    <w:rsid w:val="007D2255"/>
    <w:rsid w:val="007D2D71"/>
    <w:rsid w:val="007D3929"/>
    <w:rsid w:val="007D4C7F"/>
    <w:rsid w:val="007D4D7A"/>
    <w:rsid w:val="007D4D8D"/>
    <w:rsid w:val="007D588B"/>
    <w:rsid w:val="007D5C85"/>
    <w:rsid w:val="007D5D0A"/>
    <w:rsid w:val="007D5E94"/>
    <w:rsid w:val="007D680F"/>
    <w:rsid w:val="007D6C9C"/>
    <w:rsid w:val="007D7370"/>
    <w:rsid w:val="007D7600"/>
    <w:rsid w:val="007D7D44"/>
    <w:rsid w:val="007E05D1"/>
    <w:rsid w:val="007E08C3"/>
    <w:rsid w:val="007E0AAB"/>
    <w:rsid w:val="007E16AE"/>
    <w:rsid w:val="007E1A58"/>
    <w:rsid w:val="007E1E3C"/>
    <w:rsid w:val="007E1E81"/>
    <w:rsid w:val="007E2020"/>
    <w:rsid w:val="007E2224"/>
    <w:rsid w:val="007E226C"/>
    <w:rsid w:val="007E2616"/>
    <w:rsid w:val="007E2CB8"/>
    <w:rsid w:val="007E3174"/>
    <w:rsid w:val="007E32D1"/>
    <w:rsid w:val="007E3BBD"/>
    <w:rsid w:val="007E3BE1"/>
    <w:rsid w:val="007E3C1C"/>
    <w:rsid w:val="007E3F21"/>
    <w:rsid w:val="007E4639"/>
    <w:rsid w:val="007E47DA"/>
    <w:rsid w:val="007E4B03"/>
    <w:rsid w:val="007E4B37"/>
    <w:rsid w:val="007E4F16"/>
    <w:rsid w:val="007E5481"/>
    <w:rsid w:val="007E5B58"/>
    <w:rsid w:val="007E6AD5"/>
    <w:rsid w:val="007E7405"/>
    <w:rsid w:val="007E744B"/>
    <w:rsid w:val="007F0124"/>
    <w:rsid w:val="007F0242"/>
    <w:rsid w:val="007F0DE9"/>
    <w:rsid w:val="007F123E"/>
    <w:rsid w:val="007F1521"/>
    <w:rsid w:val="007F2018"/>
    <w:rsid w:val="007F385E"/>
    <w:rsid w:val="007F3D4A"/>
    <w:rsid w:val="007F3E50"/>
    <w:rsid w:val="007F3F68"/>
    <w:rsid w:val="007F4947"/>
    <w:rsid w:val="007F5255"/>
    <w:rsid w:val="007F52FC"/>
    <w:rsid w:val="007F610A"/>
    <w:rsid w:val="007F680C"/>
    <w:rsid w:val="007F6ABE"/>
    <w:rsid w:val="007F6D10"/>
    <w:rsid w:val="007F6F9B"/>
    <w:rsid w:val="007F6FE4"/>
    <w:rsid w:val="007F7E70"/>
    <w:rsid w:val="007F7F60"/>
    <w:rsid w:val="0080056F"/>
    <w:rsid w:val="00800DA1"/>
    <w:rsid w:val="00801C3B"/>
    <w:rsid w:val="008020E8"/>
    <w:rsid w:val="008022D9"/>
    <w:rsid w:val="008023C8"/>
    <w:rsid w:val="00802D9F"/>
    <w:rsid w:val="0080347B"/>
    <w:rsid w:val="00803792"/>
    <w:rsid w:val="00803A33"/>
    <w:rsid w:val="00803BBB"/>
    <w:rsid w:val="00803E05"/>
    <w:rsid w:val="00803EE0"/>
    <w:rsid w:val="00803FD5"/>
    <w:rsid w:val="00804CBF"/>
    <w:rsid w:val="00804D04"/>
    <w:rsid w:val="0080506F"/>
    <w:rsid w:val="00805644"/>
    <w:rsid w:val="0080571F"/>
    <w:rsid w:val="0080677B"/>
    <w:rsid w:val="0080744F"/>
    <w:rsid w:val="00807989"/>
    <w:rsid w:val="00807A8E"/>
    <w:rsid w:val="00807F6D"/>
    <w:rsid w:val="0081075C"/>
    <w:rsid w:val="00810FE6"/>
    <w:rsid w:val="0081107D"/>
    <w:rsid w:val="008128D1"/>
    <w:rsid w:val="00812BDF"/>
    <w:rsid w:val="0081347C"/>
    <w:rsid w:val="00813D50"/>
    <w:rsid w:val="00813ECB"/>
    <w:rsid w:val="00814006"/>
    <w:rsid w:val="008143DC"/>
    <w:rsid w:val="00814612"/>
    <w:rsid w:val="00815671"/>
    <w:rsid w:val="00815E75"/>
    <w:rsid w:val="00816FAA"/>
    <w:rsid w:val="00817247"/>
    <w:rsid w:val="008178AD"/>
    <w:rsid w:val="00817939"/>
    <w:rsid w:val="008179B5"/>
    <w:rsid w:val="00817F44"/>
    <w:rsid w:val="00817F71"/>
    <w:rsid w:val="008203ED"/>
    <w:rsid w:val="00820E1B"/>
    <w:rsid w:val="00820E6D"/>
    <w:rsid w:val="00820F99"/>
    <w:rsid w:val="008213F0"/>
    <w:rsid w:val="00821B50"/>
    <w:rsid w:val="00822B46"/>
    <w:rsid w:val="00822D40"/>
    <w:rsid w:val="0082323E"/>
    <w:rsid w:val="00823242"/>
    <w:rsid w:val="00823D34"/>
    <w:rsid w:val="0082406B"/>
    <w:rsid w:val="00824518"/>
    <w:rsid w:val="00824A93"/>
    <w:rsid w:val="00824F85"/>
    <w:rsid w:val="008250DB"/>
    <w:rsid w:val="00825555"/>
    <w:rsid w:val="00826918"/>
    <w:rsid w:val="008269D1"/>
    <w:rsid w:val="00826EB3"/>
    <w:rsid w:val="008273DC"/>
    <w:rsid w:val="00827BCE"/>
    <w:rsid w:val="00827D62"/>
    <w:rsid w:val="00830CF8"/>
    <w:rsid w:val="008314DB"/>
    <w:rsid w:val="00831558"/>
    <w:rsid w:val="00831D08"/>
    <w:rsid w:val="008329DD"/>
    <w:rsid w:val="00833F8E"/>
    <w:rsid w:val="008340A5"/>
    <w:rsid w:val="0083412E"/>
    <w:rsid w:val="0083443B"/>
    <w:rsid w:val="00834F5F"/>
    <w:rsid w:val="00835D5E"/>
    <w:rsid w:val="00835E55"/>
    <w:rsid w:val="008360D5"/>
    <w:rsid w:val="008368B5"/>
    <w:rsid w:val="00836D89"/>
    <w:rsid w:val="0083722E"/>
    <w:rsid w:val="00837235"/>
    <w:rsid w:val="00837581"/>
    <w:rsid w:val="00837AFF"/>
    <w:rsid w:val="008402F9"/>
    <w:rsid w:val="00840ADB"/>
    <w:rsid w:val="00840D96"/>
    <w:rsid w:val="008411D5"/>
    <w:rsid w:val="0084126C"/>
    <w:rsid w:val="00841E35"/>
    <w:rsid w:val="00842019"/>
    <w:rsid w:val="0084216C"/>
    <w:rsid w:val="008429EC"/>
    <w:rsid w:val="0084353D"/>
    <w:rsid w:val="00843760"/>
    <w:rsid w:val="00843A60"/>
    <w:rsid w:val="00843EA7"/>
    <w:rsid w:val="008441A2"/>
    <w:rsid w:val="00844485"/>
    <w:rsid w:val="008445F4"/>
    <w:rsid w:val="00844995"/>
    <w:rsid w:val="00844BD9"/>
    <w:rsid w:val="00844E8C"/>
    <w:rsid w:val="0084631A"/>
    <w:rsid w:val="0084674F"/>
    <w:rsid w:val="00847B77"/>
    <w:rsid w:val="00847BFF"/>
    <w:rsid w:val="00847E97"/>
    <w:rsid w:val="008502F3"/>
    <w:rsid w:val="008509BA"/>
    <w:rsid w:val="00851220"/>
    <w:rsid w:val="0085201A"/>
    <w:rsid w:val="00852357"/>
    <w:rsid w:val="00852664"/>
    <w:rsid w:val="008527A1"/>
    <w:rsid w:val="00852ADB"/>
    <w:rsid w:val="00853001"/>
    <w:rsid w:val="00853845"/>
    <w:rsid w:val="00853A27"/>
    <w:rsid w:val="00854152"/>
    <w:rsid w:val="00854C0D"/>
    <w:rsid w:val="00856DA0"/>
    <w:rsid w:val="008571FC"/>
    <w:rsid w:val="00857D68"/>
    <w:rsid w:val="008603E1"/>
    <w:rsid w:val="00860673"/>
    <w:rsid w:val="00860AED"/>
    <w:rsid w:val="00860BC7"/>
    <w:rsid w:val="0086102B"/>
    <w:rsid w:val="00861192"/>
    <w:rsid w:val="008611D6"/>
    <w:rsid w:val="00861C08"/>
    <w:rsid w:val="0086208E"/>
    <w:rsid w:val="0086231B"/>
    <w:rsid w:val="008624BA"/>
    <w:rsid w:val="00862510"/>
    <w:rsid w:val="008625EF"/>
    <w:rsid w:val="008637E9"/>
    <w:rsid w:val="00863A3C"/>
    <w:rsid w:val="00863B56"/>
    <w:rsid w:val="00863D24"/>
    <w:rsid w:val="0086463A"/>
    <w:rsid w:val="00864A48"/>
    <w:rsid w:val="00864EFB"/>
    <w:rsid w:val="00865523"/>
    <w:rsid w:val="00865641"/>
    <w:rsid w:val="00865781"/>
    <w:rsid w:val="00866075"/>
    <w:rsid w:val="00866255"/>
    <w:rsid w:val="00866431"/>
    <w:rsid w:val="00867F6C"/>
    <w:rsid w:val="0087008B"/>
    <w:rsid w:val="00870DEB"/>
    <w:rsid w:val="00870E0D"/>
    <w:rsid w:val="00871072"/>
    <w:rsid w:val="00871080"/>
    <w:rsid w:val="00871396"/>
    <w:rsid w:val="00871411"/>
    <w:rsid w:val="00871616"/>
    <w:rsid w:val="008718E0"/>
    <w:rsid w:val="008721BE"/>
    <w:rsid w:val="008726A3"/>
    <w:rsid w:val="00872B85"/>
    <w:rsid w:val="00872BAF"/>
    <w:rsid w:val="00872E04"/>
    <w:rsid w:val="00873969"/>
    <w:rsid w:val="00873D32"/>
    <w:rsid w:val="00873D4C"/>
    <w:rsid w:val="00875994"/>
    <w:rsid w:val="00876BB5"/>
    <w:rsid w:val="008770F8"/>
    <w:rsid w:val="00877B06"/>
    <w:rsid w:val="00880174"/>
    <w:rsid w:val="00881486"/>
    <w:rsid w:val="0088174D"/>
    <w:rsid w:val="008819C6"/>
    <w:rsid w:val="00881D76"/>
    <w:rsid w:val="00882079"/>
    <w:rsid w:val="00882D7A"/>
    <w:rsid w:val="0088321B"/>
    <w:rsid w:val="0088451B"/>
    <w:rsid w:val="008848F5"/>
    <w:rsid w:val="00884C45"/>
    <w:rsid w:val="00885875"/>
    <w:rsid w:val="00885A17"/>
    <w:rsid w:val="00885E9B"/>
    <w:rsid w:val="00886162"/>
    <w:rsid w:val="00886290"/>
    <w:rsid w:val="0088678C"/>
    <w:rsid w:val="00887348"/>
    <w:rsid w:val="008873DE"/>
    <w:rsid w:val="00887888"/>
    <w:rsid w:val="00887FD4"/>
    <w:rsid w:val="00890B5B"/>
    <w:rsid w:val="00891AB6"/>
    <w:rsid w:val="00891AB8"/>
    <w:rsid w:val="008928D0"/>
    <w:rsid w:val="00893797"/>
    <w:rsid w:val="00894549"/>
    <w:rsid w:val="00894D4F"/>
    <w:rsid w:val="0089518D"/>
    <w:rsid w:val="008956B7"/>
    <w:rsid w:val="00896C0C"/>
    <w:rsid w:val="008973A8"/>
    <w:rsid w:val="00897735"/>
    <w:rsid w:val="00897FE8"/>
    <w:rsid w:val="008A100B"/>
    <w:rsid w:val="008A1C37"/>
    <w:rsid w:val="008A1CB2"/>
    <w:rsid w:val="008A226C"/>
    <w:rsid w:val="008A2508"/>
    <w:rsid w:val="008A2B44"/>
    <w:rsid w:val="008A38D5"/>
    <w:rsid w:val="008A41E5"/>
    <w:rsid w:val="008A44DA"/>
    <w:rsid w:val="008A44E4"/>
    <w:rsid w:val="008A4692"/>
    <w:rsid w:val="008A476D"/>
    <w:rsid w:val="008A569A"/>
    <w:rsid w:val="008A56E8"/>
    <w:rsid w:val="008A5934"/>
    <w:rsid w:val="008A5F37"/>
    <w:rsid w:val="008A63E6"/>
    <w:rsid w:val="008A6869"/>
    <w:rsid w:val="008A722C"/>
    <w:rsid w:val="008B0F22"/>
    <w:rsid w:val="008B10AB"/>
    <w:rsid w:val="008B1285"/>
    <w:rsid w:val="008B148C"/>
    <w:rsid w:val="008B1D68"/>
    <w:rsid w:val="008B254B"/>
    <w:rsid w:val="008B26E8"/>
    <w:rsid w:val="008B26F4"/>
    <w:rsid w:val="008B2749"/>
    <w:rsid w:val="008B2968"/>
    <w:rsid w:val="008B3410"/>
    <w:rsid w:val="008B35B5"/>
    <w:rsid w:val="008B3890"/>
    <w:rsid w:val="008B39CD"/>
    <w:rsid w:val="008B4922"/>
    <w:rsid w:val="008B4F62"/>
    <w:rsid w:val="008B4FB6"/>
    <w:rsid w:val="008B687A"/>
    <w:rsid w:val="008B6ECC"/>
    <w:rsid w:val="008B72AB"/>
    <w:rsid w:val="008B741A"/>
    <w:rsid w:val="008B77C5"/>
    <w:rsid w:val="008B7F28"/>
    <w:rsid w:val="008C0026"/>
    <w:rsid w:val="008C01F1"/>
    <w:rsid w:val="008C1286"/>
    <w:rsid w:val="008C1523"/>
    <w:rsid w:val="008C1CCF"/>
    <w:rsid w:val="008C268E"/>
    <w:rsid w:val="008C294C"/>
    <w:rsid w:val="008C3D31"/>
    <w:rsid w:val="008C3F35"/>
    <w:rsid w:val="008C3FDC"/>
    <w:rsid w:val="008C51AC"/>
    <w:rsid w:val="008C689C"/>
    <w:rsid w:val="008C6FEA"/>
    <w:rsid w:val="008C73F9"/>
    <w:rsid w:val="008C7779"/>
    <w:rsid w:val="008C7FA3"/>
    <w:rsid w:val="008D0DD3"/>
    <w:rsid w:val="008D125D"/>
    <w:rsid w:val="008D22E1"/>
    <w:rsid w:val="008D24EB"/>
    <w:rsid w:val="008D2A60"/>
    <w:rsid w:val="008D2CED"/>
    <w:rsid w:val="008D3889"/>
    <w:rsid w:val="008D3FA8"/>
    <w:rsid w:val="008D423B"/>
    <w:rsid w:val="008D4A0C"/>
    <w:rsid w:val="008D4B92"/>
    <w:rsid w:val="008D4C9E"/>
    <w:rsid w:val="008D593A"/>
    <w:rsid w:val="008D697E"/>
    <w:rsid w:val="008E0A26"/>
    <w:rsid w:val="008E1647"/>
    <w:rsid w:val="008E18BF"/>
    <w:rsid w:val="008E1A13"/>
    <w:rsid w:val="008E1DE7"/>
    <w:rsid w:val="008E21A0"/>
    <w:rsid w:val="008E231C"/>
    <w:rsid w:val="008E2407"/>
    <w:rsid w:val="008E2415"/>
    <w:rsid w:val="008E279F"/>
    <w:rsid w:val="008E2971"/>
    <w:rsid w:val="008E2B03"/>
    <w:rsid w:val="008E2C57"/>
    <w:rsid w:val="008E3BD3"/>
    <w:rsid w:val="008E4449"/>
    <w:rsid w:val="008E4528"/>
    <w:rsid w:val="008E4AF2"/>
    <w:rsid w:val="008E4B23"/>
    <w:rsid w:val="008E4C05"/>
    <w:rsid w:val="008E56DB"/>
    <w:rsid w:val="008E5751"/>
    <w:rsid w:val="008E5843"/>
    <w:rsid w:val="008E587E"/>
    <w:rsid w:val="008E592A"/>
    <w:rsid w:val="008E6675"/>
    <w:rsid w:val="008E683F"/>
    <w:rsid w:val="008E69D4"/>
    <w:rsid w:val="008E7176"/>
    <w:rsid w:val="008E724E"/>
    <w:rsid w:val="008E78FF"/>
    <w:rsid w:val="008F064F"/>
    <w:rsid w:val="008F0CF1"/>
    <w:rsid w:val="008F0D46"/>
    <w:rsid w:val="008F156C"/>
    <w:rsid w:val="008F1906"/>
    <w:rsid w:val="008F209B"/>
    <w:rsid w:val="008F24D9"/>
    <w:rsid w:val="008F27B3"/>
    <w:rsid w:val="008F28DB"/>
    <w:rsid w:val="008F3734"/>
    <w:rsid w:val="008F4825"/>
    <w:rsid w:val="008F487E"/>
    <w:rsid w:val="008F4F1B"/>
    <w:rsid w:val="008F5245"/>
    <w:rsid w:val="008F5A1A"/>
    <w:rsid w:val="008F6337"/>
    <w:rsid w:val="008F65F9"/>
    <w:rsid w:val="008F6736"/>
    <w:rsid w:val="008F7272"/>
    <w:rsid w:val="008F755A"/>
    <w:rsid w:val="008F7561"/>
    <w:rsid w:val="008F7887"/>
    <w:rsid w:val="008F7F5E"/>
    <w:rsid w:val="00902E5A"/>
    <w:rsid w:val="00902F8C"/>
    <w:rsid w:val="009037B7"/>
    <w:rsid w:val="00903EAA"/>
    <w:rsid w:val="00905C1C"/>
    <w:rsid w:val="00906014"/>
    <w:rsid w:val="00906266"/>
    <w:rsid w:val="0090628B"/>
    <w:rsid w:val="00906544"/>
    <w:rsid w:val="009066DC"/>
    <w:rsid w:val="00907549"/>
    <w:rsid w:val="009109E8"/>
    <w:rsid w:val="009114BA"/>
    <w:rsid w:val="009120FB"/>
    <w:rsid w:val="00912577"/>
    <w:rsid w:val="00912B39"/>
    <w:rsid w:val="00912F1A"/>
    <w:rsid w:val="00912F76"/>
    <w:rsid w:val="009130FB"/>
    <w:rsid w:val="009133E9"/>
    <w:rsid w:val="009134AA"/>
    <w:rsid w:val="0091369D"/>
    <w:rsid w:val="00913720"/>
    <w:rsid w:val="00913A4D"/>
    <w:rsid w:val="00913CD6"/>
    <w:rsid w:val="00914601"/>
    <w:rsid w:val="0091478A"/>
    <w:rsid w:val="009148BF"/>
    <w:rsid w:val="00914B6D"/>
    <w:rsid w:val="00915180"/>
    <w:rsid w:val="00915247"/>
    <w:rsid w:val="009155B5"/>
    <w:rsid w:val="009157EF"/>
    <w:rsid w:val="00915D8B"/>
    <w:rsid w:val="00916982"/>
    <w:rsid w:val="009169E7"/>
    <w:rsid w:val="00916E9B"/>
    <w:rsid w:val="00917683"/>
    <w:rsid w:val="009200B6"/>
    <w:rsid w:val="00920F30"/>
    <w:rsid w:val="009212C0"/>
    <w:rsid w:val="009215D1"/>
    <w:rsid w:val="00922A31"/>
    <w:rsid w:val="00922C5B"/>
    <w:rsid w:val="00922EA6"/>
    <w:rsid w:val="009233AE"/>
    <w:rsid w:val="009233BD"/>
    <w:rsid w:val="009236C1"/>
    <w:rsid w:val="00923BC1"/>
    <w:rsid w:val="0092406B"/>
    <w:rsid w:val="00924300"/>
    <w:rsid w:val="00925149"/>
    <w:rsid w:val="00925AB2"/>
    <w:rsid w:val="00925DA1"/>
    <w:rsid w:val="009263FA"/>
    <w:rsid w:val="00926519"/>
    <w:rsid w:val="00927343"/>
    <w:rsid w:val="009279F1"/>
    <w:rsid w:val="00927ACA"/>
    <w:rsid w:val="00927B40"/>
    <w:rsid w:val="0093073A"/>
    <w:rsid w:val="00930760"/>
    <w:rsid w:val="009309E4"/>
    <w:rsid w:val="00930A4F"/>
    <w:rsid w:val="00932851"/>
    <w:rsid w:val="009328B4"/>
    <w:rsid w:val="00932B6D"/>
    <w:rsid w:val="00932D40"/>
    <w:rsid w:val="00933041"/>
    <w:rsid w:val="009337F0"/>
    <w:rsid w:val="0093412C"/>
    <w:rsid w:val="009349D2"/>
    <w:rsid w:val="00934A28"/>
    <w:rsid w:val="0093575B"/>
    <w:rsid w:val="009363B7"/>
    <w:rsid w:val="00940647"/>
    <w:rsid w:val="00940901"/>
    <w:rsid w:val="00940BF0"/>
    <w:rsid w:val="00941189"/>
    <w:rsid w:val="0094180F"/>
    <w:rsid w:val="00941822"/>
    <w:rsid w:val="0094206E"/>
    <w:rsid w:val="00942237"/>
    <w:rsid w:val="0094240C"/>
    <w:rsid w:val="00942F67"/>
    <w:rsid w:val="00943979"/>
    <w:rsid w:val="00943FDB"/>
    <w:rsid w:val="00945FD0"/>
    <w:rsid w:val="00947007"/>
    <w:rsid w:val="009476AC"/>
    <w:rsid w:val="009501CF"/>
    <w:rsid w:val="00950BBE"/>
    <w:rsid w:val="00950E26"/>
    <w:rsid w:val="009510C5"/>
    <w:rsid w:val="00951117"/>
    <w:rsid w:val="0095177E"/>
    <w:rsid w:val="009517EC"/>
    <w:rsid w:val="00951C56"/>
    <w:rsid w:val="00951DF7"/>
    <w:rsid w:val="00952192"/>
    <w:rsid w:val="009522EC"/>
    <w:rsid w:val="009524E1"/>
    <w:rsid w:val="00952C09"/>
    <w:rsid w:val="009533AF"/>
    <w:rsid w:val="00953D4D"/>
    <w:rsid w:val="00953DE0"/>
    <w:rsid w:val="00954285"/>
    <w:rsid w:val="009543A7"/>
    <w:rsid w:val="0095454A"/>
    <w:rsid w:val="00954B51"/>
    <w:rsid w:val="00954C64"/>
    <w:rsid w:val="00955897"/>
    <w:rsid w:val="00955DBB"/>
    <w:rsid w:val="009564A7"/>
    <w:rsid w:val="009565FA"/>
    <w:rsid w:val="009566EF"/>
    <w:rsid w:val="00956D0C"/>
    <w:rsid w:val="009604BE"/>
    <w:rsid w:val="009605D2"/>
    <w:rsid w:val="0096079E"/>
    <w:rsid w:val="0096126C"/>
    <w:rsid w:val="00961C0B"/>
    <w:rsid w:val="0096296A"/>
    <w:rsid w:val="00962A53"/>
    <w:rsid w:val="00962D72"/>
    <w:rsid w:val="009649BB"/>
    <w:rsid w:val="00965DC1"/>
    <w:rsid w:val="009662BC"/>
    <w:rsid w:val="00966C22"/>
    <w:rsid w:val="00967358"/>
    <w:rsid w:val="0096775D"/>
    <w:rsid w:val="009678A7"/>
    <w:rsid w:val="009679B9"/>
    <w:rsid w:val="00967B0D"/>
    <w:rsid w:val="00970418"/>
    <w:rsid w:val="00970A0B"/>
    <w:rsid w:val="00970CBF"/>
    <w:rsid w:val="00971A73"/>
    <w:rsid w:val="00971B8B"/>
    <w:rsid w:val="00971D31"/>
    <w:rsid w:val="00972017"/>
    <w:rsid w:val="00972083"/>
    <w:rsid w:val="00972BB4"/>
    <w:rsid w:val="00972D74"/>
    <w:rsid w:val="00973178"/>
    <w:rsid w:val="00973EA6"/>
    <w:rsid w:val="00974366"/>
    <w:rsid w:val="00975275"/>
    <w:rsid w:val="009756CE"/>
    <w:rsid w:val="00975708"/>
    <w:rsid w:val="009759A9"/>
    <w:rsid w:val="00975C54"/>
    <w:rsid w:val="009760C3"/>
    <w:rsid w:val="00976A8B"/>
    <w:rsid w:val="00976C02"/>
    <w:rsid w:val="00977868"/>
    <w:rsid w:val="00977EE1"/>
    <w:rsid w:val="00980065"/>
    <w:rsid w:val="0098006F"/>
    <w:rsid w:val="0098038F"/>
    <w:rsid w:val="00980C83"/>
    <w:rsid w:val="00980E17"/>
    <w:rsid w:val="00981280"/>
    <w:rsid w:val="00981587"/>
    <w:rsid w:val="00981827"/>
    <w:rsid w:val="009818F7"/>
    <w:rsid w:val="00981D29"/>
    <w:rsid w:val="00981DD3"/>
    <w:rsid w:val="00981EBE"/>
    <w:rsid w:val="00983577"/>
    <w:rsid w:val="009839E1"/>
    <w:rsid w:val="00983D5E"/>
    <w:rsid w:val="009840AC"/>
    <w:rsid w:val="009846D1"/>
    <w:rsid w:val="00984AF9"/>
    <w:rsid w:val="009854AE"/>
    <w:rsid w:val="009855EE"/>
    <w:rsid w:val="009859F4"/>
    <w:rsid w:val="00985E66"/>
    <w:rsid w:val="00986198"/>
    <w:rsid w:val="009863A6"/>
    <w:rsid w:val="00986849"/>
    <w:rsid w:val="009868B0"/>
    <w:rsid w:val="0098750A"/>
    <w:rsid w:val="0098750B"/>
    <w:rsid w:val="00987985"/>
    <w:rsid w:val="00990140"/>
    <w:rsid w:val="00990CC1"/>
    <w:rsid w:val="00990DF0"/>
    <w:rsid w:val="00991345"/>
    <w:rsid w:val="009918AD"/>
    <w:rsid w:val="0099220E"/>
    <w:rsid w:val="009924E7"/>
    <w:rsid w:val="009931B7"/>
    <w:rsid w:val="00993234"/>
    <w:rsid w:val="009944E2"/>
    <w:rsid w:val="00994B67"/>
    <w:rsid w:val="00994EE9"/>
    <w:rsid w:val="009955CD"/>
    <w:rsid w:val="009957CA"/>
    <w:rsid w:val="00995EA1"/>
    <w:rsid w:val="00996616"/>
    <w:rsid w:val="009979DA"/>
    <w:rsid w:val="00997F8F"/>
    <w:rsid w:val="009A1612"/>
    <w:rsid w:val="009A2305"/>
    <w:rsid w:val="009A29F2"/>
    <w:rsid w:val="009A2BA0"/>
    <w:rsid w:val="009A2E51"/>
    <w:rsid w:val="009A3469"/>
    <w:rsid w:val="009A3AC7"/>
    <w:rsid w:val="009A3E44"/>
    <w:rsid w:val="009A436E"/>
    <w:rsid w:val="009A5ACC"/>
    <w:rsid w:val="009A64E2"/>
    <w:rsid w:val="009A64F2"/>
    <w:rsid w:val="009A73AA"/>
    <w:rsid w:val="009B0864"/>
    <w:rsid w:val="009B0A34"/>
    <w:rsid w:val="009B0DF8"/>
    <w:rsid w:val="009B0EB0"/>
    <w:rsid w:val="009B1090"/>
    <w:rsid w:val="009B26DC"/>
    <w:rsid w:val="009B27AB"/>
    <w:rsid w:val="009B2AFA"/>
    <w:rsid w:val="009B37F4"/>
    <w:rsid w:val="009B3FAD"/>
    <w:rsid w:val="009B6061"/>
    <w:rsid w:val="009B60F4"/>
    <w:rsid w:val="009B616C"/>
    <w:rsid w:val="009B629C"/>
    <w:rsid w:val="009B62C3"/>
    <w:rsid w:val="009B6867"/>
    <w:rsid w:val="009C0075"/>
    <w:rsid w:val="009C01C9"/>
    <w:rsid w:val="009C052B"/>
    <w:rsid w:val="009C0809"/>
    <w:rsid w:val="009C1272"/>
    <w:rsid w:val="009C1FC5"/>
    <w:rsid w:val="009C21CD"/>
    <w:rsid w:val="009C274C"/>
    <w:rsid w:val="009C2A0F"/>
    <w:rsid w:val="009C2A8A"/>
    <w:rsid w:val="009C30FB"/>
    <w:rsid w:val="009C41D8"/>
    <w:rsid w:val="009C4887"/>
    <w:rsid w:val="009C50CE"/>
    <w:rsid w:val="009C553A"/>
    <w:rsid w:val="009C5789"/>
    <w:rsid w:val="009C5950"/>
    <w:rsid w:val="009C5A22"/>
    <w:rsid w:val="009C5AF2"/>
    <w:rsid w:val="009C60A4"/>
    <w:rsid w:val="009C6A81"/>
    <w:rsid w:val="009C7611"/>
    <w:rsid w:val="009C76C7"/>
    <w:rsid w:val="009C785D"/>
    <w:rsid w:val="009C7DD3"/>
    <w:rsid w:val="009D0724"/>
    <w:rsid w:val="009D0A4F"/>
    <w:rsid w:val="009D0B7E"/>
    <w:rsid w:val="009D0F06"/>
    <w:rsid w:val="009D0F71"/>
    <w:rsid w:val="009D0F7C"/>
    <w:rsid w:val="009D1445"/>
    <w:rsid w:val="009D192C"/>
    <w:rsid w:val="009D1E1C"/>
    <w:rsid w:val="009D23A8"/>
    <w:rsid w:val="009D23CE"/>
    <w:rsid w:val="009D2B32"/>
    <w:rsid w:val="009D2C06"/>
    <w:rsid w:val="009D3C8A"/>
    <w:rsid w:val="009D47FA"/>
    <w:rsid w:val="009D48A7"/>
    <w:rsid w:val="009D4E7C"/>
    <w:rsid w:val="009D5389"/>
    <w:rsid w:val="009D673B"/>
    <w:rsid w:val="009D6884"/>
    <w:rsid w:val="009D6973"/>
    <w:rsid w:val="009D6F1E"/>
    <w:rsid w:val="009D7260"/>
    <w:rsid w:val="009E04A7"/>
    <w:rsid w:val="009E0757"/>
    <w:rsid w:val="009E0DF8"/>
    <w:rsid w:val="009E0E3A"/>
    <w:rsid w:val="009E12F9"/>
    <w:rsid w:val="009E13A8"/>
    <w:rsid w:val="009E2CDB"/>
    <w:rsid w:val="009E3084"/>
    <w:rsid w:val="009E310D"/>
    <w:rsid w:val="009E32C7"/>
    <w:rsid w:val="009E3ABB"/>
    <w:rsid w:val="009E42D7"/>
    <w:rsid w:val="009E45D3"/>
    <w:rsid w:val="009E4DA5"/>
    <w:rsid w:val="009E513D"/>
    <w:rsid w:val="009E5D8B"/>
    <w:rsid w:val="009E5D96"/>
    <w:rsid w:val="009E62F1"/>
    <w:rsid w:val="009E6692"/>
    <w:rsid w:val="009E7076"/>
    <w:rsid w:val="009E7258"/>
    <w:rsid w:val="009E7588"/>
    <w:rsid w:val="009E75F4"/>
    <w:rsid w:val="009E797D"/>
    <w:rsid w:val="009F0A25"/>
    <w:rsid w:val="009F10B5"/>
    <w:rsid w:val="009F1391"/>
    <w:rsid w:val="009F1C8C"/>
    <w:rsid w:val="009F25C4"/>
    <w:rsid w:val="009F2667"/>
    <w:rsid w:val="009F2A8E"/>
    <w:rsid w:val="009F38EE"/>
    <w:rsid w:val="009F3A00"/>
    <w:rsid w:val="009F481F"/>
    <w:rsid w:val="009F5009"/>
    <w:rsid w:val="009F53CF"/>
    <w:rsid w:val="009F58BE"/>
    <w:rsid w:val="009F5AD4"/>
    <w:rsid w:val="009F5CA1"/>
    <w:rsid w:val="009F5E2B"/>
    <w:rsid w:val="009F6AC7"/>
    <w:rsid w:val="009F6C8D"/>
    <w:rsid w:val="00A0009B"/>
    <w:rsid w:val="00A018FD"/>
    <w:rsid w:val="00A02463"/>
    <w:rsid w:val="00A02C6B"/>
    <w:rsid w:val="00A02EAF"/>
    <w:rsid w:val="00A0351C"/>
    <w:rsid w:val="00A0467B"/>
    <w:rsid w:val="00A04EAF"/>
    <w:rsid w:val="00A060E9"/>
    <w:rsid w:val="00A0658A"/>
    <w:rsid w:val="00A0672C"/>
    <w:rsid w:val="00A06B02"/>
    <w:rsid w:val="00A076BD"/>
    <w:rsid w:val="00A07925"/>
    <w:rsid w:val="00A1015E"/>
    <w:rsid w:val="00A102C3"/>
    <w:rsid w:val="00A1057B"/>
    <w:rsid w:val="00A107D2"/>
    <w:rsid w:val="00A108F2"/>
    <w:rsid w:val="00A10CFB"/>
    <w:rsid w:val="00A115FA"/>
    <w:rsid w:val="00A117E9"/>
    <w:rsid w:val="00A11913"/>
    <w:rsid w:val="00A119DA"/>
    <w:rsid w:val="00A11D73"/>
    <w:rsid w:val="00A11E17"/>
    <w:rsid w:val="00A13E36"/>
    <w:rsid w:val="00A13F33"/>
    <w:rsid w:val="00A16106"/>
    <w:rsid w:val="00A167B0"/>
    <w:rsid w:val="00A16874"/>
    <w:rsid w:val="00A16B74"/>
    <w:rsid w:val="00A17A59"/>
    <w:rsid w:val="00A2050B"/>
    <w:rsid w:val="00A20C13"/>
    <w:rsid w:val="00A21CA7"/>
    <w:rsid w:val="00A22A18"/>
    <w:rsid w:val="00A22D5E"/>
    <w:rsid w:val="00A22E00"/>
    <w:rsid w:val="00A22E53"/>
    <w:rsid w:val="00A23675"/>
    <w:rsid w:val="00A236AE"/>
    <w:rsid w:val="00A24425"/>
    <w:rsid w:val="00A2446E"/>
    <w:rsid w:val="00A245AA"/>
    <w:rsid w:val="00A24896"/>
    <w:rsid w:val="00A24B74"/>
    <w:rsid w:val="00A25A05"/>
    <w:rsid w:val="00A25EC3"/>
    <w:rsid w:val="00A26412"/>
    <w:rsid w:val="00A26C54"/>
    <w:rsid w:val="00A273E5"/>
    <w:rsid w:val="00A27467"/>
    <w:rsid w:val="00A27BE8"/>
    <w:rsid w:val="00A30DC0"/>
    <w:rsid w:val="00A30E00"/>
    <w:rsid w:val="00A31CC3"/>
    <w:rsid w:val="00A324ED"/>
    <w:rsid w:val="00A32B1F"/>
    <w:rsid w:val="00A32F32"/>
    <w:rsid w:val="00A3309E"/>
    <w:rsid w:val="00A34C62"/>
    <w:rsid w:val="00A34CEE"/>
    <w:rsid w:val="00A34D3F"/>
    <w:rsid w:val="00A355F9"/>
    <w:rsid w:val="00A3628B"/>
    <w:rsid w:val="00A3638F"/>
    <w:rsid w:val="00A36A74"/>
    <w:rsid w:val="00A36AC7"/>
    <w:rsid w:val="00A36F1E"/>
    <w:rsid w:val="00A37036"/>
    <w:rsid w:val="00A37463"/>
    <w:rsid w:val="00A3769C"/>
    <w:rsid w:val="00A37951"/>
    <w:rsid w:val="00A37ACB"/>
    <w:rsid w:val="00A37E2E"/>
    <w:rsid w:val="00A4000C"/>
    <w:rsid w:val="00A400DE"/>
    <w:rsid w:val="00A406D5"/>
    <w:rsid w:val="00A408CC"/>
    <w:rsid w:val="00A408D7"/>
    <w:rsid w:val="00A40BFF"/>
    <w:rsid w:val="00A40DBB"/>
    <w:rsid w:val="00A41548"/>
    <w:rsid w:val="00A416CE"/>
    <w:rsid w:val="00A41CA0"/>
    <w:rsid w:val="00A41F68"/>
    <w:rsid w:val="00A424BE"/>
    <w:rsid w:val="00A431AD"/>
    <w:rsid w:val="00A4355E"/>
    <w:rsid w:val="00A439AC"/>
    <w:rsid w:val="00A43BFE"/>
    <w:rsid w:val="00A44888"/>
    <w:rsid w:val="00A44C03"/>
    <w:rsid w:val="00A451DA"/>
    <w:rsid w:val="00A46E68"/>
    <w:rsid w:val="00A47A74"/>
    <w:rsid w:val="00A47EDF"/>
    <w:rsid w:val="00A5167E"/>
    <w:rsid w:val="00A51889"/>
    <w:rsid w:val="00A51BF3"/>
    <w:rsid w:val="00A51CB4"/>
    <w:rsid w:val="00A52979"/>
    <w:rsid w:val="00A532D8"/>
    <w:rsid w:val="00A53439"/>
    <w:rsid w:val="00A535AD"/>
    <w:rsid w:val="00A5385F"/>
    <w:rsid w:val="00A53AC2"/>
    <w:rsid w:val="00A54279"/>
    <w:rsid w:val="00A545AF"/>
    <w:rsid w:val="00A5484F"/>
    <w:rsid w:val="00A54DA5"/>
    <w:rsid w:val="00A55575"/>
    <w:rsid w:val="00A55E0F"/>
    <w:rsid w:val="00A567A4"/>
    <w:rsid w:val="00A56A64"/>
    <w:rsid w:val="00A56CC2"/>
    <w:rsid w:val="00A5764A"/>
    <w:rsid w:val="00A577B8"/>
    <w:rsid w:val="00A601B0"/>
    <w:rsid w:val="00A606D2"/>
    <w:rsid w:val="00A609CA"/>
    <w:rsid w:val="00A60AB4"/>
    <w:rsid w:val="00A61B33"/>
    <w:rsid w:val="00A626D9"/>
    <w:rsid w:val="00A629F5"/>
    <w:rsid w:val="00A62BE6"/>
    <w:rsid w:val="00A630B7"/>
    <w:rsid w:val="00A6371E"/>
    <w:rsid w:val="00A63CC1"/>
    <w:rsid w:val="00A63EC2"/>
    <w:rsid w:val="00A63ECD"/>
    <w:rsid w:val="00A640D3"/>
    <w:rsid w:val="00A6588F"/>
    <w:rsid w:val="00A659BB"/>
    <w:rsid w:val="00A65E4D"/>
    <w:rsid w:val="00A660CC"/>
    <w:rsid w:val="00A6616F"/>
    <w:rsid w:val="00A661AA"/>
    <w:rsid w:val="00A66C8A"/>
    <w:rsid w:val="00A6709E"/>
    <w:rsid w:val="00A67BEA"/>
    <w:rsid w:val="00A70C8B"/>
    <w:rsid w:val="00A70DB9"/>
    <w:rsid w:val="00A71165"/>
    <w:rsid w:val="00A723B2"/>
    <w:rsid w:val="00A726AD"/>
    <w:rsid w:val="00A72BE9"/>
    <w:rsid w:val="00A72C57"/>
    <w:rsid w:val="00A73167"/>
    <w:rsid w:val="00A73C26"/>
    <w:rsid w:val="00A74654"/>
    <w:rsid w:val="00A749C9"/>
    <w:rsid w:val="00A74CAD"/>
    <w:rsid w:val="00A74E00"/>
    <w:rsid w:val="00A753C5"/>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97A"/>
    <w:rsid w:val="00A82AEC"/>
    <w:rsid w:val="00A83158"/>
    <w:rsid w:val="00A831B8"/>
    <w:rsid w:val="00A8330D"/>
    <w:rsid w:val="00A8345F"/>
    <w:rsid w:val="00A83BF4"/>
    <w:rsid w:val="00A846EE"/>
    <w:rsid w:val="00A850DA"/>
    <w:rsid w:val="00A85611"/>
    <w:rsid w:val="00A8595D"/>
    <w:rsid w:val="00A85FC3"/>
    <w:rsid w:val="00A875BA"/>
    <w:rsid w:val="00A90CA9"/>
    <w:rsid w:val="00A9110C"/>
    <w:rsid w:val="00A913C2"/>
    <w:rsid w:val="00A919C6"/>
    <w:rsid w:val="00A92707"/>
    <w:rsid w:val="00A9286E"/>
    <w:rsid w:val="00A92EC5"/>
    <w:rsid w:val="00A92FD1"/>
    <w:rsid w:val="00A93294"/>
    <w:rsid w:val="00A93CDF"/>
    <w:rsid w:val="00A9476F"/>
    <w:rsid w:val="00A94E0D"/>
    <w:rsid w:val="00A95034"/>
    <w:rsid w:val="00A950B4"/>
    <w:rsid w:val="00A95103"/>
    <w:rsid w:val="00A957D0"/>
    <w:rsid w:val="00A968FF"/>
    <w:rsid w:val="00A97745"/>
    <w:rsid w:val="00A97859"/>
    <w:rsid w:val="00A97F6F"/>
    <w:rsid w:val="00AA0016"/>
    <w:rsid w:val="00AA04A1"/>
    <w:rsid w:val="00AA0573"/>
    <w:rsid w:val="00AA102B"/>
    <w:rsid w:val="00AA1D4A"/>
    <w:rsid w:val="00AA2196"/>
    <w:rsid w:val="00AA241A"/>
    <w:rsid w:val="00AA2420"/>
    <w:rsid w:val="00AA35A8"/>
    <w:rsid w:val="00AA3E3F"/>
    <w:rsid w:val="00AA5A49"/>
    <w:rsid w:val="00AA5ED1"/>
    <w:rsid w:val="00AA634F"/>
    <w:rsid w:val="00AA7157"/>
    <w:rsid w:val="00AA72C4"/>
    <w:rsid w:val="00AB01B4"/>
    <w:rsid w:val="00AB01BD"/>
    <w:rsid w:val="00AB0BE2"/>
    <w:rsid w:val="00AB0EDF"/>
    <w:rsid w:val="00AB1859"/>
    <w:rsid w:val="00AB1D2A"/>
    <w:rsid w:val="00AB3042"/>
    <w:rsid w:val="00AB30F5"/>
    <w:rsid w:val="00AB338E"/>
    <w:rsid w:val="00AB36F5"/>
    <w:rsid w:val="00AB39B7"/>
    <w:rsid w:val="00AB4928"/>
    <w:rsid w:val="00AB57C6"/>
    <w:rsid w:val="00AB57DA"/>
    <w:rsid w:val="00AB6075"/>
    <w:rsid w:val="00AB6222"/>
    <w:rsid w:val="00AB6837"/>
    <w:rsid w:val="00AB79FC"/>
    <w:rsid w:val="00AB7A57"/>
    <w:rsid w:val="00AB7DAD"/>
    <w:rsid w:val="00AC01CB"/>
    <w:rsid w:val="00AC032D"/>
    <w:rsid w:val="00AC034F"/>
    <w:rsid w:val="00AC04F1"/>
    <w:rsid w:val="00AC05EA"/>
    <w:rsid w:val="00AC0BC2"/>
    <w:rsid w:val="00AC12D1"/>
    <w:rsid w:val="00AC2256"/>
    <w:rsid w:val="00AC26B0"/>
    <w:rsid w:val="00AC2C36"/>
    <w:rsid w:val="00AC2F54"/>
    <w:rsid w:val="00AC301D"/>
    <w:rsid w:val="00AC3D6E"/>
    <w:rsid w:val="00AC4C11"/>
    <w:rsid w:val="00AC577D"/>
    <w:rsid w:val="00AC5E69"/>
    <w:rsid w:val="00AC6221"/>
    <w:rsid w:val="00AC668C"/>
    <w:rsid w:val="00AC73D9"/>
    <w:rsid w:val="00AC7516"/>
    <w:rsid w:val="00AC7647"/>
    <w:rsid w:val="00AC77FB"/>
    <w:rsid w:val="00AC7A44"/>
    <w:rsid w:val="00AC7CF8"/>
    <w:rsid w:val="00AD0151"/>
    <w:rsid w:val="00AD0ABF"/>
    <w:rsid w:val="00AD0C4D"/>
    <w:rsid w:val="00AD1441"/>
    <w:rsid w:val="00AD1A0A"/>
    <w:rsid w:val="00AD1BEB"/>
    <w:rsid w:val="00AD2077"/>
    <w:rsid w:val="00AD227F"/>
    <w:rsid w:val="00AD22DD"/>
    <w:rsid w:val="00AD2376"/>
    <w:rsid w:val="00AD23ED"/>
    <w:rsid w:val="00AD2BC0"/>
    <w:rsid w:val="00AD3783"/>
    <w:rsid w:val="00AD46A7"/>
    <w:rsid w:val="00AD4FDE"/>
    <w:rsid w:val="00AD5239"/>
    <w:rsid w:val="00AD548E"/>
    <w:rsid w:val="00AD5BD1"/>
    <w:rsid w:val="00AD67E3"/>
    <w:rsid w:val="00AD724C"/>
    <w:rsid w:val="00AD7521"/>
    <w:rsid w:val="00AD7FD4"/>
    <w:rsid w:val="00AE0731"/>
    <w:rsid w:val="00AE0DE4"/>
    <w:rsid w:val="00AE1585"/>
    <w:rsid w:val="00AE1BBF"/>
    <w:rsid w:val="00AE34B3"/>
    <w:rsid w:val="00AE4683"/>
    <w:rsid w:val="00AE4BE7"/>
    <w:rsid w:val="00AE56F2"/>
    <w:rsid w:val="00AE614F"/>
    <w:rsid w:val="00AE66F5"/>
    <w:rsid w:val="00AE6A5B"/>
    <w:rsid w:val="00AE6C56"/>
    <w:rsid w:val="00AE7033"/>
    <w:rsid w:val="00AE7162"/>
    <w:rsid w:val="00AE7209"/>
    <w:rsid w:val="00AE749B"/>
    <w:rsid w:val="00AE7810"/>
    <w:rsid w:val="00AE7984"/>
    <w:rsid w:val="00AF0FDD"/>
    <w:rsid w:val="00AF15F8"/>
    <w:rsid w:val="00AF1B21"/>
    <w:rsid w:val="00AF1F03"/>
    <w:rsid w:val="00AF23BC"/>
    <w:rsid w:val="00AF27E0"/>
    <w:rsid w:val="00AF3826"/>
    <w:rsid w:val="00AF3931"/>
    <w:rsid w:val="00AF3CA3"/>
    <w:rsid w:val="00AF3FC0"/>
    <w:rsid w:val="00AF45AC"/>
    <w:rsid w:val="00AF4634"/>
    <w:rsid w:val="00AF4666"/>
    <w:rsid w:val="00AF4B25"/>
    <w:rsid w:val="00AF4CAE"/>
    <w:rsid w:val="00AF4F8D"/>
    <w:rsid w:val="00AF568C"/>
    <w:rsid w:val="00AF5803"/>
    <w:rsid w:val="00AF585F"/>
    <w:rsid w:val="00AF5948"/>
    <w:rsid w:val="00AF69C1"/>
    <w:rsid w:val="00AF747B"/>
    <w:rsid w:val="00AF7CBE"/>
    <w:rsid w:val="00B00746"/>
    <w:rsid w:val="00B01017"/>
    <w:rsid w:val="00B0122B"/>
    <w:rsid w:val="00B01850"/>
    <w:rsid w:val="00B01B33"/>
    <w:rsid w:val="00B01CA4"/>
    <w:rsid w:val="00B01EF4"/>
    <w:rsid w:val="00B02C09"/>
    <w:rsid w:val="00B02D6F"/>
    <w:rsid w:val="00B030A5"/>
    <w:rsid w:val="00B03189"/>
    <w:rsid w:val="00B035ED"/>
    <w:rsid w:val="00B03A2A"/>
    <w:rsid w:val="00B03BFD"/>
    <w:rsid w:val="00B03EC5"/>
    <w:rsid w:val="00B03F7C"/>
    <w:rsid w:val="00B04F4A"/>
    <w:rsid w:val="00B05398"/>
    <w:rsid w:val="00B058C1"/>
    <w:rsid w:val="00B05999"/>
    <w:rsid w:val="00B06084"/>
    <w:rsid w:val="00B0620F"/>
    <w:rsid w:val="00B065A5"/>
    <w:rsid w:val="00B06D7D"/>
    <w:rsid w:val="00B07490"/>
    <w:rsid w:val="00B078F5"/>
    <w:rsid w:val="00B07983"/>
    <w:rsid w:val="00B10481"/>
    <w:rsid w:val="00B10A3B"/>
    <w:rsid w:val="00B11505"/>
    <w:rsid w:val="00B1244B"/>
    <w:rsid w:val="00B12D4F"/>
    <w:rsid w:val="00B12D9A"/>
    <w:rsid w:val="00B131EB"/>
    <w:rsid w:val="00B135F5"/>
    <w:rsid w:val="00B13989"/>
    <w:rsid w:val="00B141B5"/>
    <w:rsid w:val="00B14516"/>
    <w:rsid w:val="00B145F9"/>
    <w:rsid w:val="00B1463E"/>
    <w:rsid w:val="00B1551D"/>
    <w:rsid w:val="00B15A0B"/>
    <w:rsid w:val="00B15AE6"/>
    <w:rsid w:val="00B15B0D"/>
    <w:rsid w:val="00B161CA"/>
    <w:rsid w:val="00B16AB2"/>
    <w:rsid w:val="00B1791D"/>
    <w:rsid w:val="00B179A4"/>
    <w:rsid w:val="00B17B6E"/>
    <w:rsid w:val="00B202B3"/>
    <w:rsid w:val="00B203E0"/>
    <w:rsid w:val="00B20448"/>
    <w:rsid w:val="00B20970"/>
    <w:rsid w:val="00B20C28"/>
    <w:rsid w:val="00B2178B"/>
    <w:rsid w:val="00B22441"/>
    <w:rsid w:val="00B22781"/>
    <w:rsid w:val="00B235BF"/>
    <w:rsid w:val="00B24F32"/>
    <w:rsid w:val="00B25A7C"/>
    <w:rsid w:val="00B25F79"/>
    <w:rsid w:val="00B260DE"/>
    <w:rsid w:val="00B2650E"/>
    <w:rsid w:val="00B26E22"/>
    <w:rsid w:val="00B30625"/>
    <w:rsid w:val="00B30696"/>
    <w:rsid w:val="00B30794"/>
    <w:rsid w:val="00B30A59"/>
    <w:rsid w:val="00B30A94"/>
    <w:rsid w:val="00B31262"/>
    <w:rsid w:val="00B32D90"/>
    <w:rsid w:val="00B33139"/>
    <w:rsid w:val="00B33864"/>
    <w:rsid w:val="00B338C9"/>
    <w:rsid w:val="00B33E1D"/>
    <w:rsid w:val="00B33FEA"/>
    <w:rsid w:val="00B35358"/>
    <w:rsid w:val="00B353A2"/>
    <w:rsid w:val="00B35B5C"/>
    <w:rsid w:val="00B363C9"/>
    <w:rsid w:val="00B36872"/>
    <w:rsid w:val="00B37D30"/>
    <w:rsid w:val="00B40367"/>
    <w:rsid w:val="00B403D9"/>
    <w:rsid w:val="00B40B65"/>
    <w:rsid w:val="00B41118"/>
    <w:rsid w:val="00B41384"/>
    <w:rsid w:val="00B414F1"/>
    <w:rsid w:val="00B4151E"/>
    <w:rsid w:val="00B41C29"/>
    <w:rsid w:val="00B41C84"/>
    <w:rsid w:val="00B42331"/>
    <w:rsid w:val="00B42E51"/>
    <w:rsid w:val="00B43063"/>
    <w:rsid w:val="00B435DA"/>
    <w:rsid w:val="00B437EE"/>
    <w:rsid w:val="00B43A06"/>
    <w:rsid w:val="00B44231"/>
    <w:rsid w:val="00B44472"/>
    <w:rsid w:val="00B446CA"/>
    <w:rsid w:val="00B44AEE"/>
    <w:rsid w:val="00B45CD7"/>
    <w:rsid w:val="00B45EEC"/>
    <w:rsid w:val="00B46428"/>
    <w:rsid w:val="00B46E3F"/>
    <w:rsid w:val="00B46F1E"/>
    <w:rsid w:val="00B479A1"/>
    <w:rsid w:val="00B50BB7"/>
    <w:rsid w:val="00B50E46"/>
    <w:rsid w:val="00B522EA"/>
    <w:rsid w:val="00B52390"/>
    <w:rsid w:val="00B5277F"/>
    <w:rsid w:val="00B539AE"/>
    <w:rsid w:val="00B53A37"/>
    <w:rsid w:val="00B53ACE"/>
    <w:rsid w:val="00B54712"/>
    <w:rsid w:val="00B54BB4"/>
    <w:rsid w:val="00B54D19"/>
    <w:rsid w:val="00B54E6A"/>
    <w:rsid w:val="00B54EA0"/>
    <w:rsid w:val="00B554A1"/>
    <w:rsid w:val="00B55988"/>
    <w:rsid w:val="00B55E47"/>
    <w:rsid w:val="00B561EC"/>
    <w:rsid w:val="00B56AE8"/>
    <w:rsid w:val="00B56AF5"/>
    <w:rsid w:val="00B56F06"/>
    <w:rsid w:val="00B57801"/>
    <w:rsid w:val="00B57D5E"/>
    <w:rsid w:val="00B60537"/>
    <w:rsid w:val="00B6097B"/>
    <w:rsid w:val="00B60DF1"/>
    <w:rsid w:val="00B612AD"/>
    <w:rsid w:val="00B6138F"/>
    <w:rsid w:val="00B61B84"/>
    <w:rsid w:val="00B61D55"/>
    <w:rsid w:val="00B62E8B"/>
    <w:rsid w:val="00B6326E"/>
    <w:rsid w:val="00B633DB"/>
    <w:rsid w:val="00B63565"/>
    <w:rsid w:val="00B637BD"/>
    <w:rsid w:val="00B637C5"/>
    <w:rsid w:val="00B63B7C"/>
    <w:rsid w:val="00B63F60"/>
    <w:rsid w:val="00B6415E"/>
    <w:rsid w:val="00B644FB"/>
    <w:rsid w:val="00B64ACF"/>
    <w:rsid w:val="00B651AC"/>
    <w:rsid w:val="00B653E3"/>
    <w:rsid w:val="00B654AF"/>
    <w:rsid w:val="00B65B3A"/>
    <w:rsid w:val="00B664D2"/>
    <w:rsid w:val="00B666D4"/>
    <w:rsid w:val="00B673AF"/>
    <w:rsid w:val="00B676CE"/>
    <w:rsid w:val="00B67733"/>
    <w:rsid w:val="00B6788F"/>
    <w:rsid w:val="00B678BB"/>
    <w:rsid w:val="00B67914"/>
    <w:rsid w:val="00B706E2"/>
    <w:rsid w:val="00B70A18"/>
    <w:rsid w:val="00B713B2"/>
    <w:rsid w:val="00B713F8"/>
    <w:rsid w:val="00B71A61"/>
    <w:rsid w:val="00B72595"/>
    <w:rsid w:val="00B726FC"/>
    <w:rsid w:val="00B72E31"/>
    <w:rsid w:val="00B736F1"/>
    <w:rsid w:val="00B737FE"/>
    <w:rsid w:val="00B73DF3"/>
    <w:rsid w:val="00B7456F"/>
    <w:rsid w:val="00B75438"/>
    <w:rsid w:val="00B75480"/>
    <w:rsid w:val="00B758C5"/>
    <w:rsid w:val="00B75902"/>
    <w:rsid w:val="00B75CDE"/>
    <w:rsid w:val="00B76CD4"/>
    <w:rsid w:val="00B7705E"/>
    <w:rsid w:val="00B804F7"/>
    <w:rsid w:val="00B807C9"/>
    <w:rsid w:val="00B80902"/>
    <w:rsid w:val="00B813A0"/>
    <w:rsid w:val="00B831DD"/>
    <w:rsid w:val="00B849D0"/>
    <w:rsid w:val="00B84B91"/>
    <w:rsid w:val="00B84D0E"/>
    <w:rsid w:val="00B85A38"/>
    <w:rsid w:val="00B863DC"/>
    <w:rsid w:val="00B87522"/>
    <w:rsid w:val="00B8775A"/>
    <w:rsid w:val="00B87AE8"/>
    <w:rsid w:val="00B87CCC"/>
    <w:rsid w:val="00B87D34"/>
    <w:rsid w:val="00B90222"/>
    <w:rsid w:val="00B90582"/>
    <w:rsid w:val="00B91F2D"/>
    <w:rsid w:val="00B934BF"/>
    <w:rsid w:val="00B93F1C"/>
    <w:rsid w:val="00B93F3B"/>
    <w:rsid w:val="00B9499F"/>
    <w:rsid w:val="00B95C31"/>
    <w:rsid w:val="00B960C8"/>
    <w:rsid w:val="00B964F7"/>
    <w:rsid w:val="00B96643"/>
    <w:rsid w:val="00B96AD2"/>
    <w:rsid w:val="00B96E07"/>
    <w:rsid w:val="00B9700E"/>
    <w:rsid w:val="00B972CA"/>
    <w:rsid w:val="00B977D1"/>
    <w:rsid w:val="00BA008E"/>
    <w:rsid w:val="00BA02FC"/>
    <w:rsid w:val="00BA0A7D"/>
    <w:rsid w:val="00BA0E41"/>
    <w:rsid w:val="00BA242E"/>
    <w:rsid w:val="00BA262D"/>
    <w:rsid w:val="00BA26DB"/>
    <w:rsid w:val="00BA314F"/>
    <w:rsid w:val="00BA319B"/>
    <w:rsid w:val="00BA39E0"/>
    <w:rsid w:val="00BA3B39"/>
    <w:rsid w:val="00BA4BC1"/>
    <w:rsid w:val="00BA4D99"/>
    <w:rsid w:val="00BA510E"/>
    <w:rsid w:val="00BA55A7"/>
    <w:rsid w:val="00BA5A82"/>
    <w:rsid w:val="00BA5D29"/>
    <w:rsid w:val="00BA60BD"/>
    <w:rsid w:val="00BA6829"/>
    <w:rsid w:val="00BA6C4F"/>
    <w:rsid w:val="00BA6D24"/>
    <w:rsid w:val="00BA7442"/>
    <w:rsid w:val="00BA791D"/>
    <w:rsid w:val="00BA7B0C"/>
    <w:rsid w:val="00BA7C77"/>
    <w:rsid w:val="00BA7DBE"/>
    <w:rsid w:val="00BA7DED"/>
    <w:rsid w:val="00BB13AE"/>
    <w:rsid w:val="00BB18CE"/>
    <w:rsid w:val="00BB2B27"/>
    <w:rsid w:val="00BB39BC"/>
    <w:rsid w:val="00BB5125"/>
    <w:rsid w:val="00BB541D"/>
    <w:rsid w:val="00BB5510"/>
    <w:rsid w:val="00BB614F"/>
    <w:rsid w:val="00BB68A4"/>
    <w:rsid w:val="00BB6F46"/>
    <w:rsid w:val="00BB754E"/>
    <w:rsid w:val="00BC0A02"/>
    <w:rsid w:val="00BC0D22"/>
    <w:rsid w:val="00BC1299"/>
    <w:rsid w:val="00BC12E1"/>
    <w:rsid w:val="00BC2251"/>
    <w:rsid w:val="00BC2789"/>
    <w:rsid w:val="00BC2904"/>
    <w:rsid w:val="00BC2E23"/>
    <w:rsid w:val="00BC3781"/>
    <w:rsid w:val="00BC4071"/>
    <w:rsid w:val="00BC4505"/>
    <w:rsid w:val="00BC49C4"/>
    <w:rsid w:val="00BC49E0"/>
    <w:rsid w:val="00BC4B42"/>
    <w:rsid w:val="00BC4C95"/>
    <w:rsid w:val="00BC5773"/>
    <w:rsid w:val="00BC5BB3"/>
    <w:rsid w:val="00BC5CDB"/>
    <w:rsid w:val="00BC692D"/>
    <w:rsid w:val="00BC6ED9"/>
    <w:rsid w:val="00BC7D80"/>
    <w:rsid w:val="00BD087D"/>
    <w:rsid w:val="00BD1236"/>
    <w:rsid w:val="00BD141C"/>
    <w:rsid w:val="00BD168D"/>
    <w:rsid w:val="00BD1D41"/>
    <w:rsid w:val="00BD1E5B"/>
    <w:rsid w:val="00BD281F"/>
    <w:rsid w:val="00BD2A1A"/>
    <w:rsid w:val="00BD2C66"/>
    <w:rsid w:val="00BD3AF8"/>
    <w:rsid w:val="00BD3D90"/>
    <w:rsid w:val="00BD3DEE"/>
    <w:rsid w:val="00BD42F4"/>
    <w:rsid w:val="00BD49BC"/>
    <w:rsid w:val="00BD4CC5"/>
    <w:rsid w:val="00BD51CE"/>
    <w:rsid w:val="00BD56B8"/>
    <w:rsid w:val="00BD5AD4"/>
    <w:rsid w:val="00BD5B6D"/>
    <w:rsid w:val="00BD6258"/>
    <w:rsid w:val="00BD66EC"/>
    <w:rsid w:val="00BD6A6C"/>
    <w:rsid w:val="00BD6B63"/>
    <w:rsid w:val="00BD6BE2"/>
    <w:rsid w:val="00BD7078"/>
    <w:rsid w:val="00BD7457"/>
    <w:rsid w:val="00BD760C"/>
    <w:rsid w:val="00BE035B"/>
    <w:rsid w:val="00BE061F"/>
    <w:rsid w:val="00BE0E2F"/>
    <w:rsid w:val="00BE1C8E"/>
    <w:rsid w:val="00BE1E8C"/>
    <w:rsid w:val="00BE22A6"/>
    <w:rsid w:val="00BE2308"/>
    <w:rsid w:val="00BE2780"/>
    <w:rsid w:val="00BE2B88"/>
    <w:rsid w:val="00BE3E91"/>
    <w:rsid w:val="00BE4D8A"/>
    <w:rsid w:val="00BE4FE3"/>
    <w:rsid w:val="00BE5386"/>
    <w:rsid w:val="00BE551F"/>
    <w:rsid w:val="00BE59F1"/>
    <w:rsid w:val="00BE5BFA"/>
    <w:rsid w:val="00BE5D9E"/>
    <w:rsid w:val="00BE61FE"/>
    <w:rsid w:val="00BE6B84"/>
    <w:rsid w:val="00BE6E2A"/>
    <w:rsid w:val="00BF0888"/>
    <w:rsid w:val="00BF1046"/>
    <w:rsid w:val="00BF2D9F"/>
    <w:rsid w:val="00BF39CA"/>
    <w:rsid w:val="00BF48CB"/>
    <w:rsid w:val="00BF4DDF"/>
    <w:rsid w:val="00BF5EBE"/>
    <w:rsid w:val="00BF61D8"/>
    <w:rsid w:val="00BF6CDA"/>
    <w:rsid w:val="00BF6E65"/>
    <w:rsid w:val="00BF7B05"/>
    <w:rsid w:val="00C003A7"/>
    <w:rsid w:val="00C00544"/>
    <w:rsid w:val="00C00594"/>
    <w:rsid w:val="00C005A7"/>
    <w:rsid w:val="00C00BDE"/>
    <w:rsid w:val="00C00E68"/>
    <w:rsid w:val="00C00F2E"/>
    <w:rsid w:val="00C01021"/>
    <w:rsid w:val="00C0123C"/>
    <w:rsid w:val="00C013A9"/>
    <w:rsid w:val="00C01D06"/>
    <w:rsid w:val="00C02A51"/>
    <w:rsid w:val="00C031E7"/>
    <w:rsid w:val="00C04090"/>
    <w:rsid w:val="00C05075"/>
    <w:rsid w:val="00C059DD"/>
    <w:rsid w:val="00C05AE2"/>
    <w:rsid w:val="00C05C0F"/>
    <w:rsid w:val="00C0617D"/>
    <w:rsid w:val="00C07176"/>
    <w:rsid w:val="00C074CD"/>
    <w:rsid w:val="00C07627"/>
    <w:rsid w:val="00C076E2"/>
    <w:rsid w:val="00C07959"/>
    <w:rsid w:val="00C07E2D"/>
    <w:rsid w:val="00C07FB5"/>
    <w:rsid w:val="00C10673"/>
    <w:rsid w:val="00C10B57"/>
    <w:rsid w:val="00C10C9B"/>
    <w:rsid w:val="00C10F07"/>
    <w:rsid w:val="00C1111F"/>
    <w:rsid w:val="00C11216"/>
    <w:rsid w:val="00C1285C"/>
    <w:rsid w:val="00C12BDE"/>
    <w:rsid w:val="00C13408"/>
    <w:rsid w:val="00C135A2"/>
    <w:rsid w:val="00C13F29"/>
    <w:rsid w:val="00C1447F"/>
    <w:rsid w:val="00C14B91"/>
    <w:rsid w:val="00C14D45"/>
    <w:rsid w:val="00C14F6C"/>
    <w:rsid w:val="00C1521C"/>
    <w:rsid w:val="00C15736"/>
    <w:rsid w:val="00C15D06"/>
    <w:rsid w:val="00C164EC"/>
    <w:rsid w:val="00C16603"/>
    <w:rsid w:val="00C1745A"/>
    <w:rsid w:val="00C1754D"/>
    <w:rsid w:val="00C17D12"/>
    <w:rsid w:val="00C2112C"/>
    <w:rsid w:val="00C21750"/>
    <w:rsid w:val="00C2181C"/>
    <w:rsid w:val="00C219A6"/>
    <w:rsid w:val="00C220A2"/>
    <w:rsid w:val="00C2252A"/>
    <w:rsid w:val="00C22781"/>
    <w:rsid w:val="00C22887"/>
    <w:rsid w:val="00C22F6E"/>
    <w:rsid w:val="00C235AF"/>
    <w:rsid w:val="00C23B84"/>
    <w:rsid w:val="00C23FBA"/>
    <w:rsid w:val="00C26402"/>
    <w:rsid w:val="00C267FA"/>
    <w:rsid w:val="00C26923"/>
    <w:rsid w:val="00C26B20"/>
    <w:rsid w:val="00C27421"/>
    <w:rsid w:val="00C27775"/>
    <w:rsid w:val="00C27CF2"/>
    <w:rsid w:val="00C27DE4"/>
    <w:rsid w:val="00C27FF4"/>
    <w:rsid w:val="00C3052E"/>
    <w:rsid w:val="00C30556"/>
    <w:rsid w:val="00C30A19"/>
    <w:rsid w:val="00C314F5"/>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7713"/>
    <w:rsid w:val="00C37A62"/>
    <w:rsid w:val="00C402B8"/>
    <w:rsid w:val="00C4032E"/>
    <w:rsid w:val="00C40441"/>
    <w:rsid w:val="00C4091A"/>
    <w:rsid w:val="00C40B1B"/>
    <w:rsid w:val="00C40D29"/>
    <w:rsid w:val="00C40E42"/>
    <w:rsid w:val="00C428A8"/>
    <w:rsid w:val="00C42CA4"/>
    <w:rsid w:val="00C43646"/>
    <w:rsid w:val="00C44443"/>
    <w:rsid w:val="00C448CB"/>
    <w:rsid w:val="00C44A87"/>
    <w:rsid w:val="00C44C83"/>
    <w:rsid w:val="00C456A0"/>
    <w:rsid w:val="00C457CA"/>
    <w:rsid w:val="00C46548"/>
    <w:rsid w:val="00C4656C"/>
    <w:rsid w:val="00C4705A"/>
    <w:rsid w:val="00C47B37"/>
    <w:rsid w:val="00C50809"/>
    <w:rsid w:val="00C51726"/>
    <w:rsid w:val="00C51B15"/>
    <w:rsid w:val="00C51C98"/>
    <w:rsid w:val="00C51D6A"/>
    <w:rsid w:val="00C524C9"/>
    <w:rsid w:val="00C52833"/>
    <w:rsid w:val="00C52BA7"/>
    <w:rsid w:val="00C52D28"/>
    <w:rsid w:val="00C52DD7"/>
    <w:rsid w:val="00C53834"/>
    <w:rsid w:val="00C5387A"/>
    <w:rsid w:val="00C539A6"/>
    <w:rsid w:val="00C53DB9"/>
    <w:rsid w:val="00C53DD5"/>
    <w:rsid w:val="00C54627"/>
    <w:rsid w:val="00C5497C"/>
    <w:rsid w:val="00C54DA3"/>
    <w:rsid w:val="00C55DFE"/>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6D5D"/>
    <w:rsid w:val="00C67B59"/>
    <w:rsid w:val="00C7249C"/>
    <w:rsid w:val="00C7264C"/>
    <w:rsid w:val="00C72840"/>
    <w:rsid w:val="00C72D9B"/>
    <w:rsid w:val="00C739E8"/>
    <w:rsid w:val="00C73F19"/>
    <w:rsid w:val="00C74859"/>
    <w:rsid w:val="00C74F36"/>
    <w:rsid w:val="00C75482"/>
    <w:rsid w:val="00C757B3"/>
    <w:rsid w:val="00C761A0"/>
    <w:rsid w:val="00C76B5B"/>
    <w:rsid w:val="00C76C92"/>
    <w:rsid w:val="00C770C6"/>
    <w:rsid w:val="00C77B54"/>
    <w:rsid w:val="00C801CF"/>
    <w:rsid w:val="00C809B0"/>
    <w:rsid w:val="00C80C3F"/>
    <w:rsid w:val="00C8146B"/>
    <w:rsid w:val="00C819FF"/>
    <w:rsid w:val="00C81ED6"/>
    <w:rsid w:val="00C81EE4"/>
    <w:rsid w:val="00C8214A"/>
    <w:rsid w:val="00C82624"/>
    <w:rsid w:val="00C829F1"/>
    <w:rsid w:val="00C82F33"/>
    <w:rsid w:val="00C8325D"/>
    <w:rsid w:val="00C83AB7"/>
    <w:rsid w:val="00C83DB2"/>
    <w:rsid w:val="00C8430B"/>
    <w:rsid w:val="00C84384"/>
    <w:rsid w:val="00C84AB4"/>
    <w:rsid w:val="00C858B3"/>
    <w:rsid w:val="00C8636F"/>
    <w:rsid w:val="00C86D2E"/>
    <w:rsid w:val="00C87604"/>
    <w:rsid w:val="00C878B0"/>
    <w:rsid w:val="00C903BD"/>
    <w:rsid w:val="00C90ABF"/>
    <w:rsid w:val="00C914DE"/>
    <w:rsid w:val="00C915EE"/>
    <w:rsid w:val="00C91796"/>
    <w:rsid w:val="00C93198"/>
    <w:rsid w:val="00C934E9"/>
    <w:rsid w:val="00C93765"/>
    <w:rsid w:val="00C95D37"/>
    <w:rsid w:val="00C95F1E"/>
    <w:rsid w:val="00C96774"/>
    <w:rsid w:val="00C97256"/>
    <w:rsid w:val="00C974FC"/>
    <w:rsid w:val="00C9760A"/>
    <w:rsid w:val="00C97A30"/>
    <w:rsid w:val="00CA08E9"/>
    <w:rsid w:val="00CA0DCC"/>
    <w:rsid w:val="00CA0FCB"/>
    <w:rsid w:val="00CA1589"/>
    <w:rsid w:val="00CA1B9F"/>
    <w:rsid w:val="00CA1E68"/>
    <w:rsid w:val="00CA255E"/>
    <w:rsid w:val="00CA2B04"/>
    <w:rsid w:val="00CA41D2"/>
    <w:rsid w:val="00CA490E"/>
    <w:rsid w:val="00CA491A"/>
    <w:rsid w:val="00CA5989"/>
    <w:rsid w:val="00CA5BE2"/>
    <w:rsid w:val="00CA5E8C"/>
    <w:rsid w:val="00CA6058"/>
    <w:rsid w:val="00CA665C"/>
    <w:rsid w:val="00CA700E"/>
    <w:rsid w:val="00CB104C"/>
    <w:rsid w:val="00CB1133"/>
    <w:rsid w:val="00CB2259"/>
    <w:rsid w:val="00CB2D95"/>
    <w:rsid w:val="00CB37C7"/>
    <w:rsid w:val="00CB4175"/>
    <w:rsid w:val="00CB53FF"/>
    <w:rsid w:val="00CB57EA"/>
    <w:rsid w:val="00CB5EF9"/>
    <w:rsid w:val="00CB6295"/>
    <w:rsid w:val="00CB7019"/>
    <w:rsid w:val="00CB7437"/>
    <w:rsid w:val="00CB7DDA"/>
    <w:rsid w:val="00CB7E76"/>
    <w:rsid w:val="00CB7E80"/>
    <w:rsid w:val="00CB7F6F"/>
    <w:rsid w:val="00CC043E"/>
    <w:rsid w:val="00CC0D46"/>
    <w:rsid w:val="00CC0D96"/>
    <w:rsid w:val="00CC163E"/>
    <w:rsid w:val="00CC2146"/>
    <w:rsid w:val="00CC2825"/>
    <w:rsid w:val="00CC293B"/>
    <w:rsid w:val="00CC2B67"/>
    <w:rsid w:val="00CC2BA6"/>
    <w:rsid w:val="00CC2D10"/>
    <w:rsid w:val="00CC31D7"/>
    <w:rsid w:val="00CC31F8"/>
    <w:rsid w:val="00CC328F"/>
    <w:rsid w:val="00CC3347"/>
    <w:rsid w:val="00CC3ED5"/>
    <w:rsid w:val="00CC3FB9"/>
    <w:rsid w:val="00CC4B15"/>
    <w:rsid w:val="00CC59B3"/>
    <w:rsid w:val="00CC64FB"/>
    <w:rsid w:val="00CC70BA"/>
    <w:rsid w:val="00CC72B9"/>
    <w:rsid w:val="00CC75A1"/>
    <w:rsid w:val="00CC7A27"/>
    <w:rsid w:val="00CD0618"/>
    <w:rsid w:val="00CD07E1"/>
    <w:rsid w:val="00CD0AF7"/>
    <w:rsid w:val="00CD1AB1"/>
    <w:rsid w:val="00CD1C81"/>
    <w:rsid w:val="00CD1D46"/>
    <w:rsid w:val="00CD23DC"/>
    <w:rsid w:val="00CD253B"/>
    <w:rsid w:val="00CD2AC1"/>
    <w:rsid w:val="00CD2BF7"/>
    <w:rsid w:val="00CD32A7"/>
    <w:rsid w:val="00CD37DE"/>
    <w:rsid w:val="00CD3C81"/>
    <w:rsid w:val="00CD3C8F"/>
    <w:rsid w:val="00CD410A"/>
    <w:rsid w:val="00CD4275"/>
    <w:rsid w:val="00CD4617"/>
    <w:rsid w:val="00CD4661"/>
    <w:rsid w:val="00CD4AA2"/>
    <w:rsid w:val="00CD57B5"/>
    <w:rsid w:val="00CD5ADD"/>
    <w:rsid w:val="00CD63EF"/>
    <w:rsid w:val="00CD67BC"/>
    <w:rsid w:val="00CD6822"/>
    <w:rsid w:val="00CD68EF"/>
    <w:rsid w:val="00CD69B8"/>
    <w:rsid w:val="00CD715A"/>
    <w:rsid w:val="00CD743C"/>
    <w:rsid w:val="00CD7490"/>
    <w:rsid w:val="00CD7CA8"/>
    <w:rsid w:val="00CE0699"/>
    <w:rsid w:val="00CE0E36"/>
    <w:rsid w:val="00CE13B1"/>
    <w:rsid w:val="00CE18DD"/>
    <w:rsid w:val="00CE1DB1"/>
    <w:rsid w:val="00CE201A"/>
    <w:rsid w:val="00CE2612"/>
    <w:rsid w:val="00CE3CE3"/>
    <w:rsid w:val="00CE4158"/>
    <w:rsid w:val="00CE507F"/>
    <w:rsid w:val="00CE6391"/>
    <w:rsid w:val="00CE67C1"/>
    <w:rsid w:val="00CE68AF"/>
    <w:rsid w:val="00CE75D5"/>
    <w:rsid w:val="00CE7644"/>
    <w:rsid w:val="00CE781B"/>
    <w:rsid w:val="00CE7C57"/>
    <w:rsid w:val="00CF03E1"/>
    <w:rsid w:val="00CF0D70"/>
    <w:rsid w:val="00CF16EF"/>
    <w:rsid w:val="00CF175D"/>
    <w:rsid w:val="00CF2A97"/>
    <w:rsid w:val="00CF2CA2"/>
    <w:rsid w:val="00CF37DA"/>
    <w:rsid w:val="00CF4047"/>
    <w:rsid w:val="00CF40C7"/>
    <w:rsid w:val="00CF40D1"/>
    <w:rsid w:val="00CF46D7"/>
    <w:rsid w:val="00CF5CA0"/>
    <w:rsid w:val="00CF5CB0"/>
    <w:rsid w:val="00CF5D5A"/>
    <w:rsid w:val="00CF66D9"/>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F98"/>
    <w:rsid w:val="00D0641A"/>
    <w:rsid w:val="00D06DE4"/>
    <w:rsid w:val="00D07082"/>
    <w:rsid w:val="00D076D7"/>
    <w:rsid w:val="00D07FF4"/>
    <w:rsid w:val="00D10F78"/>
    <w:rsid w:val="00D11178"/>
    <w:rsid w:val="00D11397"/>
    <w:rsid w:val="00D1153D"/>
    <w:rsid w:val="00D11890"/>
    <w:rsid w:val="00D11959"/>
    <w:rsid w:val="00D12BCC"/>
    <w:rsid w:val="00D13484"/>
    <w:rsid w:val="00D13855"/>
    <w:rsid w:val="00D138C0"/>
    <w:rsid w:val="00D139A6"/>
    <w:rsid w:val="00D13AB6"/>
    <w:rsid w:val="00D13C18"/>
    <w:rsid w:val="00D13C99"/>
    <w:rsid w:val="00D1460C"/>
    <w:rsid w:val="00D14E4B"/>
    <w:rsid w:val="00D14E66"/>
    <w:rsid w:val="00D1592B"/>
    <w:rsid w:val="00D15B06"/>
    <w:rsid w:val="00D15CAE"/>
    <w:rsid w:val="00D15D0B"/>
    <w:rsid w:val="00D15FAE"/>
    <w:rsid w:val="00D17262"/>
    <w:rsid w:val="00D174E5"/>
    <w:rsid w:val="00D17B9E"/>
    <w:rsid w:val="00D17C46"/>
    <w:rsid w:val="00D17C80"/>
    <w:rsid w:val="00D17F0F"/>
    <w:rsid w:val="00D20150"/>
    <w:rsid w:val="00D201AA"/>
    <w:rsid w:val="00D21CBC"/>
    <w:rsid w:val="00D2235D"/>
    <w:rsid w:val="00D22A65"/>
    <w:rsid w:val="00D22C14"/>
    <w:rsid w:val="00D22DA0"/>
    <w:rsid w:val="00D22F3B"/>
    <w:rsid w:val="00D23269"/>
    <w:rsid w:val="00D24176"/>
    <w:rsid w:val="00D244D3"/>
    <w:rsid w:val="00D245D3"/>
    <w:rsid w:val="00D2486A"/>
    <w:rsid w:val="00D24E10"/>
    <w:rsid w:val="00D24F24"/>
    <w:rsid w:val="00D257BC"/>
    <w:rsid w:val="00D258E5"/>
    <w:rsid w:val="00D2649E"/>
    <w:rsid w:val="00D265B3"/>
    <w:rsid w:val="00D26FCD"/>
    <w:rsid w:val="00D276A5"/>
    <w:rsid w:val="00D27BA6"/>
    <w:rsid w:val="00D27C1D"/>
    <w:rsid w:val="00D3061E"/>
    <w:rsid w:val="00D30663"/>
    <w:rsid w:val="00D306D9"/>
    <w:rsid w:val="00D319EA"/>
    <w:rsid w:val="00D3294C"/>
    <w:rsid w:val="00D331D4"/>
    <w:rsid w:val="00D3322B"/>
    <w:rsid w:val="00D335C1"/>
    <w:rsid w:val="00D3486C"/>
    <w:rsid w:val="00D34B3A"/>
    <w:rsid w:val="00D34F05"/>
    <w:rsid w:val="00D360F3"/>
    <w:rsid w:val="00D36440"/>
    <w:rsid w:val="00D37AA1"/>
    <w:rsid w:val="00D41A14"/>
    <w:rsid w:val="00D4231A"/>
    <w:rsid w:val="00D423E7"/>
    <w:rsid w:val="00D42D66"/>
    <w:rsid w:val="00D42F89"/>
    <w:rsid w:val="00D431D2"/>
    <w:rsid w:val="00D43352"/>
    <w:rsid w:val="00D436B5"/>
    <w:rsid w:val="00D43C50"/>
    <w:rsid w:val="00D4492D"/>
    <w:rsid w:val="00D471AC"/>
    <w:rsid w:val="00D47FE1"/>
    <w:rsid w:val="00D501C2"/>
    <w:rsid w:val="00D50620"/>
    <w:rsid w:val="00D51F49"/>
    <w:rsid w:val="00D521B0"/>
    <w:rsid w:val="00D52E7F"/>
    <w:rsid w:val="00D52F3B"/>
    <w:rsid w:val="00D5305C"/>
    <w:rsid w:val="00D532C9"/>
    <w:rsid w:val="00D5351D"/>
    <w:rsid w:val="00D5386D"/>
    <w:rsid w:val="00D53C1D"/>
    <w:rsid w:val="00D541F6"/>
    <w:rsid w:val="00D54700"/>
    <w:rsid w:val="00D54CF9"/>
    <w:rsid w:val="00D54ECF"/>
    <w:rsid w:val="00D5594B"/>
    <w:rsid w:val="00D5601E"/>
    <w:rsid w:val="00D56374"/>
    <w:rsid w:val="00D56CAE"/>
    <w:rsid w:val="00D5757B"/>
    <w:rsid w:val="00D576EB"/>
    <w:rsid w:val="00D57836"/>
    <w:rsid w:val="00D57CD2"/>
    <w:rsid w:val="00D57D37"/>
    <w:rsid w:val="00D57E6E"/>
    <w:rsid w:val="00D6020E"/>
    <w:rsid w:val="00D603E2"/>
    <w:rsid w:val="00D62207"/>
    <w:rsid w:val="00D62C2E"/>
    <w:rsid w:val="00D62CA1"/>
    <w:rsid w:val="00D634E4"/>
    <w:rsid w:val="00D637B9"/>
    <w:rsid w:val="00D63BB1"/>
    <w:rsid w:val="00D64557"/>
    <w:rsid w:val="00D64DF0"/>
    <w:rsid w:val="00D64FEA"/>
    <w:rsid w:val="00D65A45"/>
    <w:rsid w:val="00D65C53"/>
    <w:rsid w:val="00D6693F"/>
    <w:rsid w:val="00D66AC0"/>
    <w:rsid w:val="00D67D88"/>
    <w:rsid w:val="00D701CB"/>
    <w:rsid w:val="00D70585"/>
    <w:rsid w:val="00D7185E"/>
    <w:rsid w:val="00D72120"/>
    <w:rsid w:val="00D723F2"/>
    <w:rsid w:val="00D73038"/>
    <w:rsid w:val="00D73941"/>
    <w:rsid w:val="00D73B8A"/>
    <w:rsid w:val="00D741D0"/>
    <w:rsid w:val="00D74266"/>
    <w:rsid w:val="00D744F2"/>
    <w:rsid w:val="00D746FA"/>
    <w:rsid w:val="00D747CB"/>
    <w:rsid w:val="00D74877"/>
    <w:rsid w:val="00D74CAA"/>
    <w:rsid w:val="00D74FBA"/>
    <w:rsid w:val="00D750F2"/>
    <w:rsid w:val="00D76302"/>
    <w:rsid w:val="00D76791"/>
    <w:rsid w:val="00D7697F"/>
    <w:rsid w:val="00D76D94"/>
    <w:rsid w:val="00D7749F"/>
    <w:rsid w:val="00D779B2"/>
    <w:rsid w:val="00D803AF"/>
    <w:rsid w:val="00D80918"/>
    <w:rsid w:val="00D80A4E"/>
    <w:rsid w:val="00D813C4"/>
    <w:rsid w:val="00D81412"/>
    <w:rsid w:val="00D8155E"/>
    <w:rsid w:val="00D82020"/>
    <w:rsid w:val="00D8204B"/>
    <w:rsid w:val="00D82C2D"/>
    <w:rsid w:val="00D83025"/>
    <w:rsid w:val="00D8319C"/>
    <w:rsid w:val="00D83439"/>
    <w:rsid w:val="00D83995"/>
    <w:rsid w:val="00D83999"/>
    <w:rsid w:val="00D84627"/>
    <w:rsid w:val="00D846BD"/>
    <w:rsid w:val="00D84740"/>
    <w:rsid w:val="00D85137"/>
    <w:rsid w:val="00D851A0"/>
    <w:rsid w:val="00D85D03"/>
    <w:rsid w:val="00D85D25"/>
    <w:rsid w:val="00D86084"/>
    <w:rsid w:val="00D86085"/>
    <w:rsid w:val="00D8660C"/>
    <w:rsid w:val="00D86C61"/>
    <w:rsid w:val="00D87A60"/>
    <w:rsid w:val="00D87DD5"/>
    <w:rsid w:val="00D90E0B"/>
    <w:rsid w:val="00D90F6B"/>
    <w:rsid w:val="00D91884"/>
    <w:rsid w:val="00D91F60"/>
    <w:rsid w:val="00D921E6"/>
    <w:rsid w:val="00D921F3"/>
    <w:rsid w:val="00D92C08"/>
    <w:rsid w:val="00D92F27"/>
    <w:rsid w:val="00D931D8"/>
    <w:rsid w:val="00D931F3"/>
    <w:rsid w:val="00D93A5A"/>
    <w:rsid w:val="00D93C22"/>
    <w:rsid w:val="00D93EB5"/>
    <w:rsid w:val="00D94BBC"/>
    <w:rsid w:val="00D957F7"/>
    <w:rsid w:val="00D95A64"/>
    <w:rsid w:val="00D960AE"/>
    <w:rsid w:val="00D96855"/>
    <w:rsid w:val="00D969DE"/>
    <w:rsid w:val="00DA0490"/>
    <w:rsid w:val="00DA060A"/>
    <w:rsid w:val="00DA09F5"/>
    <w:rsid w:val="00DA1A55"/>
    <w:rsid w:val="00DA1AE4"/>
    <w:rsid w:val="00DA1E35"/>
    <w:rsid w:val="00DA1EE1"/>
    <w:rsid w:val="00DA22AF"/>
    <w:rsid w:val="00DA2398"/>
    <w:rsid w:val="00DA3107"/>
    <w:rsid w:val="00DA32AF"/>
    <w:rsid w:val="00DA3738"/>
    <w:rsid w:val="00DA4408"/>
    <w:rsid w:val="00DA445E"/>
    <w:rsid w:val="00DA4D0D"/>
    <w:rsid w:val="00DA4FE9"/>
    <w:rsid w:val="00DA5708"/>
    <w:rsid w:val="00DA6A14"/>
    <w:rsid w:val="00DA6A32"/>
    <w:rsid w:val="00DA6A99"/>
    <w:rsid w:val="00DB00B4"/>
    <w:rsid w:val="00DB02E7"/>
    <w:rsid w:val="00DB04E7"/>
    <w:rsid w:val="00DB12CC"/>
    <w:rsid w:val="00DB1301"/>
    <w:rsid w:val="00DB1394"/>
    <w:rsid w:val="00DB15BC"/>
    <w:rsid w:val="00DB1951"/>
    <w:rsid w:val="00DB1A31"/>
    <w:rsid w:val="00DB1E0D"/>
    <w:rsid w:val="00DB324A"/>
    <w:rsid w:val="00DB3EC4"/>
    <w:rsid w:val="00DB3F82"/>
    <w:rsid w:val="00DB481E"/>
    <w:rsid w:val="00DB4FE1"/>
    <w:rsid w:val="00DB53E0"/>
    <w:rsid w:val="00DB5485"/>
    <w:rsid w:val="00DB581A"/>
    <w:rsid w:val="00DB5BD0"/>
    <w:rsid w:val="00DB6016"/>
    <w:rsid w:val="00DB62C2"/>
    <w:rsid w:val="00DB667A"/>
    <w:rsid w:val="00DB76E1"/>
    <w:rsid w:val="00DB787D"/>
    <w:rsid w:val="00DB7E7E"/>
    <w:rsid w:val="00DB7FEB"/>
    <w:rsid w:val="00DC01E8"/>
    <w:rsid w:val="00DC05E2"/>
    <w:rsid w:val="00DC0B8F"/>
    <w:rsid w:val="00DC0BEF"/>
    <w:rsid w:val="00DC1A93"/>
    <w:rsid w:val="00DC1E9E"/>
    <w:rsid w:val="00DC260E"/>
    <w:rsid w:val="00DC2DB2"/>
    <w:rsid w:val="00DC358E"/>
    <w:rsid w:val="00DC3659"/>
    <w:rsid w:val="00DC3673"/>
    <w:rsid w:val="00DC3FC3"/>
    <w:rsid w:val="00DC4FFF"/>
    <w:rsid w:val="00DC536D"/>
    <w:rsid w:val="00DC53DD"/>
    <w:rsid w:val="00DC6063"/>
    <w:rsid w:val="00DC6169"/>
    <w:rsid w:val="00DC624B"/>
    <w:rsid w:val="00DC6511"/>
    <w:rsid w:val="00DC6622"/>
    <w:rsid w:val="00DC6A7C"/>
    <w:rsid w:val="00DC742F"/>
    <w:rsid w:val="00DC77E3"/>
    <w:rsid w:val="00DC78C7"/>
    <w:rsid w:val="00DC7FF0"/>
    <w:rsid w:val="00DD0567"/>
    <w:rsid w:val="00DD085D"/>
    <w:rsid w:val="00DD1A90"/>
    <w:rsid w:val="00DD1BA0"/>
    <w:rsid w:val="00DD1FDA"/>
    <w:rsid w:val="00DD21FA"/>
    <w:rsid w:val="00DD439A"/>
    <w:rsid w:val="00DD5634"/>
    <w:rsid w:val="00DD5636"/>
    <w:rsid w:val="00DD5764"/>
    <w:rsid w:val="00DD59D8"/>
    <w:rsid w:val="00DD5D47"/>
    <w:rsid w:val="00DD5F91"/>
    <w:rsid w:val="00DD61A7"/>
    <w:rsid w:val="00DD6508"/>
    <w:rsid w:val="00DD721D"/>
    <w:rsid w:val="00DD7933"/>
    <w:rsid w:val="00DD79C7"/>
    <w:rsid w:val="00DE1085"/>
    <w:rsid w:val="00DE113D"/>
    <w:rsid w:val="00DE169C"/>
    <w:rsid w:val="00DE1988"/>
    <w:rsid w:val="00DE1A44"/>
    <w:rsid w:val="00DE2843"/>
    <w:rsid w:val="00DE2D5A"/>
    <w:rsid w:val="00DE2F4C"/>
    <w:rsid w:val="00DE30A3"/>
    <w:rsid w:val="00DE36C8"/>
    <w:rsid w:val="00DE3C91"/>
    <w:rsid w:val="00DE3E98"/>
    <w:rsid w:val="00DE3FAE"/>
    <w:rsid w:val="00DE4361"/>
    <w:rsid w:val="00DE46DC"/>
    <w:rsid w:val="00DE4832"/>
    <w:rsid w:val="00DE52E6"/>
    <w:rsid w:val="00DE5303"/>
    <w:rsid w:val="00DE54BD"/>
    <w:rsid w:val="00DE562B"/>
    <w:rsid w:val="00DE5685"/>
    <w:rsid w:val="00DE579A"/>
    <w:rsid w:val="00DE5B5B"/>
    <w:rsid w:val="00DE5D77"/>
    <w:rsid w:val="00DE6636"/>
    <w:rsid w:val="00DE66D0"/>
    <w:rsid w:val="00DE6BDE"/>
    <w:rsid w:val="00DE6EC5"/>
    <w:rsid w:val="00DE70F2"/>
    <w:rsid w:val="00DF0299"/>
    <w:rsid w:val="00DF08D4"/>
    <w:rsid w:val="00DF0905"/>
    <w:rsid w:val="00DF14CB"/>
    <w:rsid w:val="00DF151D"/>
    <w:rsid w:val="00DF163F"/>
    <w:rsid w:val="00DF1992"/>
    <w:rsid w:val="00DF22D7"/>
    <w:rsid w:val="00DF23F5"/>
    <w:rsid w:val="00DF2729"/>
    <w:rsid w:val="00DF3085"/>
    <w:rsid w:val="00DF3139"/>
    <w:rsid w:val="00DF45BD"/>
    <w:rsid w:val="00DF46B5"/>
    <w:rsid w:val="00DF474C"/>
    <w:rsid w:val="00DF48B2"/>
    <w:rsid w:val="00DF4FBB"/>
    <w:rsid w:val="00DF562C"/>
    <w:rsid w:val="00DF58D7"/>
    <w:rsid w:val="00DF6050"/>
    <w:rsid w:val="00DF6933"/>
    <w:rsid w:val="00DF6A33"/>
    <w:rsid w:val="00DF7167"/>
    <w:rsid w:val="00DF79F6"/>
    <w:rsid w:val="00DF7FC7"/>
    <w:rsid w:val="00E00123"/>
    <w:rsid w:val="00E00323"/>
    <w:rsid w:val="00E00700"/>
    <w:rsid w:val="00E00920"/>
    <w:rsid w:val="00E0097F"/>
    <w:rsid w:val="00E010B2"/>
    <w:rsid w:val="00E01698"/>
    <w:rsid w:val="00E01AE2"/>
    <w:rsid w:val="00E02073"/>
    <w:rsid w:val="00E023DE"/>
    <w:rsid w:val="00E02543"/>
    <w:rsid w:val="00E02577"/>
    <w:rsid w:val="00E026EC"/>
    <w:rsid w:val="00E02F11"/>
    <w:rsid w:val="00E032A9"/>
    <w:rsid w:val="00E03498"/>
    <w:rsid w:val="00E03877"/>
    <w:rsid w:val="00E046A4"/>
    <w:rsid w:val="00E047BA"/>
    <w:rsid w:val="00E048B2"/>
    <w:rsid w:val="00E0572C"/>
    <w:rsid w:val="00E07431"/>
    <w:rsid w:val="00E07533"/>
    <w:rsid w:val="00E10203"/>
    <w:rsid w:val="00E108F5"/>
    <w:rsid w:val="00E10DAE"/>
    <w:rsid w:val="00E111AF"/>
    <w:rsid w:val="00E112A7"/>
    <w:rsid w:val="00E11BD3"/>
    <w:rsid w:val="00E11C03"/>
    <w:rsid w:val="00E11C96"/>
    <w:rsid w:val="00E11CB6"/>
    <w:rsid w:val="00E11CE4"/>
    <w:rsid w:val="00E13557"/>
    <w:rsid w:val="00E13880"/>
    <w:rsid w:val="00E13C0F"/>
    <w:rsid w:val="00E14241"/>
    <w:rsid w:val="00E14A90"/>
    <w:rsid w:val="00E14BE7"/>
    <w:rsid w:val="00E14E52"/>
    <w:rsid w:val="00E15252"/>
    <w:rsid w:val="00E153D5"/>
    <w:rsid w:val="00E15CC3"/>
    <w:rsid w:val="00E15D06"/>
    <w:rsid w:val="00E16175"/>
    <w:rsid w:val="00E17891"/>
    <w:rsid w:val="00E17ED0"/>
    <w:rsid w:val="00E20290"/>
    <w:rsid w:val="00E2094D"/>
    <w:rsid w:val="00E209F7"/>
    <w:rsid w:val="00E21517"/>
    <w:rsid w:val="00E216B7"/>
    <w:rsid w:val="00E21873"/>
    <w:rsid w:val="00E226F9"/>
    <w:rsid w:val="00E22E65"/>
    <w:rsid w:val="00E232B4"/>
    <w:rsid w:val="00E23EF2"/>
    <w:rsid w:val="00E24A8F"/>
    <w:rsid w:val="00E25675"/>
    <w:rsid w:val="00E26B7D"/>
    <w:rsid w:val="00E26BAA"/>
    <w:rsid w:val="00E26C0C"/>
    <w:rsid w:val="00E26CAC"/>
    <w:rsid w:val="00E26DE4"/>
    <w:rsid w:val="00E27677"/>
    <w:rsid w:val="00E2767E"/>
    <w:rsid w:val="00E277B7"/>
    <w:rsid w:val="00E27F76"/>
    <w:rsid w:val="00E305E5"/>
    <w:rsid w:val="00E30838"/>
    <w:rsid w:val="00E31026"/>
    <w:rsid w:val="00E32464"/>
    <w:rsid w:val="00E3283E"/>
    <w:rsid w:val="00E32A53"/>
    <w:rsid w:val="00E32A95"/>
    <w:rsid w:val="00E32BC2"/>
    <w:rsid w:val="00E3381C"/>
    <w:rsid w:val="00E34D32"/>
    <w:rsid w:val="00E35434"/>
    <w:rsid w:val="00E3592A"/>
    <w:rsid w:val="00E35ECE"/>
    <w:rsid w:val="00E362C9"/>
    <w:rsid w:val="00E36345"/>
    <w:rsid w:val="00E36445"/>
    <w:rsid w:val="00E36666"/>
    <w:rsid w:val="00E368E4"/>
    <w:rsid w:val="00E36C2C"/>
    <w:rsid w:val="00E36F02"/>
    <w:rsid w:val="00E3715B"/>
    <w:rsid w:val="00E37F4D"/>
    <w:rsid w:val="00E403D0"/>
    <w:rsid w:val="00E40D34"/>
    <w:rsid w:val="00E4166B"/>
    <w:rsid w:val="00E41DAF"/>
    <w:rsid w:val="00E420D0"/>
    <w:rsid w:val="00E436BD"/>
    <w:rsid w:val="00E43789"/>
    <w:rsid w:val="00E44E06"/>
    <w:rsid w:val="00E45150"/>
    <w:rsid w:val="00E45C98"/>
    <w:rsid w:val="00E460FD"/>
    <w:rsid w:val="00E46641"/>
    <w:rsid w:val="00E46C9A"/>
    <w:rsid w:val="00E4713E"/>
    <w:rsid w:val="00E47A0E"/>
    <w:rsid w:val="00E51031"/>
    <w:rsid w:val="00E51286"/>
    <w:rsid w:val="00E51493"/>
    <w:rsid w:val="00E5217E"/>
    <w:rsid w:val="00E52194"/>
    <w:rsid w:val="00E5258F"/>
    <w:rsid w:val="00E529B0"/>
    <w:rsid w:val="00E52BFC"/>
    <w:rsid w:val="00E538C6"/>
    <w:rsid w:val="00E5422F"/>
    <w:rsid w:val="00E551A9"/>
    <w:rsid w:val="00E55390"/>
    <w:rsid w:val="00E55F45"/>
    <w:rsid w:val="00E560D4"/>
    <w:rsid w:val="00E56247"/>
    <w:rsid w:val="00E5675F"/>
    <w:rsid w:val="00E567EA"/>
    <w:rsid w:val="00E56B00"/>
    <w:rsid w:val="00E57515"/>
    <w:rsid w:val="00E57707"/>
    <w:rsid w:val="00E57FB8"/>
    <w:rsid w:val="00E6002A"/>
    <w:rsid w:val="00E60233"/>
    <w:rsid w:val="00E60349"/>
    <w:rsid w:val="00E60F09"/>
    <w:rsid w:val="00E6149A"/>
    <w:rsid w:val="00E615D7"/>
    <w:rsid w:val="00E6187E"/>
    <w:rsid w:val="00E61881"/>
    <w:rsid w:val="00E61FED"/>
    <w:rsid w:val="00E63033"/>
    <w:rsid w:val="00E64642"/>
    <w:rsid w:val="00E64F88"/>
    <w:rsid w:val="00E65326"/>
    <w:rsid w:val="00E65E3B"/>
    <w:rsid w:val="00E66851"/>
    <w:rsid w:val="00E67333"/>
    <w:rsid w:val="00E674F8"/>
    <w:rsid w:val="00E677A8"/>
    <w:rsid w:val="00E67E54"/>
    <w:rsid w:val="00E7009C"/>
    <w:rsid w:val="00E70F3B"/>
    <w:rsid w:val="00E72360"/>
    <w:rsid w:val="00E724F0"/>
    <w:rsid w:val="00E743C7"/>
    <w:rsid w:val="00E7466A"/>
    <w:rsid w:val="00E75420"/>
    <w:rsid w:val="00E7566F"/>
    <w:rsid w:val="00E75CCF"/>
    <w:rsid w:val="00E75D63"/>
    <w:rsid w:val="00E76239"/>
    <w:rsid w:val="00E7638B"/>
    <w:rsid w:val="00E76F55"/>
    <w:rsid w:val="00E777EF"/>
    <w:rsid w:val="00E77E91"/>
    <w:rsid w:val="00E77EE2"/>
    <w:rsid w:val="00E80101"/>
    <w:rsid w:val="00E809D3"/>
    <w:rsid w:val="00E80A99"/>
    <w:rsid w:val="00E80C1B"/>
    <w:rsid w:val="00E80E67"/>
    <w:rsid w:val="00E81DE2"/>
    <w:rsid w:val="00E82D42"/>
    <w:rsid w:val="00E831BE"/>
    <w:rsid w:val="00E833F3"/>
    <w:rsid w:val="00E842AC"/>
    <w:rsid w:val="00E8435A"/>
    <w:rsid w:val="00E84EE4"/>
    <w:rsid w:val="00E85DFB"/>
    <w:rsid w:val="00E86E94"/>
    <w:rsid w:val="00E87B12"/>
    <w:rsid w:val="00E87FCF"/>
    <w:rsid w:val="00E90227"/>
    <w:rsid w:val="00E90515"/>
    <w:rsid w:val="00E90AA8"/>
    <w:rsid w:val="00E90E1B"/>
    <w:rsid w:val="00E913D7"/>
    <w:rsid w:val="00E91E31"/>
    <w:rsid w:val="00E922C1"/>
    <w:rsid w:val="00E92C42"/>
    <w:rsid w:val="00E92C54"/>
    <w:rsid w:val="00E93381"/>
    <w:rsid w:val="00E9358B"/>
    <w:rsid w:val="00E93A5C"/>
    <w:rsid w:val="00E94987"/>
    <w:rsid w:val="00E94FFC"/>
    <w:rsid w:val="00E959DC"/>
    <w:rsid w:val="00E95D90"/>
    <w:rsid w:val="00E960D8"/>
    <w:rsid w:val="00E96813"/>
    <w:rsid w:val="00E972C6"/>
    <w:rsid w:val="00EA0188"/>
    <w:rsid w:val="00EA07F0"/>
    <w:rsid w:val="00EA0D1A"/>
    <w:rsid w:val="00EA0E3D"/>
    <w:rsid w:val="00EA0FD7"/>
    <w:rsid w:val="00EA10F8"/>
    <w:rsid w:val="00EA1567"/>
    <w:rsid w:val="00EA163C"/>
    <w:rsid w:val="00EA4135"/>
    <w:rsid w:val="00EA429B"/>
    <w:rsid w:val="00EA5BF7"/>
    <w:rsid w:val="00EA68E2"/>
    <w:rsid w:val="00EA6BE4"/>
    <w:rsid w:val="00EA6CEB"/>
    <w:rsid w:val="00EA6E4F"/>
    <w:rsid w:val="00EA6E89"/>
    <w:rsid w:val="00EA740E"/>
    <w:rsid w:val="00EA7ABB"/>
    <w:rsid w:val="00EB0185"/>
    <w:rsid w:val="00EB0D7D"/>
    <w:rsid w:val="00EB0DA6"/>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EA0"/>
    <w:rsid w:val="00EB4015"/>
    <w:rsid w:val="00EB425C"/>
    <w:rsid w:val="00EB62C0"/>
    <w:rsid w:val="00EB6E6A"/>
    <w:rsid w:val="00EB716C"/>
    <w:rsid w:val="00EB7FAA"/>
    <w:rsid w:val="00EB7FEF"/>
    <w:rsid w:val="00EC0421"/>
    <w:rsid w:val="00EC07D5"/>
    <w:rsid w:val="00EC0C9B"/>
    <w:rsid w:val="00EC0F21"/>
    <w:rsid w:val="00EC160F"/>
    <w:rsid w:val="00EC1959"/>
    <w:rsid w:val="00EC19A9"/>
    <w:rsid w:val="00EC22EC"/>
    <w:rsid w:val="00EC246B"/>
    <w:rsid w:val="00EC2B2B"/>
    <w:rsid w:val="00EC3554"/>
    <w:rsid w:val="00EC3B2C"/>
    <w:rsid w:val="00EC3C7A"/>
    <w:rsid w:val="00EC40A0"/>
    <w:rsid w:val="00EC437E"/>
    <w:rsid w:val="00EC484A"/>
    <w:rsid w:val="00EC4BDD"/>
    <w:rsid w:val="00EC51EB"/>
    <w:rsid w:val="00EC53E3"/>
    <w:rsid w:val="00EC5701"/>
    <w:rsid w:val="00EC60BB"/>
    <w:rsid w:val="00EC6538"/>
    <w:rsid w:val="00EC6B9C"/>
    <w:rsid w:val="00EC6F41"/>
    <w:rsid w:val="00EC71A8"/>
    <w:rsid w:val="00EC7276"/>
    <w:rsid w:val="00EC7594"/>
    <w:rsid w:val="00ED0242"/>
    <w:rsid w:val="00ED057B"/>
    <w:rsid w:val="00ED0AAC"/>
    <w:rsid w:val="00ED1318"/>
    <w:rsid w:val="00ED2C3B"/>
    <w:rsid w:val="00ED3013"/>
    <w:rsid w:val="00ED3CA3"/>
    <w:rsid w:val="00ED4582"/>
    <w:rsid w:val="00ED493C"/>
    <w:rsid w:val="00ED4B76"/>
    <w:rsid w:val="00ED5038"/>
    <w:rsid w:val="00ED56C4"/>
    <w:rsid w:val="00ED60B1"/>
    <w:rsid w:val="00ED61E1"/>
    <w:rsid w:val="00ED66C9"/>
    <w:rsid w:val="00ED7C51"/>
    <w:rsid w:val="00ED7D46"/>
    <w:rsid w:val="00EE0AB3"/>
    <w:rsid w:val="00EE0D51"/>
    <w:rsid w:val="00EE12E2"/>
    <w:rsid w:val="00EE1BDA"/>
    <w:rsid w:val="00EE1C47"/>
    <w:rsid w:val="00EE1CF3"/>
    <w:rsid w:val="00EE2796"/>
    <w:rsid w:val="00EE288D"/>
    <w:rsid w:val="00EE332C"/>
    <w:rsid w:val="00EE3404"/>
    <w:rsid w:val="00EE36F1"/>
    <w:rsid w:val="00EE43F1"/>
    <w:rsid w:val="00EE5A2D"/>
    <w:rsid w:val="00EE5ACC"/>
    <w:rsid w:val="00EE5FCE"/>
    <w:rsid w:val="00EE6883"/>
    <w:rsid w:val="00EE68D1"/>
    <w:rsid w:val="00EE7C41"/>
    <w:rsid w:val="00EE7D56"/>
    <w:rsid w:val="00EF0B8A"/>
    <w:rsid w:val="00EF1832"/>
    <w:rsid w:val="00EF372F"/>
    <w:rsid w:val="00EF3F31"/>
    <w:rsid w:val="00EF3FB4"/>
    <w:rsid w:val="00EF5660"/>
    <w:rsid w:val="00EF668D"/>
    <w:rsid w:val="00EF690F"/>
    <w:rsid w:val="00EF6C0E"/>
    <w:rsid w:val="00EF6F0E"/>
    <w:rsid w:val="00F00C43"/>
    <w:rsid w:val="00F00C9D"/>
    <w:rsid w:val="00F0142A"/>
    <w:rsid w:val="00F01565"/>
    <w:rsid w:val="00F03F1C"/>
    <w:rsid w:val="00F05927"/>
    <w:rsid w:val="00F05B25"/>
    <w:rsid w:val="00F06CD8"/>
    <w:rsid w:val="00F071B5"/>
    <w:rsid w:val="00F0780A"/>
    <w:rsid w:val="00F079A6"/>
    <w:rsid w:val="00F07B62"/>
    <w:rsid w:val="00F07ED3"/>
    <w:rsid w:val="00F1039B"/>
    <w:rsid w:val="00F106F8"/>
    <w:rsid w:val="00F10754"/>
    <w:rsid w:val="00F10C30"/>
    <w:rsid w:val="00F1104C"/>
    <w:rsid w:val="00F1187B"/>
    <w:rsid w:val="00F11972"/>
    <w:rsid w:val="00F11D74"/>
    <w:rsid w:val="00F11E5A"/>
    <w:rsid w:val="00F12034"/>
    <w:rsid w:val="00F1269A"/>
    <w:rsid w:val="00F12DE8"/>
    <w:rsid w:val="00F13A3F"/>
    <w:rsid w:val="00F13B90"/>
    <w:rsid w:val="00F13F69"/>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159B"/>
    <w:rsid w:val="00F22A86"/>
    <w:rsid w:val="00F2365B"/>
    <w:rsid w:val="00F23871"/>
    <w:rsid w:val="00F240C5"/>
    <w:rsid w:val="00F242C6"/>
    <w:rsid w:val="00F24FDA"/>
    <w:rsid w:val="00F25328"/>
    <w:rsid w:val="00F2542A"/>
    <w:rsid w:val="00F25828"/>
    <w:rsid w:val="00F25BE9"/>
    <w:rsid w:val="00F25D9D"/>
    <w:rsid w:val="00F264A1"/>
    <w:rsid w:val="00F264E5"/>
    <w:rsid w:val="00F26545"/>
    <w:rsid w:val="00F26A6D"/>
    <w:rsid w:val="00F26E84"/>
    <w:rsid w:val="00F26EFB"/>
    <w:rsid w:val="00F26F00"/>
    <w:rsid w:val="00F27491"/>
    <w:rsid w:val="00F27586"/>
    <w:rsid w:val="00F27EEE"/>
    <w:rsid w:val="00F27F4E"/>
    <w:rsid w:val="00F3003F"/>
    <w:rsid w:val="00F306FB"/>
    <w:rsid w:val="00F30B32"/>
    <w:rsid w:val="00F30F61"/>
    <w:rsid w:val="00F31012"/>
    <w:rsid w:val="00F31E2F"/>
    <w:rsid w:val="00F324EE"/>
    <w:rsid w:val="00F32C54"/>
    <w:rsid w:val="00F32E89"/>
    <w:rsid w:val="00F3336A"/>
    <w:rsid w:val="00F3360A"/>
    <w:rsid w:val="00F34346"/>
    <w:rsid w:val="00F344BD"/>
    <w:rsid w:val="00F34D7C"/>
    <w:rsid w:val="00F3537A"/>
    <w:rsid w:val="00F3537D"/>
    <w:rsid w:val="00F35921"/>
    <w:rsid w:val="00F35EA1"/>
    <w:rsid w:val="00F36535"/>
    <w:rsid w:val="00F370B7"/>
    <w:rsid w:val="00F371AD"/>
    <w:rsid w:val="00F37979"/>
    <w:rsid w:val="00F40335"/>
    <w:rsid w:val="00F40398"/>
    <w:rsid w:val="00F405C3"/>
    <w:rsid w:val="00F40D10"/>
    <w:rsid w:val="00F418AD"/>
    <w:rsid w:val="00F41BBD"/>
    <w:rsid w:val="00F42BC3"/>
    <w:rsid w:val="00F42C08"/>
    <w:rsid w:val="00F43034"/>
    <w:rsid w:val="00F4341A"/>
    <w:rsid w:val="00F4403F"/>
    <w:rsid w:val="00F44628"/>
    <w:rsid w:val="00F44ADF"/>
    <w:rsid w:val="00F44BAA"/>
    <w:rsid w:val="00F44D98"/>
    <w:rsid w:val="00F450C1"/>
    <w:rsid w:val="00F45E83"/>
    <w:rsid w:val="00F45EFE"/>
    <w:rsid w:val="00F47AE5"/>
    <w:rsid w:val="00F50850"/>
    <w:rsid w:val="00F50BE3"/>
    <w:rsid w:val="00F510A4"/>
    <w:rsid w:val="00F5228F"/>
    <w:rsid w:val="00F52B36"/>
    <w:rsid w:val="00F52C7A"/>
    <w:rsid w:val="00F52CE7"/>
    <w:rsid w:val="00F534F2"/>
    <w:rsid w:val="00F548C7"/>
    <w:rsid w:val="00F54B2D"/>
    <w:rsid w:val="00F54CA2"/>
    <w:rsid w:val="00F54E6D"/>
    <w:rsid w:val="00F55E7B"/>
    <w:rsid w:val="00F55F1F"/>
    <w:rsid w:val="00F55F49"/>
    <w:rsid w:val="00F55FB2"/>
    <w:rsid w:val="00F56405"/>
    <w:rsid w:val="00F564CD"/>
    <w:rsid w:val="00F56F9C"/>
    <w:rsid w:val="00F5771D"/>
    <w:rsid w:val="00F5798D"/>
    <w:rsid w:val="00F57AAC"/>
    <w:rsid w:val="00F60734"/>
    <w:rsid w:val="00F60C71"/>
    <w:rsid w:val="00F60DC5"/>
    <w:rsid w:val="00F61131"/>
    <w:rsid w:val="00F616DB"/>
    <w:rsid w:val="00F617C1"/>
    <w:rsid w:val="00F61D42"/>
    <w:rsid w:val="00F626AB"/>
    <w:rsid w:val="00F639F4"/>
    <w:rsid w:val="00F647B5"/>
    <w:rsid w:val="00F64B70"/>
    <w:rsid w:val="00F654AC"/>
    <w:rsid w:val="00F65A57"/>
    <w:rsid w:val="00F66292"/>
    <w:rsid w:val="00F664CC"/>
    <w:rsid w:val="00F667B9"/>
    <w:rsid w:val="00F66B70"/>
    <w:rsid w:val="00F67764"/>
    <w:rsid w:val="00F67B0A"/>
    <w:rsid w:val="00F703DF"/>
    <w:rsid w:val="00F71034"/>
    <w:rsid w:val="00F7163E"/>
    <w:rsid w:val="00F72143"/>
    <w:rsid w:val="00F722FE"/>
    <w:rsid w:val="00F72379"/>
    <w:rsid w:val="00F72831"/>
    <w:rsid w:val="00F728AE"/>
    <w:rsid w:val="00F72FD2"/>
    <w:rsid w:val="00F742EE"/>
    <w:rsid w:val="00F744EC"/>
    <w:rsid w:val="00F74F50"/>
    <w:rsid w:val="00F75F15"/>
    <w:rsid w:val="00F778B6"/>
    <w:rsid w:val="00F778BE"/>
    <w:rsid w:val="00F779C6"/>
    <w:rsid w:val="00F77A0E"/>
    <w:rsid w:val="00F80149"/>
    <w:rsid w:val="00F80769"/>
    <w:rsid w:val="00F80944"/>
    <w:rsid w:val="00F80F4B"/>
    <w:rsid w:val="00F8102B"/>
    <w:rsid w:val="00F81A4D"/>
    <w:rsid w:val="00F82470"/>
    <w:rsid w:val="00F82A20"/>
    <w:rsid w:val="00F83CF8"/>
    <w:rsid w:val="00F84594"/>
    <w:rsid w:val="00F84F52"/>
    <w:rsid w:val="00F85170"/>
    <w:rsid w:val="00F85F66"/>
    <w:rsid w:val="00F86611"/>
    <w:rsid w:val="00F868E4"/>
    <w:rsid w:val="00F86AEB"/>
    <w:rsid w:val="00F86AF2"/>
    <w:rsid w:val="00F86B62"/>
    <w:rsid w:val="00F86FBB"/>
    <w:rsid w:val="00F875BC"/>
    <w:rsid w:val="00F877B5"/>
    <w:rsid w:val="00F878B0"/>
    <w:rsid w:val="00F87944"/>
    <w:rsid w:val="00F8796B"/>
    <w:rsid w:val="00F87AC3"/>
    <w:rsid w:val="00F87C86"/>
    <w:rsid w:val="00F90060"/>
    <w:rsid w:val="00F909EA"/>
    <w:rsid w:val="00F91024"/>
    <w:rsid w:val="00F913CC"/>
    <w:rsid w:val="00F91896"/>
    <w:rsid w:val="00F935BF"/>
    <w:rsid w:val="00F9427A"/>
    <w:rsid w:val="00F94481"/>
    <w:rsid w:val="00F94CD5"/>
    <w:rsid w:val="00F94EDA"/>
    <w:rsid w:val="00F9504B"/>
    <w:rsid w:val="00F951AE"/>
    <w:rsid w:val="00F95A25"/>
    <w:rsid w:val="00F95B48"/>
    <w:rsid w:val="00F96163"/>
    <w:rsid w:val="00F964D0"/>
    <w:rsid w:val="00F96D95"/>
    <w:rsid w:val="00F96DDF"/>
    <w:rsid w:val="00F96F2A"/>
    <w:rsid w:val="00F97B62"/>
    <w:rsid w:val="00FA0EC6"/>
    <w:rsid w:val="00FA23AA"/>
    <w:rsid w:val="00FA2BDC"/>
    <w:rsid w:val="00FA2D2A"/>
    <w:rsid w:val="00FA2DCA"/>
    <w:rsid w:val="00FA3942"/>
    <w:rsid w:val="00FA4A40"/>
    <w:rsid w:val="00FA58AB"/>
    <w:rsid w:val="00FA5EED"/>
    <w:rsid w:val="00FA62E3"/>
    <w:rsid w:val="00FA69DC"/>
    <w:rsid w:val="00FA759C"/>
    <w:rsid w:val="00FA7B43"/>
    <w:rsid w:val="00FA7FA5"/>
    <w:rsid w:val="00FB0169"/>
    <w:rsid w:val="00FB0434"/>
    <w:rsid w:val="00FB1025"/>
    <w:rsid w:val="00FB1A0C"/>
    <w:rsid w:val="00FB1D4B"/>
    <w:rsid w:val="00FB1FB6"/>
    <w:rsid w:val="00FB2027"/>
    <w:rsid w:val="00FB28C4"/>
    <w:rsid w:val="00FB3225"/>
    <w:rsid w:val="00FB33F6"/>
    <w:rsid w:val="00FB3572"/>
    <w:rsid w:val="00FB4CC9"/>
    <w:rsid w:val="00FB523B"/>
    <w:rsid w:val="00FB5994"/>
    <w:rsid w:val="00FB599B"/>
    <w:rsid w:val="00FB6C31"/>
    <w:rsid w:val="00FB7BCF"/>
    <w:rsid w:val="00FB7EA0"/>
    <w:rsid w:val="00FC0073"/>
    <w:rsid w:val="00FC04E6"/>
    <w:rsid w:val="00FC0533"/>
    <w:rsid w:val="00FC0986"/>
    <w:rsid w:val="00FC0A34"/>
    <w:rsid w:val="00FC0F9B"/>
    <w:rsid w:val="00FC191B"/>
    <w:rsid w:val="00FC1A31"/>
    <w:rsid w:val="00FC358C"/>
    <w:rsid w:val="00FC3617"/>
    <w:rsid w:val="00FC3DB6"/>
    <w:rsid w:val="00FC41C0"/>
    <w:rsid w:val="00FC4855"/>
    <w:rsid w:val="00FC4AA1"/>
    <w:rsid w:val="00FC54BD"/>
    <w:rsid w:val="00FC5A6A"/>
    <w:rsid w:val="00FC5DAA"/>
    <w:rsid w:val="00FC6519"/>
    <w:rsid w:val="00FC6660"/>
    <w:rsid w:val="00FC6D79"/>
    <w:rsid w:val="00FC71B1"/>
    <w:rsid w:val="00FC72FE"/>
    <w:rsid w:val="00FC73B3"/>
    <w:rsid w:val="00FC767E"/>
    <w:rsid w:val="00FC7887"/>
    <w:rsid w:val="00FC7ABA"/>
    <w:rsid w:val="00FC7F2E"/>
    <w:rsid w:val="00FC7F9A"/>
    <w:rsid w:val="00FD0A11"/>
    <w:rsid w:val="00FD0CFA"/>
    <w:rsid w:val="00FD1849"/>
    <w:rsid w:val="00FD1888"/>
    <w:rsid w:val="00FD197D"/>
    <w:rsid w:val="00FD21D9"/>
    <w:rsid w:val="00FD27FA"/>
    <w:rsid w:val="00FD29A0"/>
    <w:rsid w:val="00FD38A3"/>
    <w:rsid w:val="00FD40E1"/>
    <w:rsid w:val="00FD586B"/>
    <w:rsid w:val="00FD5C6D"/>
    <w:rsid w:val="00FD5C8E"/>
    <w:rsid w:val="00FD5F87"/>
    <w:rsid w:val="00FD6A6F"/>
    <w:rsid w:val="00FD77A7"/>
    <w:rsid w:val="00FE0190"/>
    <w:rsid w:val="00FE0292"/>
    <w:rsid w:val="00FE13B3"/>
    <w:rsid w:val="00FE22FF"/>
    <w:rsid w:val="00FE2B33"/>
    <w:rsid w:val="00FE3C17"/>
    <w:rsid w:val="00FE4020"/>
    <w:rsid w:val="00FE403E"/>
    <w:rsid w:val="00FE5726"/>
    <w:rsid w:val="00FE5942"/>
    <w:rsid w:val="00FE64DB"/>
    <w:rsid w:val="00FE7044"/>
    <w:rsid w:val="00FE7104"/>
    <w:rsid w:val="00FE780B"/>
    <w:rsid w:val="00FF060C"/>
    <w:rsid w:val="00FF0BCD"/>
    <w:rsid w:val="00FF0E86"/>
    <w:rsid w:val="00FF1572"/>
    <w:rsid w:val="00FF1E00"/>
    <w:rsid w:val="00FF2282"/>
    <w:rsid w:val="00FF2649"/>
    <w:rsid w:val="00FF2935"/>
    <w:rsid w:val="00FF2E82"/>
    <w:rsid w:val="00FF358B"/>
    <w:rsid w:val="00FF3F8E"/>
    <w:rsid w:val="00FF42F8"/>
    <w:rsid w:val="00FF4DF3"/>
    <w:rsid w:val="00FF58DE"/>
    <w:rsid w:val="00FF62B4"/>
    <w:rsid w:val="00FF679D"/>
    <w:rsid w:val="00FF6863"/>
    <w:rsid w:val="00FF6D16"/>
    <w:rsid w:val="00FF6DE9"/>
    <w:rsid w:val="00FF70DE"/>
    <w:rsid w:val="00FF770B"/>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ABA"/>
    <w:pPr>
      <w:spacing w:after="160" w:line="259" w:lineRule="auto"/>
    </w:pPr>
    <w:rPr>
      <w:rFonts w:asciiTheme="minorHAnsi" w:hAnsiTheme="minorHAnsi"/>
    </w:rPr>
  </w:style>
  <w:style w:type="paragraph" w:styleId="Rubrik1">
    <w:name w:val="heading 1"/>
    <w:basedOn w:val="Normal"/>
    <w:next w:val="Normal"/>
    <w:link w:val="Rubrik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FC7ABA"/>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FC7ABA"/>
  </w:style>
  <w:style w:type="character" w:customStyle="1" w:styleId="Rubrik1Char">
    <w:name w:val="Rubrik 1 Char"/>
    <w:basedOn w:val="Standardstycketeckensnitt"/>
    <w:link w:val="Rubrik1"/>
    <w:uiPriority w:val="9"/>
    <w:rsid w:val="00F54CA2"/>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F54CA2"/>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F54CA2"/>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54CA2"/>
    <w:rPr>
      <w:rFonts w:asciiTheme="majorHAnsi" w:hAnsiTheme="majorHAnsi"/>
      <w:sz w:val="14"/>
    </w:rPr>
  </w:style>
  <w:style w:type="paragraph" w:styleId="Sidfot">
    <w:name w:val="footer"/>
    <w:basedOn w:val="Sidhuvud"/>
    <w:link w:val="SidfotChar"/>
    <w:uiPriority w:val="99"/>
    <w:rsid w:val="00F54CA2"/>
    <w:pPr>
      <w:tabs>
        <w:tab w:val="clear" w:pos="3686"/>
        <w:tab w:val="left" w:pos="4111"/>
      </w:tabs>
    </w:pPr>
  </w:style>
  <w:style w:type="character" w:customStyle="1" w:styleId="SidfotChar">
    <w:name w:val="Sidfot Char"/>
    <w:basedOn w:val="Standardstycketeckensnitt"/>
    <w:link w:val="Sidfot"/>
    <w:uiPriority w:val="99"/>
    <w:rsid w:val="00F54CA2"/>
    <w:rPr>
      <w:rFonts w:asciiTheme="majorHAnsi" w:hAnsiTheme="majorHAnsi"/>
      <w:sz w:val="14"/>
      <w:lang w:val="en-GB"/>
    </w:rPr>
  </w:style>
  <w:style w:type="character" w:styleId="Platshllartext">
    <w:name w:val="Placeholder Text"/>
    <w:basedOn w:val="Standardstycketeckensnitt"/>
    <w:uiPriority w:val="99"/>
    <w:semiHidden/>
    <w:rsid w:val="00F54CA2"/>
    <w:rPr>
      <w:color w:val="808080"/>
    </w:rPr>
  </w:style>
  <w:style w:type="paragraph" w:styleId="Ballongtext">
    <w:name w:val="Balloon Text"/>
    <w:basedOn w:val="Normal"/>
    <w:link w:val="BallongtextChar"/>
    <w:uiPriority w:val="99"/>
    <w:semiHidden/>
    <w:unhideWhenUsed/>
    <w:rsid w:val="00F54CA2"/>
    <w:rPr>
      <w:rFonts w:ascii="Tahoma" w:hAnsi="Tahoma" w:cs="Tahoma"/>
      <w:sz w:val="16"/>
      <w:szCs w:val="16"/>
    </w:rPr>
  </w:style>
  <w:style w:type="character" w:customStyle="1" w:styleId="BallongtextChar">
    <w:name w:val="Ballongtext Char"/>
    <w:basedOn w:val="Standardstycketeckensnitt"/>
    <w:link w:val="Ballongtext"/>
    <w:uiPriority w:val="99"/>
    <w:semiHidden/>
    <w:rsid w:val="00F54CA2"/>
    <w:rPr>
      <w:rFonts w:ascii="Tahoma" w:hAnsi="Tahoma" w:cs="Tahoma"/>
      <w:sz w:val="16"/>
      <w:szCs w:val="16"/>
    </w:rPr>
  </w:style>
  <w:style w:type="table" w:styleId="Tabellrutnt">
    <w:name w:val="Table Grid"/>
    <w:basedOn w:val="Normaltabel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54CA2"/>
    <w:pPr>
      <w:tabs>
        <w:tab w:val="clear" w:pos="9072"/>
        <w:tab w:val="right" w:pos="8789"/>
      </w:tabs>
    </w:pPr>
  </w:style>
  <w:style w:type="character" w:styleId="Hyperlnk">
    <w:name w:val="Hyperlink"/>
    <w:basedOn w:val="Standardstycketeckensnitt"/>
    <w:uiPriority w:val="99"/>
    <w:qFormat/>
    <w:rsid w:val="00F54CA2"/>
    <w:rPr>
      <w:color w:val="0000FF"/>
      <w:u w:val="single"/>
    </w:rPr>
  </w:style>
  <w:style w:type="paragraph" w:styleId="Innehllsfrteckningsrubrik">
    <w:name w:val="TOC Heading"/>
    <w:basedOn w:val="Rubrik1"/>
    <w:next w:val="Normal"/>
    <w:uiPriority w:val="39"/>
    <w:semiHidden/>
    <w:rsid w:val="00F54CA2"/>
    <w:pPr>
      <w:pageBreakBefore/>
      <w:suppressAutoHyphens w:val="0"/>
      <w:outlineLvl w:val="9"/>
    </w:pPr>
    <w:rPr>
      <w:lang w:val="en-US" w:eastAsia="ja-JP"/>
    </w:rPr>
  </w:style>
  <w:style w:type="paragraph" w:styleId="Citat">
    <w:name w:val="Quote"/>
    <w:basedOn w:val="Normal"/>
    <w:link w:val="CitatChar"/>
    <w:uiPriority w:val="10"/>
    <w:qFormat/>
    <w:rsid w:val="00F54CA2"/>
    <w:pPr>
      <w:spacing w:after="220"/>
      <w:ind w:left="357"/>
    </w:pPr>
    <w:rPr>
      <w:iCs/>
      <w:color w:val="000000" w:themeColor="text1"/>
      <w:sz w:val="20"/>
    </w:rPr>
  </w:style>
  <w:style w:type="character" w:customStyle="1" w:styleId="CitatChar">
    <w:name w:val="Citat Char"/>
    <w:basedOn w:val="Standardstycketeckensnitt"/>
    <w:link w:val="Citat"/>
    <w:uiPriority w:val="10"/>
    <w:rsid w:val="00F54CA2"/>
    <w:rPr>
      <w:rFonts w:asciiTheme="minorHAnsi" w:hAnsiTheme="minorHAnsi"/>
      <w:iCs/>
      <w:color w:val="000000" w:themeColor="text1"/>
      <w:sz w:val="20"/>
    </w:rPr>
  </w:style>
  <w:style w:type="paragraph" w:styleId="Innehll1">
    <w:name w:val="toc 1"/>
    <w:basedOn w:val="Normal"/>
    <w:next w:val="Normal"/>
    <w:uiPriority w:val="39"/>
    <w:semiHidden/>
    <w:rsid w:val="00F54CA2"/>
    <w:pPr>
      <w:spacing w:beforeLines="100" w:before="100"/>
    </w:pPr>
  </w:style>
  <w:style w:type="paragraph" w:styleId="Innehll2">
    <w:name w:val="toc 2"/>
    <w:basedOn w:val="Normal"/>
    <w:next w:val="Normal"/>
    <w:uiPriority w:val="99"/>
    <w:semiHidden/>
    <w:rsid w:val="00F54CA2"/>
    <w:pPr>
      <w:ind w:left="276"/>
    </w:pPr>
  </w:style>
  <w:style w:type="paragraph" w:styleId="Innehll3">
    <w:name w:val="toc 3"/>
    <w:basedOn w:val="Normal"/>
    <w:next w:val="Normal"/>
    <w:uiPriority w:val="99"/>
    <w:semiHidden/>
    <w:rsid w:val="00F54CA2"/>
    <w:pPr>
      <w:ind w:left="552"/>
    </w:pPr>
  </w:style>
  <w:style w:type="character" w:styleId="Betoning">
    <w:name w:val="Emphasis"/>
    <w:basedOn w:val="Standardstycketeckensnitt"/>
    <w:uiPriority w:val="1"/>
    <w:rsid w:val="00F54CA2"/>
    <w:rPr>
      <w:i/>
      <w:iCs/>
    </w:rPr>
  </w:style>
  <w:style w:type="paragraph" w:styleId="Innehll4">
    <w:name w:val="toc 4"/>
    <w:basedOn w:val="Normal"/>
    <w:next w:val="Normal"/>
    <w:uiPriority w:val="99"/>
    <w:semiHidden/>
    <w:rsid w:val="00F54CA2"/>
    <w:pPr>
      <w:spacing w:after="100"/>
      <w:ind w:left="660"/>
    </w:pPr>
  </w:style>
  <w:style w:type="paragraph" w:styleId="Innehll5">
    <w:name w:val="toc 5"/>
    <w:basedOn w:val="Normal"/>
    <w:next w:val="Normal"/>
    <w:uiPriority w:val="99"/>
    <w:semiHidden/>
    <w:rsid w:val="00F54CA2"/>
    <w:pPr>
      <w:spacing w:after="100"/>
      <w:ind w:left="880"/>
    </w:pPr>
  </w:style>
  <w:style w:type="paragraph" w:styleId="Innehll6">
    <w:name w:val="toc 6"/>
    <w:basedOn w:val="Normal"/>
    <w:next w:val="Normal"/>
    <w:uiPriority w:val="99"/>
    <w:semiHidden/>
    <w:rsid w:val="00F54CA2"/>
    <w:pPr>
      <w:spacing w:after="100"/>
      <w:ind w:left="1100"/>
    </w:pPr>
  </w:style>
  <w:style w:type="paragraph" w:styleId="Innehll7">
    <w:name w:val="toc 7"/>
    <w:basedOn w:val="Normal"/>
    <w:next w:val="Normal"/>
    <w:uiPriority w:val="99"/>
    <w:semiHidden/>
    <w:rsid w:val="00F54CA2"/>
    <w:pPr>
      <w:spacing w:after="100"/>
      <w:ind w:left="1320"/>
    </w:pPr>
  </w:style>
  <w:style w:type="paragraph" w:styleId="Innehll8">
    <w:name w:val="toc 8"/>
    <w:basedOn w:val="Normal"/>
    <w:next w:val="Normal"/>
    <w:uiPriority w:val="99"/>
    <w:semiHidden/>
    <w:rsid w:val="00F54CA2"/>
    <w:pPr>
      <w:spacing w:after="100"/>
      <w:ind w:left="1540"/>
    </w:pPr>
  </w:style>
  <w:style w:type="paragraph" w:styleId="Innehll9">
    <w:name w:val="toc 9"/>
    <w:basedOn w:val="Normal"/>
    <w:next w:val="Normal"/>
    <w:uiPriority w:val="99"/>
    <w:semiHidden/>
    <w:rsid w:val="00F54CA2"/>
    <w:pPr>
      <w:spacing w:after="100"/>
      <w:ind w:left="1760"/>
    </w:pPr>
  </w:style>
  <w:style w:type="table" w:customStyle="1" w:styleId="Trelinjerstabell">
    <w:name w:val="Trelinjerstabell"/>
    <w:basedOn w:val="Normaltabel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ark">
    <w:name w:val="Strong"/>
    <w:basedOn w:val="Standardstycketeckensnitt"/>
    <w:uiPriority w:val="1"/>
    <w:rsid w:val="00F54CA2"/>
    <w:rPr>
      <w:b/>
      <w:bCs/>
    </w:rPr>
  </w:style>
  <w:style w:type="table" w:customStyle="1" w:styleId="Sidfottabell">
    <w:name w:val="Sidfot tabell"/>
    <w:basedOn w:val="Normaltabel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54CA2"/>
    <w:rPr>
      <w:sz w:val="20"/>
      <w:szCs w:val="20"/>
    </w:rPr>
  </w:style>
  <w:style w:type="character" w:customStyle="1" w:styleId="FotnotstextChar">
    <w:name w:val="Fotnotstext Char"/>
    <w:basedOn w:val="Standardstycketeckensnitt"/>
    <w:link w:val="Fotnotstext"/>
    <w:uiPriority w:val="99"/>
    <w:semiHidden/>
    <w:rsid w:val="00F54CA2"/>
    <w:rPr>
      <w:rFonts w:asciiTheme="minorHAnsi" w:hAnsiTheme="minorHAnsi"/>
      <w:sz w:val="20"/>
      <w:szCs w:val="20"/>
    </w:rPr>
  </w:style>
  <w:style w:type="character" w:styleId="Fotnotsreferens">
    <w:name w:val="footnote reference"/>
    <w:basedOn w:val="Standardstycketeckensnitt"/>
    <w:uiPriority w:val="99"/>
    <w:semiHidden/>
    <w:unhideWhenUsed/>
    <w:rsid w:val="00F54CA2"/>
    <w:rPr>
      <w:vertAlign w:val="superscript"/>
    </w:rPr>
  </w:style>
  <w:style w:type="character" w:customStyle="1" w:styleId="Rubrik4Char">
    <w:name w:val="Rubrik 4 Char"/>
    <w:basedOn w:val="Standardstycketeckensnitt"/>
    <w:link w:val="Rubrik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F54CA2"/>
    <w:rPr>
      <w:rFonts w:asciiTheme="majorHAnsi" w:hAnsiTheme="majorHAnsi"/>
      <w:color w:val="auto"/>
      <w:sz w:val="14"/>
    </w:rPr>
  </w:style>
  <w:style w:type="character" w:customStyle="1" w:styleId="Sidfotmallarna">
    <w:name w:val="Sidfot mallarna"/>
    <w:basedOn w:val="Standardstycketeckensnitt"/>
    <w:uiPriority w:val="1"/>
    <w:rsid w:val="00F54CA2"/>
    <w:rPr>
      <w:rFonts w:asciiTheme="majorHAnsi" w:hAnsiTheme="majorHAnsi"/>
      <w:sz w:val="14"/>
    </w:rPr>
  </w:style>
  <w:style w:type="character" w:customStyle="1" w:styleId="Sidfotmallarnagr">
    <w:name w:val="Sidfot mallarna grå"/>
    <w:basedOn w:val="Standardstycketeckensnit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54CA2"/>
    <w:rPr>
      <w:rFonts w:asciiTheme="minorHAnsi" w:hAnsiTheme="minorHAnsi" w:cstheme="minorHAnsi"/>
      <w:bdr w:val="single" w:sz="4" w:space="0" w:color="auto"/>
    </w:rPr>
  </w:style>
  <w:style w:type="paragraph" w:styleId="Punktlista">
    <w:name w:val="List Bullet"/>
    <w:basedOn w:val="Normal"/>
    <w:uiPriority w:val="99"/>
    <w:qFormat/>
    <w:rsid w:val="00F54CA2"/>
    <w:pPr>
      <w:numPr>
        <w:numId w:val="4"/>
      </w:numPr>
      <w:contextualSpacing/>
    </w:pPr>
  </w:style>
  <w:style w:type="paragraph" w:styleId="Numreradlista">
    <w:name w:val="List Number"/>
    <w:basedOn w:val="Normal"/>
    <w:uiPriority w:val="99"/>
    <w:qFormat/>
    <w:rsid w:val="00F54CA2"/>
    <w:pPr>
      <w:numPr>
        <w:numId w:val="3"/>
      </w:numPr>
      <w:contextualSpacing/>
    </w:pPr>
  </w:style>
  <w:style w:type="character" w:styleId="Kommentarsreferens">
    <w:name w:val="annotation reference"/>
    <w:basedOn w:val="Standardstycketeckensnitt"/>
    <w:uiPriority w:val="99"/>
    <w:semiHidden/>
    <w:unhideWhenUsed/>
    <w:rsid w:val="00AE66F5"/>
    <w:rPr>
      <w:sz w:val="16"/>
      <w:szCs w:val="16"/>
    </w:rPr>
  </w:style>
  <w:style w:type="paragraph" w:styleId="Kommentarer">
    <w:name w:val="annotation text"/>
    <w:basedOn w:val="Normal"/>
    <w:link w:val="KommentarerChar"/>
    <w:uiPriority w:val="99"/>
    <w:unhideWhenUsed/>
    <w:rsid w:val="00AE66F5"/>
    <w:rPr>
      <w:sz w:val="20"/>
      <w:szCs w:val="20"/>
    </w:rPr>
  </w:style>
  <w:style w:type="character" w:customStyle="1" w:styleId="KommentarerChar">
    <w:name w:val="Kommentarer Char"/>
    <w:basedOn w:val="Standardstycketeckensnitt"/>
    <w:link w:val="Kommentarer"/>
    <w:uiPriority w:val="99"/>
    <w:rsid w:val="00AE66F5"/>
    <w:rPr>
      <w:rFonts w:asciiTheme="minorHAnsi" w:hAnsiTheme="minorHAnsi"/>
      <w:sz w:val="20"/>
      <w:szCs w:val="20"/>
    </w:rPr>
  </w:style>
  <w:style w:type="paragraph" w:styleId="Liststycke">
    <w:name w:val="List Paragraph"/>
    <w:basedOn w:val="Normal"/>
    <w:uiPriority w:val="34"/>
    <w:qFormat/>
    <w:rsid w:val="008611D6"/>
    <w:pPr>
      <w:ind w:left="720"/>
      <w:contextualSpacing/>
    </w:pPr>
  </w:style>
  <w:style w:type="paragraph" w:styleId="Kommentarsmne">
    <w:name w:val="annotation subject"/>
    <w:basedOn w:val="Kommentarer"/>
    <w:next w:val="Kommentarer"/>
    <w:link w:val="KommentarsmneChar"/>
    <w:uiPriority w:val="99"/>
    <w:semiHidden/>
    <w:unhideWhenUsed/>
    <w:rsid w:val="00D86084"/>
    <w:rPr>
      <w:b/>
      <w:bCs/>
    </w:rPr>
  </w:style>
  <w:style w:type="character" w:customStyle="1" w:styleId="KommentarsmneChar">
    <w:name w:val="Kommentarsämne Char"/>
    <w:basedOn w:val="KommentarerChar"/>
    <w:link w:val="Kommentarsmne"/>
    <w:uiPriority w:val="99"/>
    <w:semiHidden/>
    <w:rsid w:val="00D86084"/>
    <w:rPr>
      <w:rFonts w:asciiTheme="minorHAnsi" w:hAnsiTheme="minorHAnsi"/>
      <w:b/>
      <w:bCs/>
      <w:sz w:val="20"/>
      <w:szCs w:val="20"/>
    </w:rPr>
  </w:style>
  <w:style w:type="paragraph" w:styleId="Beskrivning">
    <w:name w:val="caption"/>
    <w:basedOn w:val="Normal"/>
    <w:next w:val="Normal"/>
    <w:uiPriority w:val="35"/>
    <w:unhideWhenUsed/>
    <w:qFormat/>
    <w:rsid w:val="008E587E"/>
    <w:rPr>
      <w:i/>
      <w:iCs/>
      <w:color w:val="000000" w:themeColor="text2"/>
      <w:sz w:val="18"/>
      <w:szCs w:val="18"/>
    </w:rPr>
  </w:style>
  <w:style w:type="character" w:styleId="Radnummer">
    <w:name w:val="line number"/>
    <w:basedOn w:val="Standardstycketeckensnitt"/>
    <w:uiPriority w:val="99"/>
    <w:semiHidden/>
    <w:unhideWhenUsed/>
    <w:rsid w:val="00FC4AA1"/>
  </w:style>
  <w:style w:type="paragraph" w:styleId="Litteraturfrteckning">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Rutntstabell1ljusdekorfrg6">
    <w:name w:val="Grid Table 1 Light Accent 6"/>
    <w:basedOn w:val="Normaltabel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AnvndHyperlnk">
    <w:name w:val="FollowedHyperlink"/>
    <w:basedOn w:val="Standardstycketeckensnitt"/>
    <w:uiPriority w:val="99"/>
    <w:semiHidden/>
    <w:unhideWhenUsed/>
    <w:rsid w:val="00F654AC"/>
    <w:rPr>
      <w:color w:val="000000" w:themeColor="followedHyperlink"/>
      <w:u w:val="single"/>
    </w:rPr>
  </w:style>
  <w:style w:type="character" w:customStyle="1" w:styleId="UnresolvedMention">
    <w:name w:val="Unresolved Mention"/>
    <w:basedOn w:val="Standardstycketeckensnit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en/research/research-departments/climate-research-rossby-centre2-552/rca4-nemo-a-high-resolution-regional-coupled-model-system-1.121105" TargetMode="External"/><Relationship Id="rId2" Type="http://schemas.openxmlformats.org/officeDocument/2006/relationships/hyperlink" Target="https://academic.oup.com/icesjms/article-abstract/76/6/1653/5480400" TargetMode="External"/><Relationship Id="rId1" Type="http://schemas.openxmlformats.org/officeDocument/2006/relationships/hyperlink" Target="https://academic.oup.com/icesjms/article-abstract/76/6/1653/5480400" TargetMode="External"/><Relationship Id="rId4" Type="http://schemas.openxmlformats.org/officeDocument/2006/relationships/hyperlink" Target="https://www.smhi.se/klimat/framtidens-klimat/klimatscenarier-for-hav"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4690FF-17CE-4489-A9AA-65039285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30</Pages>
  <Words>35808</Words>
  <Characters>189784</Characters>
  <Application>Microsoft Office Word</Application>
  <DocSecurity>0</DocSecurity>
  <Lines>1581</Lines>
  <Paragraphs>450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225142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7</cp:revision>
  <cp:lastPrinted>2012-03-26T17:07:00Z</cp:lastPrinted>
  <dcterms:created xsi:type="dcterms:W3CDTF">2020-01-13T08:04:00Z</dcterms:created>
  <dcterms:modified xsi:type="dcterms:W3CDTF">2020-01-13T13:23:00Z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id="RLZAlR7a"/&gt;&lt;style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
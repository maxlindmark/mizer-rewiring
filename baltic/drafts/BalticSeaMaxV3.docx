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Default="004B7ED2" w:rsidP="00182BA9">
      <w:pPr>
        <w:spacing w:line="480" w:lineRule="auto"/>
        <w:contextualSpacing/>
        <w:jc w:val="both"/>
        <w:rPr>
          <w:rFonts w:ascii="Times" w:hAnsi="Times"/>
          <w:b/>
          <w:bCs/>
        </w:rPr>
      </w:pPr>
      <w:commentRangeStart w:id="0"/>
      <w:commentRangeStart w:id="1"/>
      <w:r w:rsidRPr="00787D1E">
        <w:rPr>
          <w:rFonts w:ascii="Times" w:hAnsi="Times"/>
          <w:b/>
          <w:bCs/>
        </w:rPr>
        <w:t xml:space="preserve">Bottom up and top down effects of temperature on </w:t>
      </w:r>
      <w:r w:rsidR="00DD721D">
        <w:rPr>
          <w:rFonts w:ascii="Times" w:hAnsi="Times"/>
          <w:b/>
          <w:bCs/>
        </w:rPr>
        <w:t xml:space="preserve">body growth, </w:t>
      </w:r>
      <w:r w:rsidRPr="00787D1E">
        <w:rPr>
          <w:rFonts w:ascii="Times" w:hAnsi="Times"/>
          <w:b/>
          <w:bCs/>
        </w:rPr>
        <w:t xml:space="preserve">population size spectra </w:t>
      </w:r>
      <w:r w:rsidR="00DD721D">
        <w:rPr>
          <w:rFonts w:ascii="Times" w:hAnsi="Times"/>
          <w:b/>
          <w:bCs/>
        </w:rPr>
        <w:t xml:space="preserve">and </w:t>
      </w:r>
      <w:r w:rsidR="005C0DF5">
        <w:rPr>
          <w:rFonts w:ascii="Times" w:hAnsi="Times"/>
          <w:b/>
          <w:bCs/>
        </w:rPr>
        <w:t>yield – an application of a multi-species size</w:t>
      </w:r>
      <w:r w:rsidR="007F3BEE">
        <w:rPr>
          <w:rFonts w:ascii="Times" w:hAnsi="Times"/>
          <w:b/>
          <w:bCs/>
        </w:rPr>
        <w:t xml:space="preserve"> </w:t>
      </w:r>
      <w:r w:rsidR="005C0DF5">
        <w:rPr>
          <w:rFonts w:ascii="Times" w:hAnsi="Times"/>
          <w:b/>
          <w:bCs/>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787D1E" w:rsidRDefault="00E24A8F" w:rsidP="00182BA9">
      <w:pPr>
        <w:spacing w:line="480" w:lineRule="auto"/>
        <w:contextualSpacing/>
        <w:jc w:val="both"/>
        <w:rPr>
          <w:rFonts w:ascii="Times" w:hAnsi="Times"/>
          <w:b/>
          <w:bCs/>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a</w:t>
      </w:r>
      <w:r w:rsidRPr="00ED493C">
        <w:rPr>
          <w:rFonts w:cstheme="minorHAnsi"/>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b</w:t>
      </w:r>
      <w:r w:rsidRPr="00ED493C">
        <w:rPr>
          <w:rFonts w:cstheme="minorHAnsi"/>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c</w:t>
      </w:r>
      <w:r w:rsidRPr="00ED493C">
        <w:rPr>
          <w:rFonts w:cstheme="minorHAnsi"/>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d</w:t>
      </w:r>
      <w:r w:rsidRPr="00ED493C">
        <w:rPr>
          <w:rFonts w:cstheme="minorHAnsi"/>
        </w:rPr>
        <w:t xml:space="preserve">Swedish University of Agricultural Sciences, Department of Aquatic Resources, Skolgatan 6, SE-742 42 Öregrund, Sweden </w:t>
      </w:r>
    </w:p>
    <w:p w14:paraId="62F5957C" w14:textId="374620BC" w:rsidR="00AE66F5" w:rsidRDefault="00AE66F5" w:rsidP="00182BA9">
      <w:pPr>
        <w:spacing w:line="480" w:lineRule="auto"/>
        <w:contextualSpacing/>
        <w:jc w:val="both"/>
        <w:rPr>
          <w:rFonts w:cstheme="minorHAnsi"/>
          <w:vertAlign w:val="superscript"/>
        </w:rPr>
      </w:pPr>
    </w:p>
    <w:p w14:paraId="1862AADC" w14:textId="77777777" w:rsidR="00E47A0E" w:rsidRDefault="00E47A0E" w:rsidP="00182BA9">
      <w:pPr>
        <w:spacing w:line="480" w:lineRule="auto"/>
        <w:contextualSpacing/>
        <w:jc w:val="both"/>
        <w:rPr>
          <w:rFonts w:cstheme="minorHAnsi"/>
          <w:vertAlign w:val="superscript"/>
        </w:rPr>
      </w:pPr>
    </w:p>
    <w:p w14:paraId="0274906A" w14:textId="0FC4DA46" w:rsidR="00AE66F5" w:rsidRPr="003B7FE7" w:rsidRDefault="003B7FE7" w:rsidP="00182BA9">
      <w:pPr>
        <w:spacing w:line="480" w:lineRule="auto"/>
        <w:contextualSpacing/>
        <w:jc w:val="both"/>
        <w:rPr>
          <w:rFonts w:cstheme="minorHAnsi"/>
          <w:b/>
          <w:bCs/>
        </w:rPr>
      </w:pPr>
      <w:r w:rsidRPr="003B7FE7">
        <w:rPr>
          <w:rFonts w:cstheme="minorHAnsi"/>
          <w:b/>
          <w:bCs/>
        </w:rPr>
        <w:t>Word count</w:t>
      </w:r>
    </w:p>
    <w:p w14:paraId="6BBF650B" w14:textId="6F3DBAF8" w:rsidR="003B7FE7" w:rsidRPr="00EB5037" w:rsidRDefault="003B7FE7" w:rsidP="00182BA9">
      <w:pPr>
        <w:spacing w:line="480" w:lineRule="auto"/>
        <w:contextualSpacing/>
        <w:jc w:val="both"/>
        <w:rPr>
          <w:rFonts w:cstheme="minorHAnsi"/>
          <w:lang w:val="en-US"/>
        </w:rPr>
      </w:pPr>
      <w:r>
        <w:rPr>
          <w:rFonts w:cstheme="minorHAnsi"/>
        </w:rPr>
        <w:t>Abstract:</w:t>
      </w:r>
      <w:r w:rsidR="00A913C2">
        <w:rPr>
          <w:rFonts w:cstheme="minorHAnsi"/>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Pr>
          <w:rFonts w:cstheme="minorHAnsi"/>
        </w:rPr>
        <w:t xml:space="preserve">Introduction: </w:t>
      </w:r>
      <w:r w:rsidR="00D94E55">
        <w:rPr>
          <w:rFonts w:cstheme="minorHAnsi"/>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Pr>
          <w:rFonts w:cstheme="minorHAnsi"/>
        </w:rPr>
        <w:t xml:space="preserve">Methods: </w:t>
      </w:r>
      <w:r w:rsidR="00D94E55">
        <w:rPr>
          <w:rFonts w:cstheme="minorHAnsi"/>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Pr>
          <w:rFonts w:cstheme="minorHAnsi"/>
        </w:rPr>
        <w:t xml:space="preserve">Results: </w:t>
      </w:r>
      <w:r w:rsidR="00D94E55">
        <w:rPr>
          <w:rFonts w:cstheme="minorHAnsi"/>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Pr>
          <w:rFonts w:cstheme="minorHAnsi"/>
        </w:rPr>
        <w:t>Discussion:</w:t>
      </w:r>
      <w:r w:rsidR="0068777A">
        <w:rPr>
          <w:rFonts w:cstheme="minorHAnsi"/>
        </w:rPr>
        <w:t xml:space="preserve"> </w:t>
      </w:r>
      <w:r w:rsidR="00D94E55">
        <w:rPr>
          <w:rFonts w:cstheme="minorHAnsi"/>
        </w:rPr>
        <w:t>~</w:t>
      </w:r>
      <w:r w:rsidR="00D94E55" w:rsidRPr="00EB5037">
        <w:rPr>
          <w:rFonts w:cstheme="minorHAnsi"/>
          <w:lang w:val="en-US"/>
        </w:rPr>
        <w:t>1450</w:t>
      </w:r>
    </w:p>
    <w:p w14:paraId="7AA34948" w14:textId="77777777" w:rsidR="00A913C2" w:rsidRPr="00A50D90" w:rsidRDefault="00A913C2" w:rsidP="00182BA9">
      <w:pPr>
        <w:spacing w:line="480" w:lineRule="auto"/>
        <w:contextualSpacing/>
        <w:jc w:val="both"/>
        <w:rPr>
          <w:rFonts w:cstheme="minorHAnsi"/>
        </w:rPr>
      </w:pPr>
    </w:p>
    <w:p w14:paraId="4CD4E83B" w14:textId="77777777" w:rsidR="00AE66F5" w:rsidRDefault="00AE66F5" w:rsidP="00182BA9">
      <w:pPr>
        <w:spacing w:line="480" w:lineRule="auto"/>
        <w:contextualSpacing/>
        <w:jc w:val="both"/>
        <w:rPr>
          <w:rFonts w:cstheme="minorHAnsi"/>
          <w:b/>
        </w:rPr>
      </w:pPr>
    </w:p>
    <w:p w14:paraId="1EDE0258" w14:textId="7DA8E5E8" w:rsidR="00AE66F5" w:rsidRDefault="002D3583" w:rsidP="00182BA9">
      <w:pPr>
        <w:tabs>
          <w:tab w:val="left" w:pos="6086"/>
        </w:tabs>
        <w:spacing w:line="480" w:lineRule="auto"/>
        <w:contextualSpacing/>
        <w:jc w:val="both"/>
        <w:rPr>
          <w:rFonts w:cstheme="minorHAnsi"/>
          <w:b/>
        </w:rPr>
      </w:pPr>
      <w:r>
        <w:rPr>
          <w:rFonts w:cstheme="minorHAnsi"/>
          <w:b/>
        </w:rPr>
        <w:tab/>
      </w:r>
    </w:p>
    <w:p w14:paraId="460CAB75" w14:textId="77777777" w:rsidR="00AE66F5" w:rsidRDefault="00AE66F5" w:rsidP="00182BA9">
      <w:pPr>
        <w:spacing w:line="480" w:lineRule="auto"/>
        <w:contextualSpacing/>
        <w:jc w:val="both"/>
        <w:rPr>
          <w:rFonts w:cstheme="minorHAnsi"/>
          <w:b/>
        </w:rPr>
      </w:pPr>
    </w:p>
    <w:p w14:paraId="6F1A77E6" w14:textId="77777777" w:rsidR="00AE66F5" w:rsidRDefault="00AE66F5" w:rsidP="00182BA9">
      <w:pPr>
        <w:spacing w:line="480" w:lineRule="auto"/>
        <w:contextualSpacing/>
        <w:jc w:val="both"/>
        <w:rPr>
          <w:rFonts w:cstheme="minorHAnsi"/>
          <w:b/>
        </w:rPr>
      </w:pPr>
    </w:p>
    <w:p w14:paraId="27C74C6A" w14:textId="77777777" w:rsidR="00AE66F5" w:rsidRPr="00930760" w:rsidRDefault="00AE66F5" w:rsidP="00B17B53">
      <w:pPr>
        <w:pageBreakBefore/>
        <w:spacing w:line="480" w:lineRule="auto"/>
        <w:contextualSpacing/>
        <w:jc w:val="both"/>
        <w:rPr>
          <w:rFonts w:cstheme="minorHAnsi"/>
          <w:b/>
        </w:rPr>
      </w:pPr>
      <w:r w:rsidRPr="00930760">
        <w:rPr>
          <w:rFonts w:cstheme="minorHAnsi"/>
          <w:b/>
        </w:rPr>
        <w:lastRenderedPageBreak/>
        <w:t>Abstract</w:t>
      </w:r>
    </w:p>
    <w:p w14:paraId="5D5801A4" w14:textId="519530C8" w:rsidR="002D2FEE" w:rsidRPr="00AF32CB" w:rsidRDefault="002D2FEE" w:rsidP="00182BA9">
      <w:pPr>
        <w:spacing w:line="480" w:lineRule="auto"/>
        <w:contextualSpacing/>
        <w:jc w:val="both"/>
        <w:rPr>
          <w:rFonts w:cstheme="minorHAnsi"/>
          <w:sz w:val="22"/>
          <w:szCs w:val="22"/>
        </w:rPr>
      </w:pPr>
      <w:r w:rsidRPr="00AF32CB">
        <w:rPr>
          <w:rFonts w:cstheme="minorHAnsi"/>
          <w:sz w:val="22"/>
          <w:szCs w:val="22"/>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AF32CB">
        <w:rPr>
          <w:rFonts w:cstheme="minorHAnsi"/>
          <w:sz w:val="22"/>
          <w:szCs w:val="22"/>
        </w:rPr>
        <w:t>food web</w:t>
      </w:r>
      <w:r w:rsidR="00EE1CF3" w:rsidRPr="00AF32CB">
        <w:rPr>
          <w:rFonts w:cstheme="minorHAnsi"/>
          <w:sz w:val="22"/>
          <w:szCs w:val="22"/>
        </w:rPr>
        <w:t xml:space="preserve"> </w:t>
      </w:r>
      <w:r w:rsidRPr="00AF32CB">
        <w:rPr>
          <w:rFonts w:cstheme="minorHAnsi"/>
          <w:sz w:val="22"/>
          <w:szCs w:val="22"/>
        </w:rPr>
        <w:t xml:space="preserve">models have found that bottom-up processes are important drivers of size-structure and fisheries yield </w:t>
      </w:r>
      <w:r w:rsidR="00436BD5" w:rsidRPr="00AF32CB">
        <w:rPr>
          <w:rFonts w:cstheme="minorHAnsi"/>
          <w:sz w:val="22"/>
          <w:szCs w:val="22"/>
        </w:rPr>
        <w:t>in changing climates</w:t>
      </w:r>
      <w:r w:rsidRPr="00AF32CB">
        <w:rPr>
          <w:rFonts w:cstheme="minorHAnsi"/>
          <w:sz w:val="22"/>
          <w:szCs w:val="22"/>
        </w:rPr>
        <w:t xml:space="preserve">. However, we know </w:t>
      </w:r>
      <w:r w:rsidR="008F6736" w:rsidRPr="00AF32CB">
        <w:rPr>
          <w:rFonts w:cstheme="minorHAnsi"/>
          <w:sz w:val="22"/>
          <w:szCs w:val="22"/>
        </w:rPr>
        <w:t xml:space="preserve">less </w:t>
      </w:r>
      <w:r w:rsidRPr="00AF32CB">
        <w:rPr>
          <w:rFonts w:cstheme="minorHAnsi"/>
          <w:sz w:val="22"/>
          <w:szCs w:val="22"/>
        </w:rPr>
        <w:t xml:space="preserve">about the joint effects </w:t>
      </w:r>
      <w:r w:rsidR="006C5FB5" w:rsidRPr="00AF32CB">
        <w:rPr>
          <w:rFonts w:cstheme="minorHAnsi"/>
          <w:sz w:val="22"/>
          <w:szCs w:val="22"/>
        </w:rPr>
        <w:t xml:space="preserve">bottom up and </w:t>
      </w:r>
      <w:r w:rsidR="00EE1CF3" w:rsidRPr="00AF32CB">
        <w:rPr>
          <w:rFonts w:cstheme="minorHAnsi"/>
          <w:sz w:val="22"/>
          <w:szCs w:val="22"/>
        </w:rPr>
        <w:t>‘</w:t>
      </w:r>
      <w:commentRangeStart w:id="2"/>
      <w:commentRangeStart w:id="3"/>
      <w:r w:rsidR="006C5FB5" w:rsidRPr="00AF32CB">
        <w:rPr>
          <w:rFonts w:cstheme="minorHAnsi"/>
          <w:sz w:val="22"/>
          <w:szCs w:val="22"/>
        </w:rPr>
        <w:t>top down</w:t>
      </w:r>
      <w:r w:rsidR="00EE1CF3" w:rsidRPr="00AF32CB">
        <w:rPr>
          <w:rFonts w:cstheme="minorHAnsi"/>
          <w:sz w:val="22"/>
          <w:szCs w:val="22"/>
        </w:rPr>
        <w:t>’</w:t>
      </w:r>
      <w:r w:rsidR="006C5FB5" w:rsidRPr="00AF32CB">
        <w:rPr>
          <w:rFonts w:cstheme="minorHAnsi"/>
          <w:sz w:val="22"/>
          <w:szCs w:val="22"/>
        </w:rPr>
        <w:t xml:space="preserve"> </w:t>
      </w:r>
      <w:r w:rsidR="00873D4C" w:rsidRPr="00AF32CB">
        <w:rPr>
          <w:rFonts w:cstheme="minorHAnsi"/>
          <w:sz w:val="22"/>
          <w:szCs w:val="22"/>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AF32CB">
        <w:rPr>
          <w:rFonts w:cstheme="minorHAnsi"/>
          <w:sz w:val="22"/>
          <w:szCs w:val="22"/>
        </w:rPr>
        <w:t xml:space="preserve">(direct </w:t>
      </w:r>
      <w:r w:rsidR="00EE1CF3" w:rsidRPr="00AF32CB">
        <w:rPr>
          <w:rFonts w:cstheme="minorHAnsi"/>
          <w:sz w:val="22"/>
          <w:szCs w:val="22"/>
        </w:rPr>
        <w:t xml:space="preserve">effects </w:t>
      </w:r>
      <w:r w:rsidRPr="00AF32CB">
        <w:rPr>
          <w:rFonts w:cstheme="minorHAnsi"/>
          <w:sz w:val="22"/>
          <w:szCs w:val="22"/>
        </w:rPr>
        <w:t xml:space="preserve">of warming </w:t>
      </w:r>
      <w:r w:rsidR="006C5FB5" w:rsidRPr="00AF32CB">
        <w:rPr>
          <w:rFonts w:cstheme="minorHAnsi"/>
          <w:sz w:val="22"/>
          <w:szCs w:val="22"/>
        </w:rPr>
        <w:t xml:space="preserve">on individual-level </w:t>
      </w:r>
      <w:r w:rsidR="00C05075" w:rsidRPr="00AF32CB">
        <w:rPr>
          <w:rFonts w:cstheme="minorHAnsi"/>
          <w:sz w:val="22"/>
          <w:szCs w:val="22"/>
        </w:rPr>
        <w:t>physiolog</w:t>
      </w:r>
      <w:r w:rsidR="00CB7437" w:rsidRPr="00AF32CB">
        <w:rPr>
          <w:rFonts w:cstheme="minorHAnsi"/>
          <w:sz w:val="22"/>
          <w:szCs w:val="22"/>
        </w:rPr>
        <w:t>y</w:t>
      </w:r>
      <w:r w:rsidR="006C5FB5" w:rsidRPr="00AF32CB">
        <w:rPr>
          <w:rFonts w:cstheme="minorHAnsi"/>
          <w:sz w:val="22"/>
          <w:szCs w:val="22"/>
        </w:rPr>
        <w:t>)</w:t>
      </w:r>
      <w:r w:rsidR="00623D12" w:rsidRPr="00AF32CB">
        <w:rPr>
          <w:rFonts w:cstheme="minorHAnsi"/>
          <w:sz w:val="22"/>
          <w:szCs w:val="22"/>
        </w:rPr>
        <w:t xml:space="preserve"> on</w:t>
      </w:r>
      <w:r w:rsidR="000E75C7" w:rsidRPr="000E75C7">
        <w:rPr>
          <w:rFonts w:cstheme="minorHAnsi"/>
          <w:sz w:val="22"/>
          <w:szCs w:val="22"/>
          <w:lang w:val="en-US"/>
        </w:rPr>
        <w:t xml:space="preserve"> </w:t>
      </w:r>
      <w:r w:rsidR="000E75C7">
        <w:rPr>
          <w:rFonts w:cstheme="minorHAnsi"/>
          <w:sz w:val="22"/>
          <w:szCs w:val="22"/>
          <w:lang w:val="en-US"/>
        </w:rPr>
        <w:t xml:space="preserve">the </w:t>
      </w:r>
      <w:r w:rsidR="000E75C7" w:rsidRPr="000E75C7">
        <w:rPr>
          <w:rFonts w:cstheme="minorHAnsi"/>
          <w:sz w:val="22"/>
          <w:szCs w:val="22"/>
          <w:lang w:val="en-US"/>
        </w:rPr>
        <w:t>intraspecific</w:t>
      </w:r>
      <w:r w:rsidR="00623D12" w:rsidRPr="00AF32CB">
        <w:rPr>
          <w:rFonts w:cstheme="minorHAnsi"/>
          <w:sz w:val="22"/>
          <w:szCs w:val="22"/>
        </w:rPr>
        <w:t xml:space="preserve"> </w:t>
      </w:r>
      <w:r w:rsidR="000E75C7" w:rsidRPr="000E75C7">
        <w:rPr>
          <w:rFonts w:cstheme="minorHAnsi"/>
          <w:sz w:val="22"/>
          <w:szCs w:val="22"/>
          <w:lang w:val="en-US"/>
        </w:rPr>
        <w:t>siz</w:t>
      </w:r>
      <w:r w:rsidR="000E75C7">
        <w:rPr>
          <w:rFonts w:cstheme="minorHAnsi"/>
          <w:sz w:val="22"/>
          <w:szCs w:val="22"/>
          <w:lang w:val="en-US"/>
        </w:rPr>
        <w:t xml:space="preserve">e-structure </w:t>
      </w:r>
      <w:r w:rsidR="009516BF">
        <w:rPr>
          <w:rFonts w:cstheme="minorHAnsi"/>
          <w:sz w:val="22"/>
          <w:szCs w:val="22"/>
          <w:lang w:val="en-US"/>
        </w:rPr>
        <w:t xml:space="preserve">in </w:t>
      </w:r>
      <w:r w:rsidR="00623D12" w:rsidRPr="00AF32CB">
        <w:rPr>
          <w:rFonts w:cstheme="minorHAnsi"/>
          <w:sz w:val="22"/>
          <w:szCs w:val="22"/>
        </w:rPr>
        <w:t>exploited food webs</w:t>
      </w:r>
      <w:r w:rsidR="00DD085D" w:rsidRPr="00AF32CB">
        <w:rPr>
          <w:rFonts w:cstheme="minorHAnsi"/>
          <w:sz w:val="22"/>
          <w:szCs w:val="22"/>
        </w:rPr>
        <w:t>.</w:t>
      </w:r>
      <w:r w:rsidR="00623D12" w:rsidRPr="00AF32CB">
        <w:rPr>
          <w:rFonts w:cstheme="minorHAnsi"/>
          <w:sz w:val="22"/>
          <w:szCs w:val="22"/>
        </w:rPr>
        <w:t xml:space="preserve"> </w:t>
      </w:r>
      <w:r w:rsidR="00EE1CF3" w:rsidRPr="00AF32CB">
        <w:rPr>
          <w:rFonts w:cstheme="minorHAnsi"/>
          <w:sz w:val="22"/>
          <w:szCs w:val="22"/>
        </w:rPr>
        <w:t>Here</w:t>
      </w:r>
      <w:r w:rsidRPr="00AF32CB">
        <w:rPr>
          <w:rFonts w:cstheme="minorHAnsi"/>
          <w:sz w:val="22"/>
          <w:szCs w:val="22"/>
        </w:rPr>
        <w:t xml:space="preserve"> we assess how various food web metrics are affected by warming </w:t>
      </w:r>
      <w:r w:rsidR="00EE1CF3" w:rsidRPr="00AF32CB">
        <w:rPr>
          <w:rFonts w:cstheme="minorHAnsi"/>
          <w:sz w:val="22"/>
          <w:szCs w:val="22"/>
        </w:rPr>
        <w:t>through both th</w:t>
      </w:r>
      <w:r w:rsidR="00AE0639" w:rsidRPr="00AF32CB">
        <w:rPr>
          <w:rFonts w:cstheme="minorHAnsi"/>
          <w:sz w:val="22"/>
          <w:szCs w:val="22"/>
        </w:rPr>
        <w:t>e</w:t>
      </w:r>
      <w:r w:rsidR="00EE1CF3" w:rsidRPr="00AF32CB">
        <w:rPr>
          <w:rFonts w:cstheme="minorHAnsi"/>
          <w:sz w:val="22"/>
          <w:szCs w:val="22"/>
        </w:rPr>
        <w:t>s</w:t>
      </w:r>
      <w:r w:rsidR="00AE0639" w:rsidRPr="00AF32CB">
        <w:rPr>
          <w:rFonts w:cstheme="minorHAnsi"/>
          <w:sz w:val="22"/>
          <w:szCs w:val="22"/>
        </w:rPr>
        <w:t>e</w:t>
      </w:r>
      <w:r w:rsidR="00EE1CF3" w:rsidRPr="00AF32CB">
        <w:rPr>
          <w:rFonts w:cstheme="minorHAnsi"/>
          <w:sz w:val="22"/>
          <w:szCs w:val="22"/>
        </w:rPr>
        <w:t xml:space="preserve"> pathways </w:t>
      </w:r>
      <w:r w:rsidRPr="00AF32CB">
        <w:rPr>
          <w:rFonts w:cstheme="minorHAnsi"/>
          <w:sz w:val="22"/>
          <w:szCs w:val="22"/>
        </w:rPr>
        <w:t xml:space="preserve">and </w:t>
      </w:r>
      <w:r w:rsidR="00EE1CF3" w:rsidRPr="00AF32CB">
        <w:rPr>
          <w:rFonts w:cstheme="minorHAnsi"/>
          <w:sz w:val="22"/>
          <w:szCs w:val="22"/>
        </w:rPr>
        <w:t xml:space="preserve">by </w:t>
      </w:r>
      <w:r w:rsidRPr="00AF32CB">
        <w:rPr>
          <w:rFonts w:cstheme="minorHAnsi"/>
          <w:sz w:val="22"/>
          <w:szCs w:val="22"/>
        </w:rPr>
        <w:t>exploitation in a species-resolved size-based food web. We parameterize a dynamic size</w:t>
      </w:r>
      <w:r w:rsidR="00E6667F" w:rsidRPr="00AF32CB">
        <w:rPr>
          <w:rFonts w:cstheme="minorHAnsi"/>
          <w:sz w:val="22"/>
          <w:szCs w:val="22"/>
        </w:rPr>
        <w:t xml:space="preserve"> </w:t>
      </w:r>
      <w:r w:rsidRPr="00AF32CB">
        <w:rPr>
          <w:rFonts w:cstheme="minorHAnsi"/>
          <w:sz w:val="22"/>
          <w:szCs w:val="22"/>
        </w:rPr>
        <w:t xml:space="preserve">spectrum model </w:t>
      </w:r>
      <w:r w:rsidR="00AE0639" w:rsidRPr="00AF32CB">
        <w:rPr>
          <w:rFonts w:cstheme="minorHAnsi"/>
          <w:sz w:val="22"/>
          <w:szCs w:val="22"/>
        </w:rPr>
        <w:t>inspired by</w:t>
      </w:r>
      <w:r w:rsidRPr="00AF32CB">
        <w:rPr>
          <w:rFonts w:cstheme="minorHAnsi"/>
          <w:sz w:val="22"/>
          <w:szCs w:val="22"/>
        </w:rPr>
        <w:t xml:space="preserve"> the offshore Baltic Sea food web, and investigate how </w:t>
      </w:r>
      <w:r w:rsidR="00241BFE" w:rsidRPr="00AF32CB">
        <w:rPr>
          <w:rFonts w:cstheme="minorHAnsi"/>
          <w:sz w:val="22"/>
          <w:szCs w:val="22"/>
        </w:rPr>
        <w:t>individual growth rates,</w:t>
      </w:r>
      <w:r w:rsidRPr="00AF32CB">
        <w:rPr>
          <w:rFonts w:cstheme="minorHAnsi"/>
          <w:sz w:val="22"/>
          <w:szCs w:val="22"/>
        </w:rPr>
        <w:t xml:space="preserve"> size-structure, </w:t>
      </w:r>
      <w:r w:rsidR="00E92C54" w:rsidRPr="00AF32CB">
        <w:rPr>
          <w:rFonts w:cstheme="minorHAnsi"/>
          <w:sz w:val="22"/>
          <w:szCs w:val="22"/>
        </w:rPr>
        <w:t xml:space="preserve">relative abundances of </w:t>
      </w:r>
      <w:r w:rsidRPr="00AF32CB">
        <w:rPr>
          <w:rFonts w:cstheme="minorHAnsi"/>
          <w:sz w:val="22"/>
          <w:szCs w:val="22"/>
        </w:rPr>
        <w:t xml:space="preserve">species and </w:t>
      </w:r>
      <w:r w:rsidR="002141BA" w:rsidRPr="00AF32CB">
        <w:rPr>
          <w:rFonts w:cstheme="minorHAnsi"/>
          <w:sz w:val="22"/>
          <w:szCs w:val="22"/>
        </w:rPr>
        <w:t xml:space="preserve">yields </w:t>
      </w:r>
      <w:r w:rsidRPr="00AF32CB">
        <w:rPr>
          <w:rFonts w:cstheme="minorHAnsi"/>
          <w:sz w:val="22"/>
          <w:szCs w:val="22"/>
        </w:rPr>
        <w:t>are affected by warming under different scenarios of fishing mortality</w:t>
      </w:r>
      <w:r w:rsidR="00C2181C" w:rsidRPr="00AF32CB">
        <w:rPr>
          <w:rFonts w:cstheme="minorHAnsi"/>
          <w:sz w:val="22"/>
          <w:szCs w:val="22"/>
        </w:rPr>
        <w:t xml:space="preserve"> and</w:t>
      </w:r>
      <w:r w:rsidR="00922CB9" w:rsidRPr="00AF32CB">
        <w:rPr>
          <w:rFonts w:cstheme="minorHAnsi"/>
          <w:sz w:val="22"/>
          <w:szCs w:val="22"/>
        </w:rPr>
        <w:t xml:space="preserve"> effects of temperature on physiology</w:t>
      </w:r>
      <w:r w:rsidRPr="00AF32CB">
        <w:rPr>
          <w:rFonts w:cstheme="minorHAnsi"/>
          <w:sz w:val="22"/>
          <w:szCs w:val="22"/>
        </w:rPr>
        <w:t xml:space="preserve">. </w:t>
      </w:r>
      <w:r w:rsidR="00664B58" w:rsidRPr="00AF32CB">
        <w:rPr>
          <w:rFonts w:cstheme="minorHAnsi"/>
          <w:sz w:val="22"/>
          <w:szCs w:val="22"/>
        </w:rPr>
        <w:t>When accounting</w:t>
      </w:r>
      <w:r w:rsidR="00B934BF" w:rsidRPr="00AF32CB">
        <w:rPr>
          <w:rFonts w:cstheme="minorHAnsi"/>
          <w:sz w:val="22"/>
          <w:szCs w:val="22"/>
        </w:rPr>
        <w:t xml:space="preserve"> also</w:t>
      </w:r>
      <w:r w:rsidR="00664B58" w:rsidRPr="00AF32CB">
        <w:rPr>
          <w:rFonts w:cstheme="minorHAnsi"/>
          <w:sz w:val="22"/>
          <w:szCs w:val="22"/>
        </w:rPr>
        <w:t xml:space="preserve"> for </w:t>
      </w:r>
      <w:r w:rsidR="00EE1CF3" w:rsidRPr="00AF32CB">
        <w:rPr>
          <w:rFonts w:cstheme="minorHAnsi"/>
          <w:sz w:val="22"/>
          <w:szCs w:val="22"/>
        </w:rPr>
        <w:t xml:space="preserve">how temperature affects </w:t>
      </w:r>
      <w:r w:rsidR="00664B58" w:rsidRPr="00AF32CB">
        <w:rPr>
          <w:rFonts w:cstheme="minorHAnsi"/>
          <w:sz w:val="22"/>
          <w:szCs w:val="22"/>
        </w:rPr>
        <w:t>physiolog</w:t>
      </w:r>
      <w:r w:rsidR="00EE1CF3" w:rsidRPr="00AF32CB">
        <w:rPr>
          <w:rFonts w:cstheme="minorHAnsi"/>
          <w:sz w:val="22"/>
          <w:szCs w:val="22"/>
        </w:rPr>
        <w:t>y</w:t>
      </w:r>
      <w:r w:rsidR="006724CC" w:rsidRPr="00AF32CB">
        <w:rPr>
          <w:rFonts w:cstheme="minorHAnsi"/>
          <w:sz w:val="22"/>
          <w:szCs w:val="22"/>
        </w:rPr>
        <w:t xml:space="preserve"> compared to </w:t>
      </w:r>
      <w:r w:rsidR="009516B7" w:rsidRPr="00AF32CB">
        <w:rPr>
          <w:rFonts w:cstheme="minorHAnsi"/>
          <w:sz w:val="22"/>
          <w:szCs w:val="22"/>
        </w:rPr>
        <w:t xml:space="preserve">the baseline </w:t>
      </w:r>
      <w:r w:rsidR="00433607" w:rsidRPr="00AF32CB">
        <w:rPr>
          <w:rFonts w:cstheme="minorHAnsi"/>
          <w:sz w:val="22"/>
          <w:szCs w:val="22"/>
        </w:rPr>
        <w:t>level</w:t>
      </w:r>
      <w:r w:rsidR="002D2B96" w:rsidRPr="00AF32CB">
        <w:rPr>
          <w:rFonts w:cstheme="minorHAnsi"/>
          <w:sz w:val="22"/>
          <w:szCs w:val="22"/>
        </w:rPr>
        <w:t>s</w:t>
      </w:r>
      <w:r w:rsidR="00664B58" w:rsidRPr="00AF32CB">
        <w:rPr>
          <w:rFonts w:cstheme="minorHAnsi"/>
          <w:sz w:val="22"/>
          <w:szCs w:val="22"/>
        </w:rPr>
        <w:t>, projected size-at-age increase</w:t>
      </w:r>
      <w:r w:rsidR="00EE1CF3" w:rsidRPr="00AF32CB">
        <w:rPr>
          <w:rFonts w:cstheme="minorHAnsi"/>
          <w:sz w:val="22"/>
          <w:szCs w:val="22"/>
        </w:rPr>
        <w:t>s</w:t>
      </w:r>
      <w:r w:rsidR="00664B58" w:rsidRPr="00AF32CB">
        <w:rPr>
          <w:rFonts w:cstheme="minorHAnsi"/>
          <w:sz w:val="22"/>
          <w:szCs w:val="22"/>
        </w:rPr>
        <w:t xml:space="preserve"> for all species</w:t>
      </w:r>
      <w:r w:rsidR="006740DE" w:rsidRPr="00AF32CB">
        <w:rPr>
          <w:rFonts w:cstheme="minorHAnsi"/>
          <w:sz w:val="22"/>
          <w:szCs w:val="22"/>
        </w:rPr>
        <w:t xml:space="preserve"> in 2050 based on temperature projections according to the RCP 8.5 scenario</w:t>
      </w:r>
      <w:r w:rsidR="00C10B57" w:rsidRPr="00AF32CB">
        <w:rPr>
          <w:rFonts w:cstheme="minorHAnsi"/>
          <w:sz w:val="22"/>
          <w:szCs w:val="22"/>
        </w:rPr>
        <w:t xml:space="preserve">, whereas size-at-age decreases when temperature only affects resource dynamics. </w:t>
      </w:r>
      <w:r w:rsidR="00B934BF" w:rsidRPr="00AF32CB">
        <w:rPr>
          <w:rFonts w:cstheme="minorHAnsi"/>
          <w:sz w:val="22"/>
          <w:szCs w:val="22"/>
        </w:rPr>
        <w:t>However, t</w:t>
      </w:r>
      <w:r w:rsidR="00C00594" w:rsidRPr="00AF32CB">
        <w:rPr>
          <w:rFonts w:cstheme="minorHAnsi"/>
          <w:sz w:val="22"/>
          <w:szCs w:val="22"/>
        </w:rPr>
        <w:t xml:space="preserve">he </w:t>
      </w:r>
      <w:r w:rsidR="00DC536D" w:rsidRPr="00AF32CB">
        <w:rPr>
          <w:rFonts w:cstheme="minorHAnsi"/>
          <w:sz w:val="22"/>
          <w:szCs w:val="22"/>
        </w:rPr>
        <w:t xml:space="preserve">faster growth rates </w:t>
      </w:r>
      <w:r w:rsidR="00B934BF" w:rsidRPr="00AF32CB">
        <w:rPr>
          <w:rFonts w:cstheme="minorHAnsi"/>
          <w:sz w:val="22"/>
          <w:szCs w:val="22"/>
        </w:rPr>
        <w:t xml:space="preserve">in </w:t>
      </w:r>
      <w:r w:rsidR="00DC536D" w:rsidRPr="00AF32CB">
        <w:rPr>
          <w:rFonts w:cstheme="minorHAnsi"/>
          <w:sz w:val="22"/>
          <w:szCs w:val="22"/>
        </w:rPr>
        <w:t xml:space="preserve">the fully temperature-dependent models do not to the same extent translate to larger yields, as </w:t>
      </w:r>
      <w:r w:rsidR="0077598F" w:rsidRPr="004676E5">
        <w:rPr>
          <w:rFonts w:cstheme="minorHAnsi"/>
          <w:sz w:val="22"/>
          <w:szCs w:val="22"/>
          <w:lang w:val="en-US"/>
        </w:rPr>
        <w:t xml:space="preserve">mean body size and </w:t>
      </w:r>
      <w:r w:rsidR="00127E6E" w:rsidRPr="00AF32CB">
        <w:rPr>
          <w:rFonts w:cstheme="minorHAnsi"/>
          <w:sz w:val="22"/>
          <w:szCs w:val="22"/>
        </w:rPr>
        <w:t>spawning stock biomass declines due to increased predation mortality rates.</w:t>
      </w:r>
      <w:r w:rsidR="00190E51" w:rsidRPr="00AF32CB">
        <w:rPr>
          <w:rFonts w:cstheme="minorHAnsi"/>
          <w:sz w:val="22"/>
          <w:szCs w:val="22"/>
        </w:rPr>
        <w:t xml:space="preserve"> </w:t>
      </w:r>
      <w:r w:rsidRPr="00AF32CB">
        <w:rPr>
          <w:rFonts w:cstheme="minorHAnsi"/>
          <w:sz w:val="22"/>
          <w:szCs w:val="22"/>
        </w:rPr>
        <w:t xml:space="preserve">Results from our model </w:t>
      </w:r>
      <w:r w:rsidR="00D54CF9" w:rsidRPr="00AF32CB">
        <w:rPr>
          <w:rFonts w:cstheme="minorHAnsi"/>
          <w:sz w:val="22"/>
          <w:szCs w:val="22"/>
        </w:rPr>
        <w:t>suggest that</w:t>
      </w:r>
      <w:r w:rsidR="009D1445" w:rsidRPr="00AF32CB">
        <w:rPr>
          <w:rFonts w:cstheme="minorHAnsi"/>
          <w:sz w:val="22"/>
          <w:szCs w:val="22"/>
        </w:rPr>
        <w:t xml:space="preserve"> reduced fishing mortality </w:t>
      </w:r>
      <w:r w:rsidRPr="00AF32CB">
        <w:rPr>
          <w:rFonts w:cstheme="minorHAnsi"/>
          <w:sz w:val="22"/>
          <w:szCs w:val="22"/>
        </w:rPr>
        <w:t xml:space="preserve">can </w:t>
      </w:r>
      <w:r w:rsidR="00F778BE" w:rsidRPr="00AF32CB">
        <w:rPr>
          <w:rFonts w:cstheme="minorHAnsi"/>
          <w:sz w:val="22"/>
          <w:szCs w:val="22"/>
        </w:rPr>
        <w:t xml:space="preserve">counteract the potentially negative effects </w:t>
      </w:r>
      <w:r w:rsidR="00E36445" w:rsidRPr="00AF32CB">
        <w:rPr>
          <w:rFonts w:cstheme="minorHAnsi"/>
          <w:sz w:val="22"/>
          <w:szCs w:val="22"/>
        </w:rPr>
        <w:t xml:space="preserve">of warming </w:t>
      </w:r>
      <w:r w:rsidR="00E209F7" w:rsidRPr="00AF32CB">
        <w:rPr>
          <w:rFonts w:cstheme="minorHAnsi"/>
          <w:sz w:val="22"/>
          <w:szCs w:val="22"/>
        </w:rPr>
        <w:t xml:space="preserve">on the </w:t>
      </w:r>
      <w:r w:rsidR="006E1345" w:rsidRPr="00AF32CB">
        <w:rPr>
          <w:rFonts w:cstheme="minorHAnsi"/>
          <w:sz w:val="22"/>
          <w:szCs w:val="22"/>
        </w:rPr>
        <w:t xml:space="preserve">abundance of </w:t>
      </w:r>
      <w:commentRangeStart w:id="4"/>
      <w:r w:rsidR="006E1345" w:rsidRPr="00AF32CB">
        <w:rPr>
          <w:rFonts w:cstheme="minorHAnsi"/>
          <w:sz w:val="22"/>
          <w:szCs w:val="22"/>
        </w:rPr>
        <w:t>fish</w:t>
      </w:r>
      <w:commentRangeEnd w:id="4"/>
      <w:r w:rsidR="006E1345" w:rsidRPr="00AF32CB">
        <w:rPr>
          <w:rStyle w:val="CommentReference"/>
          <w:sz w:val="22"/>
          <w:szCs w:val="22"/>
        </w:rPr>
        <w:commentReference w:id="4"/>
      </w:r>
      <w:r w:rsidR="00E60F09" w:rsidRPr="00AF32CB">
        <w:rPr>
          <w:rFonts w:cstheme="minorHAnsi"/>
          <w:sz w:val="22"/>
          <w:szCs w:val="22"/>
        </w:rPr>
        <w:t xml:space="preserve"> above maturation size</w:t>
      </w:r>
      <w:r w:rsidR="006E1345" w:rsidRPr="00AF32CB">
        <w:rPr>
          <w:rFonts w:cstheme="minorHAnsi"/>
          <w:sz w:val="22"/>
          <w:szCs w:val="22"/>
        </w:rPr>
        <w:t>.</w:t>
      </w:r>
    </w:p>
    <w:p w14:paraId="49E3353F" w14:textId="77777777" w:rsidR="007D4D7A" w:rsidRDefault="007D4D7A" w:rsidP="00182BA9">
      <w:pPr>
        <w:spacing w:line="480" w:lineRule="auto"/>
        <w:contextualSpacing/>
        <w:jc w:val="both"/>
      </w:pPr>
    </w:p>
    <w:p w14:paraId="32C0E13B" w14:textId="77777777" w:rsidR="00AD548E" w:rsidRDefault="00AD548E" w:rsidP="00182BA9">
      <w:pPr>
        <w:spacing w:line="480" w:lineRule="auto"/>
        <w:contextualSpacing/>
        <w:jc w:val="both"/>
      </w:pPr>
    </w:p>
    <w:p w14:paraId="2C8D50FA" w14:textId="75B70989" w:rsidR="00AD548E" w:rsidRDefault="00AD548E" w:rsidP="00182BA9">
      <w:pPr>
        <w:spacing w:line="480" w:lineRule="auto"/>
        <w:contextualSpacing/>
        <w:jc w:val="both"/>
      </w:pPr>
    </w:p>
    <w:p w14:paraId="09F5C435" w14:textId="3752D60D" w:rsidR="002B123B" w:rsidRDefault="002B123B" w:rsidP="00182BA9">
      <w:pPr>
        <w:spacing w:line="480" w:lineRule="auto"/>
        <w:contextualSpacing/>
        <w:jc w:val="both"/>
      </w:pPr>
    </w:p>
    <w:p w14:paraId="7FEA926D" w14:textId="1EC9B7E7" w:rsidR="002B123B" w:rsidRDefault="002B123B" w:rsidP="00182BA9">
      <w:pPr>
        <w:spacing w:line="480" w:lineRule="auto"/>
        <w:contextualSpacing/>
        <w:jc w:val="both"/>
      </w:pPr>
    </w:p>
    <w:p w14:paraId="3BA0D9BB" w14:textId="7D46603D" w:rsidR="00AF32CB" w:rsidRDefault="00AF32CB" w:rsidP="00182BA9">
      <w:pPr>
        <w:spacing w:line="480" w:lineRule="auto"/>
        <w:contextualSpacing/>
        <w:jc w:val="both"/>
      </w:pPr>
    </w:p>
    <w:p w14:paraId="0FE70A36" w14:textId="295EFDB9" w:rsidR="00AF32CB" w:rsidRDefault="00AF32CB" w:rsidP="00182BA9">
      <w:pPr>
        <w:spacing w:line="480" w:lineRule="auto"/>
        <w:contextualSpacing/>
        <w:jc w:val="both"/>
      </w:pPr>
    </w:p>
    <w:p w14:paraId="3C386D23" w14:textId="0E5DF3C8" w:rsidR="00AF32CB" w:rsidRDefault="00AF32CB" w:rsidP="00182BA9">
      <w:pPr>
        <w:spacing w:line="480" w:lineRule="auto"/>
        <w:contextualSpacing/>
        <w:jc w:val="both"/>
      </w:pPr>
    </w:p>
    <w:p w14:paraId="21F10DCD" w14:textId="77777777" w:rsidR="00A577B8" w:rsidRDefault="00AD548E" w:rsidP="00B17B53">
      <w:pPr>
        <w:pageBreakBefore/>
        <w:spacing w:line="480" w:lineRule="auto"/>
        <w:contextualSpacing/>
        <w:jc w:val="both"/>
        <w:rPr>
          <w:rFonts w:cstheme="minorHAnsi"/>
          <w:b/>
        </w:rPr>
      </w:pPr>
      <w:r>
        <w:rPr>
          <w:rFonts w:cstheme="minorHAnsi"/>
          <w:b/>
        </w:rPr>
        <w:lastRenderedPageBreak/>
        <w:t>Introduction</w:t>
      </w:r>
    </w:p>
    <w:p w14:paraId="4C8F2FF4" w14:textId="62529926" w:rsidR="00745C69" w:rsidRPr="002A5D1B" w:rsidRDefault="00277301" w:rsidP="000D6F49">
      <w:pPr>
        <w:spacing w:line="480" w:lineRule="auto"/>
        <w:jc w:val="both"/>
        <w:rPr>
          <w:rFonts w:ascii="Times New Roman" w:hAnsi="Times New Roman" w:cs="Times New Roman"/>
          <w:bCs/>
          <w:sz w:val="22"/>
          <w:szCs w:val="22"/>
          <w:lang w:val="en-US"/>
        </w:rPr>
      </w:pPr>
      <w:r w:rsidRPr="00AF32CB">
        <w:rPr>
          <w:rFonts w:ascii="Times New Roman" w:hAnsi="Times New Roman" w:cs="Times New Roman"/>
          <w:bCs/>
          <w:sz w:val="22"/>
          <w:szCs w:val="22"/>
        </w:rPr>
        <w:t xml:space="preserve">Climate change affects aquatic food webs directly by shifting species’ distribution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(Pinsky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2013)</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abundance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rPr>
        <w:t xml:space="preserve">(McCauley </w:t>
      </w:r>
      <w:r w:rsidRPr="00AF32CB">
        <w:rPr>
          <w:rFonts w:ascii="Times New Roman" w:hAnsi="Times New Roman" w:cs="Times New Roman"/>
          <w:i/>
          <w:iCs/>
          <w:sz w:val="22"/>
          <w:szCs w:val="22"/>
        </w:rPr>
        <w:t>et al.</w:t>
      </w:r>
      <w:r w:rsidRPr="00AF32CB">
        <w:rPr>
          <w:rFonts w:ascii="Times New Roman" w:hAnsi="Times New Roman" w:cs="Times New Roman"/>
          <w:sz w:val="22"/>
          <w:szCs w:val="22"/>
        </w:rPr>
        <w:t xml:space="preserve"> 2015)</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body size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(Daufresne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2009; Baudron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2014)</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and ecosystem function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(Pontavice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2019)</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Global retrospective analysis of warming and fish population dynamics has revealed that productivity </w:t>
      </w:r>
      <w:r w:rsidR="003C6B8D" w:rsidRPr="003C6B8D">
        <w:rPr>
          <w:rFonts w:ascii="Times New Roman" w:hAnsi="Times New Roman" w:cs="Times New Roman"/>
          <w:bCs/>
          <w:sz w:val="22"/>
          <w:szCs w:val="22"/>
          <w:lang w:val="en-US"/>
        </w:rPr>
        <w:t>(</w:t>
      </w:r>
      <w:r w:rsidR="00B56E67">
        <w:rPr>
          <w:rFonts w:ascii="Times New Roman" w:hAnsi="Times New Roman" w:cs="Times New Roman"/>
          <w:bCs/>
          <w:sz w:val="22"/>
          <w:szCs w:val="22"/>
          <w:lang w:val="en-US"/>
        </w:rPr>
        <w:t>maximum sustainable yield, MSY</w:t>
      </w:r>
      <w:r w:rsidR="003C6B8D">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of scientifically assessed fish populations across ecoregions has already declined </w:t>
      </w:r>
      <w:r w:rsidR="00263D05" w:rsidRPr="00263D05">
        <w:rPr>
          <w:rFonts w:ascii="Times New Roman" w:hAnsi="Times New Roman" w:cs="Times New Roman"/>
          <w:bCs/>
          <w:sz w:val="22"/>
          <w:szCs w:val="22"/>
          <w:lang w:val="en-US"/>
        </w:rPr>
        <w:t>by on average 4.1</w:t>
      </w:r>
      <w:r w:rsidR="00263D05">
        <w:rPr>
          <w:rFonts w:ascii="Times New Roman" w:hAnsi="Times New Roman" w:cs="Times New Roman"/>
          <w:bCs/>
          <w:sz w:val="22"/>
          <w:szCs w:val="22"/>
          <w:lang w:val="en-US"/>
        </w:rPr>
        <w:t xml:space="preserve">% between </w:t>
      </w:r>
      <w:r w:rsidR="00263D05" w:rsidRPr="004029A8">
        <w:rPr>
          <w:rFonts w:ascii="Times New Roman" w:hAnsi="Times New Roman" w:cs="Times New Roman"/>
          <w:bCs/>
          <w:sz w:val="22"/>
          <w:szCs w:val="22"/>
          <w:lang w:val="en-US"/>
        </w:rPr>
        <w:t>1930-2010</w:t>
      </w:r>
      <w:r w:rsidR="00974CC4">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due </w:t>
      </w:r>
      <w:r w:rsidRPr="004029A8">
        <w:rPr>
          <w:rFonts w:ascii="Times New Roman" w:hAnsi="Times New Roman" w:cs="Times New Roman"/>
          <w:bCs/>
          <w:sz w:val="22"/>
          <w:szCs w:val="22"/>
        </w:rPr>
        <w:t>to climate c</w:t>
      </w:r>
      <w:commentRangeStart w:id="5"/>
      <w:commentRangeStart w:id="6"/>
      <w:commentRangeStart w:id="7"/>
      <w:r w:rsidRPr="004029A8">
        <w:rPr>
          <w:rFonts w:ascii="Times New Roman" w:hAnsi="Times New Roman" w:cs="Times New Roman"/>
          <w:bCs/>
          <w:sz w:val="22"/>
          <w:szCs w:val="22"/>
        </w:rPr>
        <w:t>hang</w:t>
      </w:r>
      <w:commentRangeEnd w:id="5"/>
      <w:r w:rsidRPr="004029A8">
        <w:rPr>
          <w:rStyle w:val="CommentReference"/>
          <w:rFonts w:ascii="Times New Roman" w:hAnsi="Times New Roman" w:cs="Times New Roman"/>
          <w:sz w:val="22"/>
          <w:szCs w:val="22"/>
        </w:rPr>
        <w:commentReference w:id="5"/>
      </w:r>
      <w:commentRangeEnd w:id="6"/>
      <w:r w:rsidRPr="004029A8">
        <w:rPr>
          <w:rStyle w:val="CommentReference"/>
          <w:rFonts w:ascii="Times New Roman" w:hAnsi="Times New Roman" w:cs="Times New Roman"/>
          <w:sz w:val="22"/>
          <w:szCs w:val="22"/>
        </w:rPr>
        <w:commentReference w:id="6"/>
      </w:r>
      <w:commentRangeEnd w:id="7"/>
      <w:r w:rsidR="00423E09">
        <w:rPr>
          <w:rStyle w:val="CommentReference"/>
        </w:rPr>
        <w:commentReference w:id="7"/>
      </w:r>
      <w:r w:rsidRPr="004029A8">
        <w:rPr>
          <w:rFonts w:ascii="Times New Roman" w:hAnsi="Times New Roman" w:cs="Times New Roman"/>
          <w:bCs/>
          <w:sz w:val="22"/>
          <w:szCs w:val="22"/>
        </w:rPr>
        <w:t xml:space="preserve">e </w:t>
      </w:r>
      <w:r w:rsidRPr="004029A8">
        <w:rPr>
          <w:rFonts w:ascii="Times New Roman" w:hAnsi="Times New Roman" w:cs="Times New Roman"/>
          <w:bCs/>
          <w:sz w:val="22"/>
          <w:szCs w:val="22"/>
        </w:rPr>
        <w:fldChar w:fldCharType="begin"/>
      </w:r>
      <w:r w:rsidRPr="004029A8">
        <w:rPr>
          <w:rFonts w:ascii="Times New Roman" w:hAnsi="Times New Roman" w:cs="Times New Roman"/>
          <w:bCs/>
          <w:sz w:val="22"/>
          <w:szCs w:val="22"/>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sz w:val="22"/>
          <w:szCs w:val="22"/>
        </w:rPr>
        <w:fldChar w:fldCharType="separate"/>
      </w:r>
      <w:r w:rsidRPr="004029A8">
        <w:rPr>
          <w:rFonts w:ascii="Times New Roman" w:hAnsi="Times New Roman" w:cs="Times New Roman"/>
          <w:sz w:val="22"/>
          <w:szCs w:val="22"/>
          <w:lang w:val="en-GB"/>
        </w:rPr>
        <w:t xml:space="preserve">(Free </w:t>
      </w:r>
      <w:r w:rsidRPr="004029A8">
        <w:rPr>
          <w:rFonts w:ascii="Times New Roman" w:hAnsi="Times New Roman" w:cs="Times New Roman"/>
          <w:i/>
          <w:iCs/>
          <w:sz w:val="22"/>
          <w:szCs w:val="22"/>
          <w:lang w:val="en-GB"/>
        </w:rPr>
        <w:t>et al.</w:t>
      </w:r>
      <w:r w:rsidRPr="004029A8">
        <w:rPr>
          <w:rFonts w:ascii="Times New Roman" w:hAnsi="Times New Roman" w:cs="Times New Roman"/>
          <w:sz w:val="22"/>
          <w:szCs w:val="22"/>
          <w:lang w:val="en-GB"/>
        </w:rPr>
        <w:t xml:space="preserve"> 2019)</w:t>
      </w:r>
      <w:r w:rsidRPr="004029A8">
        <w:rPr>
          <w:rFonts w:ascii="Times New Roman" w:hAnsi="Times New Roman" w:cs="Times New Roman"/>
          <w:bCs/>
          <w:sz w:val="22"/>
          <w:szCs w:val="22"/>
        </w:rPr>
        <w:fldChar w:fldCharType="end"/>
      </w:r>
      <w:r w:rsidRPr="004029A8">
        <w:rPr>
          <w:rFonts w:ascii="Times New Roman" w:hAnsi="Times New Roman" w:cs="Times New Roman"/>
          <w:bCs/>
          <w:sz w:val="22"/>
          <w:szCs w:val="22"/>
        </w:rPr>
        <w:t xml:space="preserve">. These results are also matched in magnitude and direction by </w:t>
      </w:r>
      <w:r w:rsidRPr="00AF32CB">
        <w:rPr>
          <w:rFonts w:ascii="Times New Roman" w:hAnsi="Times New Roman" w:cs="Times New Roman"/>
          <w:bCs/>
          <w:sz w:val="22"/>
          <w:szCs w:val="22"/>
        </w:rPr>
        <w:t xml:space="preserve">projections from an ensemble of mechanistic ecosystem models, which predicts </w:t>
      </w:r>
      <w:r w:rsidR="004029A8">
        <w:rPr>
          <w:rFonts w:ascii="Times New Roman" w:hAnsi="Times New Roman" w:cs="Times New Roman"/>
          <w:bCs/>
          <w:sz w:val="22"/>
          <w:szCs w:val="22"/>
        </w:rPr>
        <w:t>~</w:t>
      </w:r>
      <w:r w:rsidR="00F47FE2" w:rsidRPr="00F47FE2">
        <w:rPr>
          <w:rFonts w:ascii="Times New Roman" w:hAnsi="Times New Roman" w:cs="Times New Roman"/>
          <w:bCs/>
          <w:sz w:val="22"/>
          <w:szCs w:val="22"/>
          <w:lang w:val="en-US"/>
        </w:rPr>
        <w:t>5%</w:t>
      </w:r>
      <w:r w:rsidR="00F47FE2">
        <w:rPr>
          <w:rFonts w:ascii="Times New Roman" w:hAnsi="Times New Roman" w:cs="Times New Roman"/>
          <w:bCs/>
          <w:sz w:val="22"/>
          <w:szCs w:val="22"/>
          <w:lang w:val="en-US"/>
        </w:rPr>
        <w:t xml:space="preserve"> </w:t>
      </w:r>
      <w:r w:rsidR="004029A8" w:rsidRPr="00F47FE2">
        <w:rPr>
          <w:rFonts w:ascii="Times New Roman" w:hAnsi="Times New Roman" w:cs="Times New Roman"/>
          <w:bCs/>
          <w:sz w:val="22"/>
          <w:szCs w:val="22"/>
          <w:lang w:val="en-US"/>
        </w:rPr>
        <w:t>decline</w:t>
      </w:r>
      <w:r w:rsidR="00F47FE2" w:rsidRPr="00F47FE2">
        <w:rPr>
          <w:rFonts w:ascii="Times New Roman" w:hAnsi="Times New Roman" w:cs="Times New Roman"/>
          <w:bCs/>
          <w:sz w:val="22"/>
          <w:szCs w:val="22"/>
          <w:lang w:val="en-US"/>
        </w:rPr>
        <w:t xml:space="preserve"> in </w:t>
      </w:r>
      <w:r w:rsidRPr="00AF32CB">
        <w:rPr>
          <w:rFonts w:ascii="Times New Roman" w:hAnsi="Times New Roman" w:cs="Times New Roman"/>
          <w:bCs/>
          <w:sz w:val="22"/>
          <w:szCs w:val="22"/>
        </w:rPr>
        <w:t>biomass</w:t>
      </w:r>
      <w:r w:rsidR="00523092" w:rsidRPr="00523092">
        <w:rPr>
          <w:rFonts w:ascii="Times New Roman" w:eastAsiaTheme="minorEastAsia" w:hAnsi="Times New Roman" w:cs="Times New Roman"/>
          <w:bCs/>
          <w:sz w:val="22"/>
          <w:szCs w:val="22"/>
          <w:lang w:val="en-US"/>
        </w:rPr>
        <w:t xml:space="preserve"> </w:t>
      </w:r>
      <w:r w:rsidR="002175B8">
        <w:rPr>
          <w:rFonts w:ascii="Times New Roman" w:eastAsiaTheme="minorEastAsia" w:hAnsi="Times New Roman" w:cs="Times New Roman"/>
          <w:bCs/>
          <w:sz w:val="22"/>
          <w:szCs w:val="22"/>
          <w:lang w:val="en-US"/>
        </w:rPr>
        <w:t xml:space="preserve">for every 1 </w:t>
      </w:r>
      <m:oMath>
        <m:r>
          <w:rPr>
            <w:rFonts w:ascii="Cambria Math" w:eastAsiaTheme="minorEastAsia" w:hAnsi="Cambria Math" w:cs="Times New Roman"/>
            <w:sz w:val="22"/>
            <w:szCs w:val="22"/>
            <w:lang w:val="en-US"/>
          </w:rPr>
          <m:t>℃</m:t>
        </m:r>
      </m:oMath>
      <w:r w:rsidR="002175B8">
        <w:rPr>
          <w:rFonts w:ascii="Times New Roman" w:eastAsiaTheme="minorEastAsia" w:hAnsi="Times New Roman" w:cs="Times New Roman"/>
          <w:bCs/>
          <w:sz w:val="22"/>
          <w:szCs w:val="22"/>
          <w:lang w:val="en-US"/>
        </w:rPr>
        <w:t xml:space="preserve"> of warming</w:t>
      </w:r>
      <w:r w:rsidRPr="00AF32CB">
        <w:rPr>
          <w:rFonts w:ascii="Times New Roman" w:hAnsi="Times New Roman" w:cs="Times New Roman"/>
          <w:bCs/>
          <w:sz w:val="22"/>
          <w:szCs w:val="22"/>
        </w:rPr>
        <w:t>, especially at higher trophic levels</w:t>
      </w:r>
      <w:r w:rsidR="00565774" w:rsidRPr="00565774">
        <w:rPr>
          <w:rFonts w:ascii="Times New Roman" w:hAnsi="Times New Roman" w:cs="Times New Roman"/>
          <w:bCs/>
          <w:sz w:val="22"/>
          <w:szCs w:val="22"/>
          <w:lang w:val="en-US"/>
        </w:rPr>
        <w:t xml:space="preserve"> </w:t>
      </w:r>
      <w:r w:rsidR="00565774">
        <w:rPr>
          <w:rFonts w:ascii="Times New Roman" w:hAnsi="Times New Roman" w:cs="Times New Roman"/>
          <w:bCs/>
          <w:sz w:val="22"/>
          <w:szCs w:val="22"/>
          <w:lang w:val="en-US"/>
        </w:rPr>
        <w:fldChar w:fldCharType="begin"/>
      </w:r>
      <w:r w:rsidR="00565774">
        <w:rPr>
          <w:rFonts w:ascii="Times New Roman" w:hAnsi="Times New Roman" w:cs="Times New Roman"/>
          <w:bCs/>
          <w:sz w:val="22"/>
          <w:szCs w:val="22"/>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sz w:val="22"/>
          <w:szCs w:val="22"/>
          <w:lang w:val="en-US"/>
        </w:rPr>
        <w:fldChar w:fldCharType="separate"/>
      </w:r>
      <w:r w:rsidR="00565774" w:rsidRPr="00565774">
        <w:rPr>
          <w:rFonts w:ascii="Times New Roman" w:hAnsi="Times New Roman" w:cs="Times New Roman"/>
          <w:sz w:val="22"/>
          <w:lang w:val="en-GB"/>
        </w:rPr>
        <w:t xml:space="preserve">(Lotze </w:t>
      </w:r>
      <w:r w:rsidR="00565774" w:rsidRPr="00565774">
        <w:rPr>
          <w:rFonts w:ascii="Times New Roman" w:hAnsi="Times New Roman" w:cs="Times New Roman"/>
          <w:i/>
          <w:iCs/>
          <w:sz w:val="22"/>
          <w:lang w:val="en-GB"/>
        </w:rPr>
        <w:t>et al.</w:t>
      </w:r>
      <w:r w:rsidR="00565774" w:rsidRPr="00565774">
        <w:rPr>
          <w:rFonts w:ascii="Times New Roman" w:hAnsi="Times New Roman" w:cs="Times New Roman"/>
          <w:sz w:val="22"/>
          <w:lang w:val="en-GB"/>
        </w:rPr>
        <w:t xml:space="preserve"> 2019)</w:t>
      </w:r>
      <w:r w:rsidR="00565774">
        <w:rPr>
          <w:rFonts w:ascii="Times New Roman" w:hAnsi="Times New Roman" w:cs="Times New Roman"/>
          <w:bCs/>
          <w:sz w:val="22"/>
          <w:szCs w:val="22"/>
          <w:lang w:val="en-US"/>
        </w:rPr>
        <w:fldChar w:fldCharType="end"/>
      </w:r>
      <w:r w:rsidRPr="00AF32CB">
        <w:rPr>
          <w:rFonts w:ascii="Times New Roman" w:hAnsi="Times New Roman" w:cs="Times New Roman"/>
          <w:bCs/>
          <w:sz w:val="22"/>
          <w:szCs w:val="22"/>
        </w:rPr>
        <w:t>.</w:t>
      </w:r>
      <w:r w:rsidR="001F1FAF" w:rsidRPr="00DB42F4">
        <w:rPr>
          <w:rFonts w:ascii="Times New Roman" w:hAnsi="Times New Roman" w:cs="Times New Roman"/>
          <w:bCs/>
          <w:sz w:val="22"/>
          <w:szCs w:val="22"/>
          <w:lang w:val="en-US"/>
        </w:rPr>
        <w:t xml:space="preserve"> </w:t>
      </w:r>
      <w:r w:rsidR="002A5D1B" w:rsidRPr="002A5D1B">
        <w:rPr>
          <w:rFonts w:ascii="Times New Roman" w:hAnsi="Times New Roman" w:cs="Times New Roman"/>
          <w:bCs/>
          <w:sz w:val="22"/>
          <w:szCs w:val="22"/>
          <w:lang w:val="en-US"/>
        </w:rPr>
        <w:t xml:space="preserve">The </w:t>
      </w:r>
      <w:r w:rsidR="00520AB6">
        <w:rPr>
          <w:rFonts w:ascii="Times New Roman" w:hAnsi="Times New Roman" w:cs="Times New Roman"/>
          <w:bCs/>
          <w:sz w:val="22"/>
          <w:szCs w:val="22"/>
          <w:lang w:val="en-US"/>
        </w:rPr>
        <w:t xml:space="preserve">causes of </w:t>
      </w:r>
      <w:r w:rsidR="00FB2FF8">
        <w:rPr>
          <w:rFonts w:ascii="Times New Roman" w:hAnsi="Times New Roman" w:cs="Times New Roman"/>
          <w:bCs/>
          <w:sz w:val="22"/>
          <w:szCs w:val="22"/>
          <w:lang w:val="en-US"/>
        </w:rPr>
        <w:t xml:space="preserve">declines in productivity </w:t>
      </w:r>
      <w:r w:rsidR="0072260E">
        <w:rPr>
          <w:rFonts w:ascii="Times New Roman" w:hAnsi="Times New Roman" w:cs="Times New Roman"/>
          <w:bCs/>
          <w:sz w:val="22"/>
          <w:szCs w:val="22"/>
          <w:lang w:val="en-US"/>
        </w:rPr>
        <w:t>of fish stocks</w:t>
      </w:r>
      <w:r w:rsidR="00B70297">
        <w:rPr>
          <w:rFonts w:ascii="Times New Roman" w:hAnsi="Times New Roman" w:cs="Times New Roman"/>
          <w:bCs/>
          <w:sz w:val="22"/>
          <w:szCs w:val="22"/>
          <w:lang w:val="en-US"/>
        </w:rPr>
        <w:t xml:space="preserve">, and </w:t>
      </w:r>
      <w:r w:rsidR="00DE2EE2">
        <w:rPr>
          <w:rFonts w:ascii="Times New Roman" w:hAnsi="Times New Roman" w:cs="Times New Roman"/>
          <w:bCs/>
          <w:sz w:val="22"/>
          <w:szCs w:val="22"/>
          <w:lang w:val="en-US"/>
        </w:rPr>
        <w:t>abundance</w:t>
      </w:r>
      <w:r w:rsidR="00B70297">
        <w:rPr>
          <w:rFonts w:ascii="Times New Roman" w:hAnsi="Times New Roman" w:cs="Times New Roman"/>
          <w:bCs/>
          <w:sz w:val="22"/>
          <w:szCs w:val="22"/>
          <w:lang w:val="en-US"/>
        </w:rPr>
        <w:t xml:space="preserve"> of large fish,</w:t>
      </w:r>
      <w:r w:rsidR="0072260E">
        <w:rPr>
          <w:rFonts w:ascii="Times New Roman" w:hAnsi="Times New Roman" w:cs="Times New Roman"/>
          <w:bCs/>
          <w:sz w:val="22"/>
          <w:szCs w:val="22"/>
          <w:lang w:val="en-US"/>
        </w:rPr>
        <w:t xml:space="preserve"> </w:t>
      </w:r>
      <w:r w:rsidR="00327E8C">
        <w:rPr>
          <w:rFonts w:ascii="Times New Roman" w:hAnsi="Times New Roman" w:cs="Times New Roman"/>
          <w:bCs/>
          <w:sz w:val="22"/>
          <w:szCs w:val="22"/>
          <w:lang w:val="en-US"/>
        </w:rPr>
        <w:t xml:space="preserve">have </w:t>
      </w:r>
      <w:r w:rsidR="00D4610C">
        <w:rPr>
          <w:rFonts w:ascii="Times New Roman" w:hAnsi="Times New Roman" w:cs="Times New Roman"/>
          <w:bCs/>
          <w:sz w:val="22"/>
          <w:szCs w:val="22"/>
          <w:lang w:val="en-US"/>
        </w:rPr>
        <w:t xml:space="preserve">in process-based ecosystem models </w:t>
      </w:r>
      <w:r w:rsidR="009A7070">
        <w:rPr>
          <w:rFonts w:ascii="Times New Roman" w:hAnsi="Times New Roman" w:cs="Times New Roman"/>
          <w:bCs/>
          <w:sz w:val="22"/>
          <w:szCs w:val="22"/>
          <w:lang w:val="en-US"/>
        </w:rPr>
        <w:t xml:space="preserve">mainly been linked to </w:t>
      </w:r>
      <w:r w:rsidR="002A5D1B">
        <w:rPr>
          <w:rFonts w:ascii="Times New Roman" w:hAnsi="Times New Roman" w:cs="Times New Roman"/>
          <w:bCs/>
          <w:sz w:val="22"/>
          <w:szCs w:val="22"/>
          <w:lang w:val="en-US"/>
        </w:rPr>
        <w:t>changes in</w:t>
      </w:r>
      <w:r w:rsidR="00792B87">
        <w:rPr>
          <w:rFonts w:ascii="Times New Roman" w:hAnsi="Times New Roman" w:cs="Times New Roman"/>
          <w:bCs/>
          <w:sz w:val="22"/>
          <w:szCs w:val="22"/>
          <w:lang w:val="en-US"/>
        </w:rPr>
        <w:t xml:space="preserve"> primary</w:t>
      </w:r>
      <w:r w:rsidR="002A5D1B">
        <w:rPr>
          <w:rFonts w:ascii="Times New Roman" w:hAnsi="Times New Roman" w:cs="Times New Roman"/>
          <w:bCs/>
          <w:sz w:val="22"/>
          <w:szCs w:val="22"/>
          <w:lang w:val="en-US"/>
        </w:rPr>
        <w:t xml:space="preserve"> </w:t>
      </w:r>
      <w:r w:rsidR="00E55B22">
        <w:rPr>
          <w:rFonts w:ascii="Times New Roman" w:hAnsi="Times New Roman" w:cs="Times New Roman"/>
          <w:bCs/>
          <w:sz w:val="22"/>
          <w:szCs w:val="22"/>
          <w:lang w:val="en-US"/>
        </w:rPr>
        <w:t>production or zooplankton</w:t>
      </w:r>
      <w:r w:rsidR="004478A6">
        <w:rPr>
          <w:rFonts w:ascii="Times New Roman" w:hAnsi="Times New Roman" w:cs="Times New Roman"/>
          <w:bCs/>
          <w:sz w:val="22"/>
          <w:szCs w:val="22"/>
          <w:lang w:val="en-US"/>
        </w:rPr>
        <w:t xml:space="preserve"> </w:t>
      </w:r>
      <w:r w:rsidR="0007093C" w:rsidRPr="00AF32CB">
        <w:rPr>
          <w:rFonts w:ascii="Times New Roman" w:hAnsi="Times New Roman" w:cs="Times New Roman"/>
          <w:bCs/>
          <w:sz w:val="22"/>
          <w:szCs w:val="22"/>
        </w:rPr>
        <w:fldChar w:fldCharType="begin"/>
      </w:r>
      <w:r w:rsidR="00CE5E99">
        <w:rPr>
          <w:rFonts w:ascii="Times New Roman" w:hAnsi="Times New Roman" w:cs="Times New Roman"/>
          <w:bCs/>
          <w:sz w:val="22"/>
          <w:szCs w:val="22"/>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sz w:val="22"/>
          <w:szCs w:val="22"/>
        </w:rPr>
        <w:fldChar w:fldCharType="separate"/>
      </w:r>
      <w:r w:rsidR="00CE5E99" w:rsidRPr="00CE5E99">
        <w:rPr>
          <w:rFonts w:ascii="Times New Roman" w:hAnsi="Times New Roman" w:cs="Times New Roman"/>
          <w:sz w:val="22"/>
          <w:lang w:val="en-GB"/>
        </w:rPr>
        <w:t xml:space="preserve">(Blanchard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2012; Woodworth-Jefcoats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2013, 2015; Barange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2014; Lotze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2019)</w:t>
      </w:r>
      <w:r w:rsidR="0007093C" w:rsidRPr="00AF32CB">
        <w:rPr>
          <w:rFonts w:ascii="Times New Roman" w:hAnsi="Times New Roman" w:cs="Times New Roman"/>
          <w:bCs/>
          <w:sz w:val="22"/>
          <w:szCs w:val="22"/>
        </w:rPr>
        <w:fldChar w:fldCharType="end"/>
      </w:r>
      <w:r w:rsidR="00C230E3">
        <w:rPr>
          <w:rFonts w:ascii="Times New Roman" w:hAnsi="Times New Roman" w:cs="Times New Roman"/>
          <w:bCs/>
          <w:sz w:val="22"/>
          <w:szCs w:val="22"/>
          <w:lang w:val="en-US"/>
        </w:rPr>
        <w:t xml:space="preserve">. However, </w:t>
      </w:r>
      <w:r w:rsidR="00B57B22">
        <w:rPr>
          <w:rFonts w:ascii="Times New Roman" w:hAnsi="Times New Roman" w:cs="Times New Roman"/>
          <w:bCs/>
          <w:sz w:val="22"/>
          <w:szCs w:val="22"/>
          <w:lang w:val="en-US"/>
        </w:rPr>
        <w:t xml:space="preserve">stock assessment models found </w:t>
      </w:r>
      <w:r w:rsidR="00113AC2">
        <w:rPr>
          <w:rFonts w:ascii="Times New Roman" w:hAnsi="Times New Roman" w:cs="Times New Roman"/>
          <w:bCs/>
          <w:sz w:val="22"/>
          <w:szCs w:val="22"/>
          <w:lang w:val="en-US"/>
        </w:rPr>
        <w:t xml:space="preserve">no clear </w:t>
      </w:r>
      <w:r w:rsidR="00B57B22">
        <w:rPr>
          <w:rFonts w:ascii="Times New Roman" w:hAnsi="Times New Roman" w:cs="Times New Roman"/>
          <w:bCs/>
          <w:sz w:val="22"/>
          <w:szCs w:val="22"/>
          <w:lang w:val="en-US"/>
        </w:rPr>
        <w:t xml:space="preserve">increase in </w:t>
      </w:r>
      <w:r w:rsidR="002C2C91">
        <w:rPr>
          <w:rFonts w:ascii="Times New Roman" w:hAnsi="Times New Roman" w:cs="Times New Roman"/>
          <w:bCs/>
          <w:sz w:val="22"/>
          <w:szCs w:val="22"/>
          <w:lang w:val="en-US"/>
        </w:rPr>
        <w:t xml:space="preserve">fish </w:t>
      </w:r>
      <w:r w:rsidR="00F46CC4">
        <w:rPr>
          <w:rFonts w:ascii="Times New Roman" w:hAnsi="Times New Roman" w:cs="Times New Roman"/>
          <w:bCs/>
          <w:sz w:val="22"/>
          <w:szCs w:val="22"/>
          <w:lang w:val="en-US"/>
        </w:rPr>
        <w:t xml:space="preserve">productivity </w:t>
      </w:r>
      <w:r w:rsidR="00B57B22">
        <w:rPr>
          <w:rFonts w:ascii="Times New Roman" w:hAnsi="Times New Roman" w:cs="Times New Roman"/>
          <w:bCs/>
          <w:sz w:val="22"/>
          <w:szCs w:val="22"/>
          <w:lang w:val="en-US"/>
        </w:rPr>
        <w:t xml:space="preserve">in areas where warming is predicted to </w:t>
      </w:r>
      <w:r w:rsidR="00FE296C">
        <w:rPr>
          <w:rFonts w:ascii="Times New Roman" w:hAnsi="Times New Roman" w:cs="Times New Roman"/>
          <w:bCs/>
          <w:sz w:val="22"/>
          <w:szCs w:val="22"/>
          <w:lang w:val="en-US"/>
        </w:rPr>
        <w:t xml:space="preserve">have positive effects on </w:t>
      </w:r>
      <w:r w:rsidR="00D40B23">
        <w:rPr>
          <w:rFonts w:ascii="Times New Roman" w:hAnsi="Times New Roman" w:cs="Times New Roman"/>
          <w:bCs/>
          <w:sz w:val="22"/>
          <w:szCs w:val="22"/>
          <w:lang w:val="en-US"/>
        </w:rPr>
        <w:t xml:space="preserve">primary production </w:t>
      </w:r>
      <w:r w:rsidR="00584CDF">
        <w:rPr>
          <w:rFonts w:ascii="Times New Roman" w:hAnsi="Times New Roman" w:cs="Times New Roman"/>
          <w:bCs/>
          <w:sz w:val="22"/>
          <w:szCs w:val="22"/>
          <w:lang w:val="en-US"/>
        </w:rPr>
        <w:fldChar w:fldCharType="begin"/>
      </w:r>
      <w:r w:rsidR="00584CDF">
        <w:rPr>
          <w:rFonts w:ascii="Times New Roman" w:hAnsi="Times New Roman" w:cs="Times New Roman"/>
          <w:bCs/>
          <w:sz w:val="22"/>
          <w:szCs w:val="22"/>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sz w:val="22"/>
          <w:szCs w:val="22"/>
          <w:lang w:val="en-US"/>
        </w:rPr>
        <w:fldChar w:fldCharType="separate"/>
      </w:r>
      <w:r w:rsidR="00584CDF" w:rsidRPr="00584CDF">
        <w:rPr>
          <w:rFonts w:ascii="Times New Roman" w:hAnsi="Times New Roman" w:cs="Times New Roman"/>
          <w:sz w:val="22"/>
          <w:lang w:val="en-GB"/>
        </w:rPr>
        <w:t xml:space="preserve">(Free </w:t>
      </w:r>
      <w:r w:rsidR="00584CDF" w:rsidRPr="00584CDF">
        <w:rPr>
          <w:rFonts w:ascii="Times New Roman" w:hAnsi="Times New Roman" w:cs="Times New Roman"/>
          <w:i/>
          <w:iCs/>
          <w:sz w:val="22"/>
          <w:lang w:val="en-GB"/>
        </w:rPr>
        <w:t>et al.</w:t>
      </w:r>
      <w:r w:rsidR="00584CDF" w:rsidRPr="00584CDF">
        <w:rPr>
          <w:rFonts w:ascii="Times New Roman" w:hAnsi="Times New Roman" w:cs="Times New Roman"/>
          <w:sz w:val="22"/>
          <w:lang w:val="en-GB"/>
        </w:rPr>
        <w:t xml:space="preserve"> 2019)</w:t>
      </w:r>
      <w:r w:rsidR="00584CDF">
        <w:rPr>
          <w:rFonts w:ascii="Times New Roman" w:hAnsi="Times New Roman" w:cs="Times New Roman"/>
          <w:bCs/>
          <w:sz w:val="22"/>
          <w:szCs w:val="22"/>
          <w:lang w:val="en-US"/>
        </w:rPr>
        <w:fldChar w:fldCharType="end"/>
      </w:r>
      <w:r w:rsidR="00DD5C55">
        <w:rPr>
          <w:rFonts w:ascii="Times New Roman" w:hAnsi="Times New Roman" w:cs="Times New Roman"/>
          <w:bCs/>
          <w:sz w:val="22"/>
          <w:szCs w:val="22"/>
          <w:lang w:val="en-US"/>
        </w:rPr>
        <w:t xml:space="preserve">. Instead, </w:t>
      </w:r>
      <w:r w:rsidR="00C66869">
        <w:rPr>
          <w:rFonts w:ascii="Times New Roman" w:hAnsi="Times New Roman" w:cs="Times New Roman"/>
          <w:bCs/>
          <w:sz w:val="22"/>
          <w:szCs w:val="22"/>
          <w:lang w:val="en-US"/>
        </w:rPr>
        <w:t xml:space="preserve">other factors may be more important for population dynamics, including temperature-driven changes in </w:t>
      </w:r>
      <w:r w:rsidR="00303FF2">
        <w:rPr>
          <w:rFonts w:ascii="Times New Roman" w:hAnsi="Times New Roman" w:cs="Times New Roman"/>
          <w:bCs/>
          <w:sz w:val="22"/>
          <w:szCs w:val="22"/>
          <w:lang w:val="en-US"/>
        </w:rPr>
        <w:t>individual- and population level processes such as recruitment, morality and somatic growth</w:t>
      </w:r>
      <w:r w:rsidR="002264B1">
        <w:rPr>
          <w:rFonts w:ascii="Times New Roman" w:hAnsi="Times New Roman" w:cs="Times New Roman"/>
          <w:bCs/>
          <w:sz w:val="22"/>
          <w:szCs w:val="22"/>
          <w:lang w:val="en-US"/>
        </w:rPr>
        <w:t xml:space="preserve"> </w:t>
      </w:r>
      <w:r w:rsidR="0064048A">
        <w:rPr>
          <w:rFonts w:ascii="Times New Roman" w:hAnsi="Times New Roman" w:cs="Times New Roman"/>
          <w:bCs/>
          <w:sz w:val="22"/>
          <w:szCs w:val="22"/>
          <w:lang w:val="en-US"/>
        </w:rPr>
        <w:fldChar w:fldCharType="begin"/>
      </w:r>
      <w:r w:rsidR="0064048A">
        <w:rPr>
          <w:rFonts w:ascii="Times New Roman" w:hAnsi="Times New Roman" w:cs="Times New Roman"/>
          <w:bCs/>
          <w:sz w:val="22"/>
          <w:szCs w:val="22"/>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sz w:val="22"/>
          <w:szCs w:val="22"/>
          <w:lang w:val="en-US"/>
        </w:rPr>
        <w:fldChar w:fldCharType="separate"/>
      </w:r>
      <w:r w:rsidR="0064048A" w:rsidRPr="0064048A">
        <w:rPr>
          <w:rFonts w:ascii="Times New Roman" w:hAnsi="Times New Roman" w:cs="Times New Roman"/>
          <w:sz w:val="22"/>
          <w:lang w:val="en-GB"/>
        </w:rPr>
        <w:t xml:space="preserve">(Free </w:t>
      </w:r>
      <w:r w:rsidR="0064048A" w:rsidRPr="0064048A">
        <w:rPr>
          <w:rFonts w:ascii="Times New Roman" w:hAnsi="Times New Roman" w:cs="Times New Roman"/>
          <w:i/>
          <w:iCs/>
          <w:sz w:val="22"/>
          <w:lang w:val="en-GB"/>
        </w:rPr>
        <w:t>et al.</w:t>
      </w:r>
      <w:r w:rsidR="0064048A" w:rsidRPr="0064048A">
        <w:rPr>
          <w:rFonts w:ascii="Times New Roman" w:hAnsi="Times New Roman" w:cs="Times New Roman"/>
          <w:sz w:val="22"/>
          <w:lang w:val="en-GB"/>
        </w:rPr>
        <w:t xml:space="preserve"> 2019)</w:t>
      </w:r>
      <w:r w:rsidR="0064048A">
        <w:rPr>
          <w:rFonts w:ascii="Times New Roman" w:hAnsi="Times New Roman" w:cs="Times New Roman"/>
          <w:bCs/>
          <w:sz w:val="22"/>
          <w:szCs w:val="22"/>
          <w:lang w:val="en-US"/>
        </w:rPr>
        <w:fldChar w:fldCharType="end"/>
      </w:r>
      <w:r w:rsidR="00A17C7C">
        <w:rPr>
          <w:rFonts w:ascii="Times New Roman" w:hAnsi="Times New Roman" w:cs="Times New Roman"/>
          <w:bCs/>
          <w:sz w:val="22"/>
          <w:szCs w:val="22"/>
          <w:lang w:val="en-US"/>
        </w:rPr>
        <w:t>. Therefore, the driving mechanism</w:t>
      </w:r>
      <w:r w:rsidR="00B87647">
        <w:rPr>
          <w:rFonts w:ascii="Times New Roman" w:hAnsi="Times New Roman" w:cs="Times New Roman"/>
          <w:bCs/>
          <w:sz w:val="22"/>
          <w:szCs w:val="22"/>
          <w:lang w:val="en-US"/>
        </w:rPr>
        <w:t>s</w:t>
      </w:r>
      <w:r w:rsidR="00A17C7C">
        <w:rPr>
          <w:rFonts w:ascii="Times New Roman" w:hAnsi="Times New Roman" w:cs="Times New Roman"/>
          <w:bCs/>
          <w:sz w:val="22"/>
          <w:szCs w:val="22"/>
          <w:lang w:val="en-US"/>
        </w:rPr>
        <w:t xml:space="preserve"> of changes in </w:t>
      </w:r>
      <w:r w:rsidR="003351E8">
        <w:rPr>
          <w:rFonts w:ascii="Times New Roman" w:hAnsi="Times New Roman" w:cs="Times New Roman"/>
          <w:bCs/>
          <w:sz w:val="22"/>
          <w:szCs w:val="22"/>
          <w:lang w:val="en-US"/>
        </w:rPr>
        <w:t xml:space="preserve">fish productivity and </w:t>
      </w:r>
      <w:r w:rsidR="00A17C7C">
        <w:rPr>
          <w:rFonts w:ascii="Times New Roman" w:hAnsi="Times New Roman" w:cs="Times New Roman"/>
          <w:bCs/>
          <w:sz w:val="22"/>
          <w:szCs w:val="22"/>
          <w:lang w:val="en-US"/>
        </w:rPr>
        <w:t>biomass with warming is uncertain.</w:t>
      </w:r>
    </w:p>
    <w:p w14:paraId="3440788C" w14:textId="51C1B7E3" w:rsidR="001F0912" w:rsidRDefault="008A6FDB" w:rsidP="008F74BB">
      <w:pPr>
        <w:spacing w:line="480" w:lineRule="auto"/>
        <w:ind w:firstLine="284"/>
        <w:jc w:val="both"/>
        <w:rPr>
          <w:rFonts w:ascii="Times New Roman" w:hAnsi="Times New Roman" w:cs="Times New Roman"/>
          <w:bCs/>
          <w:sz w:val="22"/>
          <w:szCs w:val="22"/>
          <w:lang w:val="en-GB"/>
        </w:rPr>
      </w:pPr>
      <w:r>
        <w:rPr>
          <w:rFonts w:ascii="Times New Roman" w:hAnsi="Times New Roman" w:cs="Times New Roman"/>
          <w:bCs/>
          <w:sz w:val="22"/>
          <w:szCs w:val="22"/>
          <w:lang w:val="en-US"/>
        </w:rPr>
        <w:t>Moreover, g</w:t>
      </w:r>
      <w:r w:rsidR="00395DB7">
        <w:rPr>
          <w:rFonts w:ascii="Times New Roman" w:hAnsi="Times New Roman" w:cs="Times New Roman"/>
          <w:bCs/>
          <w:sz w:val="22"/>
          <w:szCs w:val="22"/>
          <w:lang w:val="en-US"/>
        </w:rPr>
        <w:t>lobal warming is also predicted to cause reductions in the adult body size of organism</w:t>
      </w:r>
      <w:r w:rsidR="00D163F8">
        <w:rPr>
          <w:rFonts w:ascii="Times New Roman" w:hAnsi="Times New Roman" w:cs="Times New Roman"/>
          <w:bCs/>
          <w:sz w:val="22"/>
          <w:szCs w:val="22"/>
          <w:lang w:val="en-US"/>
        </w:rPr>
        <w:t>, and thi</w:t>
      </w:r>
      <w:r w:rsidR="00804454">
        <w:rPr>
          <w:rFonts w:ascii="Times New Roman" w:hAnsi="Times New Roman" w:cs="Times New Roman"/>
          <w:bCs/>
          <w:sz w:val="22"/>
          <w:szCs w:val="22"/>
          <w:lang w:val="en-US"/>
        </w:rPr>
        <w:t>s is often referred to as the third universal response to warming</w:t>
      </w:r>
      <w:r w:rsidR="002C69FE">
        <w:rPr>
          <w:rFonts w:ascii="Times New Roman" w:hAnsi="Times New Roman" w:cs="Times New Roman"/>
          <w:bCs/>
          <w:sz w:val="22"/>
          <w:szCs w:val="22"/>
          <w:lang w:val="en-US"/>
        </w:rPr>
        <w:t xml:space="preserve"> </w:t>
      </w:r>
      <w:r w:rsidR="002C69FE">
        <w:rPr>
          <w:rFonts w:ascii="Times New Roman" w:hAnsi="Times New Roman" w:cs="Times New Roman"/>
          <w:bCs/>
          <w:sz w:val="22"/>
          <w:szCs w:val="22"/>
          <w:lang w:val="en-US"/>
        </w:rPr>
        <w:fldChar w:fldCharType="begin"/>
      </w:r>
      <w:r w:rsidR="008C1E21">
        <w:rPr>
          <w:rFonts w:ascii="Times New Roman" w:hAnsi="Times New Roman" w:cs="Times New Roman"/>
          <w:bCs/>
          <w:sz w:val="22"/>
          <w:szCs w:val="22"/>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sz w:val="22"/>
          <w:szCs w:val="22"/>
          <w:lang w:val="en-US"/>
        </w:rPr>
        <w:instrText>∼</w:instrText>
      </w:r>
      <w:r w:rsidR="008C1E21">
        <w:rPr>
          <w:rFonts w:ascii="Times New Roman" w:hAnsi="Times New Roman" w:cs="Times New Roman"/>
          <w:bCs/>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sz w:val="22"/>
          <w:szCs w:val="22"/>
          <w:lang w:val="en-US"/>
        </w:rPr>
        <w:fldChar w:fldCharType="separate"/>
      </w:r>
      <w:r w:rsidR="008C1E21" w:rsidRPr="008C1E21">
        <w:rPr>
          <w:rFonts w:ascii="Times New Roman" w:hAnsi="Times New Roman" w:cs="Times New Roman"/>
          <w:sz w:val="22"/>
          <w:lang w:val="en-GB"/>
        </w:rPr>
        <w:t xml:space="preserve">(Daufresne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2009; Sheridan &amp; Bickford 2011; Forster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2012)</w:t>
      </w:r>
      <w:r w:rsidR="002C69FE">
        <w:rPr>
          <w:rFonts w:ascii="Times New Roman" w:hAnsi="Times New Roman" w:cs="Times New Roman"/>
          <w:bCs/>
          <w:sz w:val="22"/>
          <w:szCs w:val="22"/>
          <w:lang w:val="en-US"/>
        </w:rPr>
        <w:fldChar w:fldCharType="end"/>
      </w:r>
      <w:r w:rsidR="00804454">
        <w:rPr>
          <w:rFonts w:ascii="Times New Roman" w:hAnsi="Times New Roman" w:cs="Times New Roman"/>
          <w:bCs/>
          <w:sz w:val="22"/>
          <w:szCs w:val="22"/>
          <w:lang w:val="en-US"/>
        </w:rPr>
        <w:t xml:space="preserve">. </w:t>
      </w:r>
      <w:r w:rsidR="00F80ABD">
        <w:rPr>
          <w:rFonts w:ascii="Times New Roman" w:hAnsi="Times New Roman" w:cs="Times New Roman"/>
          <w:bCs/>
          <w:sz w:val="22"/>
          <w:szCs w:val="22"/>
          <w:lang w:val="en-US"/>
        </w:rPr>
        <w:t>In fish, a</w:t>
      </w:r>
      <w:r w:rsidR="00EC13FA">
        <w:rPr>
          <w:rFonts w:ascii="Times New Roman" w:hAnsi="Times New Roman" w:cs="Times New Roman"/>
          <w:bCs/>
          <w:sz w:val="22"/>
          <w:szCs w:val="22"/>
          <w:lang w:val="en-US"/>
        </w:rPr>
        <w:t xml:space="preserve">dult body sizes can decrease due to many reasons, including </w:t>
      </w:r>
      <w:r w:rsidR="005F4E10">
        <w:rPr>
          <w:rFonts w:ascii="Times New Roman" w:hAnsi="Times New Roman" w:cs="Times New Roman"/>
          <w:bCs/>
          <w:sz w:val="22"/>
          <w:szCs w:val="22"/>
          <w:lang w:val="en-US"/>
        </w:rPr>
        <w:t xml:space="preserve">direct </w:t>
      </w:r>
      <w:r w:rsidR="00C77E70">
        <w:rPr>
          <w:rFonts w:ascii="Times New Roman" w:hAnsi="Times New Roman" w:cs="Times New Roman"/>
          <w:bCs/>
          <w:sz w:val="22"/>
          <w:szCs w:val="22"/>
          <w:lang w:val="en-US"/>
        </w:rPr>
        <w:t xml:space="preserve">removals of </w:t>
      </w:r>
      <w:r w:rsidR="00AE4FBF">
        <w:rPr>
          <w:rFonts w:ascii="Times New Roman" w:hAnsi="Times New Roman" w:cs="Times New Roman"/>
          <w:bCs/>
          <w:sz w:val="22"/>
          <w:szCs w:val="22"/>
          <w:lang w:val="en-US"/>
        </w:rPr>
        <w:t xml:space="preserve">old or large fish, or selecting for early maturing </w:t>
      </w:r>
      <w:r w:rsidR="00C54F95">
        <w:rPr>
          <w:rFonts w:ascii="Times New Roman" w:hAnsi="Times New Roman" w:cs="Times New Roman"/>
          <w:bCs/>
          <w:sz w:val="22"/>
          <w:szCs w:val="22"/>
          <w:lang w:val="en-US"/>
        </w:rPr>
        <w:t>and</w:t>
      </w:r>
      <w:r w:rsidR="004C5551">
        <w:rPr>
          <w:rFonts w:ascii="Times New Roman" w:hAnsi="Times New Roman" w:cs="Times New Roman"/>
          <w:bCs/>
          <w:sz w:val="22"/>
          <w:szCs w:val="22"/>
          <w:lang w:val="en-US"/>
        </w:rPr>
        <w:t xml:space="preserve"> </w:t>
      </w:r>
      <w:r w:rsidR="00AE4FBF">
        <w:rPr>
          <w:rFonts w:ascii="Times New Roman" w:hAnsi="Times New Roman" w:cs="Times New Roman"/>
          <w:bCs/>
          <w:sz w:val="22"/>
          <w:szCs w:val="22"/>
          <w:lang w:val="en-US"/>
        </w:rPr>
        <w:t>fast growing individuals</w:t>
      </w:r>
      <w:r w:rsidR="00483AA3">
        <w:rPr>
          <w:rFonts w:ascii="Times New Roman" w:hAnsi="Times New Roman" w:cs="Times New Roman"/>
          <w:bCs/>
          <w:sz w:val="22"/>
          <w:szCs w:val="22"/>
          <w:lang w:val="en-US"/>
        </w:rPr>
        <w:t xml:space="preserve"> </w:t>
      </w:r>
      <w:r w:rsidR="004C5551">
        <w:rPr>
          <w:rFonts w:ascii="Times New Roman" w:hAnsi="Times New Roman" w:cs="Times New Roman"/>
          <w:bCs/>
          <w:sz w:val="22"/>
          <w:szCs w:val="22"/>
          <w:lang w:val="en-US"/>
        </w:rPr>
        <w:fldChar w:fldCharType="begin"/>
      </w:r>
      <w:r w:rsidR="004C5551">
        <w:rPr>
          <w:rFonts w:ascii="Times New Roman" w:hAnsi="Times New Roman" w:cs="Times New Roman"/>
          <w:bCs/>
          <w:sz w:val="22"/>
          <w:szCs w:val="22"/>
          <w:lang w:val="en-US"/>
        </w:rPr>
        <w:instrText xml:space="preserve"> ADDIN ZOTERO_ITEM CSL_CITATION {"citationID":"Xj7sbWCB","properties":{"formattedCitation":"(Audzijonyte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sz w:val="22"/>
          <w:szCs w:val="22"/>
          <w:lang w:val="en-US"/>
        </w:rPr>
        <w:fldChar w:fldCharType="separate"/>
      </w:r>
      <w:r w:rsidR="004C5551" w:rsidRPr="004C5551">
        <w:rPr>
          <w:rFonts w:ascii="Times New Roman" w:hAnsi="Times New Roman" w:cs="Times New Roman"/>
          <w:sz w:val="22"/>
          <w:lang w:val="en-GB"/>
        </w:rPr>
        <w:t xml:space="preserve">(Audzijonyte </w:t>
      </w:r>
      <w:r w:rsidR="004C5551" w:rsidRPr="004C5551">
        <w:rPr>
          <w:rFonts w:ascii="Times New Roman" w:hAnsi="Times New Roman" w:cs="Times New Roman"/>
          <w:i/>
          <w:iCs/>
          <w:sz w:val="22"/>
          <w:lang w:val="en-GB"/>
        </w:rPr>
        <w:t>et al.</w:t>
      </w:r>
      <w:r w:rsidR="004C5551" w:rsidRPr="004C5551">
        <w:rPr>
          <w:rFonts w:ascii="Times New Roman" w:hAnsi="Times New Roman" w:cs="Times New Roman"/>
          <w:sz w:val="22"/>
          <w:lang w:val="en-GB"/>
        </w:rPr>
        <w:t xml:space="preserve"> 2013)</w:t>
      </w:r>
      <w:r w:rsidR="004C5551">
        <w:rPr>
          <w:rFonts w:ascii="Times New Roman" w:hAnsi="Times New Roman" w:cs="Times New Roman"/>
          <w:bCs/>
          <w:sz w:val="22"/>
          <w:szCs w:val="22"/>
          <w:lang w:val="en-US"/>
        </w:rPr>
        <w:fldChar w:fldCharType="end"/>
      </w:r>
      <w:r w:rsidR="00AE4FBF">
        <w:rPr>
          <w:rFonts w:ascii="Times New Roman" w:hAnsi="Times New Roman" w:cs="Times New Roman"/>
          <w:bCs/>
          <w:sz w:val="22"/>
          <w:szCs w:val="22"/>
          <w:lang w:val="en-US"/>
        </w:rPr>
        <w:t>.</w:t>
      </w:r>
      <w:r w:rsidR="00746C9F">
        <w:rPr>
          <w:rFonts w:ascii="Times New Roman" w:hAnsi="Times New Roman" w:cs="Times New Roman"/>
          <w:bCs/>
          <w:sz w:val="22"/>
          <w:szCs w:val="22"/>
          <w:lang w:val="en-US"/>
        </w:rPr>
        <w:t xml:space="preserve"> It could also be an </w:t>
      </w:r>
      <w:r w:rsidR="002A32F5">
        <w:rPr>
          <w:rFonts w:ascii="Times New Roman" w:hAnsi="Times New Roman" w:cs="Times New Roman"/>
          <w:bCs/>
          <w:sz w:val="22"/>
          <w:szCs w:val="22"/>
          <w:lang w:val="en-US"/>
        </w:rPr>
        <w:t xml:space="preserve">adaptive </w:t>
      </w:r>
      <w:r w:rsidR="00746C9F">
        <w:rPr>
          <w:rFonts w:ascii="Times New Roman" w:hAnsi="Times New Roman" w:cs="Times New Roman"/>
          <w:bCs/>
          <w:sz w:val="22"/>
          <w:szCs w:val="22"/>
          <w:lang w:val="en-US"/>
        </w:rPr>
        <w:t>intraspecific</w:t>
      </w:r>
      <w:r w:rsidR="004B4296">
        <w:rPr>
          <w:rFonts w:ascii="Times New Roman" w:hAnsi="Times New Roman" w:cs="Times New Roman"/>
          <w:bCs/>
          <w:sz w:val="22"/>
          <w:szCs w:val="22"/>
          <w:lang w:val="en-US"/>
        </w:rPr>
        <w:t xml:space="preserve"> response</w:t>
      </w:r>
      <w:r w:rsidR="003A2C80">
        <w:rPr>
          <w:rFonts w:ascii="Times New Roman" w:hAnsi="Times New Roman" w:cs="Times New Roman"/>
          <w:bCs/>
          <w:sz w:val="22"/>
          <w:szCs w:val="22"/>
          <w:lang w:val="en-US"/>
        </w:rPr>
        <w:t xml:space="preserve">. The </w:t>
      </w:r>
      <w:r w:rsidR="005F00E5">
        <w:rPr>
          <w:rFonts w:ascii="Times New Roman" w:hAnsi="Times New Roman" w:cs="Times New Roman"/>
          <w:bCs/>
          <w:sz w:val="22"/>
          <w:szCs w:val="22"/>
          <w:lang w:val="en-US"/>
        </w:rPr>
        <w:t>temperature-size rule</w:t>
      </w:r>
      <w:r w:rsidR="008940A1">
        <w:rPr>
          <w:rFonts w:ascii="Times New Roman" w:hAnsi="Times New Roman" w:cs="Times New Roman"/>
          <w:bCs/>
          <w:sz w:val="22"/>
          <w:szCs w:val="22"/>
          <w:lang w:val="en-US"/>
        </w:rPr>
        <w:t xml:space="preserve"> (TSR)</w:t>
      </w:r>
      <w:r w:rsidR="00B773B4">
        <w:rPr>
          <w:rFonts w:ascii="Times New Roman" w:hAnsi="Times New Roman" w:cs="Times New Roman"/>
          <w:bCs/>
          <w:sz w:val="22"/>
          <w:szCs w:val="22"/>
          <w:lang w:val="en-US"/>
        </w:rPr>
        <w:t xml:space="preserve"> </w:t>
      </w:r>
      <w:r w:rsidR="00B773B4">
        <w:rPr>
          <w:rFonts w:ascii="Times New Roman" w:hAnsi="Times New Roman" w:cs="Times New Roman"/>
          <w:bCs/>
          <w:sz w:val="22"/>
          <w:szCs w:val="22"/>
          <w:lang w:val="en-US"/>
        </w:rPr>
        <w:fldChar w:fldCharType="begin"/>
      </w:r>
      <w:r w:rsidR="00B773B4">
        <w:rPr>
          <w:rFonts w:ascii="Times New Roman" w:hAnsi="Times New Roman" w:cs="Times New Roman"/>
          <w:bCs/>
          <w:sz w:val="22"/>
          <w:szCs w:val="22"/>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sz w:val="22"/>
          <w:szCs w:val="22"/>
          <w:lang w:val="en-US"/>
        </w:rPr>
        <w:fldChar w:fldCharType="separate"/>
      </w:r>
      <w:r w:rsidR="00B773B4">
        <w:rPr>
          <w:rFonts w:ascii="Times New Roman" w:hAnsi="Times New Roman" w:cs="Times New Roman"/>
          <w:bCs/>
          <w:noProof/>
          <w:sz w:val="22"/>
          <w:szCs w:val="22"/>
          <w:lang w:val="en-US"/>
        </w:rPr>
        <w:t>(Atkinson 1994)</w:t>
      </w:r>
      <w:r w:rsidR="00B773B4">
        <w:rPr>
          <w:rFonts w:ascii="Times New Roman" w:hAnsi="Times New Roman" w:cs="Times New Roman"/>
          <w:bCs/>
          <w:sz w:val="22"/>
          <w:szCs w:val="22"/>
          <w:lang w:val="en-US"/>
        </w:rPr>
        <w:fldChar w:fldCharType="end"/>
      </w:r>
      <w:r w:rsidR="009566E4">
        <w:rPr>
          <w:rFonts w:ascii="Times New Roman" w:hAnsi="Times New Roman" w:cs="Times New Roman"/>
          <w:bCs/>
          <w:sz w:val="22"/>
          <w:szCs w:val="22"/>
          <w:lang w:val="en-US"/>
        </w:rPr>
        <w:t xml:space="preserve"> </w:t>
      </w:r>
      <w:r w:rsidR="005B27DA">
        <w:rPr>
          <w:rFonts w:ascii="Times New Roman" w:hAnsi="Times New Roman" w:cs="Times New Roman"/>
          <w:bCs/>
          <w:sz w:val="22"/>
          <w:szCs w:val="22"/>
          <w:lang w:val="en-US"/>
        </w:rPr>
        <w:t>states that individual</w:t>
      </w:r>
      <w:r w:rsidR="008D0ECB">
        <w:rPr>
          <w:rFonts w:ascii="Times New Roman" w:hAnsi="Times New Roman" w:cs="Times New Roman"/>
          <w:bCs/>
          <w:sz w:val="22"/>
          <w:szCs w:val="22"/>
          <w:lang w:val="en-US"/>
        </w:rPr>
        <w:t>s</w:t>
      </w:r>
      <w:r w:rsidR="005B27DA">
        <w:rPr>
          <w:rFonts w:ascii="Times New Roman" w:hAnsi="Times New Roman" w:cs="Times New Roman"/>
          <w:bCs/>
          <w:sz w:val="22"/>
          <w:szCs w:val="22"/>
          <w:lang w:val="en-US"/>
        </w:rPr>
        <w:t xml:space="preserve"> reared at warmer temperatures </w:t>
      </w:r>
      <w:r w:rsidR="00B52C7C">
        <w:rPr>
          <w:rFonts w:ascii="Times New Roman" w:hAnsi="Times New Roman" w:cs="Times New Roman"/>
          <w:bCs/>
          <w:sz w:val="22"/>
          <w:szCs w:val="22"/>
          <w:lang w:val="en-US"/>
        </w:rPr>
        <w:t xml:space="preserve">develop faster </w:t>
      </w:r>
      <w:r w:rsidR="000C238F">
        <w:rPr>
          <w:rFonts w:ascii="Times New Roman" w:hAnsi="Times New Roman" w:cs="Times New Roman"/>
          <w:bCs/>
          <w:sz w:val="22"/>
          <w:szCs w:val="22"/>
          <w:lang w:val="en-US"/>
        </w:rPr>
        <w:t xml:space="preserve">and thus </w:t>
      </w:r>
      <w:r w:rsidR="006F018C">
        <w:rPr>
          <w:rFonts w:ascii="Times New Roman" w:hAnsi="Times New Roman" w:cs="Times New Roman"/>
          <w:bCs/>
          <w:sz w:val="22"/>
          <w:szCs w:val="22"/>
          <w:lang w:val="en-US"/>
        </w:rPr>
        <w:t xml:space="preserve">acquiring </w:t>
      </w:r>
      <w:r w:rsidR="00B52C7C">
        <w:rPr>
          <w:rFonts w:ascii="Times New Roman" w:hAnsi="Times New Roman" w:cs="Times New Roman"/>
          <w:bCs/>
          <w:sz w:val="22"/>
          <w:szCs w:val="22"/>
          <w:lang w:val="en-US"/>
        </w:rPr>
        <w:t>larger size-at-age</w:t>
      </w:r>
      <w:r w:rsidR="00D1106A">
        <w:rPr>
          <w:rFonts w:ascii="Times New Roman" w:hAnsi="Times New Roman" w:cs="Times New Roman"/>
          <w:bCs/>
          <w:sz w:val="22"/>
          <w:szCs w:val="22"/>
          <w:lang w:val="en-US"/>
        </w:rPr>
        <w:t xml:space="preserve"> or life stage</w:t>
      </w:r>
      <w:r w:rsidR="00B52C7C">
        <w:rPr>
          <w:rFonts w:ascii="Times New Roman" w:hAnsi="Times New Roman" w:cs="Times New Roman"/>
          <w:bCs/>
          <w:sz w:val="22"/>
          <w:szCs w:val="22"/>
          <w:lang w:val="en-US"/>
        </w:rPr>
        <w:t xml:space="preserve">, but </w:t>
      </w:r>
      <w:r w:rsidR="005B27DA">
        <w:rPr>
          <w:rFonts w:ascii="Times New Roman" w:hAnsi="Times New Roman" w:cs="Times New Roman"/>
          <w:bCs/>
          <w:sz w:val="22"/>
          <w:szCs w:val="22"/>
          <w:lang w:val="en-US"/>
        </w:rPr>
        <w:t>reach smaller adult body sizes</w:t>
      </w:r>
      <w:r w:rsidR="00B52C7C">
        <w:rPr>
          <w:rFonts w:ascii="Times New Roman" w:hAnsi="Times New Roman" w:cs="Times New Roman"/>
          <w:bCs/>
          <w:sz w:val="22"/>
          <w:szCs w:val="22"/>
          <w:lang w:val="en-US"/>
        </w:rPr>
        <w:t xml:space="preserve"> </w:t>
      </w:r>
      <w:r w:rsidR="00AF7215">
        <w:rPr>
          <w:rFonts w:ascii="Times New Roman" w:hAnsi="Times New Roman" w:cs="Times New Roman"/>
          <w:bCs/>
          <w:sz w:val="22"/>
          <w:szCs w:val="22"/>
          <w:lang w:val="en-US"/>
        </w:rPr>
        <w:fldChar w:fldCharType="begin"/>
      </w:r>
      <w:r w:rsidR="00AF7215">
        <w:rPr>
          <w:rFonts w:ascii="Times New Roman" w:hAnsi="Times New Roman" w:cs="Times New Roman"/>
          <w:bCs/>
          <w:sz w:val="22"/>
          <w:szCs w:val="22"/>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sz w:val="22"/>
          <w:szCs w:val="22"/>
          <w:lang w:val="en-US"/>
        </w:rPr>
        <w:fldChar w:fldCharType="separate"/>
      </w:r>
      <w:r w:rsidR="00AF7215">
        <w:rPr>
          <w:rFonts w:ascii="Times New Roman" w:hAnsi="Times New Roman" w:cs="Times New Roman"/>
          <w:bCs/>
          <w:noProof/>
          <w:sz w:val="22"/>
          <w:szCs w:val="22"/>
          <w:lang w:val="en-US"/>
        </w:rPr>
        <w:t>(Ohlberger 2013)</w:t>
      </w:r>
      <w:r w:rsidR="00AF7215">
        <w:rPr>
          <w:rFonts w:ascii="Times New Roman" w:hAnsi="Times New Roman" w:cs="Times New Roman"/>
          <w:bCs/>
          <w:sz w:val="22"/>
          <w:szCs w:val="22"/>
          <w:lang w:val="en-US"/>
        </w:rPr>
        <w:fldChar w:fldCharType="end"/>
      </w:r>
      <w:r w:rsidR="005B27DA">
        <w:rPr>
          <w:rFonts w:ascii="Times New Roman" w:hAnsi="Times New Roman" w:cs="Times New Roman"/>
          <w:bCs/>
          <w:sz w:val="22"/>
          <w:szCs w:val="22"/>
          <w:lang w:val="en-US"/>
        </w:rPr>
        <w:t>.</w:t>
      </w:r>
      <w:r w:rsidR="008E6672">
        <w:rPr>
          <w:rFonts w:ascii="Times New Roman" w:hAnsi="Times New Roman" w:cs="Times New Roman"/>
          <w:bCs/>
          <w:sz w:val="22"/>
          <w:szCs w:val="22"/>
          <w:lang w:val="en-US"/>
        </w:rPr>
        <w:t xml:space="preserve"> </w:t>
      </w:r>
      <w:r w:rsidR="00804777">
        <w:rPr>
          <w:rFonts w:ascii="Times New Roman" w:hAnsi="Times New Roman" w:cs="Times New Roman"/>
          <w:bCs/>
          <w:sz w:val="22"/>
          <w:szCs w:val="22"/>
          <w:lang w:val="en-US"/>
        </w:rPr>
        <w:t>S</w:t>
      </w:r>
      <w:r w:rsidR="00730E5C">
        <w:rPr>
          <w:rFonts w:ascii="Times New Roman" w:hAnsi="Times New Roman" w:cs="Times New Roman"/>
          <w:bCs/>
          <w:sz w:val="22"/>
          <w:szCs w:val="22"/>
          <w:lang w:val="en-US"/>
        </w:rPr>
        <w:t xml:space="preserve">tudies have reported declines in the maximum body size </w:t>
      </w:r>
      <w:r w:rsidR="00730E5C">
        <w:rPr>
          <w:rFonts w:ascii="Times New Roman" w:hAnsi="Times New Roman" w:cs="Times New Roman"/>
          <w:bCs/>
          <w:sz w:val="22"/>
          <w:szCs w:val="22"/>
          <w:lang w:val="en-US"/>
        </w:rPr>
        <w:fldChar w:fldCharType="begin"/>
      </w:r>
      <w:r w:rsidR="00730E5C">
        <w:rPr>
          <w:rFonts w:ascii="Times New Roman" w:hAnsi="Times New Roman" w:cs="Times New Roman"/>
          <w:bCs/>
          <w:sz w:val="22"/>
          <w:szCs w:val="22"/>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sz w:val="22"/>
          <w:szCs w:val="22"/>
          <w:lang w:val="en-US"/>
        </w:rPr>
        <w:fldChar w:fldCharType="separate"/>
      </w:r>
      <w:r w:rsidR="00730E5C" w:rsidRPr="00730E5C">
        <w:rPr>
          <w:rFonts w:ascii="Times New Roman" w:hAnsi="Times New Roman" w:cs="Times New Roman"/>
          <w:sz w:val="22"/>
          <w:lang w:val="en-GB"/>
        </w:rPr>
        <w:t xml:space="preserve">(van Rijn </w:t>
      </w:r>
      <w:r w:rsidR="00730E5C" w:rsidRPr="00730E5C">
        <w:rPr>
          <w:rFonts w:ascii="Times New Roman" w:hAnsi="Times New Roman" w:cs="Times New Roman"/>
          <w:i/>
          <w:iCs/>
          <w:sz w:val="22"/>
          <w:lang w:val="en-GB"/>
        </w:rPr>
        <w:t>et al.</w:t>
      </w:r>
      <w:r w:rsidR="00730E5C" w:rsidRPr="00730E5C">
        <w:rPr>
          <w:rFonts w:ascii="Times New Roman" w:hAnsi="Times New Roman" w:cs="Times New Roman"/>
          <w:sz w:val="22"/>
          <w:lang w:val="en-GB"/>
        </w:rPr>
        <w:t xml:space="preserve"> 2017)</w:t>
      </w:r>
      <w:r w:rsidR="00730E5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and synchronous declines in </w:t>
      </w:r>
      <w:r w:rsidR="00730E5C">
        <w:rPr>
          <w:rFonts w:ascii="Times New Roman" w:hAnsi="Times New Roman" w:cs="Times New Roman"/>
          <w:bCs/>
          <w:sz w:val="22"/>
          <w:szCs w:val="22"/>
          <w:lang w:val="en-US"/>
        </w:rPr>
        <w:t xml:space="preserve">asymptotic </w:t>
      </w:r>
      <w:r w:rsidR="00707BFC">
        <w:rPr>
          <w:rFonts w:ascii="Times New Roman" w:hAnsi="Times New Roman" w:cs="Times New Roman"/>
          <w:bCs/>
          <w:sz w:val="22"/>
          <w:szCs w:val="22"/>
          <w:lang w:val="en-US"/>
        </w:rPr>
        <w:t xml:space="preserve">body size across species in the North Sea </w:t>
      </w:r>
      <w:r w:rsidR="00707BFC">
        <w:rPr>
          <w:rFonts w:ascii="Times New Roman" w:hAnsi="Times New Roman" w:cs="Times New Roman"/>
          <w:bCs/>
          <w:sz w:val="22"/>
          <w:szCs w:val="22"/>
          <w:lang w:val="en-US"/>
        </w:rPr>
        <w:fldChar w:fldCharType="begin"/>
      </w:r>
      <w:r w:rsidR="00707BFC">
        <w:rPr>
          <w:rFonts w:ascii="Times New Roman" w:hAnsi="Times New Roman" w:cs="Times New Roman"/>
          <w:bCs/>
          <w:sz w:val="22"/>
          <w:szCs w:val="22"/>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sz w:val="22"/>
          <w:szCs w:val="22"/>
          <w:lang w:val="en-US"/>
        </w:rPr>
        <w:fldChar w:fldCharType="separate"/>
      </w:r>
      <w:r w:rsidR="00707BFC" w:rsidRPr="00707BFC">
        <w:rPr>
          <w:rFonts w:ascii="Times New Roman" w:hAnsi="Times New Roman" w:cs="Times New Roman"/>
          <w:sz w:val="22"/>
          <w:lang w:val="en-GB"/>
        </w:rPr>
        <w:t xml:space="preserve">(Baudron </w:t>
      </w:r>
      <w:r w:rsidR="00707BFC" w:rsidRPr="00707BFC">
        <w:rPr>
          <w:rFonts w:ascii="Times New Roman" w:hAnsi="Times New Roman" w:cs="Times New Roman"/>
          <w:i/>
          <w:iCs/>
          <w:sz w:val="22"/>
          <w:lang w:val="en-GB"/>
        </w:rPr>
        <w:t>et al.</w:t>
      </w:r>
      <w:r w:rsidR="00707BFC" w:rsidRPr="00707BFC">
        <w:rPr>
          <w:rFonts w:ascii="Times New Roman" w:hAnsi="Times New Roman" w:cs="Times New Roman"/>
          <w:sz w:val="22"/>
          <w:lang w:val="en-GB"/>
        </w:rPr>
        <w:t xml:space="preserve"> 2014)</w:t>
      </w:r>
      <w:r w:rsidR="00707BF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w:t>
      </w:r>
      <w:r w:rsidR="003A5BAA">
        <w:rPr>
          <w:rFonts w:ascii="Times New Roman" w:hAnsi="Times New Roman" w:cs="Times New Roman"/>
          <w:bCs/>
          <w:sz w:val="22"/>
          <w:szCs w:val="22"/>
          <w:lang w:val="en-US"/>
        </w:rPr>
        <w:t>However</w:t>
      </w:r>
      <w:r w:rsidR="00707BFC">
        <w:rPr>
          <w:rFonts w:ascii="Times New Roman" w:hAnsi="Times New Roman" w:cs="Times New Roman"/>
          <w:bCs/>
          <w:sz w:val="22"/>
          <w:szCs w:val="22"/>
          <w:lang w:val="en-US"/>
        </w:rPr>
        <w:t xml:space="preserve">, </w:t>
      </w:r>
      <w:r w:rsidR="00D63AD9">
        <w:rPr>
          <w:rFonts w:ascii="Times New Roman" w:hAnsi="Times New Roman" w:cs="Times New Roman"/>
          <w:bCs/>
          <w:sz w:val="22"/>
          <w:szCs w:val="22"/>
          <w:lang w:val="en-US"/>
        </w:rPr>
        <w:t xml:space="preserve">no clear </w:t>
      </w:r>
      <w:r w:rsidR="009346CD">
        <w:rPr>
          <w:rFonts w:ascii="Times New Roman" w:hAnsi="Times New Roman" w:cs="Times New Roman"/>
          <w:bCs/>
          <w:sz w:val="22"/>
          <w:szCs w:val="22"/>
          <w:lang w:val="en-US"/>
        </w:rPr>
        <w:t xml:space="preserve">negative effects </w:t>
      </w:r>
      <w:r w:rsidR="00236744">
        <w:rPr>
          <w:rFonts w:ascii="Times New Roman" w:hAnsi="Times New Roman" w:cs="Times New Roman"/>
          <w:bCs/>
          <w:sz w:val="22"/>
          <w:szCs w:val="22"/>
          <w:lang w:val="en-US"/>
        </w:rPr>
        <w:t xml:space="preserve">of warming on the body size </w:t>
      </w:r>
      <w:r w:rsidR="003B0F67">
        <w:rPr>
          <w:rFonts w:ascii="Times New Roman" w:hAnsi="Times New Roman" w:cs="Times New Roman"/>
          <w:bCs/>
          <w:sz w:val="22"/>
          <w:szCs w:val="22"/>
          <w:lang w:val="en-US"/>
        </w:rPr>
        <w:t xml:space="preserve">or </w:t>
      </w:r>
      <w:r w:rsidR="000D42B7">
        <w:rPr>
          <w:rFonts w:ascii="Times New Roman" w:hAnsi="Times New Roman" w:cs="Times New Roman"/>
          <w:bCs/>
          <w:sz w:val="22"/>
          <w:szCs w:val="22"/>
          <w:lang w:val="en-US"/>
        </w:rPr>
        <w:t xml:space="preserve">growth of large fish </w:t>
      </w:r>
      <w:r w:rsidR="00D63AD9">
        <w:rPr>
          <w:rFonts w:ascii="Times New Roman" w:hAnsi="Times New Roman" w:cs="Times New Roman"/>
          <w:bCs/>
          <w:sz w:val="22"/>
          <w:szCs w:val="22"/>
          <w:lang w:val="en-US"/>
        </w:rPr>
        <w:t xml:space="preserve">could be </w:t>
      </w:r>
      <w:r w:rsidR="000D42B7">
        <w:rPr>
          <w:rFonts w:ascii="Times New Roman" w:hAnsi="Times New Roman" w:cs="Times New Roman"/>
          <w:bCs/>
          <w:sz w:val="22"/>
          <w:szCs w:val="22"/>
          <w:lang w:val="en-US"/>
        </w:rPr>
        <w:t xml:space="preserve">found </w:t>
      </w:r>
      <w:r w:rsidR="000D42B7">
        <w:rPr>
          <w:rFonts w:ascii="Times New Roman" w:hAnsi="Times New Roman" w:cs="Times New Roman"/>
          <w:bCs/>
          <w:sz w:val="22"/>
          <w:szCs w:val="22"/>
          <w:lang w:val="en-US"/>
        </w:rPr>
        <w:lastRenderedPageBreak/>
        <w:t xml:space="preserve">in </w:t>
      </w:r>
      <w:r w:rsidR="00AF3A93">
        <w:rPr>
          <w:rFonts w:ascii="Times New Roman" w:hAnsi="Times New Roman" w:cs="Times New Roman"/>
          <w:bCs/>
          <w:sz w:val="22"/>
          <w:szCs w:val="22"/>
          <w:lang w:val="en-US"/>
        </w:rPr>
        <w:t xml:space="preserve">two recent studies form </w:t>
      </w:r>
      <w:r w:rsidR="00337757">
        <w:rPr>
          <w:rFonts w:ascii="Times New Roman" w:hAnsi="Times New Roman" w:cs="Times New Roman"/>
          <w:bCs/>
          <w:sz w:val="22"/>
          <w:szCs w:val="22"/>
          <w:lang w:val="en-US"/>
        </w:rPr>
        <w:t xml:space="preserve">more </w:t>
      </w:r>
      <w:r w:rsidR="00652531">
        <w:rPr>
          <w:rFonts w:ascii="Times New Roman" w:hAnsi="Times New Roman" w:cs="Times New Roman"/>
          <w:bCs/>
          <w:sz w:val="22"/>
          <w:szCs w:val="22"/>
          <w:lang w:val="en-US"/>
        </w:rPr>
        <w:t>controlled</w:t>
      </w:r>
      <w:r w:rsidR="00A63719">
        <w:rPr>
          <w:rFonts w:ascii="Times New Roman" w:hAnsi="Times New Roman" w:cs="Times New Roman"/>
          <w:bCs/>
          <w:sz w:val="22"/>
          <w:szCs w:val="22"/>
          <w:lang w:val="en-US"/>
        </w:rPr>
        <w:t xml:space="preserve"> </w:t>
      </w:r>
      <w:r w:rsidR="004D54E6">
        <w:rPr>
          <w:rFonts w:ascii="Times New Roman" w:hAnsi="Times New Roman" w:cs="Times New Roman"/>
          <w:bCs/>
          <w:sz w:val="22"/>
          <w:szCs w:val="22"/>
          <w:lang w:val="en-US"/>
        </w:rPr>
        <w:t xml:space="preserve">experiments </w:t>
      </w:r>
      <w:r w:rsidR="00652531">
        <w:rPr>
          <w:rFonts w:ascii="Times New Roman" w:hAnsi="Times New Roman" w:cs="Times New Roman"/>
          <w:bCs/>
          <w:sz w:val="22"/>
          <w:szCs w:val="22"/>
          <w:lang w:val="en-US"/>
        </w:rPr>
        <w:t xml:space="preserve">(i.e. </w:t>
      </w:r>
      <w:r w:rsidR="000762B9">
        <w:rPr>
          <w:rFonts w:ascii="Times New Roman" w:hAnsi="Times New Roman" w:cs="Times New Roman"/>
          <w:bCs/>
          <w:sz w:val="22"/>
          <w:szCs w:val="22"/>
          <w:lang w:val="en-US"/>
        </w:rPr>
        <w:t xml:space="preserve">in the absence of potentially </w:t>
      </w:r>
      <w:r w:rsidR="00652531">
        <w:rPr>
          <w:rFonts w:ascii="Times New Roman" w:hAnsi="Times New Roman" w:cs="Times New Roman"/>
          <w:bCs/>
          <w:sz w:val="22"/>
          <w:szCs w:val="22"/>
          <w:lang w:val="en-US"/>
        </w:rPr>
        <w:t xml:space="preserve">confounding factors such as fisheries </w:t>
      </w:r>
      <w:r w:rsidR="009346CD">
        <w:rPr>
          <w:rFonts w:ascii="Times New Roman" w:hAnsi="Times New Roman" w:cs="Times New Roman"/>
          <w:bCs/>
          <w:sz w:val="22"/>
          <w:szCs w:val="22"/>
          <w:lang w:val="en-US"/>
        </w:rPr>
        <w:t>exploitation</w:t>
      </w:r>
      <w:r w:rsidR="00652531">
        <w:rPr>
          <w:rFonts w:ascii="Times New Roman" w:hAnsi="Times New Roman" w:cs="Times New Roman"/>
          <w:bCs/>
          <w:sz w:val="22"/>
          <w:szCs w:val="22"/>
          <w:lang w:val="en-US"/>
        </w:rPr>
        <w:t>)</w:t>
      </w:r>
      <w:r w:rsidR="00AE402C">
        <w:rPr>
          <w:rFonts w:ascii="Times New Roman" w:hAnsi="Times New Roman" w:cs="Times New Roman"/>
          <w:bCs/>
          <w:sz w:val="22"/>
          <w:szCs w:val="22"/>
          <w:lang w:val="en-US"/>
        </w:rPr>
        <w:t xml:space="preserve"> </w:t>
      </w:r>
      <w:r w:rsidR="00AE402C">
        <w:rPr>
          <w:rFonts w:ascii="Times New Roman" w:hAnsi="Times New Roman" w:cs="Times New Roman"/>
          <w:bCs/>
          <w:sz w:val="22"/>
          <w:szCs w:val="22"/>
          <w:lang w:val="en-US"/>
        </w:rPr>
        <w:fldChar w:fldCharType="begin"/>
      </w:r>
      <w:r w:rsidR="00AE402C">
        <w:rPr>
          <w:rFonts w:ascii="Times New Roman" w:hAnsi="Times New Roman" w:cs="Times New Roman"/>
          <w:bCs/>
          <w:sz w:val="22"/>
          <w:szCs w:val="22"/>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E402C">
        <w:rPr>
          <w:rFonts w:ascii="Times New Roman" w:hAnsi="Times New Roman" w:cs="Times New Roman"/>
          <w:bCs/>
          <w:sz w:val="22"/>
          <w:szCs w:val="22"/>
          <w:lang w:val="en-US"/>
        </w:rPr>
        <w:fldChar w:fldCharType="separate"/>
      </w:r>
      <w:r w:rsidR="00AE402C" w:rsidRPr="00AE402C">
        <w:rPr>
          <w:rFonts w:ascii="Times New Roman" w:hAnsi="Times New Roman" w:cs="Times New Roman"/>
          <w:sz w:val="22"/>
          <w:lang w:val="en-GB"/>
        </w:rPr>
        <w:t xml:space="preserve">(Barneche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 Huss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w:t>
      </w:r>
      <w:r w:rsidR="00AE402C">
        <w:rPr>
          <w:rFonts w:ascii="Times New Roman" w:hAnsi="Times New Roman" w:cs="Times New Roman"/>
          <w:bCs/>
          <w:sz w:val="22"/>
          <w:szCs w:val="22"/>
          <w:lang w:val="en-US"/>
        </w:rPr>
        <w:fldChar w:fldCharType="end"/>
      </w:r>
      <w:r w:rsidR="002A780D">
        <w:rPr>
          <w:rFonts w:ascii="Times New Roman" w:hAnsi="Times New Roman" w:cs="Times New Roman"/>
          <w:bCs/>
          <w:sz w:val="22"/>
          <w:szCs w:val="22"/>
          <w:lang w:val="en-US"/>
        </w:rPr>
        <w:t>.</w:t>
      </w:r>
      <w:r w:rsidR="002647A0">
        <w:rPr>
          <w:rFonts w:ascii="Times New Roman" w:hAnsi="Times New Roman" w:cs="Times New Roman"/>
          <w:bCs/>
          <w:sz w:val="22"/>
          <w:szCs w:val="22"/>
          <w:lang w:val="en-US"/>
        </w:rPr>
        <w:t xml:space="preserve"> </w:t>
      </w:r>
      <w:r w:rsidR="00817EE4">
        <w:rPr>
          <w:rFonts w:ascii="Times New Roman" w:hAnsi="Times New Roman" w:cs="Times New Roman"/>
          <w:bCs/>
          <w:sz w:val="22"/>
          <w:szCs w:val="22"/>
          <w:lang w:val="en-US"/>
        </w:rPr>
        <w:t>By contrast</w:t>
      </w:r>
      <w:r w:rsidR="00EA5356">
        <w:rPr>
          <w:rFonts w:ascii="Times New Roman" w:hAnsi="Times New Roman" w:cs="Times New Roman"/>
          <w:bCs/>
          <w:sz w:val="22"/>
          <w:szCs w:val="22"/>
          <w:lang w:val="en-US"/>
        </w:rPr>
        <w:t>,</w:t>
      </w:r>
      <w:r w:rsidR="00BE1742">
        <w:rPr>
          <w:rFonts w:ascii="Times New Roman" w:hAnsi="Times New Roman" w:cs="Times New Roman"/>
          <w:bCs/>
          <w:sz w:val="22"/>
          <w:szCs w:val="22"/>
          <w:lang w:val="en-US"/>
        </w:rPr>
        <w:t xml:space="preserve"> </w:t>
      </w:r>
      <w:r w:rsidR="008A50BC">
        <w:rPr>
          <w:rFonts w:ascii="Times New Roman" w:hAnsi="Times New Roman" w:cs="Times New Roman"/>
          <w:bCs/>
          <w:sz w:val="22"/>
          <w:szCs w:val="22"/>
          <w:lang w:val="en-US"/>
        </w:rPr>
        <w:t>f</w:t>
      </w:r>
      <w:r w:rsidR="00EA5356">
        <w:rPr>
          <w:rFonts w:ascii="Times New Roman" w:hAnsi="Times New Roman" w:cs="Times New Roman"/>
          <w:bCs/>
          <w:sz w:val="22"/>
          <w:szCs w:val="22"/>
          <w:lang w:val="en-US"/>
        </w:rPr>
        <w:t>aster growth rates</w:t>
      </w:r>
      <w:r w:rsidR="006E6356">
        <w:rPr>
          <w:rFonts w:ascii="Times New Roman" w:hAnsi="Times New Roman" w:cs="Times New Roman"/>
          <w:bCs/>
          <w:sz w:val="22"/>
          <w:szCs w:val="22"/>
          <w:lang w:val="en-US"/>
        </w:rPr>
        <w:t xml:space="preserve"> or larger size-at-age</w:t>
      </w:r>
      <w:r w:rsidR="00EA5356">
        <w:rPr>
          <w:rFonts w:ascii="Times New Roman" w:hAnsi="Times New Roman" w:cs="Times New Roman"/>
          <w:bCs/>
          <w:sz w:val="22"/>
          <w:szCs w:val="22"/>
          <w:lang w:val="en-US"/>
        </w:rPr>
        <w:t xml:space="preserve"> </w:t>
      </w:r>
      <w:r w:rsidR="006E6356">
        <w:rPr>
          <w:rFonts w:ascii="Times New Roman" w:hAnsi="Times New Roman" w:cs="Times New Roman"/>
          <w:bCs/>
          <w:sz w:val="22"/>
          <w:szCs w:val="22"/>
          <w:lang w:val="en-US"/>
        </w:rPr>
        <w:t xml:space="preserve">of </w:t>
      </w:r>
      <w:r w:rsidR="00EA5356">
        <w:rPr>
          <w:rFonts w:ascii="Times New Roman" w:hAnsi="Times New Roman" w:cs="Times New Roman"/>
          <w:bCs/>
          <w:sz w:val="22"/>
          <w:szCs w:val="22"/>
          <w:lang w:val="en-US"/>
        </w:rPr>
        <w:t xml:space="preserve">young life stages </w:t>
      </w:r>
      <w:r w:rsidR="0071387D">
        <w:rPr>
          <w:rFonts w:ascii="Times New Roman" w:hAnsi="Times New Roman" w:cs="Times New Roman"/>
          <w:bCs/>
          <w:sz w:val="22"/>
          <w:szCs w:val="22"/>
          <w:lang w:val="en-US"/>
        </w:rPr>
        <w:t xml:space="preserve">was </w:t>
      </w:r>
      <w:r w:rsidR="00EA5356">
        <w:rPr>
          <w:rFonts w:ascii="Times New Roman" w:hAnsi="Times New Roman" w:cs="Times New Roman"/>
          <w:bCs/>
          <w:sz w:val="22"/>
          <w:szCs w:val="22"/>
          <w:lang w:val="en-US"/>
        </w:rPr>
        <w:t xml:space="preserve">commonly found in both experimental and field data </w:t>
      </w:r>
      <w:r w:rsidR="00EA5356">
        <w:rPr>
          <w:rFonts w:ascii="Times New Roman" w:hAnsi="Times New Roman" w:cs="Times New Roman"/>
          <w:bCs/>
          <w:sz w:val="22"/>
          <w:szCs w:val="22"/>
          <w:lang w:val="en-US"/>
        </w:rPr>
        <w:fldChar w:fldCharType="begin"/>
      </w:r>
      <w:r w:rsidR="00EA5356">
        <w:rPr>
          <w:rFonts w:ascii="Times New Roman" w:hAnsi="Times New Roman" w:cs="Times New Roman"/>
          <w:bCs/>
          <w:sz w:val="22"/>
          <w:szCs w:val="22"/>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EA5356">
        <w:rPr>
          <w:rFonts w:ascii="Times New Roman" w:hAnsi="Times New Roman" w:cs="Times New Roman"/>
          <w:bCs/>
          <w:sz w:val="22"/>
          <w:szCs w:val="22"/>
          <w:lang w:val="en-US"/>
        </w:rPr>
        <w:fldChar w:fldCharType="separate"/>
      </w:r>
      <w:r w:rsidR="00EA5356" w:rsidRPr="00BB6065">
        <w:rPr>
          <w:rFonts w:ascii="Times New Roman" w:hAnsi="Times New Roman" w:cs="Times New Roman"/>
          <w:sz w:val="22"/>
          <w:lang w:val="en-GB"/>
        </w:rPr>
        <w:t xml:space="preserve">(Thresher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2007; Neuheimer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2011; Neuheimer &amp; Grønkjaer 2012; Baudron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2014; Huss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2019)</w:t>
      </w:r>
      <w:r w:rsidR="00EA5356">
        <w:rPr>
          <w:rFonts w:ascii="Times New Roman" w:hAnsi="Times New Roman" w:cs="Times New Roman"/>
          <w:bCs/>
          <w:sz w:val="22"/>
          <w:szCs w:val="22"/>
          <w:lang w:val="en-US"/>
        </w:rPr>
        <w:fldChar w:fldCharType="end"/>
      </w:r>
      <w:r w:rsidR="00EA5356">
        <w:rPr>
          <w:rFonts w:ascii="Times New Roman" w:hAnsi="Times New Roman" w:cs="Times New Roman"/>
          <w:bCs/>
          <w:sz w:val="22"/>
          <w:szCs w:val="22"/>
          <w:lang w:val="en-US"/>
        </w:rPr>
        <w:t xml:space="preserve">, </w:t>
      </w:r>
      <w:r w:rsidR="00ED3137">
        <w:rPr>
          <w:rFonts w:ascii="Times New Roman" w:hAnsi="Times New Roman" w:cs="Times New Roman"/>
          <w:bCs/>
          <w:sz w:val="22"/>
          <w:szCs w:val="22"/>
          <w:lang w:val="en-US"/>
        </w:rPr>
        <w:t>in line with the TSR</w:t>
      </w:r>
      <w:r w:rsidR="005C7F23">
        <w:rPr>
          <w:rFonts w:ascii="Times New Roman" w:hAnsi="Times New Roman" w:cs="Times New Roman"/>
          <w:bCs/>
          <w:sz w:val="22"/>
          <w:szCs w:val="22"/>
          <w:lang w:val="en-US"/>
        </w:rPr>
        <w:t xml:space="preserve">. This is likely because </w:t>
      </w:r>
      <w:r w:rsidR="00EA5356">
        <w:rPr>
          <w:rFonts w:ascii="Times New Roman" w:hAnsi="Times New Roman" w:cs="Times New Roman"/>
          <w:bCs/>
          <w:sz w:val="22"/>
          <w:szCs w:val="22"/>
          <w:lang w:val="en-US"/>
        </w:rPr>
        <w:t>most fish species live in thermal environments where growth is still positively related to temperature.</w:t>
      </w:r>
      <w:r w:rsidR="009E2A2D">
        <w:rPr>
          <w:rFonts w:ascii="Times New Roman" w:hAnsi="Times New Roman" w:cs="Times New Roman"/>
          <w:bCs/>
          <w:sz w:val="22"/>
          <w:szCs w:val="22"/>
          <w:lang w:val="en-US"/>
        </w:rPr>
        <w:t xml:space="preserve"> Thus,</w:t>
      </w:r>
      <w:r w:rsidR="0029745C">
        <w:rPr>
          <w:rFonts w:ascii="Times New Roman" w:hAnsi="Times New Roman" w:cs="Times New Roman"/>
          <w:bCs/>
          <w:sz w:val="22"/>
          <w:szCs w:val="22"/>
          <w:lang w:val="en-US"/>
        </w:rPr>
        <w:t xml:space="preserve"> the ecological </w:t>
      </w:r>
      <w:r w:rsidR="0012731E">
        <w:rPr>
          <w:rFonts w:ascii="Times New Roman" w:hAnsi="Times New Roman" w:cs="Times New Roman"/>
          <w:bCs/>
          <w:sz w:val="22"/>
          <w:szCs w:val="22"/>
          <w:lang w:val="en-US"/>
        </w:rPr>
        <w:t xml:space="preserve">rule of shrinking body sizes </w:t>
      </w:r>
      <w:r w:rsidR="00CF05F8">
        <w:rPr>
          <w:rFonts w:ascii="Times New Roman" w:hAnsi="Times New Roman" w:cs="Times New Roman"/>
          <w:bCs/>
          <w:sz w:val="22"/>
          <w:szCs w:val="22"/>
          <w:lang w:val="en-US"/>
        </w:rPr>
        <w:t xml:space="preserve">may be more complex than </w:t>
      </w:r>
      <w:r w:rsidR="003B09A3">
        <w:rPr>
          <w:rFonts w:ascii="Times New Roman" w:hAnsi="Times New Roman" w:cs="Times New Roman"/>
          <w:bCs/>
          <w:sz w:val="22"/>
          <w:szCs w:val="22"/>
          <w:lang w:val="en-US"/>
        </w:rPr>
        <w:t xml:space="preserve">often depicted, as </w:t>
      </w:r>
      <w:r w:rsidR="008862C6">
        <w:rPr>
          <w:rFonts w:ascii="Times New Roman" w:hAnsi="Times New Roman" w:cs="Times New Roman"/>
          <w:bCs/>
          <w:sz w:val="22"/>
          <w:szCs w:val="22"/>
          <w:lang w:val="en-US"/>
        </w:rPr>
        <w:t xml:space="preserve">the effects of </w:t>
      </w:r>
      <w:r w:rsidR="003B09A3">
        <w:rPr>
          <w:rFonts w:ascii="Times New Roman" w:hAnsi="Times New Roman" w:cs="Times New Roman"/>
          <w:bCs/>
          <w:sz w:val="22"/>
          <w:szCs w:val="22"/>
          <w:lang w:val="en-US"/>
        </w:rPr>
        <w:t xml:space="preserve">temperature </w:t>
      </w:r>
      <w:r w:rsidR="008862C6">
        <w:rPr>
          <w:rFonts w:ascii="Times New Roman" w:hAnsi="Times New Roman" w:cs="Times New Roman"/>
          <w:bCs/>
          <w:sz w:val="22"/>
          <w:szCs w:val="22"/>
          <w:lang w:val="en-US"/>
        </w:rPr>
        <w:t xml:space="preserve">on growth and body size </w:t>
      </w:r>
      <w:r w:rsidR="003B09A3">
        <w:rPr>
          <w:rFonts w:ascii="Times New Roman" w:hAnsi="Times New Roman" w:cs="Times New Roman"/>
          <w:bCs/>
          <w:sz w:val="22"/>
          <w:szCs w:val="22"/>
          <w:lang w:val="en-US"/>
        </w:rPr>
        <w:t>relationships tend to vary over ontogeny</w:t>
      </w:r>
      <w:r w:rsidR="00CB1BA9">
        <w:rPr>
          <w:rFonts w:ascii="Times New Roman" w:hAnsi="Times New Roman" w:cs="Times New Roman"/>
          <w:bCs/>
          <w:sz w:val="22"/>
          <w:szCs w:val="22"/>
          <w:lang w:val="en-US"/>
        </w:rPr>
        <w:t xml:space="preserve">. </w:t>
      </w:r>
      <w:r w:rsidR="00631D2D">
        <w:rPr>
          <w:rFonts w:ascii="Times New Roman" w:hAnsi="Times New Roman" w:cs="Times New Roman"/>
          <w:bCs/>
          <w:sz w:val="22"/>
          <w:szCs w:val="22"/>
          <w:lang w:val="en-US"/>
        </w:rPr>
        <w:t xml:space="preserve">As body size is a key trait in aquatic </w:t>
      </w:r>
      <w:r w:rsidR="007D79AD">
        <w:rPr>
          <w:rFonts w:ascii="Times New Roman" w:hAnsi="Times New Roman" w:cs="Times New Roman"/>
          <w:bCs/>
          <w:sz w:val="22"/>
          <w:szCs w:val="22"/>
          <w:lang w:val="en-US"/>
        </w:rPr>
        <w:t>ecosystem</w:t>
      </w:r>
      <w:r w:rsidR="00D7707C">
        <w:rPr>
          <w:rFonts w:ascii="Times New Roman" w:hAnsi="Times New Roman" w:cs="Times New Roman"/>
          <w:bCs/>
          <w:sz w:val="22"/>
          <w:szCs w:val="22"/>
          <w:lang w:val="en-US"/>
        </w:rPr>
        <w:t>s</w:t>
      </w:r>
      <w:r w:rsidR="008D4338">
        <w:rPr>
          <w:rFonts w:ascii="Times New Roman" w:hAnsi="Times New Roman" w:cs="Times New Roman"/>
          <w:bCs/>
          <w:sz w:val="22"/>
          <w:szCs w:val="22"/>
          <w:lang w:val="en-US"/>
        </w:rPr>
        <w:t xml:space="preserve"> </w:t>
      </w:r>
      <w:r w:rsidR="00006134">
        <w:rPr>
          <w:rFonts w:ascii="Times New Roman" w:hAnsi="Times New Roman" w:cs="Times New Roman"/>
          <w:bCs/>
          <w:sz w:val="22"/>
          <w:szCs w:val="22"/>
          <w:lang w:val="en-US"/>
        </w:rPr>
        <w:fldChar w:fldCharType="begin"/>
      </w:r>
      <w:r w:rsidR="00006134">
        <w:rPr>
          <w:rFonts w:ascii="Times New Roman" w:hAnsi="Times New Roman" w:cs="Times New Roman"/>
          <w:bCs/>
          <w:sz w:val="22"/>
          <w:szCs w:val="22"/>
          <w:lang w:val="en-US"/>
        </w:rPr>
        <w:instrText xml:space="preserve"> ADDIN ZOTERO_ITEM CSL_CITATION {"citationID":"Gy0kEprR","properties":{"formattedCitation":"(Andersen {\\i{}et al.} 2016)","plainCitation":"(Andersen et al. 2016)","noteIndex":0},"citationItems":[{"id":1830,"uris":["http://zotero.org/users/6116610/items/Z9LEI2TM"],"uri":["http://zotero.org/users/6116610/items/Z9LEI2TM"],"itemData":{"id":1830,"type":"article-journal","abstract":"The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sz w:val="22"/>
          <w:szCs w:val="22"/>
          <w:lang w:val="en-US"/>
        </w:rPr>
        <w:fldChar w:fldCharType="separate"/>
      </w:r>
      <w:r w:rsidR="00006134" w:rsidRPr="00006134">
        <w:rPr>
          <w:rFonts w:ascii="Times New Roman" w:hAnsi="Times New Roman" w:cs="Times New Roman"/>
          <w:sz w:val="22"/>
          <w:lang w:val="en-GB"/>
        </w:rPr>
        <w:t xml:space="preserve">(Andersen </w:t>
      </w:r>
      <w:r w:rsidR="00006134" w:rsidRPr="00006134">
        <w:rPr>
          <w:rFonts w:ascii="Times New Roman" w:hAnsi="Times New Roman" w:cs="Times New Roman"/>
          <w:i/>
          <w:iCs/>
          <w:sz w:val="22"/>
          <w:lang w:val="en-GB"/>
        </w:rPr>
        <w:t>et al.</w:t>
      </w:r>
      <w:r w:rsidR="00006134" w:rsidRPr="00006134">
        <w:rPr>
          <w:rFonts w:ascii="Times New Roman" w:hAnsi="Times New Roman" w:cs="Times New Roman"/>
          <w:sz w:val="22"/>
          <w:lang w:val="en-GB"/>
        </w:rPr>
        <w:t xml:space="preserve"> 2016)</w:t>
      </w:r>
      <w:r w:rsidR="00006134">
        <w:rPr>
          <w:rFonts w:ascii="Times New Roman" w:hAnsi="Times New Roman" w:cs="Times New Roman"/>
          <w:bCs/>
          <w:sz w:val="22"/>
          <w:szCs w:val="22"/>
          <w:lang w:val="en-US"/>
        </w:rPr>
        <w:fldChar w:fldCharType="end"/>
      </w:r>
      <w:r w:rsidR="00631D2D">
        <w:rPr>
          <w:rFonts w:ascii="Times New Roman" w:hAnsi="Times New Roman" w:cs="Times New Roman"/>
          <w:bCs/>
          <w:sz w:val="22"/>
          <w:szCs w:val="22"/>
          <w:lang w:val="en-US"/>
        </w:rPr>
        <w:t xml:space="preserve">, warming-induced changes in </w:t>
      </w:r>
      <w:r w:rsidR="006A11DA">
        <w:rPr>
          <w:rFonts w:ascii="Times New Roman" w:hAnsi="Times New Roman" w:cs="Times New Roman"/>
          <w:bCs/>
          <w:sz w:val="22"/>
          <w:szCs w:val="22"/>
          <w:lang w:val="en-US"/>
        </w:rPr>
        <w:t xml:space="preserve">growth and size-at-age </w:t>
      </w:r>
      <w:r w:rsidR="000E51F6">
        <w:rPr>
          <w:rFonts w:ascii="Times New Roman" w:hAnsi="Times New Roman" w:cs="Times New Roman"/>
          <w:bCs/>
          <w:sz w:val="22"/>
          <w:szCs w:val="22"/>
          <w:lang w:val="en-US"/>
        </w:rPr>
        <w:t>of fish populations</w:t>
      </w:r>
      <w:r w:rsidR="00251F64">
        <w:rPr>
          <w:rFonts w:ascii="Times New Roman" w:hAnsi="Times New Roman" w:cs="Times New Roman"/>
          <w:bCs/>
          <w:sz w:val="22"/>
          <w:szCs w:val="22"/>
          <w:lang w:val="en-US"/>
        </w:rPr>
        <w:t xml:space="preserve"> could</w:t>
      </w:r>
      <w:r w:rsidR="00A0277F">
        <w:rPr>
          <w:rFonts w:ascii="Times New Roman" w:hAnsi="Times New Roman" w:cs="Times New Roman"/>
          <w:bCs/>
          <w:sz w:val="22"/>
          <w:szCs w:val="22"/>
          <w:lang w:val="en-US"/>
        </w:rPr>
        <w:t xml:space="preserve"> have implications not only for </w:t>
      </w:r>
      <w:r w:rsidR="00C83144">
        <w:rPr>
          <w:rFonts w:ascii="Times New Roman" w:hAnsi="Times New Roman" w:cs="Times New Roman"/>
          <w:bCs/>
          <w:sz w:val="22"/>
          <w:szCs w:val="22"/>
          <w:lang w:val="en-US"/>
        </w:rPr>
        <w:t xml:space="preserve">biomass and </w:t>
      </w:r>
      <w:r w:rsidR="00D23690">
        <w:rPr>
          <w:rFonts w:ascii="Times New Roman" w:hAnsi="Times New Roman" w:cs="Times New Roman"/>
          <w:bCs/>
          <w:sz w:val="22"/>
          <w:szCs w:val="22"/>
          <w:lang w:val="en-US"/>
        </w:rPr>
        <w:t>productivity</w:t>
      </w:r>
      <w:r w:rsidR="009C6788">
        <w:rPr>
          <w:rFonts w:ascii="Times New Roman" w:hAnsi="Times New Roman" w:cs="Times New Roman"/>
          <w:bCs/>
          <w:sz w:val="22"/>
          <w:szCs w:val="22"/>
          <w:lang w:val="en-US"/>
        </w:rPr>
        <w:t xml:space="preserve"> </w:t>
      </w:r>
      <w:r w:rsidR="00230ABF">
        <w:rPr>
          <w:rFonts w:ascii="Times New Roman" w:hAnsi="Times New Roman" w:cs="Times New Roman"/>
          <w:bCs/>
          <w:sz w:val="22"/>
          <w:szCs w:val="22"/>
          <w:lang w:val="en-US"/>
        </w:rPr>
        <w:t>but also their structure and stability</w:t>
      </w:r>
      <w:r w:rsidR="00276A51">
        <w:rPr>
          <w:rFonts w:ascii="Times New Roman" w:hAnsi="Times New Roman" w:cs="Times New Roman"/>
          <w:bCs/>
          <w:sz w:val="22"/>
          <w:szCs w:val="22"/>
          <w:lang w:val="en-US"/>
        </w:rPr>
        <w:t xml:space="preserve"> </w:t>
      </w:r>
      <w:r w:rsidR="00276A51">
        <w:rPr>
          <w:rFonts w:ascii="Times New Roman" w:hAnsi="Times New Roman" w:cs="Times New Roman"/>
          <w:bCs/>
          <w:sz w:val="22"/>
          <w:szCs w:val="22"/>
          <w:lang w:val="en-US"/>
        </w:rPr>
        <w:fldChar w:fldCharType="begin"/>
      </w:r>
      <w:r w:rsidR="00276A51">
        <w:rPr>
          <w:rFonts w:ascii="Times New Roman" w:hAnsi="Times New Roman" w:cs="Times New Roman"/>
          <w:bCs/>
          <w:sz w:val="22"/>
          <w:szCs w:val="22"/>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sz w:val="22"/>
          <w:szCs w:val="22"/>
          <w:lang w:val="en-US"/>
        </w:rPr>
        <w:fldChar w:fldCharType="separate"/>
      </w:r>
      <w:r w:rsidR="00276A51" w:rsidRPr="00276A51">
        <w:rPr>
          <w:rFonts w:ascii="Times New Roman" w:hAnsi="Times New Roman" w:cs="Times New Roman"/>
          <w:sz w:val="22"/>
          <w:lang w:val="en-GB"/>
        </w:rPr>
        <w:t xml:space="preserve">(Audzijonyte </w:t>
      </w:r>
      <w:r w:rsidR="00276A51" w:rsidRPr="00276A51">
        <w:rPr>
          <w:rFonts w:ascii="Times New Roman" w:hAnsi="Times New Roman" w:cs="Times New Roman"/>
          <w:i/>
          <w:iCs/>
          <w:sz w:val="22"/>
          <w:lang w:val="en-GB"/>
        </w:rPr>
        <w:t>et al.</w:t>
      </w:r>
      <w:r w:rsidR="00276A51" w:rsidRPr="00276A51">
        <w:rPr>
          <w:rFonts w:ascii="Times New Roman" w:hAnsi="Times New Roman" w:cs="Times New Roman"/>
          <w:sz w:val="22"/>
          <w:lang w:val="en-GB"/>
        </w:rPr>
        <w:t xml:space="preserve"> 2013)</w:t>
      </w:r>
      <w:r w:rsidR="00276A51">
        <w:rPr>
          <w:rFonts w:ascii="Times New Roman" w:hAnsi="Times New Roman" w:cs="Times New Roman"/>
          <w:bCs/>
          <w:sz w:val="22"/>
          <w:szCs w:val="22"/>
          <w:lang w:val="en-US"/>
        </w:rPr>
        <w:fldChar w:fldCharType="end"/>
      </w:r>
      <w:r w:rsidR="00CE4B4F">
        <w:rPr>
          <w:rFonts w:ascii="Times New Roman" w:hAnsi="Times New Roman" w:cs="Times New Roman"/>
          <w:bCs/>
          <w:sz w:val="22"/>
          <w:szCs w:val="22"/>
          <w:lang w:val="en-US"/>
        </w:rPr>
        <w:t xml:space="preserve">. </w:t>
      </w:r>
      <w:r w:rsidR="0044650C">
        <w:rPr>
          <w:rFonts w:ascii="Times New Roman" w:hAnsi="Times New Roman" w:cs="Times New Roman"/>
          <w:bCs/>
          <w:sz w:val="22"/>
          <w:szCs w:val="22"/>
          <w:lang w:val="en-US"/>
        </w:rPr>
        <w:t>I</w:t>
      </w:r>
      <w:r w:rsidR="00CE4B4F">
        <w:rPr>
          <w:rFonts w:ascii="Times New Roman" w:hAnsi="Times New Roman" w:cs="Times New Roman"/>
          <w:bCs/>
          <w:sz w:val="22"/>
          <w:szCs w:val="22"/>
          <w:lang w:val="en-US"/>
        </w:rPr>
        <w:t xml:space="preserve">t is </w:t>
      </w:r>
      <w:r w:rsidR="00B754F1">
        <w:rPr>
          <w:rFonts w:ascii="Times New Roman" w:hAnsi="Times New Roman" w:cs="Times New Roman"/>
          <w:bCs/>
          <w:sz w:val="22"/>
          <w:szCs w:val="22"/>
          <w:lang w:val="en-US"/>
        </w:rPr>
        <w:t xml:space="preserve">therefore </w:t>
      </w:r>
      <w:r w:rsidR="00035532">
        <w:rPr>
          <w:rFonts w:ascii="Times New Roman" w:hAnsi="Times New Roman" w:cs="Times New Roman"/>
          <w:bCs/>
          <w:sz w:val="22"/>
          <w:szCs w:val="22"/>
          <w:lang w:val="en-GB"/>
        </w:rPr>
        <w:t xml:space="preserve">important to </w:t>
      </w:r>
      <w:r w:rsidR="007D6443">
        <w:rPr>
          <w:rFonts w:ascii="Times New Roman" w:hAnsi="Times New Roman" w:cs="Times New Roman"/>
          <w:bCs/>
          <w:sz w:val="22"/>
          <w:szCs w:val="22"/>
          <w:lang w:val="en-GB"/>
        </w:rPr>
        <w:t xml:space="preserve">develop </w:t>
      </w:r>
      <w:r w:rsidR="00173680">
        <w:rPr>
          <w:rFonts w:ascii="Times New Roman" w:hAnsi="Times New Roman" w:cs="Times New Roman"/>
          <w:bCs/>
          <w:sz w:val="22"/>
          <w:szCs w:val="22"/>
          <w:lang w:val="en-GB"/>
        </w:rPr>
        <w:t xml:space="preserve">mechanistic </w:t>
      </w:r>
      <w:r w:rsidR="00643F2B">
        <w:rPr>
          <w:rFonts w:ascii="Times New Roman" w:hAnsi="Times New Roman" w:cs="Times New Roman"/>
          <w:bCs/>
          <w:sz w:val="22"/>
          <w:szCs w:val="22"/>
          <w:lang w:val="en-GB"/>
        </w:rPr>
        <w:t xml:space="preserve">size-based food web </w:t>
      </w:r>
      <w:r w:rsidR="007D6443">
        <w:rPr>
          <w:rFonts w:ascii="Times New Roman" w:hAnsi="Times New Roman" w:cs="Times New Roman"/>
          <w:bCs/>
          <w:sz w:val="22"/>
          <w:szCs w:val="22"/>
          <w:lang w:val="en-GB"/>
        </w:rPr>
        <w:t xml:space="preserve">models </w:t>
      </w:r>
      <w:r w:rsidR="00ED3637">
        <w:rPr>
          <w:rFonts w:ascii="Times New Roman" w:hAnsi="Times New Roman" w:cs="Times New Roman"/>
          <w:bCs/>
          <w:sz w:val="22"/>
          <w:szCs w:val="22"/>
          <w:lang w:val="en-GB"/>
        </w:rPr>
        <w:t>where the impacts of warming on body size and size-based interactions can be evaluated</w:t>
      </w:r>
      <w:r w:rsidR="000124FD">
        <w:rPr>
          <w:rFonts w:ascii="Times New Roman" w:hAnsi="Times New Roman" w:cs="Times New Roman"/>
          <w:bCs/>
          <w:sz w:val="22"/>
          <w:szCs w:val="22"/>
          <w:lang w:val="en-GB"/>
        </w:rPr>
        <w:t>.</w:t>
      </w:r>
    </w:p>
    <w:p w14:paraId="3B504B7E" w14:textId="2A58E059" w:rsidR="00C82C29" w:rsidRDefault="00057295" w:rsidP="005B153D">
      <w:pPr>
        <w:spacing w:line="480" w:lineRule="auto"/>
        <w:ind w:firstLine="284"/>
        <w:jc w:val="both"/>
        <w:rPr>
          <w:rFonts w:ascii="Times New Roman" w:hAnsi="Times New Roman" w:cs="Times New Roman"/>
          <w:bCs/>
          <w:sz w:val="22"/>
          <w:szCs w:val="22"/>
          <w:lang w:val="en-US"/>
        </w:rPr>
      </w:pPr>
      <w:r>
        <w:rPr>
          <w:rFonts w:ascii="Times New Roman" w:hAnsi="Times New Roman" w:cs="Times New Roman"/>
          <w:sz w:val="22"/>
          <w:szCs w:val="22"/>
          <w:lang w:val="en-US"/>
        </w:rPr>
        <w:t>M</w:t>
      </w:r>
      <w:r w:rsidR="00173680" w:rsidRPr="00173680">
        <w:rPr>
          <w:rFonts w:ascii="Times New Roman" w:hAnsi="Times New Roman" w:cs="Times New Roman"/>
          <w:sz w:val="22"/>
          <w:szCs w:val="22"/>
          <w:lang w:val="en-US"/>
        </w:rPr>
        <w:t xml:space="preserve">echanistic </w:t>
      </w:r>
      <w:r w:rsidR="00F83854">
        <w:rPr>
          <w:rFonts w:ascii="Times New Roman" w:hAnsi="Times New Roman" w:cs="Times New Roman"/>
          <w:sz w:val="22"/>
          <w:szCs w:val="22"/>
          <w:lang w:val="en-US"/>
        </w:rPr>
        <w:t xml:space="preserve">models </w:t>
      </w:r>
      <w:r w:rsidR="00C11C95">
        <w:rPr>
          <w:rFonts w:ascii="Times New Roman" w:hAnsi="Times New Roman" w:cs="Times New Roman"/>
          <w:sz w:val="22"/>
          <w:szCs w:val="22"/>
          <w:lang w:val="en-US"/>
        </w:rPr>
        <w:t xml:space="preserve">are useful </w:t>
      </w:r>
      <w:r w:rsidR="007230FB">
        <w:rPr>
          <w:rFonts w:ascii="Times New Roman" w:hAnsi="Times New Roman" w:cs="Times New Roman"/>
          <w:sz w:val="22"/>
          <w:szCs w:val="22"/>
          <w:lang w:val="en-US"/>
        </w:rPr>
        <w:t>for</w:t>
      </w:r>
      <w:r w:rsidR="00C11C95">
        <w:rPr>
          <w:rFonts w:ascii="Times New Roman" w:hAnsi="Times New Roman" w:cs="Times New Roman"/>
          <w:sz w:val="22"/>
          <w:szCs w:val="22"/>
          <w:lang w:val="en-US"/>
        </w:rPr>
        <w:t xml:space="preserve"> </w:t>
      </w:r>
      <w:r w:rsidR="007B69DF">
        <w:rPr>
          <w:rFonts w:ascii="Times New Roman" w:hAnsi="Times New Roman" w:cs="Times New Roman"/>
          <w:sz w:val="22"/>
          <w:szCs w:val="22"/>
          <w:lang w:val="en-US"/>
        </w:rPr>
        <w:t xml:space="preserve">evaluating </w:t>
      </w:r>
      <w:r w:rsidR="00C11C95">
        <w:rPr>
          <w:rFonts w:ascii="Times New Roman" w:hAnsi="Times New Roman" w:cs="Times New Roman"/>
          <w:sz w:val="22"/>
          <w:szCs w:val="22"/>
          <w:lang w:val="en-US"/>
        </w:rPr>
        <w:t xml:space="preserve">the </w:t>
      </w:r>
      <w:r w:rsidR="00613524">
        <w:rPr>
          <w:rFonts w:ascii="Times New Roman" w:hAnsi="Times New Roman" w:cs="Times New Roman"/>
          <w:sz w:val="22"/>
          <w:szCs w:val="22"/>
          <w:lang w:val="en-US"/>
        </w:rPr>
        <w:t xml:space="preserve">implications of </w:t>
      </w:r>
      <w:r w:rsidR="009F5215">
        <w:rPr>
          <w:rFonts w:ascii="Times New Roman" w:hAnsi="Times New Roman" w:cs="Times New Roman"/>
          <w:sz w:val="22"/>
          <w:szCs w:val="22"/>
          <w:lang w:val="en-US"/>
        </w:rPr>
        <w:t>temperature-size responses in food we</w:t>
      </w:r>
      <w:r w:rsidR="00EA7CED">
        <w:rPr>
          <w:rFonts w:ascii="Times New Roman" w:hAnsi="Times New Roman" w:cs="Times New Roman"/>
          <w:sz w:val="22"/>
          <w:szCs w:val="22"/>
          <w:lang w:val="en-US"/>
        </w:rPr>
        <w:t>bs</w:t>
      </w:r>
      <w:r w:rsidR="00281D32">
        <w:rPr>
          <w:rFonts w:ascii="Times New Roman" w:hAnsi="Times New Roman" w:cs="Times New Roman"/>
          <w:sz w:val="22"/>
          <w:szCs w:val="22"/>
          <w:lang w:val="en-US"/>
        </w:rPr>
        <w:t xml:space="preserve"> because </w:t>
      </w:r>
      <w:r w:rsidR="009F5215">
        <w:rPr>
          <w:rFonts w:ascii="Times New Roman" w:hAnsi="Times New Roman" w:cs="Times New Roman"/>
          <w:sz w:val="22"/>
          <w:szCs w:val="22"/>
          <w:lang w:val="en-US"/>
        </w:rPr>
        <w:t xml:space="preserve">results emerge from </w:t>
      </w:r>
      <w:r w:rsidR="00951F66">
        <w:rPr>
          <w:rFonts w:ascii="Times New Roman" w:hAnsi="Times New Roman" w:cs="Times New Roman"/>
          <w:sz w:val="22"/>
          <w:szCs w:val="22"/>
          <w:lang w:val="en-US"/>
        </w:rPr>
        <w:t xml:space="preserve">individual-level </w:t>
      </w:r>
      <w:r w:rsidR="00173680" w:rsidRPr="00173680">
        <w:rPr>
          <w:rFonts w:ascii="Times New Roman" w:hAnsi="Times New Roman" w:cs="Times New Roman"/>
          <w:sz w:val="22"/>
          <w:szCs w:val="22"/>
          <w:lang w:val="en-US"/>
        </w:rPr>
        <w:t>processes</w:t>
      </w:r>
      <w:r w:rsidR="00F83854">
        <w:rPr>
          <w:rFonts w:ascii="Times New Roman" w:hAnsi="Times New Roman" w:cs="Times New Roman"/>
          <w:sz w:val="22"/>
          <w:szCs w:val="22"/>
          <w:lang w:val="en-US"/>
        </w:rPr>
        <w:t>.</w:t>
      </w:r>
      <w:r w:rsidR="001F771A">
        <w:rPr>
          <w:rFonts w:ascii="Times New Roman" w:hAnsi="Times New Roman" w:cs="Times New Roman"/>
          <w:sz w:val="22"/>
          <w:szCs w:val="22"/>
          <w:lang w:val="en-US"/>
        </w:rPr>
        <w:t xml:space="preserve"> </w:t>
      </w:r>
      <w:r w:rsidR="00DE3D95">
        <w:rPr>
          <w:rFonts w:ascii="Times New Roman" w:hAnsi="Times New Roman" w:cs="Times New Roman"/>
          <w:sz w:val="22"/>
          <w:szCs w:val="22"/>
          <w:lang w:val="en-US"/>
        </w:rPr>
        <w:t xml:space="preserve">Using an eco-physiological growth model (generalized </w:t>
      </w:r>
      <w:r w:rsidR="00DE3D95" w:rsidRPr="00AF32CB">
        <w:rPr>
          <w:rFonts w:ascii="Times New Roman" w:hAnsi="Times New Roman" w:cs="Times New Roman"/>
          <w:sz w:val="22"/>
          <w:szCs w:val="22"/>
        </w:rPr>
        <w:t xml:space="preserve">von Bertalanffy growth </w:t>
      </w:r>
      <w:r w:rsidR="00DE3D95" w:rsidRPr="008C7F1C">
        <w:rPr>
          <w:rFonts w:ascii="Times New Roman" w:hAnsi="Times New Roman" w:cs="Times New Roman"/>
          <w:sz w:val="22"/>
          <w:szCs w:val="22"/>
          <w:lang w:val="en-US"/>
        </w:rPr>
        <w:t>mode</w:t>
      </w:r>
      <w:r w:rsidR="00DE3D95">
        <w:rPr>
          <w:rFonts w:ascii="Times New Roman" w:hAnsi="Times New Roman" w:cs="Times New Roman"/>
          <w:sz w:val="22"/>
          <w:szCs w:val="22"/>
          <w:lang w:val="en-US"/>
        </w:rPr>
        <w:t xml:space="preserve">l), </w:t>
      </w:r>
      <w:r w:rsidR="00437BC7">
        <w:rPr>
          <w:rFonts w:ascii="Times New Roman" w:hAnsi="Times New Roman" w:cs="Times New Roman"/>
          <w:sz w:val="22"/>
          <w:szCs w:val="22"/>
          <w:lang w:val="en-US"/>
        </w:rPr>
        <w:t xml:space="preserve">Cheung et al. </w:t>
      </w:r>
      <w:r w:rsidR="00E63F97" w:rsidRPr="00AF32CB">
        <w:rPr>
          <w:rFonts w:ascii="Times New Roman" w:hAnsi="Times New Roman" w:cs="Times New Roman"/>
          <w:sz w:val="22"/>
          <w:szCs w:val="22"/>
        </w:rPr>
        <w:fldChar w:fldCharType="begin"/>
      </w:r>
      <w:r w:rsidR="00BB29B7">
        <w:rPr>
          <w:rFonts w:ascii="Times New Roman" w:hAnsi="Times New Roman" w:cs="Times New Roman"/>
          <w:sz w:val="22"/>
          <w:szCs w:val="22"/>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sz w:val="22"/>
          <w:szCs w:val="22"/>
        </w:rPr>
        <w:fldChar w:fldCharType="separate"/>
      </w:r>
      <w:r w:rsidR="00BB29B7">
        <w:rPr>
          <w:rFonts w:ascii="Times New Roman" w:hAnsi="Times New Roman" w:cs="Times New Roman"/>
          <w:sz w:val="22"/>
          <w:szCs w:val="22"/>
          <w:lang w:val="en-GB"/>
        </w:rPr>
        <w:t>(2013)</w:t>
      </w:r>
      <w:r w:rsidR="00E63F97" w:rsidRPr="00AF32CB">
        <w:rPr>
          <w:rFonts w:ascii="Times New Roman" w:hAnsi="Times New Roman" w:cs="Times New Roman"/>
          <w:sz w:val="22"/>
          <w:szCs w:val="22"/>
        </w:rPr>
        <w:fldChar w:fldCharType="end"/>
      </w:r>
      <w:r w:rsidR="00E63F97">
        <w:rPr>
          <w:rFonts w:ascii="Times New Roman" w:hAnsi="Times New Roman" w:cs="Times New Roman"/>
          <w:sz w:val="22"/>
          <w:szCs w:val="22"/>
          <w:lang w:val="en-US"/>
        </w:rPr>
        <w:t xml:space="preserve"> predicted a 14-24% decline </w:t>
      </w:r>
      <w:r w:rsidR="00E63F97" w:rsidRPr="00AF32CB">
        <w:rPr>
          <w:rFonts w:ascii="Times New Roman" w:hAnsi="Times New Roman" w:cs="Times New Roman"/>
          <w:sz w:val="22"/>
          <w:szCs w:val="22"/>
        </w:rPr>
        <w:t xml:space="preserve">in </w:t>
      </w:r>
      <w:r w:rsidR="00E63F97">
        <w:rPr>
          <w:rFonts w:ascii="Times New Roman" w:hAnsi="Times New Roman" w:cs="Times New Roman"/>
          <w:sz w:val="22"/>
          <w:szCs w:val="22"/>
          <w:lang w:val="en-US"/>
        </w:rPr>
        <w:t>community-</w:t>
      </w:r>
      <w:r w:rsidR="00E63F97" w:rsidRPr="00AF32CB">
        <w:rPr>
          <w:rFonts w:ascii="Times New Roman" w:hAnsi="Times New Roman" w:cs="Times New Roman"/>
          <w:sz w:val="22"/>
          <w:szCs w:val="22"/>
        </w:rPr>
        <w:t xml:space="preserve">average maximum body mass </w:t>
      </w:r>
      <w:r w:rsidR="00E63F97" w:rsidRPr="00CE41CE">
        <w:rPr>
          <w:rFonts w:ascii="Times New Roman" w:hAnsi="Times New Roman" w:cs="Times New Roman"/>
          <w:sz w:val="22"/>
          <w:szCs w:val="22"/>
          <w:lang w:val="en-US"/>
        </w:rPr>
        <w:t xml:space="preserve">by </w:t>
      </w:r>
      <w:r w:rsidR="00E63F97" w:rsidRPr="001C6351">
        <w:rPr>
          <w:rFonts w:ascii="Times New Roman" w:hAnsi="Times New Roman" w:cs="Times New Roman"/>
          <w:sz w:val="22"/>
          <w:szCs w:val="22"/>
          <w:lang w:val="en-US"/>
        </w:rPr>
        <w:t>20</w:t>
      </w:r>
      <w:r w:rsidR="00E63F97">
        <w:rPr>
          <w:rFonts w:ascii="Times New Roman" w:hAnsi="Times New Roman" w:cs="Times New Roman"/>
          <w:sz w:val="22"/>
          <w:szCs w:val="22"/>
          <w:lang w:val="en-US"/>
        </w:rPr>
        <w:t>50 under high-emission scenarios</w:t>
      </w:r>
      <w:r w:rsidR="00E63F97" w:rsidRPr="001C6351">
        <w:rPr>
          <w:rFonts w:ascii="Times New Roman" w:hAnsi="Times New Roman" w:cs="Times New Roman"/>
          <w:sz w:val="22"/>
          <w:szCs w:val="22"/>
          <w:lang w:val="en-US"/>
        </w:rPr>
        <w:t>, du</w:t>
      </w:r>
      <w:r w:rsidR="00E63F97">
        <w:rPr>
          <w:rFonts w:ascii="Times New Roman" w:hAnsi="Times New Roman" w:cs="Times New Roman"/>
          <w:sz w:val="22"/>
          <w:szCs w:val="22"/>
          <w:lang w:val="en-US"/>
        </w:rPr>
        <w:t xml:space="preserve">e to both </w:t>
      </w:r>
      <w:r w:rsidR="00E63F97" w:rsidRPr="00AF32CB">
        <w:rPr>
          <w:rFonts w:ascii="Times New Roman" w:hAnsi="Times New Roman" w:cs="Times New Roman"/>
          <w:sz w:val="22"/>
          <w:szCs w:val="22"/>
        </w:rPr>
        <w:t xml:space="preserve">changes in distribution and </w:t>
      </w:r>
      <w:r w:rsidR="00E63F97">
        <w:rPr>
          <w:rFonts w:ascii="Times New Roman" w:hAnsi="Times New Roman" w:cs="Times New Roman"/>
          <w:sz w:val="22"/>
          <w:szCs w:val="22"/>
          <w:lang w:val="en-US"/>
        </w:rPr>
        <w:t>warming</w:t>
      </w:r>
      <w:r w:rsidR="00D35F1C">
        <w:rPr>
          <w:rFonts w:ascii="Times New Roman" w:hAnsi="Times New Roman" w:cs="Times New Roman"/>
          <w:sz w:val="22"/>
          <w:szCs w:val="22"/>
          <w:lang w:val="en-US"/>
        </w:rPr>
        <w:t>-induced constraints asymptotic mass</w:t>
      </w:r>
      <w:r w:rsidR="00E63F97" w:rsidRPr="00AF32CB">
        <w:rPr>
          <w:rFonts w:ascii="Times New Roman" w:hAnsi="Times New Roman" w:cs="Times New Roman"/>
          <w:sz w:val="22"/>
          <w:szCs w:val="22"/>
        </w:rPr>
        <w:t xml:space="preserve">. </w:t>
      </w:r>
      <w:r w:rsidR="00E63F97">
        <w:rPr>
          <w:rFonts w:ascii="Times New Roman" w:hAnsi="Times New Roman" w:cs="Times New Roman"/>
          <w:sz w:val="22"/>
          <w:szCs w:val="22"/>
          <w:lang w:val="en-US"/>
        </w:rPr>
        <w:t>While these declines in maximum body size are in line with the “universal” relationship between smaller adult</w:t>
      </w:r>
      <w:r w:rsidR="008A3CF4">
        <w:rPr>
          <w:rFonts w:ascii="Times New Roman" w:hAnsi="Times New Roman" w:cs="Times New Roman"/>
          <w:sz w:val="22"/>
          <w:szCs w:val="22"/>
          <w:lang w:val="en-US"/>
        </w:rPr>
        <w:t xml:space="preserve"> or asymptotic</w:t>
      </w:r>
      <w:r w:rsidR="00E63F97">
        <w:rPr>
          <w:rFonts w:ascii="Times New Roman" w:hAnsi="Times New Roman" w:cs="Times New Roman"/>
          <w:sz w:val="22"/>
          <w:szCs w:val="22"/>
          <w:lang w:val="en-US"/>
        </w:rPr>
        <w:t xml:space="preserve"> body sizes with warming, both the physiological basis and the magnitude of the reductions have been questioned </w:t>
      </w:r>
      <w:r w:rsidR="00E63F97">
        <w:rPr>
          <w:rFonts w:ascii="Times New Roman" w:hAnsi="Times New Roman" w:cs="Times New Roman"/>
          <w:sz w:val="22"/>
          <w:szCs w:val="22"/>
          <w:lang w:val="en-US"/>
        </w:rPr>
        <w:fldChar w:fldCharType="begin"/>
      </w:r>
      <w:r w:rsidR="00E63F97">
        <w:rPr>
          <w:rFonts w:ascii="Times New Roman" w:hAnsi="Times New Roman" w:cs="Times New Roman"/>
          <w:sz w:val="22"/>
          <w:szCs w:val="22"/>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sz w:val="22"/>
          <w:szCs w:val="22"/>
          <w:lang w:val="en-US"/>
        </w:rPr>
        <w:fldChar w:fldCharType="separate"/>
      </w:r>
      <w:r w:rsidR="00E63F97" w:rsidRPr="00695170">
        <w:rPr>
          <w:rFonts w:ascii="Times New Roman" w:hAnsi="Times New Roman" w:cs="Times New Roman"/>
          <w:sz w:val="22"/>
          <w:lang w:val="en-GB"/>
        </w:rPr>
        <w:t xml:space="preserve">(Lefevre </w:t>
      </w:r>
      <w:r w:rsidR="00E63F97" w:rsidRPr="00695170">
        <w:rPr>
          <w:rFonts w:ascii="Times New Roman" w:hAnsi="Times New Roman" w:cs="Times New Roman"/>
          <w:i/>
          <w:iCs/>
          <w:sz w:val="22"/>
          <w:lang w:val="en-GB"/>
        </w:rPr>
        <w:t>et al.</w:t>
      </w:r>
      <w:r w:rsidR="00E63F97" w:rsidRPr="00695170">
        <w:rPr>
          <w:rFonts w:ascii="Times New Roman" w:hAnsi="Times New Roman" w:cs="Times New Roman"/>
          <w:sz w:val="22"/>
          <w:lang w:val="en-GB"/>
        </w:rPr>
        <w:t xml:space="preserve"> 2018; Pauly &amp; Cheung 2018)</w:t>
      </w:r>
      <w:r w:rsidR="00E63F97">
        <w:rPr>
          <w:rFonts w:ascii="Times New Roman" w:hAnsi="Times New Roman" w:cs="Times New Roman"/>
          <w:sz w:val="22"/>
          <w:szCs w:val="22"/>
          <w:lang w:val="en-US"/>
        </w:rPr>
        <w:fldChar w:fldCharType="end"/>
      </w:r>
      <w:r w:rsidR="00E63F97">
        <w:rPr>
          <w:rFonts w:ascii="Times New Roman" w:hAnsi="Times New Roman" w:cs="Times New Roman"/>
          <w:sz w:val="22"/>
          <w:szCs w:val="22"/>
          <w:lang w:val="en-US"/>
        </w:rPr>
        <w:t>.</w:t>
      </w:r>
      <w:r w:rsidR="00E63F97" w:rsidRPr="00787C2D">
        <w:rPr>
          <w:rFonts w:ascii="Times New Roman" w:hAnsi="Times New Roman" w:cs="Times New Roman"/>
          <w:sz w:val="22"/>
          <w:szCs w:val="22"/>
        </w:rPr>
        <w:t xml:space="preserve"> </w:t>
      </w:r>
      <w:r w:rsidR="00E63F97" w:rsidRPr="00AF32CB">
        <w:rPr>
          <w:rFonts w:ascii="Times New Roman" w:hAnsi="Times New Roman" w:cs="Times New Roman"/>
          <w:sz w:val="22"/>
          <w:szCs w:val="22"/>
        </w:rPr>
        <w:t>In addition, body growth</w:t>
      </w:r>
      <w:r w:rsidR="00FC5F22" w:rsidRPr="00FC5F22">
        <w:rPr>
          <w:rFonts w:ascii="Times New Roman" w:hAnsi="Times New Roman" w:cs="Times New Roman"/>
          <w:sz w:val="22"/>
          <w:szCs w:val="22"/>
          <w:lang w:val="en-US"/>
        </w:rPr>
        <w:t xml:space="preserve"> and resulting size-at</w:t>
      </w:r>
      <w:r w:rsidR="00FC5F22">
        <w:rPr>
          <w:rFonts w:ascii="Times New Roman" w:hAnsi="Times New Roman" w:cs="Times New Roman"/>
          <w:sz w:val="22"/>
          <w:szCs w:val="22"/>
          <w:lang w:val="en-US"/>
        </w:rPr>
        <w:t>-age</w:t>
      </w:r>
      <w:r w:rsidR="00E63F97" w:rsidRPr="00AF32CB">
        <w:rPr>
          <w:rFonts w:ascii="Times New Roman" w:hAnsi="Times New Roman" w:cs="Times New Roman"/>
          <w:sz w:val="22"/>
          <w:szCs w:val="22"/>
        </w:rPr>
        <w:t xml:space="preserve"> depends on an interplay between body size, temperature and food availability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sz w:val="22"/>
          <w:szCs w:val="22"/>
          <w:lang w:val="en-GB"/>
        </w:rPr>
        <w:t xml:space="preserve">(Brett </w:t>
      </w:r>
      <w:r w:rsidR="00E63F97" w:rsidRPr="00AF32CB">
        <w:rPr>
          <w:rFonts w:ascii="Times New Roman" w:hAnsi="Times New Roman" w:cs="Times New Roman"/>
          <w:i/>
          <w:iCs/>
          <w:sz w:val="22"/>
          <w:szCs w:val="22"/>
          <w:lang w:val="en-GB"/>
        </w:rPr>
        <w:t>et al.</w:t>
      </w:r>
      <w:r w:rsidR="00E63F97" w:rsidRPr="00AF32CB">
        <w:rPr>
          <w:rFonts w:ascii="Times New Roman" w:hAnsi="Times New Roman" w:cs="Times New Roman"/>
          <w:sz w:val="22"/>
          <w:szCs w:val="22"/>
          <w:lang w:val="en-GB"/>
        </w:rPr>
        <w:t xml:space="preserve"> 1969)</w:t>
      </w:r>
      <w:r w:rsidR="00E63F97" w:rsidRPr="00AF32CB">
        <w:rPr>
          <w:rFonts w:ascii="Times New Roman" w:hAnsi="Times New Roman" w:cs="Times New Roman"/>
          <w:sz w:val="22"/>
          <w:szCs w:val="22"/>
        </w:rPr>
        <w:fldChar w:fldCharType="end"/>
      </w:r>
      <w:r w:rsidR="00B00FF4">
        <w:rPr>
          <w:rFonts w:ascii="Times New Roman" w:hAnsi="Times New Roman" w:cs="Times New Roman"/>
          <w:sz w:val="22"/>
          <w:szCs w:val="22"/>
          <w:lang w:val="en-US"/>
        </w:rPr>
        <w:t xml:space="preserve">. This is for instance </w:t>
      </w:r>
      <w:r w:rsidR="00E63F97">
        <w:rPr>
          <w:rFonts w:ascii="Times New Roman" w:hAnsi="Times New Roman" w:cs="Times New Roman"/>
          <w:sz w:val="22"/>
          <w:szCs w:val="22"/>
          <w:lang w:val="en-US"/>
        </w:rPr>
        <w:t xml:space="preserve">exemplified in </w:t>
      </w:r>
      <w:r w:rsidR="004B4B8A">
        <w:rPr>
          <w:rFonts w:ascii="Times New Roman" w:hAnsi="Times New Roman" w:cs="Times New Roman"/>
          <w:sz w:val="22"/>
          <w:szCs w:val="22"/>
          <w:lang w:val="en-US"/>
        </w:rPr>
        <w:t xml:space="preserve">the </w:t>
      </w:r>
      <w:r w:rsidR="001650FA">
        <w:rPr>
          <w:rFonts w:ascii="Times New Roman" w:hAnsi="Times New Roman" w:cs="Times New Roman"/>
          <w:sz w:val="22"/>
          <w:szCs w:val="22"/>
          <w:lang w:val="en-US"/>
        </w:rPr>
        <w:t xml:space="preserve">within-species </w:t>
      </w:r>
      <w:r w:rsidR="00E63F97">
        <w:rPr>
          <w:rFonts w:ascii="Times New Roman" w:hAnsi="Times New Roman" w:cs="Times New Roman"/>
          <w:sz w:val="22"/>
          <w:szCs w:val="22"/>
          <w:lang w:val="en-US"/>
        </w:rPr>
        <w:t>observation</w:t>
      </w:r>
      <w:r w:rsidR="00B00FF4">
        <w:rPr>
          <w:rFonts w:ascii="Times New Roman" w:hAnsi="Times New Roman" w:cs="Times New Roman"/>
          <w:sz w:val="22"/>
          <w:szCs w:val="22"/>
          <w:lang w:val="en-US"/>
        </w:rPr>
        <w:t xml:space="preserve"> that </w:t>
      </w:r>
      <w:r w:rsidR="0065323B">
        <w:rPr>
          <w:rFonts w:ascii="Times New Roman" w:hAnsi="Times New Roman" w:cs="Times New Roman"/>
          <w:sz w:val="22"/>
          <w:szCs w:val="22"/>
          <w:lang w:val="en-US"/>
        </w:rPr>
        <w:t xml:space="preserve">the optimum </w:t>
      </w:r>
      <w:r w:rsidR="00B00FF4">
        <w:rPr>
          <w:rFonts w:ascii="Times New Roman" w:hAnsi="Times New Roman" w:cs="Times New Roman"/>
          <w:sz w:val="22"/>
          <w:szCs w:val="22"/>
          <w:lang w:val="en-US"/>
        </w:rPr>
        <w:t>temperature</w:t>
      </w:r>
      <w:r w:rsidR="00AB3393">
        <w:rPr>
          <w:rFonts w:ascii="Times New Roman" w:hAnsi="Times New Roman" w:cs="Times New Roman"/>
          <w:sz w:val="22"/>
          <w:szCs w:val="22"/>
          <w:lang w:val="en-US"/>
        </w:rPr>
        <w:t xml:space="preserve"> </w:t>
      </w:r>
      <w:r w:rsidR="00B00FF4">
        <w:rPr>
          <w:rFonts w:ascii="Times New Roman" w:hAnsi="Times New Roman" w:cs="Times New Roman"/>
          <w:sz w:val="22"/>
          <w:szCs w:val="22"/>
          <w:lang w:val="en-US"/>
        </w:rPr>
        <w:t xml:space="preserve">for </w:t>
      </w:r>
      <w:r w:rsidR="00482C9D">
        <w:rPr>
          <w:rFonts w:ascii="Times New Roman" w:hAnsi="Times New Roman" w:cs="Times New Roman"/>
          <w:sz w:val="22"/>
          <w:szCs w:val="22"/>
          <w:lang w:val="en-US"/>
        </w:rPr>
        <w:t>individuals</w:t>
      </w:r>
      <w:r w:rsidR="00510539">
        <w:rPr>
          <w:rFonts w:ascii="Times New Roman" w:hAnsi="Times New Roman" w:cs="Times New Roman"/>
          <w:sz w:val="22"/>
          <w:szCs w:val="22"/>
          <w:lang w:val="en-US"/>
        </w:rPr>
        <w:t xml:space="preserve"> </w:t>
      </w:r>
      <w:r w:rsidR="00B00FF4">
        <w:rPr>
          <w:rFonts w:ascii="Times New Roman" w:hAnsi="Times New Roman" w:cs="Times New Roman"/>
          <w:sz w:val="22"/>
          <w:szCs w:val="22"/>
          <w:lang w:val="en-US"/>
        </w:rPr>
        <w:t xml:space="preserve">growth declines with </w:t>
      </w:r>
      <w:r w:rsidR="005B1BD7">
        <w:rPr>
          <w:rFonts w:ascii="Times New Roman" w:hAnsi="Times New Roman" w:cs="Times New Roman"/>
          <w:sz w:val="22"/>
          <w:szCs w:val="22"/>
          <w:lang w:val="en-US"/>
        </w:rPr>
        <w:t xml:space="preserve">both </w:t>
      </w:r>
      <w:r w:rsidR="00B00FF4">
        <w:rPr>
          <w:rFonts w:ascii="Times New Roman" w:hAnsi="Times New Roman" w:cs="Times New Roman"/>
          <w:sz w:val="22"/>
          <w:szCs w:val="22"/>
          <w:lang w:val="en-US"/>
        </w:rPr>
        <w:t>body size</w:t>
      </w:r>
      <w:r w:rsidR="0010097D">
        <w:rPr>
          <w:rFonts w:ascii="Times New Roman" w:hAnsi="Times New Roman" w:cs="Times New Roman"/>
          <w:sz w:val="22"/>
          <w:szCs w:val="22"/>
          <w:lang w:val="en-US"/>
        </w:rPr>
        <w:t xml:space="preserve"> </w:t>
      </w:r>
      <w:r w:rsidR="00335680">
        <w:rPr>
          <w:rFonts w:ascii="Times New Roman" w:hAnsi="Times New Roman" w:cs="Times New Roman"/>
          <w:sz w:val="22"/>
          <w:szCs w:val="22"/>
          <w:lang w:val="en-US"/>
        </w:rPr>
        <w:fldChar w:fldCharType="begin"/>
      </w:r>
      <w:r w:rsidR="00335680">
        <w:rPr>
          <w:rFonts w:ascii="Times New Roman" w:hAnsi="Times New Roman" w:cs="Times New Roman"/>
          <w:sz w:val="22"/>
          <w:szCs w:val="22"/>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sz w:val="22"/>
          <w:szCs w:val="22"/>
          <w:lang w:val="en-US"/>
        </w:rPr>
        <w:fldChar w:fldCharType="separate"/>
      </w:r>
      <w:r w:rsidR="00335680" w:rsidRPr="00335680">
        <w:rPr>
          <w:rFonts w:ascii="Times New Roman" w:hAnsi="Times New Roman" w:cs="Times New Roman"/>
          <w:sz w:val="22"/>
          <w:lang w:val="en-GB"/>
        </w:rPr>
        <w:t xml:space="preserve">(Björnsson 2001; García García </w:t>
      </w:r>
      <w:r w:rsidR="00335680" w:rsidRPr="00335680">
        <w:rPr>
          <w:rFonts w:ascii="Times New Roman" w:hAnsi="Times New Roman" w:cs="Times New Roman"/>
          <w:i/>
          <w:iCs/>
          <w:sz w:val="22"/>
          <w:lang w:val="en-GB"/>
        </w:rPr>
        <w:t>et al.</w:t>
      </w:r>
      <w:r w:rsidR="00335680" w:rsidRPr="00335680">
        <w:rPr>
          <w:rFonts w:ascii="Times New Roman" w:hAnsi="Times New Roman" w:cs="Times New Roman"/>
          <w:sz w:val="22"/>
          <w:lang w:val="en-GB"/>
        </w:rPr>
        <w:t xml:space="preserve"> 2011)</w:t>
      </w:r>
      <w:r w:rsidR="00335680">
        <w:rPr>
          <w:rFonts w:ascii="Times New Roman" w:hAnsi="Times New Roman" w:cs="Times New Roman"/>
          <w:sz w:val="22"/>
          <w:szCs w:val="22"/>
          <w:lang w:val="en-US"/>
        </w:rPr>
        <w:fldChar w:fldCharType="end"/>
      </w:r>
      <w:r w:rsidR="00B00FF4">
        <w:rPr>
          <w:rFonts w:ascii="Times New Roman" w:hAnsi="Times New Roman" w:cs="Times New Roman"/>
          <w:sz w:val="22"/>
          <w:szCs w:val="22"/>
          <w:lang w:val="en-US"/>
        </w:rPr>
        <w:t xml:space="preserve"> and</w:t>
      </w:r>
      <w:r w:rsidR="00E63F97">
        <w:rPr>
          <w:rFonts w:ascii="Times New Roman" w:hAnsi="Times New Roman" w:cs="Times New Roman"/>
          <w:sz w:val="22"/>
          <w:szCs w:val="22"/>
          <w:lang w:val="en-US"/>
        </w:rPr>
        <w:t xml:space="preserve"> </w:t>
      </w:r>
      <w:r w:rsidR="00E63F97" w:rsidRPr="00AF32CB">
        <w:rPr>
          <w:rFonts w:ascii="Times New Roman" w:hAnsi="Times New Roman" w:cs="Times New Roman"/>
          <w:sz w:val="22"/>
          <w:szCs w:val="22"/>
        </w:rPr>
        <w:t xml:space="preserve">reduced food rations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noProof/>
          <w:sz w:val="22"/>
          <w:szCs w:val="22"/>
        </w:rPr>
        <w:t>(Huey &amp; Kingsolver 2019)</w:t>
      </w:r>
      <w:r w:rsidR="00E63F97" w:rsidRPr="00AF32CB">
        <w:rPr>
          <w:rFonts w:ascii="Times New Roman" w:hAnsi="Times New Roman" w:cs="Times New Roman"/>
          <w:sz w:val="22"/>
          <w:szCs w:val="22"/>
        </w:rPr>
        <w:fldChar w:fldCharType="end"/>
      </w:r>
      <w:r w:rsidR="00E63F97" w:rsidRPr="004D4906">
        <w:rPr>
          <w:rFonts w:ascii="Times New Roman" w:hAnsi="Times New Roman" w:cs="Times New Roman"/>
          <w:sz w:val="22"/>
          <w:szCs w:val="22"/>
          <w:lang w:val="en-US"/>
        </w:rPr>
        <w:t>.</w:t>
      </w:r>
      <w:r w:rsidR="00E63F97">
        <w:rPr>
          <w:rFonts w:ascii="Times New Roman" w:hAnsi="Times New Roman" w:cs="Times New Roman"/>
          <w:sz w:val="22"/>
          <w:szCs w:val="22"/>
          <w:lang w:val="en-US"/>
        </w:rPr>
        <w:t xml:space="preserve"> </w:t>
      </w:r>
      <w:r w:rsidR="00B077E6">
        <w:rPr>
          <w:rFonts w:ascii="Times New Roman" w:hAnsi="Times New Roman" w:cs="Times New Roman"/>
          <w:sz w:val="22"/>
          <w:szCs w:val="22"/>
          <w:lang w:val="en-US"/>
        </w:rPr>
        <w:t xml:space="preserve">Therefore, </w:t>
      </w:r>
      <w:r w:rsidR="00E170A0">
        <w:rPr>
          <w:rFonts w:ascii="Times New Roman" w:hAnsi="Times New Roman" w:cs="Times New Roman"/>
          <w:sz w:val="22"/>
          <w:szCs w:val="22"/>
          <w:lang w:val="en-US"/>
        </w:rPr>
        <w:t xml:space="preserve">mechanistic </w:t>
      </w:r>
      <w:r w:rsidR="00B077E6">
        <w:rPr>
          <w:rFonts w:ascii="Times New Roman" w:hAnsi="Times New Roman" w:cs="Times New Roman"/>
          <w:sz w:val="22"/>
          <w:szCs w:val="22"/>
          <w:lang w:val="en-US"/>
        </w:rPr>
        <w:t>m</w:t>
      </w:r>
      <w:r w:rsidR="0080483A" w:rsidRPr="00A63453">
        <w:rPr>
          <w:rFonts w:ascii="Times New Roman" w:hAnsi="Times New Roman" w:cs="Times New Roman"/>
          <w:bCs/>
          <w:sz w:val="22"/>
          <w:szCs w:val="22"/>
          <w:lang w:val="en-US"/>
        </w:rPr>
        <w:t xml:space="preserve">odels aiming to predict </w:t>
      </w:r>
      <w:r w:rsidR="00177435">
        <w:rPr>
          <w:rFonts w:ascii="Times New Roman" w:hAnsi="Times New Roman" w:cs="Times New Roman"/>
          <w:bCs/>
          <w:sz w:val="22"/>
          <w:szCs w:val="22"/>
          <w:lang w:val="en-US"/>
        </w:rPr>
        <w:t xml:space="preserve">climate change </w:t>
      </w:r>
      <w:r w:rsidR="0080483A" w:rsidRPr="00A63453">
        <w:rPr>
          <w:rFonts w:ascii="Times New Roman" w:hAnsi="Times New Roman" w:cs="Times New Roman"/>
          <w:bCs/>
          <w:sz w:val="22"/>
          <w:szCs w:val="22"/>
          <w:lang w:val="en-US"/>
        </w:rPr>
        <w:t>response</w:t>
      </w:r>
      <w:r w:rsidR="00177435">
        <w:rPr>
          <w:rFonts w:ascii="Times New Roman" w:hAnsi="Times New Roman" w:cs="Times New Roman"/>
          <w:bCs/>
          <w:sz w:val="22"/>
          <w:szCs w:val="22"/>
          <w:lang w:val="en-US"/>
        </w:rPr>
        <w:t>s</w:t>
      </w:r>
      <w:r w:rsidR="0080483A" w:rsidRPr="00A63453">
        <w:rPr>
          <w:rFonts w:ascii="Times New Roman" w:hAnsi="Times New Roman" w:cs="Times New Roman"/>
          <w:bCs/>
          <w:sz w:val="22"/>
          <w:szCs w:val="22"/>
          <w:lang w:val="en-US"/>
        </w:rPr>
        <w:t xml:space="preserve"> </w:t>
      </w:r>
      <w:r w:rsidR="001A2079">
        <w:rPr>
          <w:rFonts w:ascii="Times New Roman" w:hAnsi="Times New Roman" w:cs="Times New Roman"/>
          <w:bCs/>
          <w:sz w:val="22"/>
          <w:szCs w:val="22"/>
          <w:lang w:val="en-US"/>
        </w:rPr>
        <w:t>should</w:t>
      </w:r>
      <w:r w:rsidR="00E61679">
        <w:rPr>
          <w:rFonts w:ascii="Times New Roman" w:hAnsi="Times New Roman" w:cs="Times New Roman"/>
          <w:bCs/>
          <w:sz w:val="22"/>
          <w:szCs w:val="22"/>
          <w:lang w:val="en-US"/>
        </w:rPr>
        <w:t xml:space="preserve"> </w:t>
      </w:r>
      <w:r w:rsidR="00CB2BE1">
        <w:rPr>
          <w:rFonts w:ascii="Times New Roman" w:hAnsi="Times New Roman" w:cs="Times New Roman"/>
          <w:bCs/>
          <w:sz w:val="22"/>
          <w:szCs w:val="22"/>
          <w:lang w:val="en-US"/>
        </w:rPr>
        <w:t xml:space="preserve">also </w:t>
      </w:r>
      <w:r w:rsidR="001B04F3">
        <w:rPr>
          <w:rFonts w:ascii="Times New Roman" w:hAnsi="Times New Roman" w:cs="Times New Roman"/>
          <w:bCs/>
          <w:sz w:val="22"/>
          <w:szCs w:val="22"/>
          <w:lang w:val="en-US"/>
        </w:rPr>
        <w:t xml:space="preserve">account for the food dependence of growth </w:t>
      </w:r>
      <w:r w:rsidR="0076777A">
        <w:rPr>
          <w:rFonts w:ascii="Times New Roman" w:hAnsi="Times New Roman" w:cs="Times New Roman"/>
          <w:bCs/>
          <w:sz w:val="22"/>
          <w:szCs w:val="22"/>
          <w:lang w:val="en-US"/>
        </w:rPr>
        <w:t>through ecological interactions</w:t>
      </w:r>
      <w:r w:rsidR="002B52DE">
        <w:rPr>
          <w:rFonts w:ascii="Times New Roman" w:hAnsi="Times New Roman" w:cs="Times New Roman"/>
          <w:bCs/>
          <w:sz w:val="22"/>
          <w:szCs w:val="22"/>
          <w:lang w:val="en-US"/>
        </w:rPr>
        <w:t xml:space="preserve">, e.g. in a bioenergetic </w:t>
      </w:r>
      <w:r w:rsidR="00E170A0">
        <w:rPr>
          <w:rFonts w:ascii="Times New Roman" w:hAnsi="Times New Roman" w:cs="Times New Roman"/>
          <w:bCs/>
          <w:sz w:val="22"/>
          <w:szCs w:val="22"/>
          <w:lang w:val="en-US"/>
        </w:rPr>
        <w:t>framework</w:t>
      </w:r>
      <w:r w:rsidR="00A2755A">
        <w:rPr>
          <w:rFonts w:ascii="Times New Roman" w:hAnsi="Times New Roman" w:cs="Times New Roman"/>
          <w:bCs/>
          <w:sz w:val="22"/>
          <w:szCs w:val="22"/>
          <w:lang w:val="en-US"/>
        </w:rPr>
        <w:t xml:space="preserve">. </w:t>
      </w:r>
      <w:r w:rsidR="00254138">
        <w:rPr>
          <w:rFonts w:ascii="Times New Roman" w:hAnsi="Times New Roman" w:cs="Times New Roman"/>
          <w:sz w:val="22"/>
          <w:szCs w:val="22"/>
          <w:lang w:val="en-US"/>
        </w:rPr>
        <w:t xml:space="preserve">Such ecosystem models have predicted declines in the maximum body size of communities, driven by reduced plankton abundance or shifts towards smaller plankton, which reduces energy transfer to the top of food webs </w:t>
      </w:r>
      <w:r w:rsidR="00254138">
        <w:rPr>
          <w:rFonts w:ascii="Times New Roman" w:hAnsi="Times New Roman" w:cs="Times New Roman"/>
          <w:sz w:val="22"/>
          <w:szCs w:val="22"/>
          <w:lang w:val="en-US"/>
        </w:rPr>
        <w:fldChar w:fldCharType="begin"/>
      </w:r>
      <w:r w:rsidR="00FC0216">
        <w:rPr>
          <w:rFonts w:ascii="Times New Roman" w:hAnsi="Times New Roman" w:cs="Times New Roman"/>
          <w:sz w:val="22"/>
          <w:szCs w:val="22"/>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sz w:val="22"/>
          <w:szCs w:val="22"/>
          <w:lang w:val="en-US"/>
        </w:rPr>
        <w:fldChar w:fldCharType="separate"/>
      </w:r>
      <w:r w:rsidR="00FC0216" w:rsidRPr="00FC0216">
        <w:rPr>
          <w:rFonts w:ascii="Times New Roman" w:hAnsi="Times New Roman" w:cs="Times New Roman"/>
          <w:sz w:val="22"/>
          <w:lang w:val="en-GB"/>
        </w:rPr>
        <w:t xml:space="preserve">(Woodworth-Jefcoats </w:t>
      </w:r>
      <w:r w:rsidR="00FC0216" w:rsidRPr="00FC0216">
        <w:rPr>
          <w:rFonts w:ascii="Times New Roman" w:hAnsi="Times New Roman" w:cs="Times New Roman"/>
          <w:i/>
          <w:iCs/>
          <w:sz w:val="22"/>
          <w:lang w:val="en-GB"/>
        </w:rPr>
        <w:t>et al.</w:t>
      </w:r>
      <w:r w:rsidR="00FC0216" w:rsidRPr="00FC0216">
        <w:rPr>
          <w:rFonts w:ascii="Times New Roman" w:hAnsi="Times New Roman" w:cs="Times New Roman"/>
          <w:sz w:val="22"/>
          <w:lang w:val="en-GB"/>
        </w:rPr>
        <w:t xml:space="preserve"> 2015)</w:t>
      </w:r>
      <w:r w:rsidR="00254138">
        <w:rPr>
          <w:rFonts w:ascii="Times New Roman" w:hAnsi="Times New Roman" w:cs="Times New Roman"/>
          <w:sz w:val="22"/>
          <w:szCs w:val="22"/>
          <w:lang w:val="en-US"/>
        </w:rPr>
        <w:fldChar w:fldCharType="end"/>
      </w:r>
      <w:r w:rsidR="00254138">
        <w:rPr>
          <w:rFonts w:ascii="Times New Roman" w:hAnsi="Times New Roman" w:cs="Times New Roman"/>
          <w:sz w:val="22"/>
          <w:szCs w:val="22"/>
          <w:lang w:val="en-US"/>
        </w:rPr>
        <w:t xml:space="preserve">. </w:t>
      </w:r>
      <w:r w:rsidR="00CE454F">
        <w:rPr>
          <w:rFonts w:ascii="Times New Roman" w:hAnsi="Times New Roman" w:cs="Times New Roman"/>
          <w:sz w:val="22"/>
          <w:szCs w:val="22"/>
          <w:lang w:val="en-US"/>
        </w:rPr>
        <w:t xml:space="preserve">Models including </w:t>
      </w:r>
      <w:r w:rsidR="00EA44F4">
        <w:rPr>
          <w:rFonts w:ascii="Times New Roman" w:hAnsi="Times New Roman" w:cs="Times New Roman"/>
          <w:sz w:val="22"/>
          <w:szCs w:val="22"/>
          <w:lang w:val="en-US"/>
        </w:rPr>
        <w:lastRenderedPageBreak/>
        <w:t>physiological</w:t>
      </w:r>
      <w:r w:rsidR="00CE454F">
        <w:rPr>
          <w:rFonts w:ascii="Times New Roman" w:hAnsi="Times New Roman" w:cs="Times New Roman"/>
          <w:sz w:val="22"/>
          <w:szCs w:val="22"/>
          <w:lang w:val="en-US"/>
        </w:rPr>
        <w:t xml:space="preserve"> scaling in a species-and size-based resolved food web in general also find </w:t>
      </w:r>
      <w:r w:rsidR="00EA44F4">
        <w:rPr>
          <w:rFonts w:ascii="Times New Roman" w:hAnsi="Times New Roman" w:cs="Times New Roman"/>
          <w:sz w:val="22"/>
          <w:szCs w:val="22"/>
          <w:lang w:val="en-US"/>
        </w:rPr>
        <w:t>these</w:t>
      </w:r>
      <w:r w:rsidR="00CE454F">
        <w:rPr>
          <w:rFonts w:ascii="Times New Roman" w:hAnsi="Times New Roman" w:cs="Times New Roman"/>
          <w:sz w:val="22"/>
          <w:szCs w:val="22"/>
          <w:lang w:val="en-US"/>
        </w:rPr>
        <w:t xml:space="preserve"> results</w:t>
      </w:r>
      <w:r w:rsidR="00EA44F4">
        <w:rPr>
          <w:rFonts w:ascii="Times New Roman" w:hAnsi="Times New Roman" w:cs="Times New Roman"/>
          <w:sz w:val="22"/>
          <w:szCs w:val="22"/>
          <w:lang w:val="en-US"/>
        </w:rPr>
        <w:t xml:space="preserve"> </w:t>
      </w:r>
      <w:r w:rsidR="00EA44F4">
        <w:rPr>
          <w:rFonts w:ascii="Times New Roman" w:hAnsi="Times New Roman" w:cs="Times New Roman"/>
          <w:sz w:val="22"/>
          <w:szCs w:val="22"/>
          <w:lang w:val="en-US"/>
        </w:rPr>
        <w:fldChar w:fldCharType="begin"/>
      </w:r>
      <w:r w:rsidR="00EA44F4">
        <w:rPr>
          <w:rFonts w:ascii="Times New Roman" w:hAnsi="Times New Roman" w:cs="Times New Roman"/>
          <w:sz w:val="22"/>
          <w:szCs w:val="22"/>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sz w:val="22"/>
          <w:szCs w:val="22"/>
          <w:lang w:val="en-US"/>
        </w:rPr>
        <w:fldChar w:fldCharType="separate"/>
      </w:r>
      <w:r w:rsidR="00EA44F4" w:rsidRPr="00EA44F4">
        <w:rPr>
          <w:rFonts w:ascii="Times New Roman" w:hAnsi="Times New Roman" w:cs="Times New Roman"/>
          <w:sz w:val="22"/>
          <w:lang w:val="en-GB"/>
        </w:rPr>
        <w:t xml:space="preserve">(Lefort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2015; Woodworth-Jefcoats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2019)</w:t>
      </w:r>
      <w:r w:rsidR="00EA44F4">
        <w:rPr>
          <w:rFonts w:ascii="Times New Roman" w:hAnsi="Times New Roman" w:cs="Times New Roman"/>
          <w:sz w:val="22"/>
          <w:szCs w:val="22"/>
          <w:lang w:val="en-US"/>
        </w:rPr>
        <w:fldChar w:fldCharType="end"/>
      </w:r>
      <w:r w:rsidR="00EA44F4">
        <w:rPr>
          <w:rFonts w:ascii="Times New Roman" w:hAnsi="Times New Roman" w:cs="Times New Roman"/>
          <w:sz w:val="22"/>
          <w:szCs w:val="22"/>
          <w:lang w:val="en-US"/>
        </w:rPr>
        <w:t>.</w:t>
      </w:r>
      <w:r w:rsidR="00DE335D">
        <w:rPr>
          <w:rFonts w:ascii="Times New Roman" w:hAnsi="Times New Roman" w:cs="Times New Roman"/>
          <w:bCs/>
          <w:sz w:val="22"/>
          <w:szCs w:val="22"/>
          <w:lang w:val="en-US"/>
        </w:rPr>
        <w:t xml:space="preserve"> </w:t>
      </w:r>
      <w:r w:rsidR="00CE454F">
        <w:rPr>
          <w:rFonts w:ascii="Times New Roman" w:hAnsi="Times New Roman" w:cs="Times New Roman"/>
          <w:sz w:val="22"/>
          <w:szCs w:val="22"/>
          <w:lang w:val="en-US"/>
        </w:rPr>
        <w:t xml:space="preserve">It is unclear however how much this is driven by reduced abundance of large fish versus changes in size-at-age of </w:t>
      </w:r>
      <w:r w:rsidR="00CE454F" w:rsidRPr="00A804DF">
        <w:rPr>
          <w:rFonts w:ascii="Times New Roman" w:hAnsi="Times New Roman" w:cs="Times New Roman"/>
          <w:sz w:val="22"/>
          <w:szCs w:val="22"/>
          <w:lang w:val="en-US"/>
        </w:rPr>
        <w:t>large fish</w:t>
      </w:r>
      <w:r w:rsidR="002542B5">
        <w:rPr>
          <w:rFonts w:ascii="Times New Roman" w:hAnsi="Times New Roman" w:cs="Times New Roman"/>
          <w:sz w:val="22"/>
          <w:szCs w:val="22"/>
          <w:lang w:val="en-US"/>
        </w:rPr>
        <w:t xml:space="preserve">. </w:t>
      </w:r>
      <w:r w:rsidR="00CE454F" w:rsidRPr="00A804DF">
        <w:rPr>
          <w:rFonts w:ascii="Times New Roman" w:hAnsi="Times New Roman" w:cs="Times New Roman"/>
          <w:sz w:val="22"/>
          <w:szCs w:val="22"/>
          <w:lang w:val="en-US"/>
        </w:rPr>
        <w:t>It also r</w:t>
      </w:r>
      <w:r w:rsidR="00CE454F">
        <w:rPr>
          <w:rFonts w:ascii="Times New Roman" w:hAnsi="Times New Roman" w:cs="Times New Roman"/>
          <w:sz w:val="22"/>
          <w:szCs w:val="22"/>
          <w:lang w:val="en-US"/>
        </w:rPr>
        <w:t xml:space="preserve">emains open as to whether climate warming in such models offer any possibility for individuals (in particular small individuals) to benefit from warming in terms of somatic growth, as is commonly observed </w:t>
      </w:r>
      <w:r w:rsidR="00CE454F">
        <w:rPr>
          <w:rFonts w:ascii="Times New Roman" w:hAnsi="Times New Roman" w:cs="Times New Roman"/>
          <w:sz w:val="22"/>
          <w:szCs w:val="22"/>
          <w:lang w:val="en-US"/>
        </w:rPr>
        <w:fldChar w:fldCharType="begin"/>
      </w:r>
      <w:r w:rsidR="00CE454F">
        <w:rPr>
          <w:rFonts w:ascii="Times New Roman" w:hAnsi="Times New Roman" w:cs="Times New Roman"/>
          <w:sz w:val="22"/>
          <w:szCs w:val="22"/>
          <w:lang w:val="en-US"/>
        </w:rPr>
        <w:instrText xml:space="preserve"> ADDIN ZOTERO_ITEM CSL_CITATION {"citationID":"IVQfTlJ7","properties":{"formattedCitation":"(Thresher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CE454F">
        <w:rPr>
          <w:rFonts w:ascii="Times New Roman" w:hAnsi="Times New Roman" w:cs="Times New Roman"/>
          <w:sz w:val="22"/>
          <w:szCs w:val="22"/>
          <w:lang w:val="en-US"/>
        </w:rPr>
        <w:fldChar w:fldCharType="separate"/>
      </w:r>
      <w:r w:rsidR="00CE454F" w:rsidRPr="006D6B58">
        <w:rPr>
          <w:rFonts w:ascii="Times New Roman" w:hAnsi="Times New Roman" w:cs="Times New Roman"/>
          <w:sz w:val="22"/>
          <w:lang w:val="en-GB"/>
        </w:rPr>
        <w:t xml:space="preserve">(Thresher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2007; Baudron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2014; Huss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2019)</w:t>
      </w:r>
      <w:r w:rsidR="00CE454F">
        <w:rPr>
          <w:rFonts w:ascii="Times New Roman" w:hAnsi="Times New Roman" w:cs="Times New Roman"/>
          <w:sz w:val="22"/>
          <w:szCs w:val="22"/>
          <w:lang w:val="en-US"/>
        </w:rPr>
        <w:fldChar w:fldCharType="end"/>
      </w:r>
      <w:r w:rsidR="00CE454F">
        <w:rPr>
          <w:rFonts w:ascii="Times New Roman" w:hAnsi="Times New Roman" w:cs="Times New Roman"/>
          <w:sz w:val="22"/>
          <w:szCs w:val="22"/>
          <w:lang w:val="en-US"/>
        </w:rPr>
        <w:t>.</w:t>
      </w:r>
    </w:p>
    <w:p w14:paraId="7C4BE11A" w14:textId="58D3404B" w:rsidR="005A491F" w:rsidRPr="00AF32CB" w:rsidRDefault="00FD330A" w:rsidP="005A491F">
      <w:pPr>
        <w:spacing w:line="480" w:lineRule="auto"/>
        <w:ind w:firstLine="284"/>
        <w:jc w:val="both"/>
        <w:rPr>
          <w:rFonts w:ascii="Times New Roman" w:hAnsi="Times New Roman" w:cs="Times New Roman"/>
          <w:sz w:val="22"/>
          <w:szCs w:val="22"/>
        </w:rPr>
      </w:pPr>
      <w:commentRangeStart w:id="8"/>
      <w:r w:rsidRPr="00EE6130">
        <w:rPr>
          <w:rFonts w:ascii="Times New Roman" w:hAnsi="Times New Roman" w:cs="Times New Roman"/>
          <w:sz w:val="22"/>
          <w:szCs w:val="22"/>
          <w:lang w:val="en-US"/>
        </w:rPr>
        <w:t xml:space="preserve">The </w:t>
      </w:r>
      <w:r w:rsidRPr="00FD330A">
        <w:rPr>
          <w:rFonts w:ascii="Times New Roman" w:hAnsi="Times New Roman" w:cs="Times New Roman"/>
          <w:sz w:val="22"/>
          <w:szCs w:val="22"/>
        </w:rPr>
        <w:t>Baltic Sea</w:t>
      </w:r>
      <w:commentRangeEnd w:id="8"/>
      <w:r w:rsidR="004B4DF7">
        <w:rPr>
          <w:rStyle w:val="CommentReference"/>
        </w:rPr>
        <w:commentReference w:id="8"/>
      </w:r>
      <w:r w:rsidRPr="00FD330A">
        <w:rPr>
          <w:rFonts w:ascii="Times New Roman" w:hAnsi="Times New Roman" w:cs="Times New Roman"/>
          <w:sz w:val="22"/>
          <w:szCs w:val="22"/>
        </w:rPr>
        <w:t xml:space="preserve"> </w:t>
      </w:r>
      <w:r w:rsidR="00BC5DBB" w:rsidRPr="0062469A">
        <w:rPr>
          <w:rFonts w:ascii="Times New Roman" w:hAnsi="Times New Roman" w:cs="Times New Roman"/>
          <w:sz w:val="22"/>
          <w:szCs w:val="22"/>
          <w:lang w:val="en-US"/>
        </w:rPr>
        <w:t>constitutes</w:t>
      </w:r>
      <w:r w:rsidR="00EE6130" w:rsidRPr="0062469A">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a great </w:t>
      </w:r>
      <w:r w:rsidR="00BC5DBB">
        <w:rPr>
          <w:rFonts w:ascii="Times New Roman" w:hAnsi="Times New Roman" w:cs="Times New Roman"/>
          <w:sz w:val="22"/>
          <w:szCs w:val="22"/>
          <w:lang w:val="en-US"/>
        </w:rPr>
        <w:t>example</w:t>
      </w:r>
      <w:r w:rsidR="0062469A" w:rsidRPr="00BC5DBB">
        <w:rPr>
          <w:rFonts w:ascii="Times New Roman" w:hAnsi="Times New Roman" w:cs="Times New Roman"/>
          <w:sz w:val="22"/>
          <w:szCs w:val="22"/>
          <w:lang w:val="en-US"/>
        </w:rPr>
        <w:t xml:space="preserve"> system</w:t>
      </w:r>
      <w:r w:rsidR="00800E21" w:rsidRPr="00BC5DBB">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to explore </w:t>
      </w:r>
      <w:r w:rsidR="00407069" w:rsidRPr="00407069">
        <w:rPr>
          <w:rFonts w:ascii="Times New Roman" w:hAnsi="Times New Roman" w:cs="Times New Roman"/>
          <w:sz w:val="22"/>
          <w:szCs w:val="22"/>
          <w:lang w:val="en-US"/>
        </w:rPr>
        <w:t xml:space="preserve">the impacts of </w:t>
      </w:r>
      <w:r w:rsidR="00407069">
        <w:rPr>
          <w:rFonts w:ascii="Times New Roman" w:hAnsi="Times New Roman" w:cs="Times New Roman"/>
          <w:sz w:val="22"/>
          <w:szCs w:val="22"/>
          <w:lang w:val="en-US"/>
        </w:rPr>
        <w:t>warming, as it is a relatively well understood and species poor system</w:t>
      </w:r>
      <w:r w:rsidR="0089165C">
        <w:rPr>
          <w:rFonts w:ascii="Times New Roman" w:hAnsi="Times New Roman" w:cs="Times New Roman"/>
          <w:sz w:val="22"/>
          <w:szCs w:val="22"/>
          <w:lang w:val="en-US"/>
        </w:rPr>
        <w:t xml:space="preserve"> </w:t>
      </w:r>
      <w:r w:rsidR="008B5782">
        <w:rPr>
          <w:rFonts w:ascii="Times New Roman" w:hAnsi="Times New Roman" w:cs="Times New Roman"/>
          <w:sz w:val="22"/>
          <w:szCs w:val="22"/>
          <w:lang w:val="en-US"/>
        </w:rPr>
        <w:fldChar w:fldCharType="begin"/>
      </w:r>
      <w:r w:rsidR="00EC0A6B">
        <w:rPr>
          <w:rFonts w:ascii="Times New Roman" w:hAnsi="Times New Roman" w:cs="Times New Roman"/>
          <w:sz w:val="22"/>
          <w:szCs w:val="22"/>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sz w:val="22"/>
          <w:szCs w:val="22"/>
          <w:lang w:val="en-US"/>
        </w:rPr>
        <w:fldChar w:fldCharType="separate"/>
      </w:r>
      <w:r w:rsidR="00EC0A6B" w:rsidRPr="00EC0A6B">
        <w:rPr>
          <w:rFonts w:ascii="Times New Roman" w:hAnsi="Times New Roman" w:cs="Times New Roman"/>
          <w:sz w:val="22"/>
          <w:lang w:val="en-GB"/>
        </w:rPr>
        <w:t xml:space="preserve">(Mackenzie </w:t>
      </w:r>
      <w:r w:rsidR="00EC0A6B" w:rsidRPr="00EC0A6B">
        <w:rPr>
          <w:rFonts w:ascii="Times New Roman" w:hAnsi="Times New Roman" w:cs="Times New Roman"/>
          <w:i/>
          <w:iCs/>
          <w:sz w:val="22"/>
          <w:lang w:val="en-GB"/>
        </w:rPr>
        <w:t>et al.</w:t>
      </w:r>
      <w:r w:rsidR="00EC0A6B" w:rsidRPr="00EC0A6B">
        <w:rPr>
          <w:rFonts w:ascii="Times New Roman" w:hAnsi="Times New Roman" w:cs="Times New Roman"/>
          <w:sz w:val="22"/>
          <w:lang w:val="en-GB"/>
        </w:rPr>
        <w:t xml:space="preserve"> 2007; Casini </w:t>
      </w:r>
      <w:r w:rsidR="00EC0A6B" w:rsidRPr="00EC0A6B">
        <w:rPr>
          <w:rFonts w:ascii="Times New Roman" w:hAnsi="Times New Roman" w:cs="Times New Roman"/>
          <w:i/>
          <w:iCs/>
          <w:sz w:val="22"/>
          <w:lang w:val="en-GB"/>
        </w:rPr>
        <w:t>et al.</w:t>
      </w:r>
      <w:r w:rsidR="00EC0A6B" w:rsidRPr="00EC0A6B">
        <w:rPr>
          <w:rFonts w:ascii="Times New Roman" w:hAnsi="Times New Roman" w:cs="Times New Roman"/>
          <w:sz w:val="22"/>
          <w:lang w:val="en-GB"/>
        </w:rPr>
        <w:t xml:space="preserve"> 2009)</w:t>
      </w:r>
      <w:r w:rsidR="008B5782">
        <w:rPr>
          <w:rFonts w:ascii="Times New Roman" w:hAnsi="Times New Roman" w:cs="Times New Roman"/>
          <w:sz w:val="22"/>
          <w:szCs w:val="22"/>
          <w:lang w:val="en-US"/>
        </w:rPr>
        <w:fldChar w:fldCharType="end"/>
      </w:r>
      <w:r w:rsidR="00407069">
        <w:rPr>
          <w:rFonts w:ascii="Times New Roman" w:hAnsi="Times New Roman" w:cs="Times New Roman"/>
          <w:sz w:val="22"/>
          <w:szCs w:val="22"/>
          <w:lang w:val="en-US"/>
        </w:rPr>
        <w:t xml:space="preserve"> that in addition </w:t>
      </w:r>
      <w:r w:rsidR="005D7A24">
        <w:rPr>
          <w:rFonts w:ascii="Times New Roman" w:hAnsi="Times New Roman" w:cs="Times New Roman"/>
          <w:sz w:val="22"/>
          <w:szCs w:val="22"/>
          <w:lang w:val="en-US"/>
        </w:rPr>
        <w:t>experiences</w:t>
      </w:r>
      <w:r w:rsidR="008B5782">
        <w:rPr>
          <w:rFonts w:ascii="Times New Roman" w:hAnsi="Times New Roman" w:cs="Times New Roman"/>
          <w:sz w:val="22"/>
          <w:szCs w:val="22"/>
          <w:lang w:val="en-US"/>
        </w:rPr>
        <w:t xml:space="preserve"> rapid warming</w:t>
      </w:r>
      <w:r w:rsidR="004F36A1">
        <w:rPr>
          <w:rFonts w:ascii="Times New Roman" w:hAnsi="Times New Roman" w:cs="Times New Roman"/>
          <w:sz w:val="22"/>
          <w:szCs w:val="22"/>
          <w:lang w:val="en-US"/>
        </w:rPr>
        <w:t xml:space="preserve"> </w:t>
      </w:r>
      <w:r w:rsidR="009214DD">
        <w:rPr>
          <w:rFonts w:ascii="Times New Roman" w:hAnsi="Times New Roman" w:cs="Times New Roman"/>
          <w:sz w:val="22"/>
          <w:szCs w:val="22"/>
          <w:lang w:val="en-US"/>
        </w:rPr>
        <w:fldChar w:fldCharType="begin"/>
      </w:r>
      <w:r w:rsidR="009214DD">
        <w:rPr>
          <w:rFonts w:ascii="Times New Roman" w:hAnsi="Times New Roman" w:cs="Times New Roman"/>
          <w:sz w:val="22"/>
          <w:szCs w:val="22"/>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sz w:val="22"/>
          <w:szCs w:val="22"/>
          <w:lang w:val="en-US"/>
        </w:rPr>
        <w:fldChar w:fldCharType="separate"/>
      </w:r>
      <w:r w:rsidR="009214DD">
        <w:rPr>
          <w:rFonts w:ascii="Times New Roman" w:hAnsi="Times New Roman" w:cs="Times New Roman"/>
          <w:noProof/>
          <w:sz w:val="22"/>
          <w:szCs w:val="22"/>
          <w:lang w:val="en-US"/>
        </w:rPr>
        <w:t>(Belkin 2009)</w:t>
      </w:r>
      <w:r w:rsidR="009214DD">
        <w:rPr>
          <w:rFonts w:ascii="Times New Roman" w:hAnsi="Times New Roman" w:cs="Times New Roman"/>
          <w:sz w:val="22"/>
          <w:szCs w:val="22"/>
          <w:lang w:val="en-US"/>
        </w:rPr>
        <w:fldChar w:fldCharType="end"/>
      </w:r>
      <w:r w:rsidRPr="00FD330A">
        <w:rPr>
          <w:rFonts w:ascii="Times New Roman" w:hAnsi="Times New Roman" w:cs="Times New Roman"/>
          <w:sz w:val="22"/>
          <w:szCs w:val="22"/>
        </w:rPr>
        <w:t xml:space="preserve">. </w:t>
      </w:r>
      <w:r w:rsidR="001133BC" w:rsidRPr="001133BC">
        <w:rPr>
          <w:rFonts w:ascii="Times New Roman" w:hAnsi="Times New Roman" w:cs="Times New Roman"/>
          <w:sz w:val="22"/>
          <w:szCs w:val="22"/>
        </w:rPr>
        <w:t xml:space="preserve">Here we introduce a </w:t>
      </w:r>
      <w:r w:rsidR="00E073F5">
        <w:rPr>
          <w:rFonts w:ascii="Times New Roman" w:hAnsi="Times New Roman" w:cs="Times New Roman"/>
          <w:sz w:val="22"/>
          <w:szCs w:val="22"/>
          <w:lang w:val="en-US"/>
        </w:rPr>
        <w:t xml:space="preserve">temperature-dependent size-spectrum </w:t>
      </w:r>
      <w:r w:rsidR="00A17EEF">
        <w:rPr>
          <w:rFonts w:ascii="Times New Roman" w:hAnsi="Times New Roman" w:cs="Times New Roman"/>
          <w:sz w:val="22"/>
          <w:szCs w:val="22"/>
          <w:lang w:val="en-US"/>
        </w:rPr>
        <w:t xml:space="preserve">inspired by </w:t>
      </w:r>
      <w:r w:rsidR="001267C3">
        <w:rPr>
          <w:rFonts w:ascii="Times New Roman" w:hAnsi="Times New Roman" w:cs="Times New Roman"/>
          <w:sz w:val="22"/>
          <w:szCs w:val="22"/>
          <w:lang w:val="en-US"/>
        </w:rPr>
        <w:t xml:space="preserve">a </w:t>
      </w:r>
      <w:r w:rsidR="001267C3" w:rsidRPr="00A17EEF">
        <w:rPr>
          <w:rFonts w:ascii="Times New Roman" w:hAnsi="Times New Roman" w:cs="Times New Roman"/>
          <w:sz w:val="22"/>
          <w:szCs w:val="22"/>
          <w:lang w:val="en-US"/>
        </w:rPr>
        <w:t>simpli</w:t>
      </w:r>
      <w:r w:rsidR="001267C3">
        <w:rPr>
          <w:rFonts w:ascii="Times New Roman" w:hAnsi="Times New Roman" w:cs="Times New Roman"/>
          <w:sz w:val="22"/>
          <w:szCs w:val="22"/>
          <w:lang w:val="en-US"/>
        </w:rPr>
        <w:t xml:space="preserve">fied </w:t>
      </w:r>
      <w:r w:rsidR="00A17EEF">
        <w:rPr>
          <w:rFonts w:ascii="Times New Roman" w:hAnsi="Times New Roman" w:cs="Times New Roman"/>
          <w:sz w:val="22"/>
          <w:szCs w:val="22"/>
          <w:lang w:val="en-US"/>
        </w:rPr>
        <w:t>the Baltic Sea</w:t>
      </w:r>
      <w:r w:rsidR="001267C3">
        <w:rPr>
          <w:rFonts w:ascii="Times New Roman" w:hAnsi="Times New Roman" w:cs="Times New Roman"/>
          <w:sz w:val="22"/>
          <w:szCs w:val="22"/>
          <w:lang w:val="en-US"/>
        </w:rPr>
        <w:t xml:space="preserve"> food web</w:t>
      </w:r>
      <w:r w:rsidR="009E7CBC">
        <w:rPr>
          <w:rFonts w:ascii="Times New Roman" w:hAnsi="Times New Roman" w:cs="Times New Roman"/>
          <w:sz w:val="22"/>
          <w:szCs w:val="22"/>
          <w:lang w:val="en-US"/>
        </w:rPr>
        <w:t xml:space="preserve"> with which </w:t>
      </w:r>
      <w:r w:rsidR="00EC4154" w:rsidRPr="009933B0">
        <w:rPr>
          <w:rFonts w:ascii="Times New Roman" w:hAnsi="Times New Roman" w:cs="Times New Roman"/>
          <w:sz w:val="22"/>
          <w:szCs w:val="22"/>
          <w:lang w:val="en-US"/>
        </w:rPr>
        <w:t xml:space="preserve">we </w:t>
      </w:r>
      <w:r w:rsidR="001133BC" w:rsidRPr="001133BC">
        <w:rPr>
          <w:rFonts w:ascii="Times New Roman" w:hAnsi="Times New Roman" w:cs="Times New Roman"/>
          <w:sz w:val="22"/>
          <w:szCs w:val="22"/>
        </w:rPr>
        <w:t xml:space="preserve">assess </w:t>
      </w:r>
      <w:r w:rsidR="004A44A9" w:rsidRPr="0094557A">
        <w:rPr>
          <w:rFonts w:ascii="Times New Roman" w:hAnsi="Times New Roman" w:cs="Times New Roman"/>
          <w:sz w:val="22"/>
          <w:szCs w:val="22"/>
          <w:lang w:val="en-US"/>
        </w:rPr>
        <w:t xml:space="preserve">the joint impacts of </w:t>
      </w:r>
      <w:r w:rsidR="001133BC" w:rsidRPr="001133BC">
        <w:rPr>
          <w:rFonts w:ascii="Times New Roman" w:hAnsi="Times New Roman" w:cs="Times New Roman"/>
          <w:sz w:val="22"/>
          <w:szCs w:val="22"/>
        </w:rPr>
        <w:t xml:space="preserve">both temperature driven </w:t>
      </w:r>
      <w:r w:rsidR="0094557A" w:rsidRPr="0094557A">
        <w:rPr>
          <w:rFonts w:ascii="Times New Roman" w:hAnsi="Times New Roman" w:cs="Times New Roman"/>
          <w:sz w:val="22"/>
          <w:szCs w:val="22"/>
          <w:lang w:val="en-US"/>
        </w:rPr>
        <w:t xml:space="preserve">changes in </w:t>
      </w:r>
      <w:r w:rsidR="001133BC" w:rsidRPr="001133BC">
        <w:rPr>
          <w:rFonts w:ascii="Times New Roman" w:hAnsi="Times New Roman" w:cs="Times New Roman"/>
          <w:sz w:val="22"/>
          <w:szCs w:val="22"/>
        </w:rPr>
        <w:t>productivity</w:t>
      </w:r>
      <w:r w:rsidR="00FF4BEC" w:rsidRPr="00FF4BEC">
        <w:rPr>
          <w:rFonts w:ascii="Times New Roman" w:hAnsi="Times New Roman" w:cs="Times New Roman"/>
          <w:sz w:val="22"/>
          <w:szCs w:val="22"/>
          <w:lang w:val="en-US"/>
        </w:rPr>
        <w:t xml:space="preserve"> and </w:t>
      </w:r>
      <w:r w:rsidR="00FF4BEC">
        <w:rPr>
          <w:rFonts w:ascii="Times New Roman" w:hAnsi="Times New Roman" w:cs="Times New Roman"/>
          <w:sz w:val="22"/>
          <w:szCs w:val="22"/>
          <w:lang w:val="en-US"/>
        </w:rPr>
        <w:t>physiology</w:t>
      </w:r>
      <w:r w:rsidR="00570364">
        <w:rPr>
          <w:rFonts w:ascii="Times New Roman" w:hAnsi="Times New Roman" w:cs="Times New Roman"/>
          <w:sz w:val="22"/>
          <w:szCs w:val="22"/>
          <w:lang w:val="en-US"/>
        </w:rPr>
        <w:t xml:space="preserve"> </w:t>
      </w:r>
      <w:r w:rsidR="001133BC" w:rsidRPr="001133BC">
        <w:rPr>
          <w:rFonts w:ascii="Times New Roman" w:hAnsi="Times New Roman" w:cs="Times New Roman"/>
          <w:sz w:val="22"/>
          <w:szCs w:val="22"/>
        </w:rPr>
        <w:t xml:space="preserve">and its effects on the emergent </w:t>
      </w:r>
      <w:r w:rsidR="000B5471" w:rsidRPr="000B5471">
        <w:rPr>
          <w:rFonts w:ascii="Times New Roman" w:hAnsi="Times New Roman" w:cs="Times New Roman"/>
          <w:sz w:val="22"/>
          <w:szCs w:val="22"/>
          <w:lang w:val="en-US"/>
        </w:rPr>
        <w:t>food web structure</w:t>
      </w:r>
      <w:r w:rsidR="001133BC" w:rsidRPr="001133BC">
        <w:rPr>
          <w:rFonts w:ascii="Times New Roman" w:hAnsi="Times New Roman" w:cs="Times New Roman"/>
          <w:sz w:val="22"/>
          <w:szCs w:val="22"/>
        </w:rPr>
        <w:t xml:space="preserve">. </w:t>
      </w:r>
      <w:r w:rsidR="009933B0">
        <w:rPr>
          <w:rFonts w:ascii="Times New Roman" w:hAnsi="Times New Roman" w:cs="Times New Roman"/>
          <w:sz w:val="22"/>
          <w:szCs w:val="22"/>
          <w:lang w:val="en-US"/>
        </w:rPr>
        <w:t xml:space="preserve">We specifically </w:t>
      </w:r>
      <w:r w:rsidR="007B43CC">
        <w:rPr>
          <w:rFonts w:ascii="Times New Roman" w:hAnsi="Times New Roman" w:cs="Times New Roman"/>
          <w:sz w:val="22"/>
          <w:szCs w:val="22"/>
          <w:lang w:val="en-US"/>
        </w:rPr>
        <w:t>investigate</w:t>
      </w:r>
      <w:r w:rsidR="009933B0">
        <w:rPr>
          <w:rFonts w:ascii="Times New Roman" w:hAnsi="Times New Roman" w:cs="Times New Roman"/>
          <w:sz w:val="22"/>
          <w:szCs w:val="22"/>
          <w:lang w:val="en-US"/>
        </w:rPr>
        <w:t xml:space="preserve"> the impacts of projected warming </w:t>
      </w:r>
      <w:r w:rsidR="00101DF9">
        <w:rPr>
          <w:rFonts w:ascii="Times New Roman" w:hAnsi="Times New Roman" w:cs="Times New Roman"/>
          <w:sz w:val="22"/>
          <w:szCs w:val="22"/>
          <w:lang w:val="en-US"/>
        </w:rPr>
        <w:t xml:space="preserve">(using the </w:t>
      </w:r>
      <w:r w:rsidR="00101DF9" w:rsidRPr="00AF32CB">
        <w:rPr>
          <w:rFonts w:ascii="Times New Roman" w:hAnsi="Times New Roman" w:cs="Times New Roman"/>
          <w:sz w:val="22"/>
          <w:szCs w:val="22"/>
        </w:rPr>
        <w:t>regional coupled model system RCA4-NEMO</w:t>
      </w:r>
      <w:r w:rsidR="00101DF9" w:rsidRPr="00AF32CB">
        <w:rPr>
          <w:rStyle w:val="CommentReference"/>
          <w:rFonts w:ascii="Times New Roman" w:hAnsi="Times New Roman" w:cs="Times New Roman"/>
          <w:sz w:val="22"/>
          <w:szCs w:val="22"/>
        </w:rPr>
        <w:annotationRef/>
      </w:r>
      <w:r w:rsidR="00101DF9" w:rsidRPr="00AF32CB">
        <w:rPr>
          <w:rFonts w:ascii="Times New Roman" w:hAnsi="Times New Roman" w:cs="Times New Roman"/>
          <w:sz w:val="22"/>
          <w:szCs w:val="22"/>
        </w:rPr>
        <w:t xml:space="preserve"> and the RCP 8.5 emission scenario</w:t>
      </w:r>
      <w:r w:rsidR="00101DF9" w:rsidRPr="00101DF9">
        <w:rPr>
          <w:rFonts w:ascii="Times New Roman" w:hAnsi="Times New Roman" w:cs="Times New Roman"/>
          <w:sz w:val="22"/>
          <w:szCs w:val="22"/>
          <w:lang w:val="en-US"/>
        </w:rPr>
        <w:t>)</w:t>
      </w:r>
      <w:r w:rsidR="00101DF9">
        <w:rPr>
          <w:rFonts w:ascii="Times New Roman" w:hAnsi="Times New Roman" w:cs="Times New Roman"/>
          <w:sz w:val="22"/>
          <w:szCs w:val="22"/>
          <w:lang w:val="en-US"/>
        </w:rPr>
        <w:t xml:space="preserve"> </w:t>
      </w:r>
      <w:r w:rsidR="009933B0">
        <w:rPr>
          <w:rFonts w:ascii="Times New Roman" w:hAnsi="Times New Roman" w:cs="Times New Roman"/>
          <w:sz w:val="22"/>
          <w:szCs w:val="22"/>
          <w:lang w:val="en-US"/>
        </w:rPr>
        <w:t xml:space="preserve">on </w:t>
      </w:r>
      <w:r w:rsidR="005A491F" w:rsidRPr="00AF32CB">
        <w:rPr>
          <w:rFonts w:ascii="Times New Roman" w:hAnsi="Times New Roman" w:cs="Times New Roman"/>
          <w:bCs/>
          <w:sz w:val="22"/>
          <w:szCs w:val="22"/>
        </w:rPr>
        <w:t>growth trajectories, average body sizes, population size-structure and yield in a fished ecosystem</w:t>
      </w:r>
      <w:r w:rsidR="00CC7AE5" w:rsidRPr="001B038F">
        <w:rPr>
          <w:rFonts w:ascii="Times New Roman" w:hAnsi="Times New Roman" w:cs="Times New Roman"/>
          <w:bCs/>
          <w:sz w:val="22"/>
          <w:szCs w:val="22"/>
          <w:lang w:val="en-US"/>
        </w:rPr>
        <w:t xml:space="preserve">. </w:t>
      </w:r>
      <w:r w:rsidR="005A491F" w:rsidRPr="00AF32CB">
        <w:rPr>
          <w:rFonts w:ascii="Times New Roman" w:hAnsi="Times New Roman" w:cs="Times New Roman"/>
          <w:bCs/>
          <w:sz w:val="22"/>
          <w:szCs w:val="22"/>
        </w:rPr>
        <w:t xml:space="preserve">Uncertainty in the </w:t>
      </w:r>
      <w:r w:rsidR="001B038F" w:rsidRPr="001B038F">
        <w:rPr>
          <w:rFonts w:ascii="Times New Roman" w:hAnsi="Times New Roman" w:cs="Times New Roman"/>
          <w:bCs/>
          <w:sz w:val="22"/>
          <w:szCs w:val="22"/>
          <w:lang w:val="en-US"/>
        </w:rPr>
        <w:t xml:space="preserve">effect of warming on </w:t>
      </w:r>
      <w:r w:rsidR="001B038F">
        <w:rPr>
          <w:rFonts w:ascii="Times New Roman" w:hAnsi="Times New Roman" w:cs="Times New Roman"/>
          <w:bCs/>
          <w:sz w:val="22"/>
          <w:szCs w:val="22"/>
          <w:lang w:val="en-US"/>
        </w:rPr>
        <w:t xml:space="preserve">physiology </w:t>
      </w:r>
      <w:r w:rsidR="005A491F" w:rsidRPr="00AF32CB">
        <w:rPr>
          <w:rFonts w:ascii="Times New Roman" w:hAnsi="Times New Roman" w:cs="Times New Roman"/>
          <w:bCs/>
          <w:sz w:val="22"/>
          <w:szCs w:val="22"/>
        </w:rPr>
        <w:t xml:space="preserve">is incorporated by </w:t>
      </w:r>
      <w:r w:rsidR="00C6019B" w:rsidRPr="00C6019B">
        <w:rPr>
          <w:rFonts w:ascii="Times New Roman" w:hAnsi="Times New Roman" w:cs="Times New Roman"/>
          <w:bCs/>
          <w:sz w:val="22"/>
          <w:szCs w:val="22"/>
          <w:lang w:val="en-US"/>
        </w:rPr>
        <w:t>r</w:t>
      </w:r>
      <w:r w:rsidR="00C6019B">
        <w:rPr>
          <w:rFonts w:ascii="Times New Roman" w:hAnsi="Times New Roman" w:cs="Times New Roman"/>
          <w:bCs/>
          <w:sz w:val="22"/>
          <w:szCs w:val="22"/>
          <w:lang w:val="en-US"/>
        </w:rPr>
        <w:t xml:space="preserve">andomly parameterizing these rates </w:t>
      </w:r>
      <w:r w:rsidR="005C2A3E">
        <w:rPr>
          <w:rFonts w:ascii="Times New Roman" w:hAnsi="Times New Roman" w:cs="Times New Roman"/>
          <w:bCs/>
          <w:sz w:val="22"/>
          <w:szCs w:val="22"/>
          <w:lang w:val="en-US"/>
        </w:rPr>
        <w:t xml:space="preserve">using </w:t>
      </w:r>
      <w:r w:rsidR="00C6019B">
        <w:rPr>
          <w:rFonts w:ascii="Times New Roman" w:hAnsi="Times New Roman" w:cs="Times New Roman"/>
          <w:bCs/>
          <w:sz w:val="22"/>
          <w:szCs w:val="22"/>
          <w:lang w:val="en-US"/>
        </w:rPr>
        <w:t xml:space="preserve">probability </w:t>
      </w:r>
      <w:r w:rsidR="005A491F" w:rsidRPr="00AF32CB">
        <w:rPr>
          <w:rFonts w:ascii="Times New Roman" w:hAnsi="Times New Roman" w:cs="Times New Roman"/>
          <w:bCs/>
          <w:sz w:val="22"/>
          <w:szCs w:val="22"/>
        </w:rPr>
        <w:t>distributions</w:t>
      </w:r>
      <w:r w:rsidR="000C4D06" w:rsidRPr="000C4D06">
        <w:rPr>
          <w:rFonts w:ascii="Times New Roman" w:hAnsi="Times New Roman" w:cs="Times New Roman"/>
          <w:bCs/>
          <w:sz w:val="22"/>
          <w:szCs w:val="22"/>
          <w:lang w:val="en-US"/>
        </w:rPr>
        <w:t xml:space="preserve"> </w:t>
      </w:r>
      <w:r w:rsidR="000C4D06">
        <w:rPr>
          <w:rFonts w:ascii="Times New Roman" w:hAnsi="Times New Roman" w:cs="Times New Roman"/>
          <w:bCs/>
          <w:sz w:val="22"/>
          <w:szCs w:val="22"/>
          <w:lang w:val="en-US"/>
        </w:rPr>
        <w:t xml:space="preserve">from </w:t>
      </w:r>
      <w:r w:rsidR="005A491F" w:rsidRPr="00AF32CB">
        <w:rPr>
          <w:rFonts w:ascii="Times New Roman" w:hAnsi="Times New Roman" w:cs="Times New Roman"/>
          <w:bCs/>
          <w:sz w:val="22"/>
          <w:szCs w:val="22"/>
        </w:rPr>
        <w:t>meta-analys</w:t>
      </w:r>
      <w:r w:rsidR="0075688E" w:rsidRPr="0045773F">
        <w:rPr>
          <w:rFonts w:ascii="Times New Roman" w:hAnsi="Times New Roman" w:cs="Times New Roman"/>
          <w:bCs/>
          <w:sz w:val="22"/>
          <w:szCs w:val="22"/>
          <w:lang w:val="en-US"/>
        </w:rPr>
        <w:t>e</w:t>
      </w:r>
      <w:r w:rsidR="005A491F" w:rsidRPr="00AF32CB">
        <w:rPr>
          <w:rFonts w:ascii="Times New Roman" w:hAnsi="Times New Roman" w:cs="Times New Roman"/>
          <w:bCs/>
          <w:sz w:val="22"/>
          <w:szCs w:val="22"/>
        </w:rPr>
        <w:t>s.</w:t>
      </w:r>
      <w:r w:rsidR="005A491F" w:rsidRPr="00AF32CB">
        <w:rPr>
          <w:rFonts w:ascii="Times New Roman" w:hAnsi="Times New Roman" w:cs="Times New Roman"/>
          <w:sz w:val="22"/>
          <w:szCs w:val="22"/>
        </w:rPr>
        <w:t xml:space="preserve"> </w:t>
      </w:r>
      <w:r w:rsidR="00665B4F" w:rsidRPr="00D07497">
        <w:rPr>
          <w:rFonts w:ascii="Times New Roman" w:hAnsi="Times New Roman" w:cs="Times New Roman"/>
          <w:sz w:val="22"/>
          <w:szCs w:val="22"/>
          <w:lang w:val="en-US"/>
        </w:rPr>
        <w:t xml:space="preserve">We find that </w:t>
      </w:r>
      <w:r w:rsidR="005A491F" w:rsidRPr="00AF32CB">
        <w:rPr>
          <w:rFonts w:ascii="Times New Roman" w:hAnsi="Times New Roman" w:cs="Times New Roman"/>
          <w:sz w:val="22"/>
          <w:szCs w:val="22"/>
        </w:rPr>
        <w:t>inclusion of temperature-dependent physiological processes leads increased size-at-age</w:t>
      </w:r>
      <w:r w:rsidR="00184150" w:rsidRPr="00184150">
        <w:rPr>
          <w:rFonts w:ascii="Times New Roman" w:hAnsi="Times New Roman" w:cs="Times New Roman"/>
          <w:sz w:val="22"/>
          <w:szCs w:val="22"/>
          <w:lang w:val="en-US"/>
        </w:rPr>
        <w:t>,</w:t>
      </w:r>
      <w:r w:rsidR="005A491F" w:rsidRPr="00AF32CB">
        <w:rPr>
          <w:rFonts w:ascii="Times New Roman" w:hAnsi="Times New Roman" w:cs="Times New Roman"/>
          <w:sz w:val="22"/>
          <w:szCs w:val="22"/>
        </w:rPr>
        <w:t xml:space="preserve"> especially for smaller individuals</w:t>
      </w:r>
      <w:r w:rsidR="00184150" w:rsidRPr="00184150">
        <w:rPr>
          <w:rFonts w:ascii="Times New Roman" w:hAnsi="Times New Roman" w:cs="Times New Roman"/>
          <w:sz w:val="22"/>
          <w:szCs w:val="22"/>
          <w:lang w:val="en-US"/>
        </w:rPr>
        <w:t xml:space="preserve"> and in line with </w:t>
      </w:r>
      <w:r w:rsidR="00184150">
        <w:rPr>
          <w:rFonts w:ascii="Times New Roman" w:hAnsi="Times New Roman" w:cs="Times New Roman"/>
          <w:sz w:val="22"/>
          <w:szCs w:val="22"/>
          <w:lang w:val="en-US"/>
        </w:rPr>
        <w:t>general observations</w:t>
      </w:r>
      <w:r w:rsidR="002077BE" w:rsidRPr="002077BE">
        <w:rPr>
          <w:rFonts w:ascii="Times New Roman" w:hAnsi="Times New Roman" w:cs="Times New Roman"/>
          <w:sz w:val="22"/>
          <w:szCs w:val="22"/>
          <w:lang w:val="en-US"/>
        </w:rPr>
        <w:t xml:space="preserve">, </w:t>
      </w:r>
      <w:r w:rsidR="002077BE">
        <w:rPr>
          <w:rFonts w:ascii="Times New Roman" w:hAnsi="Times New Roman" w:cs="Times New Roman"/>
          <w:sz w:val="22"/>
          <w:szCs w:val="22"/>
          <w:lang w:val="en-US"/>
        </w:rPr>
        <w:t xml:space="preserve">whereas the opposite is observed </w:t>
      </w:r>
      <w:r w:rsidR="002077BE" w:rsidRPr="000A25EC">
        <w:rPr>
          <w:rFonts w:ascii="Times New Roman" w:hAnsi="Times New Roman" w:cs="Times New Roman"/>
          <w:sz w:val="22"/>
          <w:szCs w:val="22"/>
          <w:lang w:val="en-US"/>
        </w:rPr>
        <w:t xml:space="preserve">when </w:t>
      </w:r>
      <w:r w:rsidR="005A491F" w:rsidRPr="00AF32CB">
        <w:rPr>
          <w:rFonts w:ascii="Times New Roman" w:hAnsi="Times New Roman" w:cs="Times New Roman"/>
          <w:sz w:val="22"/>
          <w:szCs w:val="22"/>
        </w:rPr>
        <w:t>only the resource dynamics are temperature dependent</w:t>
      </w:r>
      <w:r w:rsidR="000A25EC">
        <w:rPr>
          <w:rFonts w:ascii="Times New Roman" w:hAnsi="Times New Roman" w:cs="Times New Roman"/>
          <w:sz w:val="22"/>
          <w:szCs w:val="22"/>
          <w:lang w:val="en-US"/>
        </w:rPr>
        <w:t xml:space="preserve">. </w:t>
      </w:r>
      <w:r w:rsidR="009A77F3">
        <w:rPr>
          <w:rFonts w:ascii="Times New Roman" w:hAnsi="Times New Roman" w:cs="Times New Roman"/>
          <w:sz w:val="22"/>
          <w:szCs w:val="22"/>
          <w:lang w:val="en-US"/>
        </w:rPr>
        <w:t xml:space="preserve">However, </w:t>
      </w:r>
      <w:proofErr w:type="gramStart"/>
      <w:r w:rsidR="009A77F3">
        <w:rPr>
          <w:rFonts w:ascii="Times New Roman" w:hAnsi="Times New Roman" w:cs="Times New Roman"/>
          <w:sz w:val="22"/>
          <w:szCs w:val="22"/>
          <w:lang w:val="en-US"/>
        </w:rPr>
        <w:t>overall</w:t>
      </w:r>
      <w:proofErr w:type="gramEnd"/>
      <w:r w:rsidR="009A77F3">
        <w:rPr>
          <w:rFonts w:ascii="Times New Roman" w:hAnsi="Times New Roman" w:cs="Times New Roman"/>
          <w:sz w:val="22"/>
          <w:szCs w:val="22"/>
          <w:lang w:val="en-US"/>
        </w:rPr>
        <w:t xml:space="preserve"> we find declines in mean body size in the population, resulting in lower yields in warmer environments. </w:t>
      </w:r>
    </w:p>
    <w:p w14:paraId="08A6A0E1" w14:textId="77777777" w:rsidR="00D30313" w:rsidRDefault="00D30313" w:rsidP="00182BA9">
      <w:pPr>
        <w:spacing w:line="480" w:lineRule="auto"/>
        <w:contextualSpacing/>
        <w:jc w:val="both"/>
        <w:rPr>
          <w:rFonts w:cstheme="minorHAnsi"/>
          <w:b/>
        </w:rPr>
      </w:pPr>
    </w:p>
    <w:p w14:paraId="7800D9D3" w14:textId="23FDCD2E" w:rsidR="00AD548E" w:rsidRPr="00AC577D" w:rsidRDefault="00AD548E" w:rsidP="00182BA9">
      <w:pPr>
        <w:spacing w:line="480" w:lineRule="auto"/>
        <w:contextualSpacing/>
        <w:jc w:val="both"/>
        <w:rPr>
          <w:rFonts w:cstheme="minorHAnsi"/>
          <w:b/>
        </w:rPr>
      </w:pPr>
      <w:r w:rsidRPr="00AC577D">
        <w:rPr>
          <w:rFonts w:cstheme="minorHAnsi"/>
          <w:b/>
        </w:rPr>
        <w:t>Materials and Methods</w:t>
      </w:r>
    </w:p>
    <w:p w14:paraId="1CA4B7A7" w14:textId="77777777" w:rsidR="00275904" w:rsidRPr="00ED493C" w:rsidRDefault="00275904" w:rsidP="00182BA9">
      <w:pPr>
        <w:spacing w:line="480" w:lineRule="auto"/>
        <w:contextualSpacing/>
        <w:jc w:val="both"/>
        <w:rPr>
          <w:i/>
        </w:rPr>
      </w:pPr>
      <w:r w:rsidRPr="00ED493C">
        <w:rPr>
          <w:i/>
        </w:rPr>
        <w:t>Food web</w:t>
      </w:r>
    </w:p>
    <w:p w14:paraId="4451AC6D" w14:textId="33C4848F" w:rsidR="00190E51" w:rsidRPr="00AF32CB" w:rsidRDefault="00CF287B" w:rsidP="00182BA9">
      <w:pPr>
        <w:spacing w:line="480" w:lineRule="auto"/>
        <w:contextualSpacing/>
        <w:jc w:val="both"/>
        <w:rPr>
          <w:sz w:val="22"/>
          <w:szCs w:val="22"/>
        </w:rPr>
      </w:pPr>
      <w:r w:rsidRPr="00AF32CB">
        <w:rPr>
          <w:sz w:val="22"/>
          <w:szCs w:val="22"/>
        </w:rPr>
        <w:t xml:space="preserve">The Baltic Sea is semi-enclosed brackish sea </w:t>
      </w:r>
      <w:r w:rsidR="00E43105" w:rsidRPr="00AF32CB">
        <w:rPr>
          <w:sz w:val="22"/>
          <w:szCs w:val="22"/>
        </w:rPr>
        <w:t xml:space="preserve">with a </w:t>
      </w:r>
      <w:r w:rsidR="0057251A" w:rsidRPr="00A62881">
        <w:rPr>
          <w:sz w:val="22"/>
          <w:szCs w:val="22"/>
          <w:lang w:val="en-US"/>
        </w:rPr>
        <w:t xml:space="preserve">relatively </w:t>
      </w:r>
      <w:r w:rsidR="00E43105" w:rsidRPr="00AF32CB">
        <w:rPr>
          <w:sz w:val="22"/>
          <w:szCs w:val="22"/>
        </w:rPr>
        <w:t>species-poor</w:t>
      </w:r>
      <w:r w:rsidRPr="00AF32CB">
        <w:rPr>
          <w:sz w:val="22"/>
          <w:szCs w:val="22"/>
        </w:rPr>
        <w:t xml:space="preserve"> food web. </w:t>
      </w:r>
      <w:r w:rsidR="003159F8" w:rsidRPr="00AF32CB">
        <w:rPr>
          <w:sz w:val="22"/>
          <w:szCs w:val="22"/>
        </w:rPr>
        <w:t>W</w:t>
      </w:r>
      <w:r w:rsidR="00057ED1" w:rsidRPr="00AF32CB">
        <w:rPr>
          <w:sz w:val="22"/>
          <w:szCs w:val="22"/>
        </w:rPr>
        <w:t xml:space="preserve">e </w:t>
      </w:r>
      <w:r w:rsidR="008C268E" w:rsidRPr="00AF32CB">
        <w:rPr>
          <w:sz w:val="22"/>
          <w:szCs w:val="22"/>
        </w:rPr>
        <w:t>develop</w:t>
      </w:r>
      <w:r w:rsidR="003159F8" w:rsidRPr="00AF32CB">
        <w:rPr>
          <w:sz w:val="22"/>
          <w:szCs w:val="22"/>
        </w:rPr>
        <w:t>ed</w:t>
      </w:r>
      <w:r w:rsidR="008C268E" w:rsidRPr="00AF32CB">
        <w:rPr>
          <w:sz w:val="22"/>
          <w:szCs w:val="22"/>
        </w:rPr>
        <w:t xml:space="preserve"> </w:t>
      </w:r>
      <w:r w:rsidR="00057ED1" w:rsidRPr="00AF32CB">
        <w:rPr>
          <w:sz w:val="22"/>
          <w:szCs w:val="22"/>
        </w:rPr>
        <w:t>a</w:t>
      </w:r>
      <w:r w:rsidR="008C268E" w:rsidRPr="00AF32CB">
        <w:rPr>
          <w:sz w:val="22"/>
          <w:szCs w:val="22"/>
        </w:rPr>
        <w:t xml:space="preserve"> Multi-species size spectrum model</w:t>
      </w:r>
      <w:r w:rsidR="0077712A" w:rsidRPr="00AF32CB">
        <w:rPr>
          <w:sz w:val="22"/>
          <w:szCs w:val="22"/>
        </w:rPr>
        <w:t xml:space="preserve"> (MSSM)</w:t>
      </w:r>
      <w:r w:rsidR="00057ED1" w:rsidRPr="00AF32CB">
        <w:rPr>
          <w:sz w:val="22"/>
          <w:szCs w:val="22"/>
        </w:rPr>
        <w:t xml:space="preserve"> </w:t>
      </w:r>
      <w:r w:rsidR="008F65F9" w:rsidRPr="00AF32CB">
        <w:rPr>
          <w:sz w:val="22"/>
          <w:szCs w:val="22"/>
        </w:rPr>
        <w:t>parameterized to represent</w:t>
      </w:r>
      <w:r w:rsidR="00057ED1" w:rsidRPr="00AF32CB">
        <w:rPr>
          <w:sz w:val="22"/>
          <w:szCs w:val="22"/>
        </w:rPr>
        <w:t xml:space="preserve"> a simplified version of</w:t>
      </w:r>
      <w:r w:rsidR="008C268E" w:rsidRPr="00AF32CB">
        <w:rPr>
          <w:sz w:val="22"/>
          <w:szCs w:val="22"/>
        </w:rPr>
        <w:t xml:space="preserve"> the</w:t>
      </w:r>
      <w:r w:rsidR="00790B83" w:rsidRPr="00AF32CB">
        <w:rPr>
          <w:sz w:val="22"/>
          <w:szCs w:val="22"/>
        </w:rPr>
        <w:t xml:space="preserve"> food web in the</w:t>
      </w:r>
      <w:r w:rsidR="00814612" w:rsidRPr="00AF32CB">
        <w:rPr>
          <w:sz w:val="22"/>
          <w:szCs w:val="22"/>
        </w:rPr>
        <w:t xml:space="preserve"> pelagic </w:t>
      </w:r>
      <w:r w:rsidR="00B213DE" w:rsidRPr="00AF32CB">
        <w:rPr>
          <w:sz w:val="22"/>
          <w:szCs w:val="22"/>
        </w:rPr>
        <w:t>south-</w:t>
      </w:r>
      <w:r w:rsidR="00814612" w:rsidRPr="00AF32CB">
        <w:rPr>
          <w:sz w:val="22"/>
          <w:szCs w:val="22"/>
        </w:rPr>
        <w:t>central Baltic Sea ecosystem (</w:t>
      </w:r>
      <w:r w:rsidR="008C268E" w:rsidRPr="00AF32CB">
        <w:rPr>
          <w:sz w:val="22"/>
          <w:szCs w:val="22"/>
        </w:rPr>
        <w:t>Baltic proper</w:t>
      </w:r>
      <w:r w:rsidR="00814612" w:rsidRPr="00AF32CB">
        <w:rPr>
          <w:sz w:val="22"/>
          <w:szCs w:val="22"/>
        </w:rPr>
        <w:t>)</w:t>
      </w:r>
      <w:r w:rsidR="008C268E" w:rsidRPr="00AF32CB">
        <w:rPr>
          <w:sz w:val="22"/>
          <w:szCs w:val="22"/>
        </w:rPr>
        <w:t xml:space="preserve"> </w:t>
      </w:r>
      <w:r w:rsidR="00AC577D" w:rsidRPr="00AF32CB">
        <w:rPr>
          <w:sz w:val="22"/>
          <w:szCs w:val="22"/>
        </w:rPr>
        <w:t>(ICES sub divisions 25-29+32</w:t>
      </w:r>
      <w:r w:rsidR="00F87AC3" w:rsidRPr="00AF32CB">
        <w:rPr>
          <w:sz w:val="22"/>
          <w:szCs w:val="22"/>
        </w:rPr>
        <w:t>, Appendix Fig S</w:t>
      </w:r>
      <w:r w:rsidR="00962F93" w:rsidRPr="00962F93">
        <w:rPr>
          <w:sz w:val="22"/>
          <w:szCs w:val="22"/>
          <w:lang w:val="en-US"/>
        </w:rPr>
        <w:t>2</w:t>
      </w:r>
      <w:r w:rsidR="00AC577D" w:rsidRPr="00AF32CB">
        <w:rPr>
          <w:sz w:val="22"/>
          <w:szCs w:val="22"/>
        </w:rPr>
        <w:t>)</w:t>
      </w:r>
      <w:r w:rsidR="008C268E" w:rsidRPr="00AF32CB">
        <w:rPr>
          <w:sz w:val="22"/>
          <w:szCs w:val="22"/>
        </w:rPr>
        <w:t>. This food web is here characterized by</w:t>
      </w:r>
      <w:r w:rsidR="00057ED1" w:rsidRPr="00AF32CB">
        <w:rPr>
          <w:sz w:val="22"/>
          <w:szCs w:val="22"/>
        </w:rPr>
        <w:t xml:space="preserve"> three fish species: cod (</w:t>
      </w:r>
      <w:r w:rsidR="00057ED1" w:rsidRPr="00AF32CB">
        <w:rPr>
          <w:i/>
          <w:sz w:val="22"/>
          <w:szCs w:val="22"/>
        </w:rPr>
        <w:t>Gadus morhua</w:t>
      </w:r>
      <w:r w:rsidR="00057ED1" w:rsidRPr="00AF32CB">
        <w:rPr>
          <w:sz w:val="22"/>
          <w:szCs w:val="22"/>
        </w:rPr>
        <w:t>), sprat (</w:t>
      </w:r>
      <w:r w:rsidR="00057ED1" w:rsidRPr="00AF32CB">
        <w:rPr>
          <w:i/>
          <w:sz w:val="22"/>
          <w:szCs w:val="22"/>
        </w:rPr>
        <w:t>Sprattus sprattus</w:t>
      </w:r>
      <w:r w:rsidR="00057ED1" w:rsidRPr="00AF32CB">
        <w:rPr>
          <w:sz w:val="22"/>
          <w:szCs w:val="22"/>
        </w:rPr>
        <w:t>) and herring (</w:t>
      </w:r>
      <w:r w:rsidR="00057ED1" w:rsidRPr="00AF32CB">
        <w:rPr>
          <w:i/>
          <w:sz w:val="22"/>
          <w:szCs w:val="22"/>
        </w:rPr>
        <w:t>Clupea harengus</w:t>
      </w:r>
      <w:r w:rsidR="00057ED1" w:rsidRPr="00AF32CB">
        <w:rPr>
          <w:sz w:val="22"/>
          <w:szCs w:val="22"/>
        </w:rPr>
        <w:t>)</w:t>
      </w:r>
      <w:r w:rsidR="00F1526C" w:rsidRPr="00AF32CB">
        <w:rPr>
          <w:sz w:val="22"/>
          <w:szCs w:val="22"/>
        </w:rPr>
        <w:t>, and their prey</w:t>
      </w:r>
      <w:r w:rsidR="00E046A4" w:rsidRPr="00AF32CB">
        <w:rPr>
          <w:sz w:val="22"/>
          <w:szCs w:val="22"/>
        </w:rPr>
        <w:t xml:space="preserve">. These species </w:t>
      </w:r>
      <w:r w:rsidR="00133480" w:rsidRPr="00AF32CB">
        <w:rPr>
          <w:sz w:val="22"/>
          <w:szCs w:val="22"/>
        </w:rPr>
        <w:t xml:space="preserve">are dominant species </w:t>
      </w:r>
      <w:r w:rsidR="00133480" w:rsidRPr="00AF32CB">
        <w:rPr>
          <w:sz w:val="22"/>
          <w:szCs w:val="22"/>
        </w:rPr>
        <w:lastRenderedPageBreak/>
        <w:t xml:space="preserve">in terms </w:t>
      </w:r>
      <w:commentRangeStart w:id="9"/>
      <w:r w:rsidR="00133480" w:rsidRPr="00AF32CB">
        <w:rPr>
          <w:sz w:val="22"/>
          <w:szCs w:val="22"/>
        </w:rPr>
        <w:t>of biomass</w:t>
      </w:r>
      <w:commentRangeEnd w:id="9"/>
      <w:r w:rsidR="00133480" w:rsidRPr="00AF32CB">
        <w:rPr>
          <w:rStyle w:val="CommentReference"/>
          <w:sz w:val="22"/>
          <w:szCs w:val="22"/>
        </w:rPr>
        <w:commentReference w:id="9"/>
      </w:r>
      <w:r w:rsidR="001B403C" w:rsidRPr="00AF32CB">
        <w:rPr>
          <w:sz w:val="22"/>
          <w:szCs w:val="22"/>
        </w:rPr>
        <w:t xml:space="preserve">, they </w:t>
      </w:r>
      <w:r w:rsidR="00C8430B" w:rsidRPr="00AF32CB">
        <w:rPr>
          <w:sz w:val="22"/>
          <w:szCs w:val="22"/>
        </w:rPr>
        <w:t xml:space="preserve">are the most important species commercially in this </w:t>
      </w:r>
      <w:r w:rsidR="00EA0FD7" w:rsidRPr="00AF32CB">
        <w:rPr>
          <w:sz w:val="22"/>
          <w:szCs w:val="22"/>
        </w:rPr>
        <w:t xml:space="preserve">southern </w:t>
      </w:r>
      <w:r w:rsidR="00C8430B" w:rsidRPr="00AF32CB">
        <w:rPr>
          <w:sz w:val="22"/>
          <w:szCs w:val="22"/>
        </w:rPr>
        <w:t>sub-region</w:t>
      </w:r>
      <w:r w:rsidR="00D20150" w:rsidRPr="00AF32CB">
        <w:rPr>
          <w:sz w:val="22"/>
          <w:szCs w:val="22"/>
        </w:rPr>
        <w:t xml:space="preserve"> </w:t>
      </w:r>
      <w:r w:rsidR="00EA0FD7" w:rsidRPr="00AF32CB">
        <w:rPr>
          <w:sz w:val="22"/>
          <w:szCs w:val="22"/>
        </w:rPr>
        <w:t xml:space="preserve">of the Baltic </w:t>
      </w:r>
      <w:r w:rsidR="00C8430B" w:rsidRPr="00AF32CB">
        <w:rPr>
          <w:sz w:val="22"/>
          <w:szCs w:val="22"/>
        </w:rPr>
        <w:t xml:space="preserve">and </w:t>
      </w:r>
      <w:r w:rsidR="00D20150" w:rsidRPr="00AF32CB">
        <w:rPr>
          <w:sz w:val="22"/>
          <w:szCs w:val="22"/>
        </w:rPr>
        <w:t>they</w:t>
      </w:r>
      <w:r w:rsidR="00133480" w:rsidRPr="00AF32CB">
        <w:rPr>
          <w:sz w:val="22"/>
          <w:szCs w:val="22"/>
        </w:rPr>
        <w:t xml:space="preserve"> </w:t>
      </w:r>
      <w:commentRangeStart w:id="10"/>
      <w:commentRangeEnd w:id="10"/>
      <w:r w:rsidR="00133480" w:rsidRPr="00AF32CB">
        <w:rPr>
          <w:rStyle w:val="CommentReference"/>
          <w:sz w:val="22"/>
          <w:szCs w:val="22"/>
        </w:rPr>
        <w:commentReference w:id="10"/>
      </w:r>
      <w:commentRangeStart w:id="11"/>
      <w:commentRangeEnd w:id="11"/>
      <w:r w:rsidR="00133480" w:rsidRPr="00AF32CB">
        <w:rPr>
          <w:rStyle w:val="CommentReference"/>
          <w:sz w:val="22"/>
          <w:szCs w:val="22"/>
        </w:rPr>
        <w:commentReference w:id="11"/>
      </w:r>
      <w:r w:rsidR="00133480" w:rsidRPr="00AF32CB">
        <w:rPr>
          <w:sz w:val="22"/>
          <w:szCs w:val="22"/>
        </w:rPr>
        <w:t>all have analytical stock assessments</w:t>
      </w:r>
      <w:r w:rsidR="000D3A6B" w:rsidRPr="00AF32CB">
        <w:rPr>
          <w:sz w:val="22"/>
          <w:szCs w:val="22"/>
        </w:rPr>
        <w:t>.</w:t>
      </w:r>
      <w:r w:rsidR="00E43789" w:rsidRPr="00AF32CB">
        <w:rPr>
          <w:sz w:val="22"/>
          <w:szCs w:val="22"/>
        </w:rPr>
        <w:t xml:space="preserve"> We also model</w:t>
      </w:r>
      <w:r w:rsidR="000D3A6B" w:rsidRPr="00AF32CB">
        <w:rPr>
          <w:sz w:val="22"/>
          <w:szCs w:val="22"/>
        </w:rPr>
        <w:t xml:space="preserve"> </w:t>
      </w:r>
      <w:r w:rsidR="00057ED1" w:rsidRPr="00AF32CB">
        <w:rPr>
          <w:sz w:val="22"/>
          <w:szCs w:val="22"/>
        </w:rPr>
        <w:t>one pelagic</w:t>
      </w:r>
      <w:r w:rsidR="00814612" w:rsidRPr="00AF32CB">
        <w:rPr>
          <w:sz w:val="22"/>
          <w:szCs w:val="22"/>
        </w:rPr>
        <w:t xml:space="preserve"> </w:t>
      </w:r>
      <w:r w:rsidR="00814612" w:rsidRPr="00AF32CB">
        <w:rPr>
          <w:rFonts w:ascii="Times" w:hAnsi="Times"/>
          <w:sz w:val="22"/>
          <w:szCs w:val="22"/>
        </w:rPr>
        <w:t>(such as phyto- and zooplankton, mysids)</w:t>
      </w:r>
      <w:r w:rsidR="00814612" w:rsidRPr="00AF32CB">
        <w:rPr>
          <w:sz w:val="22"/>
          <w:szCs w:val="22"/>
        </w:rPr>
        <w:t xml:space="preserve"> </w:t>
      </w:r>
      <w:r w:rsidR="00057ED1" w:rsidRPr="00AF32CB">
        <w:rPr>
          <w:sz w:val="22"/>
          <w:szCs w:val="22"/>
        </w:rPr>
        <w:t>and one bent</w:t>
      </w:r>
      <w:r w:rsidR="008C268E" w:rsidRPr="00AF32CB">
        <w:rPr>
          <w:sz w:val="22"/>
          <w:szCs w:val="22"/>
        </w:rPr>
        <w:t>hic background resource spectr</w:t>
      </w:r>
      <w:r w:rsidR="002F17C2" w:rsidRPr="00AF32CB">
        <w:rPr>
          <w:sz w:val="22"/>
          <w:szCs w:val="22"/>
        </w:rPr>
        <w:t>um</w:t>
      </w:r>
      <w:r w:rsidR="00814612" w:rsidRPr="00AF32CB">
        <w:rPr>
          <w:rFonts w:ascii="Times" w:hAnsi="Times"/>
          <w:sz w:val="22"/>
          <w:szCs w:val="22"/>
        </w:rPr>
        <w:t xml:space="preserve"> (benthic invert</w:t>
      </w:r>
      <w:r w:rsidR="003A61ED" w:rsidRPr="00AF32CB">
        <w:rPr>
          <w:rFonts w:ascii="Times" w:hAnsi="Times"/>
          <w:sz w:val="22"/>
          <w:szCs w:val="22"/>
        </w:rPr>
        <w:t>ebrates</w:t>
      </w:r>
      <w:r w:rsidR="00814612" w:rsidRPr="00AF32CB">
        <w:rPr>
          <w:rFonts w:ascii="Times" w:hAnsi="Times"/>
          <w:sz w:val="22"/>
          <w:szCs w:val="22"/>
        </w:rPr>
        <w:t>, gobiidaes</w:t>
      </w:r>
      <w:r w:rsidR="00C55C61" w:rsidRPr="00AF32CB">
        <w:rPr>
          <w:rFonts w:ascii="Times" w:hAnsi="Times"/>
          <w:sz w:val="22"/>
          <w:szCs w:val="22"/>
        </w:rPr>
        <w:t xml:space="preserve">, small flatfish </w:t>
      </w:r>
      <w:r w:rsidR="00A41C25" w:rsidRPr="00AF32CB">
        <w:rPr>
          <w:rFonts w:ascii="Times" w:hAnsi="Times"/>
          <w:sz w:val="22"/>
          <w:szCs w:val="22"/>
        </w:rPr>
        <w:t>etc.</w:t>
      </w:r>
      <w:r w:rsidR="00814612" w:rsidRPr="00AF32CB">
        <w:rPr>
          <w:rFonts w:ascii="Times" w:hAnsi="Times"/>
          <w:sz w:val="22"/>
          <w:szCs w:val="22"/>
        </w:rPr>
        <w:t>)</w:t>
      </w:r>
      <w:r w:rsidR="00763981" w:rsidRPr="00AF32CB">
        <w:rPr>
          <w:sz w:val="22"/>
          <w:szCs w:val="22"/>
        </w:rPr>
        <w:t xml:space="preserve">, which constitute dynamic food sources for the </w:t>
      </w:r>
      <w:r w:rsidR="00CE781B" w:rsidRPr="00AF32CB">
        <w:rPr>
          <w:sz w:val="22"/>
          <w:szCs w:val="22"/>
        </w:rPr>
        <w:t xml:space="preserve">smallest individuals </w:t>
      </w:r>
      <w:r w:rsidR="002F17C2" w:rsidRPr="00AF32CB">
        <w:rPr>
          <w:sz w:val="22"/>
          <w:szCs w:val="22"/>
        </w:rPr>
        <w:t xml:space="preserve">of </w:t>
      </w:r>
      <w:r w:rsidR="00CE781B" w:rsidRPr="00AF32CB">
        <w:rPr>
          <w:sz w:val="22"/>
          <w:szCs w:val="22"/>
        </w:rPr>
        <w:t xml:space="preserve">each </w:t>
      </w:r>
      <w:r w:rsidR="002F17C2" w:rsidRPr="00AF32CB">
        <w:rPr>
          <w:sz w:val="22"/>
          <w:szCs w:val="22"/>
        </w:rPr>
        <w:t xml:space="preserve">of the three fish </w:t>
      </w:r>
      <w:r w:rsidR="00CE781B" w:rsidRPr="00AF32CB">
        <w:rPr>
          <w:sz w:val="22"/>
          <w:szCs w:val="22"/>
        </w:rPr>
        <w:t>species</w:t>
      </w:r>
      <w:r w:rsidR="00C1447F" w:rsidRPr="00AF32CB">
        <w:rPr>
          <w:sz w:val="22"/>
          <w:szCs w:val="22"/>
        </w:rPr>
        <w:t>.</w:t>
      </w:r>
    </w:p>
    <w:p w14:paraId="17528C7A" w14:textId="77777777" w:rsidR="00A63EC2" w:rsidRPr="00ED493C" w:rsidRDefault="00A63EC2" w:rsidP="00182BA9">
      <w:pPr>
        <w:spacing w:line="480" w:lineRule="auto"/>
        <w:contextualSpacing/>
        <w:jc w:val="both"/>
        <w:rPr>
          <w:i/>
        </w:rPr>
      </w:pPr>
    </w:p>
    <w:p w14:paraId="0BE08420" w14:textId="4F247A1D" w:rsidR="00FC4AA1" w:rsidRPr="00ED493C" w:rsidRDefault="00FC4AA1" w:rsidP="00182BA9">
      <w:pPr>
        <w:spacing w:line="480" w:lineRule="auto"/>
        <w:contextualSpacing/>
        <w:jc w:val="both"/>
        <w:rPr>
          <w:i/>
        </w:rPr>
      </w:pPr>
      <w:r w:rsidRPr="00ED493C">
        <w:rPr>
          <w:i/>
        </w:rPr>
        <w:t>Size</w:t>
      </w:r>
      <w:r w:rsidR="00E6667F">
        <w:rPr>
          <w:i/>
        </w:rPr>
        <w:t xml:space="preserve"> </w:t>
      </w:r>
      <w:r w:rsidRPr="00ED493C">
        <w:rPr>
          <w:i/>
        </w:rPr>
        <w:t>spectrum model</w:t>
      </w:r>
    </w:p>
    <w:p w14:paraId="642A4207" w14:textId="4249B011" w:rsidR="00902E5A" w:rsidRPr="00AF32CB" w:rsidRDefault="00A97859" w:rsidP="00182BA9">
      <w:pPr>
        <w:spacing w:line="480" w:lineRule="auto"/>
        <w:contextualSpacing/>
        <w:jc w:val="both"/>
        <w:rPr>
          <w:rFonts w:ascii="Times" w:hAnsi="Times"/>
          <w:sz w:val="22"/>
          <w:szCs w:val="22"/>
        </w:rPr>
      </w:pPr>
      <w:r w:rsidRPr="00AF32CB">
        <w:rPr>
          <w:rFonts w:ascii="Times" w:hAnsi="Times"/>
          <w:sz w:val="22"/>
          <w:szCs w:val="22"/>
        </w:rPr>
        <w:t xml:space="preserve">The </w:t>
      </w:r>
      <w:r w:rsidR="005E27C1" w:rsidRPr="00AF32CB">
        <w:rPr>
          <w:rFonts w:ascii="Times" w:hAnsi="Times"/>
          <w:sz w:val="22"/>
          <w:szCs w:val="22"/>
        </w:rPr>
        <w:t>model is based on source code for the multi-species implementation of size</w:t>
      </w:r>
      <w:r w:rsidR="00E6667F" w:rsidRPr="00AF32CB">
        <w:rPr>
          <w:rFonts w:ascii="Times" w:hAnsi="Times"/>
          <w:sz w:val="22"/>
          <w:szCs w:val="22"/>
        </w:rPr>
        <w:t xml:space="preserve"> </w:t>
      </w:r>
      <w:r w:rsidR="005E27C1" w:rsidRPr="00AF32CB">
        <w:rPr>
          <w:rFonts w:ascii="Times" w:hAnsi="Times"/>
          <w:sz w:val="22"/>
          <w:szCs w:val="22"/>
        </w:rPr>
        <w:t xml:space="preserve">spectrum models in the </w:t>
      </w:r>
      <w:r w:rsidR="001C5872" w:rsidRPr="00AF32CB">
        <w:rPr>
          <w:rFonts w:ascii="Times" w:hAnsi="Times"/>
          <w:sz w:val="22"/>
          <w:szCs w:val="22"/>
        </w:rPr>
        <w:t>‘</w:t>
      </w:r>
      <w:r w:rsidR="005E27C1" w:rsidRPr="00AF32CB">
        <w:rPr>
          <w:rFonts w:ascii="Times" w:hAnsi="Times"/>
          <w:sz w:val="22"/>
          <w:szCs w:val="22"/>
        </w:rPr>
        <w:t>R</w:t>
      </w:r>
      <w:r w:rsidR="001C5872" w:rsidRPr="00AF32CB">
        <w:rPr>
          <w:rFonts w:ascii="Times" w:hAnsi="Times"/>
          <w:sz w:val="22"/>
          <w:szCs w:val="22"/>
        </w:rPr>
        <w:t>’</w:t>
      </w:r>
      <w:r w:rsidR="005E27C1" w:rsidRPr="00AF32CB">
        <w:rPr>
          <w:rFonts w:ascii="Times" w:hAnsi="Times"/>
          <w:sz w:val="22"/>
          <w:szCs w:val="22"/>
        </w:rPr>
        <w:t xml:space="preserve">-package </w:t>
      </w:r>
      <w:r w:rsidR="005E27C1" w:rsidRPr="00AF32CB">
        <w:rPr>
          <w:rFonts w:ascii="Times" w:hAnsi="Times"/>
          <w:i/>
          <w:sz w:val="22"/>
          <w:szCs w:val="22"/>
        </w:rPr>
        <w:t>mizer</w:t>
      </w:r>
      <w:r w:rsidR="005E27C1" w:rsidRPr="00AF32CB">
        <w:rPr>
          <w:rFonts w:ascii="Times" w:hAnsi="Times"/>
          <w:sz w:val="22"/>
          <w:szCs w:val="22"/>
        </w:rPr>
        <w:t xml:space="preserve"> </w:t>
      </w:r>
      <w:r w:rsidR="005E27C1"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sz w:val="22"/>
          <w:szCs w:val="22"/>
        </w:rPr>
        <w:fldChar w:fldCharType="separate"/>
      </w:r>
      <w:r w:rsidR="001C5872" w:rsidRPr="00AF32CB">
        <w:rPr>
          <w:rFonts w:ascii="Times" w:hAnsi="Times" w:cs="Times New Roman"/>
          <w:sz w:val="22"/>
          <w:szCs w:val="22"/>
        </w:rPr>
        <w:t xml:space="preserve">(Blanchard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Scott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2019; R Core Team 2018)</w:t>
      </w:r>
      <w:r w:rsidR="005E27C1" w:rsidRPr="00AF32CB">
        <w:rPr>
          <w:rFonts w:ascii="Times" w:hAnsi="Times"/>
          <w:sz w:val="22"/>
          <w:szCs w:val="22"/>
        </w:rPr>
        <w:fldChar w:fldCharType="end"/>
      </w:r>
      <w:r w:rsidR="004005D6" w:rsidRPr="00AF32CB">
        <w:rPr>
          <w:rFonts w:ascii="Times" w:hAnsi="Times"/>
          <w:sz w:val="22"/>
          <w:szCs w:val="22"/>
        </w:rPr>
        <w:t xml:space="preserve">, which </w:t>
      </w:r>
      <w:r w:rsidR="0094180F" w:rsidRPr="00AF32CB">
        <w:rPr>
          <w:rFonts w:ascii="Times" w:hAnsi="Times"/>
          <w:sz w:val="22"/>
          <w:szCs w:val="22"/>
        </w:rPr>
        <w:t xml:space="preserve">has been extended to </w:t>
      </w:r>
      <w:r w:rsidR="002F17C2" w:rsidRPr="00AF32CB">
        <w:rPr>
          <w:rFonts w:ascii="Times" w:hAnsi="Times"/>
          <w:sz w:val="22"/>
          <w:szCs w:val="22"/>
        </w:rPr>
        <w:t>include</w:t>
      </w:r>
      <w:r w:rsidR="0094180F" w:rsidRPr="00AF32CB">
        <w:rPr>
          <w:rFonts w:ascii="Times" w:hAnsi="Times"/>
          <w:sz w:val="22"/>
          <w:szCs w:val="22"/>
        </w:rPr>
        <w:t xml:space="preserve"> </w:t>
      </w:r>
      <w:commentRangeStart w:id="12"/>
      <w:r w:rsidR="00F2159B" w:rsidRPr="00AF32CB">
        <w:rPr>
          <w:rFonts w:ascii="Times" w:hAnsi="Times"/>
          <w:sz w:val="22"/>
          <w:szCs w:val="22"/>
        </w:rPr>
        <w:t>multiple background resources</w:t>
      </w:r>
      <w:commentRangeEnd w:id="12"/>
      <w:r w:rsidR="00BE5E52" w:rsidRPr="00AF32CB">
        <w:rPr>
          <w:rStyle w:val="CommentReference"/>
          <w:sz w:val="22"/>
          <w:szCs w:val="22"/>
        </w:rPr>
        <w:commentReference w:id="12"/>
      </w:r>
      <w:r w:rsidR="0094180F" w:rsidRPr="00AF32CB">
        <w:rPr>
          <w:rFonts w:ascii="Times" w:hAnsi="Times"/>
          <w:sz w:val="22"/>
          <w:szCs w:val="22"/>
        </w:rPr>
        <w:t xml:space="preserve"> </w:t>
      </w:r>
      <w:r w:rsidR="00F2159B" w:rsidRPr="00AF32CB">
        <w:rPr>
          <w:rFonts w:ascii="Times" w:hAnsi="Times"/>
          <w:sz w:val="22"/>
          <w:szCs w:val="22"/>
        </w:rPr>
        <w:t xml:space="preserve"> and </w:t>
      </w:r>
      <w:commentRangeStart w:id="13"/>
      <w:r w:rsidR="004005D6" w:rsidRPr="00AF32CB">
        <w:rPr>
          <w:rFonts w:ascii="Times" w:hAnsi="Times"/>
          <w:sz w:val="22"/>
          <w:szCs w:val="22"/>
        </w:rPr>
        <w:t>temperature-scaling of key physiological processes</w:t>
      </w:r>
      <w:commentRangeEnd w:id="13"/>
      <w:r w:rsidR="002B473D" w:rsidRPr="00AF32CB">
        <w:rPr>
          <w:rStyle w:val="CommentReference"/>
          <w:sz w:val="22"/>
          <w:szCs w:val="22"/>
        </w:rPr>
        <w:commentReference w:id="13"/>
      </w:r>
      <w:r w:rsidR="004005D6" w:rsidRPr="00AF32CB">
        <w:rPr>
          <w:rFonts w:ascii="Times" w:hAnsi="Times"/>
          <w:sz w:val="22"/>
          <w:szCs w:val="22"/>
        </w:rPr>
        <w:t xml:space="preserve">. </w:t>
      </w:r>
      <w:r w:rsidR="0077712A" w:rsidRPr="00AF32CB">
        <w:rPr>
          <w:rFonts w:ascii="Times" w:hAnsi="Times"/>
          <w:sz w:val="22"/>
          <w:szCs w:val="22"/>
        </w:rPr>
        <w:t>In this section we describe the key elements of the MSSM</w:t>
      </w:r>
      <w:r w:rsidR="001C5F01" w:rsidRPr="00AF32CB">
        <w:rPr>
          <w:rFonts w:ascii="Times" w:hAnsi="Times"/>
          <w:sz w:val="22"/>
          <w:szCs w:val="22"/>
        </w:rPr>
        <w:t xml:space="preserve"> </w:t>
      </w:r>
      <w:commentRangeStart w:id="14"/>
      <w:r w:rsidR="001C5F01" w:rsidRPr="00AF32CB">
        <w:rPr>
          <w:rFonts w:ascii="Times" w:hAnsi="Times"/>
          <w:sz w:val="22"/>
          <w:szCs w:val="22"/>
        </w:rPr>
        <w:t xml:space="preserve">using the </w:t>
      </w:r>
      <w:r w:rsidR="00515929" w:rsidRPr="00AF32CB">
        <w:rPr>
          <w:rFonts w:ascii="Times" w:hAnsi="Times"/>
          <w:sz w:val="22"/>
          <w:szCs w:val="22"/>
        </w:rPr>
        <w:t xml:space="preserve">same notation when possible as in the </w:t>
      </w:r>
      <w:r w:rsidR="002D6773" w:rsidRPr="00AF32CB">
        <w:rPr>
          <w:rFonts w:ascii="Times" w:hAnsi="Times"/>
          <w:sz w:val="22"/>
          <w:szCs w:val="22"/>
        </w:rPr>
        <w:t>multispecies mizer model</w:t>
      </w:r>
      <w:r w:rsidR="00D863A2" w:rsidRPr="00AF32CB">
        <w:rPr>
          <w:rFonts w:ascii="Times" w:hAnsi="Times"/>
          <w:sz w:val="22"/>
          <w:szCs w:val="22"/>
        </w:rPr>
        <w:t xml:space="preserve"> </w:t>
      </w:r>
      <w:r w:rsidR="00422BF2" w:rsidRPr="00AF32CB">
        <w:rPr>
          <w:rFonts w:ascii="Times" w:hAnsi="Times"/>
          <w:sz w:val="22"/>
          <w:szCs w:val="22"/>
        </w:rPr>
        <w:t>R-vignette</w:t>
      </w:r>
      <w:r w:rsidR="00680C3D" w:rsidRPr="00AF32CB">
        <w:rPr>
          <w:rFonts w:ascii="Times" w:hAnsi="Times"/>
          <w:sz w:val="22"/>
          <w:szCs w:val="22"/>
        </w:rPr>
        <w:t xml:space="preserve"> for consistencey</w:t>
      </w:r>
      <w:commentRangeEnd w:id="14"/>
      <w:r w:rsidR="00B11591" w:rsidRPr="00AF32CB">
        <w:rPr>
          <w:rStyle w:val="CommentReference"/>
          <w:sz w:val="22"/>
          <w:szCs w:val="22"/>
        </w:rPr>
        <w:commentReference w:id="14"/>
      </w:r>
      <w:r w:rsidR="00422BF2" w:rsidRPr="00AF32CB">
        <w:rPr>
          <w:rFonts w:ascii="Times" w:hAnsi="Times"/>
          <w:sz w:val="22"/>
          <w:szCs w:val="22"/>
        </w:rPr>
        <w:t xml:space="preserve"> </w:t>
      </w:r>
      <w:r w:rsidR="002D6773" w:rsidRPr="00AF32CB">
        <w:rPr>
          <w:rFonts w:ascii="Times" w:hAnsi="Times"/>
          <w:sz w:val="22"/>
          <w:szCs w:val="22"/>
        </w:rPr>
        <w:fldChar w:fldCharType="begin"/>
      </w:r>
      <w:r w:rsidR="00CC73EE" w:rsidRPr="00AF32CB">
        <w:rPr>
          <w:rFonts w:ascii="Times" w:hAnsi="Times"/>
          <w:sz w:val="22"/>
          <w:szCs w:val="22"/>
        </w:rPr>
        <w:instrText xml:space="preserve"> ADDIN ZOTERO_ITEM CSL_CITATION {"citationID":"hvlnFGyz","properties":{"formattedCitation":"(Scott {\\i{}et al.} 2014, 2018)","plainCitation":"(Scott et al. 2014, 2018)","noteIndex":0},"citationItems":[{"id":322,"uris":["http://zotero.org/users/6116610/items/D38VTQSD"],"uri":["http://zotero.org/users/6116610/items/D38VTQSD"],"itemData":{"id":322,"type":"article-journal","abstract":"JRC.G.4-Maritime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sz w:val="22"/>
          <w:szCs w:val="22"/>
        </w:rPr>
        <w:fldChar w:fldCharType="separate"/>
      </w:r>
      <w:r w:rsidR="00CC73EE" w:rsidRPr="00AF32CB">
        <w:rPr>
          <w:rFonts w:ascii="Times" w:hAnsi="Times" w:cs="Times New Roman"/>
          <w:sz w:val="22"/>
          <w:szCs w:val="22"/>
          <w:lang w:val="en-GB"/>
        </w:rPr>
        <w:t xml:space="preserve">(Scott </w:t>
      </w:r>
      <w:r w:rsidR="00CC73EE" w:rsidRPr="00AF32CB">
        <w:rPr>
          <w:rFonts w:ascii="Times" w:hAnsi="Times" w:cs="Times New Roman"/>
          <w:i/>
          <w:iCs/>
          <w:sz w:val="22"/>
          <w:szCs w:val="22"/>
          <w:lang w:val="en-GB"/>
        </w:rPr>
        <w:t>et al.</w:t>
      </w:r>
      <w:r w:rsidR="00CC73EE" w:rsidRPr="00AF32CB">
        <w:rPr>
          <w:rFonts w:ascii="Times" w:hAnsi="Times" w:cs="Times New Roman"/>
          <w:sz w:val="22"/>
          <w:szCs w:val="22"/>
          <w:lang w:val="en-GB"/>
        </w:rPr>
        <w:t xml:space="preserve"> 2014, 2018)</w:t>
      </w:r>
      <w:r w:rsidR="002D6773" w:rsidRPr="00AF32CB">
        <w:rPr>
          <w:rFonts w:ascii="Times" w:hAnsi="Times"/>
          <w:sz w:val="22"/>
          <w:szCs w:val="22"/>
        </w:rPr>
        <w:fldChar w:fldCharType="end"/>
      </w:r>
      <w:r w:rsidR="002D6773" w:rsidRPr="00AF32CB">
        <w:rPr>
          <w:rFonts w:ascii="Times" w:hAnsi="Times"/>
          <w:sz w:val="22"/>
          <w:szCs w:val="22"/>
        </w:rPr>
        <w:t>.</w:t>
      </w:r>
      <w:r w:rsidR="00981827" w:rsidRPr="00AF32CB">
        <w:rPr>
          <w:rFonts w:ascii="Times" w:hAnsi="Times"/>
          <w:sz w:val="22"/>
          <w:szCs w:val="22"/>
        </w:rPr>
        <w:t xml:space="preserve"> </w:t>
      </w:r>
      <w:r w:rsidR="0077712A" w:rsidRPr="00AF32CB">
        <w:rPr>
          <w:rFonts w:ascii="Times" w:hAnsi="Times"/>
          <w:sz w:val="22"/>
          <w:szCs w:val="22"/>
        </w:rPr>
        <w:t xml:space="preserve"> </w:t>
      </w:r>
    </w:p>
    <w:p w14:paraId="2759C58B" w14:textId="532E6C33" w:rsidR="008B10AB" w:rsidRPr="00AF32CB" w:rsidRDefault="0077712A" w:rsidP="00745D1F">
      <w:pPr>
        <w:spacing w:line="480" w:lineRule="auto"/>
        <w:ind w:firstLine="360"/>
        <w:contextualSpacing/>
        <w:jc w:val="both"/>
        <w:rPr>
          <w:rFonts w:ascii="Times" w:hAnsi="Times"/>
          <w:sz w:val="22"/>
          <w:szCs w:val="22"/>
        </w:rPr>
      </w:pPr>
      <w:r w:rsidRPr="00AF32CB">
        <w:rPr>
          <w:rFonts w:ascii="Times" w:hAnsi="Times"/>
          <w:sz w:val="22"/>
          <w:szCs w:val="22"/>
        </w:rPr>
        <w:t>In MSSMs</w:t>
      </w:r>
      <w:r w:rsidR="008B10AB" w:rsidRPr="00AF32CB">
        <w:rPr>
          <w:rFonts w:ascii="Times" w:hAnsi="Times"/>
          <w:sz w:val="22"/>
          <w:szCs w:val="22"/>
        </w:rPr>
        <w:t>, individuals are characterized by their weight (</w:t>
      </w:r>
      <m:oMath>
        <m:r>
          <w:rPr>
            <w:rFonts w:ascii="Cambria Math" w:hAnsi="Cambria Math"/>
            <w:sz w:val="22"/>
            <w:szCs w:val="22"/>
          </w:rPr>
          <m:t>w</m:t>
        </m:r>
      </m:oMath>
      <w:r w:rsidR="008B10AB" w:rsidRPr="00AF32CB">
        <w:rPr>
          <w:rFonts w:ascii="Times" w:hAnsi="Times"/>
          <w:sz w:val="22"/>
          <w:szCs w:val="22"/>
        </w:rPr>
        <w:t>) and species identity (</w:t>
      </w:r>
      <m:oMath>
        <m:r>
          <w:rPr>
            <w:rFonts w:ascii="Cambria Math" w:hAnsi="Cambria Math"/>
            <w:sz w:val="22"/>
            <w:szCs w:val="22"/>
          </w:rPr>
          <m:t>i</m:t>
        </m:r>
      </m:oMath>
      <w:r w:rsidR="008B10AB" w:rsidRPr="00AF32CB">
        <w:rPr>
          <w:rFonts w:ascii="Times" w:hAnsi="Times"/>
          <w:sz w:val="22"/>
          <w:szCs w:val="22"/>
        </w:rPr>
        <w:t xml:space="preserve">). The core equation is the McKendrik-von Foerster equation, which </w:t>
      </w:r>
      <w:r w:rsidR="006772C1" w:rsidRPr="00AF32CB">
        <w:rPr>
          <w:rFonts w:ascii="Times" w:hAnsi="Times"/>
          <w:sz w:val="22"/>
          <w:szCs w:val="22"/>
        </w:rPr>
        <w:t xml:space="preserve">here </w:t>
      </w:r>
      <w:r w:rsidR="008B10AB" w:rsidRPr="00AF32CB">
        <w:rPr>
          <w:rFonts w:ascii="Times" w:hAnsi="Times"/>
          <w:sz w:val="22"/>
          <w:szCs w:val="22"/>
        </w:rPr>
        <w:t xml:space="preserve">describes </w:t>
      </w:r>
      <w:r w:rsidR="006772C1" w:rsidRPr="00AF32CB">
        <w:rPr>
          <w:rFonts w:ascii="Times" w:hAnsi="Times"/>
          <w:sz w:val="22"/>
          <w:szCs w:val="22"/>
        </w:rPr>
        <w:t>the change in abundance at size through time from food dependent somatic growth and mortality</w:t>
      </w:r>
      <w:r w:rsidR="00C72D9B" w:rsidRPr="00AF32CB">
        <w:rPr>
          <w:rFonts w:ascii="Times" w:hAnsi="Times"/>
          <w:sz w:val="22"/>
          <w:szCs w:val="22"/>
        </w:rPr>
        <w:t>, based on bioenergetic principles</w:t>
      </w:r>
      <w:r w:rsidR="006772C1" w:rsidRPr="00AF32CB">
        <w:rPr>
          <w:rFonts w:ascii="Times" w:hAnsi="Times"/>
          <w:sz w:val="22"/>
          <w:szCs w:val="22"/>
        </w:rPr>
        <w:t xml:space="preserve">: </w:t>
      </w:r>
    </w:p>
    <w:p w14:paraId="39FC2DBA" w14:textId="62313A06" w:rsidR="008B10AB" w:rsidRPr="00AF32CB" w:rsidRDefault="00F06920" w:rsidP="00901BDF">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oMath>
      <w:r w:rsidR="00901BDF" w:rsidRPr="00AF32CB">
        <w:rPr>
          <w:rFonts w:ascii="Times" w:eastAsiaTheme="minorEastAsia" w:hAnsi="Times"/>
          <w:sz w:val="22"/>
          <w:szCs w:val="22"/>
        </w:rPr>
        <w:t xml:space="preserve">                                        (1)</w:t>
      </w:r>
    </w:p>
    <w:p w14:paraId="29D12EBF" w14:textId="2AB80599" w:rsidR="00CC3FB9" w:rsidRPr="00AF32CB" w:rsidRDefault="006772C1"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r>
          <w:rPr>
            <w:rFonts w:ascii="Cambria Math" w:hAnsi="Cambria Math"/>
            <w:sz w:val="22"/>
            <w:szCs w:val="22"/>
          </w:rPr>
          <m:t>(w)</m:t>
        </m:r>
      </m:oMath>
      <w:r w:rsidRPr="00AF32CB">
        <w:rPr>
          <w:rFonts w:ascii="Times" w:hAnsi="Times"/>
          <w:sz w:val="22"/>
          <w:szCs w:val="22"/>
        </w:rPr>
        <w:t xml:space="preserve"> [</w:t>
      </w:r>
      <m:oMath>
        <m:r>
          <m:rPr>
            <m:sty m:val="p"/>
          </m:rPr>
          <w:rPr>
            <w:rFonts w:ascii="Cambria Math" w:hAnsi="Cambria Math"/>
            <w:sz w:val="22"/>
            <w:szCs w:val="22"/>
          </w:rPr>
          <m:t>g</m:t>
        </m:r>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 xml:space="preserve">] </w:t>
      </w:r>
      <w:r w:rsidR="006C44B0" w:rsidRPr="00AF32CB">
        <w:rPr>
          <w:rFonts w:ascii="Times" w:hAnsi="Times"/>
          <w:sz w:val="22"/>
          <w:szCs w:val="22"/>
        </w:rPr>
        <w:t>is s</w:t>
      </w:r>
      <w:r w:rsidRPr="00AF32CB">
        <w:rPr>
          <w:rFonts w:ascii="Times" w:hAnsi="Times"/>
          <w:sz w:val="22"/>
          <w:szCs w:val="22"/>
        </w:rPr>
        <w:t>omatic growth</w:t>
      </w:r>
      <w:r w:rsidR="006C44B0" w:rsidRPr="00AF32CB">
        <w:rPr>
          <w:rFonts w:ascii="Times" w:hAnsi="Times"/>
          <w:sz w:val="22"/>
          <w:szCs w:val="22"/>
        </w:rPr>
        <w:t xml:space="preserve"> (dependent on the availability of background </w:t>
      </w:r>
      <w:r w:rsidR="00FC1A31" w:rsidRPr="00AF32CB">
        <w:rPr>
          <w:rFonts w:ascii="Times" w:hAnsi="Times"/>
          <w:sz w:val="22"/>
          <w:szCs w:val="22"/>
        </w:rPr>
        <w:t>resources</w:t>
      </w:r>
      <w:r w:rsidR="006C44B0" w:rsidRPr="00AF32CB">
        <w:rPr>
          <w:rFonts w:ascii="Times" w:hAnsi="Times"/>
          <w:sz w:val="22"/>
          <w:szCs w:val="22"/>
        </w:rPr>
        <w:t xml:space="preserve"> or prey)</w:t>
      </w:r>
      <w:r w:rsidR="00FD5F87"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00795B97" w:rsidRPr="00AF32CB">
        <w:rPr>
          <w:rFonts w:ascii="Times" w:hAnsi="Times"/>
          <w:sz w:val="22"/>
          <w:szCs w:val="22"/>
        </w:rPr>
        <w:t xml:space="preserve"> </w:t>
      </w:r>
      <w:r w:rsidRPr="00AF32CB">
        <w:rPr>
          <w:rFonts w:ascii="Times" w:hAnsi="Times"/>
          <w:sz w:val="22"/>
          <w:szCs w:val="22"/>
        </w:rPr>
        <w:t>[</w:t>
      </w:r>
      <m:oMath>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w:t>
      </w:r>
      <w:r w:rsidR="00815E75" w:rsidRPr="00AF32CB">
        <w:rPr>
          <w:rFonts w:ascii="Times" w:hAnsi="Times"/>
          <w:sz w:val="22"/>
          <w:szCs w:val="22"/>
        </w:rPr>
        <w:t xml:space="preserve"> is </w:t>
      </w:r>
      <w:r w:rsidR="00551B5A" w:rsidRPr="00AF32CB">
        <w:rPr>
          <w:rFonts w:ascii="Times" w:hAnsi="Times"/>
          <w:sz w:val="22"/>
          <w:szCs w:val="22"/>
        </w:rPr>
        <w:t xml:space="preserve">total </w:t>
      </w:r>
      <w:r w:rsidR="00815E75" w:rsidRPr="00AF32CB">
        <w:rPr>
          <w:rFonts w:ascii="Times" w:hAnsi="Times"/>
          <w:sz w:val="22"/>
          <w:szCs w:val="22"/>
        </w:rPr>
        <w:t>mortality</w:t>
      </w:r>
      <w:r w:rsidR="00DF7FC7" w:rsidRPr="00AF32CB">
        <w:rPr>
          <w:rFonts w:ascii="Times" w:hAnsi="Times"/>
          <w:sz w:val="22"/>
          <w:szCs w:val="22"/>
        </w:rPr>
        <w:t>.</w:t>
      </w:r>
      <w:r w:rsidR="00604410" w:rsidRPr="00604410">
        <w:rPr>
          <w:rFonts w:ascii="Times" w:hAnsi="Times"/>
          <w:sz w:val="22"/>
          <w:szCs w:val="22"/>
          <w:lang w:val="en-US"/>
        </w:rPr>
        <w:t xml:space="preserve"> A</w:t>
      </w:r>
      <w:r w:rsidR="00604410">
        <w:rPr>
          <w:rFonts w:ascii="Times" w:hAnsi="Times"/>
          <w:sz w:val="22"/>
          <w:szCs w:val="22"/>
          <w:lang w:val="en-US"/>
        </w:rPr>
        <w:t>t the boundary</w:t>
      </w:r>
      <w:r w:rsidR="00155CA3">
        <w:rPr>
          <w:rFonts w:ascii="Times" w:hAnsi="Times"/>
          <w:sz w:val="22"/>
          <w:szCs w:val="22"/>
          <w:lang w:val="en-US"/>
        </w:rPr>
        <w:t xml:space="preserve"> weight (</w:t>
      </w:r>
      <m:oMath>
        <m:sSub>
          <m:sSubPr>
            <m:ctrlPr>
              <w:rPr>
                <w:rFonts w:ascii="Cambria Math" w:hAnsi="Cambria Math"/>
                <w:i/>
                <w:sz w:val="22"/>
                <w:szCs w:val="22"/>
                <w:lang w:val="en-US"/>
              </w:rPr>
            </m:ctrlPr>
          </m:sSubPr>
          <m:e>
            <m:r>
              <w:rPr>
                <w:rFonts w:ascii="Cambria Math" w:hAnsi="Cambria Math"/>
                <w:sz w:val="22"/>
                <w:szCs w:val="22"/>
                <w:lang w:val="en-US"/>
              </w:rPr>
              <m:t>w</m:t>
            </m:r>
          </m:e>
          <m:sub>
            <m:r>
              <w:rPr>
                <w:rFonts w:ascii="Cambria Math" w:hAnsi="Cambria Math"/>
                <w:sz w:val="22"/>
                <w:szCs w:val="22"/>
                <w:lang w:val="en-US"/>
              </w:rPr>
              <m:t>0</m:t>
            </m:r>
          </m:sub>
        </m:sSub>
      </m:oMath>
      <w:r w:rsidR="00155CA3">
        <w:rPr>
          <w:rFonts w:ascii="Times" w:eastAsiaTheme="minorEastAsia" w:hAnsi="Times"/>
          <w:sz w:val="22"/>
          <w:szCs w:val="22"/>
          <w:lang w:val="en-US"/>
        </w:rPr>
        <w:t>)</w:t>
      </w:r>
      <w:r w:rsidR="00604410">
        <w:rPr>
          <w:rFonts w:ascii="Times" w:hAnsi="Times"/>
          <w:sz w:val="22"/>
          <w:szCs w:val="22"/>
          <w:lang w:val="en-US"/>
        </w:rPr>
        <w:t xml:space="preserve">, the flux of individuals is given by recruitment. </w:t>
      </w:r>
      <w:r w:rsidR="00DF7FC7" w:rsidRPr="00AF32CB">
        <w:rPr>
          <w:rFonts w:ascii="Times" w:hAnsi="Times"/>
          <w:sz w:val="22"/>
          <w:szCs w:val="22"/>
        </w:rPr>
        <w:t>The total mortality</w:t>
      </w:r>
      <w:r w:rsidR="006B1392" w:rsidRPr="00AF32CB">
        <w:rPr>
          <w:rFonts w:ascii="Times" w:hAnsi="Times"/>
          <w:sz w:val="22"/>
          <w:szCs w:val="22"/>
        </w:rPr>
        <w:t>,</w:t>
      </w:r>
      <w:r w:rsidR="00DF7FC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oMath>
      <w:r w:rsidR="006B1392" w:rsidRPr="00AF32CB">
        <w:rPr>
          <w:rFonts w:ascii="Times" w:hAnsi="Times"/>
          <w:sz w:val="22"/>
          <w:szCs w:val="22"/>
        </w:rPr>
        <w:t>,</w:t>
      </w:r>
      <w:r w:rsidR="007A682F" w:rsidRPr="00AF32CB">
        <w:rPr>
          <w:rFonts w:ascii="Times" w:hAnsi="Times"/>
          <w:sz w:val="22"/>
          <w:szCs w:val="22"/>
        </w:rPr>
        <w:t xml:space="preserve"> </w:t>
      </w:r>
      <w:r w:rsidR="00F1507A" w:rsidRPr="00AF32CB">
        <w:rPr>
          <w:rFonts w:ascii="Times" w:hAnsi="Times"/>
          <w:sz w:val="22"/>
          <w:szCs w:val="22"/>
        </w:rPr>
        <w:t>is the sum of</w:t>
      </w:r>
      <w:r w:rsidR="00F1507A" w:rsidRPr="00AF32CB">
        <w:rPr>
          <w:rFonts w:ascii="Times" w:hAnsi="Times"/>
          <w:sz w:val="22"/>
          <w:szCs w:val="22"/>
          <w:lang w:val="en-GB"/>
        </w:rPr>
        <w:t xml:space="preserve"> the</w:t>
      </w:r>
      <w:r w:rsidR="00E277B7" w:rsidRPr="00AF32CB">
        <w:rPr>
          <w:rFonts w:ascii="Times" w:hAnsi="Times"/>
          <w:sz w:val="22"/>
          <w:szCs w:val="22"/>
          <w:lang w:val="en-GB"/>
        </w:rPr>
        <w:t xml:space="preserve"> </w:t>
      </w:r>
      <w:r w:rsidRPr="00AF32CB">
        <w:rPr>
          <w:rFonts w:ascii="Times" w:hAnsi="Times"/>
          <w:sz w:val="22"/>
          <w:szCs w:val="22"/>
        </w:rPr>
        <w:t>background</w:t>
      </w:r>
      <w:r w:rsidR="00B54BB4" w:rsidRPr="00AF32CB">
        <w:rPr>
          <w:rFonts w:ascii="Times" w:hAnsi="Times"/>
          <w:sz w:val="22"/>
          <w:szCs w:val="22"/>
        </w:rPr>
        <w:t>-</w:t>
      </w:r>
      <w:r w:rsidR="00670F47" w:rsidRPr="00AF32CB">
        <w:rPr>
          <w:rFonts w:ascii="Times" w:hAnsi="Times"/>
          <w:sz w:val="22"/>
          <w:szCs w:val="22"/>
        </w:rPr>
        <w:t xml:space="preserve">, </w:t>
      </w:r>
      <w:r w:rsidR="00F03693" w:rsidRPr="00AF32CB">
        <w:rPr>
          <w:rFonts w:ascii="Times" w:hAnsi="Times"/>
          <w:sz w:val="22"/>
          <w:szCs w:val="22"/>
        </w:rPr>
        <w:t xml:space="preserve">starvation-, </w:t>
      </w:r>
      <w:r w:rsidR="00670F47" w:rsidRPr="00AF32CB">
        <w:rPr>
          <w:rFonts w:ascii="Times" w:hAnsi="Times"/>
          <w:sz w:val="22"/>
          <w:szCs w:val="22"/>
        </w:rPr>
        <w:t>fishing</w:t>
      </w:r>
      <w:r w:rsidR="00B54BB4" w:rsidRPr="00AF32CB">
        <w:rPr>
          <w:rFonts w:ascii="Times" w:hAnsi="Times"/>
          <w:sz w:val="22"/>
          <w:szCs w:val="22"/>
        </w:rPr>
        <w:t>-</w:t>
      </w:r>
      <w:r w:rsidR="00670F47" w:rsidRPr="00AF32CB">
        <w:rPr>
          <w:rFonts w:ascii="Times" w:hAnsi="Times"/>
          <w:sz w:val="22"/>
          <w:szCs w:val="22"/>
        </w:rPr>
        <w:t>, and predation</w:t>
      </w:r>
      <w:r w:rsidR="005C7A3C" w:rsidRPr="00AF32CB">
        <w:rPr>
          <w:rFonts w:ascii="Times" w:hAnsi="Times"/>
          <w:sz w:val="22"/>
          <w:szCs w:val="22"/>
        </w:rPr>
        <w:t xml:space="preserve"> mortality</w:t>
      </w:r>
      <w:r w:rsidR="00670F47" w:rsidRPr="00AF32CB">
        <w:rPr>
          <w:rFonts w:ascii="Times" w:hAnsi="Times"/>
          <w:sz w:val="22"/>
          <w:szCs w:val="22"/>
        </w:rPr>
        <w:t xml:space="preserve">. The </w:t>
      </w:r>
      <w:r w:rsidR="00CC3FB9" w:rsidRPr="00AF32CB">
        <w:rPr>
          <w:rFonts w:ascii="Times" w:hAnsi="Times"/>
          <w:sz w:val="22"/>
          <w:szCs w:val="22"/>
          <w:lang w:val="en-GB"/>
        </w:rPr>
        <w:t>c</w:t>
      </w:r>
      <w:r w:rsidR="00CC3FB9" w:rsidRPr="00AF32CB">
        <w:rPr>
          <w:rFonts w:ascii="Times" w:hAnsi="Times"/>
          <w:sz w:val="22"/>
          <w:szCs w:val="22"/>
        </w:rPr>
        <w:t>onstant</w:t>
      </w:r>
      <w:r w:rsidR="001079B0" w:rsidRPr="00AF32CB">
        <w:rPr>
          <w:rFonts w:ascii="Times" w:hAnsi="Times"/>
          <w:sz w:val="22"/>
          <w:szCs w:val="22"/>
        </w:rPr>
        <w:t xml:space="preserve"> size-independent</w:t>
      </w:r>
      <w:r w:rsidR="00CC3FB9" w:rsidRPr="00AF32CB">
        <w:rPr>
          <w:rFonts w:ascii="Times" w:hAnsi="Times"/>
          <w:sz w:val="22"/>
          <w:szCs w:val="22"/>
        </w:rPr>
        <w:t xml:space="preserve"> </w:t>
      </w:r>
      <w:r w:rsidR="001079B0" w:rsidRPr="00AF32CB">
        <w:rPr>
          <w:rFonts w:ascii="Times" w:hAnsi="Times"/>
          <w:sz w:val="22"/>
          <w:szCs w:val="22"/>
        </w:rPr>
        <w:t xml:space="preserve">species-specific </w:t>
      </w:r>
      <w:r w:rsidR="00CC3FB9" w:rsidRPr="00AF32CB">
        <w:rPr>
          <w:rFonts w:ascii="Times" w:hAnsi="Times"/>
          <w:sz w:val="22"/>
          <w:szCs w:val="22"/>
        </w:rPr>
        <w:t>allometric background mortality</w:t>
      </w:r>
      <w:r w:rsidR="001079B0" w:rsidRPr="00AF32CB">
        <w:rPr>
          <w:rFonts w:ascii="Times" w:hAnsi="Times"/>
          <w:sz w:val="22"/>
          <w:szCs w:val="22"/>
        </w:rPr>
        <w:t xml:space="preserve"> depends on the maximum </w:t>
      </w:r>
      <w:r w:rsidR="00B54BB4" w:rsidRPr="00AF32CB">
        <w:rPr>
          <w:rFonts w:ascii="Times" w:hAnsi="Times"/>
          <w:sz w:val="22"/>
          <w:szCs w:val="22"/>
        </w:rPr>
        <w:t xml:space="preserve">body </w:t>
      </w:r>
      <w:r w:rsidR="001079B0" w:rsidRPr="00AF32CB">
        <w:rPr>
          <w:rFonts w:ascii="Times" w:hAnsi="Times"/>
          <w:sz w:val="22"/>
          <w:szCs w:val="22"/>
        </w:rPr>
        <w:t>size of a species</w:t>
      </w:r>
      <w:r w:rsidR="00B54BB4" w:rsidRPr="00AF32CB">
        <w:rPr>
          <w:rFonts w:ascii="Times" w:hAnsi="Times"/>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1079B0" w:rsidRPr="00AF32CB">
        <w:rPr>
          <w:rFonts w:ascii="Times" w:hAnsi="Times"/>
          <w:sz w:val="22"/>
          <w:szCs w:val="22"/>
        </w:rPr>
        <w:t xml:space="preserve"> and</w:t>
      </w:r>
      <w:r w:rsidR="00CC3FB9" w:rsidRPr="00AF32CB">
        <w:rPr>
          <w:rFonts w:ascii="Times" w:hAnsi="Times"/>
          <w:sz w:val="22"/>
          <w:szCs w:val="22"/>
        </w:rPr>
        <w:t xml:space="preserve"> is given by:</w:t>
      </w:r>
    </w:p>
    <w:p w14:paraId="3457022E" w14:textId="1B0F814E" w:rsidR="00111672" w:rsidRPr="00AF32CB" w:rsidRDefault="00F06920" w:rsidP="00F735E4">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b,i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F735E4" w:rsidRPr="00AF32CB">
        <w:rPr>
          <w:rFonts w:ascii="Times" w:eastAsiaTheme="minorEastAsia" w:hAnsi="Times"/>
          <w:sz w:val="22"/>
          <w:szCs w:val="22"/>
        </w:rPr>
        <w:t>,                                                     (2)</w:t>
      </w:r>
    </w:p>
    <w:p w14:paraId="052A1FE2" w14:textId="7F2215AE" w:rsidR="00105465" w:rsidRPr="00AF32CB" w:rsidRDefault="00F735E4" w:rsidP="00647A5A">
      <w:pPr>
        <w:spacing w:line="480" w:lineRule="auto"/>
        <w:contextualSpacing/>
        <w:jc w:val="both"/>
        <w:rPr>
          <w:rFonts w:ascii="Times" w:hAnsi="Times"/>
          <w:sz w:val="22"/>
          <w:szCs w:val="22"/>
        </w:rPr>
      </w:pPr>
      <w:r w:rsidRPr="00AF32CB">
        <w:rPr>
          <w:rFonts w:ascii="Times" w:hAnsi="Times"/>
          <w:sz w:val="22"/>
          <w:szCs w:val="22"/>
        </w:rPr>
        <w:t xml:space="preserve">where </w:t>
      </w:r>
      <m:oMath>
        <m:r>
          <w:rPr>
            <w:rFonts w:ascii="Cambria Math" w:hAnsi="Cambria Math"/>
            <w:sz w:val="22"/>
            <w:szCs w:val="22"/>
          </w:rPr>
          <m:t>n</m:t>
        </m:r>
      </m:oMath>
      <w:r w:rsidRPr="00AF32CB">
        <w:rPr>
          <w:rFonts w:ascii="Times" w:hAnsi="Times"/>
          <w:sz w:val="22"/>
          <w:szCs w:val="22"/>
        </w:rPr>
        <w:t xml:space="preserve"> is the mass-exponent of maximum consumption rate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oMath>
      <w:r w:rsidRPr="00AF32CB">
        <w:rPr>
          <w:rFonts w:ascii="Times" w:eastAsiaTheme="minorEastAsia" w:hAnsi="Times"/>
          <w:sz w:val="22"/>
          <w:szCs w:val="22"/>
        </w:rPr>
        <w:t xml:space="preserve"> is an allometric constant</w:t>
      </w:r>
      <w:r w:rsidRPr="00AF32CB">
        <w:rPr>
          <w:rFonts w:ascii="Times" w:hAnsi="Times"/>
          <w:sz w:val="22"/>
          <w:szCs w:val="22"/>
        </w:rPr>
        <w:t xml:space="preserve">. </w:t>
      </w:r>
      <w:r w:rsidR="00105465" w:rsidRPr="00AF32CB">
        <w:rPr>
          <w:rFonts w:ascii="Times" w:hAnsi="Times"/>
          <w:sz w:val="22"/>
          <w:szCs w:val="22"/>
        </w:rPr>
        <w:t xml:space="preserve">Starvation mortality is </w:t>
      </w:r>
      <w:r w:rsidR="008A136E" w:rsidRPr="00AF32CB">
        <w:rPr>
          <w:rFonts w:ascii="Times" w:hAnsi="Times"/>
          <w:sz w:val="22"/>
          <w:szCs w:val="22"/>
        </w:rPr>
        <w:t>assumed to be proportional to energy deficiency</w:t>
      </w:r>
      <w:r w:rsidR="00FC5083" w:rsidRPr="00AF32CB">
        <w:rPr>
          <w:rFonts w:ascii="Times" w:hAnsi="Times"/>
          <w:sz w:val="22"/>
          <w:szCs w:val="22"/>
        </w:rPr>
        <w:t xml:space="preserve"> (defined in Eq. 11)</w:t>
      </w:r>
      <w:r w:rsidR="008A136E" w:rsidRPr="00AF32CB">
        <w:rPr>
          <w:rFonts w:ascii="Times" w:hAnsi="Times"/>
          <w:sz w:val="22"/>
          <w:szCs w:val="22"/>
        </w:rPr>
        <w:t xml:space="preserve">, </w:t>
      </w:r>
      <w:r w:rsidR="00E67B38" w:rsidRPr="00AF32CB">
        <w:rPr>
          <w:rFonts w:ascii="Times" w:hAnsi="Times"/>
          <w:sz w:val="22"/>
          <w:szCs w:val="22"/>
        </w:rPr>
        <w:t xml:space="preserve">and inversely proportional to body mass, and is </w:t>
      </w:r>
      <w:r w:rsidR="00105465" w:rsidRPr="00AF32CB">
        <w:rPr>
          <w:rFonts w:ascii="Times" w:hAnsi="Times"/>
          <w:sz w:val="22"/>
          <w:szCs w:val="22"/>
        </w:rPr>
        <w:t>defined as:</w:t>
      </w:r>
    </w:p>
    <w:p w14:paraId="587DEC9F" w14:textId="1F0179B8" w:rsidR="00105465" w:rsidRPr="00AF32CB" w:rsidRDefault="00F06920" w:rsidP="0010546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s,i</m:t>
            </m:r>
          </m:sub>
        </m:sSub>
        <m:r>
          <w:rPr>
            <w:rFonts w:ascii="Cambria Math" w:hAnsi="Cambria Math"/>
            <w:sz w:val="22"/>
            <w:szCs w:val="22"/>
          </w:rPr>
          <m:t>(w)=</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e>
              </m:mr>
              <m:m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num>
                    <m:den>
                      <m:r>
                        <w:rPr>
                          <w:rFonts w:ascii="Cambria Math" w:hAnsi="Cambria Math"/>
                          <w:sz w:val="22"/>
                          <w:szCs w:val="22"/>
                        </w:rPr>
                        <m:t>ξw</m:t>
                      </m:r>
                    </m:den>
                  </m:f>
                </m:e>
                <m:e>
                  <m:r>
                    <w:rPr>
                      <w:rFonts w:ascii="Cambria Math" w:hAnsi="Cambria Math"/>
                      <w:sz w:val="22"/>
                      <w:szCs w:val="22"/>
                    </w:rPr>
                    <m:t>otherwise</m:t>
                  </m:r>
                </m:e>
              </m:mr>
            </m:m>
          </m:e>
        </m:d>
      </m:oMath>
      <w:r w:rsidR="00435D15">
        <w:rPr>
          <w:rFonts w:ascii="Times" w:eastAsiaTheme="minorEastAsia" w:hAnsi="Times"/>
          <w:sz w:val="22"/>
          <w:szCs w:val="22"/>
        </w:rPr>
        <w:t>,</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 xml:space="preserve">      </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3</w:t>
      </w:r>
      <w:r w:rsidR="00105465" w:rsidRPr="00AF32CB">
        <w:rPr>
          <w:rFonts w:ascii="Times" w:eastAsiaTheme="minorEastAsia" w:hAnsi="Times"/>
          <w:sz w:val="22"/>
          <w:szCs w:val="22"/>
        </w:rPr>
        <w:t>)</w:t>
      </w:r>
    </w:p>
    <w:p w14:paraId="7A308D2C" w14:textId="255DB5F0" w:rsidR="00647A5A" w:rsidRPr="00AF32CB" w:rsidRDefault="00435D15" w:rsidP="00647A5A">
      <w:pPr>
        <w:spacing w:line="480" w:lineRule="auto"/>
        <w:contextualSpacing/>
        <w:jc w:val="both"/>
        <w:rPr>
          <w:rFonts w:ascii="Times" w:hAnsi="Times"/>
          <w:sz w:val="22"/>
          <w:szCs w:val="22"/>
        </w:rPr>
      </w:pPr>
      <w:r>
        <w:rPr>
          <w:rFonts w:ascii="Times" w:eastAsiaTheme="minorEastAsia" w:hAnsi="Times"/>
          <w:sz w:val="22"/>
          <w:szCs w:val="22"/>
        </w:rPr>
        <w:lastRenderedPageBreak/>
        <w:t xml:space="preserve">where </w:t>
      </w:r>
      <m:oMath>
        <m:r>
          <w:rPr>
            <w:rFonts w:ascii="Cambria Math" w:hAnsi="Cambria Math"/>
            <w:sz w:val="22"/>
            <w:szCs w:val="22"/>
          </w:rPr>
          <m:t>ξ</m:t>
        </m:r>
        <m:r>
          <w:rPr>
            <w:rFonts w:ascii="Cambria Math" w:eastAsiaTheme="minorEastAsia" w:hAnsi="Cambria Math"/>
            <w:sz w:val="22"/>
            <w:szCs w:val="22"/>
          </w:rPr>
          <m:t>=0.1</m:t>
        </m:r>
      </m:oMath>
      <w:r w:rsidR="001857CC">
        <w:rPr>
          <w:rFonts w:ascii="Times" w:eastAsiaTheme="minorEastAsia" w:hAnsi="Times"/>
          <w:sz w:val="22"/>
          <w:szCs w:val="22"/>
        </w:rPr>
        <w:t xml:space="preserve"> </w:t>
      </w:r>
      <w:r w:rsidR="00641D9A">
        <w:rPr>
          <w:rFonts w:ascii="Times" w:eastAsiaTheme="minorEastAsia" w:hAnsi="Times"/>
          <w:sz w:val="22"/>
          <w:szCs w:val="22"/>
        </w:rPr>
        <w:fldChar w:fldCharType="begin"/>
      </w:r>
      <w:r w:rsidR="00641D9A">
        <w:rPr>
          <w:rFonts w:ascii="Times" w:eastAsiaTheme="minorEastAsia" w:hAnsi="Times"/>
          <w:sz w:val="22"/>
          <w:szCs w:val="22"/>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sz w:val="22"/>
          <w:szCs w:val="22"/>
        </w:rPr>
        <w:fldChar w:fldCharType="separate"/>
      </w:r>
      <w:r w:rsidR="00641D9A" w:rsidRPr="00641D9A">
        <w:rPr>
          <w:rFonts w:ascii="Times" w:hAnsi="Times" w:cs="Times New Roman"/>
          <w:sz w:val="22"/>
          <w:lang w:val="en-GB"/>
        </w:rPr>
        <w:t xml:space="preserve">(Hartvig </w:t>
      </w:r>
      <w:r w:rsidR="00641D9A" w:rsidRPr="00641D9A">
        <w:rPr>
          <w:rFonts w:ascii="Times" w:hAnsi="Times" w:cs="Times New Roman"/>
          <w:i/>
          <w:iCs/>
          <w:sz w:val="22"/>
          <w:lang w:val="en-GB"/>
        </w:rPr>
        <w:t>et al.</w:t>
      </w:r>
      <w:r w:rsidR="00641D9A" w:rsidRPr="00641D9A">
        <w:rPr>
          <w:rFonts w:ascii="Times" w:hAnsi="Times" w:cs="Times New Roman"/>
          <w:sz w:val="22"/>
          <w:lang w:val="en-GB"/>
        </w:rPr>
        <w:t xml:space="preserve"> 2011)</w:t>
      </w:r>
      <w:r w:rsidR="00641D9A">
        <w:rPr>
          <w:rFonts w:ascii="Times" w:eastAsiaTheme="minorEastAsia" w:hAnsi="Times"/>
          <w:sz w:val="22"/>
          <w:szCs w:val="22"/>
        </w:rPr>
        <w:fldChar w:fldCharType="end"/>
      </w:r>
      <w:r>
        <w:rPr>
          <w:rFonts w:ascii="Times" w:eastAsiaTheme="minorEastAsia" w:hAnsi="Times"/>
          <w:sz w:val="22"/>
          <w:szCs w:val="22"/>
        </w:rPr>
        <w:t xml:space="preserve">, </w:t>
      </w:r>
      <w:r w:rsidR="00E95035" w:rsidRPr="00AF32CB">
        <w:rPr>
          <w:rFonts w:ascii="Times" w:hAnsi="Times"/>
          <w:sz w:val="22"/>
          <w:szCs w:val="22"/>
        </w:rPr>
        <w:t>Instantaneous f</w:t>
      </w:r>
      <w:r w:rsidR="00647A5A" w:rsidRPr="00AF32CB">
        <w:rPr>
          <w:rFonts w:ascii="Times" w:hAnsi="Times"/>
          <w:sz w:val="22"/>
          <w:szCs w:val="22"/>
        </w:rPr>
        <w:t>ishing mortality</w:t>
      </w:r>
      <w:r w:rsidR="004C4E7F" w:rsidRPr="00AF32CB">
        <w:rPr>
          <w:rFonts w:ascii="Times" w:hAnsi="Times"/>
          <w:sz w:val="22"/>
          <w:szCs w:val="22"/>
        </w:rPr>
        <w:t xml:space="preserve"> </w:t>
      </w:r>
      <w:r w:rsidR="00C62885" w:rsidRPr="00432333">
        <w:rPr>
          <w:rFonts w:ascii="Times" w:hAnsi="Times"/>
          <w:sz w:val="22"/>
          <w:szCs w:val="22"/>
          <w:lang w:val="en-US"/>
        </w:rPr>
        <w:t xml:space="preserve">(1/year) </w:t>
      </w:r>
      <w:r w:rsidR="004C4E7F" w:rsidRPr="00AF32CB">
        <w:rPr>
          <w:rFonts w:ascii="Times" w:hAnsi="Times"/>
          <w:sz w:val="22"/>
          <w:szCs w:val="22"/>
        </w:rPr>
        <w:t>is defined as:</w:t>
      </w:r>
    </w:p>
    <w:commentRangeStart w:id="15"/>
    <w:p w14:paraId="33A4DB74" w14:textId="19A81A48" w:rsidR="00647A5A" w:rsidRPr="00AF32CB" w:rsidRDefault="00F06920" w:rsidP="007B4C9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7B4C95" w:rsidRPr="00AF32CB">
        <w:rPr>
          <w:rFonts w:ascii="Times" w:eastAsiaTheme="minorEastAsia" w:hAnsi="Times"/>
          <w:sz w:val="22"/>
          <w:szCs w:val="22"/>
        </w:rPr>
        <w:t xml:space="preserve">                                                      </w:t>
      </w:r>
      <w:commentRangeEnd w:id="15"/>
      <w:r w:rsidR="00140803" w:rsidRPr="00AF32CB">
        <w:rPr>
          <w:rStyle w:val="CommentReference"/>
          <w:sz w:val="22"/>
          <w:szCs w:val="22"/>
        </w:rPr>
        <w:commentReference w:id="15"/>
      </w:r>
      <w:r w:rsidR="007B4C95" w:rsidRPr="00AF32CB">
        <w:rPr>
          <w:rFonts w:ascii="Times" w:eastAsiaTheme="minorEastAsia" w:hAnsi="Times"/>
          <w:sz w:val="22"/>
          <w:szCs w:val="22"/>
        </w:rPr>
        <w:t>(</w:t>
      </w:r>
      <w:r w:rsidR="008A136E" w:rsidRPr="00AF32CB">
        <w:rPr>
          <w:rFonts w:ascii="Times" w:eastAsiaTheme="minorEastAsia" w:hAnsi="Times"/>
          <w:sz w:val="22"/>
          <w:szCs w:val="22"/>
        </w:rPr>
        <w:t>4</w:t>
      </w:r>
      <w:r w:rsidR="007B4C95" w:rsidRPr="00AF32CB">
        <w:rPr>
          <w:rFonts w:ascii="Times" w:eastAsiaTheme="minorEastAsia" w:hAnsi="Times"/>
          <w:sz w:val="22"/>
          <w:szCs w:val="22"/>
        </w:rPr>
        <w:t>)</w:t>
      </w:r>
    </w:p>
    <w:p w14:paraId="6F983D4A" w14:textId="38EE7220" w:rsidR="00111672" w:rsidRPr="00AF32CB" w:rsidRDefault="00551B0D"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AF32CB">
        <w:rPr>
          <w:rFonts w:ascii="Times" w:hAnsi="Times"/>
          <w:sz w:val="22"/>
          <w:szCs w:val="22"/>
        </w:rPr>
        <w:t xml:space="preserve"> is the selectivity (by default knife-edge selectivity is assumed with a weight at first catch </w:t>
      </w:r>
      <w:commentRangeStart w:id="16"/>
      <w:commentRangeStart w:id="17"/>
      <w:r w:rsidRPr="00AF32CB">
        <w:rPr>
          <w:rFonts w:ascii="Times" w:hAnsi="Times"/>
          <w:sz w:val="22"/>
          <w:szCs w:val="22"/>
        </w:rPr>
        <w:t>corresponding to weight at maturation</w:t>
      </w:r>
      <w:commentRangeEnd w:id="16"/>
      <w:r w:rsidR="00B54BB4" w:rsidRPr="00AF32CB">
        <w:rPr>
          <w:rStyle w:val="CommentReference"/>
          <w:sz w:val="22"/>
          <w:szCs w:val="22"/>
        </w:rPr>
        <w:commentReference w:id="16"/>
      </w:r>
      <w:commentRangeEnd w:id="17"/>
      <w:r w:rsidR="00991535" w:rsidRPr="00AF32CB">
        <w:rPr>
          <w:rStyle w:val="CommentReference"/>
          <w:sz w:val="22"/>
          <w:szCs w:val="22"/>
        </w:rPr>
        <w:commentReference w:id="17"/>
      </w:r>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404F8C" w:rsidRPr="00AF32CB">
        <w:rPr>
          <w:rFonts w:ascii="Times" w:hAnsi="Times"/>
          <w:sz w:val="22"/>
          <w:szCs w:val="22"/>
        </w:rPr>
        <w:t xml:space="preserve"> </w:t>
      </w:r>
      <w:r w:rsidR="006B51A2" w:rsidRPr="00AF32CB">
        <w:rPr>
          <w:rFonts w:ascii="Times" w:hAnsi="Times"/>
          <w:sz w:val="22"/>
          <w:szCs w:val="22"/>
        </w:rPr>
        <w:t xml:space="preserve">is </w:t>
      </w:r>
      <w:commentRangeStart w:id="18"/>
      <w:commentRangeStart w:id="19"/>
      <w:r w:rsidR="006B51A2" w:rsidRPr="00AF32CB">
        <w:rPr>
          <w:rFonts w:ascii="Times" w:hAnsi="Times"/>
          <w:sz w:val="22"/>
          <w:szCs w:val="22"/>
        </w:rPr>
        <w:t>fishing effort</w:t>
      </w:r>
      <w:r w:rsidR="00CF46D7" w:rsidRPr="00AF32CB">
        <w:rPr>
          <w:rFonts w:ascii="Times" w:hAnsi="Times"/>
          <w:sz w:val="22"/>
          <w:szCs w:val="22"/>
        </w:rPr>
        <w:t>.</w:t>
      </w:r>
      <w:commentRangeEnd w:id="18"/>
      <w:r w:rsidR="001079B0" w:rsidRPr="00AF32CB">
        <w:rPr>
          <w:rStyle w:val="CommentReference"/>
          <w:sz w:val="22"/>
          <w:szCs w:val="22"/>
        </w:rPr>
        <w:commentReference w:id="18"/>
      </w:r>
      <w:commentRangeEnd w:id="19"/>
      <w:r w:rsidR="009B5F2E" w:rsidRPr="00AF32CB">
        <w:rPr>
          <w:rStyle w:val="CommentReference"/>
          <w:sz w:val="22"/>
          <w:szCs w:val="22"/>
        </w:rPr>
        <w:commentReference w:id="19"/>
      </w:r>
      <w:r w:rsidR="00980E1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lang w:val="sv-SE"/>
              </w:rPr>
              <m:t>E</m:t>
            </m:r>
            <m:ctrlPr>
              <w:rPr>
                <w:rFonts w:ascii="Cambria Math" w:hAnsi="Cambria Math"/>
                <w:i/>
                <w:sz w:val="22"/>
                <w:szCs w:val="22"/>
                <w:lang w:val="sv-SE"/>
              </w:rPr>
            </m:ctrlPr>
          </m:e>
          <m:sub>
            <m:r>
              <w:rPr>
                <w:rFonts w:ascii="Cambria Math" w:hAnsi="Cambria Math"/>
                <w:sz w:val="22"/>
                <w:szCs w:val="22"/>
              </w:rPr>
              <m:t>i</m:t>
            </m:r>
          </m:sub>
        </m:sSub>
      </m:oMath>
      <w:r w:rsidR="00432333" w:rsidRPr="00432333">
        <w:rPr>
          <w:rFonts w:ascii="Times" w:eastAsiaTheme="minorEastAsia" w:hAnsi="Times"/>
          <w:sz w:val="22"/>
          <w:szCs w:val="22"/>
          <w:lang w:val="en-US"/>
        </w:rPr>
        <w:t xml:space="preserve"> is thus </w:t>
      </w:r>
      <w:r w:rsidR="00172267">
        <w:rPr>
          <w:rFonts w:ascii="Times" w:eastAsiaTheme="minorEastAsia" w:hAnsi="Times"/>
          <w:sz w:val="22"/>
          <w:szCs w:val="22"/>
          <w:lang w:val="en-US"/>
        </w:rPr>
        <w:t xml:space="preserve">fishing </w:t>
      </w:r>
      <w:r w:rsidR="00432333" w:rsidRPr="00432333">
        <w:rPr>
          <w:rFonts w:ascii="Times" w:eastAsiaTheme="minorEastAsia" w:hAnsi="Times"/>
          <w:sz w:val="22"/>
          <w:szCs w:val="22"/>
          <w:lang w:val="en-US"/>
        </w:rPr>
        <w:t>mortality</w:t>
      </w:r>
      <w:r w:rsidR="00172267">
        <w:rPr>
          <w:rFonts w:ascii="Times" w:eastAsiaTheme="minorEastAsia" w:hAnsi="Times"/>
          <w:sz w:val="22"/>
          <w:szCs w:val="22"/>
          <w:lang w:val="en-US"/>
        </w:rPr>
        <w:t xml:space="preserve"> and effort </w:t>
      </w:r>
      <w:r w:rsidR="00E1394D">
        <w:rPr>
          <w:rFonts w:ascii="Times" w:eastAsiaTheme="minorEastAsia" w:hAnsi="Times"/>
          <w:sz w:val="22"/>
          <w:szCs w:val="22"/>
          <w:lang w:val="en-US"/>
        </w:rPr>
        <w:t xml:space="preserve">are used </w:t>
      </w:r>
      <w:proofErr w:type="spellStart"/>
      <w:r w:rsidR="00E1394D">
        <w:rPr>
          <w:rFonts w:ascii="Times" w:eastAsiaTheme="minorEastAsia" w:hAnsi="Times"/>
          <w:sz w:val="22"/>
          <w:szCs w:val="22"/>
          <w:lang w:val="en-US"/>
        </w:rPr>
        <w:t>interhangeably</w:t>
      </w:r>
      <w:proofErr w:type="spellEnd"/>
      <w:r w:rsidR="00432333">
        <w:rPr>
          <w:rFonts w:ascii="Times" w:eastAsiaTheme="minorEastAsia" w:hAnsi="Times"/>
          <w:sz w:val="22"/>
          <w:szCs w:val="22"/>
          <w:lang w:val="en-US"/>
        </w:rPr>
        <w:t xml:space="preserve">. </w:t>
      </w:r>
      <w:r w:rsidR="00CB36CC">
        <w:rPr>
          <w:rFonts w:ascii="Times" w:eastAsiaTheme="minorEastAsia" w:hAnsi="Times"/>
          <w:sz w:val="22"/>
          <w:szCs w:val="22"/>
          <w:lang w:val="en-US"/>
        </w:rPr>
        <w:t>P</w:t>
      </w:r>
      <w:r w:rsidR="006772C1" w:rsidRPr="00AF32CB">
        <w:rPr>
          <w:rFonts w:ascii="Times" w:hAnsi="Times"/>
          <w:sz w:val="22"/>
          <w:szCs w:val="22"/>
        </w:rPr>
        <w:t>redation</w:t>
      </w:r>
      <w:r w:rsidR="00551B5A" w:rsidRPr="00AF32CB">
        <w:rPr>
          <w:rFonts w:ascii="Times" w:hAnsi="Times"/>
          <w:sz w:val="22"/>
          <w:szCs w:val="22"/>
        </w:rPr>
        <w:t xml:space="preserve"> </w:t>
      </w:r>
      <w:r w:rsidR="00DF7FC7" w:rsidRPr="00AF32CB">
        <w:rPr>
          <w:rFonts w:ascii="Times" w:hAnsi="Times"/>
          <w:sz w:val="22"/>
          <w:szCs w:val="22"/>
        </w:rPr>
        <w:t>mortality</w:t>
      </w:r>
      <w:r w:rsidR="007C19D4" w:rsidRPr="00AF32CB">
        <w:rPr>
          <w:rFonts w:ascii="Times" w:hAnsi="Times"/>
          <w:sz w:val="22"/>
          <w:szCs w:val="22"/>
        </w:rPr>
        <w:t xml:space="preserve"> </w:t>
      </w:r>
      <w:r w:rsidR="00C44443" w:rsidRPr="00AF32CB">
        <w:rPr>
          <w:rFonts w:ascii="Times" w:hAnsi="Times"/>
          <w:sz w:val="22"/>
          <w:szCs w:val="22"/>
        </w:rPr>
        <w:t xml:space="preserve">for </w:t>
      </w:r>
      <w:r w:rsidR="001079B0" w:rsidRPr="00AF32CB">
        <w:rPr>
          <w:rFonts w:ascii="Times" w:hAnsi="Times"/>
          <w:sz w:val="22"/>
          <w:szCs w:val="22"/>
        </w:rPr>
        <w:t xml:space="preserve">a prey </w:t>
      </w:r>
      <w:r w:rsidR="00C44443" w:rsidRPr="00AF32CB">
        <w:rPr>
          <w:rFonts w:ascii="Times" w:hAnsi="Times"/>
          <w:sz w:val="22"/>
          <w:szCs w:val="22"/>
        </w:rPr>
        <w:t>species</w:t>
      </w:r>
      <w:r w:rsidR="00C316EE" w:rsidRPr="00AF32CB">
        <w:rPr>
          <w:rFonts w:ascii="Times" w:hAnsi="Times"/>
          <w:sz w:val="22"/>
          <w:szCs w:val="22"/>
        </w:rPr>
        <w:t xml:space="preserve"> </w:t>
      </w:r>
      <w:r w:rsidR="009C41C6"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9C41C6" w:rsidRPr="00AF32CB">
        <w:rPr>
          <w:rFonts w:ascii="Times" w:hAnsi="Times"/>
          <w:sz w:val="22"/>
          <w:szCs w:val="22"/>
        </w:rPr>
        <w:t>)</w:t>
      </w:r>
      <w:r w:rsidR="00C316EE" w:rsidRPr="00AF32CB">
        <w:rPr>
          <w:rFonts w:ascii="Times" w:hAnsi="Times"/>
          <w:sz w:val="22"/>
          <w:szCs w:val="22"/>
        </w:rPr>
        <w:t xml:space="preserve"> </w:t>
      </w:r>
      <w:r w:rsidR="00C44443" w:rsidRPr="00AF32CB">
        <w:rPr>
          <w:rFonts w:ascii="Times" w:hAnsi="Times"/>
          <w:sz w:val="22"/>
          <w:szCs w:val="22"/>
        </w:rPr>
        <w:t xml:space="preserve">equals the amount </w:t>
      </w:r>
      <w:r w:rsidR="00AE7810" w:rsidRPr="00AF32CB">
        <w:rPr>
          <w:rFonts w:ascii="Times" w:hAnsi="Times"/>
          <w:sz w:val="22"/>
          <w:szCs w:val="22"/>
        </w:rPr>
        <w:t>consumed by</w:t>
      </w:r>
      <w:r w:rsidR="00376381" w:rsidRPr="00AF32CB">
        <w:rPr>
          <w:rFonts w:ascii="Times" w:hAnsi="Times"/>
          <w:sz w:val="22"/>
          <w:szCs w:val="22"/>
        </w:rPr>
        <w:t xml:space="preserve"> predator</w:t>
      </w:r>
      <w:r w:rsidR="00AE7810" w:rsidRPr="00AF32CB">
        <w:rPr>
          <w:rFonts w:ascii="Times" w:hAnsi="Times"/>
          <w:sz w:val="22"/>
          <w:szCs w:val="22"/>
        </w:rPr>
        <w:t xml:space="preserve"> species </w:t>
      </w:r>
      <m:oMath>
        <m:r>
          <w:rPr>
            <w:rFonts w:ascii="Cambria Math" w:hAnsi="Cambria Math"/>
            <w:sz w:val="22"/>
            <w:szCs w:val="22"/>
          </w:rPr>
          <m:t>j</m:t>
        </m:r>
      </m:oMath>
      <w:r w:rsidR="0055072F" w:rsidRPr="00AF32CB">
        <w:rPr>
          <w:rFonts w:ascii="Times" w:eastAsiaTheme="minorEastAsia" w:hAnsi="Times"/>
          <w:sz w:val="22"/>
          <w:szCs w:val="22"/>
        </w:rPr>
        <w:t xml:space="preserve"> (indexed with mass </w:t>
      </w:r>
      <m:oMath>
        <m:r>
          <w:rPr>
            <w:rFonts w:ascii="Cambria Math" w:eastAsiaTheme="minorEastAsia" w:hAnsi="Cambria Math"/>
            <w:sz w:val="22"/>
            <w:szCs w:val="22"/>
          </w:rPr>
          <m:t>w</m:t>
        </m:r>
      </m:oMath>
      <w:r w:rsidR="0055072F" w:rsidRPr="00AF32CB">
        <w:rPr>
          <w:rFonts w:ascii="Times" w:eastAsiaTheme="minorEastAsia" w:hAnsi="Times"/>
          <w:sz w:val="22"/>
          <w:szCs w:val="22"/>
        </w:rPr>
        <w:t>)</w:t>
      </w:r>
      <w:r w:rsidR="00111672" w:rsidRPr="00AF32CB">
        <w:rPr>
          <w:rFonts w:ascii="Times" w:hAnsi="Times"/>
          <w:sz w:val="22"/>
          <w:szCs w:val="22"/>
        </w:rPr>
        <w:t>:</w:t>
      </w:r>
    </w:p>
    <w:p w14:paraId="595F4D82" w14:textId="572F8CF7" w:rsidR="00111672" w:rsidRPr="00AF32CB" w:rsidRDefault="00F06920" w:rsidP="006F0ACA">
      <w:pPr>
        <w:spacing w:line="480" w:lineRule="auto"/>
        <w:contextualSpacing/>
        <w:jc w:val="right"/>
        <w:rPr>
          <w:rFonts w:ascii="Times" w:eastAsiaTheme="minorEastAsia" w:hAnsi="Times"/>
          <w:sz w:val="22"/>
          <w:szCs w:val="22"/>
        </w:rPr>
      </w:pP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j</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w:r w:rsidR="00B50417" w:rsidRPr="00AF32CB">
        <w:rPr>
          <w:rFonts w:ascii="Times" w:eastAsiaTheme="minorEastAsia" w:hAnsi="Times"/>
          <w:sz w:val="22"/>
          <w:szCs w:val="22"/>
        </w:rPr>
        <w:t>,</w:t>
      </w:r>
      <w:r w:rsidR="006F0ACA" w:rsidRPr="00AF32CB">
        <w:rPr>
          <w:rFonts w:ascii="Times" w:eastAsiaTheme="minorEastAsia" w:hAnsi="Times"/>
          <w:sz w:val="22"/>
          <w:szCs w:val="22"/>
        </w:rPr>
        <w:t xml:space="preserve">                       (</w:t>
      </w:r>
      <w:r w:rsidR="008A136E" w:rsidRPr="00AF32CB">
        <w:rPr>
          <w:rFonts w:ascii="Times" w:eastAsiaTheme="minorEastAsia" w:hAnsi="Times"/>
          <w:sz w:val="22"/>
          <w:szCs w:val="22"/>
        </w:rPr>
        <w:t>5</w:t>
      </w:r>
      <w:r w:rsidR="006F0ACA" w:rsidRPr="00AF32CB">
        <w:rPr>
          <w:rFonts w:ascii="Times" w:eastAsiaTheme="minorEastAsia" w:hAnsi="Times"/>
          <w:sz w:val="22"/>
          <w:szCs w:val="22"/>
        </w:rPr>
        <w:t>)</w:t>
      </w:r>
    </w:p>
    <w:p w14:paraId="6133E73F" w14:textId="5F9015FD" w:rsidR="00BE5D9E" w:rsidRPr="00AF32CB" w:rsidRDefault="00B50417" w:rsidP="00F76CFB">
      <w:pPr>
        <w:spacing w:line="480" w:lineRule="auto"/>
        <w:contextualSpacing/>
        <w:jc w:val="both"/>
        <w:rPr>
          <w:rFonts w:ascii="Times" w:hAnsi="Times"/>
          <w:sz w:val="22"/>
          <w:szCs w:val="22"/>
        </w:rPr>
      </w:pPr>
      <w:r w:rsidRPr="00AF32CB">
        <w:rPr>
          <w:rFonts w:ascii="Times" w:eastAsiaTheme="minorEastAsia" w:hAnsi="Times"/>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oMath>
      <w:r w:rsidRPr="00AF32CB">
        <w:rPr>
          <w:rFonts w:ascii="Times" w:eastAsiaTheme="minorEastAsia" w:hAnsi="Times"/>
          <w:sz w:val="22"/>
          <w:szCs w:val="22"/>
        </w:rPr>
        <w:t xml:space="preserve"> is the non-size based preference of species </w:t>
      </w:r>
      <m:oMath>
        <m:r>
          <w:rPr>
            <w:rFonts w:ascii="Cambria Math" w:eastAsiaTheme="minorEastAsia" w:hAnsi="Cambria Math"/>
            <w:sz w:val="22"/>
            <w:szCs w:val="22"/>
          </w:rPr>
          <m:t>j</m:t>
        </m:r>
      </m:oMath>
      <w:r w:rsidRPr="00AF32CB">
        <w:rPr>
          <w:rFonts w:ascii="Times" w:eastAsiaTheme="minorEastAsia" w:hAnsi="Times"/>
          <w:sz w:val="22"/>
          <w:szCs w:val="22"/>
        </w:rPr>
        <w:t xml:space="preserve"> on species </w:t>
      </w:r>
      <m:oMath>
        <m:r>
          <w:rPr>
            <w:rFonts w:ascii="Cambria Math" w:eastAsiaTheme="minorEastAsia" w:hAnsi="Cambria Math"/>
            <w:sz w:val="22"/>
            <w:szCs w:val="22"/>
          </w:rPr>
          <m:t>i</m:t>
        </m:r>
      </m:oMath>
      <w:r w:rsidRPr="00AF32CB">
        <w:rPr>
          <w:rFonts w:ascii="Times" w:eastAsiaTheme="minorEastAsia" w:hAnsi="Times"/>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oMath>
      <w:r w:rsidRPr="00AF32CB">
        <w:rPr>
          <w:rFonts w:ascii="Times" w:eastAsiaTheme="minorEastAsia" w:hAnsi="Times"/>
          <w:sz w:val="22"/>
          <w:szCs w:val="22"/>
        </w:rPr>
        <w:t xml:space="preserve"> describes the weight-based preference from the log-normal selection model (see below)</w:t>
      </w:r>
      <w:r w:rsidR="009D2754" w:rsidRPr="00AF32CB">
        <w:rPr>
          <w:rFonts w:ascii="Times" w:eastAsiaTheme="minorEastAsia" w:hAnsi="Times"/>
          <w:sz w:val="22"/>
          <w:szCs w:val="22"/>
        </w:rPr>
        <w:t xml:space="preserve"> </w:t>
      </w:r>
      <w:r w:rsidR="009D2754" w:rsidRPr="00AF32CB">
        <w:rPr>
          <w:rFonts w:ascii="Times" w:eastAsiaTheme="minorEastAsia" w:hAnsi="Times"/>
          <w:sz w:val="22"/>
          <w:szCs w:val="22"/>
        </w:rPr>
        <w:fldChar w:fldCharType="begin"/>
      </w:r>
      <w:r w:rsidR="009D2754" w:rsidRPr="00AF32CB">
        <w:rPr>
          <w:rFonts w:ascii="Times" w:eastAsiaTheme="minorEastAsia" w:hAnsi="Times"/>
          <w:sz w:val="22"/>
          <w:szCs w:val="22"/>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sz w:val="22"/>
          <w:szCs w:val="22"/>
        </w:rPr>
        <w:fldChar w:fldCharType="separate"/>
      </w:r>
      <w:r w:rsidR="009D2754" w:rsidRPr="00AF32CB">
        <w:rPr>
          <w:rFonts w:ascii="Times" w:eastAsiaTheme="minorEastAsia" w:hAnsi="Times"/>
          <w:noProof/>
          <w:sz w:val="22"/>
          <w:szCs w:val="22"/>
        </w:rPr>
        <w:t>(Ursin 1973)</w:t>
      </w:r>
      <w:r w:rsidR="009D2754" w:rsidRPr="00AF32CB">
        <w:rPr>
          <w:rFonts w:ascii="Times" w:eastAsiaTheme="minorEastAsia" w:hAnsi="Times"/>
          <w:sz w:val="22"/>
          <w:szCs w:val="22"/>
        </w:rPr>
        <w:fldChar w:fldCharType="end"/>
      </w:r>
      <w:r w:rsidRPr="00AF32CB">
        <w:rPr>
          <w:rFonts w:ascii="Times" w:eastAsiaTheme="minorEastAsia" w:hAnsi="Times"/>
          <w:sz w:val="22"/>
          <w:szCs w:val="22"/>
        </w:rPr>
        <w:t xml:space="preserve">. </w:t>
      </w:r>
      <w:r w:rsidR="00A55575" w:rsidRPr="00AF32CB">
        <w:rPr>
          <w:rFonts w:ascii="Times" w:hAnsi="Times"/>
          <w:sz w:val="22"/>
          <w:szCs w:val="22"/>
        </w:rPr>
        <w:t xml:space="preserve">The </w:t>
      </w:r>
      <w:r w:rsidR="00E95AFB" w:rsidRPr="00AF32CB">
        <w:rPr>
          <w:rFonts w:ascii="Times" w:hAnsi="Times"/>
          <w:sz w:val="22"/>
          <w:szCs w:val="22"/>
        </w:rPr>
        <w:t>proportions</w:t>
      </w:r>
      <w:r w:rsidR="009134AA" w:rsidRPr="00AF32CB">
        <w:rPr>
          <w:rFonts w:ascii="Times" w:hAnsi="Times"/>
          <w:sz w:val="22"/>
          <w:szCs w:val="22"/>
        </w:rPr>
        <w:t xml:space="preserve"> of encountered food that </w:t>
      </w:r>
      <w:r w:rsidR="00E10F58" w:rsidRPr="00AF32CB">
        <w:rPr>
          <w:rFonts w:ascii="Times" w:hAnsi="Times"/>
          <w:sz w:val="22"/>
          <w:szCs w:val="22"/>
        </w:rPr>
        <w:t>are</w:t>
      </w:r>
      <w:r w:rsidR="009134AA" w:rsidRPr="00AF32CB">
        <w:rPr>
          <w:rFonts w:ascii="Times" w:hAnsi="Times"/>
          <w:sz w:val="22"/>
          <w:szCs w:val="22"/>
        </w:rPr>
        <w:t xml:space="preserve"> consumed</w:t>
      </w:r>
      <w:r w:rsidR="003E2B22" w:rsidRPr="00AF32CB">
        <w:rPr>
          <w:rFonts w:ascii="Times" w:hAnsi="Times"/>
          <w:sz w:val="22"/>
          <w:szCs w:val="22"/>
        </w:rPr>
        <w:t xml:space="preserve"> </w:t>
      </w:r>
      <w:r w:rsidR="001079B0" w:rsidRPr="00AF32CB">
        <w:rPr>
          <w:rFonts w:ascii="Times" w:hAnsi="Times"/>
          <w:sz w:val="22"/>
          <w:szCs w:val="22"/>
        </w:rPr>
        <w:t xml:space="preserve">by a species </w:t>
      </w:r>
      <m:oMath>
        <m:r>
          <w:rPr>
            <w:rFonts w:ascii="Cambria Math" w:hAnsi="Cambria Math"/>
            <w:sz w:val="22"/>
            <w:szCs w:val="22"/>
          </w:rPr>
          <m:t>i</m:t>
        </m:r>
      </m:oMath>
      <w:r w:rsidR="001079B0" w:rsidRPr="00AF32CB">
        <w:rPr>
          <w:rFonts w:ascii="Times" w:hAnsi="Times"/>
          <w:sz w:val="22"/>
          <w:szCs w:val="22"/>
        </w:rPr>
        <w:t xml:space="preserve"> </w:t>
      </w:r>
      <w:r w:rsidR="00A25EC3" w:rsidRPr="00AF32CB">
        <w:rPr>
          <w:rFonts w:ascii="Times" w:hAnsi="Times"/>
          <w:sz w:val="22"/>
          <w:szCs w:val="22"/>
        </w:rPr>
        <w:t>follows a Holling functional response type II</w:t>
      </w:r>
      <w:r w:rsidR="00740B27" w:rsidRPr="00AF32CB">
        <w:rPr>
          <w:rFonts w:ascii="Times" w:hAnsi="Times"/>
          <w:sz w:val="22"/>
          <w:szCs w:val="22"/>
        </w:rPr>
        <w:t>:</w:t>
      </w:r>
      <w:r w:rsidR="009134AA" w:rsidRPr="00AF32CB">
        <w:rPr>
          <w:rFonts w:ascii="Times" w:hAnsi="Times"/>
          <w:sz w:val="22"/>
          <w:szCs w:val="22"/>
        </w:rPr>
        <w:t xml:space="preserve"> </w:t>
      </w:r>
    </w:p>
    <w:p w14:paraId="08D76489" w14:textId="6E70D1D1" w:rsidR="00F00C43" w:rsidRPr="00AF32CB" w:rsidRDefault="00F06920" w:rsidP="003C7307">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r>
                  <w:del w:id="20" w:author="Anna Gårdmark" w:date="2020-01-13T09:42:00Z">
                    <w:rPr>
                      <w:rFonts w:ascii="Cambria Math" w:hAnsi="Cambria Math"/>
                      <w:sz w:val="22"/>
                      <w:szCs w:val="22"/>
                    </w:rPr>
                    <m:t>w</m:t>
                  </w:del>
                </m:r>
              </m:e>
              <m:sup>
                <m:r>
                  <w:rPr>
                    <w:rFonts w:ascii="Cambria Math" w:hAnsi="Cambria Math"/>
                    <w:sz w:val="22"/>
                    <w:szCs w:val="22"/>
                  </w:rPr>
                  <m:t>n</m:t>
                </m:r>
              </m:sup>
            </m:sSup>
          </m:den>
        </m:f>
      </m:oMath>
      <w:r w:rsidR="003C7307" w:rsidRPr="00AF32CB">
        <w:rPr>
          <w:rFonts w:ascii="Times" w:eastAsiaTheme="minorEastAsia" w:hAnsi="Times"/>
          <w:sz w:val="22"/>
          <w:szCs w:val="22"/>
        </w:rPr>
        <w:t xml:space="preserve">                                                      (</w:t>
      </w:r>
      <w:r w:rsidR="008A136E" w:rsidRPr="00AF32CB">
        <w:rPr>
          <w:rFonts w:ascii="Times" w:eastAsiaTheme="minorEastAsia" w:hAnsi="Times"/>
          <w:sz w:val="22"/>
          <w:szCs w:val="22"/>
        </w:rPr>
        <w:t>6</w:t>
      </w:r>
      <w:r w:rsidR="003C7307" w:rsidRPr="00AF32CB">
        <w:rPr>
          <w:rFonts w:ascii="Times" w:eastAsiaTheme="minorEastAsia" w:hAnsi="Times"/>
          <w:sz w:val="22"/>
          <w:szCs w:val="22"/>
        </w:rPr>
        <w:t>)</w:t>
      </w:r>
    </w:p>
    <w:p w14:paraId="7F30E813" w14:textId="01219591" w:rsidR="00607C65" w:rsidRPr="00AF32CB" w:rsidRDefault="004B3A9E"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AF32CB">
        <w:rPr>
          <w:rFonts w:ascii="Times" w:hAnsi="Times"/>
          <w:sz w:val="22"/>
          <w:szCs w:val="22"/>
        </w:rPr>
        <w:t xml:space="preserve"> is the feeding level (</w:t>
      </w:r>
      <w:r w:rsidR="00607398" w:rsidRPr="00AF32CB">
        <w:rPr>
          <w:rFonts w:ascii="Times" w:hAnsi="Times"/>
          <w:sz w:val="22"/>
          <w:szCs w:val="22"/>
        </w:rPr>
        <w:t xml:space="preserve">which describes the level of satiation and varies between </w:t>
      </w:r>
      <w:r w:rsidRPr="00AF32CB">
        <w:rPr>
          <w:rFonts w:ascii="Times" w:hAnsi="Times"/>
          <w:sz w:val="22"/>
          <w:szCs w:val="22"/>
        </w:rPr>
        <w:t>0:1)</w:t>
      </w:r>
      <w:r w:rsidR="00B863DC" w:rsidRPr="00AF32CB">
        <w:rPr>
          <w:rFonts w:ascii="Times" w:hAnsi="Times"/>
          <w:sz w:val="22"/>
          <w:szCs w:val="22"/>
        </w:rPr>
        <w:t>,</w:t>
      </w:r>
      <w:r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oMath>
      <w:r w:rsidR="00B863DC" w:rsidRPr="00AF32CB">
        <w:rPr>
          <w:rFonts w:ascii="Times" w:hAnsi="Times"/>
          <w:sz w:val="22"/>
          <w:szCs w:val="22"/>
        </w:rPr>
        <w:t xml:space="preserve"> is the </w:t>
      </w:r>
      <w:r w:rsidR="00674436" w:rsidRPr="00AF32CB">
        <w:rPr>
          <w:rFonts w:ascii="Times" w:hAnsi="Times"/>
          <w:sz w:val="22"/>
          <w:szCs w:val="22"/>
        </w:rPr>
        <w:t xml:space="preserve">allometric </w:t>
      </w:r>
      <w:r w:rsidR="00B863DC" w:rsidRPr="00AF32CB">
        <w:rPr>
          <w:rFonts w:ascii="Times" w:hAnsi="Times"/>
          <w:sz w:val="22"/>
          <w:szCs w:val="22"/>
        </w:rPr>
        <w:t xml:space="preserve">maximum consumption rate </w:t>
      </w:r>
      <w:r w:rsidR="00674436"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674436" w:rsidRPr="00AF32CB">
        <w:rPr>
          <w:rFonts w:ascii="Times" w:hAnsi="Times"/>
          <w:sz w:val="22"/>
          <w:szCs w:val="22"/>
        </w:rPr>
        <w:t xml:space="preserve"> is the encountered </w:t>
      </w:r>
      <w:r w:rsidR="007E4F16" w:rsidRPr="00AF32CB">
        <w:rPr>
          <w:rFonts w:ascii="Times" w:hAnsi="Times"/>
          <w:sz w:val="22"/>
          <w:szCs w:val="22"/>
        </w:rPr>
        <w:t>food</w:t>
      </w:r>
      <w:r w:rsidR="00F9240A" w:rsidRPr="00AF32CB">
        <w:rPr>
          <w:rFonts w:ascii="Times" w:hAnsi="Times"/>
          <w:sz w:val="22"/>
          <w:szCs w:val="22"/>
        </w:rPr>
        <w:t xml:space="preserve"> (mass per time)</w:t>
      </w:r>
      <w:r w:rsidRPr="00AF32CB">
        <w:rPr>
          <w:rFonts w:ascii="Times" w:hAnsi="Times"/>
          <w:sz w:val="22"/>
          <w:szCs w:val="22"/>
        </w:rPr>
        <w:t>.</w:t>
      </w:r>
      <w:r w:rsidR="008E4AF2" w:rsidRPr="00AF32CB">
        <w:rPr>
          <w:rFonts w:ascii="Times" w:hAnsi="Times"/>
          <w:sz w:val="22"/>
          <w:szCs w:val="22"/>
        </w:rPr>
        <w:t xml:space="preserve"> </w:t>
      </w:r>
      <w:r w:rsidR="00353DB7" w:rsidRPr="00AF32CB">
        <w:rPr>
          <w:rFonts w:ascii="Times" w:hAnsi="Times"/>
          <w:sz w:val="22"/>
          <w:szCs w:val="22"/>
        </w:rPr>
        <w:t>The amount of</w:t>
      </w:r>
      <w:r w:rsidR="00C4656C" w:rsidRPr="00AF32CB">
        <w:rPr>
          <w:rFonts w:ascii="Times" w:hAnsi="Times"/>
          <w:sz w:val="22"/>
          <w:szCs w:val="22"/>
        </w:rPr>
        <w:t xml:space="preserve"> </w:t>
      </w:r>
      <w:r w:rsidR="00A55575" w:rsidRPr="00AF32CB">
        <w:rPr>
          <w:rFonts w:ascii="Times" w:hAnsi="Times"/>
          <w:sz w:val="22"/>
          <w:szCs w:val="22"/>
        </w:rPr>
        <w:t xml:space="preserve">encountered food </w:t>
      </w:r>
      <w:r w:rsidR="002C5B76" w:rsidRPr="00AF32CB">
        <w:rPr>
          <w:rFonts w:ascii="Times" w:hAnsi="Times"/>
          <w:sz w:val="22"/>
          <w:szCs w:val="22"/>
        </w:rPr>
        <w:t xml:space="preserve">for a predator of body weight </w:t>
      </w:r>
      <m:oMath>
        <m:r>
          <w:rPr>
            <w:rFonts w:ascii="Cambria Math" w:hAnsi="Cambria Math"/>
            <w:sz w:val="22"/>
            <w:szCs w:val="22"/>
          </w:rPr>
          <m:t>w</m:t>
        </m:r>
      </m:oMath>
      <w:r w:rsidR="002C5B76" w:rsidRPr="00AF32CB">
        <w:rPr>
          <w:rFonts w:ascii="Times" w:hAnsi="Times"/>
          <w:sz w:val="22"/>
          <w:szCs w:val="22"/>
        </w:rPr>
        <w:t xml:space="preserve"> is </w:t>
      </w:r>
      <w:r w:rsidR="00265FDB" w:rsidRPr="00AF32CB">
        <w:rPr>
          <w:rFonts w:ascii="Times" w:hAnsi="Times"/>
          <w:sz w:val="22"/>
          <w:szCs w:val="22"/>
        </w:rPr>
        <w:t>given</w:t>
      </w:r>
      <w:r w:rsidR="002C5B76" w:rsidRPr="00AF32CB">
        <w:rPr>
          <w:rFonts w:ascii="Times" w:hAnsi="Times"/>
          <w:sz w:val="22"/>
          <w:szCs w:val="22"/>
        </w:rPr>
        <w:t xml:space="preserve"> by </w:t>
      </w:r>
      <w:r w:rsidR="00852ADB" w:rsidRPr="00AF32CB">
        <w:rPr>
          <w:rFonts w:ascii="Times" w:hAnsi="Times"/>
          <w:sz w:val="22"/>
          <w:szCs w:val="22"/>
        </w:rPr>
        <w:t xml:space="preserve">the </w:t>
      </w:r>
      <w:r w:rsidR="00DE2F4C" w:rsidRPr="00AF32CB">
        <w:rPr>
          <w:rFonts w:ascii="Times" w:hAnsi="Times"/>
          <w:sz w:val="22"/>
          <w:szCs w:val="22"/>
        </w:rPr>
        <w:t>available food in the system</w:t>
      </w:r>
      <w:r w:rsidR="00AF5FF4" w:rsidRPr="00AF32CB">
        <w:rPr>
          <w:rFonts w:ascii="Times" w:hAnsi="Times"/>
          <w:sz w:val="22"/>
          <w:szCs w:val="22"/>
        </w:rPr>
        <w:t xml:space="preserve"> </w:t>
      </w:r>
      <w:r w:rsidR="00CB7AFF" w:rsidRPr="00AF32CB">
        <w:rPr>
          <w:rFonts w:ascii="Times" w:hAnsi="Times"/>
          <w:sz w:val="22"/>
          <w:szCs w:val="22"/>
        </w:rPr>
        <w:t xml:space="preserve">multiplied with </w:t>
      </w:r>
      <w:r w:rsidR="00AF5FF4" w:rsidRPr="00AF32CB">
        <w:rPr>
          <w:rFonts w:ascii="Times" w:hAnsi="Times"/>
          <w:sz w:val="22"/>
          <w:szCs w:val="22"/>
        </w:rPr>
        <w:t xml:space="preserve">the </w:t>
      </w:r>
      <w:r w:rsidR="00C96774" w:rsidRPr="00AF32CB">
        <w:rPr>
          <w:rFonts w:ascii="Times" w:hAnsi="Times"/>
          <w:sz w:val="22"/>
          <w:szCs w:val="22"/>
        </w:rPr>
        <w:t>search rate</w:t>
      </w:r>
      <w:r w:rsidR="00E37D6E" w:rsidRPr="00AF32CB">
        <w:rPr>
          <w:rFonts w:ascii="Times" w:hAnsi="Times"/>
          <w:sz w:val="22"/>
          <w:szCs w:val="22"/>
        </w:rPr>
        <w:t xml:space="preserve">, </w:t>
      </w: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oMath>
      <w:r w:rsidR="00C96774" w:rsidRPr="00AF32CB">
        <w:rPr>
          <w:rFonts w:ascii="Times" w:hAnsi="Times"/>
          <w:sz w:val="22"/>
          <w:szCs w:val="22"/>
        </w:rPr>
        <w:t xml:space="preserve">. </w:t>
      </w:r>
      <w:r w:rsidR="00A51CB4" w:rsidRPr="00AF32CB">
        <w:rPr>
          <w:rFonts w:ascii="Times" w:hAnsi="Times"/>
          <w:sz w:val="22"/>
          <w:szCs w:val="22"/>
        </w:rPr>
        <w:t xml:space="preserve">Here, </w:t>
      </w:r>
      <w:r w:rsidR="0061778B" w:rsidRPr="00AF32CB">
        <w:rPr>
          <w:rFonts w:ascii="Times" w:hAnsi="Times"/>
          <w:sz w:val="22"/>
          <w:szCs w:val="22"/>
        </w:rPr>
        <w:t>available food</w:t>
      </w:r>
      <w:r w:rsidR="003C72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oMath>
      <w:r w:rsidR="003C72AF" w:rsidRPr="00AF32CB">
        <w:rPr>
          <w:rFonts w:ascii="Times" w:hAnsi="Times"/>
          <w:sz w:val="22"/>
          <w:szCs w:val="22"/>
        </w:rPr>
        <w:t xml:space="preserve">, </w:t>
      </w:r>
      <w:r w:rsidR="0061778B" w:rsidRPr="00AF32CB">
        <w:rPr>
          <w:rFonts w:ascii="Times" w:hAnsi="Times"/>
          <w:sz w:val="22"/>
          <w:szCs w:val="22"/>
        </w:rPr>
        <w:t xml:space="preserve">is </w:t>
      </w:r>
      <w:r w:rsidR="006C24C1" w:rsidRPr="00AF32CB">
        <w:rPr>
          <w:rFonts w:ascii="Times" w:hAnsi="Times"/>
          <w:sz w:val="22"/>
          <w:szCs w:val="22"/>
        </w:rPr>
        <w:t>the integral</w:t>
      </w:r>
      <w:r w:rsidR="00B737FE" w:rsidRPr="00AF32CB">
        <w:rPr>
          <w:rFonts w:ascii="Times" w:hAnsi="Times"/>
          <w:sz w:val="22"/>
          <w:szCs w:val="22"/>
        </w:rPr>
        <w:t xml:space="preserve"> of </w:t>
      </w:r>
      <w:r w:rsidR="00FC7ABA" w:rsidRPr="00AF32CB">
        <w:rPr>
          <w:rFonts w:ascii="Times" w:hAnsi="Times"/>
          <w:sz w:val="22"/>
          <w:szCs w:val="22"/>
        </w:rPr>
        <w:t xml:space="preserve">the biomass of </w:t>
      </w:r>
      <w:r w:rsidR="00AF27E0" w:rsidRPr="00AF32CB">
        <w:rPr>
          <w:rFonts w:ascii="Times" w:hAnsi="Times"/>
          <w:sz w:val="22"/>
          <w:szCs w:val="22"/>
        </w:rPr>
        <w:t xml:space="preserve">all species and background </w:t>
      </w:r>
      <w:r w:rsidR="009C4887" w:rsidRPr="00AF32CB">
        <w:rPr>
          <w:rFonts w:ascii="Times" w:hAnsi="Times"/>
          <w:sz w:val="22"/>
          <w:szCs w:val="22"/>
        </w:rPr>
        <w:t>resource</w:t>
      </w:r>
      <w:r w:rsidR="00FC7ABA" w:rsidRPr="00AF32CB">
        <w:rPr>
          <w:rFonts w:ascii="Times" w:hAnsi="Times"/>
          <w:sz w:val="22"/>
          <w:szCs w:val="22"/>
        </w:rPr>
        <w:t xml:space="preserve"> that falls within the prey preference </w:t>
      </w:r>
      <w:r w:rsidR="005B336B"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5B336B" w:rsidRPr="00AF32CB">
        <w:rPr>
          <w:rFonts w:ascii="Times" w:hAnsi="Times"/>
          <w:sz w:val="22"/>
          <w:szCs w:val="22"/>
        </w:rPr>
        <w:t xml:space="preserve">) </w:t>
      </w:r>
      <w:r w:rsidR="00FC7ABA" w:rsidRPr="00AF32CB">
        <w:rPr>
          <w:rFonts w:ascii="Times" w:hAnsi="Times"/>
          <w:sz w:val="22"/>
          <w:szCs w:val="22"/>
        </w:rPr>
        <w:t xml:space="preserve">and size-selectivity </w:t>
      </w:r>
      <w:r w:rsidR="00037E63"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oMath>
      <w:r w:rsidR="00037E63" w:rsidRPr="00AF32CB">
        <w:rPr>
          <w:rFonts w:ascii="Times" w:hAnsi="Times"/>
          <w:sz w:val="22"/>
          <w:szCs w:val="22"/>
        </w:rPr>
        <w:t xml:space="preserve">) </w:t>
      </w:r>
      <w:r w:rsidR="00FC7ABA" w:rsidRPr="00AF32CB">
        <w:rPr>
          <w:rFonts w:ascii="Times" w:hAnsi="Times"/>
          <w:sz w:val="22"/>
          <w:szCs w:val="22"/>
        </w:rPr>
        <w:t xml:space="preserve">of species </w:t>
      </w:r>
      <m:oMath>
        <m:r>
          <w:rPr>
            <w:rFonts w:ascii="Cambria Math" w:hAnsi="Cambria Math"/>
            <w:sz w:val="22"/>
            <w:szCs w:val="22"/>
          </w:rPr>
          <m:t>i</m:t>
        </m:r>
      </m:oMath>
      <w:r w:rsidR="0028576F" w:rsidRPr="00AF32CB">
        <w:rPr>
          <w:rFonts w:ascii="Times" w:hAnsi="Times"/>
          <w:sz w:val="22"/>
          <w:szCs w:val="22"/>
        </w:rPr>
        <w:t>:</w:t>
      </w:r>
      <w:r w:rsidR="00FC7ABA" w:rsidRPr="00AF32CB">
        <w:rPr>
          <w:rFonts w:ascii="Times" w:hAnsi="Times"/>
          <w:sz w:val="22"/>
          <w:szCs w:val="22"/>
        </w:rPr>
        <w:t xml:space="preserve"> </w:t>
      </w:r>
    </w:p>
    <w:p w14:paraId="2A4BF9FC" w14:textId="43919463" w:rsidR="003C72AF" w:rsidRPr="00AF32CB" w:rsidRDefault="00F06920" w:rsidP="00573F8E">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nary>
          <m:naryPr>
            <m:limLoc m:val="undOvr"/>
            <m:subHide m:val="1"/>
            <m:supHide m:val="1"/>
            <m:ctrlPr>
              <w:rPr>
                <w:rFonts w:ascii="Cambria Math" w:hAnsi="Cambria Math"/>
                <w:i/>
                <w:sz w:val="22"/>
                <w:szCs w:val="22"/>
              </w:rPr>
            </m:ctrlPr>
          </m:naryPr>
          <m:sub/>
          <m:sup/>
          <m:e>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R</m:t>
                    </m:r>
                  </m:sub>
                  <m:sup/>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j</m:t>
                    </m: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e>
            </m:d>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nary>
      </m:oMath>
      <w:r w:rsidR="00573F8E" w:rsidRPr="00AF32CB">
        <w:rPr>
          <w:rFonts w:ascii="Times" w:eastAsiaTheme="minorEastAsia" w:hAnsi="Times"/>
          <w:sz w:val="22"/>
          <w:szCs w:val="22"/>
        </w:rPr>
        <w:t xml:space="preserve">                       (</w:t>
      </w:r>
      <w:r w:rsidR="008A136E" w:rsidRPr="00AF32CB">
        <w:rPr>
          <w:rFonts w:ascii="Times" w:eastAsiaTheme="minorEastAsia" w:hAnsi="Times"/>
          <w:sz w:val="22"/>
          <w:szCs w:val="22"/>
        </w:rPr>
        <w:t>7</w:t>
      </w:r>
      <w:r w:rsidR="00573F8E" w:rsidRPr="00AF32CB">
        <w:rPr>
          <w:rFonts w:ascii="Times" w:eastAsiaTheme="minorEastAsia" w:hAnsi="Times"/>
          <w:sz w:val="22"/>
          <w:szCs w:val="22"/>
        </w:rPr>
        <w:t>)</w:t>
      </w:r>
    </w:p>
    <w:p w14:paraId="1F5A9DA6" w14:textId="22541091" w:rsidR="0079711F" w:rsidRPr="00AF32CB" w:rsidRDefault="0079711F" w:rsidP="00745D1F">
      <w:pPr>
        <w:spacing w:line="480" w:lineRule="auto"/>
        <w:contextualSpacing/>
        <w:jc w:val="both"/>
        <w:rPr>
          <w:rFonts w:ascii="Times" w:hAnsi="Times"/>
          <w:sz w:val="22"/>
          <w:szCs w:val="22"/>
        </w:rPr>
      </w:pPr>
      <w:r w:rsidRPr="00AF32CB">
        <w:rPr>
          <w:rFonts w:ascii="Times" w:hAnsi="Times"/>
          <w:sz w:val="22"/>
          <w:szCs w:val="22"/>
        </w:rPr>
        <w:t>where</w:t>
      </w:r>
      <w:r w:rsidR="00F106F8"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F106F8" w:rsidRPr="00AF32CB">
        <w:rPr>
          <w:rFonts w:ascii="Times" w:hAnsi="Times"/>
          <w:sz w:val="22"/>
          <w:szCs w:val="22"/>
        </w:rPr>
        <w:t xml:space="preserve"> is the weight of prey, </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374518" w:rsidRPr="00AF32CB">
        <w:rPr>
          <w:rFonts w:ascii="Times" w:hAnsi="Times"/>
          <w:sz w:val="22"/>
          <w:szCs w:val="22"/>
        </w:rPr>
        <w:t xml:space="preserve"> is the preference of species </w:t>
      </w:r>
      <m:oMath>
        <m:r>
          <w:rPr>
            <w:rFonts w:ascii="Cambria Math" w:hAnsi="Cambria Math"/>
            <w:sz w:val="22"/>
            <w:szCs w:val="22"/>
          </w:rPr>
          <m:t>i</m:t>
        </m:r>
      </m:oMath>
      <w:r w:rsidR="00374518" w:rsidRPr="00AF32CB">
        <w:rPr>
          <w:rFonts w:ascii="Times" w:hAnsi="Times"/>
          <w:sz w:val="22"/>
          <w:szCs w:val="22"/>
        </w:rPr>
        <w:t xml:space="preserve"> </w:t>
      </w:r>
      <w:r w:rsidR="00D47853" w:rsidRPr="00AF32CB">
        <w:rPr>
          <w:rFonts w:ascii="Times" w:hAnsi="Times"/>
          <w:sz w:val="22"/>
          <w:szCs w:val="22"/>
        </w:rPr>
        <w:t>for</w:t>
      </w:r>
      <w:r w:rsidR="00374518" w:rsidRPr="00AF32CB">
        <w:rPr>
          <w:rFonts w:ascii="Times" w:hAnsi="Times"/>
          <w:sz w:val="22"/>
          <w:szCs w:val="22"/>
        </w:rPr>
        <w:t xml:space="preserve"> resource </w:t>
      </w:r>
      <m:oMath>
        <m:r>
          <w:rPr>
            <w:rFonts w:ascii="Cambria Math" w:hAnsi="Cambria Math"/>
            <w:sz w:val="22"/>
            <w:szCs w:val="22"/>
          </w:rPr>
          <m:t>R</m:t>
        </m:r>
      </m:oMath>
      <w:r w:rsidR="00906014" w:rsidRPr="00AF32CB">
        <w:rPr>
          <w:rFonts w:ascii="Times" w:hAnsi="Times"/>
          <w:sz w:val="22"/>
          <w:szCs w:val="22"/>
        </w:rPr>
        <w:t xml:space="preserve">, and </w:t>
      </w:r>
      <m:oMath>
        <m:r>
          <w:rPr>
            <w:rFonts w:ascii="Cambria Math" w:hAnsi="Cambria Math"/>
            <w:sz w:val="22"/>
            <w:szCs w:val="22"/>
          </w:rPr>
          <m:t>j</m:t>
        </m:r>
      </m:oMath>
      <w:r w:rsidR="00F875BC" w:rsidRPr="00AF32CB">
        <w:rPr>
          <w:rFonts w:ascii="Times" w:hAnsi="Times"/>
          <w:sz w:val="22"/>
          <w:szCs w:val="22"/>
        </w:rPr>
        <w:t xml:space="preserve"> indicates </w:t>
      </w:r>
      <w:r w:rsidR="000672C4" w:rsidRPr="00AF32CB">
        <w:rPr>
          <w:rFonts w:ascii="Times" w:hAnsi="Times"/>
          <w:sz w:val="22"/>
          <w:szCs w:val="22"/>
        </w:rPr>
        <w:t xml:space="preserve">prey </w:t>
      </w:r>
      <w:r w:rsidR="00F875BC" w:rsidRPr="00AF32CB">
        <w:rPr>
          <w:rFonts w:ascii="Times" w:hAnsi="Times"/>
          <w:sz w:val="22"/>
          <w:szCs w:val="22"/>
        </w:rPr>
        <w:t>species</w:t>
      </w:r>
      <w:r w:rsidR="002F5FC6" w:rsidRPr="00AF32CB">
        <w:rPr>
          <w:rFonts w:ascii="Times" w:hAnsi="Times"/>
          <w:sz w:val="22"/>
          <w:szCs w:val="22"/>
        </w:rPr>
        <w:t xml:space="preserve">. Note that </w:t>
      </w:r>
      <w:r w:rsidR="003206BD" w:rsidRPr="00AF32CB">
        <w:rPr>
          <w:rFonts w:ascii="Times" w:hAnsi="Times"/>
          <w:sz w:val="22"/>
          <w:szCs w:val="22"/>
        </w:rPr>
        <w:t xml:space="preserve">in contrast to other MSSMs </w:t>
      </w:r>
      <w:r w:rsidR="001F7145"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AF32CB">
        <w:rPr>
          <w:rFonts w:ascii="Cambria Math" w:hAnsi="Cambria Math" w:cs="Cambria Math"/>
          <w:sz w:val="22"/>
          <w:szCs w:val="22"/>
        </w:rPr>
        <w:instrText>‐</w:instrText>
      </w:r>
      <w:r w:rsidR="001F7145" w:rsidRPr="00AF32CB">
        <w:rPr>
          <w:rFonts w:ascii="Times" w:hAnsi="Times"/>
          <w:sz w:val="22"/>
          <w:szCs w:val="22"/>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AF32CB">
        <w:rPr>
          <w:rFonts w:ascii="Times" w:hAnsi="Times"/>
          <w:sz w:val="22"/>
          <w:szCs w:val="22"/>
        </w:rPr>
        <w:fldChar w:fldCharType="separate"/>
      </w:r>
      <w:r w:rsidR="001F7145" w:rsidRPr="00AF32CB">
        <w:rPr>
          <w:rFonts w:ascii="Times" w:hAnsi="Times" w:cs="Times New Roman"/>
          <w:sz w:val="22"/>
          <w:szCs w:val="22"/>
          <w:lang w:val="en-GB"/>
        </w:rPr>
        <w:t xml:space="preserve">(Blanchard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2014; Reum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2019)</w:t>
      </w:r>
      <w:r w:rsidR="001F7145" w:rsidRPr="00AF32CB">
        <w:rPr>
          <w:rFonts w:ascii="Times" w:hAnsi="Times"/>
          <w:sz w:val="22"/>
          <w:szCs w:val="22"/>
        </w:rPr>
        <w:fldChar w:fldCharType="end"/>
      </w:r>
      <w:r w:rsidR="003206BD" w:rsidRPr="00AF32CB">
        <w:rPr>
          <w:rFonts w:ascii="Times" w:hAnsi="Times"/>
          <w:sz w:val="22"/>
          <w:szCs w:val="22"/>
        </w:rPr>
        <w:t xml:space="preserve"> </w:t>
      </w:r>
      <w:r w:rsidR="006B3FE1" w:rsidRPr="00AF32CB">
        <w:rPr>
          <w:rFonts w:ascii="Times" w:hAnsi="Times"/>
          <w:sz w:val="22"/>
          <w:szCs w:val="22"/>
        </w:rPr>
        <w:t xml:space="preserve">we have </w:t>
      </w:r>
      <w:r w:rsidR="00B13989" w:rsidRPr="00AF32CB">
        <w:rPr>
          <w:rFonts w:ascii="Times" w:hAnsi="Times"/>
          <w:sz w:val="22"/>
          <w:szCs w:val="22"/>
        </w:rPr>
        <w:t xml:space="preserve">a species-preference for </w:t>
      </w:r>
      <w:r w:rsidR="00737C3D" w:rsidRPr="00AF32CB">
        <w:rPr>
          <w:rFonts w:ascii="Times" w:hAnsi="Times"/>
          <w:sz w:val="22"/>
          <w:szCs w:val="22"/>
        </w:rPr>
        <w:t>the background resource</w:t>
      </w:r>
      <w:r w:rsidR="00F72379" w:rsidRPr="00AF32CB">
        <w:rPr>
          <w:rFonts w:ascii="Times" w:hAnsi="Times"/>
          <w:sz w:val="22"/>
          <w:szCs w:val="22"/>
        </w:rPr>
        <w:t>s</w:t>
      </w:r>
      <w:r w:rsidR="00DF45BD" w:rsidRPr="00AF32CB">
        <w:rPr>
          <w:rFonts w:ascii="Times" w:hAnsi="Times"/>
          <w:sz w:val="22"/>
          <w:szCs w:val="22"/>
        </w:rPr>
        <w:t xml:space="preserve"> to account for species feeding differently on benthic and pelagic </w:t>
      </w:r>
      <w:r w:rsidR="00250410" w:rsidRPr="00AF32CB">
        <w:rPr>
          <w:rFonts w:ascii="Times" w:hAnsi="Times"/>
          <w:sz w:val="22"/>
          <w:szCs w:val="22"/>
        </w:rPr>
        <w:t>resources but</w:t>
      </w:r>
      <w:r w:rsidR="00B13989" w:rsidRPr="00AF32CB">
        <w:rPr>
          <w:rFonts w:ascii="Times" w:hAnsi="Times"/>
          <w:sz w:val="22"/>
          <w:szCs w:val="22"/>
        </w:rPr>
        <w:t xml:space="preserve"> assume no preference in terms of the</w:t>
      </w:r>
      <w:r w:rsidR="00FC7ABA" w:rsidRPr="00AF32CB">
        <w:rPr>
          <w:rFonts w:ascii="Times" w:hAnsi="Times"/>
          <w:sz w:val="22"/>
          <w:szCs w:val="22"/>
        </w:rPr>
        <w:t xml:space="preserve"> other</w:t>
      </w:r>
      <w:r w:rsidR="00B13989" w:rsidRPr="00AF32CB">
        <w:rPr>
          <w:rFonts w:ascii="Times" w:hAnsi="Times"/>
          <w:sz w:val="22"/>
          <w:szCs w:val="22"/>
        </w:rPr>
        <w:t xml:space="preserve"> species interactions</w:t>
      </w:r>
      <w:r w:rsidR="001079B0" w:rsidRPr="00AF32CB">
        <w:rPr>
          <w:rFonts w:ascii="Times" w:hAnsi="Times"/>
          <w:sz w:val="22"/>
          <w:szCs w:val="22"/>
        </w:rPr>
        <w:t xml:space="preserve"> (all terms in the species interaction matrix are identical and equal to </w:t>
      </w:r>
      <w:r w:rsidR="00CF3EFD" w:rsidRPr="00AF32CB">
        <w:rPr>
          <w:rFonts w:ascii="Times" w:hAnsi="Times"/>
          <w:sz w:val="22"/>
          <w:szCs w:val="22"/>
        </w:rPr>
        <w:t>1</w:t>
      </w:r>
      <w:r w:rsidR="001079B0" w:rsidRPr="00AF32CB">
        <w:rPr>
          <w:rFonts w:ascii="Times" w:hAnsi="Times"/>
          <w:sz w:val="22"/>
          <w:szCs w:val="22"/>
        </w:rPr>
        <w:t>)</w:t>
      </w:r>
      <w:r w:rsidR="00737C3D" w:rsidRPr="00AF32CB">
        <w:rPr>
          <w:rFonts w:ascii="Times" w:hAnsi="Times"/>
          <w:sz w:val="22"/>
          <w:szCs w:val="22"/>
        </w:rPr>
        <w:t>.</w:t>
      </w:r>
      <w:r w:rsidR="00F52B36" w:rsidRPr="00AF32CB">
        <w:rPr>
          <w:rFonts w:ascii="Times" w:hAnsi="Times"/>
          <w:sz w:val="22"/>
          <w:szCs w:val="22"/>
        </w:rPr>
        <w:t xml:space="preserve"> </w:t>
      </w:r>
      <w:r w:rsidR="004D25DB" w:rsidRPr="00AF32CB">
        <w:rPr>
          <w:rFonts w:ascii="Times" w:hAnsi="Times"/>
          <w:sz w:val="22"/>
          <w:szCs w:val="22"/>
        </w:rPr>
        <w:t>This is for simplicity</w:t>
      </w:r>
      <w:r w:rsidR="00E07431" w:rsidRPr="00AF32CB">
        <w:rPr>
          <w:rFonts w:ascii="Times" w:hAnsi="Times"/>
          <w:sz w:val="22"/>
          <w:szCs w:val="22"/>
        </w:rPr>
        <w:t>,</w:t>
      </w:r>
      <w:r w:rsidR="004D25DB" w:rsidRPr="00AF32CB">
        <w:rPr>
          <w:rFonts w:ascii="Times" w:hAnsi="Times"/>
          <w:sz w:val="22"/>
          <w:szCs w:val="22"/>
        </w:rPr>
        <w:t xml:space="preserve"> </w:t>
      </w:r>
      <w:r w:rsidR="00226032" w:rsidRPr="00AF32CB">
        <w:rPr>
          <w:rFonts w:ascii="Times" w:hAnsi="Times"/>
          <w:sz w:val="22"/>
          <w:szCs w:val="22"/>
        </w:rPr>
        <w:t xml:space="preserve">as </w:t>
      </w:r>
      <w:r w:rsidR="003C3B74" w:rsidRPr="00AF32CB">
        <w:rPr>
          <w:rFonts w:ascii="Times" w:hAnsi="Times"/>
          <w:sz w:val="22"/>
          <w:szCs w:val="22"/>
        </w:rPr>
        <w:t>the</w:t>
      </w:r>
      <w:r w:rsidR="008A63E6" w:rsidRPr="00AF32CB">
        <w:rPr>
          <w:rFonts w:ascii="Times" w:hAnsi="Times"/>
          <w:sz w:val="22"/>
          <w:szCs w:val="22"/>
        </w:rPr>
        <w:t xml:space="preserve"> </w:t>
      </w:r>
      <w:r w:rsidR="003C3B74" w:rsidRPr="00AF32CB">
        <w:rPr>
          <w:rFonts w:ascii="Times" w:hAnsi="Times"/>
          <w:sz w:val="22"/>
          <w:szCs w:val="22"/>
        </w:rPr>
        <w:t>body</w:t>
      </w:r>
      <w:r w:rsidR="008A63E6" w:rsidRPr="00AF32CB">
        <w:rPr>
          <w:rFonts w:ascii="Times" w:hAnsi="Times"/>
          <w:sz w:val="22"/>
          <w:szCs w:val="22"/>
        </w:rPr>
        <w:t xml:space="preserve"> </w:t>
      </w:r>
      <w:r w:rsidR="003C3B74" w:rsidRPr="00AF32CB">
        <w:rPr>
          <w:rFonts w:ascii="Times" w:hAnsi="Times"/>
          <w:sz w:val="22"/>
          <w:szCs w:val="22"/>
        </w:rPr>
        <w:t>size</w:t>
      </w:r>
      <w:r w:rsidR="008A63E6" w:rsidRPr="00AF32CB">
        <w:rPr>
          <w:rFonts w:ascii="Times" w:hAnsi="Times"/>
          <w:sz w:val="22"/>
          <w:szCs w:val="22"/>
        </w:rPr>
        <w:t>-only</w:t>
      </w:r>
      <w:r w:rsidR="003C3B74" w:rsidRPr="00AF32CB">
        <w:rPr>
          <w:rFonts w:ascii="Times" w:hAnsi="Times"/>
          <w:sz w:val="22"/>
          <w:szCs w:val="22"/>
        </w:rPr>
        <w:t xml:space="preserve"> </w:t>
      </w:r>
      <w:r w:rsidR="00B1551D" w:rsidRPr="00AF32CB">
        <w:rPr>
          <w:rFonts w:ascii="Times" w:hAnsi="Times"/>
          <w:sz w:val="22"/>
          <w:szCs w:val="22"/>
        </w:rPr>
        <w:t xml:space="preserve">prey </w:t>
      </w:r>
      <w:r w:rsidR="003C4624" w:rsidRPr="00AF32CB">
        <w:rPr>
          <w:rFonts w:ascii="Times" w:hAnsi="Times"/>
          <w:sz w:val="22"/>
          <w:szCs w:val="22"/>
        </w:rPr>
        <w:t xml:space="preserve">selection and </w:t>
      </w:r>
      <w:r w:rsidR="003146A9" w:rsidRPr="00AF32CB">
        <w:rPr>
          <w:rFonts w:ascii="Times" w:hAnsi="Times"/>
          <w:sz w:val="22"/>
          <w:szCs w:val="22"/>
        </w:rPr>
        <w:t xml:space="preserve">encounter </w:t>
      </w:r>
      <w:r w:rsidR="0071440C" w:rsidRPr="00AF32CB">
        <w:rPr>
          <w:rFonts w:ascii="Times" w:hAnsi="Times"/>
          <w:sz w:val="22"/>
          <w:szCs w:val="22"/>
        </w:rPr>
        <w:t>captures</w:t>
      </w:r>
      <w:r w:rsidR="003067F7" w:rsidRPr="00AF32CB">
        <w:rPr>
          <w:rFonts w:ascii="Times" w:hAnsi="Times"/>
          <w:sz w:val="22"/>
          <w:szCs w:val="22"/>
        </w:rPr>
        <w:t xml:space="preserve"> the </w:t>
      </w:r>
      <w:r w:rsidR="009E3084" w:rsidRPr="00AF32CB">
        <w:rPr>
          <w:rFonts w:ascii="Times" w:hAnsi="Times"/>
          <w:sz w:val="22"/>
          <w:szCs w:val="22"/>
        </w:rPr>
        <w:t xml:space="preserve">important </w:t>
      </w:r>
      <w:r w:rsidR="0086463A" w:rsidRPr="00AF32CB">
        <w:rPr>
          <w:rFonts w:ascii="Times" w:hAnsi="Times"/>
          <w:sz w:val="22"/>
          <w:szCs w:val="22"/>
        </w:rPr>
        <w:t>predation interactions</w:t>
      </w:r>
      <w:r w:rsidR="00896C0C" w:rsidRPr="00AF32CB">
        <w:rPr>
          <w:rFonts w:ascii="Times" w:hAnsi="Times"/>
          <w:sz w:val="22"/>
          <w:szCs w:val="22"/>
        </w:rPr>
        <w:t xml:space="preserve"> </w:t>
      </w:r>
      <w:r w:rsidR="007629BE" w:rsidRPr="00AF32CB">
        <w:rPr>
          <w:rFonts w:ascii="Times" w:hAnsi="Times"/>
          <w:sz w:val="22"/>
          <w:szCs w:val="22"/>
        </w:rPr>
        <w:t>in this system</w:t>
      </w:r>
      <w:r w:rsidR="001079B0" w:rsidRPr="00AF32CB">
        <w:rPr>
          <w:rFonts w:ascii="Times" w:hAnsi="Times"/>
          <w:sz w:val="22"/>
          <w:szCs w:val="22"/>
        </w:rPr>
        <w:t xml:space="preserve"> </w:t>
      </w:r>
      <w:r w:rsidR="00E26C0C" w:rsidRPr="00AF32CB">
        <w:rPr>
          <w:rFonts w:ascii="Times" w:hAnsi="Times"/>
          <w:sz w:val="22"/>
          <w:szCs w:val="22"/>
        </w:rPr>
        <w:t xml:space="preserve">(as inferred from independent stomach data, see model calibration, Appendix S1) </w:t>
      </w:r>
      <w:r w:rsidR="003A6511" w:rsidRPr="00AF32CB">
        <w:rPr>
          <w:rFonts w:ascii="Times" w:hAnsi="Times"/>
          <w:sz w:val="22"/>
          <w:szCs w:val="22"/>
        </w:rPr>
        <w:t xml:space="preserve">and the species largely occupy </w:t>
      </w:r>
      <w:r w:rsidR="003A6511" w:rsidRPr="00AF32CB">
        <w:rPr>
          <w:rFonts w:ascii="Times" w:hAnsi="Times"/>
          <w:sz w:val="22"/>
          <w:szCs w:val="22"/>
        </w:rPr>
        <w:lastRenderedPageBreak/>
        <w:t xml:space="preserve">similar spatial areas in the time period </w:t>
      </w:r>
      <w:r w:rsidR="00197F7E" w:rsidRPr="00AF32CB">
        <w:rPr>
          <w:rFonts w:ascii="Times" w:hAnsi="Times"/>
          <w:sz w:val="22"/>
          <w:szCs w:val="22"/>
        </w:rPr>
        <w:t>of the model calibration</w:t>
      </w:r>
      <w:r w:rsidR="005F730A" w:rsidRPr="00AF32CB">
        <w:rPr>
          <w:rFonts w:ascii="Times" w:hAnsi="Times"/>
          <w:sz w:val="22"/>
          <w:szCs w:val="22"/>
        </w:rPr>
        <w:t xml:space="preserve"> (</w:t>
      </w:r>
      <w:r w:rsidR="001E0483" w:rsidRPr="00E832A7">
        <w:rPr>
          <w:rFonts w:ascii="Times" w:hAnsi="Times"/>
          <w:sz w:val="22"/>
          <w:szCs w:val="22"/>
        </w:rPr>
        <w:t xml:space="preserve">Fig </w:t>
      </w:r>
      <w:r w:rsidR="00E832A7" w:rsidRPr="00E832A7">
        <w:rPr>
          <w:rFonts w:ascii="Times" w:hAnsi="Times"/>
          <w:sz w:val="22"/>
          <w:szCs w:val="22"/>
        </w:rPr>
        <w:t>S</w:t>
      </w:r>
      <w:r w:rsidR="00E832A7" w:rsidRPr="00E832A7">
        <w:rPr>
          <w:rFonts w:ascii="Times" w:hAnsi="Times"/>
          <w:sz w:val="22"/>
          <w:szCs w:val="22"/>
          <w:lang w:val="en-US"/>
        </w:rPr>
        <w:t>2</w:t>
      </w:r>
      <w:r w:rsidR="005F730A" w:rsidRPr="00AF32CB">
        <w:rPr>
          <w:rFonts w:ascii="Times" w:hAnsi="Times"/>
          <w:sz w:val="22"/>
          <w:szCs w:val="22"/>
        </w:rPr>
        <w:t>)</w:t>
      </w:r>
      <w:r w:rsidR="00572567" w:rsidRPr="00AF32CB">
        <w:rPr>
          <w:rFonts w:ascii="Times" w:hAnsi="Times"/>
          <w:sz w:val="22"/>
          <w:szCs w:val="22"/>
        </w:rPr>
        <w:t xml:space="preserve">. </w:t>
      </w:r>
      <w:r w:rsidR="00193B6A" w:rsidRPr="00AF32CB">
        <w:rPr>
          <w:rFonts w:ascii="Times" w:hAnsi="Times"/>
          <w:sz w:val="22"/>
          <w:szCs w:val="22"/>
        </w:rPr>
        <w:t xml:space="preserve">The </w:t>
      </w:r>
      <w:r w:rsidR="00FC7ABA" w:rsidRPr="00AF32CB">
        <w:rPr>
          <w:rFonts w:ascii="Times" w:hAnsi="Times"/>
          <w:sz w:val="22"/>
          <w:szCs w:val="22"/>
        </w:rPr>
        <w:t>size-selectivity of feeding</w:t>
      </w:r>
      <w:r w:rsidR="00193B6A"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oMath>
      <w:r w:rsidR="00193B6A" w:rsidRPr="00AF32CB">
        <w:rPr>
          <w:rFonts w:ascii="Times" w:hAnsi="Times"/>
          <w:sz w:val="22"/>
          <w:szCs w:val="22"/>
        </w:rPr>
        <w:t xml:space="preserve">, </w:t>
      </w:r>
      <w:r w:rsidR="00060ACD" w:rsidRPr="00AF32CB">
        <w:rPr>
          <w:rFonts w:ascii="Times" w:hAnsi="Times"/>
          <w:sz w:val="22"/>
          <w:szCs w:val="22"/>
        </w:rPr>
        <w:t>is given by a log-normal selection function</w:t>
      </w:r>
      <w:r w:rsidR="00BC7D80" w:rsidRPr="00AF32CB">
        <w:rPr>
          <w:rFonts w:ascii="Times" w:hAnsi="Times"/>
          <w:sz w:val="22"/>
          <w:szCs w:val="22"/>
        </w:rPr>
        <w:t xml:space="preserve"> </w:t>
      </w:r>
      <w:r w:rsidR="00454E00" w:rsidRPr="00AF32CB">
        <w:rPr>
          <w:rFonts w:ascii="Times" w:hAnsi="Times"/>
          <w:sz w:val="22"/>
          <w:szCs w:val="22"/>
        </w:rPr>
        <w:fldChar w:fldCharType="begin"/>
      </w:r>
      <w:r w:rsidR="00454E00" w:rsidRPr="00AF32CB">
        <w:rPr>
          <w:rFonts w:ascii="Times" w:hAnsi="Times"/>
          <w:sz w:val="22"/>
          <w:szCs w:val="22"/>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sz w:val="22"/>
          <w:szCs w:val="22"/>
        </w:rPr>
        <w:fldChar w:fldCharType="separate"/>
      </w:r>
      <w:r w:rsidR="00454E00" w:rsidRPr="00AF32CB">
        <w:rPr>
          <w:rFonts w:ascii="Times" w:hAnsi="Times"/>
          <w:noProof/>
          <w:sz w:val="22"/>
          <w:szCs w:val="22"/>
        </w:rPr>
        <w:t>(Ursin 1967)</w:t>
      </w:r>
      <w:r w:rsidR="00454E00" w:rsidRPr="00AF32CB">
        <w:rPr>
          <w:rFonts w:ascii="Times" w:hAnsi="Times"/>
          <w:sz w:val="22"/>
          <w:szCs w:val="22"/>
        </w:rPr>
        <w:fldChar w:fldCharType="end"/>
      </w:r>
      <w:r w:rsidR="00060ACD" w:rsidRPr="00AF32CB">
        <w:rPr>
          <w:rFonts w:ascii="Times" w:hAnsi="Times"/>
          <w:sz w:val="22"/>
          <w:szCs w:val="22"/>
        </w:rPr>
        <w:t>:</w:t>
      </w:r>
    </w:p>
    <w:p w14:paraId="389FA21B" w14:textId="32001E67" w:rsidR="00060ACD" w:rsidRPr="00AF32CB" w:rsidRDefault="00F06920" w:rsidP="007026C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r>
          <w:rPr>
            <w:rFonts w:ascii="Cambria Math" w:hAnsi="Cambria Math"/>
            <w:sz w:val="22"/>
            <w:szCs w:val="22"/>
          </w:rPr>
          <m:t>=</m:t>
        </m:r>
        <m:r>
          <m:rPr>
            <m:sty m:val="p"/>
          </m:rPr>
          <w:rPr>
            <w:rFonts w:ascii="Cambria Math" w:hAnsi="Cambria Math"/>
            <w:sz w:val="22"/>
            <w:szCs w:val="22"/>
          </w:rPr>
          <m:t>exp</m:t>
        </m:r>
        <m:d>
          <m:dPr>
            <m:begChr m:val="["/>
            <m:endChr m:val="]"/>
            <m:ctrlPr>
              <w:rPr>
                <w:rFonts w:ascii="Cambria Math" w:hAnsi="Cambria Math"/>
                <w:sz w:val="22"/>
                <w:szCs w:val="22"/>
              </w:rPr>
            </m:ctrlPr>
          </m:dPr>
          <m:e>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ln</m:t>
                        </m:r>
                        <m:d>
                          <m:dPr>
                            <m:ctrlPr>
                              <w:rPr>
                                <w:rFonts w:ascii="Cambria Math" w:hAnsi="Cambria Math"/>
                                <w:i/>
                                <w:sz w:val="22"/>
                                <w:szCs w:val="22"/>
                              </w:rPr>
                            </m:ctrlPr>
                          </m:dPr>
                          <m:e>
                            <m:r>
                              <w:rPr>
                                <w:rFonts w:ascii="Cambria Math" w:hAnsi="Cambria Math"/>
                                <w:sz w:val="22"/>
                                <w:szCs w:val="22"/>
                              </w:rPr>
                              <m:t>w/</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e>
                            </m:d>
                          </m:e>
                        </m:d>
                      </m:e>
                    </m:d>
                  </m:e>
                  <m:sup>
                    <m:r>
                      <w:rPr>
                        <w:rFonts w:ascii="Cambria Math" w:hAnsi="Cambria Math"/>
                        <w:sz w:val="22"/>
                        <w:szCs w:val="22"/>
                      </w:rPr>
                      <m:t>2</m:t>
                    </m:r>
                  </m:sup>
                </m:sSup>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den>
            </m:f>
          </m:e>
        </m:d>
      </m:oMath>
      <w:r w:rsidR="007026C7" w:rsidRPr="00AF32CB">
        <w:rPr>
          <w:rFonts w:ascii="Times" w:eastAsiaTheme="minorEastAsia" w:hAnsi="Times"/>
          <w:sz w:val="22"/>
          <w:szCs w:val="22"/>
        </w:rPr>
        <w:t xml:space="preserve">                                             (</w:t>
      </w:r>
      <w:r w:rsidR="0043437E" w:rsidRPr="00AF32CB">
        <w:rPr>
          <w:rFonts w:ascii="Times" w:eastAsiaTheme="minorEastAsia" w:hAnsi="Times"/>
          <w:sz w:val="22"/>
          <w:szCs w:val="22"/>
        </w:rPr>
        <w:t>8</w:t>
      </w:r>
      <w:r w:rsidR="007026C7" w:rsidRPr="00AF32CB">
        <w:rPr>
          <w:rFonts w:ascii="Times" w:eastAsiaTheme="minorEastAsia" w:hAnsi="Times"/>
          <w:sz w:val="22"/>
          <w:szCs w:val="22"/>
        </w:rPr>
        <w:t>)</w:t>
      </w:r>
    </w:p>
    <w:p w14:paraId="3CA8334B" w14:textId="5E0114E7" w:rsidR="0034563F" w:rsidRPr="00AF32CB" w:rsidRDefault="00A726AD" w:rsidP="00745D1F">
      <w:pPr>
        <w:spacing w:line="480" w:lineRule="auto"/>
        <w:contextualSpacing/>
        <w:jc w:val="both"/>
        <w:rPr>
          <w:rFonts w:ascii="Times" w:hAnsi="Times"/>
          <w:sz w:val="22"/>
          <w:szCs w:val="22"/>
        </w:rPr>
      </w:pPr>
      <w:r w:rsidRPr="00AF32CB">
        <w:rPr>
          <w:rFonts w:ascii="Times" w:hAnsi="Times"/>
          <w:sz w:val="22"/>
          <w:szCs w:val="22"/>
        </w:rPr>
        <w:t xml:space="preserve">where parameters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oMath>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m:t>
            </m:r>
          </m:sub>
        </m:sSub>
      </m:oMath>
      <w:r w:rsidRPr="00AF32CB">
        <w:rPr>
          <w:rFonts w:ascii="Times" w:hAnsi="Times"/>
          <w:sz w:val="22"/>
          <w:szCs w:val="22"/>
        </w:rPr>
        <w:t xml:space="preserve"> are the preferred predator-prey mass ratio and the standard deviation </w:t>
      </w:r>
      <w:r w:rsidR="00924300" w:rsidRPr="00AF32CB">
        <w:rPr>
          <w:rFonts w:ascii="Times" w:hAnsi="Times"/>
          <w:sz w:val="22"/>
          <w:szCs w:val="22"/>
        </w:rPr>
        <w:t>of the log-normal distribution</w:t>
      </w:r>
      <w:r w:rsidR="00FC7ABA" w:rsidRPr="00AF32CB">
        <w:rPr>
          <w:rFonts w:ascii="Times" w:hAnsi="Times"/>
          <w:sz w:val="22"/>
          <w:szCs w:val="22"/>
        </w:rPr>
        <w:t xml:space="preserve">, </w:t>
      </w:r>
      <w:r w:rsidR="001E0483" w:rsidRPr="00AF32CB">
        <w:rPr>
          <w:rFonts w:ascii="Times" w:hAnsi="Times"/>
          <w:sz w:val="22"/>
          <w:szCs w:val="22"/>
        </w:rPr>
        <w:t>respectively</w:t>
      </w:r>
      <w:r w:rsidR="006A7CE6" w:rsidRPr="00AF32CB">
        <w:rPr>
          <w:rFonts w:ascii="Times" w:hAnsi="Times"/>
          <w:sz w:val="22"/>
          <w:szCs w:val="22"/>
        </w:rPr>
        <w:t xml:space="preserve">. </w:t>
      </w:r>
      <w:r w:rsidR="00BF2D9F" w:rsidRPr="00AF32CB">
        <w:rPr>
          <w:rFonts w:ascii="Times" w:hAnsi="Times"/>
          <w:sz w:val="22"/>
          <w:szCs w:val="22"/>
        </w:rPr>
        <w:t xml:space="preserve">Together, </w:t>
      </w:r>
      <w:r w:rsidR="00737CC3" w:rsidRPr="00AF32CB">
        <w:rPr>
          <w:rFonts w:ascii="Times" w:hAnsi="Times"/>
          <w:sz w:val="22"/>
          <w:szCs w:val="22"/>
        </w:rPr>
        <w:t xml:space="preserve">the size-based selection function and the amount of available prey </w:t>
      </w:r>
      <w:r w:rsidR="000D0C9C" w:rsidRPr="00AF32CB">
        <w:rPr>
          <w:rFonts w:ascii="Times" w:hAnsi="Times"/>
          <w:sz w:val="22"/>
          <w:szCs w:val="22"/>
        </w:rPr>
        <w:t xml:space="preserve">is multiplied with the allometric function describing the </w:t>
      </w:r>
      <w:r w:rsidR="00E24FCB" w:rsidRPr="00AF32CB">
        <w:rPr>
          <w:rFonts w:ascii="Times" w:hAnsi="Times"/>
          <w:sz w:val="22"/>
          <w:szCs w:val="22"/>
        </w:rPr>
        <w:t xml:space="preserve">allometric </w:t>
      </w:r>
      <w:r w:rsidR="001079B0" w:rsidRPr="00AF32CB">
        <w:rPr>
          <w:rFonts w:ascii="Times" w:hAnsi="Times"/>
          <w:sz w:val="22"/>
          <w:szCs w:val="22"/>
        </w:rPr>
        <w:t xml:space="preserve">coefficient of </w:t>
      </w:r>
      <w:r w:rsidR="000D0C9C" w:rsidRPr="00AF32CB">
        <w:rPr>
          <w:rFonts w:ascii="Times" w:hAnsi="Times"/>
          <w:sz w:val="22"/>
          <w:szCs w:val="22"/>
        </w:rPr>
        <w:t>search rate</w:t>
      </w:r>
      <w:r w:rsidR="00B6792E" w:rsidRPr="00AF32CB">
        <w:rPr>
          <w:rFonts w:ascii="Times" w:hAnsi="Times"/>
          <w:sz w:val="22"/>
          <w:szCs w:val="22"/>
        </w:rPr>
        <w:t xml:space="preserve">, </w:t>
      </w:r>
      <w:r w:rsidR="00F91767" w:rsidRPr="00AF32CB">
        <w:rPr>
          <w:rFonts w:ascii="Times" w:hAnsi="Times"/>
          <w:sz w:val="22"/>
          <w:szCs w:val="22"/>
        </w:rPr>
        <w:t xml:space="preserve">which is calculated </w:t>
      </w:r>
      <w:r w:rsidR="006032AD" w:rsidRPr="00AF32CB">
        <w:rPr>
          <w:rFonts w:ascii="Times" w:hAnsi="Times"/>
          <w:sz w:val="22"/>
          <w:szCs w:val="22"/>
        </w:rPr>
        <w:t>as</w:t>
      </w:r>
      <w:r w:rsidR="0034563F" w:rsidRPr="00AF32CB">
        <w:rPr>
          <w:rFonts w:ascii="Times" w:hAnsi="Times"/>
          <w:sz w:val="22"/>
          <w:szCs w:val="22"/>
        </w:rPr>
        <w:t>:</w:t>
      </w:r>
    </w:p>
    <w:p w14:paraId="48385E3C" w14:textId="5D9CD2A4" w:rsidR="0034563F" w:rsidRPr="00AF32CB" w:rsidRDefault="00F06920" w:rsidP="00161424">
      <w:pPr>
        <w:spacing w:line="480" w:lineRule="auto"/>
        <w:contextualSpacing/>
        <w:jc w:val="right"/>
        <w:rPr>
          <w:rFonts w:ascii="Times" w:hAnsi="Times"/>
          <w:sz w:val="22"/>
          <w:szCs w:val="22"/>
        </w:rPr>
      </w:pP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e>
            </m:rad>
            <m:r>
              <w:rPr>
                <w:rFonts w:ascii="Cambria Math" w:hAnsi="Cambria Math" w:cs="Arial"/>
                <w:sz w:val="22"/>
                <w:szCs w:val="22"/>
              </w:rPr>
              <m:t>κ</m:t>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den>
        </m:f>
      </m:oMath>
      <w:r w:rsidR="00161424" w:rsidRPr="00AF32CB">
        <w:rPr>
          <w:rFonts w:ascii="Times" w:eastAsiaTheme="minorEastAsia" w:hAnsi="Times"/>
          <w:sz w:val="22"/>
          <w:szCs w:val="22"/>
        </w:rPr>
        <w:t xml:space="preserve">                                             (</w:t>
      </w:r>
      <w:r w:rsidR="0043437E" w:rsidRPr="00AF32CB">
        <w:rPr>
          <w:rFonts w:ascii="Times" w:eastAsiaTheme="minorEastAsia" w:hAnsi="Times"/>
          <w:sz w:val="22"/>
          <w:szCs w:val="22"/>
        </w:rPr>
        <w:t>9</w:t>
      </w:r>
      <w:r w:rsidR="00161424" w:rsidRPr="00AF32CB">
        <w:rPr>
          <w:rFonts w:ascii="Times" w:eastAsiaTheme="minorEastAsia" w:hAnsi="Times"/>
          <w:sz w:val="22"/>
          <w:szCs w:val="22"/>
        </w:rPr>
        <w:t>)</w:t>
      </w:r>
    </w:p>
    <w:p w14:paraId="123CB1E0" w14:textId="0F4EC8A5" w:rsidR="0031227D" w:rsidRPr="00AF32CB" w:rsidRDefault="00471377"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00641D9A">
        <w:rPr>
          <w:rFonts w:ascii="Times" w:hAnsi="Times"/>
          <w:sz w:val="22"/>
          <w:szCs w:val="22"/>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sz w:val="22"/>
          <w:szCs w:val="22"/>
        </w:rPr>
        <w:instrText>Ϫ</w:instrText>
      </w:r>
      <w:r w:rsidR="00641D9A">
        <w:rPr>
          <w:rFonts w:ascii="Times" w:hAnsi="Times"/>
          <w:sz w:val="22"/>
          <w:szCs w:val="22"/>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41D9A">
        <w:rPr>
          <w:rFonts w:ascii="Cambria Math" w:hAnsi="Cambria Math" w:cs="Cambria Math"/>
          <w:sz w:val="22"/>
          <w:szCs w:val="22"/>
        </w:rPr>
        <w:instrText>∝</w:instrText>
      </w:r>
      <w:r w:rsidR="00641D9A">
        <w:rPr>
          <w:rFonts w:ascii="Times" w:hAnsi="Times"/>
          <w:sz w:val="22"/>
          <w:szCs w:val="22"/>
        </w:rPr>
        <w:instrText xml:space="preserve"> L</w:instrText>
      </w:r>
      <w:r w:rsidR="00641D9A">
        <w:rPr>
          <w:rFonts w:ascii="Cambria" w:hAnsi="Cambria" w:cs="Cambria"/>
          <w:sz w:val="22"/>
          <w:szCs w:val="22"/>
        </w:rPr>
        <w:instrText>Ϫϱ</w:instrText>
      </w:r>
      <w:r w:rsidR="00641D9A">
        <w:rPr>
          <w:rFonts w:ascii="Times" w:hAnsi="Times"/>
          <w:sz w:val="22"/>
          <w:szCs w:val="22"/>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sz w:val="22"/>
          <w:szCs w:val="22"/>
        </w:rPr>
        <w:fldChar w:fldCharType="separate"/>
      </w:r>
      <w:r w:rsidRPr="00AF32CB">
        <w:rPr>
          <w:rFonts w:ascii="Times" w:hAnsi="Times" w:cs="Times New Roman"/>
          <w:sz w:val="22"/>
          <w:szCs w:val="22"/>
          <w:lang w:val="en-GB"/>
        </w:rPr>
        <w:t xml:space="preserve">(Andersen &amp; Beyer 2006; Scott </w:t>
      </w:r>
      <w:r w:rsidRPr="00AF32CB">
        <w:rPr>
          <w:rFonts w:ascii="Times" w:hAnsi="Times" w:cs="Times New Roman"/>
          <w:i/>
          <w:iCs/>
          <w:sz w:val="22"/>
          <w:szCs w:val="22"/>
          <w:lang w:val="en-GB"/>
        </w:rPr>
        <w:t>et al.</w:t>
      </w:r>
      <w:r w:rsidRPr="00AF32CB">
        <w:rPr>
          <w:rFonts w:ascii="Times" w:hAnsi="Times" w:cs="Times New Roman"/>
          <w:sz w:val="22"/>
          <w:szCs w:val="22"/>
          <w:lang w:val="en-GB"/>
        </w:rPr>
        <w:t xml:space="preserve"> 2018)</w:t>
      </w:r>
      <w:r w:rsidRPr="00AF32CB">
        <w:rPr>
          <w:rFonts w:ascii="Times" w:hAnsi="Times"/>
          <w:sz w:val="22"/>
          <w:szCs w:val="22"/>
        </w:rPr>
        <w:fldChar w:fldCharType="end"/>
      </w:r>
      <w:r w:rsidRPr="00AF32CB">
        <w:rPr>
          <w:rFonts w:ascii="Times" w:hAnsi="Times"/>
          <w:sz w:val="22"/>
          <w:szCs w:val="22"/>
        </w:rPr>
        <w:t>,</w:t>
      </w:r>
      <w:r w:rsidR="006C2A94" w:rsidRPr="00AF32CB">
        <w:rPr>
          <w:rFonts w:ascii="Times" w:hAnsi="Times"/>
          <w:sz w:val="22"/>
          <w:szCs w:val="22"/>
        </w:rPr>
        <w:t xml:space="preserve"> </w:t>
      </w:r>
      <w:r w:rsidR="000D0C9C" w:rsidRPr="00AF32CB">
        <w:rPr>
          <w:rFonts w:ascii="Times" w:hAnsi="Times"/>
          <w:sz w:val="22"/>
          <w:szCs w:val="22"/>
        </w:rPr>
        <w:t>to get the actual</w:t>
      </w:r>
      <w:r w:rsidR="00FC7ABA" w:rsidRPr="00AF32CB">
        <w:rPr>
          <w:rFonts w:ascii="Times" w:hAnsi="Times"/>
          <w:sz w:val="22"/>
          <w:szCs w:val="22"/>
        </w:rPr>
        <w:t xml:space="preserve"> biomass of food</w:t>
      </w:r>
      <w:r w:rsidR="000D0C9C" w:rsidRPr="00AF32CB">
        <w:rPr>
          <w:rFonts w:ascii="Times" w:hAnsi="Times"/>
          <w:sz w:val="22"/>
          <w:szCs w:val="22"/>
        </w:rPr>
        <w:t xml:space="preserve"> encountered</w:t>
      </w:r>
      <w:r w:rsidR="00FC7ABA" w:rsidRPr="00AF32CB">
        <w:rPr>
          <w:rFonts w:ascii="Times" w:hAnsi="Times"/>
          <w:sz w:val="22"/>
          <w:szCs w:val="22"/>
        </w:rPr>
        <w:t>,</w:t>
      </w:r>
      <w:r w:rsidR="008445F4"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1E0483" w:rsidRPr="00AF32CB">
        <w:rPr>
          <w:rFonts w:ascii="Times" w:hAnsi="Times"/>
          <w:sz w:val="22"/>
          <w:szCs w:val="22"/>
        </w:rPr>
        <w:t>:</w:t>
      </w:r>
    </w:p>
    <w:p w14:paraId="63C5B4F5" w14:textId="6EB17D26" w:rsidR="00CD67BC" w:rsidRPr="00AF32CB" w:rsidRDefault="00F06920" w:rsidP="002B15B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q</m:t>
            </m:r>
          </m:sup>
        </m:sSup>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r>
          <w:rPr>
            <w:rFonts w:ascii="Cambria Math" w:hAnsi="Cambria Math"/>
            <w:sz w:val="22"/>
            <w:szCs w:val="22"/>
          </w:rPr>
          <m:t>(w)</m:t>
        </m:r>
      </m:oMath>
      <w:r w:rsidR="003D5E5B" w:rsidRPr="00AF32CB">
        <w:rPr>
          <w:rFonts w:ascii="Times" w:hAnsi="Times"/>
          <w:sz w:val="22"/>
          <w:szCs w:val="22"/>
        </w:rPr>
        <w:t>.</w:t>
      </w:r>
      <w:r w:rsidR="002B15BB" w:rsidRPr="00AF32CB">
        <w:rPr>
          <w:rFonts w:ascii="Times" w:eastAsiaTheme="minorEastAsia" w:hAnsi="Times"/>
          <w:sz w:val="22"/>
          <w:szCs w:val="22"/>
        </w:rPr>
        <w:t xml:space="preserve">                                                  (</w:t>
      </w:r>
      <w:r w:rsidR="0043437E" w:rsidRPr="00AF32CB">
        <w:rPr>
          <w:rFonts w:ascii="Times" w:eastAsiaTheme="minorEastAsia" w:hAnsi="Times"/>
          <w:sz w:val="22"/>
          <w:szCs w:val="22"/>
        </w:rPr>
        <w:t>10</w:t>
      </w:r>
      <w:r w:rsidR="002B15BB" w:rsidRPr="00AF32CB">
        <w:rPr>
          <w:rFonts w:ascii="Times" w:eastAsiaTheme="minorEastAsia" w:hAnsi="Times"/>
          <w:sz w:val="22"/>
          <w:szCs w:val="22"/>
        </w:rPr>
        <w:t>)</w:t>
      </w:r>
    </w:p>
    <w:p w14:paraId="59945E3D" w14:textId="1145CA81" w:rsidR="00745D1F" w:rsidRPr="00AF32CB" w:rsidRDefault="00FC7ABA" w:rsidP="00745D1F">
      <w:pPr>
        <w:spacing w:line="480" w:lineRule="auto"/>
        <w:contextualSpacing/>
        <w:jc w:val="both"/>
        <w:rPr>
          <w:rFonts w:ascii="Times" w:hAnsi="Times"/>
          <w:sz w:val="22"/>
          <w:szCs w:val="22"/>
        </w:rPr>
      </w:pPr>
      <w:r w:rsidRPr="00AF32CB">
        <w:rPr>
          <w:rFonts w:ascii="Times" w:hAnsi="Times"/>
          <w:sz w:val="22"/>
          <w:szCs w:val="22"/>
        </w:rPr>
        <w:t>H</w:t>
      </w:r>
      <w:r w:rsidR="001079B0" w:rsidRPr="00AF32CB">
        <w:rPr>
          <w:rFonts w:ascii="Times" w:hAnsi="Times"/>
          <w:sz w:val="22"/>
          <w:szCs w:val="22"/>
        </w:rPr>
        <w:t xml:space="preserve">ere </w:t>
      </w:r>
      <m:oMath>
        <m:r>
          <w:rPr>
            <w:rFonts w:ascii="Cambria Math" w:hAnsi="Cambria Math"/>
            <w:sz w:val="22"/>
            <w:szCs w:val="22"/>
          </w:rPr>
          <m:t>q</m:t>
        </m:r>
      </m:oMath>
      <w:r w:rsidR="001079B0" w:rsidRPr="00AF32CB">
        <w:rPr>
          <w:rFonts w:ascii="Times" w:hAnsi="Times"/>
          <w:sz w:val="22"/>
          <w:szCs w:val="22"/>
        </w:rPr>
        <w:t xml:space="preserve"> is the size scaling exponent of the search rate. </w:t>
      </w:r>
      <w:r w:rsidR="00AC7647" w:rsidRPr="00AF32CB">
        <w:rPr>
          <w:rFonts w:ascii="Times" w:hAnsi="Times"/>
          <w:sz w:val="22"/>
          <w:szCs w:val="22"/>
        </w:rPr>
        <w:t xml:space="preserve">The rate at which </w:t>
      </w:r>
      <w:r w:rsidR="000E2D79" w:rsidRPr="00AF32CB">
        <w:rPr>
          <w:rFonts w:ascii="Times" w:hAnsi="Times"/>
          <w:sz w:val="22"/>
          <w:szCs w:val="22"/>
        </w:rPr>
        <w:t>food is</w:t>
      </w:r>
      <w:r w:rsidR="001C6F6E" w:rsidRPr="00AF32CB">
        <w:rPr>
          <w:rFonts w:ascii="Times" w:hAnsi="Times"/>
          <w:sz w:val="22"/>
          <w:szCs w:val="22"/>
        </w:rPr>
        <w:t xml:space="preserve"> </w:t>
      </w:r>
      <w:r w:rsidR="00E13C0F" w:rsidRPr="00AF32CB">
        <w:rPr>
          <w:rFonts w:ascii="Times" w:hAnsi="Times"/>
          <w:sz w:val="22"/>
          <w:szCs w:val="22"/>
        </w:rPr>
        <w:t>consumed</w:t>
      </w:r>
      <w:r w:rsidR="001C37E3" w:rsidRPr="00AF32CB">
        <w:rPr>
          <w:rFonts w:ascii="Times" w:hAnsi="Times"/>
          <w:sz w:val="22"/>
          <w:szCs w:val="22"/>
        </w:rPr>
        <w:t xml:space="preserve"> is given </w:t>
      </w:r>
      <w:r w:rsidR="001C6F6E" w:rsidRPr="00AF32CB">
        <w:rPr>
          <w:rFonts w:ascii="Times" w:hAnsi="Times"/>
          <w:sz w:val="22"/>
          <w:szCs w:val="22"/>
        </w:rPr>
        <w:t xml:space="preserve">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AF32CB">
        <w:rPr>
          <w:rFonts w:ascii="Times" w:hAnsi="Times"/>
          <w:sz w:val="22"/>
          <w:szCs w:val="22"/>
          <w:lang w:val="en-GB"/>
        </w:rPr>
        <w:t xml:space="preserve">, and is </w:t>
      </w:r>
      <w:r w:rsidR="00137F80" w:rsidRPr="00AF32CB">
        <w:rPr>
          <w:rFonts w:ascii="Times" w:hAnsi="Times"/>
          <w:sz w:val="22"/>
          <w:szCs w:val="22"/>
        </w:rPr>
        <w:t xml:space="preserve">assimilated with </w:t>
      </w:r>
      <w:r w:rsidR="003E1B33" w:rsidRPr="00AF32CB">
        <w:rPr>
          <w:rFonts w:ascii="Times" w:hAnsi="Times"/>
          <w:sz w:val="22"/>
          <w:szCs w:val="22"/>
        </w:rPr>
        <w:t xml:space="preserve">efficiency </w:t>
      </w:r>
      <m:oMath>
        <m:r>
          <w:rPr>
            <w:rFonts w:ascii="Cambria Math" w:hAnsi="Cambria Math"/>
            <w:sz w:val="22"/>
            <w:szCs w:val="22"/>
          </w:rPr>
          <m:t>α</m:t>
        </m:r>
      </m:oMath>
      <w:r w:rsidR="00493330" w:rsidRPr="00AF32CB">
        <w:rPr>
          <w:rFonts w:ascii="Times" w:hAnsi="Times"/>
          <w:sz w:val="22"/>
          <w:szCs w:val="22"/>
        </w:rPr>
        <w:t xml:space="preserve"> and used to cover basal metabolic costs</w:t>
      </w:r>
      <w:r w:rsidR="00086E20" w:rsidRPr="00AF32CB">
        <w:rPr>
          <w:rFonts w:ascii="Times" w:hAnsi="Times"/>
          <w:sz w:val="22"/>
          <w:szCs w:val="22"/>
        </w:rPr>
        <w:t xml:space="preserve">. Metabolic costs </w:t>
      </w:r>
      <w:r w:rsidR="00493330" w:rsidRPr="00AF32CB">
        <w:rPr>
          <w:rFonts w:ascii="Times" w:hAnsi="Times"/>
          <w:sz w:val="22"/>
          <w:szCs w:val="22"/>
        </w:rPr>
        <w:t xml:space="preserve">scale allometrically as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oMath>
      <w:r w:rsidR="00D623D6" w:rsidRPr="00AF32CB">
        <w:rPr>
          <w:rFonts w:ascii="Times" w:eastAsiaTheme="minorEastAsia" w:hAnsi="Times"/>
          <w:sz w:val="22"/>
          <w:szCs w:val="22"/>
        </w:rPr>
        <w:t xml:space="preserve">, where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oMath>
      <w:r w:rsidR="00D623D6" w:rsidRPr="00AF32CB">
        <w:rPr>
          <w:rFonts w:ascii="Times" w:eastAsiaTheme="minorEastAsia" w:hAnsi="Times"/>
          <w:sz w:val="22"/>
          <w:szCs w:val="22"/>
        </w:rPr>
        <w:t xml:space="preserve"> and </w:t>
      </w:r>
      <m:oMath>
        <m:r>
          <w:rPr>
            <w:rFonts w:ascii="Cambria Math" w:eastAsiaTheme="minorEastAsia" w:hAnsi="Cambria Math"/>
            <w:sz w:val="22"/>
            <w:szCs w:val="22"/>
          </w:rPr>
          <m:t>p</m:t>
        </m:r>
      </m:oMath>
      <w:r w:rsidR="00D623D6" w:rsidRPr="00AF32CB">
        <w:rPr>
          <w:rFonts w:ascii="Times" w:eastAsiaTheme="minorEastAsia" w:hAnsi="Times"/>
          <w:sz w:val="22"/>
          <w:szCs w:val="22"/>
        </w:rPr>
        <w:t xml:space="preserve"> is the allometric constant and exponent</w:t>
      </w:r>
      <w:r w:rsidR="00B67733" w:rsidRPr="00AF32CB">
        <w:rPr>
          <w:rFonts w:ascii="Times" w:hAnsi="Times"/>
          <w:sz w:val="22"/>
          <w:szCs w:val="22"/>
        </w:rPr>
        <w:t xml:space="preserve">. The remaining energy,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oMath>
      <w:r w:rsidR="00E9358B" w:rsidRPr="00AF32CB">
        <w:rPr>
          <w:rFonts w:ascii="Times" w:hAnsi="Times"/>
          <w:sz w:val="22"/>
          <w:szCs w:val="22"/>
        </w:rPr>
        <w:t xml:space="preserve">, is </w:t>
      </w:r>
      <w:r w:rsidR="00745D1F" w:rsidRPr="00AF32CB">
        <w:rPr>
          <w:rFonts w:ascii="Times" w:hAnsi="Times"/>
          <w:sz w:val="22"/>
          <w:szCs w:val="22"/>
        </w:rPr>
        <w:t xml:space="preserve">thus: </w:t>
      </w:r>
    </w:p>
    <w:p w14:paraId="6B09E259" w14:textId="77390603" w:rsidR="00745D1F" w:rsidRPr="00AF32CB" w:rsidRDefault="00F06920" w:rsidP="002C5746">
      <w:pPr>
        <w:spacing w:line="480" w:lineRule="auto"/>
        <w:contextualSpacing/>
        <w:jc w:val="right"/>
        <w:rPr>
          <w:rFonts w:ascii="Times New Roman" w:eastAsia="Cambria" w:hAnsi="Times New Roman" w:cs="Arial"/>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w:commentRangeStart w:id="21"/>
        <w:commentRangeStart w:id="22"/>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w:commentRangeEnd w:id="21"/>
        <m:r>
          <m:rPr>
            <m:sty m:val="p"/>
          </m:rPr>
          <w:rPr>
            <w:rStyle w:val="CommentReference"/>
            <w:sz w:val="22"/>
            <w:szCs w:val="22"/>
          </w:rPr>
          <w:commentReference w:id="21"/>
        </m:r>
        <w:commentRangeEnd w:id="22"/>
        <m:r>
          <m:rPr>
            <m:sty m:val="p"/>
          </m:rPr>
          <w:rPr>
            <w:rStyle w:val="CommentReference"/>
            <w:sz w:val="22"/>
            <w:szCs w:val="22"/>
          </w:rPr>
          <w:commentReference w:id="22"/>
        </m:r>
        <m:r>
          <w:rPr>
            <w:rFonts w:ascii="Cambria Math" w:eastAsia="Cambria" w:hAnsi="Cambria Math" w:cs="Arial"/>
            <w:sz w:val="22"/>
            <w:szCs w:val="22"/>
          </w:rPr>
          <m:t>)</m:t>
        </m:r>
      </m:oMath>
      <w:r w:rsidR="002C5746" w:rsidRPr="00AF32CB">
        <w:rPr>
          <w:rFonts w:ascii="Times New Roman" w:eastAsia="Cambria" w:hAnsi="Times New Roman" w:cs="Arial"/>
          <w:sz w:val="22"/>
          <w:szCs w:val="22"/>
        </w:rPr>
        <w:t xml:space="preserve">                                  (1</w:t>
      </w:r>
      <w:r w:rsidR="0043437E" w:rsidRPr="00AF32CB">
        <w:rPr>
          <w:rFonts w:ascii="Times New Roman" w:eastAsia="Cambria" w:hAnsi="Times New Roman" w:cs="Arial"/>
          <w:sz w:val="22"/>
          <w:szCs w:val="22"/>
        </w:rPr>
        <w:t>1</w:t>
      </w:r>
      <w:r w:rsidR="002C5746" w:rsidRPr="00AF32CB">
        <w:rPr>
          <w:rFonts w:ascii="Times New Roman" w:eastAsia="Cambria" w:hAnsi="Times New Roman" w:cs="Arial"/>
          <w:sz w:val="22"/>
          <w:szCs w:val="22"/>
        </w:rPr>
        <w:t>)</w:t>
      </w:r>
    </w:p>
    <w:p w14:paraId="0014FE34" w14:textId="721E54B5" w:rsidR="00747A1B" w:rsidRPr="00AF32CB" w:rsidRDefault="00301A9A" w:rsidP="00745D1F">
      <w:pPr>
        <w:spacing w:line="480" w:lineRule="auto"/>
        <w:contextualSpacing/>
        <w:jc w:val="both"/>
        <w:rPr>
          <w:rFonts w:ascii="Times" w:hAnsi="Times"/>
          <w:sz w:val="22"/>
          <w:szCs w:val="22"/>
        </w:rPr>
      </w:pPr>
      <w:r w:rsidRPr="00AF32CB">
        <w:rPr>
          <w:rFonts w:ascii="Times" w:hAnsi="Times"/>
          <w:sz w:val="22"/>
          <w:szCs w:val="22"/>
          <w:lang w:val="en-GB"/>
        </w:rPr>
        <w:t xml:space="preserve">and </w:t>
      </w:r>
      <w:r w:rsidR="00745D1F" w:rsidRPr="00AF32CB">
        <w:rPr>
          <w:rFonts w:ascii="Times" w:hAnsi="Times"/>
          <w:sz w:val="22"/>
          <w:szCs w:val="22"/>
          <w:lang w:val="en-GB"/>
        </w:rPr>
        <w:t xml:space="preserve">is </w:t>
      </w:r>
      <w:r w:rsidR="00B437EE" w:rsidRPr="00AF32CB">
        <w:rPr>
          <w:rFonts w:ascii="Times" w:hAnsi="Times"/>
          <w:sz w:val="22"/>
          <w:szCs w:val="22"/>
        </w:rPr>
        <w:t>allocate</w:t>
      </w:r>
      <w:r w:rsidR="00FE403E" w:rsidRPr="00AF32CB">
        <w:rPr>
          <w:rFonts w:ascii="Times" w:hAnsi="Times"/>
          <w:sz w:val="22"/>
          <w:szCs w:val="22"/>
        </w:rPr>
        <w:t>d</w:t>
      </w:r>
      <w:r w:rsidR="00B437EE" w:rsidRPr="00AF32CB">
        <w:rPr>
          <w:rFonts w:ascii="Times" w:hAnsi="Times"/>
          <w:sz w:val="22"/>
          <w:szCs w:val="22"/>
        </w:rPr>
        <w:t xml:space="preserve"> to growth or reproduction. Th</w:t>
      </w:r>
      <w:r w:rsidRPr="00AF32CB">
        <w:rPr>
          <w:rFonts w:ascii="Times" w:hAnsi="Times"/>
          <w:sz w:val="22"/>
          <w:szCs w:val="22"/>
        </w:rPr>
        <w:t>e</w:t>
      </w:r>
      <w:r w:rsidR="00B437EE" w:rsidRPr="00AF32CB">
        <w:rPr>
          <w:rFonts w:ascii="Times" w:hAnsi="Times"/>
          <w:sz w:val="22"/>
          <w:szCs w:val="22"/>
        </w:rPr>
        <w:t xml:space="preserve"> allocation </w:t>
      </w:r>
      <w:r w:rsidR="00C53834" w:rsidRPr="00AF32CB">
        <w:rPr>
          <w:rFonts w:ascii="Times" w:hAnsi="Times"/>
          <w:sz w:val="22"/>
          <w:szCs w:val="22"/>
        </w:rPr>
        <w:t>to reproduction</w:t>
      </w:r>
      <w:r w:rsidR="00BC4505"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00BC4505" w:rsidRPr="00AF32CB">
        <w:rPr>
          <w:rFonts w:ascii="Times" w:hAnsi="Times"/>
          <w:sz w:val="22"/>
          <w:szCs w:val="22"/>
        </w:rPr>
        <w:t>)</w:t>
      </w:r>
      <w:r w:rsidR="00C53834" w:rsidRPr="00AF32CB">
        <w:rPr>
          <w:rFonts w:ascii="Times" w:hAnsi="Times"/>
          <w:sz w:val="22"/>
          <w:szCs w:val="22"/>
        </w:rPr>
        <w:t xml:space="preserve"> </w:t>
      </w:r>
      <w:r w:rsidR="00AA72C4" w:rsidRPr="00AF32CB">
        <w:rPr>
          <w:rFonts w:ascii="Times" w:hAnsi="Times"/>
          <w:sz w:val="22"/>
          <w:szCs w:val="22"/>
        </w:rPr>
        <w:t xml:space="preserve">increases smoothly from </w:t>
      </w:r>
      <w:commentRangeStart w:id="23"/>
      <w:commentRangeStart w:id="24"/>
      <w:r w:rsidR="00AA72C4" w:rsidRPr="00AF32CB">
        <w:rPr>
          <w:rFonts w:ascii="Times" w:hAnsi="Times"/>
          <w:sz w:val="22"/>
          <w:szCs w:val="22"/>
        </w:rPr>
        <w:t xml:space="preserve">0 </w:t>
      </w:r>
      <w:r w:rsidR="00D405EB" w:rsidRPr="00AF32CB">
        <w:rPr>
          <w:rFonts w:ascii="Times" w:hAnsi="Times"/>
          <w:sz w:val="22"/>
          <w:szCs w:val="22"/>
        </w:rPr>
        <w:t>around</w:t>
      </w:r>
      <w:r w:rsidR="00AA72C4" w:rsidRPr="00AF32CB">
        <w:rPr>
          <w:rFonts w:ascii="Times" w:hAnsi="Times"/>
          <w:sz w:val="22"/>
          <w:szCs w:val="22"/>
        </w:rPr>
        <w:t xml:space="preserve"> the weight maturation,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oMath>
      <w:r w:rsidR="00AA72C4" w:rsidRPr="00AF32CB">
        <w:rPr>
          <w:rFonts w:ascii="Times" w:hAnsi="Times"/>
          <w:sz w:val="22"/>
          <w:szCs w:val="22"/>
        </w:rPr>
        <w:t xml:space="preserve">, </w:t>
      </w:r>
      <w:commentRangeEnd w:id="23"/>
      <w:r w:rsidR="00AD67E3" w:rsidRPr="00AF32CB">
        <w:rPr>
          <w:rStyle w:val="CommentReference"/>
          <w:sz w:val="22"/>
          <w:szCs w:val="22"/>
        </w:rPr>
        <w:commentReference w:id="23"/>
      </w:r>
      <w:commentRangeEnd w:id="24"/>
      <w:r w:rsidR="000F01AC" w:rsidRPr="00AF32CB">
        <w:rPr>
          <w:rStyle w:val="CommentReference"/>
          <w:sz w:val="22"/>
          <w:szCs w:val="22"/>
        </w:rPr>
        <w:commentReference w:id="24"/>
      </w:r>
      <w:r w:rsidR="00AA72C4" w:rsidRPr="00AF32CB">
        <w:rPr>
          <w:rFonts w:ascii="Times" w:hAnsi="Times"/>
          <w:sz w:val="22"/>
          <w:szCs w:val="22"/>
        </w:rPr>
        <w:t xml:space="preserve">to 1 at the asymptotic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747A1B" w:rsidRPr="00AF32CB">
        <w:rPr>
          <w:rFonts w:ascii="Times" w:hAnsi="Times"/>
          <w:sz w:val="22"/>
          <w:szCs w:val="22"/>
        </w:rPr>
        <w:t>, according to the function:</w:t>
      </w:r>
    </w:p>
    <w:p w14:paraId="20F67640" w14:textId="419E3E4D" w:rsidR="00747A1B" w:rsidRPr="00AF32CB" w:rsidRDefault="00F06920" w:rsidP="00E6484F">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den>
                        </m:f>
                      </m:e>
                    </m:d>
                  </m:e>
                  <m:sup>
                    <m:r>
                      <w:rPr>
                        <w:rFonts w:ascii="Cambria Math" w:hAnsi="Cambria Math"/>
                        <w:sz w:val="22"/>
                        <w:szCs w:val="22"/>
                      </w:rPr>
                      <m:t>-5</m:t>
                    </m:r>
                  </m:sup>
                </m:sSup>
              </m:e>
            </m:d>
          </m:e>
          <m:sup>
            <m:r>
              <w:rPr>
                <w:rFonts w:ascii="Cambria Math" w:hAnsi="Cambria Math"/>
                <w:sz w:val="22"/>
                <w:szCs w:val="22"/>
              </w:rPr>
              <m:t>-1</m:t>
            </m:r>
          </m:sup>
        </m:sSup>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den>
                </m:f>
              </m:e>
            </m:d>
          </m:e>
          <m:sup>
            <m:r>
              <w:rPr>
                <w:rFonts w:ascii="Cambria Math" w:hAnsi="Cambria Math"/>
                <w:sz w:val="22"/>
                <w:szCs w:val="22"/>
              </w:rPr>
              <m:t>1-n</m:t>
            </m:r>
          </m:sup>
        </m:sSup>
      </m:oMath>
      <w:r w:rsidR="00E6484F" w:rsidRPr="00AF32CB">
        <w:rPr>
          <w:rFonts w:ascii="Times New Roman" w:eastAsia="Cambria" w:hAnsi="Times New Roman" w:cs="Arial"/>
          <w:sz w:val="22"/>
          <w:szCs w:val="22"/>
        </w:rPr>
        <w:t xml:space="preserve">                                          (12)</w:t>
      </w:r>
    </w:p>
    <w:p w14:paraId="35123D18" w14:textId="06F9E6D6" w:rsidR="0010253A" w:rsidRPr="00AF32CB" w:rsidRDefault="006B384F"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Pr="00AF32CB">
        <w:rPr>
          <w:rFonts w:ascii="Times" w:hAnsi="Times"/>
          <w:sz w:val="22"/>
          <w:szCs w:val="22"/>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sz w:val="22"/>
          <w:szCs w:val="22"/>
        </w:rPr>
        <w:fldChar w:fldCharType="separate"/>
      </w:r>
      <w:r w:rsidRPr="00AF32CB">
        <w:rPr>
          <w:rFonts w:ascii="Times" w:hAnsi="Times"/>
          <w:noProof/>
          <w:sz w:val="22"/>
          <w:szCs w:val="22"/>
        </w:rPr>
        <w:t>(Andersen 2019)</w:t>
      </w:r>
      <w:r w:rsidRPr="00AF32CB">
        <w:rPr>
          <w:rFonts w:ascii="Times" w:hAnsi="Times"/>
          <w:sz w:val="22"/>
          <w:szCs w:val="22"/>
        </w:rPr>
        <w:fldChar w:fldCharType="end"/>
      </w:r>
      <w:r w:rsidRPr="00AF32CB">
        <w:rPr>
          <w:rFonts w:ascii="Times" w:hAnsi="Times"/>
          <w:sz w:val="22"/>
          <w:szCs w:val="22"/>
        </w:rPr>
        <w:t xml:space="preserve">. </w:t>
      </w:r>
      <w:r w:rsidR="00301A9A" w:rsidRPr="00AF32CB">
        <w:rPr>
          <w:rFonts w:ascii="Times" w:hAnsi="Times"/>
          <w:sz w:val="22"/>
          <w:szCs w:val="22"/>
        </w:rPr>
        <w:t xml:space="preserve">This function results in </w:t>
      </w:r>
      <w:r w:rsidR="0010253A" w:rsidRPr="00AF32CB">
        <w:rPr>
          <w:rFonts w:ascii="Times" w:hAnsi="Times"/>
          <w:sz w:val="22"/>
          <w:szCs w:val="22"/>
        </w:rPr>
        <w:t xml:space="preserve">that the growth rate, i.e. </w:t>
      </w:r>
    </w:p>
    <w:p w14:paraId="2FBB389D" w14:textId="2D98224E" w:rsidR="0010253A" w:rsidRPr="00AF32CB" w:rsidRDefault="00F06920" w:rsidP="0053579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r>
          <w:rPr>
            <w:rFonts w:ascii="Cambria Math" w:hAnsi="Cambria Math"/>
            <w:sz w:val="22"/>
            <w:szCs w:val="22"/>
          </w:rPr>
          <m:t>(w)(1-</m:t>
        </m:r>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oMath>
      <w:r w:rsidR="0053579B" w:rsidRPr="00AF32CB">
        <w:rPr>
          <w:rFonts w:ascii="Times New Roman" w:eastAsia="Cambria" w:hAnsi="Times New Roman" w:cs="Arial"/>
          <w:sz w:val="22"/>
          <w:szCs w:val="22"/>
        </w:rPr>
        <w:t xml:space="preserve">                                             (13)</w:t>
      </w:r>
    </w:p>
    <w:p w14:paraId="180B859C" w14:textId="0EBEEA15" w:rsidR="00F405C3" w:rsidRPr="00AF32CB" w:rsidRDefault="006C6DC0" w:rsidP="00745D1F">
      <w:pPr>
        <w:spacing w:line="480" w:lineRule="auto"/>
        <w:contextualSpacing/>
        <w:jc w:val="both"/>
        <w:rPr>
          <w:rFonts w:ascii="Times" w:hAnsi="Times"/>
          <w:sz w:val="22"/>
          <w:szCs w:val="22"/>
        </w:rPr>
      </w:pPr>
      <w:r w:rsidRPr="00AF32CB">
        <w:rPr>
          <w:rFonts w:ascii="Times" w:hAnsi="Times"/>
          <w:sz w:val="22"/>
          <w:szCs w:val="22"/>
        </w:rPr>
        <w:t>a</w:t>
      </w:r>
      <w:r w:rsidR="007B2E57" w:rsidRPr="00AF32CB">
        <w:rPr>
          <w:rFonts w:ascii="Times" w:hAnsi="Times"/>
          <w:sz w:val="22"/>
          <w:szCs w:val="22"/>
        </w:rPr>
        <w:t>pproximates a von Bertalanffy growth curve when the feeding level is constant</w:t>
      </w:r>
      <w:r w:rsidR="00E70F3B" w:rsidRPr="00AF32CB">
        <w:rPr>
          <w:rFonts w:ascii="Times" w:hAnsi="Times"/>
          <w:sz w:val="22"/>
          <w:szCs w:val="22"/>
        </w:rPr>
        <w:t xml:space="preserve"> </w:t>
      </w:r>
      <w:r w:rsidR="00527611" w:rsidRPr="00AF32CB">
        <w:rPr>
          <w:rFonts w:ascii="Times" w:hAnsi="Times"/>
          <w:sz w:val="22"/>
          <w:szCs w:val="22"/>
        </w:rPr>
        <w:fldChar w:fldCharType="begin"/>
      </w:r>
      <w:r w:rsidR="00C52D67" w:rsidRPr="00AF32CB">
        <w:rPr>
          <w:rFonts w:ascii="Times" w:hAnsi="Times"/>
          <w:sz w:val="22"/>
          <w:szCs w:val="22"/>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sz w:val="22"/>
          <w:szCs w:val="22"/>
        </w:rPr>
        <w:fldChar w:fldCharType="separate"/>
      </w:r>
      <w:r w:rsidR="00C52D67" w:rsidRPr="00AF32CB">
        <w:rPr>
          <w:rFonts w:ascii="Times" w:hAnsi="Times" w:cs="Times New Roman"/>
          <w:sz w:val="22"/>
          <w:szCs w:val="22"/>
          <w:lang w:val="en-GB"/>
        </w:rPr>
        <w:t xml:space="preserve">(Hartvig </w:t>
      </w:r>
      <w:r w:rsidR="00C52D67" w:rsidRPr="00AF32CB">
        <w:rPr>
          <w:rFonts w:ascii="Times" w:hAnsi="Times" w:cs="Times New Roman"/>
          <w:i/>
          <w:iCs/>
          <w:sz w:val="22"/>
          <w:szCs w:val="22"/>
          <w:lang w:val="en-GB"/>
        </w:rPr>
        <w:t>et al.</w:t>
      </w:r>
      <w:r w:rsidR="00C52D67" w:rsidRPr="00AF32CB">
        <w:rPr>
          <w:rFonts w:ascii="Times" w:hAnsi="Times" w:cs="Times New Roman"/>
          <w:sz w:val="22"/>
          <w:szCs w:val="22"/>
          <w:lang w:val="en-GB"/>
        </w:rPr>
        <w:t xml:space="preserve"> 2011; Andersen 2019)</w:t>
      </w:r>
      <w:r w:rsidR="00527611" w:rsidRPr="00AF32CB">
        <w:rPr>
          <w:rFonts w:ascii="Times" w:hAnsi="Times"/>
          <w:sz w:val="22"/>
          <w:szCs w:val="22"/>
        </w:rPr>
        <w:fldChar w:fldCharType="end"/>
      </w:r>
      <w:r w:rsidR="007B2E57" w:rsidRPr="00AF32CB">
        <w:rPr>
          <w:rFonts w:ascii="Times" w:hAnsi="Times"/>
          <w:sz w:val="22"/>
          <w:szCs w:val="22"/>
        </w:rPr>
        <w:t xml:space="preserve">. </w:t>
      </w:r>
      <w:r w:rsidR="00D57E6E" w:rsidRPr="00AF32CB">
        <w:rPr>
          <w:rFonts w:ascii="Times" w:hAnsi="Times"/>
          <w:sz w:val="22"/>
          <w:szCs w:val="22"/>
        </w:rPr>
        <w:t xml:space="preserve">Reproduction is </w:t>
      </w:r>
      <w:r w:rsidR="00D64DF0" w:rsidRPr="00AF32CB">
        <w:rPr>
          <w:rFonts w:ascii="Times" w:hAnsi="Times"/>
          <w:sz w:val="22"/>
          <w:szCs w:val="22"/>
        </w:rPr>
        <w:t>given</w:t>
      </w:r>
      <w:r w:rsidR="000B5283" w:rsidRPr="00AF32CB">
        <w:rPr>
          <w:rFonts w:ascii="Times" w:hAnsi="Times"/>
          <w:sz w:val="22"/>
          <w:szCs w:val="22"/>
        </w:rPr>
        <w:t xml:space="preserve"> </w:t>
      </w:r>
      <w:r w:rsidR="00D57E6E" w:rsidRPr="00AF32CB">
        <w:rPr>
          <w:rFonts w:ascii="Times" w:hAnsi="Times"/>
          <w:sz w:val="22"/>
          <w:szCs w:val="22"/>
        </w:rPr>
        <w:t xml:space="preserve">by the </w:t>
      </w:r>
      <w:r w:rsidR="00DC53DD" w:rsidRPr="00AF32CB">
        <w:rPr>
          <w:rFonts w:ascii="Times" w:hAnsi="Times"/>
          <w:sz w:val="22"/>
          <w:szCs w:val="22"/>
        </w:rPr>
        <w:t>total egg</w:t>
      </w:r>
      <w:r w:rsidR="00301A9A" w:rsidRPr="00AF32CB">
        <w:rPr>
          <w:rFonts w:ascii="Times" w:hAnsi="Times"/>
          <w:sz w:val="22"/>
          <w:szCs w:val="22"/>
        </w:rPr>
        <w:t xml:space="preserve"> </w:t>
      </w:r>
      <w:r w:rsidR="00DC53DD" w:rsidRPr="00AF32CB">
        <w:rPr>
          <w:rFonts w:ascii="Times" w:hAnsi="Times"/>
          <w:sz w:val="22"/>
          <w:szCs w:val="22"/>
        </w:rPr>
        <w:t xml:space="preserve">production </w:t>
      </w:r>
      <w:r w:rsidR="002A267D" w:rsidRPr="00AF32CB">
        <w:rPr>
          <w:rFonts w:ascii="Times" w:hAnsi="Times"/>
          <w:sz w:val="22"/>
          <w:szCs w:val="22"/>
        </w:rPr>
        <w:t xml:space="preserve">in numbers, which is the integral of </w:t>
      </w:r>
      <w:r w:rsidR="00F405C3" w:rsidRPr="00AF32CB">
        <w:rPr>
          <w:rFonts w:ascii="Times" w:hAnsi="Times"/>
          <w:sz w:val="22"/>
          <w:szCs w:val="22"/>
        </w:rPr>
        <w:t>the energy allocated to reproduction multiplied by a</w:t>
      </w:r>
      <w:r w:rsidR="00AD67E3" w:rsidRPr="00AF32CB">
        <w:rPr>
          <w:rFonts w:ascii="Times" w:hAnsi="Times"/>
          <w:sz w:val="22"/>
          <w:szCs w:val="22"/>
        </w:rPr>
        <w:t xml:space="preserve"> reproduction </w:t>
      </w:r>
      <w:r w:rsidR="00F405C3" w:rsidRPr="00AF32CB">
        <w:rPr>
          <w:rFonts w:ascii="Times" w:hAnsi="Times"/>
          <w:sz w:val="22"/>
          <w:szCs w:val="22"/>
        </w:rPr>
        <w:t>efficiency factor (</w:t>
      </w:r>
      <m:oMath>
        <m:r>
          <w:rPr>
            <w:rFonts w:ascii="Cambria Math" w:hAnsi="Cambria Math"/>
            <w:sz w:val="22"/>
            <w:szCs w:val="22"/>
          </w:rPr>
          <m:t>ϵ, erepro</m:t>
        </m:r>
      </m:oMath>
      <w:r w:rsidR="00F405C3" w:rsidRPr="00AF32CB">
        <w:rPr>
          <w:rFonts w:ascii="Times" w:hAnsi="Times"/>
          <w:sz w:val="22"/>
          <w:szCs w:val="22"/>
        </w:rPr>
        <w:t xml:space="preserve">) divided by the egg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F405C3" w:rsidRPr="00AF32CB">
        <w:rPr>
          <w:rFonts w:ascii="Times" w:hAnsi="Times"/>
          <w:sz w:val="22"/>
          <w:szCs w:val="22"/>
        </w:rPr>
        <w:t>:</w:t>
      </w:r>
    </w:p>
    <w:commentRangeStart w:id="25"/>
    <w:commentRangeStart w:id="26"/>
    <w:p w14:paraId="5A1D3FA1" w14:textId="3858C492" w:rsidR="0044140F" w:rsidRPr="00AF32CB" w:rsidRDefault="00F06920" w:rsidP="00D0598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w:commentRangeEnd w:id="25"/>
        <m:r>
          <m:rPr>
            <m:sty m:val="p"/>
          </m:rPr>
          <w:rPr>
            <w:rStyle w:val="CommentReference"/>
            <w:sz w:val="22"/>
            <w:szCs w:val="22"/>
          </w:rPr>
          <w:commentReference w:id="25"/>
        </m:r>
        <w:commentRangeEnd w:id="26"/>
        <m:r>
          <m:rPr>
            <m:sty m:val="p"/>
          </m:rPr>
          <w:rPr>
            <w:rStyle w:val="CommentReference"/>
            <w:sz w:val="22"/>
            <w:szCs w:val="22"/>
          </w:rPr>
          <w:commentReference w:id="26"/>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ϵ</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den>
        </m:f>
        <m:nary>
          <m:naryPr>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w</m:t>
                    </m:r>
                  </m:e>
                </m:d>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dw</m:t>
            </m:r>
          </m:e>
        </m:nary>
      </m:oMath>
      <w:r w:rsidR="00D05987" w:rsidRPr="00AF32CB">
        <w:rPr>
          <w:rFonts w:ascii="Times New Roman" w:eastAsia="Cambria" w:hAnsi="Times New Roman" w:cs="Arial"/>
          <w:sz w:val="22"/>
          <w:szCs w:val="22"/>
        </w:rPr>
        <w:t xml:space="preserve">                                        (14)</w:t>
      </w:r>
    </w:p>
    <w:p w14:paraId="39CD93A1" w14:textId="1BE671C3" w:rsidR="00737F5B" w:rsidRPr="00AF32CB" w:rsidRDefault="00DE5303" w:rsidP="00182BA9">
      <w:pPr>
        <w:spacing w:line="480" w:lineRule="auto"/>
        <w:contextualSpacing/>
        <w:jc w:val="both"/>
        <w:rPr>
          <w:rFonts w:ascii="Times" w:hAnsi="Times"/>
          <w:sz w:val="22"/>
          <w:szCs w:val="22"/>
        </w:rPr>
      </w:pPr>
      <w:r w:rsidRPr="00AF32CB">
        <w:rPr>
          <w:rFonts w:ascii="Times" w:hAnsi="Times"/>
          <w:sz w:val="22"/>
          <w:szCs w:val="22"/>
        </w:rPr>
        <w:t>Th</w:t>
      </w:r>
      <w:r w:rsidR="0038545A" w:rsidRPr="00AF32CB">
        <w:rPr>
          <w:rFonts w:ascii="Times" w:hAnsi="Times"/>
          <w:sz w:val="22"/>
          <w:szCs w:val="22"/>
        </w:rPr>
        <w:t>is “physiological”</w:t>
      </w:r>
      <w:r w:rsidRPr="00AF32CB">
        <w:rPr>
          <w:rFonts w:ascii="Times" w:hAnsi="Times"/>
          <w:sz w:val="22"/>
          <w:szCs w:val="22"/>
        </w:rPr>
        <w:t xml:space="preserve"> r</w:t>
      </w:r>
      <w:r w:rsidR="000B3B73" w:rsidRPr="00AF32CB">
        <w:rPr>
          <w:rFonts w:ascii="Times" w:hAnsi="Times"/>
          <w:sz w:val="22"/>
          <w:szCs w:val="22"/>
        </w:rPr>
        <w:t xml:space="preserve">ecruitment </w:t>
      </w:r>
      <w:r w:rsidR="0038545A" w:rsidRPr="00AF32CB">
        <w:rPr>
          <w:rFonts w:ascii="Times" w:hAnsi="Times"/>
          <w:sz w:val="22"/>
          <w:szCs w:val="22"/>
        </w:rPr>
        <w:t>(index</w:t>
      </w:r>
      <w:r w:rsidR="00F5490C" w:rsidRPr="00AF32CB">
        <w:rPr>
          <w:rFonts w:ascii="Times" w:hAnsi="Times"/>
          <w:sz w:val="22"/>
          <w:szCs w:val="22"/>
        </w:rPr>
        <w:t>ed</w:t>
      </w:r>
      <w:r w:rsidR="0038545A" w:rsidRPr="00AF32CB">
        <w:rPr>
          <w:rFonts w:ascii="Times" w:hAnsi="Times"/>
          <w:sz w:val="22"/>
          <w:szCs w:val="22"/>
        </w:rPr>
        <w:t xml:space="preserve"> </w:t>
      </w:r>
      <m:oMath>
        <m:r>
          <w:rPr>
            <w:rFonts w:ascii="Cambria Math" w:hAnsi="Cambria Math"/>
            <w:sz w:val="22"/>
            <w:szCs w:val="22"/>
          </w:rPr>
          <m:t>p</m:t>
        </m:r>
      </m:oMath>
      <w:r w:rsidR="0038545A" w:rsidRPr="00AF32CB">
        <w:rPr>
          <w:rFonts w:ascii="Times" w:hAnsi="Times"/>
          <w:sz w:val="22"/>
          <w:szCs w:val="22"/>
        </w:rPr>
        <w:t xml:space="preserve">) </w:t>
      </w:r>
      <w:r w:rsidRPr="00AF32CB">
        <w:rPr>
          <w:rFonts w:ascii="Times" w:hAnsi="Times"/>
          <w:sz w:val="22"/>
          <w:szCs w:val="22"/>
        </w:rPr>
        <w:t xml:space="preserve">of offspring to each species </w:t>
      </w:r>
      <w:r w:rsidR="001762CE" w:rsidRPr="00AF32CB">
        <w:rPr>
          <w:rFonts w:ascii="Times" w:hAnsi="Times"/>
          <w:sz w:val="22"/>
          <w:szCs w:val="22"/>
        </w:rPr>
        <w:t>relate</w:t>
      </w:r>
      <w:r w:rsidR="00254800" w:rsidRPr="00AF32CB">
        <w:rPr>
          <w:rFonts w:ascii="Times" w:hAnsi="Times"/>
          <w:sz w:val="22"/>
          <w:szCs w:val="22"/>
        </w:rPr>
        <w:t>s</w:t>
      </w:r>
      <w:r w:rsidR="001762CE" w:rsidRPr="00AF32CB">
        <w:rPr>
          <w:rFonts w:ascii="Times" w:hAnsi="Times"/>
          <w:sz w:val="22"/>
          <w:szCs w:val="22"/>
        </w:rPr>
        <w:t xml:space="preserve"> to the total egg production </w:t>
      </w:r>
      <w:r w:rsidR="00AD0C4D" w:rsidRPr="00AF32CB">
        <w:rPr>
          <w:rFonts w:ascii="Times" w:hAnsi="Times"/>
          <w:sz w:val="22"/>
          <w:szCs w:val="22"/>
        </w:rPr>
        <w:t xml:space="preserve">via a Beverton-Holt stock recruit </w:t>
      </w:r>
      <w:r w:rsidR="00A81C1A" w:rsidRPr="00AF32CB">
        <w:rPr>
          <w:rFonts w:ascii="Times" w:hAnsi="Times"/>
          <w:sz w:val="22"/>
          <w:szCs w:val="22"/>
        </w:rPr>
        <w:t>relationship</w:t>
      </w:r>
      <w:r w:rsidR="00737F5B" w:rsidRPr="00AF32CB">
        <w:rPr>
          <w:rFonts w:ascii="Times" w:hAnsi="Times"/>
          <w:sz w:val="22"/>
          <w:szCs w:val="22"/>
        </w:rPr>
        <w:t>, such that recruitment reaches a maximum as the egg production increases</w:t>
      </w:r>
      <w:r w:rsidR="00301A9A" w:rsidRPr="00AF32CB">
        <w:rPr>
          <w:rFonts w:ascii="Times" w:hAnsi="Times"/>
          <w:sz w:val="22"/>
          <w:szCs w:val="22"/>
        </w:rPr>
        <w:t>,</w:t>
      </w:r>
    </w:p>
    <w:p w14:paraId="62B7D62D" w14:textId="505887CD" w:rsidR="006E235A" w:rsidRPr="00AF32CB" w:rsidRDefault="00F06920" w:rsidP="00EE0679">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num>
          <m:den>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den>
        </m:f>
      </m:oMath>
      <w:r w:rsidR="00301A9A" w:rsidRPr="00AF32CB">
        <w:rPr>
          <w:rFonts w:ascii="Times" w:eastAsiaTheme="minorEastAsia" w:hAnsi="Times"/>
          <w:sz w:val="22"/>
          <w:szCs w:val="22"/>
        </w:rPr>
        <w:t>,</w:t>
      </w:r>
      <w:r w:rsidR="00EE0679" w:rsidRPr="00AF32CB">
        <w:rPr>
          <w:rFonts w:ascii="Times" w:eastAsiaTheme="minorEastAsia" w:hAnsi="Times"/>
          <w:sz w:val="22"/>
          <w:szCs w:val="22"/>
        </w:rPr>
        <w:t xml:space="preserve">                                                  </w:t>
      </w:r>
      <w:r w:rsidR="00EE0679" w:rsidRPr="00AF32CB">
        <w:rPr>
          <w:rFonts w:ascii="Times New Roman" w:eastAsia="Cambria" w:hAnsi="Times New Roman" w:cs="Arial"/>
          <w:sz w:val="22"/>
          <w:szCs w:val="22"/>
        </w:rPr>
        <w:t>(1</w:t>
      </w:r>
      <w:r w:rsidR="006000ED" w:rsidRPr="00AF32CB">
        <w:rPr>
          <w:rFonts w:ascii="Times New Roman" w:eastAsia="Cambria" w:hAnsi="Times New Roman" w:cs="Arial"/>
          <w:sz w:val="22"/>
          <w:szCs w:val="22"/>
        </w:rPr>
        <w:t>5</w:t>
      </w:r>
      <w:r w:rsidR="00EE0679" w:rsidRPr="00AF32CB">
        <w:rPr>
          <w:rFonts w:ascii="Times New Roman" w:eastAsia="Cambria" w:hAnsi="Times New Roman" w:cs="Arial"/>
          <w:sz w:val="22"/>
          <w:szCs w:val="22"/>
        </w:rPr>
        <w:t>)</w:t>
      </w:r>
    </w:p>
    <w:p w14:paraId="6AE05D51" w14:textId="4D5B7AC5" w:rsidR="00053E8C" w:rsidRPr="00AF32CB" w:rsidRDefault="0030010C"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Pr="00AF32CB">
        <w:rPr>
          <w:rFonts w:ascii="Times" w:hAnsi="Times"/>
          <w:sz w:val="22"/>
          <w:szCs w:val="22"/>
        </w:rPr>
        <w:t xml:space="preserve"> is the maximum recruitment of each species</w:t>
      </w:r>
      <w:r w:rsidR="006A6E7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006A6E77" w:rsidRPr="00AF32CB">
        <w:rPr>
          <w:rFonts w:ascii="Times" w:hAnsi="Times"/>
          <w:sz w:val="22"/>
          <w:szCs w:val="22"/>
        </w:rPr>
        <w:t xml:space="preserve"> is here treated as a free parameter that is found in the calibration process by </w:t>
      </w:r>
      <w:r w:rsidR="006D5A07" w:rsidRPr="00AF32CB">
        <w:rPr>
          <w:rFonts w:ascii="Times" w:hAnsi="Times"/>
          <w:sz w:val="22"/>
          <w:szCs w:val="22"/>
        </w:rPr>
        <w:t>minimizing the residual sum of squares between</w:t>
      </w:r>
      <w:r w:rsidR="001715DB" w:rsidRPr="00AF32CB">
        <w:rPr>
          <w:rFonts w:ascii="Times" w:hAnsi="Times"/>
          <w:sz w:val="22"/>
          <w:szCs w:val="22"/>
        </w:rPr>
        <w:t xml:space="preserve"> </w:t>
      </w:r>
      <w:r w:rsidR="00EC4BDD" w:rsidRPr="00AF32CB">
        <w:rPr>
          <w:rFonts w:ascii="Times" w:hAnsi="Times"/>
          <w:sz w:val="22"/>
          <w:szCs w:val="22"/>
        </w:rPr>
        <w:t>spawning stock biomass from stock assessment and the MSSM.</w:t>
      </w:r>
      <w:r w:rsidR="003A114D" w:rsidRPr="00AF32CB">
        <w:rPr>
          <w:rFonts w:ascii="Times" w:hAnsi="Times"/>
          <w:sz w:val="22"/>
          <w:szCs w:val="22"/>
        </w:rPr>
        <w:t xml:space="preserve"> In doing so, it also ensures that the species coexist</w:t>
      </w:r>
      <w:r w:rsidR="00F1104C" w:rsidRPr="00AF32CB">
        <w:rPr>
          <w:rFonts w:ascii="Times" w:hAnsi="Times"/>
          <w:sz w:val="22"/>
          <w:szCs w:val="22"/>
        </w:rPr>
        <w:t xml:space="preserve"> </w:t>
      </w:r>
      <w:r w:rsidR="008A569A" w:rsidRPr="00AF32CB">
        <w:rPr>
          <w:rFonts w:ascii="Times" w:hAnsi="Times"/>
          <w:sz w:val="22"/>
          <w:szCs w:val="22"/>
        </w:rPr>
        <w:t xml:space="preserve">in the model </w:t>
      </w:r>
      <w:r w:rsidR="00565B11" w:rsidRPr="00AF32CB">
        <w:rPr>
          <w:rFonts w:ascii="Times" w:hAnsi="Times"/>
          <w:sz w:val="22"/>
          <w:szCs w:val="22"/>
        </w:rPr>
        <w:fldChar w:fldCharType="begin"/>
      </w:r>
      <w:r w:rsidR="00565B11" w:rsidRPr="00AF32CB">
        <w:rPr>
          <w:rFonts w:ascii="Times" w:hAnsi="Times"/>
          <w:sz w:val="22"/>
          <w:szCs w:val="22"/>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sz w:val="22"/>
          <w:szCs w:val="22"/>
        </w:rPr>
        <w:fldChar w:fldCharType="separate"/>
      </w:r>
      <w:r w:rsidR="00565B11" w:rsidRPr="00AF32CB">
        <w:rPr>
          <w:rFonts w:ascii="Times" w:hAnsi="Times" w:cs="Times New Roman"/>
          <w:sz w:val="22"/>
          <w:szCs w:val="22"/>
          <w:lang w:val="en-GB"/>
        </w:rPr>
        <w:t xml:space="preserve">(Hartvig </w:t>
      </w:r>
      <w:r w:rsidR="00565B11" w:rsidRPr="00AF32CB">
        <w:rPr>
          <w:rFonts w:ascii="Times" w:hAnsi="Times" w:cs="Times New Roman"/>
          <w:i/>
          <w:iCs/>
          <w:sz w:val="22"/>
          <w:szCs w:val="22"/>
          <w:lang w:val="en-GB"/>
        </w:rPr>
        <w:t>et al.</w:t>
      </w:r>
      <w:r w:rsidR="00565B11" w:rsidRPr="00AF32CB">
        <w:rPr>
          <w:rFonts w:ascii="Times" w:hAnsi="Times" w:cs="Times New Roman"/>
          <w:sz w:val="22"/>
          <w:szCs w:val="22"/>
          <w:lang w:val="en-GB"/>
        </w:rPr>
        <w:t xml:space="preserve"> 2011)</w:t>
      </w:r>
      <w:r w:rsidR="00565B11" w:rsidRPr="00AF32CB">
        <w:rPr>
          <w:rFonts w:ascii="Times" w:hAnsi="Times"/>
          <w:sz w:val="22"/>
          <w:szCs w:val="22"/>
        </w:rPr>
        <w:fldChar w:fldCharType="end"/>
      </w:r>
      <w:r w:rsidR="00D14E66" w:rsidRPr="00AF32CB">
        <w:rPr>
          <w:rFonts w:ascii="Times" w:hAnsi="Times"/>
          <w:sz w:val="22"/>
          <w:szCs w:val="22"/>
        </w:rPr>
        <w:t>.</w:t>
      </w:r>
    </w:p>
    <w:p w14:paraId="3E6A08A1" w14:textId="739386D6" w:rsidR="008B10AB" w:rsidRPr="00AF32CB" w:rsidRDefault="008B10AB" w:rsidP="00182BA9">
      <w:pPr>
        <w:spacing w:line="480" w:lineRule="auto"/>
        <w:ind w:firstLine="357"/>
        <w:contextualSpacing/>
        <w:jc w:val="both"/>
        <w:rPr>
          <w:rFonts w:ascii="Times" w:hAnsi="Times"/>
          <w:sz w:val="22"/>
          <w:szCs w:val="22"/>
        </w:rPr>
      </w:pPr>
      <w:r w:rsidRPr="00AF32CB">
        <w:rPr>
          <w:rFonts w:ascii="Times" w:hAnsi="Times"/>
          <w:sz w:val="22"/>
          <w:szCs w:val="22"/>
        </w:rPr>
        <w:t xml:space="preserve">The temporal </w:t>
      </w:r>
      <w:r w:rsidR="00046D33" w:rsidRPr="00AF32CB">
        <w:rPr>
          <w:rFonts w:ascii="Times" w:hAnsi="Times"/>
          <w:sz w:val="22"/>
          <w:szCs w:val="22"/>
        </w:rPr>
        <w:t>dynamics</w:t>
      </w:r>
      <w:r w:rsidRPr="00AF32CB">
        <w:rPr>
          <w:rFonts w:ascii="Times" w:hAnsi="Times"/>
          <w:sz w:val="22"/>
          <w:szCs w:val="22"/>
        </w:rPr>
        <w:t xml:space="preserve"> of the background resource</w:t>
      </w:r>
      <w:r w:rsidR="008C73F9"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oMath>
      <w:r w:rsidR="008C73F9" w:rsidRPr="00AF32CB">
        <w:rPr>
          <w:rFonts w:ascii="Times" w:hAnsi="Times"/>
          <w:sz w:val="22"/>
          <w:szCs w:val="22"/>
        </w:rPr>
        <w:t>)</w:t>
      </w:r>
      <w:r w:rsidRPr="00AF32CB">
        <w:rPr>
          <w:rFonts w:ascii="Times" w:hAnsi="Times"/>
          <w:sz w:val="22"/>
          <w:szCs w:val="22"/>
        </w:rPr>
        <w:t xml:space="preserve"> spectra </w:t>
      </w:r>
      <w:r w:rsidR="004A6FEB" w:rsidRPr="00AF32CB">
        <w:rPr>
          <w:rFonts w:ascii="Times" w:hAnsi="Times"/>
          <w:sz w:val="22"/>
          <w:szCs w:val="22"/>
        </w:rPr>
        <w:t xml:space="preserve">(benthic </w:t>
      </w:r>
      <w:r w:rsidR="001846ED" w:rsidRPr="00AF32CB">
        <w:rPr>
          <w:rFonts w:ascii="Times" w:hAnsi="Times"/>
          <w:sz w:val="22"/>
          <w:szCs w:val="22"/>
        </w:rPr>
        <w:t>and</w:t>
      </w:r>
      <w:r w:rsidR="002947F2" w:rsidRPr="00AF32CB">
        <w:rPr>
          <w:rFonts w:ascii="Times" w:hAnsi="Times"/>
          <w:sz w:val="22"/>
          <w:szCs w:val="22"/>
        </w:rPr>
        <w:t xml:space="preserve"> </w:t>
      </w:r>
      <w:r w:rsidR="004A6FEB" w:rsidRPr="00AF32CB">
        <w:rPr>
          <w:rFonts w:ascii="Times" w:hAnsi="Times"/>
          <w:sz w:val="22"/>
          <w:szCs w:val="22"/>
        </w:rPr>
        <w:t xml:space="preserve">pelagic) </w:t>
      </w:r>
      <w:r w:rsidRPr="00AF32CB">
        <w:rPr>
          <w:rFonts w:ascii="Times" w:hAnsi="Times"/>
          <w:sz w:val="22"/>
          <w:szCs w:val="22"/>
        </w:rPr>
        <w:t>is defined as:</w:t>
      </w:r>
    </w:p>
    <w:p w14:paraId="04D9EA33" w14:textId="68E86E46" w:rsidR="008B10AB" w:rsidRPr="00AF32CB" w:rsidRDefault="00F06920" w:rsidP="00AA2E27">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w:commentRangeStart w:id="27"/>
            <w:commentRangeStart w:id="28"/>
            <m:r>
              <w:rPr>
                <w:rFonts w:ascii="Cambria Math" w:hAnsi="Cambria Math"/>
                <w:sz w:val="22"/>
                <w:szCs w:val="22"/>
              </w:rPr>
              <m:t>p</m:t>
            </m:r>
            <w:commentRangeEnd w:id="27"/>
            <m:r>
              <m:rPr>
                <m:sty m:val="p"/>
              </m:rPr>
              <w:rPr>
                <w:rStyle w:val="CommentReference"/>
                <w:sz w:val="22"/>
                <w:szCs w:val="22"/>
              </w:rPr>
              <w:commentReference w:id="27"/>
            </m:r>
            <w:commentRangeEnd w:id="28"/>
            <m:r>
              <m:rPr>
                <m:sty m:val="p"/>
              </m:rPr>
              <w:rPr>
                <w:rStyle w:val="CommentReference"/>
                <w:sz w:val="22"/>
                <w:szCs w:val="22"/>
              </w:rPr>
              <w:commentReference w:id="28"/>
            </m:r>
            <m:r>
              <w:rPr>
                <w:rFonts w:ascii="Cambria Math" w:hAnsi="Cambria Math"/>
                <w:sz w:val="22"/>
                <w:szCs w:val="22"/>
              </w:rPr>
              <m:t>-1</m:t>
            </m:r>
          </m:sup>
        </m:sSup>
        <m:d>
          <m:dPr>
            <m:begChr m:val="["/>
            <m:endChr m:val="]"/>
            <m:ctrlPr>
              <w:rPr>
                <w:rFonts w:ascii="Cambria Math" w:hAnsi="Cambria Math"/>
                <w:i/>
                <w:sz w:val="22"/>
                <w:szCs w:val="22"/>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w,t</m:t>
                </m:r>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w:commentRangeStart w:id="29"/>
            <w:commentRangeStart w:id="30"/>
            <m:r>
              <w:rPr>
                <w:rFonts w:ascii="Cambria Math" w:hAnsi="Cambria Math"/>
                <w:sz w:val="22"/>
                <w:szCs w:val="22"/>
              </w:rPr>
              <m:t>p</m:t>
            </m:r>
            <w:commentRangeEnd w:id="29"/>
            <m:r>
              <m:rPr>
                <m:sty m:val="p"/>
              </m:rPr>
              <w:rPr>
                <w:rStyle w:val="CommentReference"/>
                <w:sz w:val="22"/>
                <w:szCs w:val="22"/>
              </w:rPr>
              <w:commentReference w:id="29"/>
            </m:r>
            <w:commentRangeEnd w:id="30"/>
            <m:r>
              <m:rPr>
                <m:sty m:val="p"/>
              </m:rPr>
              <w:rPr>
                <w:rStyle w:val="CommentReference"/>
                <w:sz w:val="22"/>
                <w:szCs w:val="22"/>
              </w:rPr>
              <w:commentReference w:id="30"/>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oMath>
      <w:r w:rsidR="00AA2E27" w:rsidRPr="00AF32CB">
        <w:rPr>
          <w:rFonts w:ascii="Times" w:eastAsiaTheme="minorEastAsia" w:hAnsi="Times"/>
          <w:sz w:val="22"/>
          <w:szCs w:val="22"/>
        </w:rPr>
        <w:t xml:space="preserve">           </w:t>
      </w:r>
      <w:r w:rsidR="00D716D9" w:rsidRPr="00AF32CB">
        <w:rPr>
          <w:rFonts w:ascii="Times" w:eastAsiaTheme="minorEastAsia" w:hAnsi="Times"/>
          <w:sz w:val="22"/>
          <w:szCs w:val="22"/>
        </w:rPr>
        <w:t xml:space="preserve">   </w:t>
      </w:r>
      <w:r w:rsidR="00AA2E27" w:rsidRPr="00AF32CB">
        <w:rPr>
          <w:rFonts w:ascii="Times" w:eastAsiaTheme="minorEastAsia" w:hAnsi="Times"/>
          <w:sz w:val="22"/>
          <w:szCs w:val="22"/>
        </w:rPr>
        <w:t xml:space="preserve">      (16)</w:t>
      </w:r>
    </w:p>
    <w:p w14:paraId="365F2CBA" w14:textId="13584E34" w:rsidR="00C572FC" w:rsidRPr="00AF32CB" w:rsidRDefault="008B10AB"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Pr="00AF32CB">
        <w:rPr>
          <w:rFonts w:ascii="Times" w:hAnsi="Times"/>
          <w:sz w:val="22"/>
          <w:szCs w:val="22"/>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oMath>
      <w:r w:rsidRPr="00AF32CB">
        <w:rPr>
          <w:rFonts w:ascii="Times" w:hAnsi="Times"/>
          <w:sz w:val="22"/>
          <w:szCs w:val="22"/>
        </w:rPr>
        <w:t xml:space="preserve"> is the population </w:t>
      </w:r>
      <w:commentRangeStart w:id="31"/>
      <w:commentRangeStart w:id="32"/>
      <w:r w:rsidRPr="00AF32CB">
        <w:rPr>
          <w:rFonts w:ascii="Times" w:hAnsi="Times"/>
          <w:sz w:val="22"/>
          <w:szCs w:val="22"/>
        </w:rPr>
        <w:t xml:space="preserve">carrying capacity </w:t>
      </w:r>
      <w:commentRangeEnd w:id="31"/>
      <w:r w:rsidR="001E5279" w:rsidRPr="00AF32CB">
        <w:rPr>
          <w:rStyle w:val="CommentReference"/>
          <w:sz w:val="22"/>
          <w:szCs w:val="22"/>
        </w:rPr>
        <w:commentReference w:id="31"/>
      </w:r>
      <w:commentRangeEnd w:id="32"/>
      <w:r w:rsidR="00037B24" w:rsidRPr="00AF32CB">
        <w:rPr>
          <w:rStyle w:val="CommentReference"/>
          <w:sz w:val="22"/>
          <w:szCs w:val="22"/>
        </w:rPr>
        <w:commentReference w:id="32"/>
      </w:r>
      <w:r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p</m:t>
            </m:r>
          </m:sub>
        </m:sSub>
      </m:oMath>
      <w:r w:rsidRPr="00AF32CB">
        <w:rPr>
          <w:rFonts w:ascii="Times" w:hAnsi="Times"/>
          <w:sz w:val="22"/>
          <w:szCs w:val="22"/>
        </w:rPr>
        <w:t xml:space="preserve"> is predation mortality</w:t>
      </w:r>
      <w:r w:rsidR="00F12DE8" w:rsidRPr="00AF32CB">
        <w:rPr>
          <w:rFonts w:ascii="Times" w:hAnsi="Times"/>
          <w:sz w:val="22"/>
          <w:szCs w:val="22"/>
        </w:rPr>
        <w:t xml:space="preserve"> </w:t>
      </w:r>
      <w:r w:rsidR="00E153D5" w:rsidRPr="00AF32CB">
        <w:rPr>
          <w:rFonts w:ascii="Times" w:hAnsi="Times"/>
          <w:sz w:val="22"/>
          <w:szCs w:val="22"/>
        </w:rPr>
        <w:t xml:space="preserve">and lambda is </w:t>
      </w:r>
      <w:r w:rsidR="00F47AE5" w:rsidRPr="00AF32CB">
        <w:rPr>
          <w:rFonts w:ascii="Times" w:hAnsi="Times"/>
          <w:sz w:val="22"/>
          <w:szCs w:val="22"/>
        </w:rPr>
        <w:t xml:space="preserve">defined as </w:t>
      </w:r>
      <m:oMath>
        <m:r>
          <w:rPr>
            <w:rFonts w:ascii="Cambria Math" w:hAnsi="Cambria Math"/>
            <w:sz w:val="22"/>
            <w:szCs w:val="22"/>
          </w:rPr>
          <m:t>-2-</m:t>
        </m:r>
        <w:commentRangeStart w:id="33"/>
        <w:commentRangeStart w:id="34"/>
        <m:r>
          <w:rPr>
            <w:rFonts w:ascii="Cambria Math" w:hAnsi="Cambria Math"/>
            <w:sz w:val="22"/>
            <w:szCs w:val="22"/>
          </w:rPr>
          <m:t>q+n</m:t>
        </m:r>
      </m:oMath>
      <w:r w:rsidR="00683E39" w:rsidRPr="00AF32CB">
        <w:rPr>
          <w:rFonts w:ascii="Times" w:eastAsiaTheme="minorEastAsia" w:hAnsi="Times"/>
          <w:sz w:val="22"/>
          <w:szCs w:val="22"/>
        </w:rPr>
        <w:t xml:space="preserve"> </w:t>
      </w:r>
      <w:r w:rsidR="00683E39" w:rsidRPr="00AF32CB">
        <w:rPr>
          <w:rFonts w:ascii="Times" w:eastAsiaTheme="minorEastAsia" w:hAnsi="Times"/>
          <w:sz w:val="22"/>
          <w:szCs w:val="22"/>
        </w:rPr>
        <w:fldChar w:fldCharType="begin"/>
      </w:r>
      <w:r w:rsidR="00683E39" w:rsidRPr="00AF32CB">
        <w:rPr>
          <w:rFonts w:ascii="Times" w:eastAsiaTheme="minorEastAsia" w:hAnsi="Times"/>
          <w:sz w:val="22"/>
          <w:szCs w:val="22"/>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sz w:val="22"/>
          <w:szCs w:val="22"/>
        </w:rPr>
        <w:fldChar w:fldCharType="separate"/>
      </w:r>
      <w:r w:rsidR="00683E39" w:rsidRPr="00AF32CB">
        <w:rPr>
          <w:rFonts w:ascii="Times" w:eastAsiaTheme="minorEastAsia" w:hAnsi="Times"/>
          <w:noProof/>
          <w:sz w:val="22"/>
          <w:szCs w:val="22"/>
        </w:rPr>
        <w:t>(Andersen 2019)</w:t>
      </w:r>
      <w:r w:rsidR="00683E39" w:rsidRPr="00AF32CB">
        <w:rPr>
          <w:rFonts w:ascii="Times" w:eastAsiaTheme="minorEastAsia" w:hAnsi="Times"/>
          <w:sz w:val="22"/>
          <w:szCs w:val="22"/>
        </w:rPr>
        <w:fldChar w:fldCharType="end"/>
      </w:r>
      <w:r w:rsidRPr="00AF32CB">
        <w:rPr>
          <w:rFonts w:ascii="Times" w:hAnsi="Times"/>
          <w:sz w:val="22"/>
          <w:szCs w:val="22"/>
        </w:rPr>
        <w:t>.</w:t>
      </w:r>
      <w:r w:rsidR="00AD67E3" w:rsidRPr="00AF32CB">
        <w:rPr>
          <w:rFonts w:ascii="Times" w:hAnsi="Times"/>
          <w:sz w:val="22"/>
          <w:szCs w:val="22"/>
        </w:rPr>
        <w:t xml:space="preserve"> </w:t>
      </w:r>
      <w:commentRangeEnd w:id="33"/>
      <w:r w:rsidR="008A569A" w:rsidRPr="00AF32CB">
        <w:rPr>
          <w:rStyle w:val="CommentReference"/>
          <w:sz w:val="22"/>
          <w:szCs w:val="22"/>
        </w:rPr>
        <w:commentReference w:id="33"/>
      </w:r>
      <w:commentRangeEnd w:id="34"/>
      <w:r w:rsidR="00E00520" w:rsidRPr="00AF32CB">
        <w:rPr>
          <w:rStyle w:val="CommentReference"/>
          <w:sz w:val="22"/>
          <w:szCs w:val="22"/>
        </w:rPr>
        <w:commentReference w:id="34"/>
      </w:r>
    </w:p>
    <w:p w14:paraId="25091500" w14:textId="77777777" w:rsidR="00A3638F" w:rsidRPr="00AF32CB" w:rsidRDefault="00A3638F" w:rsidP="00182BA9">
      <w:pPr>
        <w:spacing w:line="480" w:lineRule="auto"/>
        <w:contextualSpacing/>
        <w:jc w:val="both"/>
        <w:rPr>
          <w:i/>
          <w:sz w:val="22"/>
          <w:szCs w:val="22"/>
        </w:rPr>
      </w:pPr>
    </w:p>
    <w:p w14:paraId="415CDCCA" w14:textId="3AC14F39" w:rsidR="00FC4AA1" w:rsidRPr="00505108" w:rsidRDefault="00FC4AA1" w:rsidP="00182BA9">
      <w:pPr>
        <w:spacing w:line="480" w:lineRule="auto"/>
        <w:contextualSpacing/>
        <w:jc w:val="both"/>
        <w:rPr>
          <w:i/>
        </w:rPr>
      </w:pPr>
      <w:r w:rsidRPr="00505108">
        <w:rPr>
          <w:i/>
        </w:rPr>
        <w:t>Temperature</w:t>
      </w:r>
      <w:r w:rsidR="00947007" w:rsidRPr="00505108">
        <w:rPr>
          <w:i/>
        </w:rPr>
        <w:t xml:space="preserve"> dependence</w:t>
      </w:r>
    </w:p>
    <w:p w14:paraId="5ED41849" w14:textId="2301E2FD" w:rsidR="00A800FE" w:rsidRPr="00AF32CB" w:rsidRDefault="001773F1" w:rsidP="00A800FE">
      <w:pPr>
        <w:spacing w:line="480" w:lineRule="auto"/>
        <w:jc w:val="both"/>
        <w:rPr>
          <w:rFonts w:ascii="Times" w:hAnsi="Times"/>
          <w:sz w:val="22"/>
          <w:szCs w:val="22"/>
        </w:rPr>
      </w:pPr>
      <w:r w:rsidRPr="00AF32CB">
        <w:rPr>
          <w:rFonts w:ascii="Times" w:hAnsi="Times"/>
          <w:sz w:val="22"/>
          <w:szCs w:val="22"/>
        </w:rPr>
        <w:t xml:space="preserve">Temperature </w:t>
      </w:r>
      <w:r w:rsidR="002B6538" w:rsidRPr="00AF32CB">
        <w:rPr>
          <w:rFonts w:ascii="Times" w:hAnsi="Times"/>
          <w:sz w:val="22"/>
          <w:szCs w:val="22"/>
        </w:rPr>
        <w:t xml:space="preserve">affects </w:t>
      </w:r>
      <w:r w:rsidR="008A569A" w:rsidRPr="00AF32CB">
        <w:rPr>
          <w:rFonts w:ascii="Times" w:hAnsi="Times"/>
          <w:sz w:val="22"/>
          <w:szCs w:val="22"/>
        </w:rPr>
        <w:t xml:space="preserve">the rate of </w:t>
      </w:r>
      <w:r w:rsidRPr="00AF32CB">
        <w:rPr>
          <w:rFonts w:ascii="Times" w:hAnsi="Times"/>
          <w:sz w:val="22"/>
          <w:szCs w:val="22"/>
        </w:rPr>
        <w:t>metabolism</w:t>
      </w:r>
      <w:r w:rsidR="00870E0D" w:rsidRPr="00AF32CB">
        <w:rPr>
          <w:rFonts w:ascii="Times" w:hAnsi="Times"/>
          <w:sz w:val="22"/>
          <w:szCs w:val="22"/>
        </w:rPr>
        <w:t xml:space="preserve"> </w:t>
      </w:r>
      <w:r w:rsidR="00B41118" w:rsidRPr="00AF32CB">
        <w:rPr>
          <w:rFonts w:ascii="Times" w:hAnsi="Times"/>
          <w:sz w:val="22"/>
          <w:szCs w:val="22"/>
        </w:rPr>
        <w:fldChar w:fldCharType="begin"/>
      </w:r>
      <w:r w:rsidR="00CC2BA6" w:rsidRPr="00AF32CB">
        <w:rPr>
          <w:rFonts w:ascii="Times" w:hAnsi="Times"/>
          <w:sz w:val="22"/>
          <w:szCs w:val="22"/>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sz w:val="22"/>
          <w:szCs w:val="22"/>
        </w:rPr>
        <w:fldChar w:fldCharType="separate"/>
      </w:r>
      <w:r w:rsidR="00CC2BA6" w:rsidRPr="00AF32CB">
        <w:rPr>
          <w:rFonts w:ascii="Times" w:hAnsi="Times" w:cs="Times New Roman"/>
          <w:sz w:val="22"/>
          <w:szCs w:val="22"/>
          <w:lang w:val="en-GB"/>
        </w:rPr>
        <w:t xml:space="preserve">(Clarke &amp; Johnston 1999; Gillooly </w:t>
      </w:r>
      <w:r w:rsidR="00CC2BA6" w:rsidRPr="00AF32CB">
        <w:rPr>
          <w:rFonts w:ascii="Times" w:hAnsi="Times" w:cs="Times New Roman"/>
          <w:i/>
          <w:iCs/>
          <w:sz w:val="22"/>
          <w:szCs w:val="22"/>
          <w:lang w:val="en-GB"/>
        </w:rPr>
        <w:t>et al.</w:t>
      </w:r>
      <w:r w:rsidR="00CC2BA6" w:rsidRPr="00AF32CB">
        <w:rPr>
          <w:rFonts w:ascii="Times" w:hAnsi="Times" w:cs="Times New Roman"/>
          <w:sz w:val="22"/>
          <w:szCs w:val="22"/>
          <w:lang w:val="en-GB"/>
        </w:rPr>
        <w:t xml:space="preserve"> 2001)</w:t>
      </w:r>
      <w:r w:rsidR="00B41118" w:rsidRPr="00AF32CB">
        <w:rPr>
          <w:rFonts w:ascii="Times" w:hAnsi="Times"/>
          <w:sz w:val="22"/>
          <w:szCs w:val="22"/>
        </w:rPr>
        <w:fldChar w:fldCharType="end"/>
      </w:r>
      <w:r w:rsidR="00BE61FE" w:rsidRPr="00AF32CB">
        <w:rPr>
          <w:rFonts w:ascii="Times" w:hAnsi="Times"/>
          <w:sz w:val="22"/>
          <w:szCs w:val="22"/>
        </w:rPr>
        <w:t xml:space="preserve">, </w:t>
      </w:r>
      <w:r w:rsidR="00BD7CB6" w:rsidRPr="00AF32CB">
        <w:rPr>
          <w:rFonts w:ascii="Times" w:hAnsi="Times"/>
          <w:sz w:val="22"/>
          <w:szCs w:val="22"/>
        </w:rPr>
        <w:t xml:space="preserve">which also affects </w:t>
      </w:r>
      <w:r w:rsidR="008F0CF1" w:rsidRPr="00AF32CB">
        <w:rPr>
          <w:rFonts w:ascii="Times" w:hAnsi="Times"/>
          <w:sz w:val="22"/>
          <w:szCs w:val="22"/>
        </w:rPr>
        <w:t xml:space="preserve">e.g. </w:t>
      </w:r>
      <w:r w:rsidR="00B56AF5" w:rsidRPr="00AF32CB">
        <w:rPr>
          <w:rFonts w:ascii="Times" w:hAnsi="Times"/>
          <w:sz w:val="22"/>
          <w:szCs w:val="22"/>
        </w:rPr>
        <w:t xml:space="preserve">maximum </w:t>
      </w:r>
      <w:r w:rsidR="008F0CF1" w:rsidRPr="00AF32CB">
        <w:rPr>
          <w:rFonts w:ascii="Times" w:hAnsi="Times"/>
          <w:sz w:val="22"/>
          <w:szCs w:val="22"/>
        </w:rPr>
        <w:t>consumption rates</w:t>
      </w:r>
      <w:r w:rsidR="00F44628" w:rsidRPr="00AF32CB">
        <w:rPr>
          <w:rFonts w:ascii="Times" w:hAnsi="Times"/>
          <w:sz w:val="22"/>
          <w:szCs w:val="22"/>
        </w:rPr>
        <w:t xml:space="preserve"> </w:t>
      </w:r>
      <w:r w:rsidR="00F44628" w:rsidRPr="00AF32CB">
        <w:rPr>
          <w:rFonts w:ascii="Times" w:hAnsi="Times"/>
          <w:sz w:val="22"/>
          <w:szCs w:val="22"/>
        </w:rPr>
        <w:fldChar w:fldCharType="begin"/>
      </w:r>
      <w:r w:rsidR="00F44628" w:rsidRPr="00AF32CB">
        <w:rPr>
          <w:rFonts w:ascii="Times" w:hAnsi="Times"/>
          <w:sz w:val="22"/>
          <w:szCs w:val="22"/>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sz w:val="22"/>
          <w:szCs w:val="22"/>
        </w:rPr>
        <w:fldChar w:fldCharType="separate"/>
      </w:r>
      <w:r w:rsidR="00F44628" w:rsidRPr="00AF32CB">
        <w:rPr>
          <w:rFonts w:ascii="Times" w:hAnsi="Times" w:cs="Times New Roman"/>
          <w:sz w:val="22"/>
          <w:szCs w:val="22"/>
          <w:lang w:val="en-GB"/>
        </w:rPr>
        <w:t xml:space="preserve">(Englund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2011; Rall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2012)</w:t>
      </w:r>
      <w:r w:rsidR="00F44628" w:rsidRPr="00AF32CB">
        <w:rPr>
          <w:rFonts w:ascii="Times" w:hAnsi="Times"/>
          <w:sz w:val="22"/>
          <w:szCs w:val="22"/>
        </w:rPr>
        <w:fldChar w:fldCharType="end"/>
      </w:r>
      <w:r w:rsidR="008F0CF1" w:rsidRPr="00AF32CB">
        <w:rPr>
          <w:rFonts w:ascii="Times" w:hAnsi="Times"/>
          <w:sz w:val="22"/>
          <w:szCs w:val="22"/>
        </w:rPr>
        <w:t>,</w:t>
      </w:r>
      <w:r w:rsidR="00AD67E3" w:rsidRPr="00AF32CB">
        <w:rPr>
          <w:rFonts w:ascii="Times" w:hAnsi="Times"/>
          <w:sz w:val="22"/>
          <w:szCs w:val="22"/>
        </w:rPr>
        <w:t xml:space="preserve"> </w:t>
      </w:r>
      <w:r w:rsidR="008F0CF1" w:rsidRPr="00AF32CB">
        <w:rPr>
          <w:rFonts w:ascii="Times" w:hAnsi="Times"/>
          <w:sz w:val="22"/>
          <w:szCs w:val="22"/>
        </w:rPr>
        <w:t xml:space="preserve"> </w:t>
      </w:r>
      <w:r w:rsidR="00BE3E91" w:rsidRPr="00AF32CB">
        <w:rPr>
          <w:rFonts w:ascii="Times" w:hAnsi="Times"/>
          <w:sz w:val="22"/>
          <w:szCs w:val="22"/>
        </w:rPr>
        <w:t>and mortality</w:t>
      </w:r>
      <w:r w:rsidR="003F3E99" w:rsidRPr="00AF32CB">
        <w:rPr>
          <w:rFonts w:ascii="Times" w:hAnsi="Times"/>
          <w:sz w:val="22"/>
          <w:szCs w:val="22"/>
        </w:rPr>
        <w:t xml:space="preserve"> </w:t>
      </w:r>
      <w:r w:rsidR="00420B4E" w:rsidRPr="00AF32CB">
        <w:rPr>
          <w:rFonts w:ascii="Times" w:hAnsi="Times"/>
          <w:sz w:val="22"/>
          <w:szCs w:val="22"/>
        </w:rPr>
        <w:fldChar w:fldCharType="begin"/>
      </w:r>
      <w:r w:rsidR="000B2F98" w:rsidRPr="00AF32CB">
        <w:rPr>
          <w:rFonts w:ascii="Times" w:hAnsi="Times"/>
          <w:sz w:val="22"/>
          <w:szCs w:val="22"/>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sz w:val="22"/>
          <w:szCs w:val="22"/>
        </w:rPr>
        <w:fldChar w:fldCharType="separate"/>
      </w:r>
      <w:r w:rsidR="000B2F98" w:rsidRPr="00AF32CB">
        <w:rPr>
          <w:rFonts w:ascii="Times" w:hAnsi="Times" w:cs="Times New Roman"/>
          <w:sz w:val="22"/>
          <w:szCs w:val="22"/>
          <w:lang w:val="en-GB"/>
        </w:rPr>
        <w:t xml:space="preserve">(Pauly 1980; Thorson </w:t>
      </w:r>
      <w:r w:rsidR="000B2F98" w:rsidRPr="00AF32CB">
        <w:rPr>
          <w:rFonts w:ascii="Times" w:hAnsi="Times" w:cs="Times New Roman"/>
          <w:i/>
          <w:iCs/>
          <w:sz w:val="22"/>
          <w:szCs w:val="22"/>
          <w:lang w:val="en-GB"/>
        </w:rPr>
        <w:t>et al.</w:t>
      </w:r>
      <w:r w:rsidR="000B2F98" w:rsidRPr="00AF32CB">
        <w:rPr>
          <w:rFonts w:ascii="Times" w:hAnsi="Times" w:cs="Times New Roman"/>
          <w:sz w:val="22"/>
          <w:szCs w:val="22"/>
          <w:lang w:val="en-GB"/>
        </w:rPr>
        <w:t xml:space="preserve"> 2017)</w:t>
      </w:r>
      <w:r w:rsidR="00420B4E" w:rsidRPr="00AF32CB">
        <w:rPr>
          <w:rFonts w:ascii="Times" w:hAnsi="Times"/>
          <w:sz w:val="22"/>
          <w:szCs w:val="22"/>
        </w:rPr>
        <w:fldChar w:fldCharType="end"/>
      </w:r>
      <w:r w:rsidR="00E93A5C" w:rsidRPr="00AF32CB">
        <w:rPr>
          <w:rFonts w:ascii="Times" w:hAnsi="Times"/>
          <w:sz w:val="22"/>
          <w:szCs w:val="22"/>
        </w:rPr>
        <w:t xml:space="preserve">. </w:t>
      </w:r>
      <w:r w:rsidR="008637E9" w:rsidRPr="00AF32CB">
        <w:rPr>
          <w:rFonts w:ascii="Times" w:hAnsi="Times"/>
          <w:sz w:val="22"/>
          <w:szCs w:val="22"/>
        </w:rPr>
        <w:t>We scale</w:t>
      </w:r>
      <w:r w:rsidR="008A569A" w:rsidRPr="00AF32CB">
        <w:rPr>
          <w:rFonts w:ascii="Times" w:hAnsi="Times"/>
          <w:sz w:val="22"/>
          <w:szCs w:val="22"/>
        </w:rPr>
        <w:t xml:space="preserve"> rates of</w:t>
      </w:r>
      <w:r w:rsidR="008637E9" w:rsidRPr="00AF32CB">
        <w:rPr>
          <w:rFonts w:ascii="Times" w:hAnsi="Times"/>
          <w:sz w:val="22"/>
          <w:szCs w:val="22"/>
        </w:rPr>
        <w:t xml:space="preserve"> </w:t>
      </w:r>
      <w:r w:rsidR="000C2AAC" w:rsidRPr="00AF32CB">
        <w:rPr>
          <w:rFonts w:ascii="Times" w:hAnsi="Times"/>
          <w:sz w:val="22"/>
          <w:szCs w:val="22"/>
        </w:rPr>
        <w:t xml:space="preserve">individual </w:t>
      </w:r>
      <w:r w:rsidR="008637E9" w:rsidRPr="00AF32CB">
        <w:rPr>
          <w:rFonts w:ascii="Times" w:hAnsi="Times"/>
          <w:sz w:val="22"/>
          <w:szCs w:val="22"/>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m:t>
            </m:r>
            <m:r>
              <w:rPr>
                <w:rFonts w:ascii="Cambria Math" w:eastAsia="Calibri" w:hAnsi="Cambria Math" w:cs="Arial"/>
                <w:sz w:val="22"/>
                <w:szCs w:val="22"/>
                <w:lang w:val="en-GB"/>
              </w:rPr>
              <m:t>.</m:t>
            </m:r>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AF32CB">
        <w:rPr>
          <w:rFonts w:ascii="Times" w:hAnsi="Times"/>
          <w:sz w:val="22"/>
          <w:szCs w:val="22"/>
          <w:lang w:val="en-GB"/>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lang w:val="en-GB"/>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AF32CB">
        <w:rPr>
          <w:rFonts w:ascii="Times" w:hAnsi="Times"/>
          <w:sz w:val="22"/>
          <w:szCs w:val="22"/>
          <w:lang w:val="en-GB"/>
        </w:rPr>
        <w:t>) and background mortality</w:t>
      </w:r>
      <w:r w:rsidR="009066DC" w:rsidRPr="00AF32CB">
        <w:rPr>
          <w:rFonts w:ascii="Times" w:hAnsi="Times"/>
          <w:sz w:val="22"/>
          <w:szCs w:val="22"/>
          <w:lang w:val="en-GB"/>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9066DC" w:rsidRPr="00AF32CB">
        <w:rPr>
          <w:rFonts w:ascii="Times" w:hAnsi="Times"/>
          <w:sz w:val="22"/>
          <w:szCs w:val="22"/>
          <w:lang w:val="en-GB"/>
        </w:rPr>
        <w:t>)</w:t>
      </w:r>
      <w:r w:rsidR="00CA5E8C" w:rsidRPr="00AF32CB">
        <w:rPr>
          <w:rFonts w:ascii="Times" w:hAnsi="Times"/>
          <w:sz w:val="22"/>
          <w:szCs w:val="22"/>
          <w:lang w:val="en-GB"/>
        </w:rPr>
        <w:t xml:space="preserve"> with temperature </w:t>
      </w:r>
      <w:r w:rsidR="006D2CA4" w:rsidRPr="00AF32CB">
        <w:rPr>
          <w:rFonts w:ascii="Times" w:hAnsi="Times"/>
          <w:sz w:val="22"/>
          <w:szCs w:val="22"/>
        </w:rPr>
        <w:t xml:space="preserve">using </w:t>
      </w:r>
      <w:r w:rsidR="00A800FE" w:rsidRPr="00AF32CB">
        <w:rPr>
          <w:rFonts w:ascii="Times" w:hAnsi="Times"/>
          <w:sz w:val="22"/>
          <w:szCs w:val="22"/>
        </w:rPr>
        <w:t xml:space="preserve">an Arrhenius temperature correction factor: </w:t>
      </w:r>
    </w:p>
    <w:p w14:paraId="09B496D1" w14:textId="00C6F956" w:rsidR="00A800FE" w:rsidRPr="00C122E6" w:rsidRDefault="00A800FE" w:rsidP="00A800FE">
      <w:pPr>
        <w:spacing w:line="480" w:lineRule="auto"/>
        <w:jc w:val="both"/>
        <w:rPr>
          <w:rFonts w:ascii="Times" w:hAnsi="Times"/>
          <w:sz w:val="22"/>
          <w:szCs w:val="22"/>
        </w:rPr>
      </w:pPr>
      <m:oMathPara>
        <m:oMath>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m:oMathPara>
    </w:p>
    <w:p w14:paraId="0AE4E04A" w14:textId="25075C03" w:rsidR="00103047" w:rsidRPr="00AF32CB" w:rsidRDefault="00A800FE" w:rsidP="00103047">
      <w:pPr>
        <w:spacing w:line="480" w:lineRule="auto"/>
        <w:jc w:val="both"/>
        <w:rPr>
          <w:rFonts w:ascii="Times" w:hAnsi="Times"/>
          <w:sz w:val="22"/>
          <w:szCs w:val="22"/>
        </w:rPr>
      </w:pPr>
      <w:r w:rsidRPr="00AF32CB">
        <w:rPr>
          <w:rFonts w:ascii="Times" w:hAnsi="Times"/>
          <w:sz w:val="22"/>
          <w:szCs w:val="22"/>
        </w:rPr>
        <w:t xml:space="preserve">where </w:t>
      </w:r>
      <w:commentRangeStart w:id="35"/>
      <w:commentRangeStart w:id="36"/>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oMath>
      <w:r w:rsidRPr="00AF32CB">
        <w:rPr>
          <w:rFonts w:ascii="Times" w:hAnsi="Times"/>
          <w:sz w:val="22"/>
          <w:szCs w:val="22"/>
        </w:rPr>
        <w:t xml:space="preserve"> is the activation energy</w:t>
      </w:r>
      <w:r w:rsidR="00C33856" w:rsidRPr="00AF32CB">
        <w:rPr>
          <w:rFonts w:ascii="Times" w:hAnsi="Times"/>
          <w:sz w:val="22"/>
          <w:szCs w:val="22"/>
        </w:rPr>
        <w:t xml:space="preserve"> </w:t>
      </w:r>
      <w:commentRangeEnd w:id="35"/>
      <w:r w:rsidR="001E5279" w:rsidRPr="00AF32CB">
        <w:rPr>
          <w:rStyle w:val="CommentReference"/>
          <w:sz w:val="22"/>
          <w:szCs w:val="22"/>
        </w:rPr>
        <w:commentReference w:id="35"/>
      </w:r>
      <w:commentRangeEnd w:id="36"/>
      <w:r w:rsidR="009817ED" w:rsidRPr="00AF32CB">
        <w:rPr>
          <w:rStyle w:val="CommentReference"/>
          <w:sz w:val="22"/>
          <w:szCs w:val="22"/>
        </w:rPr>
        <w:commentReference w:id="36"/>
      </w:r>
      <w:r w:rsidR="00C33856" w:rsidRPr="00AF32CB">
        <w:rPr>
          <w:rFonts w:ascii="Times" w:hAnsi="Times"/>
          <w:sz w:val="22"/>
          <w:szCs w:val="22"/>
        </w:rPr>
        <w:t xml:space="preserve">for individual rate </w:t>
      </w:r>
      <m:oMath>
        <m:r>
          <w:rPr>
            <w:rFonts w:ascii="Cambria Math" w:hAnsi="Cambria Math"/>
            <w:sz w:val="22"/>
            <w:szCs w:val="22"/>
          </w:rPr>
          <m:t>k</m:t>
        </m:r>
      </m:oMath>
      <w:r w:rsidRPr="00AF32CB">
        <w:rPr>
          <w:rFonts w:ascii="Times" w:hAnsi="Times"/>
          <w:sz w:val="22"/>
          <w:szCs w:val="22"/>
        </w:rPr>
        <w:t xml:space="preserve"> [</w:t>
      </w:r>
      <m:oMath>
        <m:r>
          <m:rPr>
            <m:sty m:val="p"/>
          </m:rPr>
          <w:rPr>
            <w:rFonts w:ascii="Cambria Math" w:hAnsi="Cambria Math"/>
            <w:sz w:val="22"/>
            <w:szCs w:val="22"/>
          </w:rPr>
          <m:t>eV</m:t>
        </m:r>
      </m:oMath>
      <w:r w:rsidRPr="00AF32CB">
        <w:rPr>
          <w:rFonts w:ascii="Times" w:hAnsi="Times"/>
          <w:sz w:val="22"/>
          <w:szCs w:val="22"/>
        </w:rPr>
        <w:t xml:space="preserve">], </w:t>
      </w:r>
      <m:oMath>
        <m:r>
          <w:rPr>
            <w:rFonts w:ascii="Cambria Math" w:hAnsi="Cambria Math"/>
            <w:sz w:val="22"/>
            <w:szCs w:val="22"/>
          </w:rPr>
          <m:t>T</m:t>
        </m:r>
      </m:oMath>
      <w:r w:rsidRPr="00AF32CB">
        <w:rPr>
          <w:rFonts w:ascii="Times" w:hAnsi="Times"/>
          <w:sz w:val="22"/>
          <w:szCs w:val="22"/>
        </w:rPr>
        <w:t xml:space="preserve"> is temperature [</w:t>
      </w:r>
      <m:oMath>
        <m:r>
          <m:rPr>
            <m:sty m:val="p"/>
          </m:rPr>
          <w:rPr>
            <w:rFonts w:ascii="Cambria Math" w:hAnsi="Cambria Math"/>
            <w:sz w:val="22"/>
            <w:szCs w:val="22"/>
          </w:rPr>
          <m:t>K</m:t>
        </m:r>
      </m:oMath>
      <w:r w:rsidRPr="00AF32CB">
        <w:rPr>
          <w:rFonts w:ascii="Times" w:hAnsi="Times"/>
          <w:iCs/>
          <w:sz w:val="22"/>
          <w:szCs w:val="22"/>
        </w:rPr>
        <w:t xml:space="preserve">],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oMath>
      <w:r w:rsidRPr="00AF32CB">
        <w:rPr>
          <w:rFonts w:ascii="Times" w:hAnsi="Times"/>
          <w:sz w:val="22"/>
          <w:szCs w:val="22"/>
        </w:rPr>
        <w:t xml:space="preserve"> is the reference temperature</w:t>
      </w:r>
      <w:r w:rsidR="003E24B6" w:rsidRPr="00AF32CB">
        <w:rPr>
          <w:rFonts w:ascii="Times" w:hAnsi="Times"/>
          <w:sz w:val="22"/>
          <w:szCs w:val="22"/>
        </w:rPr>
        <w:t xml:space="preserve"> </w:t>
      </w:r>
      <w:r w:rsidR="0040100A" w:rsidRPr="00AF32CB">
        <w:rPr>
          <w:rFonts w:ascii="Times" w:hAnsi="Times"/>
          <w:sz w:val="22"/>
          <w:szCs w:val="22"/>
        </w:rPr>
        <w:t>(</w:t>
      </w:r>
      <w:r w:rsidR="001E5279" w:rsidRPr="00AF32CB">
        <w:rPr>
          <w:rFonts w:ascii="Times" w:hAnsi="Times"/>
          <w:sz w:val="22"/>
          <w:szCs w:val="22"/>
        </w:rPr>
        <w:t xml:space="preserve">here </w:t>
      </w:r>
      <w:r w:rsidR="003E24B6" w:rsidRPr="00AF32CB">
        <w:rPr>
          <w:rFonts w:ascii="Times" w:hAnsi="Times"/>
          <w:sz w:val="22"/>
          <w:szCs w:val="22"/>
        </w:rPr>
        <w:t>283.15</w:t>
      </w:r>
      <w:r w:rsidR="003D6A7D" w:rsidRPr="00AF32CB">
        <w:rPr>
          <w:rFonts w:ascii="Times" w:hAnsi="Times"/>
          <w:sz w:val="22"/>
          <w:szCs w:val="22"/>
        </w:rPr>
        <w:t xml:space="preserve"> </w:t>
      </w:r>
      <m:oMath>
        <m:r>
          <m:rPr>
            <m:sty m:val="p"/>
          </m:rPr>
          <w:rPr>
            <w:rFonts w:ascii="Cambria Math" w:hAnsi="Cambria Math"/>
            <w:sz w:val="22"/>
            <w:szCs w:val="22"/>
          </w:rPr>
          <m:t>K</m:t>
        </m:r>
      </m:oMath>
      <w:r w:rsidR="0040100A" w:rsidRPr="00AF32CB">
        <w:rPr>
          <w:rFonts w:ascii="Times" w:hAnsi="Times"/>
          <w:sz w:val="22"/>
          <w:szCs w:val="22"/>
        </w:rPr>
        <w:t>, where the correction factor=1)</w:t>
      </w:r>
      <w:r w:rsidRPr="00AF32CB">
        <w:rPr>
          <w:rFonts w:ascii="Times" w:hAnsi="Times"/>
          <w:sz w:val="22"/>
          <w:szCs w:val="22"/>
        </w:rPr>
        <w:t xml:space="preserve">, </w:t>
      </w:r>
      <w:r w:rsidRPr="00AF32CB">
        <w:rPr>
          <w:rFonts w:cstheme="minorHAnsi"/>
          <w:bCs/>
          <w:sz w:val="22"/>
          <w:szCs w:val="22"/>
          <w:lang w:val="en-GB"/>
        </w:rPr>
        <w:t xml:space="preserve">and </w:t>
      </w:r>
      <m:oMath>
        <m:r>
          <w:rPr>
            <w:rFonts w:ascii="Cambria Math" w:hAnsi="Cambria Math" w:cstheme="minorHAnsi"/>
            <w:sz w:val="22"/>
            <w:szCs w:val="22"/>
          </w:rPr>
          <m:t>k</m:t>
        </m:r>
      </m:oMath>
      <w:r w:rsidRPr="00AF32CB">
        <w:rPr>
          <w:rFonts w:cstheme="minorHAnsi"/>
          <w:bCs/>
          <w:sz w:val="22"/>
          <w:szCs w:val="22"/>
          <w:lang w:val="en-GB"/>
        </w:rPr>
        <w:t xml:space="preserve"> is Boltzmann’s constant in </w:t>
      </w:r>
      <m:oMath>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w:rPr>
                <w:rFonts w:ascii="Cambria Math" w:hAnsi="Cambria Math" w:cstheme="minorHAnsi"/>
                <w:sz w:val="22"/>
                <w:szCs w:val="22"/>
                <w:lang w:val="en-GB"/>
              </w:rPr>
              <m:t>-1</m:t>
            </m:r>
          </m:sup>
        </m:sSup>
      </m:oMath>
      <w:r w:rsidRPr="00AF32CB">
        <w:rPr>
          <w:rFonts w:cstheme="minorHAnsi"/>
          <w:bCs/>
          <w:sz w:val="22"/>
          <w:szCs w:val="22"/>
          <w:lang w:val="en-GB"/>
        </w:rPr>
        <w:t xml:space="preserve"> (</w:t>
      </w:r>
      <m:oMath>
        <m:r>
          <w:rPr>
            <w:rFonts w:ascii="Cambria Math" w:hAnsi="Cambria Math" w:cstheme="minorHAnsi"/>
            <w:sz w:val="22"/>
            <w:szCs w:val="22"/>
            <w:lang w:val="en-GB"/>
          </w:rPr>
          <m:t>=8.617×</m:t>
        </m:r>
        <m:sSup>
          <m:sSupPr>
            <m:ctrlPr>
              <w:rPr>
                <w:rFonts w:ascii="Cambria Math" w:hAnsi="Cambria Math" w:cstheme="minorHAnsi"/>
                <w:bCs/>
                <w:i/>
                <w:sz w:val="22"/>
                <w:szCs w:val="22"/>
              </w:rPr>
            </m:ctrlPr>
          </m:sSupPr>
          <m:e>
            <m:r>
              <w:rPr>
                <w:rFonts w:ascii="Cambria Math" w:hAnsi="Cambria Math" w:cstheme="minorHAnsi"/>
                <w:sz w:val="22"/>
                <w:szCs w:val="22"/>
                <w:lang w:val="en-GB"/>
              </w:rPr>
              <m:t>10</m:t>
            </m:r>
          </m:e>
          <m:sup>
            <m:r>
              <w:rPr>
                <w:rFonts w:ascii="Cambria Math" w:hAnsi="Cambria Math" w:cstheme="minorHAnsi"/>
                <w:sz w:val="22"/>
                <w:szCs w:val="22"/>
                <w:lang w:val="en-GB"/>
              </w:rPr>
              <m:t>-5</m:t>
            </m:r>
          </m:sup>
        </m:sSup>
        <m:r>
          <w:rPr>
            <w:rFonts w:ascii="Cambria Math" w:hAnsi="Cambria Math" w:cstheme="minorHAnsi"/>
            <w:sz w:val="22"/>
            <w:szCs w:val="22"/>
            <w:lang w:val="en-GB"/>
          </w:rPr>
          <m:t xml:space="preserve"> </m:t>
        </m:r>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m:rPr>
                <m:sty m:val="p"/>
              </m:rPr>
              <w:rPr>
                <w:rFonts w:ascii="Cambria Math" w:hAnsi="Cambria Math" w:cstheme="minorHAnsi"/>
                <w:sz w:val="22"/>
                <w:szCs w:val="22"/>
                <w:lang w:val="en-GB"/>
              </w:rPr>
              <m:t>-1</m:t>
            </m:r>
          </m:sup>
        </m:sSup>
      </m:oMath>
      <w:r w:rsidRPr="00AF32CB">
        <w:rPr>
          <w:rFonts w:cstheme="minorHAnsi"/>
          <w:bCs/>
          <w:sz w:val="22"/>
          <w:szCs w:val="22"/>
          <w:lang w:val="en-GB"/>
        </w:rPr>
        <w:t>).</w:t>
      </w:r>
      <w:r w:rsidR="004A1E6B" w:rsidRPr="00AF32CB">
        <w:rPr>
          <w:rFonts w:cstheme="minorHAnsi"/>
          <w:bCs/>
          <w:sz w:val="22"/>
          <w:szCs w:val="22"/>
          <w:lang w:val="en-GB"/>
        </w:rPr>
        <w:t xml:space="preserve"> </w:t>
      </w:r>
      <w:r w:rsidR="00AE7033" w:rsidRPr="00AF32CB">
        <w:rPr>
          <w:rFonts w:cstheme="minorHAnsi"/>
          <w:bCs/>
          <w:sz w:val="22"/>
          <w:szCs w:val="22"/>
          <w:lang w:val="en-GB"/>
        </w:rPr>
        <w:t xml:space="preserve">We chose </w:t>
      </w:r>
      <w:r w:rsidR="00701CA1" w:rsidRPr="00AF32CB">
        <w:rPr>
          <w:rFonts w:cstheme="minorHAnsi"/>
          <w:bCs/>
          <w:sz w:val="22"/>
          <w:szCs w:val="22"/>
          <w:lang w:val="en-GB"/>
        </w:rPr>
        <w:t>an</w:t>
      </w:r>
      <w:r w:rsidR="00AE7033" w:rsidRPr="00AF32CB">
        <w:rPr>
          <w:rFonts w:cstheme="minorHAnsi"/>
          <w:bCs/>
          <w:sz w:val="22"/>
          <w:szCs w:val="22"/>
          <w:lang w:val="en-GB"/>
        </w:rPr>
        <w:t xml:space="preserve"> </w:t>
      </w:r>
      <w:r w:rsidR="00701CA1" w:rsidRPr="00AF32CB">
        <w:rPr>
          <w:rFonts w:cstheme="minorHAnsi"/>
          <w:bCs/>
          <w:sz w:val="22"/>
          <w:szCs w:val="22"/>
          <w:lang w:val="en-GB"/>
        </w:rPr>
        <w:t xml:space="preserve">exponential temperature </w:t>
      </w:r>
      <w:r w:rsidR="0048406B" w:rsidRPr="00AF32CB">
        <w:rPr>
          <w:rFonts w:cstheme="minorHAnsi"/>
          <w:bCs/>
          <w:sz w:val="22"/>
          <w:szCs w:val="22"/>
          <w:lang w:val="en-GB"/>
        </w:rPr>
        <w:t xml:space="preserve">dependence </w:t>
      </w:r>
      <w:r w:rsidR="00A4000C" w:rsidRPr="00AF32CB">
        <w:rPr>
          <w:rFonts w:cstheme="minorHAnsi"/>
          <w:bCs/>
          <w:sz w:val="22"/>
          <w:szCs w:val="22"/>
          <w:lang w:val="en-GB"/>
        </w:rPr>
        <w:t xml:space="preserve">as it </w:t>
      </w:r>
      <w:r w:rsidR="00D6020E" w:rsidRPr="00AF32CB">
        <w:rPr>
          <w:rFonts w:cstheme="minorHAnsi"/>
          <w:bCs/>
          <w:sz w:val="22"/>
          <w:szCs w:val="22"/>
          <w:lang w:val="en-GB"/>
        </w:rPr>
        <w:t xml:space="preserve">provides a good </w:t>
      </w:r>
      <w:r w:rsidR="00D6020E" w:rsidRPr="00AF32CB">
        <w:rPr>
          <w:rFonts w:cstheme="minorHAnsi"/>
          <w:bCs/>
          <w:sz w:val="22"/>
          <w:szCs w:val="22"/>
          <w:lang w:val="en-GB"/>
        </w:rPr>
        <w:lastRenderedPageBreak/>
        <w:t>statistical fit</w:t>
      </w:r>
      <w:r w:rsidR="00AD67E3" w:rsidRPr="00AF32CB">
        <w:rPr>
          <w:rFonts w:cstheme="minorHAnsi"/>
          <w:bCs/>
          <w:sz w:val="22"/>
          <w:szCs w:val="22"/>
          <w:lang w:val="en-GB"/>
        </w:rPr>
        <w:t xml:space="preserve"> to</w:t>
      </w:r>
      <w:r w:rsidR="00D6020E" w:rsidRPr="00AF32CB">
        <w:rPr>
          <w:rFonts w:cstheme="minorHAnsi"/>
          <w:bCs/>
          <w:sz w:val="22"/>
          <w:szCs w:val="22"/>
          <w:lang w:val="en-GB"/>
        </w:rPr>
        <w:t xml:space="preserve"> </w:t>
      </w:r>
      <w:r w:rsidR="00B058C1" w:rsidRPr="00AF32CB">
        <w:rPr>
          <w:rFonts w:cstheme="minorHAnsi"/>
          <w:bCs/>
          <w:sz w:val="22"/>
          <w:szCs w:val="22"/>
          <w:lang w:val="en-GB"/>
        </w:rPr>
        <w:t xml:space="preserve">data, is widely adopted </w:t>
      </w:r>
      <w:r w:rsidR="0094206E" w:rsidRPr="00AF32CB">
        <w:rPr>
          <w:rFonts w:cstheme="minorHAnsi"/>
          <w:bCs/>
          <w:sz w:val="22"/>
          <w:szCs w:val="22"/>
          <w:lang w:val="en-GB"/>
        </w:rPr>
        <w:t xml:space="preserve">and because we assume that the projected change </w:t>
      </w:r>
      <w:r w:rsidR="005C2632" w:rsidRPr="00AF32CB">
        <w:rPr>
          <w:rFonts w:cstheme="minorHAnsi"/>
          <w:bCs/>
          <w:sz w:val="22"/>
          <w:szCs w:val="22"/>
          <w:lang w:val="en-GB"/>
        </w:rPr>
        <w:t>in ocean temperature in our time-range does not lead to temperature</w:t>
      </w:r>
      <w:r w:rsidR="001E5279" w:rsidRPr="00AF32CB">
        <w:rPr>
          <w:rFonts w:cstheme="minorHAnsi"/>
          <w:bCs/>
          <w:sz w:val="22"/>
          <w:szCs w:val="22"/>
          <w:lang w:val="en-GB"/>
        </w:rPr>
        <w:t>s</w:t>
      </w:r>
      <w:r w:rsidR="005C2632" w:rsidRPr="00AF32CB">
        <w:rPr>
          <w:rFonts w:cstheme="minorHAnsi"/>
          <w:bCs/>
          <w:sz w:val="22"/>
          <w:szCs w:val="22"/>
          <w:lang w:val="en-GB"/>
        </w:rPr>
        <w:t xml:space="preserve"> above physiological optimum</w:t>
      </w:r>
      <w:r w:rsidR="00AD67E3" w:rsidRPr="00AF32CB">
        <w:rPr>
          <w:rFonts w:cstheme="minorHAnsi"/>
          <w:bCs/>
          <w:sz w:val="22"/>
          <w:szCs w:val="22"/>
          <w:lang w:val="en-GB"/>
        </w:rPr>
        <w:t>, where physiological rates might be expected to decline</w:t>
      </w:r>
      <w:r w:rsidR="007936A5" w:rsidRPr="00AF32CB">
        <w:rPr>
          <w:rFonts w:cstheme="minorHAnsi"/>
          <w:bCs/>
          <w:sz w:val="22"/>
          <w:szCs w:val="22"/>
          <w:lang w:val="en-GB"/>
        </w:rPr>
        <w:t xml:space="preserve"> (e.g. </w:t>
      </w:r>
      <w:r w:rsidR="00A406D5" w:rsidRPr="00AF32CB">
        <w:rPr>
          <w:rFonts w:cstheme="minorHAnsi"/>
          <w:bCs/>
          <w:sz w:val="22"/>
          <w:szCs w:val="22"/>
        </w:rPr>
        <w:fldChar w:fldCharType="begin"/>
      </w:r>
      <w:r w:rsidR="00A406D5" w:rsidRPr="00AF32CB">
        <w:rPr>
          <w:rFonts w:cstheme="minorHAnsi"/>
          <w:bCs/>
          <w:sz w:val="22"/>
          <w:szCs w:val="22"/>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sz w:val="22"/>
          <w:szCs w:val="22"/>
        </w:rPr>
        <w:fldChar w:fldCharType="separate"/>
      </w:r>
      <w:r w:rsidR="00A406D5" w:rsidRPr="00AF32CB">
        <w:rPr>
          <w:rFonts w:ascii="Times New Roman" w:cs="Times New Roman"/>
          <w:sz w:val="22"/>
          <w:szCs w:val="22"/>
          <w:lang w:val="en-GB"/>
        </w:rPr>
        <w:t xml:space="preserve">(Righton </w:t>
      </w:r>
      <w:r w:rsidR="00A406D5" w:rsidRPr="00AF32CB">
        <w:rPr>
          <w:rFonts w:ascii="Times New Roman" w:cs="Times New Roman"/>
          <w:i/>
          <w:iCs/>
          <w:sz w:val="22"/>
          <w:szCs w:val="22"/>
          <w:lang w:val="en-GB"/>
        </w:rPr>
        <w:t>et al.</w:t>
      </w:r>
      <w:r w:rsidR="00A406D5" w:rsidRPr="00AF32CB">
        <w:rPr>
          <w:rFonts w:ascii="Times New Roman" w:cs="Times New Roman"/>
          <w:sz w:val="22"/>
          <w:szCs w:val="22"/>
          <w:lang w:val="en-GB"/>
        </w:rPr>
        <w:t xml:space="preserve"> 2010)</w:t>
      </w:r>
      <w:r w:rsidR="00A406D5" w:rsidRPr="00AF32CB">
        <w:rPr>
          <w:rFonts w:cstheme="minorHAnsi"/>
          <w:bCs/>
          <w:sz w:val="22"/>
          <w:szCs w:val="22"/>
        </w:rPr>
        <w:fldChar w:fldCharType="end"/>
      </w:r>
      <w:r w:rsidR="007936A5" w:rsidRPr="00AF32CB">
        <w:rPr>
          <w:rFonts w:cstheme="minorHAnsi"/>
          <w:bCs/>
          <w:sz w:val="22"/>
          <w:szCs w:val="22"/>
          <w:lang w:val="en-GB"/>
        </w:rPr>
        <w:t xml:space="preserve"> as an example for cod)</w:t>
      </w:r>
      <w:r w:rsidR="00A4000C" w:rsidRPr="00AF32CB">
        <w:rPr>
          <w:rFonts w:cstheme="minorHAnsi"/>
          <w:bCs/>
          <w:sz w:val="22"/>
          <w:szCs w:val="22"/>
          <w:lang w:val="en-GB"/>
        </w:rPr>
        <w:t xml:space="preserve">. </w:t>
      </w:r>
      <w:r w:rsidR="001F23CA" w:rsidRPr="00AF32CB">
        <w:rPr>
          <w:rFonts w:ascii="Times" w:hAnsi="Times"/>
          <w:sz w:val="22"/>
          <w:szCs w:val="22"/>
        </w:rPr>
        <w:t>While temperature likely</w:t>
      </w:r>
      <w:r w:rsidR="00DB00B4" w:rsidRPr="00AF32CB">
        <w:rPr>
          <w:rFonts w:ascii="Times" w:hAnsi="Times"/>
          <w:sz w:val="22"/>
          <w:szCs w:val="22"/>
        </w:rPr>
        <w:t xml:space="preserve"> affects other </w:t>
      </w:r>
      <w:r w:rsidR="00AD67E3" w:rsidRPr="00AF32CB">
        <w:rPr>
          <w:rFonts w:ascii="Times" w:hAnsi="Times"/>
          <w:sz w:val="22"/>
          <w:szCs w:val="22"/>
        </w:rPr>
        <w:t>physiological</w:t>
      </w:r>
      <w:r w:rsidR="005F181D" w:rsidRPr="00AF32CB">
        <w:rPr>
          <w:rFonts w:ascii="Times" w:hAnsi="Times"/>
          <w:sz w:val="22"/>
          <w:szCs w:val="22"/>
        </w:rPr>
        <w:t xml:space="preserve"> </w:t>
      </w:r>
      <w:r w:rsidR="00DB00B4" w:rsidRPr="00AF32CB">
        <w:rPr>
          <w:rFonts w:ascii="Times" w:hAnsi="Times"/>
          <w:sz w:val="22"/>
          <w:szCs w:val="22"/>
        </w:rPr>
        <w:t>processes as well</w:t>
      </w:r>
      <w:r w:rsidR="00F40398" w:rsidRPr="00AF32CB">
        <w:rPr>
          <w:rFonts w:ascii="Times" w:hAnsi="Times"/>
          <w:sz w:val="22"/>
          <w:szCs w:val="22"/>
        </w:rPr>
        <w:t xml:space="preserve"> (</w:t>
      </w:r>
      <w:r w:rsidR="00DB00B4" w:rsidRPr="00AF32CB">
        <w:rPr>
          <w:rFonts w:ascii="Times" w:hAnsi="Times"/>
          <w:sz w:val="22"/>
          <w:szCs w:val="22"/>
        </w:rPr>
        <w:t xml:space="preserve">e.g. cost of growth </w:t>
      </w:r>
      <w:r w:rsidR="00DB00B4" w:rsidRPr="00AF32CB">
        <w:rPr>
          <w:rFonts w:ascii="Times" w:hAnsi="Times"/>
          <w:sz w:val="22"/>
          <w:szCs w:val="22"/>
        </w:rPr>
        <w:fldChar w:fldCharType="begin"/>
      </w:r>
      <w:r w:rsidR="00DB00B4" w:rsidRPr="00AF32CB">
        <w:rPr>
          <w:rFonts w:ascii="Times" w:hAnsi="Times"/>
          <w:sz w:val="22"/>
          <w:szCs w:val="22"/>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sz w:val="22"/>
          <w:szCs w:val="22"/>
        </w:rPr>
        <w:fldChar w:fldCharType="separate"/>
      </w:r>
      <w:r w:rsidR="00DB00B4" w:rsidRPr="00AF32CB">
        <w:rPr>
          <w:rFonts w:ascii="Times" w:hAnsi="Times" w:cs="Times New Roman"/>
          <w:sz w:val="22"/>
          <w:szCs w:val="22"/>
          <w:lang w:val="en-GB"/>
        </w:rPr>
        <w:t xml:space="preserve">(Barneche </w:t>
      </w:r>
      <w:r w:rsidR="00DB00B4" w:rsidRPr="00AF32CB">
        <w:rPr>
          <w:rFonts w:ascii="Times" w:hAnsi="Times" w:cs="Times New Roman"/>
          <w:i/>
          <w:iCs/>
          <w:sz w:val="22"/>
          <w:szCs w:val="22"/>
          <w:lang w:val="en-GB"/>
        </w:rPr>
        <w:t>et al.</w:t>
      </w:r>
      <w:r w:rsidR="00DB00B4" w:rsidRPr="00AF32CB">
        <w:rPr>
          <w:rFonts w:ascii="Times" w:hAnsi="Times" w:cs="Times New Roman"/>
          <w:sz w:val="22"/>
          <w:szCs w:val="22"/>
          <w:lang w:val="en-GB"/>
        </w:rPr>
        <w:t xml:space="preserve"> 2019)</w:t>
      </w:r>
      <w:r w:rsidR="00DB00B4" w:rsidRPr="00AF32CB">
        <w:rPr>
          <w:rFonts w:ascii="Times" w:hAnsi="Times"/>
          <w:sz w:val="22"/>
          <w:szCs w:val="22"/>
        </w:rPr>
        <w:fldChar w:fldCharType="end"/>
      </w:r>
      <w:r w:rsidR="00301C1C" w:rsidRPr="00AF32CB">
        <w:rPr>
          <w:rFonts w:ascii="Times" w:hAnsi="Times"/>
          <w:sz w:val="22"/>
          <w:szCs w:val="22"/>
        </w:rPr>
        <w:t xml:space="preserve">, </w:t>
      </w:r>
      <w:r w:rsidR="001903F9" w:rsidRPr="00AF32CB">
        <w:rPr>
          <w:rFonts w:ascii="Times" w:hAnsi="Times"/>
          <w:sz w:val="22"/>
          <w:szCs w:val="22"/>
        </w:rPr>
        <w:t>food conversion</w:t>
      </w:r>
      <w:r w:rsidR="00D07082" w:rsidRPr="00AF32CB">
        <w:rPr>
          <w:rFonts w:ascii="Times" w:hAnsi="Times"/>
          <w:sz w:val="22"/>
          <w:szCs w:val="22"/>
        </w:rPr>
        <w:t xml:space="preserve"> </w:t>
      </w:r>
      <w:r w:rsidR="003D1829" w:rsidRPr="00AF32CB">
        <w:rPr>
          <w:rFonts w:ascii="Times" w:hAnsi="Times"/>
          <w:sz w:val="22"/>
          <w:szCs w:val="22"/>
        </w:rPr>
        <w:t>efficiency</w:t>
      </w:r>
      <w:r w:rsidR="00082E8E" w:rsidRPr="00AF32CB">
        <w:rPr>
          <w:rFonts w:ascii="Times" w:hAnsi="Times"/>
          <w:sz w:val="22"/>
          <w:szCs w:val="22"/>
        </w:rPr>
        <w:t xml:space="preserve"> </w:t>
      </w:r>
      <w:r w:rsidR="00082E8E" w:rsidRPr="00AF32CB">
        <w:rPr>
          <w:rFonts w:ascii="Times" w:hAnsi="Times"/>
          <w:sz w:val="22"/>
          <w:szCs w:val="22"/>
        </w:rPr>
        <w:fldChar w:fldCharType="begin"/>
      </w:r>
      <w:r w:rsidR="00082E8E" w:rsidRPr="00AF32CB">
        <w:rPr>
          <w:rFonts w:ascii="Times" w:hAnsi="Times"/>
          <w:sz w:val="22"/>
          <w:szCs w:val="22"/>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sz w:val="22"/>
          <w:szCs w:val="22"/>
        </w:rPr>
        <w:fldChar w:fldCharType="separate"/>
      </w:r>
      <w:r w:rsidR="00082E8E" w:rsidRPr="00AF32CB">
        <w:rPr>
          <w:rFonts w:ascii="Times" w:hAnsi="Times" w:cs="Times New Roman"/>
          <w:sz w:val="22"/>
          <w:szCs w:val="22"/>
          <w:lang w:val="en-GB"/>
        </w:rPr>
        <w:t xml:space="preserve">(Handeland </w:t>
      </w:r>
      <w:r w:rsidR="00082E8E" w:rsidRPr="00AF32CB">
        <w:rPr>
          <w:rFonts w:ascii="Times" w:hAnsi="Times" w:cs="Times New Roman"/>
          <w:i/>
          <w:iCs/>
          <w:sz w:val="22"/>
          <w:szCs w:val="22"/>
          <w:lang w:val="en-GB"/>
        </w:rPr>
        <w:t>et al.</w:t>
      </w:r>
      <w:r w:rsidR="00082E8E" w:rsidRPr="00AF32CB">
        <w:rPr>
          <w:rFonts w:ascii="Times" w:hAnsi="Times" w:cs="Times New Roman"/>
          <w:sz w:val="22"/>
          <w:szCs w:val="22"/>
          <w:lang w:val="en-GB"/>
        </w:rPr>
        <w:t xml:space="preserve"> 2008)</w:t>
      </w:r>
      <w:r w:rsidR="00082E8E" w:rsidRPr="00AF32CB">
        <w:rPr>
          <w:rFonts w:ascii="Times" w:hAnsi="Times"/>
          <w:sz w:val="22"/>
          <w:szCs w:val="22"/>
        </w:rPr>
        <w:fldChar w:fldCharType="end"/>
      </w:r>
      <w:r w:rsidR="008E5843" w:rsidRPr="00AF32CB">
        <w:rPr>
          <w:rFonts w:ascii="Times" w:hAnsi="Times"/>
          <w:sz w:val="22"/>
          <w:szCs w:val="22"/>
        </w:rPr>
        <w:t>)</w:t>
      </w:r>
      <w:r w:rsidR="00CE2612" w:rsidRPr="00AF32CB">
        <w:rPr>
          <w:rFonts w:ascii="Times" w:hAnsi="Times"/>
          <w:sz w:val="22"/>
          <w:szCs w:val="22"/>
        </w:rPr>
        <w:t xml:space="preserve">, </w:t>
      </w:r>
      <w:r w:rsidR="00D86085" w:rsidRPr="00AF32CB">
        <w:rPr>
          <w:rFonts w:ascii="Times" w:hAnsi="Times"/>
          <w:sz w:val="22"/>
          <w:szCs w:val="22"/>
        </w:rPr>
        <w:t xml:space="preserve">we </w:t>
      </w:r>
      <w:r w:rsidR="004222D8" w:rsidRPr="00AF32CB">
        <w:rPr>
          <w:rFonts w:ascii="Times" w:hAnsi="Times"/>
          <w:sz w:val="22"/>
          <w:szCs w:val="22"/>
        </w:rPr>
        <w:t>focus on</w:t>
      </w:r>
      <w:r w:rsidR="00932B6D" w:rsidRPr="00AF32CB">
        <w:rPr>
          <w:rFonts w:ascii="Times" w:hAnsi="Times"/>
          <w:sz w:val="22"/>
          <w:szCs w:val="22"/>
        </w:rPr>
        <w:t xml:space="preserve"> metabolism, maximum consumption and mortality as </w:t>
      </w:r>
      <w:r w:rsidR="00105D79" w:rsidRPr="00AF32CB">
        <w:rPr>
          <w:rFonts w:ascii="Times" w:hAnsi="Times"/>
          <w:sz w:val="22"/>
          <w:szCs w:val="22"/>
        </w:rPr>
        <w:t>the</w:t>
      </w:r>
      <w:r w:rsidR="00E6002A" w:rsidRPr="00AF32CB">
        <w:rPr>
          <w:rFonts w:ascii="Times" w:hAnsi="Times"/>
          <w:sz w:val="22"/>
          <w:szCs w:val="22"/>
        </w:rPr>
        <w:t xml:space="preserve">ir temperature dependence is </w:t>
      </w:r>
      <w:r w:rsidR="009818F7" w:rsidRPr="00AF32CB">
        <w:rPr>
          <w:rFonts w:ascii="Times" w:hAnsi="Times"/>
          <w:sz w:val="22"/>
          <w:szCs w:val="22"/>
        </w:rPr>
        <w:t xml:space="preserve">relatively well </w:t>
      </w:r>
      <w:r w:rsidR="00A47EDF" w:rsidRPr="00AF32CB">
        <w:rPr>
          <w:rFonts w:ascii="Times" w:hAnsi="Times"/>
          <w:sz w:val="22"/>
          <w:szCs w:val="22"/>
        </w:rPr>
        <w:t>documented</w:t>
      </w:r>
      <w:r w:rsidR="00B15B0D" w:rsidRPr="00AF32CB">
        <w:rPr>
          <w:rFonts w:ascii="Times" w:hAnsi="Times"/>
          <w:sz w:val="22"/>
          <w:szCs w:val="22"/>
        </w:rPr>
        <w:t>.</w:t>
      </w:r>
    </w:p>
    <w:p w14:paraId="09EC3146" w14:textId="5B5172FA" w:rsidR="001B0D38" w:rsidRDefault="00E7009C" w:rsidP="00ED4826">
      <w:pPr>
        <w:spacing w:line="480" w:lineRule="auto"/>
        <w:ind w:firstLine="284"/>
        <w:jc w:val="both"/>
        <w:rPr>
          <w:rFonts w:ascii="Times" w:hAnsi="Times"/>
          <w:sz w:val="22"/>
          <w:szCs w:val="22"/>
          <w:lang w:val="en-US"/>
        </w:rPr>
      </w:pPr>
      <w:r w:rsidRPr="00AF32CB">
        <w:rPr>
          <w:rFonts w:ascii="Times" w:hAnsi="Times"/>
          <w:sz w:val="22"/>
          <w:szCs w:val="22"/>
        </w:rPr>
        <w:t xml:space="preserve">Temperature also affects </w:t>
      </w:r>
      <w:r w:rsidR="006D24DB" w:rsidRPr="00AF32CB">
        <w:rPr>
          <w:rFonts w:ascii="Times" w:hAnsi="Times"/>
          <w:sz w:val="22"/>
          <w:szCs w:val="22"/>
        </w:rPr>
        <w:t xml:space="preserve">the amount of available </w:t>
      </w:r>
      <w:r w:rsidR="003A6058" w:rsidRPr="00AF32CB">
        <w:rPr>
          <w:rFonts w:ascii="Times" w:hAnsi="Times"/>
          <w:sz w:val="22"/>
          <w:szCs w:val="22"/>
        </w:rPr>
        <w:t xml:space="preserve">background </w:t>
      </w:r>
      <w:r w:rsidR="006D24DB" w:rsidRPr="00AF32CB">
        <w:rPr>
          <w:rFonts w:ascii="Times" w:hAnsi="Times"/>
          <w:sz w:val="22"/>
          <w:szCs w:val="22"/>
        </w:rPr>
        <w:t>resources</w:t>
      </w:r>
      <w:r w:rsidR="001E5279" w:rsidRPr="00AF32CB">
        <w:rPr>
          <w:rFonts w:ascii="Times" w:hAnsi="Times"/>
          <w:sz w:val="22"/>
          <w:szCs w:val="22"/>
        </w:rPr>
        <w:t>, via the same type of individual-level processes</w:t>
      </w:r>
      <w:r w:rsidR="006D24DB" w:rsidRPr="00AF32CB">
        <w:rPr>
          <w:rFonts w:ascii="Times" w:hAnsi="Times"/>
          <w:sz w:val="22"/>
          <w:szCs w:val="22"/>
        </w:rPr>
        <w:t xml:space="preserve">. </w:t>
      </w:r>
      <w:r w:rsidR="00722B31" w:rsidRPr="00722B31">
        <w:rPr>
          <w:rFonts w:ascii="Times" w:hAnsi="Times"/>
          <w:sz w:val="22"/>
          <w:szCs w:val="22"/>
          <w:lang w:val="en-US"/>
        </w:rPr>
        <w:t xml:space="preserve">In many </w:t>
      </w:r>
      <w:r w:rsidR="00722B31">
        <w:rPr>
          <w:rFonts w:ascii="Times" w:hAnsi="Times"/>
          <w:sz w:val="22"/>
          <w:szCs w:val="22"/>
          <w:lang w:val="en-US"/>
        </w:rPr>
        <w:t xml:space="preserve">size-spectrum model to date, </w:t>
      </w:r>
      <w:r w:rsidR="001D0F3C">
        <w:rPr>
          <w:rFonts w:ascii="Times" w:hAnsi="Times"/>
          <w:sz w:val="22"/>
          <w:szCs w:val="22"/>
          <w:lang w:val="en-US"/>
        </w:rPr>
        <w:t>climate impacts primary production (and in some cases zooplankton)</w:t>
      </w:r>
      <w:r w:rsidR="00735BC9">
        <w:rPr>
          <w:rFonts w:ascii="Times" w:hAnsi="Times"/>
          <w:sz w:val="22"/>
          <w:szCs w:val="22"/>
          <w:lang w:val="en-US"/>
        </w:rPr>
        <w:t xml:space="preserve">, and this is modelled by forcing </w:t>
      </w:r>
      <w:r w:rsidR="009B21E3">
        <w:rPr>
          <w:rFonts w:ascii="Times" w:hAnsi="Times"/>
          <w:sz w:val="22"/>
          <w:szCs w:val="22"/>
          <w:lang w:val="en-US"/>
        </w:rPr>
        <w:t>the background spectra to observed abundances-at-size</w:t>
      </w:r>
      <w:r w:rsidR="0059037F">
        <w:rPr>
          <w:rFonts w:ascii="Times" w:hAnsi="Times"/>
          <w:sz w:val="22"/>
          <w:szCs w:val="22"/>
          <w:lang w:val="en-US"/>
        </w:rPr>
        <w:t xml:space="preserve"> of plankton</w:t>
      </w:r>
      <w:r w:rsidR="004E2921">
        <w:rPr>
          <w:rFonts w:ascii="Times" w:hAnsi="Times"/>
          <w:sz w:val="22"/>
          <w:szCs w:val="22"/>
          <w:lang w:val="en-US"/>
        </w:rPr>
        <w:t xml:space="preserve"> from either remotely sensed variables such as </w:t>
      </w:r>
      <w:r w:rsidR="004E2921" w:rsidRPr="004E2921">
        <w:rPr>
          <w:rFonts w:ascii="Times" w:hAnsi="Times"/>
          <w:sz w:val="22"/>
          <w:szCs w:val="22"/>
          <w:lang w:val="en-US"/>
        </w:rPr>
        <w:t>chlorophyll-a</w:t>
      </w:r>
      <w:r w:rsidR="004E2921">
        <w:rPr>
          <w:rFonts w:ascii="Times" w:hAnsi="Times"/>
          <w:sz w:val="22"/>
          <w:szCs w:val="22"/>
          <w:lang w:val="en-US"/>
        </w:rPr>
        <w:t xml:space="preserve"> or </w:t>
      </w:r>
      <w:r w:rsidR="007101D9">
        <w:rPr>
          <w:rFonts w:ascii="Times" w:hAnsi="Times"/>
          <w:sz w:val="22"/>
          <w:szCs w:val="22"/>
          <w:lang w:val="en-US"/>
        </w:rPr>
        <w:t>from output from earth-system model</w:t>
      </w:r>
      <w:r w:rsidR="00C11441">
        <w:rPr>
          <w:rFonts w:ascii="Times" w:hAnsi="Times"/>
          <w:sz w:val="22"/>
          <w:szCs w:val="22"/>
          <w:lang w:val="en-US"/>
        </w:rPr>
        <w:t xml:space="preserve"> </w:t>
      </w:r>
      <w:r w:rsidR="00C11441">
        <w:rPr>
          <w:rFonts w:ascii="Times" w:hAnsi="Times"/>
          <w:sz w:val="22"/>
          <w:szCs w:val="22"/>
          <w:lang w:val="en-US"/>
        </w:rPr>
        <w:fldChar w:fldCharType="begin"/>
      </w:r>
      <w:r w:rsidR="00C11441">
        <w:rPr>
          <w:rFonts w:ascii="Times" w:hAnsi="Times"/>
          <w:sz w:val="22"/>
          <w:szCs w:val="22"/>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sz w:val="22"/>
          <w:szCs w:val="22"/>
          <w:lang w:val="en-US"/>
        </w:rPr>
        <w:fldChar w:fldCharType="separate"/>
      </w:r>
      <w:r w:rsidR="00C11441" w:rsidRPr="00C11441">
        <w:rPr>
          <w:rFonts w:ascii="Times" w:hAnsi="Times" w:cs="Times New Roman"/>
          <w:sz w:val="22"/>
          <w:lang w:val="en-GB"/>
        </w:rPr>
        <w:t xml:space="preserve">(Canales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2016; Woodworth-Jefcoats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2019)</w:t>
      </w:r>
      <w:r w:rsidR="00C11441">
        <w:rPr>
          <w:rFonts w:ascii="Times" w:hAnsi="Times"/>
          <w:sz w:val="22"/>
          <w:szCs w:val="22"/>
          <w:lang w:val="en-US"/>
        </w:rPr>
        <w:fldChar w:fldCharType="end"/>
      </w:r>
      <w:r w:rsidR="009B21E3">
        <w:rPr>
          <w:rFonts w:ascii="Times" w:hAnsi="Times"/>
          <w:sz w:val="22"/>
          <w:szCs w:val="22"/>
          <w:lang w:val="en-US"/>
        </w:rPr>
        <w:t>.</w:t>
      </w:r>
      <w:r w:rsidR="007016AC">
        <w:rPr>
          <w:rFonts w:ascii="Times" w:hAnsi="Times"/>
          <w:sz w:val="22"/>
          <w:szCs w:val="22"/>
          <w:lang w:val="en-US"/>
        </w:rPr>
        <w:t xml:space="preserve"> </w:t>
      </w:r>
      <w:r w:rsidR="00072572">
        <w:rPr>
          <w:rFonts w:ascii="Times" w:hAnsi="Times"/>
          <w:sz w:val="22"/>
          <w:szCs w:val="22"/>
          <w:lang w:val="en-US"/>
        </w:rPr>
        <w:t xml:space="preserve">This allows for </w:t>
      </w:r>
      <w:r w:rsidR="006D1E1E">
        <w:rPr>
          <w:rFonts w:ascii="Times" w:hAnsi="Times"/>
          <w:sz w:val="22"/>
          <w:szCs w:val="22"/>
          <w:lang w:val="en-US"/>
        </w:rPr>
        <w:t xml:space="preserve">predictions </w:t>
      </w:r>
      <w:r w:rsidR="0031289B">
        <w:rPr>
          <w:rFonts w:ascii="Times" w:hAnsi="Times"/>
          <w:sz w:val="22"/>
          <w:szCs w:val="22"/>
          <w:lang w:val="en-US"/>
        </w:rPr>
        <w:t>tuned to specific systems</w:t>
      </w:r>
      <w:r w:rsidR="008819A4">
        <w:rPr>
          <w:rFonts w:ascii="Times" w:hAnsi="Times"/>
          <w:sz w:val="22"/>
          <w:szCs w:val="22"/>
          <w:lang w:val="en-US"/>
        </w:rPr>
        <w:t xml:space="preserve">. However, </w:t>
      </w:r>
      <w:r w:rsidR="00257BC4">
        <w:rPr>
          <w:rFonts w:ascii="Times" w:hAnsi="Times"/>
          <w:sz w:val="22"/>
          <w:szCs w:val="22"/>
          <w:lang w:val="en-US"/>
        </w:rPr>
        <w:t>s</w:t>
      </w:r>
      <w:r w:rsidR="007016AC">
        <w:rPr>
          <w:rFonts w:ascii="Times" w:hAnsi="Times"/>
          <w:sz w:val="22"/>
          <w:szCs w:val="22"/>
          <w:lang w:val="en-US"/>
        </w:rPr>
        <w:t>ince we want to contrast climate effects on “bottom up” (e.g. background spectra) to “top down” (physiology)</w:t>
      </w:r>
      <w:r w:rsidR="003B0B89">
        <w:rPr>
          <w:rFonts w:ascii="Times" w:hAnsi="Times"/>
          <w:sz w:val="22"/>
          <w:szCs w:val="22"/>
          <w:lang w:val="en-US"/>
        </w:rPr>
        <w:t xml:space="preserve"> we </w:t>
      </w:r>
      <w:r w:rsidR="00BB1356">
        <w:rPr>
          <w:rFonts w:ascii="Times" w:hAnsi="Times"/>
          <w:sz w:val="22"/>
          <w:szCs w:val="22"/>
          <w:lang w:val="en-US"/>
        </w:rPr>
        <w:t>instead</w:t>
      </w:r>
      <w:r w:rsidR="007016AC">
        <w:rPr>
          <w:rFonts w:ascii="Times" w:hAnsi="Times"/>
          <w:sz w:val="22"/>
          <w:szCs w:val="22"/>
          <w:lang w:val="en-US"/>
        </w:rPr>
        <w:t xml:space="preserve"> </w:t>
      </w:r>
      <w:r w:rsidR="00BB1356" w:rsidRPr="00BB1356">
        <w:rPr>
          <w:rFonts w:ascii="Times" w:hAnsi="Times"/>
          <w:sz w:val="22"/>
          <w:szCs w:val="22"/>
          <w:lang w:val="en-US"/>
        </w:rPr>
        <w:t xml:space="preserve">implement </w:t>
      </w:r>
      <w:r w:rsidR="00BB1356">
        <w:rPr>
          <w:rFonts w:ascii="Times" w:hAnsi="Times"/>
          <w:sz w:val="22"/>
          <w:szCs w:val="22"/>
          <w:lang w:val="en-US"/>
        </w:rPr>
        <w:t xml:space="preserve">temperature </w:t>
      </w:r>
      <w:r w:rsidR="00BB1356" w:rsidRPr="00AF32CB">
        <w:rPr>
          <w:rFonts w:ascii="Times" w:hAnsi="Times"/>
          <w:sz w:val="22"/>
          <w:szCs w:val="22"/>
        </w:rPr>
        <w:t xml:space="preserve">scaling </w:t>
      </w:r>
      <w:r w:rsidR="00A8619D" w:rsidRPr="00A8619D">
        <w:rPr>
          <w:rFonts w:ascii="Times" w:hAnsi="Times"/>
          <w:sz w:val="22"/>
          <w:szCs w:val="22"/>
          <w:lang w:val="en-US"/>
        </w:rPr>
        <w:t xml:space="preserve">to </w:t>
      </w:r>
      <w:r w:rsidR="00A8619D">
        <w:rPr>
          <w:rFonts w:ascii="Times" w:hAnsi="Times"/>
          <w:sz w:val="22"/>
          <w:szCs w:val="22"/>
          <w:lang w:val="en-US"/>
        </w:rPr>
        <w:t xml:space="preserve">the </w:t>
      </w:r>
      <w:r w:rsidR="00BB1356" w:rsidRPr="00AF32CB">
        <w:rPr>
          <w:rFonts w:ascii="Times" w:hAnsi="Times"/>
          <w:sz w:val="22"/>
          <w:szCs w:val="22"/>
        </w:rPr>
        <w:t xml:space="preserve">population biomass regeneration rate and carrying capacity </w:t>
      </w:r>
      <w:r w:rsidR="00A8619D" w:rsidRPr="00A8619D">
        <w:rPr>
          <w:rFonts w:ascii="Times" w:hAnsi="Times"/>
          <w:sz w:val="22"/>
          <w:szCs w:val="22"/>
          <w:lang w:val="en-US"/>
        </w:rPr>
        <w:t>(</w:t>
      </w:r>
      <w:r w:rsidR="00A8619D">
        <w:rPr>
          <w:rFonts w:ascii="Times" w:hAnsi="Times"/>
          <w:sz w:val="22"/>
          <w:szCs w:val="22"/>
          <w:lang w:val="en-US"/>
        </w:rPr>
        <w:t xml:space="preserve">in the </w:t>
      </w:r>
      <w:r w:rsidR="00A8619D" w:rsidRPr="00AF32CB">
        <w:rPr>
          <w:rFonts w:ascii="Times" w:hAnsi="Times"/>
          <w:sz w:val="22"/>
          <w:szCs w:val="22"/>
        </w:rPr>
        <w:t>semi-chemostat</w:t>
      </w:r>
      <w:r w:rsidR="00A8619D" w:rsidRPr="00FC0D11">
        <w:rPr>
          <w:rFonts w:ascii="Times" w:hAnsi="Times"/>
          <w:sz w:val="22"/>
          <w:szCs w:val="22"/>
          <w:lang w:val="en-US"/>
        </w:rPr>
        <w:t xml:space="preserve"> equation</w:t>
      </w:r>
      <w:r w:rsidR="00A8619D" w:rsidRPr="00A8619D">
        <w:rPr>
          <w:rFonts w:ascii="Times" w:hAnsi="Times"/>
          <w:sz w:val="22"/>
          <w:szCs w:val="22"/>
          <w:lang w:val="en-US"/>
        </w:rPr>
        <w:t xml:space="preserve">) </w:t>
      </w:r>
      <w:r w:rsidR="00BB1356" w:rsidRPr="00AF32CB">
        <w:rPr>
          <w:rFonts w:ascii="Times" w:hAnsi="Times"/>
          <w:sz w:val="22"/>
          <w:szCs w:val="22"/>
        </w:rPr>
        <w:t xml:space="preserve">with the Arrhenius correction factor with activation energy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oMath>
      <w:r w:rsidR="00BB1356" w:rsidRPr="00AF32CB">
        <w:rPr>
          <w:rFonts w:ascii="Times" w:hAnsi="Times"/>
          <w:sz w:val="22"/>
          <w:szCs w:val="22"/>
        </w:rPr>
        <w:t xml:space="preserve">, where </w:t>
      </w:r>
      <m:oMath>
        <m:r>
          <w:rPr>
            <w:rFonts w:ascii="Cambria Math" w:hAnsi="Cambria Math"/>
            <w:sz w:val="22"/>
            <w:szCs w:val="22"/>
          </w:rPr>
          <m:t>r</m:t>
        </m:r>
      </m:oMath>
      <w:r w:rsidR="00BB1356" w:rsidRPr="00AF32CB">
        <w:rPr>
          <w:rFonts w:ascii="Times" w:hAnsi="Times"/>
          <w:sz w:val="22"/>
          <w:szCs w:val="22"/>
        </w:rPr>
        <w:t xml:space="preserve"> refers to background resource parameter. </w:t>
      </w:r>
      <w:r w:rsidR="00F973B7">
        <w:rPr>
          <w:rFonts w:ascii="Times" w:hAnsi="Times"/>
          <w:sz w:val="22"/>
          <w:szCs w:val="22"/>
          <w:lang w:val="en-US"/>
        </w:rPr>
        <w:t>W</w:t>
      </w:r>
      <w:r w:rsidR="00B414C8" w:rsidRPr="00B414C8">
        <w:rPr>
          <w:rFonts w:ascii="Times" w:hAnsi="Times"/>
          <w:sz w:val="22"/>
          <w:szCs w:val="22"/>
          <w:lang w:val="en-US"/>
        </w:rPr>
        <w:t>e cont</w:t>
      </w:r>
      <w:r w:rsidR="00B414C8">
        <w:rPr>
          <w:rFonts w:ascii="Times" w:hAnsi="Times"/>
          <w:sz w:val="22"/>
          <w:szCs w:val="22"/>
          <w:lang w:val="en-US"/>
        </w:rPr>
        <w:t>rasted</w:t>
      </w:r>
      <w:r w:rsidR="00BB1356">
        <w:rPr>
          <w:rFonts w:ascii="Times" w:hAnsi="Times"/>
          <w:sz w:val="22"/>
          <w:szCs w:val="22"/>
          <w:lang w:val="en-US"/>
        </w:rPr>
        <w:t xml:space="preserve"> </w:t>
      </w:r>
      <w:r w:rsidR="000E3329" w:rsidRPr="00AF32CB">
        <w:rPr>
          <w:rFonts w:ascii="Times" w:hAnsi="Times"/>
          <w:sz w:val="22"/>
          <w:szCs w:val="22"/>
        </w:rPr>
        <w:t>two scenarios</w:t>
      </w:r>
      <w:r w:rsidR="00535FA5" w:rsidRPr="00AF32CB">
        <w:rPr>
          <w:rFonts w:ascii="Times" w:hAnsi="Times"/>
          <w:sz w:val="22"/>
          <w:szCs w:val="22"/>
        </w:rPr>
        <w:t xml:space="preserve"> </w:t>
      </w:r>
      <w:r w:rsidR="001E5279" w:rsidRPr="00AF32CB">
        <w:rPr>
          <w:rFonts w:ascii="Times" w:hAnsi="Times"/>
          <w:sz w:val="22"/>
          <w:szCs w:val="22"/>
        </w:rPr>
        <w:t xml:space="preserve">for temperature-dependence </w:t>
      </w:r>
      <w:r w:rsidR="00535FA5" w:rsidRPr="00AF32CB">
        <w:rPr>
          <w:rFonts w:ascii="Times" w:hAnsi="Times"/>
          <w:sz w:val="22"/>
          <w:szCs w:val="22"/>
        </w:rPr>
        <w:t xml:space="preserve">based on </w:t>
      </w:r>
      <w:r w:rsidR="00447EA3" w:rsidRPr="00AF32CB">
        <w:rPr>
          <w:rFonts w:ascii="Times" w:hAnsi="Times"/>
          <w:sz w:val="22"/>
          <w:szCs w:val="22"/>
        </w:rPr>
        <w:t xml:space="preserve">predictions from </w:t>
      </w:r>
      <w:r w:rsidR="00535FA5" w:rsidRPr="00AF32CB">
        <w:rPr>
          <w:rFonts w:ascii="Times" w:hAnsi="Times"/>
          <w:sz w:val="22"/>
          <w:szCs w:val="22"/>
        </w:rPr>
        <w:t xml:space="preserve">metabolic </w:t>
      </w:r>
      <w:r w:rsidR="00D22A65" w:rsidRPr="00AF32CB">
        <w:rPr>
          <w:rFonts w:ascii="Times" w:hAnsi="Times"/>
          <w:sz w:val="22"/>
          <w:szCs w:val="22"/>
        </w:rPr>
        <w:t xml:space="preserve">scaling </w:t>
      </w:r>
      <w:r w:rsidR="00447EA3" w:rsidRPr="00AF32CB">
        <w:rPr>
          <w:rFonts w:ascii="Times" w:hAnsi="Times"/>
          <w:sz w:val="22"/>
          <w:szCs w:val="22"/>
        </w:rPr>
        <w:t>theory</w:t>
      </w:r>
      <w:r w:rsidR="007E08C3" w:rsidRPr="00AF32CB">
        <w:rPr>
          <w:rFonts w:ascii="Times" w:hAnsi="Times"/>
          <w:sz w:val="22"/>
          <w:szCs w:val="22"/>
        </w:rPr>
        <w:t xml:space="preserve"> </w:t>
      </w:r>
      <w:r w:rsidR="00535FA5" w:rsidRPr="00AF32CB">
        <w:rPr>
          <w:rFonts w:ascii="Times" w:hAnsi="Times"/>
          <w:sz w:val="22"/>
          <w:szCs w:val="22"/>
        </w:rPr>
        <w:t xml:space="preserve">and </w:t>
      </w:r>
      <w:r w:rsidR="00C92680" w:rsidRPr="00C92680">
        <w:rPr>
          <w:rFonts w:ascii="Times" w:hAnsi="Times"/>
          <w:sz w:val="22"/>
          <w:szCs w:val="22"/>
          <w:lang w:val="en-US"/>
        </w:rPr>
        <w:t>observ</w:t>
      </w:r>
      <w:r w:rsidR="00C92680">
        <w:rPr>
          <w:rFonts w:ascii="Times" w:hAnsi="Times"/>
          <w:sz w:val="22"/>
          <w:szCs w:val="22"/>
          <w:lang w:val="en-US"/>
        </w:rPr>
        <w:t>ational data</w:t>
      </w:r>
      <w:r w:rsidR="001C234B" w:rsidRPr="00AF32CB">
        <w:rPr>
          <w:rFonts w:ascii="Times" w:hAnsi="Times"/>
          <w:sz w:val="22"/>
          <w:szCs w:val="22"/>
        </w:rPr>
        <w:t>:</w:t>
      </w:r>
      <w:r w:rsidR="000A0A56" w:rsidRPr="000A0A56">
        <w:rPr>
          <w:rFonts w:ascii="Times" w:hAnsi="Times"/>
          <w:sz w:val="22"/>
          <w:szCs w:val="22"/>
          <w:lang w:val="en-US"/>
        </w:rPr>
        <w:t xml:space="preserve"> </w:t>
      </w:r>
    </w:p>
    <w:p w14:paraId="78173763" w14:textId="2DB4BE10" w:rsidR="001B0D38" w:rsidRDefault="000A0A56" w:rsidP="00ED4826">
      <w:pPr>
        <w:spacing w:line="480" w:lineRule="auto"/>
        <w:ind w:firstLine="284"/>
        <w:jc w:val="both"/>
        <w:rPr>
          <w:rFonts w:ascii="Times" w:hAnsi="Times"/>
          <w:sz w:val="22"/>
          <w:szCs w:val="22"/>
          <w:lang w:val="en-US"/>
        </w:rPr>
      </w:pPr>
      <w:r w:rsidRPr="000A0A56">
        <w:rPr>
          <w:rFonts w:ascii="Times" w:hAnsi="Times"/>
          <w:b/>
          <w:bCs/>
          <w:sz w:val="22"/>
          <w:szCs w:val="22"/>
          <w:lang w:val="en-US"/>
        </w:rPr>
        <w:t>(1)</w:t>
      </w:r>
      <w:r>
        <w:rPr>
          <w:rFonts w:ascii="Times" w:hAnsi="Times"/>
          <w:sz w:val="22"/>
          <w:szCs w:val="22"/>
          <w:lang w:val="en-US"/>
        </w:rPr>
        <w:t xml:space="preserve"> </w:t>
      </w:r>
      <w:r w:rsidR="00A26412" w:rsidRPr="00AF32CB">
        <w:rPr>
          <w:rFonts w:ascii="Times" w:hAnsi="Times"/>
          <w:sz w:val="22"/>
          <w:szCs w:val="22"/>
        </w:rPr>
        <w:t>Metabolic Theory of Ecology</w:t>
      </w:r>
      <w:r w:rsidRPr="000A0A56">
        <w:rPr>
          <w:rFonts w:ascii="Times" w:hAnsi="Times"/>
          <w:sz w:val="22"/>
          <w:szCs w:val="22"/>
          <w:lang w:val="en-US"/>
        </w:rPr>
        <w:t xml:space="preserve"> </w:t>
      </w:r>
      <w:r>
        <w:rPr>
          <w:rFonts w:ascii="Times" w:hAnsi="Times"/>
          <w:sz w:val="22"/>
          <w:szCs w:val="22"/>
          <w:lang w:val="en-US"/>
        </w:rPr>
        <w:t>(</w:t>
      </w:r>
      <w:r w:rsidR="00A26412" w:rsidRPr="00AF32CB">
        <w:rPr>
          <w:rFonts w:ascii="Times" w:hAnsi="Times"/>
          <w:sz w:val="22"/>
          <w:szCs w:val="22"/>
        </w:rPr>
        <w:t xml:space="preserve">MTE) scenario: </w:t>
      </w:r>
      <w:r w:rsidR="0003491C" w:rsidRPr="00AF32CB">
        <w:rPr>
          <w:rFonts w:ascii="Times" w:hAnsi="Times"/>
          <w:sz w:val="22"/>
          <w:szCs w:val="22"/>
        </w:rPr>
        <w:t>T</w:t>
      </w:r>
      <w:r w:rsidR="003809D9" w:rsidRPr="00AF32CB">
        <w:rPr>
          <w:rFonts w:ascii="Times" w:hAnsi="Times"/>
          <w:sz w:val="22"/>
          <w:szCs w:val="22"/>
        </w:rPr>
        <w:t>he regeneration rate</w:t>
      </w:r>
      <w:r w:rsidR="002921A0" w:rsidRPr="00AF32CB">
        <w:rPr>
          <w:rFonts w:ascii="Times" w:hAnsi="Times"/>
          <w:sz w:val="22"/>
          <w:szCs w:val="22"/>
        </w:rPr>
        <w:t xml:space="preserve"> (</w:t>
      </w:r>
      <w:commentRangeStart w:id="37"/>
      <w:commentRangeStart w:id="38"/>
      <w:commentRangeEnd w:id="37"/>
      <m:oMath>
        <m:r>
          <m:rPr>
            <m:sty m:val="p"/>
          </m:rPr>
          <w:rPr>
            <w:rStyle w:val="CommentReference"/>
            <w:rFonts w:ascii="Cambria Math" w:hAnsi="Cambria Math"/>
            <w:sz w:val="22"/>
            <w:szCs w:val="22"/>
          </w:rPr>
          <w:commentReference w:id="37"/>
        </m:r>
        <w:commentRangeEnd w:id="38"/>
        <m:r>
          <m:rPr>
            <m:sty m:val="p"/>
          </m:rPr>
          <w:rPr>
            <w:rStyle w:val="CommentReference"/>
            <w:rFonts w:ascii="Cambria Math" w:hAnsi="Cambria Math"/>
            <w:sz w:val="22"/>
            <w:szCs w:val="22"/>
          </w:rPr>
          <w:commentReference w:id="38"/>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002921A0" w:rsidRPr="00AF32CB">
        <w:rPr>
          <w:rFonts w:ascii="Times" w:hAnsi="Times"/>
          <w:sz w:val="22"/>
          <w:szCs w:val="22"/>
        </w:rPr>
        <w:t>)</w:t>
      </w:r>
      <w:r w:rsidR="003809D9" w:rsidRPr="00AF32CB">
        <w:rPr>
          <w:rFonts w:ascii="Times" w:hAnsi="Times"/>
          <w:sz w:val="22"/>
          <w:szCs w:val="22"/>
        </w:rPr>
        <w:t xml:space="preserve"> </w:t>
      </w:r>
      <w:r w:rsidR="00334638" w:rsidRPr="00AF32CB">
        <w:rPr>
          <w:rFonts w:ascii="Times" w:hAnsi="Times"/>
          <w:sz w:val="22"/>
          <w:szCs w:val="22"/>
        </w:rPr>
        <w:t>increases</w:t>
      </w:r>
      <w:r w:rsidR="001E5279" w:rsidRPr="00AF32CB">
        <w:rPr>
          <w:rFonts w:ascii="Times" w:hAnsi="Times"/>
          <w:sz w:val="22"/>
          <w:szCs w:val="22"/>
        </w:rPr>
        <w:t xml:space="preserve"> </w:t>
      </w:r>
      <w:r w:rsidR="00D14941" w:rsidRPr="00AF32CB">
        <w:rPr>
          <w:rFonts w:ascii="Times" w:hAnsi="Times"/>
          <w:sz w:val="22"/>
          <w:szCs w:val="22"/>
        </w:rPr>
        <w:t>in proportion</w:t>
      </w:r>
      <w:r w:rsidR="001E5279" w:rsidRPr="00AF32CB">
        <w:rPr>
          <w:rFonts w:ascii="Times" w:hAnsi="Times"/>
          <w:sz w:val="22"/>
          <w:szCs w:val="22"/>
        </w:rPr>
        <w:t xml:space="preserve"> to</w:t>
      </w:r>
      <w:r w:rsidR="00D14941"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r>
          <w:rPr>
            <w:rFonts w:ascii="Cambria Math" w:hAnsi="Cambria Math"/>
            <w:sz w:val="22"/>
            <w:szCs w:val="22"/>
          </w:rPr>
          <m:t xml:space="preserve"> </m:t>
        </m:r>
      </m:oMath>
      <w:r w:rsidR="00334638" w:rsidRPr="00AF32CB">
        <w:rPr>
          <w:rFonts w:ascii="Times" w:hAnsi="Times"/>
          <w:sz w:val="22"/>
          <w:szCs w:val="22"/>
        </w:rPr>
        <w:t>due to elevated metabolic rates</w:t>
      </w:r>
      <w:r w:rsidR="001E5279" w:rsidRPr="00AF32CB">
        <w:rPr>
          <w:rFonts w:ascii="Times" w:hAnsi="Times"/>
          <w:sz w:val="22"/>
          <w:szCs w:val="22"/>
        </w:rPr>
        <w:t xml:space="preserve"> in resource organisms</w:t>
      </w:r>
      <w:r w:rsidR="003D2C23" w:rsidRPr="00AF32CB">
        <w:rPr>
          <w:rFonts w:ascii="Times" w:hAnsi="Times"/>
          <w:sz w:val="22"/>
          <w:szCs w:val="22"/>
        </w:rPr>
        <w:t xml:space="preserve">, which </w:t>
      </w:r>
      <w:r w:rsidR="00B75480" w:rsidRPr="00AF32CB">
        <w:rPr>
          <w:rFonts w:ascii="Times" w:hAnsi="Times"/>
          <w:sz w:val="22"/>
          <w:szCs w:val="22"/>
        </w:rPr>
        <w:t xml:space="preserve">increases the rates of energy acquisition, </w:t>
      </w:r>
      <w:r w:rsidR="004200ED" w:rsidRPr="00AF32CB">
        <w:rPr>
          <w:rFonts w:ascii="Times" w:hAnsi="Times"/>
          <w:sz w:val="22"/>
          <w:szCs w:val="22"/>
        </w:rPr>
        <w:t>gro</w:t>
      </w:r>
      <w:r w:rsidR="004421D9" w:rsidRPr="00AF32CB">
        <w:rPr>
          <w:rFonts w:ascii="Times" w:hAnsi="Times"/>
          <w:sz w:val="22"/>
          <w:szCs w:val="22"/>
        </w:rPr>
        <w:t>w</w:t>
      </w:r>
      <w:r w:rsidR="004200ED" w:rsidRPr="00AF32CB">
        <w:rPr>
          <w:rFonts w:ascii="Times" w:hAnsi="Times"/>
          <w:sz w:val="22"/>
          <w:szCs w:val="22"/>
        </w:rPr>
        <w:t>th, maintenance and reproduction</w:t>
      </w:r>
      <w:r w:rsidR="005A7A0E" w:rsidRPr="00AF32CB">
        <w:rPr>
          <w:rFonts w:ascii="Times" w:hAnsi="Times"/>
          <w:sz w:val="22"/>
          <w:szCs w:val="22"/>
        </w:rPr>
        <w:t xml:space="preserve"> </w:t>
      </w:r>
      <w:r w:rsidR="00F26EFB" w:rsidRPr="00AF32CB">
        <w:rPr>
          <w:rFonts w:ascii="Times" w:hAnsi="Times"/>
          <w:sz w:val="22"/>
          <w:szCs w:val="22"/>
        </w:rPr>
        <w:fldChar w:fldCharType="begin"/>
      </w:r>
      <w:r w:rsidR="00641D9A">
        <w:rPr>
          <w:rFonts w:ascii="Times" w:hAnsi="Times"/>
          <w:sz w:val="22"/>
          <w:szCs w:val="22"/>
        </w:rPr>
        <w:instrText xml:space="preserve"> ADDIN ZOTERO_ITEM CSL_CITATION {"citationID":"LAVWmH49","properties":{"formattedCitation":"(Savage {\\i{}et al.} 2004)","plainCitation":"(Savage et al. 2004)","noteIndex":0},"citationItems":[{"id":"LtCOmUN2/jr7BMXhL","uris":["http://zotero.org/users/6116610/items/5EKRHGLR"],"uri":["http://zotero.org/users/6116610/items/5EKRHGLR"],"itemData":{"id":"CKQJ1ax4/jRfK4Prd","type":"article-journal","container-title":"The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w:t>
      </w:r>
      <w:r w:rsidR="00F26EFB" w:rsidRPr="00AF32CB">
        <w:rPr>
          <w:rFonts w:ascii="Times" w:hAnsi="Times"/>
          <w:sz w:val="22"/>
          <w:szCs w:val="22"/>
        </w:rPr>
        <w:fldChar w:fldCharType="end"/>
      </w:r>
      <w:r w:rsidR="002D28D1" w:rsidRPr="00AF32CB">
        <w:rPr>
          <w:rFonts w:ascii="Times" w:hAnsi="Times"/>
          <w:sz w:val="22"/>
          <w:szCs w:val="22"/>
        </w:rPr>
        <w:t xml:space="preserve"> (but n</w:t>
      </w:r>
      <w:r w:rsidR="00BA5A82" w:rsidRPr="00AF32CB">
        <w:rPr>
          <w:rFonts w:ascii="Times" w:hAnsi="Times"/>
          <w:sz w:val="22"/>
          <w:szCs w:val="22"/>
        </w:rPr>
        <w:t>ote th</w:t>
      </w:r>
      <w:r w:rsidR="001E5279" w:rsidRPr="00AF32CB">
        <w:rPr>
          <w:rFonts w:ascii="Times" w:hAnsi="Times"/>
          <w:sz w:val="22"/>
          <w:szCs w:val="22"/>
        </w:rPr>
        <w:t>ese individual-level rates of resources are</w:t>
      </w:r>
      <w:r w:rsidR="00BA5A82" w:rsidRPr="00AF32CB">
        <w:rPr>
          <w:rFonts w:ascii="Times" w:hAnsi="Times"/>
          <w:sz w:val="22"/>
          <w:szCs w:val="22"/>
        </w:rPr>
        <w:t xml:space="preserve"> not explicitly modelled</w:t>
      </w:r>
      <w:r w:rsidR="001B3DAB" w:rsidRPr="00AF32CB">
        <w:rPr>
          <w:rFonts w:ascii="Times" w:hAnsi="Times"/>
          <w:sz w:val="22"/>
          <w:szCs w:val="22"/>
        </w:rPr>
        <w:t>)</w:t>
      </w:r>
      <w:r w:rsidR="00BA5A82" w:rsidRPr="00AF32CB">
        <w:rPr>
          <w:rFonts w:ascii="Times" w:hAnsi="Times"/>
          <w:sz w:val="22"/>
          <w:szCs w:val="22"/>
        </w:rPr>
        <w:t>.</w:t>
      </w:r>
      <w:r w:rsidR="00F0780A" w:rsidRPr="00AF32CB">
        <w:rPr>
          <w:rFonts w:ascii="Times" w:hAnsi="Times"/>
          <w:sz w:val="22"/>
          <w:szCs w:val="22"/>
        </w:rPr>
        <w:t xml:space="preserve"> </w:t>
      </w:r>
      <w:r w:rsidR="0052062A" w:rsidRPr="00AF32CB">
        <w:rPr>
          <w:rFonts w:ascii="Times" w:hAnsi="Times"/>
          <w:sz w:val="22"/>
          <w:szCs w:val="22"/>
        </w:rPr>
        <w:t xml:space="preserve">We implement this by making the parameter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oMath>
      <w:r w:rsidR="0052062A" w:rsidRPr="00AF32CB">
        <w:rPr>
          <w:rFonts w:ascii="Times" w:eastAsiaTheme="minorEastAsia" w:hAnsi="Times"/>
          <w:sz w:val="22"/>
          <w:szCs w:val="22"/>
        </w:rPr>
        <w:t xml:space="preserve"> temperature dependent. </w:t>
      </w:r>
      <w:r w:rsidR="00DF163F" w:rsidRPr="00AF32CB">
        <w:rPr>
          <w:rFonts w:ascii="Times" w:hAnsi="Times"/>
          <w:sz w:val="22"/>
          <w:szCs w:val="22"/>
        </w:rPr>
        <w:t>T</w:t>
      </w:r>
      <w:r w:rsidR="008E56DB" w:rsidRPr="00AF32CB">
        <w:rPr>
          <w:rFonts w:ascii="Times" w:hAnsi="Times"/>
          <w:sz w:val="22"/>
          <w:szCs w:val="22"/>
        </w:rPr>
        <w:t xml:space="preserve">he </w:t>
      </w:r>
      <w:r w:rsidR="00A37E2E" w:rsidRPr="00AF32CB">
        <w:rPr>
          <w:rFonts w:ascii="Times" w:hAnsi="Times"/>
          <w:sz w:val="22"/>
          <w:szCs w:val="22"/>
        </w:rPr>
        <w:t xml:space="preserve">carrying capacity </w:t>
      </w:r>
      <w:r w:rsidR="00721558" w:rsidRPr="00AF32CB">
        <w:rPr>
          <w:rFonts w:ascii="Times" w:hAnsi="Times"/>
          <w:sz w:val="22"/>
          <w:szCs w:val="22"/>
        </w:rPr>
        <w:t>(</w:t>
      </w:r>
      <m:oMath>
        <m:r>
          <w:rPr>
            <w:rFonts w:ascii="Cambria Math" w:hAnsi="Cambria Math"/>
            <w:sz w:val="22"/>
            <w:szCs w:val="22"/>
          </w:rPr>
          <m:t>κ</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λ</m:t>
            </m:r>
          </m:sup>
        </m:sSup>
      </m:oMath>
      <w:r w:rsidR="00721558" w:rsidRPr="00AF32CB">
        <w:rPr>
          <w:rFonts w:ascii="Times" w:hAnsi="Times"/>
          <w:sz w:val="22"/>
          <w:szCs w:val="22"/>
        </w:rPr>
        <w:t xml:space="preserve">) </w:t>
      </w:r>
      <w:r w:rsidR="00A37E2E" w:rsidRPr="00AF32CB">
        <w:rPr>
          <w:rFonts w:ascii="Times" w:hAnsi="Times"/>
          <w:sz w:val="22"/>
          <w:szCs w:val="22"/>
        </w:rPr>
        <w:t>decline</w:t>
      </w:r>
      <w:r w:rsidR="0005559B" w:rsidRPr="00AF32CB">
        <w:rPr>
          <w:rFonts w:ascii="Times" w:hAnsi="Times"/>
          <w:sz w:val="22"/>
          <w:szCs w:val="22"/>
        </w:rPr>
        <w:t>s</w:t>
      </w:r>
      <w:r w:rsidR="0082406B" w:rsidRPr="00AF32CB">
        <w:rPr>
          <w:rFonts w:ascii="Times" w:hAnsi="Times"/>
          <w:sz w:val="22"/>
          <w:szCs w:val="22"/>
        </w:rPr>
        <w:t xml:space="preserve"> </w:t>
      </w:r>
      <w:r w:rsidR="009E0757" w:rsidRPr="00AF32CB">
        <w:rPr>
          <w:rFonts w:ascii="Times" w:hAnsi="Times"/>
          <w:sz w:val="22"/>
          <w:szCs w:val="22"/>
        </w:rPr>
        <w:t xml:space="preserve">at the same rate as population </w:t>
      </w:r>
      <w:r w:rsidR="00D13C99" w:rsidRPr="00AF32CB">
        <w:rPr>
          <w:rFonts w:ascii="Times" w:hAnsi="Times"/>
          <w:sz w:val="22"/>
          <w:szCs w:val="22"/>
        </w:rPr>
        <w:t>regeneration</w:t>
      </w:r>
      <w:r w:rsidR="009E0757" w:rsidRPr="00AF32CB">
        <w:rPr>
          <w:rFonts w:ascii="Times" w:hAnsi="Times"/>
          <w:sz w:val="22"/>
          <w:szCs w:val="22"/>
        </w:rPr>
        <w:t xml:space="preserve"> rate increase</w:t>
      </w:r>
      <w:r w:rsidR="001E5279" w:rsidRPr="00AF32CB">
        <w:rPr>
          <w:rFonts w:ascii="Times" w:hAnsi="Times"/>
          <w:sz w:val="22"/>
          <w:szCs w:val="22"/>
        </w:rPr>
        <w:t>s</w:t>
      </w:r>
      <w:r w:rsidR="009E0757" w:rsidRPr="00AF32CB">
        <w:rPr>
          <w:rFonts w:ascii="Times" w:hAnsi="Times"/>
          <w:sz w:val="22"/>
          <w:szCs w:val="22"/>
        </w:rPr>
        <w:t xml:space="preserve"> with temperature</w:t>
      </w:r>
      <w:r w:rsidR="00E44E06" w:rsidRPr="00AF32CB">
        <w:rPr>
          <w:rFonts w:ascii="Times" w:hAnsi="Times"/>
          <w:sz w:val="22"/>
          <w:szCs w:val="22"/>
        </w:rPr>
        <w:t xml:space="preserve"> </w:t>
      </w:r>
      <w:r w:rsidR="00381649" w:rsidRPr="00AF32CB">
        <w:rPr>
          <w:rFonts w:ascii="Times" w:hAnsi="Times"/>
          <w:sz w:val="22"/>
          <w:szCs w:val="22"/>
        </w:rPr>
        <w:fldChar w:fldCharType="begin"/>
      </w:r>
      <w:r w:rsidR="00641D9A">
        <w:rPr>
          <w:rFonts w:ascii="Times" w:hAnsi="Times"/>
          <w:sz w:val="22"/>
          <w:szCs w:val="22"/>
        </w:rPr>
        <w:instrText xml:space="preserve"> ADDIN ZOTERO_ITEM CSL_CITATION {"citationID":"Bw10xA31","properties":{"formattedCitation":"(Savage {\\i{}et al.} 2004; Gilbert {\\i{}et al.} 2014)","plainCitation":"(Savage et al. 2004; Gilbert et al. 2014)","noteIndex":0},"citationItems":[{"id":"LtCOmUN2/jr7BMXhL","uris":["http://zotero.org/users/6116610/items/5EKRHGLR"],"uri":["http://zotero.org/users/6116610/items/5EKRHGLR"],"itemData":{"id":"CKQJ1ax4/jRfK4Prd","type":"article-journal","container-title":"The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Gilbert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2014)</w:t>
      </w:r>
      <w:r w:rsidR="00381649" w:rsidRPr="00AF32CB">
        <w:rPr>
          <w:rFonts w:ascii="Times" w:hAnsi="Times"/>
          <w:sz w:val="22"/>
          <w:szCs w:val="22"/>
        </w:rPr>
        <w:fldChar w:fldCharType="end"/>
      </w:r>
      <w:r w:rsidR="001F6EAC" w:rsidRPr="00AF32CB">
        <w:rPr>
          <w:rFonts w:ascii="Times" w:hAnsi="Times"/>
          <w:sz w:val="22"/>
          <w:szCs w:val="22"/>
          <w:lang w:val="en-GB"/>
        </w:rPr>
        <w:t xml:space="preserve">, </w:t>
      </w:r>
      <w:r w:rsidR="00913CD6" w:rsidRPr="00AF32CB">
        <w:rPr>
          <w:rFonts w:ascii="Times" w:hAnsi="Times"/>
          <w:sz w:val="22"/>
          <w:szCs w:val="22"/>
          <w:lang w:val="en-GB"/>
        </w:rPr>
        <w:t>i.e.</w:t>
      </w:r>
      <w:r w:rsidR="00F8051E" w:rsidRPr="00AF32CB">
        <w:rPr>
          <w:rFonts w:ascii="Times" w:hAnsi="Times"/>
          <w:sz w:val="22"/>
          <w:szCs w:val="22"/>
          <w:lang w:val="en-GB"/>
        </w:rPr>
        <w:t xml:space="preserve"> in </w:t>
      </w:r>
      <m:oMath>
        <m:r>
          <w:rPr>
            <w:rFonts w:ascii="Cambria Math" w:hAnsi="Cambria Math"/>
            <w:sz w:val="22"/>
            <w:szCs w:val="22"/>
          </w:rPr>
          <m:t>κ</m:t>
        </m:r>
      </m:oMath>
      <w:r w:rsidR="0071353B" w:rsidRPr="00AF32CB">
        <w:rPr>
          <w:rFonts w:ascii="Times" w:hAnsi="Times"/>
          <w:sz w:val="22"/>
          <w:szCs w:val="22"/>
          <w:lang w:val="en-GB"/>
        </w:rPr>
        <w:t xml:space="preserve"> scales with </w:t>
      </w:r>
      <w:r w:rsidR="00C134E1" w:rsidRPr="00AF32CB">
        <w:rPr>
          <w:rFonts w:ascii="Times" w:hAnsi="Times"/>
          <w:sz w:val="22"/>
          <w:szCs w:val="22"/>
          <w:lang w:val="en-GB"/>
        </w:rPr>
        <w:t>temperature</w:t>
      </w:r>
      <w:r w:rsidR="0071353B" w:rsidRPr="00AF32CB">
        <w:rPr>
          <w:rFonts w:ascii="Times" w:hAnsi="Times"/>
          <w:sz w:val="22"/>
          <w:szCs w:val="22"/>
          <w:lang w:val="en-GB"/>
        </w:rPr>
        <w:t xml:space="preserve"> in </w:t>
      </w:r>
      <w:r w:rsidR="00F8051E" w:rsidRPr="00AF32CB">
        <w:rPr>
          <w:rFonts w:ascii="Times" w:hAnsi="Times"/>
          <w:sz w:val="22"/>
          <w:szCs w:val="22"/>
          <w:lang w:val="en-GB"/>
        </w:rPr>
        <w:t>proportion to</w:t>
      </w:r>
      <w:r w:rsidR="00913CD6" w:rsidRPr="00AF32CB">
        <w:rPr>
          <w:rFonts w:ascii="Times" w:hAnsi="Times"/>
          <w:sz w:val="22"/>
          <w:szCs w:val="22"/>
          <w:lang w:val="en-GB"/>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913CD6" w:rsidRPr="00AF32CB">
        <w:rPr>
          <w:rFonts w:ascii="Times" w:hAnsi="Times"/>
          <w:sz w:val="22"/>
          <w:szCs w:val="22"/>
        </w:rPr>
        <w:t xml:space="preserve">, if assuming a fixed supply of </w:t>
      </w:r>
      <w:r w:rsidR="00892408" w:rsidRPr="00AF32CB">
        <w:rPr>
          <w:rFonts w:ascii="Times" w:hAnsi="Times"/>
          <w:sz w:val="22"/>
          <w:szCs w:val="22"/>
        </w:rPr>
        <w:t xml:space="preserve">limiting </w:t>
      </w:r>
      <w:r w:rsidR="00913CD6" w:rsidRPr="00AF32CB">
        <w:rPr>
          <w:rFonts w:ascii="Times" w:hAnsi="Times"/>
          <w:sz w:val="22"/>
          <w:szCs w:val="22"/>
        </w:rPr>
        <w:t>resources</w:t>
      </w:r>
      <w:r w:rsidR="00892408" w:rsidRPr="00AF32CB">
        <w:rPr>
          <w:rFonts w:ascii="Times" w:hAnsi="Times"/>
          <w:sz w:val="22"/>
          <w:szCs w:val="22"/>
        </w:rPr>
        <w:t xml:space="preserve"> (e.g. nutrients)</w:t>
      </w:r>
      <w:r w:rsidR="001E5279" w:rsidRPr="00AF32CB">
        <w:rPr>
          <w:rFonts w:ascii="Times" w:hAnsi="Times"/>
          <w:sz w:val="22"/>
          <w:szCs w:val="22"/>
        </w:rPr>
        <w:t xml:space="preserve"> for the resource populations</w:t>
      </w:r>
      <w:r w:rsidR="00AC7A44" w:rsidRPr="00AF32CB">
        <w:rPr>
          <w:rFonts w:ascii="Times" w:hAnsi="Times"/>
          <w:sz w:val="22"/>
          <w:szCs w:val="22"/>
        </w:rPr>
        <w:t>.</w:t>
      </w:r>
      <w:r w:rsidR="006B1D70" w:rsidRPr="00AF32CB">
        <w:rPr>
          <w:rFonts w:ascii="Times" w:hAnsi="Times"/>
          <w:sz w:val="22"/>
          <w:szCs w:val="22"/>
        </w:rPr>
        <w:t xml:space="preserve"> This theoretical prediction </w:t>
      </w:r>
      <w:r w:rsidR="001F6EAC" w:rsidRPr="00AF32CB">
        <w:rPr>
          <w:rFonts w:ascii="Times" w:hAnsi="Times"/>
          <w:sz w:val="22"/>
          <w:szCs w:val="22"/>
        </w:rPr>
        <w:t>has been verified experimentally</w:t>
      </w:r>
      <w:r w:rsidR="00456C67" w:rsidRPr="00AF32CB">
        <w:rPr>
          <w:rFonts w:ascii="Times" w:hAnsi="Times"/>
          <w:sz w:val="22"/>
          <w:szCs w:val="22"/>
        </w:rPr>
        <w:t xml:space="preserve"> </w:t>
      </w:r>
      <w:r w:rsidR="00456C67" w:rsidRPr="00AF32CB">
        <w:rPr>
          <w:rFonts w:ascii="Times" w:hAnsi="Times"/>
          <w:sz w:val="22"/>
          <w:szCs w:val="22"/>
        </w:rPr>
        <w:lastRenderedPageBreak/>
        <w:fldChar w:fldCharType="begin"/>
      </w:r>
      <w:r w:rsidR="00456C67" w:rsidRPr="00AF32CB">
        <w:rPr>
          <w:rFonts w:ascii="Times" w:hAnsi="Times"/>
          <w:sz w:val="22"/>
          <w:szCs w:val="22"/>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sz w:val="22"/>
          <w:szCs w:val="22"/>
        </w:rPr>
        <w:fldChar w:fldCharType="separate"/>
      </w:r>
      <w:r w:rsidR="00456C67" w:rsidRPr="00AF32CB">
        <w:rPr>
          <w:rFonts w:ascii="Times" w:hAnsi="Times" w:cs="Times New Roman"/>
          <w:sz w:val="22"/>
          <w:szCs w:val="22"/>
        </w:rPr>
        <w:t xml:space="preserve">(Bernhardt </w:t>
      </w:r>
      <w:r w:rsidR="00456C67" w:rsidRPr="00AF32CB">
        <w:rPr>
          <w:rFonts w:ascii="Times" w:hAnsi="Times" w:cs="Times New Roman"/>
          <w:i/>
          <w:iCs/>
          <w:sz w:val="22"/>
          <w:szCs w:val="22"/>
        </w:rPr>
        <w:t>et al.</w:t>
      </w:r>
      <w:r w:rsidR="00456C67" w:rsidRPr="00AF32CB">
        <w:rPr>
          <w:rFonts w:ascii="Times" w:hAnsi="Times" w:cs="Times New Roman"/>
          <w:sz w:val="22"/>
          <w:szCs w:val="22"/>
        </w:rPr>
        <w:t xml:space="preserve"> 2018)</w:t>
      </w:r>
      <w:r w:rsidR="00456C67" w:rsidRPr="00AF32CB">
        <w:rPr>
          <w:rFonts w:ascii="Times" w:hAnsi="Times"/>
          <w:sz w:val="22"/>
          <w:szCs w:val="22"/>
        </w:rPr>
        <w:fldChar w:fldCharType="end"/>
      </w:r>
      <w:r w:rsidR="009E0757" w:rsidRPr="00AF32CB">
        <w:rPr>
          <w:rFonts w:ascii="Times" w:hAnsi="Times"/>
          <w:sz w:val="22"/>
          <w:szCs w:val="22"/>
        </w:rPr>
        <w:t xml:space="preserve">. </w:t>
      </w:r>
      <w:r w:rsidR="00205717" w:rsidRPr="00205717">
        <w:rPr>
          <w:rFonts w:ascii="Times" w:hAnsi="Times"/>
          <w:sz w:val="22"/>
          <w:szCs w:val="22"/>
          <w:lang w:val="en-US"/>
        </w:rPr>
        <w:t xml:space="preserve">This scenario is referred to </w:t>
      </w:r>
      <w:proofErr w:type="gramStart"/>
      <w:r w:rsidR="00205717" w:rsidRPr="00205717">
        <w:rPr>
          <w:rFonts w:ascii="Times" w:hAnsi="Times"/>
          <w:sz w:val="22"/>
          <w:szCs w:val="22"/>
          <w:lang w:val="en-US"/>
        </w:rPr>
        <w:t>as ”exp</w:t>
      </w:r>
      <w:proofErr w:type="gramEnd"/>
      <w:r w:rsidR="00205717" w:rsidRPr="00205717">
        <w:rPr>
          <w:rFonts w:ascii="Times" w:hAnsi="Times"/>
          <w:sz w:val="22"/>
          <w:szCs w:val="22"/>
          <w:lang w:val="en-US"/>
        </w:rPr>
        <w:t>” for experimental</w:t>
      </w:r>
      <w:r w:rsidR="00205717">
        <w:rPr>
          <w:rFonts w:ascii="Times" w:hAnsi="Times"/>
          <w:sz w:val="22"/>
          <w:szCs w:val="22"/>
          <w:lang w:val="en-US"/>
        </w:rPr>
        <w:t xml:space="preserve"> to reflect where data stem from.</w:t>
      </w:r>
      <w:r w:rsidR="00ED4826" w:rsidRPr="00ED4826">
        <w:rPr>
          <w:rFonts w:ascii="Times" w:hAnsi="Times"/>
          <w:sz w:val="22"/>
          <w:szCs w:val="22"/>
          <w:lang w:val="en-US"/>
        </w:rPr>
        <w:t xml:space="preserve"> </w:t>
      </w:r>
    </w:p>
    <w:p w14:paraId="546FC27F" w14:textId="5FAFD8A6" w:rsidR="00393E69" w:rsidRPr="00ED4826" w:rsidRDefault="00ED4826" w:rsidP="00ED4826">
      <w:pPr>
        <w:spacing w:line="480" w:lineRule="auto"/>
        <w:ind w:firstLine="284"/>
        <w:jc w:val="both"/>
        <w:rPr>
          <w:rFonts w:ascii="Times" w:hAnsi="Times"/>
          <w:sz w:val="22"/>
          <w:szCs w:val="22"/>
        </w:rPr>
      </w:pPr>
      <w:r w:rsidRPr="00ED4826">
        <w:rPr>
          <w:rFonts w:ascii="Times" w:hAnsi="Times"/>
          <w:b/>
          <w:bCs/>
          <w:sz w:val="22"/>
          <w:szCs w:val="22"/>
          <w:lang w:val="en-US"/>
        </w:rPr>
        <w:t>(2)</w:t>
      </w:r>
      <w:r w:rsidRPr="00ED4826">
        <w:rPr>
          <w:rFonts w:ascii="Times" w:hAnsi="Times"/>
          <w:sz w:val="22"/>
          <w:szCs w:val="22"/>
          <w:lang w:val="en-US"/>
        </w:rPr>
        <w:t xml:space="preserve"> </w:t>
      </w:r>
      <w:r w:rsidR="00FF0BCD" w:rsidRPr="00ED4826">
        <w:rPr>
          <w:rFonts w:ascii="Times" w:hAnsi="Times"/>
          <w:sz w:val="22"/>
          <w:szCs w:val="22"/>
        </w:rPr>
        <w:t xml:space="preserve">Empirical scenario: </w:t>
      </w:r>
      <w:r w:rsidR="000F577B" w:rsidRPr="00ED4826">
        <w:rPr>
          <w:rFonts w:ascii="Times" w:hAnsi="Times"/>
          <w:sz w:val="22"/>
          <w:szCs w:val="22"/>
        </w:rPr>
        <w:t>The carrying capacity declines with temperature</w:t>
      </w:r>
      <w:r w:rsidR="001E5279" w:rsidRPr="00ED4826">
        <w:rPr>
          <w:rFonts w:ascii="Times" w:hAnsi="Times"/>
          <w:sz w:val="22"/>
          <w:szCs w:val="22"/>
        </w:rPr>
        <w:t xml:space="preserve"> proportionally to</w:t>
      </w:r>
      <w:r w:rsidR="000F577B" w:rsidRPr="00ED4826">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C0617D" w:rsidRPr="00ED4826">
        <w:rPr>
          <w:rFonts w:ascii="Times" w:hAnsi="Times"/>
          <w:sz w:val="22"/>
          <w:szCs w:val="22"/>
        </w:rPr>
        <w:t xml:space="preserve">, based on </w:t>
      </w:r>
      <w:r w:rsidR="00954B51" w:rsidRPr="00ED4826">
        <w:rPr>
          <w:rFonts w:ascii="Times" w:hAnsi="Times"/>
          <w:sz w:val="22"/>
          <w:szCs w:val="22"/>
        </w:rPr>
        <w:t xml:space="preserve">the </w:t>
      </w:r>
      <w:r w:rsidR="00C0617D" w:rsidRPr="00ED4826">
        <w:rPr>
          <w:rFonts w:ascii="Times" w:hAnsi="Times"/>
          <w:sz w:val="22"/>
          <w:szCs w:val="22"/>
        </w:rPr>
        <w:t xml:space="preserve">observed relationship between temperature and </w:t>
      </w:r>
      <w:r w:rsidR="00442058" w:rsidRPr="00ED4826">
        <w:rPr>
          <w:rFonts w:ascii="Times" w:hAnsi="Times"/>
          <w:sz w:val="22"/>
          <w:szCs w:val="22"/>
        </w:rPr>
        <w:t xml:space="preserve">the intercept of </w:t>
      </w:r>
      <w:r w:rsidR="00C0617D" w:rsidRPr="00ED4826">
        <w:rPr>
          <w:rFonts w:ascii="Times" w:hAnsi="Times"/>
          <w:sz w:val="22"/>
          <w:szCs w:val="22"/>
        </w:rPr>
        <w:t>marine phytoplankton size</w:t>
      </w:r>
      <w:r w:rsidR="00E6667F" w:rsidRPr="00ED4826">
        <w:rPr>
          <w:rFonts w:ascii="Times" w:hAnsi="Times"/>
          <w:sz w:val="22"/>
          <w:szCs w:val="22"/>
        </w:rPr>
        <w:t xml:space="preserve"> </w:t>
      </w:r>
      <w:r w:rsidR="00C0617D" w:rsidRPr="00ED4826">
        <w:rPr>
          <w:rFonts w:ascii="Times" w:hAnsi="Times"/>
          <w:sz w:val="22"/>
          <w:szCs w:val="22"/>
        </w:rPr>
        <w:t xml:space="preserve">spectra </w:t>
      </w:r>
      <w:r w:rsidR="009D4C8C" w:rsidRPr="00ED4826">
        <w:rPr>
          <w:rFonts w:ascii="Times" w:hAnsi="Times"/>
          <w:sz w:val="22"/>
          <w:szCs w:val="22"/>
        </w:rPr>
        <w:fldChar w:fldCharType="begin"/>
      </w:r>
      <w:r w:rsidR="009D4C8C" w:rsidRPr="00ED4826">
        <w:rPr>
          <w:rFonts w:ascii="Times" w:hAnsi="Times"/>
          <w:sz w:val="22"/>
          <w:szCs w:val="22"/>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sz w:val="22"/>
          <w:szCs w:val="22"/>
        </w:rPr>
        <w:fldChar w:fldCharType="separate"/>
      </w:r>
      <w:r w:rsidR="009D4C8C" w:rsidRPr="00ED4826">
        <w:rPr>
          <w:rFonts w:ascii="Times" w:hAnsi="Times" w:cs="Times New Roman"/>
          <w:sz w:val="22"/>
          <w:szCs w:val="22"/>
          <w:lang w:val="en-GB"/>
        </w:rPr>
        <w:t xml:space="preserve">(Barnes </w:t>
      </w:r>
      <w:r w:rsidR="009D4C8C" w:rsidRPr="00ED4826">
        <w:rPr>
          <w:rFonts w:ascii="Times" w:hAnsi="Times" w:cs="Times New Roman"/>
          <w:i/>
          <w:iCs/>
          <w:sz w:val="22"/>
          <w:szCs w:val="22"/>
          <w:lang w:val="en-GB"/>
        </w:rPr>
        <w:t>et al.</w:t>
      </w:r>
      <w:r w:rsidR="009D4C8C" w:rsidRPr="00ED4826">
        <w:rPr>
          <w:rFonts w:ascii="Times" w:hAnsi="Times" w:cs="Times New Roman"/>
          <w:sz w:val="22"/>
          <w:szCs w:val="22"/>
          <w:lang w:val="en-GB"/>
        </w:rPr>
        <w:t xml:space="preserve"> 2011)</w:t>
      </w:r>
      <w:r w:rsidR="009D4C8C" w:rsidRPr="00ED4826">
        <w:rPr>
          <w:rFonts w:ascii="Times" w:hAnsi="Times"/>
          <w:sz w:val="22"/>
          <w:szCs w:val="22"/>
        </w:rPr>
        <w:fldChar w:fldCharType="end"/>
      </w:r>
      <w:r w:rsidR="004D3064" w:rsidRPr="00ED4826">
        <w:rPr>
          <w:rFonts w:ascii="Times" w:hAnsi="Times"/>
          <w:sz w:val="22"/>
          <w:szCs w:val="22"/>
        </w:rPr>
        <w:t>.</w:t>
      </w:r>
      <w:r w:rsidR="004953E9" w:rsidRPr="00ED4826">
        <w:rPr>
          <w:rFonts w:ascii="Times" w:hAnsi="Times"/>
          <w:sz w:val="22"/>
          <w:szCs w:val="22"/>
          <w:lang w:val="en-US"/>
        </w:rPr>
        <w:t xml:space="preserve"> This scenario is referred to as “</w:t>
      </w:r>
      <w:proofErr w:type="spellStart"/>
      <w:r w:rsidR="004953E9" w:rsidRPr="00ED4826">
        <w:rPr>
          <w:rFonts w:ascii="Times" w:hAnsi="Times"/>
          <w:sz w:val="22"/>
          <w:szCs w:val="22"/>
          <w:lang w:val="en-US"/>
        </w:rPr>
        <w:t>obs</w:t>
      </w:r>
      <w:proofErr w:type="spellEnd"/>
      <w:r w:rsidR="004953E9" w:rsidRPr="00ED4826">
        <w:rPr>
          <w:rFonts w:ascii="Times" w:hAnsi="Times"/>
          <w:sz w:val="22"/>
          <w:szCs w:val="22"/>
          <w:lang w:val="en-US"/>
        </w:rPr>
        <w:t>” as data come from remote sensing</w:t>
      </w:r>
      <w:r w:rsidR="00C0715F" w:rsidRPr="00ED4826">
        <w:rPr>
          <w:rFonts w:ascii="Times" w:hAnsi="Times"/>
          <w:sz w:val="22"/>
          <w:szCs w:val="22"/>
          <w:lang w:val="en-US"/>
        </w:rPr>
        <w:t xml:space="preserve"> </w:t>
      </w:r>
      <w:r w:rsidR="002A3D0E" w:rsidRPr="00ED4826">
        <w:rPr>
          <w:rFonts w:ascii="Times" w:hAnsi="Times"/>
          <w:sz w:val="22"/>
          <w:szCs w:val="22"/>
          <w:lang w:val="en-US"/>
        </w:rPr>
        <w:t>of chlorophyll-a</w:t>
      </w:r>
      <w:r w:rsidR="004953E9" w:rsidRPr="00ED4826">
        <w:rPr>
          <w:rFonts w:ascii="Times" w:hAnsi="Times"/>
          <w:sz w:val="22"/>
          <w:szCs w:val="22"/>
          <w:lang w:val="en-US"/>
        </w:rPr>
        <w:t>.</w:t>
      </w:r>
    </w:p>
    <w:p w14:paraId="394BE49A" w14:textId="5D254938" w:rsidR="00364AF2" w:rsidRPr="00571FB5" w:rsidRDefault="002950E7" w:rsidP="000F577B">
      <w:pPr>
        <w:spacing w:line="480" w:lineRule="auto"/>
        <w:ind w:firstLine="284"/>
        <w:jc w:val="both"/>
        <w:rPr>
          <w:rFonts w:ascii="Times" w:hAnsi="Times"/>
          <w:sz w:val="22"/>
          <w:szCs w:val="22"/>
          <w:lang w:val="en-US"/>
        </w:rPr>
      </w:pPr>
      <w:r w:rsidRPr="00AF32CB">
        <w:rPr>
          <w:rFonts w:ascii="Times" w:hAnsi="Times"/>
          <w:sz w:val="22"/>
          <w:szCs w:val="22"/>
        </w:rPr>
        <w:t>A</w:t>
      </w:r>
      <w:r w:rsidR="00DB5485" w:rsidRPr="00AF32CB">
        <w:rPr>
          <w:rFonts w:ascii="Times" w:hAnsi="Times"/>
          <w:sz w:val="22"/>
          <w:szCs w:val="22"/>
        </w:rPr>
        <w:t>ctivation energ</w:t>
      </w:r>
      <w:r w:rsidR="0015413B" w:rsidRPr="00AF32CB">
        <w:rPr>
          <w:rFonts w:ascii="Times" w:hAnsi="Times"/>
          <w:sz w:val="22"/>
          <w:szCs w:val="22"/>
        </w:rPr>
        <w:t>ies</w:t>
      </w:r>
      <w:r w:rsidR="00A04E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k,r</m:t>
            </m:r>
          </m:sub>
        </m:sSub>
      </m:oMath>
      <w:r w:rsidR="00A04EAF" w:rsidRPr="00AF32CB">
        <w:rPr>
          <w:rFonts w:ascii="Times" w:hAnsi="Times"/>
          <w:sz w:val="22"/>
          <w:szCs w:val="22"/>
        </w:rPr>
        <w:t>)</w:t>
      </w:r>
      <w:r w:rsidR="00BE1E8C" w:rsidRPr="00AF32CB">
        <w:rPr>
          <w:rFonts w:ascii="Times" w:hAnsi="Times"/>
          <w:sz w:val="22"/>
          <w:szCs w:val="22"/>
        </w:rPr>
        <w:t xml:space="preserve">, which </w:t>
      </w:r>
      <w:r w:rsidR="00DB5485" w:rsidRPr="00AF32CB">
        <w:rPr>
          <w:rFonts w:ascii="Times" w:hAnsi="Times"/>
          <w:sz w:val="22"/>
          <w:szCs w:val="22"/>
        </w:rPr>
        <w:t>dictate the temperature sensitivity of a rate,</w:t>
      </w:r>
      <w:r w:rsidR="00122827" w:rsidRPr="00AF32CB">
        <w:rPr>
          <w:rFonts w:ascii="Times" w:hAnsi="Times"/>
          <w:sz w:val="22"/>
          <w:szCs w:val="22"/>
        </w:rPr>
        <w:t xml:space="preserve"> </w:t>
      </w:r>
      <w:r w:rsidR="00EE7D56" w:rsidRPr="00AF32CB">
        <w:rPr>
          <w:rFonts w:ascii="Times" w:hAnsi="Times"/>
          <w:sz w:val="22"/>
          <w:szCs w:val="22"/>
        </w:rPr>
        <w:t>typically var</w:t>
      </w:r>
      <w:r w:rsidR="004C7592" w:rsidRPr="00AF32CB">
        <w:rPr>
          <w:rFonts w:ascii="Times" w:hAnsi="Times"/>
          <w:sz w:val="22"/>
          <w:szCs w:val="22"/>
        </w:rPr>
        <w:t>y</w:t>
      </w:r>
      <w:r w:rsidR="00EE7D56" w:rsidRPr="00AF32CB">
        <w:rPr>
          <w:rFonts w:ascii="Times" w:hAnsi="Times"/>
          <w:sz w:val="22"/>
          <w:szCs w:val="22"/>
        </w:rPr>
        <w:t xml:space="preserve"> </w:t>
      </w:r>
      <w:r w:rsidR="00674B63" w:rsidRPr="00AF32CB">
        <w:rPr>
          <w:rFonts w:ascii="Times" w:hAnsi="Times"/>
          <w:sz w:val="22"/>
          <w:szCs w:val="22"/>
        </w:rPr>
        <w:t xml:space="preserve">substantially between </w:t>
      </w:r>
      <w:r w:rsidR="00715E57" w:rsidRPr="00AF32CB">
        <w:rPr>
          <w:rFonts w:ascii="Times" w:hAnsi="Times"/>
          <w:sz w:val="22"/>
          <w:szCs w:val="22"/>
        </w:rPr>
        <w:t>processes</w:t>
      </w:r>
      <w:r w:rsidR="005B7440" w:rsidRPr="00AF32CB">
        <w:rPr>
          <w:rFonts w:ascii="Times" w:hAnsi="Times"/>
          <w:sz w:val="22"/>
          <w:szCs w:val="22"/>
        </w:rPr>
        <w:t xml:space="preserve">, </w:t>
      </w:r>
      <w:r w:rsidR="00674B63" w:rsidRPr="00AF32CB">
        <w:rPr>
          <w:rFonts w:ascii="Times" w:hAnsi="Times"/>
          <w:sz w:val="22"/>
          <w:szCs w:val="22"/>
        </w:rPr>
        <w:t>species</w:t>
      </w:r>
      <w:r w:rsidR="00203BF3" w:rsidRPr="00AF32CB">
        <w:rPr>
          <w:rFonts w:ascii="Times" w:hAnsi="Times"/>
          <w:sz w:val="22"/>
          <w:szCs w:val="22"/>
        </w:rPr>
        <w:t xml:space="preserve">, taxonomic groups </w:t>
      </w:r>
      <w:r w:rsidR="00A6616F" w:rsidRPr="00AF32CB">
        <w:rPr>
          <w:rFonts w:ascii="Times" w:hAnsi="Times"/>
          <w:sz w:val="22"/>
          <w:szCs w:val="22"/>
        </w:rPr>
        <w:t>and whether or not intra- or interspecific data are used</w:t>
      </w:r>
      <w:r w:rsidR="00F1526C" w:rsidRPr="00AF32CB">
        <w:rPr>
          <w:rFonts w:ascii="Times" w:hAnsi="Times"/>
          <w:sz w:val="22"/>
          <w:szCs w:val="22"/>
        </w:rPr>
        <w:t xml:space="preserve"> for estimation</w:t>
      </w:r>
      <w:r w:rsidR="00A6616F" w:rsidRPr="00AF32CB">
        <w:rPr>
          <w:rFonts w:ascii="Times" w:hAnsi="Times"/>
          <w:sz w:val="22"/>
          <w:szCs w:val="22"/>
        </w:rPr>
        <w:t xml:space="preserve"> </w:t>
      </w:r>
      <w:r w:rsidR="009524E1" w:rsidRPr="00AF32CB">
        <w:rPr>
          <w:rFonts w:ascii="Times" w:hAnsi="Times"/>
          <w:sz w:val="22"/>
          <w:szCs w:val="22"/>
        </w:rPr>
        <w:fldChar w:fldCharType="begin"/>
      </w:r>
      <w:r w:rsidR="00641D9A">
        <w:rPr>
          <w:rFonts w:ascii="Times" w:hAnsi="Times"/>
          <w:sz w:val="22"/>
          <w:szCs w:val="22"/>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Downs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2008; Englund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2011; Rall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2012)</w:t>
      </w:r>
      <w:r w:rsidR="009524E1" w:rsidRPr="00AF32CB">
        <w:rPr>
          <w:rFonts w:ascii="Times" w:hAnsi="Times"/>
          <w:sz w:val="22"/>
          <w:szCs w:val="22"/>
        </w:rPr>
        <w:fldChar w:fldCharType="end"/>
      </w:r>
      <w:r w:rsidR="009524E1" w:rsidRPr="00AF32CB">
        <w:rPr>
          <w:rFonts w:ascii="Times" w:hAnsi="Times"/>
          <w:sz w:val="22"/>
          <w:szCs w:val="22"/>
        </w:rPr>
        <w:t>.</w:t>
      </w:r>
      <w:r w:rsidR="00EB2EC8" w:rsidRPr="00AF32CB">
        <w:rPr>
          <w:rFonts w:ascii="Times" w:hAnsi="Times"/>
          <w:sz w:val="22"/>
          <w:szCs w:val="22"/>
        </w:rPr>
        <w:t xml:space="preserve"> </w:t>
      </w:r>
      <w:r w:rsidR="003100EC" w:rsidRPr="00AF32CB">
        <w:rPr>
          <w:rFonts w:ascii="Times" w:hAnsi="Times"/>
          <w:sz w:val="22"/>
          <w:szCs w:val="22"/>
        </w:rPr>
        <w:t xml:space="preserve">To overcome this, we </w:t>
      </w:r>
      <w:r w:rsidR="00AE6C56" w:rsidRPr="00AF32CB">
        <w:rPr>
          <w:rFonts w:ascii="Times" w:hAnsi="Times"/>
          <w:sz w:val="22"/>
          <w:szCs w:val="22"/>
        </w:rPr>
        <w:t xml:space="preserve">assigned activation energies by </w:t>
      </w:r>
      <w:r w:rsidR="003100EC" w:rsidRPr="00AF32CB">
        <w:rPr>
          <w:rFonts w:ascii="Times" w:hAnsi="Times"/>
          <w:sz w:val="22"/>
          <w:szCs w:val="22"/>
        </w:rPr>
        <w:t>dr</w:t>
      </w:r>
      <w:r w:rsidR="00AE6C56" w:rsidRPr="00AF32CB">
        <w:rPr>
          <w:rFonts w:ascii="Times" w:hAnsi="Times"/>
          <w:sz w:val="22"/>
          <w:szCs w:val="22"/>
        </w:rPr>
        <w:t>a</w:t>
      </w:r>
      <w:r w:rsidR="003100EC" w:rsidRPr="00AF32CB">
        <w:rPr>
          <w:rFonts w:ascii="Times" w:hAnsi="Times"/>
          <w:sz w:val="22"/>
          <w:szCs w:val="22"/>
        </w:rPr>
        <w:t>w</w:t>
      </w:r>
      <w:r w:rsidR="00AE6C56" w:rsidRPr="00AF32CB">
        <w:rPr>
          <w:rFonts w:ascii="Times" w:hAnsi="Times"/>
          <w:sz w:val="22"/>
          <w:szCs w:val="22"/>
        </w:rPr>
        <w:t>ing</w:t>
      </w:r>
      <w:r w:rsidR="003100EC" w:rsidRPr="00AF32CB">
        <w:rPr>
          <w:rFonts w:ascii="Times" w:hAnsi="Times"/>
          <w:sz w:val="22"/>
          <w:szCs w:val="22"/>
        </w:rPr>
        <w:t xml:space="preserve"> 200 </w:t>
      </w:r>
      <w:r w:rsidR="00536540" w:rsidRPr="00AF32CB">
        <w:rPr>
          <w:rFonts w:ascii="Times" w:hAnsi="Times"/>
          <w:sz w:val="22"/>
          <w:szCs w:val="22"/>
        </w:rPr>
        <w:t xml:space="preserve">random </w:t>
      </w:r>
      <w:r w:rsidR="003F4557" w:rsidRPr="00AF32CB">
        <w:rPr>
          <w:rFonts w:ascii="Times" w:hAnsi="Times"/>
          <w:sz w:val="22"/>
          <w:szCs w:val="22"/>
        </w:rPr>
        <w:t>combinations</w:t>
      </w:r>
      <w:r w:rsidR="00107430" w:rsidRPr="00AF32CB">
        <w:rPr>
          <w:rFonts w:ascii="Times" w:hAnsi="Times"/>
          <w:sz w:val="22"/>
          <w:szCs w:val="22"/>
        </w:rPr>
        <w:t xml:space="preserve"> </w:t>
      </w:r>
      <w:r w:rsidR="009679B9" w:rsidRPr="00AF32CB">
        <w:rPr>
          <w:rFonts w:ascii="Times" w:hAnsi="Times"/>
          <w:sz w:val="22"/>
          <w:szCs w:val="22"/>
        </w:rPr>
        <w:t xml:space="preserve">of </w:t>
      </w:r>
      <w:r w:rsidR="00865781" w:rsidRPr="00AF32CB">
        <w:rPr>
          <w:rFonts w:ascii="Times" w:hAnsi="Times"/>
          <w:sz w:val="22"/>
          <w:szCs w:val="22"/>
        </w:rPr>
        <w:t xml:space="preserve">activation </w:t>
      </w:r>
      <w:r w:rsidR="004F44FF" w:rsidRPr="00AF32CB">
        <w:rPr>
          <w:rFonts w:ascii="Times" w:hAnsi="Times"/>
          <w:sz w:val="22"/>
          <w:szCs w:val="22"/>
        </w:rPr>
        <w:t>e</w:t>
      </w:r>
      <w:r w:rsidR="00865781" w:rsidRPr="00AF32CB">
        <w:rPr>
          <w:rFonts w:ascii="Times" w:hAnsi="Times"/>
          <w:sz w:val="22"/>
          <w:szCs w:val="22"/>
        </w:rPr>
        <w:t xml:space="preserve">nergies for each </w:t>
      </w:r>
      <w:commentRangeStart w:id="39"/>
      <w:commentRangeStart w:id="40"/>
      <w:r w:rsidR="00865781" w:rsidRPr="00AF32CB">
        <w:rPr>
          <w:rFonts w:ascii="Times" w:hAnsi="Times"/>
          <w:sz w:val="22"/>
          <w:szCs w:val="22"/>
        </w:rPr>
        <w:t>temperature-dependent rate</w:t>
      </w:r>
      <w:commentRangeStart w:id="41"/>
      <w:commentRangeStart w:id="42"/>
      <w:commentRangeEnd w:id="41"/>
      <w:r w:rsidR="00F1526C" w:rsidRPr="00AF32CB">
        <w:rPr>
          <w:rStyle w:val="CommentReference"/>
          <w:sz w:val="22"/>
          <w:szCs w:val="22"/>
        </w:rPr>
        <w:commentReference w:id="41"/>
      </w:r>
      <w:commentRangeEnd w:id="39"/>
      <w:commentRangeEnd w:id="42"/>
      <w:r w:rsidR="009C58D6" w:rsidRPr="00AF32CB">
        <w:rPr>
          <w:rFonts w:ascii="Times" w:hAnsi="Times"/>
          <w:sz w:val="22"/>
          <w:szCs w:val="22"/>
        </w:rPr>
        <w:t xml:space="preserve"> </w:t>
      </w:r>
      <w:r w:rsidR="00EC416B" w:rsidRPr="00AF32CB">
        <w:rPr>
          <w:rStyle w:val="CommentReference"/>
          <w:sz w:val="22"/>
          <w:szCs w:val="22"/>
        </w:rPr>
        <w:commentReference w:id="42"/>
      </w:r>
      <w:r w:rsidR="00F1526C" w:rsidRPr="00AF32CB">
        <w:rPr>
          <w:rStyle w:val="CommentReference"/>
          <w:sz w:val="22"/>
          <w:szCs w:val="22"/>
        </w:rPr>
        <w:commentReference w:id="39"/>
      </w:r>
      <w:commentRangeEnd w:id="40"/>
      <w:r w:rsidR="002D1D10" w:rsidRPr="00AF32CB">
        <w:rPr>
          <w:rStyle w:val="CommentReference"/>
          <w:sz w:val="22"/>
          <w:szCs w:val="22"/>
        </w:rPr>
        <w:commentReference w:id="40"/>
      </w:r>
      <w:commentRangeStart w:id="43"/>
      <w:commentRangeStart w:id="44"/>
      <w:r w:rsidR="00D50620" w:rsidRPr="00AF32CB">
        <w:rPr>
          <w:rFonts w:ascii="Times" w:hAnsi="Times"/>
          <w:sz w:val="22"/>
          <w:szCs w:val="22"/>
        </w:rPr>
        <w:t>from probability distributions</w:t>
      </w:r>
      <w:commentRangeEnd w:id="43"/>
      <w:r w:rsidR="00F26545" w:rsidRPr="00AF32CB">
        <w:rPr>
          <w:rStyle w:val="CommentReference"/>
          <w:sz w:val="22"/>
          <w:szCs w:val="22"/>
        </w:rPr>
        <w:commentReference w:id="43"/>
      </w:r>
      <w:commentRangeEnd w:id="44"/>
      <w:r w:rsidR="000948DF">
        <w:rPr>
          <w:rStyle w:val="CommentReference"/>
        </w:rPr>
        <w:commentReference w:id="44"/>
      </w:r>
      <w:r w:rsidR="00CE1DB1" w:rsidRPr="00AF32CB">
        <w:rPr>
          <w:rFonts w:ascii="Times" w:hAnsi="Times"/>
          <w:sz w:val="22"/>
          <w:szCs w:val="22"/>
        </w:rPr>
        <w:t xml:space="preserve"> </w:t>
      </w:r>
      <w:r w:rsidR="002B0B3C" w:rsidRPr="00AF32CB">
        <w:rPr>
          <w:rFonts w:ascii="Times" w:hAnsi="Times"/>
          <w:sz w:val="22"/>
          <w:szCs w:val="22"/>
        </w:rPr>
        <w:t xml:space="preserve">(Table 1; </w:t>
      </w:r>
      <w:r w:rsidR="00646E0B" w:rsidRPr="00AF32CB">
        <w:rPr>
          <w:rFonts w:ascii="Times" w:hAnsi="Times"/>
          <w:sz w:val="22"/>
          <w:szCs w:val="22"/>
        </w:rPr>
        <w:t xml:space="preserve">Fig </w:t>
      </w:r>
      <w:r w:rsidR="00CE507F" w:rsidRPr="00AF32CB">
        <w:rPr>
          <w:rFonts w:ascii="Times" w:hAnsi="Times"/>
          <w:sz w:val="22"/>
          <w:szCs w:val="22"/>
        </w:rPr>
        <w:t>S</w:t>
      </w:r>
      <w:r w:rsidR="00D744F2" w:rsidRPr="00AF32CB">
        <w:rPr>
          <w:rFonts w:ascii="Times" w:hAnsi="Times"/>
          <w:sz w:val="22"/>
          <w:szCs w:val="22"/>
        </w:rPr>
        <w:t>1</w:t>
      </w:r>
      <w:r w:rsidR="000C6411" w:rsidRPr="00096E01">
        <w:rPr>
          <w:rFonts w:ascii="Times" w:hAnsi="Times"/>
          <w:sz w:val="22"/>
          <w:szCs w:val="22"/>
          <w:lang w:val="en-US"/>
        </w:rPr>
        <w:t>1</w:t>
      </w:r>
      <w:r w:rsidR="005F1A93" w:rsidRPr="00AF32CB">
        <w:rPr>
          <w:rFonts w:ascii="Times" w:hAnsi="Times"/>
          <w:sz w:val="22"/>
          <w:szCs w:val="22"/>
        </w:rPr>
        <w:t>)</w:t>
      </w:r>
      <w:r w:rsidR="00972083" w:rsidRPr="00AF32CB">
        <w:rPr>
          <w:rFonts w:ascii="Times" w:hAnsi="Times"/>
          <w:sz w:val="22"/>
          <w:szCs w:val="22"/>
        </w:rPr>
        <w:t xml:space="preserve">. </w:t>
      </w:r>
      <w:r w:rsidR="002C7952" w:rsidRPr="00AF32CB">
        <w:rPr>
          <w:rFonts w:ascii="Times" w:hAnsi="Times"/>
          <w:sz w:val="22"/>
          <w:szCs w:val="22"/>
        </w:rPr>
        <w:t>T</w:t>
      </w:r>
      <w:r w:rsidR="0049321F" w:rsidRPr="00AF32CB">
        <w:rPr>
          <w:rFonts w:ascii="Times" w:hAnsi="Times"/>
          <w:sz w:val="22"/>
          <w:szCs w:val="22"/>
        </w:rPr>
        <w:t xml:space="preserve">he model </w:t>
      </w:r>
      <w:r w:rsidR="002C7952" w:rsidRPr="00AF32CB">
        <w:rPr>
          <w:rFonts w:ascii="Times" w:hAnsi="Times"/>
          <w:sz w:val="22"/>
          <w:szCs w:val="22"/>
        </w:rPr>
        <w:t xml:space="preserve">is then </w:t>
      </w:r>
      <w:r w:rsidR="00271CDA" w:rsidRPr="00AF32CB">
        <w:rPr>
          <w:rFonts w:ascii="Times" w:hAnsi="Times"/>
          <w:sz w:val="22"/>
          <w:szCs w:val="22"/>
        </w:rPr>
        <w:t xml:space="preserve">projected </w:t>
      </w:r>
      <w:r w:rsidR="00B012EE" w:rsidRPr="00AF32CB">
        <w:rPr>
          <w:rFonts w:ascii="Times" w:hAnsi="Times"/>
          <w:sz w:val="22"/>
          <w:szCs w:val="22"/>
        </w:rPr>
        <w:t xml:space="preserve">to </w:t>
      </w:r>
      <w:r w:rsidR="0049321F" w:rsidRPr="00AF32CB">
        <w:rPr>
          <w:rFonts w:ascii="Times" w:hAnsi="Times"/>
          <w:sz w:val="22"/>
          <w:szCs w:val="22"/>
        </w:rPr>
        <w:t xml:space="preserve">forward </w:t>
      </w:r>
      <w:r w:rsidR="00B012EE" w:rsidRPr="00AF32CB">
        <w:rPr>
          <w:rFonts w:ascii="Times" w:hAnsi="Times"/>
          <w:sz w:val="22"/>
          <w:szCs w:val="22"/>
        </w:rPr>
        <w:t>to 2050</w:t>
      </w:r>
      <w:r w:rsidR="00DF5592" w:rsidRPr="00DF5592">
        <w:rPr>
          <w:rFonts w:ascii="Times" w:hAnsi="Times"/>
          <w:sz w:val="22"/>
          <w:szCs w:val="22"/>
          <w:lang w:val="en-US"/>
        </w:rPr>
        <w:t>. T</w:t>
      </w:r>
      <w:r w:rsidR="00DF5592">
        <w:rPr>
          <w:rFonts w:ascii="Times" w:hAnsi="Times"/>
          <w:sz w:val="22"/>
          <w:szCs w:val="22"/>
          <w:lang w:val="en-US"/>
        </w:rPr>
        <w:t>his is repeated</w:t>
      </w:r>
      <w:r w:rsidR="00B012EE" w:rsidRPr="00AF32CB">
        <w:rPr>
          <w:rFonts w:ascii="Times" w:hAnsi="Times"/>
          <w:sz w:val="22"/>
          <w:szCs w:val="22"/>
        </w:rPr>
        <w:t xml:space="preserve"> </w:t>
      </w:r>
      <w:r w:rsidR="00F52CE7" w:rsidRPr="00AF32CB">
        <w:rPr>
          <w:rFonts w:ascii="Times" w:hAnsi="Times"/>
          <w:sz w:val="22"/>
          <w:szCs w:val="22"/>
        </w:rPr>
        <w:t xml:space="preserve">200 times, </w:t>
      </w:r>
      <w:commentRangeStart w:id="45"/>
      <w:commentRangeStart w:id="46"/>
      <w:r w:rsidR="00F52CE7" w:rsidRPr="00AF32CB">
        <w:rPr>
          <w:rFonts w:ascii="Times" w:hAnsi="Times"/>
          <w:sz w:val="22"/>
          <w:szCs w:val="22"/>
        </w:rPr>
        <w:t xml:space="preserve">each time </w:t>
      </w:r>
      <w:commentRangeEnd w:id="45"/>
      <w:r w:rsidR="00F1526C" w:rsidRPr="00AF32CB">
        <w:rPr>
          <w:rStyle w:val="CommentReference"/>
          <w:sz w:val="22"/>
          <w:szCs w:val="22"/>
        </w:rPr>
        <w:commentReference w:id="45"/>
      </w:r>
      <w:commentRangeEnd w:id="46"/>
      <w:r w:rsidR="000B4878" w:rsidRPr="00AF32CB">
        <w:rPr>
          <w:rStyle w:val="CommentReference"/>
          <w:sz w:val="22"/>
          <w:szCs w:val="22"/>
        </w:rPr>
        <w:commentReference w:id="46"/>
      </w:r>
      <w:r w:rsidR="00F52CE7" w:rsidRPr="00AF32CB">
        <w:rPr>
          <w:rFonts w:ascii="Times" w:hAnsi="Times"/>
          <w:sz w:val="22"/>
          <w:szCs w:val="22"/>
        </w:rPr>
        <w:t xml:space="preserve">with another set of </w:t>
      </w:r>
      <w:r w:rsidR="00401A33" w:rsidRPr="00AF32CB">
        <w:rPr>
          <w:rFonts w:ascii="Times" w:hAnsi="Times"/>
          <w:sz w:val="22"/>
          <w:szCs w:val="22"/>
        </w:rPr>
        <w:t>parameters</w:t>
      </w:r>
      <w:r w:rsidR="00A85FC3" w:rsidRPr="00AF32CB">
        <w:rPr>
          <w:rFonts w:ascii="Times" w:hAnsi="Times"/>
          <w:sz w:val="22"/>
          <w:szCs w:val="22"/>
        </w:rPr>
        <w:t xml:space="preserve">. We then </w:t>
      </w:r>
      <w:r w:rsidR="003E7C97" w:rsidRPr="00AF32CB">
        <w:rPr>
          <w:rFonts w:ascii="Times" w:hAnsi="Times"/>
          <w:sz w:val="22"/>
          <w:szCs w:val="22"/>
        </w:rPr>
        <w:t xml:space="preserve">quantify </w:t>
      </w:r>
      <w:r w:rsidR="005F1A93" w:rsidRPr="00AF32CB">
        <w:rPr>
          <w:rFonts w:ascii="Times" w:hAnsi="Times"/>
          <w:sz w:val="22"/>
          <w:szCs w:val="22"/>
        </w:rPr>
        <w:t xml:space="preserve">the </w:t>
      </w:r>
      <w:r w:rsidR="00AA5ED1" w:rsidRPr="00AF32CB">
        <w:rPr>
          <w:rFonts w:ascii="Times" w:hAnsi="Times"/>
          <w:sz w:val="22"/>
          <w:szCs w:val="22"/>
        </w:rPr>
        <w:t xml:space="preserve">overall </w:t>
      </w:r>
      <w:r w:rsidR="005F1A93" w:rsidRPr="00AF32CB">
        <w:rPr>
          <w:rFonts w:ascii="Times" w:hAnsi="Times"/>
          <w:sz w:val="22"/>
          <w:szCs w:val="22"/>
        </w:rPr>
        <w:t xml:space="preserve">mean response </w:t>
      </w:r>
      <w:r w:rsidR="00C76C92" w:rsidRPr="00AF32CB">
        <w:rPr>
          <w:rFonts w:ascii="Times" w:hAnsi="Times"/>
          <w:sz w:val="22"/>
          <w:szCs w:val="22"/>
        </w:rPr>
        <w:t xml:space="preserve">and the ranges of predictions from </w:t>
      </w:r>
      <w:r w:rsidR="007F3399" w:rsidRPr="00AF32CB">
        <w:rPr>
          <w:rFonts w:ascii="Times" w:hAnsi="Times"/>
          <w:sz w:val="22"/>
          <w:szCs w:val="22"/>
        </w:rPr>
        <w:t>the random draws</w:t>
      </w:r>
      <w:r w:rsidR="000A0E95" w:rsidRPr="00AF32CB">
        <w:rPr>
          <w:rFonts w:ascii="Times" w:hAnsi="Times"/>
          <w:sz w:val="22"/>
          <w:szCs w:val="22"/>
        </w:rPr>
        <w:t xml:space="preserve">. </w:t>
      </w:r>
      <w:r w:rsidR="00273DA3" w:rsidRPr="00AF32CB">
        <w:rPr>
          <w:rFonts w:ascii="Times" w:hAnsi="Times"/>
          <w:sz w:val="22"/>
          <w:szCs w:val="22"/>
        </w:rPr>
        <w:t xml:space="preserve">The </w:t>
      </w:r>
      <w:r w:rsidR="00F26545" w:rsidRPr="00AF32CB">
        <w:rPr>
          <w:rFonts w:ascii="Times" w:hAnsi="Times"/>
          <w:sz w:val="22"/>
          <w:szCs w:val="22"/>
        </w:rPr>
        <w:t xml:space="preserve">probability </w:t>
      </w:r>
      <w:r w:rsidR="00273DA3" w:rsidRPr="00AF32CB">
        <w:rPr>
          <w:rFonts w:ascii="Times" w:hAnsi="Times"/>
          <w:sz w:val="22"/>
          <w:szCs w:val="22"/>
        </w:rPr>
        <w:t xml:space="preserve">distributions </w:t>
      </w:r>
      <w:r w:rsidR="00C428A8" w:rsidRPr="00AF32CB">
        <w:rPr>
          <w:rFonts w:ascii="Times" w:hAnsi="Times"/>
          <w:sz w:val="22"/>
          <w:szCs w:val="22"/>
        </w:rPr>
        <w:t xml:space="preserve">for </w:t>
      </w:r>
      <w:r w:rsidR="00F26545" w:rsidRPr="00AF32CB">
        <w:rPr>
          <w:rFonts w:ascii="Times" w:hAnsi="Times"/>
          <w:sz w:val="22"/>
          <w:szCs w:val="22"/>
        </w:rPr>
        <w:t xml:space="preserve">the </w:t>
      </w:r>
      <w:r w:rsidR="00F1526C" w:rsidRPr="00AF32CB">
        <w:rPr>
          <w:rFonts w:ascii="Times" w:hAnsi="Times"/>
          <w:sz w:val="22"/>
          <w:szCs w:val="22"/>
        </w:rPr>
        <w:t xml:space="preserve">temperature-dependencies of </w:t>
      </w:r>
      <w:r w:rsidR="00C428A8" w:rsidRPr="00AF32CB">
        <w:rPr>
          <w:rFonts w:ascii="Times" w:hAnsi="Times"/>
          <w:sz w:val="22"/>
          <w:szCs w:val="22"/>
        </w:rPr>
        <w:t xml:space="preserve">maximum consumption rate and metabolic rate </w:t>
      </w:r>
      <w:r w:rsidR="00F26545" w:rsidRPr="00AF32CB">
        <w:rPr>
          <w:rFonts w:ascii="Times" w:hAnsi="Times"/>
          <w:sz w:val="22"/>
          <w:szCs w:val="22"/>
        </w:rPr>
        <w:t>are taken</w:t>
      </w:r>
      <w:r w:rsidR="001A1817" w:rsidRPr="00AF32CB">
        <w:rPr>
          <w:rFonts w:ascii="Times" w:hAnsi="Times"/>
          <w:sz w:val="22"/>
          <w:szCs w:val="22"/>
        </w:rPr>
        <w:t xml:space="preserve"> from a systematic literature review on the intraspecific size- and temperature dependent scaling (Lindmark et al, in prep)</w:t>
      </w:r>
      <w:r w:rsidR="00045537" w:rsidRPr="00AF32CB">
        <w:rPr>
          <w:rFonts w:ascii="Times" w:hAnsi="Times"/>
          <w:sz w:val="22"/>
          <w:szCs w:val="22"/>
        </w:rPr>
        <w:t>. M</w:t>
      </w:r>
      <w:r w:rsidR="004C6CF0" w:rsidRPr="00AF32CB">
        <w:rPr>
          <w:rFonts w:ascii="Times" w:hAnsi="Times"/>
          <w:sz w:val="22"/>
          <w:szCs w:val="22"/>
        </w:rPr>
        <w:t>ortality i</w:t>
      </w:r>
      <w:commentRangeStart w:id="47"/>
      <w:commentRangeStart w:id="48"/>
      <w:r w:rsidR="004C6CF0" w:rsidRPr="00AF32CB">
        <w:rPr>
          <w:rFonts w:ascii="Times" w:hAnsi="Times"/>
          <w:sz w:val="22"/>
          <w:szCs w:val="22"/>
        </w:rPr>
        <w:t xml:space="preserve">s assumed to scale in proportion to </w:t>
      </w:r>
      <w:r w:rsidR="008368B5" w:rsidRPr="00AF32CB">
        <w:rPr>
          <w:rFonts w:ascii="Times" w:hAnsi="Times"/>
          <w:sz w:val="22"/>
          <w:szCs w:val="22"/>
        </w:rPr>
        <w:t>metabolic rate</w:t>
      </w:r>
      <w:commentRangeEnd w:id="47"/>
      <w:r w:rsidR="00F26545" w:rsidRPr="00AF32CB">
        <w:rPr>
          <w:rStyle w:val="CommentReference"/>
          <w:sz w:val="22"/>
          <w:szCs w:val="22"/>
        </w:rPr>
        <w:commentReference w:id="47"/>
      </w:r>
      <w:commentRangeEnd w:id="48"/>
      <w:r w:rsidR="003A5DCB" w:rsidRPr="00AF32CB">
        <w:rPr>
          <w:rStyle w:val="CommentReference"/>
          <w:sz w:val="22"/>
          <w:szCs w:val="22"/>
        </w:rPr>
        <w:commentReference w:id="48"/>
      </w:r>
      <w:r w:rsidR="008368B5" w:rsidRPr="00AF32CB">
        <w:rPr>
          <w:rFonts w:ascii="Times" w:hAnsi="Times"/>
          <w:sz w:val="22"/>
          <w:szCs w:val="22"/>
        </w:rPr>
        <w:t xml:space="preserve"> </w:t>
      </w:r>
      <w:r w:rsidR="00045537" w:rsidRPr="00AF32CB">
        <w:rPr>
          <w:rFonts w:ascii="Times" w:hAnsi="Times"/>
          <w:sz w:val="22"/>
          <w:szCs w:val="22"/>
        </w:rPr>
        <w:t>with temperature, and therefore the random draws are take from the same distribution as metabolic rate</w:t>
      </w:r>
      <w:r w:rsidR="0037217F" w:rsidRPr="00AF32CB">
        <w:rPr>
          <w:rFonts w:ascii="Times" w:hAnsi="Times"/>
          <w:sz w:val="22"/>
          <w:szCs w:val="22"/>
        </w:rPr>
        <w:t xml:space="preserve"> </w:t>
      </w:r>
      <w:r w:rsidR="009363B7" w:rsidRPr="00AF32CB">
        <w:rPr>
          <w:rFonts w:ascii="Times" w:hAnsi="Times"/>
          <w:sz w:val="22"/>
          <w:szCs w:val="22"/>
        </w:rPr>
        <w:fldChar w:fldCharType="begin"/>
      </w:r>
      <w:r w:rsidR="000F48EF">
        <w:rPr>
          <w:rFonts w:ascii="Times" w:hAnsi="Times"/>
          <w:sz w:val="22"/>
          <w:szCs w:val="22"/>
        </w:rPr>
        <w:instrText xml:space="preserve"> ADDIN ZOTERO_ITEM CSL_CITATION {"citationID":"erU4dyOI","properties":{"formattedCitation":"(Brown {\\i{}et al.} 2004a; Blanchard {\\i{}et al.} 2012)","plainCitation":"(Brown et al. 2004a; Blanchard et al. 2012)","noteIndex":0},"citationItems":[{"id":"LtCOmUN2/iThkOWMz","uris":["http://zotero.org/users/6116610/items/U72KD5M3"],"uri":["http://zotero.org/users/6116610/items/U72KD5M3"],"itemData":{"id":"CKQJ1ax4/hOtcD1y0","type":"article-journal","title":"Toward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sidRPr="00AF32CB">
        <w:rPr>
          <w:rFonts w:ascii="Times" w:hAnsi="Times"/>
          <w:sz w:val="22"/>
          <w:szCs w:val="22"/>
        </w:rPr>
        <w:fldChar w:fldCharType="separate"/>
      </w:r>
      <w:r w:rsidR="000F48EF" w:rsidRPr="000F48EF">
        <w:rPr>
          <w:rFonts w:ascii="Times" w:hAnsi="Times" w:cs="Times New Roman"/>
          <w:sz w:val="22"/>
          <w:lang w:val="en-GB"/>
        </w:rPr>
        <w:t xml:space="preserve">(Brown </w:t>
      </w:r>
      <w:r w:rsidR="000F48EF" w:rsidRPr="000F48EF">
        <w:rPr>
          <w:rFonts w:ascii="Times" w:hAnsi="Times" w:cs="Times New Roman"/>
          <w:i/>
          <w:iCs/>
          <w:sz w:val="22"/>
          <w:lang w:val="en-GB"/>
        </w:rPr>
        <w:t>et al.</w:t>
      </w:r>
      <w:r w:rsidR="000F48EF" w:rsidRPr="000F48EF">
        <w:rPr>
          <w:rFonts w:ascii="Times" w:hAnsi="Times" w:cs="Times New Roman"/>
          <w:sz w:val="22"/>
          <w:lang w:val="en-GB"/>
        </w:rPr>
        <w:t xml:space="preserve"> 2004a; Blanchard </w:t>
      </w:r>
      <w:r w:rsidR="000F48EF" w:rsidRPr="000F48EF">
        <w:rPr>
          <w:rFonts w:ascii="Times" w:hAnsi="Times" w:cs="Times New Roman"/>
          <w:i/>
          <w:iCs/>
          <w:sz w:val="22"/>
          <w:lang w:val="en-GB"/>
        </w:rPr>
        <w:t>et al.</w:t>
      </w:r>
      <w:r w:rsidR="000F48EF" w:rsidRPr="000F48EF">
        <w:rPr>
          <w:rFonts w:ascii="Times" w:hAnsi="Times" w:cs="Times New Roman"/>
          <w:sz w:val="22"/>
          <w:lang w:val="en-GB"/>
        </w:rPr>
        <w:t xml:space="preserve"> 2012)</w:t>
      </w:r>
      <w:r w:rsidR="009363B7" w:rsidRPr="00AF32CB">
        <w:rPr>
          <w:rFonts w:ascii="Times" w:hAnsi="Times"/>
          <w:sz w:val="22"/>
          <w:szCs w:val="22"/>
        </w:rPr>
        <w:fldChar w:fldCharType="end"/>
      </w:r>
      <w:r w:rsidR="007817D2" w:rsidRPr="00AF32CB">
        <w:rPr>
          <w:rFonts w:ascii="Times" w:hAnsi="Times"/>
          <w:sz w:val="22"/>
          <w:szCs w:val="22"/>
        </w:rPr>
        <w:t xml:space="preserve">. </w:t>
      </w:r>
      <w:r w:rsidR="007B441D" w:rsidRPr="007B441D">
        <w:rPr>
          <w:rFonts w:ascii="Times" w:hAnsi="Times"/>
          <w:sz w:val="22"/>
          <w:szCs w:val="22"/>
          <w:lang w:val="en-US"/>
        </w:rPr>
        <w:t>For si</w:t>
      </w:r>
      <w:r w:rsidR="007B441D">
        <w:rPr>
          <w:rFonts w:ascii="Times" w:hAnsi="Times"/>
          <w:sz w:val="22"/>
          <w:szCs w:val="22"/>
          <w:lang w:val="en-US"/>
        </w:rPr>
        <w:t xml:space="preserve">mplicity, </w:t>
      </w:r>
      <w:r w:rsidR="007B441D" w:rsidRPr="00396C18">
        <w:rPr>
          <w:rFonts w:ascii="Times" w:hAnsi="Times"/>
          <w:sz w:val="22"/>
          <w:szCs w:val="22"/>
          <w:lang w:val="en-US"/>
        </w:rPr>
        <w:t xml:space="preserve">we </w:t>
      </w:r>
      <w:r w:rsidR="007B441D" w:rsidRPr="00BB5408">
        <w:rPr>
          <w:rFonts w:ascii="Times" w:hAnsi="Times"/>
          <w:sz w:val="22"/>
          <w:szCs w:val="22"/>
        </w:rPr>
        <w:t>assume</w:t>
      </w:r>
      <w:r w:rsidR="007B441D" w:rsidRPr="00396C18">
        <w:rPr>
          <w:rFonts w:ascii="Times" w:hAnsi="Times"/>
          <w:sz w:val="22"/>
          <w:szCs w:val="22"/>
          <w:lang w:val="en-US"/>
        </w:rPr>
        <w:t>d</w:t>
      </w:r>
      <w:r w:rsidR="007B441D" w:rsidRPr="00BB5408">
        <w:rPr>
          <w:rFonts w:ascii="Times" w:hAnsi="Times"/>
          <w:sz w:val="22"/>
          <w:szCs w:val="22"/>
        </w:rPr>
        <w:t xml:space="preserve"> the distributions of each rate from which the draws are taken are independent.</w:t>
      </w:r>
      <w:r w:rsidR="00E74AAE" w:rsidRPr="00396C18">
        <w:rPr>
          <w:rFonts w:ascii="Times" w:hAnsi="Times"/>
          <w:sz w:val="22"/>
          <w:szCs w:val="22"/>
          <w:lang w:val="en-US"/>
        </w:rPr>
        <w:t xml:space="preserve"> </w:t>
      </w:r>
      <w:r w:rsidR="00C54627" w:rsidRPr="00AF32CB">
        <w:rPr>
          <w:rFonts w:ascii="Times" w:hAnsi="Times"/>
          <w:sz w:val="22"/>
          <w:szCs w:val="22"/>
        </w:rPr>
        <w:t xml:space="preserve">Activation energies for resource </w:t>
      </w:r>
      <w:r w:rsidR="008502F3" w:rsidRPr="00AF32CB">
        <w:rPr>
          <w:rFonts w:ascii="Times" w:hAnsi="Times"/>
          <w:sz w:val="22"/>
          <w:szCs w:val="22"/>
        </w:rPr>
        <w:t xml:space="preserve">parameters </w:t>
      </w:r>
      <w:r w:rsidR="0050387A" w:rsidRPr="00AF32CB">
        <w:rPr>
          <w:rFonts w:ascii="Times" w:hAnsi="Times"/>
          <w:sz w:val="22"/>
          <w:szCs w:val="22"/>
        </w:rPr>
        <w:t xml:space="preserve">were </w:t>
      </w:r>
      <w:r w:rsidR="00D723F2" w:rsidRPr="00AF32CB">
        <w:rPr>
          <w:rFonts w:ascii="Times" w:hAnsi="Times"/>
          <w:sz w:val="22"/>
          <w:szCs w:val="22"/>
        </w:rPr>
        <w:t>acquired by fitting</w:t>
      </w:r>
      <w:r w:rsidR="00995C88" w:rsidRPr="006D1F7E">
        <w:rPr>
          <w:rFonts w:ascii="Times" w:hAnsi="Times"/>
          <w:sz w:val="22"/>
          <w:szCs w:val="22"/>
          <w:lang w:val="en-US"/>
        </w:rPr>
        <w:t xml:space="preserve"> a</w:t>
      </w:r>
      <w:r w:rsidR="00D723F2" w:rsidRPr="00AF32CB">
        <w:rPr>
          <w:rFonts w:ascii="Times" w:hAnsi="Times"/>
          <w:sz w:val="22"/>
          <w:szCs w:val="22"/>
        </w:rPr>
        <w:t xml:space="preserve"> linear regression of natural log of growth rate as a function of Arrhenius temperature (</w:t>
      </w:r>
      <m:oMath>
        <m:r>
          <w:rPr>
            <w:rFonts w:ascii="Cambria Math" w:hAnsi="Cambria Math"/>
            <w:sz w:val="22"/>
            <w:szCs w:val="22"/>
          </w:rPr>
          <m:t>1/kT</m:t>
        </m:r>
      </m:oMath>
      <w:r w:rsidR="00D723F2" w:rsidRPr="00AF32CB">
        <w:rPr>
          <w:rFonts w:ascii="Times" w:hAnsi="Times"/>
          <w:sz w:val="22"/>
          <w:szCs w:val="22"/>
        </w:rPr>
        <w:t xml:space="preserve">) </w:t>
      </w:r>
      <w:r w:rsidR="008502F3" w:rsidRPr="00AF32CB">
        <w:rPr>
          <w:rFonts w:ascii="Times" w:hAnsi="Times"/>
          <w:sz w:val="22"/>
          <w:szCs w:val="22"/>
        </w:rPr>
        <w:t xml:space="preserve">from </w:t>
      </w:r>
      <w:r w:rsidR="00262601" w:rsidRPr="00AF32CB">
        <w:rPr>
          <w:rFonts w:ascii="Times" w:hAnsi="Times"/>
          <w:sz w:val="22"/>
          <w:szCs w:val="22"/>
        </w:rPr>
        <w:t xml:space="preserve">experimental data in </w:t>
      </w:r>
      <w:r w:rsidR="00262601" w:rsidRPr="00AF32CB">
        <w:rPr>
          <w:rFonts w:ascii="Times" w:hAnsi="Times"/>
          <w:sz w:val="22"/>
          <w:szCs w:val="22"/>
        </w:rPr>
        <w:fldChar w:fldCharType="begin"/>
      </w:r>
      <w:r w:rsidR="00641D9A">
        <w:rPr>
          <w:rFonts w:ascii="Times" w:hAnsi="Times"/>
          <w:sz w:val="22"/>
          <w:szCs w:val="22"/>
        </w:rPr>
        <w:instrText xml:space="preserve"> ADDIN ZOTERO_ITEM CSL_CITATION {"citationID":"iFXh405t","properties":{"formattedCitation":"(Savage {\\i{}et al.} 2004)","plainCitation":"(Savage et al. 2004)","noteIndex":0},"citationItems":[{"id":"LtCOmUN2/jr7BMXhL","uris":["http://zotero.org/users/6116610/items/5EKRHGLR"],"uri":["http://zotero.org/users/6116610/items/5EKRHGLR"],"itemData":{"id":"a9J8YZsy/ccYTjRvA","type":"article-journal","container-title":"The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sz w:val="22"/>
          <w:szCs w:val="22"/>
        </w:rPr>
        <w:fldChar w:fldCharType="separate"/>
      </w:r>
      <w:r w:rsidR="00262601" w:rsidRPr="00AF32CB">
        <w:rPr>
          <w:rFonts w:ascii="Times" w:hAnsi="Times" w:cs="Times New Roman"/>
          <w:sz w:val="22"/>
          <w:szCs w:val="22"/>
          <w:lang w:val="en-GB"/>
        </w:rPr>
        <w:t xml:space="preserve">(Savage </w:t>
      </w:r>
      <w:r w:rsidR="00262601" w:rsidRPr="00AF32CB">
        <w:rPr>
          <w:rFonts w:ascii="Times" w:hAnsi="Times" w:cs="Times New Roman"/>
          <w:i/>
          <w:iCs/>
          <w:sz w:val="22"/>
          <w:szCs w:val="22"/>
          <w:lang w:val="en-GB"/>
        </w:rPr>
        <w:t>et al.</w:t>
      </w:r>
      <w:r w:rsidR="00262601" w:rsidRPr="00AF32CB">
        <w:rPr>
          <w:rFonts w:ascii="Times" w:hAnsi="Times" w:cs="Times New Roman"/>
          <w:sz w:val="22"/>
          <w:szCs w:val="22"/>
          <w:lang w:val="en-GB"/>
        </w:rPr>
        <w:t xml:space="preserve"> 2004)</w:t>
      </w:r>
      <w:r w:rsidR="00262601" w:rsidRPr="00AF32CB">
        <w:rPr>
          <w:rFonts w:ascii="Times" w:hAnsi="Times"/>
          <w:sz w:val="22"/>
          <w:szCs w:val="22"/>
        </w:rPr>
        <w:fldChar w:fldCharType="end"/>
      </w:r>
      <w:r w:rsidR="00262601" w:rsidRPr="00AF32CB">
        <w:rPr>
          <w:rFonts w:ascii="Times" w:hAnsi="Times"/>
          <w:sz w:val="22"/>
          <w:szCs w:val="22"/>
        </w:rPr>
        <w:t xml:space="preserve"> </w:t>
      </w:r>
      <w:r w:rsidR="00550BD4" w:rsidRPr="00AF32CB">
        <w:rPr>
          <w:rFonts w:ascii="Times" w:hAnsi="Times"/>
          <w:sz w:val="22"/>
          <w:szCs w:val="22"/>
        </w:rPr>
        <w:t>(</w:t>
      </w:r>
      <w:r w:rsidR="00125B89" w:rsidRPr="00AF32CB">
        <w:rPr>
          <w:rFonts w:ascii="Times" w:hAnsi="Times"/>
          <w:sz w:val="22"/>
          <w:szCs w:val="22"/>
        </w:rPr>
        <w:t xml:space="preserve">pooling </w:t>
      </w:r>
      <w:r w:rsidR="00550BD4" w:rsidRPr="00AF32CB">
        <w:rPr>
          <w:rFonts w:ascii="Times" w:hAnsi="Times"/>
          <w:sz w:val="22"/>
          <w:szCs w:val="22"/>
        </w:rPr>
        <w:t xml:space="preserve">protists, algae, </w:t>
      </w:r>
      <w:r w:rsidR="004C6233" w:rsidRPr="004C6233">
        <w:rPr>
          <w:rFonts w:ascii="Times" w:hAnsi="Times"/>
          <w:sz w:val="22"/>
          <w:szCs w:val="22"/>
          <w:lang w:val="en-US"/>
        </w:rPr>
        <w:t xml:space="preserve"> </w:t>
      </w:r>
      <w:r w:rsidR="00550BD4" w:rsidRPr="00AF32CB">
        <w:rPr>
          <w:rFonts w:ascii="Times" w:hAnsi="Times"/>
          <w:sz w:val="22"/>
          <w:szCs w:val="22"/>
        </w:rPr>
        <w:t>zooplankton)</w:t>
      </w:r>
      <w:r w:rsidR="00857D68" w:rsidRPr="00AF32CB">
        <w:rPr>
          <w:rFonts w:ascii="Times" w:hAnsi="Times"/>
          <w:sz w:val="22"/>
          <w:szCs w:val="22"/>
        </w:rPr>
        <w:t xml:space="preserve"> for the MTE-</w:t>
      </w:r>
      <w:commentRangeStart w:id="49"/>
      <w:commentRangeStart w:id="50"/>
      <w:r w:rsidR="00857D68" w:rsidRPr="00AF32CB">
        <w:rPr>
          <w:rFonts w:ascii="Times" w:hAnsi="Times"/>
          <w:sz w:val="22"/>
          <w:szCs w:val="22"/>
        </w:rPr>
        <w:t>scenario</w:t>
      </w:r>
      <w:commentRangeEnd w:id="49"/>
      <w:r w:rsidR="00F26545" w:rsidRPr="00AF32CB">
        <w:rPr>
          <w:rStyle w:val="CommentReference"/>
          <w:sz w:val="22"/>
          <w:szCs w:val="22"/>
        </w:rPr>
        <w:commentReference w:id="49"/>
      </w:r>
      <w:commentRangeEnd w:id="50"/>
      <w:r w:rsidR="00F612FF">
        <w:rPr>
          <w:rStyle w:val="CommentReference"/>
        </w:rPr>
        <w:commentReference w:id="50"/>
      </w:r>
      <w:r w:rsidR="00086A75" w:rsidRPr="00086A75">
        <w:rPr>
          <w:rFonts w:ascii="Times" w:hAnsi="Times"/>
          <w:sz w:val="22"/>
          <w:szCs w:val="22"/>
          <w:lang w:val="en-US"/>
        </w:rPr>
        <w:t xml:space="preserve">, </w:t>
      </w:r>
      <w:r w:rsidR="00086A75">
        <w:rPr>
          <w:rFonts w:ascii="Times" w:hAnsi="Times"/>
          <w:sz w:val="22"/>
          <w:szCs w:val="22"/>
          <w:lang w:val="en-US"/>
        </w:rPr>
        <w:t xml:space="preserve">and </w:t>
      </w:r>
      <w:r w:rsidR="00086A75" w:rsidRPr="00AF32CB">
        <w:rPr>
          <w:rFonts w:ascii="Times" w:hAnsi="Times"/>
          <w:sz w:val="22"/>
          <w:szCs w:val="22"/>
        </w:rPr>
        <w:t>fitting</w:t>
      </w:r>
      <w:r w:rsidR="000D66A6" w:rsidRPr="006D1F7E">
        <w:rPr>
          <w:rFonts w:ascii="Times" w:hAnsi="Times"/>
          <w:sz w:val="22"/>
          <w:szCs w:val="22"/>
          <w:lang w:val="en-US"/>
        </w:rPr>
        <w:t xml:space="preserve"> a</w:t>
      </w:r>
      <w:r w:rsidR="00086A75" w:rsidRPr="00AF32CB">
        <w:rPr>
          <w:rFonts w:ascii="Times" w:hAnsi="Times"/>
          <w:sz w:val="22"/>
          <w:szCs w:val="22"/>
        </w:rPr>
        <w:t xml:space="preserve"> linear regression of natural log of </w:t>
      </w:r>
      <m:oMath>
        <m:r>
          <w:rPr>
            <w:rFonts w:ascii="Cambria Math" w:hAnsi="Cambria Math"/>
            <w:sz w:val="22"/>
            <w:szCs w:val="22"/>
          </w:rPr>
          <m:t>κ</m:t>
        </m:r>
      </m:oMath>
      <w:r w:rsidR="006D1F7E" w:rsidRPr="006D1F7E">
        <w:rPr>
          <w:rFonts w:ascii="Times" w:eastAsiaTheme="minorEastAsia" w:hAnsi="Times"/>
          <w:sz w:val="22"/>
          <w:szCs w:val="22"/>
          <w:lang w:val="en-US"/>
        </w:rPr>
        <w:t xml:space="preserve"> </w:t>
      </w:r>
      <w:r w:rsidR="00086A75" w:rsidRPr="00AF32CB">
        <w:rPr>
          <w:rFonts w:ascii="Times" w:hAnsi="Times"/>
          <w:sz w:val="22"/>
          <w:szCs w:val="22"/>
        </w:rPr>
        <w:t>as a function of Arrhenius temperature (</w:t>
      </w:r>
      <m:oMath>
        <m:r>
          <w:rPr>
            <w:rFonts w:ascii="Cambria Math" w:hAnsi="Cambria Math"/>
            <w:sz w:val="22"/>
            <w:szCs w:val="22"/>
          </w:rPr>
          <m:t>1/kT</m:t>
        </m:r>
      </m:oMath>
      <w:r w:rsidR="00086A75" w:rsidRPr="00AF32CB">
        <w:rPr>
          <w:rFonts w:ascii="Times" w:hAnsi="Times"/>
          <w:sz w:val="22"/>
          <w:szCs w:val="22"/>
        </w:rPr>
        <w:t xml:space="preserve">) from </w:t>
      </w:r>
      <w:r w:rsidR="006D1F7E" w:rsidRPr="006D1F7E">
        <w:rPr>
          <w:rFonts w:ascii="Times" w:hAnsi="Times"/>
          <w:sz w:val="22"/>
          <w:szCs w:val="22"/>
          <w:lang w:val="en-US"/>
        </w:rPr>
        <w:t xml:space="preserve">data </w:t>
      </w:r>
      <w:r w:rsidR="00CD2F49">
        <w:rPr>
          <w:rFonts w:ascii="Times" w:hAnsi="Times"/>
          <w:sz w:val="22"/>
          <w:szCs w:val="22"/>
          <w:lang w:val="en-US"/>
        </w:rPr>
        <w:t>p</w:t>
      </w:r>
      <w:r w:rsidR="006D1F7E" w:rsidRPr="006D1F7E">
        <w:rPr>
          <w:rFonts w:ascii="Times" w:hAnsi="Times"/>
          <w:sz w:val="22"/>
          <w:szCs w:val="22"/>
          <w:lang w:val="en-US"/>
        </w:rPr>
        <w:t xml:space="preserve">rovided in </w:t>
      </w:r>
      <w:r w:rsidR="006D1F7E">
        <w:rPr>
          <w:rFonts w:ascii="Times" w:hAnsi="Times"/>
          <w:sz w:val="22"/>
          <w:szCs w:val="22"/>
          <w:lang w:val="en-US"/>
        </w:rPr>
        <w:fldChar w:fldCharType="begin"/>
      </w:r>
      <w:r w:rsidR="006D1F7E">
        <w:rPr>
          <w:rFonts w:ascii="Times" w:hAnsi="Times"/>
          <w:sz w:val="22"/>
          <w:szCs w:val="22"/>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sz w:val="22"/>
          <w:szCs w:val="22"/>
          <w:lang w:val="en-US"/>
        </w:rPr>
        <w:fldChar w:fldCharType="separate"/>
      </w:r>
      <w:r w:rsidR="006D1F7E" w:rsidRPr="006D1F7E">
        <w:rPr>
          <w:rFonts w:ascii="Times" w:hAnsi="Times" w:cs="Times New Roman"/>
          <w:sz w:val="22"/>
          <w:lang w:val="en-GB"/>
        </w:rPr>
        <w:t xml:space="preserve">(Barnes </w:t>
      </w:r>
      <w:r w:rsidR="006D1F7E" w:rsidRPr="006D1F7E">
        <w:rPr>
          <w:rFonts w:ascii="Times" w:hAnsi="Times" w:cs="Times New Roman"/>
          <w:i/>
          <w:iCs/>
          <w:sz w:val="22"/>
          <w:lang w:val="en-GB"/>
        </w:rPr>
        <w:t>et al.</w:t>
      </w:r>
      <w:r w:rsidR="006D1F7E" w:rsidRPr="006D1F7E">
        <w:rPr>
          <w:rFonts w:ascii="Times" w:hAnsi="Times" w:cs="Times New Roman"/>
          <w:sz w:val="22"/>
          <w:lang w:val="en-GB"/>
        </w:rPr>
        <w:t xml:space="preserve"> 2011)</w:t>
      </w:r>
      <w:r w:rsidR="006D1F7E">
        <w:rPr>
          <w:rFonts w:ascii="Times" w:hAnsi="Times"/>
          <w:sz w:val="22"/>
          <w:szCs w:val="22"/>
          <w:lang w:val="en-US"/>
        </w:rPr>
        <w:fldChar w:fldCharType="end"/>
      </w:r>
      <w:r w:rsidR="004C7025" w:rsidRPr="00AF32CB">
        <w:rPr>
          <w:rFonts w:ascii="Times" w:hAnsi="Times"/>
          <w:sz w:val="22"/>
          <w:szCs w:val="22"/>
        </w:rPr>
        <w:t>.</w:t>
      </w:r>
      <w:r w:rsidR="00773A8B" w:rsidRPr="00BB5408">
        <w:rPr>
          <w:rFonts w:ascii="Times" w:hAnsi="Times"/>
          <w:sz w:val="22"/>
          <w:szCs w:val="22"/>
        </w:rPr>
        <w:t xml:space="preserve"> </w:t>
      </w:r>
      <w:r w:rsidR="00DD7341" w:rsidRPr="00DD7341">
        <w:rPr>
          <w:rFonts w:ascii="Times" w:hAnsi="Times"/>
          <w:sz w:val="22"/>
          <w:szCs w:val="22"/>
          <w:lang w:val="en-US"/>
        </w:rPr>
        <w:t>In both cases data w</w:t>
      </w:r>
      <w:r w:rsidR="00DD7341">
        <w:rPr>
          <w:rFonts w:ascii="Times" w:hAnsi="Times"/>
          <w:sz w:val="22"/>
          <w:szCs w:val="22"/>
          <w:lang w:val="en-US"/>
        </w:rPr>
        <w:t xml:space="preserve">ere extracted using the software </w:t>
      </w:r>
      <w:proofErr w:type="spellStart"/>
      <w:r w:rsidR="00DD7341">
        <w:rPr>
          <w:rFonts w:ascii="Times" w:hAnsi="Times"/>
          <w:sz w:val="22"/>
          <w:szCs w:val="22"/>
          <w:lang w:val="en-US"/>
        </w:rPr>
        <w:t>WebPlotDigitizer</w:t>
      </w:r>
      <w:proofErr w:type="spellEnd"/>
      <w:r w:rsidR="00DD7341">
        <w:rPr>
          <w:rFonts w:ascii="Times" w:hAnsi="Times"/>
          <w:sz w:val="22"/>
          <w:szCs w:val="22"/>
          <w:lang w:val="en-US"/>
        </w:rPr>
        <w:t xml:space="preserve"> </w:t>
      </w:r>
      <w:r w:rsidR="00DD7341">
        <w:rPr>
          <w:rFonts w:ascii="Times" w:hAnsi="Times"/>
          <w:sz w:val="22"/>
          <w:szCs w:val="22"/>
          <w:lang w:val="en-US"/>
        </w:rPr>
        <w:fldChar w:fldCharType="begin"/>
      </w:r>
      <w:r w:rsidR="00DD7341">
        <w:rPr>
          <w:rFonts w:ascii="Times" w:hAnsi="Times"/>
          <w:sz w:val="22"/>
          <w:szCs w:val="22"/>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sz w:val="22"/>
          <w:szCs w:val="22"/>
          <w:lang w:val="en-US"/>
        </w:rPr>
        <w:fldChar w:fldCharType="separate"/>
      </w:r>
      <w:r w:rsidR="00DD7341">
        <w:rPr>
          <w:rFonts w:ascii="Times" w:hAnsi="Times"/>
          <w:noProof/>
          <w:sz w:val="22"/>
          <w:szCs w:val="22"/>
          <w:lang w:val="en-US"/>
        </w:rPr>
        <w:t>(Rohatgi 2012)</w:t>
      </w:r>
      <w:r w:rsidR="00DD7341">
        <w:rPr>
          <w:rFonts w:ascii="Times" w:hAnsi="Times"/>
          <w:sz w:val="22"/>
          <w:szCs w:val="22"/>
          <w:lang w:val="en-US"/>
        </w:rPr>
        <w:fldChar w:fldCharType="end"/>
      </w:r>
      <w:r w:rsidR="00DD7341">
        <w:rPr>
          <w:rFonts w:ascii="Times" w:hAnsi="Times"/>
          <w:sz w:val="22"/>
          <w:szCs w:val="22"/>
          <w:lang w:val="en-US"/>
        </w:rPr>
        <w:t xml:space="preserve">. </w:t>
      </w:r>
      <w:r w:rsidR="007D1550" w:rsidRPr="00571FB5">
        <w:rPr>
          <w:rFonts w:ascii="Times" w:hAnsi="Times"/>
          <w:sz w:val="22"/>
          <w:szCs w:val="22"/>
          <w:lang w:val="en-US"/>
        </w:rPr>
        <w:t xml:space="preserve">We acknowledge that these scenarios </w:t>
      </w:r>
      <w:r w:rsidR="00571FB5" w:rsidRPr="00571FB5">
        <w:rPr>
          <w:rFonts w:ascii="Times" w:hAnsi="Times"/>
          <w:sz w:val="22"/>
          <w:szCs w:val="22"/>
          <w:lang w:val="en-US"/>
        </w:rPr>
        <w:t>are very simplified</w:t>
      </w:r>
      <w:r w:rsidR="00DE221C">
        <w:rPr>
          <w:rFonts w:ascii="Times" w:hAnsi="Times"/>
          <w:sz w:val="22"/>
          <w:szCs w:val="22"/>
          <w:lang w:val="en-US"/>
        </w:rPr>
        <w:t xml:space="preserve"> to evaluate </w:t>
      </w:r>
      <w:r w:rsidR="008C3B36">
        <w:rPr>
          <w:rFonts w:ascii="Times" w:hAnsi="Times"/>
          <w:sz w:val="22"/>
          <w:szCs w:val="22"/>
          <w:lang w:val="en-US"/>
        </w:rPr>
        <w:t xml:space="preserve">changes in productivity versus physiology with warming, and do not necessarily reflect the predicted conditions in the Baltic Sea, nor </w:t>
      </w:r>
      <w:r w:rsidR="00772E57">
        <w:rPr>
          <w:rFonts w:ascii="Times" w:hAnsi="Times"/>
          <w:sz w:val="22"/>
          <w:szCs w:val="22"/>
          <w:lang w:val="en-US"/>
        </w:rPr>
        <w:t xml:space="preserve">all the potential </w:t>
      </w:r>
      <w:r w:rsidR="0003013E">
        <w:rPr>
          <w:rFonts w:ascii="Times" w:hAnsi="Times"/>
          <w:sz w:val="22"/>
          <w:szCs w:val="22"/>
          <w:lang w:val="en-US"/>
        </w:rPr>
        <w:t xml:space="preserve">pathways by which climate changes </w:t>
      </w:r>
      <w:r w:rsidR="00177B14">
        <w:rPr>
          <w:rFonts w:ascii="Times" w:hAnsi="Times"/>
          <w:sz w:val="22"/>
          <w:szCs w:val="22"/>
          <w:lang w:val="en-US"/>
        </w:rPr>
        <w:t>affects the environmental conditions in the Baltic Sea.</w:t>
      </w:r>
    </w:p>
    <w:p w14:paraId="7AC15E5F" w14:textId="63F7A4D1" w:rsidR="001B012A" w:rsidRPr="00ED493C" w:rsidRDefault="001B012A" w:rsidP="001B012A">
      <w:pPr>
        <w:spacing w:line="480" w:lineRule="auto"/>
        <w:contextualSpacing/>
        <w:jc w:val="both"/>
        <w:rPr>
          <w:i/>
        </w:rPr>
      </w:pPr>
      <w:r w:rsidRPr="00ED493C">
        <w:rPr>
          <w:i/>
        </w:rPr>
        <w:lastRenderedPageBreak/>
        <w:t>Model calibration</w:t>
      </w:r>
    </w:p>
    <w:p w14:paraId="674E5DD7" w14:textId="0F78386C" w:rsidR="001B012A" w:rsidRPr="00AF32CB" w:rsidRDefault="007221B5" w:rsidP="001B012A">
      <w:pPr>
        <w:spacing w:line="480" w:lineRule="auto"/>
        <w:contextualSpacing/>
        <w:jc w:val="both"/>
        <w:rPr>
          <w:rFonts w:ascii="Times" w:hAnsi="Times"/>
          <w:sz w:val="22"/>
          <w:szCs w:val="22"/>
        </w:rPr>
      </w:pPr>
      <w:r w:rsidRPr="00AF32CB">
        <w:rPr>
          <w:rFonts w:ascii="Times" w:hAnsi="Times"/>
          <w:sz w:val="22"/>
          <w:szCs w:val="22"/>
        </w:rPr>
        <w:t xml:space="preserve">The MSSM is parameterized </w:t>
      </w:r>
      <w:r w:rsidR="00007D80" w:rsidRPr="00AF32CB">
        <w:rPr>
          <w:rFonts w:ascii="Times" w:hAnsi="Times"/>
          <w:sz w:val="22"/>
          <w:szCs w:val="22"/>
        </w:rPr>
        <w:t xml:space="preserve">to represent the Baltic Sea </w:t>
      </w:r>
      <w:r w:rsidR="00D07FF4" w:rsidRPr="00AF32CB">
        <w:rPr>
          <w:rFonts w:ascii="Times" w:hAnsi="Times"/>
          <w:sz w:val="22"/>
          <w:szCs w:val="22"/>
        </w:rPr>
        <w:t xml:space="preserve">offshore </w:t>
      </w:r>
      <w:r w:rsidR="002714C6" w:rsidRPr="00AF32CB">
        <w:rPr>
          <w:rFonts w:ascii="Times" w:hAnsi="Times"/>
          <w:sz w:val="22"/>
          <w:szCs w:val="22"/>
        </w:rPr>
        <w:t>food web</w:t>
      </w:r>
      <w:r w:rsidR="00D07FF4" w:rsidRPr="00AF32CB">
        <w:rPr>
          <w:rFonts w:ascii="Times" w:hAnsi="Times"/>
          <w:sz w:val="22"/>
          <w:szCs w:val="22"/>
        </w:rPr>
        <w:t xml:space="preserve"> </w:t>
      </w:r>
      <w:r w:rsidR="009F58BE" w:rsidRPr="00AF32CB">
        <w:rPr>
          <w:rFonts w:ascii="Times" w:hAnsi="Times"/>
          <w:sz w:val="22"/>
          <w:szCs w:val="22"/>
        </w:rPr>
        <w:t xml:space="preserve">by </w:t>
      </w:r>
      <w:r w:rsidR="00DC6A7C" w:rsidRPr="00AF32CB">
        <w:rPr>
          <w:rFonts w:ascii="Times" w:hAnsi="Times"/>
          <w:sz w:val="22"/>
          <w:szCs w:val="22"/>
        </w:rPr>
        <w:t xml:space="preserve">estimating </w:t>
      </w:r>
      <w:r w:rsidRPr="00AF32CB">
        <w:rPr>
          <w:rFonts w:ascii="Times" w:hAnsi="Times"/>
          <w:sz w:val="22"/>
          <w:szCs w:val="22"/>
        </w:rPr>
        <w:t xml:space="preserve">life history parameters from </w:t>
      </w:r>
      <w:r w:rsidR="00CC70BA" w:rsidRPr="00AF32CB">
        <w:rPr>
          <w:rFonts w:ascii="Times" w:hAnsi="Times"/>
          <w:sz w:val="22"/>
          <w:szCs w:val="22"/>
        </w:rPr>
        <w:t>scientific trawl survey data</w:t>
      </w:r>
      <w:r w:rsidR="00422C27" w:rsidRPr="00AF32CB">
        <w:rPr>
          <w:rFonts w:ascii="Times" w:hAnsi="Times"/>
          <w:sz w:val="22"/>
          <w:szCs w:val="22"/>
        </w:rPr>
        <w:t xml:space="preserve"> </w:t>
      </w:r>
      <w:r w:rsidR="00F779C6" w:rsidRPr="00AF32CB">
        <w:rPr>
          <w:rFonts w:ascii="Times" w:hAnsi="Times"/>
          <w:sz w:val="22"/>
          <w:szCs w:val="22"/>
        </w:rPr>
        <w:t>(</w:t>
      </w:r>
      <w:r w:rsidR="00306B58" w:rsidRPr="00AF32CB">
        <w:rPr>
          <w:rFonts w:ascii="Times" w:hAnsi="Times"/>
          <w:sz w:val="22"/>
          <w:szCs w:val="22"/>
        </w:rPr>
        <w:t xml:space="preserve">for details, </w:t>
      </w:r>
      <w:r w:rsidR="000C3366" w:rsidRPr="00AF32CB">
        <w:rPr>
          <w:rFonts w:ascii="Times" w:hAnsi="Times"/>
          <w:sz w:val="22"/>
          <w:szCs w:val="22"/>
        </w:rPr>
        <w:t xml:space="preserve">see Appendix </w:t>
      </w:r>
      <w:r w:rsidR="00261676" w:rsidRPr="00AF32CB">
        <w:rPr>
          <w:rFonts w:ascii="Times" w:hAnsi="Times"/>
          <w:sz w:val="22"/>
          <w:szCs w:val="22"/>
        </w:rPr>
        <w:t>S1</w:t>
      </w:r>
      <w:r w:rsidR="00844485" w:rsidRPr="00AF32CB">
        <w:rPr>
          <w:rFonts w:ascii="Times" w:hAnsi="Times"/>
          <w:sz w:val="22"/>
          <w:szCs w:val="22"/>
        </w:rPr>
        <w:t>, Table S1-S2</w:t>
      </w:r>
      <w:r w:rsidR="00F779C6" w:rsidRPr="00AF32CB">
        <w:rPr>
          <w:rFonts w:ascii="Times" w:hAnsi="Times"/>
          <w:sz w:val="22"/>
          <w:szCs w:val="22"/>
        </w:rPr>
        <w:t>)</w:t>
      </w:r>
      <w:r w:rsidR="00677679" w:rsidRPr="00AF32CB">
        <w:rPr>
          <w:rFonts w:ascii="Times" w:hAnsi="Times"/>
          <w:sz w:val="22"/>
          <w:szCs w:val="22"/>
        </w:rPr>
        <w:t xml:space="preserve">. Next, the model is </w:t>
      </w:r>
      <w:r w:rsidR="004A1EB8" w:rsidRPr="00AF32CB">
        <w:rPr>
          <w:rFonts w:ascii="Times" w:hAnsi="Times"/>
          <w:sz w:val="22"/>
          <w:szCs w:val="22"/>
        </w:rPr>
        <w:t>calibrated to</w:t>
      </w:r>
      <w:r w:rsidR="007E3C1C" w:rsidRPr="00AF32CB">
        <w:rPr>
          <w:rFonts w:ascii="Times" w:hAnsi="Times"/>
          <w:sz w:val="22"/>
          <w:szCs w:val="22"/>
        </w:rPr>
        <w:t xml:space="preserve"> </w:t>
      </w:r>
      <w:r w:rsidR="00BD49BC" w:rsidRPr="00AF32CB">
        <w:rPr>
          <w:rFonts w:ascii="Times" w:hAnsi="Times"/>
          <w:sz w:val="22"/>
          <w:szCs w:val="22"/>
        </w:rPr>
        <w:t>average</w:t>
      </w:r>
      <w:r w:rsidR="00735100" w:rsidRPr="00AF32CB">
        <w:rPr>
          <w:rFonts w:ascii="Times" w:hAnsi="Times"/>
          <w:sz w:val="22"/>
          <w:szCs w:val="22"/>
        </w:rPr>
        <w:t xml:space="preserve">d </w:t>
      </w:r>
      <w:r w:rsidR="007E3C1C" w:rsidRPr="00AF32CB">
        <w:rPr>
          <w:rFonts w:ascii="Times" w:hAnsi="Times"/>
          <w:sz w:val="22"/>
          <w:szCs w:val="22"/>
        </w:rPr>
        <w:t xml:space="preserve">stock assessment data </w:t>
      </w:r>
      <w:r w:rsidR="00176D12" w:rsidRPr="00AF32CB">
        <w:rPr>
          <w:rFonts w:ascii="Times" w:hAnsi="Times"/>
          <w:sz w:val="22"/>
          <w:szCs w:val="22"/>
        </w:rPr>
        <w:t xml:space="preserve">(fishing mortality, F and spawning stock biomass, SSB) </w:t>
      </w:r>
      <w:r w:rsidR="00993F1C" w:rsidRPr="00AF32CB">
        <w:rPr>
          <w:rFonts w:ascii="Times" w:hAnsi="Times"/>
          <w:sz w:val="22"/>
          <w:szCs w:val="22"/>
        </w:rPr>
        <w:fldChar w:fldCharType="begin"/>
      </w:r>
      <w:r w:rsidR="00641D9A">
        <w:rPr>
          <w:rFonts w:ascii="Times" w:hAnsi="Times"/>
          <w:sz w:val="22"/>
          <w:szCs w:val="22"/>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LtCOmUN2/CDBdaQr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sz w:val="22"/>
          <w:szCs w:val="22"/>
        </w:rPr>
        <w:fldChar w:fldCharType="separate"/>
      </w:r>
      <w:r w:rsidR="00993F1C" w:rsidRPr="00AF32CB">
        <w:rPr>
          <w:rFonts w:ascii="Times" w:hAnsi="Times"/>
          <w:noProof/>
          <w:sz w:val="22"/>
          <w:szCs w:val="22"/>
        </w:rPr>
        <w:t>(ICES 2013, 2015)</w:t>
      </w:r>
      <w:r w:rsidR="00993F1C" w:rsidRPr="00AF32CB">
        <w:rPr>
          <w:rFonts w:ascii="Times" w:hAnsi="Times"/>
          <w:sz w:val="22"/>
          <w:szCs w:val="22"/>
        </w:rPr>
        <w:fldChar w:fldCharType="end"/>
      </w:r>
      <w:r w:rsidR="00564A18" w:rsidRPr="00AF32CB">
        <w:rPr>
          <w:rFonts w:ascii="Times" w:hAnsi="Times"/>
          <w:sz w:val="22"/>
          <w:szCs w:val="22"/>
        </w:rPr>
        <w:t xml:space="preserve"> </w:t>
      </w:r>
      <w:r w:rsidR="00672E2B" w:rsidRPr="00AF32CB">
        <w:rPr>
          <w:rFonts w:ascii="Times" w:hAnsi="Times"/>
          <w:sz w:val="22"/>
          <w:szCs w:val="22"/>
        </w:rPr>
        <w:t xml:space="preserve">in a specific time window to </w:t>
      </w:r>
      <w:r w:rsidR="002732A2" w:rsidRPr="00AF32CB">
        <w:rPr>
          <w:rFonts w:ascii="Times" w:hAnsi="Times"/>
          <w:sz w:val="22"/>
          <w:szCs w:val="22"/>
        </w:rPr>
        <w:t>tune the system to get realistic biomass ratio</w:t>
      </w:r>
      <w:r w:rsidR="007E1E81" w:rsidRPr="00AF32CB">
        <w:rPr>
          <w:rFonts w:ascii="Times" w:hAnsi="Times"/>
          <w:sz w:val="22"/>
          <w:szCs w:val="22"/>
        </w:rPr>
        <w:t>s.</w:t>
      </w:r>
      <w:r w:rsidR="004A1EB8" w:rsidRPr="00AF32CB">
        <w:rPr>
          <w:rFonts w:ascii="Times" w:hAnsi="Times"/>
          <w:sz w:val="22"/>
          <w:szCs w:val="22"/>
        </w:rPr>
        <w:t xml:space="preserve"> I</w:t>
      </w:r>
      <w:r w:rsidR="004A5020" w:rsidRPr="00AF32CB">
        <w:rPr>
          <w:rFonts w:ascii="Times" w:hAnsi="Times"/>
          <w:sz w:val="22"/>
          <w:szCs w:val="22"/>
        </w:rPr>
        <w:t xml:space="preserve">deally </w:t>
      </w:r>
      <w:r w:rsidR="00176D12" w:rsidRPr="00AF32CB">
        <w:rPr>
          <w:rFonts w:ascii="Times" w:hAnsi="Times"/>
          <w:sz w:val="22"/>
          <w:szCs w:val="22"/>
        </w:rPr>
        <w:t xml:space="preserve">the </w:t>
      </w:r>
      <w:r w:rsidR="00502524" w:rsidRPr="00AF32CB">
        <w:rPr>
          <w:rFonts w:ascii="Times" w:hAnsi="Times"/>
          <w:sz w:val="22"/>
          <w:szCs w:val="22"/>
        </w:rPr>
        <w:t>period for calibration should exhibit relative stability</w:t>
      </w:r>
      <w:r w:rsidR="0026163E" w:rsidRPr="00AF32CB">
        <w:rPr>
          <w:rFonts w:ascii="Times" w:hAnsi="Times"/>
          <w:sz w:val="22"/>
          <w:szCs w:val="22"/>
        </w:rPr>
        <w:t xml:space="preserve">, </w:t>
      </w:r>
      <w:r w:rsidR="00CF5CA0" w:rsidRPr="00AF32CB">
        <w:rPr>
          <w:rFonts w:ascii="Times" w:hAnsi="Times"/>
          <w:sz w:val="22"/>
          <w:szCs w:val="22"/>
        </w:rPr>
        <w:t>but such periods do not exist in</w:t>
      </w:r>
      <w:r w:rsidR="0026163E" w:rsidRPr="00AF32CB">
        <w:rPr>
          <w:rFonts w:ascii="Times" w:hAnsi="Times"/>
          <w:sz w:val="22"/>
          <w:szCs w:val="22"/>
        </w:rPr>
        <w:t xml:space="preserve"> the </w:t>
      </w:r>
      <w:r w:rsidR="005B2548" w:rsidRPr="00AF32CB">
        <w:rPr>
          <w:rFonts w:ascii="Times" w:hAnsi="Times"/>
          <w:sz w:val="22"/>
          <w:szCs w:val="22"/>
        </w:rPr>
        <w:t>Baltic Sea</w:t>
      </w:r>
      <w:r w:rsidR="00F1526C" w:rsidRPr="00AF32CB">
        <w:rPr>
          <w:rFonts w:ascii="Times" w:hAnsi="Times"/>
          <w:sz w:val="22"/>
          <w:szCs w:val="22"/>
        </w:rPr>
        <w:t>,</w:t>
      </w:r>
      <w:r w:rsidR="005B2548" w:rsidRPr="00AF32CB">
        <w:rPr>
          <w:rFonts w:ascii="Times" w:hAnsi="Times"/>
          <w:sz w:val="22"/>
          <w:szCs w:val="22"/>
        </w:rPr>
        <w:t xml:space="preserve"> which is largely influence</w:t>
      </w:r>
      <w:r w:rsidR="00970CBF" w:rsidRPr="00AF32CB">
        <w:rPr>
          <w:rFonts w:ascii="Times" w:hAnsi="Times"/>
          <w:sz w:val="22"/>
          <w:szCs w:val="22"/>
        </w:rPr>
        <w:t>d</w:t>
      </w:r>
      <w:r w:rsidR="005B2548" w:rsidRPr="00AF32CB">
        <w:rPr>
          <w:rFonts w:ascii="Times" w:hAnsi="Times"/>
          <w:sz w:val="22"/>
          <w:szCs w:val="22"/>
        </w:rPr>
        <w:t xml:space="preserve"> by anthropogenic activities</w:t>
      </w:r>
      <w:r w:rsidR="00B96AD2" w:rsidRPr="00AF32CB">
        <w:rPr>
          <w:rFonts w:ascii="Times" w:hAnsi="Times"/>
          <w:sz w:val="22"/>
          <w:szCs w:val="22"/>
        </w:rPr>
        <w:t xml:space="preserve"> and </w:t>
      </w:r>
      <w:r w:rsidR="001B012A" w:rsidRPr="00AF32CB">
        <w:rPr>
          <w:rFonts w:ascii="Times" w:hAnsi="Times"/>
          <w:sz w:val="22"/>
          <w:szCs w:val="22"/>
        </w:rPr>
        <w:t>has experienced dramatic structur</w:t>
      </w:r>
      <w:r w:rsidR="00400CC2" w:rsidRPr="00AF32CB">
        <w:rPr>
          <w:rFonts w:ascii="Times" w:hAnsi="Times"/>
          <w:sz w:val="22"/>
          <w:szCs w:val="22"/>
        </w:rPr>
        <w:t>al</w:t>
      </w:r>
      <w:r w:rsidR="001B012A" w:rsidRPr="00AF32CB">
        <w:rPr>
          <w:rFonts w:ascii="Times" w:hAnsi="Times"/>
          <w:sz w:val="22"/>
          <w:szCs w:val="22"/>
        </w:rPr>
        <w:t xml:space="preserve"> changes over the last </w:t>
      </w:r>
      <w:r w:rsidR="00F1526C" w:rsidRPr="00AF32CB">
        <w:rPr>
          <w:rFonts w:ascii="Times" w:hAnsi="Times"/>
          <w:sz w:val="22"/>
          <w:szCs w:val="22"/>
        </w:rPr>
        <w:t xml:space="preserve">four </w:t>
      </w:r>
      <w:r w:rsidR="001B012A" w:rsidRPr="00AF32CB">
        <w:rPr>
          <w:rFonts w:ascii="Times" w:hAnsi="Times"/>
          <w:sz w:val="22"/>
          <w:szCs w:val="22"/>
        </w:rPr>
        <w:t>decades</w:t>
      </w:r>
      <w:r w:rsidR="00714FD6" w:rsidRPr="00AF32CB">
        <w:rPr>
          <w:rFonts w:ascii="Times" w:hAnsi="Times"/>
          <w:sz w:val="22"/>
          <w:szCs w:val="22"/>
        </w:rPr>
        <w:t xml:space="preserve"> </w:t>
      </w:r>
      <w:r w:rsidR="00796FAA" w:rsidRPr="00AF32CB">
        <w:rPr>
          <w:rFonts w:ascii="Times" w:hAnsi="Times"/>
          <w:sz w:val="22"/>
          <w:szCs w:val="22"/>
        </w:rPr>
        <w:fldChar w:fldCharType="begin"/>
      </w:r>
      <w:r w:rsidR="00796FAA" w:rsidRPr="00AF32CB">
        <w:rPr>
          <w:rFonts w:ascii="Times" w:hAnsi="Times"/>
          <w:sz w:val="22"/>
          <w:szCs w:val="22"/>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AF32CB">
        <w:rPr>
          <w:rFonts w:ascii="Cambria Math" w:hAnsi="Cambria Math" w:cs="Cambria Math"/>
          <w:sz w:val="22"/>
          <w:szCs w:val="22"/>
        </w:rPr>
        <w:instrText>‐</w:instrText>
      </w:r>
      <w:r w:rsidR="00796FAA" w:rsidRPr="00AF32CB">
        <w:rPr>
          <w:rFonts w:ascii="Times" w:hAnsi="Times"/>
          <w:sz w:val="22"/>
          <w:szCs w:val="22"/>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sz w:val="22"/>
          <w:szCs w:val="22"/>
        </w:rPr>
        <w:fldChar w:fldCharType="separate"/>
      </w:r>
      <w:r w:rsidR="00796FAA" w:rsidRPr="00AF32CB">
        <w:rPr>
          <w:rFonts w:ascii="Times" w:hAnsi="Times" w:cs="Times New Roman"/>
          <w:sz w:val="22"/>
          <w:szCs w:val="22"/>
          <w:lang w:val="en-GB"/>
        </w:rPr>
        <w:t xml:space="preserve">(Möllmann </w:t>
      </w:r>
      <w:r w:rsidR="00796FAA" w:rsidRPr="00AF32CB">
        <w:rPr>
          <w:rFonts w:ascii="Times" w:hAnsi="Times" w:cs="Times New Roman"/>
          <w:i/>
          <w:iCs/>
          <w:sz w:val="22"/>
          <w:szCs w:val="22"/>
          <w:lang w:val="en-GB"/>
        </w:rPr>
        <w:t>et al.</w:t>
      </w:r>
      <w:r w:rsidR="00796FAA" w:rsidRPr="00AF32CB">
        <w:rPr>
          <w:rFonts w:ascii="Times" w:hAnsi="Times" w:cs="Times New Roman"/>
          <w:sz w:val="22"/>
          <w:szCs w:val="22"/>
          <w:lang w:val="en-GB"/>
        </w:rPr>
        <w:t xml:space="preserve"> 2009)</w:t>
      </w:r>
      <w:r w:rsidR="00796FAA" w:rsidRPr="00AF32CB">
        <w:rPr>
          <w:rFonts w:ascii="Times" w:hAnsi="Times"/>
          <w:sz w:val="22"/>
          <w:szCs w:val="22"/>
        </w:rPr>
        <w:fldChar w:fldCharType="end"/>
      </w:r>
      <w:r w:rsidR="001B012A" w:rsidRPr="00AF32CB">
        <w:rPr>
          <w:rFonts w:ascii="Times" w:hAnsi="Times"/>
          <w:sz w:val="22"/>
          <w:szCs w:val="22"/>
        </w:rPr>
        <w:t xml:space="preserve">. We chose to calibrate our model to the time period 1992-2002 as in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rPr>
        <w:t xml:space="preserve">(Jacobsen </w:t>
      </w:r>
      <w:r w:rsidR="001B012A" w:rsidRPr="00AF32CB">
        <w:rPr>
          <w:rFonts w:ascii="Times" w:hAnsi="Times" w:cs="Times New Roman"/>
          <w:i/>
          <w:iCs/>
          <w:sz w:val="22"/>
          <w:szCs w:val="22"/>
        </w:rPr>
        <w:t>et al.</w:t>
      </w:r>
      <w:r w:rsidR="001B012A" w:rsidRPr="00AF32CB">
        <w:rPr>
          <w:rFonts w:ascii="Times" w:hAnsi="Times" w:cs="Times New Roman"/>
          <w:sz w:val="22"/>
          <w:szCs w:val="22"/>
        </w:rPr>
        <w:t xml:space="preserve"> 2017)</w:t>
      </w:r>
      <w:r w:rsidR="001B012A" w:rsidRPr="00AF32CB">
        <w:rPr>
          <w:rFonts w:ascii="Times" w:hAnsi="Times"/>
          <w:sz w:val="22"/>
          <w:szCs w:val="22"/>
        </w:rPr>
        <w:fldChar w:fldCharType="end"/>
      </w:r>
      <w:r w:rsidR="001B012A" w:rsidRPr="00AF32CB">
        <w:rPr>
          <w:rFonts w:ascii="Times" w:hAnsi="Times"/>
          <w:sz w:val="22"/>
          <w:szCs w:val="22"/>
        </w:rPr>
        <w:t>, which is a post-regime shift period characterized by high fishing mortality (</w:t>
      </w:r>
      <w:r w:rsidR="000B3760" w:rsidRPr="00AF32CB">
        <w:rPr>
          <w:rFonts w:ascii="Times" w:hAnsi="Times"/>
          <w:sz w:val="22"/>
          <w:szCs w:val="22"/>
        </w:rPr>
        <w:t>F</w:t>
      </w:r>
      <w:r w:rsidR="001B012A" w:rsidRPr="00AF32CB">
        <w:rPr>
          <w:rFonts w:ascii="Times" w:hAnsi="Times"/>
          <w:sz w:val="22"/>
          <w:szCs w:val="22"/>
        </w:rPr>
        <w:t xml:space="preserve">) on cod, low cod and herring abundance and high sprat abundance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lang w:val="en-GB"/>
        </w:rPr>
        <w:t xml:space="preserve">(Gårdmark </w:t>
      </w:r>
      <w:r w:rsidR="001B012A" w:rsidRPr="00AF32CB">
        <w:rPr>
          <w:rFonts w:ascii="Times" w:hAnsi="Times" w:cs="Times New Roman"/>
          <w:i/>
          <w:iCs/>
          <w:sz w:val="22"/>
          <w:szCs w:val="22"/>
          <w:lang w:val="en-GB"/>
        </w:rPr>
        <w:t>et al.</w:t>
      </w:r>
      <w:r w:rsidR="001B012A" w:rsidRPr="00AF32CB">
        <w:rPr>
          <w:rFonts w:ascii="Times" w:hAnsi="Times" w:cs="Times New Roman"/>
          <w:sz w:val="22"/>
          <w:szCs w:val="22"/>
          <w:lang w:val="en-GB"/>
        </w:rPr>
        <w:t xml:space="preserve"> 2015)</w:t>
      </w:r>
      <w:r w:rsidR="001B012A" w:rsidRPr="00AF32CB">
        <w:rPr>
          <w:rFonts w:ascii="Times" w:hAnsi="Times"/>
          <w:sz w:val="22"/>
          <w:szCs w:val="22"/>
        </w:rPr>
        <w:fldChar w:fldCharType="end"/>
      </w:r>
      <w:r w:rsidR="00C076E2" w:rsidRPr="00AF32CB">
        <w:rPr>
          <w:rFonts w:ascii="Times" w:hAnsi="Times"/>
          <w:sz w:val="22"/>
          <w:szCs w:val="22"/>
        </w:rPr>
        <w:t xml:space="preserve"> (Fig. 1</w:t>
      </w:r>
      <w:r w:rsidR="00E00123" w:rsidRPr="00AF32CB">
        <w:rPr>
          <w:rFonts w:ascii="Times" w:hAnsi="Times"/>
          <w:sz w:val="22"/>
          <w:szCs w:val="22"/>
        </w:rPr>
        <w:t xml:space="preserve">, </w:t>
      </w:r>
      <w:r w:rsidR="001E5CCD" w:rsidRPr="00AF32CB">
        <w:rPr>
          <w:rFonts w:ascii="Times" w:hAnsi="Times"/>
          <w:sz w:val="22"/>
          <w:szCs w:val="22"/>
        </w:rPr>
        <w:t>Fig.S2</w:t>
      </w:r>
      <w:r w:rsidR="00C076E2" w:rsidRPr="00AF32CB">
        <w:rPr>
          <w:rFonts w:ascii="Times" w:hAnsi="Times"/>
          <w:sz w:val="22"/>
          <w:szCs w:val="22"/>
        </w:rPr>
        <w:t>)</w:t>
      </w:r>
      <w:r w:rsidR="001B012A" w:rsidRPr="00AF32CB">
        <w:rPr>
          <w:rFonts w:ascii="Times" w:hAnsi="Times"/>
          <w:sz w:val="22"/>
          <w:szCs w:val="22"/>
        </w:rPr>
        <w:t xml:space="preserve">. The cutoff at 2002 also ensures that we do not calibrate the model to </w:t>
      </w:r>
      <w:r w:rsidR="00167D6A" w:rsidRPr="00AF32CB">
        <w:rPr>
          <w:rFonts w:ascii="Times" w:hAnsi="Times"/>
          <w:sz w:val="22"/>
          <w:szCs w:val="22"/>
        </w:rPr>
        <w:t xml:space="preserve">the period starting from </w:t>
      </w:r>
      <w:r w:rsidR="001B012A" w:rsidRPr="00AF32CB">
        <w:rPr>
          <w:rFonts w:ascii="Times" w:hAnsi="Times"/>
          <w:sz w:val="22"/>
          <w:szCs w:val="22"/>
        </w:rPr>
        <w:t xml:space="preserve">mid 2000’s </w:t>
      </w:r>
      <w:r w:rsidR="00810FE6" w:rsidRPr="00AF32CB">
        <w:rPr>
          <w:rFonts w:ascii="Times" w:hAnsi="Times"/>
          <w:sz w:val="22"/>
          <w:szCs w:val="22"/>
        </w:rPr>
        <w:t>when the</w:t>
      </w:r>
      <w:r w:rsidR="009D0A4F" w:rsidRPr="00AF32CB">
        <w:rPr>
          <w:rFonts w:ascii="Times" w:hAnsi="Times"/>
          <w:sz w:val="22"/>
          <w:szCs w:val="22"/>
        </w:rPr>
        <w:t xml:space="preserve"> </w:t>
      </w:r>
      <w:r w:rsidR="00810FE6" w:rsidRPr="00AF32CB">
        <w:rPr>
          <w:rFonts w:ascii="Times" w:hAnsi="Times"/>
          <w:sz w:val="22"/>
          <w:szCs w:val="22"/>
        </w:rPr>
        <w:t xml:space="preserve"> </w:t>
      </w:r>
      <w:r w:rsidR="001B012A" w:rsidRPr="00AF32CB">
        <w:rPr>
          <w:rFonts w:ascii="Times" w:hAnsi="Times"/>
          <w:sz w:val="22"/>
          <w:szCs w:val="22"/>
        </w:rPr>
        <w:t xml:space="preserve">growth capacity, condition, proportion of large fish in the population and reproductive capacity </w:t>
      </w:r>
      <w:r w:rsidR="00167D6A" w:rsidRPr="00AF32CB">
        <w:rPr>
          <w:rFonts w:ascii="Times" w:hAnsi="Times"/>
          <w:sz w:val="22"/>
          <w:szCs w:val="22"/>
        </w:rPr>
        <w:t xml:space="preserve">of cod </w:t>
      </w:r>
      <w:r w:rsidR="00810FE6" w:rsidRPr="00AF32CB">
        <w:rPr>
          <w:rFonts w:ascii="Times" w:hAnsi="Times"/>
          <w:sz w:val="22"/>
          <w:szCs w:val="22"/>
        </w:rPr>
        <w:t xml:space="preserve">started to </w:t>
      </w:r>
      <w:r w:rsidR="001B012A" w:rsidRPr="00AF32CB">
        <w:rPr>
          <w:rFonts w:ascii="Times" w:hAnsi="Times"/>
          <w:sz w:val="22"/>
          <w:szCs w:val="22"/>
        </w:rPr>
        <w:t>declin</w:t>
      </w:r>
      <w:commentRangeStart w:id="51"/>
      <w:commentRangeStart w:id="52"/>
      <w:r w:rsidR="001B012A" w:rsidRPr="00AF32CB">
        <w:rPr>
          <w:rFonts w:ascii="Times" w:hAnsi="Times"/>
          <w:sz w:val="22"/>
          <w:szCs w:val="22"/>
        </w:rPr>
        <w:t>e</w:t>
      </w:r>
      <w:r w:rsidR="00167D6A" w:rsidRPr="00AF32CB">
        <w:rPr>
          <w:rFonts w:ascii="Times" w:hAnsi="Times"/>
          <w:sz w:val="22"/>
          <w:szCs w:val="22"/>
        </w:rPr>
        <w:t xml:space="preserve"> rapidly</w:t>
      </w:r>
      <w:commentRangeEnd w:id="51"/>
      <w:r w:rsidR="00167D6A" w:rsidRPr="00AF32CB">
        <w:rPr>
          <w:rStyle w:val="CommentReference"/>
          <w:sz w:val="22"/>
          <w:szCs w:val="22"/>
        </w:rPr>
        <w:commentReference w:id="51"/>
      </w:r>
      <w:commentRangeEnd w:id="52"/>
      <w:r w:rsidR="00B54067" w:rsidRPr="00AF32CB">
        <w:rPr>
          <w:rStyle w:val="CommentReference"/>
          <w:sz w:val="22"/>
          <w:szCs w:val="22"/>
        </w:rPr>
        <w:commentReference w:id="52"/>
      </w:r>
      <w:r w:rsidR="001B012A" w:rsidRPr="00AF32CB">
        <w:rPr>
          <w:rFonts w:ascii="Times" w:hAnsi="Times"/>
          <w:sz w:val="22"/>
          <w:szCs w:val="22"/>
        </w:rPr>
        <w:t xml:space="preserve"> </w:t>
      </w:r>
      <w:r w:rsidR="00810FE6" w:rsidRPr="00AF32CB">
        <w:rPr>
          <w:rFonts w:ascii="Times" w:hAnsi="Times"/>
          <w:sz w:val="22"/>
          <w:szCs w:val="22"/>
        </w:rPr>
        <w:fldChar w:fldCharType="begin"/>
      </w:r>
      <w:r w:rsidR="00641D9A">
        <w:rPr>
          <w:rFonts w:ascii="Times" w:hAnsi="Times"/>
          <w:sz w:val="22"/>
          <w:szCs w:val="22"/>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sz w:val="22"/>
          <w:szCs w:val="22"/>
        </w:rPr>
        <w:fldChar w:fldCharType="separate"/>
      </w:r>
      <w:r w:rsidR="00810FE6" w:rsidRPr="00AF32CB">
        <w:rPr>
          <w:rFonts w:ascii="Times" w:hAnsi="Times" w:cs="Times New Roman"/>
          <w:sz w:val="22"/>
          <w:szCs w:val="22"/>
          <w:lang w:val="en-GB"/>
        </w:rPr>
        <w:t xml:space="preserve">(Svedäng &amp; Hornborg 2014; Mion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2018; Neuenfeldt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2019)</w:t>
      </w:r>
      <w:r w:rsidR="00810FE6" w:rsidRPr="00AF32CB">
        <w:rPr>
          <w:rFonts w:ascii="Times" w:hAnsi="Times"/>
          <w:sz w:val="22"/>
          <w:szCs w:val="22"/>
        </w:rPr>
        <w:fldChar w:fldCharType="end"/>
      </w:r>
      <w:r w:rsidR="00810FE6" w:rsidRPr="00AF32CB">
        <w:rPr>
          <w:rFonts w:ascii="Times" w:hAnsi="Times"/>
          <w:sz w:val="22"/>
          <w:szCs w:val="22"/>
        </w:rPr>
        <w:t>.</w:t>
      </w:r>
      <w:r w:rsidR="001B012A" w:rsidRPr="00AF32CB">
        <w:rPr>
          <w:rFonts w:ascii="Times" w:hAnsi="Times"/>
          <w:sz w:val="22"/>
          <w:szCs w:val="22"/>
        </w:rPr>
        <w:t xml:space="preserve"> </w:t>
      </w:r>
    </w:p>
    <w:p w14:paraId="447300B5" w14:textId="6EA5F49D" w:rsidR="001B012A" w:rsidRPr="00C24E83" w:rsidRDefault="00167D6A" w:rsidP="002C1624">
      <w:pPr>
        <w:spacing w:line="480" w:lineRule="auto"/>
        <w:ind w:firstLine="284"/>
        <w:contextualSpacing/>
        <w:jc w:val="both"/>
        <w:rPr>
          <w:rFonts w:ascii="Times" w:hAnsi="Times"/>
          <w:sz w:val="22"/>
          <w:szCs w:val="22"/>
        </w:rPr>
      </w:pPr>
      <w:r w:rsidRPr="00C24E83">
        <w:rPr>
          <w:rFonts w:ascii="Times" w:hAnsi="Times" w:cstheme="minorHAnsi"/>
          <w:sz w:val="22"/>
          <w:szCs w:val="22"/>
        </w:rPr>
        <w:t>Maximum recruitment values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C24E83">
        <w:rPr>
          <w:rFonts w:ascii="Times" w:hAnsi="Times" w:cstheme="minorHAnsi"/>
          <w:sz w:val="22"/>
          <w:szCs w:val="22"/>
        </w:rPr>
        <w:t>)</w:t>
      </w:r>
      <w:r w:rsidR="00EB15B9" w:rsidRPr="00C24E83">
        <w:rPr>
          <w:rFonts w:ascii="Times" w:hAnsi="Times" w:cstheme="minorHAnsi"/>
          <w:sz w:val="22"/>
          <w:szCs w:val="22"/>
        </w:rPr>
        <w:t xml:space="preserve"> for the three model species were</w:t>
      </w:r>
      <w:r w:rsidRPr="00C24E83">
        <w:rPr>
          <w:rFonts w:ascii="Times" w:hAnsi="Times" w:cstheme="minorHAnsi"/>
          <w:sz w:val="22"/>
          <w:szCs w:val="22"/>
        </w:rPr>
        <w:t xml:space="preserve"> </w:t>
      </w:r>
      <w:r w:rsidR="001B012A" w:rsidRPr="00C24E83">
        <w:rPr>
          <w:rFonts w:ascii="Times" w:hAnsi="Times" w:cstheme="minorHAnsi"/>
          <w:sz w:val="22"/>
          <w:szCs w:val="22"/>
        </w:rPr>
        <w:t>calibrate</w:t>
      </w:r>
      <w:r w:rsidR="00981EBE" w:rsidRPr="00C24E83">
        <w:rPr>
          <w:rFonts w:ascii="Times" w:hAnsi="Times" w:cstheme="minorHAnsi"/>
          <w:sz w:val="22"/>
          <w:szCs w:val="22"/>
        </w:rPr>
        <w:t>d</w:t>
      </w:r>
      <w:r w:rsidR="001B012A" w:rsidRPr="00C24E83">
        <w:rPr>
          <w:rFonts w:ascii="Times" w:hAnsi="Times" w:cstheme="minorHAnsi"/>
          <w:sz w:val="22"/>
          <w:szCs w:val="22"/>
        </w:rPr>
        <w:t xml:space="preserve"> </w:t>
      </w:r>
      <w:r w:rsidR="00EB15B9" w:rsidRPr="00C24E83">
        <w:rPr>
          <w:rFonts w:ascii="Times" w:hAnsi="Times" w:cstheme="minorHAnsi"/>
          <w:sz w:val="22"/>
          <w:szCs w:val="22"/>
        </w:rPr>
        <w:t>by</w:t>
      </w:r>
      <w:r w:rsidR="001B012A" w:rsidRPr="00C24E83">
        <w:rPr>
          <w:rFonts w:ascii="Times" w:hAnsi="Times" w:cstheme="minorHAnsi"/>
          <w:sz w:val="22"/>
          <w:szCs w:val="22"/>
        </w:rPr>
        <w:t xml:space="preserve"> minimiz</w:t>
      </w:r>
      <w:r w:rsidR="00EB15B9" w:rsidRPr="00C24E83">
        <w:rPr>
          <w:rFonts w:ascii="Times" w:hAnsi="Times" w:cstheme="minorHAnsi"/>
          <w:sz w:val="22"/>
          <w:szCs w:val="22"/>
        </w:rPr>
        <w:t>ing</w:t>
      </w:r>
      <w:r w:rsidR="001B012A" w:rsidRPr="00C24E83">
        <w:rPr>
          <w:rFonts w:ascii="Times" w:hAnsi="Times" w:cstheme="minorHAnsi"/>
          <w:sz w:val="22"/>
          <w:szCs w:val="22"/>
        </w:rPr>
        <w:t xml:space="preserve"> the residual sum of square</w:t>
      </w:r>
      <w:r w:rsidR="00EB15B9" w:rsidRPr="00C24E83">
        <w:rPr>
          <w:rFonts w:ascii="Times" w:hAnsi="Times" w:cstheme="minorHAnsi"/>
          <w:sz w:val="22"/>
          <w:szCs w:val="22"/>
        </w:rPr>
        <w:t>s</w:t>
      </w:r>
      <w:r w:rsidR="001B012A" w:rsidRPr="00C24E83">
        <w:rPr>
          <w:rFonts w:ascii="Times" w:hAnsi="Times" w:cstheme="minorHAnsi"/>
          <w:sz w:val="22"/>
          <w:szCs w:val="22"/>
        </w:rPr>
        <w:t xml:space="preserve"> between </w:t>
      </w:r>
      <w:r w:rsidR="00F10C30" w:rsidRPr="00C24E83">
        <w:rPr>
          <w:rFonts w:ascii="Times" w:hAnsi="Times" w:cstheme="minorHAnsi"/>
          <w:sz w:val="22"/>
          <w:szCs w:val="22"/>
        </w:rPr>
        <w:t xml:space="preserve">the natural log of </w:t>
      </w:r>
      <w:r w:rsidR="001B012A" w:rsidRPr="00C24E83">
        <w:rPr>
          <w:rFonts w:ascii="Times" w:hAnsi="Times" w:cstheme="minorHAnsi"/>
          <w:sz w:val="22"/>
          <w:szCs w:val="22"/>
        </w:rPr>
        <w:t>spawning stock biomass (</w:t>
      </w:r>
      <w:commentRangeStart w:id="53"/>
      <w:commentRangeStart w:id="54"/>
      <w:r w:rsidR="001B012A" w:rsidRPr="00C24E83">
        <w:rPr>
          <w:rFonts w:ascii="Times" w:hAnsi="Times" w:cstheme="minorHAnsi"/>
          <w:sz w:val="22"/>
          <w:szCs w:val="22"/>
        </w:rPr>
        <w:t>SSB</w:t>
      </w:r>
      <w:commentRangeEnd w:id="53"/>
      <w:r w:rsidR="001B012A" w:rsidRPr="00C24E83">
        <w:rPr>
          <w:rFonts w:ascii="Times" w:hAnsi="Times" w:cstheme="minorHAnsi"/>
          <w:sz w:val="22"/>
          <w:szCs w:val="22"/>
        </w:rPr>
        <w:t>)</w:t>
      </w:r>
      <w:r w:rsidR="001B012A" w:rsidRPr="00C24E83">
        <w:rPr>
          <w:rStyle w:val="CommentReference"/>
          <w:rFonts w:ascii="Times" w:hAnsi="Times"/>
          <w:sz w:val="22"/>
          <w:szCs w:val="22"/>
        </w:rPr>
        <w:commentReference w:id="53"/>
      </w:r>
      <w:commentRangeEnd w:id="54"/>
      <w:r w:rsidR="001B012A" w:rsidRPr="00C24E83">
        <w:rPr>
          <w:rStyle w:val="CommentReference"/>
          <w:rFonts w:ascii="Times" w:hAnsi="Times"/>
          <w:sz w:val="22"/>
          <w:szCs w:val="22"/>
        </w:rPr>
        <w:commentReference w:id="54"/>
      </w:r>
      <w:r w:rsidR="001B012A" w:rsidRPr="00C24E83">
        <w:rPr>
          <w:rFonts w:ascii="Times" w:hAnsi="Times" w:cstheme="minorHAnsi"/>
          <w:sz w:val="22"/>
          <w:szCs w:val="22"/>
        </w:rPr>
        <w:t xml:space="preserve"> </w:t>
      </w:r>
      <w:r w:rsidR="00EB15B9" w:rsidRPr="00C24E83">
        <w:rPr>
          <w:rFonts w:ascii="Times" w:hAnsi="Times" w:cstheme="minorHAnsi"/>
          <w:sz w:val="22"/>
          <w:szCs w:val="22"/>
        </w:rPr>
        <w:t xml:space="preserve">estimated in </w:t>
      </w:r>
      <w:r w:rsidR="001B012A" w:rsidRPr="00C24E83">
        <w:rPr>
          <w:rFonts w:ascii="Times" w:hAnsi="Times" w:cstheme="minorHAnsi"/>
          <w:sz w:val="22"/>
          <w:szCs w:val="22"/>
        </w:rPr>
        <w:t xml:space="preserve">stock assessment output and </w:t>
      </w:r>
      <w:r w:rsidR="00EB15B9" w:rsidRPr="00C24E83">
        <w:rPr>
          <w:rFonts w:ascii="Times" w:hAnsi="Times" w:cstheme="minorHAnsi"/>
          <w:sz w:val="22"/>
          <w:szCs w:val="22"/>
        </w:rPr>
        <w:t xml:space="preserve">those emergent in the model for the years 1992-2002, while holding the </w:t>
      </w:r>
      <w:r w:rsidR="00EB15B9" w:rsidRPr="00C24E83">
        <w:rPr>
          <w:rFonts w:ascii="Times" w:hAnsi="Times" w:cstheme="minorHAnsi"/>
          <w:iCs/>
          <w:sz w:val="22"/>
          <w:szCs w:val="22"/>
        </w:rPr>
        <w:t xml:space="preserve">temperature constant at </w:t>
      </w:r>
      <m:oMath>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EB15B9" w:rsidRPr="00C24E83">
        <w:rPr>
          <w:rFonts w:ascii="Times" w:hAnsi="Times" w:cstheme="minorHAnsi"/>
          <w:iCs/>
          <w:sz w:val="22"/>
          <w:szCs w:val="22"/>
        </w:rPr>
        <w:t>.</w:t>
      </w:r>
      <w:r w:rsidR="00EB15B9" w:rsidRPr="00C24E83">
        <w:rPr>
          <w:rFonts w:ascii="Times" w:hAnsi="Times" w:cstheme="minorHAnsi"/>
          <w:sz w:val="22"/>
          <w:szCs w:val="22"/>
        </w:rPr>
        <w:t xml:space="preserve"> Calibration was done </w:t>
      </w:r>
      <w:r w:rsidR="001B012A" w:rsidRPr="00C24E83">
        <w:rPr>
          <w:rFonts w:ascii="Times" w:hAnsi="Times" w:cstheme="minorHAnsi"/>
          <w:sz w:val="22"/>
          <w:szCs w:val="22"/>
        </w:rPr>
        <w:t>using the</w:t>
      </w:r>
      <w:r w:rsidR="00C50809" w:rsidRPr="00C24E83">
        <w:rPr>
          <w:rFonts w:ascii="Times" w:hAnsi="Times" w:cstheme="minorHAnsi"/>
          <w:sz w:val="22"/>
          <w:szCs w:val="22"/>
        </w:rPr>
        <w:t xml:space="preserve"> "L-BFGS-B" algorithm </w:t>
      </w:r>
      <w:r w:rsidR="00B40E48" w:rsidRPr="00C24E83">
        <w:rPr>
          <w:rFonts w:ascii="Times" w:hAnsi="Times" w:cstheme="minorHAnsi"/>
          <w:sz w:val="22"/>
          <w:szCs w:val="22"/>
        </w:rPr>
        <w:fldChar w:fldCharType="begin"/>
      </w:r>
      <w:r w:rsidR="00B40E48" w:rsidRPr="00C24E83">
        <w:rPr>
          <w:rFonts w:ascii="Times" w:hAnsi="Times" w:cstheme="minorHAnsi"/>
          <w:sz w:val="22"/>
          <w:szCs w:val="22"/>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sz w:val="22"/>
          <w:szCs w:val="22"/>
        </w:rPr>
        <w:fldChar w:fldCharType="separate"/>
      </w:r>
      <w:r w:rsidR="00B40E48" w:rsidRPr="00C24E83">
        <w:rPr>
          <w:rFonts w:ascii="Times" w:hAnsi="Times" w:cs="Times New Roman"/>
          <w:sz w:val="22"/>
          <w:szCs w:val="22"/>
          <w:lang w:val="en-GB"/>
        </w:rPr>
        <w:t xml:space="preserve">(Byrd </w:t>
      </w:r>
      <w:r w:rsidR="00B40E48" w:rsidRPr="00C24E83">
        <w:rPr>
          <w:rFonts w:ascii="Times" w:hAnsi="Times" w:cs="Times New Roman"/>
          <w:i/>
          <w:iCs/>
          <w:sz w:val="22"/>
          <w:szCs w:val="22"/>
          <w:lang w:val="en-GB"/>
        </w:rPr>
        <w:t>et al.</w:t>
      </w:r>
      <w:r w:rsidR="00B40E48" w:rsidRPr="00C24E83">
        <w:rPr>
          <w:rFonts w:ascii="Times" w:hAnsi="Times" w:cs="Times New Roman"/>
          <w:sz w:val="22"/>
          <w:szCs w:val="22"/>
          <w:lang w:val="en-GB"/>
        </w:rPr>
        <w:t xml:space="preserve"> 1995)</w:t>
      </w:r>
      <w:r w:rsidR="00B40E48" w:rsidRPr="00C24E83">
        <w:rPr>
          <w:rFonts w:ascii="Times" w:hAnsi="Times" w:cstheme="minorHAnsi"/>
          <w:sz w:val="22"/>
          <w:szCs w:val="22"/>
        </w:rPr>
        <w:fldChar w:fldCharType="end"/>
      </w:r>
      <w:r w:rsidR="00A823E7" w:rsidRPr="00C24E83">
        <w:rPr>
          <w:rFonts w:ascii="Times" w:hAnsi="Times" w:cstheme="minorHAnsi"/>
          <w:sz w:val="22"/>
          <w:szCs w:val="22"/>
        </w:rPr>
        <w:t xml:space="preserve"> </w:t>
      </w:r>
      <w:r w:rsidR="00C50809" w:rsidRPr="00C24E83">
        <w:rPr>
          <w:rFonts w:ascii="Times" w:hAnsi="Times" w:cstheme="minorHAnsi"/>
          <w:sz w:val="22"/>
          <w:szCs w:val="22"/>
        </w:rPr>
        <w:t>in the</w:t>
      </w:r>
      <w:r w:rsidR="001B012A" w:rsidRPr="00C24E83">
        <w:rPr>
          <w:rFonts w:ascii="Times" w:hAnsi="Times" w:cstheme="minorHAnsi"/>
          <w:sz w:val="22"/>
          <w:szCs w:val="22"/>
        </w:rPr>
        <w:t xml:space="preserve"> </w:t>
      </w:r>
      <w:r w:rsidR="00264E8E" w:rsidRPr="00C24E83">
        <w:rPr>
          <w:rFonts w:ascii="Times" w:hAnsi="Times" w:cstheme="minorHAnsi"/>
          <w:sz w:val="22"/>
          <w:szCs w:val="22"/>
        </w:rPr>
        <w:t xml:space="preserve">‘R’-optimization function </w:t>
      </w:r>
      <w:r w:rsidR="001B012A" w:rsidRPr="00C24E83">
        <w:rPr>
          <w:rFonts w:ascii="Times" w:hAnsi="Times" w:cstheme="minorHAnsi"/>
          <w:sz w:val="22"/>
          <w:szCs w:val="22"/>
        </w:rPr>
        <w:t>‘</w:t>
      </w:r>
      <w:r w:rsidR="001B012A" w:rsidRPr="00C24E83">
        <w:rPr>
          <w:rFonts w:ascii="Times" w:hAnsi="Times" w:cstheme="minorHAnsi"/>
          <w:i/>
          <w:sz w:val="22"/>
          <w:szCs w:val="22"/>
        </w:rPr>
        <w:t>optim</w:t>
      </w:r>
      <w:r w:rsidR="0004700E" w:rsidRPr="00C24E83">
        <w:rPr>
          <w:rFonts w:ascii="Times" w:hAnsi="Times" w:cstheme="minorHAnsi"/>
          <w:i/>
          <w:sz w:val="22"/>
          <w:szCs w:val="22"/>
          <w:lang w:val="en-US"/>
        </w:rPr>
        <w:t>’.</w:t>
      </w:r>
      <w:r w:rsidR="00904DEA" w:rsidRPr="00C24E83">
        <w:rPr>
          <w:rFonts w:ascii="Times" w:hAnsi="Times" w:cstheme="minorHAnsi"/>
          <w:i/>
          <w:sz w:val="22"/>
          <w:szCs w:val="22"/>
          <w:lang w:val="en-US"/>
        </w:rPr>
        <w:t xml:space="preserve"> </w:t>
      </w:r>
      <w:r w:rsidR="00E219A7" w:rsidRPr="00C24E83">
        <w:rPr>
          <w:rFonts w:ascii="Times" w:hAnsi="Times" w:cstheme="minorHAnsi"/>
          <w:sz w:val="22"/>
          <w:szCs w:val="22"/>
          <w:lang w:val="en-US"/>
        </w:rPr>
        <w:t>We</w:t>
      </w:r>
      <w:r w:rsidR="00A11D73" w:rsidRPr="00C24E83">
        <w:rPr>
          <w:rFonts w:ascii="Times" w:hAnsi="Times" w:cstheme="minorHAnsi"/>
          <w:sz w:val="22"/>
          <w:szCs w:val="22"/>
        </w:rPr>
        <w:t xml:space="preserve"> </w:t>
      </w:r>
      <w:r w:rsidR="001B012A" w:rsidRPr="00C24E83">
        <w:rPr>
          <w:rFonts w:ascii="Times" w:hAnsi="Times" w:cstheme="minorHAnsi"/>
          <w:sz w:val="22"/>
          <w:szCs w:val="22"/>
        </w:rPr>
        <w:t>ensure</w:t>
      </w:r>
      <w:r w:rsidR="00A11D73" w:rsidRPr="00C24E83">
        <w:rPr>
          <w:rFonts w:ascii="Times" w:hAnsi="Times" w:cstheme="minorHAnsi"/>
          <w:sz w:val="22"/>
          <w:szCs w:val="22"/>
        </w:rPr>
        <w:t>d</w:t>
      </w:r>
      <w:r w:rsidR="001B012A" w:rsidRPr="00C24E83">
        <w:rPr>
          <w:rFonts w:ascii="Times" w:hAnsi="Times" w:cstheme="minorHAnsi"/>
          <w:sz w:val="22"/>
          <w:szCs w:val="22"/>
        </w:rPr>
        <w:t xml:space="preserve"> that also growth-rates </w:t>
      </w:r>
      <w:r w:rsidR="001A62CD" w:rsidRPr="00C24E83">
        <w:rPr>
          <w:rFonts w:ascii="Times" w:hAnsi="Times" w:cstheme="minorHAnsi"/>
          <w:sz w:val="22"/>
          <w:szCs w:val="22"/>
        </w:rPr>
        <w:t xml:space="preserve">were </w:t>
      </w:r>
      <w:r w:rsidR="005A0F15" w:rsidRPr="00C24E83">
        <w:rPr>
          <w:rFonts w:ascii="Times" w:hAnsi="Times" w:cstheme="minorHAnsi"/>
          <w:sz w:val="22"/>
          <w:szCs w:val="22"/>
        </w:rPr>
        <w:t xml:space="preserve">close to observed </w:t>
      </w:r>
      <w:r w:rsidR="001A62CD" w:rsidRPr="00C24E83">
        <w:rPr>
          <w:rFonts w:ascii="Times" w:hAnsi="Times" w:cstheme="minorHAnsi"/>
          <w:sz w:val="22"/>
          <w:szCs w:val="22"/>
        </w:rPr>
        <w:t>by comparing the</w:t>
      </w:r>
      <w:r w:rsidR="005A0F15" w:rsidRPr="00C24E83">
        <w:rPr>
          <w:rFonts w:ascii="Times" w:hAnsi="Times" w:cstheme="minorHAnsi"/>
          <w:sz w:val="22"/>
          <w:szCs w:val="22"/>
        </w:rPr>
        <w:t xml:space="preserve"> growth curves emerging in the model</w:t>
      </w:r>
      <w:r w:rsidR="001A62CD" w:rsidRPr="00C24E83">
        <w:rPr>
          <w:rFonts w:ascii="Times" w:hAnsi="Times" w:cstheme="minorHAnsi"/>
          <w:sz w:val="22"/>
          <w:szCs w:val="22"/>
        </w:rPr>
        <w:t xml:space="preserve"> to </w:t>
      </w:r>
      <w:r w:rsidR="001D54BB" w:rsidRPr="00C24E83">
        <w:rPr>
          <w:rFonts w:ascii="Times" w:hAnsi="Times" w:cstheme="minorHAnsi"/>
          <w:sz w:val="22"/>
          <w:szCs w:val="22"/>
        </w:rPr>
        <w:t>von Bertalanffy</w:t>
      </w:r>
      <w:r w:rsidR="001A62CD" w:rsidRPr="00C24E83">
        <w:rPr>
          <w:rFonts w:ascii="Times" w:hAnsi="Times" w:cstheme="minorHAnsi"/>
          <w:sz w:val="22"/>
          <w:szCs w:val="22"/>
        </w:rPr>
        <w:t xml:space="preserve"> curves fitted to trawl survey data</w:t>
      </w:r>
      <w:r w:rsidR="005A0F15" w:rsidRPr="00C24E83">
        <w:rPr>
          <w:rFonts w:ascii="Times" w:hAnsi="Times" w:cstheme="minorHAnsi"/>
          <w:sz w:val="22"/>
          <w:szCs w:val="22"/>
        </w:rPr>
        <w:t xml:space="preserve"> (</w:t>
      </w:r>
      <w:r w:rsidR="00993B7E" w:rsidRPr="00C24E83">
        <w:rPr>
          <w:rFonts w:ascii="Times" w:hAnsi="Times" w:cstheme="minorHAnsi"/>
          <w:sz w:val="22"/>
          <w:szCs w:val="22"/>
        </w:rPr>
        <w:t>Fig. S4</w:t>
      </w:r>
      <w:r w:rsidR="005A0F15" w:rsidRPr="00C24E83">
        <w:rPr>
          <w:rFonts w:ascii="Times" w:hAnsi="Times" w:cstheme="minorHAnsi"/>
          <w:sz w:val="22"/>
          <w:szCs w:val="22"/>
        </w:rPr>
        <w:t>)</w:t>
      </w:r>
      <w:r w:rsidR="007D148B" w:rsidRPr="00C24E83">
        <w:rPr>
          <w:rFonts w:ascii="Times" w:hAnsi="Times" w:cstheme="minorHAnsi"/>
          <w:sz w:val="22"/>
          <w:szCs w:val="22"/>
        </w:rPr>
        <w:t xml:space="preserve">, which they were after a stepwise manual </w:t>
      </w:r>
      <w:r w:rsidR="002A6B9B" w:rsidRPr="00C24E83">
        <w:rPr>
          <w:rFonts w:ascii="Times" w:hAnsi="Times" w:cstheme="minorHAnsi"/>
          <w:sz w:val="22"/>
          <w:szCs w:val="22"/>
        </w:rPr>
        <w:t>increas</w:t>
      </w:r>
      <w:r w:rsidR="005855CD" w:rsidRPr="00C24E83">
        <w:rPr>
          <w:rFonts w:ascii="Times" w:hAnsi="Times" w:cstheme="minorHAnsi"/>
          <w:sz w:val="22"/>
          <w:szCs w:val="22"/>
        </w:rPr>
        <w:t>e of the constant in the allometric maximum-consumption rate (</w:t>
      </w:r>
      <m:oMath>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i</m:t>
            </m:r>
          </m:sub>
        </m:sSub>
      </m:oMath>
      <w:r w:rsidR="005855CD" w:rsidRPr="00C24E83">
        <w:rPr>
          <w:rFonts w:ascii="Times" w:hAnsi="Times" w:cstheme="minorHAnsi"/>
          <w:sz w:val="22"/>
          <w:szCs w:val="22"/>
        </w:rPr>
        <w:t>)</w:t>
      </w:r>
      <w:r w:rsidR="00780CF1" w:rsidRPr="00C24E83">
        <w:rPr>
          <w:rFonts w:ascii="Times" w:hAnsi="Times" w:cstheme="minorHAnsi"/>
          <w:sz w:val="22"/>
          <w:szCs w:val="22"/>
        </w:rPr>
        <w:t xml:space="preserve"> (Appendix S1)</w:t>
      </w:r>
      <w:r w:rsidR="005855CD" w:rsidRPr="00C24E83">
        <w:rPr>
          <w:rFonts w:ascii="Times" w:hAnsi="Times" w:cstheme="minorHAnsi"/>
          <w:sz w:val="22"/>
          <w:szCs w:val="22"/>
        </w:rPr>
        <w:t xml:space="preserve">. We also </w:t>
      </w:r>
      <w:r w:rsidR="0031111B" w:rsidRPr="00C24E83">
        <w:rPr>
          <w:rFonts w:ascii="Times" w:hAnsi="Times" w:cstheme="minorHAnsi"/>
          <w:sz w:val="22"/>
          <w:szCs w:val="22"/>
        </w:rPr>
        <w:t>evaluated the level</w:t>
      </w:r>
      <w:r w:rsidR="00EB10F1" w:rsidRPr="00C24E83">
        <w:rPr>
          <w:rFonts w:ascii="Times" w:hAnsi="Times" w:cstheme="minorHAnsi"/>
          <w:sz w:val="22"/>
          <w:szCs w:val="22"/>
          <w:lang w:val="en-US"/>
        </w:rPr>
        <w:t>of</w:t>
      </w:r>
      <w:r w:rsidR="00397157" w:rsidRPr="00C24E83">
        <w:rPr>
          <w:rFonts w:ascii="Times" w:hAnsi="Times" w:cstheme="minorHAnsi"/>
          <w:sz w:val="22"/>
          <w:szCs w:val="22"/>
        </w:rPr>
        <w:t xml:space="preserve"> </w:t>
      </w:r>
      <w:commentRangeStart w:id="55"/>
      <w:commentRangeStart w:id="56"/>
      <w:r w:rsidR="001B012A" w:rsidRPr="00C24E83">
        <w:rPr>
          <w:rFonts w:ascii="Times" w:hAnsi="Times" w:cstheme="minorHAnsi"/>
          <w:sz w:val="22"/>
          <w:szCs w:val="22"/>
        </w:rPr>
        <w:t>density dependence</w:t>
      </w:r>
      <w:r w:rsidR="00397157" w:rsidRPr="00C24E83">
        <w:rPr>
          <w:rFonts w:ascii="Times" w:hAnsi="Times" w:cstheme="minorHAnsi"/>
          <w:sz w:val="22"/>
          <w:szCs w:val="22"/>
        </w:rPr>
        <w:t xml:space="preserve"> due to the stock-recruit</w:t>
      </w:r>
      <w:commentRangeEnd w:id="55"/>
      <w:commentRangeEnd w:id="56"/>
      <w:r w:rsidR="00EB15B9" w:rsidRPr="00C24E83">
        <w:rPr>
          <w:rStyle w:val="CommentReference"/>
          <w:sz w:val="22"/>
          <w:szCs w:val="22"/>
        </w:rPr>
        <w:commentReference w:id="55"/>
      </w:r>
      <w:r w:rsidR="006C026F" w:rsidRPr="00C24E83">
        <w:rPr>
          <w:rFonts w:ascii="Times" w:hAnsi="Times" w:cstheme="minorHAnsi"/>
          <w:sz w:val="22"/>
          <w:szCs w:val="22"/>
          <w:lang w:val="en-US"/>
        </w:rPr>
        <w:t xml:space="preserve"> function</w:t>
      </w:r>
      <w:r w:rsidR="00CE7D89" w:rsidRPr="00C24E83">
        <w:rPr>
          <w:rStyle w:val="CommentReference"/>
          <w:sz w:val="22"/>
          <w:szCs w:val="22"/>
        </w:rPr>
        <w:commentReference w:id="56"/>
      </w:r>
      <w:commentRangeStart w:id="57"/>
      <w:commentRangeStart w:id="58"/>
      <w:commentRangeStart w:id="59"/>
      <w:commentRangeStart w:id="60"/>
      <w:commentRangeEnd w:id="57"/>
      <w:r w:rsidR="005A0F15" w:rsidRPr="00C24E83">
        <w:rPr>
          <w:rStyle w:val="CommentReference"/>
          <w:sz w:val="22"/>
          <w:szCs w:val="22"/>
        </w:rPr>
        <w:commentReference w:id="57"/>
      </w:r>
      <w:commentRangeEnd w:id="58"/>
      <w:commentRangeEnd w:id="59"/>
      <w:commentRangeEnd w:id="60"/>
      <w:r w:rsidR="003751D2" w:rsidRPr="00C24E83">
        <w:rPr>
          <w:rStyle w:val="CommentReference"/>
          <w:sz w:val="22"/>
          <w:szCs w:val="22"/>
        </w:rPr>
        <w:commentReference w:id="58"/>
      </w:r>
      <w:r w:rsidR="009079BF" w:rsidRPr="00C24E83">
        <w:rPr>
          <w:rFonts w:ascii="Times" w:hAnsi="Times" w:cstheme="minorHAnsi"/>
          <w:sz w:val="22"/>
          <w:szCs w:val="22"/>
        </w:rPr>
        <w:t>.</w:t>
      </w:r>
      <w:r w:rsidR="00EB15B9" w:rsidRPr="00C24E83">
        <w:rPr>
          <w:rStyle w:val="CommentReference"/>
          <w:sz w:val="22"/>
          <w:szCs w:val="22"/>
        </w:rPr>
        <w:commentReference w:id="59"/>
      </w:r>
      <w:r w:rsidR="003751D2" w:rsidRPr="00C24E83">
        <w:rPr>
          <w:rStyle w:val="CommentReference"/>
          <w:sz w:val="22"/>
          <w:szCs w:val="22"/>
        </w:rPr>
        <w:commentReference w:id="60"/>
      </w:r>
      <w:r w:rsidR="00D11890" w:rsidRPr="00C24E83">
        <w:rPr>
          <w:rFonts w:ascii="Times" w:hAnsi="Times" w:cstheme="minorHAnsi"/>
          <w:sz w:val="22"/>
          <w:szCs w:val="22"/>
        </w:rPr>
        <w:t xml:space="preserve"> </w:t>
      </w:r>
      <w:commentRangeStart w:id="61"/>
      <w:commentRangeStart w:id="62"/>
      <w:r w:rsidR="00D11890" w:rsidRPr="00C24E83">
        <w:rPr>
          <w:rFonts w:ascii="Times" w:hAnsi="Times" w:cstheme="minorHAnsi"/>
          <w:sz w:val="22"/>
          <w:szCs w:val="22"/>
        </w:rPr>
        <w:t>This was assessed</w:t>
      </w:r>
      <w:r w:rsidR="00A51889" w:rsidRPr="00C24E83">
        <w:rPr>
          <w:rFonts w:ascii="Times" w:hAnsi="Times" w:cstheme="minorHAnsi"/>
          <w:sz w:val="22"/>
          <w:szCs w:val="22"/>
        </w:rPr>
        <w:t xml:space="preserve"> from the </w:t>
      </w:r>
      <w:r w:rsidR="003670FB" w:rsidRPr="00C24E83">
        <w:rPr>
          <w:rFonts w:ascii="Times" w:hAnsi="Times" w:cstheme="minorHAnsi"/>
          <w:sz w:val="22"/>
          <w:szCs w:val="22"/>
        </w:rPr>
        <w:t>ratio of recruitment before and after stock-</w:t>
      </w:r>
      <w:r w:rsidR="00EE1C47" w:rsidRPr="00C24E83">
        <w:rPr>
          <w:rFonts w:ascii="Times" w:hAnsi="Times" w:cstheme="minorHAnsi"/>
          <w:sz w:val="22"/>
          <w:szCs w:val="22"/>
        </w:rPr>
        <w:t>recruitment</w:t>
      </w:r>
      <w:r w:rsidR="003670FB" w:rsidRPr="00C24E83">
        <w:rPr>
          <w:rFonts w:ascii="Times" w:hAnsi="Times" w:cstheme="minorHAnsi"/>
          <w:sz w:val="22"/>
          <w:szCs w:val="22"/>
        </w:rPr>
        <w:t xml:space="preserve"> density dependence was applied</w:t>
      </w:r>
      <w:r w:rsidR="00443984" w:rsidRPr="00C24E83">
        <w:rPr>
          <w:rFonts w:ascii="Times" w:hAnsi="Times" w:cstheme="minorHAnsi"/>
          <w:sz w:val="22"/>
          <w:szCs w:val="22"/>
        </w:rPr>
        <w:t xml:space="preserve"> (i.e.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443984" w:rsidRPr="00C24E83">
        <w:rPr>
          <w:rFonts w:ascii="Times" w:hAnsi="Times" w:cstheme="minorHAnsi"/>
          <w:sz w:val="22"/>
          <w:szCs w:val="22"/>
        </w:rPr>
        <w:t>)</w:t>
      </w:r>
      <w:r w:rsidR="00E82D42" w:rsidRPr="00C24E83">
        <w:rPr>
          <w:rFonts w:ascii="Times" w:hAnsi="Times" w:cstheme="minorHAnsi"/>
          <w:sz w:val="22"/>
          <w:szCs w:val="22"/>
        </w:rPr>
        <w:t xml:space="preserve"> </w:t>
      </w:r>
      <w:r w:rsidR="003D6E5A" w:rsidRPr="00C24E83">
        <w:rPr>
          <w:rFonts w:ascii="Times" w:hAnsi="Times" w:cstheme="minorHAnsi"/>
          <w:sz w:val="22"/>
          <w:szCs w:val="22"/>
        </w:rPr>
        <w:fldChar w:fldCharType="begin"/>
      </w:r>
      <w:r w:rsidR="003D6E5A" w:rsidRPr="00C24E83">
        <w:rPr>
          <w:rFonts w:ascii="Times" w:hAnsi="Times" w:cstheme="minorHAnsi"/>
          <w:sz w:val="22"/>
          <w:szCs w:val="22"/>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sz w:val="22"/>
          <w:szCs w:val="22"/>
        </w:rPr>
        <w:fldChar w:fldCharType="separate"/>
      </w:r>
      <w:r w:rsidR="003D6E5A" w:rsidRPr="00C24E83">
        <w:rPr>
          <w:rFonts w:ascii="Times" w:hAnsi="Times" w:cs="Times New Roman"/>
          <w:sz w:val="22"/>
          <w:szCs w:val="22"/>
          <w:lang w:val="en-GB"/>
        </w:rPr>
        <w:t xml:space="preserve">(Jacobsen </w:t>
      </w:r>
      <w:r w:rsidR="003D6E5A" w:rsidRPr="00C24E83">
        <w:rPr>
          <w:rFonts w:ascii="Times" w:hAnsi="Times" w:cs="Times New Roman"/>
          <w:i/>
          <w:iCs/>
          <w:sz w:val="22"/>
          <w:szCs w:val="22"/>
          <w:lang w:val="en-GB"/>
        </w:rPr>
        <w:t>et al.</w:t>
      </w:r>
      <w:r w:rsidR="003D6E5A" w:rsidRPr="00C24E83">
        <w:rPr>
          <w:rFonts w:ascii="Times" w:hAnsi="Times" w:cs="Times New Roman"/>
          <w:sz w:val="22"/>
          <w:szCs w:val="22"/>
          <w:lang w:val="en-GB"/>
        </w:rPr>
        <w:t xml:space="preserve"> 2017)</w:t>
      </w:r>
      <w:r w:rsidR="003D6E5A" w:rsidRPr="00C24E83">
        <w:rPr>
          <w:rFonts w:ascii="Times" w:hAnsi="Times" w:cstheme="minorHAnsi"/>
          <w:sz w:val="22"/>
          <w:szCs w:val="22"/>
        </w:rPr>
        <w:fldChar w:fldCharType="end"/>
      </w:r>
      <w:r w:rsidR="00CE1E69" w:rsidRPr="00C24E83">
        <w:rPr>
          <w:rFonts w:ascii="Times" w:hAnsi="Times" w:cstheme="minorHAnsi"/>
          <w:sz w:val="22"/>
          <w:szCs w:val="22"/>
        </w:rPr>
        <w:t xml:space="preserve"> (Appendix S1)</w:t>
      </w:r>
      <w:r w:rsidR="001B012A" w:rsidRPr="00C24E83">
        <w:rPr>
          <w:rFonts w:ascii="Times" w:hAnsi="Times" w:cstheme="minorHAnsi"/>
          <w:sz w:val="22"/>
          <w:szCs w:val="22"/>
        </w:rPr>
        <w:t xml:space="preserve">. </w:t>
      </w:r>
      <w:commentRangeEnd w:id="61"/>
      <w:r w:rsidR="005A0F15" w:rsidRPr="00C24E83">
        <w:rPr>
          <w:rStyle w:val="CommentReference"/>
          <w:sz w:val="22"/>
          <w:szCs w:val="22"/>
        </w:rPr>
        <w:commentReference w:id="61"/>
      </w:r>
      <w:commentRangeEnd w:id="62"/>
      <w:r w:rsidR="003751D2" w:rsidRPr="00C24E83">
        <w:rPr>
          <w:rStyle w:val="CommentReference"/>
          <w:sz w:val="22"/>
          <w:szCs w:val="22"/>
        </w:rPr>
        <w:commentReference w:id="62"/>
      </w:r>
      <w:r w:rsidR="005832AE" w:rsidRPr="00C24E83">
        <w:rPr>
          <w:rFonts w:ascii="Times" w:hAnsi="Times" w:cstheme="minorHAnsi"/>
          <w:sz w:val="22"/>
          <w:szCs w:val="22"/>
        </w:rPr>
        <w:t xml:space="preserve"> </w:t>
      </w:r>
      <w:commentRangeStart w:id="63"/>
      <w:r w:rsidR="005832AE" w:rsidRPr="00C24E83">
        <w:rPr>
          <w:rFonts w:ascii="Times" w:hAnsi="Times" w:cstheme="minorHAnsi"/>
          <w:sz w:val="22"/>
          <w:szCs w:val="22"/>
        </w:rPr>
        <w:t>If th</w:t>
      </w:r>
      <w:r w:rsidR="00C50C06" w:rsidRPr="00C24E83">
        <w:rPr>
          <w:rFonts w:ascii="Times" w:hAnsi="Times" w:cstheme="minorHAnsi"/>
          <w:sz w:val="22"/>
          <w:szCs w:val="22"/>
          <w:lang w:val="en-US"/>
        </w:rPr>
        <w:t>is</w:t>
      </w:r>
      <w:r w:rsidR="005832AE" w:rsidRPr="00C24E83">
        <w:rPr>
          <w:rFonts w:ascii="Times" w:hAnsi="Times" w:cstheme="minorHAnsi"/>
          <w:sz w:val="22"/>
          <w:szCs w:val="22"/>
        </w:rPr>
        <w:t xml:space="preserve"> ratio is close to 1, there is no additional density dependence from the stock-recruitment function</w:t>
      </w:r>
      <w:r w:rsidR="000F24EB" w:rsidRPr="00C24E83">
        <w:rPr>
          <w:rFonts w:ascii="Times" w:hAnsi="Times" w:cstheme="minorHAnsi"/>
          <w:sz w:val="22"/>
          <w:szCs w:val="22"/>
        </w:rPr>
        <w:t xml:space="preserve"> </w:t>
      </w:r>
      <w:r w:rsidR="00457DF0" w:rsidRPr="00C24E83">
        <w:rPr>
          <w:rFonts w:ascii="Times" w:hAnsi="Times" w:cstheme="minorHAnsi"/>
          <w:sz w:val="22"/>
          <w:szCs w:val="22"/>
        </w:rPr>
        <w:t xml:space="preserve">and if it is very high </w:t>
      </w:r>
      <w:r w:rsidR="007627AF" w:rsidRPr="00C24E83">
        <w:rPr>
          <w:rFonts w:ascii="Times" w:hAnsi="Times" w:cstheme="minorHAnsi"/>
          <w:sz w:val="22"/>
          <w:szCs w:val="22"/>
        </w:rPr>
        <w:t>recruitment</w:t>
      </w:r>
      <w:r w:rsidR="00A96B1F" w:rsidRPr="00C24E83">
        <w:rPr>
          <w:rFonts w:ascii="Times" w:hAnsi="Times" w:cstheme="minorHAnsi"/>
          <w:sz w:val="22"/>
          <w:szCs w:val="22"/>
        </w:rPr>
        <w:t xml:space="preserve"> is </w:t>
      </w:r>
      <w:r w:rsidR="00D45D42" w:rsidRPr="00C24E83">
        <w:rPr>
          <w:rFonts w:ascii="Times" w:hAnsi="Times" w:cstheme="minorHAnsi"/>
          <w:sz w:val="22"/>
          <w:szCs w:val="22"/>
        </w:rPr>
        <w:t>largely controlled</w:t>
      </w:r>
      <w:r w:rsidR="002C7529" w:rsidRPr="00C24E83">
        <w:rPr>
          <w:rFonts w:ascii="Times" w:hAnsi="Times" w:cstheme="minorHAnsi"/>
          <w:sz w:val="22"/>
          <w:szCs w:val="22"/>
        </w:rPr>
        <w:t xml:space="preserve"> by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003B2798" w:rsidRPr="00C24E83">
        <w:rPr>
          <w:rFonts w:ascii="Times" w:eastAsiaTheme="minorEastAsia" w:hAnsi="Times" w:cstheme="minorHAnsi"/>
          <w:sz w:val="22"/>
          <w:szCs w:val="22"/>
        </w:rPr>
        <w:t xml:space="preserve"> rather than emergent processes.</w:t>
      </w:r>
      <w:r w:rsidR="009B36BB" w:rsidRPr="00C24E83">
        <w:rPr>
          <w:rFonts w:ascii="Times" w:eastAsiaTheme="minorEastAsia" w:hAnsi="Times" w:cstheme="minorHAnsi"/>
          <w:sz w:val="22"/>
          <w:szCs w:val="22"/>
        </w:rPr>
        <w:t xml:space="preserve"> </w:t>
      </w:r>
      <w:r w:rsidR="00592224" w:rsidRPr="00C24E83">
        <w:rPr>
          <w:rFonts w:ascii="Times" w:eastAsiaTheme="minorEastAsia" w:hAnsi="Times" w:cstheme="minorHAnsi"/>
          <w:sz w:val="22"/>
          <w:szCs w:val="22"/>
        </w:rPr>
        <w:t xml:space="preserve">After calibrating the model, we acquired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08466A" w:rsidRPr="00C24E83">
        <w:rPr>
          <w:rFonts w:ascii="Times" w:eastAsiaTheme="minorEastAsia" w:hAnsi="Times" w:cstheme="minorHAnsi"/>
          <w:sz w:val="22"/>
          <w:szCs w:val="22"/>
        </w:rPr>
        <w:t xml:space="preserve"> ratios of </w:t>
      </w:r>
      <w:r w:rsidR="00BF08E3" w:rsidRPr="00C24E83">
        <w:rPr>
          <w:rFonts w:ascii="Times New Roman" w:eastAsiaTheme="minorEastAsia" w:hAnsi="Times New Roman" w:cs="Times New Roman"/>
          <w:sz w:val="22"/>
          <w:szCs w:val="22"/>
          <w:lang w:val="en-US"/>
        </w:rPr>
        <w:t xml:space="preserve">9.8, 9.5 and 9.4 </w:t>
      </w:r>
      <w:r w:rsidR="006E4F82" w:rsidRPr="00C24E83">
        <w:rPr>
          <w:rFonts w:ascii="Times New Roman" w:eastAsiaTheme="minorEastAsia" w:hAnsi="Times New Roman" w:cs="Times New Roman"/>
          <w:sz w:val="22"/>
          <w:szCs w:val="22"/>
          <w:lang w:val="en-US"/>
        </w:rPr>
        <w:t xml:space="preserve">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max,i</m:t>
            </m:r>
          </m:sub>
        </m:sSub>
      </m:oMath>
      <w:r w:rsidR="006E4F82" w:rsidRPr="00C24E83">
        <w:rPr>
          <w:rFonts w:ascii="Times New Roman" w:eastAsiaTheme="minorEastAsia" w:hAnsi="Times New Roman" w:cs="Times New Roman"/>
          <w:sz w:val="22"/>
          <w:szCs w:val="22"/>
          <w:lang w:val="en-US"/>
        </w:rPr>
        <w:t xml:space="preserve"> ratios of 8.8, 8.5 </w:t>
      </w:r>
      <w:r w:rsidR="006E4F82" w:rsidRPr="00C24E83">
        <w:rPr>
          <w:rFonts w:ascii="Times New Roman" w:eastAsiaTheme="minorEastAsia" w:hAnsi="Times New Roman" w:cs="Times New Roman"/>
          <w:sz w:val="22"/>
          <w:szCs w:val="22"/>
          <w:lang w:val="en-US"/>
        </w:rPr>
        <w:lastRenderedPageBreak/>
        <w:t xml:space="preserve">and 8.4 </w:t>
      </w:r>
      <w:r w:rsidR="00BF08E3" w:rsidRPr="00C24E83">
        <w:rPr>
          <w:rFonts w:ascii="Times New Roman" w:eastAsiaTheme="minorEastAsia" w:hAnsi="Times New Roman" w:cs="Times New Roman"/>
          <w:sz w:val="22"/>
          <w:szCs w:val="22"/>
          <w:lang w:val="en-US"/>
        </w:rPr>
        <w:t xml:space="preserve">for cod, sprat and herring, </w:t>
      </w:r>
      <w:r w:rsidR="001C3845" w:rsidRPr="00C24E83">
        <w:rPr>
          <w:rFonts w:ascii="Times New Roman" w:eastAsiaTheme="minorEastAsia" w:hAnsi="Times New Roman" w:cs="Times New Roman"/>
          <w:sz w:val="22"/>
          <w:szCs w:val="22"/>
          <w:lang w:val="en-US"/>
        </w:rPr>
        <w:t>respectively</w:t>
      </w:r>
      <w:r w:rsidR="0008466A" w:rsidRPr="00C24E83">
        <w:rPr>
          <w:rFonts w:ascii="Times" w:eastAsiaTheme="minorEastAsia" w:hAnsi="Times" w:cstheme="minorHAnsi"/>
          <w:sz w:val="22"/>
          <w:szCs w:val="22"/>
        </w:rPr>
        <w:t>, which is largely in line</w:t>
      </w:r>
      <w:r w:rsidR="00B308B2" w:rsidRPr="00C24E83">
        <w:rPr>
          <w:rFonts w:ascii="Times" w:eastAsiaTheme="minorEastAsia" w:hAnsi="Times" w:cstheme="minorHAnsi"/>
          <w:sz w:val="22"/>
          <w:szCs w:val="22"/>
        </w:rPr>
        <w:t xml:space="preserve"> with </w:t>
      </w:r>
      <w:r w:rsidR="00807195" w:rsidRPr="00C24E83">
        <w:rPr>
          <w:rFonts w:ascii="Times" w:eastAsiaTheme="minorEastAsia" w:hAnsi="Times" w:cstheme="minorHAnsi"/>
          <w:sz w:val="22"/>
          <w:szCs w:val="22"/>
        </w:rPr>
        <w:fldChar w:fldCharType="begin"/>
      </w:r>
      <w:r w:rsidR="00807195" w:rsidRPr="00C24E83">
        <w:rPr>
          <w:rFonts w:ascii="Times" w:eastAsiaTheme="minorEastAsia" w:hAnsi="Times" w:cstheme="minorHAnsi"/>
          <w:sz w:val="22"/>
          <w:szCs w:val="22"/>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w:instrText>
      </w:r>
      <w:r w:rsidR="00807195" w:rsidRPr="00C24E83">
        <w:rPr>
          <w:rFonts w:ascii="Times" w:eastAsiaTheme="minorEastAsia" w:hAnsi="Times" w:cstheme="minorHAnsi" w:hint="eastAsia"/>
          <w:sz w:val="22"/>
          <w:szCs w:val="22"/>
        </w:rPr>
        <w:instrText>∞</w:instrText>
      </w:r>
      <w:r w:rsidR="00807195" w:rsidRPr="00C24E83">
        <w:rPr>
          <w:rFonts w:ascii="Times" w:eastAsiaTheme="minorEastAsia" w:hAnsi="Times" w:cstheme="minorHAnsi"/>
          <w:sz w:val="22"/>
          <w:szCs w:val="22"/>
        </w:rPr>
        <w:instrText xml:space="preserve">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sz w:val="22"/>
          <w:szCs w:val="22"/>
        </w:rPr>
        <w:fldChar w:fldCharType="separate"/>
      </w:r>
      <w:r w:rsidR="00807195" w:rsidRPr="00C24E83">
        <w:rPr>
          <w:rFonts w:ascii="Times" w:eastAsiaTheme="minorEastAsia" w:hAnsi="Times" w:cstheme="minorHAnsi"/>
          <w:noProof/>
          <w:sz w:val="22"/>
          <w:szCs w:val="22"/>
        </w:rPr>
        <w:t>(Andersen &amp; Beyer 2015)</w:t>
      </w:r>
      <w:r w:rsidR="00807195" w:rsidRPr="00C24E83">
        <w:rPr>
          <w:rFonts w:ascii="Times" w:eastAsiaTheme="minorEastAsia" w:hAnsi="Times" w:cstheme="minorHAnsi"/>
          <w:sz w:val="22"/>
          <w:szCs w:val="22"/>
        </w:rPr>
        <w:fldChar w:fldCharType="end"/>
      </w:r>
      <w:r w:rsidR="004D6D7F" w:rsidRPr="00C24E83">
        <w:rPr>
          <w:rFonts w:ascii="Times" w:eastAsiaTheme="minorEastAsia" w:hAnsi="Times" w:cstheme="minorHAnsi"/>
          <w:sz w:val="22"/>
          <w:szCs w:val="22"/>
        </w:rPr>
        <w:t xml:space="preserve"> and indicates there is some density dependence in early life stages in the model</w:t>
      </w:r>
      <w:r w:rsidR="007B6E27" w:rsidRPr="00C24E83">
        <w:rPr>
          <w:rFonts w:ascii="Times" w:eastAsiaTheme="minorEastAsia" w:hAnsi="Times" w:cstheme="minorHAnsi"/>
          <w:sz w:val="22"/>
          <w:szCs w:val="22"/>
        </w:rPr>
        <w:t>.</w:t>
      </w:r>
      <w:commentRangeEnd w:id="63"/>
      <w:r w:rsidR="00EF66DC" w:rsidRPr="00C24E83">
        <w:rPr>
          <w:rStyle w:val="CommentReference"/>
          <w:sz w:val="22"/>
          <w:szCs w:val="22"/>
        </w:rPr>
        <w:commentReference w:id="63"/>
      </w:r>
      <w:r w:rsidR="00B12FA6" w:rsidRPr="00C24E83">
        <w:rPr>
          <w:rFonts w:ascii="Times" w:eastAsiaTheme="minorEastAsia" w:hAnsi="Times" w:cstheme="minorHAnsi"/>
          <w:sz w:val="22"/>
          <w:szCs w:val="22"/>
        </w:rPr>
        <w:t xml:space="preserve"> </w:t>
      </w:r>
      <w:r w:rsidR="00926BB9" w:rsidRPr="00C24E83">
        <w:rPr>
          <w:rFonts w:ascii="Times" w:eastAsiaTheme="minorEastAsia" w:hAnsi="Times" w:cstheme="minorHAnsi"/>
          <w:sz w:val="22"/>
          <w:szCs w:val="22"/>
        </w:rPr>
        <w:t>T</w:t>
      </w:r>
      <w:r w:rsidR="001B012A" w:rsidRPr="00C24E83">
        <w:rPr>
          <w:rFonts w:ascii="Times" w:hAnsi="Times" w:cstheme="minorHAnsi"/>
          <w:sz w:val="22"/>
          <w:szCs w:val="22"/>
        </w:rPr>
        <w:t>ime series of model</w:t>
      </w:r>
      <w:r w:rsidR="00F11551" w:rsidRPr="00C24E83">
        <w:rPr>
          <w:rFonts w:ascii="Times" w:hAnsi="Times" w:cstheme="minorHAnsi"/>
          <w:sz w:val="22"/>
          <w:szCs w:val="22"/>
        </w:rPr>
        <w:t>led</w:t>
      </w:r>
      <w:r w:rsidR="001B012A" w:rsidRPr="00C24E83">
        <w:rPr>
          <w:rFonts w:ascii="Times" w:hAnsi="Times" w:cstheme="minorHAnsi"/>
          <w:sz w:val="22"/>
          <w:szCs w:val="22"/>
        </w:rPr>
        <w:t xml:space="preserve"> </w:t>
      </w:r>
      <w:r w:rsidR="004E2440" w:rsidRPr="00C24E83">
        <w:rPr>
          <w:rFonts w:ascii="Times" w:hAnsi="Times" w:cstheme="minorHAnsi"/>
          <w:sz w:val="22"/>
          <w:szCs w:val="22"/>
        </w:rPr>
        <w:t xml:space="preserve">SSB </w:t>
      </w:r>
      <w:r w:rsidR="001B012A" w:rsidRPr="00C24E83">
        <w:rPr>
          <w:rFonts w:ascii="Times" w:hAnsi="Times" w:cstheme="minorHAnsi"/>
          <w:sz w:val="22"/>
          <w:szCs w:val="22"/>
        </w:rPr>
        <w:t xml:space="preserve">simulated together with historical temperature and fishing effort data with stock assessment output. </w:t>
      </w:r>
      <w:r w:rsidR="000B5E8E" w:rsidRPr="00C24E83">
        <w:rPr>
          <w:rFonts w:ascii="Times" w:hAnsi="Times" w:cstheme="minorHAnsi"/>
          <w:sz w:val="22"/>
          <w:szCs w:val="22"/>
        </w:rPr>
        <w:t>A detailed description of the step-by-step calibration protocol used in this study</w:t>
      </w:r>
      <w:commentRangeStart w:id="64"/>
      <w:commentRangeStart w:id="65"/>
      <w:commentRangeEnd w:id="64"/>
      <w:r w:rsidR="005A0F15" w:rsidRPr="00C24E83">
        <w:rPr>
          <w:rStyle w:val="CommentReference"/>
          <w:sz w:val="22"/>
          <w:szCs w:val="22"/>
        </w:rPr>
        <w:commentReference w:id="64"/>
      </w:r>
      <w:commentRangeEnd w:id="65"/>
      <w:r w:rsidR="00BB4229" w:rsidRPr="00C24E83">
        <w:rPr>
          <w:rFonts w:ascii="Times" w:hAnsi="Times" w:cstheme="minorHAnsi"/>
          <w:sz w:val="22"/>
          <w:szCs w:val="22"/>
        </w:rPr>
        <w:t xml:space="preserve"> </w:t>
      </w:r>
      <w:r w:rsidR="001E3BB3" w:rsidRPr="00C24E83">
        <w:rPr>
          <w:rStyle w:val="CommentReference"/>
          <w:sz w:val="22"/>
          <w:szCs w:val="22"/>
        </w:rPr>
        <w:commentReference w:id="65"/>
      </w:r>
      <w:r w:rsidR="000B5E8E" w:rsidRPr="00C24E83">
        <w:rPr>
          <w:rFonts w:ascii="Times" w:hAnsi="Times"/>
          <w:sz w:val="22"/>
          <w:szCs w:val="22"/>
        </w:rPr>
        <w:t>can be found in Appendix S1</w:t>
      </w:r>
      <w:r w:rsidR="009D6F1E" w:rsidRPr="00C24E83">
        <w:rPr>
          <w:rFonts w:ascii="Times" w:hAnsi="Times"/>
          <w:sz w:val="22"/>
          <w:szCs w:val="22"/>
        </w:rPr>
        <w:t xml:space="preserve"> and Fig. S3-S9</w:t>
      </w:r>
      <w:r w:rsidR="001B012A" w:rsidRPr="00C24E83">
        <w:rPr>
          <w:rFonts w:ascii="Times" w:hAnsi="Times"/>
          <w:sz w:val="22"/>
          <w:szCs w:val="22"/>
        </w:rPr>
        <w:t xml:space="preserve">. </w:t>
      </w:r>
    </w:p>
    <w:p w14:paraId="3E9273F6" w14:textId="77777777" w:rsidR="00F35921" w:rsidRDefault="00F35921" w:rsidP="00F35921">
      <w:pPr>
        <w:spacing w:line="480" w:lineRule="auto"/>
        <w:contextualSpacing/>
        <w:jc w:val="both"/>
        <w:rPr>
          <w:i/>
        </w:rPr>
      </w:pPr>
    </w:p>
    <w:p w14:paraId="0A2F5C7B" w14:textId="2CE1CAA7" w:rsidR="00F35921" w:rsidRPr="00ED493C" w:rsidRDefault="00DC680B" w:rsidP="00F35921">
      <w:pPr>
        <w:spacing w:line="480" w:lineRule="auto"/>
        <w:contextualSpacing/>
        <w:jc w:val="both"/>
        <w:rPr>
          <w:i/>
        </w:rPr>
      </w:pPr>
      <w:r>
        <w:rPr>
          <w:i/>
        </w:rPr>
        <w:t>Analysis of responses to warming</w:t>
      </w:r>
    </w:p>
    <w:p w14:paraId="072871FD" w14:textId="364D6188" w:rsidR="00024F33" w:rsidRPr="00FE46D2" w:rsidRDefault="004329B8" w:rsidP="00430716">
      <w:pPr>
        <w:spacing w:line="480" w:lineRule="auto"/>
        <w:jc w:val="both"/>
        <w:rPr>
          <w:sz w:val="22"/>
          <w:szCs w:val="22"/>
          <w:lang w:val="en-US"/>
        </w:rPr>
      </w:pPr>
      <w:r>
        <w:rPr>
          <w:rFonts w:ascii="Times" w:hAnsi="Times" w:cs="Times New Roman"/>
          <w:sz w:val="22"/>
          <w:szCs w:val="22"/>
        </w:rPr>
        <w:t>Models where projected with historical fishing efforts</w:t>
      </w:r>
      <w:r w:rsidR="005D0E17">
        <w:rPr>
          <w:rFonts w:ascii="Times" w:hAnsi="Times" w:cs="Times New Roman"/>
          <w:sz w:val="22"/>
          <w:szCs w:val="22"/>
        </w:rPr>
        <w:t xml:space="preserve"> (1974-201</w:t>
      </w:r>
      <w:r w:rsidR="0049550D">
        <w:rPr>
          <w:rFonts w:ascii="Times" w:hAnsi="Times" w:cs="Times New Roman"/>
          <w:sz w:val="22"/>
          <w:szCs w:val="22"/>
        </w:rPr>
        <w:t>4</w:t>
      </w:r>
      <w:r w:rsidR="00F04F44">
        <w:rPr>
          <w:rFonts w:ascii="Times" w:hAnsi="Times" w:cs="Times New Roman"/>
          <w:sz w:val="22"/>
          <w:szCs w:val="22"/>
        </w:rPr>
        <w:t>)</w:t>
      </w:r>
      <w:r>
        <w:rPr>
          <w:rFonts w:ascii="Times" w:hAnsi="Times" w:cs="Times New Roman"/>
          <w:sz w:val="22"/>
          <w:szCs w:val="22"/>
        </w:rPr>
        <w:t xml:space="preserve"> and relative sea surface temperature </w:t>
      </w:r>
      <w:r w:rsidR="005B3920">
        <w:rPr>
          <w:rFonts w:ascii="Times" w:hAnsi="Times" w:cs="Times New Roman"/>
          <w:sz w:val="22"/>
          <w:szCs w:val="22"/>
        </w:rPr>
        <w:t>(</w:t>
      </w:r>
      <w:r w:rsidR="00813DE7">
        <w:rPr>
          <w:rFonts w:ascii="Times" w:hAnsi="Times" w:cs="Times New Roman"/>
          <w:sz w:val="22"/>
          <w:szCs w:val="22"/>
        </w:rPr>
        <w:t xml:space="preserve">1970-2050, </w:t>
      </w:r>
      <w:r>
        <w:rPr>
          <w:rFonts w:ascii="Times" w:hAnsi="Times" w:cstheme="minorHAnsi"/>
          <w:sz w:val="22"/>
          <w:szCs w:val="22"/>
        </w:rPr>
        <w:t xml:space="preserve">acquired from </w:t>
      </w:r>
      <w:r w:rsidRPr="00AF32CB">
        <w:rPr>
          <w:rFonts w:ascii="Times" w:hAnsi="Times" w:cstheme="minorHAnsi"/>
          <w:sz w:val="22"/>
          <w:szCs w:val="22"/>
        </w:rPr>
        <w:t xml:space="preserve">the </w:t>
      </w:r>
      <w:r w:rsidRPr="00AF32CB">
        <w:rPr>
          <w:rFonts w:ascii="Times" w:hAnsi="Times" w:cs="Times New Roman"/>
          <w:sz w:val="22"/>
          <w:szCs w:val="22"/>
        </w:rPr>
        <w:t>regional coupled model system RCA4-NEMO under the RCP 8.5 scenario</w:t>
      </w:r>
      <w:r w:rsidR="005B3920">
        <w:rPr>
          <w:rFonts w:ascii="Times" w:hAnsi="Times" w:cs="Times New Roman"/>
          <w:sz w:val="22"/>
          <w:szCs w:val="22"/>
        </w:rPr>
        <w:t>)</w:t>
      </w:r>
      <w:r w:rsidR="00374751">
        <w:rPr>
          <w:rFonts w:ascii="Times" w:hAnsi="Times" w:cs="Times New Roman"/>
          <w:sz w:val="22"/>
          <w:szCs w:val="22"/>
        </w:rPr>
        <w:t>.</w:t>
      </w:r>
      <w:r w:rsidR="00A35F2B">
        <w:rPr>
          <w:rFonts w:ascii="Times" w:hAnsi="Times" w:cs="Times New Roman"/>
          <w:sz w:val="22"/>
          <w:szCs w:val="22"/>
        </w:rPr>
        <w:t xml:space="preserve"> </w:t>
      </w:r>
      <w:r w:rsidR="00116AEB">
        <w:rPr>
          <w:rFonts w:ascii="Times" w:hAnsi="Times" w:cs="Times New Roman"/>
          <w:sz w:val="22"/>
          <w:szCs w:val="22"/>
        </w:rPr>
        <w:t>To ensure steady state was reached before time varying effort and mortality was introduced</w:t>
      </w:r>
      <w:r w:rsidR="00310AA7" w:rsidRPr="00310AA7">
        <w:rPr>
          <w:rFonts w:ascii="Times" w:hAnsi="Times" w:cs="Times New Roman"/>
          <w:sz w:val="22"/>
          <w:szCs w:val="22"/>
          <w:lang w:val="en-US"/>
        </w:rPr>
        <w:t xml:space="preserve"> </w:t>
      </w:r>
      <w:r w:rsidR="00310AA7">
        <w:rPr>
          <w:rFonts w:ascii="Times" w:hAnsi="Times" w:cs="Times New Roman"/>
          <w:sz w:val="22"/>
          <w:szCs w:val="22"/>
          <w:lang w:val="en-US"/>
        </w:rPr>
        <w:t>(1974 and 1970, respectively</w:t>
      </w:r>
      <w:r w:rsidR="00116AEB">
        <w:rPr>
          <w:rFonts w:ascii="Times" w:hAnsi="Times" w:cs="Times New Roman"/>
          <w:sz w:val="22"/>
          <w:szCs w:val="22"/>
        </w:rPr>
        <w:t xml:space="preserve">, we applied a </w:t>
      </w:r>
      <w:r w:rsidR="0010682B">
        <w:rPr>
          <w:rFonts w:ascii="Times" w:hAnsi="Times" w:cs="Times New Roman"/>
          <w:sz w:val="22"/>
          <w:szCs w:val="22"/>
        </w:rPr>
        <w:t xml:space="preserve">60-year burn-in period using </w:t>
      </w:r>
      <w:r w:rsidR="009A2CFD">
        <w:rPr>
          <w:sz w:val="22"/>
          <w:szCs w:val="22"/>
        </w:rPr>
        <w:t xml:space="preserve">the first </w:t>
      </w:r>
      <w:r w:rsidR="000C6F0C">
        <w:rPr>
          <w:sz w:val="22"/>
          <w:szCs w:val="22"/>
        </w:rPr>
        <w:t xml:space="preserve">fishing effort </w:t>
      </w:r>
      <w:r w:rsidR="00C25FCC">
        <w:rPr>
          <w:sz w:val="22"/>
          <w:szCs w:val="22"/>
        </w:rPr>
        <w:t xml:space="preserve">and temperature </w:t>
      </w:r>
      <w:r w:rsidR="00CE071D">
        <w:rPr>
          <w:sz w:val="22"/>
          <w:szCs w:val="22"/>
        </w:rPr>
        <w:t xml:space="preserve">values </w:t>
      </w:r>
      <w:r w:rsidR="00C25FCC">
        <w:rPr>
          <w:sz w:val="22"/>
          <w:szCs w:val="22"/>
        </w:rPr>
        <w:t xml:space="preserve">in the respective </w:t>
      </w:r>
      <w:r w:rsidR="00D33125">
        <w:rPr>
          <w:sz w:val="22"/>
          <w:szCs w:val="22"/>
        </w:rPr>
        <w:t>(Fig. S8, S11)</w:t>
      </w:r>
      <w:r w:rsidR="004A7D25">
        <w:rPr>
          <w:sz w:val="22"/>
          <w:szCs w:val="22"/>
        </w:rPr>
        <w:t xml:space="preserve">. </w:t>
      </w:r>
      <w:r w:rsidR="00EC4495" w:rsidRPr="00EC4495">
        <w:rPr>
          <w:sz w:val="22"/>
          <w:szCs w:val="22"/>
          <w:lang w:val="en-US"/>
        </w:rPr>
        <w:t xml:space="preserve">We used the mean </w:t>
      </w:r>
      <w:r w:rsidR="009A26B5">
        <w:rPr>
          <w:sz w:val="22"/>
          <w:szCs w:val="22"/>
          <w:lang w:val="en-US"/>
        </w:rPr>
        <w:t xml:space="preserve">of </w:t>
      </w:r>
      <w:r w:rsidR="00B53FCC">
        <w:rPr>
          <w:sz w:val="22"/>
          <w:szCs w:val="22"/>
          <w:lang w:val="en-US"/>
        </w:rPr>
        <w:t>FMSY from stock assessment models (to which the model was calibrated)</w:t>
      </w:r>
      <w:r w:rsidR="009A26B5">
        <w:rPr>
          <w:sz w:val="22"/>
          <w:szCs w:val="22"/>
          <w:lang w:val="en-US"/>
        </w:rPr>
        <w:t xml:space="preserve"> </w:t>
      </w:r>
      <w:r w:rsidR="00B53FCC">
        <w:rPr>
          <w:sz w:val="22"/>
          <w:szCs w:val="22"/>
          <w:lang w:val="en-US"/>
        </w:rPr>
        <w:t xml:space="preserve">and FMSY </w:t>
      </w:r>
      <w:r w:rsidR="0046184C">
        <w:rPr>
          <w:sz w:val="22"/>
          <w:szCs w:val="22"/>
          <w:lang w:val="en-US"/>
        </w:rPr>
        <w:t>from the size spectrum model</w:t>
      </w:r>
      <w:r w:rsidR="009A26B5">
        <w:rPr>
          <w:sz w:val="22"/>
          <w:szCs w:val="22"/>
          <w:lang w:val="en-US"/>
        </w:rPr>
        <w:t xml:space="preserve"> </w:t>
      </w:r>
      <w:r w:rsidR="002A2216">
        <w:rPr>
          <w:sz w:val="22"/>
          <w:szCs w:val="22"/>
          <w:lang w:val="en-US"/>
        </w:rPr>
        <w:t xml:space="preserve">as fishing mortalities </w:t>
      </w:r>
      <w:r w:rsidR="009A26B5" w:rsidRPr="00B43A2D">
        <w:rPr>
          <w:sz w:val="22"/>
          <w:szCs w:val="22"/>
          <w:lang w:val="en-US"/>
        </w:rPr>
        <w:t>in the y</w:t>
      </w:r>
      <w:r w:rsidR="009A26B5" w:rsidRPr="00FE46D2">
        <w:rPr>
          <w:sz w:val="22"/>
          <w:szCs w:val="22"/>
          <w:lang w:val="en-US"/>
        </w:rPr>
        <w:t>ears 2014</w:t>
      </w:r>
      <w:r w:rsidR="009A26B5">
        <w:rPr>
          <w:sz w:val="22"/>
          <w:szCs w:val="22"/>
          <w:lang w:val="en-US"/>
        </w:rPr>
        <w:t>-2050</w:t>
      </w:r>
      <w:r w:rsidR="001540A3">
        <w:rPr>
          <w:sz w:val="22"/>
          <w:szCs w:val="22"/>
          <w:lang w:val="en-US"/>
        </w:rPr>
        <w:t xml:space="preserve"> </w:t>
      </w:r>
      <w:r w:rsidR="001540A3" w:rsidRPr="00BA6121">
        <w:rPr>
          <w:sz w:val="22"/>
          <w:szCs w:val="22"/>
          <w:lang w:val="en-US"/>
        </w:rPr>
        <w:t>(Fig. S</w:t>
      </w:r>
      <w:r w:rsidR="00BA6121" w:rsidRPr="00BA6121">
        <w:rPr>
          <w:sz w:val="22"/>
          <w:szCs w:val="22"/>
          <w:lang w:val="en-US"/>
        </w:rPr>
        <w:t>3, S12</w:t>
      </w:r>
      <w:r w:rsidR="001540A3" w:rsidRPr="00BA6121">
        <w:rPr>
          <w:sz w:val="22"/>
          <w:szCs w:val="22"/>
          <w:lang w:val="en-US"/>
        </w:rPr>
        <w:t>)</w:t>
      </w:r>
      <w:r w:rsidR="0045018A">
        <w:rPr>
          <w:sz w:val="22"/>
          <w:szCs w:val="22"/>
          <w:lang w:val="en-US"/>
        </w:rPr>
        <w:t xml:space="preserve">. </w:t>
      </w:r>
    </w:p>
    <w:p w14:paraId="3124C750" w14:textId="5204A9D2" w:rsidR="00A6352F" w:rsidRPr="00AF32CB" w:rsidRDefault="006C701D" w:rsidP="001408DD">
      <w:pPr>
        <w:spacing w:line="480" w:lineRule="auto"/>
        <w:ind w:firstLine="284"/>
        <w:jc w:val="both"/>
        <w:rPr>
          <w:rFonts w:ascii="Times" w:hAnsi="Times" w:cs="Times New Roman"/>
          <w:sz w:val="22"/>
          <w:szCs w:val="22"/>
        </w:rPr>
      </w:pPr>
      <w:r w:rsidRPr="00AF32CB">
        <w:rPr>
          <w:rFonts w:ascii="Times" w:hAnsi="Times" w:cstheme="minorHAnsi"/>
          <w:sz w:val="22"/>
          <w:szCs w:val="22"/>
        </w:rPr>
        <w:t>We evaluated the effect</w:t>
      </w:r>
      <w:r w:rsidR="00024F33">
        <w:rPr>
          <w:rFonts w:ascii="Times" w:hAnsi="Times" w:cstheme="minorHAnsi"/>
          <w:sz w:val="22"/>
          <w:szCs w:val="22"/>
        </w:rPr>
        <w:t>s</w:t>
      </w:r>
      <w:r w:rsidRPr="00AF32CB">
        <w:rPr>
          <w:rFonts w:ascii="Times" w:hAnsi="Times" w:cstheme="minorHAnsi"/>
          <w:sz w:val="22"/>
          <w:szCs w:val="22"/>
        </w:rPr>
        <w:t xml:space="preserve"> of warming </w:t>
      </w:r>
      <w:r w:rsidR="00325E1C">
        <w:rPr>
          <w:rFonts w:ascii="Times" w:hAnsi="Times" w:cstheme="minorHAnsi"/>
          <w:sz w:val="22"/>
          <w:szCs w:val="22"/>
        </w:rPr>
        <w:t>on</w:t>
      </w:r>
      <w:r w:rsidR="00DA52B8" w:rsidRPr="00AF32CB">
        <w:rPr>
          <w:rFonts w:ascii="Times" w:hAnsi="Times" w:cs="Times New Roman"/>
          <w:sz w:val="22"/>
          <w:szCs w:val="22"/>
        </w:rPr>
        <w:t xml:space="preserve"> weight-at-age, mean population weight, abundance-at-weight and fisheries yield by species</w:t>
      </w:r>
      <w:r w:rsidR="001408DD">
        <w:rPr>
          <w:rFonts w:ascii="Times" w:hAnsi="Times" w:cs="Times New Roman"/>
          <w:sz w:val="22"/>
          <w:szCs w:val="22"/>
        </w:rPr>
        <w:t xml:space="preserve">. This was done for both absolute values, and by comparing warming food webs to </w:t>
      </w:r>
      <w:r w:rsidR="0024679F">
        <w:rPr>
          <w:rFonts w:ascii="Times" w:hAnsi="Times" w:cstheme="minorHAnsi"/>
          <w:sz w:val="22"/>
          <w:szCs w:val="22"/>
        </w:rPr>
        <w:t>a baseline scenario</w:t>
      </w:r>
      <w:r w:rsidR="00CE79DD">
        <w:rPr>
          <w:rFonts w:ascii="Times" w:hAnsi="Times" w:cstheme="minorHAnsi"/>
          <w:sz w:val="22"/>
          <w:szCs w:val="22"/>
        </w:rPr>
        <w:t xml:space="preserve"> </w:t>
      </w:r>
      <w:r w:rsidR="00A06F97">
        <w:rPr>
          <w:rFonts w:ascii="Times" w:hAnsi="Times" w:cstheme="minorHAnsi"/>
          <w:sz w:val="22"/>
          <w:szCs w:val="22"/>
        </w:rPr>
        <w:t xml:space="preserve">where no warming occurred post </w:t>
      </w:r>
      <w:r w:rsidRPr="00AF32CB">
        <w:rPr>
          <w:rFonts w:ascii="Times" w:hAnsi="Times" w:cstheme="minorHAnsi"/>
          <w:sz w:val="22"/>
          <w:szCs w:val="22"/>
        </w:rPr>
        <w:t>1997 (</w:t>
      </w:r>
      <w:r w:rsidR="001F4B92">
        <w:rPr>
          <w:rFonts w:ascii="Times" w:hAnsi="Times" w:cstheme="minorHAnsi"/>
          <w:sz w:val="22"/>
          <w:szCs w:val="22"/>
        </w:rPr>
        <w:t xml:space="preserve">the </w:t>
      </w:r>
      <w:r w:rsidRPr="00AF32CB">
        <w:rPr>
          <w:rFonts w:ascii="Times" w:hAnsi="Times" w:cstheme="minorHAnsi"/>
          <w:sz w:val="22"/>
          <w:szCs w:val="22"/>
        </w:rPr>
        <w:t>mid-point of calibration time window</w:t>
      </w:r>
      <w:r w:rsidR="00541E7E">
        <w:rPr>
          <w:rFonts w:ascii="Times" w:hAnsi="Times" w:cstheme="minorHAnsi"/>
          <w:sz w:val="22"/>
          <w:szCs w:val="22"/>
        </w:rPr>
        <w:t xml:space="preserve">, where temperature averages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sz w:val="22"/>
          <w:szCs w:val="22"/>
        </w:rPr>
        <w:t>)</w:t>
      </w:r>
      <w:r w:rsidR="00541E7E">
        <w:rPr>
          <w:rFonts w:ascii="Times" w:hAnsi="Times" w:cstheme="minorHAnsi"/>
          <w:sz w:val="22"/>
          <w:szCs w:val="22"/>
        </w:rPr>
        <w:t xml:space="preserve"> (Fig. S11</w:t>
      </w:r>
      <w:r w:rsidR="009235EF">
        <w:rPr>
          <w:rFonts w:ascii="Times" w:hAnsi="Times" w:cstheme="minorHAnsi"/>
          <w:sz w:val="22"/>
          <w:szCs w:val="22"/>
        </w:rPr>
        <w:t>, S8)</w:t>
      </w:r>
      <w:r w:rsidRPr="00AF32CB">
        <w:rPr>
          <w:rFonts w:ascii="Times" w:hAnsi="Times" w:cs="Times New Roman"/>
          <w:sz w:val="22"/>
          <w:szCs w:val="22"/>
        </w:rPr>
        <w:t>.</w:t>
      </w:r>
      <w:r w:rsidR="009D02C0">
        <w:rPr>
          <w:rFonts w:ascii="Times" w:hAnsi="Times" w:cs="Times New Roman"/>
          <w:sz w:val="22"/>
          <w:szCs w:val="22"/>
        </w:rPr>
        <w:t xml:space="preserve"> </w:t>
      </w:r>
      <w:r w:rsidR="00985029" w:rsidRPr="00AF32CB">
        <w:rPr>
          <w:rFonts w:ascii="Times" w:hAnsi="Times" w:cs="Times New Roman"/>
          <w:sz w:val="22"/>
          <w:szCs w:val="22"/>
        </w:rPr>
        <w:t xml:space="preserve">To </w:t>
      </w:r>
      <w:r w:rsidR="002A6D26">
        <w:rPr>
          <w:rFonts w:ascii="Times" w:hAnsi="Times" w:cs="Times New Roman"/>
          <w:sz w:val="22"/>
          <w:szCs w:val="22"/>
        </w:rPr>
        <w:t>contrast</w:t>
      </w:r>
      <w:r w:rsidR="00985029" w:rsidRPr="00AF32CB">
        <w:rPr>
          <w:rFonts w:ascii="Times" w:hAnsi="Times" w:cs="Times New Roman"/>
          <w:sz w:val="22"/>
          <w:szCs w:val="22"/>
        </w:rPr>
        <w:t xml:space="preserve"> the effects of temperature affecting fish physiology, their resources or both, we considered </w:t>
      </w:r>
      <w:commentRangeStart w:id="66"/>
      <w:commentRangeStart w:id="67"/>
      <w:r w:rsidR="00985029" w:rsidRPr="00AF32CB">
        <w:rPr>
          <w:rFonts w:ascii="Times" w:hAnsi="Times" w:cs="Times New Roman"/>
          <w:sz w:val="22"/>
          <w:szCs w:val="22"/>
        </w:rPr>
        <w:t>5 different scenarios</w:t>
      </w:r>
      <w:commentRangeEnd w:id="66"/>
      <w:r w:rsidR="00985029" w:rsidRPr="00AF32CB">
        <w:rPr>
          <w:rStyle w:val="CommentReference"/>
          <w:sz w:val="22"/>
          <w:szCs w:val="22"/>
        </w:rPr>
        <w:commentReference w:id="66"/>
      </w:r>
      <w:commentRangeEnd w:id="67"/>
      <w:r w:rsidR="00577EF9">
        <w:rPr>
          <w:rStyle w:val="CommentReference"/>
        </w:rPr>
        <w:commentReference w:id="67"/>
      </w:r>
      <w:r w:rsidR="00047613" w:rsidRPr="00AF32CB">
        <w:rPr>
          <w:rFonts w:ascii="Times" w:hAnsi="Times" w:cs="Times New Roman"/>
          <w:sz w:val="22"/>
          <w:szCs w:val="22"/>
        </w:rPr>
        <w:t xml:space="preserve"> </w:t>
      </w:r>
      <w:r w:rsidR="00DD08A1">
        <w:rPr>
          <w:rFonts w:ascii="Times" w:hAnsi="Times" w:cs="Times New Roman"/>
          <w:sz w:val="22"/>
          <w:szCs w:val="22"/>
        </w:rPr>
        <w:t>and evaluated the food web metrics for each</w:t>
      </w:r>
      <w:r w:rsidR="00BD4B43">
        <w:rPr>
          <w:rFonts w:ascii="Times" w:hAnsi="Times" w:cs="Times New Roman"/>
          <w:sz w:val="22"/>
          <w:szCs w:val="22"/>
        </w:rPr>
        <w:t xml:space="preserve"> </w:t>
      </w:r>
      <w:r w:rsidR="00047613" w:rsidRPr="00AF32CB">
        <w:rPr>
          <w:rFonts w:ascii="Times" w:hAnsi="Times" w:cs="Times New Roman"/>
          <w:sz w:val="22"/>
          <w:szCs w:val="22"/>
        </w:rPr>
        <w:t>(see Table 1)</w:t>
      </w:r>
      <w:r w:rsidR="00EF7C76" w:rsidRPr="00AF32CB">
        <w:rPr>
          <w:rFonts w:ascii="Times" w:hAnsi="Times" w:cs="Times New Roman"/>
          <w:sz w:val="22"/>
          <w:szCs w:val="22"/>
        </w:rPr>
        <w:t>.</w:t>
      </w:r>
      <w:r w:rsidR="007140A2">
        <w:rPr>
          <w:rFonts w:ascii="Times" w:hAnsi="Times" w:cs="Times New Roman"/>
          <w:sz w:val="22"/>
          <w:szCs w:val="22"/>
        </w:rPr>
        <w:t xml:space="preserve"> </w:t>
      </w:r>
    </w:p>
    <w:p w14:paraId="222AA0D4" w14:textId="37A2DF10" w:rsidR="00AC4C11" w:rsidRPr="00AF32CB" w:rsidRDefault="009E2E1B" w:rsidP="00A43888">
      <w:pPr>
        <w:spacing w:line="480" w:lineRule="auto"/>
        <w:ind w:firstLine="284"/>
        <w:jc w:val="both"/>
        <w:rPr>
          <w:sz w:val="22"/>
          <w:szCs w:val="22"/>
        </w:rPr>
      </w:pPr>
      <w:r>
        <w:rPr>
          <w:rFonts w:ascii="Times" w:hAnsi="Times" w:cs="Times New Roman"/>
          <w:sz w:val="22"/>
          <w:szCs w:val="22"/>
        </w:rPr>
        <w:t xml:space="preserve">To evaluate the effect of temperature on fishing mortality on spawning stock biomass </w:t>
      </w:r>
      <w:r w:rsidR="00C530F2">
        <w:rPr>
          <w:rFonts w:ascii="Times" w:hAnsi="Times" w:cs="Times New Roman"/>
          <w:sz w:val="22"/>
          <w:szCs w:val="22"/>
        </w:rPr>
        <w:t>(SSB) and fishing mortality leading to maximized long-term yield (FMSY),</w:t>
      </w:r>
      <w:r w:rsidR="0047026B" w:rsidRPr="00AF32CB">
        <w:rPr>
          <w:rFonts w:ascii="Times" w:hAnsi="Times" w:cs="Times New Roman"/>
          <w:sz w:val="22"/>
          <w:szCs w:val="22"/>
        </w:rPr>
        <w:t xml:space="preserve"> </w:t>
      </w:r>
      <w:r w:rsidR="00594B52">
        <w:rPr>
          <w:rFonts w:ascii="Times" w:hAnsi="Times" w:cs="Times New Roman"/>
          <w:sz w:val="22"/>
          <w:szCs w:val="22"/>
        </w:rPr>
        <w:t>w</w:t>
      </w:r>
      <w:r w:rsidR="001C7F80" w:rsidRPr="00AF32CB">
        <w:rPr>
          <w:rFonts w:ascii="Times" w:hAnsi="Times" w:cs="Times New Roman"/>
          <w:sz w:val="22"/>
          <w:szCs w:val="22"/>
        </w:rPr>
        <w:t xml:space="preserve">e </w:t>
      </w:r>
      <w:r w:rsidR="00155CDB">
        <w:rPr>
          <w:rFonts w:ascii="Times" w:hAnsi="Times" w:cs="Times New Roman"/>
          <w:sz w:val="22"/>
          <w:szCs w:val="22"/>
        </w:rPr>
        <w:t xml:space="preserve">projected </w:t>
      </w:r>
      <w:r w:rsidR="002F012A">
        <w:rPr>
          <w:rFonts w:ascii="Times" w:hAnsi="Times" w:cs="Times New Roman"/>
          <w:sz w:val="22"/>
          <w:szCs w:val="22"/>
        </w:rPr>
        <w:t>the models to</w:t>
      </w:r>
      <w:r w:rsidR="00E358D6" w:rsidRPr="00AF32CB">
        <w:rPr>
          <w:rFonts w:ascii="Times" w:hAnsi="Times" w:cs="Times New Roman"/>
          <w:sz w:val="22"/>
          <w:szCs w:val="22"/>
        </w:rPr>
        <w:t xml:space="preserve"> </w:t>
      </w:r>
      <w:r w:rsidR="00657202" w:rsidRPr="00AF32CB">
        <w:rPr>
          <w:rFonts w:ascii="Times" w:hAnsi="Times" w:cs="Times New Roman"/>
          <w:sz w:val="22"/>
          <w:szCs w:val="22"/>
        </w:rPr>
        <w:t xml:space="preserve">steady state under different constant </w:t>
      </w:r>
      <w:r w:rsidR="00AF7B27" w:rsidRPr="00AF32CB">
        <w:rPr>
          <w:rFonts w:ascii="Times" w:hAnsi="Times" w:cs="Times New Roman"/>
          <w:sz w:val="22"/>
          <w:szCs w:val="22"/>
        </w:rPr>
        <w:t xml:space="preserve">(not time-varying) </w:t>
      </w:r>
      <w:r w:rsidR="00657202" w:rsidRPr="00AF32CB">
        <w:rPr>
          <w:rFonts w:ascii="Times" w:hAnsi="Times" w:cs="Times New Roman"/>
          <w:sz w:val="22"/>
          <w:szCs w:val="22"/>
        </w:rPr>
        <w:t>temperature</w:t>
      </w:r>
      <w:r w:rsidR="004422B3" w:rsidRPr="00AF32CB">
        <w:rPr>
          <w:rFonts w:ascii="Times" w:hAnsi="Times" w:cs="Times New Roman"/>
          <w:sz w:val="22"/>
          <w:szCs w:val="22"/>
        </w:rPr>
        <w:t>s</w:t>
      </w:r>
      <w:r w:rsidR="006F1C74" w:rsidRPr="00AF32CB">
        <w:rPr>
          <w:rFonts w:ascii="Times" w:hAnsi="Times" w:cs="Times New Roman"/>
          <w:sz w:val="22"/>
          <w:szCs w:val="22"/>
        </w:rPr>
        <w:t xml:space="preserve"> and fishing mortalities</w:t>
      </w:r>
      <w:r w:rsidR="004422B3" w:rsidRPr="00AF32CB">
        <w:rPr>
          <w:rFonts w:ascii="Times" w:hAnsi="Times" w:cs="Times New Roman"/>
          <w:sz w:val="22"/>
          <w:szCs w:val="22"/>
        </w:rPr>
        <w:t xml:space="preserve">. </w:t>
      </w:r>
      <w:r w:rsidR="00647F3E" w:rsidRPr="00AF32CB">
        <w:rPr>
          <w:rFonts w:ascii="Times" w:hAnsi="Times" w:cs="Times New Roman"/>
          <w:sz w:val="22"/>
          <w:szCs w:val="22"/>
        </w:rPr>
        <w:t>In the</w:t>
      </w:r>
      <w:r w:rsidR="00DE091C" w:rsidRPr="00AF32CB">
        <w:rPr>
          <w:rFonts w:ascii="Times" w:hAnsi="Times" w:cs="Times New Roman"/>
          <w:sz w:val="22"/>
          <w:szCs w:val="22"/>
        </w:rPr>
        <w:t>se</w:t>
      </w:r>
      <w:r w:rsidR="00647F3E" w:rsidRPr="00AF32CB">
        <w:rPr>
          <w:rFonts w:ascii="Times" w:hAnsi="Times" w:cs="Times New Roman"/>
          <w:sz w:val="22"/>
          <w:szCs w:val="22"/>
        </w:rPr>
        <w:t xml:space="preserve"> </w:t>
      </w:r>
      <w:r w:rsidR="0029332A" w:rsidRPr="00AF32CB">
        <w:rPr>
          <w:rFonts w:ascii="Times" w:hAnsi="Times" w:cs="Times New Roman"/>
          <w:sz w:val="22"/>
          <w:szCs w:val="22"/>
        </w:rPr>
        <w:t>simulations</w:t>
      </w:r>
      <w:r w:rsidR="00647F3E" w:rsidRPr="00AF32CB">
        <w:rPr>
          <w:rFonts w:ascii="Times" w:hAnsi="Times" w:cs="Times New Roman"/>
          <w:sz w:val="22"/>
          <w:szCs w:val="22"/>
        </w:rPr>
        <w:t xml:space="preserve">, </w:t>
      </w:r>
      <w:r w:rsidR="00BB68A4" w:rsidRPr="00AF32CB">
        <w:rPr>
          <w:rFonts w:ascii="Times" w:hAnsi="Times" w:cs="Times New Roman"/>
          <w:sz w:val="22"/>
          <w:szCs w:val="22"/>
        </w:rPr>
        <w:t xml:space="preserve">fishing mortalities </w:t>
      </w:r>
      <w:commentRangeStart w:id="68"/>
      <w:commentRangeStart w:id="69"/>
      <w:r w:rsidR="00072949" w:rsidRPr="00AF32CB">
        <w:rPr>
          <w:rFonts w:ascii="Times" w:hAnsi="Times" w:cs="Times New Roman"/>
          <w:sz w:val="22"/>
          <w:szCs w:val="22"/>
        </w:rPr>
        <w:t xml:space="preserve">were </w:t>
      </w:r>
      <w:commentRangeStart w:id="70"/>
      <w:commentRangeStart w:id="71"/>
      <w:r w:rsidR="00BB68A4" w:rsidRPr="00AF32CB">
        <w:rPr>
          <w:rFonts w:ascii="Times" w:hAnsi="Times" w:cs="Times New Roman"/>
          <w:sz w:val="22"/>
          <w:szCs w:val="22"/>
        </w:rPr>
        <w:t>varied</w:t>
      </w:r>
      <w:r w:rsidR="00790136" w:rsidRPr="00AF32CB">
        <w:rPr>
          <w:rFonts w:ascii="Times" w:hAnsi="Times" w:cs="Times New Roman"/>
          <w:sz w:val="22"/>
          <w:szCs w:val="22"/>
        </w:rPr>
        <w:t xml:space="preserve"> </w:t>
      </w:r>
      <w:commentRangeEnd w:id="70"/>
      <w:r w:rsidR="005A0F15" w:rsidRPr="00AF32CB">
        <w:rPr>
          <w:rStyle w:val="CommentReference"/>
          <w:sz w:val="22"/>
          <w:szCs w:val="22"/>
        </w:rPr>
        <w:commentReference w:id="70"/>
      </w:r>
      <w:commentRangeEnd w:id="71"/>
      <w:r w:rsidR="00D502B7" w:rsidRPr="00AF32CB">
        <w:rPr>
          <w:rStyle w:val="CommentReference"/>
          <w:sz w:val="22"/>
          <w:szCs w:val="22"/>
        </w:rPr>
        <w:commentReference w:id="71"/>
      </w:r>
      <w:r w:rsidR="0011702F" w:rsidRPr="00AF32CB">
        <w:rPr>
          <w:rFonts w:ascii="Times" w:hAnsi="Times" w:cs="Times New Roman"/>
          <w:sz w:val="22"/>
          <w:szCs w:val="22"/>
        </w:rPr>
        <w:t xml:space="preserve">with a factor </w:t>
      </w:r>
      <w:r w:rsidR="002A322C" w:rsidRPr="00AF32CB">
        <w:rPr>
          <w:rFonts w:ascii="Times" w:hAnsi="Times" w:cs="Times New Roman"/>
          <w:sz w:val="22"/>
          <w:szCs w:val="22"/>
        </w:rPr>
        <w:t xml:space="preserve">in relation to </w:t>
      </w:r>
      <w:r w:rsidR="002E79F2" w:rsidRPr="00AF32CB">
        <w:rPr>
          <w:rFonts w:ascii="Times" w:hAnsi="Times" w:cs="Times New Roman"/>
          <w:sz w:val="22"/>
          <w:szCs w:val="22"/>
        </w:rPr>
        <w:t>FMSY-levels</w:t>
      </w:r>
      <w:r w:rsidR="00CC43F9" w:rsidRPr="00AF32CB">
        <w:rPr>
          <w:rFonts w:ascii="Times" w:hAnsi="Times" w:cs="Times New Roman"/>
          <w:sz w:val="22"/>
          <w:szCs w:val="22"/>
        </w:rPr>
        <w:t xml:space="preserve"> </w:t>
      </w:r>
      <w:r w:rsidR="002E79F2" w:rsidRPr="00AF32CB">
        <w:rPr>
          <w:rFonts w:ascii="Times" w:hAnsi="Times" w:cs="Times New Roman"/>
          <w:sz w:val="22"/>
          <w:szCs w:val="22"/>
        </w:rPr>
        <w:t>based on either</w:t>
      </w:r>
      <w:r w:rsidR="00CC43F9" w:rsidRPr="00AF32CB">
        <w:rPr>
          <w:rFonts w:ascii="Times" w:hAnsi="Times" w:cs="Times New Roman"/>
          <w:sz w:val="22"/>
          <w:szCs w:val="22"/>
        </w:rPr>
        <w:t xml:space="preserve"> FMSY from</w:t>
      </w:r>
      <w:commentRangeEnd w:id="68"/>
      <w:r w:rsidR="00072949" w:rsidRPr="00AF32CB">
        <w:rPr>
          <w:rStyle w:val="CommentReference"/>
          <w:sz w:val="22"/>
          <w:szCs w:val="22"/>
        </w:rPr>
        <w:commentReference w:id="68"/>
      </w:r>
      <w:commentRangeEnd w:id="69"/>
      <w:r w:rsidR="00A6352F" w:rsidRPr="00AF32CB">
        <w:rPr>
          <w:rStyle w:val="CommentReference"/>
          <w:sz w:val="22"/>
          <w:szCs w:val="22"/>
        </w:rPr>
        <w:commentReference w:id="69"/>
      </w:r>
      <w:r w:rsidR="002E79F2" w:rsidRPr="00AF32CB">
        <w:rPr>
          <w:rFonts w:ascii="Times" w:hAnsi="Times" w:cs="Times New Roman"/>
          <w:sz w:val="22"/>
          <w:szCs w:val="22"/>
        </w:rPr>
        <w:t xml:space="preserve"> </w:t>
      </w:r>
      <w:r w:rsidR="00CC43F9" w:rsidRPr="00AF32CB">
        <w:rPr>
          <w:rFonts w:ascii="Times" w:hAnsi="Times" w:cs="Times New Roman"/>
          <w:sz w:val="22"/>
          <w:szCs w:val="22"/>
        </w:rPr>
        <w:t>the size</w:t>
      </w:r>
      <w:r w:rsidR="00BF6CD3" w:rsidRPr="00AF32CB">
        <w:rPr>
          <w:rFonts w:ascii="Times" w:hAnsi="Times" w:cs="Times New Roman"/>
          <w:sz w:val="22"/>
          <w:szCs w:val="22"/>
        </w:rPr>
        <w:t xml:space="preserve"> </w:t>
      </w:r>
      <w:r w:rsidR="00CC43F9" w:rsidRPr="00AF32CB">
        <w:rPr>
          <w:rFonts w:ascii="Times" w:hAnsi="Times" w:cs="Times New Roman"/>
          <w:sz w:val="22"/>
          <w:szCs w:val="22"/>
        </w:rPr>
        <w:t xml:space="preserve">spectrum </w:t>
      </w:r>
      <w:commentRangeStart w:id="72"/>
      <w:commentRangeStart w:id="73"/>
      <w:r w:rsidR="002E79F2" w:rsidRPr="00AF32CB">
        <w:rPr>
          <w:rFonts w:ascii="Times" w:hAnsi="Times" w:cs="Times New Roman"/>
          <w:sz w:val="22"/>
          <w:szCs w:val="22"/>
        </w:rPr>
        <w:t xml:space="preserve">model </w:t>
      </w:r>
      <w:commentRangeEnd w:id="72"/>
      <w:r w:rsidR="005A0F15" w:rsidRPr="00AF32CB">
        <w:rPr>
          <w:rStyle w:val="CommentReference"/>
          <w:sz w:val="22"/>
          <w:szCs w:val="22"/>
        </w:rPr>
        <w:commentReference w:id="72"/>
      </w:r>
      <w:commentRangeEnd w:id="73"/>
      <w:r w:rsidR="00EB7352" w:rsidRPr="00AF32CB">
        <w:rPr>
          <w:rStyle w:val="CommentReference"/>
          <w:sz w:val="22"/>
          <w:szCs w:val="22"/>
        </w:rPr>
        <w:commentReference w:id="73"/>
      </w:r>
      <w:r w:rsidR="002E79F2" w:rsidRPr="00AF32CB">
        <w:rPr>
          <w:rFonts w:ascii="Times" w:hAnsi="Times" w:cs="Times New Roman"/>
          <w:sz w:val="22"/>
          <w:szCs w:val="22"/>
        </w:rPr>
        <w:t xml:space="preserve">or an average between the </w:t>
      </w:r>
      <w:r w:rsidR="00BF6CD3" w:rsidRPr="00AF32CB">
        <w:rPr>
          <w:rFonts w:ascii="Times" w:hAnsi="Times" w:cs="Times New Roman"/>
          <w:sz w:val="22"/>
          <w:szCs w:val="22"/>
        </w:rPr>
        <w:t>size spectrum</w:t>
      </w:r>
      <w:r w:rsidR="002E79F2" w:rsidRPr="00AF32CB">
        <w:rPr>
          <w:rFonts w:ascii="Times" w:hAnsi="Times" w:cs="Times New Roman"/>
          <w:sz w:val="22"/>
          <w:szCs w:val="22"/>
        </w:rPr>
        <w:t xml:space="preserve"> model and stock assessment F</w:t>
      </w:r>
      <w:r w:rsidR="004C0865" w:rsidRPr="00AF32CB">
        <w:rPr>
          <w:rFonts w:ascii="Times" w:hAnsi="Times" w:cs="Times New Roman"/>
          <w:sz w:val="22"/>
          <w:szCs w:val="22"/>
        </w:rPr>
        <w:t xml:space="preserve">MSY </w:t>
      </w:r>
      <w:r w:rsidR="00650C7A" w:rsidRPr="00AF32CB">
        <w:rPr>
          <w:rFonts w:ascii="Times" w:hAnsi="Times" w:cs="Times New Roman"/>
          <w:sz w:val="22"/>
          <w:szCs w:val="22"/>
        </w:rPr>
        <w:t xml:space="preserve">(as </w:t>
      </w:r>
      <w:r w:rsidR="0090628B" w:rsidRPr="00AF32CB">
        <w:rPr>
          <w:rFonts w:ascii="Times" w:hAnsi="Times" w:cs="Times New Roman"/>
          <w:sz w:val="22"/>
          <w:szCs w:val="22"/>
        </w:rPr>
        <w:t>the model is calibrated to stock assessment output</w:t>
      </w:r>
      <w:r w:rsidR="006C794C" w:rsidRPr="00AF32CB">
        <w:rPr>
          <w:rFonts w:ascii="Times" w:hAnsi="Times" w:cs="Times New Roman"/>
          <w:sz w:val="22"/>
          <w:szCs w:val="22"/>
        </w:rPr>
        <w:t>s</w:t>
      </w:r>
      <w:r w:rsidR="00650C7A" w:rsidRPr="00AF32CB">
        <w:rPr>
          <w:rFonts w:ascii="Times" w:hAnsi="Times" w:cs="Times New Roman"/>
          <w:sz w:val="22"/>
          <w:szCs w:val="22"/>
        </w:rPr>
        <w:t>)</w:t>
      </w:r>
      <w:r w:rsidR="00C5492C">
        <w:rPr>
          <w:rFonts w:ascii="Times" w:hAnsi="Times" w:cs="Times New Roman"/>
          <w:sz w:val="22"/>
          <w:szCs w:val="22"/>
        </w:rPr>
        <w:t xml:space="preserve"> (Fig. 6)</w:t>
      </w:r>
      <w:r w:rsidR="00FC6519" w:rsidRPr="00AF32CB">
        <w:rPr>
          <w:rFonts w:ascii="Times" w:hAnsi="Times" w:cs="Times New Roman"/>
          <w:sz w:val="22"/>
          <w:szCs w:val="22"/>
        </w:rPr>
        <w:t xml:space="preserve">. </w:t>
      </w:r>
    </w:p>
    <w:p w14:paraId="12CC74BE" w14:textId="57C822A4" w:rsidR="007D2875" w:rsidRDefault="007D2875" w:rsidP="00A0363E">
      <w:pPr>
        <w:spacing w:line="480" w:lineRule="auto"/>
        <w:rPr>
          <w:sz w:val="22"/>
          <w:szCs w:val="22"/>
        </w:rPr>
      </w:pPr>
    </w:p>
    <w:p w14:paraId="60317855" w14:textId="41986AC1" w:rsidR="00EE0968" w:rsidRDefault="00EE0968" w:rsidP="003C2E24">
      <w:pPr>
        <w:pStyle w:val="Caption"/>
        <w:keepNext/>
        <w:spacing w:line="480" w:lineRule="auto"/>
        <w:jc w:val="both"/>
        <w:rPr>
          <w:sz w:val="22"/>
          <w:szCs w:val="22"/>
        </w:rPr>
      </w:pPr>
      <w:r w:rsidRPr="00EE0968">
        <w:rPr>
          <w:sz w:val="22"/>
          <w:szCs w:val="22"/>
        </w:rPr>
        <w:lastRenderedPageBreak/>
        <w:t xml:space="preserve">Table </w:t>
      </w:r>
      <w:r w:rsidRPr="00EE0968">
        <w:rPr>
          <w:sz w:val="22"/>
          <w:szCs w:val="22"/>
        </w:rPr>
        <w:fldChar w:fldCharType="begin"/>
      </w:r>
      <w:r w:rsidRPr="00EE0968">
        <w:rPr>
          <w:sz w:val="22"/>
          <w:szCs w:val="22"/>
        </w:rPr>
        <w:instrText xml:space="preserve"> SEQ Table \* ARABIC </w:instrText>
      </w:r>
      <w:r w:rsidRPr="00EE0968">
        <w:rPr>
          <w:sz w:val="22"/>
          <w:szCs w:val="22"/>
        </w:rPr>
        <w:fldChar w:fldCharType="separate"/>
      </w:r>
      <w:r w:rsidRPr="00EE0968">
        <w:rPr>
          <w:noProof/>
          <w:sz w:val="22"/>
          <w:szCs w:val="22"/>
        </w:rPr>
        <w:t>1</w:t>
      </w:r>
      <w:r w:rsidRPr="00EE0968">
        <w:rPr>
          <w:sz w:val="22"/>
          <w:szCs w:val="22"/>
        </w:rPr>
        <w:fldChar w:fldCharType="end"/>
      </w:r>
      <w:r>
        <w:rPr>
          <w:sz w:val="22"/>
          <w:szCs w:val="22"/>
        </w:rPr>
        <w:t xml:space="preserve"> </w:t>
      </w:r>
      <w:r w:rsidR="00A0363E">
        <w:rPr>
          <w:sz w:val="22"/>
          <w:szCs w:val="22"/>
        </w:rPr>
        <w:t>Temperature-scaling scenarios</w:t>
      </w:r>
      <w:r w:rsidR="007365DF">
        <w:rPr>
          <w:sz w:val="22"/>
          <w:szCs w:val="22"/>
        </w:rPr>
        <w:t xml:space="preserve"> </w:t>
      </w:r>
      <w:r w:rsidR="003F65AC">
        <w:rPr>
          <w:sz w:val="22"/>
          <w:szCs w:val="22"/>
        </w:rPr>
        <w:t>(columns) and which rates or parameters are temperature dependen</w:t>
      </w:r>
      <w:r w:rsidR="007C580E">
        <w:rPr>
          <w:sz w:val="22"/>
          <w:szCs w:val="22"/>
        </w:rPr>
        <w:t>t</w:t>
      </w:r>
      <w:r w:rsidR="003F65AC">
        <w:rPr>
          <w:sz w:val="22"/>
          <w:szCs w:val="22"/>
        </w:rPr>
        <w:t xml:space="preserve"> (rows) </w:t>
      </w:r>
      <w:r w:rsidR="007365DF">
        <w:rPr>
          <w:sz w:val="22"/>
          <w:szCs w:val="22"/>
        </w:rPr>
        <w:t xml:space="preserve">in the </w:t>
      </w:r>
      <w:r w:rsidR="001D299F">
        <w:rPr>
          <w:sz w:val="22"/>
          <w:szCs w:val="22"/>
        </w:rPr>
        <w:t>time</w:t>
      </w:r>
      <w:r w:rsidR="007365DF">
        <w:rPr>
          <w:sz w:val="22"/>
          <w:szCs w:val="22"/>
        </w:rPr>
        <w:t>-varying projections</w:t>
      </w:r>
      <w:r w:rsidR="003F65AC">
        <w:rPr>
          <w:sz w:val="22"/>
          <w:szCs w:val="22"/>
        </w:rPr>
        <w:t>. Green</w:t>
      </w:r>
      <w:r w:rsidR="007A078B" w:rsidRPr="00956B36">
        <w:rPr>
          <w:sz w:val="22"/>
          <w:szCs w:val="22"/>
          <w:lang w:val="en-US"/>
        </w:rPr>
        <w:t>/Yes</w:t>
      </w:r>
      <w:r w:rsidR="003F65AC">
        <w:rPr>
          <w:sz w:val="22"/>
          <w:szCs w:val="22"/>
        </w:rPr>
        <w:t xml:space="preserve"> = </w:t>
      </w:r>
      <w:r w:rsidR="00321706">
        <w:rPr>
          <w:sz w:val="22"/>
          <w:szCs w:val="22"/>
        </w:rPr>
        <w:t xml:space="preserve">temperature dependence included, </w:t>
      </w:r>
      <w:r w:rsidR="007A078B" w:rsidRPr="00956B36">
        <w:rPr>
          <w:sz w:val="22"/>
          <w:szCs w:val="22"/>
          <w:lang w:val="en-US"/>
        </w:rPr>
        <w:t>r</w:t>
      </w:r>
      <w:r w:rsidR="00321706">
        <w:rPr>
          <w:sz w:val="22"/>
          <w:szCs w:val="22"/>
        </w:rPr>
        <w:t>ed</w:t>
      </w:r>
      <w:r w:rsidR="007A078B" w:rsidRPr="00956B36">
        <w:rPr>
          <w:sz w:val="22"/>
          <w:szCs w:val="22"/>
          <w:lang w:val="en-US"/>
        </w:rPr>
        <w:t>/No</w:t>
      </w:r>
      <w:r w:rsidR="00321706">
        <w:rPr>
          <w:sz w:val="22"/>
          <w:szCs w:val="22"/>
        </w:rPr>
        <w:t xml:space="preserve"> = not included.</w:t>
      </w:r>
      <w:r w:rsidR="007C580E">
        <w:rPr>
          <w:sz w:val="22"/>
          <w:szCs w:val="22"/>
        </w:rPr>
        <w:t xml:space="preserve"> See methods for the two alternative approaches to scaling background resources with temperature</w:t>
      </w:r>
      <w:r w:rsidR="002B19DE">
        <w:rPr>
          <w:sz w:val="22"/>
          <w:szCs w:val="22"/>
        </w:rPr>
        <w:t xml:space="preserve"> (</w:t>
      </w:r>
      <w:r w:rsidR="00956B36">
        <w:rPr>
          <w:sz w:val="22"/>
          <w:szCs w:val="22"/>
          <w:lang w:val="en-US"/>
        </w:rPr>
        <w:t>experimental of observational</w:t>
      </w:r>
      <w:r w:rsidR="002B19DE">
        <w:rPr>
          <w:sz w:val="22"/>
          <w:szCs w:val="22"/>
        </w:rPr>
        <w:t>)</w:t>
      </w:r>
      <w:r w:rsidR="008E4EA7">
        <w:rPr>
          <w:sz w:val="22"/>
          <w:szCs w:val="22"/>
        </w:rPr>
        <w:t>.</w:t>
      </w:r>
    </w:p>
    <w:tbl>
      <w:tblPr>
        <w:tblStyle w:val="ListTable7Colourful"/>
        <w:tblW w:w="4397" w:type="pct"/>
        <w:tblLook w:val="04A0" w:firstRow="1" w:lastRow="0" w:firstColumn="1" w:lastColumn="0" w:noHBand="0" w:noVBand="1"/>
      </w:tblPr>
      <w:tblGrid>
        <w:gridCol w:w="2865"/>
        <w:gridCol w:w="932"/>
        <w:gridCol w:w="1035"/>
        <w:gridCol w:w="1035"/>
        <w:gridCol w:w="1035"/>
        <w:gridCol w:w="1035"/>
      </w:tblGrid>
      <w:tr w:rsidR="007F750F" w14:paraId="79ECC5D5" w14:textId="77777777" w:rsidTr="007F750F">
        <w:trPr>
          <w:cnfStyle w:val="100000000000" w:firstRow="1" w:lastRow="0" w:firstColumn="0" w:lastColumn="0" w:oddVBand="0" w:evenVBand="0" w:oddHBand="0" w:evenHBand="0" w:firstRowFirstColumn="0" w:firstRowLastColumn="0" w:lastRowFirstColumn="0" w:lastRowLastColumn="0"/>
          <w:trHeight w:val="962"/>
        </w:trPr>
        <w:tc>
          <w:tcPr>
            <w:cnfStyle w:val="001000000100" w:firstRow="0" w:lastRow="0" w:firstColumn="1" w:lastColumn="0" w:oddVBand="0" w:evenVBand="0" w:oddHBand="0" w:evenHBand="0" w:firstRowFirstColumn="1" w:firstRowLastColumn="0" w:lastRowFirstColumn="0" w:lastRowLastColumn="0"/>
            <w:tcW w:w="1859" w:type="pct"/>
          </w:tcPr>
          <w:p w14:paraId="6E4856A9" w14:textId="77777777" w:rsidR="00444C55" w:rsidRPr="000D7625" w:rsidRDefault="00444C55" w:rsidP="000D7625">
            <w:pPr>
              <w:rPr>
                <w:sz w:val="22"/>
                <w:szCs w:val="22"/>
              </w:rPr>
            </w:pPr>
          </w:p>
        </w:tc>
        <w:tc>
          <w:tcPr>
            <w:tcW w:w="641" w:type="pct"/>
            <w:tcBorders>
              <w:bottom w:val="single" w:sz="4" w:space="0" w:color="auto"/>
            </w:tcBorders>
          </w:tcPr>
          <w:p w14:paraId="7D0F0CC3" w14:textId="329DA7B8" w:rsidR="00444C55" w:rsidRPr="00585D1C" w:rsidRDefault="00444C55" w:rsidP="000D7625">
            <w:pPr>
              <w:cnfStyle w:val="100000000000" w:firstRow="1" w:lastRow="0" w:firstColumn="0" w:lastColumn="0" w:oddVBand="0" w:evenVBand="0" w:oddHBand="0" w:evenHBand="0" w:firstRowFirstColumn="0" w:firstRowLastColumn="0" w:lastRowFirstColumn="0" w:lastRowLastColumn="0"/>
              <w:rPr>
                <w:sz w:val="22"/>
                <w:szCs w:val="22"/>
                <w:lang w:val="sv-SE"/>
              </w:rPr>
            </w:pPr>
            <w:r w:rsidRPr="000D7625">
              <w:rPr>
                <w:sz w:val="22"/>
                <w:szCs w:val="22"/>
              </w:rPr>
              <w:t>Physio</w:t>
            </w:r>
            <w:r w:rsidR="00585D1C">
              <w:rPr>
                <w:sz w:val="22"/>
                <w:szCs w:val="22"/>
                <w:lang w:val="sv-SE"/>
              </w:rPr>
              <w:t>.</w:t>
            </w:r>
          </w:p>
        </w:tc>
        <w:tc>
          <w:tcPr>
            <w:tcW w:w="625" w:type="pct"/>
            <w:tcBorders>
              <w:bottom w:val="single" w:sz="4" w:space="0" w:color="auto"/>
            </w:tcBorders>
          </w:tcPr>
          <w:p w14:paraId="45699677" w14:textId="29AB7CC0"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7EBE365B" w14:textId="57AD5629"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exp</w:t>
            </w:r>
            <w:r w:rsidR="00096E01">
              <w:rPr>
                <w:sz w:val="22"/>
                <w:szCs w:val="22"/>
                <w:lang w:val="sv-SE"/>
              </w:rPr>
              <w:t>.</w:t>
            </w:r>
            <w:r w:rsidRPr="000D7625">
              <w:rPr>
                <w:sz w:val="22"/>
                <w:szCs w:val="22"/>
              </w:rPr>
              <w:t>)</w:t>
            </w:r>
          </w:p>
        </w:tc>
        <w:tc>
          <w:tcPr>
            <w:tcW w:w="624" w:type="pct"/>
            <w:tcBorders>
              <w:bottom w:val="single" w:sz="4" w:space="0" w:color="auto"/>
            </w:tcBorders>
          </w:tcPr>
          <w:p w14:paraId="62384D2C" w14:textId="32DD9C61"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24F5849A" w14:textId="7AC50BC7"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exp</w:t>
            </w:r>
            <w:r w:rsidR="00096E01">
              <w:rPr>
                <w:sz w:val="22"/>
                <w:szCs w:val="22"/>
                <w:lang w:val="sv-SE"/>
              </w:rPr>
              <w:t>.</w:t>
            </w:r>
            <w:r w:rsidRPr="000D7625">
              <w:rPr>
                <w:sz w:val="22"/>
                <w:szCs w:val="22"/>
              </w:rPr>
              <w:t>)</w:t>
            </w:r>
          </w:p>
        </w:tc>
      </w:tr>
      <w:tr w:rsidR="007F750F" w14:paraId="363D2281" w14:textId="77777777" w:rsidTr="007F750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4EAEA34B" w14:textId="493230A3" w:rsidR="00444C55" w:rsidRPr="000D7625" w:rsidRDefault="00444C55" w:rsidP="000D7625">
            <w:pPr>
              <w:rPr>
                <w:sz w:val="22"/>
                <w:szCs w:val="22"/>
                <w:lang w:val="en-US"/>
              </w:rPr>
            </w:pPr>
            <w:r w:rsidRPr="000D7625">
              <w:rPr>
                <w:sz w:val="22"/>
                <w:szCs w:val="22"/>
              </w:rPr>
              <w:t>Physiolog</w:t>
            </w:r>
            <w:proofErr w:type="spellStart"/>
            <w:r w:rsidR="000455DA" w:rsidRPr="000D7625">
              <w:rPr>
                <w:sz w:val="22"/>
                <w:szCs w:val="22"/>
                <w:lang w:val="en-US"/>
              </w:rPr>
              <w:t>ical</w:t>
            </w:r>
            <w:proofErr w:type="spellEnd"/>
            <w:r w:rsidR="000455DA" w:rsidRPr="000D7625">
              <w:rPr>
                <w:sz w:val="22"/>
                <w:szCs w:val="22"/>
                <w:lang w:val="en-US"/>
              </w:rPr>
              <w:t xml:space="preserve"> rates (metabolism, mortality, max</w:t>
            </w:r>
            <w:r w:rsidR="004A6D04" w:rsidRPr="000D7625">
              <w:rPr>
                <w:sz w:val="22"/>
                <w:szCs w:val="22"/>
                <w:lang w:val="en-US"/>
              </w:rPr>
              <w:t>.</w:t>
            </w:r>
            <w:r w:rsidR="000455DA" w:rsidRPr="000D7625">
              <w:rPr>
                <w:sz w:val="22"/>
                <w:szCs w:val="22"/>
                <w:lang w:val="en-US"/>
              </w:rPr>
              <w:t xml:space="preserve"> consumption)</w:t>
            </w:r>
          </w:p>
        </w:tc>
        <w:tc>
          <w:tcPr>
            <w:tcW w:w="641" w:type="pct"/>
            <w:tcBorders>
              <w:top w:val="single" w:sz="4" w:space="0" w:color="auto"/>
              <w:left w:val="single" w:sz="4" w:space="0" w:color="auto"/>
              <w:bottom w:val="single" w:sz="4" w:space="0" w:color="auto"/>
              <w:right w:val="single" w:sz="4" w:space="0" w:color="auto"/>
            </w:tcBorders>
            <w:shd w:val="clear" w:color="auto" w:fill="6DAA2A"/>
          </w:tcPr>
          <w:p w14:paraId="0B6E7DEF" w14:textId="134804F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28E1EF8D" w14:textId="2A9641DB"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7EAFB0C3" w14:textId="6F76FB75"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351D200D" w14:textId="51A8C634"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39636C43" w14:textId="7A8BED7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r>
      <w:tr w:rsidR="007F750F" w14:paraId="6959D186" w14:textId="77777777" w:rsidTr="007F750F">
        <w:trPr>
          <w:trHeight w:val="79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5AC8FB7B" w14:textId="3136A58F" w:rsidR="00444C55" w:rsidRPr="000D7625" w:rsidRDefault="00444C55" w:rsidP="000D7625">
            <w:pPr>
              <w:rPr>
                <w:sz w:val="22"/>
                <w:szCs w:val="22"/>
              </w:rPr>
            </w:pPr>
            <w:r w:rsidRPr="000D7625">
              <w:rPr>
                <w:sz w:val="22"/>
                <w:szCs w:val="22"/>
              </w:rPr>
              <w:t>Resource carrying capacity (</w:t>
            </w:r>
            <m:oMath>
              <m:r>
                <m:rPr>
                  <m:sty m:val="bi"/>
                </m:rPr>
                <w:rPr>
                  <w:rFonts w:ascii="Cambria Math" w:hAnsi="Cambria Math"/>
                  <w:sz w:val="22"/>
                  <w:szCs w:val="22"/>
                </w:rPr>
                <m:t>κ)</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6261725F" w14:textId="16D82E12"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r>
      <w:tr w:rsidR="007F750F" w14:paraId="076A88D3" w14:textId="77777777" w:rsidTr="007F750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07B787F3" w14:textId="6048829C" w:rsidR="00444C55" w:rsidRPr="000D7625" w:rsidRDefault="00444C55" w:rsidP="000D7625">
            <w:pPr>
              <w:rPr>
                <w:sz w:val="22"/>
                <w:szCs w:val="22"/>
              </w:rPr>
            </w:pPr>
            <w:r w:rsidRPr="000D7625">
              <w:rPr>
                <w:sz w:val="22"/>
                <w:szCs w:val="22"/>
              </w:rPr>
              <w:t>Resource regeneration rate (</w:t>
            </w:r>
            <m:oMath>
              <m:sSub>
                <m:sSubPr>
                  <m:ctrlPr>
                    <w:rPr>
                      <w:rFonts w:ascii="Cambria Math" w:hAnsi="Cambria Math"/>
                      <w:sz w:val="22"/>
                      <w:szCs w:val="22"/>
                    </w:rPr>
                  </m:ctrlPr>
                </m:sSubPr>
                <m:e>
                  <m:r>
                    <m:rPr>
                      <m:sty m:val="bi"/>
                    </m:rPr>
                    <w:rPr>
                      <w:rFonts w:ascii="Cambria Math" w:hAnsi="Cambria Math"/>
                      <w:sz w:val="22"/>
                      <w:szCs w:val="22"/>
                    </w:rPr>
                    <m:t>r</m:t>
                  </m:r>
                </m:e>
                <m:sub>
                  <m:r>
                    <m:rPr>
                      <m:sty m:val="bi"/>
                    </m:rPr>
                    <w:rPr>
                      <w:rFonts w:ascii="Cambria Math" w:hAnsi="Cambria Math"/>
                      <w:sz w:val="22"/>
                      <w:szCs w:val="22"/>
                    </w:rPr>
                    <m:t>0</m:t>
                  </m:r>
                </m:sub>
              </m:sSub>
              <m:r>
                <m:rPr>
                  <m:sty m:val="bi"/>
                </m:rPr>
                <w:rPr>
                  <w:rFonts w:ascii="Cambria Math" w:hAnsi="Cambria Math"/>
                  <w:sz w:val="22"/>
                  <w:szCs w:val="22"/>
                </w:rPr>
                <m:t>)</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35C7F3CC" w14:textId="1C9B8F6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444C55" w:rsidRPr="000D7625" w:rsidRDefault="00AD0EB7"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r w:rsidRPr="000D7625">
              <w:rPr>
                <w:sz w:val="22"/>
                <w:szCs w:val="22"/>
                <w:lang w:val="sv-SE"/>
              </w:rPr>
              <w:t xml:space="preserve"> </w:t>
            </w:r>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r>
    </w:tbl>
    <w:p w14:paraId="467589C3" w14:textId="38C4A3B0" w:rsidR="0054489F" w:rsidRDefault="0054489F" w:rsidP="00A0363E">
      <w:pPr>
        <w:spacing w:line="480" w:lineRule="auto"/>
      </w:pPr>
    </w:p>
    <w:p w14:paraId="20550FE6" w14:textId="56C91D64" w:rsidR="00AD548E" w:rsidRDefault="00AD548E" w:rsidP="00182BA9">
      <w:pPr>
        <w:spacing w:line="480" w:lineRule="auto"/>
        <w:contextualSpacing/>
        <w:jc w:val="both"/>
        <w:rPr>
          <w:rFonts w:cstheme="minorHAnsi"/>
          <w:b/>
        </w:rPr>
      </w:pPr>
      <w:r w:rsidRPr="006A09B3">
        <w:rPr>
          <w:rFonts w:cstheme="minorHAnsi"/>
          <w:b/>
        </w:rPr>
        <w:t>Results</w:t>
      </w:r>
    </w:p>
    <w:p w14:paraId="26839588" w14:textId="7D0A3153" w:rsidR="0063626B" w:rsidRPr="00AF32CB" w:rsidRDefault="00F617C1" w:rsidP="00037C00">
      <w:pPr>
        <w:spacing w:line="480" w:lineRule="auto"/>
        <w:contextualSpacing/>
        <w:jc w:val="both"/>
        <w:rPr>
          <w:rFonts w:cstheme="minorHAnsi"/>
          <w:bCs/>
          <w:sz w:val="22"/>
          <w:szCs w:val="22"/>
        </w:rPr>
      </w:pPr>
      <w:r w:rsidRPr="00AF32CB">
        <w:rPr>
          <w:rFonts w:cstheme="minorHAnsi"/>
          <w:bCs/>
          <w:sz w:val="22"/>
          <w:szCs w:val="22"/>
        </w:rPr>
        <w:t xml:space="preserve">The inclusion of </w:t>
      </w:r>
      <w:r w:rsidR="001C7F80" w:rsidRPr="00AF32CB">
        <w:rPr>
          <w:rFonts w:cstheme="minorHAnsi"/>
          <w:bCs/>
          <w:sz w:val="22"/>
          <w:szCs w:val="22"/>
        </w:rPr>
        <w:t xml:space="preserve">temperature effects on fish </w:t>
      </w:r>
      <w:r w:rsidRPr="00AF32CB">
        <w:rPr>
          <w:rFonts w:cstheme="minorHAnsi"/>
          <w:bCs/>
          <w:sz w:val="22"/>
          <w:szCs w:val="22"/>
        </w:rPr>
        <w:t xml:space="preserve">physiological </w:t>
      </w:r>
      <w:r w:rsidR="001C7F80" w:rsidRPr="00AF32CB">
        <w:rPr>
          <w:rFonts w:cstheme="minorHAnsi"/>
          <w:bCs/>
          <w:sz w:val="22"/>
          <w:szCs w:val="22"/>
        </w:rPr>
        <w:t>processes  (</w:t>
      </w:r>
      <w:r w:rsidR="00C343FD" w:rsidRPr="00AF32CB">
        <w:rPr>
          <w:rFonts w:cstheme="minorHAnsi"/>
          <w:bCs/>
          <w:sz w:val="22"/>
          <w:szCs w:val="22"/>
        </w:rPr>
        <w:t xml:space="preserve">“top-down”, </w:t>
      </w:r>
      <w:r w:rsidR="001C7F80" w:rsidRPr="00AF32CB">
        <w:rPr>
          <w:rFonts w:cstheme="minorHAnsi"/>
          <w:bCs/>
          <w:sz w:val="22"/>
          <w:szCs w:val="22"/>
        </w:rPr>
        <w:t>in addition to temperature-dependence of their background resources</w:t>
      </w:r>
      <w:r w:rsidR="00C343FD" w:rsidRPr="00AF32CB">
        <w:rPr>
          <w:rFonts w:cstheme="minorHAnsi"/>
          <w:bCs/>
          <w:sz w:val="22"/>
          <w:szCs w:val="22"/>
        </w:rPr>
        <w:t>, the “bottom-up”</w:t>
      </w:r>
      <w:r w:rsidR="001C7F80" w:rsidRPr="00AF32CB">
        <w:rPr>
          <w:rFonts w:cstheme="minorHAnsi"/>
          <w:bCs/>
          <w:sz w:val="22"/>
          <w:szCs w:val="22"/>
        </w:rPr>
        <w:t>)</w:t>
      </w:r>
      <w:r w:rsidRPr="00AF32CB">
        <w:rPr>
          <w:rFonts w:cstheme="minorHAnsi"/>
          <w:bCs/>
          <w:sz w:val="22"/>
          <w:szCs w:val="22"/>
        </w:rPr>
        <w:t xml:space="preserve"> </w:t>
      </w:r>
      <w:r w:rsidR="002C2804" w:rsidRPr="00AF32CB">
        <w:rPr>
          <w:rFonts w:cstheme="minorHAnsi"/>
          <w:bCs/>
          <w:sz w:val="22"/>
          <w:szCs w:val="22"/>
        </w:rPr>
        <w:t>has a strong influence on the projected size-at-age in 205</w:t>
      </w:r>
      <w:r w:rsidR="00A16B74" w:rsidRPr="00AF32CB">
        <w:rPr>
          <w:rFonts w:cstheme="minorHAnsi"/>
          <w:bCs/>
          <w:sz w:val="22"/>
          <w:szCs w:val="22"/>
        </w:rPr>
        <w:t>0</w:t>
      </w:r>
      <w:r w:rsidR="002C2804" w:rsidRPr="00AF32CB">
        <w:rPr>
          <w:rFonts w:cstheme="minorHAnsi"/>
          <w:bCs/>
          <w:sz w:val="22"/>
          <w:szCs w:val="22"/>
        </w:rPr>
        <w:t xml:space="preserve"> under the RCP 8.5 emission scenario relative to the baseline projection (</w:t>
      </w:r>
      <w:r w:rsidR="00E60233" w:rsidRPr="00AF32CB">
        <w:rPr>
          <w:rFonts w:cstheme="minorHAnsi"/>
          <w:bCs/>
          <w:sz w:val="22"/>
          <w:szCs w:val="22"/>
        </w:rPr>
        <w:t xml:space="preserve">no </w:t>
      </w:r>
      <w:r w:rsidR="008E0A26" w:rsidRPr="00AF32CB">
        <w:rPr>
          <w:rFonts w:cstheme="minorHAnsi"/>
          <w:bCs/>
          <w:sz w:val="22"/>
          <w:szCs w:val="22"/>
        </w:rPr>
        <w:t>warming</w:t>
      </w:r>
      <w:r w:rsidR="002C2804" w:rsidRPr="00AF32CB">
        <w:rPr>
          <w:rFonts w:cstheme="minorHAnsi"/>
          <w:bCs/>
          <w:sz w:val="22"/>
          <w:szCs w:val="22"/>
        </w:rPr>
        <w:t>)</w:t>
      </w:r>
      <w:r w:rsidR="00FA3729" w:rsidRPr="00AF32CB">
        <w:rPr>
          <w:rFonts w:cstheme="minorHAnsi"/>
          <w:bCs/>
          <w:sz w:val="22"/>
          <w:szCs w:val="22"/>
        </w:rPr>
        <w:t xml:space="preserve"> (Fig. </w:t>
      </w:r>
      <w:r w:rsidR="00F2624A" w:rsidRPr="004C17C5">
        <w:rPr>
          <w:rFonts w:cstheme="minorHAnsi"/>
          <w:bCs/>
          <w:sz w:val="22"/>
          <w:szCs w:val="22"/>
          <w:lang w:val="en-US"/>
        </w:rPr>
        <w:t>1</w:t>
      </w:r>
      <w:r w:rsidR="00FA3729" w:rsidRPr="00AF32CB">
        <w:rPr>
          <w:rFonts w:cstheme="minorHAnsi"/>
          <w:bCs/>
          <w:sz w:val="22"/>
          <w:szCs w:val="22"/>
        </w:rPr>
        <w:t>)</w:t>
      </w:r>
      <w:r w:rsidR="002C2804" w:rsidRPr="00AF32CB">
        <w:rPr>
          <w:rFonts w:cstheme="minorHAnsi"/>
          <w:bCs/>
          <w:sz w:val="22"/>
          <w:szCs w:val="22"/>
        </w:rPr>
        <w:t xml:space="preserve">. </w:t>
      </w:r>
      <w:r w:rsidR="007120E7" w:rsidRPr="00AF32CB">
        <w:rPr>
          <w:rFonts w:cstheme="minorHAnsi"/>
          <w:bCs/>
          <w:sz w:val="22"/>
          <w:szCs w:val="22"/>
        </w:rPr>
        <w:t>Including</w:t>
      </w:r>
      <w:r w:rsidR="002137F4" w:rsidRPr="00AF32CB">
        <w:rPr>
          <w:rFonts w:cstheme="minorHAnsi"/>
          <w:bCs/>
          <w:sz w:val="22"/>
          <w:szCs w:val="22"/>
        </w:rPr>
        <w:t xml:space="preserve"> empirical</w:t>
      </w:r>
      <w:r w:rsidR="007120E7" w:rsidRPr="00AF32CB">
        <w:rPr>
          <w:rFonts w:cstheme="minorHAnsi"/>
          <w:bCs/>
          <w:sz w:val="22"/>
          <w:szCs w:val="22"/>
        </w:rPr>
        <w:t xml:space="preserve"> temperature </w:t>
      </w:r>
      <w:r w:rsidR="001C7F80" w:rsidRPr="00AF32CB">
        <w:rPr>
          <w:rFonts w:cstheme="minorHAnsi"/>
          <w:bCs/>
          <w:sz w:val="22"/>
          <w:szCs w:val="22"/>
        </w:rPr>
        <w:t xml:space="preserve">dependence </w:t>
      </w:r>
      <w:r w:rsidR="007120E7" w:rsidRPr="00AF32CB">
        <w:rPr>
          <w:rFonts w:cstheme="minorHAnsi"/>
          <w:bCs/>
          <w:sz w:val="22"/>
          <w:szCs w:val="22"/>
        </w:rPr>
        <w:t xml:space="preserve">of </w:t>
      </w:r>
      <w:r w:rsidR="00332CA4" w:rsidRPr="00AF32CB">
        <w:rPr>
          <w:rFonts w:cstheme="minorHAnsi"/>
          <w:bCs/>
          <w:sz w:val="22"/>
          <w:szCs w:val="22"/>
        </w:rPr>
        <w:t>maximum consumption, mortality and metabolism</w:t>
      </w:r>
      <w:r w:rsidR="00050727" w:rsidRPr="00AF32CB">
        <w:rPr>
          <w:rFonts w:cstheme="minorHAnsi"/>
          <w:bCs/>
          <w:sz w:val="22"/>
          <w:szCs w:val="22"/>
        </w:rPr>
        <w:t xml:space="preserve">, with </w:t>
      </w:r>
      <w:r w:rsidR="001C7F80" w:rsidRPr="00AF32CB">
        <w:rPr>
          <w:rFonts w:cstheme="minorHAnsi"/>
          <w:bCs/>
          <w:sz w:val="22"/>
          <w:szCs w:val="22"/>
        </w:rPr>
        <w:t xml:space="preserve">or </w:t>
      </w:r>
      <w:r w:rsidR="00050727" w:rsidRPr="00AF32CB">
        <w:rPr>
          <w:rFonts w:cstheme="minorHAnsi"/>
          <w:bCs/>
          <w:sz w:val="22"/>
          <w:szCs w:val="22"/>
        </w:rPr>
        <w:t xml:space="preserve">without </w:t>
      </w:r>
      <w:r w:rsidR="00AD7521" w:rsidRPr="00AF32CB">
        <w:rPr>
          <w:rFonts w:cstheme="minorHAnsi"/>
          <w:bCs/>
          <w:sz w:val="22"/>
          <w:szCs w:val="22"/>
        </w:rPr>
        <w:t>temperature-</w:t>
      </w:r>
      <w:r w:rsidR="00061821" w:rsidRPr="00AF32CB">
        <w:rPr>
          <w:rFonts w:cstheme="minorHAnsi"/>
          <w:bCs/>
          <w:sz w:val="22"/>
          <w:szCs w:val="22"/>
        </w:rPr>
        <w:t>dependence</w:t>
      </w:r>
      <w:r w:rsidR="005F580A" w:rsidRPr="00AF32CB">
        <w:rPr>
          <w:rFonts w:cstheme="minorHAnsi"/>
          <w:bCs/>
          <w:sz w:val="22"/>
          <w:szCs w:val="22"/>
        </w:rPr>
        <w:t xml:space="preserve"> of background resources, </w:t>
      </w:r>
      <w:r w:rsidR="007120E7" w:rsidRPr="00AF32CB">
        <w:rPr>
          <w:rFonts w:cstheme="minorHAnsi"/>
          <w:bCs/>
          <w:sz w:val="22"/>
          <w:szCs w:val="22"/>
        </w:rPr>
        <w:t xml:space="preserve">leads to warming </w:t>
      </w:r>
      <w:r w:rsidR="00D90F6B" w:rsidRPr="00AF32CB">
        <w:rPr>
          <w:rFonts w:cstheme="minorHAnsi"/>
          <w:bCs/>
          <w:sz w:val="22"/>
          <w:szCs w:val="22"/>
        </w:rPr>
        <w:t xml:space="preserve">having </w:t>
      </w:r>
      <w:commentRangeStart w:id="74"/>
      <w:commentRangeStart w:id="75"/>
      <w:r w:rsidR="00D90F6B" w:rsidRPr="00AF32CB">
        <w:rPr>
          <w:rFonts w:cstheme="minorHAnsi"/>
          <w:bCs/>
          <w:sz w:val="22"/>
          <w:szCs w:val="22"/>
        </w:rPr>
        <w:t xml:space="preserve">positive </w:t>
      </w:r>
      <w:commentRangeEnd w:id="74"/>
      <w:r w:rsidR="00C343FD" w:rsidRPr="00AF32CB">
        <w:rPr>
          <w:rStyle w:val="CommentReference"/>
          <w:sz w:val="22"/>
          <w:szCs w:val="22"/>
        </w:rPr>
        <w:commentReference w:id="74"/>
      </w:r>
      <w:commentRangeEnd w:id="75"/>
      <w:r w:rsidR="00202781" w:rsidRPr="00AF32CB">
        <w:rPr>
          <w:rStyle w:val="CommentReference"/>
          <w:sz w:val="22"/>
          <w:szCs w:val="22"/>
        </w:rPr>
        <w:commentReference w:id="75"/>
      </w:r>
      <w:r w:rsidR="00D90F6B" w:rsidRPr="00AF32CB">
        <w:rPr>
          <w:rFonts w:cstheme="minorHAnsi"/>
          <w:bCs/>
          <w:sz w:val="22"/>
          <w:szCs w:val="22"/>
        </w:rPr>
        <w:t>effects o</w:t>
      </w:r>
      <w:r w:rsidR="00C343FD" w:rsidRPr="00AF32CB">
        <w:rPr>
          <w:rFonts w:cstheme="minorHAnsi"/>
          <w:bCs/>
          <w:sz w:val="22"/>
          <w:szCs w:val="22"/>
        </w:rPr>
        <w:t>n</w:t>
      </w:r>
      <w:r w:rsidR="00D90F6B" w:rsidRPr="00AF32CB">
        <w:rPr>
          <w:rFonts w:cstheme="minorHAnsi"/>
          <w:bCs/>
          <w:sz w:val="22"/>
          <w:szCs w:val="22"/>
        </w:rPr>
        <w:t xml:space="preserve"> </w:t>
      </w:r>
      <w:r w:rsidR="00822B46" w:rsidRPr="00AF32CB">
        <w:rPr>
          <w:rFonts w:cstheme="minorHAnsi"/>
          <w:bCs/>
          <w:sz w:val="22"/>
          <w:szCs w:val="22"/>
        </w:rPr>
        <w:t>size-at-age</w:t>
      </w:r>
      <w:r w:rsidR="00D90F6B" w:rsidRPr="00AF32CB">
        <w:rPr>
          <w:rFonts w:cstheme="minorHAnsi"/>
          <w:bCs/>
          <w:sz w:val="22"/>
          <w:szCs w:val="22"/>
        </w:rPr>
        <w:t xml:space="preserve">, whereas </w:t>
      </w:r>
      <w:r w:rsidR="00275C0E" w:rsidRPr="00AF32CB">
        <w:rPr>
          <w:rFonts w:cstheme="minorHAnsi"/>
          <w:bCs/>
          <w:sz w:val="22"/>
          <w:szCs w:val="22"/>
        </w:rPr>
        <w:t xml:space="preserve">scenarios without </w:t>
      </w:r>
      <w:r w:rsidR="001C7F80" w:rsidRPr="00AF32CB">
        <w:rPr>
          <w:rFonts w:cstheme="minorHAnsi"/>
          <w:bCs/>
          <w:sz w:val="22"/>
          <w:szCs w:val="22"/>
        </w:rPr>
        <w:t xml:space="preserve">temperature-dependent </w:t>
      </w:r>
      <w:r w:rsidR="00275C0E" w:rsidRPr="00AF32CB">
        <w:rPr>
          <w:rFonts w:cstheme="minorHAnsi"/>
          <w:bCs/>
          <w:sz w:val="22"/>
          <w:szCs w:val="22"/>
        </w:rPr>
        <w:t xml:space="preserve">physiological </w:t>
      </w:r>
      <w:r w:rsidR="001C7F80" w:rsidRPr="00AF32CB">
        <w:rPr>
          <w:rFonts w:cstheme="minorHAnsi"/>
          <w:bCs/>
          <w:sz w:val="22"/>
          <w:szCs w:val="22"/>
        </w:rPr>
        <w:t>processes</w:t>
      </w:r>
      <w:r w:rsidR="00275C0E" w:rsidRPr="00AF32CB">
        <w:rPr>
          <w:rFonts w:cstheme="minorHAnsi"/>
          <w:bCs/>
          <w:sz w:val="22"/>
          <w:szCs w:val="22"/>
        </w:rPr>
        <w:t xml:space="preserve"> all lead to </w:t>
      </w:r>
      <w:r w:rsidR="00822B46" w:rsidRPr="00AF32CB">
        <w:rPr>
          <w:rFonts w:cstheme="minorHAnsi"/>
          <w:bCs/>
          <w:sz w:val="22"/>
          <w:szCs w:val="22"/>
        </w:rPr>
        <w:t>size-at-age</w:t>
      </w:r>
      <w:r w:rsidR="00DE6636" w:rsidRPr="00AF32CB">
        <w:rPr>
          <w:rFonts w:cstheme="minorHAnsi"/>
          <w:bCs/>
          <w:sz w:val="22"/>
          <w:szCs w:val="22"/>
        </w:rPr>
        <w:t xml:space="preserve"> </w:t>
      </w:r>
      <w:r w:rsidR="001C7F80" w:rsidRPr="00AF32CB">
        <w:rPr>
          <w:rFonts w:cstheme="minorHAnsi"/>
          <w:bCs/>
          <w:sz w:val="22"/>
          <w:szCs w:val="22"/>
        </w:rPr>
        <w:t xml:space="preserve">decreasing with warming </w:t>
      </w:r>
      <w:r w:rsidR="00DE6636" w:rsidRPr="00AF32CB">
        <w:rPr>
          <w:rFonts w:cstheme="minorHAnsi"/>
          <w:bCs/>
          <w:sz w:val="22"/>
          <w:szCs w:val="22"/>
        </w:rPr>
        <w:t xml:space="preserve">(Fig. </w:t>
      </w:r>
      <w:r w:rsidR="00B55B19" w:rsidRPr="00F2624A">
        <w:rPr>
          <w:rFonts w:cstheme="minorHAnsi"/>
          <w:bCs/>
          <w:sz w:val="22"/>
          <w:szCs w:val="22"/>
          <w:lang w:val="en-US"/>
        </w:rPr>
        <w:t>1</w:t>
      </w:r>
      <w:r w:rsidR="00DE6636" w:rsidRPr="00AF32CB">
        <w:rPr>
          <w:rFonts w:cstheme="minorHAnsi"/>
          <w:bCs/>
          <w:sz w:val="22"/>
          <w:szCs w:val="22"/>
        </w:rPr>
        <w:t>)</w:t>
      </w:r>
      <w:r w:rsidR="00822B46" w:rsidRPr="00AF32CB">
        <w:rPr>
          <w:rFonts w:cstheme="minorHAnsi"/>
          <w:bCs/>
          <w:sz w:val="22"/>
          <w:szCs w:val="22"/>
        </w:rPr>
        <w:t>.</w:t>
      </w:r>
      <w:r w:rsidR="006D35A3" w:rsidRPr="00AF32CB">
        <w:rPr>
          <w:rFonts w:cstheme="minorHAnsi"/>
          <w:bCs/>
          <w:sz w:val="22"/>
          <w:szCs w:val="22"/>
        </w:rPr>
        <w:t xml:space="preserve"> </w:t>
      </w:r>
      <w:r w:rsidR="003859AF" w:rsidRPr="00AF32CB">
        <w:rPr>
          <w:rFonts w:cstheme="minorHAnsi"/>
          <w:bCs/>
          <w:sz w:val="22"/>
          <w:szCs w:val="22"/>
        </w:rPr>
        <w:t xml:space="preserve">Specifically, </w:t>
      </w:r>
      <w:r w:rsidR="009B2986" w:rsidRPr="00AF32CB">
        <w:rPr>
          <w:rFonts w:cstheme="minorHAnsi"/>
          <w:bCs/>
          <w:sz w:val="22"/>
          <w:szCs w:val="22"/>
        </w:rPr>
        <w:t>i</w:t>
      </w:r>
      <w:r w:rsidR="00945FD0" w:rsidRPr="00AF32CB">
        <w:rPr>
          <w:rFonts w:cstheme="minorHAnsi"/>
          <w:bCs/>
          <w:sz w:val="22"/>
          <w:szCs w:val="22"/>
        </w:rPr>
        <w:t xml:space="preserve">n scenarios with </w:t>
      </w:r>
      <w:r w:rsidR="00C343FD" w:rsidRPr="00AF32CB">
        <w:rPr>
          <w:rFonts w:cstheme="minorHAnsi"/>
          <w:bCs/>
          <w:sz w:val="22"/>
          <w:szCs w:val="22"/>
        </w:rPr>
        <w:t xml:space="preserve">temperature-dependent </w:t>
      </w:r>
      <w:r w:rsidR="00945FD0" w:rsidRPr="00AF32CB">
        <w:rPr>
          <w:rFonts w:cstheme="minorHAnsi"/>
          <w:bCs/>
          <w:sz w:val="22"/>
          <w:szCs w:val="22"/>
        </w:rPr>
        <w:t xml:space="preserve">physiological </w:t>
      </w:r>
      <w:r w:rsidR="00C343FD" w:rsidRPr="00AF32CB">
        <w:rPr>
          <w:rFonts w:cstheme="minorHAnsi"/>
          <w:bCs/>
          <w:sz w:val="22"/>
          <w:szCs w:val="22"/>
        </w:rPr>
        <w:t>processes</w:t>
      </w:r>
      <w:r w:rsidR="00945FD0" w:rsidRPr="00AF32CB">
        <w:rPr>
          <w:rFonts w:cstheme="minorHAnsi"/>
          <w:bCs/>
          <w:sz w:val="22"/>
          <w:szCs w:val="22"/>
        </w:rPr>
        <w:t>,</w:t>
      </w:r>
      <w:r w:rsidR="0053608F" w:rsidRPr="00AF32CB">
        <w:rPr>
          <w:rFonts w:cstheme="minorHAnsi"/>
          <w:bCs/>
          <w:sz w:val="22"/>
          <w:szCs w:val="22"/>
        </w:rPr>
        <w:t xml:space="preserve"> </w:t>
      </w:r>
      <w:r w:rsidR="00A850DA" w:rsidRPr="00AF32CB">
        <w:rPr>
          <w:rFonts w:cstheme="minorHAnsi"/>
          <w:bCs/>
          <w:sz w:val="22"/>
          <w:szCs w:val="22"/>
        </w:rPr>
        <w:t xml:space="preserve">the positive effect </w:t>
      </w:r>
      <w:r w:rsidR="00C343FD" w:rsidRPr="00AF32CB">
        <w:rPr>
          <w:rFonts w:cstheme="minorHAnsi"/>
          <w:bCs/>
          <w:sz w:val="22"/>
          <w:szCs w:val="22"/>
        </w:rPr>
        <w:t xml:space="preserve">of warming </w:t>
      </w:r>
      <w:r w:rsidR="00A850DA" w:rsidRPr="00AF32CB">
        <w:rPr>
          <w:rFonts w:cstheme="minorHAnsi"/>
          <w:bCs/>
          <w:sz w:val="22"/>
          <w:szCs w:val="22"/>
        </w:rPr>
        <w:t xml:space="preserve">is largest for </w:t>
      </w:r>
      <w:r w:rsidR="0053608F" w:rsidRPr="00AF32CB">
        <w:rPr>
          <w:rFonts w:cstheme="minorHAnsi"/>
          <w:bCs/>
          <w:sz w:val="22"/>
          <w:szCs w:val="22"/>
        </w:rPr>
        <w:t xml:space="preserve">small individuals </w:t>
      </w:r>
      <w:r w:rsidR="00A850DA" w:rsidRPr="00AF32CB">
        <w:rPr>
          <w:rFonts w:cstheme="minorHAnsi"/>
          <w:bCs/>
          <w:sz w:val="22"/>
          <w:szCs w:val="22"/>
        </w:rPr>
        <w:t>and declines with size</w:t>
      </w:r>
      <w:r w:rsidR="00BD6F1D" w:rsidRPr="00AF32CB">
        <w:rPr>
          <w:rFonts w:cstheme="minorHAnsi"/>
          <w:bCs/>
          <w:sz w:val="22"/>
          <w:szCs w:val="22"/>
        </w:rPr>
        <w:t xml:space="preserve">. However, </w:t>
      </w:r>
      <w:r w:rsidR="00C343FD" w:rsidRPr="00AF32CB">
        <w:rPr>
          <w:rFonts w:cstheme="minorHAnsi"/>
          <w:bCs/>
          <w:sz w:val="22"/>
          <w:szCs w:val="22"/>
        </w:rPr>
        <w:t>when</w:t>
      </w:r>
      <w:r w:rsidR="0053608F" w:rsidRPr="00AF32CB">
        <w:rPr>
          <w:rFonts w:cstheme="minorHAnsi"/>
          <w:bCs/>
          <w:sz w:val="22"/>
          <w:szCs w:val="22"/>
        </w:rPr>
        <w:t xml:space="preserve"> only resource dynamics scale with temperature</w:t>
      </w:r>
      <w:r w:rsidR="00ED4B76" w:rsidRPr="00AF32CB">
        <w:rPr>
          <w:rFonts w:cstheme="minorHAnsi"/>
          <w:bCs/>
          <w:sz w:val="22"/>
          <w:szCs w:val="22"/>
        </w:rPr>
        <w:t xml:space="preserve">, </w:t>
      </w:r>
      <w:r w:rsidR="00922C5B" w:rsidRPr="00AF32CB">
        <w:rPr>
          <w:rFonts w:cstheme="minorHAnsi"/>
          <w:bCs/>
          <w:sz w:val="22"/>
          <w:szCs w:val="22"/>
        </w:rPr>
        <w:t xml:space="preserve">small individuals </w:t>
      </w:r>
      <w:commentRangeStart w:id="76"/>
      <w:commentRangeStart w:id="77"/>
      <w:r w:rsidR="00C343FD" w:rsidRPr="00AF32CB">
        <w:rPr>
          <w:rFonts w:cstheme="minorHAnsi"/>
          <w:bCs/>
          <w:sz w:val="22"/>
          <w:szCs w:val="22"/>
        </w:rPr>
        <w:t xml:space="preserve">have </w:t>
      </w:r>
      <w:r w:rsidR="00922C5B" w:rsidRPr="00AF32CB">
        <w:rPr>
          <w:rFonts w:cstheme="minorHAnsi"/>
          <w:bCs/>
          <w:sz w:val="22"/>
          <w:szCs w:val="22"/>
        </w:rPr>
        <w:t>the largest relative change (negative</w:t>
      </w:r>
      <w:r w:rsidR="004910AF" w:rsidRPr="00AF32CB">
        <w:rPr>
          <w:rFonts w:cstheme="minorHAnsi"/>
          <w:bCs/>
          <w:sz w:val="22"/>
          <w:szCs w:val="22"/>
        </w:rPr>
        <w:t>)</w:t>
      </w:r>
      <w:r w:rsidR="00841E35" w:rsidRPr="00AF32CB">
        <w:rPr>
          <w:rFonts w:cstheme="minorHAnsi"/>
          <w:bCs/>
          <w:sz w:val="22"/>
          <w:szCs w:val="22"/>
        </w:rPr>
        <w:t>, and this negative effect</w:t>
      </w:r>
      <w:r w:rsidR="00C343FD" w:rsidRPr="00AF32CB">
        <w:rPr>
          <w:rFonts w:cstheme="minorHAnsi"/>
          <w:bCs/>
          <w:sz w:val="22"/>
          <w:szCs w:val="22"/>
        </w:rPr>
        <w:t xml:space="preserve"> of warming</w:t>
      </w:r>
      <w:r w:rsidR="00D63BB1" w:rsidRPr="00AF32CB">
        <w:rPr>
          <w:rFonts w:cstheme="minorHAnsi"/>
          <w:bCs/>
          <w:sz w:val="22"/>
          <w:szCs w:val="22"/>
        </w:rPr>
        <w:t xml:space="preserve"> </w:t>
      </w:r>
      <w:r w:rsidR="00E232B4" w:rsidRPr="00AF32CB">
        <w:rPr>
          <w:rFonts w:cstheme="minorHAnsi"/>
          <w:bCs/>
          <w:sz w:val="22"/>
          <w:szCs w:val="22"/>
        </w:rPr>
        <w:t xml:space="preserve">declines with body size </w:t>
      </w:r>
      <w:r w:rsidR="008B3890" w:rsidRPr="00AF32CB">
        <w:rPr>
          <w:rFonts w:cstheme="minorHAnsi"/>
          <w:bCs/>
          <w:sz w:val="22"/>
          <w:szCs w:val="22"/>
        </w:rPr>
        <w:t xml:space="preserve">(Fig. </w:t>
      </w:r>
      <w:r w:rsidR="009605D2" w:rsidRPr="00AF32CB">
        <w:rPr>
          <w:rFonts w:cstheme="minorHAnsi"/>
          <w:bCs/>
          <w:sz w:val="22"/>
          <w:szCs w:val="22"/>
        </w:rPr>
        <w:t>2</w:t>
      </w:r>
      <w:r w:rsidR="008B3890" w:rsidRPr="00AF32CB">
        <w:rPr>
          <w:rFonts w:cstheme="minorHAnsi"/>
          <w:bCs/>
          <w:sz w:val="22"/>
          <w:szCs w:val="22"/>
        </w:rPr>
        <w:t>)</w:t>
      </w:r>
      <w:commentRangeEnd w:id="76"/>
      <w:r w:rsidR="00872B85" w:rsidRPr="00AF32CB">
        <w:rPr>
          <w:rStyle w:val="CommentReference"/>
          <w:sz w:val="22"/>
          <w:szCs w:val="22"/>
        </w:rPr>
        <w:commentReference w:id="76"/>
      </w:r>
      <w:commentRangeEnd w:id="77"/>
      <w:r w:rsidR="00830575" w:rsidRPr="00AF32CB">
        <w:rPr>
          <w:rStyle w:val="CommentReference"/>
          <w:sz w:val="22"/>
          <w:szCs w:val="22"/>
        </w:rPr>
        <w:commentReference w:id="77"/>
      </w:r>
      <w:r w:rsidR="008B3890" w:rsidRPr="00AF32CB">
        <w:rPr>
          <w:rFonts w:cstheme="minorHAnsi"/>
          <w:bCs/>
          <w:sz w:val="22"/>
          <w:szCs w:val="22"/>
        </w:rPr>
        <w:t>.</w:t>
      </w:r>
      <w:r w:rsidR="00D11397" w:rsidRPr="00AF32CB">
        <w:rPr>
          <w:rFonts w:cstheme="minorHAnsi"/>
          <w:bCs/>
          <w:sz w:val="22"/>
          <w:szCs w:val="22"/>
        </w:rPr>
        <w:t xml:space="preserve"> </w:t>
      </w:r>
    </w:p>
    <w:p w14:paraId="527D2CC2" w14:textId="6CB1E63D" w:rsidR="00160528" w:rsidRPr="00AF32CB" w:rsidRDefault="00D11397" w:rsidP="00037C00">
      <w:pPr>
        <w:spacing w:line="480" w:lineRule="auto"/>
        <w:ind w:firstLine="284"/>
        <w:contextualSpacing/>
        <w:jc w:val="both"/>
        <w:rPr>
          <w:rFonts w:cstheme="minorHAnsi"/>
          <w:sz w:val="22"/>
          <w:szCs w:val="22"/>
          <w:lang w:val="en-GB"/>
        </w:rPr>
      </w:pPr>
      <w:commentRangeStart w:id="78"/>
      <w:commentRangeStart w:id="79"/>
      <w:commentRangeStart w:id="80"/>
      <w:r w:rsidRPr="00AF32CB">
        <w:rPr>
          <w:rFonts w:cstheme="minorHAnsi"/>
          <w:bCs/>
          <w:sz w:val="22"/>
          <w:szCs w:val="22"/>
        </w:rPr>
        <w:t>D</w:t>
      </w:r>
      <w:commentRangeEnd w:id="78"/>
      <w:r w:rsidR="00B42E51" w:rsidRPr="00AF32CB">
        <w:rPr>
          <w:rStyle w:val="CommentReference"/>
          <w:sz w:val="22"/>
          <w:szCs w:val="22"/>
        </w:rPr>
        <w:commentReference w:id="78"/>
      </w:r>
      <w:commentRangeEnd w:id="79"/>
      <w:r w:rsidR="00C343FD" w:rsidRPr="00AF32CB">
        <w:rPr>
          <w:rStyle w:val="CommentReference"/>
          <w:sz w:val="22"/>
          <w:szCs w:val="22"/>
        </w:rPr>
        <w:commentReference w:id="79"/>
      </w:r>
      <w:commentRangeEnd w:id="80"/>
      <w:r w:rsidR="007A196D" w:rsidRPr="00AF32CB">
        <w:rPr>
          <w:rStyle w:val="CommentReference"/>
          <w:sz w:val="22"/>
          <w:szCs w:val="22"/>
        </w:rPr>
        <w:commentReference w:id="80"/>
      </w:r>
      <w:r w:rsidRPr="00AF32CB">
        <w:rPr>
          <w:rFonts w:cstheme="minorHAnsi"/>
          <w:bCs/>
          <w:sz w:val="22"/>
          <w:szCs w:val="22"/>
        </w:rPr>
        <w:t xml:space="preserve">espite the relatively narrow </w:t>
      </w:r>
      <w:r w:rsidR="008A1C37" w:rsidRPr="00AF32CB">
        <w:rPr>
          <w:rFonts w:cstheme="minorHAnsi"/>
          <w:bCs/>
          <w:sz w:val="22"/>
          <w:szCs w:val="22"/>
        </w:rPr>
        <w:t>range of activation energies for physiological rates considered here (</w:t>
      </w:r>
      <w:r w:rsidR="0038736C" w:rsidRPr="00AF32CB">
        <w:rPr>
          <w:rFonts w:cstheme="minorHAnsi"/>
          <w:bCs/>
          <w:sz w:val="22"/>
          <w:szCs w:val="22"/>
        </w:rPr>
        <w:t>Fig. S1</w:t>
      </w:r>
      <w:r w:rsidR="004C17C5" w:rsidRPr="004C17C5">
        <w:rPr>
          <w:rFonts w:cstheme="minorHAnsi"/>
          <w:bCs/>
          <w:sz w:val="22"/>
          <w:szCs w:val="22"/>
          <w:lang w:val="en-US"/>
        </w:rPr>
        <w:t xml:space="preserve">1; </w:t>
      </w:r>
      <w:r w:rsidR="004C17C5">
        <w:rPr>
          <w:rFonts w:cstheme="minorHAnsi"/>
          <w:bCs/>
          <w:sz w:val="22"/>
          <w:szCs w:val="22"/>
          <w:lang w:val="en-US"/>
        </w:rPr>
        <w:t xml:space="preserve">Table </w:t>
      </w:r>
      <w:r w:rsidR="00467BA8">
        <w:rPr>
          <w:rFonts w:cstheme="minorHAnsi"/>
          <w:bCs/>
          <w:sz w:val="22"/>
          <w:szCs w:val="22"/>
          <w:lang w:val="en-US"/>
        </w:rPr>
        <w:t>S</w:t>
      </w:r>
      <w:r w:rsidR="004C17C5">
        <w:rPr>
          <w:rFonts w:cstheme="minorHAnsi"/>
          <w:bCs/>
          <w:sz w:val="22"/>
          <w:szCs w:val="22"/>
          <w:lang w:val="en-US"/>
        </w:rPr>
        <w:t>4</w:t>
      </w:r>
      <w:r w:rsidR="00CC64FB" w:rsidRPr="00AF32CB">
        <w:rPr>
          <w:rFonts w:cstheme="minorHAnsi"/>
          <w:bCs/>
          <w:sz w:val="22"/>
          <w:szCs w:val="22"/>
        </w:rPr>
        <w:t>)</w:t>
      </w:r>
      <w:r w:rsidR="00DF48B2" w:rsidRPr="00AF32CB">
        <w:rPr>
          <w:rFonts w:cstheme="minorHAnsi"/>
          <w:bCs/>
          <w:sz w:val="22"/>
          <w:szCs w:val="22"/>
        </w:rPr>
        <w:t xml:space="preserve">, the uncertainty associated with variation </w:t>
      </w:r>
      <w:r w:rsidR="00661D7D" w:rsidRPr="00AF32CB">
        <w:rPr>
          <w:rFonts w:cstheme="minorHAnsi"/>
          <w:bCs/>
          <w:sz w:val="22"/>
          <w:szCs w:val="22"/>
        </w:rPr>
        <w:t xml:space="preserve">in the activation energies are </w:t>
      </w:r>
      <w:r w:rsidR="00781E1E" w:rsidRPr="00AF32CB">
        <w:rPr>
          <w:rFonts w:cstheme="minorHAnsi"/>
          <w:bCs/>
          <w:sz w:val="22"/>
          <w:szCs w:val="22"/>
        </w:rPr>
        <w:t xml:space="preserve">large. </w:t>
      </w:r>
      <w:r w:rsidR="000F5856" w:rsidRPr="00AF32CB">
        <w:rPr>
          <w:rFonts w:cstheme="minorHAnsi"/>
          <w:bCs/>
          <w:sz w:val="22"/>
          <w:szCs w:val="22"/>
        </w:rPr>
        <w:t xml:space="preserve">In scenarios where both physiology and </w:t>
      </w:r>
      <w:r w:rsidR="006E1092" w:rsidRPr="00AF32CB">
        <w:rPr>
          <w:rFonts w:cstheme="minorHAnsi"/>
          <w:bCs/>
          <w:sz w:val="22"/>
          <w:szCs w:val="22"/>
        </w:rPr>
        <w:t xml:space="preserve">resources </w:t>
      </w:r>
      <w:r w:rsidR="0063626B" w:rsidRPr="00AF32CB">
        <w:rPr>
          <w:rFonts w:cstheme="minorHAnsi"/>
          <w:bCs/>
          <w:sz w:val="22"/>
          <w:szCs w:val="22"/>
        </w:rPr>
        <w:t>depend on</w:t>
      </w:r>
      <w:r w:rsidR="006E1092" w:rsidRPr="00AF32CB">
        <w:rPr>
          <w:rFonts w:cstheme="minorHAnsi"/>
          <w:bCs/>
          <w:sz w:val="22"/>
          <w:szCs w:val="22"/>
        </w:rPr>
        <w:t xml:space="preserve"> temperature,</w:t>
      </w:r>
      <w:r w:rsidR="00AF4F8D" w:rsidRPr="00AF32CB">
        <w:rPr>
          <w:rFonts w:cstheme="minorHAnsi"/>
          <w:bCs/>
          <w:sz w:val="22"/>
          <w:szCs w:val="22"/>
        </w:rPr>
        <w:t xml:space="preserve"> </w:t>
      </w:r>
      <w:r w:rsidR="00E26BAA" w:rsidRPr="00AF32CB">
        <w:rPr>
          <w:rFonts w:cstheme="minorHAnsi"/>
          <w:bCs/>
          <w:sz w:val="22"/>
          <w:szCs w:val="22"/>
        </w:rPr>
        <w:t xml:space="preserve">the </w:t>
      </w:r>
      <w:r w:rsidR="008B7F28" w:rsidRPr="00AF32CB">
        <w:rPr>
          <w:rFonts w:cstheme="minorHAnsi"/>
          <w:bCs/>
          <w:sz w:val="22"/>
          <w:szCs w:val="22"/>
        </w:rPr>
        <w:t xml:space="preserve">range of predicted changes in size-at-age vary </w:t>
      </w:r>
      <w:r w:rsidR="00872B85" w:rsidRPr="00AF32CB">
        <w:rPr>
          <w:rFonts w:cstheme="minorHAnsi"/>
          <w:bCs/>
          <w:sz w:val="22"/>
          <w:szCs w:val="22"/>
        </w:rPr>
        <w:t>at</w:t>
      </w:r>
      <w:r w:rsidR="00300204" w:rsidRPr="00AF32CB">
        <w:rPr>
          <w:rFonts w:cstheme="minorHAnsi"/>
          <w:bCs/>
          <w:sz w:val="22"/>
          <w:szCs w:val="22"/>
        </w:rPr>
        <w:t xml:space="preserve"> </w:t>
      </w:r>
      <w:r w:rsidR="009D1E1C" w:rsidRPr="00AF32CB">
        <w:rPr>
          <w:rFonts w:cstheme="minorHAnsi"/>
          <w:bCs/>
          <w:sz w:val="22"/>
          <w:szCs w:val="22"/>
        </w:rPr>
        <w:t xml:space="preserve">approximately </w:t>
      </w:r>
      <m:oMath>
        <m:r>
          <w:rPr>
            <w:rFonts w:ascii="Cambria Math" w:hAnsi="Cambria Math" w:cstheme="minorHAnsi"/>
            <w:sz w:val="22"/>
            <w:szCs w:val="22"/>
          </w:rPr>
          <m:t>0</m:t>
        </m:r>
      </m:oMath>
      <w:r w:rsidR="00D42F89" w:rsidRPr="00AF32CB">
        <w:rPr>
          <w:rFonts w:cstheme="minorHAnsi"/>
          <w:bCs/>
          <w:sz w:val="22"/>
          <w:szCs w:val="22"/>
        </w:rPr>
        <w:t xml:space="preserve">% to </w:t>
      </w:r>
      <m:oMath>
        <m:r>
          <w:rPr>
            <w:rFonts w:ascii="Cambria Math" w:hAnsi="Cambria Math" w:cstheme="minorHAnsi"/>
            <w:sz w:val="22"/>
            <w:szCs w:val="22"/>
          </w:rPr>
          <m:t>+</m:t>
        </m:r>
      </m:oMath>
      <w:r w:rsidR="00D42F89" w:rsidRPr="00AF32CB">
        <w:rPr>
          <w:rFonts w:cstheme="minorHAnsi"/>
          <w:bCs/>
          <w:sz w:val="22"/>
          <w:szCs w:val="22"/>
        </w:rPr>
        <w:t>40</w:t>
      </w:r>
      <w:r w:rsidR="004D3067" w:rsidRPr="00AF32CB">
        <w:rPr>
          <w:rFonts w:cstheme="minorHAnsi"/>
          <w:bCs/>
          <w:sz w:val="22"/>
          <w:szCs w:val="22"/>
        </w:rPr>
        <w:t>%</w:t>
      </w:r>
      <w:r w:rsidR="00667918" w:rsidRPr="00AF32CB">
        <w:rPr>
          <w:rFonts w:cstheme="minorHAnsi"/>
          <w:bCs/>
          <w:sz w:val="22"/>
          <w:szCs w:val="22"/>
        </w:rPr>
        <w:t xml:space="preserve"> </w:t>
      </w:r>
      <w:r w:rsidR="00645250" w:rsidRPr="00AF32CB">
        <w:rPr>
          <w:rFonts w:cstheme="minorHAnsi"/>
          <w:bCs/>
          <w:sz w:val="22"/>
          <w:szCs w:val="22"/>
        </w:rPr>
        <w:t xml:space="preserve">for </w:t>
      </w:r>
      <w:r w:rsidR="004C0C69" w:rsidRPr="00792277">
        <w:rPr>
          <w:rFonts w:cstheme="minorHAnsi"/>
          <w:bCs/>
          <w:sz w:val="22"/>
          <w:szCs w:val="22"/>
          <w:lang w:val="en-US"/>
        </w:rPr>
        <w:t>both</w:t>
      </w:r>
      <w:r w:rsidR="000A5E8E">
        <w:rPr>
          <w:rFonts w:cstheme="minorHAnsi"/>
          <w:bCs/>
          <w:sz w:val="22"/>
          <w:szCs w:val="22"/>
          <w:lang w:val="en-US"/>
        </w:rPr>
        <w:t xml:space="preserve"> scenarios </w:t>
      </w:r>
      <w:r w:rsidR="006220E9" w:rsidRPr="00AF32CB">
        <w:rPr>
          <w:rFonts w:cstheme="minorHAnsi"/>
          <w:bCs/>
          <w:sz w:val="22"/>
          <w:szCs w:val="22"/>
        </w:rPr>
        <w:t xml:space="preserve">(Fig. </w:t>
      </w:r>
      <w:r w:rsidR="00BD63F7" w:rsidRPr="00FC1F52">
        <w:rPr>
          <w:rFonts w:cstheme="minorHAnsi"/>
          <w:bCs/>
          <w:sz w:val="22"/>
          <w:szCs w:val="22"/>
          <w:lang w:val="en-US"/>
        </w:rPr>
        <w:t>1</w:t>
      </w:r>
      <w:r w:rsidR="00D2235D" w:rsidRPr="00AF32CB">
        <w:rPr>
          <w:rFonts w:cstheme="minorHAnsi"/>
          <w:bCs/>
          <w:sz w:val="22"/>
          <w:szCs w:val="22"/>
        </w:rPr>
        <w:t>).</w:t>
      </w:r>
      <w:r w:rsidR="00160528" w:rsidRPr="00AF32CB">
        <w:rPr>
          <w:rFonts w:cstheme="minorHAnsi"/>
          <w:bCs/>
          <w:sz w:val="22"/>
          <w:szCs w:val="22"/>
        </w:rPr>
        <w:t xml:space="preserve"> </w:t>
      </w:r>
      <w:r w:rsidR="0020048F" w:rsidRPr="0020048F">
        <w:rPr>
          <w:rFonts w:cstheme="minorHAnsi"/>
          <w:bCs/>
          <w:sz w:val="22"/>
          <w:szCs w:val="22"/>
          <w:lang w:val="en-US"/>
        </w:rPr>
        <w:t>Cod, follow</w:t>
      </w:r>
      <w:r w:rsidR="0020048F">
        <w:rPr>
          <w:rFonts w:cstheme="minorHAnsi"/>
          <w:bCs/>
          <w:sz w:val="22"/>
          <w:szCs w:val="22"/>
          <w:lang w:val="en-US"/>
        </w:rPr>
        <w:t xml:space="preserve">ed by herring </w:t>
      </w:r>
      <w:r w:rsidR="0020048F">
        <w:rPr>
          <w:rFonts w:cstheme="minorHAnsi"/>
          <w:bCs/>
          <w:sz w:val="22"/>
          <w:szCs w:val="22"/>
          <w:lang w:val="en-US"/>
        </w:rPr>
        <w:lastRenderedPageBreak/>
        <w:t xml:space="preserve">and sprat, shows the largest uncertainty in the projected size-at-age </w:t>
      </w:r>
      <w:r w:rsidR="0063626B" w:rsidRPr="00AF32CB">
        <w:rPr>
          <w:rFonts w:cstheme="minorHAnsi"/>
          <w:bCs/>
          <w:sz w:val="22"/>
          <w:szCs w:val="22"/>
        </w:rPr>
        <w:t xml:space="preserve">(Fig. </w:t>
      </w:r>
      <w:r w:rsidR="0020048F" w:rsidRPr="0020048F">
        <w:rPr>
          <w:rFonts w:cstheme="minorHAnsi"/>
          <w:bCs/>
          <w:sz w:val="22"/>
          <w:szCs w:val="22"/>
          <w:lang w:val="en-US"/>
        </w:rPr>
        <w:t>1</w:t>
      </w:r>
      <w:r w:rsidR="0063626B" w:rsidRPr="00AF32CB">
        <w:rPr>
          <w:rFonts w:cstheme="minorHAnsi"/>
          <w:bCs/>
          <w:sz w:val="22"/>
          <w:szCs w:val="22"/>
        </w:rPr>
        <w:t>)</w:t>
      </w:r>
      <w:r w:rsidR="00B50BB7" w:rsidRPr="00AF32CB">
        <w:rPr>
          <w:rFonts w:cstheme="minorHAnsi"/>
          <w:bCs/>
          <w:sz w:val="22"/>
          <w:szCs w:val="22"/>
        </w:rPr>
        <w:t xml:space="preserve">. </w:t>
      </w:r>
      <w:r w:rsidR="005F0A1B">
        <w:rPr>
          <w:rFonts w:cstheme="minorHAnsi"/>
          <w:bCs/>
          <w:sz w:val="22"/>
          <w:szCs w:val="22"/>
          <w:lang w:val="en-US"/>
        </w:rPr>
        <w:t>C</w:t>
      </w:r>
      <w:r w:rsidR="00204977" w:rsidRPr="00AF32CB">
        <w:rPr>
          <w:rFonts w:cstheme="minorHAnsi"/>
          <w:bCs/>
          <w:sz w:val="22"/>
          <w:szCs w:val="22"/>
        </w:rPr>
        <w:t xml:space="preserve">hanges in size-at-age </w:t>
      </w:r>
      <w:r w:rsidR="0063626B" w:rsidRPr="00AF32CB">
        <w:rPr>
          <w:rFonts w:cstheme="minorHAnsi"/>
          <w:bCs/>
          <w:sz w:val="22"/>
          <w:szCs w:val="22"/>
        </w:rPr>
        <w:t>seem to be</w:t>
      </w:r>
      <w:r w:rsidR="00204977" w:rsidRPr="00AF32CB">
        <w:rPr>
          <w:rFonts w:cstheme="minorHAnsi"/>
          <w:bCs/>
          <w:sz w:val="22"/>
          <w:szCs w:val="22"/>
        </w:rPr>
        <w:t xml:space="preserve"> driven by </w:t>
      </w:r>
      <w:r w:rsidR="00AC7647" w:rsidRPr="00AF32CB">
        <w:rPr>
          <w:rFonts w:cstheme="minorHAnsi"/>
          <w:bCs/>
          <w:sz w:val="22"/>
          <w:szCs w:val="22"/>
        </w:rPr>
        <w:t>the temperature-dependence of maximum consumption rate increasing the actual consumption rates</w:t>
      </w:r>
      <w:r w:rsidR="00F964D0" w:rsidRPr="00AF32CB">
        <w:rPr>
          <w:rFonts w:cstheme="minorHAnsi"/>
          <w:bCs/>
          <w:sz w:val="22"/>
          <w:szCs w:val="22"/>
        </w:rPr>
        <w:t xml:space="preserve"> </w:t>
      </w:r>
      <m:oMath>
        <m:d>
          <m:dPr>
            <m:ctrlPr>
              <w:rPr>
                <w:rFonts w:ascii="Cambria Math" w:hAnsi="Cambria Math" w:cstheme="minorHAnsi"/>
                <w:bCs/>
                <w:i/>
                <w:sz w:val="22"/>
                <w:szCs w:val="22"/>
              </w:rPr>
            </m:ctrlPr>
          </m:dPr>
          <m:e>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hAnsi="Cambria Math" w:cstheme="minorHAnsi"/>
                <w:sz w:val="22"/>
                <w:szCs w:val="22"/>
                <w:lang w:val="en-GB"/>
              </w:rPr>
              <m:t>(</m:t>
            </m:r>
            <m:r>
              <w:rPr>
                <w:rFonts w:ascii="Cambria Math" w:hAnsi="Cambria Math" w:cstheme="minorHAnsi"/>
                <w:sz w:val="22"/>
                <w:szCs w:val="22"/>
              </w:rPr>
              <m:t>T</m:t>
            </m:r>
            <m:r>
              <w:rPr>
                <w:rFonts w:ascii="Cambria Math" w:hAnsi="Cambria Math" w:cstheme="minorHAnsi"/>
                <w:sz w:val="22"/>
                <w:szCs w:val="22"/>
                <w:lang w:val="en-GB"/>
              </w:rPr>
              <m:t>)</m:t>
            </m:r>
          </m:e>
        </m:d>
      </m:oMath>
      <w:r w:rsidR="000E3914" w:rsidRPr="00AF32CB">
        <w:rPr>
          <w:rFonts w:cstheme="minorHAnsi"/>
          <w:sz w:val="22"/>
          <w:szCs w:val="22"/>
          <w:lang w:val="en-GB"/>
        </w:rPr>
        <w:t>, and not due to increased feeding levels</w:t>
      </w:r>
      <w:r w:rsidR="00D13AB6" w:rsidRPr="00AF32CB">
        <w:rPr>
          <w:rFonts w:cstheme="minorHAnsi"/>
          <w:sz w:val="22"/>
          <w:szCs w:val="22"/>
          <w:lang w:val="en-GB"/>
        </w:rPr>
        <w:t xml:space="preserve"> </w:t>
      </w:r>
      <m:oMath>
        <m:d>
          <m:dPr>
            <m:ctrlPr>
              <w:rPr>
                <w:rFonts w:ascii="Cambria Math" w:hAnsi="Cambria Math" w:cstheme="minorHAnsi"/>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den>
            </m:f>
          </m:e>
        </m:d>
      </m:oMath>
      <w:r w:rsidR="008D697E" w:rsidRPr="00AF32CB">
        <w:rPr>
          <w:rFonts w:cstheme="minorHAnsi"/>
          <w:sz w:val="22"/>
          <w:szCs w:val="22"/>
          <w:lang w:val="en-GB"/>
        </w:rPr>
        <w:t xml:space="preserve"> (Fig. S</w:t>
      </w:r>
      <w:r w:rsidR="00860BC7" w:rsidRPr="00AF32CB">
        <w:rPr>
          <w:rFonts w:cstheme="minorHAnsi"/>
          <w:sz w:val="22"/>
          <w:szCs w:val="22"/>
          <w:lang w:val="en-GB"/>
        </w:rPr>
        <w:t>1</w:t>
      </w:r>
      <w:r w:rsidR="00C7599A">
        <w:rPr>
          <w:rFonts w:cstheme="minorHAnsi"/>
          <w:sz w:val="22"/>
          <w:szCs w:val="22"/>
          <w:lang w:val="en-GB"/>
        </w:rPr>
        <w:t>3</w:t>
      </w:r>
      <w:r w:rsidR="00860BC7" w:rsidRPr="00AF32CB">
        <w:rPr>
          <w:rFonts w:cstheme="minorHAnsi"/>
          <w:sz w:val="22"/>
          <w:szCs w:val="22"/>
          <w:lang w:val="en-GB"/>
        </w:rPr>
        <w:t>)</w:t>
      </w:r>
      <w:r w:rsidR="00A156C4" w:rsidRPr="00AF32CB">
        <w:rPr>
          <w:rFonts w:cstheme="minorHAnsi"/>
          <w:sz w:val="22"/>
          <w:szCs w:val="22"/>
          <w:lang w:val="en-GB"/>
        </w:rPr>
        <w:t xml:space="preserve">. Moreover, </w:t>
      </w:r>
      <w:r w:rsidR="00F20ADA" w:rsidRPr="00AF32CB">
        <w:rPr>
          <w:rFonts w:cstheme="minorHAnsi"/>
          <w:sz w:val="22"/>
          <w:szCs w:val="22"/>
          <w:lang w:val="en-GB"/>
        </w:rPr>
        <w:t>th</w:t>
      </w:r>
      <w:r w:rsidR="0063626B" w:rsidRPr="00AF32CB">
        <w:rPr>
          <w:rFonts w:cstheme="minorHAnsi"/>
          <w:sz w:val="22"/>
          <w:szCs w:val="22"/>
          <w:lang w:val="en-GB"/>
        </w:rPr>
        <w:t>e consumption rate</w:t>
      </w:r>
      <w:r w:rsidR="00F20ADA" w:rsidRPr="00AF32CB">
        <w:rPr>
          <w:rFonts w:cstheme="minorHAnsi"/>
          <w:sz w:val="22"/>
          <w:szCs w:val="22"/>
          <w:lang w:val="en-GB"/>
        </w:rPr>
        <w:t xml:space="preserve"> is </w:t>
      </w:r>
      <w:r w:rsidR="0077691A" w:rsidRPr="00AF32CB">
        <w:rPr>
          <w:rFonts w:cstheme="minorHAnsi"/>
          <w:sz w:val="22"/>
          <w:szCs w:val="22"/>
          <w:lang w:val="en-GB"/>
        </w:rPr>
        <w:t xml:space="preserve">slightly </w:t>
      </w:r>
      <w:r w:rsidR="00F20ADA" w:rsidRPr="00AF32CB">
        <w:rPr>
          <w:rFonts w:cstheme="minorHAnsi"/>
          <w:sz w:val="22"/>
          <w:szCs w:val="22"/>
          <w:lang w:val="en-GB"/>
        </w:rPr>
        <w:t>more sensitive than the metabolic losses</w:t>
      </w:r>
      <w:r w:rsidR="003F477C" w:rsidRPr="00AF32CB">
        <w:rPr>
          <w:rFonts w:cstheme="minorHAnsi"/>
          <w:sz w:val="22"/>
          <w:szCs w:val="22"/>
          <w:lang w:val="en-GB"/>
        </w:rPr>
        <w:t xml:space="preserve"> for the energy </w:t>
      </w:r>
      <w:r w:rsidR="00873D32" w:rsidRPr="00F43B6B">
        <w:rPr>
          <w:rFonts w:cstheme="minorHAnsi"/>
          <w:sz w:val="22"/>
          <w:szCs w:val="22"/>
          <w:lang w:val="en-GB"/>
        </w:rPr>
        <w:t>acquisition</w:t>
      </w:r>
      <w:r w:rsidR="00821613" w:rsidRPr="00F43B6B">
        <w:rPr>
          <w:rFonts w:cstheme="minorHAnsi"/>
          <w:sz w:val="22"/>
          <w:szCs w:val="22"/>
          <w:lang w:val="en-GB"/>
        </w:rPr>
        <w:t xml:space="preserve"> (Table S</w:t>
      </w:r>
      <w:r w:rsidR="00423A52" w:rsidRPr="00F43B6B">
        <w:rPr>
          <w:rFonts w:cstheme="minorHAnsi"/>
          <w:sz w:val="22"/>
          <w:szCs w:val="22"/>
          <w:lang w:val="en-GB"/>
        </w:rPr>
        <w:t>4</w:t>
      </w:r>
      <w:r w:rsidR="00821613" w:rsidRPr="00F43B6B">
        <w:rPr>
          <w:rFonts w:cstheme="minorHAnsi"/>
          <w:sz w:val="22"/>
          <w:szCs w:val="22"/>
          <w:lang w:val="en-GB"/>
        </w:rPr>
        <w:t>)</w:t>
      </w:r>
      <w:r w:rsidR="00860BC7" w:rsidRPr="00F43B6B">
        <w:rPr>
          <w:rFonts w:cstheme="minorHAnsi"/>
          <w:sz w:val="22"/>
          <w:szCs w:val="22"/>
          <w:lang w:val="en-GB"/>
        </w:rPr>
        <w:t>.</w:t>
      </w:r>
      <w:commentRangeStart w:id="81"/>
      <w:commentRangeStart w:id="82"/>
      <w:commentRangeStart w:id="83"/>
      <w:commentRangeStart w:id="84"/>
      <w:commentRangeStart w:id="85"/>
      <w:r w:rsidR="00860BC7" w:rsidRPr="00F43B6B">
        <w:rPr>
          <w:rFonts w:cstheme="minorHAnsi"/>
          <w:sz w:val="22"/>
          <w:szCs w:val="22"/>
          <w:lang w:val="en-GB"/>
        </w:rPr>
        <w:t xml:space="preserve"> </w:t>
      </w:r>
      <w:commentRangeEnd w:id="81"/>
      <w:commentRangeEnd w:id="82"/>
      <w:commentRangeEnd w:id="83"/>
      <w:commentRangeEnd w:id="84"/>
      <w:commentRangeEnd w:id="85"/>
      <w:r w:rsidR="00DA4FE9" w:rsidRPr="00F43B6B">
        <w:rPr>
          <w:rFonts w:cstheme="minorHAnsi"/>
          <w:sz w:val="22"/>
          <w:szCs w:val="22"/>
          <w:lang w:val="en-GB"/>
        </w:rPr>
        <w:t>This also leads to increases in the size-</w:t>
      </w:r>
      <w:r w:rsidR="00E809D3" w:rsidRPr="00F43B6B">
        <w:rPr>
          <w:rFonts w:cstheme="minorHAnsi"/>
          <w:sz w:val="22"/>
          <w:szCs w:val="22"/>
          <w:lang w:val="en-GB"/>
        </w:rPr>
        <w:t>dependent</w:t>
      </w:r>
      <w:r w:rsidR="00DA4FE9" w:rsidRPr="00F43B6B">
        <w:rPr>
          <w:rFonts w:cstheme="minorHAnsi"/>
          <w:sz w:val="22"/>
          <w:szCs w:val="22"/>
          <w:lang w:val="en-GB"/>
        </w:rPr>
        <w:t xml:space="preserve"> predation mortality</w:t>
      </w:r>
      <w:r w:rsidR="001F5C1B" w:rsidRPr="00F43B6B">
        <w:rPr>
          <w:rFonts w:cstheme="minorHAnsi"/>
          <w:sz w:val="22"/>
          <w:szCs w:val="22"/>
          <w:lang w:val="en-GB"/>
        </w:rPr>
        <w:t xml:space="preserve"> of fish above </w:t>
      </w:r>
      <m:oMath>
        <m:r>
          <w:rPr>
            <w:rFonts w:ascii="Cambria Math" w:hAnsi="Cambria Math" w:cstheme="minorHAnsi"/>
            <w:sz w:val="22"/>
            <w:szCs w:val="22"/>
            <w:lang w:val="en-GB"/>
          </w:rPr>
          <m:t>~</m:t>
        </m:r>
      </m:oMath>
      <w:r w:rsidR="001F5C1B" w:rsidRPr="00F43B6B">
        <w:rPr>
          <w:rFonts w:cstheme="minorHAnsi"/>
          <w:sz w:val="22"/>
          <w:szCs w:val="22"/>
          <w:lang w:val="en-GB"/>
        </w:rPr>
        <w:t>1g</w:t>
      </w:r>
      <w:r w:rsidR="00E809D3" w:rsidRPr="00F43B6B">
        <w:rPr>
          <w:rFonts w:cstheme="minorHAnsi"/>
          <w:sz w:val="22"/>
          <w:szCs w:val="22"/>
          <w:lang w:val="en-GB"/>
        </w:rPr>
        <w:t xml:space="preserve"> </w:t>
      </w:r>
      <w:r w:rsidR="001F0F13" w:rsidRPr="00F43B6B">
        <w:rPr>
          <w:rFonts w:cstheme="minorHAnsi"/>
          <w:sz w:val="22"/>
          <w:szCs w:val="22"/>
          <w:lang w:val="en-GB"/>
        </w:rPr>
        <w:t xml:space="preserve">for all scenarios, and for all </w:t>
      </w:r>
      <w:r w:rsidR="00803E05" w:rsidRPr="00F43B6B">
        <w:rPr>
          <w:rFonts w:cstheme="minorHAnsi"/>
          <w:sz w:val="22"/>
          <w:szCs w:val="22"/>
          <w:lang w:val="en-GB"/>
        </w:rPr>
        <w:t xml:space="preserve">body weights </w:t>
      </w:r>
      <w:r w:rsidR="00803E05" w:rsidRPr="00AF32CB">
        <w:rPr>
          <w:rFonts w:cstheme="minorHAnsi"/>
          <w:sz w:val="22"/>
          <w:szCs w:val="22"/>
          <w:lang w:val="en-GB"/>
        </w:rPr>
        <w:t>in the</w:t>
      </w:r>
      <w:r w:rsidR="004A7CC1" w:rsidRPr="00AF32CB">
        <w:rPr>
          <w:rFonts w:cstheme="minorHAnsi"/>
          <w:sz w:val="22"/>
          <w:szCs w:val="22"/>
          <w:lang w:val="en-GB"/>
        </w:rPr>
        <w:t xml:space="preserve"> scenarios where only resources are temperature-dependent</w:t>
      </w:r>
      <w:r w:rsidR="00250A85" w:rsidRPr="00AF32CB">
        <w:rPr>
          <w:rFonts w:cstheme="minorHAnsi"/>
          <w:sz w:val="22"/>
          <w:szCs w:val="22"/>
          <w:lang w:val="en-GB"/>
        </w:rPr>
        <w:t xml:space="preserve"> </w:t>
      </w:r>
      <w:r w:rsidR="00E809D3" w:rsidRPr="00AF32CB">
        <w:rPr>
          <w:rFonts w:cstheme="minorHAnsi"/>
          <w:sz w:val="22"/>
          <w:szCs w:val="22"/>
          <w:lang w:val="en-GB"/>
        </w:rPr>
        <w:t>(Fig. S1</w:t>
      </w:r>
      <w:r w:rsidR="00541113">
        <w:rPr>
          <w:rFonts w:cstheme="minorHAnsi"/>
          <w:sz w:val="22"/>
          <w:szCs w:val="22"/>
          <w:lang w:val="en-GB"/>
        </w:rPr>
        <w:t>4</w:t>
      </w:r>
      <w:r w:rsidR="001329DD" w:rsidRPr="00AF32CB">
        <w:rPr>
          <w:rFonts w:cstheme="minorHAnsi"/>
          <w:sz w:val="22"/>
          <w:szCs w:val="22"/>
          <w:lang w:val="en-GB"/>
        </w:rPr>
        <w:t>)</w:t>
      </w:r>
      <w:r w:rsidR="00DA4FE9" w:rsidRPr="00AF32CB">
        <w:rPr>
          <w:rFonts w:cstheme="minorHAnsi"/>
          <w:sz w:val="22"/>
          <w:szCs w:val="22"/>
          <w:lang w:val="en-GB"/>
        </w:rPr>
        <w:t xml:space="preserve">. </w:t>
      </w:r>
      <w:r w:rsidR="00B55988" w:rsidRPr="00AF32CB">
        <w:rPr>
          <w:rStyle w:val="CommentReference"/>
          <w:sz w:val="22"/>
          <w:szCs w:val="22"/>
        </w:rPr>
        <w:commentReference w:id="81"/>
      </w:r>
      <w:r w:rsidR="009B0A34" w:rsidRPr="00AF32CB">
        <w:rPr>
          <w:rStyle w:val="CommentReference"/>
          <w:sz w:val="22"/>
          <w:szCs w:val="22"/>
        </w:rPr>
        <w:commentReference w:id="82"/>
      </w:r>
      <w:r w:rsidR="00332CA4" w:rsidRPr="00AF32CB">
        <w:rPr>
          <w:rStyle w:val="CommentReference"/>
          <w:sz w:val="22"/>
          <w:szCs w:val="22"/>
        </w:rPr>
        <w:commentReference w:id="83"/>
      </w:r>
      <w:r w:rsidR="0063626B" w:rsidRPr="00AF32CB">
        <w:rPr>
          <w:rStyle w:val="CommentReference"/>
          <w:sz w:val="22"/>
          <w:szCs w:val="22"/>
        </w:rPr>
        <w:commentReference w:id="84"/>
      </w:r>
      <w:r w:rsidR="00F7562D" w:rsidRPr="00AF32CB">
        <w:rPr>
          <w:rStyle w:val="CommentReference"/>
          <w:sz w:val="22"/>
          <w:szCs w:val="22"/>
        </w:rPr>
        <w:commentReference w:id="85"/>
      </w:r>
    </w:p>
    <w:p w14:paraId="09DA92A5" w14:textId="7ED69C63" w:rsidR="001F2BB0" w:rsidRPr="00AF32CB" w:rsidRDefault="00FB3225" w:rsidP="005350A0">
      <w:pPr>
        <w:spacing w:line="480" w:lineRule="auto"/>
        <w:ind w:firstLine="360"/>
        <w:contextualSpacing/>
        <w:jc w:val="both"/>
        <w:rPr>
          <w:rFonts w:cstheme="minorHAnsi"/>
          <w:bCs/>
          <w:sz w:val="22"/>
          <w:szCs w:val="22"/>
        </w:rPr>
      </w:pPr>
      <w:r w:rsidRPr="00AF32CB">
        <w:rPr>
          <w:rFonts w:cstheme="minorHAnsi"/>
          <w:bCs/>
          <w:sz w:val="22"/>
          <w:szCs w:val="22"/>
        </w:rPr>
        <w:t>There is a positive relationship between the relative change in growth</w:t>
      </w:r>
      <w:r w:rsidR="0063626B" w:rsidRPr="00AF32CB">
        <w:rPr>
          <w:rFonts w:cstheme="minorHAnsi"/>
          <w:bCs/>
          <w:sz w:val="22"/>
          <w:szCs w:val="22"/>
        </w:rPr>
        <w:t xml:space="preserve"> due to warming (Fig. </w:t>
      </w:r>
      <w:r w:rsidR="006D0042" w:rsidRPr="00966332">
        <w:rPr>
          <w:rFonts w:cstheme="minorHAnsi"/>
          <w:bCs/>
          <w:sz w:val="22"/>
          <w:szCs w:val="22"/>
          <w:lang w:val="en-US"/>
        </w:rPr>
        <w:t>1</w:t>
      </w:r>
      <w:r w:rsidR="0063626B" w:rsidRPr="00AF32CB">
        <w:rPr>
          <w:rFonts w:cstheme="minorHAnsi"/>
          <w:bCs/>
          <w:sz w:val="22"/>
          <w:szCs w:val="22"/>
        </w:rPr>
        <w:t>)</w:t>
      </w:r>
      <w:r w:rsidRPr="00AF32CB">
        <w:rPr>
          <w:rFonts w:cstheme="minorHAnsi"/>
          <w:bCs/>
          <w:sz w:val="22"/>
          <w:szCs w:val="22"/>
        </w:rPr>
        <w:t xml:space="preserve"> and </w:t>
      </w:r>
      <w:r w:rsidR="0063626B" w:rsidRPr="00AF32CB">
        <w:rPr>
          <w:rFonts w:cstheme="minorHAnsi"/>
          <w:bCs/>
          <w:sz w:val="22"/>
          <w:szCs w:val="22"/>
        </w:rPr>
        <w:t xml:space="preserve">that of </w:t>
      </w:r>
      <w:r w:rsidRPr="00AF32CB">
        <w:rPr>
          <w:rFonts w:cstheme="minorHAnsi"/>
          <w:bCs/>
          <w:sz w:val="22"/>
          <w:szCs w:val="22"/>
        </w:rPr>
        <w:t>the mean population body weight</w:t>
      </w:r>
      <w:r w:rsidR="0063626B" w:rsidRPr="00AF32CB">
        <w:rPr>
          <w:rFonts w:cstheme="minorHAnsi"/>
          <w:bCs/>
          <w:sz w:val="22"/>
          <w:szCs w:val="22"/>
        </w:rPr>
        <w:t xml:space="preserve"> (Fig. </w:t>
      </w:r>
      <w:r w:rsidR="00AD4881" w:rsidRPr="00966332">
        <w:rPr>
          <w:rFonts w:cstheme="minorHAnsi"/>
          <w:bCs/>
          <w:sz w:val="22"/>
          <w:szCs w:val="22"/>
          <w:lang w:val="en-US"/>
        </w:rPr>
        <w:t>2</w:t>
      </w:r>
      <w:r w:rsidR="0063626B" w:rsidRPr="00AF32CB">
        <w:rPr>
          <w:rFonts w:cstheme="minorHAnsi"/>
          <w:bCs/>
          <w:sz w:val="22"/>
          <w:szCs w:val="22"/>
        </w:rPr>
        <w:t>). H</w:t>
      </w:r>
      <w:r w:rsidR="00AD1BEB" w:rsidRPr="00AF32CB">
        <w:rPr>
          <w:rFonts w:cstheme="minorHAnsi"/>
          <w:bCs/>
          <w:sz w:val="22"/>
          <w:szCs w:val="22"/>
        </w:rPr>
        <w:t xml:space="preserve">owever, the </w:t>
      </w:r>
      <w:r w:rsidRPr="00AF32CB">
        <w:rPr>
          <w:rFonts w:cstheme="minorHAnsi"/>
          <w:bCs/>
          <w:sz w:val="22"/>
          <w:szCs w:val="22"/>
        </w:rPr>
        <w:t xml:space="preserve">mean </w:t>
      </w:r>
      <w:r w:rsidR="009D0F71" w:rsidRPr="00AF32CB">
        <w:rPr>
          <w:rFonts w:cstheme="minorHAnsi"/>
          <w:bCs/>
          <w:sz w:val="22"/>
          <w:szCs w:val="22"/>
        </w:rPr>
        <w:t xml:space="preserve">body weight </w:t>
      </w:r>
      <w:r w:rsidR="00DB53E0" w:rsidRPr="00AF32CB">
        <w:rPr>
          <w:rFonts w:cstheme="minorHAnsi"/>
          <w:bCs/>
          <w:sz w:val="22"/>
          <w:szCs w:val="22"/>
        </w:rPr>
        <w:t xml:space="preserve">does not increase with warming when </w:t>
      </w:r>
      <w:r w:rsidRPr="00AF32CB">
        <w:rPr>
          <w:rFonts w:cstheme="minorHAnsi"/>
          <w:bCs/>
          <w:sz w:val="22"/>
          <w:szCs w:val="22"/>
        </w:rPr>
        <w:t>the size-at-age does so</w:t>
      </w:r>
      <w:r w:rsidR="00F214B4" w:rsidRPr="00AF32CB">
        <w:rPr>
          <w:rFonts w:cstheme="minorHAnsi"/>
          <w:bCs/>
          <w:sz w:val="22"/>
          <w:szCs w:val="22"/>
        </w:rPr>
        <w:t>, except for cod to some degree</w:t>
      </w:r>
      <w:r w:rsidRPr="00AF32CB">
        <w:rPr>
          <w:rFonts w:cstheme="minorHAnsi"/>
          <w:bCs/>
          <w:sz w:val="22"/>
          <w:szCs w:val="22"/>
        </w:rPr>
        <w:t xml:space="preserve"> (Fig</w:t>
      </w:r>
      <w:r w:rsidR="001801EF" w:rsidRPr="00AF32CB">
        <w:rPr>
          <w:rFonts w:cstheme="minorHAnsi"/>
          <w:bCs/>
          <w:sz w:val="22"/>
          <w:szCs w:val="22"/>
        </w:rPr>
        <w:t>s</w:t>
      </w:r>
      <w:r w:rsidRPr="00AF32CB">
        <w:rPr>
          <w:rFonts w:cstheme="minorHAnsi"/>
          <w:bCs/>
          <w:sz w:val="22"/>
          <w:szCs w:val="22"/>
        </w:rPr>
        <w:t>.</w:t>
      </w:r>
      <w:r w:rsidR="005350A0" w:rsidRPr="00AF32CB">
        <w:rPr>
          <w:rFonts w:cstheme="minorHAnsi"/>
          <w:bCs/>
          <w:sz w:val="22"/>
          <w:szCs w:val="22"/>
        </w:rPr>
        <w:t xml:space="preserve"> </w:t>
      </w:r>
      <w:r w:rsidR="005E28D0" w:rsidRPr="00967939">
        <w:rPr>
          <w:rFonts w:cstheme="minorHAnsi"/>
          <w:bCs/>
          <w:sz w:val="22"/>
          <w:szCs w:val="22"/>
          <w:lang w:val="en-US"/>
        </w:rPr>
        <w:t>1</w:t>
      </w:r>
      <w:r w:rsidRPr="00AF32CB">
        <w:rPr>
          <w:rFonts w:cstheme="minorHAnsi"/>
          <w:bCs/>
          <w:sz w:val="22"/>
          <w:szCs w:val="22"/>
        </w:rPr>
        <w:t>-</w:t>
      </w:r>
      <w:r w:rsidR="005E28D0" w:rsidRPr="00967939">
        <w:rPr>
          <w:rFonts w:cstheme="minorHAnsi"/>
          <w:bCs/>
          <w:sz w:val="22"/>
          <w:szCs w:val="22"/>
          <w:lang w:val="en-US"/>
        </w:rPr>
        <w:t>2</w:t>
      </w:r>
      <w:r w:rsidRPr="00AF32CB">
        <w:rPr>
          <w:rFonts w:cstheme="minorHAnsi"/>
          <w:bCs/>
          <w:sz w:val="22"/>
          <w:szCs w:val="22"/>
        </w:rPr>
        <w:t>)</w:t>
      </w:r>
      <w:r w:rsidR="001F2BB0" w:rsidRPr="00AF32CB">
        <w:rPr>
          <w:rFonts w:cstheme="minorHAnsi"/>
          <w:bCs/>
          <w:sz w:val="22"/>
          <w:szCs w:val="22"/>
        </w:rPr>
        <w:t xml:space="preserve">, reflecting a change in the size composition of the populations (Fig. </w:t>
      </w:r>
      <w:r w:rsidR="00C324F7" w:rsidRPr="00ED545A">
        <w:rPr>
          <w:rFonts w:cstheme="minorHAnsi"/>
          <w:bCs/>
          <w:sz w:val="22"/>
          <w:szCs w:val="22"/>
          <w:lang w:val="en-US"/>
        </w:rPr>
        <w:t>3</w:t>
      </w:r>
      <w:r w:rsidR="001F2BB0" w:rsidRPr="00AF32CB">
        <w:rPr>
          <w:rFonts w:cstheme="minorHAnsi"/>
          <w:bCs/>
          <w:sz w:val="22"/>
          <w:szCs w:val="22"/>
        </w:rPr>
        <w:t>)</w:t>
      </w:r>
      <w:r w:rsidRPr="00AF32CB">
        <w:rPr>
          <w:rFonts w:cstheme="minorHAnsi"/>
          <w:bCs/>
          <w:sz w:val="22"/>
          <w:szCs w:val="22"/>
        </w:rPr>
        <w:t xml:space="preserve">. </w:t>
      </w:r>
      <w:r w:rsidR="00AF4B25" w:rsidRPr="00AF32CB">
        <w:rPr>
          <w:rFonts w:cstheme="minorHAnsi"/>
          <w:bCs/>
          <w:sz w:val="22"/>
          <w:szCs w:val="22"/>
        </w:rPr>
        <w:t xml:space="preserve">For sprat and herring, the only scenario that has a median increase in mean body weight includes only </w:t>
      </w:r>
      <w:r w:rsidR="001F2BB0" w:rsidRPr="00AF32CB">
        <w:rPr>
          <w:rFonts w:cstheme="minorHAnsi"/>
          <w:bCs/>
          <w:sz w:val="22"/>
          <w:szCs w:val="22"/>
        </w:rPr>
        <w:t xml:space="preserve">temperature-dependent </w:t>
      </w:r>
      <w:r w:rsidR="00AF4B25" w:rsidRPr="00AF32CB">
        <w:rPr>
          <w:rFonts w:cstheme="minorHAnsi"/>
          <w:bCs/>
          <w:sz w:val="22"/>
          <w:szCs w:val="22"/>
        </w:rPr>
        <w:t xml:space="preserve">physiological </w:t>
      </w:r>
      <w:r w:rsidR="001F2BB0" w:rsidRPr="00AF32CB">
        <w:rPr>
          <w:rFonts w:cstheme="minorHAnsi"/>
          <w:bCs/>
          <w:sz w:val="22"/>
          <w:szCs w:val="22"/>
        </w:rPr>
        <w:t>processes</w:t>
      </w:r>
      <w:r w:rsidR="00AF4B25" w:rsidRPr="00AF32CB">
        <w:rPr>
          <w:rFonts w:cstheme="minorHAnsi"/>
          <w:bCs/>
          <w:sz w:val="22"/>
          <w:szCs w:val="22"/>
        </w:rPr>
        <w:t xml:space="preserve"> and no temperature dependence of resource</w:t>
      </w:r>
      <w:r w:rsidR="00381431" w:rsidRPr="00AF32CB">
        <w:rPr>
          <w:rFonts w:cstheme="minorHAnsi"/>
          <w:bCs/>
          <w:sz w:val="22"/>
          <w:szCs w:val="22"/>
        </w:rPr>
        <w:t xml:space="preserve">s </w:t>
      </w:r>
      <w:r w:rsidR="00AF4B25" w:rsidRPr="00AF32CB">
        <w:rPr>
          <w:rFonts w:cstheme="minorHAnsi"/>
          <w:bCs/>
          <w:sz w:val="22"/>
          <w:szCs w:val="22"/>
        </w:rPr>
        <w:t xml:space="preserve">(Fig. </w:t>
      </w:r>
      <w:r w:rsidR="00ED545A" w:rsidRPr="008B0F44">
        <w:rPr>
          <w:rFonts w:cstheme="minorHAnsi"/>
          <w:bCs/>
          <w:sz w:val="22"/>
          <w:szCs w:val="22"/>
          <w:lang w:val="en-US"/>
        </w:rPr>
        <w:t>2</w:t>
      </w:r>
      <w:r w:rsidR="00AF4B25" w:rsidRPr="00AF32CB">
        <w:rPr>
          <w:rFonts w:cstheme="minorHAnsi"/>
          <w:bCs/>
          <w:sz w:val="22"/>
          <w:szCs w:val="22"/>
        </w:rPr>
        <w:t xml:space="preserve">). The abundance-at-weight for fish </w:t>
      </w:r>
      <w:r w:rsidR="001F2BB0" w:rsidRPr="00AF32CB">
        <w:rPr>
          <w:rFonts w:cstheme="minorHAnsi"/>
          <w:bCs/>
          <w:sz w:val="22"/>
          <w:szCs w:val="22"/>
        </w:rPr>
        <w:t>below</w:t>
      </w:r>
      <w:r w:rsidR="00AF4B25" w:rsidRPr="00AF32CB">
        <w:rPr>
          <w:rFonts w:cstheme="minorHAnsi"/>
          <w:bCs/>
          <w:sz w:val="22"/>
          <w:szCs w:val="22"/>
        </w:rPr>
        <w:t xml:space="preserve"> maturation size decreases by </w:t>
      </w:r>
      <m:oMath>
        <m:r>
          <w:rPr>
            <w:rFonts w:ascii="Cambria Math" w:hAnsi="Cambria Math" w:cstheme="minorHAnsi"/>
            <w:sz w:val="22"/>
            <w:szCs w:val="22"/>
          </w:rPr>
          <m:t>~</m:t>
        </m:r>
      </m:oMath>
      <w:r w:rsidR="00AF4B25" w:rsidRPr="00AF32CB">
        <w:rPr>
          <w:rFonts w:cstheme="minorHAnsi"/>
          <w:bCs/>
          <w:sz w:val="22"/>
          <w:szCs w:val="22"/>
        </w:rPr>
        <w:t>10% at the end of the projection for all species. The increase</w:t>
      </w:r>
      <w:r w:rsidR="001F2BB0" w:rsidRPr="00AF32CB">
        <w:rPr>
          <w:rFonts w:cstheme="minorHAnsi"/>
          <w:bCs/>
          <w:sz w:val="22"/>
          <w:szCs w:val="22"/>
        </w:rPr>
        <w:t xml:space="preserve"> in</w:t>
      </w:r>
      <w:r w:rsidR="00AF4B25" w:rsidRPr="00AF32CB">
        <w:rPr>
          <w:rFonts w:cstheme="minorHAnsi"/>
          <w:bCs/>
          <w:sz w:val="22"/>
          <w:szCs w:val="22"/>
        </w:rPr>
        <w:t xml:space="preserve"> predation and background mortality </w:t>
      </w:r>
      <w:r w:rsidR="001F2BB0" w:rsidRPr="00AF32CB">
        <w:rPr>
          <w:rFonts w:cstheme="minorHAnsi"/>
          <w:bCs/>
          <w:sz w:val="22"/>
          <w:szCs w:val="22"/>
        </w:rPr>
        <w:t xml:space="preserve">with warming </w:t>
      </w:r>
      <w:r w:rsidR="00AF4B25" w:rsidRPr="00AF32CB">
        <w:rPr>
          <w:rFonts w:cstheme="minorHAnsi"/>
          <w:bCs/>
          <w:sz w:val="22"/>
          <w:szCs w:val="22"/>
        </w:rPr>
        <w:t>likely contribute to this (Fig. S1</w:t>
      </w:r>
      <w:r w:rsidR="00ED6AA0" w:rsidRPr="007D5BEC">
        <w:rPr>
          <w:rFonts w:cstheme="minorHAnsi"/>
          <w:bCs/>
          <w:sz w:val="22"/>
          <w:szCs w:val="22"/>
          <w:lang w:val="en-US"/>
        </w:rPr>
        <w:t>4</w:t>
      </w:r>
      <w:r w:rsidR="00AF4B25" w:rsidRPr="00AF32CB">
        <w:rPr>
          <w:rFonts w:cstheme="minorHAnsi"/>
          <w:bCs/>
          <w:sz w:val="22"/>
          <w:szCs w:val="22"/>
        </w:rPr>
        <w:t xml:space="preserve">). </w:t>
      </w:r>
      <w:commentRangeStart w:id="86"/>
      <w:commentRangeStart w:id="87"/>
      <w:r w:rsidR="00AF4B25" w:rsidRPr="00AF32CB">
        <w:rPr>
          <w:rFonts w:cstheme="minorHAnsi"/>
          <w:bCs/>
          <w:sz w:val="22"/>
          <w:szCs w:val="22"/>
        </w:rPr>
        <w:t xml:space="preserve">For cod, the abundance of the largest fish </w:t>
      </w:r>
      <w:r w:rsidR="001F2BB0" w:rsidRPr="00AF32CB">
        <w:rPr>
          <w:rFonts w:cstheme="minorHAnsi"/>
          <w:bCs/>
          <w:sz w:val="22"/>
          <w:szCs w:val="22"/>
        </w:rPr>
        <w:t>(&gt;</w:t>
      </w:r>
      <m:oMath>
        <m:r>
          <w:rPr>
            <w:rFonts w:ascii="Cambria Math" w:hAnsi="Cambria Math" w:cstheme="minorHAnsi"/>
            <w:sz w:val="22"/>
            <w:szCs w:val="22"/>
          </w:rPr>
          <m:t xml:space="preserve">~10 </m:t>
        </m:r>
        <m:r>
          <m:rPr>
            <m:sty m:val="p"/>
          </m:rPr>
          <w:rPr>
            <w:rFonts w:ascii="Cambria Math" w:hAnsi="Cambria Math" w:cstheme="minorHAnsi"/>
            <w:sz w:val="22"/>
            <w:szCs w:val="22"/>
          </w:rPr>
          <m:t>kg</m:t>
        </m:r>
      </m:oMath>
      <w:r w:rsidR="00AF4B25" w:rsidRPr="00AF32CB">
        <w:rPr>
          <w:rFonts w:cstheme="minorHAnsi"/>
          <w:bCs/>
          <w:sz w:val="22"/>
          <w:szCs w:val="22"/>
        </w:rPr>
        <w:t>) increase</w:t>
      </w:r>
      <w:r w:rsidR="00D22C14" w:rsidRPr="00AF32CB">
        <w:rPr>
          <w:rFonts w:cstheme="minorHAnsi"/>
          <w:bCs/>
          <w:sz w:val="22"/>
          <w:szCs w:val="22"/>
        </w:rPr>
        <w:t>s</w:t>
      </w:r>
      <w:r w:rsidR="00AF4B25" w:rsidRPr="00AF32CB">
        <w:rPr>
          <w:rFonts w:cstheme="minorHAnsi"/>
          <w:bCs/>
          <w:sz w:val="22"/>
          <w:szCs w:val="22"/>
        </w:rPr>
        <w:t xml:space="preserve"> in all scenarios</w:t>
      </w:r>
      <w:commentRangeEnd w:id="86"/>
      <w:r w:rsidR="001F2BB0" w:rsidRPr="00AF32CB">
        <w:rPr>
          <w:rStyle w:val="CommentReference"/>
          <w:sz w:val="22"/>
          <w:szCs w:val="22"/>
        </w:rPr>
        <w:commentReference w:id="86"/>
      </w:r>
      <w:commentRangeEnd w:id="87"/>
      <w:r w:rsidR="00BA6B1B">
        <w:rPr>
          <w:rStyle w:val="CommentReference"/>
        </w:rPr>
        <w:commentReference w:id="87"/>
      </w:r>
      <w:r w:rsidR="001F2BB0" w:rsidRPr="00AF32CB">
        <w:rPr>
          <w:rFonts w:cstheme="minorHAnsi"/>
          <w:bCs/>
          <w:sz w:val="22"/>
          <w:szCs w:val="22"/>
        </w:rPr>
        <w:t xml:space="preserve"> </w:t>
      </w:r>
      <w:r w:rsidR="003C3CC9" w:rsidRPr="00AF32CB">
        <w:rPr>
          <w:rFonts w:cstheme="minorHAnsi"/>
          <w:bCs/>
          <w:sz w:val="22"/>
          <w:szCs w:val="22"/>
        </w:rPr>
        <w:t xml:space="preserve">with physiological temperature </w:t>
      </w:r>
      <w:r w:rsidR="004532EE" w:rsidRPr="00AF32CB">
        <w:rPr>
          <w:rFonts w:cstheme="minorHAnsi"/>
          <w:bCs/>
          <w:sz w:val="22"/>
          <w:szCs w:val="22"/>
        </w:rPr>
        <w:t>dependence</w:t>
      </w:r>
      <w:r w:rsidR="003C3CC9" w:rsidRPr="00AF32CB">
        <w:rPr>
          <w:rFonts w:cstheme="minorHAnsi"/>
          <w:bCs/>
          <w:sz w:val="22"/>
          <w:szCs w:val="22"/>
        </w:rPr>
        <w:t xml:space="preserve"> </w:t>
      </w:r>
      <w:r w:rsidR="001F2BB0" w:rsidRPr="00AF32CB">
        <w:rPr>
          <w:rFonts w:cstheme="minorHAnsi"/>
          <w:bCs/>
          <w:sz w:val="22"/>
          <w:szCs w:val="22"/>
        </w:rPr>
        <w:t xml:space="preserve">(Fig </w:t>
      </w:r>
      <w:r w:rsidR="007D4E72" w:rsidRPr="00373362">
        <w:rPr>
          <w:rFonts w:cstheme="minorHAnsi"/>
          <w:bCs/>
          <w:sz w:val="22"/>
          <w:szCs w:val="22"/>
          <w:lang w:val="en-US"/>
        </w:rPr>
        <w:t>3</w:t>
      </w:r>
      <w:r w:rsidR="001F2BB0" w:rsidRPr="00AF32CB">
        <w:rPr>
          <w:rFonts w:cstheme="minorHAnsi"/>
          <w:bCs/>
          <w:sz w:val="22"/>
          <w:szCs w:val="22"/>
        </w:rPr>
        <w:t>)</w:t>
      </w:r>
      <w:r w:rsidR="00AF4B25" w:rsidRPr="00AF32CB">
        <w:rPr>
          <w:rFonts w:cstheme="minorHAnsi"/>
          <w:bCs/>
          <w:sz w:val="22"/>
          <w:szCs w:val="22"/>
        </w:rPr>
        <w:t xml:space="preserve">, which </w:t>
      </w:r>
      <w:r w:rsidR="00E441EB" w:rsidRPr="00BA6B1B">
        <w:rPr>
          <w:rFonts w:cstheme="minorHAnsi"/>
          <w:bCs/>
          <w:sz w:val="22"/>
          <w:szCs w:val="22"/>
          <w:lang w:val="en-US"/>
        </w:rPr>
        <w:t xml:space="preserve">likely </w:t>
      </w:r>
      <w:r w:rsidR="00AF4B25" w:rsidRPr="00AF32CB">
        <w:rPr>
          <w:rFonts w:cstheme="minorHAnsi"/>
          <w:bCs/>
          <w:sz w:val="22"/>
          <w:szCs w:val="22"/>
        </w:rPr>
        <w:t xml:space="preserve">drives the </w:t>
      </w:r>
      <w:r w:rsidR="001B3776" w:rsidRPr="00AF32CB">
        <w:rPr>
          <w:rFonts w:cstheme="minorHAnsi"/>
          <w:bCs/>
          <w:sz w:val="22"/>
          <w:szCs w:val="22"/>
        </w:rPr>
        <w:t xml:space="preserve">corresponding </w:t>
      </w:r>
      <w:r w:rsidR="00AF4B25" w:rsidRPr="00AF32CB">
        <w:rPr>
          <w:rFonts w:cstheme="minorHAnsi"/>
          <w:bCs/>
          <w:sz w:val="22"/>
          <w:szCs w:val="22"/>
        </w:rPr>
        <w:t xml:space="preserve">increase in </w:t>
      </w:r>
      <w:r w:rsidR="001F2BB0" w:rsidRPr="00AF32CB">
        <w:rPr>
          <w:rFonts w:cstheme="minorHAnsi"/>
          <w:bCs/>
          <w:sz w:val="22"/>
          <w:szCs w:val="22"/>
        </w:rPr>
        <w:t xml:space="preserve">their </w:t>
      </w:r>
      <w:r w:rsidR="00AF4B25" w:rsidRPr="00AF32CB">
        <w:rPr>
          <w:rFonts w:cstheme="minorHAnsi"/>
          <w:bCs/>
          <w:sz w:val="22"/>
          <w:szCs w:val="22"/>
        </w:rPr>
        <w:t xml:space="preserve">mean body </w:t>
      </w:r>
      <w:r w:rsidR="00AF4B25" w:rsidRPr="00984AA3">
        <w:rPr>
          <w:rFonts w:cstheme="minorHAnsi"/>
          <w:bCs/>
          <w:sz w:val="22"/>
          <w:szCs w:val="22"/>
        </w:rPr>
        <w:t>weight</w:t>
      </w:r>
      <w:r w:rsidR="001F2BB0" w:rsidRPr="00984AA3">
        <w:rPr>
          <w:rFonts w:cstheme="minorHAnsi"/>
          <w:bCs/>
          <w:sz w:val="22"/>
          <w:szCs w:val="22"/>
        </w:rPr>
        <w:t xml:space="preserve"> (Fig. 3)</w:t>
      </w:r>
      <w:r w:rsidR="00AF4B25" w:rsidRPr="00984AA3">
        <w:rPr>
          <w:rFonts w:cstheme="minorHAnsi"/>
          <w:bCs/>
          <w:sz w:val="22"/>
          <w:szCs w:val="22"/>
        </w:rPr>
        <w:t xml:space="preserve">. </w:t>
      </w:r>
      <w:r w:rsidR="008453BA" w:rsidRPr="00984AA3">
        <w:rPr>
          <w:rFonts w:cstheme="minorHAnsi"/>
          <w:bCs/>
          <w:sz w:val="22"/>
          <w:szCs w:val="22"/>
          <w:lang w:val="en-US"/>
        </w:rPr>
        <w:t xml:space="preserve">This could be an effect of the projections </w:t>
      </w:r>
      <w:r w:rsidR="003D5C29" w:rsidRPr="00984AA3">
        <w:rPr>
          <w:rFonts w:cstheme="minorHAnsi"/>
          <w:bCs/>
          <w:sz w:val="22"/>
          <w:szCs w:val="22"/>
          <w:lang w:val="en-US"/>
        </w:rPr>
        <w:t xml:space="preserve">using lower fishing mortalities than observed in the calibration window, as fishing removes the largest individuals disproportionally. </w:t>
      </w:r>
      <w:r w:rsidR="00AF4B25" w:rsidRPr="00984AA3">
        <w:rPr>
          <w:rFonts w:cstheme="minorHAnsi"/>
          <w:bCs/>
          <w:sz w:val="22"/>
          <w:szCs w:val="22"/>
        </w:rPr>
        <w:t>By contras</w:t>
      </w:r>
      <w:r w:rsidR="00AF4B25" w:rsidRPr="00AF32CB">
        <w:rPr>
          <w:rFonts w:cstheme="minorHAnsi"/>
          <w:bCs/>
          <w:sz w:val="22"/>
          <w:szCs w:val="22"/>
        </w:rPr>
        <w:t xml:space="preserve">t, </w:t>
      </w:r>
      <w:r w:rsidR="00504128" w:rsidRPr="00AF32CB">
        <w:rPr>
          <w:rFonts w:cstheme="minorHAnsi"/>
          <w:bCs/>
          <w:sz w:val="22"/>
          <w:szCs w:val="22"/>
        </w:rPr>
        <w:t xml:space="preserve">the abundance of </w:t>
      </w:r>
      <w:r w:rsidR="00AF4B25" w:rsidRPr="00AF32CB">
        <w:rPr>
          <w:rFonts w:cstheme="minorHAnsi"/>
          <w:bCs/>
          <w:sz w:val="22"/>
          <w:szCs w:val="22"/>
        </w:rPr>
        <w:t xml:space="preserve">sprat and herring </w:t>
      </w:r>
      <w:r w:rsidR="00504128" w:rsidRPr="00AF32CB">
        <w:rPr>
          <w:rFonts w:cstheme="minorHAnsi"/>
          <w:bCs/>
          <w:sz w:val="22"/>
          <w:szCs w:val="22"/>
        </w:rPr>
        <w:t>individuals above</w:t>
      </w:r>
      <w:r w:rsidR="00AF4B25" w:rsidRPr="00AF32CB">
        <w:rPr>
          <w:rFonts w:cstheme="minorHAnsi"/>
          <w:bCs/>
          <w:sz w:val="22"/>
          <w:szCs w:val="22"/>
        </w:rPr>
        <w:t xml:space="preserve"> maturation size </w:t>
      </w:r>
      <w:r w:rsidR="00504128" w:rsidRPr="00AF32CB">
        <w:rPr>
          <w:rFonts w:cstheme="minorHAnsi"/>
          <w:bCs/>
          <w:sz w:val="22"/>
          <w:szCs w:val="22"/>
        </w:rPr>
        <w:t>only increase with warming if the background resources are independent of temperature</w:t>
      </w:r>
      <w:r w:rsidR="00AF4B25" w:rsidRPr="00AF32CB">
        <w:rPr>
          <w:rFonts w:cstheme="minorHAnsi"/>
          <w:bCs/>
          <w:sz w:val="22"/>
          <w:szCs w:val="22"/>
        </w:rPr>
        <w:t xml:space="preserve"> (Fig. </w:t>
      </w:r>
      <w:r w:rsidR="00F726E3" w:rsidRPr="007D4E72">
        <w:rPr>
          <w:rFonts w:cstheme="minorHAnsi"/>
          <w:bCs/>
          <w:sz w:val="22"/>
          <w:szCs w:val="22"/>
          <w:lang w:val="en-US"/>
        </w:rPr>
        <w:t>3</w:t>
      </w:r>
      <w:r w:rsidR="00AF4B25" w:rsidRPr="00AF32CB">
        <w:rPr>
          <w:rFonts w:cstheme="minorHAnsi"/>
          <w:bCs/>
          <w:sz w:val="22"/>
          <w:szCs w:val="22"/>
        </w:rPr>
        <w:t xml:space="preserve">). </w:t>
      </w:r>
    </w:p>
    <w:p w14:paraId="22F727FE" w14:textId="6D43B04C" w:rsidR="009D0F06" w:rsidRPr="00AF32CB" w:rsidRDefault="00AF4B25" w:rsidP="00AF4B25">
      <w:pPr>
        <w:spacing w:line="480" w:lineRule="auto"/>
        <w:ind w:firstLine="360"/>
        <w:contextualSpacing/>
        <w:jc w:val="both"/>
        <w:rPr>
          <w:rFonts w:cstheme="minorHAnsi"/>
          <w:bCs/>
          <w:sz w:val="22"/>
          <w:szCs w:val="22"/>
        </w:rPr>
      </w:pPr>
      <w:r w:rsidRPr="00F726E3">
        <w:rPr>
          <w:rFonts w:cstheme="minorHAnsi"/>
          <w:bCs/>
          <w:sz w:val="22"/>
          <w:szCs w:val="22"/>
        </w:rPr>
        <w:t>Fishing removes the largest fish in the populations, but this can be counteracted by the changes in growth rates and size-</w:t>
      </w:r>
      <w:r w:rsidR="00373362" w:rsidRPr="00FC3F77">
        <w:rPr>
          <w:rFonts w:cstheme="minorHAnsi"/>
          <w:bCs/>
          <w:sz w:val="22"/>
          <w:szCs w:val="22"/>
          <w:lang w:val="en-US"/>
        </w:rPr>
        <w:t xml:space="preserve">at-age </w:t>
      </w:r>
      <w:r w:rsidR="00FC3F77">
        <w:rPr>
          <w:rFonts w:cstheme="minorHAnsi"/>
          <w:bCs/>
          <w:sz w:val="22"/>
          <w:szCs w:val="22"/>
          <w:lang w:val="en-US"/>
        </w:rPr>
        <w:t xml:space="preserve">due to </w:t>
      </w:r>
      <w:r w:rsidRPr="00F726E3">
        <w:rPr>
          <w:rFonts w:cstheme="minorHAnsi"/>
          <w:bCs/>
          <w:sz w:val="22"/>
          <w:szCs w:val="22"/>
        </w:rPr>
        <w:t xml:space="preserve">physiology </w:t>
      </w:r>
      <w:r w:rsidR="00FC3F77" w:rsidRPr="00FC3F77">
        <w:rPr>
          <w:rFonts w:cstheme="minorHAnsi"/>
          <w:bCs/>
          <w:sz w:val="22"/>
          <w:szCs w:val="22"/>
          <w:lang w:val="en-US"/>
        </w:rPr>
        <w:t>p</w:t>
      </w:r>
      <w:r w:rsidR="00FC3F77">
        <w:rPr>
          <w:rFonts w:cstheme="minorHAnsi"/>
          <w:bCs/>
          <w:sz w:val="22"/>
          <w:szCs w:val="22"/>
          <w:lang w:val="en-US"/>
        </w:rPr>
        <w:t>hysiological temperature dependence</w:t>
      </w:r>
      <w:r w:rsidR="003B6677">
        <w:rPr>
          <w:rFonts w:cstheme="minorHAnsi"/>
          <w:bCs/>
          <w:sz w:val="22"/>
          <w:szCs w:val="22"/>
          <w:lang w:val="en-US"/>
        </w:rPr>
        <w:t xml:space="preserve"> </w:t>
      </w:r>
      <w:r w:rsidRPr="00F726E3">
        <w:rPr>
          <w:rFonts w:cstheme="minorHAnsi"/>
          <w:bCs/>
          <w:sz w:val="22"/>
          <w:szCs w:val="22"/>
        </w:rPr>
        <w:t>(Fig. S1</w:t>
      </w:r>
      <w:r w:rsidR="00F726E3" w:rsidRPr="00FC3F77">
        <w:rPr>
          <w:rFonts w:cstheme="minorHAnsi"/>
          <w:bCs/>
          <w:sz w:val="22"/>
          <w:szCs w:val="22"/>
          <w:lang w:val="en-US"/>
        </w:rPr>
        <w:t>5</w:t>
      </w:r>
      <w:r w:rsidRPr="00F726E3">
        <w:rPr>
          <w:rFonts w:cstheme="minorHAnsi"/>
          <w:bCs/>
          <w:sz w:val="22"/>
          <w:szCs w:val="22"/>
        </w:rPr>
        <w:t>).</w:t>
      </w:r>
      <w:r w:rsidR="0089244D" w:rsidRPr="00F726E3">
        <w:rPr>
          <w:rFonts w:cstheme="minorHAnsi"/>
          <w:bCs/>
          <w:sz w:val="22"/>
          <w:szCs w:val="22"/>
        </w:rPr>
        <w:t xml:space="preserve"> </w:t>
      </w:r>
      <w:r w:rsidR="003B6677" w:rsidRPr="003B6677">
        <w:rPr>
          <w:rFonts w:cstheme="minorHAnsi"/>
          <w:bCs/>
          <w:sz w:val="22"/>
          <w:szCs w:val="22"/>
          <w:lang w:val="en-US"/>
        </w:rPr>
        <w:t xml:space="preserve">I.e., </w:t>
      </w:r>
      <w:r w:rsidR="003B6677">
        <w:rPr>
          <w:rFonts w:cstheme="minorHAnsi"/>
          <w:bCs/>
          <w:sz w:val="22"/>
          <w:szCs w:val="22"/>
          <w:lang w:val="en-US"/>
        </w:rPr>
        <w:t xml:space="preserve">increased growth rates can lead to higher abundance of large fish when </w:t>
      </w:r>
      <w:r w:rsidR="00AE7CD2">
        <w:rPr>
          <w:rFonts w:cstheme="minorHAnsi"/>
          <w:bCs/>
          <w:sz w:val="22"/>
          <w:szCs w:val="22"/>
          <w:lang w:val="en-US"/>
        </w:rPr>
        <w:t xml:space="preserve">fishing </w:t>
      </w:r>
      <w:r w:rsidR="003B6677">
        <w:rPr>
          <w:rFonts w:cstheme="minorHAnsi"/>
          <w:bCs/>
          <w:sz w:val="22"/>
          <w:szCs w:val="22"/>
          <w:lang w:val="en-US"/>
        </w:rPr>
        <w:t xml:space="preserve">mortality is higher. </w:t>
      </w:r>
      <w:r w:rsidR="009556D0">
        <w:rPr>
          <w:rFonts w:cstheme="minorHAnsi"/>
          <w:bCs/>
          <w:sz w:val="22"/>
          <w:szCs w:val="22"/>
          <w:lang w:val="en-US"/>
        </w:rPr>
        <w:t>F</w:t>
      </w:r>
      <w:r w:rsidRPr="00F726E3">
        <w:rPr>
          <w:rFonts w:cstheme="minorHAnsi"/>
          <w:bCs/>
          <w:sz w:val="22"/>
          <w:szCs w:val="22"/>
        </w:rPr>
        <w:t xml:space="preserve">isheries </w:t>
      </w:r>
      <w:r w:rsidRPr="00AF32CB">
        <w:rPr>
          <w:rFonts w:cstheme="minorHAnsi"/>
          <w:bCs/>
          <w:sz w:val="22"/>
          <w:szCs w:val="22"/>
        </w:rPr>
        <w:t>yield increase</w:t>
      </w:r>
      <w:r w:rsidR="00702530" w:rsidRPr="00AF32CB">
        <w:rPr>
          <w:rFonts w:cstheme="minorHAnsi"/>
          <w:bCs/>
          <w:sz w:val="22"/>
          <w:szCs w:val="22"/>
        </w:rPr>
        <w:t>s</w:t>
      </w:r>
      <w:r w:rsidRPr="00AF32CB">
        <w:rPr>
          <w:rFonts w:cstheme="minorHAnsi"/>
          <w:bCs/>
          <w:sz w:val="22"/>
          <w:szCs w:val="22"/>
        </w:rPr>
        <w:t xml:space="preserve"> with </w:t>
      </w:r>
      <w:r w:rsidR="008F5245" w:rsidRPr="00AF32CB">
        <w:rPr>
          <w:rFonts w:cstheme="minorHAnsi"/>
          <w:bCs/>
          <w:sz w:val="22"/>
          <w:szCs w:val="22"/>
        </w:rPr>
        <w:t xml:space="preserve">the projected </w:t>
      </w:r>
      <w:r w:rsidRPr="00AF32CB">
        <w:rPr>
          <w:rFonts w:cstheme="minorHAnsi"/>
          <w:bCs/>
          <w:sz w:val="22"/>
          <w:szCs w:val="22"/>
        </w:rPr>
        <w:t xml:space="preserve">warming </w:t>
      </w:r>
      <w:r w:rsidR="00361B9E" w:rsidRPr="00361B9E">
        <w:rPr>
          <w:rFonts w:cstheme="minorHAnsi"/>
          <w:bCs/>
          <w:sz w:val="22"/>
          <w:szCs w:val="22"/>
          <w:lang w:val="en-US"/>
        </w:rPr>
        <w:t xml:space="preserve">only </w:t>
      </w:r>
      <w:r w:rsidRPr="00AF32CB">
        <w:rPr>
          <w:rFonts w:cstheme="minorHAnsi"/>
          <w:bCs/>
          <w:sz w:val="22"/>
          <w:szCs w:val="22"/>
        </w:rPr>
        <w:t xml:space="preserve">for </w:t>
      </w:r>
      <w:r w:rsidR="005E6DFE" w:rsidRPr="00AF32CB">
        <w:rPr>
          <w:rFonts w:cstheme="minorHAnsi"/>
          <w:bCs/>
          <w:sz w:val="22"/>
          <w:szCs w:val="22"/>
        </w:rPr>
        <w:t>cod</w:t>
      </w:r>
      <w:r w:rsidR="00111163" w:rsidRPr="00AF32CB">
        <w:rPr>
          <w:rFonts w:cstheme="minorHAnsi"/>
          <w:bCs/>
          <w:sz w:val="22"/>
          <w:szCs w:val="22"/>
        </w:rPr>
        <w:t xml:space="preserve"> </w:t>
      </w:r>
      <w:r w:rsidR="0008412C">
        <w:rPr>
          <w:rFonts w:cstheme="minorHAnsi"/>
          <w:bCs/>
          <w:sz w:val="22"/>
          <w:szCs w:val="22"/>
          <w:lang w:val="en-US"/>
        </w:rPr>
        <w:t xml:space="preserve">when </w:t>
      </w:r>
      <w:r w:rsidRPr="00AF32CB">
        <w:rPr>
          <w:rFonts w:cstheme="minorHAnsi"/>
          <w:bCs/>
          <w:sz w:val="22"/>
          <w:szCs w:val="22"/>
        </w:rPr>
        <w:t>temperature</w:t>
      </w:r>
      <w:r w:rsidR="008F4D68" w:rsidRPr="00786BD5">
        <w:rPr>
          <w:rFonts w:cstheme="minorHAnsi"/>
          <w:bCs/>
          <w:sz w:val="22"/>
          <w:szCs w:val="22"/>
          <w:lang w:val="en-US"/>
        </w:rPr>
        <w:t xml:space="preserve"> only</w:t>
      </w:r>
      <w:r w:rsidRPr="00AF32CB">
        <w:rPr>
          <w:rFonts w:cstheme="minorHAnsi"/>
          <w:bCs/>
          <w:sz w:val="22"/>
          <w:szCs w:val="22"/>
        </w:rPr>
        <w:t xml:space="preserve"> affects physiological rates (Fig. </w:t>
      </w:r>
      <w:r w:rsidR="00984AA3" w:rsidRPr="009556D0">
        <w:rPr>
          <w:rFonts w:cstheme="minorHAnsi"/>
          <w:bCs/>
          <w:sz w:val="22"/>
          <w:szCs w:val="22"/>
          <w:lang w:val="en-US"/>
        </w:rPr>
        <w:t>4</w:t>
      </w:r>
      <w:r w:rsidRPr="00AF32CB">
        <w:rPr>
          <w:rFonts w:cstheme="minorHAnsi"/>
          <w:bCs/>
          <w:sz w:val="22"/>
          <w:szCs w:val="22"/>
        </w:rPr>
        <w:t>)</w:t>
      </w:r>
      <w:r w:rsidR="00702530" w:rsidRPr="00AF32CB">
        <w:rPr>
          <w:rFonts w:cstheme="minorHAnsi"/>
          <w:bCs/>
          <w:sz w:val="22"/>
          <w:szCs w:val="22"/>
        </w:rPr>
        <w:t xml:space="preserve">. For sprat and herring, and for cod </w:t>
      </w:r>
      <w:r w:rsidR="00D96855" w:rsidRPr="00AF32CB">
        <w:rPr>
          <w:rFonts w:cstheme="minorHAnsi"/>
          <w:bCs/>
          <w:sz w:val="22"/>
          <w:szCs w:val="22"/>
        </w:rPr>
        <w:t>in all other scenarios</w:t>
      </w:r>
      <w:r w:rsidR="00702530" w:rsidRPr="00AF32CB">
        <w:rPr>
          <w:rFonts w:cstheme="minorHAnsi"/>
          <w:bCs/>
          <w:sz w:val="22"/>
          <w:szCs w:val="22"/>
        </w:rPr>
        <w:t>,</w:t>
      </w:r>
      <w:r w:rsidR="00D96855" w:rsidRPr="00AF32CB">
        <w:rPr>
          <w:rFonts w:cstheme="minorHAnsi"/>
          <w:bCs/>
          <w:sz w:val="22"/>
          <w:szCs w:val="22"/>
        </w:rPr>
        <w:t xml:space="preserve"> yields decline</w:t>
      </w:r>
      <w:r w:rsidR="00702530" w:rsidRPr="00AF32CB">
        <w:rPr>
          <w:rFonts w:cstheme="minorHAnsi"/>
          <w:bCs/>
          <w:sz w:val="22"/>
          <w:szCs w:val="22"/>
        </w:rPr>
        <w:t>,</w:t>
      </w:r>
      <w:r w:rsidR="00D96855" w:rsidRPr="00AF32CB">
        <w:rPr>
          <w:rFonts w:cstheme="minorHAnsi"/>
          <w:bCs/>
          <w:sz w:val="22"/>
          <w:szCs w:val="22"/>
        </w:rPr>
        <w:t xml:space="preserve"> or are </w:t>
      </w:r>
      <w:r w:rsidR="00702530" w:rsidRPr="00AF32CB">
        <w:rPr>
          <w:rFonts w:cstheme="minorHAnsi"/>
          <w:bCs/>
          <w:sz w:val="22"/>
          <w:szCs w:val="22"/>
        </w:rPr>
        <w:t xml:space="preserve">more or less </w:t>
      </w:r>
      <w:r w:rsidR="00D96855" w:rsidRPr="00AF32CB">
        <w:rPr>
          <w:rFonts w:cstheme="minorHAnsi"/>
          <w:bCs/>
          <w:sz w:val="22"/>
          <w:szCs w:val="22"/>
        </w:rPr>
        <w:t xml:space="preserve">unaffected </w:t>
      </w:r>
      <w:r w:rsidR="00A46E68" w:rsidRPr="00AF32CB">
        <w:rPr>
          <w:rFonts w:cstheme="minorHAnsi"/>
          <w:bCs/>
          <w:sz w:val="22"/>
          <w:szCs w:val="22"/>
        </w:rPr>
        <w:t>by warming</w:t>
      </w:r>
      <w:r w:rsidR="00702530" w:rsidRPr="00AF32CB">
        <w:rPr>
          <w:rFonts w:cstheme="minorHAnsi"/>
          <w:bCs/>
          <w:sz w:val="22"/>
          <w:szCs w:val="22"/>
        </w:rPr>
        <w:t xml:space="preserve"> (Fig. </w:t>
      </w:r>
      <w:r w:rsidR="00786BD5" w:rsidRPr="00786BD5">
        <w:rPr>
          <w:rFonts w:cstheme="minorHAnsi"/>
          <w:bCs/>
          <w:sz w:val="22"/>
          <w:szCs w:val="22"/>
          <w:lang w:val="en-US"/>
        </w:rPr>
        <w:t>4</w:t>
      </w:r>
      <w:r w:rsidR="00702530" w:rsidRPr="00AF32CB">
        <w:rPr>
          <w:rFonts w:cstheme="minorHAnsi"/>
          <w:bCs/>
          <w:sz w:val="22"/>
          <w:szCs w:val="22"/>
        </w:rPr>
        <w:t>)</w:t>
      </w:r>
      <w:r w:rsidRPr="00AF32CB">
        <w:rPr>
          <w:rFonts w:cstheme="minorHAnsi"/>
          <w:bCs/>
          <w:sz w:val="22"/>
          <w:szCs w:val="22"/>
        </w:rPr>
        <w:t xml:space="preserve">. This is likely driven by </w:t>
      </w:r>
      <w:r w:rsidR="00461B49" w:rsidRPr="00AF32CB">
        <w:rPr>
          <w:rFonts w:cstheme="minorHAnsi"/>
          <w:bCs/>
          <w:sz w:val="22"/>
          <w:szCs w:val="22"/>
        </w:rPr>
        <w:t>the</w:t>
      </w:r>
      <w:r w:rsidR="00702530" w:rsidRPr="00AF32CB">
        <w:rPr>
          <w:rFonts w:cstheme="minorHAnsi"/>
          <w:bCs/>
          <w:sz w:val="22"/>
          <w:szCs w:val="22"/>
        </w:rPr>
        <w:t xml:space="preserve"> warming-induced</w:t>
      </w:r>
      <w:r w:rsidR="00461B49" w:rsidRPr="00AF32CB">
        <w:rPr>
          <w:rFonts w:cstheme="minorHAnsi"/>
          <w:bCs/>
          <w:sz w:val="22"/>
          <w:szCs w:val="22"/>
        </w:rPr>
        <w:t xml:space="preserve"> </w:t>
      </w:r>
      <w:r w:rsidRPr="00AF32CB">
        <w:rPr>
          <w:rFonts w:cstheme="minorHAnsi"/>
          <w:bCs/>
          <w:sz w:val="22"/>
          <w:szCs w:val="22"/>
        </w:rPr>
        <w:t xml:space="preserve">decline </w:t>
      </w:r>
      <w:r w:rsidRPr="00AF32CB">
        <w:rPr>
          <w:rFonts w:cstheme="minorHAnsi"/>
          <w:bCs/>
          <w:sz w:val="22"/>
          <w:szCs w:val="22"/>
        </w:rPr>
        <w:lastRenderedPageBreak/>
        <w:t>in abundance of most size-classes above maturation size</w:t>
      </w:r>
      <w:r w:rsidR="00702530" w:rsidRPr="00AF32CB">
        <w:rPr>
          <w:rFonts w:cstheme="minorHAnsi"/>
          <w:bCs/>
          <w:sz w:val="22"/>
          <w:szCs w:val="22"/>
        </w:rPr>
        <w:t xml:space="preserve"> (Fig. </w:t>
      </w:r>
      <w:r w:rsidR="00786BD5" w:rsidRPr="00786BD5">
        <w:rPr>
          <w:rFonts w:cstheme="minorHAnsi"/>
          <w:bCs/>
          <w:sz w:val="22"/>
          <w:szCs w:val="22"/>
          <w:lang w:val="en-US"/>
        </w:rPr>
        <w:t>3</w:t>
      </w:r>
      <w:r w:rsidR="00702530" w:rsidRPr="00AF32CB">
        <w:rPr>
          <w:rFonts w:cstheme="minorHAnsi"/>
          <w:bCs/>
          <w:sz w:val="22"/>
          <w:szCs w:val="22"/>
        </w:rPr>
        <w:t>),</w:t>
      </w:r>
      <w:r w:rsidRPr="00AF32CB">
        <w:rPr>
          <w:rFonts w:cstheme="minorHAnsi"/>
          <w:bCs/>
          <w:sz w:val="22"/>
          <w:szCs w:val="22"/>
        </w:rPr>
        <w:t xml:space="preserve"> which is the minimum size targeted by the fishery</w:t>
      </w:r>
      <w:r w:rsidR="0073549D" w:rsidRPr="00AF32CB">
        <w:rPr>
          <w:rFonts w:cstheme="minorHAnsi"/>
          <w:bCs/>
          <w:sz w:val="22"/>
          <w:szCs w:val="22"/>
        </w:rPr>
        <w:t>. W</w:t>
      </w:r>
      <w:r w:rsidRPr="00AF32CB">
        <w:rPr>
          <w:rFonts w:cstheme="minorHAnsi"/>
          <w:bCs/>
          <w:sz w:val="22"/>
          <w:szCs w:val="22"/>
        </w:rPr>
        <w:t>hile the largest fish can in some cases increase</w:t>
      </w:r>
      <w:r w:rsidR="00662E41" w:rsidRPr="00AF32CB">
        <w:rPr>
          <w:rFonts w:cstheme="minorHAnsi"/>
          <w:bCs/>
          <w:sz w:val="22"/>
          <w:szCs w:val="22"/>
        </w:rPr>
        <w:t xml:space="preserve"> in abundance</w:t>
      </w:r>
      <w:r w:rsidRPr="00AF32CB">
        <w:rPr>
          <w:rFonts w:cstheme="minorHAnsi"/>
          <w:bCs/>
          <w:sz w:val="22"/>
          <w:szCs w:val="22"/>
        </w:rPr>
        <w:t>, especially for cod, they are also rare</w:t>
      </w:r>
      <w:r w:rsidR="000A0DB4" w:rsidRPr="00AF32CB">
        <w:rPr>
          <w:rFonts w:cstheme="minorHAnsi"/>
          <w:bCs/>
          <w:sz w:val="22"/>
          <w:szCs w:val="22"/>
        </w:rPr>
        <w:t>r</w:t>
      </w:r>
      <w:r w:rsidRPr="00AF32CB">
        <w:rPr>
          <w:rFonts w:cstheme="minorHAnsi"/>
          <w:bCs/>
          <w:sz w:val="22"/>
          <w:szCs w:val="22"/>
        </w:rPr>
        <w:t xml:space="preserve"> in the population and </w:t>
      </w:r>
      <w:r w:rsidR="00F647B5" w:rsidRPr="00AF32CB">
        <w:rPr>
          <w:rFonts w:cstheme="minorHAnsi"/>
          <w:bCs/>
          <w:sz w:val="22"/>
          <w:szCs w:val="22"/>
        </w:rPr>
        <w:t xml:space="preserve">hence </w:t>
      </w:r>
      <w:r w:rsidR="00CF2A97" w:rsidRPr="00AF32CB">
        <w:rPr>
          <w:rFonts w:cstheme="minorHAnsi"/>
          <w:bCs/>
          <w:sz w:val="22"/>
          <w:szCs w:val="22"/>
        </w:rPr>
        <w:t xml:space="preserve">this does </w:t>
      </w:r>
      <w:r w:rsidRPr="00AF32CB">
        <w:rPr>
          <w:rFonts w:cstheme="minorHAnsi"/>
          <w:bCs/>
          <w:sz w:val="22"/>
          <w:szCs w:val="22"/>
        </w:rPr>
        <w:t xml:space="preserve">not counteract the decline in </w:t>
      </w:r>
      <w:commentRangeStart w:id="88"/>
      <w:commentRangeStart w:id="89"/>
      <w:r w:rsidRPr="00AF32CB">
        <w:rPr>
          <w:rFonts w:cstheme="minorHAnsi"/>
          <w:bCs/>
          <w:sz w:val="22"/>
          <w:szCs w:val="22"/>
        </w:rPr>
        <w:t xml:space="preserve">fish </w:t>
      </w:r>
      <w:r w:rsidR="00DE169C" w:rsidRPr="00AF32CB">
        <w:rPr>
          <w:rFonts w:cstheme="minorHAnsi"/>
          <w:bCs/>
          <w:sz w:val="22"/>
          <w:szCs w:val="22"/>
        </w:rPr>
        <w:t xml:space="preserve">that constitute the main catches </w:t>
      </w:r>
      <w:r w:rsidRPr="00AF32CB">
        <w:rPr>
          <w:rFonts w:cstheme="minorHAnsi"/>
          <w:bCs/>
          <w:sz w:val="22"/>
          <w:szCs w:val="22"/>
        </w:rPr>
        <w:t>(Fig. 4).</w:t>
      </w:r>
      <w:commentRangeEnd w:id="88"/>
      <w:r w:rsidR="00702530" w:rsidRPr="00AF32CB">
        <w:rPr>
          <w:rStyle w:val="CommentReference"/>
          <w:sz w:val="22"/>
          <w:szCs w:val="22"/>
        </w:rPr>
        <w:commentReference w:id="88"/>
      </w:r>
      <w:commentRangeEnd w:id="89"/>
      <w:r w:rsidR="00206E44" w:rsidRPr="00AF32CB">
        <w:rPr>
          <w:rStyle w:val="CommentReference"/>
          <w:sz w:val="22"/>
          <w:szCs w:val="22"/>
        </w:rPr>
        <w:commentReference w:id="89"/>
      </w:r>
      <w:r w:rsidRPr="00AF32CB">
        <w:rPr>
          <w:rFonts w:cstheme="minorHAnsi"/>
          <w:bCs/>
          <w:sz w:val="22"/>
          <w:szCs w:val="22"/>
        </w:rPr>
        <w:t xml:space="preserve"> </w:t>
      </w:r>
    </w:p>
    <w:p w14:paraId="18B2DDEE" w14:textId="6F548DB8" w:rsidR="00AF4B25" w:rsidRDefault="009D0F06" w:rsidP="00AF4B25">
      <w:pPr>
        <w:spacing w:line="480" w:lineRule="auto"/>
        <w:ind w:firstLine="360"/>
        <w:jc w:val="both"/>
        <w:rPr>
          <w:rFonts w:cstheme="minorHAnsi"/>
          <w:bCs/>
          <w:sz w:val="22"/>
          <w:szCs w:val="22"/>
        </w:rPr>
      </w:pPr>
      <w:r w:rsidRPr="00AF32CB">
        <w:rPr>
          <w:rFonts w:cstheme="minorHAnsi"/>
          <w:bCs/>
          <w:sz w:val="22"/>
          <w:szCs w:val="22"/>
        </w:rPr>
        <w:t>Warming</w:t>
      </w:r>
      <w:r w:rsidR="001D6DF1" w:rsidRPr="001D6DF1">
        <w:rPr>
          <w:rFonts w:cstheme="minorHAnsi"/>
          <w:bCs/>
          <w:sz w:val="22"/>
          <w:szCs w:val="22"/>
          <w:lang w:val="en-US"/>
        </w:rPr>
        <w:t xml:space="preserve"> </w:t>
      </w:r>
      <w:r w:rsidR="00AF4B25" w:rsidRPr="00AF32CB">
        <w:rPr>
          <w:rFonts w:cstheme="minorHAnsi"/>
          <w:bCs/>
          <w:sz w:val="22"/>
          <w:szCs w:val="22"/>
        </w:rPr>
        <w:t>also influences the fishing effort leading to maximum sustainable yield (FMSY) and the corresponding spawning stock biomass (SSB)</w:t>
      </w:r>
      <w:r w:rsidR="00435DA0" w:rsidRPr="00AF32CB">
        <w:rPr>
          <w:rFonts w:cstheme="minorHAnsi"/>
          <w:bCs/>
          <w:sz w:val="22"/>
          <w:szCs w:val="22"/>
        </w:rPr>
        <w:t xml:space="preserve"> (Fig. </w:t>
      </w:r>
      <w:r w:rsidR="0015192C" w:rsidRPr="006B599D">
        <w:rPr>
          <w:rFonts w:cstheme="minorHAnsi"/>
          <w:bCs/>
          <w:sz w:val="22"/>
          <w:szCs w:val="22"/>
          <w:lang w:val="en-US"/>
        </w:rPr>
        <w:t>5</w:t>
      </w:r>
      <w:r w:rsidR="00435DA0" w:rsidRPr="00AF32CB">
        <w:rPr>
          <w:rFonts w:cstheme="minorHAnsi"/>
          <w:bCs/>
          <w:sz w:val="22"/>
          <w:szCs w:val="22"/>
        </w:rPr>
        <w:t>)</w:t>
      </w:r>
      <w:r w:rsidR="00AF4B25" w:rsidRPr="00AF32CB">
        <w:rPr>
          <w:rFonts w:cstheme="minorHAnsi"/>
          <w:bCs/>
          <w:sz w:val="22"/>
          <w:szCs w:val="22"/>
        </w:rPr>
        <w:t>.</w:t>
      </w:r>
      <w:r w:rsidR="001D6DF1" w:rsidRPr="001D6DF1">
        <w:rPr>
          <w:rFonts w:cstheme="minorHAnsi"/>
          <w:bCs/>
          <w:sz w:val="22"/>
          <w:szCs w:val="22"/>
          <w:lang w:val="en-US"/>
        </w:rPr>
        <w:t xml:space="preserve"> </w:t>
      </w:r>
      <w:r w:rsidR="001D6DF1">
        <w:rPr>
          <w:rFonts w:cstheme="minorHAnsi"/>
          <w:bCs/>
          <w:sz w:val="22"/>
          <w:szCs w:val="22"/>
          <w:lang w:val="en-US"/>
        </w:rPr>
        <w:t xml:space="preserve">Based on </w:t>
      </w:r>
      <w:r w:rsidR="00EB3432" w:rsidRPr="00AF32CB">
        <w:rPr>
          <w:rFonts w:cstheme="minorHAnsi"/>
          <w:bCs/>
          <w:sz w:val="22"/>
          <w:szCs w:val="22"/>
        </w:rPr>
        <w:t xml:space="preserve">non-time varying </w:t>
      </w:r>
      <w:r w:rsidR="00474414" w:rsidRPr="00AF32CB">
        <w:rPr>
          <w:rFonts w:cstheme="minorHAnsi"/>
          <w:bCs/>
          <w:sz w:val="22"/>
          <w:szCs w:val="22"/>
        </w:rPr>
        <w:t>simulation</w:t>
      </w:r>
      <w:r w:rsidR="001D6DF1" w:rsidRPr="001D6DF1">
        <w:rPr>
          <w:rFonts w:cstheme="minorHAnsi"/>
          <w:bCs/>
          <w:sz w:val="22"/>
          <w:szCs w:val="22"/>
          <w:lang w:val="en-US"/>
        </w:rPr>
        <w:t>s</w:t>
      </w:r>
      <w:r w:rsidR="006B599D">
        <w:rPr>
          <w:rFonts w:cstheme="minorHAnsi"/>
          <w:bCs/>
          <w:sz w:val="22"/>
          <w:szCs w:val="22"/>
          <w:lang w:val="en-US"/>
        </w:rPr>
        <w:t xml:space="preserve"> (constant F and temperature until </w:t>
      </w:r>
      <w:r w:rsidR="00A62688">
        <w:rPr>
          <w:rFonts w:cstheme="minorHAnsi"/>
          <w:bCs/>
          <w:sz w:val="22"/>
          <w:szCs w:val="22"/>
          <w:lang w:val="en-US"/>
        </w:rPr>
        <w:t>steady state</w:t>
      </w:r>
      <w:r w:rsidR="006B599D">
        <w:rPr>
          <w:rFonts w:cstheme="minorHAnsi"/>
          <w:bCs/>
          <w:sz w:val="22"/>
          <w:szCs w:val="22"/>
          <w:lang w:val="en-US"/>
        </w:rPr>
        <w:t>)</w:t>
      </w:r>
      <w:r w:rsidR="00F158CD" w:rsidRPr="00AF32CB">
        <w:rPr>
          <w:rFonts w:cstheme="minorHAnsi"/>
          <w:bCs/>
          <w:sz w:val="22"/>
          <w:szCs w:val="22"/>
        </w:rPr>
        <w:t>, t</w:t>
      </w:r>
      <w:r w:rsidR="00AF4B25" w:rsidRPr="00AF32CB">
        <w:rPr>
          <w:rFonts w:cstheme="minorHAnsi"/>
          <w:bCs/>
          <w:sz w:val="22"/>
          <w:szCs w:val="22"/>
        </w:rPr>
        <w:t>he fishing effort corresponding to FMSY increases when the temperature is +2</w:t>
      </w:r>
      <m:oMath>
        <m:r>
          <w:rPr>
            <w:rFonts w:ascii="Cambria Math" w:hAnsi="Cambria Math" w:cstheme="minorHAnsi"/>
            <w:sz w:val="22"/>
            <w:szCs w:val="22"/>
          </w:rPr>
          <m:t>℃</m:t>
        </m:r>
      </m:oMath>
      <w:r w:rsidR="00AF4B25" w:rsidRPr="00AF32CB">
        <w:rPr>
          <w:rFonts w:cstheme="minorHAnsi"/>
          <w:bCs/>
          <w:sz w:val="22"/>
          <w:szCs w:val="22"/>
        </w:rPr>
        <w:t xml:space="preserve"> compared to the reference temperature</w:t>
      </w:r>
      <w:r w:rsidR="005E4AE8" w:rsidRPr="00AF32CB">
        <w:rPr>
          <w:rFonts w:cstheme="minorHAnsi"/>
          <w:bCs/>
          <w:sz w:val="22"/>
          <w:szCs w:val="22"/>
        </w:rPr>
        <w:t xml:space="preserve"> </w:t>
      </w:r>
      <w:r w:rsidR="00022BBA" w:rsidRPr="00022BBA">
        <w:rPr>
          <w:rFonts w:cstheme="minorHAnsi"/>
          <w:bCs/>
          <w:sz w:val="22"/>
          <w:szCs w:val="22"/>
          <w:lang w:val="en-US"/>
        </w:rPr>
        <w:t xml:space="preserve">for </w:t>
      </w:r>
      <w:r w:rsidR="00022BBA">
        <w:rPr>
          <w:rFonts w:cstheme="minorHAnsi"/>
          <w:bCs/>
          <w:sz w:val="22"/>
          <w:szCs w:val="22"/>
          <w:lang w:val="en-US"/>
        </w:rPr>
        <w:t xml:space="preserve">cod, and for sprat and herring (except </w:t>
      </w:r>
      <w:r w:rsidR="00A57CA2">
        <w:rPr>
          <w:rFonts w:cstheme="minorHAnsi"/>
          <w:bCs/>
          <w:sz w:val="22"/>
          <w:szCs w:val="22"/>
          <w:lang w:val="en-US"/>
        </w:rPr>
        <w:t xml:space="preserve">for when temperature only affects </w:t>
      </w:r>
      <w:r w:rsidR="00A8702A">
        <w:rPr>
          <w:rFonts w:cstheme="minorHAnsi"/>
          <w:bCs/>
          <w:sz w:val="22"/>
          <w:szCs w:val="22"/>
          <w:lang w:val="en-US"/>
        </w:rPr>
        <w:t>basal resources</w:t>
      </w:r>
      <w:r w:rsidR="00A57CA2">
        <w:rPr>
          <w:rFonts w:cstheme="minorHAnsi"/>
          <w:bCs/>
          <w:sz w:val="22"/>
          <w:szCs w:val="22"/>
          <w:lang w:val="en-US"/>
        </w:rPr>
        <w:t>)</w:t>
      </w:r>
      <w:r w:rsidR="00EB668C" w:rsidRPr="00EB668C">
        <w:rPr>
          <w:rFonts w:cstheme="minorHAnsi"/>
          <w:bCs/>
          <w:sz w:val="22"/>
          <w:szCs w:val="22"/>
          <w:lang w:val="en-US"/>
        </w:rPr>
        <w:t xml:space="preserve">. This is likely </w:t>
      </w:r>
      <w:r w:rsidR="00AF4B25" w:rsidRPr="00AF32CB">
        <w:rPr>
          <w:rFonts w:cstheme="minorHAnsi"/>
          <w:bCs/>
          <w:sz w:val="22"/>
          <w:szCs w:val="22"/>
        </w:rPr>
        <w:t>due to the enhanced growth rates (size-at-age)</w:t>
      </w:r>
      <w:r w:rsidR="00175981" w:rsidRPr="00175981">
        <w:rPr>
          <w:rFonts w:cstheme="minorHAnsi"/>
          <w:bCs/>
          <w:sz w:val="22"/>
          <w:szCs w:val="22"/>
          <w:lang w:val="en-US"/>
        </w:rPr>
        <w:t xml:space="preserve">, </w:t>
      </w:r>
      <w:r w:rsidR="00175981">
        <w:rPr>
          <w:rFonts w:cstheme="minorHAnsi"/>
          <w:bCs/>
          <w:sz w:val="22"/>
          <w:szCs w:val="22"/>
          <w:lang w:val="en-US"/>
        </w:rPr>
        <w:t xml:space="preserve">sustaining </w:t>
      </w:r>
      <w:r w:rsidR="00A565F0">
        <w:rPr>
          <w:rFonts w:cstheme="minorHAnsi"/>
          <w:bCs/>
          <w:sz w:val="22"/>
          <w:szCs w:val="22"/>
          <w:lang w:val="en-US"/>
        </w:rPr>
        <w:t>higher fishing mortalities</w:t>
      </w:r>
      <w:r w:rsidR="00D11178" w:rsidRPr="00AF32CB">
        <w:rPr>
          <w:rFonts w:cstheme="minorHAnsi"/>
          <w:bCs/>
          <w:sz w:val="22"/>
          <w:szCs w:val="22"/>
        </w:rPr>
        <w:t xml:space="preserve"> (Fig. S</w:t>
      </w:r>
      <w:r w:rsidR="00B346DF" w:rsidRPr="006B599D">
        <w:rPr>
          <w:rFonts w:cstheme="minorHAnsi"/>
          <w:bCs/>
          <w:sz w:val="22"/>
          <w:szCs w:val="22"/>
          <w:lang w:val="en-US"/>
        </w:rPr>
        <w:t>5</w:t>
      </w:r>
      <w:r w:rsidR="00D11178" w:rsidRPr="00AF32CB">
        <w:rPr>
          <w:rFonts w:cstheme="minorHAnsi"/>
          <w:bCs/>
          <w:sz w:val="22"/>
          <w:szCs w:val="22"/>
        </w:rPr>
        <w:t>)</w:t>
      </w:r>
      <w:r w:rsidR="00AF4B25" w:rsidRPr="00AF32CB">
        <w:rPr>
          <w:rFonts w:cstheme="minorHAnsi"/>
          <w:bCs/>
          <w:sz w:val="22"/>
          <w:szCs w:val="22"/>
        </w:rPr>
        <w:t xml:space="preserve">. However, the fishery yield </w:t>
      </w:r>
      <w:r w:rsidR="001F341F" w:rsidRPr="00FC0A90">
        <w:rPr>
          <w:rFonts w:cstheme="minorHAnsi"/>
          <w:bCs/>
          <w:sz w:val="22"/>
          <w:szCs w:val="22"/>
          <w:lang w:val="en-US"/>
        </w:rPr>
        <w:t xml:space="preserve">at FMSY </w:t>
      </w:r>
      <w:r w:rsidR="00AF4666" w:rsidRPr="00AF32CB">
        <w:rPr>
          <w:rFonts w:cstheme="minorHAnsi"/>
          <w:bCs/>
          <w:sz w:val="22"/>
          <w:szCs w:val="22"/>
        </w:rPr>
        <w:t>increases</w:t>
      </w:r>
      <w:r w:rsidR="00B42331" w:rsidRPr="00AF32CB">
        <w:rPr>
          <w:rFonts w:cstheme="minorHAnsi"/>
          <w:bCs/>
          <w:sz w:val="22"/>
          <w:szCs w:val="22"/>
        </w:rPr>
        <w:t xml:space="preserve"> only if </w:t>
      </w:r>
      <w:r w:rsidR="00AF4B25" w:rsidRPr="00AF32CB">
        <w:rPr>
          <w:rFonts w:cstheme="minorHAnsi"/>
          <w:bCs/>
          <w:sz w:val="22"/>
          <w:szCs w:val="22"/>
        </w:rPr>
        <w:t xml:space="preserve">temperature </w:t>
      </w:r>
      <w:r w:rsidR="00641F2F" w:rsidRPr="00AF32CB">
        <w:rPr>
          <w:rFonts w:cstheme="minorHAnsi"/>
          <w:bCs/>
          <w:sz w:val="22"/>
          <w:szCs w:val="22"/>
        </w:rPr>
        <w:t xml:space="preserve">acts on </w:t>
      </w:r>
      <w:r w:rsidR="00AF4B25" w:rsidRPr="00AF32CB">
        <w:rPr>
          <w:rFonts w:cstheme="minorHAnsi"/>
          <w:bCs/>
          <w:sz w:val="22"/>
          <w:szCs w:val="22"/>
        </w:rPr>
        <w:t>physiology</w:t>
      </w:r>
      <w:r w:rsidR="00641F2F" w:rsidRPr="00AF32CB">
        <w:rPr>
          <w:rFonts w:cstheme="minorHAnsi"/>
          <w:bCs/>
          <w:sz w:val="22"/>
          <w:szCs w:val="22"/>
        </w:rPr>
        <w:t xml:space="preserve"> alone</w:t>
      </w:r>
      <w:r w:rsidR="00AF4B25" w:rsidRPr="00AF32CB">
        <w:rPr>
          <w:rFonts w:cstheme="minorHAnsi"/>
          <w:bCs/>
          <w:sz w:val="22"/>
          <w:szCs w:val="22"/>
        </w:rPr>
        <w:t>. Th</w:t>
      </w:r>
      <w:r w:rsidR="001A357C" w:rsidRPr="00AF32CB">
        <w:rPr>
          <w:rFonts w:cstheme="minorHAnsi"/>
          <w:bCs/>
          <w:sz w:val="22"/>
          <w:szCs w:val="22"/>
        </w:rPr>
        <w:t>u</w:t>
      </w:r>
      <w:r w:rsidR="00AF4B25" w:rsidRPr="00AF32CB">
        <w:rPr>
          <w:rFonts w:cstheme="minorHAnsi"/>
          <w:bCs/>
          <w:sz w:val="22"/>
          <w:szCs w:val="22"/>
        </w:rPr>
        <w:t>s</w:t>
      </w:r>
      <w:r w:rsidR="001A357C" w:rsidRPr="00AF32CB">
        <w:rPr>
          <w:rFonts w:cstheme="minorHAnsi"/>
          <w:bCs/>
          <w:sz w:val="22"/>
          <w:szCs w:val="22"/>
        </w:rPr>
        <w:t xml:space="preserve">, </w:t>
      </w:r>
      <w:r w:rsidR="00FA7B43" w:rsidRPr="00AF32CB">
        <w:rPr>
          <w:rFonts w:cstheme="minorHAnsi"/>
          <w:bCs/>
          <w:sz w:val="22"/>
          <w:szCs w:val="22"/>
        </w:rPr>
        <w:t>when temperature affects physiological scaling and resource dynamics</w:t>
      </w:r>
      <w:r w:rsidR="00F14C7E" w:rsidRPr="00AF32CB">
        <w:rPr>
          <w:rFonts w:cstheme="minorHAnsi"/>
          <w:bCs/>
          <w:sz w:val="22"/>
          <w:szCs w:val="22"/>
        </w:rPr>
        <w:t xml:space="preserve">, </w:t>
      </w:r>
      <w:r w:rsidR="00AF4B25" w:rsidRPr="00AF32CB">
        <w:rPr>
          <w:rFonts w:cstheme="minorHAnsi"/>
          <w:bCs/>
          <w:sz w:val="22"/>
          <w:szCs w:val="22"/>
        </w:rPr>
        <w:t>the largest relative increases in fisheries yield are acquired in cold</w:t>
      </w:r>
      <w:r w:rsidR="00A108F2" w:rsidRPr="00AF32CB">
        <w:rPr>
          <w:rFonts w:cstheme="minorHAnsi"/>
          <w:bCs/>
          <w:sz w:val="22"/>
          <w:szCs w:val="22"/>
        </w:rPr>
        <w:t>er</w:t>
      </w:r>
      <w:r w:rsidR="00AF4B25" w:rsidRPr="00AF32CB">
        <w:rPr>
          <w:rFonts w:cstheme="minorHAnsi"/>
          <w:bCs/>
          <w:sz w:val="22"/>
          <w:szCs w:val="22"/>
        </w:rPr>
        <w:t xml:space="preserve"> temperatures and higher fishing efforts </w:t>
      </w:r>
      <w:r w:rsidR="00FA5EED" w:rsidRPr="00AF32CB">
        <w:rPr>
          <w:rFonts w:cstheme="minorHAnsi"/>
          <w:bCs/>
          <w:sz w:val="22"/>
          <w:szCs w:val="22"/>
        </w:rPr>
        <w:t>(Fig. S1</w:t>
      </w:r>
      <w:r w:rsidR="00ED6AA0">
        <w:rPr>
          <w:rFonts w:cstheme="minorHAnsi"/>
          <w:bCs/>
          <w:sz w:val="22"/>
          <w:szCs w:val="22"/>
          <w:lang w:val="sv-SE"/>
        </w:rPr>
        <w:t>6</w:t>
      </w:r>
      <w:r w:rsidR="00FA5EED" w:rsidRPr="00AF32CB">
        <w:rPr>
          <w:rFonts w:cstheme="minorHAnsi"/>
          <w:bCs/>
          <w:sz w:val="22"/>
          <w:szCs w:val="22"/>
        </w:rPr>
        <w:t>)</w:t>
      </w:r>
      <w:r w:rsidR="00AF4B25" w:rsidRPr="00AF32CB">
        <w:rPr>
          <w:rFonts w:cstheme="minorHAnsi"/>
          <w:bCs/>
          <w:sz w:val="22"/>
          <w:szCs w:val="22"/>
        </w:rPr>
        <w:t>.</w:t>
      </w:r>
    </w:p>
    <w:p w14:paraId="19CDCC20" w14:textId="071C99E8" w:rsidR="00FC0A90" w:rsidRDefault="00FC0A90" w:rsidP="00AF4B25">
      <w:pPr>
        <w:spacing w:line="480" w:lineRule="auto"/>
        <w:ind w:firstLine="360"/>
        <w:jc w:val="both"/>
        <w:rPr>
          <w:rFonts w:cstheme="minorHAnsi"/>
          <w:bCs/>
          <w:sz w:val="22"/>
          <w:szCs w:val="22"/>
        </w:rPr>
      </w:pPr>
    </w:p>
    <w:p w14:paraId="6F49082F" w14:textId="77777777" w:rsidR="00FC0A90" w:rsidRPr="00AF32CB" w:rsidRDefault="00FC0A90" w:rsidP="00AF4B25">
      <w:pPr>
        <w:spacing w:line="480" w:lineRule="auto"/>
        <w:ind w:firstLine="360"/>
        <w:jc w:val="both"/>
        <w:rPr>
          <w:rFonts w:cstheme="minorHAnsi"/>
          <w:bCs/>
          <w:sz w:val="22"/>
          <w:szCs w:val="22"/>
        </w:rPr>
      </w:pPr>
    </w:p>
    <w:p w14:paraId="647A0452" w14:textId="5DBD66F9" w:rsidR="004641D2" w:rsidRPr="005F3BD1" w:rsidRDefault="000D032A" w:rsidP="005F3BD1">
      <w:pPr>
        <w:spacing w:line="480" w:lineRule="auto"/>
        <w:jc w:val="center"/>
        <w:rPr>
          <w:sz w:val="22"/>
          <w:szCs w:val="22"/>
        </w:rPr>
      </w:pPr>
      <w:r>
        <w:rPr>
          <w:noProof/>
          <w:sz w:val="16"/>
          <w:szCs w:val="16"/>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commentRangeStart w:id="90"/>
      <w:commentRangeStart w:id="91"/>
      <w:commentRangeEnd w:id="90"/>
      <w:r w:rsidR="00C343FD">
        <w:rPr>
          <w:rStyle w:val="CommentReference"/>
        </w:rPr>
        <w:commentReference w:id="90"/>
      </w:r>
      <w:commentRangeEnd w:id="91"/>
      <w:r w:rsidR="00B445BB">
        <w:rPr>
          <w:rStyle w:val="CommentReference"/>
        </w:rPr>
        <w:commentReference w:id="91"/>
      </w:r>
    </w:p>
    <w:p w14:paraId="5CDF3837" w14:textId="095E3D53" w:rsidR="00EF38F0" w:rsidRPr="00AF32CB" w:rsidRDefault="00EF38F0" w:rsidP="00EF38F0">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Pr="00EB5037">
        <w:rPr>
          <w:rFonts w:cstheme="minorHAnsi"/>
          <w:i/>
          <w:iCs/>
          <w:sz w:val="22"/>
          <w:szCs w:val="22"/>
          <w:lang w:val="en-US"/>
        </w:rPr>
        <w:t>1</w:t>
      </w:r>
      <w:r w:rsidRPr="00AF32CB">
        <w:rPr>
          <w:rFonts w:cstheme="minorHAnsi"/>
          <w:i/>
          <w:iCs/>
          <w:sz w:val="22"/>
          <w:szCs w:val="22"/>
        </w:rPr>
        <w:t xml:space="preserve">. Individual growth trajectories of sprat, herring and cod from model projections to year 2050 assuming warming according to </w:t>
      </w:r>
      <w:r w:rsidRPr="00AF32CB">
        <w:rPr>
          <w:rFonts w:ascii="Times" w:hAnsi="Times" w:cs="Times New Roman"/>
          <w:i/>
          <w:iCs/>
          <w:sz w:val="22"/>
          <w:szCs w:val="22"/>
        </w:rPr>
        <w:t xml:space="preserve">RCP 8.5 while </w:t>
      </w:r>
      <w:r w:rsidRPr="00AF32CB">
        <w:rPr>
          <w:rFonts w:cstheme="minorHAnsi"/>
          <w:i/>
          <w:iCs/>
          <w:sz w:val="22"/>
          <w:szCs w:val="22"/>
        </w:rPr>
        <w:t xml:space="preserve">keeping fishing mortality at average FMSY levels. Top row shows size-at-age and bottom row shows size-at-age relative to a non-warming scenario. </w:t>
      </w:r>
      <w:r w:rsidRPr="00AF32CB">
        <w:rPr>
          <w:rFonts w:ascii="Times New Roman" w:hAnsi="Times New Roman" w:cs="Times New Roman"/>
          <w:i/>
          <w:iCs/>
          <w:sz w:val="22"/>
          <w:szCs w:val="22"/>
        </w:rPr>
        <w:t xml:space="preserve">The dashed line in the top row depicts projections assuming a </w:t>
      </w:r>
      <w:r w:rsidRPr="00AF32CB">
        <w:rPr>
          <w:rFonts w:cstheme="minorHAnsi"/>
          <w:i/>
          <w:iCs/>
          <w:sz w:val="22"/>
          <w:szCs w:val="22"/>
        </w:rPr>
        <w:t xml:space="preserve">non-warming scenario </w:t>
      </w:r>
      <w:r w:rsidRPr="00AF32CB">
        <w:rPr>
          <w:rFonts w:ascii="Times New Roman" w:hAnsi="Times New Roman" w:cs="Times New Roman"/>
          <w:i/>
          <w:iCs/>
          <w:sz w:val="22"/>
          <w:szCs w:val="22"/>
        </w:rPr>
        <w:t xml:space="preserve">and thus constitutes a baseline prediction. Colors indicate different temperature-scaling scenarios. Shaded areas encompass the </w:t>
      </w:r>
      <w:r w:rsidRPr="00893AC4">
        <w:rPr>
          <w:rFonts w:ascii="Times New Roman" w:hAnsi="Times New Roman" w:cs="Times New Roman"/>
          <w:i/>
          <w:iCs/>
          <w:sz w:val="22"/>
          <w:szCs w:val="22"/>
          <w:lang w:val="en-US"/>
        </w:rPr>
        <w:t>2.5</w:t>
      </w:r>
      <w:r>
        <w:rPr>
          <w:rFonts w:ascii="Times New Roman" w:hAnsi="Times New Roman" w:cs="Times New Roman"/>
          <w:i/>
          <w:iCs/>
          <w:sz w:val="22"/>
          <w:szCs w:val="22"/>
          <w:lang w:val="en-US"/>
        </w:rPr>
        <w:t xml:space="preserve"> and 97.5 percentiles </w:t>
      </w:r>
      <w:r w:rsidRPr="00AF32CB">
        <w:rPr>
          <w:rFonts w:ascii="Times New Roman" w:hAnsi="Times New Roman" w:cs="Times New Roman"/>
          <w:i/>
          <w:iCs/>
          <w:sz w:val="22"/>
          <w:szCs w:val="22"/>
        </w:rPr>
        <w:t>from the set of 200 simulations with randomly assigned activation energies.</w:t>
      </w:r>
    </w:p>
    <w:p w14:paraId="41C47DEF" w14:textId="20E9F9A7" w:rsidR="00CD57B5" w:rsidRDefault="00CD57B5" w:rsidP="00182BA9">
      <w:pPr>
        <w:spacing w:line="480" w:lineRule="auto"/>
        <w:contextualSpacing/>
        <w:jc w:val="both"/>
        <w:rPr>
          <w:rFonts w:cstheme="minorHAnsi"/>
          <w:b/>
          <w:sz w:val="22"/>
          <w:szCs w:val="22"/>
        </w:rPr>
      </w:pPr>
    </w:p>
    <w:p w14:paraId="57A97164" w14:textId="77777777" w:rsidR="00EF38F0" w:rsidRDefault="00EF38F0" w:rsidP="00EF38F0">
      <w:pPr>
        <w:spacing w:line="480" w:lineRule="auto"/>
        <w:jc w:val="center"/>
      </w:pPr>
      <w:r>
        <w:rPr>
          <w:noProof/>
        </w:rPr>
        <w:lastRenderedPageBreak/>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511788A7" w:rsidR="00EF38F0" w:rsidRPr="00AF32CB" w:rsidRDefault="00EF38F0" w:rsidP="00EF38F0">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Pr="00EB5037">
        <w:rPr>
          <w:rFonts w:cstheme="minorHAnsi"/>
          <w:i/>
          <w:iCs/>
          <w:sz w:val="22"/>
          <w:szCs w:val="22"/>
          <w:lang w:val="en-US"/>
        </w:rPr>
        <w:t>2</w:t>
      </w:r>
      <w:r w:rsidRPr="00AF32CB">
        <w:rPr>
          <w:rFonts w:cstheme="minorHAnsi"/>
          <w:i/>
          <w:iCs/>
          <w:sz w:val="22"/>
          <w:szCs w:val="22"/>
        </w:rPr>
        <w:t xml:space="preserve">. Mean weight across all individuals in the populations of sprat, herring and cod from model projections to year 2050 assuming warming according to </w:t>
      </w:r>
      <w:r w:rsidRPr="00AF32CB">
        <w:rPr>
          <w:rFonts w:ascii="Times" w:hAnsi="Times" w:cs="Times New Roman"/>
          <w:i/>
          <w:iCs/>
          <w:sz w:val="22"/>
          <w:szCs w:val="22"/>
        </w:rPr>
        <w:t xml:space="preserve">RCP 8.5 while </w:t>
      </w:r>
      <w:r w:rsidRPr="00AF32CB">
        <w:rPr>
          <w:rFonts w:cstheme="minorHAnsi"/>
          <w:i/>
          <w:iCs/>
          <w:sz w:val="22"/>
          <w:szCs w:val="22"/>
        </w:rPr>
        <w:t>keeping fishing mortality at average FMSY levels</w:t>
      </w:r>
      <w:r w:rsidRPr="00AF32CB">
        <w:rPr>
          <w:rFonts w:ascii="Times New Roman" w:hAnsi="Times New Roman" w:cs="Times New Roman"/>
          <w:i/>
          <w:iCs/>
          <w:sz w:val="22"/>
          <w:szCs w:val="22"/>
        </w:rPr>
        <w:t>. The dashed horizontal line depicts projections assuming no temperature increase and thus constitutes a baseline prediction. Each dot represents one of the 200 simulations, each with randomly assigned activation energies. Boxplots depict 25%, 50% and 75% quantiles</w:t>
      </w:r>
      <w:r>
        <w:rPr>
          <w:rFonts w:ascii="Times New Roman" w:hAnsi="Times New Roman" w:cs="Times New Roman"/>
          <w:i/>
          <w:iCs/>
          <w:sz w:val="22"/>
          <w:szCs w:val="22"/>
          <w:lang w:val="sv-SE"/>
        </w:rPr>
        <w:t xml:space="preserve"> </w:t>
      </w:r>
      <w:proofErr w:type="spellStart"/>
      <w:r>
        <w:rPr>
          <w:rFonts w:ascii="Times New Roman" w:hAnsi="Times New Roman" w:cs="Times New Roman"/>
          <w:i/>
          <w:iCs/>
          <w:sz w:val="22"/>
          <w:szCs w:val="22"/>
          <w:lang w:val="sv-SE"/>
        </w:rPr>
        <w:t>of</w:t>
      </w:r>
      <w:proofErr w:type="spellEnd"/>
      <w:r>
        <w:rPr>
          <w:rFonts w:ascii="Times New Roman" w:hAnsi="Times New Roman" w:cs="Times New Roman"/>
          <w:i/>
          <w:iCs/>
          <w:sz w:val="22"/>
          <w:szCs w:val="22"/>
          <w:lang w:val="sv-SE"/>
        </w:rPr>
        <w:t xml:space="preserve"> all simulations</w:t>
      </w:r>
      <w:r w:rsidRPr="00AF32CB">
        <w:rPr>
          <w:rFonts w:ascii="Times New Roman" w:hAnsi="Times New Roman" w:cs="Times New Roman"/>
          <w:i/>
          <w:iCs/>
          <w:sz w:val="22"/>
          <w:szCs w:val="22"/>
        </w:rPr>
        <w:t xml:space="preserve">. </w:t>
      </w:r>
    </w:p>
    <w:p w14:paraId="1BB3B167" w14:textId="77777777" w:rsidR="00EF38F0" w:rsidRPr="00AF32CB" w:rsidRDefault="00EF38F0" w:rsidP="00182BA9">
      <w:pPr>
        <w:spacing w:line="480" w:lineRule="auto"/>
        <w:contextualSpacing/>
        <w:jc w:val="both"/>
        <w:rPr>
          <w:rFonts w:cstheme="minorHAnsi"/>
          <w:b/>
          <w:sz w:val="22"/>
          <w:szCs w:val="22"/>
        </w:rPr>
      </w:pPr>
    </w:p>
    <w:p w14:paraId="7ADA9BE0" w14:textId="77777777" w:rsidR="005F3BD1" w:rsidRDefault="005F3BD1" w:rsidP="00182BA9">
      <w:pPr>
        <w:spacing w:line="480" w:lineRule="auto"/>
        <w:contextualSpacing/>
        <w:jc w:val="both"/>
        <w:rPr>
          <w:rFonts w:cstheme="minorHAnsi"/>
          <w:b/>
        </w:rPr>
      </w:pPr>
    </w:p>
    <w:p w14:paraId="6361629D" w14:textId="77777777" w:rsidR="005F3BD1" w:rsidRDefault="005F3BD1" w:rsidP="00182BA9">
      <w:pPr>
        <w:spacing w:line="480" w:lineRule="auto"/>
        <w:contextualSpacing/>
        <w:jc w:val="both"/>
        <w:rPr>
          <w:rFonts w:cstheme="minorHAnsi"/>
          <w:b/>
        </w:rPr>
      </w:pPr>
    </w:p>
    <w:p w14:paraId="6CC22383" w14:textId="77777777" w:rsidR="005F3BD1" w:rsidRDefault="005F3BD1" w:rsidP="00182BA9">
      <w:pPr>
        <w:spacing w:line="480" w:lineRule="auto"/>
        <w:contextualSpacing/>
        <w:jc w:val="both"/>
        <w:rPr>
          <w:rFonts w:cstheme="minorHAnsi"/>
          <w:b/>
        </w:rPr>
      </w:pPr>
    </w:p>
    <w:p w14:paraId="224D1FA3" w14:textId="77777777" w:rsidR="005F3BD1" w:rsidRDefault="005F3BD1" w:rsidP="00182BA9">
      <w:pPr>
        <w:spacing w:line="480" w:lineRule="auto"/>
        <w:contextualSpacing/>
        <w:jc w:val="both"/>
        <w:rPr>
          <w:rFonts w:cstheme="minorHAnsi"/>
          <w:b/>
        </w:rPr>
      </w:pPr>
    </w:p>
    <w:p w14:paraId="7C91AF6A" w14:textId="77777777" w:rsidR="005F3BD1" w:rsidRDefault="005F3BD1" w:rsidP="00182BA9">
      <w:pPr>
        <w:spacing w:line="480" w:lineRule="auto"/>
        <w:contextualSpacing/>
        <w:jc w:val="both"/>
        <w:rPr>
          <w:rFonts w:cstheme="minorHAnsi"/>
          <w:b/>
        </w:rPr>
      </w:pPr>
    </w:p>
    <w:p w14:paraId="2A7FE79C" w14:textId="77777777" w:rsidR="005F3BD1" w:rsidRDefault="005F3BD1" w:rsidP="00182BA9">
      <w:pPr>
        <w:spacing w:line="480" w:lineRule="auto"/>
        <w:contextualSpacing/>
        <w:jc w:val="both"/>
        <w:rPr>
          <w:rFonts w:cstheme="minorHAnsi"/>
          <w:b/>
        </w:rPr>
      </w:pPr>
    </w:p>
    <w:p w14:paraId="6F68F3DC" w14:textId="77777777" w:rsidR="00EF38F0" w:rsidRDefault="00EF38F0" w:rsidP="00EF38F0">
      <w:pPr>
        <w:spacing w:line="480" w:lineRule="auto"/>
        <w:jc w:val="center"/>
        <w:rPr>
          <w:rFonts w:cstheme="minorHAnsi"/>
          <w:i/>
          <w:iCs/>
        </w:rPr>
      </w:pPr>
      <w:r>
        <w:rPr>
          <w:rFonts w:cstheme="minorHAnsi"/>
          <w:i/>
          <w:iCs/>
          <w:noProof/>
        </w:rPr>
        <w:lastRenderedPageBreak/>
        <w:drawing>
          <wp:inline distT="0" distB="0" distL="0" distR="0" wp14:anchorId="0A971786" wp14:editId="616E1DAF">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5086B06B" w:rsidR="00EF38F0" w:rsidRPr="00AF32CB" w:rsidRDefault="00EF38F0" w:rsidP="00EF38F0">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Pr="00EB5037">
        <w:rPr>
          <w:rFonts w:cstheme="minorHAnsi"/>
          <w:i/>
          <w:iCs/>
          <w:sz w:val="22"/>
          <w:szCs w:val="22"/>
          <w:lang w:val="en-US"/>
        </w:rPr>
        <w:t>3</w:t>
      </w:r>
      <w:r w:rsidRPr="00AF32CB">
        <w:rPr>
          <w:rFonts w:cstheme="minorHAnsi"/>
          <w:i/>
          <w:iCs/>
          <w:sz w:val="22"/>
          <w:szCs w:val="22"/>
        </w:rPr>
        <w:t>. Projected abundance-at-weight by species for different scenarios of temperature scaling (indicated by colors) at 2050 assuming fishing mortality held at average FMSY levels (Figure 1A) from different stock assessment estimates and this model.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Activation energies are the means of their respective distributions (no uncertainty).</w:t>
      </w:r>
    </w:p>
    <w:p w14:paraId="61C8CCE2" w14:textId="77777777" w:rsidR="00EF38F0" w:rsidRDefault="00EF38F0" w:rsidP="00182BA9">
      <w:pPr>
        <w:spacing w:line="480" w:lineRule="auto"/>
        <w:contextualSpacing/>
        <w:jc w:val="both"/>
        <w:rPr>
          <w:rFonts w:cstheme="minorHAnsi"/>
          <w:b/>
        </w:rPr>
      </w:pPr>
    </w:p>
    <w:p w14:paraId="23BAD4A8" w14:textId="77777777" w:rsidR="00EF38F0" w:rsidRDefault="00EF38F0" w:rsidP="00EF38F0">
      <w:pPr>
        <w:tabs>
          <w:tab w:val="left" w:pos="7621"/>
        </w:tabs>
        <w:spacing w:line="480" w:lineRule="auto"/>
        <w:contextualSpacing/>
        <w:jc w:val="center"/>
        <w:rPr>
          <w:sz w:val="28"/>
        </w:rPr>
      </w:pPr>
      <w:r>
        <w:rPr>
          <w:noProof/>
          <w:sz w:val="28"/>
        </w:rPr>
        <w:lastRenderedPageBreak/>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79F4CFA0" w:rsidR="00EF38F0" w:rsidRDefault="00EF38F0" w:rsidP="00EF38F0">
      <w:pPr>
        <w:spacing w:line="480" w:lineRule="auto"/>
        <w:jc w:val="both"/>
        <w:rPr>
          <w:rFonts w:cstheme="minorHAnsi"/>
          <w:i/>
          <w:iCs/>
          <w:sz w:val="22"/>
          <w:szCs w:val="22"/>
        </w:rPr>
      </w:pPr>
      <w:r w:rsidRPr="00AF32CB">
        <w:rPr>
          <w:i/>
          <w:iCs/>
          <w:sz w:val="22"/>
          <w:szCs w:val="22"/>
        </w:rPr>
        <w:t xml:space="preserve">Figure </w:t>
      </w:r>
      <w:r w:rsidRPr="00EB5037">
        <w:rPr>
          <w:i/>
          <w:iCs/>
          <w:sz w:val="22"/>
          <w:szCs w:val="22"/>
          <w:lang w:val="en-US"/>
        </w:rPr>
        <w:t>4</w:t>
      </w:r>
      <w:r w:rsidRPr="00AF32CB">
        <w:rPr>
          <w:i/>
          <w:iCs/>
          <w:sz w:val="22"/>
          <w:szCs w:val="22"/>
          <w:lang w:val="en-GB"/>
        </w:rPr>
        <w:t>.</w:t>
      </w:r>
      <w:r w:rsidRPr="00AF32CB">
        <w:rPr>
          <w:i/>
          <w:iCs/>
          <w:sz w:val="22"/>
          <w:szCs w:val="22"/>
        </w:rPr>
        <w:t xml:space="preserve"> Time series of projected yield under different temperature scaling scenarios (indicated by colors) and temperature projections according to RCP 8.5 emission scenarios, </w:t>
      </w:r>
      <w:r w:rsidRPr="00AF32CB">
        <w:rPr>
          <w:rFonts w:cstheme="minorHAnsi"/>
          <w:i/>
          <w:iCs/>
          <w:sz w:val="22"/>
          <w:szCs w:val="22"/>
        </w:rPr>
        <w:t>assuming fishing mortality held at average FMSY levels (after 2014) from different stock assessment estimates and this model</w:t>
      </w:r>
      <w:r w:rsidRPr="00AF32CB">
        <w:rPr>
          <w:i/>
          <w:iCs/>
          <w:sz w:val="22"/>
          <w:szCs w:val="22"/>
        </w:rPr>
        <w:t>. The horizontal black line corresponds to no temperature increase after 1997.</w:t>
      </w:r>
      <w:r w:rsidRPr="00AF32CB">
        <w:rPr>
          <w:rFonts w:cstheme="minorHAnsi"/>
          <w:i/>
          <w:iCs/>
          <w:sz w:val="22"/>
          <w:szCs w:val="22"/>
        </w:rPr>
        <w:t xml:space="preserve"> Activation energies are the means of their respective distributions (no uncertainty).</w:t>
      </w:r>
    </w:p>
    <w:p w14:paraId="3FCE363E" w14:textId="6503D1F2" w:rsidR="009C6911" w:rsidRDefault="009C6911" w:rsidP="00EF38F0">
      <w:pPr>
        <w:spacing w:line="480" w:lineRule="auto"/>
        <w:jc w:val="both"/>
        <w:rPr>
          <w:rFonts w:cstheme="minorHAnsi"/>
          <w:i/>
          <w:iCs/>
          <w:sz w:val="22"/>
          <w:szCs w:val="22"/>
        </w:rPr>
      </w:pPr>
    </w:p>
    <w:p w14:paraId="5E9A208E" w14:textId="3DCC4262" w:rsidR="009C6911" w:rsidRDefault="009C6911" w:rsidP="00EF38F0">
      <w:pPr>
        <w:spacing w:line="480" w:lineRule="auto"/>
        <w:jc w:val="both"/>
        <w:rPr>
          <w:rFonts w:ascii="Times New Roman" w:hAnsi="Times New Roman" w:cs="Times New Roman"/>
          <w:i/>
          <w:iCs/>
          <w:sz w:val="22"/>
          <w:szCs w:val="22"/>
        </w:rPr>
      </w:pPr>
    </w:p>
    <w:p w14:paraId="601B834A" w14:textId="1A8897FC" w:rsidR="009C6911" w:rsidRDefault="009C6911" w:rsidP="00EF38F0">
      <w:pPr>
        <w:spacing w:line="480" w:lineRule="auto"/>
        <w:jc w:val="both"/>
        <w:rPr>
          <w:rFonts w:ascii="Times New Roman" w:hAnsi="Times New Roman" w:cs="Times New Roman"/>
          <w:i/>
          <w:iCs/>
          <w:sz w:val="22"/>
          <w:szCs w:val="22"/>
        </w:rPr>
      </w:pPr>
    </w:p>
    <w:p w14:paraId="053B59D2" w14:textId="50F17467" w:rsidR="009C6911" w:rsidRDefault="009C6911" w:rsidP="00EF38F0">
      <w:pPr>
        <w:spacing w:line="480" w:lineRule="auto"/>
        <w:jc w:val="both"/>
        <w:rPr>
          <w:rFonts w:ascii="Times New Roman" w:hAnsi="Times New Roman" w:cs="Times New Roman"/>
          <w:i/>
          <w:iCs/>
          <w:sz w:val="22"/>
          <w:szCs w:val="22"/>
        </w:rPr>
      </w:pPr>
    </w:p>
    <w:p w14:paraId="025D1ACF" w14:textId="63B29194" w:rsidR="009C6911" w:rsidRDefault="00393EB6" w:rsidP="009C6911">
      <w:pPr>
        <w:spacing w:line="480" w:lineRule="auto"/>
        <w:jc w:val="both"/>
        <w:rPr>
          <w:rFonts w:cstheme="minorHAnsi"/>
          <w:color w:val="FF0000"/>
        </w:rPr>
      </w:pPr>
      <w:r>
        <w:rPr>
          <w:rFonts w:cstheme="minorHAnsi"/>
          <w:noProof/>
          <w:color w:val="FF0000"/>
        </w:rPr>
        <w:lastRenderedPageBreak/>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D30B79F" id="Group 29" o:spid="_x0000_s1026" style="width:454.4pt;height:302.4pt;mso-position-horizontal-relative:char;mso-position-vertical-relative:line" coordsize="57709,38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7LHaLggDAC4IAw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byuU6E/8HUKR0UDucYMkSk5hgwJKZci&#13;&#10;160uyo0MiSJSJNWluBlD3ESDypBuUaLIGNI1FULplCFzMiYRmc5//5b/s3vPtvc57LPXcfY+3/X5&#13;&#10;bHvvd1jv837Pste7fs961ho3qa8UhQABAgQIECBAgAABAgQIECBAgAABAgSaCLyoSa0qJUCAAAEC&#13;&#10;BAgQIECAAAECBAgQIECAAIEqIITVEA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GDxGbAAAGv0lEQVR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iuKUc1AAAcfElEQVR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8AADhUrWmkK6WQ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&#13;&#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">
                  <v:imagedata r:id="rId22" o:title="A close up of a map&#10;&#10;Description automatically generated" croptop="20182f" cropbottom="21280f"/>
                </v:shape>
                <w10:anchorlock/>
              </v:group>
            </w:pict>
          </mc:Fallback>
        </mc:AlternateContent>
      </w:r>
    </w:p>
    <w:p w14:paraId="7E27E5A8" w14:textId="77777777" w:rsidR="001516E2" w:rsidRDefault="009C6911" w:rsidP="001516E2">
      <w:pPr>
        <w:spacing w:line="480" w:lineRule="auto"/>
        <w:jc w:val="both"/>
        <w:rPr>
          <w:rFonts w:cstheme="minorHAnsi"/>
          <w:i/>
          <w:iCs/>
          <w:sz w:val="22"/>
          <w:szCs w:val="22"/>
        </w:rPr>
      </w:pPr>
      <w:r w:rsidRPr="00AF32CB">
        <w:rPr>
          <w:rFonts w:ascii="Times" w:hAnsi="Times" w:cstheme="minorHAnsi"/>
          <w:i/>
          <w:iCs/>
          <w:sz w:val="22"/>
          <w:szCs w:val="22"/>
        </w:rPr>
        <w:t xml:space="preserve">Figure </w:t>
      </w:r>
      <w:r w:rsidR="00393EB6" w:rsidRPr="00EB5037">
        <w:rPr>
          <w:rFonts w:ascii="Times" w:hAnsi="Times" w:cstheme="minorHAnsi"/>
          <w:i/>
          <w:iCs/>
          <w:sz w:val="22"/>
          <w:szCs w:val="22"/>
          <w:lang w:val="en-US"/>
        </w:rPr>
        <w:t>5</w:t>
      </w:r>
      <w:r w:rsidRPr="00AF32CB">
        <w:rPr>
          <w:rFonts w:ascii="Times" w:hAnsi="Times" w:cstheme="minorHAnsi"/>
          <w:i/>
          <w:iCs/>
          <w:sz w:val="22"/>
          <w:szCs w:val="22"/>
        </w:rPr>
        <w:t xml:space="preserve">. Steady state </w:t>
      </w:r>
      <w:r w:rsidRPr="009C5683">
        <w:rPr>
          <w:rFonts w:ascii="Times" w:hAnsi="Times" w:cstheme="minorHAnsi"/>
          <w:i/>
          <w:iCs/>
          <w:sz w:val="22"/>
          <w:szCs w:val="22"/>
          <w:lang w:val="en-US"/>
        </w:rPr>
        <w:t xml:space="preserve">spawning stock biomass </w:t>
      </w:r>
      <w:r w:rsidRPr="00AF32CB">
        <w:rPr>
          <w:rFonts w:ascii="Times" w:hAnsi="Times" w:cstheme="minorHAnsi"/>
          <w:i/>
          <w:iCs/>
          <w:sz w:val="22"/>
          <w:szCs w:val="22"/>
        </w:rPr>
        <w:t>yield (top)</w:t>
      </w:r>
      <w:r w:rsidRPr="009C5683">
        <w:rPr>
          <w:rFonts w:ascii="Times" w:hAnsi="Times" w:cstheme="minorHAnsi"/>
          <w:i/>
          <w:iCs/>
          <w:sz w:val="22"/>
          <w:szCs w:val="22"/>
          <w:lang w:val="en-US"/>
        </w:rPr>
        <w:t xml:space="preserve"> and </w:t>
      </w:r>
      <w:r w:rsidRPr="00AF32CB">
        <w:rPr>
          <w:rFonts w:ascii="Times" w:hAnsi="Times" w:cstheme="minorHAnsi"/>
          <w:i/>
          <w:iCs/>
          <w:sz w:val="22"/>
          <w:szCs w:val="22"/>
        </w:rPr>
        <w:t>fishery</w:t>
      </w:r>
      <w:r w:rsidRPr="009C5683">
        <w:rPr>
          <w:rFonts w:ascii="Times" w:hAnsi="Times" w:cstheme="minorHAnsi"/>
          <w:i/>
          <w:iCs/>
          <w:sz w:val="22"/>
          <w:szCs w:val="22"/>
          <w:lang w:val="en-US"/>
        </w:rPr>
        <w:t xml:space="preserve"> yield</w:t>
      </w:r>
      <w:r>
        <w:rPr>
          <w:rFonts w:ascii="Times" w:hAnsi="Times" w:cstheme="minorHAnsi"/>
          <w:i/>
          <w:iCs/>
          <w:sz w:val="22"/>
          <w:szCs w:val="22"/>
          <w:lang w:val="en-US"/>
        </w:rPr>
        <w:t xml:space="preserve"> assuming</w:t>
      </w:r>
      <w:r w:rsidRPr="00AF32CB">
        <w:rPr>
          <w:rFonts w:ascii="Times" w:hAnsi="Times" w:cstheme="minorHAnsi"/>
          <w:i/>
          <w:iCs/>
          <w:sz w:val="22"/>
          <w:szCs w:val="22"/>
        </w:rPr>
        <w:t xml:space="preserve"> knife edge selectivity at maturation size under constant temperature simulations. Colors indicate the temperature, where blue means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i/>
          <w:iCs/>
          <w:sz w:val="22"/>
          <w:szCs w:val="22"/>
        </w:rPr>
        <w:t xml:space="preserve"> (all scaling factors = 1, i.e. no temperature effects), and red depicts warm temperature, here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i/>
          <w:iCs/>
          <w:sz w:val="22"/>
          <w:szCs w:val="22"/>
        </w:rPr>
        <w:t>+2</w:t>
      </w:r>
      <m:oMath>
        <m:r>
          <w:rPr>
            <w:rFonts w:ascii="Cambria Math" w:hAnsi="Cambria Math" w:cstheme="minorHAnsi"/>
            <w:sz w:val="22"/>
            <w:szCs w:val="22"/>
          </w:rPr>
          <m:t>℃</m:t>
        </m:r>
      </m:oMath>
      <w:r w:rsidRPr="00AF32CB">
        <w:rPr>
          <w:rFonts w:ascii="Times" w:hAnsi="Times" w:cstheme="minorHAnsi"/>
          <w:i/>
          <w:iCs/>
          <w:sz w:val="22"/>
          <w:szCs w:val="22"/>
        </w:rPr>
        <w:t>. Dashed lines correspond to resource dynamics being temperature dependent</w:t>
      </w:r>
      <w:r w:rsidRPr="006A024A">
        <w:rPr>
          <w:rFonts w:ascii="Times" w:hAnsi="Times" w:cstheme="minorHAnsi"/>
          <w:i/>
          <w:iCs/>
          <w:sz w:val="22"/>
          <w:szCs w:val="22"/>
          <w:lang w:val="en-US"/>
        </w:rPr>
        <w:t xml:space="preserve">, </w:t>
      </w:r>
      <w:r>
        <w:rPr>
          <w:rFonts w:ascii="Times" w:hAnsi="Times" w:cstheme="minorHAnsi"/>
          <w:i/>
          <w:iCs/>
          <w:sz w:val="22"/>
          <w:szCs w:val="22"/>
          <w:lang w:val="en-US"/>
        </w:rPr>
        <w:t>dotted lines correspond to physiological rates and resource dynamics and solid lines depicts only physiological temperature scaling</w:t>
      </w:r>
      <w:r w:rsidRPr="00AF32CB">
        <w:rPr>
          <w:rFonts w:ascii="Times" w:hAnsi="Times" w:cstheme="minorHAnsi"/>
          <w:i/>
          <w:iCs/>
          <w:sz w:val="22"/>
          <w:szCs w:val="22"/>
        </w:rPr>
        <w:t>. Arrows indicate</w:t>
      </w:r>
      <w:r w:rsidRPr="0067104A">
        <w:rPr>
          <w:rFonts w:ascii="Times" w:hAnsi="Times" w:cstheme="minorHAnsi"/>
          <w:i/>
          <w:iCs/>
          <w:sz w:val="22"/>
          <w:szCs w:val="22"/>
          <w:lang w:val="en-US"/>
        </w:rPr>
        <w:t xml:space="preserve"> fishing mo</w:t>
      </w:r>
      <w:r>
        <w:rPr>
          <w:rFonts w:ascii="Times" w:hAnsi="Times" w:cstheme="minorHAnsi"/>
          <w:i/>
          <w:iCs/>
          <w:sz w:val="22"/>
          <w:szCs w:val="22"/>
          <w:lang w:val="en-US"/>
        </w:rPr>
        <w:t>rtality</w:t>
      </w:r>
      <w:r w:rsidRPr="00AF32CB">
        <w:rPr>
          <w:rFonts w:ascii="Times" w:hAnsi="Times" w:cstheme="minorHAnsi"/>
          <w:i/>
          <w:iCs/>
          <w:sz w:val="22"/>
          <w:szCs w:val="22"/>
        </w:rPr>
        <w:t xml:space="preserve"> </w:t>
      </w:r>
      <w:r w:rsidRPr="0067104A">
        <w:rPr>
          <w:rFonts w:ascii="Times" w:hAnsi="Times" w:cstheme="minorHAnsi"/>
          <w:i/>
          <w:iCs/>
          <w:sz w:val="22"/>
          <w:szCs w:val="22"/>
          <w:lang w:val="en-US"/>
        </w:rPr>
        <w:t>(</w:t>
      </w:r>
      <w:r w:rsidRPr="00AF32CB">
        <w:rPr>
          <w:rFonts w:ascii="Times" w:hAnsi="Times" w:cstheme="minorHAnsi"/>
          <w:i/>
          <w:iCs/>
          <w:sz w:val="22"/>
          <w:szCs w:val="22"/>
        </w:rPr>
        <w:t>F</w:t>
      </w:r>
      <w:r w:rsidRPr="0067104A">
        <w:rPr>
          <w:rFonts w:ascii="Times" w:hAnsi="Times" w:cstheme="minorHAnsi"/>
          <w:i/>
          <w:iCs/>
          <w:sz w:val="22"/>
          <w:szCs w:val="22"/>
          <w:lang w:val="en-US"/>
        </w:rPr>
        <w:t>)</w:t>
      </w:r>
      <w:r w:rsidRPr="00AF32CB">
        <w:rPr>
          <w:rFonts w:ascii="Times" w:hAnsi="Times" w:cstheme="minorHAnsi"/>
          <w:i/>
          <w:iCs/>
          <w:sz w:val="22"/>
          <w:szCs w:val="22"/>
        </w:rPr>
        <w:t xml:space="preserve"> that lead</w:t>
      </w:r>
      <w:r w:rsidRPr="00EB4C63">
        <w:rPr>
          <w:rFonts w:ascii="Times" w:hAnsi="Times" w:cstheme="minorHAnsi"/>
          <w:i/>
          <w:iCs/>
          <w:sz w:val="22"/>
          <w:szCs w:val="22"/>
          <w:lang w:val="en-US"/>
        </w:rPr>
        <w:t xml:space="preserve"> </w:t>
      </w:r>
      <w:r w:rsidRPr="00AF32CB">
        <w:rPr>
          <w:rFonts w:ascii="Times" w:hAnsi="Times" w:cstheme="minorHAnsi"/>
          <w:i/>
          <w:iCs/>
          <w:sz w:val="22"/>
          <w:szCs w:val="22"/>
        </w:rPr>
        <w:t xml:space="preserve">to maximum sustainable yield. F is held constant at the mean F during calibration (mean 1992-2002) for the two other species while estimating it for one species. </w:t>
      </w:r>
      <w:r w:rsidRPr="001516E2">
        <w:rPr>
          <w:rFonts w:ascii="Times" w:hAnsi="Times" w:cstheme="minorHAnsi"/>
          <w:i/>
          <w:iCs/>
          <w:sz w:val="22"/>
          <w:szCs w:val="22"/>
          <w:lang w:val="en-US"/>
        </w:rPr>
        <w:t xml:space="preserve">Note the different scales between species. </w:t>
      </w:r>
      <w:r w:rsidR="001516E2" w:rsidRPr="00AF32CB">
        <w:rPr>
          <w:rFonts w:cstheme="minorHAnsi"/>
          <w:i/>
          <w:iCs/>
          <w:sz w:val="22"/>
          <w:szCs w:val="22"/>
        </w:rPr>
        <w:t>Activation energies are the means of their respective distributions (no uncertainty).</w:t>
      </w:r>
    </w:p>
    <w:p w14:paraId="5A0B6636" w14:textId="5BA25FA8" w:rsidR="009C6911" w:rsidRPr="00AF32CB" w:rsidRDefault="009C6911" w:rsidP="00EF38F0">
      <w:pPr>
        <w:spacing w:line="480" w:lineRule="auto"/>
        <w:jc w:val="both"/>
        <w:rPr>
          <w:rFonts w:ascii="Times New Roman" w:hAnsi="Times New Roman" w:cs="Times New Roman"/>
          <w:i/>
          <w:iCs/>
          <w:sz w:val="22"/>
          <w:szCs w:val="22"/>
        </w:rPr>
      </w:pPr>
    </w:p>
    <w:p w14:paraId="284A4CCC" w14:textId="4570EFF9" w:rsidR="00EF38F0" w:rsidRDefault="00EF38F0" w:rsidP="00182BA9">
      <w:pPr>
        <w:spacing w:line="480" w:lineRule="auto"/>
        <w:contextualSpacing/>
        <w:jc w:val="both"/>
        <w:rPr>
          <w:rFonts w:cstheme="minorHAnsi"/>
          <w:b/>
        </w:rPr>
      </w:pPr>
    </w:p>
    <w:p w14:paraId="18B2F056" w14:textId="77777777" w:rsidR="00EF38F0" w:rsidRDefault="00EF38F0" w:rsidP="00182BA9">
      <w:pPr>
        <w:spacing w:line="480" w:lineRule="auto"/>
        <w:contextualSpacing/>
        <w:jc w:val="both"/>
        <w:rPr>
          <w:rFonts w:cstheme="minorHAnsi"/>
          <w:b/>
        </w:rPr>
      </w:pPr>
    </w:p>
    <w:p w14:paraId="5D526B0D" w14:textId="77777777" w:rsidR="005F3BD1" w:rsidRDefault="005F3BD1" w:rsidP="00182BA9">
      <w:pPr>
        <w:spacing w:line="480" w:lineRule="auto"/>
        <w:contextualSpacing/>
        <w:jc w:val="both"/>
        <w:rPr>
          <w:rFonts w:cstheme="minorHAnsi"/>
          <w:b/>
        </w:rPr>
      </w:pPr>
    </w:p>
    <w:p w14:paraId="19313A70" w14:textId="3B8C2017" w:rsidR="005F3BD1" w:rsidRDefault="005F3BD1" w:rsidP="00182BA9">
      <w:pPr>
        <w:spacing w:line="480" w:lineRule="auto"/>
        <w:contextualSpacing/>
        <w:jc w:val="both"/>
        <w:rPr>
          <w:rFonts w:cstheme="minorHAnsi"/>
          <w:b/>
        </w:rPr>
      </w:pPr>
    </w:p>
    <w:p w14:paraId="7F61E0EE" w14:textId="3DE1C437" w:rsidR="00FF70DE" w:rsidRPr="00AF32CB" w:rsidRDefault="00AD548E" w:rsidP="00952A13">
      <w:pPr>
        <w:spacing w:line="480" w:lineRule="auto"/>
        <w:contextualSpacing/>
        <w:jc w:val="both"/>
        <w:rPr>
          <w:rFonts w:cstheme="minorHAnsi"/>
          <w:b/>
          <w:sz w:val="22"/>
          <w:szCs w:val="22"/>
        </w:rPr>
      </w:pPr>
      <w:r w:rsidRPr="00694C2A">
        <w:rPr>
          <w:rFonts w:cstheme="minorHAnsi"/>
          <w:b/>
        </w:rPr>
        <w:lastRenderedPageBreak/>
        <w:t>Discussion</w:t>
      </w:r>
      <w:r w:rsidR="00574187">
        <w:rPr>
          <w:rFonts w:cstheme="minorHAnsi"/>
          <w:b/>
        </w:rPr>
        <w:t xml:space="preserve"> </w:t>
      </w:r>
    </w:p>
    <w:p w14:paraId="1606A82C" w14:textId="61E9549E" w:rsidR="00B71709" w:rsidRDefault="00A0445F" w:rsidP="00B71709">
      <w:pPr>
        <w:spacing w:line="480" w:lineRule="auto"/>
        <w:contextualSpacing/>
        <w:jc w:val="both"/>
        <w:rPr>
          <w:rFonts w:cstheme="minorHAnsi"/>
          <w:bCs/>
          <w:sz w:val="22"/>
          <w:szCs w:val="22"/>
          <w:lang w:val="en-US"/>
        </w:rPr>
      </w:pPr>
      <w:r>
        <w:rPr>
          <w:rFonts w:cstheme="minorHAnsi"/>
          <w:bCs/>
          <w:sz w:val="22"/>
          <w:szCs w:val="22"/>
          <w:lang w:val="en-US"/>
        </w:rPr>
        <w:t>U</w:t>
      </w:r>
      <w:r w:rsidRPr="00A0445F">
        <w:rPr>
          <w:rFonts w:cstheme="minorHAnsi"/>
          <w:bCs/>
          <w:sz w:val="22"/>
          <w:szCs w:val="22"/>
          <w:lang w:val="en-US"/>
        </w:rPr>
        <w:t>sing a size-</w:t>
      </w:r>
      <w:r>
        <w:rPr>
          <w:rFonts w:cstheme="minorHAnsi"/>
          <w:bCs/>
          <w:sz w:val="22"/>
          <w:szCs w:val="22"/>
          <w:lang w:val="en-US"/>
        </w:rPr>
        <w:t>structured and species</w:t>
      </w:r>
      <w:r w:rsidR="00367F96">
        <w:rPr>
          <w:rFonts w:cstheme="minorHAnsi"/>
          <w:bCs/>
          <w:sz w:val="22"/>
          <w:szCs w:val="22"/>
          <w:lang w:val="en-US"/>
        </w:rPr>
        <w:t>-</w:t>
      </w:r>
      <w:r>
        <w:rPr>
          <w:rFonts w:cstheme="minorHAnsi"/>
          <w:bCs/>
          <w:sz w:val="22"/>
          <w:szCs w:val="22"/>
          <w:lang w:val="en-US"/>
        </w:rPr>
        <w:t xml:space="preserve">resolved food web model, we assessed the impacts of climate warming on individual growth rates, mean population size and size-structure, and its implications for fisheries yield. </w:t>
      </w:r>
      <w:r w:rsidR="00DD589C">
        <w:rPr>
          <w:rFonts w:cstheme="minorHAnsi"/>
          <w:bCs/>
          <w:sz w:val="22"/>
          <w:szCs w:val="22"/>
          <w:lang w:val="en-US"/>
        </w:rPr>
        <w:t xml:space="preserve">We </w:t>
      </w:r>
      <w:r w:rsidR="00D82003">
        <w:rPr>
          <w:rFonts w:cstheme="minorHAnsi"/>
          <w:bCs/>
          <w:sz w:val="22"/>
          <w:szCs w:val="22"/>
          <w:lang w:val="en-US"/>
        </w:rPr>
        <w:t>contrasted</w:t>
      </w:r>
      <w:r w:rsidR="00DD589C">
        <w:rPr>
          <w:rFonts w:cstheme="minorHAnsi"/>
          <w:bCs/>
          <w:sz w:val="22"/>
          <w:szCs w:val="22"/>
          <w:lang w:val="en-US"/>
        </w:rPr>
        <w:t xml:space="preserve"> the effects of warming on </w:t>
      </w:r>
      <w:r>
        <w:rPr>
          <w:rFonts w:cstheme="minorHAnsi"/>
          <w:bCs/>
          <w:sz w:val="22"/>
          <w:szCs w:val="22"/>
          <w:lang w:val="en-US"/>
        </w:rPr>
        <w:t>res</w:t>
      </w:r>
      <w:bookmarkStart w:id="92" w:name="_GoBack"/>
      <w:bookmarkEnd w:id="92"/>
      <w:r>
        <w:rPr>
          <w:rFonts w:cstheme="minorHAnsi"/>
          <w:bCs/>
          <w:sz w:val="22"/>
          <w:szCs w:val="22"/>
          <w:lang w:val="en-US"/>
        </w:rPr>
        <w:t xml:space="preserve">ource productivity and </w:t>
      </w:r>
      <w:r w:rsidR="00D82003">
        <w:rPr>
          <w:rFonts w:cstheme="minorHAnsi"/>
          <w:bCs/>
          <w:sz w:val="22"/>
          <w:szCs w:val="22"/>
          <w:lang w:val="en-US"/>
        </w:rPr>
        <w:t>indi</w:t>
      </w:r>
      <w:r w:rsidR="00367F96">
        <w:rPr>
          <w:rFonts w:cstheme="minorHAnsi"/>
          <w:bCs/>
          <w:sz w:val="22"/>
          <w:szCs w:val="22"/>
          <w:lang w:val="en-US"/>
        </w:rPr>
        <w:t>vidual level physiology (metabolism, consumption, background mortality), a</w:t>
      </w:r>
      <w:r w:rsidR="00EF61C7">
        <w:rPr>
          <w:rFonts w:cstheme="minorHAnsi"/>
          <w:bCs/>
          <w:sz w:val="22"/>
          <w:szCs w:val="22"/>
          <w:lang w:val="en-US"/>
        </w:rPr>
        <w:t xml:space="preserve">nd found that </w:t>
      </w:r>
      <w:r w:rsidR="009C6402">
        <w:rPr>
          <w:rFonts w:cstheme="minorHAnsi"/>
          <w:bCs/>
          <w:sz w:val="22"/>
          <w:szCs w:val="22"/>
          <w:lang w:val="en-US"/>
        </w:rPr>
        <w:t>including temperature-dependence of physiological rates lead to increased size-at-age</w:t>
      </w:r>
      <w:r w:rsidR="00090F90">
        <w:rPr>
          <w:rFonts w:cstheme="minorHAnsi"/>
          <w:bCs/>
          <w:sz w:val="22"/>
          <w:szCs w:val="22"/>
          <w:lang w:val="en-US"/>
        </w:rPr>
        <w:t xml:space="preserve"> with warming</w:t>
      </w:r>
      <w:r w:rsidR="00032F4D">
        <w:rPr>
          <w:rFonts w:cstheme="minorHAnsi"/>
          <w:bCs/>
          <w:sz w:val="22"/>
          <w:szCs w:val="22"/>
          <w:lang w:val="en-US"/>
        </w:rPr>
        <w:t xml:space="preserve"> on average</w:t>
      </w:r>
      <w:r w:rsidR="00040663">
        <w:rPr>
          <w:rFonts w:cstheme="minorHAnsi"/>
          <w:bCs/>
          <w:sz w:val="22"/>
          <w:szCs w:val="22"/>
          <w:lang w:val="en-US"/>
        </w:rPr>
        <w:t>, whereas only considering resources being temperature dependent leads to declines in size-at-age for all sizes</w:t>
      </w:r>
      <w:r w:rsidR="00090F90">
        <w:rPr>
          <w:rFonts w:cstheme="minorHAnsi"/>
          <w:bCs/>
          <w:sz w:val="22"/>
          <w:szCs w:val="22"/>
          <w:lang w:val="en-US"/>
        </w:rPr>
        <w:t xml:space="preserve">. </w:t>
      </w:r>
      <w:r w:rsidR="00565BC0">
        <w:rPr>
          <w:rFonts w:cstheme="minorHAnsi"/>
          <w:bCs/>
          <w:sz w:val="22"/>
          <w:szCs w:val="22"/>
          <w:lang w:val="en-US"/>
        </w:rPr>
        <w:t xml:space="preserve">The increase in size-at-age when including physiological temperature scaling </w:t>
      </w:r>
      <w:r w:rsidR="00F957CE">
        <w:rPr>
          <w:rFonts w:cstheme="minorHAnsi"/>
          <w:bCs/>
          <w:sz w:val="22"/>
          <w:szCs w:val="22"/>
          <w:lang w:val="en-US"/>
        </w:rPr>
        <w:t xml:space="preserve">is a robust result in this study and </w:t>
      </w:r>
      <w:r w:rsidR="00090F90">
        <w:rPr>
          <w:rFonts w:cstheme="minorHAnsi"/>
          <w:bCs/>
          <w:sz w:val="22"/>
          <w:szCs w:val="22"/>
          <w:lang w:val="en-US"/>
        </w:rPr>
        <w:t xml:space="preserve">occurs </w:t>
      </w:r>
      <w:r w:rsidR="009C6402">
        <w:rPr>
          <w:rFonts w:cstheme="minorHAnsi"/>
          <w:bCs/>
          <w:sz w:val="22"/>
          <w:szCs w:val="22"/>
          <w:lang w:val="en-US"/>
        </w:rPr>
        <w:t>in particular for smaller individuals</w:t>
      </w:r>
      <w:r w:rsidR="00BA6E46">
        <w:rPr>
          <w:rFonts w:cstheme="minorHAnsi"/>
          <w:bCs/>
          <w:sz w:val="22"/>
          <w:szCs w:val="22"/>
          <w:lang w:val="en-US"/>
        </w:rPr>
        <w:t xml:space="preserve">, </w:t>
      </w:r>
      <w:r w:rsidR="001F2F04">
        <w:rPr>
          <w:rFonts w:cstheme="minorHAnsi"/>
          <w:bCs/>
          <w:sz w:val="22"/>
          <w:szCs w:val="22"/>
          <w:lang w:val="en-US"/>
        </w:rPr>
        <w:t>which</w:t>
      </w:r>
      <w:r w:rsidR="00BA6E46">
        <w:rPr>
          <w:rFonts w:cstheme="minorHAnsi"/>
          <w:bCs/>
          <w:sz w:val="22"/>
          <w:szCs w:val="22"/>
          <w:lang w:val="en-US"/>
        </w:rPr>
        <w:t xml:space="preserve"> is </w:t>
      </w:r>
      <w:r w:rsidR="001F2F04">
        <w:rPr>
          <w:rFonts w:cstheme="minorHAnsi"/>
          <w:bCs/>
          <w:sz w:val="22"/>
          <w:szCs w:val="22"/>
          <w:lang w:val="en-US"/>
        </w:rPr>
        <w:t>consistent with empirical findings</w:t>
      </w:r>
      <w:r w:rsidR="003233DF">
        <w:rPr>
          <w:rFonts w:cstheme="minorHAnsi"/>
          <w:bCs/>
          <w:sz w:val="22"/>
          <w:szCs w:val="22"/>
          <w:lang w:val="en-US"/>
        </w:rPr>
        <w:t xml:space="preserve"> </w:t>
      </w:r>
      <w:r w:rsidR="003233DF">
        <w:rPr>
          <w:rFonts w:cstheme="minorHAnsi"/>
          <w:bCs/>
          <w:sz w:val="22"/>
          <w:szCs w:val="22"/>
          <w:lang w:val="en-US"/>
        </w:rPr>
        <w:fldChar w:fldCharType="begin"/>
      </w:r>
      <w:r w:rsidR="003233DF">
        <w:rPr>
          <w:rFonts w:cstheme="minorHAnsi"/>
          <w:bCs/>
          <w:sz w:val="22"/>
          <w:szCs w:val="22"/>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3233DF">
        <w:rPr>
          <w:rFonts w:cstheme="minorHAnsi"/>
          <w:bCs/>
          <w:sz w:val="22"/>
          <w:szCs w:val="22"/>
          <w:lang w:val="en-US"/>
        </w:rPr>
        <w:fldChar w:fldCharType="separate"/>
      </w:r>
      <w:r w:rsidR="003233DF" w:rsidRPr="003233DF">
        <w:rPr>
          <w:rFonts w:ascii="Times New Roman" w:cs="Times New Roman"/>
          <w:sz w:val="22"/>
          <w:lang w:val="en-GB"/>
        </w:rPr>
        <w:t xml:space="preserve">(Thresher </w:t>
      </w:r>
      <w:r w:rsidR="003233DF" w:rsidRPr="003233DF">
        <w:rPr>
          <w:rFonts w:ascii="Times New Roman" w:cs="Times New Roman"/>
          <w:i/>
          <w:iCs/>
          <w:sz w:val="22"/>
          <w:lang w:val="en-GB"/>
        </w:rPr>
        <w:t>et al.</w:t>
      </w:r>
      <w:r w:rsidR="003233DF" w:rsidRPr="003233DF">
        <w:rPr>
          <w:rFonts w:ascii="Times New Roman" w:cs="Times New Roman"/>
          <w:sz w:val="22"/>
          <w:lang w:val="en-GB"/>
        </w:rPr>
        <w:t xml:space="preserve"> 2007; Baudron </w:t>
      </w:r>
      <w:r w:rsidR="003233DF" w:rsidRPr="003233DF">
        <w:rPr>
          <w:rFonts w:ascii="Times New Roman" w:cs="Times New Roman"/>
          <w:i/>
          <w:iCs/>
          <w:sz w:val="22"/>
          <w:lang w:val="en-GB"/>
        </w:rPr>
        <w:t>et al.</w:t>
      </w:r>
      <w:r w:rsidR="003233DF" w:rsidRPr="003233DF">
        <w:rPr>
          <w:rFonts w:ascii="Times New Roman" w:cs="Times New Roman"/>
          <w:sz w:val="22"/>
          <w:lang w:val="en-GB"/>
        </w:rPr>
        <w:t xml:space="preserve"> 2014; Huss </w:t>
      </w:r>
      <w:r w:rsidR="003233DF" w:rsidRPr="003233DF">
        <w:rPr>
          <w:rFonts w:ascii="Times New Roman" w:cs="Times New Roman"/>
          <w:i/>
          <w:iCs/>
          <w:sz w:val="22"/>
          <w:lang w:val="en-GB"/>
        </w:rPr>
        <w:t>et al.</w:t>
      </w:r>
      <w:r w:rsidR="003233DF" w:rsidRPr="003233DF">
        <w:rPr>
          <w:rFonts w:ascii="Times New Roman" w:cs="Times New Roman"/>
          <w:sz w:val="22"/>
          <w:lang w:val="en-GB"/>
        </w:rPr>
        <w:t xml:space="preserve"> 2019)</w:t>
      </w:r>
      <w:r w:rsidR="003233DF">
        <w:rPr>
          <w:rFonts w:cstheme="minorHAnsi"/>
          <w:bCs/>
          <w:sz w:val="22"/>
          <w:szCs w:val="22"/>
          <w:lang w:val="en-US"/>
        </w:rPr>
        <w:fldChar w:fldCharType="end"/>
      </w:r>
      <w:r w:rsidR="001F2F04">
        <w:rPr>
          <w:rFonts w:cstheme="minorHAnsi"/>
          <w:bCs/>
          <w:sz w:val="22"/>
          <w:szCs w:val="22"/>
          <w:lang w:val="en-US"/>
        </w:rPr>
        <w:t>.</w:t>
      </w:r>
      <w:r w:rsidR="00671322">
        <w:rPr>
          <w:rFonts w:cstheme="minorHAnsi"/>
          <w:bCs/>
          <w:sz w:val="22"/>
          <w:szCs w:val="22"/>
          <w:lang w:val="en-US"/>
        </w:rPr>
        <w:t xml:space="preserve"> However, </w:t>
      </w:r>
      <w:r w:rsidR="001B21AC">
        <w:rPr>
          <w:rFonts w:cstheme="minorHAnsi"/>
          <w:bCs/>
          <w:sz w:val="22"/>
          <w:szCs w:val="22"/>
          <w:lang w:val="en-US"/>
        </w:rPr>
        <w:t>increased juvenile growth and size-at-age</w:t>
      </w:r>
      <w:r w:rsidR="00671322">
        <w:rPr>
          <w:rFonts w:cstheme="minorHAnsi"/>
          <w:bCs/>
          <w:sz w:val="22"/>
          <w:szCs w:val="22"/>
          <w:lang w:val="en-US"/>
        </w:rPr>
        <w:t xml:space="preserve"> does not </w:t>
      </w:r>
      <w:r w:rsidR="009C6402">
        <w:rPr>
          <w:rFonts w:cstheme="minorHAnsi"/>
          <w:bCs/>
          <w:sz w:val="22"/>
          <w:szCs w:val="22"/>
          <w:lang w:val="en-US"/>
        </w:rPr>
        <w:t xml:space="preserve">necessarily lead to larger mean </w:t>
      </w:r>
      <w:r w:rsidR="00E440A0">
        <w:rPr>
          <w:rFonts w:cstheme="minorHAnsi"/>
          <w:bCs/>
          <w:sz w:val="22"/>
          <w:szCs w:val="22"/>
          <w:lang w:val="en-US"/>
        </w:rPr>
        <w:t>population body size</w:t>
      </w:r>
      <w:r w:rsidR="00EA6569">
        <w:rPr>
          <w:rFonts w:cstheme="minorHAnsi"/>
          <w:bCs/>
          <w:sz w:val="22"/>
          <w:szCs w:val="22"/>
          <w:lang w:val="en-US"/>
        </w:rPr>
        <w:t xml:space="preserve">, spawning stock biomass </w:t>
      </w:r>
      <w:r w:rsidR="00E440A0">
        <w:rPr>
          <w:rFonts w:cstheme="minorHAnsi"/>
          <w:bCs/>
          <w:sz w:val="22"/>
          <w:szCs w:val="22"/>
          <w:lang w:val="en-US"/>
        </w:rPr>
        <w:t>or</w:t>
      </w:r>
      <w:r w:rsidR="009C6402">
        <w:rPr>
          <w:rFonts w:cstheme="minorHAnsi"/>
          <w:bCs/>
          <w:sz w:val="22"/>
          <w:szCs w:val="22"/>
          <w:lang w:val="en-US"/>
        </w:rPr>
        <w:t xml:space="preserve"> yields</w:t>
      </w:r>
      <w:r w:rsidR="003B0DCE">
        <w:rPr>
          <w:rFonts w:cstheme="minorHAnsi"/>
          <w:bCs/>
          <w:sz w:val="22"/>
          <w:szCs w:val="22"/>
          <w:lang w:val="en-US"/>
        </w:rPr>
        <w:t>, as mortality (both predation and background) increases.</w:t>
      </w:r>
    </w:p>
    <w:p w14:paraId="1DC43752" w14:textId="6DA10487" w:rsidR="001455EE" w:rsidRDefault="002908D4" w:rsidP="00C153DD">
      <w:pPr>
        <w:spacing w:line="480" w:lineRule="auto"/>
        <w:ind w:firstLine="284"/>
        <w:jc w:val="both"/>
        <w:rPr>
          <w:rFonts w:ascii="Times New Roman" w:hAnsi="Times New Roman" w:cs="Times New Roman"/>
          <w:bCs/>
          <w:sz w:val="22"/>
          <w:szCs w:val="22"/>
          <w:lang w:val="en-US"/>
        </w:rPr>
      </w:pPr>
      <w:r>
        <w:rPr>
          <w:rFonts w:cstheme="minorHAnsi"/>
          <w:bCs/>
          <w:sz w:val="22"/>
          <w:szCs w:val="22"/>
          <w:lang w:val="en-US"/>
        </w:rPr>
        <w:t>A strength of mechanistic models is that the underlying causes behind emergent phenomena</w:t>
      </w:r>
      <w:r w:rsidR="00034BD7" w:rsidRPr="00034BD7">
        <w:rPr>
          <w:rFonts w:cstheme="minorHAnsi"/>
          <w:bCs/>
          <w:sz w:val="22"/>
          <w:szCs w:val="22"/>
          <w:lang w:val="en-US"/>
        </w:rPr>
        <w:t xml:space="preserve"> </w:t>
      </w:r>
      <w:r w:rsidR="00034BD7">
        <w:rPr>
          <w:rFonts w:cstheme="minorHAnsi"/>
          <w:bCs/>
          <w:sz w:val="22"/>
          <w:szCs w:val="22"/>
          <w:lang w:val="en-US"/>
        </w:rPr>
        <w:t>can be analyzed</w:t>
      </w:r>
      <w:r>
        <w:rPr>
          <w:rFonts w:cstheme="minorHAnsi"/>
          <w:bCs/>
          <w:sz w:val="22"/>
          <w:szCs w:val="22"/>
          <w:lang w:val="en-US"/>
        </w:rPr>
        <w:t xml:space="preserve">. </w:t>
      </w:r>
      <w:r w:rsidR="00604E72">
        <w:rPr>
          <w:rFonts w:cstheme="minorHAnsi"/>
          <w:bCs/>
          <w:sz w:val="22"/>
          <w:szCs w:val="22"/>
          <w:lang w:val="en-US"/>
        </w:rPr>
        <w:t xml:space="preserve">Most predictions about declines in body size from </w:t>
      </w:r>
      <w:r w:rsidR="00F317EA">
        <w:rPr>
          <w:rFonts w:cstheme="minorHAnsi"/>
          <w:bCs/>
          <w:sz w:val="22"/>
          <w:szCs w:val="22"/>
          <w:lang w:val="en-US"/>
        </w:rPr>
        <w:t>mechanistic models</w:t>
      </w:r>
      <w:r w:rsidR="00604E72">
        <w:rPr>
          <w:rFonts w:cstheme="minorHAnsi"/>
          <w:bCs/>
          <w:sz w:val="22"/>
          <w:szCs w:val="22"/>
          <w:lang w:val="en-US"/>
        </w:rPr>
        <w:t xml:space="preserve"> </w:t>
      </w:r>
      <w:r w:rsidR="00A150C6">
        <w:rPr>
          <w:rFonts w:cstheme="minorHAnsi"/>
          <w:bCs/>
          <w:sz w:val="22"/>
          <w:szCs w:val="22"/>
          <w:lang w:val="en-US"/>
        </w:rPr>
        <w:t>find it</w:t>
      </w:r>
      <w:r w:rsidR="009751B0">
        <w:rPr>
          <w:rFonts w:cstheme="minorHAnsi"/>
          <w:bCs/>
          <w:sz w:val="22"/>
          <w:szCs w:val="22"/>
          <w:lang w:val="en-US"/>
        </w:rPr>
        <w:t xml:space="preserve"> to be driven by </w:t>
      </w:r>
      <w:r w:rsidR="00604E72">
        <w:rPr>
          <w:rFonts w:cstheme="minorHAnsi"/>
          <w:bCs/>
          <w:sz w:val="22"/>
          <w:szCs w:val="22"/>
          <w:lang w:val="en-US"/>
        </w:rPr>
        <w:t>lower food abundance or energy transferred up in the food change</w:t>
      </w:r>
      <w:r w:rsidR="00034BD7">
        <w:rPr>
          <w:rFonts w:cstheme="minorHAnsi"/>
          <w:bCs/>
          <w:sz w:val="22"/>
          <w:szCs w:val="22"/>
          <w:lang w:val="en-US"/>
        </w:rPr>
        <w:t>,</w:t>
      </w:r>
      <w:r w:rsidR="005A2767" w:rsidRPr="005A2767">
        <w:rPr>
          <w:rFonts w:ascii="Times New Roman" w:hAnsi="Times New Roman" w:cs="Times New Roman"/>
          <w:bCs/>
          <w:sz w:val="22"/>
          <w:szCs w:val="22"/>
        </w:rPr>
        <w:t xml:space="preserve"> </w:t>
      </w:r>
      <w:r w:rsidR="00034BD7" w:rsidRPr="00034BD7">
        <w:rPr>
          <w:rFonts w:ascii="Times New Roman" w:hAnsi="Times New Roman" w:cs="Times New Roman"/>
          <w:bCs/>
          <w:sz w:val="22"/>
          <w:szCs w:val="22"/>
          <w:lang w:val="en-US"/>
        </w:rPr>
        <w:t>due to</w:t>
      </w:r>
      <w:r w:rsidR="00E26208">
        <w:rPr>
          <w:rFonts w:ascii="Times New Roman" w:hAnsi="Times New Roman" w:cs="Times New Roman"/>
          <w:bCs/>
          <w:sz w:val="22"/>
          <w:szCs w:val="22"/>
          <w:lang w:val="en-US"/>
        </w:rPr>
        <w:t xml:space="preserve"> a combination of </w:t>
      </w:r>
      <w:r w:rsidR="00624EE4">
        <w:rPr>
          <w:rFonts w:ascii="Times New Roman" w:hAnsi="Times New Roman" w:cs="Times New Roman"/>
          <w:bCs/>
          <w:sz w:val="22"/>
          <w:szCs w:val="22"/>
          <w:lang w:val="en-US"/>
        </w:rPr>
        <w:t xml:space="preserve">declines in </w:t>
      </w:r>
      <w:r w:rsidR="00A8141A">
        <w:rPr>
          <w:rFonts w:ascii="Times New Roman" w:hAnsi="Times New Roman" w:cs="Times New Roman"/>
          <w:bCs/>
          <w:sz w:val="22"/>
          <w:szCs w:val="22"/>
          <w:lang w:val="en-US"/>
        </w:rPr>
        <w:t xml:space="preserve">plankton </w:t>
      </w:r>
      <w:r w:rsidR="00624EE4">
        <w:rPr>
          <w:rFonts w:ascii="Times New Roman" w:hAnsi="Times New Roman" w:cs="Times New Roman"/>
          <w:bCs/>
          <w:sz w:val="22"/>
          <w:szCs w:val="22"/>
          <w:lang w:val="en-US"/>
        </w:rPr>
        <w:t xml:space="preserve">density </w:t>
      </w:r>
      <w:r w:rsidR="00A8141A">
        <w:rPr>
          <w:rFonts w:ascii="Times New Roman" w:hAnsi="Times New Roman" w:cs="Times New Roman"/>
          <w:bCs/>
          <w:sz w:val="22"/>
          <w:szCs w:val="22"/>
          <w:lang w:val="en-US"/>
        </w:rPr>
        <w:t xml:space="preserve">and shifts towards smaller </w:t>
      </w:r>
      <w:r w:rsidR="00BA47EF">
        <w:rPr>
          <w:rFonts w:ascii="Times New Roman" w:hAnsi="Times New Roman" w:cs="Times New Roman"/>
          <w:bCs/>
          <w:sz w:val="22"/>
          <w:szCs w:val="22"/>
          <w:lang w:val="en-US"/>
        </w:rPr>
        <w:t>plankton</w:t>
      </w:r>
      <w:r w:rsidR="001248C3">
        <w:rPr>
          <w:rFonts w:ascii="Times New Roman" w:hAnsi="Times New Roman" w:cs="Times New Roman"/>
          <w:bCs/>
          <w:sz w:val="22"/>
          <w:szCs w:val="22"/>
          <w:lang w:val="en-US"/>
        </w:rPr>
        <w:t xml:space="preserve"> </w:t>
      </w:r>
      <w:r w:rsidR="0000426F">
        <w:rPr>
          <w:rFonts w:ascii="Times New Roman" w:hAnsi="Times New Roman" w:cs="Times New Roman"/>
          <w:bCs/>
          <w:sz w:val="22"/>
          <w:szCs w:val="22"/>
          <w:lang w:val="en-US"/>
        </w:rPr>
        <w:fldChar w:fldCharType="begin"/>
      </w:r>
      <w:r w:rsidR="007E39DA">
        <w:rPr>
          <w:rFonts w:ascii="Times New Roman" w:hAnsi="Times New Roman" w:cs="Times New Roman"/>
          <w:bCs/>
          <w:sz w:val="22"/>
          <w:szCs w:val="22"/>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00426F">
        <w:rPr>
          <w:rFonts w:ascii="Times New Roman" w:hAnsi="Times New Roman" w:cs="Times New Roman"/>
          <w:bCs/>
          <w:sz w:val="22"/>
          <w:szCs w:val="22"/>
          <w:lang w:val="en-US"/>
        </w:rPr>
        <w:fldChar w:fldCharType="separate"/>
      </w:r>
      <w:r w:rsidR="007E39DA" w:rsidRPr="007E39DA">
        <w:rPr>
          <w:rFonts w:ascii="Times New Roman" w:hAnsi="Times New Roman" w:cs="Times New Roman"/>
          <w:sz w:val="22"/>
          <w:lang w:val="en-GB"/>
        </w:rPr>
        <w:t xml:space="preserve">(Lefort </w:t>
      </w:r>
      <w:r w:rsidR="007E39DA" w:rsidRPr="007E39DA">
        <w:rPr>
          <w:rFonts w:ascii="Times New Roman" w:hAnsi="Times New Roman" w:cs="Times New Roman"/>
          <w:i/>
          <w:iCs/>
          <w:sz w:val="22"/>
          <w:lang w:val="en-GB"/>
        </w:rPr>
        <w:t>et al.</w:t>
      </w:r>
      <w:r w:rsidR="007E39DA" w:rsidRPr="007E39DA">
        <w:rPr>
          <w:rFonts w:ascii="Times New Roman" w:hAnsi="Times New Roman" w:cs="Times New Roman"/>
          <w:sz w:val="22"/>
          <w:lang w:val="en-GB"/>
        </w:rPr>
        <w:t xml:space="preserve"> 2015; Woodworth-Jefcoats </w:t>
      </w:r>
      <w:r w:rsidR="007E39DA" w:rsidRPr="007E39DA">
        <w:rPr>
          <w:rFonts w:ascii="Times New Roman" w:hAnsi="Times New Roman" w:cs="Times New Roman"/>
          <w:i/>
          <w:iCs/>
          <w:sz w:val="22"/>
          <w:lang w:val="en-GB"/>
        </w:rPr>
        <w:t>et al.</w:t>
      </w:r>
      <w:r w:rsidR="007E39DA" w:rsidRPr="007E39DA">
        <w:rPr>
          <w:rFonts w:ascii="Times New Roman" w:hAnsi="Times New Roman" w:cs="Times New Roman"/>
          <w:sz w:val="22"/>
          <w:lang w:val="en-GB"/>
        </w:rPr>
        <w:t xml:space="preserve"> 2015, 2019)</w:t>
      </w:r>
      <w:r w:rsidR="0000426F">
        <w:rPr>
          <w:rFonts w:ascii="Times New Roman" w:hAnsi="Times New Roman" w:cs="Times New Roman"/>
          <w:bCs/>
          <w:sz w:val="22"/>
          <w:szCs w:val="22"/>
          <w:lang w:val="en-US"/>
        </w:rPr>
        <w:fldChar w:fldCharType="end"/>
      </w:r>
      <w:r w:rsidR="00A8141A">
        <w:rPr>
          <w:rFonts w:ascii="Times New Roman" w:hAnsi="Times New Roman" w:cs="Times New Roman"/>
          <w:bCs/>
          <w:sz w:val="22"/>
          <w:szCs w:val="22"/>
          <w:lang w:val="en-US"/>
        </w:rPr>
        <w:t>.</w:t>
      </w:r>
      <w:r w:rsidR="001248C3">
        <w:rPr>
          <w:rFonts w:ascii="Times New Roman" w:hAnsi="Times New Roman" w:cs="Times New Roman"/>
          <w:bCs/>
          <w:sz w:val="22"/>
          <w:szCs w:val="22"/>
          <w:lang w:val="en-US"/>
        </w:rPr>
        <w:t xml:space="preserve"> </w:t>
      </w:r>
      <w:r w:rsidR="00CC637F">
        <w:rPr>
          <w:rFonts w:ascii="Times New Roman" w:hAnsi="Times New Roman" w:cs="Times New Roman"/>
          <w:bCs/>
          <w:sz w:val="22"/>
          <w:szCs w:val="22"/>
          <w:lang w:val="en-US"/>
        </w:rPr>
        <w:t xml:space="preserve">We </w:t>
      </w:r>
      <w:r w:rsidR="00A735DE">
        <w:rPr>
          <w:rFonts w:ascii="Times New Roman" w:hAnsi="Times New Roman" w:cs="Times New Roman"/>
          <w:bCs/>
          <w:sz w:val="22"/>
          <w:szCs w:val="22"/>
          <w:lang w:val="en-US"/>
        </w:rPr>
        <w:t>al</w:t>
      </w:r>
      <w:r w:rsidR="00657C14">
        <w:rPr>
          <w:rFonts w:ascii="Times New Roman" w:hAnsi="Times New Roman" w:cs="Times New Roman"/>
          <w:bCs/>
          <w:sz w:val="22"/>
          <w:szCs w:val="22"/>
          <w:lang w:val="en-US"/>
        </w:rPr>
        <w:t xml:space="preserve">so </w:t>
      </w:r>
      <w:r w:rsidR="00CC637F">
        <w:rPr>
          <w:rFonts w:ascii="Times New Roman" w:hAnsi="Times New Roman" w:cs="Times New Roman"/>
          <w:bCs/>
          <w:sz w:val="22"/>
          <w:szCs w:val="22"/>
          <w:lang w:val="en-US"/>
        </w:rPr>
        <w:t xml:space="preserve">find that these bottom-up driven changes </w:t>
      </w:r>
      <w:r w:rsidR="00A735DE">
        <w:rPr>
          <w:rFonts w:ascii="Times New Roman" w:hAnsi="Times New Roman" w:cs="Times New Roman"/>
          <w:bCs/>
          <w:sz w:val="22"/>
          <w:szCs w:val="22"/>
          <w:lang w:val="en-US"/>
        </w:rPr>
        <w:t xml:space="preserve">lead </w:t>
      </w:r>
      <w:r w:rsidR="00CC637F">
        <w:rPr>
          <w:rFonts w:ascii="Times New Roman" w:hAnsi="Times New Roman" w:cs="Times New Roman"/>
          <w:bCs/>
          <w:sz w:val="22"/>
          <w:szCs w:val="22"/>
          <w:lang w:val="en-US"/>
        </w:rPr>
        <w:t>to reduction in size-at-age</w:t>
      </w:r>
      <w:r w:rsidR="008245F9">
        <w:rPr>
          <w:rFonts w:ascii="Times New Roman" w:hAnsi="Times New Roman" w:cs="Times New Roman"/>
          <w:bCs/>
          <w:sz w:val="22"/>
          <w:szCs w:val="22"/>
          <w:lang w:val="en-US"/>
        </w:rPr>
        <w:t xml:space="preserve"> (</w:t>
      </w:r>
      <w:r w:rsidR="00CC637F">
        <w:rPr>
          <w:rFonts w:ascii="Times New Roman" w:hAnsi="Times New Roman" w:cs="Times New Roman"/>
          <w:bCs/>
          <w:sz w:val="22"/>
          <w:szCs w:val="22"/>
          <w:lang w:val="en-US"/>
        </w:rPr>
        <w:t xml:space="preserve">in </w:t>
      </w:r>
      <w:r w:rsidR="00550FE0">
        <w:rPr>
          <w:rFonts w:ascii="Times New Roman" w:hAnsi="Times New Roman" w:cs="Times New Roman"/>
          <w:bCs/>
          <w:sz w:val="22"/>
          <w:szCs w:val="22"/>
          <w:lang w:val="en-US"/>
        </w:rPr>
        <w:t>particular in</w:t>
      </w:r>
      <w:r w:rsidR="00CC637F">
        <w:rPr>
          <w:rFonts w:ascii="Times New Roman" w:hAnsi="Times New Roman" w:cs="Times New Roman"/>
          <w:bCs/>
          <w:sz w:val="22"/>
          <w:szCs w:val="22"/>
          <w:lang w:val="en-US"/>
        </w:rPr>
        <w:t xml:space="preserve"> smaller individuals</w:t>
      </w:r>
      <w:r w:rsidR="008245F9">
        <w:rPr>
          <w:rFonts w:ascii="Times New Roman" w:hAnsi="Times New Roman" w:cs="Times New Roman"/>
          <w:bCs/>
          <w:sz w:val="22"/>
          <w:szCs w:val="22"/>
          <w:lang w:val="en-US"/>
        </w:rPr>
        <w:t>)</w:t>
      </w:r>
      <w:r w:rsidR="00377348">
        <w:rPr>
          <w:rFonts w:ascii="Times New Roman" w:hAnsi="Times New Roman" w:cs="Times New Roman"/>
          <w:bCs/>
          <w:sz w:val="22"/>
          <w:szCs w:val="22"/>
          <w:lang w:val="en-US"/>
        </w:rPr>
        <w:t xml:space="preserve"> and </w:t>
      </w:r>
      <w:r w:rsidR="001C0230">
        <w:rPr>
          <w:rFonts w:ascii="Times New Roman" w:hAnsi="Times New Roman" w:cs="Times New Roman"/>
          <w:bCs/>
          <w:sz w:val="22"/>
          <w:szCs w:val="22"/>
          <w:lang w:val="en-US"/>
        </w:rPr>
        <w:t>corresponding chang</w:t>
      </w:r>
      <w:r w:rsidR="00C5493E">
        <w:rPr>
          <w:rFonts w:ascii="Times New Roman" w:hAnsi="Times New Roman" w:cs="Times New Roman"/>
          <w:bCs/>
          <w:sz w:val="22"/>
          <w:szCs w:val="22"/>
          <w:lang w:val="en-US"/>
        </w:rPr>
        <w:t>es in mean population body size</w:t>
      </w:r>
      <w:r w:rsidR="00442FF7">
        <w:rPr>
          <w:rFonts w:ascii="Times New Roman" w:hAnsi="Times New Roman" w:cs="Times New Roman"/>
          <w:bCs/>
          <w:sz w:val="22"/>
          <w:szCs w:val="22"/>
          <w:lang w:val="en-US"/>
        </w:rPr>
        <w:t xml:space="preserve"> and abundance of large fish</w:t>
      </w:r>
      <w:r w:rsidR="00C5493E">
        <w:rPr>
          <w:rFonts w:ascii="Times New Roman" w:hAnsi="Times New Roman" w:cs="Times New Roman"/>
          <w:bCs/>
          <w:sz w:val="22"/>
          <w:szCs w:val="22"/>
          <w:lang w:val="en-US"/>
        </w:rPr>
        <w:t xml:space="preserve">. </w:t>
      </w:r>
      <w:r w:rsidR="00C97718">
        <w:rPr>
          <w:rFonts w:ascii="Times New Roman" w:hAnsi="Times New Roman" w:cs="Times New Roman"/>
          <w:bCs/>
          <w:sz w:val="22"/>
          <w:szCs w:val="22"/>
          <w:lang w:val="en-US"/>
        </w:rPr>
        <w:t>However, the</w:t>
      </w:r>
      <w:r w:rsidR="0023106E">
        <w:rPr>
          <w:rFonts w:ascii="Times New Roman" w:hAnsi="Times New Roman" w:cs="Times New Roman"/>
          <w:bCs/>
          <w:sz w:val="22"/>
          <w:szCs w:val="22"/>
          <w:lang w:val="en-US"/>
        </w:rPr>
        <w:t xml:space="preserve"> </w:t>
      </w:r>
      <w:r w:rsidR="00941E26">
        <w:rPr>
          <w:rFonts w:ascii="Times New Roman" w:hAnsi="Times New Roman" w:cs="Times New Roman"/>
          <w:bCs/>
          <w:sz w:val="22"/>
          <w:szCs w:val="22"/>
          <w:lang w:val="en-US"/>
        </w:rPr>
        <w:t>temperature-size rule</w:t>
      </w:r>
      <w:r w:rsidR="00B338A1">
        <w:rPr>
          <w:rFonts w:ascii="Times New Roman" w:hAnsi="Times New Roman" w:cs="Times New Roman"/>
          <w:bCs/>
          <w:sz w:val="22"/>
          <w:szCs w:val="22"/>
          <w:lang w:val="en-US"/>
        </w:rPr>
        <w:t xml:space="preserve"> (TSR)</w:t>
      </w:r>
      <w:r w:rsidR="00BC6B00">
        <w:rPr>
          <w:rFonts w:ascii="Times New Roman" w:hAnsi="Times New Roman" w:cs="Times New Roman"/>
          <w:bCs/>
          <w:sz w:val="22"/>
          <w:szCs w:val="22"/>
          <w:lang w:val="en-US"/>
        </w:rPr>
        <w:t xml:space="preserve"> </w:t>
      </w:r>
      <w:r w:rsidR="00BC6B00">
        <w:rPr>
          <w:rFonts w:ascii="Times New Roman" w:hAnsi="Times New Roman" w:cs="Times New Roman"/>
          <w:bCs/>
          <w:sz w:val="22"/>
          <w:szCs w:val="22"/>
          <w:lang w:val="en-US"/>
        </w:rPr>
        <w:fldChar w:fldCharType="begin"/>
      </w:r>
      <w:r w:rsidR="00E1554A">
        <w:rPr>
          <w:rFonts w:ascii="Times New Roman" w:hAnsi="Times New Roman" w:cs="Times New Roman"/>
          <w:bCs/>
          <w:sz w:val="22"/>
          <w:szCs w:val="22"/>
          <w:lang w:val="en-US"/>
        </w:rPr>
        <w:instrText xml:space="preserve"> ADDIN ZOTERO_ITEM CSL_CITATION {"citationID":"Lgoc5A4F","properties":{"formattedCitation":"(Atkinson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BC6B00">
        <w:rPr>
          <w:rFonts w:ascii="Times New Roman" w:hAnsi="Times New Roman" w:cs="Times New Roman"/>
          <w:bCs/>
          <w:sz w:val="22"/>
          <w:szCs w:val="22"/>
          <w:lang w:val="en-US"/>
        </w:rPr>
        <w:fldChar w:fldCharType="separate"/>
      </w:r>
      <w:r w:rsidR="00E1554A">
        <w:rPr>
          <w:rFonts w:ascii="Times New Roman" w:hAnsi="Times New Roman" w:cs="Times New Roman"/>
          <w:bCs/>
          <w:noProof/>
          <w:sz w:val="22"/>
          <w:szCs w:val="22"/>
          <w:lang w:val="en-US"/>
        </w:rPr>
        <w:t>(Atkinson 1994; Ohlberger 2013)</w:t>
      </w:r>
      <w:r w:rsidR="00BC6B00">
        <w:rPr>
          <w:rFonts w:ascii="Times New Roman" w:hAnsi="Times New Roman" w:cs="Times New Roman"/>
          <w:bCs/>
          <w:sz w:val="22"/>
          <w:szCs w:val="22"/>
          <w:lang w:val="en-US"/>
        </w:rPr>
        <w:fldChar w:fldCharType="end"/>
      </w:r>
      <w:r w:rsidR="00941E26">
        <w:rPr>
          <w:rFonts w:ascii="Times New Roman" w:hAnsi="Times New Roman" w:cs="Times New Roman"/>
          <w:bCs/>
          <w:sz w:val="22"/>
          <w:szCs w:val="22"/>
          <w:lang w:val="en-US"/>
        </w:rPr>
        <w:t>, on</w:t>
      </w:r>
      <w:r w:rsidR="00BC6B00">
        <w:rPr>
          <w:rFonts w:ascii="Times New Roman" w:hAnsi="Times New Roman" w:cs="Times New Roman"/>
          <w:bCs/>
          <w:sz w:val="22"/>
          <w:szCs w:val="22"/>
          <w:lang w:val="en-US"/>
        </w:rPr>
        <w:t>e</w:t>
      </w:r>
      <w:r w:rsidR="00941E26">
        <w:rPr>
          <w:rFonts w:ascii="Times New Roman" w:hAnsi="Times New Roman" w:cs="Times New Roman"/>
          <w:bCs/>
          <w:sz w:val="22"/>
          <w:szCs w:val="22"/>
          <w:lang w:val="en-US"/>
        </w:rPr>
        <w:t xml:space="preserve"> of </w:t>
      </w:r>
      <w:r w:rsidR="00BC6B00">
        <w:rPr>
          <w:rFonts w:ascii="Times New Roman" w:hAnsi="Times New Roman" w:cs="Times New Roman"/>
          <w:bCs/>
          <w:sz w:val="22"/>
          <w:szCs w:val="22"/>
          <w:lang w:val="en-US"/>
        </w:rPr>
        <w:t xml:space="preserve">several empirical “rules” about the effect of warming in body size, </w:t>
      </w:r>
      <w:r w:rsidR="00965F79">
        <w:rPr>
          <w:rFonts w:ascii="Times New Roman" w:hAnsi="Times New Roman" w:cs="Times New Roman"/>
          <w:bCs/>
          <w:sz w:val="22"/>
          <w:szCs w:val="22"/>
          <w:lang w:val="en-US"/>
        </w:rPr>
        <w:t>describes an intraspecific response</w:t>
      </w:r>
      <w:r w:rsidR="00711CBD">
        <w:rPr>
          <w:rFonts w:ascii="Times New Roman" w:hAnsi="Times New Roman" w:cs="Times New Roman"/>
          <w:bCs/>
          <w:sz w:val="22"/>
          <w:szCs w:val="22"/>
          <w:lang w:val="en-US"/>
        </w:rPr>
        <w:t xml:space="preserve">, over ontogeny. </w:t>
      </w:r>
      <w:r w:rsidR="00481534">
        <w:rPr>
          <w:rFonts w:ascii="Times New Roman" w:hAnsi="Times New Roman" w:cs="Times New Roman"/>
          <w:bCs/>
          <w:sz w:val="22"/>
          <w:szCs w:val="22"/>
          <w:lang w:val="en-US"/>
        </w:rPr>
        <w:t>I</w:t>
      </w:r>
      <w:r w:rsidR="00121344">
        <w:rPr>
          <w:rFonts w:ascii="Times New Roman" w:hAnsi="Times New Roman" w:cs="Times New Roman"/>
          <w:bCs/>
          <w:sz w:val="22"/>
          <w:szCs w:val="22"/>
          <w:lang w:val="en-US"/>
        </w:rPr>
        <w:t>n addition to community-wide changes</w:t>
      </w:r>
      <w:r w:rsidR="00586174">
        <w:rPr>
          <w:rFonts w:ascii="Times New Roman" w:hAnsi="Times New Roman" w:cs="Times New Roman"/>
          <w:bCs/>
          <w:sz w:val="22"/>
          <w:szCs w:val="22"/>
          <w:lang w:val="en-US"/>
        </w:rPr>
        <w:t xml:space="preserve">, </w:t>
      </w:r>
      <w:r w:rsidR="00435946">
        <w:rPr>
          <w:rFonts w:ascii="Times New Roman" w:hAnsi="Times New Roman" w:cs="Times New Roman"/>
          <w:bCs/>
          <w:sz w:val="22"/>
          <w:szCs w:val="22"/>
          <w:lang w:val="en-US"/>
        </w:rPr>
        <w:t xml:space="preserve">it is therefore important to also resolve the effects of warming by species </w:t>
      </w:r>
      <w:r w:rsidR="00A530C8">
        <w:rPr>
          <w:rFonts w:ascii="Times New Roman" w:hAnsi="Times New Roman" w:cs="Times New Roman"/>
          <w:bCs/>
          <w:sz w:val="22"/>
          <w:szCs w:val="22"/>
          <w:lang w:val="en-US"/>
        </w:rPr>
        <w:t xml:space="preserve">as </w:t>
      </w:r>
      <w:r w:rsidR="00195DC6">
        <w:rPr>
          <w:rFonts w:ascii="Times New Roman" w:hAnsi="Times New Roman" w:cs="Times New Roman"/>
          <w:bCs/>
          <w:sz w:val="22"/>
          <w:szCs w:val="22"/>
          <w:lang w:val="en-US"/>
        </w:rPr>
        <w:t>intraspecific response</w:t>
      </w:r>
      <w:r w:rsidR="00EF27D4">
        <w:rPr>
          <w:rFonts w:ascii="Times New Roman" w:hAnsi="Times New Roman" w:cs="Times New Roman"/>
          <w:bCs/>
          <w:sz w:val="22"/>
          <w:szCs w:val="22"/>
          <w:lang w:val="en-US"/>
        </w:rPr>
        <w:t>s, which matters for fisheries management</w:t>
      </w:r>
      <w:r w:rsidR="00B57021">
        <w:rPr>
          <w:rFonts w:ascii="Times New Roman" w:hAnsi="Times New Roman" w:cs="Times New Roman"/>
          <w:bCs/>
          <w:sz w:val="22"/>
          <w:szCs w:val="22"/>
          <w:lang w:val="en-US"/>
        </w:rPr>
        <w:t xml:space="preserve">. </w:t>
      </w:r>
      <w:r w:rsidR="00877E86">
        <w:rPr>
          <w:rFonts w:ascii="Times New Roman" w:hAnsi="Times New Roman" w:cs="Times New Roman"/>
          <w:bCs/>
          <w:sz w:val="22"/>
          <w:szCs w:val="22"/>
          <w:lang w:val="en-US"/>
        </w:rPr>
        <w:t xml:space="preserve">Moreover, </w:t>
      </w:r>
      <w:r w:rsidR="003625B0">
        <w:rPr>
          <w:rFonts w:ascii="Times New Roman" w:hAnsi="Times New Roman" w:cs="Times New Roman"/>
          <w:bCs/>
          <w:sz w:val="22"/>
          <w:szCs w:val="22"/>
          <w:lang w:val="en-US"/>
        </w:rPr>
        <w:t xml:space="preserve">the TSR </w:t>
      </w:r>
      <w:r w:rsidR="008A7E34">
        <w:rPr>
          <w:rFonts w:ascii="Times New Roman" w:hAnsi="Times New Roman" w:cs="Times New Roman"/>
          <w:bCs/>
          <w:sz w:val="22"/>
          <w:szCs w:val="22"/>
          <w:lang w:val="en-US"/>
        </w:rPr>
        <w:t xml:space="preserve">also suggests that </w:t>
      </w:r>
      <w:r w:rsidR="00C70911">
        <w:rPr>
          <w:rFonts w:ascii="Times New Roman" w:hAnsi="Times New Roman" w:cs="Times New Roman"/>
          <w:bCs/>
          <w:sz w:val="22"/>
          <w:szCs w:val="22"/>
          <w:lang w:val="en-US"/>
        </w:rPr>
        <w:t xml:space="preserve">development and growth of young individuals </w:t>
      </w:r>
      <w:r w:rsidR="007E1692">
        <w:rPr>
          <w:rFonts w:ascii="Times New Roman" w:hAnsi="Times New Roman" w:cs="Times New Roman"/>
          <w:bCs/>
          <w:sz w:val="22"/>
          <w:szCs w:val="22"/>
          <w:lang w:val="en-US"/>
        </w:rPr>
        <w:t xml:space="preserve">is </w:t>
      </w:r>
      <w:r w:rsidR="00C70911">
        <w:rPr>
          <w:rFonts w:ascii="Times New Roman" w:hAnsi="Times New Roman" w:cs="Times New Roman"/>
          <w:bCs/>
          <w:sz w:val="22"/>
          <w:szCs w:val="22"/>
          <w:lang w:val="en-US"/>
        </w:rPr>
        <w:t>faster with warming if temperatures are not too close to maximum tolerance temperatures</w:t>
      </w:r>
      <w:r w:rsidR="007E1692">
        <w:rPr>
          <w:rFonts w:ascii="Times New Roman" w:hAnsi="Times New Roman" w:cs="Times New Roman"/>
          <w:bCs/>
          <w:sz w:val="22"/>
          <w:szCs w:val="22"/>
          <w:lang w:val="en-US"/>
        </w:rPr>
        <w:t xml:space="preserve"> </w:t>
      </w:r>
      <w:r w:rsidR="007E1692">
        <w:rPr>
          <w:rFonts w:ascii="Times New Roman" w:hAnsi="Times New Roman" w:cs="Times New Roman"/>
          <w:bCs/>
          <w:sz w:val="22"/>
          <w:szCs w:val="22"/>
          <w:lang w:val="en-US"/>
        </w:rPr>
        <w:fldChar w:fldCharType="begin"/>
      </w:r>
      <w:r w:rsidR="007E1692">
        <w:rPr>
          <w:rFonts w:ascii="Times New Roman" w:hAnsi="Times New Roman" w:cs="Times New Roman"/>
          <w:bCs/>
          <w:sz w:val="22"/>
          <w:szCs w:val="22"/>
          <w:lang w:val="en-US"/>
        </w:rPr>
        <w:instrText xml:space="preserve"> ADDIN ZOTERO_ITEM CSL_CITATION {"citationID":"MoNuTc1v","properties":{"formattedCitation":"(Ohlberger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7E1692">
        <w:rPr>
          <w:rFonts w:ascii="Times New Roman" w:hAnsi="Times New Roman" w:cs="Times New Roman"/>
          <w:bCs/>
          <w:sz w:val="22"/>
          <w:szCs w:val="22"/>
          <w:lang w:val="en-US"/>
        </w:rPr>
        <w:fldChar w:fldCharType="separate"/>
      </w:r>
      <w:r w:rsidR="007E1692">
        <w:rPr>
          <w:rFonts w:ascii="Times New Roman" w:hAnsi="Times New Roman" w:cs="Times New Roman"/>
          <w:bCs/>
          <w:noProof/>
          <w:sz w:val="22"/>
          <w:szCs w:val="22"/>
          <w:lang w:val="en-US"/>
        </w:rPr>
        <w:t>(Ohlberger 2013)</w:t>
      </w:r>
      <w:r w:rsidR="007E1692">
        <w:rPr>
          <w:rFonts w:ascii="Times New Roman" w:hAnsi="Times New Roman" w:cs="Times New Roman"/>
          <w:bCs/>
          <w:sz w:val="22"/>
          <w:szCs w:val="22"/>
          <w:lang w:val="en-US"/>
        </w:rPr>
        <w:fldChar w:fldCharType="end"/>
      </w:r>
      <w:r w:rsidR="008C6041">
        <w:rPr>
          <w:rFonts w:ascii="Times New Roman" w:hAnsi="Times New Roman" w:cs="Times New Roman"/>
          <w:bCs/>
          <w:sz w:val="22"/>
          <w:szCs w:val="22"/>
          <w:lang w:val="en-US"/>
        </w:rPr>
        <w:t xml:space="preserve">. This can also be predicted form </w:t>
      </w:r>
      <w:r w:rsidR="00D758B7">
        <w:rPr>
          <w:rFonts w:ascii="Times New Roman" w:hAnsi="Times New Roman" w:cs="Times New Roman"/>
          <w:bCs/>
          <w:sz w:val="22"/>
          <w:szCs w:val="22"/>
          <w:lang w:val="en-US"/>
        </w:rPr>
        <w:t>thermal performance curves of body growth</w:t>
      </w:r>
      <w:r w:rsidR="0064764B">
        <w:rPr>
          <w:rFonts w:ascii="Times New Roman" w:hAnsi="Times New Roman" w:cs="Times New Roman"/>
          <w:bCs/>
          <w:sz w:val="22"/>
          <w:szCs w:val="22"/>
          <w:lang w:val="en-US"/>
        </w:rPr>
        <w:t xml:space="preserve">, which </w:t>
      </w:r>
      <w:r w:rsidR="00D758B7">
        <w:rPr>
          <w:rFonts w:ascii="Times New Roman" w:hAnsi="Times New Roman" w:cs="Times New Roman"/>
          <w:bCs/>
          <w:sz w:val="22"/>
          <w:szCs w:val="22"/>
          <w:lang w:val="en-US"/>
        </w:rPr>
        <w:t>are unimodal</w:t>
      </w:r>
      <w:r w:rsidR="00201045">
        <w:rPr>
          <w:rFonts w:ascii="Times New Roman" w:hAnsi="Times New Roman" w:cs="Times New Roman"/>
          <w:bCs/>
          <w:sz w:val="22"/>
          <w:szCs w:val="22"/>
          <w:lang w:val="en-US"/>
        </w:rPr>
        <w:t xml:space="preserve"> and therefore initial warming is likely beneficial for growth unless e.g. food levels change simultaneously </w:t>
      </w:r>
      <w:r w:rsidR="00D758B7">
        <w:rPr>
          <w:rFonts w:ascii="Times New Roman" w:hAnsi="Times New Roman" w:cs="Times New Roman"/>
          <w:bCs/>
          <w:sz w:val="22"/>
          <w:szCs w:val="22"/>
          <w:lang w:val="en-US"/>
        </w:rPr>
        <w:fldChar w:fldCharType="begin"/>
      </w:r>
      <w:r w:rsidR="00D758B7">
        <w:rPr>
          <w:rFonts w:ascii="Times New Roman" w:hAnsi="Times New Roman" w:cs="Times New Roman"/>
          <w:bCs/>
          <w:sz w:val="22"/>
          <w:szCs w:val="22"/>
          <w:lang w:val="en-US"/>
        </w:rPr>
        <w:instrText xml:space="preserve"> ADDIN ZOTERO_ITEM CSL_CITATION {"citationID":"0bqk6o0Y","properties":{"formattedCitation":"(Jobling 1997; Neuheimer &amp; Gr\\uc0\\u248{}nkjaer 2012)","plainCitation":"(Jobling 1997; Neuheimer &amp; Grønkjaer 2012)","noteIndex":0},"citationItems":[{"id":142,"uris":["http://zotero.org/users/6116610/items/AQWW4RPV"],"uri":["http://zotero.org/users/6116610/items/AQWW4RPV"],"itemData":{"id":142,"type":"chapter","container-title":"Global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B"},{"family":"Grønkjaer","given":"Peter"}],"issued":{"date-parts":[["2012"]]}}}],"schema":"https://github.com/citation-style-language/schema/raw/master/csl-citation.json"} </w:instrText>
      </w:r>
      <w:r w:rsidR="00D758B7">
        <w:rPr>
          <w:rFonts w:ascii="Times New Roman" w:hAnsi="Times New Roman" w:cs="Times New Roman"/>
          <w:bCs/>
          <w:sz w:val="22"/>
          <w:szCs w:val="22"/>
          <w:lang w:val="en-US"/>
        </w:rPr>
        <w:fldChar w:fldCharType="separate"/>
      </w:r>
      <w:r w:rsidR="00D758B7" w:rsidRPr="00133ADB">
        <w:rPr>
          <w:rFonts w:ascii="Times New Roman" w:hAnsi="Times New Roman" w:cs="Times New Roman"/>
          <w:sz w:val="22"/>
          <w:lang w:val="en-GB"/>
        </w:rPr>
        <w:t>(Jobling 1997; Neuheimer &amp; Grønkjaer 2012)</w:t>
      </w:r>
      <w:r w:rsidR="00D758B7">
        <w:rPr>
          <w:rFonts w:ascii="Times New Roman" w:hAnsi="Times New Roman" w:cs="Times New Roman"/>
          <w:bCs/>
          <w:sz w:val="22"/>
          <w:szCs w:val="22"/>
          <w:lang w:val="en-US"/>
        </w:rPr>
        <w:fldChar w:fldCharType="end"/>
      </w:r>
      <w:r w:rsidR="00D758B7">
        <w:rPr>
          <w:rFonts w:ascii="Times New Roman" w:hAnsi="Times New Roman" w:cs="Times New Roman"/>
          <w:bCs/>
          <w:sz w:val="22"/>
          <w:szCs w:val="22"/>
          <w:lang w:val="en-US"/>
        </w:rPr>
        <w:t xml:space="preserve">. </w:t>
      </w:r>
      <w:r w:rsidR="009E5609">
        <w:rPr>
          <w:rFonts w:ascii="Times New Roman" w:hAnsi="Times New Roman" w:cs="Times New Roman"/>
          <w:bCs/>
          <w:sz w:val="22"/>
          <w:szCs w:val="22"/>
          <w:lang w:val="en-US"/>
        </w:rPr>
        <w:t xml:space="preserve">In addition, </w:t>
      </w:r>
      <w:r w:rsidR="004F5C87">
        <w:rPr>
          <w:rFonts w:ascii="Times New Roman" w:hAnsi="Times New Roman" w:cs="Times New Roman"/>
          <w:bCs/>
          <w:sz w:val="22"/>
          <w:szCs w:val="22"/>
          <w:lang w:val="en-US"/>
        </w:rPr>
        <w:t xml:space="preserve">TSR can </w:t>
      </w:r>
      <w:r w:rsidR="00582DFB">
        <w:rPr>
          <w:rFonts w:ascii="Times New Roman" w:hAnsi="Times New Roman" w:cs="Times New Roman"/>
          <w:bCs/>
          <w:sz w:val="22"/>
          <w:szCs w:val="22"/>
          <w:lang w:val="en-US"/>
        </w:rPr>
        <w:t xml:space="preserve">also </w:t>
      </w:r>
      <w:r w:rsidR="004F5C87">
        <w:rPr>
          <w:rFonts w:ascii="Times New Roman" w:hAnsi="Times New Roman" w:cs="Times New Roman"/>
          <w:bCs/>
          <w:sz w:val="22"/>
          <w:szCs w:val="22"/>
          <w:lang w:val="en-US"/>
        </w:rPr>
        <w:t xml:space="preserve">be observed </w:t>
      </w:r>
      <w:r w:rsidR="004F5C87">
        <w:rPr>
          <w:rFonts w:ascii="Times New Roman" w:hAnsi="Times New Roman" w:cs="Times New Roman"/>
          <w:bCs/>
          <w:sz w:val="22"/>
          <w:szCs w:val="22"/>
          <w:lang w:val="en-US"/>
        </w:rPr>
        <w:lastRenderedPageBreak/>
        <w:t xml:space="preserve">in experiments where food levels are controlled for (but see </w:t>
      </w:r>
      <w:r w:rsidR="004F5C87">
        <w:rPr>
          <w:rFonts w:ascii="Times New Roman" w:hAnsi="Times New Roman" w:cs="Times New Roman"/>
          <w:bCs/>
          <w:sz w:val="22"/>
          <w:szCs w:val="22"/>
          <w:lang w:val="en-US"/>
        </w:rPr>
        <w:fldChar w:fldCharType="begin"/>
      </w:r>
      <w:r w:rsidR="004F5C87">
        <w:rPr>
          <w:rFonts w:ascii="Times New Roman" w:hAnsi="Times New Roman" w:cs="Times New Roman"/>
          <w:bCs/>
          <w:sz w:val="22"/>
          <w:szCs w:val="22"/>
          <w:lang w:val="en-US"/>
        </w:rPr>
        <w:instrText xml:space="preserve"> ADDIN ZOTERO_ITEM CSL_CITATION {"citationID":"mVhJkrnz","properties":{"formattedCitation":"(Barneche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5C87">
        <w:rPr>
          <w:rFonts w:ascii="Times New Roman" w:hAnsi="Times New Roman" w:cs="Times New Roman"/>
          <w:bCs/>
          <w:sz w:val="22"/>
          <w:szCs w:val="22"/>
          <w:lang w:val="en-US"/>
        </w:rPr>
        <w:fldChar w:fldCharType="separate"/>
      </w:r>
      <w:r w:rsidR="004F5C87" w:rsidRPr="004F5C87">
        <w:rPr>
          <w:rFonts w:ascii="Times New Roman" w:hAnsi="Times New Roman" w:cs="Times New Roman"/>
          <w:sz w:val="22"/>
          <w:lang w:val="en-GB"/>
        </w:rPr>
        <w:t xml:space="preserve">(Barneche </w:t>
      </w:r>
      <w:r w:rsidR="004F5C87" w:rsidRPr="004F5C87">
        <w:rPr>
          <w:rFonts w:ascii="Times New Roman" w:hAnsi="Times New Roman" w:cs="Times New Roman"/>
          <w:i/>
          <w:iCs/>
          <w:sz w:val="22"/>
          <w:lang w:val="en-GB"/>
        </w:rPr>
        <w:t>et al.</w:t>
      </w:r>
      <w:r w:rsidR="004F5C87" w:rsidRPr="004F5C87">
        <w:rPr>
          <w:rFonts w:ascii="Times New Roman" w:hAnsi="Times New Roman" w:cs="Times New Roman"/>
          <w:sz w:val="22"/>
          <w:lang w:val="en-GB"/>
        </w:rPr>
        <w:t xml:space="preserve"> 2019)</w:t>
      </w:r>
      <w:r w:rsidR="004F5C87">
        <w:rPr>
          <w:rFonts w:ascii="Times New Roman" w:hAnsi="Times New Roman" w:cs="Times New Roman"/>
          <w:bCs/>
          <w:sz w:val="22"/>
          <w:szCs w:val="22"/>
          <w:lang w:val="en-US"/>
        </w:rPr>
        <w:fldChar w:fldCharType="end"/>
      </w:r>
      <w:r w:rsidR="004F5C87">
        <w:rPr>
          <w:rFonts w:ascii="Times New Roman" w:hAnsi="Times New Roman" w:cs="Times New Roman"/>
          <w:bCs/>
          <w:sz w:val="22"/>
          <w:szCs w:val="22"/>
          <w:lang w:val="en-US"/>
        </w:rPr>
        <w:t>)</w:t>
      </w:r>
      <w:r w:rsidR="002A76A5">
        <w:rPr>
          <w:rFonts w:ascii="Times New Roman" w:hAnsi="Times New Roman" w:cs="Times New Roman"/>
          <w:bCs/>
          <w:sz w:val="22"/>
          <w:szCs w:val="22"/>
          <w:lang w:val="en-US"/>
        </w:rPr>
        <w:t xml:space="preserve">. </w:t>
      </w:r>
      <w:r w:rsidR="00E83DDE">
        <w:rPr>
          <w:rFonts w:ascii="Times New Roman" w:hAnsi="Times New Roman" w:cs="Times New Roman"/>
          <w:bCs/>
          <w:sz w:val="22"/>
          <w:szCs w:val="22"/>
          <w:lang w:val="en-US"/>
        </w:rPr>
        <w:t>T</w:t>
      </w:r>
      <w:r w:rsidR="00982E9A">
        <w:rPr>
          <w:rFonts w:ascii="Times New Roman" w:hAnsi="Times New Roman" w:cs="Times New Roman"/>
          <w:bCs/>
          <w:sz w:val="22"/>
          <w:szCs w:val="22"/>
          <w:lang w:val="en-US"/>
        </w:rPr>
        <w:t xml:space="preserve">his </w:t>
      </w:r>
      <w:r w:rsidR="002A76A5">
        <w:rPr>
          <w:rFonts w:ascii="Times New Roman" w:hAnsi="Times New Roman" w:cs="Times New Roman"/>
          <w:bCs/>
          <w:sz w:val="22"/>
          <w:szCs w:val="22"/>
          <w:lang w:val="en-US"/>
        </w:rPr>
        <w:t>impl</w:t>
      </w:r>
      <w:r w:rsidR="00982E9A">
        <w:rPr>
          <w:rFonts w:ascii="Times New Roman" w:hAnsi="Times New Roman" w:cs="Times New Roman"/>
          <w:bCs/>
          <w:sz w:val="22"/>
          <w:szCs w:val="22"/>
          <w:lang w:val="en-US"/>
        </w:rPr>
        <w:t>ies</w:t>
      </w:r>
      <w:r w:rsidR="002A76A5">
        <w:rPr>
          <w:rFonts w:ascii="Times New Roman" w:hAnsi="Times New Roman" w:cs="Times New Roman"/>
          <w:bCs/>
          <w:sz w:val="22"/>
          <w:szCs w:val="22"/>
          <w:lang w:val="en-US"/>
        </w:rPr>
        <w:t xml:space="preserve"> </w:t>
      </w:r>
      <w:r w:rsidR="00D15CE1">
        <w:rPr>
          <w:rFonts w:ascii="Times New Roman" w:hAnsi="Times New Roman" w:cs="Times New Roman"/>
          <w:bCs/>
          <w:sz w:val="22"/>
          <w:szCs w:val="22"/>
          <w:lang w:val="en-US"/>
        </w:rPr>
        <w:t xml:space="preserve">that </w:t>
      </w:r>
      <w:r w:rsidR="009B1CE4">
        <w:rPr>
          <w:rFonts w:ascii="Times New Roman" w:hAnsi="Times New Roman" w:cs="Times New Roman"/>
          <w:bCs/>
          <w:sz w:val="22"/>
          <w:szCs w:val="22"/>
          <w:lang w:val="en-US"/>
        </w:rPr>
        <w:t xml:space="preserve">the </w:t>
      </w:r>
      <w:r w:rsidR="007E1692">
        <w:rPr>
          <w:rFonts w:ascii="Times New Roman" w:hAnsi="Times New Roman" w:cs="Times New Roman"/>
          <w:bCs/>
          <w:sz w:val="22"/>
          <w:szCs w:val="22"/>
          <w:lang w:val="en-US"/>
        </w:rPr>
        <w:t>TSR is likely not driven only by lower food availability</w:t>
      </w:r>
      <w:r w:rsidR="00D420EE">
        <w:rPr>
          <w:rFonts w:ascii="Times New Roman" w:hAnsi="Times New Roman" w:cs="Times New Roman"/>
          <w:bCs/>
          <w:sz w:val="22"/>
          <w:szCs w:val="22"/>
          <w:lang w:val="en-US"/>
        </w:rPr>
        <w:t xml:space="preserve">, as </w:t>
      </w:r>
      <w:r w:rsidR="00901EF4">
        <w:rPr>
          <w:rFonts w:ascii="Times New Roman" w:hAnsi="Times New Roman" w:cs="Times New Roman"/>
          <w:bCs/>
          <w:sz w:val="22"/>
          <w:szCs w:val="22"/>
          <w:lang w:val="en-US"/>
        </w:rPr>
        <w:t>that would not allow smaller individuals to reach larger size-at-age</w:t>
      </w:r>
      <w:r w:rsidR="0076240E">
        <w:rPr>
          <w:rFonts w:ascii="Times New Roman" w:hAnsi="Times New Roman" w:cs="Times New Roman"/>
          <w:bCs/>
          <w:sz w:val="22"/>
          <w:szCs w:val="22"/>
          <w:lang w:val="en-US"/>
        </w:rPr>
        <w:t xml:space="preserve">. </w:t>
      </w:r>
      <w:r w:rsidR="003520F4">
        <w:rPr>
          <w:rFonts w:ascii="Times New Roman" w:hAnsi="Times New Roman" w:cs="Times New Roman"/>
          <w:bCs/>
          <w:sz w:val="22"/>
          <w:szCs w:val="22"/>
          <w:lang w:val="en-US"/>
        </w:rPr>
        <w:t xml:space="preserve">Inclusion of </w:t>
      </w:r>
      <w:r w:rsidR="00A3108B">
        <w:rPr>
          <w:rFonts w:ascii="Times New Roman" w:hAnsi="Times New Roman" w:cs="Times New Roman"/>
          <w:bCs/>
          <w:sz w:val="22"/>
          <w:szCs w:val="22"/>
          <w:lang w:val="en-US"/>
        </w:rPr>
        <w:t>physiological temperature dependence</w:t>
      </w:r>
      <w:r w:rsidR="003520F4">
        <w:rPr>
          <w:rFonts w:ascii="Times New Roman" w:hAnsi="Times New Roman" w:cs="Times New Roman"/>
          <w:bCs/>
          <w:sz w:val="22"/>
          <w:szCs w:val="22"/>
          <w:lang w:val="en-US"/>
        </w:rPr>
        <w:t xml:space="preserve"> can be one important factor to consider</w:t>
      </w:r>
      <w:r w:rsidR="004D015B">
        <w:rPr>
          <w:rFonts w:ascii="Times New Roman" w:hAnsi="Times New Roman" w:cs="Times New Roman"/>
          <w:bCs/>
          <w:sz w:val="22"/>
          <w:szCs w:val="22"/>
          <w:lang w:val="en-US"/>
        </w:rPr>
        <w:t xml:space="preserve">. This includes mainly higher metabolic costs and also higher feeding rates. </w:t>
      </w:r>
      <w:r w:rsidR="00E653F7">
        <w:rPr>
          <w:rFonts w:ascii="Times New Roman" w:hAnsi="Times New Roman" w:cs="Times New Roman"/>
          <w:bCs/>
          <w:sz w:val="22"/>
          <w:szCs w:val="22"/>
          <w:lang w:val="en-US"/>
        </w:rPr>
        <w:t xml:space="preserve">In our model, inclusion of physiological temperature dependence </w:t>
      </w:r>
      <w:r w:rsidR="00AD6AC5">
        <w:rPr>
          <w:rFonts w:ascii="Times New Roman" w:hAnsi="Times New Roman" w:cs="Times New Roman"/>
          <w:bCs/>
          <w:sz w:val="22"/>
          <w:szCs w:val="22"/>
          <w:lang w:val="en-US"/>
        </w:rPr>
        <w:t xml:space="preserve">leads </w:t>
      </w:r>
      <w:r w:rsidR="002C6549">
        <w:rPr>
          <w:rFonts w:ascii="Times New Roman" w:hAnsi="Times New Roman" w:cs="Times New Roman"/>
          <w:bCs/>
          <w:sz w:val="22"/>
          <w:szCs w:val="22"/>
          <w:lang w:val="en-US"/>
        </w:rPr>
        <w:t xml:space="preserve">to projections more in line with general observations, i.e. an in increase in </w:t>
      </w:r>
      <w:r w:rsidR="00AD6AC5">
        <w:rPr>
          <w:rFonts w:ascii="Times New Roman" w:hAnsi="Times New Roman" w:cs="Times New Roman"/>
          <w:bCs/>
          <w:sz w:val="22"/>
          <w:szCs w:val="22"/>
          <w:lang w:val="en-US"/>
        </w:rPr>
        <w:t xml:space="preserve">size-at-age </w:t>
      </w:r>
      <w:r w:rsidR="002C6549">
        <w:rPr>
          <w:rFonts w:ascii="Times New Roman" w:hAnsi="Times New Roman" w:cs="Times New Roman"/>
          <w:bCs/>
          <w:sz w:val="22"/>
          <w:szCs w:val="22"/>
          <w:lang w:val="en-US"/>
        </w:rPr>
        <w:t>that is strongest for small individuals</w:t>
      </w:r>
      <w:r w:rsidR="00781832">
        <w:rPr>
          <w:rFonts w:ascii="Times New Roman" w:hAnsi="Times New Roman" w:cs="Times New Roman"/>
          <w:bCs/>
          <w:sz w:val="22"/>
          <w:szCs w:val="22"/>
          <w:lang w:val="en-US"/>
        </w:rPr>
        <w:t xml:space="preserve">. </w:t>
      </w:r>
      <w:r w:rsidR="00AD6AC5">
        <w:rPr>
          <w:rFonts w:ascii="Times New Roman" w:hAnsi="Times New Roman" w:cs="Times New Roman"/>
          <w:bCs/>
          <w:sz w:val="22"/>
          <w:szCs w:val="22"/>
          <w:lang w:val="en-US"/>
        </w:rPr>
        <w:t xml:space="preserve">Increased potential of small individuals to increase their growth rates with warming </w:t>
      </w:r>
      <w:r w:rsidR="00B52FF3">
        <w:rPr>
          <w:rFonts w:ascii="Times New Roman" w:hAnsi="Times New Roman" w:cs="Times New Roman"/>
          <w:bCs/>
          <w:sz w:val="22"/>
          <w:szCs w:val="22"/>
          <w:lang w:val="en-US"/>
        </w:rPr>
        <w:t xml:space="preserve">is not only observed in field data, but can also </w:t>
      </w:r>
      <w:r w:rsidR="00AD6AC5">
        <w:rPr>
          <w:rFonts w:ascii="Times New Roman" w:hAnsi="Times New Roman" w:cs="Times New Roman"/>
          <w:bCs/>
          <w:sz w:val="22"/>
          <w:szCs w:val="22"/>
          <w:lang w:val="en-US"/>
        </w:rPr>
        <w:t xml:space="preserve">be predicted from the observation that optimum temperature for growth declines with body size </w:t>
      </w:r>
      <w:r w:rsidR="00AD6AC5">
        <w:rPr>
          <w:rFonts w:ascii="Times New Roman" w:hAnsi="Times New Roman" w:cs="Times New Roman"/>
          <w:bCs/>
          <w:sz w:val="22"/>
          <w:szCs w:val="22"/>
          <w:lang w:val="en-US"/>
        </w:rPr>
        <w:fldChar w:fldCharType="begin"/>
      </w:r>
      <w:r w:rsidR="00AD6AC5">
        <w:rPr>
          <w:rFonts w:ascii="Times New Roman" w:hAnsi="Times New Roman" w:cs="Times New Roman"/>
          <w:bCs/>
          <w:sz w:val="22"/>
          <w:szCs w:val="22"/>
          <w:lang w:val="en-US"/>
        </w:rPr>
        <w:instrText xml:space="preserve"> ADDIN ZOTERO_ITEM CSL_CITATION {"citationID":"jziUnBhS","properties":{"formattedCitation":"(Morita {\\i{}et al.} 2010; Garc\\uc0\\u237{}a Garc\\uc0\\u237{}a {\\i{}et al.} 2011; Huss {\\i{}et al.} 2019)","plainCitation":"(Morita et al. 2010; García García et al. 2011; Huss et al. 2019)","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w:instrText>
      </w:r>
      <w:r w:rsidR="00AD6AC5" w:rsidRPr="002C3C27">
        <w:rPr>
          <w:rFonts w:ascii="Times New Roman" w:hAnsi="Times New Roman" w:cs="Times New Roman"/>
          <w:bCs/>
          <w:sz w:val="22"/>
          <w:szCs w:val="22"/>
          <w:lang w:val="sv-SE"/>
        </w:rPr>
        <w:instrText xml:space="preserve">ody size: Only among small‐bodied perch did growth increase </w:instrText>
      </w:r>
      <w:r w:rsidR="00AD6AC5" w:rsidRPr="00B52FF3">
        <w:rPr>
          <w:rFonts w:ascii="Times New Roman" w:hAnsi="Times New Roman" w:cs="Times New Roman"/>
          <w:bCs/>
          <w:sz w:val="22"/>
          <w:szCs w:val="22"/>
          <w:lang w:val="sv-SE"/>
        </w:rPr>
        <w:instrText>with te</w:instrText>
      </w:r>
      <w:r w:rsidR="00AD6AC5" w:rsidRPr="00E7668E">
        <w:rPr>
          <w:rFonts w:ascii="Times New Roman" w:hAnsi="Times New Roman" w:cs="Times New Roman"/>
          <w:bCs/>
          <w:sz w:val="22"/>
          <w:szCs w:val="22"/>
          <w:lang w:val="sv-SE"/>
        </w:rPr>
        <w:instrText xml:space="preserv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D6AC5">
        <w:rPr>
          <w:rFonts w:ascii="Times New Roman" w:hAnsi="Times New Roman" w:cs="Times New Roman"/>
          <w:bCs/>
          <w:sz w:val="22"/>
          <w:szCs w:val="22"/>
          <w:lang w:val="en-US"/>
        </w:rPr>
        <w:fldChar w:fldCharType="separate"/>
      </w:r>
      <w:r w:rsidR="00AD6AC5" w:rsidRPr="00E7668E">
        <w:rPr>
          <w:rFonts w:ascii="Times New Roman" w:hAnsi="Times New Roman" w:cs="Times New Roman"/>
          <w:sz w:val="22"/>
          <w:lang w:val="sv-SE"/>
        </w:rPr>
        <w:t xml:space="preserve">(Morita </w:t>
      </w:r>
      <w:r w:rsidR="00AD6AC5" w:rsidRPr="00E7668E">
        <w:rPr>
          <w:rFonts w:ascii="Times New Roman" w:hAnsi="Times New Roman" w:cs="Times New Roman"/>
          <w:i/>
          <w:iCs/>
          <w:sz w:val="22"/>
          <w:lang w:val="sv-SE"/>
        </w:rPr>
        <w:t>et al.</w:t>
      </w:r>
      <w:r w:rsidR="00AD6AC5" w:rsidRPr="00E7668E">
        <w:rPr>
          <w:rFonts w:ascii="Times New Roman" w:hAnsi="Times New Roman" w:cs="Times New Roman"/>
          <w:sz w:val="22"/>
          <w:lang w:val="sv-SE"/>
        </w:rPr>
        <w:t xml:space="preserve"> 2010; García García </w:t>
      </w:r>
      <w:r w:rsidR="00AD6AC5" w:rsidRPr="00E7668E">
        <w:rPr>
          <w:rFonts w:ascii="Times New Roman" w:hAnsi="Times New Roman" w:cs="Times New Roman"/>
          <w:i/>
          <w:iCs/>
          <w:sz w:val="22"/>
          <w:lang w:val="sv-SE"/>
        </w:rPr>
        <w:t>et al.</w:t>
      </w:r>
      <w:r w:rsidR="00AD6AC5" w:rsidRPr="00E7668E">
        <w:rPr>
          <w:rFonts w:ascii="Times New Roman" w:hAnsi="Times New Roman" w:cs="Times New Roman"/>
          <w:sz w:val="22"/>
          <w:lang w:val="sv-SE"/>
        </w:rPr>
        <w:t xml:space="preserve"> 2011; Huss </w:t>
      </w:r>
      <w:r w:rsidR="00AD6AC5" w:rsidRPr="00E7668E">
        <w:rPr>
          <w:rFonts w:ascii="Times New Roman" w:hAnsi="Times New Roman" w:cs="Times New Roman"/>
          <w:i/>
          <w:iCs/>
          <w:sz w:val="22"/>
          <w:lang w:val="sv-SE"/>
        </w:rPr>
        <w:t>et al.</w:t>
      </w:r>
      <w:r w:rsidR="00AD6AC5" w:rsidRPr="00E7668E">
        <w:rPr>
          <w:rFonts w:ascii="Times New Roman" w:hAnsi="Times New Roman" w:cs="Times New Roman"/>
          <w:sz w:val="22"/>
          <w:lang w:val="sv-SE"/>
        </w:rPr>
        <w:t xml:space="preserve"> 2019)</w:t>
      </w:r>
      <w:r w:rsidR="00AD6AC5">
        <w:rPr>
          <w:rFonts w:ascii="Times New Roman" w:hAnsi="Times New Roman" w:cs="Times New Roman"/>
          <w:bCs/>
          <w:sz w:val="22"/>
          <w:szCs w:val="22"/>
          <w:lang w:val="en-US"/>
        </w:rPr>
        <w:fldChar w:fldCharType="end"/>
      </w:r>
      <w:r w:rsidR="00AD6AC5" w:rsidRPr="00E7668E">
        <w:rPr>
          <w:rFonts w:ascii="Times New Roman" w:hAnsi="Times New Roman" w:cs="Times New Roman"/>
          <w:bCs/>
          <w:sz w:val="22"/>
          <w:szCs w:val="22"/>
          <w:lang w:val="sv-SE"/>
        </w:rPr>
        <w:t>.</w:t>
      </w:r>
      <w:r w:rsidR="00C153DD" w:rsidRPr="00E7668E">
        <w:rPr>
          <w:rFonts w:ascii="Times New Roman" w:hAnsi="Times New Roman" w:cs="Times New Roman"/>
          <w:bCs/>
          <w:sz w:val="22"/>
          <w:szCs w:val="22"/>
          <w:lang w:val="sv-SE"/>
        </w:rPr>
        <w:t xml:space="preserve"> </w:t>
      </w:r>
      <w:r w:rsidR="00C46217">
        <w:rPr>
          <w:rFonts w:ascii="Times New Roman" w:hAnsi="Times New Roman" w:cs="Times New Roman"/>
          <w:bCs/>
          <w:sz w:val="22"/>
          <w:szCs w:val="22"/>
          <w:lang w:val="en-US"/>
        </w:rPr>
        <w:t xml:space="preserve">As body size reductions are likely due to an interplay between physiology and ecology </w:t>
      </w:r>
      <w:r w:rsidR="00C46217">
        <w:rPr>
          <w:rFonts w:ascii="Times New Roman" w:hAnsi="Times New Roman" w:cs="Times New Roman"/>
          <w:bCs/>
          <w:sz w:val="22"/>
          <w:szCs w:val="22"/>
          <w:lang w:val="en-US"/>
        </w:rPr>
        <w:fldChar w:fldCharType="begin"/>
      </w:r>
      <w:r w:rsidR="00C46217">
        <w:rPr>
          <w:rFonts w:ascii="Times New Roman" w:hAnsi="Times New Roman" w:cs="Times New Roman"/>
          <w:bCs/>
          <w:sz w:val="22"/>
          <w:szCs w:val="22"/>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sz w:val="22"/>
          <w:szCs w:val="22"/>
          <w:lang w:val="en-US"/>
        </w:rPr>
        <w:fldChar w:fldCharType="separate"/>
      </w:r>
      <w:r w:rsidR="00C46217" w:rsidRPr="00F11BB1">
        <w:rPr>
          <w:rFonts w:ascii="Times New Roman" w:hAnsi="Times New Roman" w:cs="Times New Roman"/>
          <w:sz w:val="22"/>
          <w:lang w:val="en-GB"/>
        </w:rPr>
        <w:t xml:space="preserve">(Ohlberger 2013; Audzijonyte </w:t>
      </w:r>
      <w:r w:rsidR="00C46217" w:rsidRPr="00F11BB1">
        <w:rPr>
          <w:rFonts w:ascii="Times New Roman" w:hAnsi="Times New Roman" w:cs="Times New Roman"/>
          <w:i/>
          <w:iCs/>
          <w:sz w:val="22"/>
          <w:lang w:val="en-GB"/>
        </w:rPr>
        <w:t>et al.</w:t>
      </w:r>
      <w:r w:rsidR="00C46217" w:rsidRPr="00F11BB1">
        <w:rPr>
          <w:rFonts w:ascii="Times New Roman" w:hAnsi="Times New Roman" w:cs="Times New Roman"/>
          <w:sz w:val="22"/>
          <w:lang w:val="en-GB"/>
        </w:rPr>
        <w:t xml:space="preserve"> 2018; Neubauer &amp; Andersen 2019)</w:t>
      </w:r>
      <w:r w:rsidR="00C46217">
        <w:rPr>
          <w:rFonts w:ascii="Times New Roman" w:hAnsi="Times New Roman" w:cs="Times New Roman"/>
          <w:bCs/>
          <w:sz w:val="22"/>
          <w:szCs w:val="22"/>
          <w:lang w:val="en-US"/>
        </w:rPr>
        <w:fldChar w:fldCharType="end"/>
      </w:r>
      <w:r w:rsidR="00C46217">
        <w:rPr>
          <w:rFonts w:ascii="Times New Roman" w:hAnsi="Times New Roman" w:cs="Times New Roman"/>
          <w:bCs/>
          <w:sz w:val="22"/>
          <w:szCs w:val="22"/>
          <w:lang w:val="en-US"/>
        </w:rPr>
        <w:t xml:space="preserve">, </w:t>
      </w:r>
      <w:r w:rsidR="00FE4D5E">
        <w:rPr>
          <w:rFonts w:ascii="Times New Roman" w:hAnsi="Times New Roman" w:cs="Times New Roman"/>
          <w:bCs/>
          <w:sz w:val="22"/>
          <w:szCs w:val="22"/>
          <w:lang w:val="en-US"/>
        </w:rPr>
        <w:t xml:space="preserve">it is important to consider also physiological responds to temperature, in addition to changing primary production. </w:t>
      </w:r>
      <w:r w:rsidR="00667B5E">
        <w:rPr>
          <w:rFonts w:ascii="Times New Roman" w:hAnsi="Times New Roman" w:cs="Times New Roman"/>
          <w:bCs/>
          <w:sz w:val="22"/>
          <w:szCs w:val="22"/>
          <w:lang w:val="en-US"/>
        </w:rPr>
        <w:t xml:space="preserve">It is also important to </w:t>
      </w:r>
      <w:r w:rsidR="00CF5BD0">
        <w:rPr>
          <w:rFonts w:ascii="Times New Roman" w:hAnsi="Times New Roman" w:cs="Times New Roman"/>
          <w:bCs/>
          <w:sz w:val="22"/>
          <w:szCs w:val="22"/>
          <w:lang w:val="en-US"/>
        </w:rPr>
        <w:t>distinguish</w:t>
      </w:r>
      <w:r w:rsidR="00667B5E">
        <w:rPr>
          <w:rFonts w:ascii="Times New Roman" w:hAnsi="Times New Roman" w:cs="Times New Roman"/>
          <w:bCs/>
          <w:sz w:val="22"/>
          <w:szCs w:val="22"/>
          <w:lang w:val="en-US"/>
        </w:rPr>
        <w:t xml:space="preserve"> between</w:t>
      </w:r>
      <w:r w:rsidR="00CF5BD0">
        <w:rPr>
          <w:rFonts w:ascii="Times New Roman" w:hAnsi="Times New Roman" w:cs="Times New Roman"/>
          <w:bCs/>
          <w:sz w:val="22"/>
          <w:szCs w:val="22"/>
          <w:lang w:val="en-US"/>
        </w:rPr>
        <w:t xml:space="preserve"> body size </w:t>
      </w:r>
      <w:r w:rsidR="00246009">
        <w:rPr>
          <w:rFonts w:ascii="Times New Roman" w:hAnsi="Times New Roman" w:cs="Times New Roman"/>
          <w:bCs/>
          <w:sz w:val="22"/>
          <w:szCs w:val="22"/>
          <w:lang w:val="en-US"/>
        </w:rPr>
        <w:t xml:space="preserve">response </w:t>
      </w:r>
      <w:r w:rsidR="00CF5BD0">
        <w:rPr>
          <w:rFonts w:ascii="Times New Roman" w:hAnsi="Times New Roman" w:cs="Times New Roman"/>
          <w:bCs/>
          <w:sz w:val="22"/>
          <w:szCs w:val="22"/>
          <w:lang w:val="en-US"/>
        </w:rPr>
        <w:t xml:space="preserve">at the community </w:t>
      </w:r>
      <w:r w:rsidR="00087ABF">
        <w:rPr>
          <w:rFonts w:ascii="Times New Roman" w:hAnsi="Times New Roman" w:cs="Times New Roman"/>
          <w:bCs/>
          <w:sz w:val="22"/>
          <w:szCs w:val="22"/>
          <w:lang w:val="en-US"/>
        </w:rPr>
        <w:t xml:space="preserve">level and </w:t>
      </w:r>
      <w:r w:rsidR="00815278">
        <w:rPr>
          <w:rFonts w:ascii="Times New Roman" w:hAnsi="Times New Roman" w:cs="Times New Roman"/>
          <w:bCs/>
          <w:sz w:val="22"/>
          <w:szCs w:val="22"/>
          <w:lang w:val="en-US"/>
        </w:rPr>
        <w:t xml:space="preserve">aggregated </w:t>
      </w:r>
      <w:r w:rsidR="00CF5BD0">
        <w:rPr>
          <w:rFonts w:ascii="Times New Roman" w:hAnsi="Times New Roman" w:cs="Times New Roman"/>
          <w:bCs/>
          <w:sz w:val="22"/>
          <w:szCs w:val="22"/>
          <w:lang w:val="en-US"/>
        </w:rPr>
        <w:t xml:space="preserve">intraspecific </w:t>
      </w:r>
      <w:r w:rsidR="00087ABF">
        <w:rPr>
          <w:rFonts w:ascii="Times New Roman" w:hAnsi="Times New Roman" w:cs="Times New Roman"/>
          <w:bCs/>
          <w:sz w:val="22"/>
          <w:szCs w:val="22"/>
          <w:lang w:val="en-US"/>
        </w:rPr>
        <w:t xml:space="preserve">responses </w:t>
      </w:r>
      <w:r w:rsidR="00A443F1">
        <w:rPr>
          <w:rFonts w:ascii="Times New Roman" w:hAnsi="Times New Roman" w:cs="Times New Roman"/>
          <w:bCs/>
          <w:sz w:val="22"/>
          <w:szCs w:val="22"/>
          <w:lang w:val="en-US"/>
        </w:rPr>
        <w:t xml:space="preserve">when making </w:t>
      </w:r>
      <w:r w:rsidR="0089408F">
        <w:rPr>
          <w:rFonts w:ascii="Times New Roman" w:hAnsi="Times New Roman" w:cs="Times New Roman"/>
          <w:bCs/>
          <w:sz w:val="22"/>
          <w:szCs w:val="22"/>
          <w:lang w:val="en-US"/>
        </w:rPr>
        <w:t>predictions at higher levels</w:t>
      </w:r>
      <w:r w:rsidR="00246009">
        <w:rPr>
          <w:rFonts w:ascii="Times New Roman" w:hAnsi="Times New Roman" w:cs="Times New Roman"/>
          <w:bCs/>
          <w:sz w:val="22"/>
          <w:szCs w:val="22"/>
          <w:lang w:val="en-US"/>
        </w:rPr>
        <w:t xml:space="preserve"> of biological organization</w:t>
      </w:r>
      <w:r w:rsidR="0089408F">
        <w:rPr>
          <w:rFonts w:ascii="Times New Roman" w:hAnsi="Times New Roman" w:cs="Times New Roman"/>
          <w:bCs/>
          <w:sz w:val="22"/>
          <w:szCs w:val="22"/>
          <w:lang w:val="en-US"/>
        </w:rPr>
        <w:t>, e.g. mean population</w:t>
      </w:r>
      <w:r w:rsidR="00E61B26">
        <w:rPr>
          <w:rFonts w:ascii="Times New Roman" w:hAnsi="Times New Roman" w:cs="Times New Roman"/>
          <w:bCs/>
          <w:sz w:val="22"/>
          <w:szCs w:val="22"/>
          <w:lang w:val="en-US"/>
        </w:rPr>
        <w:t xml:space="preserve"> or community </w:t>
      </w:r>
      <w:r w:rsidR="005E0CA1">
        <w:rPr>
          <w:rFonts w:ascii="Times New Roman" w:hAnsi="Times New Roman" w:cs="Times New Roman"/>
          <w:bCs/>
          <w:sz w:val="22"/>
          <w:szCs w:val="22"/>
          <w:lang w:val="en-US"/>
        </w:rPr>
        <w:t xml:space="preserve">body </w:t>
      </w:r>
      <w:r w:rsidR="0089408F">
        <w:rPr>
          <w:rFonts w:ascii="Times New Roman" w:hAnsi="Times New Roman" w:cs="Times New Roman"/>
          <w:bCs/>
          <w:sz w:val="22"/>
          <w:szCs w:val="22"/>
          <w:lang w:val="en-US"/>
        </w:rPr>
        <w:t>size and fisheries yield</w:t>
      </w:r>
      <w:r w:rsidR="00C46217">
        <w:rPr>
          <w:rFonts w:ascii="Times New Roman" w:hAnsi="Times New Roman" w:cs="Times New Roman"/>
          <w:bCs/>
          <w:sz w:val="22"/>
          <w:szCs w:val="22"/>
          <w:lang w:val="en-US"/>
        </w:rPr>
        <w:t xml:space="preserve">. </w:t>
      </w:r>
    </w:p>
    <w:p w14:paraId="5E53568D" w14:textId="66ED52E8" w:rsidR="006B70B3" w:rsidRPr="00812608" w:rsidRDefault="008F2F96" w:rsidP="00C153DD">
      <w:pPr>
        <w:spacing w:line="480" w:lineRule="auto"/>
        <w:ind w:firstLine="284"/>
        <w:jc w:val="both"/>
        <w:rPr>
          <w:rFonts w:ascii="Times New Roman" w:hAnsi="Times New Roman" w:cs="Times New Roman"/>
          <w:bCs/>
          <w:sz w:val="22"/>
          <w:szCs w:val="22"/>
          <w:lang w:val="en-US"/>
        </w:rPr>
      </w:pPr>
      <w:r>
        <w:rPr>
          <w:rFonts w:ascii="Times New Roman" w:hAnsi="Times New Roman" w:cs="Times New Roman"/>
          <w:bCs/>
          <w:sz w:val="22"/>
          <w:szCs w:val="22"/>
          <w:lang w:val="en-US"/>
        </w:rPr>
        <w:t>I</w:t>
      </w:r>
      <w:r w:rsidR="00A44A40">
        <w:rPr>
          <w:rFonts w:ascii="Times New Roman" w:hAnsi="Times New Roman" w:cs="Times New Roman"/>
          <w:bCs/>
          <w:sz w:val="22"/>
          <w:szCs w:val="22"/>
          <w:lang w:val="en-US"/>
        </w:rPr>
        <w:t xml:space="preserve">ncluding physiological </w:t>
      </w:r>
      <w:r w:rsidR="00DE04B4">
        <w:rPr>
          <w:rFonts w:ascii="Times New Roman" w:hAnsi="Times New Roman" w:cs="Times New Roman"/>
          <w:bCs/>
          <w:sz w:val="22"/>
          <w:szCs w:val="22"/>
          <w:lang w:val="en-US"/>
        </w:rPr>
        <w:t xml:space="preserve">temperature-dependence </w:t>
      </w:r>
      <w:r w:rsidR="005C0BE6">
        <w:rPr>
          <w:rFonts w:ascii="Times New Roman" w:hAnsi="Times New Roman" w:cs="Times New Roman"/>
          <w:bCs/>
          <w:sz w:val="22"/>
          <w:szCs w:val="22"/>
          <w:lang w:val="en-US"/>
        </w:rPr>
        <w:t>increases realism, both in terms of individual bioenergetics and the emerging responses in growth rates</w:t>
      </w:r>
      <w:r w:rsidR="008521EF">
        <w:rPr>
          <w:rFonts w:ascii="Times New Roman" w:hAnsi="Times New Roman" w:cs="Times New Roman"/>
          <w:bCs/>
          <w:sz w:val="22"/>
          <w:szCs w:val="22"/>
          <w:lang w:val="en-US"/>
        </w:rPr>
        <w:t xml:space="preserve">. However, it also requires </w:t>
      </w:r>
      <w:r w:rsidR="007B6B69">
        <w:rPr>
          <w:rFonts w:ascii="Times New Roman" w:hAnsi="Times New Roman" w:cs="Times New Roman"/>
          <w:bCs/>
          <w:sz w:val="22"/>
          <w:szCs w:val="22"/>
          <w:lang w:val="en-US"/>
        </w:rPr>
        <w:t>m</w:t>
      </w:r>
      <w:r w:rsidR="007D5FED">
        <w:rPr>
          <w:rFonts w:cstheme="minorHAnsi"/>
          <w:bCs/>
          <w:sz w:val="22"/>
          <w:szCs w:val="22"/>
          <w:lang w:val="en-US"/>
        </w:rPr>
        <w:t>ore parameters</w:t>
      </w:r>
      <w:r w:rsidR="001C6A2C">
        <w:rPr>
          <w:rFonts w:cstheme="minorHAnsi"/>
          <w:bCs/>
          <w:sz w:val="22"/>
          <w:szCs w:val="22"/>
          <w:lang w:val="en-US"/>
        </w:rPr>
        <w:t xml:space="preserve">, </w:t>
      </w:r>
      <w:r w:rsidR="00402107">
        <w:rPr>
          <w:rFonts w:cstheme="minorHAnsi"/>
          <w:bCs/>
          <w:sz w:val="22"/>
          <w:szCs w:val="22"/>
          <w:lang w:val="en-US"/>
        </w:rPr>
        <w:t>which in turn may vary across species.</w:t>
      </w:r>
      <w:r w:rsidR="00FD5182">
        <w:rPr>
          <w:rFonts w:cstheme="minorHAnsi"/>
          <w:bCs/>
          <w:sz w:val="22"/>
          <w:szCs w:val="22"/>
          <w:lang w:val="en-US"/>
        </w:rPr>
        <w:t xml:space="preserve"> This could lead to reduced generality of predictions</w:t>
      </w:r>
      <w:r w:rsidR="00015374">
        <w:rPr>
          <w:rFonts w:cstheme="minorHAnsi"/>
          <w:bCs/>
          <w:sz w:val="22"/>
          <w:szCs w:val="22"/>
          <w:lang w:val="en-US"/>
        </w:rPr>
        <w:t xml:space="preserve"> and challenges in parameterizing data poor systems.</w:t>
      </w:r>
      <w:r w:rsidR="00657AA6">
        <w:rPr>
          <w:rFonts w:cstheme="minorHAnsi"/>
          <w:bCs/>
          <w:sz w:val="22"/>
          <w:szCs w:val="22"/>
          <w:lang w:val="en-US"/>
        </w:rPr>
        <w:t xml:space="preserve"> </w:t>
      </w:r>
      <w:r w:rsidR="007D5FED">
        <w:rPr>
          <w:rFonts w:cstheme="minorHAnsi"/>
          <w:bCs/>
          <w:sz w:val="22"/>
          <w:szCs w:val="22"/>
          <w:lang w:val="en-US"/>
        </w:rPr>
        <w:t>We approached this by applying random parameterization rather than fixed values of temperature dependence</w:t>
      </w:r>
      <w:r w:rsidR="008748B9">
        <w:rPr>
          <w:rFonts w:cstheme="minorHAnsi"/>
          <w:bCs/>
          <w:sz w:val="22"/>
          <w:szCs w:val="22"/>
          <w:lang w:val="en-US"/>
        </w:rPr>
        <w:t xml:space="preserve">, </w:t>
      </w:r>
      <w:r w:rsidR="0067213E">
        <w:rPr>
          <w:rFonts w:cstheme="minorHAnsi"/>
          <w:bCs/>
          <w:sz w:val="22"/>
          <w:szCs w:val="22"/>
          <w:lang w:val="en-US"/>
        </w:rPr>
        <w:t>derived from meta-analys</w:t>
      </w:r>
      <w:r w:rsidR="00D52680">
        <w:rPr>
          <w:rFonts w:cstheme="minorHAnsi"/>
          <w:bCs/>
          <w:sz w:val="22"/>
          <w:szCs w:val="22"/>
          <w:lang w:val="en-US"/>
        </w:rPr>
        <w:t>es</w:t>
      </w:r>
      <w:r w:rsidR="00C93F7F">
        <w:rPr>
          <w:rFonts w:cstheme="minorHAnsi"/>
          <w:bCs/>
          <w:sz w:val="22"/>
          <w:szCs w:val="22"/>
          <w:lang w:val="en-US"/>
        </w:rPr>
        <w:t xml:space="preserve"> </w:t>
      </w:r>
      <w:r w:rsidR="00A447CD">
        <w:rPr>
          <w:rFonts w:cstheme="minorHAnsi"/>
          <w:bCs/>
          <w:sz w:val="22"/>
          <w:szCs w:val="22"/>
          <w:lang w:val="en-US"/>
        </w:rPr>
        <w:t xml:space="preserve">based on mainly fish </w:t>
      </w:r>
      <w:r w:rsidR="00C93F7F">
        <w:rPr>
          <w:rFonts w:cstheme="minorHAnsi"/>
          <w:bCs/>
          <w:sz w:val="22"/>
          <w:szCs w:val="22"/>
          <w:lang w:val="en-US"/>
        </w:rPr>
        <w:t xml:space="preserve">to </w:t>
      </w:r>
      <w:r w:rsidR="009443D1">
        <w:rPr>
          <w:rFonts w:cstheme="minorHAnsi"/>
          <w:bCs/>
          <w:sz w:val="22"/>
          <w:szCs w:val="22"/>
          <w:lang w:val="en-US"/>
        </w:rPr>
        <w:t>capture</w:t>
      </w:r>
      <w:r w:rsidR="00C93F7F">
        <w:rPr>
          <w:rFonts w:cstheme="minorHAnsi"/>
          <w:bCs/>
          <w:sz w:val="22"/>
          <w:szCs w:val="22"/>
          <w:lang w:val="en-US"/>
        </w:rPr>
        <w:t xml:space="preserve"> the uncertainty in these </w:t>
      </w:r>
      <w:r w:rsidR="0057464B">
        <w:rPr>
          <w:rFonts w:cstheme="minorHAnsi"/>
          <w:bCs/>
          <w:sz w:val="22"/>
          <w:szCs w:val="22"/>
          <w:lang w:val="en-US"/>
        </w:rPr>
        <w:t>parameters</w:t>
      </w:r>
      <w:r w:rsidR="00D52680">
        <w:rPr>
          <w:rFonts w:cstheme="minorHAnsi"/>
          <w:bCs/>
          <w:sz w:val="22"/>
          <w:szCs w:val="22"/>
          <w:lang w:val="en-US"/>
        </w:rPr>
        <w:t>.</w:t>
      </w:r>
      <w:r w:rsidR="00812608">
        <w:rPr>
          <w:rFonts w:cstheme="minorHAnsi"/>
          <w:bCs/>
          <w:sz w:val="22"/>
          <w:szCs w:val="22"/>
          <w:lang w:val="en-US"/>
        </w:rPr>
        <w:t xml:space="preserve"> </w:t>
      </w:r>
      <w:r w:rsidR="007745F9">
        <w:rPr>
          <w:rFonts w:cstheme="minorHAnsi"/>
          <w:bCs/>
          <w:sz w:val="22"/>
          <w:szCs w:val="22"/>
          <w:lang w:val="en-US"/>
        </w:rPr>
        <w:t xml:space="preserve">Despite being </w:t>
      </w:r>
      <w:r w:rsidR="00F86F37">
        <w:rPr>
          <w:rFonts w:cstheme="minorHAnsi"/>
          <w:bCs/>
          <w:sz w:val="22"/>
          <w:szCs w:val="22"/>
          <w:lang w:val="en-US"/>
        </w:rPr>
        <w:t xml:space="preserve">intraspecific parameter estimates (for maximum consumption and metabolic rate), they do not differ much from </w:t>
      </w:r>
      <w:r w:rsidR="00B1764C">
        <w:rPr>
          <w:rFonts w:cstheme="minorHAnsi"/>
          <w:bCs/>
          <w:sz w:val="22"/>
          <w:szCs w:val="22"/>
          <w:lang w:val="en-US"/>
        </w:rPr>
        <w:t>average</w:t>
      </w:r>
      <w:r w:rsidR="00F86F37">
        <w:rPr>
          <w:rFonts w:cstheme="minorHAnsi"/>
          <w:bCs/>
          <w:sz w:val="22"/>
          <w:szCs w:val="22"/>
          <w:lang w:val="en-US"/>
        </w:rPr>
        <w:t>, across-taxa estimates</w:t>
      </w:r>
      <w:r w:rsidR="00EB1099">
        <w:rPr>
          <w:rFonts w:cstheme="minorHAnsi"/>
          <w:bCs/>
          <w:sz w:val="22"/>
          <w:szCs w:val="22"/>
          <w:lang w:val="en-US"/>
        </w:rPr>
        <w:t xml:space="preserve"> </w:t>
      </w:r>
      <w:r w:rsidR="00EB1099">
        <w:rPr>
          <w:rFonts w:cstheme="minorHAnsi"/>
          <w:bCs/>
          <w:sz w:val="22"/>
          <w:szCs w:val="22"/>
          <w:lang w:val="en-US"/>
        </w:rPr>
        <w:fldChar w:fldCharType="begin"/>
      </w:r>
      <w:r w:rsidR="00EB1099">
        <w:rPr>
          <w:rFonts w:cstheme="minorHAnsi"/>
          <w:bCs/>
          <w:sz w:val="22"/>
          <w:szCs w:val="22"/>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sz w:val="22"/>
          <w:szCs w:val="22"/>
          <w:lang w:val="en-US"/>
        </w:rPr>
        <w:fldChar w:fldCharType="separate"/>
      </w:r>
      <w:r w:rsidR="00EB1099" w:rsidRPr="00EB1099">
        <w:rPr>
          <w:rFonts w:ascii="Times New Roman" w:cs="Times New Roman"/>
          <w:sz w:val="22"/>
          <w:lang w:val="en-GB"/>
        </w:rPr>
        <w:t xml:space="preserve">(Brown </w:t>
      </w:r>
      <w:r w:rsidR="00EB1099" w:rsidRPr="00EB1099">
        <w:rPr>
          <w:rFonts w:ascii="Times New Roman" w:cs="Times New Roman"/>
          <w:i/>
          <w:iCs/>
          <w:sz w:val="22"/>
          <w:lang w:val="en-GB"/>
        </w:rPr>
        <w:t>et al.</w:t>
      </w:r>
      <w:r w:rsidR="00EB1099" w:rsidRPr="00EB1099">
        <w:rPr>
          <w:rFonts w:ascii="Times New Roman" w:cs="Times New Roman"/>
          <w:sz w:val="22"/>
          <w:lang w:val="en-GB"/>
        </w:rPr>
        <w:t xml:space="preserve"> 2004b)</w:t>
      </w:r>
      <w:r w:rsidR="00EB1099">
        <w:rPr>
          <w:rFonts w:cstheme="minorHAnsi"/>
          <w:bCs/>
          <w:sz w:val="22"/>
          <w:szCs w:val="22"/>
          <w:lang w:val="en-US"/>
        </w:rPr>
        <w:fldChar w:fldCharType="end"/>
      </w:r>
      <w:r w:rsidR="00EE09F1">
        <w:rPr>
          <w:rFonts w:cstheme="minorHAnsi"/>
          <w:bCs/>
          <w:sz w:val="22"/>
          <w:szCs w:val="22"/>
          <w:lang w:val="en-US"/>
        </w:rPr>
        <w:t xml:space="preserve"> and therefore likely represent general scenarios for </w:t>
      </w:r>
      <w:r w:rsidR="009C346B">
        <w:rPr>
          <w:rFonts w:cstheme="minorHAnsi"/>
          <w:bCs/>
          <w:sz w:val="22"/>
          <w:szCs w:val="22"/>
          <w:lang w:val="en-US"/>
        </w:rPr>
        <w:t>temperature scaling at temperature below physiological optimum for species</w:t>
      </w:r>
      <w:r w:rsidR="000F48EF">
        <w:rPr>
          <w:rFonts w:cstheme="minorHAnsi"/>
          <w:bCs/>
          <w:sz w:val="22"/>
          <w:szCs w:val="22"/>
          <w:lang w:val="en-US"/>
        </w:rPr>
        <w:t xml:space="preserve">. </w:t>
      </w:r>
    </w:p>
    <w:p w14:paraId="21C31586" w14:textId="20995D97" w:rsidR="001A5996" w:rsidRDefault="00CB6825" w:rsidP="0093098B">
      <w:pPr>
        <w:spacing w:line="480" w:lineRule="auto"/>
        <w:ind w:firstLine="284"/>
        <w:jc w:val="both"/>
        <w:rPr>
          <w:rFonts w:cstheme="minorHAnsi"/>
          <w:bCs/>
          <w:sz w:val="22"/>
          <w:szCs w:val="22"/>
          <w:lang w:val="en-US"/>
        </w:rPr>
      </w:pPr>
      <w:r w:rsidRPr="00CB6825">
        <w:rPr>
          <w:rFonts w:cstheme="minorHAnsi"/>
          <w:bCs/>
          <w:sz w:val="22"/>
          <w:szCs w:val="22"/>
          <w:lang w:val="en-US"/>
        </w:rPr>
        <w:t xml:space="preserve">In order to </w:t>
      </w:r>
      <w:r>
        <w:rPr>
          <w:rFonts w:cstheme="minorHAnsi"/>
          <w:bCs/>
          <w:sz w:val="22"/>
          <w:szCs w:val="22"/>
          <w:lang w:val="en-US"/>
        </w:rPr>
        <w:t xml:space="preserve">disentangle </w:t>
      </w:r>
      <w:r w:rsidR="00156779">
        <w:rPr>
          <w:rFonts w:cstheme="minorHAnsi"/>
          <w:bCs/>
          <w:sz w:val="22"/>
          <w:szCs w:val="22"/>
          <w:lang w:val="en-US"/>
        </w:rPr>
        <w:t xml:space="preserve">temperature-effects on background resources and physiological temperature-dependence, </w:t>
      </w:r>
      <w:r>
        <w:rPr>
          <w:rFonts w:cstheme="minorHAnsi"/>
          <w:bCs/>
          <w:sz w:val="22"/>
          <w:szCs w:val="22"/>
          <w:lang w:val="en-US"/>
        </w:rPr>
        <w:t xml:space="preserve">we </w:t>
      </w:r>
      <w:r w:rsidR="0001749B">
        <w:rPr>
          <w:rFonts w:cstheme="minorHAnsi"/>
          <w:bCs/>
          <w:sz w:val="22"/>
          <w:szCs w:val="22"/>
          <w:lang w:val="en-US"/>
        </w:rPr>
        <w:t xml:space="preserve">modelled </w:t>
      </w:r>
      <w:r>
        <w:rPr>
          <w:rFonts w:cstheme="minorHAnsi"/>
          <w:bCs/>
          <w:sz w:val="22"/>
          <w:szCs w:val="22"/>
          <w:lang w:val="en-US"/>
        </w:rPr>
        <w:t xml:space="preserve">temperature dependence of resources </w:t>
      </w:r>
      <w:r w:rsidR="00AE02E2">
        <w:rPr>
          <w:rFonts w:cstheme="minorHAnsi"/>
          <w:bCs/>
          <w:sz w:val="22"/>
          <w:szCs w:val="22"/>
          <w:lang w:val="en-US"/>
        </w:rPr>
        <w:t xml:space="preserve">by scaling </w:t>
      </w:r>
      <w:r w:rsidR="00A66509">
        <w:rPr>
          <w:rFonts w:cstheme="minorHAnsi"/>
          <w:bCs/>
          <w:sz w:val="22"/>
          <w:szCs w:val="22"/>
          <w:lang w:val="en-US"/>
        </w:rPr>
        <w:t xml:space="preserve">their </w:t>
      </w:r>
      <w:r w:rsidR="00AE02E2">
        <w:rPr>
          <w:rFonts w:cstheme="minorHAnsi"/>
          <w:bCs/>
          <w:sz w:val="22"/>
          <w:szCs w:val="22"/>
          <w:lang w:val="en-US"/>
        </w:rPr>
        <w:t>parameters</w:t>
      </w:r>
      <w:r w:rsidR="009A44BE">
        <w:rPr>
          <w:rFonts w:cstheme="minorHAnsi"/>
          <w:bCs/>
          <w:sz w:val="22"/>
          <w:szCs w:val="22"/>
          <w:lang w:val="en-US"/>
        </w:rPr>
        <w:t xml:space="preserve"> with the same general Arrhenius equation we scale physiological processes with</w:t>
      </w:r>
      <w:r w:rsidR="0016416C">
        <w:rPr>
          <w:rFonts w:cstheme="minorHAnsi"/>
          <w:bCs/>
          <w:sz w:val="22"/>
          <w:szCs w:val="22"/>
          <w:lang w:val="en-US"/>
        </w:rPr>
        <w:t xml:space="preserve">. Other </w:t>
      </w:r>
      <w:r w:rsidR="00C634B0">
        <w:rPr>
          <w:rFonts w:cstheme="minorHAnsi"/>
          <w:bCs/>
          <w:sz w:val="22"/>
          <w:szCs w:val="22"/>
          <w:lang w:val="en-US"/>
        </w:rPr>
        <w:t>similar studies using size</w:t>
      </w:r>
      <w:r w:rsidR="00A6226A">
        <w:rPr>
          <w:rFonts w:cstheme="minorHAnsi"/>
          <w:bCs/>
          <w:sz w:val="22"/>
          <w:szCs w:val="22"/>
          <w:lang w:val="en-US"/>
        </w:rPr>
        <w:t xml:space="preserve"> </w:t>
      </w:r>
      <w:r w:rsidR="00C634B0">
        <w:rPr>
          <w:rFonts w:cstheme="minorHAnsi"/>
          <w:bCs/>
          <w:sz w:val="22"/>
          <w:szCs w:val="22"/>
          <w:lang w:val="en-US"/>
        </w:rPr>
        <w:t>spectrum models with physiological temperature-dependence</w:t>
      </w:r>
      <w:r w:rsidR="00D357DD">
        <w:rPr>
          <w:rFonts w:cstheme="minorHAnsi"/>
          <w:bCs/>
          <w:sz w:val="22"/>
          <w:szCs w:val="22"/>
          <w:lang w:val="en-US"/>
        </w:rPr>
        <w:t xml:space="preserve"> </w:t>
      </w:r>
      <w:r w:rsidR="000200E9">
        <w:rPr>
          <w:rFonts w:cstheme="minorHAnsi"/>
          <w:bCs/>
          <w:sz w:val="22"/>
          <w:szCs w:val="22"/>
          <w:lang w:val="en-US"/>
        </w:rPr>
        <w:t>instead specify</w:t>
      </w:r>
      <w:r>
        <w:rPr>
          <w:rFonts w:cstheme="minorHAnsi"/>
          <w:bCs/>
          <w:sz w:val="22"/>
          <w:szCs w:val="22"/>
          <w:lang w:val="en-US"/>
        </w:rPr>
        <w:t xml:space="preserve"> the plankton spectra </w:t>
      </w:r>
      <w:r w:rsidR="00536C8B">
        <w:rPr>
          <w:rFonts w:cstheme="minorHAnsi"/>
          <w:bCs/>
          <w:sz w:val="22"/>
          <w:szCs w:val="22"/>
          <w:lang w:val="en-US"/>
        </w:rPr>
        <w:t xml:space="preserve">from </w:t>
      </w:r>
      <w:r w:rsidRPr="0098113C">
        <w:rPr>
          <w:rFonts w:cstheme="minorHAnsi"/>
          <w:bCs/>
          <w:sz w:val="22"/>
          <w:szCs w:val="22"/>
        </w:rPr>
        <w:t>climate and earth systems models</w:t>
      </w:r>
      <w:r w:rsidR="00536C8B" w:rsidRPr="00536C8B">
        <w:rPr>
          <w:rFonts w:cstheme="minorHAnsi"/>
          <w:bCs/>
          <w:sz w:val="22"/>
          <w:szCs w:val="22"/>
          <w:lang w:val="en-US"/>
        </w:rPr>
        <w:t xml:space="preserve"> </w:t>
      </w:r>
      <w:r w:rsidR="00283F21">
        <w:rPr>
          <w:rFonts w:cstheme="minorHAnsi"/>
          <w:bCs/>
          <w:sz w:val="22"/>
          <w:szCs w:val="22"/>
          <w:lang w:val="en-US"/>
        </w:rPr>
        <w:fldChar w:fldCharType="begin"/>
      </w:r>
      <w:r w:rsidR="00283F21">
        <w:rPr>
          <w:rFonts w:cstheme="minorHAnsi"/>
          <w:bCs/>
          <w:sz w:val="22"/>
          <w:szCs w:val="22"/>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sz w:val="22"/>
          <w:szCs w:val="22"/>
          <w:lang w:val="en-US"/>
        </w:rPr>
        <w:fldChar w:fldCharType="separate"/>
      </w:r>
      <w:r w:rsidR="00283F21" w:rsidRPr="00283F21">
        <w:rPr>
          <w:rFonts w:ascii="Times New Roman" w:cs="Times New Roman"/>
          <w:sz w:val="22"/>
          <w:lang w:val="en-GB"/>
        </w:rPr>
        <w:t xml:space="preserve">(Woodworth-Jefcoats </w:t>
      </w:r>
      <w:r w:rsidR="00283F21" w:rsidRPr="00283F21">
        <w:rPr>
          <w:rFonts w:ascii="Times New Roman" w:cs="Times New Roman"/>
          <w:i/>
          <w:iCs/>
          <w:sz w:val="22"/>
          <w:lang w:val="en-GB"/>
        </w:rPr>
        <w:t>et al.</w:t>
      </w:r>
      <w:r w:rsidR="00283F21" w:rsidRPr="00283F21">
        <w:rPr>
          <w:rFonts w:ascii="Times New Roman" w:cs="Times New Roman"/>
          <w:sz w:val="22"/>
          <w:lang w:val="en-GB"/>
        </w:rPr>
        <w:t xml:space="preserve"> 2019)</w:t>
      </w:r>
      <w:r w:rsidR="00283F21">
        <w:rPr>
          <w:rFonts w:cstheme="minorHAnsi"/>
          <w:bCs/>
          <w:sz w:val="22"/>
          <w:szCs w:val="22"/>
          <w:lang w:val="en-US"/>
        </w:rPr>
        <w:fldChar w:fldCharType="end"/>
      </w:r>
      <w:r w:rsidR="00283F21">
        <w:rPr>
          <w:rFonts w:cstheme="minorHAnsi"/>
          <w:bCs/>
          <w:sz w:val="22"/>
          <w:szCs w:val="22"/>
          <w:lang w:val="en-US"/>
        </w:rPr>
        <w:t xml:space="preserve"> </w:t>
      </w:r>
      <w:r w:rsidR="00536C8B" w:rsidRPr="00536C8B">
        <w:rPr>
          <w:rFonts w:cstheme="minorHAnsi"/>
          <w:bCs/>
          <w:sz w:val="22"/>
          <w:szCs w:val="22"/>
          <w:lang w:val="en-US"/>
        </w:rPr>
        <w:t xml:space="preserve">or from </w:t>
      </w:r>
      <w:r w:rsidR="00536C8B">
        <w:rPr>
          <w:rFonts w:cstheme="minorHAnsi"/>
          <w:bCs/>
          <w:sz w:val="22"/>
          <w:szCs w:val="22"/>
          <w:lang w:val="en-US"/>
        </w:rPr>
        <w:t xml:space="preserve">satellite data </w:t>
      </w:r>
      <w:r w:rsidR="00536C8B">
        <w:rPr>
          <w:rFonts w:cstheme="minorHAnsi"/>
          <w:bCs/>
          <w:sz w:val="22"/>
          <w:szCs w:val="22"/>
          <w:lang w:val="en-US"/>
        </w:rPr>
        <w:fldChar w:fldCharType="begin"/>
      </w:r>
      <w:r w:rsidR="00D357DD">
        <w:rPr>
          <w:rFonts w:cstheme="minorHAnsi"/>
          <w:bCs/>
          <w:sz w:val="22"/>
          <w:szCs w:val="22"/>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sz w:val="22"/>
          <w:szCs w:val="22"/>
          <w:lang w:val="en-US"/>
        </w:rPr>
        <w:fldChar w:fldCharType="separate"/>
      </w:r>
      <w:r w:rsidR="00D357DD" w:rsidRPr="00D357DD">
        <w:rPr>
          <w:rFonts w:ascii="Times New Roman" w:cs="Times New Roman"/>
          <w:sz w:val="22"/>
          <w:lang w:val="en-GB"/>
        </w:rPr>
        <w:t xml:space="preserve">(Canales </w:t>
      </w:r>
      <w:r w:rsidR="00D357DD" w:rsidRPr="00D357DD">
        <w:rPr>
          <w:rFonts w:ascii="Times New Roman" w:cs="Times New Roman"/>
          <w:i/>
          <w:iCs/>
          <w:sz w:val="22"/>
          <w:lang w:val="en-GB"/>
        </w:rPr>
        <w:t xml:space="preserve">et </w:t>
      </w:r>
      <w:r w:rsidR="00D357DD" w:rsidRPr="00D357DD">
        <w:rPr>
          <w:rFonts w:ascii="Times New Roman" w:cs="Times New Roman"/>
          <w:i/>
          <w:iCs/>
          <w:sz w:val="22"/>
          <w:lang w:val="en-GB"/>
        </w:rPr>
        <w:lastRenderedPageBreak/>
        <w:t>al.</w:t>
      </w:r>
      <w:r w:rsidR="00D357DD" w:rsidRPr="00D357DD">
        <w:rPr>
          <w:rFonts w:ascii="Times New Roman" w:cs="Times New Roman"/>
          <w:sz w:val="22"/>
          <w:lang w:val="en-GB"/>
        </w:rPr>
        <w:t xml:space="preserve"> 2016)</w:t>
      </w:r>
      <w:r w:rsidR="00536C8B">
        <w:rPr>
          <w:rFonts w:cstheme="minorHAnsi"/>
          <w:bCs/>
          <w:sz w:val="22"/>
          <w:szCs w:val="22"/>
          <w:lang w:val="en-US"/>
        </w:rPr>
        <w:fldChar w:fldCharType="end"/>
      </w:r>
      <w:r w:rsidR="00536C8B">
        <w:rPr>
          <w:rFonts w:cstheme="minorHAnsi"/>
          <w:bCs/>
          <w:sz w:val="22"/>
          <w:szCs w:val="22"/>
          <w:lang w:val="en-US"/>
        </w:rPr>
        <w:t>.</w:t>
      </w:r>
      <w:r w:rsidRPr="0098113C">
        <w:rPr>
          <w:rFonts w:cstheme="minorHAnsi"/>
          <w:bCs/>
          <w:sz w:val="22"/>
          <w:szCs w:val="22"/>
        </w:rPr>
        <w:t xml:space="preserve"> </w:t>
      </w:r>
      <w:r w:rsidR="0085566B" w:rsidRPr="0085566B">
        <w:rPr>
          <w:rFonts w:cstheme="minorHAnsi"/>
          <w:bCs/>
          <w:sz w:val="22"/>
          <w:szCs w:val="22"/>
          <w:lang w:val="en-US"/>
        </w:rPr>
        <w:t>Such approac</w:t>
      </w:r>
      <w:r w:rsidR="0085566B">
        <w:rPr>
          <w:rFonts w:cstheme="minorHAnsi"/>
          <w:bCs/>
          <w:sz w:val="22"/>
          <w:szCs w:val="22"/>
          <w:lang w:val="en-US"/>
        </w:rPr>
        <w:t>hes m</w:t>
      </w:r>
      <w:r w:rsidR="00B51F22">
        <w:rPr>
          <w:rFonts w:cstheme="minorHAnsi"/>
          <w:bCs/>
          <w:sz w:val="22"/>
          <w:szCs w:val="22"/>
          <w:lang w:val="en-US"/>
        </w:rPr>
        <w:t>ay lead to predictions that are more relevant for the specific system. However,</w:t>
      </w:r>
      <w:r w:rsidR="009A1A0C">
        <w:rPr>
          <w:rFonts w:cstheme="minorHAnsi"/>
          <w:bCs/>
          <w:sz w:val="22"/>
          <w:szCs w:val="22"/>
          <w:lang w:val="en-US"/>
        </w:rPr>
        <w:t xml:space="preserve"> it becomes also becomes more difficult to separate the mechanisms behind the observed </w:t>
      </w:r>
      <w:r w:rsidR="0019232B">
        <w:rPr>
          <w:rFonts w:cstheme="minorHAnsi"/>
          <w:bCs/>
          <w:sz w:val="22"/>
          <w:szCs w:val="22"/>
          <w:lang w:val="en-US"/>
        </w:rPr>
        <w:t>changes</w:t>
      </w:r>
      <w:r w:rsidR="00D357DD">
        <w:rPr>
          <w:rFonts w:cstheme="minorHAnsi"/>
          <w:bCs/>
          <w:sz w:val="22"/>
          <w:szCs w:val="22"/>
          <w:lang w:val="en-US"/>
        </w:rPr>
        <w:t xml:space="preserve">. Moreover, </w:t>
      </w:r>
      <w:r w:rsidR="000469FC">
        <w:rPr>
          <w:rFonts w:cstheme="minorHAnsi"/>
          <w:bCs/>
          <w:sz w:val="22"/>
          <w:szCs w:val="22"/>
          <w:lang w:val="en-US"/>
        </w:rPr>
        <w:t xml:space="preserve">populating a resource </w:t>
      </w:r>
      <w:r w:rsidR="00D357DD">
        <w:rPr>
          <w:rFonts w:cstheme="minorHAnsi"/>
          <w:bCs/>
          <w:sz w:val="22"/>
          <w:szCs w:val="22"/>
          <w:lang w:val="en-US"/>
        </w:rPr>
        <w:t xml:space="preserve">size </w:t>
      </w:r>
      <w:r w:rsidR="000469FC">
        <w:rPr>
          <w:rFonts w:cstheme="minorHAnsi"/>
          <w:bCs/>
          <w:sz w:val="22"/>
          <w:szCs w:val="22"/>
          <w:lang w:val="en-US"/>
        </w:rPr>
        <w:t xml:space="preserve">spectrum </w:t>
      </w:r>
      <w:r w:rsidR="00D6011C">
        <w:rPr>
          <w:rFonts w:cstheme="minorHAnsi"/>
          <w:bCs/>
          <w:sz w:val="22"/>
          <w:szCs w:val="22"/>
          <w:lang w:val="en-US"/>
        </w:rPr>
        <w:t xml:space="preserve">from observed data </w:t>
      </w:r>
      <w:r w:rsidR="00745DED">
        <w:rPr>
          <w:rFonts w:cstheme="minorHAnsi"/>
          <w:bCs/>
          <w:sz w:val="22"/>
          <w:szCs w:val="22"/>
          <w:lang w:val="en-US"/>
        </w:rPr>
        <w:t xml:space="preserve">can be difficult as the observed spectra </w:t>
      </w:r>
      <w:r w:rsidR="0001476C">
        <w:rPr>
          <w:rFonts w:cstheme="minorHAnsi"/>
          <w:bCs/>
          <w:sz w:val="22"/>
          <w:szCs w:val="22"/>
          <w:lang w:val="en-US"/>
        </w:rPr>
        <w:t xml:space="preserve">is the result of </w:t>
      </w:r>
      <w:r w:rsidR="00C60CE9">
        <w:rPr>
          <w:rFonts w:cstheme="minorHAnsi"/>
          <w:bCs/>
          <w:sz w:val="22"/>
          <w:szCs w:val="22"/>
          <w:lang w:val="en-US"/>
        </w:rPr>
        <w:t xml:space="preserve">both </w:t>
      </w:r>
      <w:r w:rsidR="0001476C">
        <w:rPr>
          <w:rFonts w:cstheme="minorHAnsi"/>
          <w:bCs/>
          <w:sz w:val="22"/>
          <w:szCs w:val="22"/>
          <w:lang w:val="en-US"/>
        </w:rPr>
        <w:t>predation</w:t>
      </w:r>
      <w:r w:rsidR="00C60CE9">
        <w:rPr>
          <w:rFonts w:cstheme="minorHAnsi"/>
          <w:bCs/>
          <w:sz w:val="22"/>
          <w:szCs w:val="22"/>
          <w:lang w:val="en-US"/>
        </w:rPr>
        <w:t xml:space="preserve"> and bottom up processes</w:t>
      </w:r>
      <w:r w:rsidR="0001476C">
        <w:rPr>
          <w:rFonts w:cstheme="minorHAnsi"/>
          <w:bCs/>
          <w:sz w:val="22"/>
          <w:szCs w:val="22"/>
          <w:lang w:val="en-US"/>
        </w:rPr>
        <w:t xml:space="preserve">. </w:t>
      </w:r>
      <w:r w:rsidR="008279E9">
        <w:rPr>
          <w:rFonts w:cstheme="minorHAnsi"/>
          <w:bCs/>
          <w:sz w:val="22"/>
          <w:szCs w:val="22"/>
          <w:lang w:val="en-US"/>
        </w:rPr>
        <w:t xml:space="preserve">As an </w:t>
      </w:r>
      <w:r w:rsidR="00886C48">
        <w:rPr>
          <w:rFonts w:cstheme="minorHAnsi"/>
          <w:bCs/>
          <w:sz w:val="22"/>
          <w:szCs w:val="22"/>
          <w:lang w:val="en-US"/>
        </w:rPr>
        <w:t>alternative</w:t>
      </w:r>
      <w:r w:rsidR="008279E9">
        <w:rPr>
          <w:rFonts w:cstheme="minorHAnsi"/>
          <w:bCs/>
          <w:sz w:val="22"/>
          <w:szCs w:val="22"/>
          <w:lang w:val="en-US"/>
        </w:rPr>
        <w:t xml:space="preserve">, the </w:t>
      </w:r>
      <w:r w:rsidR="00107826" w:rsidRPr="00107826">
        <w:rPr>
          <w:rFonts w:cstheme="minorHAnsi"/>
          <w:bCs/>
          <w:sz w:val="22"/>
          <w:szCs w:val="22"/>
          <w:lang w:val="en-US"/>
        </w:rPr>
        <w:t xml:space="preserve">simpler and more conceptual approach </w:t>
      </w:r>
      <w:r w:rsidR="00107826">
        <w:rPr>
          <w:rFonts w:cstheme="minorHAnsi"/>
          <w:bCs/>
          <w:sz w:val="22"/>
          <w:szCs w:val="22"/>
          <w:lang w:val="en-US"/>
        </w:rPr>
        <w:t>used here</w:t>
      </w:r>
      <w:r w:rsidR="00CF36B3">
        <w:rPr>
          <w:rFonts w:cstheme="minorHAnsi"/>
          <w:bCs/>
          <w:sz w:val="22"/>
          <w:szCs w:val="22"/>
          <w:lang w:val="en-US"/>
        </w:rPr>
        <w:t xml:space="preserve"> can be used to scale </w:t>
      </w:r>
      <w:r w:rsidR="00F66C99">
        <w:rPr>
          <w:rFonts w:cstheme="minorHAnsi"/>
          <w:bCs/>
          <w:sz w:val="22"/>
          <w:szCs w:val="22"/>
          <w:lang w:val="en-US"/>
        </w:rPr>
        <w:t xml:space="preserve">the carrying capacity or turnover rates of background </w:t>
      </w:r>
      <w:r w:rsidR="00217B77">
        <w:rPr>
          <w:rFonts w:cstheme="minorHAnsi"/>
          <w:bCs/>
          <w:sz w:val="22"/>
          <w:szCs w:val="22"/>
          <w:lang w:val="en-US"/>
        </w:rPr>
        <w:t>resource</w:t>
      </w:r>
      <w:r w:rsidR="005719FD">
        <w:rPr>
          <w:rFonts w:cstheme="minorHAnsi"/>
          <w:bCs/>
          <w:sz w:val="22"/>
          <w:szCs w:val="22"/>
          <w:lang w:val="en-US"/>
        </w:rPr>
        <w:t xml:space="preserve">s </w:t>
      </w:r>
      <w:r w:rsidR="00AD2E08">
        <w:rPr>
          <w:rFonts w:cstheme="minorHAnsi"/>
          <w:bCs/>
          <w:sz w:val="22"/>
          <w:szCs w:val="22"/>
          <w:lang w:val="en-US"/>
        </w:rPr>
        <w:t>directly</w:t>
      </w:r>
      <w:r w:rsidR="00CD6429">
        <w:rPr>
          <w:rFonts w:cstheme="minorHAnsi"/>
          <w:bCs/>
          <w:sz w:val="22"/>
          <w:szCs w:val="22"/>
          <w:lang w:val="en-US"/>
        </w:rPr>
        <w:t xml:space="preserve"> and maintain their dynamics. </w:t>
      </w:r>
      <w:r w:rsidR="00124607">
        <w:rPr>
          <w:rFonts w:cstheme="minorHAnsi"/>
          <w:bCs/>
          <w:sz w:val="22"/>
          <w:szCs w:val="22"/>
          <w:lang w:val="en-US"/>
        </w:rPr>
        <w:t xml:space="preserve">On the downside, </w:t>
      </w:r>
      <w:r w:rsidR="004C1010">
        <w:rPr>
          <w:rFonts w:cstheme="minorHAnsi"/>
          <w:bCs/>
          <w:sz w:val="22"/>
          <w:szCs w:val="22"/>
          <w:lang w:val="en-US"/>
        </w:rPr>
        <w:t xml:space="preserve">this means </w:t>
      </w:r>
      <w:r w:rsidR="005C74B7">
        <w:rPr>
          <w:rFonts w:cstheme="minorHAnsi"/>
          <w:bCs/>
          <w:sz w:val="22"/>
          <w:szCs w:val="22"/>
          <w:lang w:val="en-US"/>
        </w:rPr>
        <w:t xml:space="preserve">relying </w:t>
      </w:r>
      <w:r w:rsidR="008938E7">
        <w:rPr>
          <w:rFonts w:cstheme="minorHAnsi"/>
          <w:bCs/>
          <w:sz w:val="22"/>
          <w:szCs w:val="22"/>
          <w:lang w:val="en-US"/>
        </w:rPr>
        <w:t xml:space="preserve">on many major simplifications </w:t>
      </w:r>
      <w:r w:rsidR="004B666B">
        <w:rPr>
          <w:rFonts w:cstheme="minorHAnsi"/>
          <w:bCs/>
          <w:sz w:val="22"/>
          <w:szCs w:val="22"/>
          <w:lang w:val="en-US"/>
        </w:rPr>
        <w:t>with respect to resource-dynamics</w:t>
      </w:r>
      <w:r w:rsidR="001B4017">
        <w:rPr>
          <w:rFonts w:cstheme="minorHAnsi"/>
          <w:bCs/>
          <w:sz w:val="22"/>
          <w:szCs w:val="22"/>
          <w:lang w:val="en-US"/>
        </w:rPr>
        <w:t xml:space="preserve">. These </w:t>
      </w:r>
      <w:r w:rsidR="009D4264">
        <w:rPr>
          <w:rFonts w:cstheme="minorHAnsi"/>
          <w:bCs/>
          <w:sz w:val="22"/>
          <w:szCs w:val="22"/>
          <w:lang w:val="en-US"/>
        </w:rPr>
        <w:t>may not always be warranted</w:t>
      </w:r>
      <w:r w:rsidR="001B4017">
        <w:rPr>
          <w:rFonts w:cstheme="minorHAnsi"/>
          <w:bCs/>
          <w:sz w:val="22"/>
          <w:szCs w:val="22"/>
          <w:lang w:val="en-US"/>
        </w:rPr>
        <w:t xml:space="preserve">, </w:t>
      </w:r>
      <w:r w:rsidR="00F96AD1">
        <w:rPr>
          <w:rFonts w:cstheme="minorHAnsi"/>
          <w:bCs/>
          <w:sz w:val="22"/>
          <w:szCs w:val="22"/>
          <w:lang w:val="en-US"/>
        </w:rPr>
        <w:t xml:space="preserve">especially </w:t>
      </w:r>
      <w:r w:rsidR="00C414A8">
        <w:rPr>
          <w:rFonts w:cstheme="minorHAnsi"/>
          <w:bCs/>
          <w:sz w:val="22"/>
          <w:szCs w:val="22"/>
          <w:lang w:val="en-US"/>
        </w:rPr>
        <w:t xml:space="preserve">when </w:t>
      </w:r>
      <w:r w:rsidR="00A3709C">
        <w:rPr>
          <w:rFonts w:cstheme="minorHAnsi"/>
          <w:bCs/>
          <w:sz w:val="22"/>
          <w:szCs w:val="22"/>
          <w:lang w:val="en-US"/>
        </w:rPr>
        <w:t>more detailed predictions are available</w:t>
      </w:r>
      <w:r w:rsidR="008E60A4">
        <w:rPr>
          <w:rFonts w:cstheme="minorHAnsi"/>
          <w:bCs/>
          <w:sz w:val="22"/>
          <w:szCs w:val="22"/>
          <w:lang w:val="en-US"/>
        </w:rPr>
        <w:t>, but this again depends on the specific aim of the model</w:t>
      </w:r>
      <w:r w:rsidR="00A3709C">
        <w:rPr>
          <w:rFonts w:cstheme="minorHAnsi"/>
          <w:bCs/>
          <w:sz w:val="22"/>
          <w:szCs w:val="22"/>
          <w:lang w:val="en-US"/>
        </w:rPr>
        <w:t xml:space="preserve">. </w:t>
      </w:r>
      <w:r w:rsidR="002D7AEF">
        <w:rPr>
          <w:rFonts w:cstheme="minorHAnsi"/>
          <w:bCs/>
          <w:sz w:val="22"/>
          <w:szCs w:val="22"/>
          <w:lang w:val="en-US"/>
        </w:rPr>
        <w:t xml:space="preserve">In addition, our scenarios only </w:t>
      </w:r>
      <w:r w:rsidR="00AA6240">
        <w:rPr>
          <w:rFonts w:cstheme="minorHAnsi"/>
          <w:bCs/>
          <w:sz w:val="22"/>
          <w:szCs w:val="22"/>
          <w:lang w:val="en-US"/>
        </w:rPr>
        <w:t xml:space="preserve">include </w:t>
      </w:r>
      <w:r w:rsidR="008C29D8">
        <w:rPr>
          <w:rFonts w:cstheme="minorHAnsi"/>
          <w:bCs/>
          <w:sz w:val="22"/>
          <w:szCs w:val="22"/>
          <w:lang w:val="en-US"/>
        </w:rPr>
        <w:t>identical</w:t>
      </w:r>
      <w:r w:rsidR="001A5996">
        <w:rPr>
          <w:rFonts w:cstheme="minorHAnsi"/>
          <w:bCs/>
          <w:sz w:val="22"/>
          <w:szCs w:val="22"/>
          <w:lang w:val="en-US"/>
        </w:rPr>
        <w:t xml:space="preserve"> temperature dependenc</w:t>
      </w:r>
      <w:r w:rsidR="000A1CF0">
        <w:rPr>
          <w:rFonts w:cstheme="minorHAnsi"/>
          <w:bCs/>
          <w:sz w:val="22"/>
          <w:szCs w:val="22"/>
          <w:lang w:val="en-US"/>
        </w:rPr>
        <w:t>ies</w:t>
      </w:r>
      <w:r w:rsidR="001A5996">
        <w:rPr>
          <w:rFonts w:cstheme="minorHAnsi"/>
          <w:bCs/>
          <w:sz w:val="22"/>
          <w:szCs w:val="22"/>
          <w:lang w:val="en-US"/>
        </w:rPr>
        <w:t xml:space="preserve"> and </w:t>
      </w:r>
      <w:r w:rsidR="00EA7A92">
        <w:rPr>
          <w:rFonts w:cstheme="minorHAnsi"/>
          <w:bCs/>
          <w:sz w:val="22"/>
          <w:szCs w:val="22"/>
          <w:lang w:val="en-US"/>
        </w:rPr>
        <w:t>baseline carrying capacity</w:t>
      </w:r>
      <w:r w:rsidR="001A5996">
        <w:rPr>
          <w:rFonts w:cstheme="minorHAnsi"/>
          <w:bCs/>
          <w:sz w:val="22"/>
          <w:szCs w:val="22"/>
          <w:lang w:val="en-US"/>
        </w:rPr>
        <w:t xml:space="preserve"> of pelagic and benthic resource, and only negative effects of temperature on resource carrying capacity</w:t>
      </w:r>
      <w:r w:rsidR="00ED4E95">
        <w:rPr>
          <w:rFonts w:cstheme="minorHAnsi"/>
          <w:bCs/>
          <w:sz w:val="22"/>
          <w:szCs w:val="22"/>
          <w:lang w:val="en-US"/>
        </w:rPr>
        <w:t>. These may again</w:t>
      </w:r>
      <w:r w:rsidR="004D3095">
        <w:rPr>
          <w:rFonts w:cstheme="minorHAnsi"/>
          <w:bCs/>
          <w:sz w:val="22"/>
          <w:szCs w:val="22"/>
          <w:lang w:val="en-US"/>
        </w:rPr>
        <w:t xml:space="preserve"> not reflect the actual</w:t>
      </w:r>
      <w:r w:rsidR="00236B91">
        <w:rPr>
          <w:rFonts w:cstheme="minorHAnsi"/>
          <w:bCs/>
          <w:sz w:val="22"/>
          <w:szCs w:val="22"/>
          <w:lang w:val="en-US"/>
        </w:rPr>
        <w:t xml:space="preserve"> situation in our case study.</w:t>
      </w:r>
      <w:r w:rsidR="00D178B3">
        <w:rPr>
          <w:rFonts w:cstheme="minorHAnsi"/>
          <w:bCs/>
          <w:sz w:val="22"/>
          <w:szCs w:val="22"/>
          <w:lang w:val="en-US"/>
        </w:rPr>
        <w:t xml:space="preserve"> </w:t>
      </w:r>
      <w:r w:rsidR="00C80319">
        <w:rPr>
          <w:rFonts w:cstheme="minorHAnsi"/>
          <w:bCs/>
          <w:sz w:val="22"/>
          <w:szCs w:val="22"/>
          <w:lang w:val="en-US"/>
        </w:rPr>
        <w:t>We chose these scenario</w:t>
      </w:r>
      <w:r w:rsidR="00B23A89">
        <w:rPr>
          <w:rFonts w:cstheme="minorHAnsi"/>
          <w:bCs/>
          <w:sz w:val="22"/>
          <w:szCs w:val="22"/>
          <w:lang w:val="en-US"/>
        </w:rPr>
        <w:t>s instead</w:t>
      </w:r>
      <w:r w:rsidR="00D178B3">
        <w:rPr>
          <w:rFonts w:cstheme="minorHAnsi"/>
          <w:bCs/>
          <w:sz w:val="22"/>
          <w:szCs w:val="22"/>
          <w:lang w:val="en-US"/>
        </w:rPr>
        <w:t xml:space="preserve"> to reflect </w:t>
      </w:r>
      <w:r w:rsidR="00CE4097">
        <w:rPr>
          <w:rFonts w:cstheme="minorHAnsi"/>
          <w:bCs/>
          <w:sz w:val="22"/>
          <w:szCs w:val="22"/>
          <w:lang w:val="en-US"/>
        </w:rPr>
        <w:t>the often predicted global decline in primary production</w:t>
      </w:r>
      <w:r w:rsidR="000C6673">
        <w:rPr>
          <w:rFonts w:cstheme="minorHAnsi"/>
          <w:bCs/>
          <w:sz w:val="22"/>
          <w:szCs w:val="22"/>
          <w:lang w:val="en-US"/>
        </w:rPr>
        <w:t xml:space="preserve"> </w:t>
      </w:r>
      <w:r w:rsidR="000C6673">
        <w:rPr>
          <w:rFonts w:cstheme="minorHAnsi"/>
          <w:bCs/>
          <w:sz w:val="22"/>
          <w:szCs w:val="22"/>
          <w:lang w:val="en-US"/>
        </w:rPr>
        <w:fldChar w:fldCharType="begin"/>
      </w:r>
      <w:r w:rsidR="000C6673">
        <w:rPr>
          <w:rFonts w:cstheme="minorHAnsi"/>
          <w:bCs/>
          <w:sz w:val="22"/>
          <w:szCs w:val="22"/>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sz w:val="22"/>
          <w:szCs w:val="22"/>
          <w:lang w:val="en-US"/>
        </w:rPr>
        <w:fldChar w:fldCharType="separate"/>
      </w:r>
      <w:r w:rsidR="000C6673" w:rsidRPr="000C6673">
        <w:rPr>
          <w:rFonts w:ascii="Times New Roman" w:cs="Times New Roman"/>
          <w:sz w:val="22"/>
          <w:lang w:val="en-GB"/>
        </w:rPr>
        <w:t xml:space="preserve">(Steinacher </w:t>
      </w:r>
      <w:r w:rsidR="000C6673" w:rsidRPr="000C6673">
        <w:rPr>
          <w:rFonts w:ascii="Times New Roman" w:cs="Times New Roman"/>
          <w:i/>
          <w:iCs/>
          <w:sz w:val="22"/>
          <w:lang w:val="en-GB"/>
        </w:rPr>
        <w:t>et al.</w:t>
      </w:r>
      <w:r w:rsidR="000C6673" w:rsidRPr="000C6673">
        <w:rPr>
          <w:rFonts w:ascii="Times New Roman" w:cs="Times New Roman"/>
          <w:sz w:val="22"/>
          <w:lang w:val="en-GB"/>
        </w:rPr>
        <w:t xml:space="preserve"> 2010)</w:t>
      </w:r>
      <w:r w:rsidR="000C6673">
        <w:rPr>
          <w:rFonts w:cstheme="minorHAnsi"/>
          <w:bCs/>
          <w:sz w:val="22"/>
          <w:szCs w:val="22"/>
          <w:lang w:val="en-US"/>
        </w:rPr>
        <w:fldChar w:fldCharType="end"/>
      </w:r>
      <w:r w:rsidR="00C0094F">
        <w:rPr>
          <w:rFonts w:cstheme="minorHAnsi"/>
          <w:bCs/>
          <w:sz w:val="22"/>
          <w:szCs w:val="22"/>
          <w:lang w:val="en-US"/>
        </w:rPr>
        <w:t xml:space="preserve"> fr</w:t>
      </w:r>
      <w:r w:rsidR="00F01C73">
        <w:rPr>
          <w:rFonts w:cstheme="minorHAnsi"/>
          <w:bCs/>
          <w:sz w:val="22"/>
          <w:szCs w:val="22"/>
          <w:lang w:val="en-US"/>
        </w:rPr>
        <w:t>o</w:t>
      </w:r>
      <w:r w:rsidR="00C0094F">
        <w:rPr>
          <w:rFonts w:cstheme="minorHAnsi"/>
          <w:bCs/>
          <w:sz w:val="22"/>
          <w:szCs w:val="22"/>
          <w:lang w:val="en-US"/>
        </w:rPr>
        <w:t>m couple</w:t>
      </w:r>
      <w:r w:rsidR="0031033B">
        <w:rPr>
          <w:rFonts w:cstheme="minorHAnsi"/>
          <w:bCs/>
          <w:sz w:val="22"/>
          <w:szCs w:val="22"/>
          <w:lang w:val="en-US"/>
        </w:rPr>
        <w:t>d</w:t>
      </w:r>
      <w:r w:rsidR="00C0094F">
        <w:rPr>
          <w:rFonts w:cstheme="minorHAnsi"/>
          <w:bCs/>
          <w:sz w:val="22"/>
          <w:szCs w:val="22"/>
          <w:lang w:val="en-US"/>
        </w:rPr>
        <w:t xml:space="preserve"> climate models</w:t>
      </w:r>
      <w:r w:rsidR="00B86899">
        <w:rPr>
          <w:rFonts w:cstheme="minorHAnsi"/>
          <w:bCs/>
          <w:sz w:val="22"/>
          <w:szCs w:val="22"/>
          <w:lang w:val="en-US"/>
        </w:rPr>
        <w:t xml:space="preserve">, and to contrast </w:t>
      </w:r>
      <w:r w:rsidR="00761597">
        <w:rPr>
          <w:rFonts w:cstheme="minorHAnsi"/>
          <w:bCs/>
          <w:sz w:val="22"/>
          <w:szCs w:val="22"/>
          <w:lang w:val="en-US"/>
        </w:rPr>
        <w:t>reductions in food availability with changes in individual physiology</w:t>
      </w:r>
      <w:r w:rsidR="008B71DA">
        <w:rPr>
          <w:rFonts w:cstheme="minorHAnsi"/>
          <w:bCs/>
          <w:sz w:val="22"/>
          <w:szCs w:val="22"/>
          <w:lang w:val="en-US"/>
        </w:rPr>
        <w:t xml:space="preserve"> as these former has been linked to declines in </w:t>
      </w:r>
      <w:r w:rsidR="00B455E7">
        <w:rPr>
          <w:rFonts w:cstheme="minorHAnsi"/>
          <w:bCs/>
          <w:sz w:val="22"/>
          <w:szCs w:val="22"/>
          <w:lang w:val="en-US"/>
        </w:rPr>
        <w:t xml:space="preserve">community-level </w:t>
      </w:r>
      <w:r w:rsidR="008B71DA">
        <w:rPr>
          <w:rFonts w:cstheme="minorHAnsi"/>
          <w:bCs/>
          <w:sz w:val="22"/>
          <w:szCs w:val="22"/>
          <w:lang w:val="en-US"/>
        </w:rPr>
        <w:t>body sizes</w:t>
      </w:r>
      <w:r w:rsidR="008C6387">
        <w:rPr>
          <w:rFonts w:cstheme="minorHAnsi"/>
          <w:bCs/>
          <w:sz w:val="22"/>
          <w:szCs w:val="22"/>
          <w:lang w:val="en-US"/>
        </w:rPr>
        <w:t>. H</w:t>
      </w:r>
      <w:r w:rsidR="00D22BC9">
        <w:rPr>
          <w:rFonts w:cstheme="minorHAnsi"/>
          <w:bCs/>
          <w:sz w:val="22"/>
          <w:szCs w:val="22"/>
          <w:lang w:val="en-US"/>
        </w:rPr>
        <w:t xml:space="preserve">owever also </w:t>
      </w:r>
      <w:r w:rsidR="000E1ACE">
        <w:rPr>
          <w:rFonts w:cstheme="minorHAnsi"/>
          <w:bCs/>
          <w:sz w:val="22"/>
          <w:szCs w:val="22"/>
          <w:lang w:val="en-US"/>
        </w:rPr>
        <w:t xml:space="preserve">these projections are </w:t>
      </w:r>
      <w:r w:rsidR="00D22BC9">
        <w:rPr>
          <w:rFonts w:cstheme="minorHAnsi"/>
          <w:bCs/>
          <w:sz w:val="22"/>
          <w:szCs w:val="22"/>
          <w:lang w:val="en-US"/>
        </w:rPr>
        <w:t>uncertain</w:t>
      </w:r>
      <w:r w:rsidR="00C53436">
        <w:rPr>
          <w:rFonts w:cstheme="minorHAnsi"/>
          <w:bCs/>
          <w:sz w:val="22"/>
          <w:szCs w:val="22"/>
          <w:lang w:val="en-US"/>
        </w:rPr>
        <w:t>, and other studies predict average increases on a global scale, with large regional variations</w:t>
      </w:r>
      <w:r w:rsidR="00D22BC9">
        <w:rPr>
          <w:rFonts w:cstheme="minorHAnsi"/>
          <w:bCs/>
          <w:sz w:val="22"/>
          <w:szCs w:val="22"/>
          <w:lang w:val="en-US"/>
        </w:rPr>
        <w:t xml:space="preserve"> </w:t>
      </w:r>
      <w:r w:rsidR="00C53436">
        <w:rPr>
          <w:rFonts w:cstheme="minorHAnsi"/>
          <w:bCs/>
          <w:sz w:val="22"/>
          <w:szCs w:val="22"/>
          <w:lang w:val="en-US"/>
        </w:rPr>
        <w:fldChar w:fldCharType="begin"/>
      </w:r>
      <w:r w:rsidR="00C53436">
        <w:rPr>
          <w:rFonts w:cstheme="minorHAnsi"/>
          <w:bCs/>
          <w:sz w:val="22"/>
          <w:szCs w:val="22"/>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C53436">
        <w:rPr>
          <w:rFonts w:cstheme="minorHAnsi"/>
          <w:bCs/>
          <w:sz w:val="22"/>
          <w:szCs w:val="22"/>
          <w:lang w:val="en-US"/>
        </w:rPr>
        <w:fldChar w:fldCharType="separate"/>
      </w:r>
      <w:r w:rsidR="00C53436" w:rsidRPr="00C53436">
        <w:rPr>
          <w:rFonts w:ascii="Times New Roman" w:cs="Times New Roman"/>
          <w:sz w:val="22"/>
          <w:lang w:val="en-GB"/>
        </w:rPr>
        <w:t xml:space="preserve">(Sarmiento </w:t>
      </w:r>
      <w:r w:rsidR="00C53436" w:rsidRPr="00C53436">
        <w:rPr>
          <w:rFonts w:ascii="Times New Roman" w:cs="Times New Roman"/>
          <w:i/>
          <w:iCs/>
          <w:sz w:val="22"/>
          <w:lang w:val="en-GB"/>
        </w:rPr>
        <w:t>et al.</w:t>
      </w:r>
      <w:r w:rsidR="00C53436" w:rsidRPr="00C53436">
        <w:rPr>
          <w:rFonts w:ascii="Times New Roman" w:cs="Times New Roman"/>
          <w:sz w:val="22"/>
          <w:lang w:val="en-GB"/>
        </w:rPr>
        <w:t xml:space="preserve"> 2004)</w:t>
      </w:r>
      <w:r w:rsidR="00C53436">
        <w:rPr>
          <w:rFonts w:cstheme="minorHAnsi"/>
          <w:bCs/>
          <w:sz w:val="22"/>
          <w:szCs w:val="22"/>
          <w:lang w:val="en-US"/>
        </w:rPr>
        <w:fldChar w:fldCharType="end"/>
      </w:r>
      <w:r w:rsidR="00C53436">
        <w:rPr>
          <w:rFonts w:cstheme="minorHAnsi"/>
          <w:bCs/>
          <w:sz w:val="22"/>
          <w:szCs w:val="22"/>
          <w:lang w:val="en-US"/>
        </w:rPr>
        <w:t>.</w:t>
      </w:r>
      <w:r w:rsidR="001A5996">
        <w:rPr>
          <w:rFonts w:cstheme="minorHAnsi"/>
          <w:bCs/>
          <w:sz w:val="22"/>
          <w:szCs w:val="22"/>
          <w:lang w:val="en-US"/>
        </w:rPr>
        <w:t xml:space="preserve"> </w:t>
      </w:r>
      <w:r w:rsidR="00A51B58">
        <w:rPr>
          <w:rFonts w:cstheme="minorHAnsi"/>
          <w:bCs/>
          <w:sz w:val="22"/>
          <w:szCs w:val="22"/>
          <w:lang w:val="en-US"/>
        </w:rPr>
        <w:t xml:space="preserve">It is </w:t>
      </w:r>
      <w:r w:rsidR="009C3356">
        <w:rPr>
          <w:rFonts w:cstheme="minorHAnsi"/>
          <w:bCs/>
          <w:sz w:val="22"/>
          <w:szCs w:val="22"/>
          <w:lang w:val="en-US"/>
        </w:rPr>
        <w:t xml:space="preserve">however </w:t>
      </w:r>
      <w:r w:rsidR="00A51B58">
        <w:rPr>
          <w:rFonts w:cstheme="minorHAnsi"/>
          <w:bCs/>
          <w:sz w:val="22"/>
          <w:szCs w:val="22"/>
          <w:lang w:val="en-US"/>
        </w:rPr>
        <w:t xml:space="preserve">straightforward to </w:t>
      </w:r>
      <w:r w:rsidR="00523952">
        <w:rPr>
          <w:rFonts w:cstheme="minorHAnsi"/>
          <w:bCs/>
          <w:sz w:val="22"/>
          <w:szCs w:val="22"/>
          <w:lang w:val="en-US"/>
        </w:rPr>
        <w:t xml:space="preserve">model </w:t>
      </w:r>
      <w:r w:rsidR="00886B10">
        <w:rPr>
          <w:rFonts w:cstheme="minorHAnsi"/>
          <w:bCs/>
          <w:sz w:val="22"/>
          <w:szCs w:val="22"/>
          <w:lang w:val="en-US"/>
        </w:rPr>
        <w:t>increases in productivity</w:t>
      </w:r>
      <w:r w:rsidR="003016DD">
        <w:rPr>
          <w:rFonts w:cstheme="minorHAnsi"/>
          <w:bCs/>
          <w:sz w:val="22"/>
          <w:szCs w:val="22"/>
          <w:lang w:val="en-US"/>
        </w:rPr>
        <w:t xml:space="preserve"> with our </w:t>
      </w:r>
      <w:r w:rsidR="00A51B58">
        <w:rPr>
          <w:rFonts w:cstheme="minorHAnsi"/>
          <w:bCs/>
          <w:sz w:val="22"/>
          <w:szCs w:val="22"/>
          <w:lang w:val="en-US"/>
        </w:rPr>
        <w:t xml:space="preserve">approach </w:t>
      </w:r>
      <w:r w:rsidR="00AE4EB3">
        <w:rPr>
          <w:rFonts w:cstheme="minorHAnsi"/>
          <w:bCs/>
          <w:sz w:val="22"/>
          <w:szCs w:val="22"/>
          <w:lang w:val="en-US"/>
        </w:rPr>
        <w:t xml:space="preserve">by using </w:t>
      </w:r>
      <w:r w:rsidR="00455151">
        <w:rPr>
          <w:rFonts w:cstheme="minorHAnsi"/>
          <w:bCs/>
          <w:sz w:val="22"/>
          <w:szCs w:val="22"/>
          <w:lang w:val="en-US"/>
        </w:rPr>
        <w:t xml:space="preserve">positive </w:t>
      </w:r>
      <w:r w:rsidR="00AE4EB3">
        <w:rPr>
          <w:rFonts w:cstheme="minorHAnsi"/>
          <w:bCs/>
          <w:sz w:val="22"/>
          <w:szCs w:val="22"/>
          <w:lang w:val="en-US"/>
        </w:rPr>
        <w:t xml:space="preserve">activation energies, </w:t>
      </w:r>
      <w:r w:rsidR="00DF6A71">
        <w:rPr>
          <w:rFonts w:cstheme="minorHAnsi"/>
          <w:bCs/>
          <w:sz w:val="22"/>
          <w:szCs w:val="22"/>
          <w:lang w:val="en-US"/>
        </w:rPr>
        <w:t>if that seems like a more probable scenario in the specific system.</w:t>
      </w:r>
      <w:r w:rsidR="00096D0E">
        <w:rPr>
          <w:rFonts w:cstheme="minorHAnsi"/>
          <w:bCs/>
          <w:sz w:val="22"/>
          <w:szCs w:val="22"/>
          <w:lang w:val="en-US"/>
        </w:rPr>
        <w:t xml:space="preserve"> </w:t>
      </w:r>
      <w:r w:rsidR="00E04CF0">
        <w:rPr>
          <w:rFonts w:cstheme="minorHAnsi"/>
          <w:bCs/>
          <w:sz w:val="22"/>
          <w:szCs w:val="22"/>
          <w:lang w:val="en-US"/>
        </w:rPr>
        <w:t>I</w:t>
      </w:r>
      <w:r w:rsidR="00AE4EB3">
        <w:rPr>
          <w:rFonts w:cstheme="minorHAnsi"/>
          <w:bCs/>
          <w:sz w:val="22"/>
          <w:szCs w:val="22"/>
          <w:lang w:val="en-US"/>
        </w:rPr>
        <w:t>t is also possible to include temperature-effects of the slope of the size-spectrum, as this is often found to be negatively related to temperature</w:t>
      </w:r>
      <w:r w:rsidR="008035C1">
        <w:rPr>
          <w:rFonts w:cstheme="minorHAnsi"/>
          <w:bCs/>
          <w:sz w:val="22"/>
          <w:szCs w:val="22"/>
          <w:lang w:val="en-US"/>
        </w:rPr>
        <w:t xml:space="preserve">, see e.g. </w:t>
      </w:r>
      <w:r w:rsidR="008035C1" w:rsidRPr="0098113C">
        <w:rPr>
          <w:rFonts w:ascii="Times" w:hAnsi="Times"/>
          <w:sz w:val="22"/>
          <w:szCs w:val="22"/>
        </w:rPr>
        <w:fldChar w:fldCharType="begin"/>
      </w:r>
      <w:r w:rsidR="00A25C3A">
        <w:rPr>
          <w:rFonts w:ascii="Times" w:hAnsi="Times"/>
          <w:sz w:val="22"/>
          <w:szCs w:val="22"/>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Pr>
          <w:rFonts w:ascii="Cambria Math" w:hAnsi="Cambria Math" w:cs="Cambria Math"/>
          <w:sz w:val="22"/>
          <w:szCs w:val="22"/>
        </w:rPr>
        <w:instrText>‐</w:instrText>
      </w:r>
      <w:r w:rsidR="00A25C3A">
        <w:rPr>
          <w:rFonts w:ascii="Times" w:hAnsi="Times"/>
          <w:sz w:val="22"/>
          <w:szCs w:val="22"/>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Pr>
          <w:rFonts w:ascii="Cambria Math" w:hAnsi="Cambria Math" w:cs="Cambria Math"/>
          <w:sz w:val="22"/>
          <w:szCs w:val="22"/>
        </w:rPr>
        <w:instrText>∼</w:instrText>
      </w:r>
      <w:r w:rsidR="00A25C3A">
        <w:rPr>
          <w:rFonts w:ascii="Times" w:hAnsi="Times"/>
          <w:sz w:val="22"/>
          <w:szCs w:val="22"/>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sz w:val="22"/>
          <w:szCs w:val="22"/>
        </w:rPr>
        <w:instrText>‐</w:instrText>
      </w:r>
      <w:r w:rsidR="00A25C3A">
        <w:rPr>
          <w:rFonts w:ascii="Times" w:hAnsi="Times"/>
          <w:sz w:val="22"/>
          <w:szCs w:val="22"/>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Pr>
          <w:rFonts w:ascii="Cambria Math" w:hAnsi="Cambria Math" w:cs="Cambria Math"/>
          <w:sz w:val="22"/>
          <w:szCs w:val="22"/>
        </w:rPr>
        <w:instrText>‐</w:instrText>
      </w:r>
      <w:r w:rsidR="00A25C3A">
        <w:rPr>
          <w:rFonts w:ascii="Times" w:hAnsi="Times"/>
          <w:sz w:val="22"/>
          <w:szCs w:val="22"/>
        </w:rPr>
        <w:instrText>Urrutia","given":"Ángel"},{"family":"Calvo</w:instrText>
      </w:r>
      <w:r w:rsidR="00A25C3A">
        <w:rPr>
          <w:rFonts w:ascii="Cambria Math" w:hAnsi="Cambria Math" w:cs="Cambria Math"/>
          <w:sz w:val="22"/>
          <w:szCs w:val="22"/>
        </w:rPr>
        <w:instrText>‐</w:instrText>
      </w:r>
      <w:r w:rsidR="00A25C3A">
        <w:rPr>
          <w:rFonts w:ascii="Times" w:hAnsi="Times"/>
          <w:sz w:val="22"/>
          <w:szCs w:val="22"/>
        </w:rPr>
        <w:instrText xml:space="preserve">Díaz","given":"Alejandra"},{"family":"Li","given":"William K. W."}],"issued":{"date-parts":[["2010"]]}}}],"schema":"https://github.com/citation-style-language/schema/raw/master/csl-citation.json"} </w:instrText>
      </w:r>
      <w:r w:rsidR="008035C1" w:rsidRPr="0098113C">
        <w:rPr>
          <w:rFonts w:ascii="Times" w:hAnsi="Times"/>
          <w:sz w:val="22"/>
          <w:szCs w:val="22"/>
        </w:rPr>
        <w:fldChar w:fldCharType="separate"/>
      </w:r>
      <w:r w:rsidR="00A25C3A" w:rsidRPr="00A25C3A">
        <w:rPr>
          <w:rFonts w:ascii="Times New Roman" w:hAnsi="Times New Roman" w:cs="Times New Roman"/>
          <w:sz w:val="22"/>
          <w:lang w:val="en-GB"/>
        </w:rPr>
        <w:t xml:space="preserve">(Morán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2010; Yvon‐Durocher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2011; Canales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2016; Woodworth-Jefcoats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2019)</w:t>
      </w:r>
      <w:r w:rsidR="008035C1" w:rsidRPr="0098113C">
        <w:rPr>
          <w:rFonts w:ascii="Times" w:hAnsi="Times"/>
          <w:sz w:val="22"/>
          <w:szCs w:val="22"/>
        </w:rPr>
        <w:fldChar w:fldCharType="end"/>
      </w:r>
      <w:r w:rsidR="00AB0A2A" w:rsidRPr="00AB0A2A">
        <w:rPr>
          <w:rFonts w:ascii="Times" w:hAnsi="Times"/>
          <w:sz w:val="22"/>
          <w:szCs w:val="22"/>
          <w:lang w:val="en-US"/>
        </w:rPr>
        <w:t xml:space="preserve">, but also </w:t>
      </w:r>
      <w:r w:rsidR="00AB0A2A">
        <w:rPr>
          <w:rFonts w:ascii="Times" w:hAnsi="Times"/>
          <w:sz w:val="22"/>
          <w:szCs w:val="22"/>
          <w:lang w:val="en-US"/>
        </w:rPr>
        <w:fldChar w:fldCharType="begin"/>
      </w:r>
      <w:r w:rsidR="00AB0A2A">
        <w:rPr>
          <w:rFonts w:ascii="Times" w:hAnsi="Times"/>
          <w:sz w:val="22"/>
          <w:szCs w:val="22"/>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sz w:val="22"/>
          <w:szCs w:val="22"/>
          <w:lang w:val="en-US"/>
        </w:rPr>
        <w:fldChar w:fldCharType="separate"/>
      </w:r>
      <w:r w:rsidR="00AB0A2A" w:rsidRPr="00AB0A2A">
        <w:rPr>
          <w:rFonts w:ascii="Times" w:hAnsi="Times" w:cs="Times New Roman"/>
          <w:sz w:val="22"/>
          <w:lang w:val="en-GB"/>
        </w:rPr>
        <w:t xml:space="preserve">(Barnes </w:t>
      </w:r>
      <w:r w:rsidR="00AB0A2A" w:rsidRPr="00AB0A2A">
        <w:rPr>
          <w:rFonts w:ascii="Times" w:hAnsi="Times" w:cs="Times New Roman"/>
          <w:i/>
          <w:iCs/>
          <w:sz w:val="22"/>
          <w:lang w:val="en-GB"/>
        </w:rPr>
        <w:t>et al.</w:t>
      </w:r>
      <w:r w:rsidR="00AB0A2A" w:rsidRPr="00AB0A2A">
        <w:rPr>
          <w:rFonts w:ascii="Times" w:hAnsi="Times" w:cs="Times New Roman"/>
          <w:sz w:val="22"/>
          <w:lang w:val="en-GB"/>
        </w:rPr>
        <w:t xml:space="preserve"> 2011)</w:t>
      </w:r>
      <w:r w:rsidR="00AB0A2A">
        <w:rPr>
          <w:rFonts w:ascii="Times" w:hAnsi="Times"/>
          <w:sz w:val="22"/>
          <w:szCs w:val="22"/>
          <w:lang w:val="en-US"/>
        </w:rPr>
        <w:fldChar w:fldCharType="end"/>
      </w:r>
      <w:r w:rsidR="00FD462F">
        <w:rPr>
          <w:rFonts w:cstheme="minorHAnsi"/>
          <w:bCs/>
          <w:sz w:val="22"/>
          <w:szCs w:val="22"/>
          <w:lang w:val="en-US"/>
        </w:rPr>
        <w:t>)</w:t>
      </w:r>
      <w:r w:rsidR="004B4C11">
        <w:rPr>
          <w:rFonts w:cstheme="minorHAnsi"/>
          <w:bCs/>
          <w:sz w:val="22"/>
          <w:szCs w:val="22"/>
          <w:lang w:val="en-US"/>
        </w:rPr>
        <w:t xml:space="preserve">. </w:t>
      </w:r>
    </w:p>
    <w:p w14:paraId="654FEFE0" w14:textId="4C7DC9A7" w:rsidR="0098113C" w:rsidRDefault="00231B23" w:rsidP="00AA1FC1">
      <w:pPr>
        <w:spacing w:line="480" w:lineRule="auto"/>
        <w:ind w:firstLine="284"/>
        <w:jc w:val="both"/>
        <w:rPr>
          <w:rFonts w:cstheme="minorHAnsi"/>
          <w:bCs/>
          <w:sz w:val="22"/>
          <w:szCs w:val="22"/>
          <w:lang w:val="en-US"/>
        </w:rPr>
      </w:pPr>
      <w:r>
        <w:rPr>
          <w:rFonts w:cstheme="minorHAnsi"/>
          <w:bCs/>
          <w:sz w:val="22"/>
          <w:szCs w:val="22"/>
          <w:lang w:val="en-US"/>
        </w:rPr>
        <w:t xml:space="preserve">Ecological forecasting is inherently </w:t>
      </w:r>
      <w:r w:rsidR="0073428A">
        <w:rPr>
          <w:rFonts w:cstheme="minorHAnsi"/>
          <w:bCs/>
          <w:sz w:val="22"/>
          <w:szCs w:val="22"/>
          <w:lang w:val="en-US"/>
        </w:rPr>
        <w:t xml:space="preserve">difficult </w:t>
      </w:r>
      <w:r w:rsidR="00E50063">
        <w:rPr>
          <w:rFonts w:cstheme="minorHAnsi"/>
          <w:bCs/>
          <w:sz w:val="22"/>
          <w:szCs w:val="22"/>
          <w:lang w:val="en-US"/>
        </w:rPr>
        <w:fldChar w:fldCharType="begin"/>
      </w:r>
      <w:r w:rsidR="00E50063">
        <w:rPr>
          <w:rFonts w:cstheme="minorHAnsi"/>
          <w:bCs/>
          <w:sz w:val="22"/>
          <w:szCs w:val="22"/>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sz w:val="22"/>
          <w:szCs w:val="22"/>
          <w:lang w:val="en-US"/>
        </w:rPr>
        <w:fldChar w:fldCharType="separate"/>
      </w:r>
      <w:r w:rsidR="00E50063" w:rsidRPr="00E50063">
        <w:rPr>
          <w:rFonts w:ascii="Times New Roman" w:cs="Times New Roman"/>
          <w:sz w:val="22"/>
          <w:lang w:val="en-GB"/>
        </w:rPr>
        <w:t xml:space="preserve">(Lindegren </w:t>
      </w:r>
      <w:r w:rsidR="00E50063" w:rsidRPr="00E50063">
        <w:rPr>
          <w:rFonts w:ascii="Times New Roman" w:cs="Times New Roman"/>
          <w:i/>
          <w:iCs/>
          <w:sz w:val="22"/>
          <w:lang w:val="en-GB"/>
        </w:rPr>
        <w:t>et al.</w:t>
      </w:r>
      <w:r w:rsidR="00E50063" w:rsidRPr="00E50063">
        <w:rPr>
          <w:rFonts w:ascii="Times New Roman" w:cs="Times New Roman"/>
          <w:sz w:val="22"/>
          <w:lang w:val="en-GB"/>
        </w:rPr>
        <w:t xml:space="preserve"> 2010)</w:t>
      </w:r>
      <w:r w:rsidR="00E50063">
        <w:rPr>
          <w:rFonts w:cstheme="minorHAnsi"/>
          <w:bCs/>
          <w:sz w:val="22"/>
          <w:szCs w:val="22"/>
          <w:lang w:val="en-US"/>
        </w:rPr>
        <w:fldChar w:fldCharType="end"/>
      </w:r>
      <w:r w:rsidR="008C267B">
        <w:rPr>
          <w:rFonts w:cstheme="minorHAnsi"/>
          <w:bCs/>
          <w:sz w:val="22"/>
          <w:szCs w:val="22"/>
          <w:lang w:val="en-US"/>
        </w:rPr>
        <w:t>,</w:t>
      </w:r>
      <w:r w:rsidR="006A262B">
        <w:rPr>
          <w:rFonts w:cstheme="minorHAnsi"/>
          <w:bCs/>
          <w:sz w:val="22"/>
          <w:szCs w:val="22"/>
          <w:lang w:val="en-US"/>
        </w:rPr>
        <w:t xml:space="preserve"> and climate </w:t>
      </w:r>
      <w:r w:rsidR="00034F92">
        <w:rPr>
          <w:rFonts w:cstheme="minorHAnsi"/>
          <w:bCs/>
          <w:sz w:val="22"/>
          <w:szCs w:val="22"/>
          <w:lang w:val="en-US"/>
        </w:rPr>
        <w:t>change</w:t>
      </w:r>
      <w:r w:rsidR="001A4714">
        <w:rPr>
          <w:rFonts w:cstheme="minorHAnsi"/>
          <w:bCs/>
          <w:sz w:val="22"/>
          <w:szCs w:val="22"/>
          <w:lang w:val="en-US"/>
        </w:rPr>
        <w:t xml:space="preserve"> alter the already</w:t>
      </w:r>
      <w:r w:rsidR="006A262B">
        <w:rPr>
          <w:rFonts w:cstheme="minorHAnsi"/>
          <w:bCs/>
          <w:sz w:val="22"/>
          <w:szCs w:val="22"/>
          <w:lang w:val="en-US"/>
        </w:rPr>
        <w:t xml:space="preserve"> complex causal pathways</w:t>
      </w:r>
      <w:r w:rsidR="008C267B">
        <w:rPr>
          <w:rFonts w:cstheme="minorHAnsi"/>
          <w:bCs/>
          <w:sz w:val="22"/>
          <w:szCs w:val="22"/>
          <w:lang w:val="en-US"/>
        </w:rPr>
        <w:t xml:space="preserve"> </w:t>
      </w:r>
      <w:r w:rsidR="006A262B">
        <w:rPr>
          <w:rFonts w:cstheme="minorHAnsi"/>
          <w:bCs/>
          <w:sz w:val="22"/>
          <w:szCs w:val="22"/>
          <w:lang w:val="en-US"/>
        </w:rPr>
        <w:t xml:space="preserve">that drive ecosystem dynamics. </w:t>
      </w:r>
      <w:r w:rsidR="00FF680F">
        <w:rPr>
          <w:rFonts w:cstheme="minorHAnsi"/>
          <w:bCs/>
          <w:sz w:val="22"/>
          <w:szCs w:val="22"/>
          <w:lang w:val="en-US"/>
        </w:rPr>
        <w:t>T</w:t>
      </w:r>
      <w:r w:rsidR="00DE53AD">
        <w:rPr>
          <w:rFonts w:cstheme="minorHAnsi"/>
          <w:bCs/>
          <w:sz w:val="22"/>
          <w:szCs w:val="22"/>
          <w:lang w:val="en-US"/>
        </w:rPr>
        <w:t>he Baltic sea</w:t>
      </w:r>
      <w:r w:rsidR="007428F5">
        <w:rPr>
          <w:rFonts w:cstheme="minorHAnsi"/>
          <w:bCs/>
          <w:sz w:val="22"/>
          <w:szCs w:val="22"/>
          <w:lang w:val="en-US"/>
        </w:rPr>
        <w:t xml:space="preserve"> is </w:t>
      </w:r>
      <w:r w:rsidR="00E5770C">
        <w:rPr>
          <w:rFonts w:cstheme="minorHAnsi"/>
          <w:bCs/>
          <w:sz w:val="22"/>
          <w:szCs w:val="22"/>
          <w:lang w:val="en-US"/>
        </w:rPr>
        <w:t xml:space="preserve">largely influenced by anthropogenic factors, </w:t>
      </w:r>
      <w:r w:rsidR="00831912">
        <w:rPr>
          <w:rFonts w:cstheme="minorHAnsi"/>
          <w:bCs/>
          <w:sz w:val="22"/>
          <w:szCs w:val="22"/>
          <w:lang w:val="en-US"/>
        </w:rPr>
        <w:t xml:space="preserve">such </w:t>
      </w:r>
      <w:r w:rsidR="009602CF">
        <w:rPr>
          <w:rFonts w:cstheme="minorHAnsi"/>
          <w:bCs/>
          <w:sz w:val="22"/>
          <w:szCs w:val="22"/>
          <w:lang w:val="en-US"/>
        </w:rPr>
        <w:t xml:space="preserve">as </w:t>
      </w:r>
      <w:r w:rsidR="00C8502F">
        <w:rPr>
          <w:rFonts w:cstheme="minorHAnsi"/>
          <w:bCs/>
          <w:sz w:val="22"/>
          <w:szCs w:val="22"/>
          <w:lang w:val="en-US"/>
        </w:rPr>
        <w:t>overfishing, climate change and deoxygenation</w:t>
      </w:r>
      <w:r w:rsidR="000C2E2B">
        <w:rPr>
          <w:rFonts w:cstheme="minorHAnsi"/>
          <w:bCs/>
          <w:sz w:val="22"/>
          <w:szCs w:val="22"/>
          <w:lang w:val="en-US"/>
        </w:rPr>
        <w:t xml:space="preserve">. These factors </w:t>
      </w:r>
      <w:r w:rsidR="00C21C8D">
        <w:rPr>
          <w:rFonts w:cstheme="minorHAnsi"/>
          <w:bCs/>
          <w:sz w:val="22"/>
          <w:szCs w:val="22"/>
          <w:lang w:val="en-US"/>
        </w:rPr>
        <w:t>direct</w:t>
      </w:r>
      <w:r w:rsidR="000C2E2B">
        <w:rPr>
          <w:rFonts w:cstheme="minorHAnsi"/>
          <w:bCs/>
          <w:sz w:val="22"/>
          <w:szCs w:val="22"/>
          <w:lang w:val="en-US"/>
        </w:rPr>
        <w:t>ly</w:t>
      </w:r>
      <w:r w:rsidR="00C21C8D">
        <w:rPr>
          <w:rFonts w:cstheme="minorHAnsi"/>
          <w:bCs/>
          <w:sz w:val="22"/>
          <w:szCs w:val="22"/>
          <w:lang w:val="en-US"/>
        </w:rPr>
        <w:t xml:space="preserve"> and indirect</w:t>
      </w:r>
      <w:r w:rsidR="000C2E2B">
        <w:rPr>
          <w:rFonts w:cstheme="minorHAnsi"/>
          <w:bCs/>
          <w:sz w:val="22"/>
          <w:szCs w:val="22"/>
          <w:lang w:val="en-US"/>
        </w:rPr>
        <w:t>ly</w:t>
      </w:r>
      <w:r w:rsidR="00C21C8D">
        <w:rPr>
          <w:rFonts w:cstheme="minorHAnsi"/>
          <w:bCs/>
          <w:sz w:val="22"/>
          <w:szCs w:val="22"/>
          <w:lang w:val="en-US"/>
        </w:rPr>
        <w:t xml:space="preserve"> </w:t>
      </w:r>
      <w:r w:rsidR="000662F8">
        <w:rPr>
          <w:rFonts w:cstheme="minorHAnsi"/>
          <w:bCs/>
          <w:sz w:val="22"/>
          <w:szCs w:val="22"/>
          <w:lang w:val="en-US"/>
        </w:rPr>
        <w:t xml:space="preserve">affect </w:t>
      </w:r>
      <w:r w:rsidR="006932D3">
        <w:rPr>
          <w:rFonts w:cstheme="minorHAnsi"/>
          <w:bCs/>
          <w:sz w:val="22"/>
          <w:szCs w:val="22"/>
          <w:lang w:val="en-US"/>
        </w:rPr>
        <w:t xml:space="preserve">the ecology and biology </w:t>
      </w:r>
      <w:r w:rsidR="009A73E2">
        <w:rPr>
          <w:rFonts w:cstheme="minorHAnsi"/>
          <w:bCs/>
          <w:sz w:val="22"/>
          <w:szCs w:val="22"/>
          <w:lang w:val="en-US"/>
        </w:rPr>
        <w:t xml:space="preserve">of </w:t>
      </w:r>
      <w:r w:rsidR="006932D3">
        <w:rPr>
          <w:rFonts w:cstheme="minorHAnsi"/>
          <w:bCs/>
          <w:sz w:val="22"/>
          <w:szCs w:val="22"/>
          <w:lang w:val="en-US"/>
        </w:rPr>
        <w:t>species</w:t>
      </w:r>
      <w:r w:rsidR="004250CE">
        <w:rPr>
          <w:rFonts w:cstheme="minorHAnsi"/>
          <w:bCs/>
          <w:sz w:val="22"/>
          <w:szCs w:val="22"/>
          <w:lang w:val="en-US"/>
        </w:rPr>
        <w:t xml:space="preserve">, manifested as changes in </w:t>
      </w:r>
      <w:r w:rsidR="006932D3">
        <w:rPr>
          <w:rFonts w:cstheme="minorHAnsi"/>
          <w:bCs/>
          <w:sz w:val="22"/>
          <w:szCs w:val="22"/>
          <w:lang w:val="en-US"/>
        </w:rPr>
        <w:t>growth, fecundity</w:t>
      </w:r>
      <w:r w:rsidR="005D3CA6">
        <w:rPr>
          <w:rFonts w:cstheme="minorHAnsi"/>
          <w:bCs/>
          <w:sz w:val="22"/>
          <w:szCs w:val="22"/>
          <w:lang w:val="en-US"/>
        </w:rPr>
        <w:t>, recruitment</w:t>
      </w:r>
      <w:r w:rsidR="006932D3">
        <w:rPr>
          <w:rFonts w:cstheme="minorHAnsi"/>
          <w:bCs/>
          <w:sz w:val="22"/>
          <w:szCs w:val="22"/>
          <w:lang w:val="en-US"/>
        </w:rPr>
        <w:t xml:space="preserve"> and spatial distribution</w:t>
      </w:r>
      <w:r w:rsidR="00092665">
        <w:rPr>
          <w:rFonts w:cstheme="minorHAnsi"/>
          <w:bCs/>
          <w:sz w:val="22"/>
          <w:szCs w:val="22"/>
          <w:lang w:val="en-US"/>
        </w:rPr>
        <w:t xml:space="preserve"> </w:t>
      </w:r>
      <w:r w:rsidR="0073123E">
        <w:rPr>
          <w:rFonts w:cstheme="minorHAnsi"/>
          <w:bCs/>
          <w:sz w:val="22"/>
          <w:szCs w:val="22"/>
          <w:lang w:val="en-US"/>
        </w:rPr>
        <w:fldChar w:fldCharType="begin"/>
      </w:r>
      <w:r w:rsidR="00441BDA">
        <w:rPr>
          <w:rFonts w:cstheme="minorHAnsi"/>
          <w:bCs/>
          <w:sz w:val="22"/>
          <w:szCs w:val="22"/>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441BDA" w:rsidRPr="00441BDA">
        <w:rPr>
          <w:rFonts w:cstheme="minorHAnsi"/>
          <w:bCs/>
          <w:sz w:val="22"/>
          <w:szCs w:val="22"/>
          <w:lang w:val="sv-SE"/>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sz w:val="22"/>
          <w:szCs w:val="22"/>
          <w:lang w:val="en-US"/>
        </w:rPr>
        <w:fldChar w:fldCharType="separate"/>
      </w:r>
      <w:r w:rsidR="00441BDA" w:rsidRPr="00441BDA">
        <w:rPr>
          <w:rFonts w:ascii="Times New Roman" w:cs="Times New Roman"/>
          <w:sz w:val="22"/>
          <w:lang w:val="sv-SE"/>
        </w:rPr>
        <w:t xml:space="preserve">(Möllmann </w:t>
      </w:r>
      <w:r w:rsidR="00441BDA" w:rsidRPr="00441BDA">
        <w:rPr>
          <w:rFonts w:ascii="Times New Roman" w:cs="Times New Roman"/>
          <w:i/>
          <w:iCs/>
          <w:sz w:val="22"/>
          <w:lang w:val="sv-SE"/>
        </w:rPr>
        <w:t>et al.</w:t>
      </w:r>
      <w:r w:rsidR="00441BDA" w:rsidRPr="00441BDA">
        <w:rPr>
          <w:rFonts w:ascii="Times New Roman" w:cs="Times New Roman"/>
          <w:sz w:val="22"/>
          <w:lang w:val="sv-SE"/>
        </w:rPr>
        <w:t xml:space="preserve"> 2009; Svedäng &amp; Hornborg 2014; Mion </w:t>
      </w:r>
      <w:r w:rsidR="00441BDA" w:rsidRPr="00441BDA">
        <w:rPr>
          <w:rFonts w:ascii="Times New Roman" w:cs="Times New Roman"/>
          <w:i/>
          <w:iCs/>
          <w:sz w:val="22"/>
          <w:lang w:val="sv-SE"/>
        </w:rPr>
        <w:t>et al.</w:t>
      </w:r>
      <w:r w:rsidR="00441BDA" w:rsidRPr="00441BDA">
        <w:rPr>
          <w:rFonts w:ascii="Times New Roman" w:cs="Times New Roman"/>
          <w:sz w:val="22"/>
          <w:lang w:val="sv-SE"/>
        </w:rPr>
        <w:t xml:space="preserve"> 2018; Orio </w:t>
      </w:r>
      <w:r w:rsidR="00441BDA" w:rsidRPr="00441BDA">
        <w:rPr>
          <w:rFonts w:ascii="Times New Roman" w:cs="Times New Roman"/>
          <w:i/>
          <w:iCs/>
          <w:sz w:val="22"/>
          <w:lang w:val="sv-SE"/>
        </w:rPr>
        <w:t>et al.</w:t>
      </w:r>
      <w:r w:rsidR="00441BDA" w:rsidRPr="00441BDA">
        <w:rPr>
          <w:rFonts w:ascii="Times New Roman" w:cs="Times New Roman"/>
          <w:sz w:val="22"/>
          <w:lang w:val="sv-SE"/>
        </w:rPr>
        <w:t xml:space="preserve"> 2019)</w:t>
      </w:r>
      <w:r w:rsidR="0073123E">
        <w:rPr>
          <w:rFonts w:cstheme="minorHAnsi"/>
          <w:bCs/>
          <w:sz w:val="22"/>
          <w:szCs w:val="22"/>
          <w:lang w:val="en-US"/>
        </w:rPr>
        <w:fldChar w:fldCharType="end"/>
      </w:r>
      <w:r w:rsidR="006932D3" w:rsidRPr="0073123E">
        <w:rPr>
          <w:rFonts w:cstheme="minorHAnsi"/>
          <w:bCs/>
          <w:sz w:val="22"/>
          <w:szCs w:val="22"/>
          <w:lang w:val="sv-SE"/>
        </w:rPr>
        <w:t xml:space="preserve">. </w:t>
      </w:r>
      <w:r w:rsidR="00C934E0" w:rsidRPr="00C934E0">
        <w:rPr>
          <w:rFonts w:cstheme="minorHAnsi"/>
          <w:bCs/>
          <w:sz w:val="22"/>
          <w:szCs w:val="22"/>
          <w:lang w:val="en-US"/>
        </w:rPr>
        <w:t>Thus, despit</w:t>
      </w:r>
      <w:r w:rsidR="00C934E0">
        <w:rPr>
          <w:rFonts w:cstheme="minorHAnsi"/>
          <w:bCs/>
          <w:sz w:val="22"/>
          <w:szCs w:val="22"/>
          <w:lang w:val="en-US"/>
        </w:rPr>
        <w:t xml:space="preserve">e being a relatively well-studied and species poor ecosystem, </w:t>
      </w:r>
      <w:r w:rsidR="00393779">
        <w:rPr>
          <w:rFonts w:cstheme="minorHAnsi"/>
          <w:bCs/>
          <w:sz w:val="22"/>
          <w:szCs w:val="22"/>
          <w:lang w:val="en-US"/>
        </w:rPr>
        <w:t xml:space="preserve">understanding </w:t>
      </w:r>
      <w:r w:rsidR="004E6140">
        <w:rPr>
          <w:rFonts w:cstheme="minorHAnsi"/>
          <w:bCs/>
          <w:sz w:val="22"/>
          <w:szCs w:val="22"/>
          <w:lang w:val="en-US"/>
        </w:rPr>
        <w:t xml:space="preserve">the </w:t>
      </w:r>
      <w:r w:rsidR="0068215D">
        <w:rPr>
          <w:rFonts w:cstheme="minorHAnsi"/>
          <w:bCs/>
          <w:sz w:val="22"/>
          <w:szCs w:val="22"/>
          <w:lang w:val="en-US"/>
        </w:rPr>
        <w:t>driving</w:t>
      </w:r>
      <w:r w:rsidR="004E6140">
        <w:rPr>
          <w:rFonts w:cstheme="minorHAnsi"/>
          <w:bCs/>
          <w:sz w:val="22"/>
          <w:szCs w:val="22"/>
          <w:lang w:val="en-US"/>
        </w:rPr>
        <w:t xml:space="preserve"> </w:t>
      </w:r>
      <w:r w:rsidR="00393779">
        <w:rPr>
          <w:rFonts w:cstheme="minorHAnsi"/>
          <w:bCs/>
          <w:sz w:val="22"/>
          <w:szCs w:val="22"/>
          <w:lang w:val="en-US"/>
        </w:rPr>
        <w:t>mecha</w:t>
      </w:r>
      <w:r w:rsidR="00A45AB3">
        <w:rPr>
          <w:rFonts w:cstheme="minorHAnsi"/>
          <w:bCs/>
          <w:sz w:val="22"/>
          <w:szCs w:val="22"/>
          <w:lang w:val="en-US"/>
        </w:rPr>
        <w:t>nisms is not trivial.</w:t>
      </w:r>
      <w:r w:rsidR="00393779">
        <w:rPr>
          <w:rFonts w:cstheme="minorHAnsi"/>
          <w:bCs/>
          <w:sz w:val="22"/>
          <w:szCs w:val="22"/>
          <w:lang w:val="en-US"/>
        </w:rPr>
        <w:t xml:space="preserve"> </w:t>
      </w:r>
      <w:r w:rsidR="00F364AE" w:rsidRPr="00F364AE">
        <w:rPr>
          <w:rFonts w:cstheme="minorHAnsi"/>
          <w:bCs/>
          <w:sz w:val="22"/>
          <w:szCs w:val="22"/>
          <w:lang w:val="en-US"/>
        </w:rPr>
        <w:t>S</w:t>
      </w:r>
      <w:r w:rsidR="00413F1B">
        <w:rPr>
          <w:rFonts w:cstheme="minorHAnsi"/>
          <w:bCs/>
          <w:sz w:val="22"/>
          <w:szCs w:val="22"/>
          <w:lang w:val="en-US"/>
        </w:rPr>
        <w:t>ize</w:t>
      </w:r>
      <w:r w:rsidR="008D2061">
        <w:rPr>
          <w:rFonts w:cstheme="minorHAnsi"/>
          <w:bCs/>
          <w:sz w:val="22"/>
          <w:szCs w:val="22"/>
          <w:lang w:val="en-US"/>
        </w:rPr>
        <w:t xml:space="preserve"> </w:t>
      </w:r>
      <w:r w:rsidR="00413F1B">
        <w:rPr>
          <w:rFonts w:cstheme="minorHAnsi"/>
          <w:bCs/>
          <w:sz w:val="22"/>
          <w:szCs w:val="22"/>
          <w:lang w:val="en-US"/>
        </w:rPr>
        <w:t xml:space="preserve">spectrum models are important for evaluating </w:t>
      </w:r>
      <w:r w:rsidR="00413F1B">
        <w:rPr>
          <w:rFonts w:cstheme="minorHAnsi"/>
          <w:bCs/>
          <w:sz w:val="22"/>
          <w:szCs w:val="22"/>
          <w:lang w:val="en-US"/>
        </w:rPr>
        <w:lastRenderedPageBreak/>
        <w:t xml:space="preserve">mechanisms and structuring forces in ecosystems </w:t>
      </w:r>
      <w:r w:rsidR="00413F1B">
        <w:rPr>
          <w:rFonts w:cstheme="minorHAnsi"/>
          <w:bCs/>
          <w:sz w:val="22"/>
          <w:szCs w:val="22"/>
          <w:lang w:val="en-US"/>
        </w:rPr>
        <w:fldChar w:fldCharType="begin"/>
      </w:r>
      <w:r w:rsidR="00413F1B">
        <w:rPr>
          <w:rFonts w:cstheme="minorHAnsi"/>
          <w:bCs/>
          <w:sz w:val="22"/>
          <w:szCs w:val="22"/>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sz w:val="22"/>
          <w:szCs w:val="22"/>
          <w:lang w:val="en-US"/>
        </w:rPr>
        <w:fldChar w:fldCharType="separate"/>
      </w:r>
      <w:r w:rsidR="00413F1B" w:rsidRPr="00493C4F">
        <w:rPr>
          <w:rFonts w:ascii="Times New Roman" w:cs="Times New Roman"/>
          <w:sz w:val="22"/>
          <w:lang w:val="en-GB"/>
        </w:rPr>
        <w:t xml:space="preserve">(Andersen &amp; Pedersen 2009; Szuwalski </w:t>
      </w:r>
      <w:r w:rsidR="00413F1B" w:rsidRPr="00493C4F">
        <w:rPr>
          <w:rFonts w:ascii="Times New Roman" w:cs="Times New Roman"/>
          <w:i/>
          <w:iCs/>
          <w:sz w:val="22"/>
          <w:lang w:val="en-GB"/>
        </w:rPr>
        <w:t>et al.</w:t>
      </w:r>
      <w:r w:rsidR="00413F1B" w:rsidRPr="00493C4F">
        <w:rPr>
          <w:rFonts w:ascii="Times New Roman" w:cs="Times New Roman"/>
          <w:sz w:val="22"/>
          <w:lang w:val="en-GB"/>
        </w:rPr>
        <w:t xml:space="preserve"> 2017; Reum </w:t>
      </w:r>
      <w:r w:rsidR="00413F1B" w:rsidRPr="00493C4F">
        <w:rPr>
          <w:rFonts w:ascii="Times New Roman" w:cs="Times New Roman"/>
          <w:i/>
          <w:iCs/>
          <w:sz w:val="22"/>
          <w:lang w:val="en-GB"/>
        </w:rPr>
        <w:t>et al.</w:t>
      </w:r>
      <w:r w:rsidR="00413F1B" w:rsidRPr="00493C4F">
        <w:rPr>
          <w:rFonts w:ascii="Times New Roman" w:cs="Times New Roman"/>
          <w:sz w:val="22"/>
          <w:lang w:val="en-GB"/>
        </w:rPr>
        <w:t xml:space="preserve"> 2019)</w:t>
      </w:r>
      <w:r w:rsidR="00413F1B">
        <w:rPr>
          <w:rFonts w:cstheme="minorHAnsi"/>
          <w:bCs/>
          <w:sz w:val="22"/>
          <w:szCs w:val="22"/>
          <w:lang w:val="en-US"/>
        </w:rPr>
        <w:fldChar w:fldCharType="end"/>
      </w:r>
      <w:r w:rsidR="00F364AE">
        <w:rPr>
          <w:rFonts w:cstheme="minorHAnsi"/>
          <w:bCs/>
          <w:sz w:val="22"/>
          <w:szCs w:val="22"/>
          <w:lang w:val="en-US"/>
        </w:rPr>
        <w:t xml:space="preserve">. However, </w:t>
      </w:r>
      <w:r w:rsidR="00F754DA">
        <w:rPr>
          <w:rFonts w:cstheme="minorHAnsi"/>
          <w:bCs/>
          <w:sz w:val="22"/>
          <w:szCs w:val="22"/>
          <w:lang w:val="en-US"/>
        </w:rPr>
        <w:t>m</w:t>
      </w:r>
      <w:r w:rsidR="00A14EF8">
        <w:rPr>
          <w:rFonts w:cstheme="minorHAnsi"/>
          <w:bCs/>
          <w:sz w:val="22"/>
          <w:szCs w:val="22"/>
          <w:lang w:val="en-US"/>
        </w:rPr>
        <w:t xml:space="preserve">odelling </w:t>
      </w:r>
      <w:r w:rsidR="00F06B1E">
        <w:rPr>
          <w:rFonts w:cstheme="minorHAnsi"/>
          <w:bCs/>
          <w:sz w:val="22"/>
          <w:szCs w:val="22"/>
          <w:lang w:val="en-US"/>
        </w:rPr>
        <w:t xml:space="preserve">multiple stressor and interacting and non-linear drivers </w:t>
      </w:r>
      <w:r w:rsidR="00F36F10">
        <w:rPr>
          <w:rFonts w:cstheme="minorHAnsi"/>
          <w:bCs/>
          <w:sz w:val="22"/>
          <w:szCs w:val="22"/>
          <w:lang w:val="en-US"/>
        </w:rPr>
        <w:t xml:space="preserve">constitutes a particular challenge for </w:t>
      </w:r>
      <w:r w:rsidR="009870F5">
        <w:rPr>
          <w:rFonts w:cstheme="minorHAnsi"/>
          <w:bCs/>
          <w:sz w:val="22"/>
          <w:szCs w:val="22"/>
          <w:lang w:val="en-US"/>
        </w:rPr>
        <w:t xml:space="preserve">these </w:t>
      </w:r>
      <w:r w:rsidR="00F36F10">
        <w:rPr>
          <w:rFonts w:cstheme="minorHAnsi"/>
          <w:bCs/>
          <w:sz w:val="22"/>
          <w:szCs w:val="22"/>
          <w:lang w:val="en-US"/>
        </w:rPr>
        <w:t xml:space="preserve">process-based models </w:t>
      </w:r>
      <w:r w:rsidR="00F36F10">
        <w:rPr>
          <w:rFonts w:cstheme="minorHAnsi"/>
          <w:bCs/>
          <w:sz w:val="22"/>
          <w:szCs w:val="22"/>
          <w:lang w:val="en-US"/>
        </w:rPr>
        <w:fldChar w:fldCharType="begin"/>
      </w:r>
      <w:r w:rsidR="00F36F10">
        <w:rPr>
          <w:rFonts w:cstheme="minorHAnsi"/>
          <w:bCs/>
          <w:sz w:val="22"/>
          <w:szCs w:val="22"/>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sz w:val="22"/>
          <w:szCs w:val="22"/>
          <w:lang w:val="en-US"/>
        </w:rPr>
        <w:fldChar w:fldCharType="separate"/>
      </w:r>
      <w:r w:rsidR="00F36F10" w:rsidRPr="00D55CED">
        <w:rPr>
          <w:rFonts w:ascii="Times New Roman" w:cs="Times New Roman"/>
          <w:sz w:val="22"/>
          <w:lang w:val="en-GB"/>
        </w:rPr>
        <w:t xml:space="preserve">(Blanchard </w:t>
      </w:r>
      <w:r w:rsidR="00F36F10" w:rsidRPr="00D55CED">
        <w:rPr>
          <w:rFonts w:ascii="Times New Roman" w:cs="Times New Roman"/>
          <w:i/>
          <w:iCs/>
          <w:sz w:val="22"/>
          <w:lang w:val="en-GB"/>
        </w:rPr>
        <w:t>et al.</w:t>
      </w:r>
      <w:r w:rsidR="00F36F10" w:rsidRPr="00D55CED">
        <w:rPr>
          <w:rFonts w:ascii="Times New Roman" w:cs="Times New Roman"/>
          <w:sz w:val="22"/>
          <w:lang w:val="en-GB"/>
        </w:rPr>
        <w:t xml:space="preserve"> 2017)</w:t>
      </w:r>
      <w:r w:rsidR="00F36F10">
        <w:rPr>
          <w:rFonts w:cstheme="minorHAnsi"/>
          <w:bCs/>
          <w:sz w:val="22"/>
          <w:szCs w:val="22"/>
          <w:lang w:val="en-US"/>
        </w:rPr>
        <w:fldChar w:fldCharType="end"/>
      </w:r>
      <w:r w:rsidR="00E325CB">
        <w:rPr>
          <w:rFonts w:cstheme="minorHAnsi"/>
          <w:bCs/>
          <w:sz w:val="22"/>
          <w:szCs w:val="22"/>
          <w:lang w:val="en-US"/>
        </w:rPr>
        <w:t xml:space="preserve">, and </w:t>
      </w:r>
      <w:r w:rsidR="00891593">
        <w:rPr>
          <w:rFonts w:cstheme="minorHAnsi"/>
          <w:bCs/>
          <w:sz w:val="22"/>
          <w:szCs w:val="22"/>
          <w:lang w:val="en-US"/>
        </w:rPr>
        <w:t xml:space="preserve">predicting the dynamics of species </w:t>
      </w:r>
      <w:r w:rsidR="00E325CB">
        <w:rPr>
          <w:rFonts w:cstheme="minorHAnsi"/>
          <w:bCs/>
          <w:sz w:val="22"/>
          <w:szCs w:val="22"/>
          <w:lang w:val="en-US"/>
        </w:rPr>
        <w:t xml:space="preserve">on novel data </w:t>
      </w:r>
      <w:r w:rsidR="00891593">
        <w:rPr>
          <w:rFonts w:cstheme="minorHAnsi"/>
          <w:bCs/>
          <w:sz w:val="22"/>
          <w:szCs w:val="22"/>
          <w:lang w:val="en-US"/>
        </w:rPr>
        <w:t>is often a major challenge</w:t>
      </w:r>
      <w:r w:rsidR="00716FA4">
        <w:rPr>
          <w:rFonts w:cstheme="minorHAnsi"/>
          <w:bCs/>
          <w:sz w:val="22"/>
          <w:szCs w:val="22"/>
          <w:lang w:val="en-US"/>
        </w:rPr>
        <w:t xml:space="preserve"> </w:t>
      </w:r>
      <w:r w:rsidR="00891593">
        <w:rPr>
          <w:rFonts w:cstheme="minorHAnsi"/>
          <w:bCs/>
          <w:sz w:val="22"/>
          <w:szCs w:val="22"/>
          <w:lang w:val="en-US"/>
        </w:rPr>
        <w:fldChar w:fldCharType="begin"/>
      </w:r>
      <w:r w:rsidR="00891593">
        <w:rPr>
          <w:rFonts w:cstheme="minorHAnsi"/>
          <w:bCs/>
          <w:sz w:val="22"/>
          <w:szCs w:val="22"/>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sz w:val="22"/>
          <w:szCs w:val="22"/>
          <w:lang w:val="en-US"/>
        </w:rPr>
        <w:fldChar w:fldCharType="separate"/>
      </w:r>
      <w:r w:rsidR="00891593" w:rsidRPr="00E000EA">
        <w:rPr>
          <w:rFonts w:ascii="Times New Roman" w:cs="Times New Roman"/>
          <w:sz w:val="22"/>
          <w:lang w:val="en-GB"/>
        </w:rPr>
        <w:t xml:space="preserve">(Blanchard </w:t>
      </w:r>
      <w:r w:rsidR="00891593" w:rsidRPr="00E000EA">
        <w:rPr>
          <w:rFonts w:ascii="Times New Roman" w:cs="Times New Roman"/>
          <w:i/>
          <w:iCs/>
          <w:sz w:val="22"/>
          <w:lang w:val="en-GB"/>
        </w:rPr>
        <w:t>et al.</w:t>
      </w:r>
      <w:r w:rsidR="00891593" w:rsidRPr="00E000EA">
        <w:rPr>
          <w:rFonts w:ascii="Times New Roman" w:cs="Times New Roman"/>
          <w:sz w:val="22"/>
          <w:lang w:val="en-GB"/>
        </w:rPr>
        <w:t xml:space="preserve"> 2014; Spence </w:t>
      </w:r>
      <w:r w:rsidR="00891593" w:rsidRPr="00E000EA">
        <w:rPr>
          <w:rFonts w:ascii="Times New Roman" w:cs="Times New Roman"/>
          <w:i/>
          <w:iCs/>
          <w:sz w:val="22"/>
          <w:lang w:val="en-GB"/>
        </w:rPr>
        <w:t>et al.</w:t>
      </w:r>
      <w:r w:rsidR="00891593" w:rsidRPr="00E000EA">
        <w:rPr>
          <w:rFonts w:ascii="Times New Roman" w:cs="Times New Roman"/>
          <w:sz w:val="22"/>
          <w:lang w:val="en-GB"/>
        </w:rPr>
        <w:t xml:space="preserve"> 2016; Andersen 2019)</w:t>
      </w:r>
      <w:r w:rsidR="00891593">
        <w:rPr>
          <w:rFonts w:cstheme="minorHAnsi"/>
          <w:bCs/>
          <w:sz w:val="22"/>
          <w:szCs w:val="22"/>
          <w:lang w:val="en-US"/>
        </w:rPr>
        <w:fldChar w:fldCharType="end"/>
      </w:r>
      <w:r w:rsidR="00891593">
        <w:rPr>
          <w:rFonts w:cstheme="minorHAnsi"/>
          <w:bCs/>
          <w:sz w:val="22"/>
          <w:szCs w:val="22"/>
          <w:lang w:val="en-US"/>
        </w:rPr>
        <w:t>.</w:t>
      </w:r>
      <w:r w:rsidR="00202EF4">
        <w:rPr>
          <w:rFonts w:cstheme="minorHAnsi"/>
          <w:bCs/>
          <w:sz w:val="22"/>
          <w:szCs w:val="22"/>
          <w:lang w:val="en-US"/>
        </w:rPr>
        <w:t xml:space="preserve"> This is also the case here</w:t>
      </w:r>
      <w:r w:rsidR="007B1E05">
        <w:rPr>
          <w:rFonts w:cstheme="minorHAnsi"/>
          <w:bCs/>
          <w:sz w:val="22"/>
          <w:szCs w:val="22"/>
          <w:lang w:val="en-US"/>
        </w:rPr>
        <w:t>. W</w:t>
      </w:r>
      <w:r w:rsidR="00202EF4">
        <w:rPr>
          <w:rFonts w:cstheme="minorHAnsi"/>
          <w:bCs/>
          <w:sz w:val="22"/>
          <w:szCs w:val="22"/>
          <w:lang w:val="en-US"/>
        </w:rPr>
        <w:t xml:space="preserve">e </w:t>
      </w:r>
      <w:r w:rsidR="00CB6A61">
        <w:rPr>
          <w:rFonts w:cstheme="minorHAnsi"/>
          <w:bCs/>
          <w:sz w:val="22"/>
          <w:szCs w:val="22"/>
          <w:lang w:val="en-US"/>
        </w:rPr>
        <w:t xml:space="preserve">acquire </w:t>
      </w:r>
      <w:r w:rsidR="00202EF4">
        <w:rPr>
          <w:rFonts w:cstheme="minorHAnsi"/>
          <w:bCs/>
          <w:sz w:val="22"/>
          <w:szCs w:val="22"/>
          <w:lang w:val="en-US"/>
        </w:rPr>
        <w:t xml:space="preserve">poor fits to data in novel conditions </w:t>
      </w:r>
      <w:r w:rsidR="001E35DA">
        <w:rPr>
          <w:rFonts w:cstheme="minorHAnsi"/>
          <w:bCs/>
          <w:sz w:val="22"/>
          <w:szCs w:val="22"/>
          <w:lang w:val="en-US"/>
        </w:rPr>
        <w:t>for sprat in particular</w:t>
      </w:r>
      <w:r w:rsidR="000B0623">
        <w:rPr>
          <w:rFonts w:cstheme="minorHAnsi"/>
          <w:bCs/>
          <w:sz w:val="22"/>
          <w:szCs w:val="22"/>
          <w:lang w:val="en-US"/>
        </w:rPr>
        <w:t xml:space="preserve">. This </w:t>
      </w:r>
      <w:r w:rsidR="001E35DA">
        <w:rPr>
          <w:rFonts w:cstheme="minorHAnsi"/>
          <w:bCs/>
          <w:sz w:val="22"/>
          <w:szCs w:val="22"/>
          <w:lang w:val="en-US"/>
        </w:rPr>
        <w:t xml:space="preserve">suggests </w:t>
      </w:r>
      <w:r w:rsidR="00F13825">
        <w:rPr>
          <w:rFonts w:cstheme="minorHAnsi"/>
          <w:bCs/>
          <w:sz w:val="22"/>
          <w:szCs w:val="22"/>
          <w:lang w:val="en-US"/>
        </w:rPr>
        <w:t>key processes for their dynamics are</w:t>
      </w:r>
      <w:r w:rsidR="0088143B">
        <w:rPr>
          <w:rFonts w:cstheme="minorHAnsi"/>
          <w:bCs/>
          <w:sz w:val="22"/>
          <w:szCs w:val="22"/>
          <w:lang w:val="en-US"/>
        </w:rPr>
        <w:t xml:space="preserve"> </w:t>
      </w:r>
      <w:r w:rsidR="00F13825">
        <w:rPr>
          <w:rFonts w:cstheme="minorHAnsi"/>
          <w:bCs/>
          <w:sz w:val="22"/>
          <w:szCs w:val="22"/>
          <w:lang w:val="en-US"/>
        </w:rPr>
        <w:t>unaccounted</w:t>
      </w:r>
      <w:r w:rsidR="0088143B">
        <w:rPr>
          <w:rFonts w:cstheme="minorHAnsi"/>
          <w:bCs/>
          <w:sz w:val="22"/>
          <w:szCs w:val="22"/>
          <w:lang w:val="en-US"/>
        </w:rPr>
        <w:t xml:space="preserve"> for</w:t>
      </w:r>
      <w:r w:rsidR="000D269F">
        <w:rPr>
          <w:rFonts w:cstheme="minorHAnsi"/>
          <w:bCs/>
          <w:sz w:val="22"/>
          <w:szCs w:val="22"/>
          <w:lang w:val="en-US"/>
        </w:rPr>
        <w:t>,</w:t>
      </w:r>
      <w:r w:rsidR="000B0623">
        <w:rPr>
          <w:rFonts w:cstheme="minorHAnsi"/>
          <w:bCs/>
          <w:sz w:val="22"/>
          <w:szCs w:val="22"/>
          <w:lang w:val="en-US"/>
        </w:rPr>
        <w:t xml:space="preserve"> which is also corroborated by a study finding </w:t>
      </w:r>
      <w:r w:rsidR="00C26CCB">
        <w:rPr>
          <w:rFonts w:cstheme="minorHAnsi"/>
          <w:bCs/>
          <w:sz w:val="22"/>
          <w:szCs w:val="22"/>
          <w:lang w:val="en-US"/>
        </w:rPr>
        <w:t xml:space="preserve">sprat recruitment to be driven mainly by </w:t>
      </w:r>
      <w:r w:rsidR="002C48A3">
        <w:rPr>
          <w:rFonts w:cstheme="minorHAnsi"/>
          <w:bCs/>
          <w:sz w:val="22"/>
          <w:szCs w:val="22"/>
          <w:lang w:val="en-US"/>
        </w:rPr>
        <w:t>seasonal</w:t>
      </w:r>
      <w:r w:rsidR="00C26CCB">
        <w:rPr>
          <w:rFonts w:cstheme="minorHAnsi"/>
          <w:bCs/>
          <w:sz w:val="22"/>
          <w:szCs w:val="22"/>
          <w:lang w:val="en-US"/>
        </w:rPr>
        <w:t xml:space="preserve"> temperatures rather than </w:t>
      </w:r>
      <w:r w:rsidR="009C2FF2">
        <w:rPr>
          <w:rFonts w:cstheme="minorHAnsi"/>
          <w:bCs/>
          <w:sz w:val="22"/>
          <w:szCs w:val="22"/>
          <w:lang w:val="en-US"/>
        </w:rPr>
        <w:t>spawning stock biomass</w:t>
      </w:r>
      <w:r w:rsidR="00861535">
        <w:rPr>
          <w:rFonts w:cstheme="minorHAnsi"/>
          <w:bCs/>
          <w:sz w:val="22"/>
          <w:szCs w:val="22"/>
          <w:lang w:val="en-US"/>
        </w:rPr>
        <w:t xml:space="preserve"> </w:t>
      </w:r>
      <w:r w:rsidR="00FB48E5">
        <w:rPr>
          <w:rFonts w:cstheme="minorHAnsi"/>
          <w:bCs/>
          <w:sz w:val="22"/>
          <w:szCs w:val="22"/>
          <w:lang w:val="en-US"/>
        </w:rPr>
        <w:fldChar w:fldCharType="begin"/>
      </w:r>
      <w:r w:rsidR="00FB48E5">
        <w:rPr>
          <w:rFonts w:cstheme="minorHAnsi"/>
          <w:bCs/>
          <w:sz w:val="22"/>
          <w:szCs w:val="22"/>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sz w:val="22"/>
          <w:szCs w:val="22"/>
          <w:lang w:val="en-US"/>
        </w:rPr>
        <w:fldChar w:fldCharType="separate"/>
      </w:r>
      <w:r w:rsidR="00FB48E5" w:rsidRPr="00FB48E5">
        <w:rPr>
          <w:rFonts w:ascii="Times New Roman" w:cs="Times New Roman"/>
          <w:sz w:val="22"/>
          <w:lang w:val="en-GB"/>
        </w:rPr>
        <w:t>(MacKenzie &amp; Köster 2004)</w:t>
      </w:r>
      <w:r w:rsidR="00FB48E5">
        <w:rPr>
          <w:rFonts w:cstheme="minorHAnsi"/>
          <w:bCs/>
          <w:sz w:val="22"/>
          <w:szCs w:val="22"/>
          <w:lang w:val="en-US"/>
        </w:rPr>
        <w:fldChar w:fldCharType="end"/>
      </w:r>
      <w:r w:rsidR="000D269F">
        <w:rPr>
          <w:rFonts w:cstheme="minorHAnsi"/>
          <w:bCs/>
          <w:sz w:val="22"/>
          <w:szCs w:val="22"/>
          <w:lang w:val="en-US"/>
        </w:rPr>
        <w:t>.</w:t>
      </w:r>
      <w:r w:rsidR="00F508B3">
        <w:rPr>
          <w:rFonts w:cstheme="minorHAnsi"/>
          <w:bCs/>
          <w:sz w:val="22"/>
          <w:szCs w:val="22"/>
          <w:lang w:val="en-US"/>
        </w:rPr>
        <w:t xml:space="preserve"> </w:t>
      </w:r>
      <w:r w:rsidR="001001E8">
        <w:rPr>
          <w:rFonts w:cstheme="minorHAnsi"/>
          <w:bCs/>
          <w:sz w:val="22"/>
          <w:szCs w:val="22"/>
          <w:lang w:val="en-US"/>
        </w:rPr>
        <w:t>By contrast, statistical approaches</w:t>
      </w:r>
      <w:r w:rsidR="00802335">
        <w:rPr>
          <w:rFonts w:cstheme="minorHAnsi"/>
          <w:bCs/>
          <w:sz w:val="22"/>
          <w:szCs w:val="22"/>
          <w:lang w:val="en-US"/>
        </w:rPr>
        <w:t>, such as MAR(1) models</w:t>
      </w:r>
      <w:r w:rsidR="00494FDC">
        <w:rPr>
          <w:rFonts w:cstheme="minorHAnsi"/>
          <w:bCs/>
          <w:sz w:val="22"/>
          <w:szCs w:val="22"/>
          <w:lang w:val="en-US"/>
        </w:rPr>
        <w:t>, can reveal good fit to data and be used for short term predictions</w:t>
      </w:r>
      <w:r w:rsidR="001733BD">
        <w:rPr>
          <w:rFonts w:cstheme="minorHAnsi"/>
          <w:bCs/>
          <w:sz w:val="22"/>
          <w:szCs w:val="22"/>
          <w:lang w:val="en-US"/>
        </w:rPr>
        <w:t xml:space="preserve"> </w:t>
      </w:r>
      <w:r w:rsidR="001733BD">
        <w:rPr>
          <w:rFonts w:cstheme="minorHAnsi"/>
          <w:bCs/>
          <w:sz w:val="22"/>
          <w:szCs w:val="22"/>
          <w:lang w:val="en-US"/>
        </w:rPr>
        <w:fldChar w:fldCharType="begin"/>
      </w:r>
      <w:r w:rsidR="001733BD">
        <w:rPr>
          <w:rFonts w:cstheme="minorHAnsi"/>
          <w:bCs/>
          <w:sz w:val="22"/>
          <w:szCs w:val="22"/>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sz w:val="22"/>
          <w:szCs w:val="22"/>
          <w:lang w:val="en-US"/>
        </w:rPr>
        <w:fldChar w:fldCharType="separate"/>
      </w:r>
      <w:r w:rsidR="001733BD" w:rsidRPr="001733BD">
        <w:rPr>
          <w:rFonts w:ascii="Times New Roman" w:cs="Times New Roman"/>
          <w:sz w:val="22"/>
          <w:lang w:val="en-GB"/>
        </w:rPr>
        <w:t xml:space="preserve">(Lindegren </w:t>
      </w:r>
      <w:r w:rsidR="001733BD" w:rsidRPr="001733BD">
        <w:rPr>
          <w:rFonts w:ascii="Times New Roman" w:cs="Times New Roman"/>
          <w:i/>
          <w:iCs/>
          <w:sz w:val="22"/>
          <w:lang w:val="en-GB"/>
        </w:rPr>
        <w:t>et al.</w:t>
      </w:r>
      <w:r w:rsidR="001733BD" w:rsidRPr="001733BD">
        <w:rPr>
          <w:rFonts w:ascii="Times New Roman" w:cs="Times New Roman"/>
          <w:sz w:val="22"/>
          <w:lang w:val="en-GB"/>
        </w:rPr>
        <w:t xml:space="preserve"> 2010)</w:t>
      </w:r>
      <w:r w:rsidR="001733BD">
        <w:rPr>
          <w:rFonts w:cstheme="minorHAnsi"/>
          <w:bCs/>
          <w:sz w:val="22"/>
          <w:szCs w:val="22"/>
          <w:lang w:val="en-US"/>
        </w:rPr>
        <w:fldChar w:fldCharType="end"/>
      </w:r>
      <w:r w:rsidR="00CC7FEB">
        <w:rPr>
          <w:rFonts w:cstheme="minorHAnsi"/>
          <w:bCs/>
          <w:sz w:val="22"/>
          <w:szCs w:val="22"/>
          <w:lang w:val="en-US"/>
        </w:rPr>
        <w:t xml:space="preserve">. Such models have predicted </w:t>
      </w:r>
      <w:r w:rsidR="00762135">
        <w:rPr>
          <w:rFonts w:cstheme="minorHAnsi"/>
          <w:bCs/>
          <w:sz w:val="22"/>
          <w:szCs w:val="22"/>
          <w:lang w:val="en-US"/>
        </w:rPr>
        <w:t>decline in cod productivity (</w:t>
      </w:r>
      <w:r w:rsidR="00437A1E">
        <w:rPr>
          <w:rFonts w:cstheme="minorHAnsi"/>
          <w:bCs/>
          <w:sz w:val="22"/>
          <w:szCs w:val="22"/>
          <w:lang w:val="en-US"/>
        </w:rPr>
        <w:t xml:space="preserve">mainly </w:t>
      </w:r>
      <w:r w:rsidR="00762135">
        <w:rPr>
          <w:rFonts w:cstheme="minorHAnsi"/>
          <w:bCs/>
          <w:sz w:val="22"/>
          <w:szCs w:val="22"/>
          <w:lang w:val="en-US"/>
        </w:rPr>
        <w:t>via reduced salinity</w:t>
      </w:r>
      <w:r w:rsidR="000936E4">
        <w:rPr>
          <w:rFonts w:cstheme="minorHAnsi"/>
          <w:bCs/>
          <w:sz w:val="22"/>
          <w:szCs w:val="22"/>
          <w:lang w:val="en-US"/>
        </w:rPr>
        <w:t xml:space="preserve"> and offspring </w:t>
      </w:r>
      <w:r w:rsidR="00AF4F7B">
        <w:rPr>
          <w:rFonts w:cstheme="minorHAnsi"/>
          <w:bCs/>
          <w:sz w:val="22"/>
          <w:szCs w:val="22"/>
          <w:lang w:val="en-US"/>
        </w:rPr>
        <w:t>survival</w:t>
      </w:r>
      <w:r w:rsidR="000936E4">
        <w:rPr>
          <w:rFonts w:cstheme="minorHAnsi"/>
          <w:bCs/>
          <w:sz w:val="22"/>
          <w:szCs w:val="22"/>
          <w:lang w:val="en-US"/>
        </w:rPr>
        <w:t>)</w:t>
      </w:r>
      <w:r w:rsidR="00845AD2">
        <w:rPr>
          <w:rFonts w:cstheme="minorHAnsi"/>
          <w:bCs/>
          <w:sz w:val="22"/>
          <w:szCs w:val="22"/>
          <w:lang w:val="en-US"/>
        </w:rPr>
        <w:t xml:space="preserve"> </w:t>
      </w:r>
      <w:r w:rsidR="00437A1E">
        <w:rPr>
          <w:rFonts w:cstheme="minorHAnsi"/>
          <w:bCs/>
          <w:sz w:val="22"/>
          <w:szCs w:val="22"/>
          <w:lang w:val="en-US"/>
        </w:rPr>
        <w:fldChar w:fldCharType="begin"/>
      </w:r>
      <w:r w:rsidR="00437A1E">
        <w:rPr>
          <w:rFonts w:cstheme="minorHAnsi"/>
          <w:bCs/>
          <w:sz w:val="22"/>
          <w:szCs w:val="22"/>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sz w:val="22"/>
          <w:szCs w:val="22"/>
          <w:lang w:val="en-US"/>
        </w:rPr>
        <w:fldChar w:fldCharType="separate"/>
      </w:r>
      <w:r w:rsidR="00437A1E" w:rsidRPr="00437A1E">
        <w:rPr>
          <w:rFonts w:ascii="Times New Roman" w:cs="Times New Roman"/>
          <w:sz w:val="22"/>
          <w:lang w:val="en-GB"/>
        </w:rPr>
        <w:t xml:space="preserve">(Lindegren </w:t>
      </w:r>
      <w:r w:rsidR="00437A1E" w:rsidRPr="00437A1E">
        <w:rPr>
          <w:rFonts w:ascii="Times New Roman" w:cs="Times New Roman"/>
          <w:i/>
          <w:iCs/>
          <w:sz w:val="22"/>
          <w:lang w:val="en-GB"/>
        </w:rPr>
        <w:t>et al.</w:t>
      </w:r>
      <w:r w:rsidR="00437A1E" w:rsidRPr="00437A1E">
        <w:rPr>
          <w:rFonts w:ascii="Times New Roman" w:cs="Times New Roman"/>
          <w:sz w:val="22"/>
          <w:lang w:val="en-GB"/>
        </w:rPr>
        <w:t xml:space="preserve"> 2010)</w:t>
      </w:r>
      <w:r w:rsidR="00437A1E">
        <w:rPr>
          <w:rFonts w:cstheme="minorHAnsi"/>
          <w:bCs/>
          <w:sz w:val="22"/>
          <w:szCs w:val="22"/>
          <w:lang w:val="en-US"/>
        </w:rPr>
        <w:fldChar w:fldCharType="end"/>
      </w:r>
      <w:r w:rsidR="008E1EC6">
        <w:rPr>
          <w:rFonts w:cstheme="minorHAnsi"/>
          <w:bCs/>
          <w:sz w:val="22"/>
          <w:szCs w:val="22"/>
          <w:lang w:val="en-US"/>
        </w:rPr>
        <w:t xml:space="preserve">, and increased </w:t>
      </w:r>
      <w:r w:rsidR="00D80880">
        <w:rPr>
          <w:rFonts w:cstheme="minorHAnsi"/>
          <w:bCs/>
          <w:sz w:val="22"/>
          <w:szCs w:val="22"/>
          <w:lang w:val="en-US"/>
        </w:rPr>
        <w:t xml:space="preserve">spawning stock biomass </w:t>
      </w:r>
      <w:r w:rsidR="00FA75A3">
        <w:rPr>
          <w:rFonts w:cstheme="minorHAnsi"/>
          <w:bCs/>
          <w:sz w:val="22"/>
          <w:szCs w:val="22"/>
          <w:lang w:val="en-US"/>
        </w:rPr>
        <w:t xml:space="preserve">of herring </w:t>
      </w:r>
      <w:r w:rsidR="00196DBC">
        <w:rPr>
          <w:rFonts w:cstheme="minorHAnsi"/>
          <w:bCs/>
          <w:sz w:val="22"/>
          <w:szCs w:val="22"/>
          <w:lang w:val="en-US"/>
        </w:rPr>
        <w:t xml:space="preserve">and sprat </w:t>
      </w:r>
      <w:r w:rsidR="00FA75A3">
        <w:rPr>
          <w:rFonts w:cstheme="minorHAnsi"/>
          <w:bCs/>
          <w:sz w:val="22"/>
          <w:szCs w:val="22"/>
          <w:lang w:val="en-US"/>
        </w:rPr>
        <w:t>with warming</w:t>
      </w:r>
      <w:r w:rsidR="00CA2E3A">
        <w:rPr>
          <w:rFonts w:cstheme="minorHAnsi"/>
          <w:bCs/>
          <w:sz w:val="22"/>
          <w:szCs w:val="22"/>
          <w:lang w:val="en-US"/>
        </w:rPr>
        <w:t>, driven mainly by increased recruitment</w:t>
      </w:r>
      <w:r w:rsidR="00845AD2">
        <w:rPr>
          <w:rFonts w:cstheme="minorHAnsi"/>
          <w:bCs/>
          <w:sz w:val="22"/>
          <w:szCs w:val="22"/>
          <w:lang w:val="en-US"/>
        </w:rPr>
        <w:t xml:space="preserve"> </w:t>
      </w:r>
      <w:r w:rsidR="00CA2E3A">
        <w:rPr>
          <w:rFonts w:cstheme="minorHAnsi"/>
          <w:bCs/>
          <w:sz w:val="22"/>
          <w:szCs w:val="22"/>
          <w:lang w:val="en-US"/>
        </w:rPr>
        <w:t xml:space="preserve">potential </w:t>
      </w:r>
      <w:r w:rsidR="00845AD2">
        <w:rPr>
          <w:rFonts w:cstheme="minorHAnsi"/>
          <w:bCs/>
          <w:sz w:val="22"/>
          <w:szCs w:val="22"/>
          <w:lang w:val="en-US"/>
        </w:rPr>
        <w:fldChar w:fldCharType="begin"/>
      </w:r>
      <w:r w:rsidR="00845AD2">
        <w:rPr>
          <w:rFonts w:cstheme="minorHAnsi"/>
          <w:bCs/>
          <w:sz w:val="22"/>
          <w:szCs w:val="22"/>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sz w:val="22"/>
          <w:szCs w:val="22"/>
          <w:lang w:val="en-US"/>
        </w:rPr>
        <w:fldChar w:fldCharType="separate"/>
      </w:r>
      <w:r w:rsidR="00845AD2" w:rsidRPr="00845AD2">
        <w:rPr>
          <w:rFonts w:ascii="Times New Roman" w:cs="Times New Roman"/>
          <w:sz w:val="22"/>
          <w:lang w:val="en-GB"/>
        </w:rPr>
        <w:t xml:space="preserve">(Bartolino </w:t>
      </w:r>
      <w:r w:rsidR="00845AD2" w:rsidRPr="00845AD2">
        <w:rPr>
          <w:rFonts w:ascii="Times New Roman" w:cs="Times New Roman"/>
          <w:i/>
          <w:iCs/>
          <w:sz w:val="22"/>
          <w:lang w:val="en-GB"/>
        </w:rPr>
        <w:t>et al.</w:t>
      </w:r>
      <w:r w:rsidR="00845AD2" w:rsidRPr="00845AD2">
        <w:rPr>
          <w:rFonts w:ascii="Times New Roman" w:cs="Times New Roman"/>
          <w:sz w:val="22"/>
          <w:lang w:val="en-GB"/>
        </w:rPr>
        <w:t xml:space="preserve"> 2014)</w:t>
      </w:r>
      <w:r w:rsidR="00845AD2">
        <w:rPr>
          <w:rFonts w:cstheme="minorHAnsi"/>
          <w:bCs/>
          <w:sz w:val="22"/>
          <w:szCs w:val="22"/>
          <w:lang w:val="en-US"/>
        </w:rPr>
        <w:fldChar w:fldCharType="end"/>
      </w:r>
      <w:r w:rsidR="00437A1E">
        <w:rPr>
          <w:rFonts w:cstheme="minorHAnsi"/>
          <w:bCs/>
          <w:sz w:val="22"/>
          <w:szCs w:val="22"/>
          <w:lang w:val="en-US"/>
        </w:rPr>
        <w:t>.</w:t>
      </w:r>
      <w:r w:rsidR="003B371B">
        <w:rPr>
          <w:rFonts w:cstheme="minorHAnsi"/>
          <w:bCs/>
          <w:sz w:val="22"/>
          <w:szCs w:val="22"/>
          <w:lang w:val="en-US"/>
        </w:rPr>
        <w:t xml:space="preserve"> </w:t>
      </w:r>
      <w:r w:rsidR="00500C4D">
        <w:rPr>
          <w:rFonts w:cstheme="minorHAnsi"/>
          <w:bCs/>
          <w:sz w:val="22"/>
          <w:szCs w:val="22"/>
          <w:lang w:val="en-US"/>
        </w:rPr>
        <w:t xml:space="preserve">However, </w:t>
      </w:r>
      <w:r w:rsidR="00A96C7B">
        <w:rPr>
          <w:rFonts w:cstheme="minorHAnsi"/>
          <w:bCs/>
          <w:sz w:val="22"/>
          <w:szCs w:val="22"/>
          <w:lang w:val="en-US"/>
        </w:rPr>
        <w:t xml:space="preserve">they cannot </w:t>
      </w:r>
      <w:r w:rsidR="00CC5DDA">
        <w:rPr>
          <w:rFonts w:cstheme="minorHAnsi"/>
          <w:bCs/>
          <w:sz w:val="22"/>
          <w:szCs w:val="22"/>
          <w:lang w:val="en-US"/>
        </w:rPr>
        <w:t xml:space="preserve">capture </w:t>
      </w:r>
      <w:r w:rsidR="00FF4986">
        <w:rPr>
          <w:rFonts w:cstheme="minorHAnsi"/>
          <w:bCs/>
          <w:sz w:val="22"/>
          <w:szCs w:val="22"/>
          <w:lang w:val="en-US"/>
        </w:rPr>
        <w:t xml:space="preserve">changes </w:t>
      </w:r>
      <w:r w:rsidR="00A21C97">
        <w:rPr>
          <w:rFonts w:cstheme="minorHAnsi"/>
          <w:bCs/>
          <w:sz w:val="22"/>
          <w:szCs w:val="22"/>
          <w:lang w:val="en-US"/>
        </w:rPr>
        <w:t xml:space="preserve">in growth and </w:t>
      </w:r>
      <w:r w:rsidR="00AA333F">
        <w:rPr>
          <w:rFonts w:cstheme="minorHAnsi"/>
          <w:bCs/>
          <w:sz w:val="22"/>
          <w:szCs w:val="22"/>
          <w:lang w:val="en-US"/>
        </w:rPr>
        <w:t xml:space="preserve">maximum </w:t>
      </w:r>
      <w:r w:rsidR="00A21C97">
        <w:rPr>
          <w:rFonts w:cstheme="minorHAnsi"/>
          <w:bCs/>
          <w:sz w:val="22"/>
          <w:szCs w:val="22"/>
          <w:lang w:val="en-US"/>
        </w:rPr>
        <w:t>body size with warming</w:t>
      </w:r>
      <w:r w:rsidR="00A330CD">
        <w:rPr>
          <w:rFonts w:cstheme="minorHAnsi"/>
          <w:bCs/>
          <w:sz w:val="22"/>
          <w:szCs w:val="22"/>
          <w:lang w:val="en-US"/>
        </w:rPr>
        <w:t xml:space="preserve">, </w:t>
      </w:r>
      <w:r w:rsidR="00D62C06">
        <w:rPr>
          <w:rFonts w:cstheme="minorHAnsi"/>
          <w:bCs/>
          <w:sz w:val="22"/>
          <w:szCs w:val="22"/>
          <w:lang w:val="en-US"/>
        </w:rPr>
        <w:t xml:space="preserve">which </w:t>
      </w:r>
      <w:r w:rsidR="001353A5">
        <w:rPr>
          <w:rFonts w:cstheme="minorHAnsi"/>
          <w:bCs/>
          <w:sz w:val="22"/>
          <w:szCs w:val="22"/>
          <w:lang w:val="en-US"/>
        </w:rPr>
        <w:t xml:space="preserve">could be a strong limitation </w:t>
      </w:r>
      <w:r w:rsidR="00313840">
        <w:rPr>
          <w:rFonts w:cstheme="minorHAnsi"/>
          <w:bCs/>
          <w:sz w:val="22"/>
          <w:szCs w:val="22"/>
          <w:lang w:val="en-US"/>
        </w:rPr>
        <w:t>given the observed</w:t>
      </w:r>
      <w:r w:rsidR="008C2CA7">
        <w:rPr>
          <w:rFonts w:cstheme="minorHAnsi"/>
          <w:bCs/>
          <w:sz w:val="22"/>
          <w:szCs w:val="22"/>
          <w:lang w:val="en-US"/>
        </w:rPr>
        <w:t xml:space="preserve"> effects of warming on these traits</w:t>
      </w:r>
      <w:r w:rsidR="00F37B07">
        <w:rPr>
          <w:rFonts w:cstheme="minorHAnsi"/>
          <w:bCs/>
          <w:sz w:val="22"/>
          <w:szCs w:val="22"/>
          <w:lang w:val="en-US"/>
        </w:rPr>
        <w:t xml:space="preserve"> and their impacts on population dynamics</w:t>
      </w:r>
      <w:r w:rsidR="008C2CA7">
        <w:rPr>
          <w:rFonts w:cstheme="minorHAnsi"/>
          <w:bCs/>
          <w:sz w:val="22"/>
          <w:szCs w:val="22"/>
          <w:lang w:val="en-US"/>
        </w:rPr>
        <w:t>.</w:t>
      </w:r>
      <w:r w:rsidR="00DC167C">
        <w:rPr>
          <w:rFonts w:cstheme="minorHAnsi"/>
          <w:bCs/>
          <w:sz w:val="22"/>
          <w:szCs w:val="22"/>
          <w:lang w:val="en-US"/>
        </w:rPr>
        <w:t xml:space="preserve"> </w:t>
      </w:r>
      <w:r w:rsidR="002F7801">
        <w:rPr>
          <w:rFonts w:cstheme="minorHAnsi"/>
          <w:bCs/>
          <w:sz w:val="22"/>
          <w:szCs w:val="22"/>
          <w:lang w:val="en-US"/>
        </w:rPr>
        <w:t>Given these difficulties associated with forecasting</w:t>
      </w:r>
      <w:r w:rsidR="0080435C">
        <w:rPr>
          <w:rFonts w:cstheme="minorHAnsi"/>
          <w:bCs/>
          <w:sz w:val="22"/>
          <w:szCs w:val="22"/>
          <w:lang w:val="en-US"/>
        </w:rPr>
        <w:t xml:space="preserve">, </w:t>
      </w:r>
      <w:r w:rsidR="009D28FA">
        <w:rPr>
          <w:rFonts w:cstheme="minorHAnsi"/>
          <w:bCs/>
          <w:sz w:val="22"/>
          <w:szCs w:val="22"/>
          <w:lang w:val="en-US"/>
        </w:rPr>
        <w:t xml:space="preserve">it is important </w:t>
      </w:r>
      <w:r w:rsidR="00986792">
        <w:rPr>
          <w:rFonts w:cstheme="minorHAnsi"/>
          <w:bCs/>
          <w:sz w:val="22"/>
          <w:szCs w:val="22"/>
          <w:lang w:val="en-US"/>
        </w:rPr>
        <w:t xml:space="preserve">to evaluate </w:t>
      </w:r>
      <w:r w:rsidR="00D17D82">
        <w:rPr>
          <w:rFonts w:cstheme="minorHAnsi"/>
          <w:bCs/>
          <w:sz w:val="22"/>
          <w:szCs w:val="22"/>
          <w:lang w:val="en-US"/>
        </w:rPr>
        <w:t xml:space="preserve">projections from an </w:t>
      </w:r>
      <w:r w:rsidR="007220C1">
        <w:rPr>
          <w:rFonts w:cstheme="minorHAnsi"/>
          <w:bCs/>
          <w:sz w:val="22"/>
          <w:szCs w:val="22"/>
          <w:lang w:val="en-US"/>
        </w:rPr>
        <w:t>ensemble of structurally different models</w:t>
      </w:r>
      <w:r w:rsidR="004072CF">
        <w:rPr>
          <w:rFonts w:cstheme="minorHAnsi"/>
          <w:bCs/>
          <w:sz w:val="22"/>
          <w:szCs w:val="22"/>
          <w:lang w:val="en-US"/>
        </w:rPr>
        <w:t xml:space="preserve"> </w:t>
      </w:r>
      <w:r w:rsidR="00A12D59">
        <w:rPr>
          <w:rFonts w:cstheme="minorHAnsi"/>
          <w:bCs/>
          <w:sz w:val="22"/>
          <w:szCs w:val="22"/>
          <w:lang w:val="en-US"/>
        </w:rPr>
        <w:t xml:space="preserve">and take advantage of </w:t>
      </w:r>
      <w:r w:rsidR="00D01A57">
        <w:rPr>
          <w:rFonts w:cstheme="minorHAnsi"/>
          <w:bCs/>
          <w:sz w:val="22"/>
          <w:szCs w:val="22"/>
          <w:lang w:val="en-US"/>
        </w:rPr>
        <w:t>their individual strengths</w:t>
      </w:r>
      <w:r w:rsidR="001A54CC">
        <w:rPr>
          <w:rFonts w:cstheme="minorHAnsi"/>
          <w:bCs/>
          <w:sz w:val="22"/>
          <w:szCs w:val="22"/>
          <w:lang w:val="en-US"/>
        </w:rPr>
        <w:t xml:space="preserve"> </w:t>
      </w:r>
      <w:r w:rsidR="004072CF">
        <w:rPr>
          <w:rFonts w:cstheme="minorHAnsi"/>
          <w:bCs/>
          <w:sz w:val="22"/>
          <w:szCs w:val="22"/>
          <w:lang w:val="en-US"/>
        </w:rPr>
        <w:t xml:space="preserve">when </w:t>
      </w:r>
      <w:r w:rsidR="00201CC2">
        <w:rPr>
          <w:rFonts w:cstheme="minorHAnsi"/>
          <w:bCs/>
          <w:sz w:val="22"/>
          <w:szCs w:val="22"/>
          <w:lang w:val="en-US"/>
        </w:rPr>
        <w:t xml:space="preserve">managing </w:t>
      </w:r>
      <w:r w:rsidR="002B433D">
        <w:rPr>
          <w:rFonts w:cstheme="minorHAnsi"/>
          <w:bCs/>
          <w:sz w:val="22"/>
          <w:szCs w:val="22"/>
          <w:lang w:val="en-US"/>
        </w:rPr>
        <w:t>fish communities under climate change.</w:t>
      </w:r>
    </w:p>
    <w:p w14:paraId="44B3C746" w14:textId="77777777" w:rsidR="008A41E5" w:rsidRDefault="008A41E5" w:rsidP="00182BA9">
      <w:pPr>
        <w:spacing w:line="480" w:lineRule="auto"/>
        <w:contextualSpacing/>
        <w:jc w:val="both"/>
        <w:rPr>
          <w:rFonts w:cstheme="minorHAnsi"/>
          <w:b/>
        </w:rPr>
      </w:pPr>
    </w:p>
    <w:p w14:paraId="4F682F15" w14:textId="12089490" w:rsidR="000E6C5E" w:rsidRDefault="000E6C5E" w:rsidP="00182BA9">
      <w:pPr>
        <w:spacing w:line="480" w:lineRule="auto"/>
        <w:contextualSpacing/>
        <w:jc w:val="both"/>
        <w:rPr>
          <w:rFonts w:cstheme="minorHAnsi"/>
          <w:b/>
        </w:rPr>
      </w:pPr>
      <w:r>
        <w:rPr>
          <w:rFonts w:cstheme="minorHAnsi"/>
          <w:b/>
        </w:rPr>
        <w:t>Acknowledgements</w:t>
      </w:r>
    </w:p>
    <w:p w14:paraId="6E8BB3C6" w14:textId="2D50078F" w:rsidR="000E6C5E" w:rsidRPr="00AF32CB" w:rsidRDefault="003074BC" w:rsidP="00182BA9">
      <w:pPr>
        <w:spacing w:line="480" w:lineRule="auto"/>
        <w:contextualSpacing/>
        <w:jc w:val="both"/>
        <w:rPr>
          <w:rFonts w:cstheme="minorHAnsi"/>
          <w:sz w:val="22"/>
          <w:szCs w:val="22"/>
        </w:rPr>
      </w:pPr>
      <w:r w:rsidRPr="00AF32CB">
        <w:rPr>
          <w:rFonts w:cstheme="minorHAnsi"/>
          <w:sz w:val="22"/>
          <w:szCs w:val="22"/>
        </w:rPr>
        <w:t xml:space="preserve">Romain </w:t>
      </w:r>
      <w:r w:rsidR="006C47D9" w:rsidRPr="00AF32CB">
        <w:rPr>
          <w:rFonts w:cstheme="minorHAnsi"/>
          <w:sz w:val="22"/>
          <w:szCs w:val="22"/>
        </w:rPr>
        <w:t xml:space="preserve">Forestier </w:t>
      </w:r>
      <w:r w:rsidR="00E92C42" w:rsidRPr="00AF32CB">
        <w:rPr>
          <w:rFonts w:cstheme="minorHAnsi"/>
          <w:sz w:val="22"/>
          <w:szCs w:val="22"/>
        </w:rPr>
        <w:t>and Jon</w:t>
      </w:r>
      <w:r w:rsidR="005B1EE8" w:rsidRPr="00AF32CB">
        <w:rPr>
          <w:rFonts w:cstheme="minorHAnsi"/>
          <w:sz w:val="22"/>
          <w:szCs w:val="22"/>
        </w:rPr>
        <w:t>atan</w:t>
      </w:r>
      <w:r w:rsidR="00E92C42" w:rsidRPr="00AF32CB">
        <w:rPr>
          <w:rFonts w:cstheme="minorHAnsi"/>
          <w:sz w:val="22"/>
          <w:szCs w:val="22"/>
        </w:rPr>
        <w:t xml:space="preserve"> Reum </w:t>
      </w:r>
      <w:r w:rsidRPr="00AF32CB">
        <w:rPr>
          <w:rFonts w:cstheme="minorHAnsi"/>
          <w:sz w:val="22"/>
          <w:szCs w:val="22"/>
        </w:rPr>
        <w:t xml:space="preserve">for </w:t>
      </w:r>
      <w:r w:rsidR="00154F46" w:rsidRPr="00AF32CB">
        <w:rPr>
          <w:rFonts w:cstheme="minorHAnsi"/>
          <w:sz w:val="22"/>
          <w:szCs w:val="22"/>
        </w:rPr>
        <w:t xml:space="preserve">contributing to developing code </w:t>
      </w:r>
      <w:r w:rsidR="003B2C18" w:rsidRPr="00AF32CB">
        <w:rPr>
          <w:rFonts w:cstheme="minorHAnsi"/>
          <w:sz w:val="22"/>
          <w:szCs w:val="22"/>
        </w:rPr>
        <w:t xml:space="preserve">o implement temperature-dependence in </w:t>
      </w:r>
      <w:r w:rsidR="00154F46" w:rsidRPr="00AF32CB">
        <w:rPr>
          <w:rFonts w:cstheme="minorHAnsi"/>
          <w:sz w:val="22"/>
          <w:szCs w:val="22"/>
        </w:rPr>
        <w:t xml:space="preserve">mizer during a workshop, </w:t>
      </w:r>
      <w:r w:rsidR="00B90582" w:rsidRPr="00AF32CB">
        <w:rPr>
          <w:rFonts w:cstheme="minorHAnsi"/>
          <w:sz w:val="22"/>
          <w:szCs w:val="22"/>
        </w:rPr>
        <w:t xml:space="preserve">Christian Dietrich for providing temperature data, </w:t>
      </w:r>
      <w:r w:rsidR="002C2B77" w:rsidRPr="00AF32CB">
        <w:rPr>
          <w:rFonts w:cstheme="minorHAnsi"/>
          <w:sz w:val="22"/>
          <w:szCs w:val="22"/>
        </w:rPr>
        <w:t>ICES staff and people involved in all stages of data collections</w:t>
      </w:r>
      <w:r w:rsidR="00A919C6" w:rsidRPr="00AF32CB">
        <w:rPr>
          <w:rFonts w:cstheme="minorHAnsi"/>
          <w:sz w:val="22"/>
          <w:szCs w:val="22"/>
        </w:rPr>
        <w:t xml:space="preserve"> and the </w:t>
      </w:r>
      <w:r w:rsidR="00E92C42" w:rsidRPr="00AF32CB">
        <w:rPr>
          <w:rFonts w:cstheme="minorHAnsi"/>
          <w:sz w:val="22"/>
          <w:szCs w:val="22"/>
        </w:rPr>
        <w:t xml:space="preserve">mizer </w:t>
      </w:r>
      <w:r w:rsidR="00A919C6" w:rsidRPr="00AF32CB">
        <w:rPr>
          <w:rFonts w:cstheme="minorHAnsi"/>
          <w:sz w:val="22"/>
          <w:szCs w:val="22"/>
        </w:rPr>
        <w:t>community</w:t>
      </w:r>
      <w:r w:rsidR="00E92C42" w:rsidRPr="00AF32CB">
        <w:rPr>
          <w:rFonts w:cstheme="minorHAnsi"/>
          <w:sz w:val="22"/>
          <w:szCs w:val="22"/>
        </w:rPr>
        <w:t>.</w:t>
      </w:r>
      <w:r w:rsidR="003E4B85" w:rsidRPr="00AF32CB">
        <w:rPr>
          <w:rFonts w:cstheme="minorHAnsi"/>
          <w:sz w:val="22"/>
          <w:szCs w:val="22"/>
        </w:rPr>
        <w:t xml:space="preserve"> </w:t>
      </w:r>
    </w:p>
    <w:p w14:paraId="04766644" w14:textId="77777777" w:rsidR="002E4E80" w:rsidRDefault="002E4E80" w:rsidP="00182BA9">
      <w:pPr>
        <w:spacing w:line="480" w:lineRule="auto"/>
        <w:contextualSpacing/>
        <w:jc w:val="both"/>
        <w:rPr>
          <w:rFonts w:cstheme="minorHAnsi"/>
          <w:b/>
        </w:rPr>
      </w:pPr>
    </w:p>
    <w:p w14:paraId="4C6E948D" w14:textId="625630B8" w:rsidR="00DA4D0D" w:rsidRDefault="003E4B85" w:rsidP="00182BA9">
      <w:pPr>
        <w:spacing w:line="480" w:lineRule="auto"/>
        <w:contextualSpacing/>
        <w:jc w:val="both"/>
        <w:rPr>
          <w:rFonts w:cstheme="minorHAnsi"/>
          <w:b/>
        </w:rPr>
      </w:pPr>
      <w:commentRangeStart w:id="93"/>
      <w:commentRangeStart w:id="94"/>
      <w:r>
        <w:rPr>
          <w:rFonts w:cstheme="minorHAnsi"/>
          <w:b/>
        </w:rPr>
        <w:t>Author contributions</w:t>
      </w:r>
      <w:commentRangeEnd w:id="93"/>
      <w:r w:rsidR="00B6138F">
        <w:rPr>
          <w:rStyle w:val="CommentReference"/>
        </w:rPr>
        <w:commentReference w:id="93"/>
      </w:r>
      <w:commentRangeEnd w:id="94"/>
      <w:r w:rsidR="006B1C22">
        <w:rPr>
          <w:rStyle w:val="CommentReference"/>
        </w:rPr>
        <w:commentReference w:id="94"/>
      </w:r>
    </w:p>
    <w:p w14:paraId="484D8E3A" w14:textId="0112381E" w:rsidR="003E4B85" w:rsidRPr="00AF32CB" w:rsidRDefault="00CF5D5A" w:rsidP="00182BA9">
      <w:pPr>
        <w:spacing w:line="480" w:lineRule="auto"/>
        <w:contextualSpacing/>
        <w:jc w:val="both"/>
        <w:rPr>
          <w:rFonts w:cstheme="minorHAnsi"/>
          <w:sz w:val="22"/>
          <w:szCs w:val="22"/>
        </w:rPr>
      </w:pPr>
      <w:r w:rsidRPr="00AF32CB">
        <w:rPr>
          <w:rFonts w:cstheme="minorHAnsi"/>
          <w:sz w:val="22"/>
          <w:szCs w:val="22"/>
        </w:rPr>
        <w:t xml:space="preserve">The </w:t>
      </w:r>
      <w:r w:rsidR="003E4B85" w:rsidRPr="00AF32CB">
        <w:rPr>
          <w:rFonts w:cstheme="minorHAnsi"/>
          <w:sz w:val="22"/>
          <w:szCs w:val="22"/>
        </w:rPr>
        <w:t>code</w:t>
      </w:r>
      <w:r w:rsidR="005408DE" w:rsidRPr="00AF32CB">
        <w:rPr>
          <w:rFonts w:cstheme="minorHAnsi"/>
          <w:sz w:val="22"/>
          <w:szCs w:val="22"/>
        </w:rPr>
        <w:t xml:space="preserve"> </w:t>
      </w:r>
      <w:r w:rsidR="003E4B85" w:rsidRPr="00AF32CB">
        <w:rPr>
          <w:rFonts w:cstheme="minorHAnsi"/>
          <w:sz w:val="22"/>
          <w:szCs w:val="22"/>
        </w:rPr>
        <w:t xml:space="preserve">was </w:t>
      </w:r>
      <w:r w:rsidR="005408DE" w:rsidRPr="00AF32CB">
        <w:rPr>
          <w:rFonts w:cstheme="minorHAnsi"/>
          <w:sz w:val="22"/>
          <w:szCs w:val="22"/>
        </w:rPr>
        <w:t xml:space="preserve">first </w:t>
      </w:r>
      <w:r w:rsidR="003E4B85" w:rsidRPr="00AF32CB">
        <w:rPr>
          <w:rFonts w:cstheme="minorHAnsi"/>
          <w:sz w:val="22"/>
          <w:szCs w:val="22"/>
        </w:rPr>
        <w:t>developed</w:t>
      </w:r>
      <w:r w:rsidR="005408DE" w:rsidRPr="00AF32CB">
        <w:rPr>
          <w:rFonts w:cstheme="minorHAnsi"/>
          <w:sz w:val="22"/>
          <w:szCs w:val="22"/>
        </w:rPr>
        <w:t xml:space="preserve"> from mizer</w:t>
      </w:r>
      <w:r w:rsidR="00D65C53" w:rsidRPr="00AF32CB">
        <w:rPr>
          <w:rFonts w:cstheme="minorHAnsi"/>
          <w:sz w:val="22"/>
          <w:szCs w:val="22"/>
        </w:rPr>
        <w:t xml:space="preserve"> </w:t>
      </w:r>
      <w:r w:rsidR="00D65C53" w:rsidRPr="00AF32CB">
        <w:rPr>
          <w:rFonts w:cstheme="minorHAnsi"/>
          <w:sz w:val="22"/>
          <w:szCs w:val="22"/>
        </w:rPr>
        <w:fldChar w:fldCharType="begin"/>
      </w:r>
      <w:r w:rsidR="001F7145" w:rsidRPr="00AF32CB">
        <w:rPr>
          <w:rFonts w:cstheme="minorHAnsi"/>
          <w:sz w:val="22"/>
          <w:szCs w:val="22"/>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sz w:val="22"/>
          <w:szCs w:val="22"/>
        </w:rPr>
        <w:fldChar w:fldCharType="separate"/>
      </w:r>
      <w:r w:rsidR="00D65C53" w:rsidRPr="00AF32CB">
        <w:rPr>
          <w:rFonts w:ascii="Times New Roman" w:cs="Times New Roman"/>
          <w:sz w:val="22"/>
          <w:szCs w:val="22"/>
          <w:lang w:val="en-GB"/>
        </w:rPr>
        <w:t xml:space="preserve">(Scott </w:t>
      </w:r>
      <w:r w:rsidR="00D65C53" w:rsidRPr="00AF32CB">
        <w:rPr>
          <w:rFonts w:ascii="Times New Roman" w:cs="Times New Roman"/>
          <w:i/>
          <w:iCs/>
          <w:sz w:val="22"/>
          <w:szCs w:val="22"/>
          <w:lang w:val="en-GB"/>
        </w:rPr>
        <w:t>et al.</w:t>
      </w:r>
      <w:r w:rsidR="00D65C53" w:rsidRPr="00AF32CB">
        <w:rPr>
          <w:rFonts w:ascii="Times New Roman" w:cs="Times New Roman"/>
          <w:sz w:val="22"/>
          <w:szCs w:val="22"/>
          <w:lang w:val="en-GB"/>
        </w:rPr>
        <w:t xml:space="preserve"> 2019)</w:t>
      </w:r>
      <w:r w:rsidR="00D65C53" w:rsidRPr="00AF32CB">
        <w:rPr>
          <w:rFonts w:cstheme="minorHAnsi"/>
          <w:sz w:val="22"/>
          <w:szCs w:val="22"/>
        </w:rPr>
        <w:fldChar w:fldCharType="end"/>
      </w:r>
      <w:r w:rsidR="005408DE" w:rsidRPr="00AF32CB">
        <w:rPr>
          <w:rFonts w:cstheme="minorHAnsi"/>
          <w:sz w:val="22"/>
          <w:szCs w:val="22"/>
        </w:rPr>
        <w:t xml:space="preserve"> </w:t>
      </w:r>
      <w:r w:rsidR="004029FC" w:rsidRPr="00AF32CB">
        <w:rPr>
          <w:rFonts w:cstheme="minorHAnsi"/>
          <w:sz w:val="22"/>
          <w:szCs w:val="22"/>
        </w:rPr>
        <w:t>by</w:t>
      </w:r>
      <w:r w:rsidR="003E4B85" w:rsidRPr="00AF32CB">
        <w:rPr>
          <w:rFonts w:cstheme="minorHAnsi"/>
          <w:sz w:val="22"/>
          <w:szCs w:val="22"/>
        </w:rPr>
        <w:t xml:space="preserve"> AA</w:t>
      </w:r>
      <w:r w:rsidR="00EB1745" w:rsidRPr="00AF32CB">
        <w:rPr>
          <w:rFonts w:cstheme="minorHAnsi"/>
          <w:sz w:val="22"/>
          <w:szCs w:val="22"/>
        </w:rPr>
        <w:t xml:space="preserve"> to include multiple background</w:t>
      </w:r>
      <w:r w:rsidR="00B53ACE" w:rsidRPr="00AF32CB">
        <w:rPr>
          <w:rFonts w:cstheme="minorHAnsi"/>
          <w:sz w:val="22"/>
          <w:szCs w:val="22"/>
        </w:rPr>
        <w:t xml:space="preserve"> </w:t>
      </w:r>
      <w:r w:rsidR="00EB1745" w:rsidRPr="00AF32CB">
        <w:rPr>
          <w:rFonts w:cstheme="minorHAnsi"/>
          <w:sz w:val="22"/>
          <w:szCs w:val="22"/>
        </w:rPr>
        <w:t>resources</w:t>
      </w:r>
      <w:r w:rsidR="003E4B85" w:rsidRPr="00AF32CB">
        <w:rPr>
          <w:rFonts w:cstheme="minorHAnsi"/>
          <w:sz w:val="22"/>
          <w:szCs w:val="22"/>
        </w:rPr>
        <w:t xml:space="preserve">, all authors contributed to </w:t>
      </w:r>
      <w:r w:rsidR="003B2C18" w:rsidRPr="00AF32CB">
        <w:rPr>
          <w:rFonts w:cstheme="minorHAnsi"/>
          <w:sz w:val="22"/>
          <w:szCs w:val="22"/>
        </w:rPr>
        <w:t xml:space="preserve">developing </w:t>
      </w:r>
      <w:r w:rsidR="00F30F61" w:rsidRPr="00AF32CB">
        <w:rPr>
          <w:rFonts w:cstheme="minorHAnsi"/>
          <w:sz w:val="22"/>
          <w:szCs w:val="22"/>
        </w:rPr>
        <w:t>the code to include temperature</w:t>
      </w:r>
      <w:r w:rsidR="003E4B85" w:rsidRPr="00AF32CB">
        <w:rPr>
          <w:rFonts w:cstheme="minorHAnsi"/>
          <w:sz w:val="22"/>
          <w:szCs w:val="22"/>
        </w:rPr>
        <w:t xml:space="preserve">. </w:t>
      </w:r>
      <w:r w:rsidR="005B5F2F" w:rsidRPr="00AF32CB">
        <w:rPr>
          <w:rFonts w:cstheme="minorHAnsi"/>
          <w:sz w:val="22"/>
          <w:szCs w:val="22"/>
        </w:rPr>
        <w:t xml:space="preserve">ML conceived the </w:t>
      </w:r>
      <w:r w:rsidR="005B5F2F" w:rsidRPr="00AF32CB">
        <w:rPr>
          <w:rFonts w:cstheme="minorHAnsi"/>
          <w:sz w:val="22"/>
          <w:szCs w:val="22"/>
        </w:rPr>
        <w:lastRenderedPageBreak/>
        <w:t xml:space="preserve">idea. All authors contributed to study design. </w:t>
      </w:r>
      <w:r w:rsidR="003E4B85" w:rsidRPr="00AF32CB">
        <w:rPr>
          <w:rFonts w:cstheme="minorHAnsi"/>
          <w:sz w:val="22"/>
          <w:szCs w:val="22"/>
        </w:rPr>
        <w:t xml:space="preserve">ML performed analysis and wrote the first draft. All authors contributed to </w:t>
      </w:r>
      <w:r w:rsidR="007E744B" w:rsidRPr="00AF32CB">
        <w:rPr>
          <w:rFonts w:cstheme="minorHAnsi"/>
          <w:sz w:val="22"/>
          <w:szCs w:val="22"/>
        </w:rPr>
        <w:t xml:space="preserve">writing the paper and to </w:t>
      </w:r>
      <w:r w:rsidR="003E4B85" w:rsidRPr="00AF32CB">
        <w:rPr>
          <w:rFonts w:cstheme="minorHAnsi"/>
          <w:sz w:val="22"/>
          <w:szCs w:val="22"/>
        </w:rPr>
        <w:t xml:space="preserve">revisions. </w:t>
      </w:r>
    </w:p>
    <w:p w14:paraId="32FF8069" w14:textId="218C02CA" w:rsidR="00D62CA1" w:rsidRDefault="00D62CA1" w:rsidP="00182BA9">
      <w:pPr>
        <w:spacing w:line="480" w:lineRule="auto"/>
        <w:contextualSpacing/>
        <w:jc w:val="both"/>
        <w:rPr>
          <w:rFonts w:cstheme="minorHAnsi"/>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Default="00162AB9" w:rsidP="00182BA9">
      <w:pPr>
        <w:spacing w:line="480" w:lineRule="auto"/>
        <w:contextualSpacing/>
        <w:jc w:val="both"/>
        <w:rPr>
          <w:rFonts w:ascii="Times" w:hAnsi="Times"/>
          <w:sz w:val="22"/>
          <w:szCs w:val="22"/>
        </w:rPr>
      </w:pPr>
      <w:r w:rsidRPr="00AF32CB">
        <w:rPr>
          <w:rFonts w:ascii="Times" w:hAnsi="Times"/>
          <w:sz w:val="22"/>
          <w:szCs w:val="22"/>
        </w:rPr>
        <w:t>All model code (parameterization, calibration and analysis)</w:t>
      </w:r>
      <w:r w:rsidR="00CC1E04" w:rsidRPr="00CC1E04">
        <w:rPr>
          <w:rFonts w:ascii="Times" w:hAnsi="Times"/>
          <w:sz w:val="22"/>
          <w:szCs w:val="22"/>
          <w:lang w:val="en-US"/>
        </w:rPr>
        <w:t xml:space="preserve"> and </w:t>
      </w:r>
      <w:r w:rsidRPr="00AF32CB">
        <w:rPr>
          <w:rFonts w:ascii="Times" w:hAnsi="Times"/>
          <w:sz w:val="22"/>
          <w:szCs w:val="22"/>
        </w:rPr>
        <w:t>data is available on GitHub (</w:t>
      </w:r>
      <w:hyperlink r:id="rId23" w:history="1">
        <w:r w:rsidRPr="00AF32CB">
          <w:rPr>
            <w:rStyle w:val="Hyperlink"/>
            <w:rFonts w:ascii="Times" w:hAnsi="Times"/>
            <w:sz w:val="22"/>
            <w:szCs w:val="22"/>
          </w:rPr>
          <w:t>https://github.com/maxlindmark/mizer-rewiring/tree/rewire-temp/baltic</w:t>
        </w:r>
      </w:hyperlink>
      <w:r w:rsidRPr="00AF32CB">
        <w:rPr>
          <w:rFonts w:ascii="Times" w:hAnsi="Times"/>
          <w:sz w:val="22"/>
          <w:szCs w:val="22"/>
        </w:rPr>
        <w:t>), and will be deposited on Zenodo upon publication.</w:t>
      </w:r>
    </w:p>
    <w:p w14:paraId="01CBA4C0" w14:textId="77777777" w:rsidR="00162AB9" w:rsidRPr="00ED493C" w:rsidRDefault="00162AB9" w:rsidP="00182BA9">
      <w:pPr>
        <w:spacing w:line="480" w:lineRule="auto"/>
        <w:contextualSpacing/>
        <w:jc w:val="both"/>
        <w:rPr>
          <w:rFonts w:cstheme="minorHAnsi"/>
        </w:rPr>
      </w:pPr>
    </w:p>
    <w:p w14:paraId="7AD2CFAF" w14:textId="464E7B83" w:rsidR="002E4E80" w:rsidRDefault="002E4E80" w:rsidP="00182BA9">
      <w:pPr>
        <w:spacing w:line="480" w:lineRule="auto"/>
        <w:contextualSpacing/>
        <w:jc w:val="both"/>
        <w:rPr>
          <w:rFonts w:cstheme="minorHAnsi"/>
          <w:b/>
        </w:rPr>
      </w:pPr>
      <w:r>
        <w:rPr>
          <w:rFonts w:cstheme="minorHAnsi"/>
          <w:b/>
        </w:rPr>
        <w:t>References</w:t>
      </w:r>
    </w:p>
    <w:p w14:paraId="0971F088" w14:textId="77777777" w:rsidR="00FB48E5" w:rsidRPr="00FB48E5" w:rsidRDefault="00C572FC" w:rsidP="00FB48E5">
      <w:pPr>
        <w:pStyle w:val="Bibliography"/>
        <w:rPr>
          <w:lang w:val="en-GB"/>
        </w:rPr>
      </w:pPr>
      <w:r>
        <w:rPr>
          <w:rFonts w:cstheme="minorHAnsi"/>
          <w:b/>
        </w:rPr>
        <w:fldChar w:fldCharType="begin"/>
      </w:r>
      <w:r w:rsidR="00EC0A6B">
        <w:rPr>
          <w:rFonts w:cstheme="minorHAnsi"/>
          <w:b/>
        </w:rPr>
        <w:instrText xml:space="preserve"> ADDIN ZOTERO_BIBL {"uncited":[],"omitted":[],"custom":[]} CSL_BIBLIOGRAPHY </w:instrText>
      </w:r>
      <w:r>
        <w:rPr>
          <w:rFonts w:cstheme="minorHAnsi"/>
          <w:b/>
        </w:rPr>
        <w:fldChar w:fldCharType="separate"/>
      </w:r>
      <w:r w:rsidR="00FB48E5" w:rsidRPr="00FB48E5">
        <w:rPr>
          <w:lang w:val="en-GB"/>
        </w:rPr>
        <w:t xml:space="preserve">Andersen, K.H. (2019). </w:t>
      </w:r>
      <w:r w:rsidR="00FB48E5" w:rsidRPr="00FB48E5">
        <w:rPr>
          <w:i/>
          <w:iCs/>
          <w:lang w:val="en-GB"/>
        </w:rPr>
        <w:t>Fish Ecology, Evolution, and Exploitation: A New Theoretical Synthesis</w:t>
      </w:r>
      <w:r w:rsidR="00FB48E5" w:rsidRPr="00FB48E5">
        <w:rPr>
          <w:lang w:val="en-GB"/>
        </w:rPr>
        <w:t>. Princeton University Press.</w:t>
      </w:r>
    </w:p>
    <w:p w14:paraId="73255224" w14:textId="77777777" w:rsidR="00FB48E5" w:rsidRPr="00FB48E5" w:rsidRDefault="00FB48E5" w:rsidP="00FB48E5">
      <w:pPr>
        <w:pStyle w:val="Bibliography"/>
        <w:rPr>
          <w:lang w:val="sv-SE"/>
        </w:rPr>
      </w:pPr>
      <w:r w:rsidRPr="00FB48E5">
        <w:rPr>
          <w:lang w:val="en-GB"/>
        </w:rPr>
        <w:t xml:space="preserve">Andersen, K.H., Berge, T., Gonçalves, R.J., Hartvig, M., Heuschele, J., Hylander, S., </w:t>
      </w:r>
      <w:r w:rsidRPr="00FB48E5">
        <w:rPr>
          <w:i/>
          <w:iCs/>
          <w:lang w:val="en-GB"/>
        </w:rPr>
        <w:t>et al.</w:t>
      </w:r>
      <w:r w:rsidRPr="00FB48E5">
        <w:rPr>
          <w:lang w:val="en-GB"/>
        </w:rPr>
        <w:t xml:space="preserve"> (2016). Characteristic Sizes of Life in the Oceans, from Bacteria to Whales. </w:t>
      </w:r>
      <w:r w:rsidRPr="00FB48E5">
        <w:rPr>
          <w:i/>
          <w:iCs/>
          <w:lang w:val="sv-SE"/>
        </w:rPr>
        <w:t>Ann Rev Mar Sci</w:t>
      </w:r>
      <w:r w:rsidRPr="00FB48E5">
        <w:rPr>
          <w:lang w:val="sv-SE"/>
        </w:rPr>
        <w:t>, 8, 217–241.</w:t>
      </w:r>
    </w:p>
    <w:p w14:paraId="79CD2CE1" w14:textId="77777777" w:rsidR="00FB48E5" w:rsidRPr="00FB48E5" w:rsidRDefault="00FB48E5" w:rsidP="00FB48E5">
      <w:pPr>
        <w:pStyle w:val="Bibliography"/>
        <w:rPr>
          <w:lang w:val="en-GB"/>
        </w:rPr>
      </w:pPr>
      <w:r w:rsidRPr="00FB48E5">
        <w:rPr>
          <w:lang w:val="sv-SE"/>
        </w:rPr>
        <w:t xml:space="preserve">Andersen, K.H. &amp; Beyer, J.E. (2006). </w:t>
      </w:r>
      <w:r w:rsidRPr="00FB48E5">
        <w:rPr>
          <w:lang w:val="en-GB"/>
        </w:rPr>
        <w:t xml:space="preserve">Asymptotic Size Determines Species Abundance in the Marine Size Spectrum. </w:t>
      </w:r>
      <w:r w:rsidRPr="00FB48E5">
        <w:rPr>
          <w:i/>
          <w:iCs/>
          <w:lang w:val="en-GB"/>
        </w:rPr>
        <w:t>The American Naturalist</w:t>
      </w:r>
      <w:r w:rsidRPr="00FB48E5">
        <w:rPr>
          <w:lang w:val="en-GB"/>
        </w:rPr>
        <w:t>, 168, 8.</w:t>
      </w:r>
    </w:p>
    <w:p w14:paraId="4F3FB30A" w14:textId="77777777" w:rsidR="00FB48E5" w:rsidRPr="00FB48E5" w:rsidRDefault="00FB48E5" w:rsidP="00FB48E5">
      <w:pPr>
        <w:pStyle w:val="Bibliography"/>
        <w:rPr>
          <w:lang w:val="en-GB"/>
        </w:rPr>
      </w:pPr>
      <w:r w:rsidRPr="00FB48E5">
        <w:rPr>
          <w:lang w:val="en-GB"/>
        </w:rPr>
        <w:t xml:space="preserve">Andersen, K.H. &amp; Beyer, J.E. (2015). Size structure, not metabolic scaling rules, determines fisheries reference points. </w:t>
      </w:r>
      <w:r w:rsidRPr="00FB48E5">
        <w:rPr>
          <w:i/>
          <w:iCs/>
          <w:lang w:val="en-GB"/>
        </w:rPr>
        <w:t>Fish Fish</w:t>
      </w:r>
      <w:r w:rsidRPr="00FB48E5">
        <w:rPr>
          <w:lang w:val="en-GB"/>
        </w:rPr>
        <w:t>, 16, 1–22.</w:t>
      </w:r>
    </w:p>
    <w:p w14:paraId="59C477D9" w14:textId="77777777" w:rsidR="00FB48E5" w:rsidRPr="00FB48E5" w:rsidRDefault="00FB48E5" w:rsidP="00FB48E5">
      <w:pPr>
        <w:pStyle w:val="Bibliography"/>
        <w:rPr>
          <w:lang w:val="en-GB"/>
        </w:rPr>
      </w:pPr>
      <w:r w:rsidRPr="00FB48E5">
        <w:rPr>
          <w:lang w:val="en-GB"/>
        </w:rPr>
        <w:t xml:space="preserve">Andersen, K.Haste. &amp; Pedersen, M. (2009). Damped trophic cascades driven by fishing in model marine ecosystems. </w:t>
      </w:r>
      <w:r w:rsidRPr="00FB48E5">
        <w:rPr>
          <w:i/>
          <w:iCs/>
          <w:lang w:val="en-GB"/>
        </w:rPr>
        <w:t>Proceedings of the Royal Society of London B: Biological Sciences</w:t>
      </w:r>
      <w:r w:rsidRPr="00FB48E5">
        <w:rPr>
          <w:lang w:val="en-GB"/>
        </w:rPr>
        <w:t>, 277, 795–802.</w:t>
      </w:r>
    </w:p>
    <w:p w14:paraId="6136AB47" w14:textId="77777777" w:rsidR="00FB48E5" w:rsidRPr="00FB48E5" w:rsidRDefault="00FB48E5" w:rsidP="00FB48E5">
      <w:pPr>
        <w:pStyle w:val="Bibliography"/>
        <w:rPr>
          <w:lang w:val="en-GB"/>
        </w:rPr>
      </w:pPr>
      <w:r w:rsidRPr="00FB48E5">
        <w:rPr>
          <w:lang w:val="en-GB"/>
        </w:rPr>
        <w:t xml:space="preserve">Atkinson, D. (1994). Temperature and Organism Size—A Biological Law for Ectotherms? In: </w:t>
      </w:r>
      <w:r w:rsidRPr="00FB48E5">
        <w:rPr>
          <w:i/>
          <w:iCs/>
          <w:lang w:val="en-GB"/>
        </w:rPr>
        <w:t>Advances in Ecological Research</w:t>
      </w:r>
      <w:r w:rsidRPr="00FB48E5">
        <w:rPr>
          <w:lang w:val="en-GB"/>
        </w:rPr>
        <w:t>. Elsevier, pp. 1–58.</w:t>
      </w:r>
    </w:p>
    <w:p w14:paraId="0955AEC5" w14:textId="77777777" w:rsidR="00FB48E5" w:rsidRPr="00FB48E5" w:rsidRDefault="00FB48E5" w:rsidP="00FB48E5">
      <w:pPr>
        <w:pStyle w:val="Bibliography"/>
        <w:rPr>
          <w:lang w:val="en-GB"/>
        </w:rPr>
      </w:pPr>
      <w:r w:rsidRPr="00FB48E5">
        <w:rPr>
          <w:lang w:val="en-GB"/>
        </w:rPr>
        <w:t xml:space="preserve">Audzijonyte, A., Barneche, D.R., Baudron, A.R., Belmaker, J., Clark, T.D., Marshall, C.T., </w:t>
      </w:r>
      <w:r w:rsidRPr="00FB48E5">
        <w:rPr>
          <w:i/>
          <w:iCs/>
          <w:lang w:val="en-GB"/>
        </w:rPr>
        <w:t>et al.</w:t>
      </w:r>
      <w:r w:rsidRPr="00FB48E5">
        <w:rPr>
          <w:lang w:val="en-GB"/>
        </w:rPr>
        <w:t xml:space="preserve"> (2018). Is oxygen limitation in warming waters a valid mechanism to explain decreased body sizes in aquatic ectotherms? </w:t>
      </w:r>
      <w:r w:rsidRPr="00FB48E5">
        <w:rPr>
          <w:i/>
          <w:iCs/>
          <w:lang w:val="en-GB"/>
        </w:rPr>
        <w:t>Global Ecology and Biogeography</w:t>
      </w:r>
      <w:r w:rsidRPr="00FB48E5">
        <w:rPr>
          <w:lang w:val="en-GB"/>
        </w:rPr>
        <w:t>.</w:t>
      </w:r>
    </w:p>
    <w:p w14:paraId="371E653A" w14:textId="77777777" w:rsidR="00FB48E5" w:rsidRPr="00FB48E5" w:rsidRDefault="00FB48E5" w:rsidP="00FB48E5">
      <w:pPr>
        <w:pStyle w:val="Bibliography"/>
        <w:rPr>
          <w:lang w:val="en-GB"/>
        </w:rPr>
      </w:pPr>
      <w:r w:rsidRPr="00FB48E5">
        <w:rPr>
          <w:lang w:val="en-GB"/>
        </w:rPr>
        <w:t xml:space="preserve">Audzijonyte, A., Kuparinen, A., Gorton, R. &amp; Fulton, E.A. (2013). Ecological consequences of body size decline in harvested fish species: positive feedback loops in trophic interactions amplify human impact. </w:t>
      </w:r>
      <w:r w:rsidRPr="00FB48E5">
        <w:rPr>
          <w:i/>
          <w:iCs/>
          <w:lang w:val="en-GB"/>
        </w:rPr>
        <w:t>Biology Letters</w:t>
      </w:r>
      <w:r w:rsidRPr="00FB48E5">
        <w:rPr>
          <w:lang w:val="en-GB"/>
        </w:rPr>
        <w:t>, 9, 20121103.</w:t>
      </w:r>
    </w:p>
    <w:p w14:paraId="241E3B9D" w14:textId="77777777" w:rsidR="00FB48E5" w:rsidRPr="00FB48E5" w:rsidRDefault="00FB48E5" w:rsidP="00FB48E5">
      <w:pPr>
        <w:pStyle w:val="Bibliography"/>
        <w:rPr>
          <w:lang w:val="en-GB"/>
        </w:rPr>
      </w:pPr>
      <w:r w:rsidRPr="00FB48E5">
        <w:rPr>
          <w:lang w:val="en-GB"/>
        </w:rPr>
        <w:t xml:space="preserve">Barange, M., Merino, G., Blanchard, J.L., Scholtens, J., Harle, J., Allison, E.H., </w:t>
      </w:r>
      <w:r w:rsidRPr="00FB48E5">
        <w:rPr>
          <w:i/>
          <w:iCs/>
          <w:lang w:val="en-GB"/>
        </w:rPr>
        <w:t>et al.</w:t>
      </w:r>
      <w:r w:rsidRPr="00FB48E5">
        <w:rPr>
          <w:lang w:val="en-GB"/>
        </w:rPr>
        <w:t xml:space="preserve"> (2014). Impacts of climate change on marine ecosystem production in societies dependent on fisheries. </w:t>
      </w:r>
      <w:r w:rsidRPr="00FB48E5">
        <w:rPr>
          <w:i/>
          <w:iCs/>
          <w:lang w:val="en-GB"/>
        </w:rPr>
        <w:t>Nature Clim Change</w:t>
      </w:r>
      <w:r w:rsidRPr="00FB48E5">
        <w:rPr>
          <w:lang w:val="en-GB"/>
        </w:rPr>
        <w:t>, 4, 211–216.</w:t>
      </w:r>
    </w:p>
    <w:p w14:paraId="36E1ABD6" w14:textId="77777777" w:rsidR="00FB48E5" w:rsidRPr="00FB48E5" w:rsidRDefault="00FB48E5" w:rsidP="00FB48E5">
      <w:pPr>
        <w:pStyle w:val="Bibliography"/>
        <w:rPr>
          <w:lang w:val="en-GB"/>
        </w:rPr>
      </w:pPr>
      <w:r w:rsidRPr="00FB48E5">
        <w:rPr>
          <w:lang w:val="en-GB"/>
        </w:rPr>
        <w:t xml:space="preserve">Barneche, D.R., Jahn, M. &amp; Seebacher, F. (2019). Warming increases the cost of growth in a model vertebrate. </w:t>
      </w:r>
      <w:r w:rsidRPr="00FB48E5">
        <w:rPr>
          <w:i/>
          <w:iCs/>
          <w:lang w:val="en-GB"/>
        </w:rPr>
        <w:t>Functional Ecology</w:t>
      </w:r>
      <w:r w:rsidRPr="00FB48E5">
        <w:rPr>
          <w:lang w:val="en-GB"/>
        </w:rPr>
        <w:t>, 33, 1256–1266.</w:t>
      </w:r>
    </w:p>
    <w:p w14:paraId="0A89F442" w14:textId="77777777" w:rsidR="00FB48E5" w:rsidRPr="00C016A2" w:rsidRDefault="00FB48E5" w:rsidP="00FB48E5">
      <w:pPr>
        <w:pStyle w:val="Bibliography"/>
        <w:rPr>
          <w:lang w:val="sv-SE"/>
        </w:rPr>
      </w:pPr>
      <w:r w:rsidRPr="00FB48E5">
        <w:rPr>
          <w:lang w:val="en-GB"/>
        </w:rPr>
        <w:t xml:space="preserve">Barnes, C., Irigoien, X., De Oliveira, J.A.A., Maxwell, D. &amp; Jennings, S. (2011). Predicting marine phytoplankton community size structure from empirical relationships with remotely sensed variables. </w:t>
      </w:r>
      <w:r w:rsidRPr="00C016A2">
        <w:rPr>
          <w:i/>
          <w:iCs/>
          <w:lang w:val="sv-SE"/>
        </w:rPr>
        <w:t>J Plankton Res</w:t>
      </w:r>
      <w:r w:rsidRPr="00C016A2">
        <w:rPr>
          <w:lang w:val="sv-SE"/>
        </w:rPr>
        <w:t>, 33, 13–24.</w:t>
      </w:r>
    </w:p>
    <w:p w14:paraId="696C2E56" w14:textId="77777777" w:rsidR="00FB48E5" w:rsidRPr="00FB48E5" w:rsidRDefault="00FB48E5" w:rsidP="00FB48E5">
      <w:pPr>
        <w:pStyle w:val="Bibliography"/>
        <w:rPr>
          <w:lang w:val="en-GB"/>
        </w:rPr>
      </w:pPr>
      <w:r w:rsidRPr="00C016A2">
        <w:rPr>
          <w:lang w:val="sv-SE"/>
        </w:rPr>
        <w:t xml:space="preserve">Bartolino, V., Margonski, P., Lindegren, M., Linderholm, H.W., Cardinale, M., Rayner, D., </w:t>
      </w:r>
      <w:r w:rsidRPr="00C016A2">
        <w:rPr>
          <w:i/>
          <w:iCs/>
          <w:lang w:val="sv-SE"/>
        </w:rPr>
        <w:t>et al.</w:t>
      </w:r>
      <w:r w:rsidRPr="00C016A2">
        <w:rPr>
          <w:lang w:val="sv-SE"/>
        </w:rPr>
        <w:t xml:space="preserve"> </w:t>
      </w:r>
      <w:r w:rsidRPr="00FB48E5">
        <w:rPr>
          <w:lang w:val="en-GB"/>
        </w:rPr>
        <w:t xml:space="preserve">(2014). Forecasting fish stock dynamics under climate change: Baltic herring (Clupea harengus) as a case study. </w:t>
      </w:r>
      <w:r w:rsidRPr="00FB48E5">
        <w:rPr>
          <w:i/>
          <w:iCs/>
          <w:lang w:val="en-GB"/>
        </w:rPr>
        <w:t>Fisheries Oceanography</w:t>
      </w:r>
      <w:r w:rsidRPr="00FB48E5">
        <w:rPr>
          <w:lang w:val="en-GB"/>
        </w:rPr>
        <w:t>, 23, 258–269.</w:t>
      </w:r>
    </w:p>
    <w:p w14:paraId="763A9971" w14:textId="77777777" w:rsidR="00FB48E5" w:rsidRPr="00FB48E5" w:rsidRDefault="00FB48E5" w:rsidP="00FB48E5">
      <w:pPr>
        <w:pStyle w:val="Bibliography"/>
        <w:rPr>
          <w:lang w:val="en-GB"/>
        </w:rPr>
      </w:pPr>
      <w:r w:rsidRPr="00FB48E5">
        <w:rPr>
          <w:lang w:val="en-GB"/>
        </w:rPr>
        <w:lastRenderedPageBreak/>
        <w:t xml:space="preserve">Baudron, A.R., Needle, C.L., Rijnsdorp, A.D. &amp; Marshall, C.T. (2014). Warming temperatures and smaller body sizes: synchronous changes in growth of North Sea fishes. </w:t>
      </w:r>
      <w:r w:rsidRPr="00FB48E5">
        <w:rPr>
          <w:i/>
          <w:iCs/>
          <w:lang w:val="en-GB"/>
        </w:rPr>
        <w:t>Global Change Biology</w:t>
      </w:r>
      <w:r w:rsidRPr="00FB48E5">
        <w:rPr>
          <w:lang w:val="en-GB"/>
        </w:rPr>
        <w:t>, 20, 1023–1031.</w:t>
      </w:r>
    </w:p>
    <w:p w14:paraId="411D7C16" w14:textId="77777777" w:rsidR="00FB48E5" w:rsidRPr="00FB48E5" w:rsidRDefault="00FB48E5" w:rsidP="00FB48E5">
      <w:pPr>
        <w:pStyle w:val="Bibliography"/>
        <w:rPr>
          <w:lang w:val="en-GB"/>
        </w:rPr>
      </w:pPr>
      <w:r w:rsidRPr="00FB48E5">
        <w:rPr>
          <w:lang w:val="en-GB"/>
        </w:rPr>
        <w:t xml:space="preserve">Belkin, I.M. (2009). Rapid warming of large marine ecosystems. </w:t>
      </w:r>
      <w:r w:rsidRPr="00FB48E5">
        <w:rPr>
          <w:i/>
          <w:iCs/>
          <w:lang w:val="en-GB"/>
        </w:rPr>
        <w:t>Progress in Oceanography</w:t>
      </w:r>
      <w:r w:rsidRPr="00FB48E5">
        <w:rPr>
          <w:lang w:val="en-GB"/>
        </w:rPr>
        <w:t>, 81, 207–213.</w:t>
      </w:r>
    </w:p>
    <w:p w14:paraId="232E3189" w14:textId="77777777" w:rsidR="00FB48E5" w:rsidRPr="00FB48E5" w:rsidRDefault="00FB48E5" w:rsidP="00FB48E5">
      <w:pPr>
        <w:pStyle w:val="Bibliography"/>
        <w:rPr>
          <w:lang w:val="en-GB"/>
        </w:rPr>
      </w:pPr>
      <w:r w:rsidRPr="00FB48E5">
        <w:rPr>
          <w:lang w:val="en-GB"/>
        </w:rPr>
        <w:t xml:space="preserve">Bernhardt, J.R., Sunday, J.M. &amp; O’Connor, M.I. (2018). Metabolic Theory and the Temperature-Size Rule Explain the Temperature Dependence of Population Carrying Capacity. </w:t>
      </w:r>
      <w:r w:rsidRPr="00FB48E5">
        <w:rPr>
          <w:i/>
          <w:iCs/>
          <w:lang w:val="en-GB"/>
        </w:rPr>
        <w:t>The American Naturalist</w:t>
      </w:r>
      <w:r w:rsidRPr="00FB48E5">
        <w:rPr>
          <w:lang w:val="en-GB"/>
        </w:rPr>
        <w:t>, 192, 687–697.</w:t>
      </w:r>
    </w:p>
    <w:p w14:paraId="3E2F0A92" w14:textId="77777777" w:rsidR="00FB48E5" w:rsidRPr="00FB48E5" w:rsidRDefault="00FB48E5" w:rsidP="00FB48E5">
      <w:pPr>
        <w:pStyle w:val="Bibliography"/>
        <w:rPr>
          <w:lang w:val="en-GB"/>
        </w:rPr>
      </w:pPr>
      <w:r w:rsidRPr="00FB48E5">
        <w:rPr>
          <w:lang w:val="en-GB"/>
        </w:rPr>
        <w:t xml:space="preserve">Björnsson, B. (2001). Optimal temperature for growth and feed conversion of immature cod (Gadus morhua L.). </w:t>
      </w:r>
      <w:r w:rsidRPr="00FB48E5">
        <w:rPr>
          <w:i/>
          <w:iCs/>
          <w:lang w:val="en-GB"/>
        </w:rPr>
        <w:t>ICES Journal of Marine Science</w:t>
      </w:r>
      <w:r w:rsidRPr="00FB48E5">
        <w:rPr>
          <w:lang w:val="en-GB"/>
        </w:rPr>
        <w:t>, 58, 29–38.</w:t>
      </w:r>
    </w:p>
    <w:p w14:paraId="2DB5468D" w14:textId="77777777" w:rsidR="00FB48E5" w:rsidRPr="00FB48E5" w:rsidRDefault="00FB48E5" w:rsidP="00FB48E5">
      <w:pPr>
        <w:pStyle w:val="Bibliography"/>
        <w:rPr>
          <w:lang w:val="en-GB"/>
        </w:rPr>
      </w:pPr>
      <w:r w:rsidRPr="00FB48E5">
        <w:rPr>
          <w:lang w:val="en-GB"/>
        </w:rPr>
        <w:t xml:space="preserve">Blanchard, J.L., Andersen, K.H., Scott, F., Hintzen, N.T., Piet, G. &amp; Jennings, S. (2014). Evaluating targets and trade-offs among fisheries and conservation objectives using a multispecies size spectrum model. </w:t>
      </w:r>
      <w:r w:rsidRPr="00FB48E5">
        <w:rPr>
          <w:i/>
          <w:iCs/>
          <w:lang w:val="en-GB"/>
        </w:rPr>
        <w:t>Journal of Applied Ecology</w:t>
      </w:r>
      <w:r w:rsidRPr="00FB48E5">
        <w:rPr>
          <w:lang w:val="en-GB"/>
        </w:rPr>
        <w:t>, 51, 612–622.</w:t>
      </w:r>
    </w:p>
    <w:p w14:paraId="1E605BF4" w14:textId="77777777" w:rsidR="00FB48E5" w:rsidRPr="00FB48E5" w:rsidRDefault="00FB48E5" w:rsidP="00FB48E5">
      <w:pPr>
        <w:pStyle w:val="Bibliography"/>
        <w:rPr>
          <w:lang w:val="en-GB"/>
        </w:rPr>
      </w:pPr>
      <w:r w:rsidRPr="00FB48E5">
        <w:rPr>
          <w:lang w:val="en-GB"/>
        </w:rPr>
        <w:t xml:space="preserve">Blanchard, J.L., Heneghan, R.F., Everett, J.D., Trebilco, R. &amp; Richardson, A.J. (2017). From Bacteria to Whales: Using Functional Size Spectra to Model Marine Ecosystems. </w:t>
      </w:r>
      <w:r w:rsidRPr="00FB48E5">
        <w:rPr>
          <w:i/>
          <w:iCs/>
          <w:lang w:val="en-GB"/>
        </w:rPr>
        <w:t>Trends in Ecology &amp; Evolution</w:t>
      </w:r>
      <w:r w:rsidRPr="00FB48E5">
        <w:rPr>
          <w:lang w:val="en-GB"/>
        </w:rPr>
        <w:t>, 32, 174–186.</w:t>
      </w:r>
    </w:p>
    <w:p w14:paraId="71B4531D" w14:textId="77777777" w:rsidR="00FB48E5" w:rsidRPr="00FB48E5" w:rsidRDefault="00FB48E5" w:rsidP="00FB48E5">
      <w:pPr>
        <w:pStyle w:val="Bibliography"/>
        <w:rPr>
          <w:lang w:val="en-GB"/>
        </w:rPr>
      </w:pPr>
      <w:r w:rsidRPr="00FB48E5">
        <w:rPr>
          <w:lang w:val="en-GB"/>
        </w:rPr>
        <w:t xml:space="preserve">Blanchard, J.L., Jennings, S., Holmes, R., Harle, J., Merino, G., Allen, J.I., </w:t>
      </w:r>
      <w:r w:rsidRPr="00FB48E5">
        <w:rPr>
          <w:i/>
          <w:iCs/>
          <w:lang w:val="en-GB"/>
        </w:rPr>
        <w:t>et al.</w:t>
      </w:r>
      <w:r w:rsidRPr="00FB48E5">
        <w:rPr>
          <w:lang w:val="en-GB"/>
        </w:rPr>
        <w:t xml:space="preserve"> (2012). Potential consequences of climate change for primary production and fish production in large marine ecosystems. </w:t>
      </w:r>
      <w:r w:rsidRPr="00FB48E5">
        <w:rPr>
          <w:i/>
          <w:iCs/>
          <w:lang w:val="en-GB"/>
        </w:rPr>
        <w:t>Philosophical Transactions of the Royal Society of London, Series B: Biological Sciences</w:t>
      </w:r>
      <w:r w:rsidRPr="00FB48E5">
        <w:rPr>
          <w:lang w:val="en-GB"/>
        </w:rPr>
        <w:t>, 367, 2979–2989.</w:t>
      </w:r>
    </w:p>
    <w:p w14:paraId="2DE57792" w14:textId="77777777" w:rsidR="00FB48E5" w:rsidRPr="00FB48E5" w:rsidRDefault="00FB48E5" w:rsidP="00FB48E5">
      <w:pPr>
        <w:pStyle w:val="Bibliography"/>
        <w:rPr>
          <w:lang w:val="en-GB"/>
        </w:rPr>
      </w:pPr>
      <w:r w:rsidRPr="00FB48E5">
        <w:rPr>
          <w:lang w:val="en-GB"/>
        </w:rPr>
        <w:t xml:space="preserve">Brett, J.R., Shelbourn, J.E. &amp; Shoop, C.T. (1969). Growth Rate and Body Composition of Fingerling Sockeye Salmon, Oncorhynchus nerka, in relation to Temperature and Ration Size. </w:t>
      </w:r>
      <w:r w:rsidRPr="00FB48E5">
        <w:rPr>
          <w:i/>
          <w:iCs/>
          <w:lang w:val="en-GB"/>
        </w:rPr>
        <w:t>J. Fish. Res. Bd. Can.</w:t>
      </w:r>
      <w:r w:rsidRPr="00FB48E5">
        <w:rPr>
          <w:lang w:val="en-GB"/>
        </w:rPr>
        <w:t>, 26, 2363–2394.</w:t>
      </w:r>
    </w:p>
    <w:p w14:paraId="5728F594" w14:textId="77777777" w:rsidR="00FB48E5" w:rsidRPr="00FB48E5" w:rsidRDefault="00FB48E5" w:rsidP="00FB48E5">
      <w:pPr>
        <w:pStyle w:val="Bibliography"/>
        <w:rPr>
          <w:lang w:val="en-GB"/>
        </w:rPr>
      </w:pPr>
      <w:r w:rsidRPr="00FB48E5">
        <w:rPr>
          <w:lang w:val="en-GB"/>
        </w:rPr>
        <w:t xml:space="preserve">Brown, J.H., Gillooly, J.F., Allen, A.P., Savage, V.M. &amp; West, G.B. (2004a). Toward a metabolic theory of ecology. </w:t>
      </w:r>
      <w:r w:rsidRPr="00FB48E5">
        <w:rPr>
          <w:i/>
          <w:iCs/>
          <w:lang w:val="en-GB"/>
        </w:rPr>
        <w:t>Ecology</w:t>
      </w:r>
      <w:r w:rsidRPr="00FB48E5">
        <w:rPr>
          <w:lang w:val="en-GB"/>
        </w:rPr>
        <w:t>, 85, 1771–1789.</w:t>
      </w:r>
    </w:p>
    <w:p w14:paraId="59620AED" w14:textId="77777777" w:rsidR="00FB48E5" w:rsidRPr="00FB48E5" w:rsidRDefault="00FB48E5" w:rsidP="00FB48E5">
      <w:pPr>
        <w:pStyle w:val="Bibliography"/>
        <w:rPr>
          <w:lang w:val="en-GB"/>
        </w:rPr>
      </w:pPr>
      <w:r w:rsidRPr="00FB48E5">
        <w:rPr>
          <w:lang w:val="en-GB"/>
        </w:rPr>
        <w:t xml:space="preserve">Brown, J.H., Gillooly, J.F., Allen, A.P., Savage, V.M. &amp; West, G.B. (2004b). Toward a metabolic theory of ecology. </w:t>
      </w:r>
      <w:r w:rsidRPr="00FB48E5">
        <w:rPr>
          <w:i/>
          <w:iCs/>
          <w:lang w:val="en-GB"/>
        </w:rPr>
        <w:t>Ecology</w:t>
      </w:r>
      <w:r w:rsidRPr="00FB48E5">
        <w:rPr>
          <w:lang w:val="en-GB"/>
        </w:rPr>
        <w:t>, 85, 1771–1789.</w:t>
      </w:r>
    </w:p>
    <w:p w14:paraId="214A0FF9" w14:textId="77777777" w:rsidR="00FB48E5" w:rsidRPr="00FB48E5" w:rsidRDefault="00FB48E5" w:rsidP="00FB48E5">
      <w:pPr>
        <w:pStyle w:val="Bibliography"/>
        <w:rPr>
          <w:lang w:val="en-GB"/>
        </w:rPr>
      </w:pPr>
      <w:r w:rsidRPr="00FB48E5">
        <w:rPr>
          <w:lang w:val="en-GB"/>
        </w:rPr>
        <w:t xml:space="preserve">Byrd, R.H., Lu, Peihuang., Nocedal, Jorge. &amp; Zhu, Ciyou. (1995). A Limited Memory Algorithm for Bound Constrained Optimization. </w:t>
      </w:r>
      <w:r w:rsidRPr="00FB48E5">
        <w:rPr>
          <w:i/>
          <w:iCs/>
          <w:lang w:val="en-GB"/>
        </w:rPr>
        <w:t>SIAM J. Sci. Comput.</w:t>
      </w:r>
      <w:r w:rsidRPr="00FB48E5">
        <w:rPr>
          <w:lang w:val="en-GB"/>
        </w:rPr>
        <w:t>, 16, 1190–1208.</w:t>
      </w:r>
    </w:p>
    <w:p w14:paraId="3153902F" w14:textId="77777777" w:rsidR="00FB48E5" w:rsidRPr="00FB48E5" w:rsidRDefault="00FB48E5" w:rsidP="00FB48E5">
      <w:pPr>
        <w:pStyle w:val="Bibliography"/>
        <w:rPr>
          <w:lang w:val="en-GB"/>
        </w:rPr>
      </w:pPr>
      <w:r w:rsidRPr="00FB48E5">
        <w:rPr>
          <w:lang w:val="en-GB"/>
        </w:rPr>
        <w:t xml:space="preserve">Canales, T.M., Law, R. &amp; Blanchard, J.L. (2016). Shifts in plankton size spectra modulate growth and coexistence of anchovy and sardine in upwelling systems. </w:t>
      </w:r>
      <w:r w:rsidRPr="00FB48E5">
        <w:rPr>
          <w:i/>
          <w:iCs/>
          <w:lang w:val="en-GB"/>
        </w:rPr>
        <w:t>Canadian Journal of Fisheries and Aquatic Sciences</w:t>
      </w:r>
      <w:r w:rsidRPr="00FB48E5">
        <w:rPr>
          <w:lang w:val="en-GB"/>
        </w:rPr>
        <w:t>, 73, 611–621.</w:t>
      </w:r>
    </w:p>
    <w:p w14:paraId="6DCF34E9" w14:textId="77777777" w:rsidR="00FB48E5" w:rsidRPr="00FB48E5" w:rsidRDefault="00FB48E5" w:rsidP="00FB48E5">
      <w:pPr>
        <w:pStyle w:val="Bibliography"/>
        <w:rPr>
          <w:lang w:val="en-GB"/>
        </w:rPr>
      </w:pPr>
      <w:r w:rsidRPr="00FB48E5">
        <w:rPr>
          <w:lang w:val="en-GB"/>
        </w:rPr>
        <w:t xml:space="preserve">Casini, M., Hjelm, J., Molinero, J.-C., Lövgren, J., Cardinale, M., Bartolino, V., </w:t>
      </w:r>
      <w:r w:rsidRPr="00FB48E5">
        <w:rPr>
          <w:i/>
          <w:iCs/>
          <w:lang w:val="en-GB"/>
        </w:rPr>
        <w:t>et al.</w:t>
      </w:r>
      <w:r w:rsidRPr="00FB48E5">
        <w:rPr>
          <w:lang w:val="en-GB"/>
        </w:rPr>
        <w:t xml:space="preserve"> (2009). Trophic cascades promote threshold-like shifts in pelagic marine ecosystems. </w:t>
      </w:r>
      <w:r w:rsidRPr="00FB48E5">
        <w:rPr>
          <w:i/>
          <w:iCs/>
          <w:lang w:val="en-GB"/>
        </w:rPr>
        <w:t>Proceedings of the National Academy of Sciences, USA</w:t>
      </w:r>
      <w:r w:rsidRPr="00FB48E5">
        <w:rPr>
          <w:lang w:val="en-GB"/>
        </w:rPr>
        <w:t>, 106, 197–202.</w:t>
      </w:r>
    </w:p>
    <w:p w14:paraId="412DC6AE" w14:textId="77777777" w:rsidR="00FB48E5" w:rsidRPr="00FB48E5" w:rsidRDefault="00FB48E5" w:rsidP="00FB48E5">
      <w:pPr>
        <w:pStyle w:val="Bibliography"/>
        <w:rPr>
          <w:lang w:val="en-GB"/>
        </w:rPr>
      </w:pPr>
      <w:r w:rsidRPr="00FB48E5">
        <w:rPr>
          <w:lang w:val="en-GB"/>
        </w:rPr>
        <w:t xml:space="preserve">Cheung, W.W.L., Sarmiento, J.L., Dunne, J., Frölicher, T.L., Lam, V.W.Y., Deng Palomares, M.L., </w:t>
      </w:r>
      <w:r w:rsidRPr="00FB48E5">
        <w:rPr>
          <w:i/>
          <w:iCs/>
          <w:lang w:val="en-GB"/>
        </w:rPr>
        <w:t>et al.</w:t>
      </w:r>
      <w:r w:rsidRPr="00FB48E5">
        <w:rPr>
          <w:lang w:val="en-GB"/>
        </w:rPr>
        <w:t xml:space="preserve"> (2013). Shrinking of fishes exacerbates impacts of global ocean changes on marine ecosystems. </w:t>
      </w:r>
      <w:r w:rsidRPr="00FB48E5">
        <w:rPr>
          <w:i/>
          <w:iCs/>
          <w:lang w:val="en-GB"/>
        </w:rPr>
        <w:t>Nature Climate Change</w:t>
      </w:r>
      <w:r w:rsidRPr="00FB48E5">
        <w:rPr>
          <w:lang w:val="en-GB"/>
        </w:rPr>
        <w:t>, 3, 254–258.</w:t>
      </w:r>
    </w:p>
    <w:p w14:paraId="142BDAC1" w14:textId="77777777" w:rsidR="00FB48E5" w:rsidRPr="00FB48E5" w:rsidRDefault="00FB48E5" w:rsidP="00FB48E5">
      <w:pPr>
        <w:pStyle w:val="Bibliography"/>
        <w:rPr>
          <w:lang w:val="en-GB"/>
        </w:rPr>
      </w:pPr>
      <w:r w:rsidRPr="00FB48E5">
        <w:rPr>
          <w:lang w:val="en-GB"/>
        </w:rPr>
        <w:t xml:space="preserve">Clarke, A. &amp; Johnston, N.M. (1999). Scaling of metabolic rate with body mass and temperature in teleost fish. </w:t>
      </w:r>
      <w:r w:rsidRPr="00FB48E5">
        <w:rPr>
          <w:i/>
          <w:iCs/>
          <w:lang w:val="en-GB"/>
        </w:rPr>
        <w:t>Journal of Animal Ecology</w:t>
      </w:r>
      <w:r w:rsidRPr="00FB48E5">
        <w:rPr>
          <w:lang w:val="en-GB"/>
        </w:rPr>
        <w:t>, 68, 893–905.</w:t>
      </w:r>
    </w:p>
    <w:p w14:paraId="7173D3E9" w14:textId="77777777" w:rsidR="00FB48E5" w:rsidRPr="00FB48E5" w:rsidRDefault="00FB48E5" w:rsidP="00FB48E5">
      <w:pPr>
        <w:pStyle w:val="Bibliography"/>
        <w:rPr>
          <w:lang w:val="en-GB"/>
        </w:rPr>
      </w:pPr>
      <w:r w:rsidRPr="00FB48E5">
        <w:rPr>
          <w:lang w:val="en-GB"/>
        </w:rPr>
        <w:t xml:space="preserve">Daufresne, M., Lengfellner, K. &amp; Sommer, U. (2009). Global warming benefits the small in aquatic ecosystems. </w:t>
      </w:r>
      <w:r w:rsidRPr="00FB48E5">
        <w:rPr>
          <w:i/>
          <w:iCs/>
          <w:lang w:val="en-GB"/>
        </w:rPr>
        <w:t>Proceedings of the National Academy of Sciences, USA</w:t>
      </w:r>
      <w:r w:rsidRPr="00FB48E5">
        <w:rPr>
          <w:lang w:val="en-GB"/>
        </w:rPr>
        <w:t>, 106, 12788–12793.</w:t>
      </w:r>
    </w:p>
    <w:p w14:paraId="03957B86" w14:textId="77777777" w:rsidR="00FB48E5" w:rsidRPr="00FB48E5" w:rsidRDefault="00FB48E5" w:rsidP="00FB48E5">
      <w:pPr>
        <w:pStyle w:val="Bibliography"/>
        <w:rPr>
          <w:lang w:val="en-GB"/>
        </w:rPr>
      </w:pPr>
      <w:r w:rsidRPr="00FB48E5">
        <w:rPr>
          <w:lang w:val="en-GB"/>
        </w:rPr>
        <w:t xml:space="preserve">Downs, C.J., Hayes, J.P. &amp; Tracy, C.R. (2008). Scaling metabolic rate with body mass and inverse body temperature: A test of the Arrhenius fractal supply model. </w:t>
      </w:r>
      <w:r w:rsidRPr="00FB48E5">
        <w:rPr>
          <w:i/>
          <w:iCs/>
          <w:lang w:val="en-GB"/>
        </w:rPr>
        <w:t>Functional Ecology</w:t>
      </w:r>
      <w:r w:rsidRPr="00FB48E5">
        <w:rPr>
          <w:lang w:val="en-GB"/>
        </w:rPr>
        <w:t>, 22, 239–244.</w:t>
      </w:r>
    </w:p>
    <w:p w14:paraId="18B06A1F" w14:textId="77777777" w:rsidR="00FB48E5" w:rsidRPr="00FB48E5" w:rsidRDefault="00FB48E5" w:rsidP="00FB48E5">
      <w:pPr>
        <w:pStyle w:val="Bibliography"/>
        <w:rPr>
          <w:lang w:val="en-GB"/>
        </w:rPr>
      </w:pPr>
      <w:r w:rsidRPr="00FB48E5">
        <w:rPr>
          <w:lang w:val="en-GB"/>
        </w:rPr>
        <w:t xml:space="preserve">Englund, G., Öhlund, G., Hein, C.L. &amp; Diehl, S. (2011). Temperature dependence of the functional response. </w:t>
      </w:r>
      <w:r w:rsidRPr="00FB48E5">
        <w:rPr>
          <w:i/>
          <w:iCs/>
          <w:lang w:val="en-GB"/>
        </w:rPr>
        <w:t>Ecology Letters</w:t>
      </w:r>
      <w:r w:rsidRPr="00FB48E5">
        <w:rPr>
          <w:lang w:val="en-GB"/>
        </w:rPr>
        <w:t>, 14, 914–921.</w:t>
      </w:r>
    </w:p>
    <w:p w14:paraId="42E3E1B5" w14:textId="77777777" w:rsidR="00FB48E5" w:rsidRPr="00FB48E5" w:rsidRDefault="00FB48E5" w:rsidP="00FB48E5">
      <w:pPr>
        <w:pStyle w:val="Bibliography"/>
        <w:rPr>
          <w:lang w:val="en-GB"/>
        </w:rPr>
      </w:pPr>
      <w:r w:rsidRPr="00FB48E5">
        <w:rPr>
          <w:lang w:val="en-GB"/>
        </w:rPr>
        <w:lastRenderedPageBreak/>
        <w:t xml:space="preserve">Forster, J., Hirst, A.G. &amp; Atkinson, D. (2012). Warming-induced reductions in body size are greater in aquatic than terrestrial species. </w:t>
      </w:r>
      <w:r w:rsidRPr="00FB48E5">
        <w:rPr>
          <w:i/>
          <w:iCs/>
          <w:lang w:val="en-GB"/>
        </w:rPr>
        <w:t>PNAS</w:t>
      </w:r>
      <w:r w:rsidRPr="00FB48E5">
        <w:rPr>
          <w:lang w:val="en-GB"/>
        </w:rPr>
        <w:t>, 109, 19310–19314.</w:t>
      </w:r>
    </w:p>
    <w:p w14:paraId="3B56AA4E" w14:textId="77777777" w:rsidR="00FB48E5" w:rsidRPr="00FB48E5" w:rsidRDefault="00FB48E5" w:rsidP="00FB48E5">
      <w:pPr>
        <w:pStyle w:val="Bibliography"/>
        <w:rPr>
          <w:lang w:val="en-GB"/>
        </w:rPr>
      </w:pPr>
      <w:r w:rsidRPr="00FB48E5">
        <w:rPr>
          <w:lang w:val="en-GB"/>
        </w:rPr>
        <w:t xml:space="preserve">Free, C.M., Thorson, J.T., Pinsky, M.L., Oken, K.L., Wiedenmann, J. &amp; Jensen, O.P. (2019). Impacts of historical warming on marine fisheries production. </w:t>
      </w:r>
      <w:r w:rsidRPr="00FB48E5">
        <w:rPr>
          <w:i/>
          <w:iCs/>
          <w:lang w:val="en-GB"/>
        </w:rPr>
        <w:t>Science</w:t>
      </w:r>
      <w:r w:rsidRPr="00FB48E5">
        <w:rPr>
          <w:lang w:val="en-GB"/>
        </w:rPr>
        <w:t>, 363, 979–983.</w:t>
      </w:r>
    </w:p>
    <w:p w14:paraId="06D04C1B" w14:textId="77777777" w:rsidR="00FB48E5" w:rsidRPr="00B26435" w:rsidRDefault="00FB48E5" w:rsidP="00FB48E5">
      <w:pPr>
        <w:pStyle w:val="Bibliography"/>
        <w:rPr>
          <w:lang w:val="sv-SE"/>
        </w:rPr>
      </w:pPr>
      <w:r w:rsidRPr="00FB48E5">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26435">
        <w:rPr>
          <w:i/>
          <w:iCs/>
          <w:lang w:val="sv-SE"/>
        </w:rPr>
        <w:t>Aquaculture International</w:t>
      </w:r>
      <w:r w:rsidRPr="00B26435">
        <w:rPr>
          <w:lang w:val="sv-SE"/>
        </w:rPr>
        <w:t>, 19, 131–141.</w:t>
      </w:r>
    </w:p>
    <w:p w14:paraId="00044C27" w14:textId="77777777" w:rsidR="00FB48E5" w:rsidRPr="00FB48E5" w:rsidRDefault="00FB48E5" w:rsidP="00FB48E5">
      <w:pPr>
        <w:pStyle w:val="Bibliography"/>
        <w:rPr>
          <w:lang w:val="en-GB"/>
        </w:rPr>
      </w:pPr>
      <w:r w:rsidRPr="00B26435">
        <w:rPr>
          <w:lang w:val="sv-SE"/>
        </w:rPr>
        <w:t xml:space="preserve">Gårdmark, A., Casini, M., Huss, M., van Leeuwen, A., Hjelm, J., Persson, L., </w:t>
      </w:r>
      <w:r w:rsidRPr="00B26435">
        <w:rPr>
          <w:i/>
          <w:iCs/>
          <w:lang w:val="sv-SE"/>
        </w:rPr>
        <w:t>et al.</w:t>
      </w:r>
      <w:r w:rsidRPr="00B26435">
        <w:rPr>
          <w:lang w:val="sv-SE"/>
        </w:rPr>
        <w:t xml:space="preserve"> </w:t>
      </w:r>
      <w:r w:rsidRPr="00FB48E5">
        <w:rPr>
          <w:lang w:val="en-GB"/>
        </w:rPr>
        <w:t xml:space="preserve">(2015). Regime shifts in exploited marine food webs: detecting mechanisms underlying alternative stable states using size-structured community dynamics theory. </w:t>
      </w:r>
      <w:r w:rsidRPr="00FB48E5">
        <w:rPr>
          <w:i/>
          <w:iCs/>
          <w:lang w:val="en-GB"/>
        </w:rPr>
        <w:t>Phil. Trans. R. Soc. B</w:t>
      </w:r>
      <w:r w:rsidRPr="00FB48E5">
        <w:rPr>
          <w:lang w:val="en-GB"/>
        </w:rPr>
        <w:t>, 370, 20130262.</w:t>
      </w:r>
    </w:p>
    <w:p w14:paraId="3FEA2B51" w14:textId="77777777" w:rsidR="00FB48E5" w:rsidRPr="00FB48E5" w:rsidRDefault="00FB48E5" w:rsidP="00FB48E5">
      <w:pPr>
        <w:pStyle w:val="Bibliography"/>
        <w:rPr>
          <w:lang w:val="en-GB"/>
        </w:rPr>
      </w:pPr>
      <w:r w:rsidRPr="00FB48E5">
        <w:rPr>
          <w:lang w:val="en-GB"/>
        </w:rPr>
        <w:t xml:space="preserve">Gilbert, B., Tunney, T.D., McCann, K.S., DeLong, J.P., Vasseur, D.A., Savage, V.M., </w:t>
      </w:r>
      <w:r w:rsidRPr="00FB48E5">
        <w:rPr>
          <w:i/>
          <w:iCs/>
          <w:lang w:val="en-GB"/>
        </w:rPr>
        <w:t>et al.</w:t>
      </w:r>
      <w:r w:rsidRPr="00FB48E5">
        <w:rPr>
          <w:lang w:val="en-GB"/>
        </w:rPr>
        <w:t xml:space="preserve"> (2014). A bioenergetic framework for the temperature dependence of trophic interactions. </w:t>
      </w:r>
      <w:r w:rsidRPr="00FB48E5">
        <w:rPr>
          <w:i/>
          <w:iCs/>
          <w:lang w:val="en-GB"/>
        </w:rPr>
        <w:t>Ecology Letters</w:t>
      </w:r>
      <w:r w:rsidRPr="00FB48E5">
        <w:rPr>
          <w:lang w:val="en-GB"/>
        </w:rPr>
        <w:t>, 17, 902–914.</w:t>
      </w:r>
    </w:p>
    <w:p w14:paraId="158C9048" w14:textId="77777777" w:rsidR="00FB48E5" w:rsidRPr="00FB48E5" w:rsidRDefault="00FB48E5" w:rsidP="00FB48E5">
      <w:pPr>
        <w:pStyle w:val="Bibliography"/>
        <w:rPr>
          <w:lang w:val="en-GB"/>
        </w:rPr>
      </w:pPr>
      <w:r w:rsidRPr="00FB48E5">
        <w:rPr>
          <w:lang w:val="en-GB"/>
        </w:rPr>
        <w:t xml:space="preserve">Gillooly, J.F., Brown, J.H., West, G.B., Savage, V.M. &amp; Charnov, E.L. (2001). Effects of size and temperature on metabolic rate. </w:t>
      </w:r>
      <w:r w:rsidRPr="00FB48E5">
        <w:rPr>
          <w:i/>
          <w:iCs/>
          <w:lang w:val="en-GB"/>
        </w:rPr>
        <w:t>Science</w:t>
      </w:r>
      <w:r w:rsidRPr="00FB48E5">
        <w:rPr>
          <w:lang w:val="en-GB"/>
        </w:rPr>
        <w:t>, 2248–2251.</w:t>
      </w:r>
    </w:p>
    <w:p w14:paraId="4C87D0EE" w14:textId="77777777" w:rsidR="00FB48E5" w:rsidRPr="00FB48E5" w:rsidRDefault="00FB48E5" w:rsidP="00FB48E5">
      <w:pPr>
        <w:pStyle w:val="Bibliography"/>
        <w:rPr>
          <w:lang w:val="en-GB"/>
        </w:rPr>
      </w:pPr>
      <w:r w:rsidRPr="00FB48E5">
        <w:rPr>
          <w:lang w:val="en-GB"/>
        </w:rPr>
        <w:t xml:space="preserve">Handeland, S.O., Imsland, A.K. &amp; Stefansson, S.O. (2008). The effect of temperature and fish size on growth, feed intake, food conversion efficiency and stomach evacuation rate of Atlantic salmon post-smolts. </w:t>
      </w:r>
      <w:r w:rsidRPr="00FB48E5">
        <w:rPr>
          <w:i/>
          <w:iCs/>
          <w:lang w:val="en-GB"/>
        </w:rPr>
        <w:t>Aquaculture</w:t>
      </w:r>
      <w:r w:rsidRPr="00FB48E5">
        <w:rPr>
          <w:lang w:val="en-GB"/>
        </w:rPr>
        <w:t>, 283, 36–42.</w:t>
      </w:r>
    </w:p>
    <w:p w14:paraId="11670BD6" w14:textId="77777777" w:rsidR="00FB48E5" w:rsidRPr="00FB48E5" w:rsidRDefault="00FB48E5" w:rsidP="00FB48E5">
      <w:pPr>
        <w:pStyle w:val="Bibliography"/>
        <w:rPr>
          <w:lang w:val="en-GB"/>
        </w:rPr>
      </w:pPr>
      <w:r w:rsidRPr="00FB48E5">
        <w:rPr>
          <w:lang w:val="en-GB"/>
        </w:rPr>
        <w:t xml:space="preserve">Hartvig, M., Andersen, K.H. &amp; Beyer, J.E. (2011). Food web framework for size-structured populations. </w:t>
      </w:r>
      <w:r w:rsidRPr="00FB48E5">
        <w:rPr>
          <w:i/>
          <w:iCs/>
          <w:lang w:val="en-GB"/>
        </w:rPr>
        <w:t>Journal of Theoretical Biology</w:t>
      </w:r>
      <w:r w:rsidRPr="00FB48E5">
        <w:rPr>
          <w:lang w:val="en-GB"/>
        </w:rPr>
        <w:t>, 272, 113–122.</w:t>
      </w:r>
    </w:p>
    <w:p w14:paraId="393DCE42" w14:textId="77777777" w:rsidR="00FB48E5" w:rsidRPr="00FB48E5" w:rsidRDefault="00FB48E5" w:rsidP="00FB48E5">
      <w:pPr>
        <w:pStyle w:val="Bibliography"/>
        <w:rPr>
          <w:lang w:val="en-GB"/>
        </w:rPr>
      </w:pPr>
      <w:r w:rsidRPr="00FB48E5">
        <w:rPr>
          <w:lang w:val="en-GB"/>
        </w:rPr>
        <w:t xml:space="preserve">Huey, R.B. &amp; Kingsolver, J.G. (2019). Climate Warming, Resource Availability, and the Metabolic Meltdown of Ectotherms. </w:t>
      </w:r>
      <w:r w:rsidRPr="00FB48E5">
        <w:rPr>
          <w:i/>
          <w:iCs/>
          <w:lang w:val="en-GB"/>
        </w:rPr>
        <w:t>The American Naturalist</w:t>
      </w:r>
      <w:r w:rsidRPr="00FB48E5">
        <w:rPr>
          <w:lang w:val="en-GB"/>
        </w:rPr>
        <w:t>, 194, E140–E150.</w:t>
      </w:r>
    </w:p>
    <w:p w14:paraId="131E98B0" w14:textId="77777777" w:rsidR="00FB48E5" w:rsidRPr="00FB48E5" w:rsidRDefault="00FB48E5" w:rsidP="00FB48E5">
      <w:pPr>
        <w:pStyle w:val="Bibliography"/>
        <w:rPr>
          <w:lang w:val="en-GB"/>
        </w:rPr>
      </w:pPr>
      <w:r w:rsidRPr="00FB48E5">
        <w:rPr>
          <w:lang w:val="en-GB"/>
        </w:rPr>
        <w:t xml:space="preserve">Huss, M., Lindmark, M., Jacobson, P., van Dorst, R.M. &amp; Gårdmark, A. (2019). Experimental evidence of gradual size‐dependent shifts in body size and growth of fish in response to warming. </w:t>
      </w:r>
      <w:r w:rsidRPr="00FB48E5">
        <w:rPr>
          <w:i/>
          <w:iCs/>
          <w:lang w:val="en-GB"/>
        </w:rPr>
        <w:t>Glob Change Biol</w:t>
      </w:r>
      <w:r w:rsidRPr="00FB48E5">
        <w:rPr>
          <w:lang w:val="en-GB"/>
        </w:rPr>
        <w:t>, gcb.14637.</w:t>
      </w:r>
    </w:p>
    <w:p w14:paraId="17D46232" w14:textId="77777777" w:rsidR="00FB48E5" w:rsidRPr="00FB48E5" w:rsidRDefault="00FB48E5" w:rsidP="00FB48E5">
      <w:pPr>
        <w:pStyle w:val="Bibliography"/>
        <w:rPr>
          <w:lang w:val="en-GB"/>
        </w:rPr>
      </w:pPr>
      <w:r w:rsidRPr="00FB48E5">
        <w:rPr>
          <w:lang w:val="en-GB"/>
        </w:rPr>
        <w:t xml:space="preserve">ICES. (2013). </w:t>
      </w:r>
      <w:r w:rsidRPr="00FB48E5">
        <w:rPr>
          <w:i/>
          <w:iCs/>
          <w:lang w:val="en-GB"/>
        </w:rPr>
        <w:t>Report of the Baltic Fisheries Assessment Working Group (WGBFAS)</w:t>
      </w:r>
      <w:r w:rsidRPr="00FB48E5">
        <w:rPr>
          <w:lang w:val="en-GB"/>
        </w:rPr>
        <w:t xml:space="preserve"> ( No. ICES CM 2013/ACOM:10.). 10-17 April 2013 ICES Headquarters, Copenhagen.</w:t>
      </w:r>
    </w:p>
    <w:p w14:paraId="49C7CBDD" w14:textId="77777777" w:rsidR="00FB48E5" w:rsidRPr="00FB48E5" w:rsidRDefault="00FB48E5" w:rsidP="00FB48E5">
      <w:pPr>
        <w:pStyle w:val="Bibliography"/>
        <w:rPr>
          <w:lang w:val="en-GB"/>
        </w:rPr>
      </w:pPr>
      <w:r w:rsidRPr="00FB48E5">
        <w:rPr>
          <w:lang w:val="en-GB"/>
        </w:rPr>
        <w:t xml:space="preserve">ICES. (2015). </w:t>
      </w:r>
      <w:r w:rsidRPr="00FB48E5">
        <w:rPr>
          <w:i/>
          <w:iCs/>
          <w:lang w:val="en-GB"/>
        </w:rPr>
        <w:t>Report of the Baltic Fisheries Assessment Working Group (WGBFAS)</w:t>
      </w:r>
      <w:r w:rsidRPr="00FB48E5">
        <w:rPr>
          <w:lang w:val="en-GB"/>
        </w:rPr>
        <w:t xml:space="preserve"> ( No. ICES CM 2015/ACOM:10). 14-21 April 2015 ICES Headquarters, Copenhagen.</w:t>
      </w:r>
    </w:p>
    <w:p w14:paraId="10E4C3DD" w14:textId="77777777" w:rsidR="00FB48E5" w:rsidRPr="00FB48E5" w:rsidRDefault="00FB48E5" w:rsidP="00FB48E5">
      <w:pPr>
        <w:pStyle w:val="Bibliography"/>
        <w:rPr>
          <w:lang w:val="en-GB"/>
        </w:rPr>
      </w:pPr>
      <w:r w:rsidRPr="00FB48E5">
        <w:rPr>
          <w:lang w:val="en-GB"/>
        </w:rPr>
        <w:t xml:space="preserve">Jacobsen, N.S., Burgess, M.G. &amp; Andersen, K.H. (2017). Efficiency of fisheries is increasing at the ecosystem level. </w:t>
      </w:r>
      <w:r w:rsidRPr="00FB48E5">
        <w:rPr>
          <w:i/>
          <w:iCs/>
          <w:lang w:val="en-GB"/>
        </w:rPr>
        <w:t>Fish and Fisheries</w:t>
      </w:r>
      <w:r w:rsidRPr="00FB48E5">
        <w:rPr>
          <w:lang w:val="en-GB"/>
        </w:rPr>
        <w:t>, 18, 199–211.</w:t>
      </w:r>
    </w:p>
    <w:p w14:paraId="333AC250" w14:textId="77777777" w:rsidR="00FB48E5" w:rsidRPr="00FB48E5" w:rsidRDefault="00FB48E5" w:rsidP="00FB48E5">
      <w:pPr>
        <w:pStyle w:val="Bibliography"/>
        <w:rPr>
          <w:lang w:val="en-GB"/>
        </w:rPr>
      </w:pPr>
      <w:r w:rsidRPr="00FB48E5">
        <w:rPr>
          <w:lang w:val="en-GB"/>
        </w:rPr>
        <w:t xml:space="preserve">Jobling, M. (1997). Temperature and growth: modulation of growth rate via temperature change. In: </w:t>
      </w:r>
      <w:r w:rsidRPr="00FB48E5">
        <w:rPr>
          <w:i/>
          <w:iCs/>
          <w:lang w:val="en-GB"/>
        </w:rPr>
        <w:t>Global Warming: Implications for Freshwater and Marine Fish</w:t>
      </w:r>
      <w:r w:rsidRPr="00FB48E5">
        <w:rPr>
          <w:lang w:val="en-GB"/>
        </w:rPr>
        <w:t xml:space="preserve"> (eds. Wood, C.M. &amp; McDonald, D.G.). Cambridge University Press, Cambridge, pp. 225–254.</w:t>
      </w:r>
    </w:p>
    <w:p w14:paraId="703D4669" w14:textId="77777777" w:rsidR="00FB48E5" w:rsidRPr="00FB48E5" w:rsidRDefault="00FB48E5" w:rsidP="00FB48E5">
      <w:pPr>
        <w:pStyle w:val="Bibliography"/>
        <w:rPr>
          <w:lang w:val="en-GB"/>
        </w:rPr>
      </w:pPr>
      <w:r w:rsidRPr="00FB48E5">
        <w:rPr>
          <w:lang w:val="en-GB"/>
        </w:rPr>
        <w:t xml:space="preserve">Lefevre, S., McKenzie, D.J. &amp; Nilsson, G.E. (2018). In modelling effects of global warming, invalid assumptions lead to unrealistic projections. </w:t>
      </w:r>
      <w:r w:rsidRPr="00FB48E5">
        <w:rPr>
          <w:i/>
          <w:iCs/>
          <w:lang w:val="en-GB"/>
        </w:rPr>
        <w:t>Global Change Biology</w:t>
      </w:r>
      <w:r w:rsidRPr="00FB48E5">
        <w:rPr>
          <w:lang w:val="en-GB"/>
        </w:rPr>
        <w:t>, 24, 553–556.</w:t>
      </w:r>
    </w:p>
    <w:p w14:paraId="79C311B1" w14:textId="77777777" w:rsidR="00FB48E5" w:rsidRPr="00FB48E5" w:rsidRDefault="00FB48E5" w:rsidP="00FB48E5">
      <w:pPr>
        <w:pStyle w:val="Bibliography"/>
        <w:rPr>
          <w:lang w:val="en-GB"/>
        </w:rPr>
      </w:pPr>
      <w:r w:rsidRPr="00FB48E5">
        <w:rPr>
          <w:lang w:val="en-GB"/>
        </w:rPr>
        <w:t xml:space="preserve">Lefort, S., Aumont, O., Bopp, L., Arsouze, T., Gehlen, M. &amp; Maury, O. (2015). Spatial and body-size dependent response of marine pelagic communities to projected global climate change. </w:t>
      </w:r>
      <w:r w:rsidRPr="00FB48E5">
        <w:rPr>
          <w:i/>
          <w:iCs/>
          <w:lang w:val="en-GB"/>
        </w:rPr>
        <w:t>Global Change Biology</w:t>
      </w:r>
      <w:r w:rsidRPr="00FB48E5">
        <w:rPr>
          <w:lang w:val="en-GB"/>
        </w:rPr>
        <w:t>, 21, 154–164.</w:t>
      </w:r>
    </w:p>
    <w:p w14:paraId="4B8AB4B4" w14:textId="77777777" w:rsidR="00FB48E5" w:rsidRPr="00FB48E5" w:rsidRDefault="00FB48E5" w:rsidP="00FB48E5">
      <w:pPr>
        <w:pStyle w:val="Bibliography"/>
        <w:rPr>
          <w:lang w:val="en-GB"/>
        </w:rPr>
      </w:pPr>
      <w:r w:rsidRPr="00FB48E5">
        <w:rPr>
          <w:lang w:val="en-GB"/>
        </w:rPr>
        <w:t xml:space="preserve">Lindegren, M., Möllmann, C., Nielsen, A., Brander, K., MacKenzie, B.R. &amp; Stenseth, N.Chr. (2010). Ecological forecasting under climate change: the case of Baltic cod. </w:t>
      </w:r>
      <w:r w:rsidRPr="00FB48E5">
        <w:rPr>
          <w:i/>
          <w:iCs/>
          <w:lang w:val="en-GB"/>
        </w:rPr>
        <w:t>Proceedings of the Royal Society B: Biological Sciences</w:t>
      </w:r>
      <w:r w:rsidRPr="00FB48E5">
        <w:rPr>
          <w:lang w:val="en-GB"/>
        </w:rPr>
        <w:t>, 277, 2121–2130.</w:t>
      </w:r>
    </w:p>
    <w:p w14:paraId="23432B8B" w14:textId="77777777" w:rsidR="00FB48E5" w:rsidRPr="00FB48E5" w:rsidRDefault="00FB48E5" w:rsidP="00FB48E5">
      <w:pPr>
        <w:pStyle w:val="Bibliography"/>
        <w:rPr>
          <w:lang w:val="en-GB"/>
        </w:rPr>
      </w:pPr>
      <w:r w:rsidRPr="00FB48E5">
        <w:rPr>
          <w:lang w:val="en-GB"/>
        </w:rPr>
        <w:t xml:space="preserve">Lotze, H.K., Tittensor, D.P., Bryndum-Buchholz, A., Eddy, T.D., Cheung, W.W.L., Galbraith, E.D., </w:t>
      </w:r>
      <w:r w:rsidRPr="00FB48E5">
        <w:rPr>
          <w:i/>
          <w:iCs/>
          <w:lang w:val="en-GB"/>
        </w:rPr>
        <w:t>et al.</w:t>
      </w:r>
      <w:r w:rsidRPr="00FB48E5">
        <w:rPr>
          <w:lang w:val="en-GB"/>
        </w:rPr>
        <w:t xml:space="preserve"> (2019). Global ensemble projections reveal trophic amplification of ocean biomass declines with climate change. </w:t>
      </w:r>
      <w:r w:rsidRPr="00FB48E5">
        <w:rPr>
          <w:i/>
          <w:iCs/>
          <w:lang w:val="en-GB"/>
        </w:rPr>
        <w:t>Proceedings of the National Academy of Sciences</w:t>
      </w:r>
      <w:r w:rsidRPr="00FB48E5">
        <w:rPr>
          <w:lang w:val="en-GB"/>
        </w:rPr>
        <w:t>, 116, 12907–12912.</w:t>
      </w:r>
    </w:p>
    <w:p w14:paraId="62EA3847" w14:textId="77777777" w:rsidR="00FB48E5" w:rsidRPr="00FB48E5" w:rsidRDefault="00FB48E5" w:rsidP="00FB48E5">
      <w:pPr>
        <w:pStyle w:val="Bibliography"/>
        <w:rPr>
          <w:lang w:val="en-GB"/>
        </w:rPr>
      </w:pPr>
      <w:r w:rsidRPr="00FB48E5">
        <w:rPr>
          <w:lang w:val="en-GB"/>
        </w:rPr>
        <w:lastRenderedPageBreak/>
        <w:t xml:space="preserve">Mackenzie, B.R., Gislason, H., Möllmann, C. &amp; Köster, F.W. (2007). Impact of 21st century climate change on the Baltic Sea fish community and fisheries. </w:t>
      </w:r>
      <w:r w:rsidRPr="00FB48E5">
        <w:rPr>
          <w:i/>
          <w:iCs/>
          <w:lang w:val="en-GB"/>
        </w:rPr>
        <w:t>Global Change Biology</w:t>
      </w:r>
      <w:r w:rsidRPr="00FB48E5">
        <w:rPr>
          <w:lang w:val="en-GB"/>
        </w:rPr>
        <w:t>, 13, 1348–1367.</w:t>
      </w:r>
    </w:p>
    <w:p w14:paraId="4E7DF241" w14:textId="77777777" w:rsidR="00FB48E5" w:rsidRPr="00FB48E5" w:rsidRDefault="00FB48E5" w:rsidP="00FB48E5">
      <w:pPr>
        <w:pStyle w:val="Bibliography"/>
        <w:rPr>
          <w:lang w:val="en-GB"/>
        </w:rPr>
      </w:pPr>
      <w:r w:rsidRPr="00FB48E5">
        <w:rPr>
          <w:lang w:val="en-GB"/>
        </w:rPr>
        <w:t xml:space="preserve">MacKenzie, B.R. &amp; Köster, F.W. (2004). Fish Production and Climate: Sprat in the Baltic Sea. </w:t>
      </w:r>
      <w:r w:rsidRPr="00FB48E5">
        <w:rPr>
          <w:i/>
          <w:iCs/>
          <w:lang w:val="en-GB"/>
        </w:rPr>
        <w:t>Ecology</w:t>
      </w:r>
      <w:r w:rsidRPr="00FB48E5">
        <w:rPr>
          <w:lang w:val="en-GB"/>
        </w:rPr>
        <w:t>, 85, 784–794.</w:t>
      </w:r>
    </w:p>
    <w:p w14:paraId="50C3881F" w14:textId="77777777" w:rsidR="00FB48E5" w:rsidRPr="00FB48E5" w:rsidRDefault="00FB48E5" w:rsidP="00FB48E5">
      <w:pPr>
        <w:pStyle w:val="Bibliography"/>
        <w:rPr>
          <w:lang w:val="en-GB"/>
        </w:rPr>
      </w:pPr>
      <w:r w:rsidRPr="00FB48E5">
        <w:rPr>
          <w:lang w:val="en-GB"/>
        </w:rPr>
        <w:t xml:space="preserve">McCauley, D.J., Pinsky, M.L., Palumbi, S.R., Estes, J.A., Joyce, F.H. &amp; Warner, R.R. (2015). Marine defaunation: Animal loss in the global ocean. </w:t>
      </w:r>
      <w:r w:rsidRPr="00FB48E5">
        <w:rPr>
          <w:i/>
          <w:iCs/>
          <w:lang w:val="en-GB"/>
        </w:rPr>
        <w:t>Science</w:t>
      </w:r>
      <w:r w:rsidRPr="00FB48E5">
        <w:rPr>
          <w:lang w:val="en-GB"/>
        </w:rPr>
        <w:t>, 347.</w:t>
      </w:r>
    </w:p>
    <w:p w14:paraId="7849E54D" w14:textId="77777777" w:rsidR="00FB48E5" w:rsidRPr="00FB48E5" w:rsidRDefault="00FB48E5" w:rsidP="00FB48E5">
      <w:pPr>
        <w:pStyle w:val="Bibliography"/>
        <w:rPr>
          <w:lang w:val="en-GB"/>
        </w:rPr>
      </w:pPr>
      <w:r w:rsidRPr="00FB48E5">
        <w:rPr>
          <w:lang w:val="en-GB"/>
        </w:rPr>
        <w:t xml:space="preserve">Mion, M., Thorsen, A., Vitale, F., Dierking, J., Herrmann, J.P., Huwer, B., </w:t>
      </w:r>
      <w:r w:rsidRPr="00FB48E5">
        <w:rPr>
          <w:i/>
          <w:iCs/>
          <w:lang w:val="en-GB"/>
        </w:rPr>
        <w:t>et al.</w:t>
      </w:r>
      <w:r w:rsidRPr="00FB48E5">
        <w:rPr>
          <w:lang w:val="en-GB"/>
        </w:rPr>
        <w:t xml:space="preserve"> (2018). Effect of fish length and nutritional condition on the fecundity of distressed Atlantic cod </w:t>
      </w:r>
      <w:r w:rsidRPr="00FB48E5">
        <w:rPr>
          <w:i/>
          <w:iCs/>
          <w:lang w:val="en-GB"/>
        </w:rPr>
        <w:t>Gadus morhua</w:t>
      </w:r>
      <w:r w:rsidRPr="00FB48E5">
        <w:rPr>
          <w:lang w:val="en-GB"/>
        </w:rPr>
        <w:t xml:space="preserve"> from the Baltic Sea: POTENTIAL FECUNDITY OF BALTIC </w:t>
      </w:r>
      <w:r w:rsidRPr="00FB48E5">
        <w:rPr>
          <w:i/>
          <w:iCs/>
          <w:lang w:val="en-GB"/>
        </w:rPr>
        <w:t>G. MORHUA</w:t>
      </w:r>
      <w:r w:rsidRPr="00FB48E5">
        <w:rPr>
          <w:lang w:val="en-GB"/>
        </w:rPr>
        <w:t xml:space="preserve">. </w:t>
      </w:r>
      <w:r w:rsidRPr="00FB48E5">
        <w:rPr>
          <w:i/>
          <w:iCs/>
          <w:lang w:val="en-GB"/>
        </w:rPr>
        <w:t>Journal of Fish Biology</w:t>
      </w:r>
      <w:r w:rsidRPr="00FB48E5">
        <w:rPr>
          <w:lang w:val="en-GB"/>
        </w:rPr>
        <w:t>, 92, 1016–1034.</w:t>
      </w:r>
    </w:p>
    <w:p w14:paraId="45EEA539" w14:textId="77777777" w:rsidR="00FB48E5" w:rsidRPr="00FB48E5" w:rsidRDefault="00FB48E5" w:rsidP="00FB48E5">
      <w:pPr>
        <w:pStyle w:val="Bibliography"/>
        <w:rPr>
          <w:lang w:val="en-GB"/>
        </w:rPr>
      </w:pPr>
      <w:r w:rsidRPr="00FB48E5">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FB48E5">
        <w:rPr>
          <w:i/>
          <w:iCs/>
          <w:lang w:val="en-GB"/>
        </w:rPr>
        <w:t>Global Change Biology</w:t>
      </w:r>
      <w:r w:rsidRPr="00FB48E5">
        <w:rPr>
          <w:lang w:val="en-GB"/>
        </w:rPr>
        <w:t>, 15, 1377–1393.</w:t>
      </w:r>
    </w:p>
    <w:p w14:paraId="6F45450F" w14:textId="77777777" w:rsidR="00FB48E5" w:rsidRPr="00FB48E5" w:rsidRDefault="00FB48E5" w:rsidP="00FB48E5">
      <w:pPr>
        <w:pStyle w:val="Bibliography"/>
        <w:rPr>
          <w:lang w:val="en-GB"/>
        </w:rPr>
      </w:pPr>
      <w:r w:rsidRPr="00FB48E5">
        <w:rPr>
          <w:lang w:val="en-GB"/>
        </w:rPr>
        <w:t xml:space="preserve">Morán, X.A.G., López‐Urrutia, Á., Calvo‐Díaz, A. &amp; Li, W.K.W. (2010). Increasing importance of small phytoplankton in a warmer ocean. </w:t>
      </w:r>
      <w:r w:rsidRPr="00FB48E5">
        <w:rPr>
          <w:i/>
          <w:iCs/>
          <w:lang w:val="en-GB"/>
        </w:rPr>
        <w:t>Global Change Biology</w:t>
      </w:r>
      <w:r w:rsidRPr="00FB48E5">
        <w:rPr>
          <w:lang w:val="en-GB"/>
        </w:rPr>
        <w:t>, 16, 1137–1144.</w:t>
      </w:r>
    </w:p>
    <w:p w14:paraId="4F7749FB" w14:textId="77777777" w:rsidR="00FB48E5" w:rsidRPr="00FB48E5" w:rsidRDefault="00FB48E5" w:rsidP="00FB48E5">
      <w:pPr>
        <w:pStyle w:val="Bibliography"/>
        <w:rPr>
          <w:lang w:val="en-GB"/>
        </w:rPr>
      </w:pPr>
      <w:r w:rsidRPr="00542A36">
        <w:rPr>
          <w:lang w:val="sv-SE"/>
        </w:rPr>
        <w:t xml:space="preserve">Morita, K., Fukuwaka, M., Tanimata, N. &amp; Yamamura, O. (2010). </w:t>
      </w:r>
      <w:r w:rsidRPr="00FB48E5">
        <w:rPr>
          <w:lang w:val="en-GB"/>
        </w:rPr>
        <w:t xml:space="preserve">Size-dependent thermal preferences in a pelagic fish. </w:t>
      </w:r>
      <w:r w:rsidRPr="00FB48E5">
        <w:rPr>
          <w:i/>
          <w:iCs/>
          <w:lang w:val="en-GB"/>
        </w:rPr>
        <w:t>Oikos</w:t>
      </w:r>
      <w:r w:rsidRPr="00FB48E5">
        <w:rPr>
          <w:lang w:val="en-GB"/>
        </w:rPr>
        <w:t>, 119, 1265–1272.</w:t>
      </w:r>
    </w:p>
    <w:p w14:paraId="2E5E1400" w14:textId="77777777" w:rsidR="00FB48E5" w:rsidRPr="00542A36" w:rsidRDefault="00FB48E5" w:rsidP="00FB48E5">
      <w:pPr>
        <w:pStyle w:val="Bibliography"/>
        <w:rPr>
          <w:lang w:val="sv-SE"/>
        </w:rPr>
      </w:pPr>
      <w:r w:rsidRPr="00FB48E5">
        <w:rPr>
          <w:lang w:val="en-GB"/>
        </w:rPr>
        <w:t xml:space="preserve">Neubauer, P. &amp; Andersen, K.H. (2019). Thermal performance of fish is explained by an interplay between physiology, behaviour and ecology. </w:t>
      </w:r>
      <w:r w:rsidRPr="00542A36">
        <w:rPr>
          <w:i/>
          <w:iCs/>
          <w:lang w:val="sv-SE"/>
        </w:rPr>
        <w:t>Conserv Physiol</w:t>
      </w:r>
      <w:r w:rsidRPr="00542A36">
        <w:rPr>
          <w:lang w:val="sv-SE"/>
        </w:rPr>
        <w:t>, 7.</w:t>
      </w:r>
    </w:p>
    <w:p w14:paraId="6A321A77" w14:textId="77777777" w:rsidR="00FB48E5" w:rsidRPr="00FB48E5" w:rsidRDefault="00FB48E5" w:rsidP="00FB48E5">
      <w:pPr>
        <w:pStyle w:val="Bibliography"/>
        <w:rPr>
          <w:lang w:val="en-GB"/>
        </w:rPr>
      </w:pPr>
      <w:r w:rsidRPr="00542A36">
        <w:rPr>
          <w:lang w:val="sv-SE"/>
        </w:rPr>
        <w:t xml:space="preserve">Neuenfeldt, S., Bartolino, V., Orio, A., Andersen, K.H., Andersen, N.G., Niiranen, S., </w:t>
      </w:r>
      <w:r w:rsidRPr="00542A36">
        <w:rPr>
          <w:i/>
          <w:iCs/>
          <w:lang w:val="sv-SE"/>
        </w:rPr>
        <w:t>et al.</w:t>
      </w:r>
      <w:r w:rsidRPr="00542A36">
        <w:rPr>
          <w:lang w:val="sv-SE"/>
        </w:rPr>
        <w:t xml:space="preserve"> </w:t>
      </w:r>
      <w:r w:rsidRPr="00FB48E5">
        <w:rPr>
          <w:lang w:val="en-GB"/>
        </w:rPr>
        <w:t xml:space="preserve">(2019). Feeding and growth of Atlantic cod (Gadus morhua L.) in the eastern Baltic Sea under environmental change. </w:t>
      </w:r>
      <w:r w:rsidRPr="00FB48E5">
        <w:rPr>
          <w:i/>
          <w:iCs/>
          <w:lang w:val="en-GB"/>
        </w:rPr>
        <w:t>ICES Journal of Marine Science</w:t>
      </w:r>
      <w:r w:rsidRPr="00FB48E5">
        <w:rPr>
          <w:lang w:val="en-GB"/>
        </w:rPr>
        <w:t>, fsz224.</w:t>
      </w:r>
    </w:p>
    <w:p w14:paraId="1F2E3899" w14:textId="77777777" w:rsidR="00FB48E5" w:rsidRPr="00FB48E5" w:rsidRDefault="00FB48E5" w:rsidP="00FB48E5">
      <w:pPr>
        <w:pStyle w:val="Bibliography"/>
        <w:rPr>
          <w:lang w:val="en-GB"/>
        </w:rPr>
      </w:pPr>
      <w:r w:rsidRPr="00FB48E5">
        <w:rPr>
          <w:lang w:val="en-GB"/>
        </w:rPr>
        <w:t xml:space="preserve">Neuheimer, A.B. &amp; Grønkjaer, P. (2012). Climate effects on size-at-age: growth in warming waters compensates for earlier maturity in an exploited marine fish. </w:t>
      </w:r>
      <w:r w:rsidRPr="00FB48E5">
        <w:rPr>
          <w:i/>
          <w:iCs/>
          <w:lang w:val="en-GB"/>
        </w:rPr>
        <w:t>Global Change Biology</w:t>
      </w:r>
      <w:r w:rsidRPr="00FB48E5">
        <w:rPr>
          <w:lang w:val="en-GB"/>
        </w:rPr>
        <w:t>, 18, 1812–1822.</w:t>
      </w:r>
    </w:p>
    <w:p w14:paraId="4B3E189A" w14:textId="77777777" w:rsidR="00FB48E5" w:rsidRPr="00FB48E5" w:rsidRDefault="00FB48E5" w:rsidP="00FB48E5">
      <w:pPr>
        <w:pStyle w:val="Bibliography"/>
        <w:rPr>
          <w:lang w:val="en-GB"/>
        </w:rPr>
      </w:pPr>
      <w:r w:rsidRPr="00FB48E5">
        <w:rPr>
          <w:lang w:val="en-GB"/>
        </w:rPr>
        <w:t xml:space="preserve">Neuheimer, A.B., Thresher, R.E., Lyle, J.M. &amp; Semmens, J.M. (2011). Tolerance limit for fish growth exceeded by warming waters. </w:t>
      </w:r>
      <w:r w:rsidRPr="00FB48E5">
        <w:rPr>
          <w:i/>
          <w:iCs/>
          <w:lang w:val="en-GB"/>
        </w:rPr>
        <w:t>Nature Climate Change</w:t>
      </w:r>
      <w:r w:rsidRPr="00FB48E5">
        <w:rPr>
          <w:lang w:val="en-GB"/>
        </w:rPr>
        <w:t>, 1, 110–113.</w:t>
      </w:r>
    </w:p>
    <w:p w14:paraId="2842AFAD" w14:textId="77777777" w:rsidR="00FB48E5" w:rsidRPr="00FB48E5" w:rsidRDefault="00FB48E5" w:rsidP="00FB48E5">
      <w:pPr>
        <w:pStyle w:val="Bibliography"/>
        <w:rPr>
          <w:lang w:val="en-GB"/>
        </w:rPr>
      </w:pPr>
      <w:r w:rsidRPr="00FB48E5">
        <w:rPr>
          <w:lang w:val="en-GB"/>
        </w:rPr>
        <w:t xml:space="preserve">Ohlberger, J. (2013). Climate warming and ectotherm body size – from individual physiology to community ecology. </w:t>
      </w:r>
      <w:r w:rsidRPr="00FB48E5">
        <w:rPr>
          <w:i/>
          <w:iCs/>
          <w:lang w:val="en-GB"/>
        </w:rPr>
        <w:t>Functional Ecology</w:t>
      </w:r>
      <w:r w:rsidRPr="00FB48E5">
        <w:rPr>
          <w:lang w:val="en-GB"/>
        </w:rPr>
        <w:t>, 27, 991–1001.</w:t>
      </w:r>
    </w:p>
    <w:p w14:paraId="215A509F" w14:textId="77777777" w:rsidR="00FB48E5" w:rsidRPr="00FB48E5" w:rsidRDefault="00FB48E5" w:rsidP="00FB48E5">
      <w:pPr>
        <w:pStyle w:val="Bibliography"/>
        <w:rPr>
          <w:lang w:val="en-GB"/>
        </w:rPr>
      </w:pPr>
      <w:r w:rsidRPr="00FB48E5">
        <w:rPr>
          <w:lang w:val="en-GB"/>
        </w:rPr>
        <w:t xml:space="preserve">Orio, A., Bergström, U., Florin, A.-B., Lehmann, A., Šics, I. &amp; Casini, M. (2019). Spatial contraction of demersal fish populations in a large marine ecosystem. </w:t>
      </w:r>
      <w:r w:rsidRPr="00FB48E5">
        <w:rPr>
          <w:i/>
          <w:iCs/>
          <w:lang w:val="en-GB"/>
        </w:rPr>
        <w:t>Journal of Biogeography</w:t>
      </w:r>
      <w:r w:rsidRPr="00FB48E5">
        <w:rPr>
          <w:lang w:val="en-GB"/>
        </w:rPr>
        <w:t>, 46, 633–645.</w:t>
      </w:r>
    </w:p>
    <w:p w14:paraId="20D3B643" w14:textId="77777777" w:rsidR="00FB48E5" w:rsidRPr="00FB48E5" w:rsidRDefault="00FB48E5" w:rsidP="00FB48E5">
      <w:pPr>
        <w:pStyle w:val="Bibliography"/>
        <w:rPr>
          <w:lang w:val="en-GB"/>
        </w:rPr>
      </w:pPr>
      <w:r w:rsidRPr="00FB48E5">
        <w:rPr>
          <w:lang w:val="en-GB"/>
        </w:rPr>
        <w:t xml:space="preserve">Pauly, D. (1980). On the interrelationships between natural mortality, growth parameters, and mean environmental temperature in 175 fish stocks. </w:t>
      </w:r>
      <w:r w:rsidRPr="00FB48E5">
        <w:rPr>
          <w:i/>
          <w:iCs/>
          <w:lang w:val="en-GB"/>
        </w:rPr>
        <w:t>ICES Journal of Marine Science</w:t>
      </w:r>
      <w:r w:rsidRPr="00FB48E5">
        <w:rPr>
          <w:lang w:val="en-GB"/>
        </w:rPr>
        <w:t>, 39, 175–192.</w:t>
      </w:r>
    </w:p>
    <w:p w14:paraId="7503DB4A" w14:textId="77777777" w:rsidR="00FB48E5" w:rsidRPr="00FB48E5" w:rsidRDefault="00FB48E5" w:rsidP="00FB48E5">
      <w:pPr>
        <w:pStyle w:val="Bibliography"/>
        <w:rPr>
          <w:lang w:val="en-GB"/>
        </w:rPr>
      </w:pPr>
      <w:r w:rsidRPr="00FB48E5">
        <w:rPr>
          <w:lang w:val="en-GB"/>
        </w:rPr>
        <w:t xml:space="preserve">Pauly, D. &amp; Cheung, W.W.L. (2018). Sound physiological knowledge and principles in modeling shrinking of fishes under climate change. </w:t>
      </w:r>
      <w:r w:rsidRPr="00FB48E5">
        <w:rPr>
          <w:i/>
          <w:iCs/>
          <w:lang w:val="en-GB"/>
        </w:rPr>
        <w:t>Global Change Biology</w:t>
      </w:r>
      <w:r w:rsidRPr="00FB48E5">
        <w:rPr>
          <w:lang w:val="en-GB"/>
        </w:rPr>
        <w:t>, 24, e15–e26.</w:t>
      </w:r>
    </w:p>
    <w:p w14:paraId="30009381" w14:textId="77777777" w:rsidR="00FB48E5" w:rsidRPr="00FB48E5" w:rsidRDefault="00FB48E5" w:rsidP="00FB48E5">
      <w:pPr>
        <w:pStyle w:val="Bibliography"/>
        <w:rPr>
          <w:lang w:val="en-GB"/>
        </w:rPr>
      </w:pPr>
      <w:r w:rsidRPr="00FB48E5">
        <w:rPr>
          <w:lang w:val="en-GB"/>
        </w:rPr>
        <w:t xml:space="preserve">Pinsky, M.L., Worm, B., Fogarty, M.J., Sarmiento, J.L. &amp; Levin, S.A. (2013). Marine Taxa Track Local Climate Velocities. </w:t>
      </w:r>
      <w:r w:rsidRPr="00FB48E5">
        <w:rPr>
          <w:i/>
          <w:iCs/>
          <w:lang w:val="en-GB"/>
        </w:rPr>
        <w:t>Science</w:t>
      </w:r>
      <w:r w:rsidRPr="00FB48E5">
        <w:rPr>
          <w:lang w:val="en-GB"/>
        </w:rPr>
        <w:t>, 341, 1239–1242.</w:t>
      </w:r>
    </w:p>
    <w:p w14:paraId="21278BD0" w14:textId="77777777" w:rsidR="00FB48E5" w:rsidRPr="00FB48E5" w:rsidRDefault="00FB48E5" w:rsidP="00FB48E5">
      <w:pPr>
        <w:pStyle w:val="Bibliography"/>
        <w:rPr>
          <w:lang w:val="en-GB"/>
        </w:rPr>
      </w:pPr>
      <w:r w:rsidRPr="00FB48E5">
        <w:rPr>
          <w:lang w:val="en-GB"/>
        </w:rPr>
        <w:t xml:space="preserve">Pontavice, H. du, Gascuel, D., Reygondeau, G., Maureaud, A. &amp; Cheung, W.W.L. (2019). Climate change undermines the global functioning of marine food webs. </w:t>
      </w:r>
      <w:r w:rsidRPr="00FB48E5">
        <w:rPr>
          <w:i/>
          <w:iCs/>
          <w:lang w:val="en-GB"/>
        </w:rPr>
        <w:t>Global Change Biology</w:t>
      </w:r>
      <w:r w:rsidRPr="00FB48E5">
        <w:rPr>
          <w:lang w:val="en-GB"/>
        </w:rPr>
        <w:t>.</w:t>
      </w:r>
    </w:p>
    <w:p w14:paraId="052B7D23" w14:textId="77777777" w:rsidR="00FB48E5" w:rsidRPr="00FB48E5" w:rsidRDefault="00FB48E5" w:rsidP="00FB48E5">
      <w:pPr>
        <w:pStyle w:val="Bibliography"/>
        <w:rPr>
          <w:lang w:val="en-GB"/>
        </w:rPr>
      </w:pPr>
      <w:r w:rsidRPr="00FB48E5">
        <w:rPr>
          <w:lang w:val="en-GB"/>
        </w:rPr>
        <w:t xml:space="preserve">R Core Team. (2018). </w:t>
      </w:r>
      <w:r w:rsidRPr="00FB48E5">
        <w:rPr>
          <w:i/>
          <w:iCs/>
          <w:lang w:val="en-GB"/>
        </w:rPr>
        <w:t>R: A Language and Environment for Statistical Computing. R Foundation for Statistical Computing</w:t>
      </w:r>
      <w:r w:rsidRPr="00FB48E5">
        <w:rPr>
          <w:lang w:val="en-GB"/>
        </w:rPr>
        <w:t>. Vienna, Austria.</w:t>
      </w:r>
    </w:p>
    <w:p w14:paraId="706C61A2" w14:textId="77777777" w:rsidR="00FB48E5" w:rsidRPr="00FB48E5" w:rsidRDefault="00FB48E5" w:rsidP="00FB48E5">
      <w:pPr>
        <w:pStyle w:val="Bibliography"/>
        <w:rPr>
          <w:lang w:val="en-GB"/>
        </w:rPr>
      </w:pPr>
      <w:r w:rsidRPr="00FB48E5">
        <w:rPr>
          <w:lang w:val="en-GB"/>
        </w:rPr>
        <w:t xml:space="preserve">Rall, B.C., Brose, U., Hartvig, M., Kalinkat, G., Schwarzmuller, F., Vucic-Pestic, O., </w:t>
      </w:r>
      <w:r w:rsidRPr="00FB48E5">
        <w:rPr>
          <w:i/>
          <w:iCs/>
          <w:lang w:val="en-GB"/>
        </w:rPr>
        <w:t>et al.</w:t>
      </w:r>
      <w:r w:rsidRPr="00FB48E5">
        <w:rPr>
          <w:lang w:val="en-GB"/>
        </w:rPr>
        <w:t xml:space="preserve"> (2012). Universal temperature and body-mass scaling of feeding rates. </w:t>
      </w:r>
      <w:r w:rsidRPr="00FB48E5">
        <w:rPr>
          <w:i/>
          <w:iCs/>
          <w:lang w:val="en-GB"/>
        </w:rPr>
        <w:t xml:space="preserve">Philosophical </w:t>
      </w:r>
      <w:r w:rsidRPr="00FB48E5">
        <w:rPr>
          <w:i/>
          <w:iCs/>
          <w:lang w:val="en-GB"/>
        </w:rPr>
        <w:lastRenderedPageBreak/>
        <w:t>Transactions of the Royal Society of London, Series B: Biological Sciences</w:t>
      </w:r>
      <w:r w:rsidRPr="00FB48E5">
        <w:rPr>
          <w:lang w:val="en-GB"/>
        </w:rPr>
        <w:t>, 367, 2923–2934.</w:t>
      </w:r>
    </w:p>
    <w:p w14:paraId="08EA6D5B" w14:textId="77777777" w:rsidR="00FB48E5" w:rsidRPr="00FB48E5" w:rsidRDefault="00FB48E5" w:rsidP="00FB48E5">
      <w:pPr>
        <w:pStyle w:val="Bibliography"/>
        <w:rPr>
          <w:lang w:val="en-GB"/>
        </w:rPr>
      </w:pPr>
      <w:r w:rsidRPr="00FB48E5">
        <w:rPr>
          <w:lang w:val="en-GB"/>
        </w:rPr>
        <w:t xml:space="preserve">Reum, J.C.P., Blanchard, J.L., Holsman, K.K., Aydin, K. &amp; Punt, A.E. (2019). Species‐specific ontogenetic diet shifts attenuate trophic cascades and lengthen food chains in exploited ecosystems. </w:t>
      </w:r>
      <w:r w:rsidRPr="00FB48E5">
        <w:rPr>
          <w:i/>
          <w:iCs/>
          <w:lang w:val="en-GB"/>
        </w:rPr>
        <w:t>Oikos</w:t>
      </w:r>
      <w:r w:rsidRPr="00FB48E5">
        <w:rPr>
          <w:lang w:val="en-GB"/>
        </w:rPr>
        <w:t>, 128, 1051–1064.</w:t>
      </w:r>
    </w:p>
    <w:p w14:paraId="2471E5F2" w14:textId="77777777" w:rsidR="00FB48E5" w:rsidRPr="00FB48E5" w:rsidRDefault="00FB48E5" w:rsidP="00FB48E5">
      <w:pPr>
        <w:pStyle w:val="Bibliography"/>
        <w:rPr>
          <w:lang w:val="en-GB"/>
        </w:rPr>
      </w:pPr>
      <w:r w:rsidRPr="00FB48E5">
        <w:rPr>
          <w:lang w:val="en-GB"/>
        </w:rPr>
        <w:t xml:space="preserve">Righton, D.A., Andersen, K.Haste., Neat, F., Thorsteinsson, V., Steingrund, P., Svedäng, H., </w:t>
      </w:r>
      <w:r w:rsidRPr="00FB48E5">
        <w:rPr>
          <w:i/>
          <w:iCs/>
          <w:lang w:val="en-GB"/>
        </w:rPr>
        <w:t>et al.</w:t>
      </w:r>
      <w:r w:rsidRPr="00FB48E5">
        <w:rPr>
          <w:lang w:val="en-GB"/>
        </w:rPr>
        <w:t xml:space="preserve"> (2010). Thermal niche of Atlantic cod Gadus morhua: limits, tolerance and optima. </w:t>
      </w:r>
      <w:r w:rsidRPr="00FB48E5">
        <w:rPr>
          <w:i/>
          <w:iCs/>
          <w:lang w:val="en-GB"/>
        </w:rPr>
        <w:t>Marine Ecology Progress Series</w:t>
      </w:r>
      <w:r w:rsidRPr="00FB48E5">
        <w:rPr>
          <w:lang w:val="en-GB"/>
        </w:rPr>
        <w:t>, 420, 1–13.</w:t>
      </w:r>
    </w:p>
    <w:p w14:paraId="408F3CFF" w14:textId="77777777" w:rsidR="00FB48E5" w:rsidRPr="00FB48E5" w:rsidRDefault="00FB48E5" w:rsidP="00FB48E5">
      <w:pPr>
        <w:pStyle w:val="Bibliography"/>
        <w:rPr>
          <w:lang w:val="en-GB"/>
        </w:rPr>
      </w:pPr>
      <w:r w:rsidRPr="00FB48E5">
        <w:rPr>
          <w:lang w:val="en-GB"/>
        </w:rPr>
        <w:t xml:space="preserve">van Rijn, I., Buba, Y., DeLong, J., Kiflawi, M. &amp; Belmaker, J. (2017). Large but uneven reduction in fish size across species in relation to changing sea temperatures. </w:t>
      </w:r>
      <w:r w:rsidRPr="00FB48E5">
        <w:rPr>
          <w:i/>
          <w:iCs/>
          <w:lang w:val="en-GB"/>
        </w:rPr>
        <w:t>Global Change Biology</w:t>
      </w:r>
      <w:r w:rsidRPr="00FB48E5">
        <w:rPr>
          <w:lang w:val="en-GB"/>
        </w:rPr>
        <w:t>, 23, 3667–3674.</w:t>
      </w:r>
    </w:p>
    <w:p w14:paraId="5223D26F" w14:textId="77777777" w:rsidR="00FB48E5" w:rsidRPr="00FB48E5" w:rsidRDefault="00FB48E5" w:rsidP="00FB48E5">
      <w:pPr>
        <w:pStyle w:val="Bibliography"/>
        <w:rPr>
          <w:lang w:val="en-GB"/>
        </w:rPr>
      </w:pPr>
      <w:r w:rsidRPr="00FB48E5">
        <w:rPr>
          <w:lang w:val="en-GB"/>
        </w:rPr>
        <w:t xml:space="preserve">Rohatgi, A. (2012). </w:t>
      </w:r>
      <w:r w:rsidRPr="00FB48E5">
        <w:rPr>
          <w:i/>
          <w:iCs/>
          <w:lang w:val="en-GB"/>
        </w:rPr>
        <w:t>WebPlotDigitalizer: HTML5 based online tool to extract numerical data from plot images. Version 4.1. [WWW document] URL https://automeris.io/WebPlotDigitizer (accessed on January 2019).</w:t>
      </w:r>
    </w:p>
    <w:p w14:paraId="434CD752" w14:textId="77777777" w:rsidR="00FB48E5" w:rsidRPr="00FB48E5" w:rsidRDefault="00FB48E5" w:rsidP="00FB48E5">
      <w:pPr>
        <w:pStyle w:val="Bibliography"/>
        <w:rPr>
          <w:lang w:val="en-GB"/>
        </w:rPr>
      </w:pPr>
      <w:r w:rsidRPr="00FB48E5">
        <w:rPr>
          <w:lang w:val="en-GB"/>
        </w:rPr>
        <w:t xml:space="preserve">Sarmiento, J.L., Slater, R., Barber, R., Bopp, L., Doney, S.C., Hirst, A.C., </w:t>
      </w:r>
      <w:r w:rsidRPr="00FB48E5">
        <w:rPr>
          <w:i/>
          <w:iCs/>
          <w:lang w:val="en-GB"/>
        </w:rPr>
        <w:t>et al.</w:t>
      </w:r>
      <w:r w:rsidRPr="00FB48E5">
        <w:rPr>
          <w:lang w:val="en-GB"/>
        </w:rPr>
        <w:t xml:space="preserve"> (2004). Response of ocean ecosystems to climate warming. </w:t>
      </w:r>
      <w:r w:rsidRPr="00FB48E5">
        <w:rPr>
          <w:i/>
          <w:iCs/>
          <w:lang w:val="en-GB"/>
        </w:rPr>
        <w:t>Global Biogeochemical Cycles</w:t>
      </w:r>
      <w:r w:rsidRPr="00FB48E5">
        <w:rPr>
          <w:lang w:val="en-GB"/>
        </w:rPr>
        <w:t>, 18, n/a–n/a.</w:t>
      </w:r>
    </w:p>
    <w:p w14:paraId="75ED4D50" w14:textId="77777777" w:rsidR="00FB48E5" w:rsidRPr="00FB48E5" w:rsidRDefault="00FB48E5" w:rsidP="00FB48E5">
      <w:pPr>
        <w:pStyle w:val="Bibliography"/>
        <w:rPr>
          <w:lang w:val="en-GB"/>
        </w:rPr>
      </w:pPr>
      <w:r w:rsidRPr="00FB48E5">
        <w:rPr>
          <w:lang w:val="en-GB"/>
        </w:rPr>
        <w:t xml:space="preserve">Savage, V.M., Gillooly, J.F., Brown, J.H., West, G.B. &amp; Charnov, E.L. (2004). Effects of body size and temperature on population growth. </w:t>
      </w:r>
      <w:r w:rsidRPr="00FB48E5">
        <w:rPr>
          <w:i/>
          <w:iCs/>
          <w:lang w:val="en-GB"/>
        </w:rPr>
        <w:t>The American Naturalist</w:t>
      </w:r>
      <w:r w:rsidRPr="00FB48E5">
        <w:rPr>
          <w:lang w:val="en-GB"/>
        </w:rPr>
        <w:t>, 163, 429–441.</w:t>
      </w:r>
    </w:p>
    <w:p w14:paraId="2BBBDED0" w14:textId="77777777" w:rsidR="00FB48E5" w:rsidRPr="00FB48E5" w:rsidRDefault="00FB48E5" w:rsidP="00FB48E5">
      <w:pPr>
        <w:pStyle w:val="Bibliography"/>
        <w:rPr>
          <w:lang w:val="en-GB"/>
        </w:rPr>
      </w:pPr>
      <w:r w:rsidRPr="00FB48E5">
        <w:rPr>
          <w:lang w:val="en-GB"/>
        </w:rPr>
        <w:t xml:space="preserve">Scott, F., Blanchard, J. &amp; Andersen, K. (2019). </w:t>
      </w:r>
      <w:r w:rsidRPr="00FB48E5">
        <w:rPr>
          <w:i/>
          <w:iCs/>
          <w:lang w:val="en-GB"/>
        </w:rPr>
        <w:t>mizer: Multi-Species sIZE Spectrum Modelling in R</w:t>
      </w:r>
      <w:r w:rsidRPr="00FB48E5">
        <w:rPr>
          <w:lang w:val="en-GB"/>
        </w:rPr>
        <w:t>. R. .</w:t>
      </w:r>
    </w:p>
    <w:p w14:paraId="615FA901" w14:textId="77777777" w:rsidR="00FB48E5" w:rsidRPr="00FB48E5" w:rsidRDefault="00FB48E5" w:rsidP="00FB48E5">
      <w:pPr>
        <w:pStyle w:val="Bibliography"/>
        <w:rPr>
          <w:lang w:val="en-GB"/>
        </w:rPr>
      </w:pPr>
      <w:r w:rsidRPr="00FB48E5">
        <w:rPr>
          <w:lang w:val="en-GB"/>
        </w:rPr>
        <w:t xml:space="preserve">Scott, F., Blanchard, J.L. &amp; Andersen, K.Haste. (2014). mizer: An R package for multispecies, trait-based and community size spectrum ecological modelling. </w:t>
      </w:r>
      <w:r w:rsidRPr="00FB48E5">
        <w:rPr>
          <w:i/>
          <w:iCs/>
          <w:lang w:val="en-GB"/>
        </w:rPr>
        <w:t>Methods in Ecology and Evolution</w:t>
      </w:r>
      <w:r w:rsidRPr="00FB48E5">
        <w:rPr>
          <w:lang w:val="en-GB"/>
        </w:rPr>
        <w:t>, 5, 1121–1125.</w:t>
      </w:r>
    </w:p>
    <w:p w14:paraId="2DE3643B" w14:textId="77777777" w:rsidR="00FB48E5" w:rsidRPr="00FB48E5" w:rsidRDefault="00FB48E5" w:rsidP="00FB48E5">
      <w:pPr>
        <w:pStyle w:val="Bibliography"/>
        <w:rPr>
          <w:lang w:val="en-GB"/>
        </w:rPr>
      </w:pPr>
      <w:r w:rsidRPr="00FB48E5">
        <w:rPr>
          <w:lang w:val="en-GB"/>
        </w:rPr>
        <w:t>Scott, F., Blanchard, J.L. &amp; Andersen, K.Haste. (2018). Multispecies, trait and community size spectrum ecological modelling in R ( mizer ), 1–87.</w:t>
      </w:r>
    </w:p>
    <w:p w14:paraId="0788EF3F" w14:textId="77777777" w:rsidR="00FB48E5" w:rsidRPr="00FB48E5" w:rsidRDefault="00FB48E5" w:rsidP="00FB48E5">
      <w:pPr>
        <w:pStyle w:val="Bibliography"/>
        <w:rPr>
          <w:lang w:val="en-GB"/>
        </w:rPr>
      </w:pPr>
      <w:r w:rsidRPr="00FB48E5">
        <w:rPr>
          <w:lang w:val="en-GB"/>
        </w:rPr>
        <w:t xml:space="preserve">Sheridan, J.A. &amp; Bickford, D. (2011). Shrinking body size as an ecological response to climate change. </w:t>
      </w:r>
      <w:r w:rsidRPr="00FB48E5">
        <w:rPr>
          <w:i/>
          <w:iCs/>
          <w:lang w:val="en-GB"/>
        </w:rPr>
        <w:t>Nature Climate Change</w:t>
      </w:r>
      <w:r w:rsidRPr="00FB48E5">
        <w:rPr>
          <w:lang w:val="en-GB"/>
        </w:rPr>
        <w:t>, 1, 401–406.</w:t>
      </w:r>
    </w:p>
    <w:p w14:paraId="2B4F0620" w14:textId="77777777" w:rsidR="00FB48E5" w:rsidRPr="00FB48E5" w:rsidRDefault="00FB48E5" w:rsidP="00FB48E5">
      <w:pPr>
        <w:pStyle w:val="Bibliography"/>
        <w:rPr>
          <w:lang w:val="en-GB"/>
        </w:rPr>
      </w:pPr>
      <w:r w:rsidRPr="00FB48E5">
        <w:rPr>
          <w:lang w:val="en-GB"/>
        </w:rPr>
        <w:t xml:space="preserve">Spence, M.A., Blackwell, P.G., Blanchard, J.L. &amp; Shuter, B. (2016). Parameter uncertainty of a dynamic multispecies size spectrum model \textlesssup\textgreater1\textless/sup\textgreater. </w:t>
      </w:r>
      <w:r w:rsidRPr="00FB48E5">
        <w:rPr>
          <w:i/>
          <w:iCs/>
          <w:lang w:val="en-GB"/>
        </w:rPr>
        <w:t>Canadian Journal of Fisheries and Aquatic Sciences</w:t>
      </w:r>
      <w:r w:rsidRPr="00FB48E5">
        <w:rPr>
          <w:lang w:val="en-GB"/>
        </w:rPr>
        <w:t>, 73, 589–597.</w:t>
      </w:r>
    </w:p>
    <w:p w14:paraId="11AAC2FC" w14:textId="77777777" w:rsidR="00FB48E5" w:rsidRPr="00FB48E5" w:rsidRDefault="00FB48E5" w:rsidP="00FB48E5">
      <w:pPr>
        <w:pStyle w:val="Bibliography"/>
        <w:rPr>
          <w:lang w:val="en-GB"/>
        </w:rPr>
      </w:pPr>
      <w:r w:rsidRPr="00FB48E5">
        <w:rPr>
          <w:lang w:val="en-GB"/>
        </w:rPr>
        <w:t xml:space="preserve">Steinacher, M., Joos, F., Frolicher, T.L., Bopp, L., Cadule, P., Cocco, V., </w:t>
      </w:r>
      <w:r w:rsidRPr="00FB48E5">
        <w:rPr>
          <w:i/>
          <w:iCs/>
          <w:lang w:val="en-GB"/>
        </w:rPr>
        <w:t>et al.</w:t>
      </w:r>
      <w:r w:rsidRPr="00FB48E5">
        <w:rPr>
          <w:lang w:val="en-GB"/>
        </w:rPr>
        <w:t xml:space="preserve"> (2010). Projected 21st century decrease in marine productivity: a multi-model analysis. </w:t>
      </w:r>
      <w:r w:rsidRPr="00FB48E5">
        <w:rPr>
          <w:i/>
          <w:iCs/>
          <w:lang w:val="en-GB"/>
        </w:rPr>
        <w:t>Biogeosciences</w:t>
      </w:r>
      <w:r w:rsidRPr="00FB48E5">
        <w:rPr>
          <w:lang w:val="en-GB"/>
        </w:rPr>
        <w:t>, 7.</w:t>
      </w:r>
    </w:p>
    <w:p w14:paraId="5F06EA5A" w14:textId="77777777" w:rsidR="00FB48E5" w:rsidRPr="00FB48E5" w:rsidRDefault="00FB48E5" w:rsidP="00FB48E5">
      <w:pPr>
        <w:pStyle w:val="Bibliography"/>
        <w:rPr>
          <w:lang w:val="en-GB"/>
        </w:rPr>
      </w:pPr>
      <w:r w:rsidRPr="00FB48E5">
        <w:rPr>
          <w:lang w:val="en-GB"/>
        </w:rPr>
        <w:t xml:space="preserve">Svedäng, H. &amp; Hornborg, S. (2014). Selective fishing induces density-dependent growth. </w:t>
      </w:r>
      <w:r w:rsidRPr="00FB48E5">
        <w:rPr>
          <w:i/>
          <w:iCs/>
          <w:lang w:val="en-GB"/>
        </w:rPr>
        <w:t>Nature Communications</w:t>
      </w:r>
      <w:r w:rsidRPr="00FB48E5">
        <w:rPr>
          <w:lang w:val="en-GB"/>
        </w:rPr>
        <w:t>, 5, 4152.</w:t>
      </w:r>
    </w:p>
    <w:p w14:paraId="2759705D" w14:textId="77777777" w:rsidR="00FB48E5" w:rsidRPr="00FB48E5" w:rsidRDefault="00FB48E5" w:rsidP="00FB48E5">
      <w:pPr>
        <w:pStyle w:val="Bibliography"/>
        <w:rPr>
          <w:lang w:val="en-GB"/>
        </w:rPr>
      </w:pPr>
      <w:r w:rsidRPr="00FB48E5">
        <w:rPr>
          <w:lang w:val="en-GB"/>
        </w:rPr>
        <w:t xml:space="preserve">Szuwalski, C.S., Burgess, M.G., Costello, C. &amp; Gaines, S.D. (2017). High fishery catches through trophic cascades in China. </w:t>
      </w:r>
      <w:r w:rsidRPr="00FB48E5">
        <w:rPr>
          <w:i/>
          <w:iCs/>
          <w:lang w:val="en-GB"/>
        </w:rPr>
        <w:t>Proceedings of the National Academy of Sciences</w:t>
      </w:r>
      <w:r w:rsidRPr="00FB48E5">
        <w:rPr>
          <w:lang w:val="en-GB"/>
        </w:rPr>
        <w:t>, 114, 717–721.</w:t>
      </w:r>
    </w:p>
    <w:p w14:paraId="2D386851" w14:textId="77777777" w:rsidR="00FB48E5" w:rsidRPr="00FB48E5" w:rsidRDefault="00FB48E5" w:rsidP="00FB48E5">
      <w:pPr>
        <w:pStyle w:val="Bibliography"/>
        <w:rPr>
          <w:lang w:val="en-GB"/>
        </w:rPr>
      </w:pPr>
      <w:r w:rsidRPr="00FB48E5">
        <w:rPr>
          <w:lang w:val="en-GB"/>
        </w:rPr>
        <w:t xml:space="preserve">Thorson, J.T., Munch, S.B., Cope, J.M. &amp; Gao, J. (2017). Predicting life history parameters for all fishes worldwide. </w:t>
      </w:r>
      <w:r w:rsidRPr="00FB48E5">
        <w:rPr>
          <w:i/>
          <w:iCs/>
          <w:lang w:val="en-GB"/>
        </w:rPr>
        <w:t>Ecological Applications</w:t>
      </w:r>
      <w:r w:rsidRPr="00FB48E5">
        <w:rPr>
          <w:lang w:val="en-GB"/>
        </w:rPr>
        <w:t>, 27, 2262–2276.</w:t>
      </w:r>
    </w:p>
    <w:p w14:paraId="6806BEAB" w14:textId="77777777" w:rsidR="00FB48E5" w:rsidRPr="00FB48E5" w:rsidRDefault="00FB48E5" w:rsidP="00FB48E5">
      <w:pPr>
        <w:pStyle w:val="Bibliography"/>
        <w:rPr>
          <w:lang w:val="en-GB"/>
        </w:rPr>
      </w:pPr>
      <w:r w:rsidRPr="00FB48E5">
        <w:rPr>
          <w:lang w:val="en-GB"/>
        </w:rPr>
        <w:t xml:space="preserve">Thresher, R.E., Koslow, J.A., Morison, A.K. &amp; Smith, D.C. (2007). Depth-mediated reversal of the effects of climate change on long-term growth rates of exploited marine fish. </w:t>
      </w:r>
      <w:r w:rsidRPr="00FB48E5">
        <w:rPr>
          <w:i/>
          <w:iCs/>
          <w:lang w:val="en-GB"/>
        </w:rPr>
        <w:t>Proceedings of the National Academy of Sciences, USA</w:t>
      </w:r>
      <w:r w:rsidRPr="00FB48E5">
        <w:rPr>
          <w:lang w:val="en-GB"/>
        </w:rPr>
        <w:t>, 104, 7461–7465.</w:t>
      </w:r>
    </w:p>
    <w:p w14:paraId="65CD9EC1" w14:textId="77777777" w:rsidR="00FB48E5" w:rsidRPr="00FB48E5" w:rsidRDefault="00FB48E5" w:rsidP="00FB48E5">
      <w:pPr>
        <w:pStyle w:val="Bibliography"/>
        <w:rPr>
          <w:lang w:val="en-GB"/>
        </w:rPr>
      </w:pPr>
      <w:r w:rsidRPr="00FB48E5">
        <w:rPr>
          <w:lang w:val="en-GB"/>
        </w:rPr>
        <w:t xml:space="preserve">Ursin, E. (1967). A Mathematical Model of Some Aspects of Fish Growth, Respiration, and Mortality. </w:t>
      </w:r>
      <w:r w:rsidRPr="00FB48E5">
        <w:rPr>
          <w:i/>
          <w:iCs/>
          <w:lang w:val="en-GB"/>
        </w:rPr>
        <w:t>Journal of the Fisheries Research Board of Canada</w:t>
      </w:r>
      <w:r w:rsidRPr="00FB48E5">
        <w:rPr>
          <w:lang w:val="en-GB"/>
        </w:rPr>
        <w:t>, 24, 2355–2453.</w:t>
      </w:r>
    </w:p>
    <w:p w14:paraId="1C503CE3" w14:textId="77777777" w:rsidR="00FB48E5" w:rsidRPr="00FD57AF" w:rsidRDefault="00FB48E5" w:rsidP="00FB48E5">
      <w:pPr>
        <w:pStyle w:val="Bibliography"/>
        <w:rPr>
          <w:lang w:val="sv-SE"/>
        </w:rPr>
      </w:pPr>
      <w:r w:rsidRPr="00FB48E5">
        <w:rPr>
          <w:lang w:val="en-GB"/>
        </w:rPr>
        <w:t xml:space="preserve">Ursin, E. (1973). On the prey size preferences of cod and dab. </w:t>
      </w:r>
      <w:r w:rsidRPr="00FD57AF">
        <w:rPr>
          <w:i/>
          <w:iCs/>
          <w:lang w:val="sv-SE"/>
        </w:rPr>
        <w:t>Meddelelser fra Danmarks Fiskeri-og Havun- dersgelser</w:t>
      </w:r>
      <w:r w:rsidRPr="00FD57AF">
        <w:rPr>
          <w:lang w:val="sv-SE"/>
        </w:rPr>
        <w:t>, 7:8598.</w:t>
      </w:r>
    </w:p>
    <w:p w14:paraId="4D3CA416" w14:textId="77777777" w:rsidR="00FB48E5" w:rsidRPr="00FB48E5" w:rsidRDefault="00FB48E5" w:rsidP="00FB48E5">
      <w:pPr>
        <w:pStyle w:val="Bibliography"/>
        <w:rPr>
          <w:lang w:val="en-GB"/>
        </w:rPr>
      </w:pPr>
      <w:r w:rsidRPr="00FB48E5">
        <w:rPr>
          <w:lang w:val="en-GB"/>
        </w:rPr>
        <w:lastRenderedPageBreak/>
        <w:t xml:space="preserve">Woodworth-Jefcoats, P.A., Blanchard, J.L. &amp; Drazen, J.C. (2019). Relative Impacts of Simultaneous Stressors on a Pelagic Marine Ecosystem. </w:t>
      </w:r>
      <w:r w:rsidRPr="00FB48E5">
        <w:rPr>
          <w:i/>
          <w:iCs/>
          <w:lang w:val="en-GB"/>
        </w:rPr>
        <w:t>Frontiers in Marine Science</w:t>
      </w:r>
      <w:r w:rsidRPr="00FB48E5">
        <w:rPr>
          <w:lang w:val="en-GB"/>
        </w:rPr>
        <w:t>, 6.</w:t>
      </w:r>
    </w:p>
    <w:p w14:paraId="2A6FAEBE" w14:textId="77777777" w:rsidR="00FB48E5" w:rsidRPr="00FB48E5" w:rsidRDefault="00FB48E5" w:rsidP="00FB48E5">
      <w:pPr>
        <w:pStyle w:val="Bibliography"/>
        <w:rPr>
          <w:lang w:val="en-GB"/>
        </w:rPr>
      </w:pPr>
      <w:r w:rsidRPr="00FB48E5">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FB48E5">
        <w:rPr>
          <w:i/>
          <w:iCs/>
          <w:lang w:val="en-GB"/>
        </w:rPr>
        <w:t>Global Change Biology</w:t>
      </w:r>
      <w:r w:rsidRPr="00FB48E5">
        <w:rPr>
          <w:lang w:val="en-GB"/>
        </w:rPr>
        <w:t>, 19, 724–733.</w:t>
      </w:r>
    </w:p>
    <w:p w14:paraId="198F8532" w14:textId="77777777" w:rsidR="00FB48E5" w:rsidRPr="00FB48E5" w:rsidRDefault="00FB48E5" w:rsidP="00FB48E5">
      <w:pPr>
        <w:pStyle w:val="Bibliography"/>
        <w:rPr>
          <w:lang w:val="en-GB"/>
        </w:rPr>
      </w:pPr>
      <w:r w:rsidRPr="00FB48E5">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FB48E5">
        <w:rPr>
          <w:i/>
          <w:iCs/>
          <w:lang w:val="en-GB"/>
        </w:rPr>
        <w:t>Progress in Oceanography</w:t>
      </w:r>
      <w:r w:rsidRPr="00FB48E5">
        <w:rPr>
          <w:lang w:val="en-GB"/>
        </w:rPr>
        <w:t>, 138, 533–545.</w:t>
      </w:r>
    </w:p>
    <w:p w14:paraId="31F57E4C" w14:textId="77777777" w:rsidR="00FB48E5" w:rsidRPr="00FB48E5" w:rsidRDefault="00FB48E5" w:rsidP="00FB48E5">
      <w:pPr>
        <w:pStyle w:val="Bibliography"/>
        <w:rPr>
          <w:lang w:val="en-GB"/>
        </w:rPr>
      </w:pPr>
      <w:r w:rsidRPr="00FB48E5">
        <w:rPr>
          <w:lang w:val="en-GB"/>
        </w:rPr>
        <w:t xml:space="preserve">Yvon‐Durocher, G., Montoya, J.M., Trimmer, M. &amp; Woodward, G. (2011). Warming alters the size spectrum and shifts the distribution of biomass in freshwater ecosystems. </w:t>
      </w:r>
      <w:r w:rsidRPr="00FB48E5">
        <w:rPr>
          <w:i/>
          <w:iCs/>
          <w:lang w:val="en-GB"/>
        </w:rPr>
        <w:t>Global Change Biology</w:t>
      </w:r>
      <w:r w:rsidRPr="00FB48E5">
        <w:rPr>
          <w:lang w:val="en-GB"/>
        </w:rPr>
        <w:t>, 17, 1681–1694.</w:t>
      </w:r>
    </w:p>
    <w:p w14:paraId="6CD5CE7B" w14:textId="352A4D84" w:rsidR="00AD548E" w:rsidRPr="0053282F" w:rsidRDefault="00C572FC" w:rsidP="00182BA9">
      <w:pPr>
        <w:spacing w:line="480" w:lineRule="auto"/>
        <w:contextualSpacing/>
        <w:jc w:val="both"/>
        <w:rPr>
          <w:rFonts w:cstheme="minorHAnsi"/>
          <w:b/>
        </w:rPr>
      </w:pPr>
      <w:r>
        <w:rPr>
          <w:rFonts w:cstheme="minorHAnsi"/>
          <w:b/>
        </w:rPr>
        <w:fldChar w:fldCharType="end"/>
      </w:r>
    </w:p>
    <w:sectPr w:rsidR="00AD548E" w:rsidRPr="0053282F" w:rsidSect="00250410">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7D5FED" w:rsidRDefault="007D5FED">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7D5FED" w:rsidRPr="00EE1CF3" w:rsidRDefault="007D5FED">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7D5FED" w:rsidRPr="007F3BEE" w:rsidRDefault="007D5FED">
      <w:pPr>
        <w:pStyle w:val="CommentText"/>
      </w:pPr>
      <w:r>
        <w:rPr>
          <w:rStyle w:val="CommentReference"/>
        </w:rPr>
        <w:annotationRef/>
      </w:r>
      <w:r w:rsidRPr="007F3BEE">
        <w:t xml:space="preserve">Good idea, will change for the paper </w:t>
      </w:r>
      <w:r>
        <w:t>but keep it like this for the thesis (because the chapter titles are already submitted)</w:t>
      </w:r>
    </w:p>
  </w:comment>
  <w:comment w:id="2" w:author="Anna Gårdmark" w:date="2020-01-13T08:25:00Z" w:initials="AG">
    <w:p w14:paraId="2B25A0D3" w14:textId="5301A270" w:rsidR="007D5FED" w:rsidRPr="00EE1CF3" w:rsidRDefault="007D5FED">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7D5FED" w:rsidRPr="00AE0639" w:rsidRDefault="007D5FED">
      <w:pPr>
        <w:pStyle w:val="CommentText"/>
      </w:pPr>
      <w:r>
        <w:rPr>
          <w:rStyle w:val="CommentReference"/>
        </w:rPr>
        <w:annotationRef/>
      </w:r>
      <w:r w:rsidRPr="00AE0639">
        <w:rPr>
          <w:rStyle w:val="CommentReference"/>
        </w:rPr>
        <w:t xml:space="preserve">For the paper I’ll </w:t>
      </w:r>
      <w:r>
        <w:rPr>
          <w:rStyle w:val="CommentReference"/>
        </w:rPr>
        <w:t>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2962AB3" w:rsidR="007D5FED" w:rsidRPr="00EE1CF3" w:rsidRDefault="007D5FED">
      <w:pPr>
        <w:pStyle w:val="CommentText"/>
        <w:rPr>
          <w:lang w:val="en-GB"/>
        </w:rPr>
      </w:pPr>
      <w:r>
        <w:rPr>
          <w:rStyle w:val="CommentReference"/>
        </w:rPr>
        <w:annotationRef/>
      </w:r>
      <w:r w:rsidRPr="00EE1CF3">
        <w:rPr>
          <w:lang w:val="en-GB"/>
        </w:rPr>
        <w:t>See fig. S1</w:t>
      </w:r>
      <w:r>
        <w:rPr>
          <w:lang w:val="en-GB"/>
        </w:rPr>
        <w:t>5</w:t>
      </w:r>
      <w:r w:rsidRPr="00EE1CF3">
        <w:rPr>
          <w:lang w:val="en-GB"/>
        </w:rPr>
        <w:t xml:space="preserve"> for an example of this.</w:t>
      </w:r>
    </w:p>
  </w:comment>
  <w:comment w:id="5" w:author="Asta Audzijonyte" w:date="2020-01-10T12:59:00Z" w:initials="AA">
    <w:p w14:paraId="56FFDFD9" w14:textId="77777777" w:rsidR="007D5FED" w:rsidRPr="00EE1CF3" w:rsidRDefault="007D5FED"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6" w:author="Anna Gårdmark" w:date="2020-01-13T08:38:00Z" w:initials="AG">
    <w:p w14:paraId="313B657E" w14:textId="77777777" w:rsidR="007D5FED" w:rsidRPr="00B934BF" w:rsidRDefault="007D5FED"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7" w:author="Max Lindmark" w:date="2020-01-23T10:46:00Z" w:initials="ML">
    <w:p w14:paraId="1A2EF796" w14:textId="6201EAAC" w:rsidR="007D5FED" w:rsidRPr="00423E09" w:rsidRDefault="007D5FED">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8" w:author="Max Lindmark" w:date="2020-01-24T15:55:00Z" w:initials="ML">
    <w:p w14:paraId="4FA3DB44" w14:textId="6872DEC8" w:rsidR="007D5FED" w:rsidRPr="004B4DF7" w:rsidRDefault="007D5FED">
      <w:pPr>
        <w:pStyle w:val="CommentText"/>
        <w:rPr>
          <w:lang w:val="en-US"/>
        </w:rPr>
      </w:pPr>
      <w:r>
        <w:rPr>
          <w:rStyle w:val="CommentReference"/>
        </w:rPr>
        <w:annotationRef/>
      </w:r>
      <w:proofErr w:type="spellStart"/>
      <w:r w:rsidRPr="004B4DF7">
        <w:rPr>
          <w:lang w:val="en-US"/>
        </w:rPr>
        <w:t>Asta</w:t>
      </w:r>
      <w:proofErr w:type="spellEnd"/>
      <w:r w:rsidRPr="004B4DF7">
        <w:rPr>
          <w:lang w:val="en-US"/>
        </w:rPr>
        <w:t xml:space="preserve">, I liked your idea about </w:t>
      </w:r>
      <w:r>
        <w:rPr>
          <w:lang w:val="en-US"/>
        </w:rPr>
        <w:t xml:space="preserve">introducing other Baltic models here. However, I moved that part to the discussion, because for being a region-specific model it is very conceptual and does not fit super well. </w:t>
      </w:r>
      <w:proofErr w:type="gramStart"/>
      <w:r>
        <w:rPr>
          <w:lang w:val="en-US"/>
        </w:rPr>
        <w:t>So</w:t>
      </w:r>
      <w:proofErr w:type="gramEnd"/>
      <w:r>
        <w:rPr>
          <w:lang w:val="en-US"/>
        </w:rPr>
        <w:t xml:space="preserve"> by not bringing that up I hope to phrase this more as a general food web model that is aiming to mimic a real food web, and discuss limitations of fitting size-spectrum models to data in the discussion.</w:t>
      </w:r>
    </w:p>
  </w:comment>
  <w:comment w:id="9" w:author="Asta Audzijonyte" w:date="2019-11-29T14:04:00Z" w:initials="AA">
    <w:p w14:paraId="2A4542E0" w14:textId="77777777" w:rsidR="007D5FED" w:rsidRPr="00EE1CF3" w:rsidRDefault="007D5FED"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10" w:author="Max Lindmark" w:date="2019-12-19T09:06:00Z" w:initials="ML">
    <w:p w14:paraId="16266152" w14:textId="77777777" w:rsidR="007D5FED" w:rsidRPr="00EE1CF3" w:rsidRDefault="007D5FED"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7D5FED" w:rsidRPr="00EE1CF3" w:rsidRDefault="007D5FED" w:rsidP="00133480">
      <w:pPr>
        <w:pStyle w:val="CommentText"/>
        <w:rPr>
          <w:lang w:val="en-GB"/>
        </w:rPr>
      </w:pPr>
    </w:p>
    <w:p w14:paraId="40E85AD7" w14:textId="77777777" w:rsidR="007D5FED" w:rsidRPr="00EE1CF3" w:rsidRDefault="007D5FED"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7D5FED" w:rsidRPr="00EE1CF3" w:rsidRDefault="00F06920" w:rsidP="00133480">
      <w:pPr>
        <w:pStyle w:val="CommentText"/>
        <w:rPr>
          <w:lang w:val="en-GB"/>
        </w:rPr>
      </w:pPr>
      <w:hyperlink r:id="rId1" w:history="1">
        <w:r w:rsidR="007D5FED" w:rsidRPr="00EE1CF3">
          <w:rPr>
            <w:rStyle w:val="Hyperlink"/>
            <w:lang w:val="en-GB"/>
          </w:rPr>
          <w:t>https://academic.oup.com/icesjms/article-abstract/76/6/1653/5480400</w:t>
        </w:r>
      </w:hyperlink>
      <w:r w:rsidR="007D5FED" w:rsidRPr="00EE1CF3">
        <w:rPr>
          <w:lang w:val="en-GB"/>
        </w:rPr>
        <w:t>. Although, I think that was an extreme case and even now they are not that abundant most years. And likely not in the time periods we largely consider here.</w:t>
      </w:r>
    </w:p>
  </w:comment>
  <w:comment w:id="11" w:author="Max Lindmark" w:date="2020-01-03T10:06:00Z" w:initials="ML">
    <w:p w14:paraId="5407D4CA" w14:textId="77777777" w:rsidR="007D5FED" w:rsidRPr="00EE1CF3" w:rsidRDefault="007D5FED"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2" w:author="Max Lindmark" w:date="2020-01-21T11:15:00Z" w:initials="ML">
    <w:p w14:paraId="6D78DCE0" w14:textId="0CF80F98" w:rsidR="007D5FED" w:rsidRDefault="007D5FED">
      <w:pPr>
        <w:pStyle w:val="CommentText"/>
      </w:pPr>
      <w:r>
        <w:rPr>
          <w:rStyle w:val="CommentReference"/>
        </w:rPr>
        <w:annotationRef/>
      </w:r>
      <w:r>
        <w:rPr>
          <w:rFonts w:ascii="Times" w:hAnsi="Times"/>
        </w:rPr>
        <w:t>Hopefully a reference to Audzijonyte et al. soon</w:t>
      </w:r>
    </w:p>
  </w:comment>
  <w:comment w:id="13" w:author="Max Lindmark" w:date="2020-01-21T11:16:00Z" w:initials="ML">
    <w:p w14:paraId="1007B399" w14:textId="286217B0" w:rsidR="007D5FED" w:rsidRPr="001348F6" w:rsidRDefault="007D5FED">
      <w:pPr>
        <w:pStyle w:val="CommentText"/>
        <w:rPr>
          <w:lang w:val="en-US"/>
        </w:rPr>
      </w:pPr>
      <w:r w:rsidRPr="00634FC4">
        <w:rPr>
          <w:rStyle w:val="CommentReference"/>
        </w:rPr>
        <w:annotationRef/>
      </w:r>
      <w:r w:rsidRPr="00634FC4">
        <w:t>I did not include a size-temperature interaction, partly because I already had scenarios and partly because I had not come so far with my other analysis.</w:t>
      </w:r>
      <w:r w:rsidR="001348F6" w:rsidRPr="001348F6">
        <w:rPr>
          <w:lang w:val="en-US"/>
        </w:rPr>
        <w:t xml:space="preserve"> It is possible I might run a scenario similar to the </w:t>
      </w:r>
      <w:r w:rsidR="001348F6">
        <w:rPr>
          <w:lang w:val="en-US"/>
        </w:rPr>
        <w:t>one in the model-comparison paper…</w:t>
      </w:r>
    </w:p>
    <w:p w14:paraId="7D19D35B" w14:textId="77777777" w:rsidR="007D5FED" w:rsidRPr="00634FC4" w:rsidRDefault="007D5FED">
      <w:pPr>
        <w:pStyle w:val="CommentText"/>
      </w:pPr>
    </w:p>
    <w:p w14:paraId="474B2B19" w14:textId="66A76D15" w:rsidR="007D5FED" w:rsidRPr="00634FC4" w:rsidRDefault="007D5FED">
      <w:pPr>
        <w:pStyle w:val="CommentText"/>
      </w:pPr>
      <w:r w:rsidRPr="00634FC4">
        <w:t>The</w:t>
      </w:r>
      <w:proofErr w:type="spellStart"/>
      <w:r w:rsidR="001348F6" w:rsidRPr="001348F6">
        <w:rPr>
          <w:lang w:val="en-US"/>
        </w:rPr>
        <w:t>re</w:t>
      </w:r>
      <w:r w:rsidR="001348F6">
        <w:rPr>
          <w:lang w:val="en-US"/>
        </w:rPr>
        <w:t>fore</w:t>
      </w:r>
      <w:proofErr w:type="spellEnd"/>
      <w:r w:rsidR="001348F6">
        <w:rPr>
          <w:lang w:val="en-US"/>
        </w:rPr>
        <w:t xml:space="preserve">, the </w:t>
      </w:r>
      <w:r w:rsidRPr="00634FC4">
        <w:t>original reference for that equation would be Ohlberger et al 2012 in Oikos I think, since they are not unimodal + size-dependent as Anna showed they can be.</w:t>
      </w:r>
    </w:p>
  </w:comment>
  <w:comment w:id="14" w:author="Max Lindmark" w:date="2020-01-21T13:32:00Z" w:initials="ML">
    <w:p w14:paraId="17E1806D" w14:textId="4C16EC61" w:rsidR="007D5FED" w:rsidRPr="00B11591" w:rsidRDefault="007D5FED">
      <w:pPr>
        <w:pStyle w:val="CommentText"/>
      </w:pPr>
      <w:r>
        <w:rPr>
          <w:rStyle w:val="CommentReference"/>
        </w:rPr>
        <w:annotationRef/>
      </w:r>
      <w:r w:rsidRPr="00B11591">
        <w:t xml:space="preserve">I think this is the way </w:t>
      </w:r>
      <w:r>
        <w:t>I’ll do it, mainly for consistency. This means some of your comments about how to make it more specific were in the end not included</w:t>
      </w:r>
    </w:p>
  </w:comment>
  <w:comment w:id="15" w:author="Max Lindmark" w:date="2020-01-21T13:23:00Z" w:initials="ML">
    <w:p w14:paraId="57805CCD" w14:textId="410BF277" w:rsidR="007D5FED" w:rsidRPr="00493CCE" w:rsidRDefault="007D5FED">
      <w:pPr>
        <w:pStyle w:val="CommentText"/>
      </w:pPr>
      <w:r>
        <w:rPr>
          <w:rStyle w:val="CommentReference"/>
        </w:rPr>
        <w:annotationRef/>
      </w:r>
      <w:r w:rsidRPr="00493CCE">
        <w:t>This one slightly differs from the mizer vignette as they work with gears but I have species-specific efforts</w:t>
      </w:r>
    </w:p>
  </w:comment>
  <w:comment w:id="16" w:author="Anna Gårdmark" w:date="2020-01-13T09:36:00Z" w:initials="AG">
    <w:p w14:paraId="5FBC7EFA" w14:textId="1933B929" w:rsidR="007D5FED" w:rsidRPr="00B54BB4" w:rsidRDefault="007D5FED">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17" w:author="Max Lindmark" w:date="2020-01-21T11:52:00Z" w:initials="ML">
    <w:p w14:paraId="03957E3D" w14:textId="726C9E45" w:rsidR="007D5FED" w:rsidRDefault="007D5FED">
      <w:pPr>
        <w:pStyle w:val="CommentText"/>
      </w:pPr>
      <w:r>
        <w:rPr>
          <w:rStyle w:val="CommentReference"/>
        </w:rPr>
        <w:annotationRef/>
      </w:r>
      <w:r w:rsidRPr="00991535">
        <w:t>Is it tho</w:t>
      </w:r>
      <w:r>
        <w:t>ugh, as a first approximation</w:t>
      </w:r>
      <w:r w:rsidR="00AD1AD0" w:rsidRPr="00AD1AD0">
        <w:rPr>
          <w:lang w:val="en-US"/>
        </w:rPr>
        <w:t xml:space="preserve"> (compared to other possible assumptions)</w:t>
      </w:r>
      <w:r>
        <w:t xml:space="preserve">? It’s also a standard assumption in mizer. </w:t>
      </w:r>
    </w:p>
    <w:p w14:paraId="5440D721" w14:textId="77777777" w:rsidR="007D5FED" w:rsidRDefault="007D5FED">
      <w:pPr>
        <w:pStyle w:val="CommentText"/>
      </w:pPr>
    </w:p>
    <w:p w14:paraId="72E36855" w14:textId="565B4093" w:rsidR="007D5FED" w:rsidRDefault="007D5FED">
      <w:pPr>
        <w:pStyle w:val="CommentText"/>
      </w:pPr>
      <w: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7D5FED" w:rsidRDefault="007D5FED">
      <w:pPr>
        <w:pStyle w:val="CommentText"/>
      </w:pPr>
    </w:p>
    <w:p w14:paraId="5488E8F1" w14:textId="65246989" w:rsidR="007D5FED" w:rsidRPr="00AD1AD0" w:rsidRDefault="007D5FED">
      <w:pPr>
        <w:pStyle w:val="CommentText"/>
        <w:rPr>
          <w:lang w:val="en-US"/>
        </w:rPr>
      </w:pPr>
      <w:r>
        <w:t>But the original idea was to also look at fishing, including selectivity, so maybe this can be implemented later. Also knife-edge seems like a strong assumption in this case. But again, these are ok defaults in my view before going into more detail</w:t>
      </w:r>
      <w:r w:rsidR="00AD1AD0" w:rsidRPr="00AD1AD0">
        <w:rPr>
          <w:lang w:val="en-US"/>
        </w:rPr>
        <w:t xml:space="preserve">, looking at </w:t>
      </w:r>
      <w:r w:rsidR="00AD1AD0">
        <w:rPr>
          <w:lang w:val="en-US"/>
        </w:rPr>
        <w:t>real selectivity ogives.</w:t>
      </w:r>
    </w:p>
  </w:comment>
  <w:comment w:id="18" w:author="Asta Audzijonyte" w:date="2020-01-10T13:38:00Z" w:initials="AA">
    <w:p w14:paraId="4E7DFABD" w14:textId="590E24D1" w:rsidR="007D5FED" w:rsidRPr="00EE1CF3" w:rsidRDefault="007D5FED">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19" w:author="Max Lindmark" w:date="2020-01-21T12:04:00Z" w:initials="ML">
    <w:p w14:paraId="4E2BC9FE" w14:textId="6302979F" w:rsidR="007D5FED" w:rsidRDefault="007D5FED">
      <w:pPr>
        <w:pStyle w:val="CommentText"/>
      </w:pPr>
      <w:r>
        <w:rPr>
          <w:rStyle w:val="CommentReference"/>
        </w:rPr>
        <w:annotationRef/>
      </w:r>
      <w:r w:rsidRPr="009B5F2E">
        <w:t xml:space="preserve">Hmm, </w:t>
      </w:r>
      <w:r>
        <w:t>yes</w:t>
      </w:r>
      <w:r w:rsidRPr="009B5F2E">
        <w:t xml:space="preserve"> </w:t>
      </w:r>
      <w:r>
        <w:t>I agree with that definition of effort</w:t>
      </w:r>
      <w:r w:rsidR="00B871F6" w:rsidRPr="000A0A56">
        <w:rPr>
          <w:lang w:val="en-US"/>
        </w:rPr>
        <w:t xml:space="preserve"> in general</w:t>
      </w:r>
      <w:r>
        <w:t xml:space="preserve">, but in mizer, if catchability is set to 1, the effort corresponds to the instantaneous fishing mortality (1/year), right? </w:t>
      </w:r>
    </w:p>
    <w:p w14:paraId="520871FB" w14:textId="249FD14D" w:rsidR="007D5FED" w:rsidRPr="009B5F2E" w:rsidRDefault="007D5FED">
      <w:pPr>
        <w:pStyle w:val="CommentText"/>
      </w:pPr>
      <w:r>
        <w:t>(including also selectivity</w:t>
      </w:r>
      <w:r w:rsidR="000A0A56" w:rsidRPr="000A0A56">
        <w:rPr>
          <w:lang w:val="en-US"/>
        </w:rPr>
        <w:t xml:space="preserve"> by size</w:t>
      </w:r>
      <w:r>
        <w:t>, so F is a function of w)</w:t>
      </w:r>
    </w:p>
  </w:comment>
  <w:comment w:id="21" w:author="Anna Gårdmark" w:date="2020-01-13T11:27:00Z" w:initials="AG">
    <w:p w14:paraId="068BA63C" w14:textId="3AAA6384" w:rsidR="007D5FED" w:rsidRPr="008445F4" w:rsidRDefault="007D5FED">
      <w:pPr>
        <w:pStyle w:val="CommentText"/>
        <w:rPr>
          <w:lang w:val="en-GB"/>
        </w:rPr>
      </w:pPr>
      <w:r>
        <w:rPr>
          <w:rStyle w:val="CommentReference"/>
        </w:rPr>
        <w:annotationRef/>
      </w:r>
      <w:r w:rsidRPr="008445F4">
        <w:rPr>
          <w:lang w:val="en-GB"/>
        </w:rPr>
        <w:t xml:space="preserve">missing a multiplication with </w:t>
      </w:r>
      <w:proofErr w:type="spellStart"/>
      <w:proofErr w:type="gramStart"/>
      <w:r w:rsidRPr="008445F4">
        <w:rPr>
          <w:lang w:val="en-GB"/>
        </w:rPr>
        <w:t>Ee,i</w:t>
      </w:r>
      <w:proofErr w:type="spellEnd"/>
      <w:proofErr w:type="gramEnd"/>
      <w:r w:rsidRPr="008445F4">
        <w:rPr>
          <w:lang w:val="en-GB"/>
        </w:rPr>
        <w:t xml:space="preserve"> in this equation – shouldn’t there be</w:t>
      </w:r>
      <w:r>
        <w:rPr>
          <w:lang w:val="en-GB"/>
        </w:rPr>
        <w:t>?</w:t>
      </w:r>
    </w:p>
  </w:comment>
  <w:comment w:id="22" w:author="Max Lindmark" w:date="2020-01-21T14:35:00Z" w:initials="ML">
    <w:p w14:paraId="4A05EEDC" w14:textId="77777777" w:rsidR="000A0A56" w:rsidRDefault="000A0A56">
      <w:pPr>
        <w:pStyle w:val="CommentText"/>
        <w:rPr>
          <w:lang w:val="en-US"/>
        </w:rPr>
      </w:pPr>
      <w:r w:rsidRPr="000A0A56">
        <w:rPr>
          <w:lang w:val="en-US"/>
        </w:rPr>
        <w:t>It is alrea</w:t>
      </w:r>
      <w:r>
        <w:rPr>
          <w:lang w:val="en-US"/>
        </w:rPr>
        <w:t xml:space="preserve">dy in </w:t>
      </w:r>
      <w:proofErr w:type="spellStart"/>
      <w:r>
        <w:rPr>
          <w:lang w:val="en-US"/>
        </w:rPr>
        <w:t>f_i</w:t>
      </w:r>
      <w:proofErr w:type="spellEnd"/>
      <w:r>
        <w:rPr>
          <w:lang w:val="en-US"/>
        </w:rPr>
        <w:t>(w).</w:t>
      </w:r>
    </w:p>
    <w:p w14:paraId="56D730AB" w14:textId="77777777" w:rsidR="000A0A56" w:rsidRDefault="000A0A56">
      <w:pPr>
        <w:pStyle w:val="CommentText"/>
        <w:rPr>
          <w:lang w:val="en-US"/>
        </w:rPr>
      </w:pPr>
    </w:p>
    <w:p w14:paraId="3E1DF86A" w14:textId="20A3EC85" w:rsidR="007D5FED" w:rsidRPr="00DB6D60" w:rsidRDefault="007D5FED">
      <w:pPr>
        <w:pStyle w:val="CommentText"/>
      </w:pPr>
      <w:r>
        <w:rPr>
          <w:rStyle w:val="CommentReference"/>
        </w:rPr>
        <w:annotationRef/>
      </w:r>
      <w:r w:rsidRPr="00DB6D60">
        <w:t>E</w:t>
      </w:r>
      <w:r>
        <w:t>_e_i is in the 0:1 scaled functional response (proportion of encountered food eaten, Eq. 6), which is multiplied by h_i*w^n to get consumed food.</w:t>
      </w:r>
    </w:p>
  </w:comment>
  <w:comment w:id="23" w:author="Asta Audzijonyte" w:date="2020-01-10T13:47:00Z" w:initials="AA">
    <w:p w14:paraId="3E87E586" w14:textId="5D9E46E8" w:rsidR="007D5FED" w:rsidRPr="00EE1CF3" w:rsidRDefault="007D5FED">
      <w:pPr>
        <w:pStyle w:val="CommentText"/>
        <w:rPr>
          <w:lang w:val="en-GB"/>
        </w:rPr>
      </w:pPr>
      <w:r>
        <w:rPr>
          <w:rStyle w:val="CommentReference"/>
        </w:rPr>
        <w:annotationRef/>
      </w:r>
      <w:r w:rsidR="000A0A56" w:rsidRPr="00EE1CF3">
        <w:rPr>
          <w:lang w:val="en-GB"/>
        </w:rPr>
        <w:t>Actually,</w:t>
      </w:r>
      <w:r w:rsidRPr="00EE1CF3">
        <w:rPr>
          <w:lang w:val="en-GB"/>
        </w:rPr>
        <w:t xml:space="preserve"> it is not 0 at maturation weight, but </w:t>
      </w:r>
      <w:proofErr w:type="gramStart"/>
      <w:r w:rsidRPr="00EE1CF3">
        <w:rPr>
          <w:lang w:val="en-GB"/>
        </w:rPr>
        <w:t>0.5</w:t>
      </w:r>
      <w:proofErr w:type="gramEnd"/>
      <w:r w:rsidRPr="00EE1CF3">
        <w:rPr>
          <w:lang w:val="en-GB"/>
        </w:rPr>
        <w:t xml:space="preserve"> I think. Check the equation and see what you get. Some allocation to reproduction starts quite early on in life </w:t>
      </w:r>
    </w:p>
  </w:comment>
  <w:comment w:id="24" w:author="Max Lindmark" w:date="2020-01-21T14:44:00Z" w:initials="ML">
    <w:p w14:paraId="11AAEC5D" w14:textId="25AD1170" w:rsidR="007D5FED" w:rsidRPr="000F01AC" w:rsidRDefault="007D5FED">
      <w:pPr>
        <w:pStyle w:val="CommentText"/>
      </w:pPr>
      <w:r>
        <w:rPr>
          <w:rStyle w:val="CommentReference"/>
        </w:rPr>
        <w:annotationRef/>
      </w:r>
      <w:r w:rsidRPr="000F01AC">
        <w:t xml:space="preserve">Ah, thanks for </w:t>
      </w:r>
      <w:r>
        <w:t>noticing that. You’re right of course. It varies between 0.1 and 0.25 for my species depending on the ratio between w_mat and w_inf</w:t>
      </w:r>
    </w:p>
  </w:comment>
  <w:comment w:id="25" w:author="Anna Gårdmark" w:date="2020-01-13T11:19:00Z" w:initials="AG">
    <w:p w14:paraId="58E55CEF" w14:textId="79B27FEF" w:rsidR="007D5FED" w:rsidRPr="00301A9A" w:rsidRDefault="007D5FED">
      <w:pPr>
        <w:pStyle w:val="CommentText"/>
        <w:rPr>
          <w:lang w:val="en-GB"/>
        </w:rPr>
      </w:pPr>
      <w:r>
        <w:rPr>
          <w:rStyle w:val="CommentReference"/>
        </w:rPr>
        <w:annotationRef/>
      </w:r>
      <w:r w:rsidRPr="00301A9A">
        <w:rPr>
          <w:lang w:val="en-GB"/>
        </w:rPr>
        <w:t>what does p stand for here</w:t>
      </w:r>
      <w:r>
        <w:rPr>
          <w:lang w:val="en-GB"/>
        </w:rPr>
        <w:t xml:space="preserve"> (and in </w:t>
      </w:r>
      <w:proofErr w:type="spellStart"/>
      <w:r>
        <w:rPr>
          <w:lang w:val="en-GB"/>
        </w:rPr>
        <w:t>eq</w:t>
      </w:r>
      <w:proofErr w:type="spellEnd"/>
      <w:r>
        <w:rPr>
          <w:lang w:val="en-GB"/>
        </w:rPr>
        <w:t xml:space="preserve"> below)</w:t>
      </w:r>
      <w:r w:rsidRPr="00301A9A">
        <w:rPr>
          <w:lang w:val="en-GB"/>
        </w:rPr>
        <w:t>?</w:t>
      </w:r>
    </w:p>
  </w:comment>
  <w:comment w:id="26" w:author="Max Lindmark" w:date="2020-01-21T14:49:00Z" w:initials="ML">
    <w:p w14:paraId="4B1C9395" w14:textId="0FE5D17B" w:rsidR="007D5FED" w:rsidRPr="00E87ABA" w:rsidRDefault="007D5FED">
      <w:pPr>
        <w:pStyle w:val="CommentText"/>
      </w:pPr>
      <w:r>
        <w:t xml:space="preserve">Good point. </w:t>
      </w:r>
      <w:r>
        <w:rPr>
          <w:rStyle w:val="CommentReference"/>
        </w:rPr>
        <w:annotationRef/>
      </w:r>
      <w:r w:rsidRPr="00E87ABA">
        <w:t>Physiological recruitment</w:t>
      </w:r>
      <w:r>
        <w:t>, explained this better.</w:t>
      </w:r>
    </w:p>
  </w:comment>
  <w:comment w:id="27" w:author="Anna Gårdmark" w:date="2020-01-13T11:30:00Z" w:initials="AG">
    <w:p w14:paraId="618A2EBD" w14:textId="6D4708A3" w:rsidR="007D5FED" w:rsidRDefault="007D5FED">
      <w:pPr>
        <w:pStyle w:val="CommentText"/>
      </w:pPr>
      <w:r>
        <w:rPr>
          <w:rStyle w:val="CommentReference"/>
        </w:rPr>
        <w:annotationRef/>
      </w:r>
      <w:r>
        <w:t>what’s p here?</w:t>
      </w:r>
    </w:p>
  </w:comment>
  <w:comment w:id="28" w:author="Max Lindmark" w:date="2020-01-21T15:17:00Z" w:initials="ML">
    <w:p w14:paraId="0FA4B2BD" w14:textId="2737FE3A" w:rsidR="007D5FED" w:rsidRPr="00E24A34" w:rsidRDefault="007D5FED">
      <w:pPr>
        <w:pStyle w:val="CommentText"/>
      </w:pPr>
      <w:r>
        <w:rPr>
          <w:rStyle w:val="CommentReference"/>
        </w:rPr>
        <w:annotationRef/>
      </w:r>
      <w:r w:rsidRPr="00E24A34">
        <w:t>Allometric exponent of metabolism</w:t>
      </w:r>
    </w:p>
  </w:comment>
  <w:comment w:id="29" w:author="Anna Gårdmark" w:date="2020-01-13T11:30:00Z" w:initials="AG">
    <w:p w14:paraId="756882C0" w14:textId="4BB712B3" w:rsidR="007D5FED" w:rsidRPr="008A569A" w:rsidRDefault="007D5FED">
      <w:pPr>
        <w:pStyle w:val="CommentText"/>
        <w:rPr>
          <w:lang w:val="en-GB"/>
        </w:rPr>
      </w:pPr>
      <w:r>
        <w:rPr>
          <w:rStyle w:val="CommentReference"/>
        </w:rPr>
        <w:annotationRef/>
      </w:r>
      <w:r w:rsidRPr="008A569A">
        <w:rPr>
          <w:lang w:val="en-GB"/>
        </w:rPr>
        <w:t xml:space="preserve">what’s </w:t>
      </w:r>
      <w:proofErr w:type="spellStart"/>
      <w:r w:rsidRPr="008A569A">
        <w:rPr>
          <w:lang w:val="en-GB"/>
        </w:rPr>
        <w:t>p</w:t>
      </w:r>
      <w:proofErr w:type="spellEnd"/>
      <w:r w:rsidRPr="008A569A">
        <w:rPr>
          <w:lang w:val="en-GB"/>
        </w:rPr>
        <w:t xml:space="preserve"> here</w:t>
      </w:r>
    </w:p>
  </w:comment>
  <w:comment w:id="30" w:author="Max Lindmark" w:date="2020-01-21T15:21:00Z" w:initials="ML">
    <w:p w14:paraId="3A1E5866" w14:textId="73B139C2" w:rsidR="007D5FED" w:rsidRPr="006D7A47" w:rsidRDefault="007D5FED">
      <w:pPr>
        <w:pStyle w:val="CommentText"/>
      </w:pPr>
      <w:r>
        <w:rPr>
          <w:rStyle w:val="CommentReference"/>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CommentReference"/>
              </w:rPr>
              <w:annotationRef/>
            </m:r>
            <m:r>
              <m:rPr>
                <m:sty m:val="p"/>
              </m:rPr>
              <w:rPr>
                <w:rStyle w:val="CommentReference"/>
              </w:rPr>
              <w:annotationRef/>
            </m:r>
          </m:sub>
        </m:sSub>
        <m:r>
          <w:rPr>
            <w:rFonts w:ascii="Cambria Math" w:hAnsi="Cambria Math"/>
          </w:rPr>
          <m:t>=predation mortality</m:t>
        </m:r>
      </m:oMath>
      <w:r w:rsidRPr="006D7A47">
        <w:rPr>
          <w:rFonts w:eastAsiaTheme="minorEastAsia"/>
        </w:rPr>
        <w:t xml:space="preserve">, eq. </w:t>
      </w:r>
      <w:r>
        <w:rPr>
          <w:rFonts w:eastAsiaTheme="minorEastAsia"/>
        </w:rPr>
        <w:t>5</w:t>
      </w:r>
    </w:p>
  </w:comment>
  <w:comment w:id="31" w:author="Anna Gårdmark" w:date="2020-01-13T11:42:00Z" w:initials="AG">
    <w:p w14:paraId="5DFE4FB7" w14:textId="06F7D60D" w:rsidR="007D5FED" w:rsidRPr="001E5279" w:rsidRDefault="007D5FED">
      <w:pPr>
        <w:pStyle w:val="CommentText"/>
        <w:rPr>
          <w:lang w:val="en-GB"/>
        </w:rPr>
      </w:pPr>
      <w:r>
        <w:rPr>
          <w:rStyle w:val="CommentReference"/>
        </w:rPr>
        <w:annotationRef/>
      </w:r>
      <w:r w:rsidRPr="001E5279">
        <w:rPr>
          <w:lang w:val="en-GB"/>
        </w:rPr>
        <w:t>not the common phrase when using semi-chemostat function; it’s the maximum population biomass</w:t>
      </w:r>
    </w:p>
  </w:comment>
  <w:comment w:id="32" w:author="Max Lindmark" w:date="2020-01-21T15:18:00Z" w:initials="ML">
    <w:p w14:paraId="700A1778" w14:textId="494C2036" w:rsidR="007D5FED" w:rsidRPr="00037B24" w:rsidRDefault="007D5FED">
      <w:pPr>
        <w:pStyle w:val="CommentText"/>
      </w:pPr>
      <w:r>
        <w:rPr>
          <w:rStyle w:val="CommentReference"/>
        </w:rPr>
        <w:annotationRef/>
      </w:r>
      <w:r w:rsidRPr="00037B24">
        <w:t xml:space="preserve">Perhaps, but it is the same </w:t>
      </w:r>
      <w:r>
        <w:t>thing</w:t>
      </w:r>
      <w:r w:rsidRPr="00250410">
        <w:rPr>
          <w:lang w:val="en-US"/>
        </w:rPr>
        <w:t xml:space="preserve"> in this case</w:t>
      </w:r>
      <w:r>
        <w:t>, and carrying capacity is what’s used in mizer</w:t>
      </w:r>
    </w:p>
  </w:comment>
  <w:comment w:id="33" w:author="Anna Gårdmark" w:date="2020-01-13T11:31:00Z" w:initials="AG">
    <w:p w14:paraId="41169B97" w14:textId="315746E3" w:rsidR="007D5FED" w:rsidRPr="008A569A" w:rsidRDefault="007D5FED">
      <w:pPr>
        <w:pStyle w:val="CommentText"/>
        <w:rPr>
          <w:lang w:val="en-GB"/>
        </w:rPr>
      </w:pPr>
      <w:r>
        <w:rPr>
          <w:rStyle w:val="CommentReference"/>
        </w:rPr>
        <w:annotationRef/>
      </w:r>
      <w:r w:rsidRPr="008A569A">
        <w:rPr>
          <w:lang w:val="en-GB"/>
        </w:rPr>
        <w:t>what’s q and n – have they been defined earlier?</w:t>
      </w:r>
    </w:p>
  </w:comment>
  <w:comment w:id="34" w:author="Max Lindmark" w:date="2020-01-21T15:19:00Z" w:initials="ML">
    <w:p w14:paraId="26BAD7C6" w14:textId="5A814480" w:rsidR="007D5FED" w:rsidRPr="00E00520" w:rsidRDefault="007D5FED">
      <w:pPr>
        <w:pStyle w:val="CommentText"/>
      </w:pPr>
      <w:r>
        <w:rPr>
          <w:rStyle w:val="CommentReference"/>
        </w:rPr>
        <w:annotationRef/>
      </w:r>
      <w:r w:rsidRPr="00E00520">
        <w:t xml:space="preserve">Yes, </w:t>
      </w:r>
      <w:r>
        <w:t>mass-exponent of search rate and maximum consumption. Defined around eq. 10 and 11</w:t>
      </w:r>
    </w:p>
  </w:comment>
  <w:comment w:id="35" w:author="Anna Gårdmark" w:date="2020-01-13T11:40:00Z" w:initials="AG">
    <w:p w14:paraId="18C4B2F5" w14:textId="2E7C67DE" w:rsidR="007D5FED" w:rsidRPr="001E5279" w:rsidRDefault="007D5FED">
      <w:pPr>
        <w:pStyle w:val="CommentText"/>
        <w:rPr>
          <w:lang w:val="en-GB"/>
        </w:rPr>
      </w:pPr>
      <w:r>
        <w:rPr>
          <w:rStyle w:val="CommentReference"/>
        </w:rPr>
        <w:annotationRef/>
      </w:r>
      <w:r w:rsidRPr="001E5279">
        <w:rPr>
          <w:lang w:val="en-GB"/>
        </w:rPr>
        <w:t xml:space="preserve">use </w:t>
      </w:r>
      <w:proofErr w:type="spellStart"/>
      <w:r w:rsidRPr="001E5279">
        <w:rPr>
          <w:lang w:val="en-GB"/>
        </w:rPr>
        <w:t>A_k</w:t>
      </w:r>
      <w:proofErr w:type="spellEnd"/>
      <w:r w:rsidRPr="001E5279">
        <w:rPr>
          <w:lang w:val="en-GB"/>
        </w:rPr>
        <w:t xml:space="preserve"> instead, since you’ve used E for the energy that predators get through feeding?</w:t>
      </w:r>
    </w:p>
  </w:comment>
  <w:comment w:id="36" w:author="Max Lindmark" w:date="2020-01-21T15:25:00Z" w:initials="ML">
    <w:p w14:paraId="1BA624AC" w14:textId="27DEC06E" w:rsidR="007D5FED" w:rsidRPr="009817ED" w:rsidRDefault="007D5FED">
      <w:pPr>
        <w:pStyle w:val="CommentText"/>
      </w:pPr>
      <w:r>
        <w:rPr>
          <w:rStyle w:val="CommentReference"/>
        </w:rPr>
        <w:annotationRef/>
      </w:r>
      <w:r>
        <w:rPr>
          <w:rStyle w:val="CommentReference"/>
        </w:rPr>
        <w:t>Yes, that’s not optimal… good suggestion!</w:t>
      </w:r>
    </w:p>
  </w:comment>
  <w:comment w:id="37" w:author="Asta Audzijonyte" w:date="2020-01-10T13:56:00Z" w:initials="AA">
    <w:p w14:paraId="1EF010F9" w14:textId="2F67AE57" w:rsidR="007D5FED" w:rsidRPr="00EE1CF3" w:rsidRDefault="007D5FED">
      <w:pPr>
        <w:pStyle w:val="CommentText"/>
        <w:rPr>
          <w:lang w:val="en-GB"/>
        </w:rPr>
      </w:pPr>
      <w:r>
        <w:rPr>
          <w:rStyle w:val="CommentReference"/>
        </w:rPr>
        <w:annotationRef/>
      </w:r>
      <w:r w:rsidRPr="00EE1CF3">
        <w:rPr>
          <w:lang w:val="en-GB"/>
        </w:rPr>
        <w:t xml:space="preserve">Or should this simply be r0? I assume the size dependence is the same, just r0 changes? </w:t>
      </w:r>
    </w:p>
  </w:comment>
  <w:comment w:id="38" w:author="Max Lindmark" w:date="2020-01-21T15:40:00Z" w:initials="ML">
    <w:p w14:paraId="1DDC92F3" w14:textId="65415F15" w:rsidR="007D5FED" w:rsidRPr="002B36B1" w:rsidRDefault="007D5FED">
      <w:pPr>
        <w:pStyle w:val="CommentText"/>
      </w:pPr>
      <w:r>
        <w:rPr>
          <w:rStyle w:val="CommentReference"/>
        </w:rPr>
        <w:annotationRef/>
      </w:r>
      <w:r w:rsidRPr="002B36B1">
        <w:t>Good point, tried to clarify</w:t>
      </w:r>
      <w:r>
        <w:t xml:space="preserve">, you assume correct </w:t>
      </w:r>
      <w:r>
        <w:sym w:font="Wingdings" w:char="F04A"/>
      </w:r>
    </w:p>
  </w:comment>
  <w:comment w:id="41" w:author="Anna Gårdmark" w:date="2020-01-13T11:51:00Z" w:initials="AG">
    <w:p w14:paraId="4BEF9924" w14:textId="64996990" w:rsidR="007D5FED" w:rsidRPr="00F1526C" w:rsidRDefault="007D5FED">
      <w:pPr>
        <w:pStyle w:val="CommentText"/>
        <w:rPr>
          <w:lang w:val="en-GB"/>
        </w:rPr>
      </w:pPr>
      <w:r>
        <w:rPr>
          <w:rStyle w:val="CommentReference"/>
        </w:rPr>
        <w:annotationRef/>
      </w:r>
      <w:r w:rsidRPr="00F1526C">
        <w:rPr>
          <w:lang w:val="en-GB"/>
        </w:rPr>
        <w:t>right?</w:t>
      </w:r>
    </w:p>
  </w:comment>
  <w:comment w:id="42" w:author="Max Lindmark" w:date="2020-01-21T15:41:00Z" w:initials="ML">
    <w:p w14:paraId="06067520" w14:textId="3DA41993" w:rsidR="007D5FED" w:rsidRPr="00EC416B" w:rsidRDefault="007D5FED">
      <w:pPr>
        <w:pStyle w:val="CommentText"/>
      </w:pPr>
      <w:r>
        <w:rPr>
          <w:rStyle w:val="CommentReference"/>
        </w:rPr>
        <w:annotationRef/>
      </w:r>
      <w:r w:rsidRPr="00EC416B">
        <w:t xml:space="preserve">Not really since </w:t>
      </w:r>
      <w:r>
        <w:t xml:space="preserve">all species rates’ scale the same (i.e. not rate*species, just rate). Kept it as it was. </w:t>
      </w:r>
    </w:p>
  </w:comment>
  <w:comment w:id="39" w:author="Anna Gårdmark" w:date="2020-01-13T11:53:00Z" w:initials="AG">
    <w:p w14:paraId="312C1030" w14:textId="2EC5DC09" w:rsidR="007D5FED" w:rsidRPr="00F1526C" w:rsidRDefault="007D5FED">
      <w:pPr>
        <w:pStyle w:val="CommentText"/>
        <w:rPr>
          <w:lang w:val="en-GB"/>
        </w:rPr>
      </w:pPr>
      <w:r>
        <w:rPr>
          <w:rStyle w:val="CommentReference"/>
        </w:rPr>
        <w:annotationRef/>
      </w:r>
      <w:r w:rsidRPr="00F1526C">
        <w:rPr>
          <w:lang w:val="en-GB"/>
        </w:rPr>
        <w:t>is this actually done for all rates, or just from the max consumption and metabolic rate?</w:t>
      </w:r>
    </w:p>
  </w:comment>
  <w:comment w:id="40" w:author="Max Lindmark" w:date="2020-01-21T15:41:00Z" w:initials="ML">
    <w:p w14:paraId="20ABD2C6" w14:textId="76853074" w:rsidR="007D5FED" w:rsidRPr="002D1D10" w:rsidRDefault="007D5FED">
      <w:pPr>
        <w:pStyle w:val="CommentText"/>
      </w:pPr>
      <w:r>
        <w:rPr>
          <w:rStyle w:val="CommentReference"/>
        </w:rPr>
        <w:annotationRef/>
      </w:r>
      <w:r w:rsidRPr="002D1D10">
        <w:rPr>
          <w:rStyle w:val="CommentReference"/>
        </w:rPr>
        <w:t xml:space="preserve">All </w:t>
      </w:r>
      <w:r w:rsidRPr="002D1D10">
        <w:t>temperature depen</w:t>
      </w:r>
      <w:r>
        <w:t>dent rates</w:t>
      </w:r>
    </w:p>
  </w:comment>
  <w:comment w:id="43" w:author="Asta Audzijonyte" w:date="2020-01-10T13:59:00Z" w:initials="AA">
    <w:p w14:paraId="4AE4F794" w14:textId="32FD6622" w:rsidR="007D5FED" w:rsidRPr="00EE1CF3" w:rsidRDefault="007D5FED">
      <w:pPr>
        <w:pStyle w:val="CommentText"/>
        <w:rPr>
          <w:lang w:val="en-GB"/>
        </w:rPr>
      </w:pPr>
      <w:r>
        <w:rPr>
          <w:rStyle w:val="CommentReference"/>
        </w:rPr>
        <w:annotationRef/>
      </w:r>
      <w:r w:rsidRPr="00EE1CF3">
        <w:rPr>
          <w:lang w:val="en-GB"/>
        </w:rPr>
        <w:t>This is cool and very important! I think you need to mention this in the intro – you are studying temperature responses in a probabilistic framework!</w:t>
      </w:r>
    </w:p>
  </w:comment>
  <w:comment w:id="44" w:author="Max Lindmark" w:date="2020-01-27T17:15:00Z" w:initials="ML">
    <w:p w14:paraId="486A6296" w14:textId="0F4F2FF1" w:rsidR="000948DF" w:rsidRPr="000948DF" w:rsidRDefault="000948DF">
      <w:pPr>
        <w:pStyle w:val="CommentText"/>
        <w:rPr>
          <w:lang w:val="en-US"/>
        </w:rPr>
      </w:pPr>
      <w:r>
        <w:rPr>
          <w:rStyle w:val="CommentReference"/>
        </w:rPr>
        <w:annotationRef/>
      </w:r>
      <w:r w:rsidRPr="000948DF">
        <w:rPr>
          <w:lang w:val="en-US"/>
        </w:rPr>
        <w:t xml:space="preserve">Glad you think it’s a good idea! Added a sentence in the </w:t>
      </w:r>
      <w:proofErr w:type="gramStart"/>
      <w:r w:rsidRPr="000948DF">
        <w:rPr>
          <w:lang w:val="en-US"/>
        </w:rPr>
        <w:t>intro</w:t>
      </w:r>
      <w:r>
        <w:rPr>
          <w:lang w:val="en-US"/>
        </w:rPr>
        <w:t>duction..</w:t>
      </w:r>
      <w:proofErr w:type="gramEnd"/>
    </w:p>
  </w:comment>
  <w:comment w:id="45" w:author="Anna Gårdmark" w:date="2020-01-13T11:51:00Z" w:initials="AG">
    <w:p w14:paraId="71F6FE03" w14:textId="644BA67E" w:rsidR="007D5FED" w:rsidRPr="00F1526C" w:rsidRDefault="007D5FED">
      <w:pPr>
        <w:pStyle w:val="CommentText"/>
        <w:rPr>
          <w:lang w:val="en-GB"/>
        </w:rPr>
      </w:pPr>
      <w:r>
        <w:rPr>
          <w:rStyle w:val="CommentReference"/>
        </w:rPr>
        <w:annotationRef/>
      </w:r>
      <w:r w:rsidRPr="00F1526C">
        <w:rPr>
          <w:lang w:val="en-GB"/>
        </w:rPr>
        <w:t>each of the 200 runs, or are you changing temperature-dependencies between each time step??!</w:t>
      </w:r>
    </w:p>
  </w:comment>
  <w:comment w:id="46" w:author="Max Lindmark" w:date="2020-01-21T15:43:00Z" w:initials="ML">
    <w:p w14:paraId="558435D0" w14:textId="5DBFC315" w:rsidR="007D5FED" w:rsidRPr="00EB5037" w:rsidRDefault="007D5FED">
      <w:pPr>
        <w:pStyle w:val="CommentText"/>
        <w:rPr>
          <w:lang w:val="en-US"/>
        </w:rPr>
      </w:pPr>
      <w:r>
        <w:rPr>
          <w:rStyle w:val="CommentReference"/>
        </w:rPr>
        <w:annotationRef/>
      </w:r>
      <w:r w:rsidRPr="000B4878">
        <w:t>Not 200 time</w:t>
      </w:r>
      <w:r>
        <w:t>-</w:t>
      </w:r>
      <w:r w:rsidRPr="000B4878">
        <w:t>steps but times, and each time with a new s</w:t>
      </w:r>
      <w:r>
        <w:t>et of parameters</w:t>
      </w:r>
      <w:r w:rsidR="00314C5E" w:rsidRPr="00314C5E">
        <w:rPr>
          <w:lang w:val="en-US"/>
        </w:rPr>
        <w:t xml:space="preserve">. </w:t>
      </w:r>
      <w:r w:rsidR="00314C5E" w:rsidRPr="00EB5037">
        <w:rPr>
          <w:lang w:val="en-US"/>
        </w:rPr>
        <w:t>Tried to clarify.</w:t>
      </w:r>
    </w:p>
  </w:comment>
  <w:comment w:id="47" w:author="Asta Audzijonyte" w:date="2020-01-10T14:01:00Z" w:initials="AA">
    <w:p w14:paraId="60D38B07" w14:textId="55CB0EC8" w:rsidR="007D5FED" w:rsidRPr="00EE1CF3" w:rsidRDefault="007D5FED">
      <w:pPr>
        <w:pStyle w:val="CommentText"/>
        <w:rPr>
          <w:lang w:val="en-GB"/>
        </w:rPr>
      </w:pPr>
      <w:r>
        <w:rPr>
          <w:rStyle w:val="CommentReference"/>
        </w:rPr>
        <w:annotationRef/>
      </w:r>
      <w:r w:rsidRPr="00EE1CF3">
        <w:rPr>
          <w:lang w:val="en-GB"/>
        </w:rPr>
        <w:t xml:space="preserve">Does it mean the distribution is the same? Not clear to me. </w:t>
      </w:r>
    </w:p>
  </w:comment>
  <w:comment w:id="48" w:author="Max Lindmark" w:date="2020-01-21T15:47:00Z" w:initials="ML">
    <w:p w14:paraId="75868CBE" w14:textId="21C2125B" w:rsidR="007D5FED" w:rsidRPr="003A5DCB" w:rsidRDefault="007D5FED">
      <w:pPr>
        <w:pStyle w:val="CommentText"/>
      </w:pPr>
      <w:r>
        <w:rPr>
          <w:rStyle w:val="CommentReference"/>
        </w:rPr>
        <w:annotationRef/>
      </w:r>
      <w:r w:rsidRPr="003A5DCB">
        <w:t>Ah</w:t>
      </w:r>
      <w:r>
        <w:t>, yes, the distribution is the same, but I draw them separately. Could also just have used the same vector</w:t>
      </w:r>
      <w:r w:rsidR="005F46F2" w:rsidRPr="005F46F2">
        <w:rPr>
          <w:lang w:val="en-US"/>
        </w:rPr>
        <w:t xml:space="preserve"> of activation energies…</w:t>
      </w:r>
      <w:r>
        <w:t xml:space="preserve"> </w:t>
      </w:r>
    </w:p>
  </w:comment>
  <w:comment w:id="49" w:author="Asta Audzijonyte" w:date="2020-01-10T14:01:00Z" w:initials="AA">
    <w:p w14:paraId="279C19B5" w14:textId="19B8EF12" w:rsidR="007D5FED" w:rsidRPr="00EE1CF3" w:rsidRDefault="007D5FED">
      <w:pPr>
        <w:pStyle w:val="CommentText"/>
        <w:rPr>
          <w:lang w:val="en-GB"/>
        </w:rPr>
      </w:pPr>
      <w:r>
        <w:rPr>
          <w:rStyle w:val="CommentReference"/>
        </w:rPr>
        <w:annotationRef/>
      </w:r>
      <w:r w:rsidRPr="00EE1CF3">
        <w:rPr>
          <w:lang w:val="en-GB"/>
        </w:rPr>
        <w:t>Are specific details given in the Appendix? Very cool!</w:t>
      </w:r>
    </w:p>
  </w:comment>
  <w:comment w:id="50" w:author="Max Lindmark" w:date="2020-01-27T17:17:00Z" w:initials="ML">
    <w:p w14:paraId="6C1910E8" w14:textId="0E1272CF" w:rsidR="00F612FF" w:rsidRPr="00F612FF" w:rsidRDefault="00F612FF">
      <w:pPr>
        <w:pStyle w:val="CommentText"/>
        <w:rPr>
          <w:lang w:val="en-US"/>
        </w:rPr>
      </w:pPr>
      <w:r>
        <w:rPr>
          <w:rStyle w:val="CommentReference"/>
        </w:rPr>
        <w:annotationRef/>
      </w:r>
      <w:r w:rsidRPr="00F612FF">
        <w:rPr>
          <w:lang w:val="en-US"/>
        </w:rPr>
        <w:t>Could be done, but</w:t>
      </w:r>
      <w:r>
        <w:rPr>
          <w:lang w:val="en-US"/>
        </w:rPr>
        <w:t xml:space="preserve"> </w:t>
      </w:r>
      <w:r w:rsidR="00A96794">
        <w:rPr>
          <w:lang w:val="en-US"/>
        </w:rPr>
        <w:t>don’t think it’s that much more to say really! I added a few sentences also.</w:t>
      </w:r>
    </w:p>
  </w:comment>
  <w:comment w:id="51" w:author="Asta Audzijonyte" w:date="2020-01-10T14:06:00Z" w:initials="AA">
    <w:p w14:paraId="4B793178" w14:textId="41FD0DCA" w:rsidR="007D5FED" w:rsidRPr="00EE1CF3" w:rsidRDefault="007D5FED">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52" w:author="Max Lindmark" w:date="2020-01-21T15:58:00Z" w:initials="ML">
    <w:p w14:paraId="4A0EFB58" w14:textId="77777777" w:rsidR="007D5FED" w:rsidRDefault="007D5FED">
      <w:pPr>
        <w:pStyle w:val="CommentText"/>
      </w:pPr>
      <w:r>
        <w:t xml:space="preserve">Ooh I mean that would have been nice but </w:t>
      </w:r>
      <w:r>
        <w:rPr>
          <w:rStyle w:val="CommentReference"/>
        </w:rPr>
        <w:annotationRef/>
      </w:r>
      <w:r w:rsidRPr="00B54067">
        <w:t>I don</w:t>
      </w:r>
      <w:r>
        <w:t xml:space="preserve">’t think I’ll do that. </w:t>
      </w:r>
    </w:p>
    <w:p w14:paraId="757C0B5F" w14:textId="77777777" w:rsidR="007D5FED" w:rsidRDefault="007D5FED">
      <w:pPr>
        <w:pStyle w:val="CommentText"/>
      </w:pPr>
    </w:p>
    <w:p w14:paraId="1B25F7D1" w14:textId="249F9672" w:rsidR="007D5FED" w:rsidRPr="00B54067" w:rsidRDefault="007D5FED">
      <w:pPr>
        <w:pStyle w:val="CommentText"/>
      </w:pPr>
      <w:r>
        <w:t xml:space="preserve">Not sure it’s meaningful right now since we do not include other important factors such as changes in distribution of sprat and herring, </w:t>
      </w:r>
      <w:r>
        <w:rPr>
          <w:noProof/>
        </w:rPr>
        <w:t>fishing selectivty trauncating the population size structure, limited growth due to competition with flounder sprat for benthos and hypoxia, all of which others have linked to this phenomenon empirically!</w:t>
      </w:r>
    </w:p>
  </w:comment>
  <w:comment w:id="53" w:author="Julia Blanchard" w:date="2019-06-06T22:59:00Z" w:initials="JB">
    <w:p w14:paraId="0AEF0669" w14:textId="77777777" w:rsidR="007D5FED" w:rsidRPr="00D511C7" w:rsidRDefault="007D5FED" w:rsidP="001B012A">
      <w:pPr>
        <w:pStyle w:val="CommentText"/>
      </w:pPr>
      <w:r>
        <w:rPr>
          <w:rStyle w:val="CommentReference"/>
        </w:rPr>
        <w:annotationRef/>
      </w:r>
      <w:r w:rsidRPr="003A0E5C">
        <w:t xml:space="preserve">Do you have catches? One issue that has come up a lot – and see follow on papers ( Spence et al) is an issue abut using SSB. </w:t>
      </w:r>
      <w:r w:rsidRPr="00D511C7">
        <w:t>On one hadn they are form statistical fitted stock assessment models so they do fit the data. But on the other hand based on very different assumptions – it is a surprise we get differences…</w:t>
      </w:r>
    </w:p>
    <w:p w14:paraId="0ED597C7" w14:textId="77777777" w:rsidR="007D5FED" w:rsidRPr="00D511C7" w:rsidRDefault="007D5FED" w:rsidP="001B012A">
      <w:pPr>
        <w:pStyle w:val="CommentText"/>
      </w:pPr>
    </w:p>
    <w:p w14:paraId="332C7886" w14:textId="77777777" w:rsidR="007D5FED" w:rsidRPr="003A0E5C" w:rsidRDefault="007D5FED" w:rsidP="001B012A">
      <w:pPr>
        <w:pStyle w:val="CommentText"/>
      </w:pPr>
      <w:r w:rsidRPr="003A0E5C">
        <w:t>So you might want to think about comparing what happens if you fit to catches (rather than only SSB )</w:t>
      </w:r>
    </w:p>
    <w:p w14:paraId="4C186E3E" w14:textId="77777777" w:rsidR="007D5FED" w:rsidRPr="003A0E5C" w:rsidRDefault="007D5FED" w:rsidP="001B012A">
      <w:pPr>
        <w:pStyle w:val="CommentText"/>
      </w:pPr>
    </w:p>
    <w:p w14:paraId="604A17E3" w14:textId="77777777" w:rsidR="007D5FED" w:rsidRPr="00D511C7" w:rsidRDefault="007D5FED" w:rsidP="001B012A">
      <w:pPr>
        <w:pStyle w:val="CommentText"/>
      </w:pPr>
      <w:r w:rsidRPr="003A0E5C">
        <w:t xml:space="preserve">But there is no single way to do this…. </w:t>
      </w:r>
      <w:r w:rsidRPr="00D511C7">
        <w:t>So you need to also use your judgement about the system to decide what is most appropriate</w:t>
      </w:r>
    </w:p>
  </w:comment>
  <w:comment w:id="54" w:author="Max Lindmark [2]" w:date="2019-08-02T11:02:00Z" w:initials="ML">
    <w:p w14:paraId="48BA7615" w14:textId="30ACAB42" w:rsidR="007D5FED" w:rsidRPr="00EE1CF3" w:rsidRDefault="007D5FED"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7D5FED" w:rsidRPr="00EE1CF3" w:rsidRDefault="007D5FED" w:rsidP="001B012A">
      <w:pPr>
        <w:pStyle w:val="CommentText"/>
        <w:rPr>
          <w:rStyle w:val="CommentReference"/>
          <w:lang w:val="en-GB"/>
        </w:rPr>
      </w:pPr>
    </w:p>
    <w:p w14:paraId="158357BA" w14:textId="3AD7C062" w:rsidR="007D5FED" w:rsidRPr="00EE1CF3" w:rsidRDefault="007D5FED"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55" w:author="Asta Audzijonyte" w:date="2020-01-10T14:15:00Z" w:initials="AA">
    <w:p w14:paraId="06F1D301" w14:textId="1E87D320" w:rsidR="007D5FED" w:rsidRPr="00EE1CF3" w:rsidRDefault="007D5FED">
      <w:pPr>
        <w:pStyle w:val="CommentText"/>
        <w:rPr>
          <w:lang w:val="en-GB"/>
        </w:rPr>
      </w:pPr>
      <w:r>
        <w:rPr>
          <w:rStyle w:val="CommentReference"/>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56" w:author="Max Lindmark" w:date="2020-01-22T14:44:00Z" w:initials="ML">
    <w:p w14:paraId="6353B54F" w14:textId="49242960" w:rsidR="007D5FED" w:rsidRDefault="007D5FED">
      <w:pPr>
        <w:pStyle w:val="CommentText"/>
      </w:pPr>
      <w:r>
        <w:rPr>
          <w:rStyle w:val="CommentReference"/>
        </w:rPr>
        <w:annotationRef/>
      </w:r>
      <w:r>
        <w:t>I have expanded on this now! And erepro is disuccsed when I describe the recruitment</w:t>
      </w:r>
    </w:p>
  </w:comment>
  <w:comment w:id="57" w:author="Anna Gårdmark" w:date="2020-01-13T12:46:00Z" w:initials="AG">
    <w:p w14:paraId="05A5A855" w14:textId="2F28E3AE" w:rsidR="007D5FED" w:rsidRDefault="007D5FED">
      <w:pPr>
        <w:pStyle w:val="CommentText"/>
      </w:pPr>
      <w:r>
        <w:rPr>
          <w:rStyle w:val="CommentReference"/>
        </w:rPr>
        <w:annotationRef/>
      </w:r>
      <w:r>
        <w:t>how?</w:t>
      </w:r>
    </w:p>
  </w:comment>
  <w:comment w:id="58" w:author="Max Lindmark" w:date="2020-01-21T17:51:00Z" w:initials="ML">
    <w:p w14:paraId="04083F49" w14:textId="6032B174" w:rsidR="007D5FED" w:rsidRDefault="007D5FED">
      <w:pPr>
        <w:pStyle w:val="CommentText"/>
      </w:pPr>
      <w:r>
        <w:rPr>
          <w:rStyle w:val="CommentReference"/>
        </w:rPr>
        <w:annotationRef/>
      </w:r>
      <w:r>
        <w:t>See comment below and the added sentences</w:t>
      </w:r>
    </w:p>
  </w:comment>
  <w:comment w:id="59" w:author="Asta Audzijonyte" w:date="2020-01-10T14:15:00Z" w:initials="AA">
    <w:p w14:paraId="26550F37" w14:textId="678D7F23" w:rsidR="007D5FED" w:rsidRPr="00EE1CF3" w:rsidRDefault="007D5FED">
      <w:pPr>
        <w:pStyle w:val="CommentText"/>
        <w:rPr>
          <w:lang w:val="en-GB"/>
        </w:rPr>
      </w:pPr>
      <w:r>
        <w:rPr>
          <w:rStyle w:val="CommentReference"/>
        </w:rPr>
        <w:annotationRef/>
      </w:r>
      <w:r w:rsidRPr="00EE1CF3">
        <w:rPr>
          <w:lang w:val="en-GB"/>
        </w:rPr>
        <w:t xml:space="preserve">What is appropriate? I think it is very important to mention the approximate levels here </w:t>
      </w:r>
    </w:p>
  </w:comment>
  <w:comment w:id="60" w:author="Max Lindmark" w:date="2020-01-21T17:51:00Z" w:initials="ML">
    <w:p w14:paraId="6953DDE4" w14:textId="6154A910" w:rsidR="007D5FED" w:rsidRDefault="007D5FED">
      <w:pPr>
        <w:pStyle w:val="CommentText"/>
      </w:pPr>
      <w:r>
        <w:rPr>
          <w:rStyle w:val="CommentReference"/>
        </w:rPr>
        <w:annotationRef/>
      </w:r>
      <w:r>
        <w:t>See comment below and the added sentences</w:t>
      </w:r>
    </w:p>
  </w:comment>
  <w:comment w:id="61" w:author="Anna Gårdmark" w:date="2020-01-13T12:46:00Z" w:initials="AG">
    <w:p w14:paraId="7F5B4E9C" w14:textId="794D848B" w:rsidR="007D5FED" w:rsidRPr="005A0F15" w:rsidRDefault="007D5FED">
      <w:pPr>
        <w:pStyle w:val="CommentText"/>
        <w:rPr>
          <w:lang w:val="en-GB"/>
        </w:rPr>
      </w:pPr>
      <w:r>
        <w:rPr>
          <w:rStyle w:val="CommentReference"/>
        </w:rPr>
        <w:annotationRef/>
      </w:r>
      <w:r w:rsidRPr="005A0F15">
        <w:rPr>
          <w:lang w:val="en-GB"/>
        </w:rPr>
        <w:t xml:space="preserve">what should this ratio be? </w:t>
      </w:r>
      <w:r>
        <w:rPr>
          <w:lang w:val="en-GB"/>
        </w:rPr>
        <w:t>Unclear to me how you used this information for the calibration</w:t>
      </w:r>
    </w:p>
  </w:comment>
  <w:comment w:id="62" w:author="Max Lindmark" w:date="2020-01-21T17:51:00Z" w:initials="ML">
    <w:p w14:paraId="715E88EF" w14:textId="0D885AAA" w:rsidR="007D5FED" w:rsidRDefault="007D5FED">
      <w:pPr>
        <w:pStyle w:val="CommentText"/>
      </w:pPr>
      <w:r>
        <w:rPr>
          <w:rStyle w:val="CommentReference"/>
        </w:rPr>
        <w:annotationRef/>
      </w:r>
      <w:r>
        <w:t>See comment below and the added sentences</w:t>
      </w:r>
    </w:p>
  </w:comment>
  <w:comment w:id="63" w:author="Max Lindmark" w:date="2020-01-21T17:33:00Z" w:initials="ML">
    <w:p w14:paraId="3C70ED48" w14:textId="77777777" w:rsidR="007D5FED" w:rsidRDefault="007D5FED" w:rsidP="00EF66DC">
      <w:pPr>
        <w:pStyle w:val="CommentText"/>
        <w:rPr>
          <w:rStyle w:val="CommentReference"/>
        </w:rPr>
      </w:pPr>
      <w:r>
        <w:rPr>
          <w:rStyle w:val="CommentReference"/>
        </w:rPr>
        <w:annotationRef/>
      </w:r>
      <w:r>
        <w:rPr>
          <w:rStyle w:val="CommentReference"/>
        </w:rPr>
        <w:t>I added a few sentences here.</w:t>
      </w:r>
    </w:p>
    <w:p w14:paraId="534BA6BE" w14:textId="77777777" w:rsidR="007D5FED" w:rsidRDefault="007D5FED" w:rsidP="00EF66DC">
      <w:pPr>
        <w:pStyle w:val="CommentText"/>
        <w:rPr>
          <w:rStyle w:val="CommentReference"/>
        </w:rPr>
      </w:pPr>
    </w:p>
    <w:p w14:paraId="18489AB9" w14:textId="77777777" w:rsidR="007D5FED" w:rsidRDefault="007D5FED" w:rsidP="00EF66DC">
      <w:pPr>
        <w:pStyle w:val="CommentText"/>
        <w:rPr>
          <w:rStyle w:val="CommentReference"/>
        </w:rPr>
      </w:pPr>
      <w:r>
        <w:rPr>
          <w:rStyle w:val="CommentReference"/>
        </w:rPr>
        <w:annotationRef/>
      </w:r>
      <w:r w:rsidRPr="00051CCB">
        <w:rPr>
          <w:rStyle w:val="CommentReference"/>
        </w:rPr>
        <w:t>I</w:t>
      </w:r>
      <w:r>
        <w:rPr>
          <w:rStyle w:val="CommentReference"/>
        </w:rPr>
        <w:t xml:space="preserve"> </w:t>
      </w:r>
      <w:r w:rsidRPr="00051CCB">
        <w:rPr>
          <w:rStyle w:val="CommentReference"/>
        </w:rPr>
        <w:t xml:space="preserve">give more details about the </w:t>
      </w:r>
      <w:r>
        <w:rPr>
          <w:rStyle w:val="CommentReference"/>
        </w:rPr>
        <w:t xml:space="preserve">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7D5FED" w:rsidRDefault="007D5FED" w:rsidP="00EF66DC">
      <w:pPr>
        <w:pStyle w:val="CommentText"/>
        <w:rPr>
          <w:rStyle w:val="CommentReference"/>
        </w:rPr>
      </w:pPr>
    </w:p>
    <w:p w14:paraId="3BED5579" w14:textId="08F3185D" w:rsidR="007D5FED" w:rsidRDefault="007D5FED" w:rsidP="00EF66DC">
      <w:pPr>
        <w:pStyle w:val="CommentText"/>
      </w:pPr>
      <w:r>
        <w:rPr>
          <w:rStyle w:val="CommentReference"/>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64" w:author="Anna Gårdmark" w:date="2020-01-13T12:48:00Z" w:initials="AG">
    <w:p w14:paraId="7E70E98E" w14:textId="47456F32" w:rsidR="007D5FED" w:rsidRPr="005A0F15" w:rsidRDefault="007D5FED">
      <w:pPr>
        <w:pStyle w:val="CommentText"/>
        <w:rPr>
          <w:lang w:val="en-GB"/>
        </w:rPr>
      </w:pPr>
      <w:r>
        <w:rPr>
          <w:rStyle w:val="CommentReference"/>
        </w:rPr>
        <w:annotationRef/>
      </w:r>
      <w:proofErr w:type="gramStart"/>
      <w:r w:rsidRPr="005A0F15">
        <w:rPr>
          <w:lang w:val="en-GB"/>
        </w:rPr>
        <w:t>said</w:t>
      </w:r>
      <w:proofErr w:type="gramEnd"/>
      <w:r w:rsidRPr="005A0F15">
        <w:rPr>
          <w:lang w:val="en-GB"/>
        </w:rPr>
        <w:t xml:space="preserve"> above didn’t you?</w:t>
      </w:r>
    </w:p>
  </w:comment>
  <w:comment w:id="65" w:author="Max Lindmark" w:date="2020-01-21T16:07:00Z" w:initials="ML">
    <w:p w14:paraId="5BA0EE76" w14:textId="33304C3E" w:rsidR="007D5FED" w:rsidRPr="001E3BB3" w:rsidRDefault="007D5FED">
      <w:pPr>
        <w:pStyle w:val="CommentText"/>
      </w:pPr>
      <w:r>
        <w:rPr>
          <w:rStyle w:val="CommentReference"/>
        </w:rPr>
        <w:annotationRef/>
      </w:r>
      <w:r w:rsidRPr="001E3BB3">
        <w:t>No that referred to the paramete</w:t>
      </w:r>
      <w:r>
        <w:t>rization (as far as I can se)</w:t>
      </w:r>
    </w:p>
  </w:comment>
  <w:comment w:id="66" w:author="Asta Audzijonyte" w:date="2020-01-10T15:55:00Z" w:initials="AA">
    <w:p w14:paraId="11CB4DF9" w14:textId="77777777" w:rsidR="007D5FED" w:rsidRPr="00EE1CF3" w:rsidRDefault="007D5FED" w:rsidP="00985029">
      <w:pPr>
        <w:pStyle w:val="CommentText"/>
        <w:rPr>
          <w:lang w:val="en-GB"/>
        </w:rPr>
      </w:pPr>
      <w:r>
        <w:rPr>
          <w:rStyle w:val="CommentReference"/>
        </w:rPr>
        <w:annotationRef/>
      </w:r>
      <w:r w:rsidRPr="00EE1CF3">
        <w:rPr>
          <w:lang w:val="en-GB"/>
        </w:rPr>
        <w:t xml:space="preserve">What are the scenarios? I think you need to list them clearly here. Did you force the temperature time series? There is not enough information on how temperature and fishing were applied in different scenarios </w:t>
      </w:r>
    </w:p>
  </w:comment>
  <w:comment w:id="67" w:author="Max Lindmark" w:date="2020-01-25T12:21:00Z" w:initials="ML">
    <w:p w14:paraId="6269D77D" w14:textId="36F12E22" w:rsidR="007D5FED" w:rsidRPr="00577EF9" w:rsidRDefault="007D5FED">
      <w:pPr>
        <w:pStyle w:val="CommentText"/>
        <w:rPr>
          <w:lang w:val="en-US"/>
        </w:rPr>
      </w:pPr>
      <w:r>
        <w:rPr>
          <w:rStyle w:val="CommentReference"/>
        </w:rPr>
        <w:annotationRef/>
      </w:r>
      <w:r w:rsidRPr="00577EF9">
        <w:rPr>
          <w:lang w:val="en-US"/>
        </w:rPr>
        <w:t xml:space="preserve">I have explained that more </w:t>
      </w:r>
      <w:r w:rsidR="0015191F" w:rsidRPr="00577EF9">
        <w:rPr>
          <w:lang w:val="en-US"/>
        </w:rPr>
        <w:t>now and</w:t>
      </w:r>
      <w:r w:rsidRPr="00577EF9">
        <w:rPr>
          <w:lang w:val="en-US"/>
        </w:rPr>
        <w:t xml:space="preserve"> added a table for the </w:t>
      </w:r>
      <w:r w:rsidR="00D55EAB">
        <w:rPr>
          <w:lang w:val="en-US"/>
        </w:rPr>
        <w:t>scenario-</w:t>
      </w:r>
      <w:r w:rsidRPr="00577EF9">
        <w:rPr>
          <w:lang w:val="en-US"/>
        </w:rPr>
        <w:t>setup</w:t>
      </w:r>
      <w:r>
        <w:rPr>
          <w:lang w:val="en-US"/>
        </w:rPr>
        <w:t>.</w:t>
      </w:r>
    </w:p>
  </w:comment>
  <w:comment w:id="70" w:author="Anna Gårdmark" w:date="2020-01-13T12:49:00Z" w:initials="AG">
    <w:p w14:paraId="7E01DDFA" w14:textId="14CCB8EF" w:rsidR="007D5FED" w:rsidRPr="005A0F15" w:rsidRDefault="007D5FED">
      <w:pPr>
        <w:pStyle w:val="CommentText"/>
        <w:rPr>
          <w:lang w:val="en-GB"/>
        </w:rPr>
      </w:pPr>
      <w:r>
        <w:rPr>
          <w:rStyle w:val="CommentReference"/>
        </w:rPr>
        <w:annotationRef/>
      </w:r>
      <w:r w:rsidRPr="005A0F15">
        <w:rPr>
          <w:lang w:val="en-GB"/>
        </w:rPr>
        <w:t xml:space="preserve">are fishing mortalities time varying? </w:t>
      </w:r>
      <w:r>
        <w:rPr>
          <w:lang w:val="en-GB"/>
        </w:rPr>
        <w:t>or are they constant through time?</w:t>
      </w:r>
    </w:p>
  </w:comment>
  <w:comment w:id="71" w:author="Max Lindmark" w:date="2020-01-21T17:52:00Z" w:initials="ML">
    <w:p w14:paraId="65376C5E" w14:textId="20F84BDD" w:rsidR="007D5FED" w:rsidRPr="00DF556C" w:rsidRDefault="007D5FED">
      <w:pPr>
        <w:pStyle w:val="CommentText"/>
        <w:rPr>
          <w:lang w:val="en-US"/>
        </w:rPr>
      </w:pPr>
      <w:r>
        <w:rPr>
          <w:rStyle w:val="CommentReference"/>
        </w:rPr>
        <w:annotationRef/>
      </w:r>
      <w:r>
        <w:t>Constant, as stated in the first sentence</w:t>
      </w:r>
      <w:r w:rsidR="00DF556C" w:rsidRPr="00DF556C">
        <w:rPr>
          <w:lang w:val="en-US"/>
        </w:rPr>
        <w:t xml:space="preserve"> (</w:t>
      </w:r>
      <w:r w:rsidR="00DF556C">
        <w:rPr>
          <w:lang w:val="en-US"/>
        </w:rPr>
        <w:t>although now rewritten)</w:t>
      </w:r>
    </w:p>
  </w:comment>
  <w:comment w:id="68" w:author="Asta Audzijonyte" w:date="2020-01-10T15:54:00Z" w:initials="AA">
    <w:p w14:paraId="31AA5443" w14:textId="4E7185FD" w:rsidR="007D5FED" w:rsidRPr="00EE1CF3" w:rsidRDefault="007D5FED">
      <w:pPr>
        <w:pStyle w:val="CommentText"/>
        <w:rPr>
          <w:lang w:val="en-GB"/>
        </w:rPr>
      </w:pPr>
      <w:r>
        <w:rPr>
          <w:rStyle w:val="CommentReference"/>
        </w:rPr>
        <w:annotationRef/>
      </w:r>
      <w:r w:rsidRPr="00EE1CF3">
        <w:rPr>
          <w:lang w:val="en-GB"/>
        </w:rPr>
        <w:t xml:space="preserve">Don’t understand this. Varied how? Did you apply a constant F into the future, or a time series? </w:t>
      </w:r>
    </w:p>
  </w:comment>
  <w:comment w:id="69" w:author="Max Lindmark" w:date="2020-01-21T17:38:00Z" w:initials="ML">
    <w:p w14:paraId="05112600" w14:textId="70D5D597" w:rsidR="007D5FED" w:rsidRPr="00A6352F" w:rsidRDefault="007D5FED">
      <w:pPr>
        <w:pStyle w:val="CommentText"/>
      </w:pPr>
      <w:r>
        <w:rPr>
          <w:rStyle w:val="CommentReference"/>
        </w:rPr>
        <w:annotationRef/>
      </w:r>
      <w:r w:rsidRPr="00A6352F">
        <w:t>Clari</w:t>
      </w:r>
      <w:r>
        <w:t>fied that this referred to the non-time varying projections</w:t>
      </w:r>
    </w:p>
  </w:comment>
  <w:comment w:id="72" w:author="Anna Gårdmark" w:date="2020-01-13T12:50:00Z" w:initials="AG">
    <w:p w14:paraId="64E96E01" w14:textId="66E735C5" w:rsidR="007D5FED" w:rsidRPr="005A0F15" w:rsidRDefault="007D5FED">
      <w:pPr>
        <w:pStyle w:val="CommentText"/>
        <w:rPr>
          <w:lang w:val="en-GB"/>
        </w:rPr>
      </w:pPr>
      <w:r>
        <w:rPr>
          <w:rStyle w:val="CommentReference"/>
        </w:rPr>
        <w:annotationRef/>
      </w:r>
      <w:r w:rsidRPr="005A0F15">
        <w:rPr>
          <w:lang w:val="en-GB"/>
        </w:rPr>
        <w:t xml:space="preserve">what do you mean by current model? </w:t>
      </w:r>
      <w:r>
        <w:rPr>
          <w:lang w:val="en-GB"/>
        </w:rPr>
        <w:t xml:space="preserve"> which F-values do you use from that one? </w:t>
      </w:r>
    </w:p>
  </w:comment>
  <w:comment w:id="73" w:author="Max Lindmark" w:date="2020-01-21T17:38:00Z" w:initials="ML">
    <w:p w14:paraId="555F18DF" w14:textId="2261A49C" w:rsidR="007D5FED" w:rsidRPr="00EB7352" w:rsidRDefault="007D5FED">
      <w:pPr>
        <w:pStyle w:val="CommentText"/>
      </w:pPr>
      <w:r>
        <w:t>Clarified that it’s the</w:t>
      </w:r>
      <w:r>
        <w:rPr>
          <w:rStyle w:val="CommentReference"/>
        </w:rPr>
        <w:annotationRef/>
      </w:r>
      <w:r>
        <w:t xml:space="preserve"> FMSY estimated from this model</w:t>
      </w:r>
    </w:p>
  </w:comment>
  <w:comment w:id="74" w:author="Anna Gårdmark" w:date="2020-01-13T13:13:00Z" w:initials="AG">
    <w:p w14:paraId="07E223B7" w14:textId="666DB0DD" w:rsidR="007D5FED" w:rsidRPr="00C343FD" w:rsidRDefault="007D5FED">
      <w:pPr>
        <w:pStyle w:val="CommentText"/>
        <w:rPr>
          <w:lang w:val="en-GB"/>
        </w:rPr>
      </w:pPr>
      <w:r>
        <w:rPr>
          <w:rStyle w:val="CommentReference"/>
        </w:rPr>
        <w:annotationRef/>
      </w:r>
      <w:r w:rsidRPr="00C343FD">
        <w:rPr>
          <w:lang w:val="en-GB"/>
        </w:rPr>
        <w:t xml:space="preserve">amazing that </w:t>
      </w:r>
      <w:r>
        <w:rPr>
          <w:lang w:val="en-GB"/>
        </w:rPr>
        <w:t>the even the case with temp-dependence on both physiology and resources (purple line) doesn’t even cross the zero-change line for any combination of activation energies! Is that true, or is it me just not seeing it in the plot? If it’s true, what’s the reason you think that warming leads to growth increases for all body sizes?   (is it the narrow range of activation energies?)</w:t>
      </w:r>
    </w:p>
  </w:comment>
  <w:comment w:id="75" w:author="Max Lindmark" w:date="2020-01-21T18:00:00Z" w:initials="ML">
    <w:p w14:paraId="71E0D7E4" w14:textId="1E9A3606" w:rsidR="007D5FED" w:rsidRPr="00BF68C1" w:rsidRDefault="007D5FED">
      <w:pPr>
        <w:pStyle w:val="CommentText"/>
        <w:rPr>
          <w:lang w:val="en-US"/>
        </w:rPr>
      </w:pPr>
      <w:r>
        <w:rPr>
          <w:rStyle w:val="CommentReference"/>
        </w:rPr>
        <w:annotationRef/>
      </w:r>
      <w:r>
        <w:t>Some do (minimal overlap with 0), but yes, it’s interesting.</w:t>
      </w:r>
      <w:r w:rsidR="00BF68C1" w:rsidRPr="00BF68C1">
        <w:rPr>
          <w:lang w:val="en-US"/>
        </w:rPr>
        <w:t xml:space="preserve"> Note also that I now plot the </w:t>
      </w:r>
      <w:r w:rsidR="00BF68C1">
        <w:rPr>
          <w:lang w:val="en-US"/>
        </w:rPr>
        <w:t xml:space="preserve">2.5 and 97.5 percentiles, and not the ranges (min/max). The latter had more overlap with 0. </w:t>
      </w:r>
    </w:p>
    <w:p w14:paraId="77181F3A" w14:textId="77777777" w:rsidR="007D5FED" w:rsidRDefault="007D5FED">
      <w:pPr>
        <w:pStyle w:val="CommentText"/>
      </w:pPr>
    </w:p>
    <w:p w14:paraId="5D65BC68" w14:textId="07186326" w:rsidR="007D5FED" w:rsidRPr="00DC05CE" w:rsidRDefault="007D5FED">
      <w:pPr>
        <w:pStyle w:val="CommentText"/>
        <w:rPr>
          <w:lang w:val="en-US"/>
        </w:rPr>
      </w:pPr>
      <w:r>
        <w:t>I did some sensitivity analysis on this in a more controlled model, and the difference in activation energies needs to be quite large, as I explain below in a comment.</w:t>
      </w:r>
      <w:r w:rsidR="00DC05CE" w:rsidRPr="00DC05CE">
        <w:rPr>
          <w:lang w:val="en-US"/>
        </w:rPr>
        <w:t xml:space="preserve"> So yes, it seems to be the narrow range of activation energies</w:t>
      </w:r>
      <w:r w:rsidR="00DC05CE">
        <w:rPr>
          <w:lang w:val="en-US"/>
        </w:rPr>
        <w:t xml:space="preserve">, but also, the activation energies needed to cause reductions in size-at-age are actually pretty large compared to the literature, so you can view it from both </w:t>
      </w:r>
      <w:proofErr w:type="gramStart"/>
      <w:r w:rsidR="00DC05CE">
        <w:rPr>
          <w:lang w:val="en-US"/>
        </w:rPr>
        <w:t>ways</w:t>
      </w:r>
      <w:proofErr w:type="gramEnd"/>
      <w:r w:rsidR="00DC05CE">
        <w:rPr>
          <w:lang w:val="en-US"/>
        </w:rPr>
        <w:t xml:space="preserve"> I guess!</w:t>
      </w:r>
    </w:p>
  </w:comment>
  <w:comment w:id="76" w:author="Asta Audzijonyte" w:date="2020-01-10T16:26:00Z" w:initials="AA">
    <w:p w14:paraId="7D28BFC7" w14:textId="77777777" w:rsidR="007D5FED" w:rsidRPr="00EE1CF3" w:rsidRDefault="007D5FED">
      <w:pPr>
        <w:pStyle w:val="CommentText"/>
        <w:rPr>
          <w:lang w:val="en-GB"/>
        </w:rPr>
      </w:pPr>
      <w:r>
        <w:rPr>
          <w:rStyle w:val="CommentReference"/>
        </w:rPr>
        <w:annotationRef/>
      </w:r>
      <w:r w:rsidRPr="00EE1CF3">
        <w:rPr>
          <w:lang w:val="en-GB"/>
        </w:rPr>
        <w:t xml:space="preserve">So generally smallest individuals </w:t>
      </w:r>
      <w:proofErr w:type="gramStart"/>
      <w:r w:rsidRPr="00EE1CF3">
        <w:rPr>
          <w:lang w:val="en-GB"/>
        </w:rPr>
        <w:t>shows</w:t>
      </w:r>
      <w:proofErr w:type="gramEnd"/>
      <w:r w:rsidRPr="00EE1CF3">
        <w:rPr>
          <w:lang w:val="en-GB"/>
        </w:rPr>
        <w:t xml:space="preserve"> strongest response, either positive or negative. How does their feeding level change in these scenarios? Does it explain anything?... </w:t>
      </w:r>
    </w:p>
    <w:p w14:paraId="45064F38" w14:textId="77777777" w:rsidR="007D5FED" w:rsidRPr="00EE1CF3" w:rsidRDefault="007D5FED">
      <w:pPr>
        <w:pStyle w:val="CommentText"/>
        <w:rPr>
          <w:lang w:val="en-GB"/>
        </w:rPr>
      </w:pPr>
    </w:p>
    <w:p w14:paraId="38FF9F64" w14:textId="159097FF" w:rsidR="007D5FED" w:rsidRPr="00EE1CF3" w:rsidRDefault="007D5FED">
      <w:pPr>
        <w:pStyle w:val="CommentText"/>
        <w:rPr>
          <w:lang w:val="en-GB"/>
        </w:rPr>
      </w:pPr>
      <w:r w:rsidRPr="00EE1CF3">
        <w:rPr>
          <w:lang w:val="en-GB"/>
        </w:rPr>
        <w:t xml:space="preserve">Oh, ok, just saw it now the appendix figure. Ok… the feeding level initially is “reasonable” but at the end of warming simulations is extremely high, basically close to 1. </w:t>
      </w:r>
      <w:proofErr w:type="gramStart"/>
      <w:r w:rsidRPr="00EE1CF3">
        <w:rPr>
          <w:lang w:val="en-GB"/>
        </w:rPr>
        <w:t>So</w:t>
      </w:r>
      <w:proofErr w:type="gramEnd"/>
      <w:r w:rsidRPr="00EE1CF3">
        <w:rPr>
          <w:lang w:val="en-GB"/>
        </w:rPr>
        <w:t xml:space="preserve">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w:t>
      </w:r>
      <w:proofErr w:type="gramStart"/>
      <w:r w:rsidRPr="00EE1CF3">
        <w:rPr>
          <w:lang w:val="en-GB"/>
        </w:rPr>
        <w:t>level, but</w:t>
      </w:r>
      <w:proofErr w:type="gramEnd"/>
      <w:r w:rsidRPr="00EE1CF3">
        <w:rPr>
          <w:lang w:val="en-GB"/>
        </w:rPr>
        <w:t xml:space="preserve"> is quite possible that if feeding levels were lower you would get more emergent species interactions and effects. </w:t>
      </w:r>
    </w:p>
    <w:p w14:paraId="6DEEF020" w14:textId="21DFA58A" w:rsidR="007D5FED" w:rsidRPr="00EE1CF3" w:rsidRDefault="007D5FED">
      <w:pPr>
        <w:pStyle w:val="CommentText"/>
        <w:rPr>
          <w:lang w:val="en-GB"/>
        </w:rPr>
      </w:pPr>
    </w:p>
  </w:comment>
  <w:comment w:id="77" w:author="Max Lindmark" w:date="2020-01-21T18:06:00Z" w:initials="ML">
    <w:p w14:paraId="6FBC068A" w14:textId="05654E3A" w:rsidR="007D5FED" w:rsidRDefault="007D5FED">
      <w:pPr>
        <w:pStyle w:val="CommentText"/>
      </w:pPr>
      <w:r>
        <w:rPr>
          <w:rStyle w:val="CommentReference"/>
        </w:rPr>
        <w:annotationRef/>
      </w:r>
      <w:r>
        <w:t>Actually Fig. S12 in the previous version</w:t>
      </w:r>
      <w:r w:rsidRPr="00C7599A">
        <w:rPr>
          <w:lang w:val="en-US"/>
        </w:rPr>
        <w:t xml:space="preserve"> (current fig S13)</w:t>
      </w:r>
      <w:r>
        <w:t xml:space="preserve"> showed </w:t>
      </w:r>
      <w:r w:rsidRPr="00E86C71">
        <w:rPr>
          <w:b/>
          <w:bCs/>
        </w:rPr>
        <w:t>relative</w:t>
      </w:r>
      <w:r>
        <w:t xml:space="preserve"> </w:t>
      </w:r>
      <w:r w:rsidR="00E86C71" w:rsidRPr="00E86C71">
        <w:rPr>
          <w:lang w:val="en-US"/>
        </w:rPr>
        <w:t xml:space="preserve">not </w:t>
      </w:r>
      <w:r w:rsidR="00E86C71" w:rsidRPr="00E86C71">
        <w:rPr>
          <w:b/>
          <w:bCs/>
          <w:lang w:val="en-US"/>
        </w:rPr>
        <w:t>actual</w:t>
      </w:r>
      <w:r w:rsidR="00E86C71" w:rsidRPr="00E86C71">
        <w:rPr>
          <w:lang w:val="en-US"/>
        </w:rPr>
        <w:t xml:space="preserve"> </w:t>
      </w:r>
      <w:r>
        <w:t>feeding levels (</w:t>
      </w:r>
      <w:r w:rsidR="00E86C71" w:rsidRPr="00E86C71">
        <w:rPr>
          <w:lang w:val="en-US"/>
        </w:rPr>
        <w:t xml:space="preserve">there was a </w:t>
      </w:r>
      <w:r>
        <w:t>typo in legend but not graph, fixed now). So, they were still food-limited, because a 1 there meant it does not change much with warming and that they are still food limited, because the baseline feeding level is between 0.6-0.75.</w:t>
      </w:r>
    </w:p>
  </w:comment>
  <w:comment w:id="78" w:author="Asta Audzijonyte" w:date="2020-01-10T16:45:00Z" w:initials="AA">
    <w:p w14:paraId="3002707A" w14:textId="77777777" w:rsidR="007D5FED" w:rsidRPr="00EE1CF3" w:rsidRDefault="007D5FED">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7D5FED" w:rsidRPr="00EE1CF3" w:rsidRDefault="007D5FED">
      <w:pPr>
        <w:pStyle w:val="CommentText"/>
        <w:rPr>
          <w:lang w:val="en-GB"/>
        </w:rPr>
      </w:pPr>
    </w:p>
    <w:p w14:paraId="1DEC69D6" w14:textId="2CDD9917" w:rsidR="007D5FED" w:rsidRPr="00EE1CF3" w:rsidRDefault="007D5FED">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79" w:author="Anna Gårdmark" w:date="2020-01-13T13:09:00Z" w:initials="AG">
    <w:p w14:paraId="5D806F21" w14:textId="7A77CEE2" w:rsidR="007D5FED" w:rsidRPr="00C343FD" w:rsidRDefault="007D5FED">
      <w:pPr>
        <w:pStyle w:val="CommentText"/>
        <w:rPr>
          <w:lang w:val="en-GB"/>
        </w:rPr>
      </w:pPr>
      <w:r>
        <w:rPr>
          <w:rStyle w:val="CommentReference"/>
        </w:rPr>
        <w:annotationRef/>
      </w:r>
      <w:r w:rsidRPr="00C343FD">
        <w:rPr>
          <w:lang w:val="en-GB"/>
        </w:rPr>
        <w:t>good points. The latter one is important to bring up in the discussion</w:t>
      </w:r>
    </w:p>
  </w:comment>
  <w:comment w:id="80" w:author="Max Lindmark" w:date="2020-01-21T18:09:00Z" w:initials="ML">
    <w:p w14:paraId="3C50083A" w14:textId="77777777" w:rsidR="00542CD3" w:rsidRDefault="007D5FED">
      <w:pPr>
        <w:pStyle w:val="CommentText"/>
      </w:pPr>
      <w:r>
        <w:rPr>
          <w:rStyle w:val="CommentReference"/>
        </w:rPr>
        <w:annotationRef/>
      </w:r>
      <w:r>
        <w:t xml:space="preserve">Yes, good points! I can just add that they are not at feeding levels = 1 (see earlier comment), but rather the same as in the baseline (it’s 1 on the relative scale that the plot showed). </w:t>
      </w:r>
    </w:p>
    <w:p w14:paraId="0E5119E8" w14:textId="77777777" w:rsidR="00542CD3" w:rsidRDefault="00542CD3">
      <w:pPr>
        <w:pStyle w:val="CommentText"/>
      </w:pPr>
    </w:p>
    <w:p w14:paraId="755B469E" w14:textId="77777777" w:rsidR="007D5FED" w:rsidRDefault="007D5FED">
      <w:pPr>
        <w:pStyle w:val="CommentText"/>
        <w:rPr>
          <w:lang w:val="en-US"/>
        </w:rPr>
      </w:pPr>
      <w:r>
        <w:t xml:space="preserve">But I still think </w:t>
      </w:r>
      <w:r w:rsidR="00542CD3" w:rsidRPr="00542CD3">
        <w:rPr>
          <w:lang w:val="en-US"/>
        </w:rPr>
        <w:t xml:space="preserve">those are </w:t>
      </w:r>
      <w:r>
        <w:t>valid point</w:t>
      </w:r>
      <w:r w:rsidR="00542CD3" w:rsidRPr="00542CD3">
        <w:rPr>
          <w:lang w:val="en-US"/>
        </w:rPr>
        <w:t>s</w:t>
      </w:r>
      <w:r>
        <w:t>, and something definitely happens around maturation size (as can be seen from the relative-abundance changes)</w:t>
      </w:r>
      <w:r w:rsidR="00542CD3" w:rsidRPr="00542CD3">
        <w:rPr>
          <w:lang w:val="en-US"/>
        </w:rPr>
        <w:t xml:space="preserve">. </w:t>
      </w:r>
      <w:r w:rsidR="00542CD3">
        <w:rPr>
          <w:lang w:val="en-US"/>
        </w:rPr>
        <w:t>It could also be that juveniles are hit harder in terms of size-at-age because they mainly feed on background resources.</w:t>
      </w:r>
    </w:p>
    <w:p w14:paraId="275AB8B3" w14:textId="77777777" w:rsidR="00542CD3" w:rsidRDefault="00542CD3">
      <w:pPr>
        <w:pStyle w:val="CommentText"/>
        <w:rPr>
          <w:lang w:val="en-US"/>
        </w:rPr>
      </w:pPr>
    </w:p>
    <w:p w14:paraId="4DD49427" w14:textId="7F5D6D21" w:rsidR="00542CD3" w:rsidRPr="00542CD3" w:rsidRDefault="00542CD3">
      <w:pPr>
        <w:pStyle w:val="CommentText"/>
        <w:rPr>
          <w:lang w:val="en-US"/>
        </w:rPr>
      </w:pPr>
      <w:r>
        <w:rPr>
          <w:lang w:val="en-US"/>
        </w:rPr>
        <w:t xml:space="preserve">I need to check the </w:t>
      </w:r>
      <w:proofErr w:type="spellStart"/>
      <w:r>
        <w:rPr>
          <w:lang w:val="en-US"/>
        </w:rPr>
        <w:t>R_max</w:t>
      </w:r>
      <w:proofErr w:type="spellEnd"/>
      <w:r>
        <w:rPr>
          <w:lang w:val="en-US"/>
        </w:rPr>
        <w:t xml:space="preserve"> idea though, i.e. if the increased growth and thus likely biomass production does not lead to large differences in recruitment due to them being close to </w:t>
      </w:r>
      <w:proofErr w:type="spellStart"/>
      <w:r>
        <w:rPr>
          <w:lang w:val="en-US"/>
        </w:rPr>
        <w:t>R_max</w:t>
      </w:r>
      <w:proofErr w:type="spellEnd"/>
      <w:r>
        <w:rPr>
          <w:lang w:val="en-US"/>
        </w:rPr>
        <w:t xml:space="preserve">. I have so far only looked at </w:t>
      </w:r>
      <w:proofErr w:type="spellStart"/>
      <w:r>
        <w:rPr>
          <w:lang w:val="en-US"/>
        </w:rPr>
        <w:t>R_max</w:t>
      </w:r>
      <w:proofErr w:type="spellEnd"/>
      <w:r>
        <w:rPr>
          <w:lang w:val="en-US"/>
        </w:rPr>
        <w:t xml:space="preserve"> in the calibration, not the main analysis. </w:t>
      </w:r>
      <w:r w:rsidRPr="00542CD3">
        <w:rPr>
          <w:b/>
          <w:bCs/>
          <w:lang w:val="en-US"/>
        </w:rPr>
        <w:t>Will prioritize this next!</w:t>
      </w:r>
    </w:p>
  </w:comment>
  <w:comment w:id="81" w:author="Max Lindmark" w:date="2020-01-04T18:28:00Z" w:initials="ML">
    <w:p w14:paraId="0D32AFEB" w14:textId="77777777" w:rsidR="007D5FED" w:rsidRPr="00EE1CF3" w:rsidRDefault="007D5FED">
      <w:pPr>
        <w:pStyle w:val="CommentText"/>
        <w:rPr>
          <w:lang w:val="en-GB"/>
        </w:rPr>
      </w:pPr>
      <w:r>
        <w:rPr>
          <w:rStyle w:val="CommentReference"/>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7D5FED" w:rsidRPr="00EE1CF3" w:rsidRDefault="007D5FED">
      <w:pPr>
        <w:pStyle w:val="CommentText"/>
        <w:rPr>
          <w:lang w:val="en-GB"/>
        </w:rPr>
      </w:pPr>
    </w:p>
    <w:p w14:paraId="0F426246" w14:textId="2F862F30" w:rsidR="007D5FED" w:rsidRPr="00EE1CF3" w:rsidRDefault="007D5FED">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82" w:author="Asta Audzijonyte" w:date="2020-01-10T16:10:00Z" w:initials="AA">
    <w:p w14:paraId="2E795C5D" w14:textId="4B61EFCE" w:rsidR="007D5FED" w:rsidRPr="00EE1CF3" w:rsidRDefault="007D5FED">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83" w:author="Asta Audzijonyte" w:date="2020-01-10T16:12:00Z" w:initials="AA">
    <w:p w14:paraId="3473C746" w14:textId="2186D947" w:rsidR="007D5FED" w:rsidRPr="00EE1CF3" w:rsidRDefault="007D5FED">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84" w:author="Anna Gårdmark" w:date="2020-01-13T13:19:00Z" w:initials="AG">
    <w:p w14:paraId="7912A0B1" w14:textId="2A9D09B5" w:rsidR="007D5FED" w:rsidRPr="0063626B" w:rsidRDefault="007D5FED">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85" w:author="Max Lindmark" w:date="2020-01-21T18:35:00Z" w:initials="ML">
    <w:p w14:paraId="70967359" w14:textId="77777777" w:rsidR="009A00FD" w:rsidRDefault="007D5FED">
      <w:pPr>
        <w:pStyle w:val="CommentText"/>
        <w:rPr>
          <w:rStyle w:val="CommentReference"/>
        </w:rPr>
      </w:pPr>
      <w:r w:rsidRPr="00CD245E">
        <w:rPr>
          <w:rStyle w:val="CommentReference"/>
          <w:b/>
          <w:bCs/>
        </w:rPr>
        <w:t xml:space="preserve">Asta#2: </w:t>
      </w:r>
      <w:r>
        <w:rPr>
          <w:rStyle w:val="CommentReference"/>
        </w:rPr>
        <w:annotationRef/>
      </w:r>
      <w:r>
        <w:rPr>
          <w:rStyle w:val="CommentReference"/>
        </w:rPr>
        <w:t>I actually meant quite broadly across all sizes when referring to the results and scenarios in my first comment here</w:t>
      </w:r>
      <w:r w:rsidR="009A00FD" w:rsidRPr="009A00FD">
        <w:rPr>
          <w:rStyle w:val="CommentReference"/>
          <w:lang w:val="en-US"/>
        </w:rPr>
        <w:t xml:space="preserve"> </w:t>
      </w:r>
      <w:r w:rsidR="009A00FD">
        <w:rPr>
          <w:rStyle w:val="CommentReference"/>
          <w:lang w:val="en-US"/>
        </w:rPr>
        <w:t>(because the sign of the effect does not change over ontogeny)</w:t>
      </w:r>
      <w:r>
        <w:rPr>
          <w:rStyle w:val="CommentReference"/>
        </w:rPr>
        <w:t>.</w:t>
      </w:r>
    </w:p>
    <w:p w14:paraId="08F6F6A7" w14:textId="2BB5980A" w:rsidR="007D5FED" w:rsidRDefault="007D5FED">
      <w:pPr>
        <w:pStyle w:val="CommentText"/>
        <w:rPr>
          <w:rStyle w:val="CommentReference"/>
        </w:rPr>
      </w:pPr>
      <w:r>
        <w:rPr>
          <w:rStyle w:val="CommentReference"/>
        </w:rPr>
        <w:t xml:space="preserve"> </w:t>
      </w:r>
    </w:p>
    <w:p w14:paraId="3EFA7D29" w14:textId="57936D1C" w:rsidR="007D5FED" w:rsidRPr="00CD245E" w:rsidRDefault="007D5FED" w:rsidP="00A400E1">
      <w:pPr>
        <w:pStyle w:val="CommentText"/>
      </w:pPr>
      <w:r w:rsidRPr="00CD245E">
        <w:rPr>
          <w:rStyle w:val="CommentReference"/>
          <w:b/>
          <w:bCs/>
        </w:rPr>
        <w:t>Asta#1</w:t>
      </w:r>
      <w:r>
        <w:rPr>
          <w:rStyle w:val="CommentReference"/>
          <w:b/>
          <w:bCs/>
        </w:rPr>
        <w:t xml:space="preserve">: </w:t>
      </w:r>
      <w:r>
        <w:rPr>
          <w:rStyle w:val="CommentReference"/>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86" w:author="Anna Gårdmark" w:date="2020-01-13T13:28:00Z" w:initials="AG">
    <w:p w14:paraId="4B6860A9" w14:textId="58EE25B2" w:rsidR="007D5FED" w:rsidRPr="001F2BB0" w:rsidRDefault="007D5FED">
      <w:pPr>
        <w:pStyle w:val="CommentText"/>
        <w:rPr>
          <w:lang w:val="en-GB"/>
        </w:rPr>
      </w:pPr>
      <w:r>
        <w:rPr>
          <w:rStyle w:val="CommentReference"/>
        </w:rPr>
        <w:annotationRef/>
      </w:r>
      <w:r w:rsidRPr="001F2BB0">
        <w:rPr>
          <w:lang w:val="en-GB"/>
        </w:rPr>
        <w:t>interesting – why do you think this is?</w:t>
      </w:r>
    </w:p>
  </w:comment>
  <w:comment w:id="87" w:author="Max Lindmark" w:date="2020-01-27T17:51:00Z" w:initials="ML">
    <w:p w14:paraId="0C637F24" w14:textId="77777777" w:rsidR="00E126A4" w:rsidRDefault="00BA6B1B">
      <w:pPr>
        <w:pStyle w:val="CommentText"/>
        <w:rPr>
          <w:lang w:val="en-US"/>
        </w:rPr>
      </w:pPr>
      <w:r>
        <w:rPr>
          <w:rStyle w:val="CommentReference"/>
        </w:rPr>
        <w:annotationRef/>
      </w:r>
      <w:r w:rsidRPr="00BA6B1B">
        <w:rPr>
          <w:lang w:val="en-US"/>
        </w:rPr>
        <w:t>That’s a</w:t>
      </w:r>
      <w:r w:rsidR="000F3CC7">
        <w:rPr>
          <w:lang w:val="en-US"/>
        </w:rPr>
        <w:t xml:space="preserve"> very</w:t>
      </w:r>
      <w:r w:rsidRPr="00BA6B1B">
        <w:rPr>
          <w:lang w:val="en-US"/>
        </w:rPr>
        <w:t xml:space="preserve"> good question</w:t>
      </w:r>
      <w:r>
        <w:rPr>
          <w:lang w:val="en-US"/>
        </w:rPr>
        <w:t xml:space="preserve">… I </w:t>
      </w:r>
      <w:proofErr w:type="spellStart"/>
      <w:r w:rsidR="00E96514">
        <w:rPr>
          <w:lang w:val="en-US"/>
        </w:rPr>
        <w:t>though</w:t>
      </w:r>
      <w:proofErr w:type="spellEnd"/>
      <w:r w:rsidR="00E96514">
        <w:rPr>
          <w:lang w:val="en-US"/>
        </w:rPr>
        <w:t xml:space="preserve"> a lot about it and now </w:t>
      </w:r>
      <w:r w:rsidR="00DE4F91">
        <w:rPr>
          <w:lang w:val="en-US"/>
        </w:rPr>
        <w:t xml:space="preserve">I </w:t>
      </w:r>
      <w:r>
        <w:rPr>
          <w:lang w:val="en-US"/>
        </w:rPr>
        <w:t xml:space="preserve">think it’s because the projections </w:t>
      </w:r>
      <w:r w:rsidR="007622F4">
        <w:rPr>
          <w:lang w:val="en-US"/>
        </w:rPr>
        <w:t>use the overall mean FMSY values</w:t>
      </w:r>
      <w:r w:rsidR="002C0EE7">
        <w:rPr>
          <w:lang w:val="en-US"/>
        </w:rPr>
        <w:t>, which is much lower than the extremely high 0.9 used for the calibration (mean F in 1992-2002)</w:t>
      </w:r>
      <w:r w:rsidR="00E126A4">
        <w:rPr>
          <w:lang w:val="en-US"/>
        </w:rPr>
        <w:t>…</w:t>
      </w:r>
    </w:p>
    <w:p w14:paraId="0F745047" w14:textId="77777777" w:rsidR="00E126A4" w:rsidRDefault="00E126A4">
      <w:pPr>
        <w:pStyle w:val="CommentText"/>
        <w:rPr>
          <w:lang w:val="en-US"/>
        </w:rPr>
      </w:pPr>
    </w:p>
    <w:p w14:paraId="531C9033" w14:textId="2BC65669" w:rsidR="002C0EE7" w:rsidRDefault="002C0EE7">
      <w:pPr>
        <w:pStyle w:val="CommentText"/>
        <w:rPr>
          <w:lang w:val="en-US"/>
        </w:rPr>
      </w:pPr>
      <w:r>
        <w:rPr>
          <w:lang w:val="en-US"/>
        </w:rPr>
        <w:t xml:space="preserve">So maybe the main effect here </w:t>
      </w:r>
      <w:r w:rsidR="00E126A4">
        <w:rPr>
          <w:lang w:val="en-US"/>
        </w:rPr>
        <w:t xml:space="preserve">(for cod, not the other species which have more similar F-values) </w:t>
      </w:r>
      <w:r>
        <w:rPr>
          <w:lang w:val="en-US"/>
        </w:rPr>
        <w:t xml:space="preserve">is just the lowered FSMY. This is perhaps not something we want (not ideal), maybe we should just project with the calibration-F’s when controlling for fishing… </w:t>
      </w:r>
    </w:p>
    <w:p w14:paraId="634E6685" w14:textId="1A89F2A4" w:rsidR="002C0EE7" w:rsidRPr="002C0EE7" w:rsidRDefault="002C0EE7">
      <w:pPr>
        <w:pStyle w:val="CommentText"/>
        <w:rPr>
          <w:b/>
          <w:bCs/>
          <w:lang w:val="en-US"/>
        </w:rPr>
      </w:pPr>
      <w:r>
        <w:rPr>
          <w:lang w:val="en-US"/>
        </w:rPr>
        <w:br/>
      </w:r>
      <w:r w:rsidRPr="002C0EE7">
        <w:rPr>
          <w:b/>
          <w:bCs/>
          <w:lang w:val="en-US"/>
        </w:rPr>
        <w:t>Can prioritize running that analysis and put in appendix!</w:t>
      </w:r>
      <w:r w:rsidR="00EB5037">
        <w:rPr>
          <w:b/>
          <w:bCs/>
          <w:lang w:val="en-US"/>
        </w:rPr>
        <w:t xml:space="preserve"> Because if we want to control for F, we should use the calibration-F and only change temperatures… Then we can say stuff like: “warming reduces the abundance of large fish more than small” [as seen for sprat and herring], </w:t>
      </w:r>
      <w:r w:rsidR="00F854F5">
        <w:rPr>
          <w:b/>
          <w:bCs/>
          <w:lang w:val="en-US"/>
        </w:rPr>
        <w:t>which is also interesting in addition to mean size and growth.</w:t>
      </w:r>
    </w:p>
    <w:p w14:paraId="43CFBFE4" w14:textId="77777777" w:rsidR="002C0EE7" w:rsidRDefault="002C0EE7">
      <w:pPr>
        <w:pStyle w:val="CommentText"/>
        <w:rPr>
          <w:lang w:val="en-US"/>
        </w:rPr>
      </w:pPr>
    </w:p>
    <w:p w14:paraId="40000D6C" w14:textId="2C2A1A41" w:rsidR="00BA6B1B" w:rsidRPr="00BA6B1B" w:rsidRDefault="002C0EE7">
      <w:pPr>
        <w:pStyle w:val="CommentText"/>
        <w:rPr>
          <w:lang w:val="en-US"/>
        </w:rPr>
      </w:pPr>
      <w:r>
        <w:rPr>
          <w:lang w:val="en-US"/>
        </w:rPr>
        <w:t>Or we just say it could contribute and that those F-values anyway and point to the non-time-varying simulations for FMSY and such.</w:t>
      </w:r>
    </w:p>
  </w:comment>
  <w:comment w:id="88" w:author="Anna Gårdmark" w:date="2020-01-13T13:51:00Z" w:initials="AG">
    <w:p w14:paraId="0E6B3094" w14:textId="39A296DD" w:rsidR="007D5FED" w:rsidRPr="00702530" w:rsidRDefault="007D5FED">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89" w:author="Max Lindmark" w:date="2020-01-21T18:31:00Z" w:initials="ML">
    <w:p w14:paraId="45FD10EF" w14:textId="61E81321" w:rsidR="007D5FED" w:rsidRPr="00786BD5" w:rsidRDefault="007D5FED">
      <w:pPr>
        <w:pStyle w:val="CommentText"/>
        <w:rPr>
          <w:lang w:val="en-US"/>
        </w:rPr>
      </w:pPr>
      <w:r w:rsidRPr="00206E44">
        <w:rPr>
          <w:rStyle w:val="CommentReference"/>
          <w:color w:val="FF0000"/>
        </w:rPr>
        <w:annotationRef/>
      </w:r>
      <w:r w:rsidR="00786BD5">
        <w:rPr>
          <w:lang w:val="en-US"/>
        </w:rPr>
        <w:t>Because I updated the scenario that I didn’t have uncertainty on before, this point is not as important as the results are generally clearer.</w:t>
      </w:r>
    </w:p>
  </w:comment>
  <w:comment w:id="90" w:author="Anna Gårdmark" w:date="2020-01-13T13:10:00Z" w:initials="AG">
    <w:p w14:paraId="6F3AE226" w14:textId="3BD0DE7E" w:rsidR="007D5FED" w:rsidRPr="00C343FD" w:rsidRDefault="007D5FED">
      <w:pPr>
        <w:pStyle w:val="CommentText"/>
        <w:rPr>
          <w:lang w:val="en-GB"/>
        </w:rPr>
      </w:pPr>
      <w:r>
        <w:rPr>
          <w:rStyle w:val="CommentReference"/>
        </w:rPr>
        <w:annotationRef/>
      </w:r>
      <w:r w:rsidRPr="00C343FD">
        <w:rPr>
          <w:lang w:val="en-GB"/>
        </w:rPr>
        <w:t>hard to see</w:t>
      </w:r>
      <w:r>
        <w:rPr>
          <w:lang w:val="en-GB"/>
        </w:rPr>
        <w:t xml:space="preserve"> differences in the </w:t>
      </w:r>
      <w:proofErr w:type="spellStart"/>
      <w:r>
        <w:rPr>
          <w:lang w:val="en-GB"/>
        </w:rPr>
        <w:t>colors</w:t>
      </w:r>
      <w:proofErr w:type="spellEnd"/>
      <w:r>
        <w:rPr>
          <w:lang w:val="en-GB"/>
        </w:rPr>
        <w:t xml:space="preserve"> (green/turquoise, red/pink)</w:t>
      </w:r>
    </w:p>
  </w:comment>
  <w:comment w:id="91" w:author="Max Lindmark" w:date="2020-01-22T16:06:00Z" w:initials="ML">
    <w:p w14:paraId="70365237" w14:textId="4A57AF09" w:rsidR="007D5FED" w:rsidRDefault="007D5FED">
      <w:pPr>
        <w:pStyle w:val="CommentText"/>
      </w:pPr>
      <w:r>
        <w:rPr>
          <w:rStyle w:val="CommentReference"/>
        </w:rPr>
        <w:annotationRef/>
      </w:r>
      <w:r>
        <w:t xml:space="preserve">Hmm, I quite like this palette for contrasting colors. It’s from the RColorBrewer package for friendly palettes. I can try and make them more visible. </w:t>
      </w:r>
    </w:p>
  </w:comment>
  <w:comment w:id="93" w:author="Max Lindmark" w:date="2019-11-20T14:29:00Z" w:initials="ML">
    <w:p w14:paraId="0758F59F" w14:textId="1E032493" w:rsidR="007D5FED" w:rsidRPr="00EE1CF3" w:rsidRDefault="007D5FED">
      <w:pPr>
        <w:pStyle w:val="CommentText"/>
        <w:rPr>
          <w:lang w:val="en-GB"/>
        </w:rPr>
      </w:pPr>
      <w:r>
        <w:rPr>
          <w:rStyle w:val="CommentReference"/>
        </w:rPr>
        <w:annotationRef/>
      </w:r>
      <w:r w:rsidRPr="00EE1CF3">
        <w:rPr>
          <w:lang w:val="en-GB"/>
        </w:rPr>
        <w:t>Does this sound OK to everyone?</w:t>
      </w:r>
    </w:p>
  </w:comment>
  <w:comment w:id="94" w:author="Anna Gårdmark" w:date="2020-01-13T14:23:00Z" w:initials="AG">
    <w:p w14:paraId="6D145A93" w14:textId="43F0C9DF" w:rsidR="007D5FED" w:rsidRDefault="007D5FED">
      <w:pPr>
        <w:pStyle w:val="CommentText"/>
      </w:pPr>
      <w:r>
        <w:rPr>
          <w:rStyle w:val="CommentReference"/>
        </w:rPr>
        <w:annotationRef/>
      </w:r>
      <w:r>
        <w:t>fine with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722F5CE6" w15:done="0"/>
  <w15:commentEx w15:paraId="56FFDFD9" w15:done="0"/>
  <w15:commentEx w15:paraId="313B657E" w15:paraIdParent="56FFDFD9" w15:done="0"/>
  <w15:commentEx w15:paraId="1A2EF796" w15:paraIdParent="56FFDFD9" w15:done="0"/>
  <w15:commentEx w15:paraId="4FA3DB44"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17E1806D" w15:done="0"/>
  <w15:commentEx w15:paraId="57805CCD" w15:done="0"/>
  <w15:commentEx w15:paraId="5FBC7EFA" w15:done="0"/>
  <w15:commentEx w15:paraId="5488E8F1" w15:paraIdParent="5FBC7EFA" w15:done="0"/>
  <w15:commentEx w15:paraId="4E7DFABD" w15:done="0"/>
  <w15:commentEx w15:paraId="520871FB" w15:paraIdParent="4E7DFABD" w15:done="0"/>
  <w15:commentEx w15:paraId="068BA63C" w15:done="0"/>
  <w15:commentEx w15:paraId="3E1DF86A" w15:paraIdParent="068BA63C" w15:done="0"/>
  <w15:commentEx w15:paraId="3E87E586" w15:done="0"/>
  <w15:commentEx w15:paraId="11AAEC5D" w15:paraIdParent="3E87E586" w15:done="0"/>
  <w15:commentEx w15:paraId="58E55CEF" w15:done="0"/>
  <w15:commentEx w15:paraId="4B1C9395" w15:paraIdParent="58E55CEF" w15:done="0"/>
  <w15:commentEx w15:paraId="618A2EBD" w15:done="0"/>
  <w15:commentEx w15:paraId="0FA4B2BD" w15:paraIdParent="618A2EBD" w15:done="0"/>
  <w15:commentEx w15:paraId="756882C0" w15:done="0"/>
  <w15:commentEx w15:paraId="3A1E5866" w15:paraIdParent="756882C0" w15:done="0"/>
  <w15:commentEx w15:paraId="5DFE4FB7" w15:done="0"/>
  <w15:commentEx w15:paraId="700A1778" w15:paraIdParent="5DFE4FB7" w15:done="0"/>
  <w15:commentEx w15:paraId="41169B97" w15:done="0"/>
  <w15:commentEx w15:paraId="26BAD7C6" w15:paraIdParent="41169B97" w15:done="0"/>
  <w15:commentEx w15:paraId="18C4B2F5" w15:done="0"/>
  <w15:commentEx w15:paraId="1BA624AC" w15:paraIdParent="18C4B2F5" w15:done="0"/>
  <w15:commentEx w15:paraId="1EF010F9" w15:done="0"/>
  <w15:commentEx w15:paraId="1DDC92F3" w15:paraIdParent="1EF010F9" w15:done="0"/>
  <w15:commentEx w15:paraId="4BEF9924" w15:done="0"/>
  <w15:commentEx w15:paraId="06067520" w15:paraIdParent="4BEF9924" w15:done="0"/>
  <w15:commentEx w15:paraId="312C1030" w15:done="0"/>
  <w15:commentEx w15:paraId="20ABD2C6" w15:paraIdParent="312C1030" w15:done="0"/>
  <w15:commentEx w15:paraId="4AE4F794" w15:done="0"/>
  <w15:commentEx w15:paraId="486A6296" w15:paraIdParent="4AE4F794" w15:done="0"/>
  <w15:commentEx w15:paraId="71F6FE03" w15:done="0"/>
  <w15:commentEx w15:paraId="558435D0" w15:paraIdParent="71F6FE03" w15:done="0"/>
  <w15:commentEx w15:paraId="60D38B07" w15:done="0"/>
  <w15:commentEx w15:paraId="75868CBE" w15:paraIdParent="60D38B07"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05A5A855" w15:done="0"/>
  <w15:commentEx w15:paraId="04083F49" w15:paraIdParent="05A5A855" w15:done="0"/>
  <w15:commentEx w15:paraId="26550F37" w15:done="0"/>
  <w15:commentEx w15:paraId="6953DDE4" w15:paraIdParent="26550F37" w15:done="0"/>
  <w15:commentEx w15:paraId="7F5B4E9C" w15:done="0"/>
  <w15:commentEx w15:paraId="715E88EF" w15:paraIdParent="7F5B4E9C" w15:done="0"/>
  <w15:commentEx w15:paraId="3BED5579" w15:done="0"/>
  <w15:commentEx w15:paraId="7E70E98E" w15:done="0"/>
  <w15:commentEx w15:paraId="5BA0EE76" w15:paraIdParent="7E70E98E" w15:done="0"/>
  <w15:commentEx w15:paraId="11CB4DF9" w15:done="0"/>
  <w15:commentEx w15:paraId="6269D77D" w15:paraIdParent="11CB4DF9" w15:done="0"/>
  <w15:commentEx w15:paraId="7E01DDFA" w15:done="0"/>
  <w15:commentEx w15:paraId="65376C5E" w15:paraIdParent="7E01DDFA" w15:done="0"/>
  <w15:commentEx w15:paraId="31AA5443" w15:done="0"/>
  <w15:commentEx w15:paraId="05112600" w15:paraIdParent="31AA5443" w15:done="0"/>
  <w15:commentEx w15:paraId="64E96E01" w15:done="0"/>
  <w15:commentEx w15:paraId="555F18DF" w15:paraIdParent="64E96E01" w15:done="0"/>
  <w15:commentEx w15:paraId="07E223B7" w15:done="0"/>
  <w15:commentEx w15:paraId="5D65BC68" w15:paraIdParent="07E223B7"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0E6B3094" w15:done="0"/>
  <w15:commentEx w15:paraId="45FD10EF" w15:paraIdParent="0E6B3094" w15:done="0"/>
  <w15:commentEx w15:paraId="6F3AE226" w15:done="0"/>
  <w15:commentEx w15:paraId="70365237" w15:paraIdParent="6F3AE226" w15:done="0"/>
  <w15:commentEx w15:paraId="0758F59F" w15:done="0"/>
  <w15:commentEx w15:paraId="6D145A93"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56FFDFD9" w16cid:durableId="21C2F39D"/>
  <w16cid:commentId w16cid:paraId="313B657E" w16cid:durableId="21D151D8"/>
  <w16cid:commentId w16cid:paraId="1A2EF796" w16cid:durableId="21D3F7FB"/>
  <w16cid:commentId w16cid:paraId="4FA3DB44" w16cid:durableId="21D5920A"/>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17E1806D" w16cid:durableId="21D17BFE"/>
  <w16cid:commentId w16cid:paraId="57805CCD" w16cid:durableId="21D179C7"/>
  <w16cid:commentId w16cid:paraId="5FBC7EFA" w16cid:durableId="21D15201"/>
  <w16cid:commentId w16cid:paraId="5488E8F1" w16cid:durableId="21D16498"/>
  <w16cid:commentId w16cid:paraId="4E7DFABD" w16cid:durableId="21C2FCD2"/>
  <w16cid:commentId w16cid:paraId="520871FB" w16cid:durableId="21D16744"/>
  <w16cid:commentId w16cid:paraId="068BA63C" w16cid:durableId="21D15211"/>
  <w16cid:commentId w16cid:paraId="3E1DF86A" w16cid:durableId="21D18AB4"/>
  <w16cid:commentId w16cid:paraId="3E87E586" w16cid:durableId="21C2FEF8"/>
  <w16cid:commentId w16cid:paraId="11AAEC5D" w16cid:durableId="21D18CEB"/>
  <w16cid:commentId w16cid:paraId="58E55CEF" w16cid:durableId="21D1521A"/>
  <w16cid:commentId w16cid:paraId="4B1C9395" w16cid:durableId="21D18DE6"/>
  <w16cid:commentId w16cid:paraId="618A2EBD" w16cid:durableId="21D1521F"/>
  <w16cid:commentId w16cid:paraId="0FA4B2BD" w16cid:durableId="21D194A7"/>
  <w16cid:commentId w16cid:paraId="756882C0" w16cid:durableId="21D15221"/>
  <w16cid:commentId w16cid:paraId="3A1E5866" w16cid:durableId="21D1955F"/>
  <w16cid:commentId w16cid:paraId="5DFE4FB7" w16cid:durableId="21D15222"/>
  <w16cid:commentId w16cid:paraId="700A1778" w16cid:durableId="21D194C8"/>
  <w16cid:commentId w16cid:paraId="41169B97" w16cid:durableId="21D15223"/>
  <w16cid:commentId w16cid:paraId="26BAD7C6" w16cid:durableId="21D19517"/>
  <w16cid:commentId w16cid:paraId="18C4B2F5" w16cid:durableId="21D15224"/>
  <w16cid:commentId w16cid:paraId="1BA624AC" w16cid:durableId="21D19684"/>
  <w16cid:commentId w16cid:paraId="1EF010F9" w16cid:durableId="21D15227"/>
  <w16cid:commentId w16cid:paraId="1DDC92F3" w16cid:durableId="21D199D5"/>
  <w16cid:commentId w16cid:paraId="4BEF9924" w16cid:durableId="21D1522D"/>
  <w16cid:commentId w16cid:paraId="06067520" w16cid:durableId="21D19A38"/>
  <w16cid:commentId w16cid:paraId="312C1030" w16cid:durableId="21D1522E"/>
  <w16cid:commentId w16cid:paraId="20ABD2C6" w16cid:durableId="21D19A1D"/>
  <w16cid:commentId w16cid:paraId="4AE4F794" w16cid:durableId="21C301C0"/>
  <w16cid:commentId w16cid:paraId="486A6296" w16cid:durableId="21D99925"/>
  <w16cid:commentId w16cid:paraId="71F6FE03" w16cid:durableId="21D15230"/>
  <w16cid:commentId w16cid:paraId="558435D0" w16cid:durableId="21D19AA8"/>
  <w16cid:commentId w16cid:paraId="60D38B07" w16cid:durableId="21C3022B"/>
  <w16cid:commentId w16cid:paraId="75868CBE" w16cid:durableId="21D19B8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05A5A855" w16cid:durableId="21D15241"/>
  <w16cid:commentId w16cid:paraId="04083F49" w16cid:durableId="21D1B89E"/>
  <w16cid:commentId w16cid:paraId="26550F37" w16cid:durableId="21C30576"/>
  <w16cid:commentId w16cid:paraId="6953DDE4" w16cid:durableId="21D1B8AE"/>
  <w16cid:commentId w16cid:paraId="7F5B4E9C" w16cid:durableId="21D15243"/>
  <w16cid:commentId w16cid:paraId="715E88EF" w16cid:durableId="21D1B8B0"/>
  <w16cid:commentId w16cid:paraId="3BED5579" w16cid:durableId="21D1B466"/>
  <w16cid:commentId w16cid:paraId="7E70E98E" w16cid:durableId="21D15245"/>
  <w16cid:commentId w16cid:paraId="5BA0EE76" w16cid:durableId="21D1A027"/>
  <w16cid:commentId w16cid:paraId="11CB4DF9" w16cid:durableId="21C31CE3"/>
  <w16cid:commentId w16cid:paraId="6269D77D" w16cid:durableId="21D6B143"/>
  <w16cid:commentId w16cid:paraId="7E01DDFA" w16cid:durableId="21D15247"/>
  <w16cid:commentId w16cid:paraId="65376C5E" w16cid:durableId="21D1B8E3"/>
  <w16cid:commentId w16cid:paraId="31AA5443" w16cid:durableId="21C31C9F"/>
  <w16cid:commentId w16cid:paraId="05112600" w16cid:durableId="21D1B5AE"/>
  <w16cid:commentId w16cid:paraId="64E96E01" w16cid:durableId="21D15249"/>
  <w16cid:commentId w16cid:paraId="555F18DF" w16cid:durableId="21D1B59E"/>
  <w16cid:commentId w16cid:paraId="07E223B7" w16cid:durableId="21D15257"/>
  <w16cid:commentId w16cid:paraId="5D65BC68" w16cid:durableId="21D1BAD2"/>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0E6B3094" w16cid:durableId="21D1526B"/>
  <w16cid:commentId w16cid:paraId="45FD10EF" w16cid:durableId="21D1C215"/>
  <w16cid:commentId w16cid:paraId="6F3AE226" w16cid:durableId="21D1526F"/>
  <w16cid:commentId w16cid:paraId="70365237" w16cid:durableId="21D2F189"/>
  <w16cid:commentId w16cid:paraId="0758F59F" w16cid:durableId="217FCC2E"/>
  <w16cid:commentId w16cid:paraId="6D145A93" w16cid:durableId="21D152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C9073" w14:textId="77777777" w:rsidR="00F06920" w:rsidRDefault="00F06920" w:rsidP="00B65B3A">
      <w:r>
        <w:separator/>
      </w:r>
    </w:p>
    <w:p w14:paraId="09BE4540" w14:textId="77777777" w:rsidR="00F06920" w:rsidRDefault="00F06920"/>
  </w:endnote>
  <w:endnote w:type="continuationSeparator" w:id="0">
    <w:p w14:paraId="5D674B29" w14:textId="77777777" w:rsidR="00F06920" w:rsidRDefault="00F06920" w:rsidP="00B65B3A">
      <w:r>
        <w:continuationSeparator/>
      </w:r>
    </w:p>
    <w:p w14:paraId="5EBB5017" w14:textId="77777777" w:rsidR="00F06920" w:rsidRDefault="00F069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EndPr>
      <w:rPr>
        <w:rStyle w:val="PageNumber"/>
      </w:rPr>
    </w:sdtEndPr>
    <w:sdtContent>
      <w:p w14:paraId="05301E73" w14:textId="6158308B" w:rsidR="007D5FED" w:rsidRDefault="007D5FED"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7D5FED" w:rsidRDefault="007D5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EndPr>
      <w:rPr>
        <w:rStyle w:val="PageNumber"/>
      </w:rPr>
    </w:sdtEndPr>
    <w:sdtContent>
      <w:p w14:paraId="69B68724" w14:textId="0A7202F6" w:rsidR="007D5FED" w:rsidRDefault="007D5FED"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7D5FED" w:rsidRDefault="007D5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53C15" w14:textId="77777777" w:rsidR="00F06920" w:rsidRDefault="00F06920" w:rsidP="00B65B3A">
      <w:r>
        <w:separator/>
      </w:r>
    </w:p>
  </w:footnote>
  <w:footnote w:type="continuationSeparator" w:id="0">
    <w:p w14:paraId="3EEB238B" w14:textId="77777777" w:rsidR="00F06920" w:rsidRDefault="00F06920"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7D5FED" w:rsidRDefault="007D5FED" w:rsidP="00B65B3A">
    <w:pPr>
      <w:pStyle w:val="Header"/>
      <w:spacing w:before="240" w:after="276"/>
    </w:pPr>
  </w:p>
  <w:p w14:paraId="7D056D57" w14:textId="77777777" w:rsidR="007D5FED" w:rsidRDefault="007D5FED" w:rsidP="00B65B3A">
    <w:pPr>
      <w:spacing w:after="276"/>
    </w:pPr>
  </w:p>
  <w:p w14:paraId="5440A61B" w14:textId="77777777" w:rsidR="007D5FED" w:rsidRDefault="007D5FED"/>
  <w:p w14:paraId="4F312B41" w14:textId="77777777" w:rsidR="007D5FED" w:rsidRDefault="007D5F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7D5FED" w:rsidRPr="00B30794" w:rsidRDefault="007D5FED"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4"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0"/>
  </w:num>
  <w:num w:numId="4">
    <w:abstractNumId w:val="1"/>
  </w:num>
  <w:num w:numId="5">
    <w:abstractNumId w:val="4"/>
  </w:num>
  <w:num w:numId="6">
    <w:abstractNumId w:val="23"/>
  </w:num>
  <w:num w:numId="7">
    <w:abstractNumId w:val="21"/>
  </w:num>
  <w:num w:numId="8">
    <w:abstractNumId w:val="28"/>
  </w:num>
  <w:num w:numId="9">
    <w:abstractNumId w:val="2"/>
  </w:num>
  <w:num w:numId="10">
    <w:abstractNumId w:val="7"/>
  </w:num>
  <w:num w:numId="11">
    <w:abstractNumId w:val="22"/>
  </w:num>
  <w:num w:numId="12">
    <w:abstractNumId w:val="27"/>
  </w:num>
  <w:num w:numId="13">
    <w:abstractNumId w:val="18"/>
  </w:num>
  <w:num w:numId="14">
    <w:abstractNumId w:val="15"/>
  </w:num>
  <w:num w:numId="15">
    <w:abstractNumId w:val="9"/>
  </w:num>
  <w:num w:numId="16">
    <w:abstractNumId w:val="17"/>
  </w:num>
  <w:num w:numId="17">
    <w:abstractNumId w:val="10"/>
  </w:num>
  <w:num w:numId="18">
    <w:abstractNumId w:val="24"/>
  </w:num>
  <w:num w:numId="19">
    <w:abstractNumId w:val="6"/>
  </w:num>
  <w:num w:numId="20">
    <w:abstractNumId w:val="5"/>
  </w:num>
  <w:num w:numId="21">
    <w:abstractNumId w:val="8"/>
  </w:num>
  <w:num w:numId="22">
    <w:abstractNumId w:val="26"/>
  </w:num>
  <w:num w:numId="23">
    <w:abstractNumId w:val="12"/>
  </w:num>
  <w:num w:numId="24">
    <w:abstractNumId w:val="14"/>
  </w:num>
  <w:num w:numId="25">
    <w:abstractNumId w:val="11"/>
  </w:num>
  <w:num w:numId="26">
    <w:abstractNumId w:val="13"/>
  </w:num>
  <w:num w:numId="27">
    <w:abstractNumId w:val="3"/>
  </w:num>
  <w:num w:numId="28">
    <w:abstractNumId w:val="25"/>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877"/>
    <w:rsid w:val="000023A4"/>
    <w:rsid w:val="000023D2"/>
    <w:rsid w:val="000023DA"/>
    <w:rsid w:val="00002429"/>
    <w:rsid w:val="000024F0"/>
    <w:rsid w:val="000027E3"/>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E9F"/>
    <w:rsid w:val="000132B3"/>
    <w:rsid w:val="000138C3"/>
    <w:rsid w:val="0001390A"/>
    <w:rsid w:val="0001424C"/>
    <w:rsid w:val="00014304"/>
    <w:rsid w:val="0001476C"/>
    <w:rsid w:val="0001497B"/>
    <w:rsid w:val="00014BF3"/>
    <w:rsid w:val="0001534E"/>
    <w:rsid w:val="00015374"/>
    <w:rsid w:val="000153A4"/>
    <w:rsid w:val="00015A34"/>
    <w:rsid w:val="000161B4"/>
    <w:rsid w:val="000161E4"/>
    <w:rsid w:val="0001645E"/>
    <w:rsid w:val="000165CF"/>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66A6"/>
    <w:rsid w:val="000369EB"/>
    <w:rsid w:val="000373CA"/>
    <w:rsid w:val="000376B5"/>
    <w:rsid w:val="00037B24"/>
    <w:rsid w:val="00037C00"/>
    <w:rsid w:val="00037D90"/>
    <w:rsid w:val="00037E63"/>
    <w:rsid w:val="0004009E"/>
    <w:rsid w:val="00040663"/>
    <w:rsid w:val="00040904"/>
    <w:rsid w:val="00040B9A"/>
    <w:rsid w:val="00040E25"/>
    <w:rsid w:val="000414DF"/>
    <w:rsid w:val="00041EDA"/>
    <w:rsid w:val="00041EDC"/>
    <w:rsid w:val="00041FFB"/>
    <w:rsid w:val="000422F0"/>
    <w:rsid w:val="00042E84"/>
    <w:rsid w:val="00042FAC"/>
    <w:rsid w:val="00043B30"/>
    <w:rsid w:val="00043DEE"/>
    <w:rsid w:val="0004409B"/>
    <w:rsid w:val="00044519"/>
    <w:rsid w:val="00044745"/>
    <w:rsid w:val="000453CE"/>
    <w:rsid w:val="00045537"/>
    <w:rsid w:val="000455DA"/>
    <w:rsid w:val="0004560E"/>
    <w:rsid w:val="00045CFD"/>
    <w:rsid w:val="00045D9D"/>
    <w:rsid w:val="000460D1"/>
    <w:rsid w:val="000466B2"/>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E8C"/>
    <w:rsid w:val="00053E90"/>
    <w:rsid w:val="000541BF"/>
    <w:rsid w:val="00054393"/>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C55"/>
    <w:rsid w:val="0006707E"/>
    <w:rsid w:val="000672C4"/>
    <w:rsid w:val="00067C02"/>
    <w:rsid w:val="00067D10"/>
    <w:rsid w:val="00067E68"/>
    <w:rsid w:val="0007093C"/>
    <w:rsid w:val="000714CA"/>
    <w:rsid w:val="00071C9D"/>
    <w:rsid w:val="00071CB0"/>
    <w:rsid w:val="00072572"/>
    <w:rsid w:val="0007273D"/>
    <w:rsid w:val="00072949"/>
    <w:rsid w:val="00073F1E"/>
    <w:rsid w:val="00074149"/>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800A4"/>
    <w:rsid w:val="00080490"/>
    <w:rsid w:val="00080B5D"/>
    <w:rsid w:val="00080EAC"/>
    <w:rsid w:val="00081072"/>
    <w:rsid w:val="0008130D"/>
    <w:rsid w:val="000813F3"/>
    <w:rsid w:val="000818EC"/>
    <w:rsid w:val="00081906"/>
    <w:rsid w:val="00081C53"/>
    <w:rsid w:val="00081E66"/>
    <w:rsid w:val="0008255F"/>
    <w:rsid w:val="000825E4"/>
    <w:rsid w:val="0008267D"/>
    <w:rsid w:val="00082A98"/>
    <w:rsid w:val="00082B51"/>
    <w:rsid w:val="00082E8E"/>
    <w:rsid w:val="0008336D"/>
    <w:rsid w:val="00083430"/>
    <w:rsid w:val="0008412C"/>
    <w:rsid w:val="0008466A"/>
    <w:rsid w:val="0008469F"/>
    <w:rsid w:val="00085056"/>
    <w:rsid w:val="000851C4"/>
    <w:rsid w:val="00085208"/>
    <w:rsid w:val="0008532D"/>
    <w:rsid w:val="00085DC7"/>
    <w:rsid w:val="00085E0D"/>
    <w:rsid w:val="00086A75"/>
    <w:rsid w:val="00086AEF"/>
    <w:rsid w:val="00086E20"/>
    <w:rsid w:val="00087875"/>
    <w:rsid w:val="00087ABF"/>
    <w:rsid w:val="00087D4D"/>
    <w:rsid w:val="00090162"/>
    <w:rsid w:val="000907BE"/>
    <w:rsid w:val="00090F90"/>
    <w:rsid w:val="00091A76"/>
    <w:rsid w:val="00092011"/>
    <w:rsid w:val="00092665"/>
    <w:rsid w:val="00092C1C"/>
    <w:rsid w:val="0009369F"/>
    <w:rsid w:val="000936E4"/>
    <w:rsid w:val="00093CE4"/>
    <w:rsid w:val="000943FF"/>
    <w:rsid w:val="000948DF"/>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B98"/>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BE"/>
    <w:rsid w:val="000B15DC"/>
    <w:rsid w:val="000B1A86"/>
    <w:rsid w:val="000B1AB6"/>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366"/>
    <w:rsid w:val="000C343E"/>
    <w:rsid w:val="000C45F8"/>
    <w:rsid w:val="000C4CB3"/>
    <w:rsid w:val="000C4D06"/>
    <w:rsid w:val="000C527E"/>
    <w:rsid w:val="000C5337"/>
    <w:rsid w:val="000C5566"/>
    <w:rsid w:val="000C55D9"/>
    <w:rsid w:val="000C6411"/>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5E"/>
    <w:rsid w:val="000D2D21"/>
    <w:rsid w:val="000D3239"/>
    <w:rsid w:val="000D3A6B"/>
    <w:rsid w:val="000D42B7"/>
    <w:rsid w:val="000D4740"/>
    <w:rsid w:val="000D570A"/>
    <w:rsid w:val="000D5B5D"/>
    <w:rsid w:val="000D5E33"/>
    <w:rsid w:val="000D66A6"/>
    <w:rsid w:val="000D6F49"/>
    <w:rsid w:val="000D737A"/>
    <w:rsid w:val="000D7586"/>
    <w:rsid w:val="000D762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77B"/>
    <w:rsid w:val="000F5856"/>
    <w:rsid w:val="000F5A3B"/>
    <w:rsid w:val="000F5E03"/>
    <w:rsid w:val="000F6239"/>
    <w:rsid w:val="000F6736"/>
    <w:rsid w:val="000F6EF0"/>
    <w:rsid w:val="000F7B0F"/>
    <w:rsid w:val="000F7C4E"/>
    <w:rsid w:val="001001E8"/>
    <w:rsid w:val="00100669"/>
    <w:rsid w:val="0010097D"/>
    <w:rsid w:val="00100DF4"/>
    <w:rsid w:val="001011D4"/>
    <w:rsid w:val="00101DF9"/>
    <w:rsid w:val="00101EB1"/>
    <w:rsid w:val="00102023"/>
    <w:rsid w:val="0010253A"/>
    <w:rsid w:val="00102648"/>
    <w:rsid w:val="0010266A"/>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C00"/>
    <w:rsid w:val="0011310E"/>
    <w:rsid w:val="001133BC"/>
    <w:rsid w:val="0011358C"/>
    <w:rsid w:val="001135D7"/>
    <w:rsid w:val="00113A46"/>
    <w:rsid w:val="00113AC2"/>
    <w:rsid w:val="00113C9D"/>
    <w:rsid w:val="00114319"/>
    <w:rsid w:val="00114B8A"/>
    <w:rsid w:val="0011545C"/>
    <w:rsid w:val="00115DB6"/>
    <w:rsid w:val="001162C0"/>
    <w:rsid w:val="00116344"/>
    <w:rsid w:val="001168B5"/>
    <w:rsid w:val="00116AEB"/>
    <w:rsid w:val="0011702F"/>
    <w:rsid w:val="00117104"/>
    <w:rsid w:val="00117194"/>
    <w:rsid w:val="001174FE"/>
    <w:rsid w:val="0011756B"/>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7C3"/>
    <w:rsid w:val="00126C03"/>
    <w:rsid w:val="00127047"/>
    <w:rsid w:val="0012731E"/>
    <w:rsid w:val="001273AB"/>
    <w:rsid w:val="0012783F"/>
    <w:rsid w:val="00127E69"/>
    <w:rsid w:val="00127E6E"/>
    <w:rsid w:val="00130060"/>
    <w:rsid w:val="00130952"/>
    <w:rsid w:val="00130A4C"/>
    <w:rsid w:val="00130D32"/>
    <w:rsid w:val="0013117F"/>
    <w:rsid w:val="001318BD"/>
    <w:rsid w:val="001325C6"/>
    <w:rsid w:val="001329DD"/>
    <w:rsid w:val="00132A30"/>
    <w:rsid w:val="00133480"/>
    <w:rsid w:val="00133ADB"/>
    <w:rsid w:val="001341B9"/>
    <w:rsid w:val="001342B0"/>
    <w:rsid w:val="00134387"/>
    <w:rsid w:val="001348F6"/>
    <w:rsid w:val="00134E65"/>
    <w:rsid w:val="001353A5"/>
    <w:rsid w:val="001355FA"/>
    <w:rsid w:val="00135699"/>
    <w:rsid w:val="00135AA6"/>
    <w:rsid w:val="00135B88"/>
    <w:rsid w:val="00135EE5"/>
    <w:rsid w:val="001369C8"/>
    <w:rsid w:val="00136D4D"/>
    <w:rsid w:val="00137F80"/>
    <w:rsid w:val="00137F8B"/>
    <w:rsid w:val="001404C3"/>
    <w:rsid w:val="001405C9"/>
    <w:rsid w:val="001406CC"/>
    <w:rsid w:val="001406E3"/>
    <w:rsid w:val="00140803"/>
    <w:rsid w:val="001408DD"/>
    <w:rsid w:val="00140A0E"/>
    <w:rsid w:val="001411A5"/>
    <w:rsid w:val="001414D6"/>
    <w:rsid w:val="00141508"/>
    <w:rsid w:val="001415BA"/>
    <w:rsid w:val="00141CF4"/>
    <w:rsid w:val="00142503"/>
    <w:rsid w:val="001432B4"/>
    <w:rsid w:val="00143300"/>
    <w:rsid w:val="00143CDE"/>
    <w:rsid w:val="00144008"/>
    <w:rsid w:val="00144853"/>
    <w:rsid w:val="00144D1C"/>
    <w:rsid w:val="00144EBE"/>
    <w:rsid w:val="001455EE"/>
    <w:rsid w:val="00145ED4"/>
    <w:rsid w:val="001465C1"/>
    <w:rsid w:val="001466F4"/>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F1"/>
    <w:rsid w:val="00160E0B"/>
    <w:rsid w:val="00161424"/>
    <w:rsid w:val="00162007"/>
    <w:rsid w:val="00162AB9"/>
    <w:rsid w:val="00162FA5"/>
    <w:rsid w:val="0016357E"/>
    <w:rsid w:val="001637B9"/>
    <w:rsid w:val="00163FD9"/>
    <w:rsid w:val="0016416C"/>
    <w:rsid w:val="00164980"/>
    <w:rsid w:val="00164E85"/>
    <w:rsid w:val="00164FF9"/>
    <w:rsid w:val="001650FA"/>
    <w:rsid w:val="00165241"/>
    <w:rsid w:val="00166870"/>
    <w:rsid w:val="00166891"/>
    <w:rsid w:val="00166CEE"/>
    <w:rsid w:val="00166EEF"/>
    <w:rsid w:val="00167D6A"/>
    <w:rsid w:val="00167D73"/>
    <w:rsid w:val="00167E93"/>
    <w:rsid w:val="00170240"/>
    <w:rsid w:val="001702EA"/>
    <w:rsid w:val="00170B56"/>
    <w:rsid w:val="00170E13"/>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7A9"/>
    <w:rsid w:val="001B48C5"/>
    <w:rsid w:val="001B4BD4"/>
    <w:rsid w:val="001B596A"/>
    <w:rsid w:val="001B5E5A"/>
    <w:rsid w:val="001B655E"/>
    <w:rsid w:val="001B6EEE"/>
    <w:rsid w:val="001B7189"/>
    <w:rsid w:val="001B72EE"/>
    <w:rsid w:val="001B7440"/>
    <w:rsid w:val="001B7A5A"/>
    <w:rsid w:val="001C0230"/>
    <w:rsid w:val="001C0369"/>
    <w:rsid w:val="001C0419"/>
    <w:rsid w:val="001C0424"/>
    <w:rsid w:val="001C06E1"/>
    <w:rsid w:val="001C0E43"/>
    <w:rsid w:val="001C0F0D"/>
    <w:rsid w:val="001C14B5"/>
    <w:rsid w:val="001C1B17"/>
    <w:rsid w:val="001C1E7C"/>
    <w:rsid w:val="001C234B"/>
    <w:rsid w:val="001C2828"/>
    <w:rsid w:val="001C2883"/>
    <w:rsid w:val="001C2E9E"/>
    <w:rsid w:val="001C31DD"/>
    <w:rsid w:val="001C3335"/>
    <w:rsid w:val="001C3529"/>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483"/>
    <w:rsid w:val="001E0552"/>
    <w:rsid w:val="001E05C4"/>
    <w:rsid w:val="001E077D"/>
    <w:rsid w:val="001E0A1D"/>
    <w:rsid w:val="001E0C17"/>
    <w:rsid w:val="001E1356"/>
    <w:rsid w:val="001E29CB"/>
    <w:rsid w:val="001E2DB3"/>
    <w:rsid w:val="001E2F3B"/>
    <w:rsid w:val="001E313A"/>
    <w:rsid w:val="001E348C"/>
    <w:rsid w:val="001E35DA"/>
    <w:rsid w:val="001E3763"/>
    <w:rsid w:val="001E389F"/>
    <w:rsid w:val="001E3B86"/>
    <w:rsid w:val="001E3BB3"/>
    <w:rsid w:val="001E470B"/>
    <w:rsid w:val="001E4D98"/>
    <w:rsid w:val="001E4E0E"/>
    <w:rsid w:val="001E5279"/>
    <w:rsid w:val="001E570C"/>
    <w:rsid w:val="001E5A04"/>
    <w:rsid w:val="001E5CC8"/>
    <w:rsid w:val="001E5CCD"/>
    <w:rsid w:val="001E5D49"/>
    <w:rsid w:val="001E626E"/>
    <w:rsid w:val="001E6329"/>
    <w:rsid w:val="001E6B6F"/>
    <w:rsid w:val="001E6DDC"/>
    <w:rsid w:val="001E73D2"/>
    <w:rsid w:val="001E7808"/>
    <w:rsid w:val="001F0912"/>
    <w:rsid w:val="001F0CBB"/>
    <w:rsid w:val="001F0F13"/>
    <w:rsid w:val="001F0FB9"/>
    <w:rsid w:val="001F0FEB"/>
    <w:rsid w:val="001F1530"/>
    <w:rsid w:val="001F1A5F"/>
    <w:rsid w:val="001F1FAF"/>
    <w:rsid w:val="001F212C"/>
    <w:rsid w:val="001F225B"/>
    <w:rsid w:val="001F22E6"/>
    <w:rsid w:val="001F23CA"/>
    <w:rsid w:val="001F2AE5"/>
    <w:rsid w:val="001F2BB0"/>
    <w:rsid w:val="001F2CAC"/>
    <w:rsid w:val="001F2DD1"/>
    <w:rsid w:val="001F2E59"/>
    <w:rsid w:val="001F2F04"/>
    <w:rsid w:val="001F341F"/>
    <w:rsid w:val="001F352D"/>
    <w:rsid w:val="001F39D3"/>
    <w:rsid w:val="001F3E41"/>
    <w:rsid w:val="001F3EE3"/>
    <w:rsid w:val="001F4285"/>
    <w:rsid w:val="001F4517"/>
    <w:rsid w:val="001F4B92"/>
    <w:rsid w:val="001F4FE7"/>
    <w:rsid w:val="001F5044"/>
    <w:rsid w:val="001F55DA"/>
    <w:rsid w:val="001F5C1B"/>
    <w:rsid w:val="001F67E8"/>
    <w:rsid w:val="001F6AA6"/>
    <w:rsid w:val="001F6EAC"/>
    <w:rsid w:val="001F7145"/>
    <w:rsid w:val="001F771A"/>
    <w:rsid w:val="001F7A86"/>
    <w:rsid w:val="001F7CEE"/>
    <w:rsid w:val="002002BF"/>
    <w:rsid w:val="0020048F"/>
    <w:rsid w:val="00201045"/>
    <w:rsid w:val="002010B3"/>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47E"/>
    <w:rsid w:val="002056B3"/>
    <w:rsid w:val="00205717"/>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37F4"/>
    <w:rsid w:val="002138E6"/>
    <w:rsid w:val="00213D7E"/>
    <w:rsid w:val="00214139"/>
    <w:rsid w:val="002141BA"/>
    <w:rsid w:val="002142AB"/>
    <w:rsid w:val="002147C6"/>
    <w:rsid w:val="00214AA8"/>
    <w:rsid w:val="00214CF4"/>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21C"/>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5D8"/>
    <w:rsid w:val="002378CD"/>
    <w:rsid w:val="00237E7E"/>
    <w:rsid w:val="002402CE"/>
    <w:rsid w:val="00240396"/>
    <w:rsid w:val="0024051B"/>
    <w:rsid w:val="00240FA2"/>
    <w:rsid w:val="00240FA8"/>
    <w:rsid w:val="00241BFE"/>
    <w:rsid w:val="00241D70"/>
    <w:rsid w:val="002420A4"/>
    <w:rsid w:val="002420C9"/>
    <w:rsid w:val="002424B3"/>
    <w:rsid w:val="002425E1"/>
    <w:rsid w:val="002426F7"/>
    <w:rsid w:val="00242765"/>
    <w:rsid w:val="00242DED"/>
    <w:rsid w:val="00243641"/>
    <w:rsid w:val="00243A4C"/>
    <w:rsid w:val="00244EF2"/>
    <w:rsid w:val="00245077"/>
    <w:rsid w:val="00245369"/>
    <w:rsid w:val="00245625"/>
    <w:rsid w:val="00245842"/>
    <w:rsid w:val="00246009"/>
    <w:rsid w:val="002464E4"/>
    <w:rsid w:val="0024679F"/>
    <w:rsid w:val="002472F4"/>
    <w:rsid w:val="00247D4B"/>
    <w:rsid w:val="00250410"/>
    <w:rsid w:val="00250566"/>
    <w:rsid w:val="00250852"/>
    <w:rsid w:val="00250A85"/>
    <w:rsid w:val="00251DBF"/>
    <w:rsid w:val="00251F00"/>
    <w:rsid w:val="00251F64"/>
    <w:rsid w:val="0025227A"/>
    <w:rsid w:val="002529EA"/>
    <w:rsid w:val="00252B96"/>
    <w:rsid w:val="00252BEE"/>
    <w:rsid w:val="00252EE7"/>
    <w:rsid w:val="00253389"/>
    <w:rsid w:val="00253FDD"/>
    <w:rsid w:val="00254101"/>
    <w:rsid w:val="00254138"/>
    <w:rsid w:val="002542B5"/>
    <w:rsid w:val="00254800"/>
    <w:rsid w:val="00254AF8"/>
    <w:rsid w:val="00254BFE"/>
    <w:rsid w:val="00254F7B"/>
    <w:rsid w:val="00255211"/>
    <w:rsid w:val="0025583E"/>
    <w:rsid w:val="00255EB0"/>
    <w:rsid w:val="00255F16"/>
    <w:rsid w:val="00256045"/>
    <w:rsid w:val="00256BE6"/>
    <w:rsid w:val="00256BFA"/>
    <w:rsid w:val="00256D60"/>
    <w:rsid w:val="00256DC7"/>
    <w:rsid w:val="00256F1B"/>
    <w:rsid w:val="00256F5C"/>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206A"/>
    <w:rsid w:val="00262601"/>
    <w:rsid w:val="002628FC"/>
    <w:rsid w:val="002634F7"/>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502"/>
    <w:rsid w:val="00270635"/>
    <w:rsid w:val="002708FD"/>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5C64"/>
    <w:rsid w:val="002763A8"/>
    <w:rsid w:val="002765C8"/>
    <w:rsid w:val="00276A51"/>
    <w:rsid w:val="00276A72"/>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7F0"/>
    <w:rsid w:val="00296271"/>
    <w:rsid w:val="0029656A"/>
    <w:rsid w:val="00296627"/>
    <w:rsid w:val="0029668E"/>
    <w:rsid w:val="0029745C"/>
    <w:rsid w:val="002A01B3"/>
    <w:rsid w:val="002A12FE"/>
    <w:rsid w:val="002A1396"/>
    <w:rsid w:val="002A1A91"/>
    <w:rsid w:val="002A2195"/>
    <w:rsid w:val="002A2216"/>
    <w:rsid w:val="002A257F"/>
    <w:rsid w:val="002A2677"/>
    <w:rsid w:val="002A267D"/>
    <w:rsid w:val="002A2D2B"/>
    <w:rsid w:val="002A3144"/>
    <w:rsid w:val="002A322C"/>
    <w:rsid w:val="002A3262"/>
    <w:rsid w:val="002A32F5"/>
    <w:rsid w:val="002A33A0"/>
    <w:rsid w:val="002A362D"/>
    <w:rsid w:val="002A37CE"/>
    <w:rsid w:val="002A39F9"/>
    <w:rsid w:val="002A3D0E"/>
    <w:rsid w:val="002A4034"/>
    <w:rsid w:val="002A4905"/>
    <w:rsid w:val="002A4993"/>
    <w:rsid w:val="002A4A0E"/>
    <w:rsid w:val="002A5CED"/>
    <w:rsid w:val="002A5D1B"/>
    <w:rsid w:val="002A5D5E"/>
    <w:rsid w:val="002A5F0D"/>
    <w:rsid w:val="002A62BC"/>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538"/>
    <w:rsid w:val="002B7BDF"/>
    <w:rsid w:val="002B7CFB"/>
    <w:rsid w:val="002C0486"/>
    <w:rsid w:val="002C0CDA"/>
    <w:rsid w:val="002C0EE7"/>
    <w:rsid w:val="002C0F96"/>
    <w:rsid w:val="002C1372"/>
    <w:rsid w:val="002C1624"/>
    <w:rsid w:val="002C1EE3"/>
    <w:rsid w:val="002C2804"/>
    <w:rsid w:val="002C2B77"/>
    <w:rsid w:val="002C2C91"/>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62BA"/>
    <w:rsid w:val="002C63B4"/>
    <w:rsid w:val="002C6549"/>
    <w:rsid w:val="002C6895"/>
    <w:rsid w:val="002C6995"/>
    <w:rsid w:val="002C69FE"/>
    <w:rsid w:val="002C7529"/>
    <w:rsid w:val="002C7952"/>
    <w:rsid w:val="002C797D"/>
    <w:rsid w:val="002C7A82"/>
    <w:rsid w:val="002D032D"/>
    <w:rsid w:val="002D068E"/>
    <w:rsid w:val="002D0EE7"/>
    <w:rsid w:val="002D13DC"/>
    <w:rsid w:val="002D1497"/>
    <w:rsid w:val="002D1562"/>
    <w:rsid w:val="002D1AA9"/>
    <w:rsid w:val="002D1C7C"/>
    <w:rsid w:val="002D1D10"/>
    <w:rsid w:val="002D1DCF"/>
    <w:rsid w:val="002D28D1"/>
    <w:rsid w:val="002D2B96"/>
    <w:rsid w:val="002D2C6A"/>
    <w:rsid w:val="002D2D95"/>
    <w:rsid w:val="002D2FEE"/>
    <w:rsid w:val="002D304F"/>
    <w:rsid w:val="002D3583"/>
    <w:rsid w:val="002D35FC"/>
    <w:rsid w:val="002D36AC"/>
    <w:rsid w:val="002D393F"/>
    <w:rsid w:val="002D40FE"/>
    <w:rsid w:val="002D415C"/>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D23"/>
    <w:rsid w:val="002E1DC1"/>
    <w:rsid w:val="002E1F96"/>
    <w:rsid w:val="002E2303"/>
    <w:rsid w:val="002E28B3"/>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FF8"/>
    <w:rsid w:val="002F012A"/>
    <w:rsid w:val="002F0825"/>
    <w:rsid w:val="002F09B2"/>
    <w:rsid w:val="002F0C15"/>
    <w:rsid w:val="002F17C2"/>
    <w:rsid w:val="002F1AAF"/>
    <w:rsid w:val="002F1E37"/>
    <w:rsid w:val="002F1F8B"/>
    <w:rsid w:val="002F21E5"/>
    <w:rsid w:val="002F26F3"/>
    <w:rsid w:val="002F3CA9"/>
    <w:rsid w:val="002F41F6"/>
    <w:rsid w:val="002F4200"/>
    <w:rsid w:val="002F4209"/>
    <w:rsid w:val="002F49A6"/>
    <w:rsid w:val="002F4B31"/>
    <w:rsid w:val="002F509A"/>
    <w:rsid w:val="002F5417"/>
    <w:rsid w:val="002F5C3A"/>
    <w:rsid w:val="002F5E20"/>
    <w:rsid w:val="002F5FC6"/>
    <w:rsid w:val="002F5FC9"/>
    <w:rsid w:val="002F66D0"/>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3"/>
    <w:rsid w:val="00301A9A"/>
    <w:rsid w:val="00301C1C"/>
    <w:rsid w:val="003022FE"/>
    <w:rsid w:val="003027FF"/>
    <w:rsid w:val="00302883"/>
    <w:rsid w:val="00302B56"/>
    <w:rsid w:val="00303C2C"/>
    <w:rsid w:val="00303DD5"/>
    <w:rsid w:val="00303FF2"/>
    <w:rsid w:val="00304F60"/>
    <w:rsid w:val="00305996"/>
    <w:rsid w:val="003059A3"/>
    <w:rsid w:val="00305A15"/>
    <w:rsid w:val="003067F7"/>
    <w:rsid w:val="00306B58"/>
    <w:rsid w:val="0030709D"/>
    <w:rsid w:val="0030728B"/>
    <w:rsid w:val="003074BC"/>
    <w:rsid w:val="00307572"/>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F7"/>
    <w:rsid w:val="00317F11"/>
    <w:rsid w:val="003206BD"/>
    <w:rsid w:val="00320E8D"/>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C3B"/>
    <w:rsid w:val="00327574"/>
    <w:rsid w:val="00327DD7"/>
    <w:rsid w:val="00327E8C"/>
    <w:rsid w:val="0033018F"/>
    <w:rsid w:val="00330F5F"/>
    <w:rsid w:val="00330F69"/>
    <w:rsid w:val="00331809"/>
    <w:rsid w:val="003318EF"/>
    <w:rsid w:val="00331B96"/>
    <w:rsid w:val="00331CFB"/>
    <w:rsid w:val="0033223F"/>
    <w:rsid w:val="00332A0F"/>
    <w:rsid w:val="00332AAC"/>
    <w:rsid w:val="00332CA4"/>
    <w:rsid w:val="00332EA0"/>
    <w:rsid w:val="00333107"/>
    <w:rsid w:val="00333179"/>
    <w:rsid w:val="00333486"/>
    <w:rsid w:val="003336BD"/>
    <w:rsid w:val="00333D69"/>
    <w:rsid w:val="00333EF5"/>
    <w:rsid w:val="00333FEE"/>
    <w:rsid w:val="00334638"/>
    <w:rsid w:val="00334AAD"/>
    <w:rsid w:val="00334FBA"/>
    <w:rsid w:val="0033510F"/>
    <w:rsid w:val="003351E8"/>
    <w:rsid w:val="0033530B"/>
    <w:rsid w:val="00335680"/>
    <w:rsid w:val="00335C40"/>
    <w:rsid w:val="00336383"/>
    <w:rsid w:val="00336425"/>
    <w:rsid w:val="00336454"/>
    <w:rsid w:val="0033653E"/>
    <w:rsid w:val="00336842"/>
    <w:rsid w:val="00337757"/>
    <w:rsid w:val="00337A1B"/>
    <w:rsid w:val="00337E32"/>
    <w:rsid w:val="00340896"/>
    <w:rsid w:val="003411B4"/>
    <w:rsid w:val="0034127E"/>
    <w:rsid w:val="00341633"/>
    <w:rsid w:val="003416AD"/>
    <w:rsid w:val="003417D8"/>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E33"/>
    <w:rsid w:val="003515B8"/>
    <w:rsid w:val="00351651"/>
    <w:rsid w:val="00351AF0"/>
    <w:rsid w:val="00351D0F"/>
    <w:rsid w:val="003520F4"/>
    <w:rsid w:val="0035218C"/>
    <w:rsid w:val="00352F0C"/>
    <w:rsid w:val="0035370D"/>
    <w:rsid w:val="003537FA"/>
    <w:rsid w:val="00353DB7"/>
    <w:rsid w:val="003549A9"/>
    <w:rsid w:val="00354E09"/>
    <w:rsid w:val="00355384"/>
    <w:rsid w:val="00355603"/>
    <w:rsid w:val="00355A2A"/>
    <w:rsid w:val="00355E8C"/>
    <w:rsid w:val="0035652B"/>
    <w:rsid w:val="00356566"/>
    <w:rsid w:val="00356CBE"/>
    <w:rsid w:val="00357557"/>
    <w:rsid w:val="0035766C"/>
    <w:rsid w:val="0036048A"/>
    <w:rsid w:val="003607CD"/>
    <w:rsid w:val="00360BDE"/>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A9D"/>
    <w:rsid w:val="00364AF2"/>
    <w:rsid w:val="00364B9D"/>
    <w:rsid w:val="00364C66"/>
    <w:rsid w:val="003659B9"/>
    <w:rsid w:val="00366274"/>
    <w:rsid w:val="00366343"/>
    <w:rsid w:val="0036671A"/>
    <w:rsid w:val="00366B59"/>
    <w:rsid w:val="0036706C"/>
    <w:rsid w:val="003670B2"/>
    <w:rsid w:val="003670FB"/>
    <w:rsid w:val="00367170"/>
    <w:rsid w:val="003678D8"/>
    <w:rsid w:val="00367D1F"/>
    <w:rsid w:val="00367D58"/>
    <w:rsid w:val="00367F96"/>
    <w:rsid w:val="0037063E"/>
    <w:rsid w:val="00370AC9"/>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F16"/>
    <w:rsid w:val="00381431"/>
    <w:rsid w:val="00381649"/>
    <w:rsid w:val="00381A59"/>
    <w:rsid w:val="00381BDE"/>
    <w:rsid w:val="00381F46"/>
    <w:rsid w:val="003823FC"/>
    <w:rsid w:val="0038273B"/>
    <w:rsid w:val="00382918"/>
    <w:rsid w:val="00382CBD"/>
    <w:rsid w:val="00382F41"/>
    <w:rsid w:val="0038348A"/>
    <w:rsid w:val="0038396B"/>
    <w:rsid w:val="00383BE8"/>
    <w:rsid w:val="00384676"/>
    <w:rsid w:val="0038480C"/>
    <w:rsid w:val="00384C8B"/>
    <w:rsid w:val="00384CF3"/>
    <w:rsid w:val="0038526D"/>
    <w:rsid w:val="0038534B"/>
    <w:rsid w:val="0038535A"/>
    <w:rsid w:val="0038545A"/>
    <w:rsid w:val="003856F5"/>
    <w:rsid w:val="00385923"/>
    <w:rsid w:val="003859AF"/>
    <w:rsid w:val="00385AB3"/>
    <w:rsid w:val="00385DA3"/>
    <w:rsid w:val="00385DAD"/>
    <w:rsid w:val="003864A8"/>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51A"/>
    <w:rsid w:val="00394CD3"/>
    <w:rsid w:val="0039587F"/>
    <w:rsid w:val="0039592A"/>
    <w:rsid w:val="00395D01"/>
    <w:rsid w:val="00395DB7"/>
    <w:rsid w:val="00395DC0"/>
    <w:rsid w:val="003964CA"/>
    <w:rsid w:val="00396C18"/>
    <w:rsid w:val="00397157"/>
    <w:rsid w:val="003975CD"/>
    <w:rsid w:val="00397B0B"/>
    <w:rsid w:val="003A014A"/>
    <w:rsid w:val="003A0674"/>
    <w:rsid w:val="003A0FA9"/>
    <w:rsid w:val="003A114D"/>
    <w:rsid w:val="003A1295"/>
    <w:rsid w:val="003A2C80"/>
    <w:rsid w:val="003A2D1A"/>
    <w:rsid w:val="003A3244"/>
    <w:rsid w:val="003A3CEF"/>
    <w:rsid w:val="003A3FE3"/>
    <w:rsid w:val="003A4C07"/>
    <w:rsid w:val="003A4C56"/>
    <w:rsid w:val="003A4E85"/>
    <w:rsid w:val="003A503E"/>
    <w:rsid w:val="003A5378"/>
    <w:rsid w:val="003A5BAA"/>
    <w:rsid w:val="003A5DCB"/>
    <w:rsid w:val="003A5FA1"/>
    <w:rsid w:val="003A6058"/>
    <w:rsid w:val="003A61ED"/>
    <w:rsid w:val="003A6347"/>
    <w:rsid w:val="003A6511"/>
    <w:rsid w:val="003A65FB"/>
    <w:rsid w:val="003A7450"/>
    <w:rsid w:val="003A74C5"/>
    <w:rsid w:val="003A7922"/>
    <w:rsid w:val="003A7CDF"/>
    <w:rsid w:val="003B04CF"/>
    <w:rsid w:val="003B094E"/>
    <w:rsid w:val="003B09A3"/>
    <w:rsid w:val="003B0B89"/>
    <w:rsid w:val="003B0DCE"/>
    <w:rsid w:val="003B0F67"/>
    <w:rsid w:val="003B10E7"/>
    <w:rsid w:val="003B15B1"/>
    <w:rsid w:val="003B1BBB"/>
    <w:rsid w:val="003B1C93"/>
    <w:rsid w:val="003B21BC"/>
    <w:rsid w:val="003B2798"/>
    <w:rsid w:val="003B28D7"/>
    <w:rsid w:val="003B2C18"/>
    <w:rsid w:val="003B2C8F"/>
    <w:rsid w:val="003B2F68"/>
    <w:rsid w:val="003B371B"/>
    <w:rsid w:val="003B3D38"/>
    <w:rsid w:val="003B3E8A"/>
    <w:rsid w:val="003B40A0"/>
    <w:rsid w:val="003B4AA5"/>
    <w:rsid w:val="003B4C52"/>
    <w:rsid w:val="003B4CBA"/>
    <w:rsid w:val="003B4CC4"/>
    <w:rsid w:val="003B54DB"/>
    <w:rsid w:val="003B58FC"/>
    <w:rsid w:val="003B6452"/>
    <w:rsid w:val="003B6677"/>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A41"/>
    <w:rsid w:val="003D2C23"/>
    <w:rsid w:val="003D2E4A"/>
    <w:rsid w:val="003D2E62"/>
    <w:rsid w:val="003D303E"/>
    <w:rsid w:val="003D38DE"/>
    <w:rsid w:val="003D3D93"/>
    <w:rsid w:val="003D4442"/>
    <w:rsid w:val="003D479E"/>
    <w:rsid w:val="003D47EC"/>
    <w:rsid w:val="003D496E"/>
    <w:rsid w:val="003D4C0A"/>
    <w:rsid w:val="003D4D8C"/>
    <w:rsid w:val="003D5231"/>
    <w:rsid w:val="003D5B34"/>
    <w:rsid w:val="003D5C29"/>
    <w:rsid w:val="003D5D44"/>
    <w:rsid w:val="003D5E5B"/>
    <w:rsid w:val="003D634A"/>
    <w:rsid w:val="003D66C9"/>
    <w:rsid w:val="003D6A7D"/>
    <w:rsid w:val="003D6BAD"/>
    <w:rsid w:val="003D6C72"/>
    <w:rsid w:val="003D6E5A"/>
    <w:rsid w:val="003D6FF4"/>
    <w:rsid w:val="003D7199"/>
    <w:rsid w:val="003D76AC"/>
    <w:rsid w:val="003D7715"/>
    <w:rsid w:val="003D7A0E"/>
    <w:rsid w:val="003D7B6A"/>
    <w:rsid w:val="003D7F84"/>
    <w:rsid w:val="003D7FB4"/>
    <w:rsid w:val="003E03EE"/>
    <w:rsid w:val="003E0CC8"/>
    <w:rsid w:val="003E1290"/>
    <w:rsid w:val="003E12D8"/>
    <w:rsid w:val="003E16DD"/>
    <w:rsid w:val="003E19A8"/>
    <w:rsid w:val="003E1B33"/>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C00"/>
    <w:rsid w:val="00410C16"/>
    <w:rsid w:val="00410DE1"/>
    <w:rsid w:val="00411F9E"/>
    <w:rsid w:val="0041206E"/>
    <w:rsid w:val="00412075"/>
    <w:rsid w:val="0041211A"/>
    <w:rsid w:val="00412675"/>
    <w:rsid w:val="00413446"/>
    <w:rsid w:val="004136D3"/>
    <w:rsid w:val="00413F1B"/>
    <w:rsid w:val="00414023"/>
    <w:rsid w:val="00414565"/>
    <w:rsid w:val="00414667"/>
    <w:rsid w:val="00414730"/>
    <w:rsid w:val="0041499B"/>
    <w:rsid w:val="00414B34"/>
    <w:rsid w:val="004154AF"/>
    <w:rsid w:val="00415908"/>
    <w:rsid w:val="00415BA8"/>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A6"/>
    <w:rsid w:val="004332BF"/>
    <w:rsid w:val="00433607"/>
    <w:rsid w:val="0043361A"/>
    <w:rsid w:val="00433C1E"/>
    <w:rsid w:val="0043437E"/>
    <w:rsid w:val="004343E5"/>
    <w:rsid w:val="00434A99"/>
    <w:rsid w:val="00435150"/>
    <w:rsid w:val="004356D1"/>
    <w:rsid w:val="0043589D"/>
    <w:rsid w:val="00435946"/>
    <w:rsid w:val="00435B8B"/>
    <w:rsid w:val="00435C98"/>
    <w:rsid w:val="00435D15"/>
    <w:rsid w:val="00435DA0"/>
    <w:rsid w:val="00436383"/>
    <w:rsid w:val="00436B65"/>
    <w:rsid w:val="00436BD5"/>
    <w:rsid w:val="00437472"/>
    <w:rsid w:val="00437959"/>
    <w:rsid w:val="00437A1E"/>
    <w:rsid w:val="00437BC7"/>
    <w:rsid w:val="0044090E"/>
    <w:rsid w:val="00441361"/>
    <w:rsid w:val="0044140F"/>
    <w:rsid w:val="00441900"/>
    <w:rsid w:val="00441BDA"/>
    <w:rsid w:val="00441D6F"/>
    <w:rsid w:val="00442058"/>
    <w:rsid w:val="004421D9"/>
    <w:rsid w:val="004422B3"/>
    <w:rsid w:val="0044249D"/>
    <w:rsid w:val="004426CD"/>
    <w:rsid w:val="004426FE"/>
    <w:rsid w:val="00442FF7"/>
    <w:rsid w:val="00443152"/>
    <w:rsid w:val="00443892"/>
    <w:rsid w:val="00443984"/>
    <w:rsid w:val="00444600"/>
    <w:rsid w:val="00444C55"/>
    <w:rsid w:val="00444CD6"/>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F47"/>
    <w:rsid w:val="004531F8"/>
    <w:rsid w:val="004532EE"/>
    <w:rsid w:val="00453A0C"/>
    <w:rsid w:val="00453C00"/>
    <w:rsid w:val="00453C0B"/>
    <w:rsid w:val="00453E72"/>
    <w:rsid w:val="0045434E"/>
    <w:rsid w:val="004544D0"/>
    <w:rsid w:val="00454E00"/>
    <w:rsid w:val="00454F2E"/>
    <w:rsid w:val="00455151"/>
    <w:rsid w:val="004559F7"/>
    <w:rsid w:val="004564F5"/>
    <w:rsid w:val="00456A2A"/>
    <w:rsid w:val="00456C67"/>
    <w:rsid w:val="0045703B"/>
    <w:rsid w:val="004571F9"/>
    <w:rsid w:val="0045773F"/>
    <w:rsid w:val="00457D5E"/>
    <w:rsid w:val="00457DF0"/>
    <w:rsid w:val="00457E5E"/>
    <w:rsid w:val="00460528"/>
    <w:rsid w:val="004606A3"/>
    <w:rsid w:val="00460803"/>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8EB"/>
    <w:rsid w:val="00464D33"/>
    <w:rsid w:val="00465023"/>
    <w:rsid w:val="004650EB"/>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414"/>
    <w:rsid w:val="00474587"/>
    <w:rsid w:val="0047473D"/>
    <w:rsid w:val="004747A0"/>
    <w:rsid w:val="00474B82"/>
    <w:rsid w:val="00474D25"/>
    <w:rsid w:val="004750E5"/>
    <w:rsid w:val="00475688"/>
    <w:rsid w:val="00475871"/>
    <w:rsid w:val="0047587D"/>
    <w:rsid w:val="0047599C"/>
    <w:rsid w:val="00475AD4"/>
    <w:rsid w:val="00475B76"/>
    <w:rsid w:val="00475CDC"/>
    <w:rsid w:val="00476114"/>
    <w:rsid w:val="00476AB2"/>
    <w:rsid w:val="004779C7"/>
    <w:rsid w:val="00477DD0"/>
    <w:rsid w:val="00477E92"/>
    <w:rsid w:val="004802A9"/>
    <w:rsid w:val="004808BB"/>
    <w:rsid w:val="00480961"/>
    <w:rsid w:val="00481534"/>
    <w:rsid w:val="004817FB"/>
    <w:rsid w:val="00481D8A"/>
    <w:rsid w:val="004822DC"/>
    <w:rsid w:val="00482838"/>
    <w:rsid w:val="00482C9D"/>
    <w:rsid w:val="00482CCE"/>
    <w:rsid w:val="00482D0E"/>
    <w:rsid w:val="00482F12"/>
    <w:rsid w:val="00483373"/>
    <w:rsid w:val="00483AA3"/>
    <w:rsid w:val="00483AF3"/>
    <w:rsid w:val="00483D52"/>
    <w:rsid w:val="00483EB0"/>
    <w:rsid w:val="0048406B"/>
    <w:rsid w:val="00484A9A"/>
    <w:rsid w:val="0048505E"/>
    <w:rsid w:val="004850C3"/>
    <w:rsid w:val="00485AE6"/>
    <w:rsid w:val="004862D6"/>
    <w:rsid w:val="00486572"/>
    <w:rsid w:val="004868AD"/>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A016B"/>
    <w:rsid w:val="004A0693"/>
    <w:rsid w:val="004A0D66"/>
    <w:rsid w:val="004A0D9E"/>
    <w:rsid w:val="004A178A"/>
    <w:rsid w:val="004A1964"/>
    <w:rsid w:val="004A1E6B"/>
    <w:rsid w:val="004A1EB8"/>
    <w:rsid w:val="004A208A"/>
    <w:rsid w:val="004A24BB"/>
    <w:rsid w:val="004A26B9"/>
    <w:rsid w:val="004A2744"/>
    <w:rsid w:val="004A2E87"/>
    <w:rsid w:val="004A3478"/>
    <w:rsid w:val="004A3B1D"/>
    <w:rsid w:val="004A44A9"/>
    <w:rsid w:val="004A473B"/>
    <w:rsid w:val="004A4834"/>
    <w:rsid w:val="004A4D36"/>
    <w:rsid w:val="004A5020"/>
    <w:rsid w:val="004A5306"/>
    <w:rsid w:val="004A5EAD"/>
    <w:rsid w:val="004A697B"/>
    <w:rsid w:val="004A6BB2"/>
    <w:rsid w:val="004A6D04"/>
    <w:rsid w:val="004A6E6D"/>
    <w:rsid w:val="004A6FEB"/>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BA"/>
    <w:rsid w:val="004B78C7"/>
    <w:rsid w:val="004B7A2A"/>
    <w:rsid w:val="004B7BCE"/>
    <w:rsid w:val="004B7ED2"/>
    <w:rsid w:val="004C03DF"/>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E0B"/>
    <w:rsid w:val="004C6185"/>
    <w:rsid w:val="004C6233"/>
    <w:rsid w:val="004C6385"/>
    <w:rsid w:val="004C640D"/>
    <w:rsid w:val="004C643C"/>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C5E"/>
    <w:rsid w:val="004D6D7F"/>
    <w:rsid w:val="004D723D"/>
    <w:rsid w:val="004D7DD3"/>
    <w:rsid w:val="004E0949"/>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780D"/>
    <w:rsid w:val="004E79B4"/>
    <w:rsid w:val="004E7E45"/>
    <w:rsid w:val="004F0502"/>
    <w:rsid w:val="004F098B"/>
    <w:rsid w:val="004F0FFE"/>
    <w:rsid w:val="004F213C"/>
    <w:rsid w:val="004F2162"/>
    <w:rsid w:val="004F2236"/>
    <w:rsid w:val="004F22E5"/>
    <w:rsid w:val="004F235F"/>
    <w:rsid w:val="004F276E"/>
    <w:rsid w:val="004F30EB"/>
    <w:rsid w:val="004F34DC"/>
    <w:rsid w:val="004F3549"/>
    <w:rsid w:val="004F3667"/>
    <w:rsid w:val="004F36A1"/>
    <w:rsid w:val="004F3A94"/>
    <w:rsid w:val="004F44FF"/>
    <w:rsid w:val="004F4BD7"/>
    <w:rsid w:val="004F51A1"/>
    <w:rsid w:val="004F589C"/>
    <w:rsid w:val="004F596A"/>
    <w:rsid w:val="004F5B85"/>
    <w:rsid w:val="004F5C87"/>
    <w:rsid w:val="004F6012"/>
    <w:rsid w:val="004F602C"/>
    <w:rsid w:val="004F602D"/>
    <w:rsid w:val="004F61BB"/>
    <w:rsid w:val="004F670E"/>
    <w:rsid w:val="004F6D3C"/>
    <w:rsid w:val="004F71AD"/>
    <w:rsid w:val="004F74D3"/>
    <w:rsid w:val="004F77DC"/>
    <w:rsid w:val="004F7A8F"/>
    <w:rsid w:val="00500454"/>
    <w:rsid w:val="00500C4D"/>
    <w:rsid w:val="005012F6"/>
    <w:rsid w:val="00501FDD"/>
    <w:rsid w:val="0050215F"/>
    <w:rsid w:val="00502524"/>
    <w:rsid w:val="0050307F"/>
    <w:rsid w:val="0050387A"/>
    <w:rsid w:val="00503CA2"/>
    <w:rsid w:val="00503CED"/>
    <w:rsid w:val="00503FC4"/>
    <w:rsid w:val="00504128"/>
    <w:rsid w:val="00505108"/>
    <w:rsid w:val="00505276"/>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C4D"/>
    <w:rsid w:val="00513E2F"/>
    <w:rsid w:val="00513F06"/>
    <w:rsid w:val="005146B8"/>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3B"/>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646A"/>
    <w:rsid w:val="005267B8"/>
    <w:rsid w:val="00526C54"/>
    <w:rsid w:val="00526C60"/>
    <w:rsid w:val="00527611"/>
    <w:rsid w:val="00527759"/>
    <w:rsid w:val="00527CF2"/>
    <w:rsid w:val="00530043"/>
    <w:rsid w:val="0053025F"/>
    <w:rsid w:val="00530717"/>
    <w:rsid w:val="005308F5"/>
    <w:rsid w:val="00530A7E"/>
    <w:rsid w:val="0053124B"/>
    <w:rsid w:val="00531506"/>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E7E"/>
    <w:rsid w:val="005422AF"/>
    <w:rsid w:val="00542A36"/>
    <w:rsid w:val="00542CD3"/>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2057"/>
    <w:rsid w:val="005521F2"/>
    <w:rsid w:val="00552AFD"/>
    <w:rsid w:val="00553054"/>
    <w:rsid w:val="00553E13"/>
    <w:rsid w:val="00553F4C"/>
    <w:rsid w:val="00554525"/>
    <w:rsid w:val="0055474E"/>
    <w:rsid w:val="00554A40"/>
    <w:rsid w:val="00554A79"/>
    <w:rsid w:val="00554BEF"/>
    <w:rsid w:val="00555634"/>
    <w:rsid w:val="00555CF9"/>
    <w:rsid w:val="00556ABF"/>
    <w:rsid w:val="00556D69"/>
    <w:rsid w:val="00556F4D"/>
    <w:rsid w:val="00557AA8"/>
    <w:rsid w:val="00557C66"/>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949"/>
    <w:rsid w:val="00563A43"/>
    <w:rsid w:val="005646A7"/>
    <w:rsid w:val="00564A18"/>
    <w:rsid w:val="00564B5D"/>
    <w:rsid w:val="00564B99"/>
    <w:rsid w:val="005652E4"/>
    <w:rsid w:val="005655A4"/>
    <w:rsid w:val="00565774"/>
    <w:rsid w:val="00565B11"/>
    <w:rsid w:val="00565BC0"/>
    <w:rsid w:val="00565C23"/>
    <w:rsid w:val="00565D21"/>
    <w:rsid w:val="0056650A"/>
    <w:rsid w:val="00566966"/>
    <w:rsid w:val="00566D54"/>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A18"/>
    <w:rsid w:val="00573B37"/>
    <w:rsid w:val="00573F8E"/>
    <w:rsid w:val="00574187"/>
    <w:rsid w:val="0057459C"/>
    <w:rsid w:val="0057464B"/>
    <w:rsid w:val="0057467C"/>
    <w:rsid w:val="00574BF5"/>
    <w:rsid w:val="00574C0B"/>
    <w:rsid w:val="00574C64"/>
    <w:rsid w:val="00574CAE"/>
    <w:rsid w:val="00574E4C"/>
    <w:rsid w:val="00574E7C"/>
    <w:rsid w:val="0057551B"/>
    <w:rsid w:val="0057581C"/>
    <w:rsid w:val="00575F18"/>
    <w:rsid w:val="0057623E"/>
    <w:rsid w:val="00576742"/>
    <w:rsid w:val="00576E11"/>
    <w:rsid w:val="005779E9"/>
    <w:rsid w:val="00577D1D"/>
    <w:rsid w:val="00577EF9"/>
    <w:rsid w:val="005800F8"/>
    <w:rsid w:val="00580E53"/>
    <w:rsid w:val="005813FD"/>
    <w:rsid w:val="005816D6"/>
    <w:rsid w:val="00581707"/>
    <w:rsid w:val="00581C57"/>
    <w:rsid w:val="00581F9D"/>
    <w:rsid w:val="005820B3"/>
    <w:rsid w:val="005824E5"/>
    <w:rsid w:val="005829AB"/>
    <w:rsid w:val="005829D5"/>
    <w:rsid w:val="00582B3B"/>
    <w:rsid w:val="00582DFB"/>
    <w:rsid w:val="00582FCA"/>
    <w:rsid w:val="00583174"/>
    <w:rsid w:val="005831DB"/>
    <w:rsid w:val="005832AE"/>
    <w:rsid w:val="00583337"/>
    <w:rsid w:val="0058375A"/>
    <w:rsid w:val="00583CB3"/>
    <w:rsid w:val="00583DEE"/>
    <w:rsid w:val="0058456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1185"/>
    <w:rsid w:val="00591280"/>
    <w:rsid w:val="005914C8"/>
    <w:rsid w:val="005916C0"/>
    <w:rsid w:val="005918CE"/>
    <w:rsid w:val="00592224"/>
    <w:rsid w:val="00592278"/>
    <w:rsid w:val="00592292"/>
    <w:rsid w:val="005922A0"/>
    <w:rsid w:val="005925C0"/>
    <w:rsid w:val="00592989"/>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90"/>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CB"/>
    <w:rsid w:val="005B2713"/>
    <w:rsid w:val="005B27DA"/>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3786"/>
    <w:rsid w:val="005C3C48"/>
    <w:rsid w:val="005C3D24"/>
    <w:rsid w:val="005C4904"/>
    <w:rsid w:val="005C4A53"/>
    <w:rsid w:val="005C4AC8"/>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BD0"/>
    <w:rsid w:val="005D0E17"/>
    <w:rsid w:val="005D1202"/>
    <w:rsid w:val="005D16E5"/>
    <w:rsid w:val="005D2520"/>
    <w:rsid w:val="005D2E9B"/>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5"/>
    <w:rsid w:val="005F0258"/>
    <w:rsid w:val="005F037F"/>
    <w:rsid w:val="005F03B6"/>
    <w:rsid w:val="005F08C2"/>
    <w:rsid w:val="005F0A1B"/>
    <w:rsid w:val="005F0C71"/>
    <w:rsid w:val="005F165B"/>
    <w:rsid w:val="005F181D"/>
    <w:rsid w:val="005F18B3"/>
    <w:rsid w:val="005F19CA"/>
    <w:rsid w:val="005F1A93"/>
    <w:rsid w:val="005F2CE7"/>
    <w:rsid w:val="005F2DB7"/>
    <w:rsid w:val="005F2DD0"/>
    <w:rsid w:val="005F2FD1"/>
    <w:rsid w:val="005F3132"/>
    <w:rsid w:val="005F3803"/>
    <w:rsid w:val="005F3BD1"/>
    <w:rsid w:val="005F3F53"/>
    <w:rsid w:val="005F4098"/>
    <w:rsid w:val="005F46F2"/>
    <w:rsid w:val="005F4765"/>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98C"/>
    <w:rsid w:val="00607B8A"/>
    <w:rsid w:val="00607C65"/>
    <w:rsid w:val="00607CBF"/>
    <w:rsid w:val="00610082"/>
    <w:rsid w:val="00610327"/>
    <w:rsid w:val="0061038F"/>
    <w:rsid w:val="00610697"/>
    <w:rsid w:val="006107AC"/>
    <w:rsid w:val="00610B30"/>
    <w:rsid w:val="0061110E"/>
    <w:rsid w:val="00611146"/>
    <w:rsid w:val="00611455"/>
    <w:rsid w:val="006114A3"/>
    <w:rsid w:val="00612303"/>
    <w:rsid w:val="0061290F"/>
    <w:rsid w:val="00612A24"/>
    <w:rsid w:val="00612F1B"/>
    <w:rsid w:val="00613524"/>
    <w:rsid w:val="00613E36"/>
    <w:rsid w:val="006141D8"/>
    <w:rsid w:val="00614390"/>
    <w:rsid w:val="00614501"/>
    <w:rsid w:val="00614B1D"/>
    <w:rsid w:val="00614B64"/>
    <w:rsid w:val="00614BC1"/>
    <w:rsid w:val="00614E03"/>
    <w:rsid w:val="00614EF6"/>
    <w:rsid w:val="006151CD"/>
    <w:rsid w:val="00615F66"/>
    <w:rsid w:val="00615FF1"/>
    <w:rsid w:val="006161A1"/>
    <w:rsid w:val="006161EF"/>
    <w:rsid w:val="0061620B"/>
    <w:rsid w:val="006166E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881"/>
    <w:rsid w:val="00622B3C"/>
    <w:rsid w:val="006230C5"/>
    <w:rsid w:val="00623D12"/>
    <w:rsid w:val="0062469A"/>
    <w:rsid w:val="00624EE4"/>
    <w:rsid w:val="006250A0"/>
    <w:rsid w:val="00625218"/>
    <w:rsid w:val="00625992"/>
    <w:rsid w:val="00625C62"/>
    <w:rsid w:val="006261DB"/>
    <w:rsid w:val="006262D8"/>
    <w:rsid w:val="006267BC"/>
    <w:rsid w:val="00626A25"/>
    <w:rsid w:val="00627661"/>
    <w:rsid w:val="00627C08"/>
    <w:rsid w:val="006301AD"/>
    <w:rsid w:val="006301CF"/>
    <w:rsid w:val="006309CE"/>
    <w:rsid w:val="00630DAE"/>
    <w:rsid w:val="006311D3"/>
    <w:rsid w:val="006318DB"/>
    <w:rsid w:val="00631D2D"/>
    <w:rsid w:val="006323DC"/>
    <w:rsid w:val="00632A2E"/>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303E"/>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643"/>
    <w:rsid w:val="006518AA"/>
    <w:rsid w:val="00651DF9"/>
    <w:rsid w:val="00651E52"/>
    <w:rsid w:val="00651F0D"/>
    <w:rsid w:val="006521AB"/>
    <w:rsid w:val="00652477"/>
    <w:rsid w:val="00652531"/>
    <w:rsid w:val="006526FC"/>
    <w:rsid w:val="006530DF"/>
    <w:rsid w:val="0065310C"/>
    <w:rsid w:val="0065323B"/>
    <w:rsid w:val="0065400C"/>
    <w:rsid w:val="00654B1E"/>
    <w:rsid w:val="00654C8E"/>
    <w:rsid w:val="00655B5B"/>
    <w:rsid w:val="00655D25"/>
    <w:rsid w:val="006560BA"/>
    <w:rsid w:val="00656170"/>
    <w:rsid w:val="006566B4"/>
    <w:rsid w:val="006569B7"/>
    <w:rsid w:val="00657202"/>
    <w:rsid w:val="0065722E"/>
    <w:rsid w:val="00657378"/>
    <w:rsid w:val="00657AA6"/>
    <w:rsid w:val="00657B32"/>
    <w:rsid w:val="00657C14"/>
    <w:rsid w:val="006600E0"/>
    <w:rsid w:val="0066053B"/>
    <w:rsid w:val="006605E7"/>
    <w:rsid w:val="006609A6"/>
    <w:rsid w:val="006609DD"/>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B5E"/>
    <w:rsid w:val="00667E83"/>
    <w:rsid w:val="006700B4"/>
    <w:rsid w:val="00670A55"/>
    <w:rsid w:val="00670F47"/>
    <w:rsid w:val="0067104A"/>
    <w:rsid w:val="00671322"/>
    <w:rsid w:val="00671AD6"/>
    <w:rsid w:val="00671B2E"/>
    <w:rsid w:val="00671DF3"/>
    <w:rsid w:val="0067213E"/>
    <w:rsid w:val="006724CC"/>
    <w:rsid w:val="00672A2A"/>
    <w:rsid w:val="00672D0A"/>
    <w:rsid w:val="00672E2B"/>
    <w:rsid w:val="00672EA5"/>
    <w:rsid w:val="00673296"/>
    <w:rsid w:val="00673B30"/>
    <w:rsid w:val="00673BF6"/>
    <w:rsid w:val="006740DE"/>
    <w:rsid w:val="00674436"/>
    <w:rsid w:val="00674B63"/>
    <w:rsid w:val="00674CBD"/>
    <w:rsid w:val="00674D7C"/>
    <w:rsid w:val="00674ECE"/>
    <w:rsid w:val="006753D1"/>
    <w:rsid w:val="006767C0"/>
    <w:rsid w:val="006768E7"/>
    <w:rsid w:val="00676E79"/>
    <w:rsid w:val="00677170"/>
    <w:rsid w:val="006771C1"/>
    <w:rsid w:val="006771C6"/>
    <w:rsid w:val="006772A0"/>
    <w:rsid w:val="006772C1"/>
    <w:rsid w:val="00677679"/>
    <w:rsid w:val="006777DD"/>
    <w:rsid w:val="00677AF3"/>
    <w:rsid w:val="00680190"/>
    <w:rsid w:val="006801B6"/>
    <w:rsid w:val="00680325"/>
    <w:rsid w:val="006806CC"/>
    <w:rsid w:val="00680C3D"/>
    <w:rsid w:val="006816BB"/>
    <w:rsid w:val="00681815"/>
    <w:rsid w:val="006818FE"/>
    <w:rsid w:val="00682119"/>
    <w:rsid w:val="0068215D"/>
    <w:rsid w:val="006829A5"/>
    <w:rsid w:val="006839D5"/>
    <w:rsid w:val="00683E39"/>
    <w:rsid w:val="0068455F"/>
    <w:rsid w:val="00684BEC"/>
    <w:rsid w:val="006850FF"/>
    <w:rsid w:val="0068561A"/>
    <w:rsid w:val="00685E1D"/>
    <w:rsid w:val="006862D4"/>
    <w:rsid w:val="00686C9F"/>
    <w:rsid w:val="00686EAB"/>
    <w:rsid w:val="00686F0B"/>
    <w:rsid w:val="00686F17"/>
    <w:rsid w:val="0068738F"/>
    <w:rsid w:val="0068740F"/>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D1F"/>
    <w:rsid w:val="00697E1B"/>
    <w:rsid w:val="00697E2B"/>
    <w:rsid w:val="006A024A"/>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61"/>
    <w:rsid w:val="006A5A9A"/>
    <w:rsid w:val="006A5AE0"/>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84F"/>
    <w:rsid w:val="006B3DE1"/>
    <w:rsid w:val="006B3FE1"/>
    <w:rsid w:val="006B4286"/>
    <w:rsid w:val="006B45BD"/>
    <w:rsid w:val="006B4684"/>
    <w:rsid w:val="006B4A02"/>
    <w:rsid w:val="006B51A2"/>
    <w:rsid w:val="006B599D"/>
    <w:rsid w:val="006B5A4A"/>
    <w:rsid w:val="006B60EF"/>
    <w:rsid w:val="006B6186"/>
    <w:rsid w:val="006B61BC"/>
    <w:rsid w:val="006B634F"/>
    <w:rsid w:val="006B6787"/>
    <w:rsid w:val="006B6874"/>
    <w:rsid w:val="006B694D"/>
    <w:rsid w:val="006B69CE"/>
    <w:rsid w:val="006B70B3"/>
    <w:rsid w:val="006B717F"/>
    <w:rsid w:val="006B725F"/>
    <w:rsid w:val="006B7714"/>
    <w:rsid w:val="006B77B9"/>
    <w:rsid w:val="006B7A5F"/>
    <w:rsid w:val="006B7EF9"/>
    <w:rsid w:val="006C026F"/>
    <w:rsid w:val="006C07EC"/>
    <w:rsid w:val="006C0AC9"/>
    <w:rsid w:val="006C11E5"/>
    <w:rsid w:val="006C1686"/>
    <w:rsid w:val="006C1801"/>
    <w:rsid w:val="006C1B98"/>
    <w:rsid w:val="006C1DC4"/>
    <w:rsid w:val="006C2109"/>
    <w:rsid w:val="006C2317"/>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E09E7"/>
    <w:rsid w:val="006E1092"/>
    <w:rsid w:val="006E1345"/>
    <w:rsid w:val="006E14D3"/>
    <w:rsid w:val="006E235A"/>
    <w:rsid w:val="006E2617"/>
    <w:rsid w:val="006E2951"/>
    <w:rsid w:val="006E2A4C"/>
    <w:rsid w:val="006E2F59"/>
    <w:rsid w:val="006E37FE"/>
    <w:rsid w:val="006E3E32"/>
    <w:rsid w:val="006E3ED5"/>
    <w:rsid w:val="006E4110"/>
    <w:rsid w:val="006E4830"/>
    <w:rsid w:val="006E4F82"/>
    <w:rsid w:val="006E533B"/>
    <w:rsid w:val="006E53CA"/>
    <w:rsid w:val="006E5D16"/>
    <w:rsid w:val="006E6356"/>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6020"/>
    <w:rsid w:val="006F648C"/>
    <w:rsid w:val="006F64AE"/>
    <w:rsid w:val="006F66DE"/>
    <w:rsid w:val="006F6E9B"/>
    <w:rsid w:val="006F7338"/>
    <w:rsid w:val="006F73D7"/>
    <w:rsid w:val="006F75F2"/>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25A"/>
    <w:rsid w:val="007042B6"/>
    <w:rsid w:val="007042EE"/>
    <w:rsid w:val="007043D1"/>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91"/>
    <w:rsid w:val="00710979"/>
    <w:rsid w:val="00710D78"/>
    <w:rsid w:val="00711014"/>
    <w:rsid w:val="00711296"/>
    <w:rsid w:val="00711413"/>
    <w:rsid w:val="007117D1"/>
    <w:rsid w:val="0071180B"/>
    <w:rsid w:val="00711CBD"/>
    <w:rsid w:val="00711E6E"/>
    <w:rsid w:val="007120E7"/>
    <w:rsid w:val="00712103"/>
    <w:rsid w:val="007121F4"/>
    <w:rsid w:val="00712F02"/>
    <w:rsid w:val="0071353B"/>
    <w:rsid w:val="0071387D"/>
    <w:rsid w:val="00713E30"/>
    <w:rsid w:val="007140A2"/>
    <w:rsid w:val="0071440C"/>
    <w:rsid w:val="00714622"/>
    <w:rsid w:val="00714703"/>
    <w:rsid w:val="00714FD6"/>
    <w:rsid w:val="007156C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20C1"/>
    <w:rsid w:val="007221B5"/>
    <w:rsid w:val="007224EB"/>
    <w:rsid w:val="007225AC"/>
    <w:rsid w:val="0072260E"/>
    <w:rsid w:val="00722ACE"/>
    <w:rsid w:val="00722B31"/>
    <w:rsid w:val="00722D33"/>
    <w:rsid w:val="00722F81"/>
    <w:rsid w:val="00723066"/>
    <w:rsid w:val="007230FB"/>
    <w:rsid w:val="0072360D"/>
    <w:rsid w:val="00724DE2"/>
    <w:rsid w:val="0072545B"/>
    <w:rsid w:val="00725FD7"/>
    <w:rsid w:val="00726289"/>
    <w:rsid w:val="007265AC"/>
    <w:rsid w:val="007268EE"/>
    <w:rsid w:val="00726A7C"/>
    <w:rsid w:val="00726C8B"/>
    <w:rsid w:val="00726CD7"/>
    <w:rsid w:val="00726D65"/>
    <w:rsid w:val="00726ECD"/>
    <w:rsid w:val="0073000E"/>
    <w:rsid w:val="007300CE"/>
    <w:rsid w:val="00730301"/>
    <w:rsid w:val="007304D5"/>
    <w:rsid w:val="00730587"/>
    <w:rsid w:val="0073068C"/>
    <w:rsid w:val="00730999"/>
    <w:rsid w:val="00730E5C"/>
    <w:rsid w:val="0073123E"/>
    <w:rsid w:val="007318F4"/>
    <w:rsid w:val="007318FA"/>
    <w:rsid w:val="00731DEE"/>
    <w:rsid w:val="00731E92"/>
    <w:rsid w:val="007322F8"/>
    <w:rsid w:val="00732CDF"/>
    <w:rsid w:val="00733288"/>
    <w:rsid w:val="00733390"/>
    <w:rsid w:val="00733A9C"/>
    <w:rsid w:val="00733B64"/>
    <w:rsid w:val="0073428A"/>
    <w:rsid w:val="00734D92"/>
    <w:rsid w:val="007350DC"/>
    <w:rsid w:val="00735100"/>
    <w:rsid w:val="007351A6"/>
    <w:rsid w:val="0073549D"/>
    <w:rsid w:val="00735BC9"/>
    <w:rsid w:val="00736073"/>
    <w:rsid w:val="007365DF"/>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408"/>
    <w:rsid w:val="0074562F"/>
    <w:rsid w:val="00745928"/>
    <w:rsid w:val="00745C69"/>
    <w:rsid w:val="00745CE1"/>
    <w:rsid w:val="00745D1F"/>
    <w:rsid w:val="00745DED"/>
    <w:rsid w:val="00745E68"/>
    <w:rsid w:val="0074611E"/>
    <w:rsid w:val="00746212"/>
    <w:rsid w:val="00746C9F"/>
    <w:rsid w:val="00746D1B"/>
    <w:rsid w:val="00746D81"/>
    <w:rsid w:val="00747041"/>
    <w:rsid w:val="00747A1B"/>
    <w:rsid w:val="00750ED7"/>
    <w:rsid w:val="007514FF"/>
    <w:rsid w:val="00751841"/>
    <w:rsid w:val="00751AA7"/>
    <w:rsid w:val="00751B4F"/>
    <w:rsid w:val="00752641"/>
    <w:rsid w:val="007526D7"/>
    <w:rsid w:val="00752BBB"/>
    <w:rsid w:val="00752FEB"/>
    <w:rsid w:val="00753159"/>
    <w:rsid w:val="0075366C"/>
    <w:rsid w:val="00753ECF"/>
    <w:rsid w:val="0075420C"/>
    <w:rsid w:val="007548CB"/>
    <w:rsid w:val="00754E22"/>
    <w:rsid w:val="0075570F"/>
    <w:rsid w:val="0075595B"/>
    <w:rsid w:val="00755F3C"/>
    <w:rsid w:val="00756356"/>
    <w:rsid w:val="00756361"/>
    <w:rsid w:val="0075677A"/>
    <w:rsid w:val="0075688E"/>
    <w:rsid w:val="007572AD"/>
    <w:rsid w:val="007575D8"/>
    <w:rsid w:val="007579AF"/>
    <w:rsid w:val="00757C87"/>
    <w:rsid w:val="00760071"/>
    <w:rsid w:val="00760158"/>
    <w:rsid w:val="00760304"/>
    <w:rsid w:val="00760C46"/>
    <w:rsid w:val="0076107A"/>
    <w:rsid w:val="00761435"/>
    <w:rsid w:val="00761534"/>
    <w:rsid w:val="00761559"/>
    <w:rsid w:val="00761597"/>
    <w:rsid w:val="0076185F"/>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F0A"/>
    <w:rsid w:val="007726BD"/>
    <w:rsid w:val="0077293C"/>
    <w:rsid w:val="00772A65"/>
    <w:rsid w:val="00772E57"/>
    <w:rsid w:val="00772F44"/>
    <w:rsid w:val="00773066"/>
    <w:rsid w:val="00773246"/>
    <w:rsid w:val="00773A8B"/>
    <w:rsid w:val="00773B45"/>
    <w:rsid w:val="00773B7E"/>
    <w:rsid w:val="00773D78"/>
    <w:rsid w:val="00774236"/>
    <w:rsid w:val="0077435E"/>
    <w:rsid w:val="007745F9"/>
    <w:rsid w:val="00774B72"/>
    <w:rsid w:val="00775976"/>
    <w:rsid w:val="0077598F"/>
    <w:rsid w:val="007761CF"/>
    <w:rsid w:val="007768CD"/>
    <w:rsid w:val="0077691A"/>
    <w:rsid w:val="00776BAA"/>
    <w:rsid w:val="0077712A"/>
    <w:rsid w:val="0077745B"/>
    <w:rsid w:val="0077783D"/>
    <w:rsid w:val="00777B2F"/>
    <w:rsid w:val="0078096C"/>
    <w:rsid w:val="00780CF1"/>
    <w:rsid w:val="00780D03"/>
    <w:rsid w:val="00780E97"/>
    <w:rsid w:val="007811F2"/>
    <w:rsid w:val="007817D2"/>
    <w:rsid w:val="00781822"/>
    <w:rsid w:val="00781832"/>
    <w:rsid w:val="00781945"/>
    <w:rsid w:val="00781C83"/>
    <w:rsid w:val="00781E1E"/>
    <w:rsid w:val="00782276"/>
    <w:rsid w:val="00782442"/>
    <w:rsid w:val="00782A5D"/>
    <w:rsid w:val="00782E67"/>
    <w:rsid w:val="00783CF4"/>
    <w:rsid w:val="007841C6"/>
    <w:rsid w:val="00784202"/>
    <w:rsid w:val="00784203"/>
    <w:rsid w:val="007842F9"/>
    <w:rsid w:val="00784BBB"/>
    <w:rsid w:val="00784EF0"/>
    <w:rsid w:val="007855C3"/>
    <w:rsid w:val="00785BFD"/>
    <w:rsid w:val="00785D12"/>
    <w:rsid w:val="00785D40"/>
    <w:rsid w:val="007861CD"/>
    <w:rsid w:val="00786BD5"/>
    <w:rsid w:val="00787084"/>
    <w:rsid w:val="0078729C"/>
    <w:rsid w:val="00787627"/>
    <w:rsid w:val="00787C2D"/>
    <w:rsid w:val="00787D1E"/>
    <w:rsid w:val="00790136"/>
    <w:rsid w:val="007904BE"/>
    <w:rsid w:val="00790B83"/>
    <w:rsid w:val="00790FF5"/>
    <w:rsid w:val="0079161C"/>
    <w:rsid w:val="00791940"/>
    <w:rsid w:val="00791ACB"/>
    <w:rsid w:val="00791BA0"/>
    <w:rsid w:val="00792031"/>
    <w:rsid w:val="00792277"/>
    <w:rsid w:val="0079243D"/>
    <w:rsid w:val="00792936"/>
    <w:rsid w:val="0079297B"/>
    <w:rsid w:val="00792B87"/>
    <w:rsid w:val="00792CB8"/>
    <w:rsid w:val="00792F43"/>
    <w:rsid w:val="00793407"/>
    <w:rsid w:val="007936A5"/>
    <w:rsid w:val="007938C9"/>
    <w:rsid w:val="00793C82"/>
    <w:rsid w:val="00793E90"/>
    <w:rsid w:val="0079465F"/>
    <w:rsid w:val="007946CA"/>
    <w:rsid w:val="00794DD1"/>
    <w:rsid w:val="007950D7"/>
    <w:rsid w:val="007952B7"/>
    <w:rsid w:val="00795481"/>
    <w:rsid w:val="00795752"/>
    <w:rsid w:val="00795B97"/>
    <w:rsid w:val="00795E37"/>
    <w:rsid w:val="00796A90"/>
    <w:rsid w:val="00796BD2"/>
    <w:rsid w:val="00796EB5"/>
    <w:rsid w:val="00796FAA"/>
    <w:rsid w:val="0079711F"/>
    <w:rsid w:val="00797921"/>
    <w:rsid w:val="007979A6"/>
    <w:rsid w:val="00797D22"/>
    <w:rsid w:val="00797EDE"/>
    <w:rsid w:val="007A02EF"/>
    <w:rsid w:val="007A03E9"/>
    <w:rsid w:val="007A078B"/>
    <w:rsid w:val="007A0913"/>
    <w:rsid w:val="007A09EE"/>
    <w:rsid w:val="007A139C"/>
    <w:rsid w:val="007A1405"/>
    <w:rsid w:val="007A196D"/>
    <w:rsid w:val="007A1DC2"/>
    <w:rsid w:val="007A1EE6"/>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479"/>
    <w:rsid w:val="007B0AFD"/>
    <w:rsid w:val="007B102C"/>
    <w:rsid w:val="007B14B8"/>
    <w:rsid w:val="007B156C"/>
    <w:rsid w:val="007B15A2"/>
    <w:rsid w:val="007B1E05"/>
    <w:rsid w:val="007B23F3"/>
    <w:rsid w:val="007B2408"/>
    <w:rsid w:val="007B24AD"/>
    <w:rsid w:val="007B2E57"/>
    <w:rsid w:val="007B2EF0"/>
    <w:rsid w:val="007B3101"/>
    <w:rsid w:val="007B3AA5"/>
    <w:rsid w:val="007B3EA5"/>
    <w:rsid w:val="007B3EB2"/>
    <w:rsid w:val="007B4362"/>
    <w:rsid w:val="007B43CC"/>
    <w:rsid w:val="007B441D"/>
    <w:rsid w:val="007B4834"/>
    <w:rsid w:val="007B4C95"/>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316A"/>
    <w:rsid w:val="007C3424"/>
    <w:rsid w:val="007C38B3"/>
    <w:rsid w:val="007C3A29"/>
    <w:rsid w:val="007C3ECC"/>
    <w:rsid w:val="007C47B4"/>
    <w:rsid w:val="007C4A55"/>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D0232"/>
    <w:rsid w:val="007D0C20"/>
    <w:rsid w:val="007D148B"/>
    <w:rsid w:val="007D1550"/>
    <w:rsid w:val="007D168E"/>
    <w:rsid w:val="007D1FB3"/>
    <w:rsid w:val="007D2083"/>
    <w:rsid w:val="007D2255"/>
    <w:rsid w:val="007D2875"/>
    <w:rsid w:val="007D2B5B"/>
    <w:rsid w:val="007D2D71"/>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995"/>
    <w:rsid w:val="007E2CB8"/>
    <w:rsid w:val="007E3017"/>
    <w:rsid w:val="007E3174"/>
    <w:rsid w:val="007E32D1"/>
    <w:rsid w:val="007E39DA"/>
    <w:rsid w:val="007E3BBD"/>
    <w:rsid w:val="007E3BE1"/>
    <w:rsid w:val="007E3C1C"/>
    <w:rsid w:val="007E3F21"/>
    <w:rsid w:val="007E411E"/>
    <w:rsid w:val="007E4608"/>
    <w:rsid w:val="007E4639"/>
    <w:rsid w:val="007E47DA"/>
    <w:rsid w:val="007E4B03"/>
    <w:rsid w:val="007E4B37"/>
    <w:rsid w:val="007E4F16"/>
    <w:rsid w:val="007E50CA"/>
    <w:rsid w:val="007E5481"/>
    <w:rsid w:val="007E5B58"/>
    <w:rsid w:val="007E6AD5"/>
    <w:rsid w:val="007E6EE1"/>
    <w:rsid w:val="007E7405"/>
    <w:rsid w:val="007E744B"/>
    <w:rsid w:val="007E7792"/>
    <w:rsid w:val="007E7B1E"/>
    <w:rsid w:val="007F0124"/>
    <w:rsid w:val="007F0242"/>
    <w:rsid w:val="007F0DE9"/>
    <w:rsid w:val="007F0F7B"/>
    <w:rsid w:val="007F123E"/>
    <w:rsid w:val="007F1521"/>
    <w:rsid w:val="007F1677"/>
    <w:rsid w:val="007F1B47"/>
    <w:rsid w:val="007F2018"/>
    <w:rsid w:val="007F2107"/>
    <w:rsid w:val="007F277F"/>
    <w:rsid w:val="007F2B0B"/>
    <w:rsid w:val="007F2BD5"/>
    <w:rsid w:val="007F3399"/>
    <w:rsid w:val="007F385E"/>
    <w:rsid w:val="007F3BEE"/>
    <w:rsid w:val="007F3D4A"/>
    <w:rsid w:val="007F3E50"/>
    <w:rsid w:val="007F3F68"/>
    <w:rsid w:val="007F468A"/>
    <w:rsid w:val="007F4946"/>
    <w:rsid w:val="007F4947"/>
    <w:rsid w:val="007F5255"/>
    <w:rsid w:val="007F52FC"/>
    <w:rsid w:val="007F597E"/>
    <w:rsid w:val="007F610A"/>
    <w:rsid w:val="007F680C"/>
    <w:rsid w:val="007F6850"/>
    <w:rsid w:val="007F6ABE"/>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FB5"/>
    <w:rsid w:val="0080677B"/>
    <w:rsid w:val="00807195"/>
    <w:rsid w:val="0080744F"/>
    <w:rsid w:val="008075BF"/>
    <w:rsid w:val="00807989"/>
    <w:rsid w:val="00807A8E"/>
    <w:rsid w:val="00807D3A"/>
    <w:rsid w:val="00807F6D"/>
    <w:rsid w:val="0081075C"/>
    <w:rsid w:val="00810DA0"/>
    <w:rsid w:val="00810FE6"/>
    <w:rsid w:val="0081107D"/>
    <w:rsid w:val="00811274"/>
    <w:rsid w:val="008112C0"/>
    <w:rsid w:val="00811944"/>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655E"/>
    <w:rsid w:val="00826918"/>
    <w:rsid w:val="008269D1"/>
    <w:rsid w:val="00826EB3"/>
    <w:rsid w:val="008273DC"/>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9E6"/>
    <w:rsid w:val="00833F8E"/>
    <w:rsid w:val="008340A5"/>
    <w:rsid w:val="0083412E"/>
    <w:rsid w:val="0083443B"/>
    <w:rsid w:val="0083472C"/>
    <w:rsid w:val="00834968"/>
    <w:rsid w:val="00834D1B"/>
    <w:rsid w:val="00834F5F"/>
    <w:rsid w:val="00835C18"/>
    <w:rsid w:val="00835D5E"/>
    <w:rsid w:val="00835E55"/>
    <w:rsid w:val="008360D5"/>
    <w:rsid w:val="008368B5"/>
    <w:rsid w:val="00836D89"/>
    <w:rsid w:val="00836E8F"/>
    <w:rsid w:val="0083722E"/>
    <w:rsid w:val="00837235"/>
    <w:rsid w:val="008373CB"/>
    <w:rsid w:val="008374EE"/>
    <w:rsid w:val="00837581"/>
    <w:rsid w:val="008377C0"/>
    <w:rsid w:val="00837AFF"/>
    <w:rsid w:val="008402F9"/>
    <w:rsid w:val="00840648"/>
    <w:rsid w:val="00840ADB"/>
    <w:rsid w:val="00840D96"/>
    <w:rsid w:val="008411D5"/>
    <w:rsid w:val="0084126C"/>
    <w:rsid w:val="00841E35"/>
    <w:rsid w:val="00842019"/>
    <w:rsid w:val="0084216C"/>
    <w:rsid w:val="008429EC"/>
    <w:rsid w:val="008431DB"/>
    <w:rsid w:val="0084353D"/>
    <w:rsid w:val="00843760"/>
    <w:rsid w:val="00843A60"/>
    <w:rsid w:val="00843DEB"/>
    <w:rsid w:val="00843EA7"/>
    <w:rsid w:val="008441A2"/>
    <w:rsid w:val="00844485"/>
    <w:rsid w:val="008445F4"/>
    <w:rsid w:val="00844995"/>
    <w:rsid w:val="00844BD9"/>
    <w:rsid w:val="00844E8C"/>
    <w:rsid w:val="008453BA"/>
    <w:rsid w:val="00845AD2"/>
    <w:rsid w:val="0084631A"/>
    <w:rsid w:val="0084674F"/>
    <w:rsid w:val="008469B3"/>
    <w:rsid w:val="00847126"/>
    <w:rsid w:val="008472C8"/>
    <w:rsid w:val="00847B77"/>
    <w:rsid w:val="00847BFF"/>
    <w:rsid w:val="00847E97"/>
    <w:rsid w:val="008502F3"/>
    <w:rsid w:val="008509BA"/>
    <w:rsid w:val="00851220"/>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88E"/>
    <w:rsid w:val="00856DA0"/>
    <w:rsid w:val="00857159"/>
    <w:rsid w:val="008571FC"/>
    <w:rsid w:val="00857D68"/>
    <w:rsid w:val="00857FFB"/>
    <w:rsid w:val="008603E1"/>
    <w:rsid w:val="00860641"/>
    <w:rsid w:val="0086067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EFB"/>
    <w:rsid w:val="0086519C"/>
    <w:rsid w:val="00865523"/>
    <w:rsid w:val="00865641"/>
    <w:rsid w:val="00865781"/>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BB5"/>
    <w:rsid w:val="008770F8"/>
    <w:rsid w:val="00877B06"/>
    <w:rsid w:val="00877B8D"/>
    <w:rsid w:val="00877E86"/>
    <w:rsid w:val="00877EC7"/>
    <w:rsid w:val="00880174"/>
    <w:rsid w:val="00880C0A"/>
    <w:rsid w:val="008812D5"/>
    <w:rsid w:val="0088143B"/>
    <w:rsid w:val="00881486"/>
    <w:rsid w:val="0088162C"/>
    <w:rsid w:val="0088174D"/>
    <w:rsid w:val="008819A4"/>
    <w:rsid w:val="008819C6"/>
    <w:rsid w:val="00881D76"/>
    <w:rsid w:val="00882079"/>
    <w:rsid w:val="008821DB"/>
    <w:rsid w:val="00882462"/>
    <w:rsid w:val="00882D7A"/>
    <w:rsid w:val="00882F39"/>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18D"/>
    <w:rsid w:val="008956B7"/>
    <w:rsid w:val="00895E3F"/>
    <w:rsid w:val="00896C0C"/>
    <w:rsid w:val="0089707F"/>
    <w:rsid w:val="00897082"/>
    <w:rsid w:val="008973A8"/>
    <w:rsid w:val="0089765C"/>
    <w:rsid w:val="00897735"/>
    <w:rsid w:val="00897FE8"/>
    <w:rsid w:val="008A0A97"/>
    <w:rsid w:val="008A100B"/>
    <w:rsid w:val="008A12E6"/>
    <w:rsid w:val="008A136E"/>
    <w:rsid w:val="008A179A"/>
    <w:rsid w:val="008A1C37"/>
    <w:rsid w:val="008A1CB2"/>
    <w:rsid w:val="008A224A"/>
    <w:rsid w:val="008A226C"/>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F07"/>
    <w:rsid w:val="008B3410"/>
    <w:rsid w:val="008B35B5"/>
    <w:rsid w:val="008B383D"/>
    <w:rsid w:val="008B3890"/>
    <w:rsid w:val="008B39CD"/>
    <w:rsid w:val="008B4922"/>
    <w:rsid w:val="008B4AB9"/>
    <w:rsid w:val="008B4AD1"/>
    <w:rsid w:val="008B4F62"/>
    <w:rsid w:val="008B4FB6"/>
    <w:rsid w:val="008B5782"/>
    <w:rsid w:val="008B5E20"/>
    <w:rsid w:val="008B60E1"/>
    <w:rsid w:val="008B687A"/>
    <w:rsid w:val="008B68C2"/>
    <w:rsid w:val="008B6935"/>
    <w:rsid w:val="008B6ECC"/>
    <w:rsid w:val="008B71DA"/>
    <w:rsid w:val="008B72AB"/>
    <w:rsid w:val="008B741A"/>
    <w:rsid w:val="008B77C5"/>
    <w:rsid w:val="008B7F28"/>
    <w:rsid w:val="008C0026"/>
    <w:rsid w:val="008C01F1"/>
    <w:rsid w:val="008C0F7B"/>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387"/>
    <w:rsid w:val="008C63B2"/>
    <w:rsid w:val="008C689C"/>
    <w:rsid w:val="008C6FEA"/>
    <w:rsid w:val="008C72C5"/>
    <w:rsid w:val="008C73F9"/>
    <w:rsid w:val="008C7779"/>
    <w:rsid w:val="008C7F1C"/>
    <w:rsid w:val="008C7FA3"/>
    <w:rsid w:val="008D031A"/>
    <w:rsid w:val="008D0A00"/>
    <w:rsid w:val="008D0DD3"/>
    <w:rsid w:val="008D0ECB"/>
    <w:rsid w:val="008D125D"/>
    <w:rsid w:val="008D157E"/>
    <w:rsid w:val="008D2061"/>
    <w:rsid w:val="008D22E1"/>
    <w:rsid w:val="008D24EB"/>
    <w:rsid w:val="008D2A60"/>
    <w:rsid w:val="008D2AD0"/>
    <w:rsid w:val="008D2CED"/>
    <w:rsid w:val="008D3889"/>
    <w:rsid w:val="008D3FA8"/>
    <w:rsid w:val="008D423B"/>
    <w:rsid w:val="008D4338"/>
    <w:rsid w:val="008D4A0C"/>
    <w:rsid w:val="008D4B92"/>
    <w:rsid w:val="008D4C9E"/>
    <w:rsid w:val="008D576B"/>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1EC6"/>
    <w:rsid w:val="008E21A0"/>
    <w:rsid w:val="008E22D8"/>
    <w:rsid w:val="008E231C"/>
    <w:rsid w:val="008E2407"/>
    <w:rsid w:val="008E2415"/>
    <w:rsid w:val="008E279F"/>
    <w:rsid w:val="008E2971"/>
    <w:rsid w:val="008E2B03"/>
    <w:rsid w:val="008E2C57"/>
    <w:rsid w:val="008E32C1"/>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4825"/>
    <w:rsid w:val="008F487E"/>
    <w:rsid w:val="008F4D68"/>
    <w:rsid w:val="008F4F1B"/>
    <w:rsid w:val="008F5245"/>
    <w:rsid w:val="008F5745"/>
    <w:rsid w:val="008F596F"/>
    <w:rsid w:val="008F5A1A"/>
    <w:rsid w:val="008F6337"/>
    <w:rsid w:val="008F65F9"/>
    <w:rsid w:val="008F6736"/>
    <w:rsid w:val="008F721A"/>
    <w:rsid w:val="008F7272"/>
    <w:rsid w:val="008F74BB"/>
    <w:rsid w:val="008F755A"/>
    <w:rsid w:val="008F7561"/>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6A0"/>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2A31"/>
    <w:rsid w:val="00922C5B"/>
    <w:rsid w:val="00922CB9"/>
    <w:rsid w:val="00922EA6"/>
    <w:rsid w:val="009232DB"/>
    <w:rsid w:val="009233AE"/>
    <w:rsid w:val="009233BD"/>
    <w:rsid w:val="009235EF"/>
    <w:rsid w:val="009236C1"/>
    <w:rsid w:val="00923BC1"/>
    <w:rsid w:val="00923EE0"/>
    <w:rsid w:val="00923EE1"/>
    <w:rsid w:val="00923F8E"/>
    <w:rsid w:val="0092406B"/>
    <w:rsid w:val="00924300"/>
    <w:rsid w:val="00925149"/>
    <w:rsid w:val="00925600"/>
    <w:rsid w:val="00925885"/>
    <w:rsid w:val="00925AB2"/>
    <w:rsid w:val="00925DA1"/>
    <w:rsid w:val="0092612F"/>
    <w:rsid w:val="009263FA"/>
    <w:rsid w:val="00926519"/>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C88"/>
    <w:rsid w:val="0093412C"/>
    <w:rsid w:val="009346CD"/>
    <w:rsid w:val="009349D2"/>
    <w:rsid w:val="00934A28"/>
    <w:rsid w:val="0093575B"/>
    <w:rsid w:val="009359AE"/>
    <w:rsid w:val="009363B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979"/>
    <w:rsid w:val="00943A47"/>
    <w:rsid w:val="00943AEB"/>
    <w:rsid w:val="00943FDB"/>
    <w:rsid w:val="009443D1"/>
    <w:rsid w:val="0094468F"/>
    <w:rsid w:val="0094491A"/>
    <w:rsid w:val="0094557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8E7"/>
    <w:rsid w:val="00952988"/>
    <w:rsid w:val="00952A13"/>
    <w:rsid w:val="00952C09"/>
    <w:rsid w:val="009533AF"/>
    <w:rsid w:val="00953692"/>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602CF"/>
    <w:rsid w:val="009604BE"/>
    <w:rsid w:val="009605D2"/>
    <w:rsid w:val="0096079E"/>
    <w:rsid w:val="0096126C"/>
    <w:rsid w:val="0096142C"/>
    <w:rsid w:val="00961C0B"/>
    <w:rsid w:val="0096296A"/>
    <w:rsid w:val="00962A53"/>
    <w:rsid w:val="00962D72"/>
    <w:rsid w:val="00962F80"/>
    <w:rsid w:val="00962F93"/>
    <w:rsid w:val="00963D84"/>
    <w:rsid w:val="009643B2"/>
    <w:rsid w:val="009647B5"/>
    <w:rsid w:val="009649BB"/>
    <w:rsid w:val="00965DC1"/>
    <w:rsid w:val="00965F79"/>
    <w:rsid w:val="009662BC"/>
    <w:rsid w:val="00966332"/>
    <w:rsid w:val="00966C22"/>
    <w:rsid w:val="00966D2C"/>
    <w:rsid w:val="009671D1"/>
    <w:rsid w:val="00967358"/>
    <w:rsid w:val="0096775D"/>
    <w:rsid w:val="009678A7"/>
    <w:rsid w:val="00967939"/>
    <w:rsid w:val="009679B9"/>
    <w:rsid w:val="00967B0D"/>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AA3"/>
    <w:rsid w:val="00984AF9"/>
    <w:rsid w:val="00984CFE"/>
    <w:rsid w:val="00984E1C"/>
    <w:rsid w:val="00985029"/>
    <w:rsid w:val="009854AE"/>
    <w:rsid w:val="009855EE"/>
    <w:rsid w:val="009859F4"/>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7CA"/>
    <w:rsid w:val="00995C88"/>
    <w:rsid w:val="00995EA1"/>
    <w:rsid w:val="00996616"/>
    <w:rsid w:val="0099698C"/>
    <w:rsid w:val="009979D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50C8"/>
    <w:rsid w:val="009A5ACC"/>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F2E"/>
    <w:rsid w:val="009B6061"/>
    <w:rsid w:val="009B60F4"/>
    <w:rsid w:val="009B616C"/>
    <w:rsid w:val="009B629C"/>
    <w:rsid w:val="009B62C3"/>
    <w:rsid w:val="009B6867"/>
    <w:rsid w:val="009C0075"/>
    <w:rsid w:val="009C01C9"/>
    <w:rsid w:val="009C052B"/>
    <w:rsid w:val="009C0809"/>
    <w:rsid w:val="009C1272"/>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EA2"/>
    <w:rsid w:val="009D0F06"/>
    <w:rsid w:val="009D0F71"/>
    <w:rsid w:val="009D0F7C"/>
    <w:rsid w:val="009D1372"/>
    <w:rsid w:val="009D1445"/>
    <w:rsid w:val="009D192C"/>
    <w:rsid w:val="009D1E1C"/>
    <w:rsid w:val="009D23A8"/>
    <w:rsid w:val="009D23CE"/>
    <w:rsid w:val="009D2754"/>
    <w:rsid w:val="009D27AF"/>
    <w:rsid w:val="009D28FA"/>
    <w:rsid w:val="009D2928"/>
    <w:rsid w:val="009D2B32"/>
    <w:rsid w:val="009D2C06"/>
    <w:rsid w:val="009D2C0D"/>
    <w:rsid w:val="009D341F"/>
    <w:rsid w:val="009D3C8A"/>
    <w:rsid w:val="009D3F42"/>
    <w:rsid w:val="009D40FC"/>
    <w:rsid w:val="009D4264"/>
    <w:rsid w:val="009D47FA"/>
    <w:rsid w:val="009D48A7"/>
    <w:rsid w:val="009D4C8C"/>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C9"/>
    <w:rsid w:val="009F38EE"/>
    <w:rsid w:val="009F3A00"/>
    <w:rsid w:val="009F481F"/>
    <w:rsid w:val="009F5009"/>
    <w:rsid w:val="009F5215"/>
    <w:rsid w:val="009F53CF"/>
    <w:rsid w:val="009F5602"/>
    <w:rsid w:val="009F58BE"/>
    <w:rsid w:val="009F5AD4"/>
    <w:rsid w:val="009F5CA1"/>
    <w:rsid w:val="009F5E2B"/>
    <w:rsid w:val="009F6AC7"/>
    <w:rsid w:val="009F6C8D"/>
    <w:rsid w:val="00A0009B"/>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A70"/>
    <w:rsid w:val="00A06B02"/>
    <w:rsid w:val="00A06F97"/>
    <w:rsid w:val="00A076BD"/>
    <w:rsid w:val="00A07925"/>
    <w:rsid w:val="00A1015E"/>
    <w:rsid w:val="00A102C3"/>
    <w:rsid w:val="00A1057B"/>
    <w:rsid w:val="00A107D2"/>
    <w:rsid w:val="00A108F2"/>
    <w:rsid w:val="00A10B04"/>
    <w:rsid w:val="00A10CFB"/>
    <w:rsid w:val="00A11179"/>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69C"/>
    <w:rsid w:val="00A37951"/>
    <w:rsid w:val="00A37ACB"/>
    <w:rsid w:val="00A37E2E"/>
    <w:rsid w:val="00A4000C"/>
    <w:rsid w:val="00A400DE"/>
    <w:rsid w:val="00A400E1"/>
    <w:rsid w:val="00A406D5"/>
    <w:rsid w:val="00A406DE"/>
    <w:rsid w:val="00A408CC"/>
    <w:rsid w:val="00A408D7"/>
    <w:rsid w:val="00A40BFF"/>
    <w:rsid w:val="00A40DBB"/>
    <w:rsid w:val="00A41548"/>
    <w:rsid w:val="00A416CE"/>
    <w:rsid w:val="00A41C25"/>
    <w:rsid w:val="00A41C65"/>
    <w:rsid w:val="00A41CA0"/>
    <w:rsid w:val="00A41F68"/>
    <w:rsid w:val="00A420E4"/>
    <w:rsid w:val="00A424BE"/>
    <w:rsid w:val="00A4250F"/>
    <w:rsid w:val="00A431AD"/>
    <w:rsid w:val="00A4355E"/>
    <w:rsid w:val="00A43780"/>
    <w:rsid w:val="00A43888"/>
    <w:rsid w:val="00A439AC"/>
    <w:rsid w:val="00A43BFE"/>
    <w:rsid w:val="00A443F1"/>
    <w:rsid w:val="00A447CD"/>
    <w:rsid w:val="00A44888"/>
    <w:rsid w:val="00A44A40"/>
    <w:rsid w:val="00A44BD9"/>
    <w:rsid w:val="00A44C03"/>
    <w:rsid w:val="00A451DA"/>
    <w:rsid w:val="00A45299"/>
    <w:rsid w:val="00A45AB3"/>
    <w:rsid w:val="00A46E68"/>
    <w:rsid w:val="00A47A74"/>
    <w:rsid w:val="00A47EDF"/>
    <w:rsid w:val="00A51120"/>
    <w:rsid w:val="00A5167E"/>
    <w:rsid w:val="00A51889"/>
    <w:rsid w:val="00A51B58"/>
    <w:rsid w:val="00A51BF3"/>
    <w:rsid w:val="00A51CB4"/>
    <w:rsid w:val="00A52396"/>
    <w:rsid w:val="00A52979"/>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6AD"/>
    <w:rsid w:val="00A72BE9"/>
    <w:rsid w:val="00A72C57"/>
    <w:rsid w:val="00A73167"/>
    <w:rsid w:val="00A735DE"/>
    <w:rsid w:val="00A73C26"/>
    <w:rsid w:val="00A73DFE"/>
    <w:rsid w:val="00A743FC"/>
    <w:rsid w:val="00A74654"/>
    <w:rsid w:val="00A749C9"/>
    <w:rsid w:val="00A74CAD"/>
    <w:rsid w:val="00A74E00"/>
    <w:rsid w:val="00A753C5"/>
    <w:rsid w:val="00A7555F"/>
    <w:rsid w:val="00A759ED"/>
    <w:rsid w:val="00A7674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D4A"/>
    <w:rsid w:val="00AA1FC1"/>
    <w:rsid w:val="00AA2196"/>
    <w:rsid w:val="00AA241A"/>
    <w:rsid w:val="00AA2420"/>
    <w:rsid w:val="00AA2E27"/>
    <w:rsid w:val="00AA333F"/>
    <w:rsid w:val="00AA35A8"/>
    <w:rsid w:val="00AA3769"/>
    <w:rsid w:val="00AA3E3F"/>
    <w:rsid w:val="00AA4C6C"/>
    <w:rsid w:val="00AA50DE"/>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C6"/>
    <w:rsid w:val="00AB57DA"/>
    <w:rsid w:val="00AB5F91"/>
    <w:rsid w:val="00AB6075"/>
    <w:rsid w:val="00AB6222"/>
    <w:rsid w:val="00AB6837"/>
    <w:rsid w:val="00AB6BE0"/>
    <w:rsid w:val="00AB78EA"/>
    <w:rsid w:val="00AB79FC"/>
    <w:rsid w:val="00AB7A57"/>
    <w:rsid w:val="00AB7C88"/>
    <w:rsid w:val="00AB7DAD"/>
    <w:rsid w:val="00AC00B3"/>
    <w:rsid w:val="00AC01CB"/>
    <w:rsid w:val="00AC032D"/>
    <w:rsid w:val="00AC034F"/>
    <w:rsid w:val="00AC04F1"/>
    <w:rsid w:val="00AC05EA"/>
    <w:rsid w:val="00AC0BC2"/>
    <w:rsid w:val="00AC12D1"/>
    <w:rsid w:val="00AC2256"/>
    <w:rsid w:val="00AC25F8"/>
    <w:rsid w:val="00AC26B0"/>
    <w:rsid w:val="00AC2C36"/>
    <w:rsid w:val="00AC2F54"/>
    <w:rsid w:val="00AC301D"/>
    <w:rsid w:val="00AC377F"/>
    <w:rsid w:val="00AC385C"/>
    <w:rsid w:val="00AC3D6E"/>
    <w:rsid w:val="00AC4C11"/>
    <w:rsid w:val="00AC577D"/>
    <w:rsid w:val="00AC5E69"/>
    <w:rsid w:val="00AC6221"/>
    <w:rsid w:val="00AC668C"/>
    <w:rsid w:val="00AC6D92"/>
    <w:rsid w:val="00AC73D9"/>
    <w:rsid w:val="00AC7414"/>
    <w:rsid w:val="00AC7516"/>
    <w:rsid w:val="00AC7551"/>
    <w:rsid w:val="00AC7647"/>
    <w:rsid w:val="00AC77FB"/>
    <w:rsid w:val="00AC7A44"/>
    <w:rsid w:val="00AC7CF8"/>
    <w:rsid w:val="00AD0151"/>
    <w:rsid w:val="00AD01A8"/>
    <w:rsid w:val="00AD0ABF"/>
    <w:rsid w:val="00AD0C4D"/>
    <w:rsid w:val="00AD0EB7"/>
    <w:rsid w:val="00AD1441"/>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DE4"/>
    <w:rsid w:val="00AE1585"/>
    <w:rsid w:val="00AE1969"/>
    <w:rsid w:val="00AE1BBF"/>
    <w:rsid w:val="00AE34B3"/>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61CA"/>
    <w:rsid w:val="00B162CD"/>
    <w:rsid w:val="00B1676D"/>
    <w:rsid w:val="00B16AB2"/>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88C"/>
    <w:rsid w:val="00B25A7C"/>
    <w:rsid w:val="00B25E41"/>
    <w:rsid w:val="00B25F79"/>
    <w:rsid w:val="00B260DE"/>
    <w:rsid w:val="00B26435"/>
    <w:rsid w:val="00B2650E"/>
    <w:rsid w:val="00B26DF3"/>
    <w:rsid w:val="00B26E22"/>
    <w:rsid w:val="00B27D3A"/>
    <w:rsid w:val="00B303DC"/>
    <w:rsid w:val="00B30625"/>
    <w:rsid w:val="00B30696"/>
    <w:rsid w:val="00B30794"/>
    <w:rsid w:val="00B308B2"/>
    <w:rsid w:val="00B30A01"/>
    <w:rsid w:val="00B30A59"/>
    <w:rsid w:val="00B30A94"/>
    <w:rsid w:val="00B31262"/>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63C9"/>
    <w:rsid w:val="00B36629"/>
    <w:rsid w:val="00B36872"/>
    <w:rsid w:val="00B37CCF"/>
    <w:rsid w:val="00B37D30"/>
    <w:rsid w:val="00B40367"/>
    <w:rsid w:val="00B403D9"/>
    <w:rsid w:val="00B40B65"/>
    <w:rsid w:val="00B40E48"/>
    <w:rsid w:val="00B41118"/>
    <w:rsid w:val="00B41384"/>
    <w:rsid w:val="00B414C8"/>
    <w:rsid w:val="00B414F1"/>
    <w:rsid w:val="00B4151E"/>
    <w:rsid w:val="00B41530"/>
    <w:rsid w:val="00B416FD"/>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51D5"/>
    <w:rsid w:val="00B455E7"/>
    <w:rsid w:val="00B45B60"/>
    <w:rsid w:val="00B45CD7"/>
    <w:rsid w:val="00B45EEC"/>
    <w:rsid w:val="00B46428"/>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90"/>
    <w:rsid w:val="00B5277F"/>
    <w:rsid w:val="00B52C7C"/>
    <w:rsid w:val="00B52FF3"/>
    <w:rsid w:val="00B539AE"/>
    <w:rsid w:val="00B53A37"/>
    <w:rsid w:val="00B53ACE"/>
    <w:rsid w:val="00B53FCC"/>
    <w:rsid w:val="00B54067"/>
    <w:rsid w:val="00B54712"/>
    <w:rsid w:val="00B5481B"/>
    <w:rsid w:val="00B54BB4"/>
    <w:rsid w:val="00B54D19"/>
    <w:rsid w:val="00B54E6A"/>
    <w:rsid w:val="00B54EA0"/>
    <w:rsid w:val="00B554A1"/>
    <w:rsid w:val="00B55816"/>
    <w:rsid w:val="00B55988"/>
    <w:rsid w:val="00B55ACA"/>
    <w:rsid w:val="00B55B19"/>
    <w:rsid w:val="00B55E47"/>
    <w:rsid w:val="00B55E64"/>
    <w:rsid w:val="00B561EC"/>
    <w:rsid w:val="00B56AE8"/>
    <w:rsid w:val="00B56AF5"/>
    <w:rsid w:val="00B56E67"/>
    <w:rsid w:val="00B56F06"/>
    <w:rsid w:val="00B57021"/>
    <w:rsid w:val="00B57765"/>
    <w:rsid w:val="00B57801"/>
    <w:rsid w:val="00B57B22"/>
    <w:rsid w:val="00B57D5E"/>
    <w:rsid w:val="00B57DA7"/>
    <w:rsid w:val="00B60537"/>
    <w:rsid w:val="00B606A3"/>
    <w:rsid w:val="00B6097B"/>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2595"/>
    <w:rsid w:val="00B726FC"/>
    <w:rsid w:val="00B727D2"/>
    <w:rsid w:val="00B72E31"/>
    <w:rsid w:val="00B736F1"/>
    <w:rsid w:val="00B737FE"/>
    <w:rsid w:val="00B73DC9"/>
    <w:rsid w:val="00B73DF3"/>
    <w:rsid w:val="00B7456F"/>
    <w:rsid w:val="00B75438"/>
    <w:rsid w:val="00B75480"/>
    <w:rsid w:val="00B754F1"/>
    <w:rsid w:val="00B75685"/>
    <w:rsid w:val="00B758C5"/>
    <w:rsid w:val="00B75902"/>
    <w:rsid w:val="00B75CDE"/>
    <w:rsid w:val="00B76CD4"/>
    <w:rsid w:val="00B7705E"/>
    <w:rsid w:val="00B772FD"/>
    <w:rsid w:val="00B773B4"/>
    <w:rsid w:val="00B804F7"/>
    <w:rsid w:val="00B806EC"/>
    <w:rsid w:val="00B807C9"/>
    <w:rsid w:val="00B80902"/>
    <w:rsid w:val="00B809B2"/>
    <w:rsid w:val="00B813A0"/>
    <w:rsid w:val="00B817E8"/>
    <w:rsid w:val="00B82CD7"/>
    <w:rsid w:val="00B82FA2"/>
    <w:rsid w:val="00B831DD"/>
    <w:rsid w:val="00B83289"/>
    <w:rsid w:val="00B836CF"/>
    <w:rsid w:val="00B84191"/>
    <w:rsid w:val="00B849B9"/>
    <w:rsid w:val="00B849D0"/>
    <w:rsid w:val="00B84B91"/>
    <w:rsid w:val="00B84D0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C31"/>
    <w:rsid w:val="00B960C8"/>
    <w:rsid w:val="00B964F7"/>
    <w:rsid w:val="00B96643"/>
    <w:rsid w:val="00B96AD2"/>
    <w:rsid w:val="00B96E07"/>
    <w:rsid w:val="00B9700E"/>
    <w:rsid w:val="00B971FF"/>
    <w:rsid w:val="00B972CA"/>
    <w:rsid w:val="00B97725"/>
    <w:rsid w:val="00B977D1"/>
    <w:rsid w:val="00BA008E"/>
    <w:rsid w:val="00BA02FC"/>
    <w:rsid w:val="00BA0A7D"/>
    <w:rsid w:val="00BA0E41"/>
    <w:rsid w:val="00BA10A7"/>
    <w:rsid w:val="00BA1615"/>
    <w:rsid w:val="00BA242E"/>
    <w:rsid w:val="00BA262D"/>
    <w:rsid w:val="00BA26DB"/>
    <w:rsid w:val="00BA314F"/>
    <w:rsid w:val="00BA319B"/>
    <w:rsid w:val="00BA39E0"/>
    <w:rsid w:val="00BA3B39"/>
    <w:rsid w:val="00BA47EF"/>
    <w:rsid w:val="00BA4BC1"/>
    <w:rsid w:val="00BA4D99"/>
    <w:rsid w:val="00BA510E"/>
    <w:rsid w:val="00BA55A7"/>
    <w:rsid w:val="00BA5A82"/>
    <w:rsid w:val="00BA5D29"/>
    <w:rsid w:val="00BA60BD"/>
    <w:rsid w:val="00BA6121"/>
    <w:rsid w:val="00BA65B6"/>
    <w:rsid w:val="00BA6829"/>
    <w:rsid w:val="00BA6B1B"/>
    <w:rsid w:val="00BA6C4F"/>
    <w:rsid w:val="00BA6D24"/>
    <w:rsid w:val="00BA6E46"/>
    <w:rsid w:val="00BA7442"/>
    <w:rsid w:val="00BA791D"/>
    <w:rsid w:val="00BA7B0C"/>
    <w:rsid w:val="00BA7C77"/>
    <w:rsid w:val="00BA7DBE"/>
    <w:rsid w:val="00BA7DED"/>
    <w:rsid w:val="00BB066F"/>
    <w:rsid w:val="00BB1356"/>
    <w:rsid w:val="00BB13AE"/>
    <w:rsid w:val="00BB18CE"/>
    <w:rsid w:val="00BB1C37"/>
    <w:rsid w:val="00BB28F5"/>
    <w:rsid w:val="00BB29B7"/>
    <w:rsid w:val="00BB2B27"/>
    <w:rsid w:val="00BB349A"/>
    <w:rsid w:val="00BB3552"/>
    <w:rsid w:val="00BB39BC"/>
    <w:rsid w:val="00BB4229"/>
    <w:rsid w:val="00BB46FA"/>
    <w:rsid w:val="00BB5125"/>
    <w:rsid w:val="00BB5408"/>
    <w:rsid w:val="00BB541D"/>
    <w:rsid w:val="00BB5510"/>
    <w:rsid w:val="00BB6065"/>
    <w:rsid w:val="00BB60E4"/>
    <w:rsid w:val="00BB614F"/>
    <w:rsid w:val="00BB68A4"/>
    <w:rsid w:val="00BB6F46"/>
    <w:rsid w:val="00BB72D8"/>
    <w:rsid w:val="00BB754E"/>
    <w:rsid w:val="00BC02DA"/>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D80"/>
    <w:rsid w:val="00BD02E6"/>
    <w:rsid w:val="00BD087D"/>
    <w:rsid w:val="00BD1236"/>
    <w:rsid w:val="00BD141C"/>
    <w:rsid w:val="00BD168D"/>
    <w:rsid w:val="00BD1D41"/>
    <w:rsid w:val="00BD1E5B"/>
    <w:rsid w:val="00BD2085"/>
    <w:rsid w:val="00BD281F"/>
    <w:rsid w:val="00BD2A1A"/>
    <w:rsid w:val="00BD2C66"/>
    <w:rsid w:val="00BD3AF8"/>
    <w:rsid w:val="00BD3D90"/>
    <w:rsid w:val="00BD3DEE"/>
    <w:rsid w:val="00BD3F79"/>
    <w:rsid w:val="00BD42F4"/>
    <w:rsid w:val="00BD49BC"/>
    <w:rsid w:val="00BD4B43"/>
    <w:rsid w:val="00BD4CC5"/>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FC7"/>
    <w:rsid w:val="00BE035B"/>
    <w:rsid w:val="00BE061F"/>
    <w:rsid w:val="00BE07B6"/>
    <w:rsid w:val="00BE0E2F"/>
    <w:rsid w:val="00BE1742"/>
    <w:rsid w:val="00BE1C8E"/>
    <w:rsid w:val="00BE1E8C"/>
    <w:rsid w:val="00BE22A6"/>
    <w:rsid w:val="00BE230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B84"/>
    <w:rsid w:val="00BE6E2A"/>
    <w:rsid w:val="00BE76C3"/>
    <w:rsid w:val="00BE7DB8"/>
    <w:rsid w:val="00BF084F"/>
    <w:rsid w:val="00BF0888"/>
    <w:rsid w:val="00BF08E3"/>
    <w:rsid w:val="00BF1046"/>
    <w:rsid w:val="00BF2390"/>
    <w:rsid w:val="00BF23FF"/>
    <w:rsid w:val="00BF2D9F"/>
    <w:rsid w:val="00BF3745"/>
    <w:rsid w:val="00BF39CA"/>
    <w:rsid w:val="00BF3AF9"/>
    <w:rsid w:val="00BF48CB"/>
    <w:rsid w:val="00BF4DDF"/>
    <w:rsid w:val="00BF5EBE"/>
    <w:rsid w:val="00BF61D8"/>
    <w:rsid w:val="00BF68C1"/>
    <w:rsid w:val="00BF6CD3"/>
    <w:rsid w:val="00BF6CDA"/>
    <w:rsid w:val="00BF6E65"/>
    <w:rsid w:val="00BF7B05"/>
    <w:rsid w:val="00BF7C72"/>
    <w:rsid w:val="00BF7D17"/>
    <w:rsid w:val="00BF7DC8"/>
    <w:rsid w:val="00C003A7"/>
    <w:rsid w:val="00C00544"/>
    <w:rsid w:val="00C00594"/>
    <w:rsid w:val="00C005A7"/>
    <w:rsid w:val="00C0094F"/>
    <w:rsid w:val="00C00BDE"/>
    <w:rsid w:val="00C00E68"/>
    <w:rsid w:val="00C00F2E"/>
    <w:rsid w:val="00C01021"/>
    <w:rsid w:val="00C0123C"/>
    <w:rsid w:val="00C013A9"/>
    <w:rsid w:val="00C016A2"/>
    <w:rsid w:val="00C01D06"/>
    <w:rsid w:val="00C02A51"/>
    <w:rsid w:val="00C02C08"/>
    <w:rsid w:val="00C031E7"/>
    <w:rsid w:val="00C04075"/>
    <w:rsid w:val="00C04090"/>
    <w:rsid w:val="00C05075"/>
    <w:rsid w:val="00C059DD"/>
    <w:rsid w:val="00C05AE2"/>
    <w:rsid w:val="00C05C0F"/>
    <w:rsid w:val="00C05CDD"/>
    <w:rsid w:val="00C0617D"/>
    <w:rsid w:val="00C0647F"/>
    <w:rsid w:val="00C06BCB"/>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F6E"/>
    <w:rsid w:val="00C230E3"/>
    <w:rsid w:val="00C235AF"/>
    <w:rsid w:val="00C23B84"/>
    <w:rsid w:val="00C23FBA"/>
    <w:rsid w:val="00C24881"/>
    <w:rsid w:val="00C24D58"/>
    <w:rsid w:val="00C24E83"/>
    <w:rsid w:val="00C258BB"/>
    <w:rsid w:val="00C25B5C"/>
    <w:rsid w:val="00C25FCC"/>
    <w:rsid w:val="00C26402"/>
    <w:rsid w:val="00C267FA"/>
    <w:rsid w:val="00C26923"/>
    <w:rsid w:val="00C26B20"/>
    <w:rsid w:val="00C26CCB"/>
    <w:rsid w:val="00C2742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43FD"/>
    <w:rsid w:val="00C34743"/>
    <w:rsid w:val="00C3479A"/>
    <w:rsid w:val="00C35237"/>
    <w:rsid w:val="00C35597"/>
    <w:rsid w:val="00C3562B"/>
    <w:rsid w:val="00C35B8B"/>
    <w:rsid w:val="00C36DC2"/>
    <w:rsid w:val="00C36E60"/>
    <w:rsid w:val="00C37713"/>
    <w:rsid w:val="00C37A55"/>
    <w:rsid w:val="00C37A62"/>
    <w:rsid w:val="00C402B8"/>
    <w:rsid w:val="00C4032E"/>
    <w:rsid w:val="00C40441"/>
    <w:rsid w:val="00C4091A"/>
    <w:rsid w:val="00C40B1B"/>
    <w:rsid w:val="00C40D29"/>
    <w:rsid w:val="00C40E42"/>
    <w:rsid w:val="00C414A8"/>
    <w:rsid w:val="00C428A8"/>
    <w:rsid w:val="00C42CA4"/>
    <w:rsid w:val="00C43646"/>
    <w:rsid w:val="00C44443"/>
    <w:rsid w:val="00C448CB"/>
    <w:rsid w:val="00C44A87"/>
    <w:rsid w:val="00C44C83"/>
    <w:rsid w:val="00C452BF"/>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C61"/>
    <w:rsid w:val="00C55DFE"/>
    <w:rsid w:val="00C56526"/>
    <w:rsid w:val="00C56586"/>
    <w:rsid w:val="00C56D4E"/>
    <w:rsid w:val="00C572FC"/>
    <w:rsid w:val="00C57327"/>
    <w:rsid w:val="00C5764E"/>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7069F"/>
    <w:rsid w:val="00C70911"/>
    <w:rsid w:val="00C71D32"/>
    <w:rsid w:val="00C7249C"/>
    <w:rsid w:val="00C7264C"/>
    <w:rsid w:val="00C72840"/>
    <w:rsid w:val="00C72AAC"/>
    <w:rsid w:val="00C72D9B"/>
    <w:rsid w:val="00C73365"/>
    <w:rsid w:val="00C735A6"/>
    <w:rsid w:val="00C739E8"/>
    <w:rsid w:val="00C73A38"/>
    <w:rsid w:val="00C73F19"/>
    <w:rsid w:val="00C74859"/>
    <w:rsid w:val="00C748F6"/>
    <w:rsid w:val="00C74F36"/>
    <w:rsid w:val="00C74F37"/>
    <w:rsid w:val="00C75482"/>
    <w:rsid w:val="00C757B3"/>
    <w:rsid w:val="00C75889"/>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9B0"/>
    <w:rsid w:val="00C80C3F"/>
    <w:rsid w:val="00C8146B"/>
    <w:rsid w:val="00C819FF"/>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FBE"/>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0D9"/>
    <w:rsid w:val="00CB1133"/>
    <w:rsid w:val="00CB1A14"/>
    <w:rsid w:val="00CB1A57"/>
    <w:rsid w:val="00CB1A93"/>
    <w:rsid w:val="00CB1BA9"/>
    <w:rsid w:val="00CB2259"/>
    <w:rsid w:val="00CB2BE1"/>
    <w:rsid w:val="00CB2D95"/>
    <w:rsid w:val="00CB3318"/>
    <w:rsid w:val="00CB36CC"/>
    <w:rsid w:val="00CB37C7"/>
    <w:rsid w:val="00CB392E"/>
    <w:rsid w:val="00CB4175"/>
    <w:rsid w:val="00CB53FF"/>
    <w:rsid w:val="00CB56AA"/>
    <w:rsid w:val="00CB57EA"/>
    <w:rsid w:val="00CB5EF9"/>
    <w:rsid w:val="00CB6295"/>
    <w:rsid w:val="00CB6825"/>
    <w:rsid w:val="00CB6A61"/>
    <w:rsid w:val="00CB6DA7"/>
    <w:rsid w:val="00CB7019"/>
    <w:rsid w:val="00CB7437"/>
    <w:rsid w:val="00CB7AFF"/>
    <w:rsid w:val="00CB7DDA"/>
    <w:rsid w:val="00CB7E76"/>
    <w:rsid w:val="00CB7E80"/>
    <w:rsid w:val="00CB7F6F"/>
    <w:rsid w:val="00CC030E"/>
    <w:rsid w:val="00CC043E"/>
    <w:rsid w:val="00CC0493"/>
    <w:rsid w:val="00CC04F0"/>
    <w:rsid w:val="00CC0BF9"/>
    <w:rsid w:val="00CC0D46"/>
    <w:rsid w:val="00CC0D96"/>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AB1"/>
    <w:rsid w:val="00CD1C81"/>
    <w:rsid w:val="00CD1D46"/>
    <w:rsid w:val="00CD23DC"/>
    <w:rsid w:val="00CD245E"/>
    <w:rsid w:val="00CD253B"/>
    <w:rsid w:val="00CD2AC1"/>
    <w:rsid w:val="00CD2BF7"/>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CA8"/>
    <w:rsid w:val="00CE0699"/>
    <w:rsid w:val="00CE071D"/>
    <w:rsid w:val="00CE0E36"/>
    <w:rsid w:val="00CE13B1"/>
    <w:rsid w:val="00CE1722"/>
    <w:rsid w:val="00CE18DD"/>
    <w:rsid w:val="00CE1A27"/>
    <w:rsid w:val="00CE1DB1"/>
    <w:rsid w:val="00CE1E69"/>
    <w:rsid w:val="00CE201A"/>
    <w:rsid w:val="00CE2518"/>
    <w:rsid w:val="00CE2612"/>
    <w:rsid w:val="00CE3A4C"/>
    <w:rsid w:val="00CE3CE3"/>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B0"/>
    <w:rsid w:val="00CF5D5A"/>
    <w:rsid w:val="00CF5FDE"/>
    <w:rsid w:val="00CF64D7"/>
    <w:rsid w:val="00CF66D9"/>
    <w:rsid w:val="00CF7277"/>
    <w:rsid w:val="00CF761E"/>
    <w:rsid w:val="00CF78A4"/>
    <w:rsid w:val="00CF7C83"/>
    <w:rsid w:val="00CF7EEA"/>
    <w:rsid w:val="00D00324"/>
    <w:rsid w:val="00D005DB"/>
    <w:rsid w:val="00D00942"/>
    <w:rsid w:val="00D00E93"/>
    <w:rsid w:val="00D01345"/>
    <w:rsid w:val="00D018B0"/>
    <w:rsid w:val="00D01A57"/>
    <w:rsid w:val="00D01F43"/>
    <w:rsid w:val="00D022D5"/>
    <w:rsid w:val="00D0261F"/>
    <w:rsid w:val="00D02845"/>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F78"/>
    <w:rsid w:val="00D1106A"/>
    <w:rsid w:val="00D11178"/>
    <w:rsid w:val="00D11397"/>
    <w:rsid w:val="00D1153D"/>
    <w:rsid w:val="00D11890"/>
    <w:rsid w:val="00D11959"/>
    <w:rsid w:val="00D125C6"/>
    <w:rsid w:val="00D12BCC"/>
    <w:rsid w:val="00D13484"/>
    <w:rsid w:val="00D135A4"/>
    <w:rsid w:val="00D13855"/>
    <w:rsid w:val="00D138C0"/>
    <w:rsid w:val="00D139A6"/>
    <w:rsid w:val="00D13AB6"/>
    <w:rsid w:val="00D13C18"/>
    <w:rsid w:val="00D13C99"/>
    <w:rsid w:val="00D1460C"/>
    <w:rsid w:val="00D14941"/>
    <w:rsid w:val="00D14B55"/>
    <w:rsid w:val="00D14BE2"/>
    <w:rsid w:val="00D14E4B"/>
    <w:rsid w:val="00D14E66"/>
    <w:rsid w:val="00D1592B"/>
    <w:rsid w:val="00D15B06"/>
    <w:rsid w:val="00D15CAE"/>
    <w:rsid w:val="00D15CE1"/>
    <w:rsid w:val="00D15D0B"/>
    <w:rsid w:val="00D15FAE"/>
    <w:rsid w:val="00D163F8"/>
    <w:rsid w:val="00D1725E"/>
    <w:rsid w:val="00D17262"/>
    <w:rsid w:val="00D174E5"/>
    <w:rsid w:val="00D178B3"/>
    <w:rsid w:val="00D17B9E"/>
    <w:rsid w:val="00D17C46"/>
    <w:rsid w:val="00D17C80"/>
    <w:rsid w:val="00D17D82"/>
    <w:rsid w:val="00D17DE9"/>
    <w:rsid w:val="00D17F0F"/>
    <w:rsid w:val="00D20150"/>
    <w:rsid w:val="00D201AA"/>
    <w:rsid w:val="00D209ED"/>
    <w:rsid w:val="00D20A59"/>
    <w:rsid w:val="00D21CBC"/>
    <w:rsid w:val="00D2235D"/>
    <w:rsid w:val="00D22A65"/>
    <w:rsid w:val="00D22BC9"/>
    <w:rsid w:val="00D22C14"/>
    <w:rsid w:val="00D22DA0"/>
    <w:rsid w:val="00D22F3B"/>
    <w:rsid w:val="00D23269"/>
    <w:rsid w:val="00D23690"/>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BB0"/>
    <w:rsid w:val="00D3486C"/>
    <w:rsid w:val="00D34B3A"/>
    <w:rsid w:val="00D34F05"/>
    <w:rsid w:val="00D357DD"/>
    <w:rsid w:val="00D35B83"/>
    <w:rsid w:val="00D35F1C"/>
    <w:rsid w:val="00D360F3"/>
    <w:rsid w:val="00D36440"/>
    <w:rsid w:val="00D36472"/>
    <w:rsid w:val="00D3678B"/>
    <w:rsid w:val="00D369DB"/>
    <w:rsid w:val="00D37933"/>
    <w:rsid w:val="00D37AA1"/>
    <w:rsid w:val="00D402D8"/>
    <w:rsid w:val="00D405EB"/>
    <w:rsid w:val="00D40B23"/>
    <w:rsid w:val="00D41A14"/>
    <w:rsid w:val="00D41E12"/>
    <w:rsid w:val="00D420EE"/>
    <w:rsid w:val="00D4231A"/>
    <w:rsid w:val="00D423E7"/>
    <w:rsid w:val="00D42D66"/>
    <w:rsid w:val="00D42F89"/>
    <w:rsid w:val="00D431D2"/>
    <w:rsid w:val="00D43352"/>
    <w:rsid w:val="00D4352D"/>
    <w:rsid w:val="00D436B5"/>
    <w:rsid w:val="00D43C50"/>
    <w:rsid w:val="00D4492D"/>
    <w:rsid w:val="00D45450"/>
    <w:rsid w:val="00D455A3"/>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F49"/>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EAB"/>
    <w:rsid w:val="00D55FBD"/>
    <w:rsid w:val="00D5601E"/>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A52"/>
    <w:rsid w:val="00D66AC0"/>
    <w:rsid w:val="00D673FA"/>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303"/>
    <w:rsid w:val="00D863A2"/>
    <w:rsid w:val="00D8660C"/>
    <w:rsid w:val="00D86C61"/>
    <w:rsid w:val="00D86CDB"/>
    <w:rsid w:val="00D875A9"/>
    <w:rsid w:val="00D87A60"/>
    <w:rsid w:val="00D87DD5"/>
    <w:rsid w:val="00D90376"/>
    <w:rsid w:val="00D90B50"/>
    <w:rsid w:val="00D90E0B"/>
    <w:rsid w:val="00D90F6B"/>
    <w:rsid w:val="00D9105A"/>
    <w:rsid w:val="00D910AF"/>
    <w:rsid w:val="00D91884"/>
    <w:rsid w:val="00D91ADA"/>
    <w:rsid w:val="00D91F60"/>
    <w:rsid w:val="00D92068"/>
    <w:rsid w:val="00D921E6"/>
    <w:rsid w:val="00D921F3"/>
    <w:rsid w:val="00D92C08"/>
    <w:rsid w:val="00D92F27"/>
    <w:rsid w:val="00D931D8"/>
    <w:rsid w:val="00D931F3"/>
    <w:rsid w:val="00D93A5A"/>
    <w:rsid w:val="00D93C22"/>
    <w:rsid w:val="00D93CBE"/>
    <w:rsid w:val="00D93EB5"/>
    <w:rsid w:val="00D94BBC"/>
    <w:rsid w:val="00D94E55"/>
    <w:rsid w:val="00D94F4C"/>
    <w:rsid w:val="00D957F7"/>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E35"/>
    <w:rsid w:val="00DA1EE1"/>
    <w:rsid w:val="00DA22AF"/>
    <w:rsid w:val="00DA2398"/>
    <w:rsid w:val="00DA2428"/>
    <w:rsid w:val="00DA3107"/>
    <w:rsid w:val="00DA32AF"/>
    <w:rsid w:val="00DA35E1"/>
    <w:rsid w:val="00DA3738"/>
    <w:rsid w:val="00DA3C7A"/>
    <w:rsid w:val="00DA4408"/>
    <w:rsid w:val="00DA445E"/>
    <w:rsid w:val="00DA454B"/>
    <w:rsid w:val="00DA4D0D"/>
    <w:rsid w:val="00DA4FE9"/>
    <w:rsid w:val="00DA52B8"/>
    <w:rsid w:val="00DA5708"/>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D60"/>
    <w:rsid w:val="00DB76E1"/>
    <w:rsid w:val="00DB787D"/>
    <w:rsid w:val="00DB7E7E"/>
    <w:rsid w:val="00DB7FEB"/>
    <w:rsid w:val="00DC01E8"/>
    <w:rsid w:val="00DC05CE"/>
    <w:rsid w:val="00DC05E2"/>
    <w:rsid w:val="00DC0B8F"/>
    <w:rsid w:val="00DC0BEF"/>
    <w:rsid w:val="00DC167C"/>
    <w:rsid w:val="00DC1A93"/>
    <w:rsid w:val="00DC1E9E"/>
    <w:rsid w:val="00DC260E"/>
    <w:rsid w:val="00DC2DB2"/>
    <w:rsid w:val="00DC2EE1"/>
    <w:rsid w:val="00DC358E"/>
    <w:rsid w:val="00DC3659"/>
    <w:rsid w:val="00DC3673"/>
    <w:rsid w:val="00DC36CC"/>
    <w:rsid w:val="00DC3FC3"/>
    <w:rsid w:val="00DC418D"/>
    <w:rsid w:val="00DC4FFF"/>
    <w:rsid w:val="00DC536D"/>
    <w:rsid w:val="00DC53DD"/>
    <w:rsid w:val="00DC5732"/>
    <w:rsid w:val="00DC6063"/>
    <w:rsid w:val="00DC6169"/>
    <w:rsid w:val="00DC624B"/>
    <w:rsid w:val="00DC62DD"/>
    <w:rsid w:val="00DC6511"/>
    <w:rsid w:val="00DC6622"/>
    <w:rsid w:val="00DC680B"/>
    <w:rsid w:val="00DC6A7C"/>
    <w:rsid w:val="00DC6C45"/>
    <w:rsid w:val="00DC6CE6"/>
    <w:rsid w:val="00DC742F"/>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C77"/>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E3C"/>
    <w:rsid w:val="00DF6050"/>
    <w:rsid w:val="00DF619F"/>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6A4"/>
    <w:rsid w:val="00E12DD0"/>
    <w:rsid w:val="00E13557"/>
    <w:rsid w:val="00E137DF"/>
    <w:rsid w:val="00E13880"/>
    <w:rsid w:val="00E1394D"/>
    <w:rsid w:val="00E13C0F"/>
    <w:rsid w:val="00E14241"/>
    <w:rsid w:val="00E14435"/>
    <w:rsid w:val="00E14473"/>
    <w:rsid w:val="00E14A90"/>
    <w:rsid w:val="00E14BE7"/>
    <w:rsid w:val="00E14E52"/>
    <w:rsid w:val="00E15252"/>
    <w:rsid w:val="00E153D5"/>
    <w:rsid w:val="00E1554A"/>
    <w:rsid w:val="00E1568A"/>
    <w:rsid w:val="00E15CC3"/>
    <w:rsid w:val="00E15D06"/>
    <w:rsid w:val="00E16175"/>
    <w:rsid w:val="00E1624C"/>
    <w:rsid w:val="00E162AD"/>
    <w:rsid w:val="00E165F6"/>
    <w:rsid w:val="00E1704C"/>
    <w:rsid w:val="00E170A0"/>
    <w:rsid w:val="00E17891"/>
    <w:rsid w:val="00E17A17"/>
    <w:rsid w:val="00E17ED0"/>
    <w:rsid w:val="00E20290"/>
    <w:rsid w:val="00E2094D"/>
    <w:rsid w:val="00E209F7"/>
    <w:rsid w:val="00E21517"/>
    <w:rsid w:val="00E216B7"/>
    <w:rsid w:val="00E21873"/>
    <w:rsid w:val="00E219A7"/>
    <w:rsid w:val="00E223D2"/>
    <w:rsid w:val="00E226F9"/>
    <w:rsid w:val="00E22844"/>
    <w:rsid w:val="00E22E65"/>
    <w:rsid w:val="00E232B4"/>
    <w:rsid w:val="00E23936"/>
    <w:rsid w:val="00E23D00"/>
    <w:rsid w:val="00E23D3A"/>
    <w:rsid w:val="00E23EF2"/>
    <w:rsid w:val="00E2411F"/>
    <w:rsid w:val="00E244B2"/>
    <w:rsid w:val="00E24A34"/>
    <w:rsid w:val="00E24A8F"/>
    <w:rsid w:val="00E24BA7"/>
    <w:rsid w:val="00E24ECD"/>
    <w:rsid w:val="00E24FCB"/>
    <w:rsid w:val="00E25331"/>
    <w:rsid w:val="00E25675"/>
    <w:rsid w:val="00E26208"/>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666"/>
    <w:rsid w:val="00E368E4"/>
    <w:rsid w:val="00E36ACC"/>
    <w:rsid w:val="00E36C2C"/>
    <w:rsid w:val="00E36F02"/>
    <w:rsid w:val="00E3715B"/>
    <w:rsid w:val="00E377DB"/>
    <w:rsid w:val="00E3793F"/>
    <w:rsid w:val="00E37D6E"/>
    <w:rsid w:val="00E37F4D"/>
    <w:rsid w:val="00E40343"/>
    <w:rsid w:val="00E403D0"/>
    <w:rsid w:val="00E40971"/>
    <w:rsid w:val="00E40D34"/>
    <w:rsid w:val="00E4166B"/>
    <w:rsid w:val="00E41C57"/>
    <w:rsid w:val="00E41DAF"/>
    <w:rsid w:val="00E420D0"/>
    <w:rsid w:val="00E42138"/>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A0E"/>
    <w:rsid w:val="00E50063"/>
    <w:rsid w:val="00E50114"/>
    <w:rsid w:val="00E51031"/>
    <w:rsid w:val="00E51286"/>
    <w:rsid w:val="00E51493"/>
    <w:rsid w:val="00E52000"/>
    <w:rsid w:val="00E5217E"/>
    <w:rsid w:val="00E52194"/>
    <w:rsid w:val="00E5258F"/>
    <w:rsid w:val="00E529B0"/>
    <w:rsid w:val="00E52BFC"/>
    <w:rsid w:val="00E52E09"/>
    <w:rsid w:val="00E532A5"/>
    <w:rsid w:val="00E535AA"/>
    <w:rsid w:val="00E53825"/>
    <w:rsid w:val="00E538C6"/>
    <w:rsid w:val="00E53BFC"/>
    <w:rsid w:val="00E5422F"/>
    <w:rsid w:val="00E54544"/>
    <w:rsid w:val="00E551A9"/>
    <w:rsid w:val="00E55390"/>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10A"/>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54"/>
    <w:rsid w:val="00E7009C"/>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AAE"/>
    <w:rsid w:val="00E75420"/>
    <w:rsid w:val="00E75469"/>
    <w:rsid w:val="00E7566F"/>
    <w:rsid w:val="00E75CCF"/>
    <w:rsid w:val="00E75D63"/>
    <w:rsid w:val="00E76239"/>
    <w:rsid w:val="00E7638B"/>
    <w:rsid w:val="00E7668E"/>
    <w:rsid w:val="00E76F55"/>
    <w:rsid w:val="00E777EF"/>
    <w:rsid w:val="00E77C93"/>
    <w:rsid w:val="00E77E91"/>
    <w:rsid w:val="00E77EE2"/>
    <w:rsid w:val="00E800D9"/>
    <w:rsid w:val="00E80101"/>
    <w:rsid w:val="00E809D3"/>
    <w:rsid w:val="00E80A99"/>
    <w:rsid w:val="00E80C1B"/>
    <w:rsid w:val="00E80E67"/>
    <w:rsid w:val="00E8128A"/>
    <w:rsid w:val="00E81DE2"/>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3D7"/>
    <w:rsid w:val="00E91E31"/>
    <w:rsid w:val="00E922C1"/>
    <w:rsid w:val="00E92C42"/>
    <w:rsid w:val="00E92C54"/>
    <w:rsid w:val="00E93381"/>
    <w:rsid w:val="00E9358B"/>
    <w:rsid w:val="00E93614"/>
    <w:rsid w:val="00E93A5C"/>
    <w:rsid w:val="00E93DCD"/>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859"/>
    <w:rsid w:val="00EB4C14"/>
    <w:rsid w:val="00EB4C63"/>
    <w:rsid w:val="00EB5037"/>
    <w:rsid w:val="00EB60C5"/>
    <w:rsid w:val="00EB62C0"/>
    <w:rsid w:val="00EB668C"/>
    <w:rsid w:val="00EB6E6A"/>
    <w:rsid w:val="00EB716C"/>
    <w:rsid w:val="00EB7352"/>
    <w:rsid w:val="00EB771D"/>
    <w:rsid w:val="00EB77F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B2C"/>
    <w:rsid w:val="00EC3C7A"/>
    <w:rsid w:val="00EC40A0"/>
    <w:rsid w:val="00EC4154"/>
    <w:rsid w:val="00EC416B"/>
    <w:rsid w:val="00EC437E"/>
    <w:rsid w:val="00EC4382"/>
    <w:rsid w:val="00EC4495"/>
    <w:rsid w:val="00EC484A"/>
    <w:rsid w:val="00EC4BDD"/>
    <w:rsid w:val="00EC51EB"/>
    <w:rsid w:val="00EC53E3"/>
    <w:rsid w:val="00EC5701"/>
    <w:rsid w:val="00EC59DF"/>
    <w:rsid w:val="00EC60BB"/>
    <w:rsid w:val="00EC6538"/>
    <w:rsid w:val="00EC68EE"/>
    <w:rsid w:val="00EC6B9C"/>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582"/>
    <w:rsid w:val="00ED4826"/>
    <w:rsid w:val="00ED493C"/>
    <w:rsid w:val="00ED4B76"/>
    <w:rsid w:val="00ED4E95"/>
    <w:rsid w:val="00ED5038"/>
    <w:rsid w:val="00ED545A"/>
    <w:rsid w:val="00ED56C4"/>
    <w:rsid w:val="00ED60B1"/>
    <w:rsid w:val="00ED61E1"/>
    <w:rsid w:val="00ED662D"/>
    <w:rsid w:val="00ED66C9"/>
    <w:rsid w:val="00ED6AA0"/>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3C0"/>
    <w:rsid w:val="00EF0B8A"/>
    <w:rsid w:val="00EF1832"/>
    <w:rsid w:val="00EF1E10"/>
    <w:rsid w:val="00EF27D4"/>
    <w:rsid w:val="00EF372F"/>
    <w:rsid w:val="00EF38F0"/>
    <w:rsid w:val="00EF3B8A"/>
    <w:rsid w:val="00EF3D0E"/>
    <w:rsid w:val="00EF3F31"/>
    <w:rsid w:val="00EF3FB4"/>
    <w:rsid w:val="00EF5660"/>
    <w:rsid w:val="00EF5DF8"/>
    <w:rsid w:val="00EF61C7"/>
    <w:rsid w:val="00EF668D"/>
    <w:rsid w:val="00EF66DC"/>
    <w:rsid w:val="00EF690F"/>
    <w:rsid w:val="00EF6C0E"/>
    <w:rsid w:val="00EF6F0E"/>
    <w:rsid w:val="00EF7416"/>
    <w:rsid w:val="00EF7C76"/>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64B2"/>
    <w:rsid w:val="00F06906"/>
    <w:rsid w:val="00F06920"/>
    <w:rsid w:val="00F06B1E"/>
    <w:rsid w:val="00F06CD8"/>
    <w:rsid w:val="00F0719D"/>
    <w:rsid w:val="00F071B5"/>
    <w:rsid w:val="00F0780A"/>
    <w:rsid w:val="00F079A6"/>
    <w:rsid w:val="00F07B62"/>
    <w:rsid w:val="00F07D50"/>
    <w:rsid w:val="00F07ED3"/>
    <w:rsid w:val="00F10013"/>
    <w:rsid w:val="00F1039B"/>
    <w:rsid w:val="00F106A4"/>
    <w:rsid w:val="00F106F8"/>
    <w:rsid w:val="00F10754"/>
    <w:rsid w:val="00F10C30"/>
    <w:rsid w:val="00F10E9E"/>
    <w:rsid w:val="00F1104C"/>
    <w:rsid w:val="00F11515"/>
    <w:rsid w:val="00F11551"/>
    <w:rsid w:val="00F1187B"/>
    <w:rsid w:val="00F11972"/>
    <w:rsid w:val="00F11BB1"/>
    <w:rsid w:val="00F11CEC"/>
    <w:rsid w:val="00F11D74"/>
    <w:rsid w:val="00F11E5A"/>
    <w:rsid w:val="00F12034"/>
    <w:rsid w:val="00F120DB"/>
    <w:rsid w:val="00F123BB"/>
    <w:rsid w:val="00F12649"/>
    <w:rsid w:val="00F1269A"/>
    <w:rsid w:val="00F126DC"/>
    <w:rsid w:val="00F12DE8"/>
    <w:rsid w:val="00F1308F"/>
    <w:rsid w:val="00F13825"/>
    <w:rsid w:val="00F13A3F"/>
    <w:rsid w:val="00F13A4A"/>
    <w:rsid w:val="00F13B90"/>
    <w:rsid w:val="00F13D83"/>
    <w:rsid w:val="00F13F69"/>
    <w:rsid w:val="00F142C6"/>
    <w:rsid w:val="00F142F0"/>
    <w:rsid w:val="00F14744"/>
    <w:rsid w:val="00F14C7E"/>
    <w:rsid w:val="00F14EA9"/>
    <w:rsid w:val="00F1507A"/>
    <w:rsid w:val="00F1526C"/>
    <w:rsid w:val="00F15545"/>
    <w:rsid w:val="00F158CD"/>
    <w:rsid w:val="00F1680F"/>
    <w:rsid w:val="00F1717C"/>
    <w:rsid w:val="00F171CE"/>
    <w:rsid w:val="00F1782D"/>
    <w:rsid w:val="00F202FA"/>
    <w:rsid w:val="00F20628"/>
    <w:rsid w:val="00F207A8"/>
    <w:rsid w:val="00F20ADA"/>
    <w:rsid w:val="00F20F68"/>
    <w:rsid w:val="00F214B4"/>
    <w:rsid w:val="00F214FD"/>
    <w:rsid w:val="00F2159B"/>
    <w:rsid w:val="00F21C05"/>
    <w:rsid w:val="00F2204B"/>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EE"/>
    <w:rsid w:val="00F32C54"/>
    <w:rsid w:val="00F32E84"/>
    <w:rsid w:val="00F32E89"/>
    <w:rsid w:val="00F3336A"/>
    <w:rsid w:val="00F3360A"/>
    <w:rsid w:val="00F33880"/>
    <w:rsid w:val="00F34346"/>
    <w:rsid w:val="00F344BD"/>
    <w:rsid w:val="00F34D7C"/>
    <w:rsid w:val="00F350D2"/>
    <w:rsid w:val="00F3537A"/>
    <w:rsid w:val="00F3537D"/>
    <w:rsid w:val="00F35544"/>
    <w:rsid w:val="00F35921"/>
    <w:rsid w:val="00F359E3"/>
    <w:rsid w:val="00F35EA1"/>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335"/>
    <w:rsid w:val="00F40398"/>
    <w:rsid w:val="00F40445"/>
    <w:rsid w:val="00F405C3"/>
    <w:rsid w:val="00F40D10"/>
    <w:rsid w:val="00F418AD"/>
    <w:rsid w:val="00F41BBD"/>
    <w:rsid w:val="00F42BC3"/>
    <w:rsid w:val="00F42C08"/>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CC4"/>
    <w:rsid w:val="00F46DB8"/>
    <w:rsid w:val="00F47AE5"/>
    <w:rsid w:val="00F47FE2"/>
    <w:rsid w:val="00F50850"/>
    <w:rsid w:val="00F508A1"/>
    <w:rsid w:val="00F508B3"/>
    <w:rsid w:val="00F50BE3"/>
    <w:rsid w:val="00F510A4"/>
    <w:rsid w:val="00F511FD"/>
    <w:rsid w:val="00F51E1F"/>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FF9"/>
    <w:rsid w:val="00F60734"/>
    <w:rsid w:val="00F60C71"/>
    <w:rsid w:val="00F60DC5"/>
    <w:rsid w:val="00F61131"/>
    <w:rsid w:val="00F612FF"/>
    <w:rsid w:val="00F616DB"/>
    <w:rsid w:val="00F617C1"/>
    <w:rsid w:val="00F61D42"/>
    <w:rsid w:val="00F626AB"/>
    <w:rsid w:val="00F633CC"/>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764"/>
    <w:rsid w:val="00F6798B"/>
    <w:rsid w:val="00F67B0A"/>
    <w:rsid w:val="00F703DF"/>
    <w:rsid w:val="00F71034"/>
    <w:rsid w:val="00F7163E"/>
    <w:rsid w:val="00F72143"/>
    <w:rsid w:val="00F7217C"/>
    <w:rsid w:val="00F722FE"/>
    <w:rsid w:val="00F72379"/>
    <w:rsid w:val="00F7247A"/>
    <w:rsid w:val="00F726E3"/>
    <w:rsid w:val="00F72831"/>
    <w:rsid w:val="00F728AE"/>
    <w:rsid w:val="00F72B45"/>
    <w:rsid w:val="00F72FD2"/>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94"/>
    <w:rsid w:val="00F84925"/>
    <w:rsid w:val="00F84F52"/>
    <w:rsid w:val="00F84FAA"/>
    <w:rsid w:val="00F85170"/>
    <w:rsid w:val="00F854F5"/>
    <w:rsid w:val="00F85F66"/>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90060"/>
    <w:rsid w:val="00F909EA"/>
    <w:rsid w:val="00F91024"/>
    <w:rsid w:val="00F913CC"/>
    <w:rsid w:val="00F91767"/>
    <w:rsid w:val="00F91896"/>
    <w:rsid w:val="00F920FD"/>
    <w:rsid w:val="00F922B3"/>
    <w:rsid w:val="00F9240A"/>
    <w:rsid w:val="00F92D18"/>
    <w:rsid w:val="00F9356A"/>
    <w:rsid w:val="00F935BF"/>
    <w:rsid w:val="00F93952"/>
    <w:rsid w:val="00F9427A"/>
    <w:rsid w:val="00F94481"/>
    <w:rsid w:val="00F9471B"/>
    <w:rsid w:val="00F94C50"/>
    <w:rsid w:val="00F94CD5"/>
    <w:rsid w:val="00F94EDA"/>
    <w:rsid w:val="00F9504B"/>
    <w:rsid w:val="00F951AE"/>
    <w:rsid w:val="00F957CE"/>
    <w:rsid w:val="00F95834"/>
    <w:rsid w:val="00F95A25"/>
    <w:rsid w:val="00F95B48"/>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3AA"/>
    <w:rsid w:val="00FA2BDC"/>
    <w:rsid w:val="00FA2D2A"/>
    <w:rsid w:val="00FA2DCA"/>
    <w:rsid w:val="00FA3729"/>
    <w:rsid w:val="00FA3942"/>
    <w:rsid w:val="00FA4A40"/>
    <w:rsid w:val="00FA4B6C"/>
    <w:rsid w:val="00FA4EEB"/>
    <w:rsid w:val="00FA4F48"/>
    <w:rsid w:val="00FA58AB"/>
    <w:rsid w:val="00FA59FC"/>
    <w:rsid w:val="00FA5EED"/>
    <w:rsid w:val="00FA62E3"/>
    <w:rsid w:val="00FA67BC"/>
    <w:rsid w:val="00FA69DC"/>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FB6"/>
    <w:rsid w:val="00FB2027"/>
    <w:rsid w:val="00FB28C4"/>
    <w:rsid w:val="00FB2FF8"/>
    <w:rsid w:val="00FB3225"/>
    <w:rsid w:val="00FB3394"/>
    <w:rsid w:val="00FB33F6"/>
    <w:rsid w:val="00FB3572"/>
    <w:rsid w:val="00FB40F5"/>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E6"/>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4BD"/>
    <w:rsid w:val="00FC5A35"/>
    <w:rsid w:val="00FC5A6A"/>
    <w:rsid w:val="00FC5DAA"/>
    <w:rsid w:val="00FC5E7F"/>
    <w:rsid w:val="00FC5F22"/>
    <w:rsid w:val="00FC6519"/>
    <w:rsid w:val="00FC6660"/>
    <w:rsid w:val="00FC6D79"/>
    <w:rsid w:val="00FC71B1"/>
    <w:rsid w:val="00FC72FE"/>
    <w:rsid w:val="00FC73B3"/>
    <w:rsid w:val="00FC767E"/>
    <w:rsid w:val="00FC7887"/>
    <w:rsid w:val="00FC7ABA"/>
    <w:rsid w:val="00FC7F2E"/>
    <w:rsid w:val="00FC7F9A"/>
    <w:rsid w:val="00FD04C0"/>
    <w:rsid w:val="00FD0813"/>
    <w:rsid w:val="00FD0A11"/>
    <w:rsid w:val="00FD0CFA"/>
    <w:rsid w:val="00FD1849"/>
    <w:rsid w:val="00FD1866"/>
    <w:rsid w:val="00FD1888"/>
    <w:rsid w:val="00FD197D"/>
    <w:rsid w:val="00FD21D9"/>
    <w:rsid w:val="00FD27FA"/>
    <w:rsid w:val="00FD29A0"/>
    <w:rsid w:val="00FD2F4B"/>
    <w:rsid w:val="00FD330A"/>
    <w:rsid w:val="00FD38A3"/>
    <w:rsid w:val="00FD39A3"/>
    <w:rsid w:val="00FD40E1"/>
    <w:rsid w:val="00FD462F"/>
    <w:rsid w:val="00FD48F6"/>
    <w:rsid w:val="00FD5182"/>
    <w:rsid w:val="00FD57AF"/>
    <w:rsid w:val="00FD5831"/>
    <w:rsid w:val="00FD586B"/>
    <w:rsid w:val="00FD5C6D"/>
    <w:rsid w:val="00FD5C8E"/>
    <w:rsid w:val="00FD5F87"/>
    <w:rsid w:val="00FD6A6F"/>
    <w:rsid w:val="00FD713D"/>
    <w:rsid w:val="00FD77A7"/>
    <w:rsid w:val="00FE00A9"/>
    <w:rsid w:val="00FE0190"/>
    <w:rsid w:val="00FE0292"/>
    <w:rsid w:val="00FE13B3"/>
    <w:rsid w:val="00FE22FF"/>
    <w:rsid w:val="00FE240A"/>
    <w:rsid w:val="00FE2965"/>
    <w:rsid w:val="00FE296C"/>
    <w:rsid w:val="00FE2B33"/>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649"/>
    <w:rsid w:val="00FF2935"/>
    <w:rsid w:val="00FF2A74"/>
    <w:rsid w:val="00FF2BED"/>
    <w:rsid w:val="00FF2E82"/>
    <w:rsid w:val="00FF3244"/>
    <w:rsid w:val="00FF358B"/>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A13"/>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952A1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52A13"/>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styleId="UnresolvedMention">
    <w:name w:val="Unresolved Mention"/>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github.com/maxlindmark/mizer-rewiring/tree/rewire-temp/baltic"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7A02A4F1-70F7-FD4A-ABA6-CBB8207B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31</Pages>
  <Words>50474</Words>
  <Characters>287708</Characters>
  <Application>Microsoft Office Word</Application>
  <DocSecurity>0</DocSecurity>
  <Lines>2397</Lines>
  <Paragraphs>675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337507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904</cp:revision>
  <cp:lastPrinted>2012-03-26T17:07:00Z</cp:lastPrinted>
  <dcterms:created xsi:type="dcterms:W3CDTF">2020-01-27T13:02:00Z</dcterms:created>
  <dcterms:modified xsi:type="dcterms:W3CDTF">2020-01-27T18:11:00Z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id="LtCOmUN2"/&gt;&lt;style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
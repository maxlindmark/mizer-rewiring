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3CEA" w14:textId="10260415" w:rsidR="004B7ED2" w:rsidRDefault="004B7ED2" w:rsidP="00182BA9">
      <w:pPr>
        <w:spacing w:line="480" w:lineRule="auto"/>
        <w:contextualSpacing/>
        <w:jc w:val="both"/>
        <w:rPr>
          <w:rFonts w:ascii="Times" w:hAnsi="Times"/>
          <w:b/>
          <w:bCs/>
        </w:rPr>
      </w:pPr>
      <w:commentRangeStart w:id="0"/>
      <w:commentRangeStart w:id="1"/>
      <w:r w:rsidRPr="00787D1E">
        <w:rPr>
          <w:rFonts w:ascii="Times" w:hAnsi="Times"/>
          <w:b/>
          <w:bCs/>
        </w:rPr>
        <w:t xml:space="preserve">Bottom up and top down effects of temperature on </w:t>
      </w:r>
      <w:r w:rsidR="00DD721D">
        <w:rPr>
          <w:rFonts w:ascii="Times" w:hAnsi="Times"/>
          <w:b/>
          <w:bCs/>
        </w:rPr>
        <w:t xml:space="preserve">body growth, </w:t>
      </w:r>
      <w:r w:rsidRPr="00787D1E">
        <w:rPr>
          <w:rFonts w:ascii="Times" w:hAnsi="Times"/>
          <w:b/>
          <w:bCs/>
        </w:rPr>
        <w:t xml:space="preserve">population size spectra </w:t>
      </w:r>
      <w:r w:rsidR="00DD721D">
        <w:rPr>
          <w:rFonts w:ascii="Times" w:hAnsi="Times"/>
          <w:b/>
          <w:bCs/>
        </w:rPr>
        <w:t xml:space="preserve">and </w:t>
      </w:r>
      <w:r w:rsidR="005C0DF5">
        <w:rPr>
          <w:rFonts w:ascii="Times" w:hAnsi="Times"/>
          <w:b/>
          <w:bCs/>
        </w:rPr>
        <w:t>yield – an application of a multi-species size</w:t>
      </w:r>
      <w:r w:rsidR="007F3BEE">
        <w:rPr>
          <w:rFonts w:ascii="Times" w:hAnsi="Times"/>
          <w:b/>
          <w:bCs/>
        </w:rPr>
        <w:t xml:space="preserve"> </w:t>
      </w:r>
      <w:r w:rsidR="005C0DF5">
        <w:rPr>
          <w:rFonts w:ascii="Times" w:hAnsi="Times"/>
          <w:b/>
          <w:bCs/>
        </w:rPr>
        <w:t>spectrum model</w:t>
      </w:r>
      <w:commentRangeEnd w:id="0"/>
      <w:r w:rsidR="00EE1CF3">
        <w:rPr>
          <w:rStyle w:val="CommentReference"/>
        </w:rPr>
        <w:commentReference w:id="0"/>
      </w:r>
      <w:commentRangeEnd w:id="1"/>
      <w:r w:rsidR="007F3BEE">
        <w:rPr>
          <w:rStyle w:val="CommentReference"/>
        </w:rPr>
        <w:commentReference w:id="1"/>
      </w:r>
    </w:p>
    <w:p w14:paraId="75D22F84" w14:textId="77777777" w:rsidR="00E24A8F" w:rsidRPr="00787D1E" w:rsidRDefault="00E24A8F" w:rsidP="00182BA9">
      <w:pPr>
        <w:spacing w:line="480" w:lineRule="auto"/>
        <w:contextualSpacing/>
        <w:jc w:val="both"/>
        <w:rPr>
          <w:rFonts w:ascii="Times" w:hAnsi="Times"/>
          <w:b/>
          <w:bCs/>
        </w:rPr>
      </w:pPr>
    </w:p>
    <w:p w14:paraId="7FA24C1E" w14:textId="326215E2" w:rsidR="00AE66F5" w:rsidRPr="00ED493C" w:rsidRDefault="00AE66F5" w:rsidP="00182BA9">
      <w:pPr>
        <w:spacing w:line="480" w:lineRule="auto"/>
        <w:contextualSpacing/>
        <w:jc w:val="both"/>
        <w:rPr>
          <w:rFonts w:ascii="Times" w:hAnsi="Times" w:cstheme="minorHAnsi"/>
          <w:vertAlign w:val="superscript"/>
        </w:rPr>
      </w:pPr>
      <w:r w:rsidRPr="00ED493C">
        <w:rPr>
          <w:rFonts w:ascii="Times" w:hAnsi="Times" w:cstheme="minorHAnsi"/>
        </w:rPr>
        <w:t>Max Lindmark</w:t>
      </w:r>
      <w:r w:rsidRPr="00ED493C">
        <w:rPr>
          <w:rFonts w:ascii="Times" w:hAnsi="Times" w:cstheme="minorHAnsi"/>
          <w:vertAlign w:val="superscript"/>
        </w:rPr>
        <w:t>a,1</w:t>
      </w:r>
      <w:r w:rsidRPr="00ED493C">
        <w:rPr>
          <w:rFonts w:ascii="Times" w:hAnsi="Times" w:cstheme="minorHAnsi"/>
        </w:rPr>
        <w:t>, Asta Audzijonyte</w:t>
      </w:r>
      <w:r w:rsidRPr="00ED493C">
        <w:rPr>
          <w:rFonts w:ascii="Times" w:hAnsi="Times" w:cstheme="minorHAnsi"/>
          <w:vertAlign w:val="superscript"/>
        </w:rPr>
        <w:t>b</w:t>
      </w:r>
      <w:r w:rsidRPr="00ED493C">
        <w:rPr>
          <w:rFonts w:ascii="Times" w:hAnsi="Times" w:cstheme="minorHAnsi"/>
        </w:rPr>
        <w:t>, Julia Blanchard</w:t>
      </w:r>
      <w:r w:rsidRPr="00ED493C">
        <w:rPr>
          <w:rFonts w:ascii="Times" w:hAnsi="Times" w:cstheme="minorHAnsi"/>
          <w:vertAlign w:val="superscript"/>
        </w:rPr>
        <w:t>c</w:t>
      </w:r>
      <w:r w:rsidRPr="00ED493C">
        <w:rPr>
          <w:rFonts w:ascii="Times" w:hAnsi="Times" w:cstheme="minorHAnsi"/>
        </w:rPr>
        <w:t>, Anna Gårdmark</w:t>
      </w:r>
      <w:r w:rsidRPr="00ED493C">
        <w:rPr>
          <w:rFonts w:ascii="Times" w:hAnsi="Times" w:cstheme="minorHAnsi"/>
          <w:vertAlign w:val="superscript"/>
        </w:rPr>
        <w:t>d</w:t>
      </w:r>
    </w:p>
    <w:p w14:paraId="460063EB" w14:textId="77777777" w:rsidR="00AE66F5" w:rsidRPr="00ED493C" w:rsidRDefault="00AE66F5" w:rsidP="00182BA9">
      <w:pPr>
        <w:spacing w:line="480" w:lineRule="auto"/>
        <w:contextualSpacing/>
        <w:jc w:val="both"/>
        <w:rPr>
          <w:rFonts w:cstheme="minorHAnsi"/>
        </w:rPr>
      </w:pPr>
      <w:r w:rsidRPr="00ED493C">
        <w:rPr>
          <w:rFonts w:cstheme="minorHAnsi"/>
          <w:vertAlign w:val="superscript"/>
        </w:rPr>
        <w:t>a</w:t>
      </w:r>
      <w:r w:rsidRPr="00ED493C">
        <w:rPr>
          <w:rFonts w:cstheme="minorHAnsi"/>
        </w:rPr>
        <w:t>Swedish University of Agricultural Sciences, Department of Aquatic Resources, Institute of Coastal Research, Skolgatan 6, Öregrund 742 42, Sweden</w:t>
      </w:r>
    </w:p>
    <w:p w14:paraId="18060E6F" w14:textId="77777777" w:rsidR="00AE66F5" w:rsidRPr="00ED493C" w:rsidRDefault="00AE66F5" w:rsidP="00182BA9">
      <w:pPr>
        <w:spacing w:line="480" w:lineRule="auto"/>
        <w:contextualSpacing/>
        <w:jc w:val="both"/>
        <w:rPr>
          <w:rFonts w:cstheme="minorHAnsi"/>
        </w:rPr>
      </w:pPr>
      <w:r w:rsidRPr="00ED493C">
        <w:rPr>
          <w:rFonts w:cstheme="minorHAnsi"/>
          <w:vertAlign w:val="superscript"/>
        </w:rPr>
        <w:t>b</w:t>
      </w:r>
      <w:r w:rsidRPr="00ED493C">
        <w:rPr>
          <w:rFonts w:cstheme="minorHAnsi"/>
        </w:rPr>
        <w:t>Institute for Marine and Antarctic Studies, University of Tasmania, Battery Point, TAS 7001, Australia</w:t>
      </w:r>
    </w:p>
    <w:p w14:paraId="3B64668E" w14:textId="77777777" w:rsidR="00AE66F5" w:rsidRPr="00ED493C" w:rsidRDefault="00AE66F5" w:rsidP="00182BA9">
      <w:pPr>
        <w:spacing w:line="480" w:lineRule="auto"/>
        <w:contextualSpacing/>
        <w:jc w:val="both"/>
        <w:rPr>
          <w:rFonts w:cstheme="minorHAnsi"/>
        </w:rPr>
      </w:pPr>
      <w:r w:rsidRPr="00ED493C">
        <w:rPr>
          <w:rFonts w:cstheme="minorHAnsi"/>
          <w:vertAlign w:val="superscript"/>
        </w:rPr>
        <w:t>c</w:t>
      </w:r>
      <w:r w:rsidRPr="00ED493C">
        <w:rPr>
          <w:rFonts w:cstheme="minorHAnsi"/>
        </w:rPr>
        <w:t>Institute for Marine and Antarctic Studies and Centre for Marine Socioecology, University of Tasmania, 20 Castray Esplanade, Battery Point, Hobart, TAS 7000, Australia</w:t>
      </w:r>
    </w:p>
    <w:p w14:paraId="15BF3233" w14:textId="77777777" w:rsidR="00AE66F5" w:rsidRPr="00ED493C" w:rsidRDefault="00AE66F5" w:rsidP="00182BA9">
      <w:pPr>
        <w:spacing w:line="480" w:lineRule="auto"/>
        <w:contextualSpacing/>
        <w:jc w:val="both"/>
        <w:rPr>
          <w:rFonts w:cstheme="minorHAnsi"/>
        </w:rPr>
      </w:pPr>
      <w:r w:rsidRPr="00ED493C">
        <w:rPr>
          <w:rFonts w:cstheme="minorHAnsi"/>
          <w:vertAlign w:val="superscript"/>
        </w:rPr>
        <w:t>d</w:t>
      </w:r>
      <w:r w:rsidRPr="00ED493C">
        <w:rPr>
          <w:rFonts w:cstheme="minorHAnsi"/>
        </w:rPr>
        <w:t xml:space="preserve">Swedish University of Agricultural Sciences, Department of Aquatic Resources, Skolgatan 6, SE-742 42 Öregrund, Sweden </w:t>
      </w:r>
    </w:p>
    <w:p w14:paraId="62F5957C" w14:textId="374620BC" w:rsidR="00AE66F5" w:rsidRDefault="00AE66F5" w:rsidP="00182BA9">
      <w:pPr>
        <w:spacing w:line="480" w:lineRule="auto"/>
        <w:contextualSpacing/>
        <w:jc w:val="both"/>
        <w:rPr>
          <w:rFonts w:cstheme="minorHAnsi"/>
          <w:vertAlign w:val="superscript"/>
        </w:rPr>
      </w:pPr>
    </w:p>
    <w:p w14:paraId="1862AADC" w14:textId="77777777" w:rsidR="00E47A0E" w:rsidRDefault="00E47A0E" w:rsidP="00182BA9">
      <w:pPr>
        <w:spacing w:line="480" w:lineRule="auto"/>
        <w:contextualSpacing/>
        <w:jc w:val="both"/>
        <w:rPr>
          <w:rFonts w:cstheme="minorHAnsi"/>
          <w:vertAlign w:val="superscript"/>
        </w:rPr>
      </w:pPr>
    </w:p>
    <w:p w14:paraId="0274906A" w14:textId="0FC4DA46" w:rsidR="00AE66F5" w:rsidRPr="003B7FE7" w:rsidRDefault="003B7FE7" w:rsidP="00182BA9">
      <w:pPr>
        <w:spacing w:line="480" w:lineRule="auto"/>
        <w:contextualSpacing/>
        <w:jc w:val="both"/>
        <w:rPr>
          <w:rFonts w:cstheme="minorHAnsi"/>
          <w:b/>
          <w:bCs/>
        </w:rPr>
      </w:pPr>
      <w:r w:rsidRPr="003B7FE7">
        <w:rPr>
          <w:rFonts w:cstheme="minorHAnsi"/>
          <w:b/>
          <w:bCs/>
        </w:rPr>
        <w:t>Word count</w:t>
      </w:r>
    </w:p>
    <w:p w14:paraId="6BBF650B" w14:textId="100C98BB" w:rsidR="003B7FE7" w:rsidRDefault="003B7FE7" w:rsidP="00182BA9">
      <w:pPr>
        <w:spacing w:line="480" w:lineRule="auto"/>
        <w:contextualSpacing/>
        <w:jc w:val="both"/>
        <w:rPr>
          <w:rFonts w:cstheme="minorHAnsi"/>
        </w:rPr>
      </w:pPr>
      <w:r>
        <w:rPr>
          <w:rFonts w:cstheme="minorHAnsi"/>
        </w:rPr>
        <w:t>Abstract:</w:t>
      </w:r>
      <w:r w:rsidR="00A913C2">
        <w:rPr>
          <w:rFonts w:cstheme="minorHAnsi"/>
        </w:rPr>
        <w:t xml:space="preserve"> 2</w:t>
      </w:r>
      <w:r w:rsidR="00B0620F">
        <w:rPr>
          <w:rFonts w:cstheme="minorHAnsi"/>
        </w:rPr>
        <w:t>3</w:t>
      </w:r>
      <w:r w:rsidR="00A913C2">
        <w:rPr>
          <w:rFonts w:cstheme="minorHAnsi"/>
        </w:rPr>
        <w:t>6</w:t>
      </w:r>
    </w:p>
    <w:p w14:paraId="39CFAA6E" w14:textId="0E84049D" w:rsidR="00A913C2" w:rsidRDefault="00A913C2" w:rsidP="00182BA9">
      <w:pPr>
        <w:spacing w:line="480" w:lineRule="auto"/>
        <w:contextualSpacing/>
        <w:jc w:val="both"/>
        <w:rPr>
          <w:rFonts w:cstheme="minorHAnsi"/>
        </w:rPr>
      </w:pPr>
      <w:r>
        <w:rPr>
          <w:rFonts w:cstheme="minorHAnsi"/>
        </w:rPr>
        <w:t xml:space="preserve">Introduction: </w:t>
      </w:r>
      <w:r w:rsidR="006403B0">
        <w:rPr>
          <w:rFonts w:cstheme="minorHAnsi"/>
        </w:rPr>
        <w:t>12</w:t>
      </w:r>
      <w:r w:rsidR="000B3482">
        <w:rPr>
          <w:rFonts w:cstheme="minorHAnsi"/>
        </w:rPr>
        <w:t>52</w:t>
      </w:r>
    </w:p>
    <w:p w14:paraId="6364580D" w14:textId="07E63827" w:rsidR="00517718" w:rsidRDefault="00517718" w:rsidP="00182BA9">
      <w:pPr>
        <w:spacing w:line="480" w:lineRule="auto"/>
        <w:contextualSpacing/>
        <w:jc w:val="both"/>
        <w:rPr>
          <w:rFonts w:cstheme="minorHAnsi"/>
        </w:rPr>
      </w:pPr>
      <w:r>
        <w:rPr>
          <w:rFonts w:cstheme="minorHAnsi"/>
        </w:rPr>
        <w:t xml:space="preserve">Methods: </w:t>
      </w:r>
      <w:r w:rsidR="00232A89">
        <w:rPr>
          <w:rFonts w:cstheme="minorHAnsi"/>
        </w:rPr>
        <w:t>2</w:t>
      </w:r>
      <w:r w:rsidR="009B6061">
        <w:rPr>
          <w:rFonts w:cstheme="minorHAnsi"/>
        </w:rPr>
        <w:t>1</w:t>
      </w:r>
      <w:r w:rsidR="006C794C">
        <w:rPr>
          <w:rFonts w:cstheme="minorHAnsi"/>
        </w:rPr>
        <w:t>53</w:t>
      </w:r>
    </w:p>
    <w:p w14:paraId="6C80689D" w14:textId="093D945F" w:rsidR="00332EA0" w:rsidRDefault="00332EA0" w:rsidP="00182BA9">
      <w:pPr>
        <w:spacing w:line="480" w:lineRule="auto"/>
        <w:contextualSpacing/>
        <w:jc w:val="both"/>
        <w:rPr>
          <w:rFonts w:cstheme="minorHAnsi"/>
        </w:rPr>
      </w:pPr>
      <w:r>
        <w:rPr>
          <w:rFonts w:cstheme="minorHAnsi"/>
        </w:rPr>
        <w:t>Results: 7</w:t>
      </w:r>
      <w:r w:rsidR="00DE4832">
        <w:rPr>
          <w:rFonts w:cstheme="minorHAnsi"/>
        </w:rPr>
        <w:t>07</w:t>
      </w:r>
    </w:p>
    <w:p w14:paraId="1FAADD35" w14:textId="3394A8F0" w:rsidR="00332EA0" w:rsidRDefault="00332EA0" w:rsidP="00182BA9">
      <w:pPr>
        <w:spacing w:line="480" w:lineRule="auto"/>
        <w:contextualSpacing/>
        <w:jc w:val="both"/>
        <w:rPr>
          <w:rFonts w:cstheme="minorHAnsi"/>
        </w:rPr>
      </w:pPr>
      <w:r>
        <w:rPr>
          <w:rFonts w:cstheme="minorHAnsi"/>
        </w:rPr>
        <w:t>Discussion:</w:t>
      </w:r>
      <w:r w:rsidR="0068777A">
        <w:rPr>
          <w:rFonts w:cstheme="minorHAnsi"/>
        </w:rPr>
        <w:t xml:space="preserve"> NA</w:t>
      </w:r>
    </w:p>
    <w:p w14:paraId="7AA34948" w14:textId="77777777" w:rsidR="00A913C2" w:rsidRPr="00A50D90" w:rsidRDefault="00A913C2" w:rsidP="00182BA9">
      <w:pPr>
        <w:spacing w:line="480" w:lineRule="auto"/>
        <w:contextualSpacing/>
        <w:jc w:val="both"/>
        <w:rPr>
          <w:rFonts w:cstheme="minorHAnsi"/>
        </w:rPr>
      </w:pPr>
    </w:p>
    <w:p w14:paraId="4CD4E83B" w14:textId="77777777" w:rsidR="00AE66F5" w:rsidRDefault="00AE66F5" w:rsidP="00182BA9">
      <w:pPr>
        <w:spacing w:line="480" w:lineRule="auto"/>
        <w:contextualSpacing/>
        <w:jc w:val="both"/>
        <w:rPr>
          <w:rFonts w:cstheme="minorHAnsi"/>
          <w:b/>
        </w:rPr>
      </w:pPr>
    </w:p>
    <w:p w14:paraId="1EDE0258" w14:textId="7DA8E5E8" w:rsidR="00AE66F5" w:rsidRDefault="002D3583" w:rsidP="00182BA9">
      <w:pPr>
        <w:tabs>
          <w:tab w:val="left" w:pos="6086"/>
        </w:tabs>
        <w:spacing w:line="480" w:lineRule="auto"/>
        <w:contextualSpacing/>
        <w:jc w:val="both"/>
        <w:rPr>
          <w:rFonts w:cstheme="minorHAnsi"/>
          <w:b/>
        </w:rPr>
      </w:pPr>
      <w:r>
        <w:rPr>
          <w:rFonts w:cstheme="minorHAnsi"/>
          <w:b/>
        </w:rPr>
        <w:tab/>
      </w:r>
    </w:p>
    <w:p w14:paraId="460CAB75" w14:textId="77777777" w:rsidR="00AE66F5" w:rsidRDefault="00AE66F5" w:rsidP="00182BA9">
      <w:pPr>
        <w:spacing w:line="480" w:lineRule="auto"/>
        <w:contextualSpacing/>
        <w:jc w:val="both"/>
        <w:rPr>
          <w:rFonts w:cstheme="minorHAnsi"/>
          <w:b/>
        </w:rPr>
      </w:pPr>
    </w:p>
    <w:p w14:paraId="6F1A77E6" w14:textId="77777777" w:rsidR="00AE66F5" w:rsidRDefault="00AE66F5" w:rsidP="00182BA9">
      <w:pPr>
        <w:spacing w:line="480" w:lineRule="auto"/>
        <w:contextualSpacing/>
        <w:jc w:val="both"/>
        <w:rPr>
          <w:rFonts w:cstheme="minorHAnsi"/>
          <w:b/>
        </w:rPr>
      </w:pPr>
    </w:p>
    <w:p w14:paraId="27C74C6A" w14:textId="77777777" w:rsidR="00AE66F5" w:rsidRPr="00930760" w:rsidRDefault="00AE66F5" w:rsidP="00182BA9">
      <w:pPr>
        <w:spacing w:line="480" w:lineRule="auto"/>
        <w:contextualSpacing/>
        <w:jc w:val="both"/>
        <w:rPr>
          <w:rFonts w:cstheme="minorHAnsi"/>
          <w:b/>
        </w:rPr>
      </w:pPr>
      <w:r w:rsidRPr="00930760">
        <w:rPr>
          <w:rFonts w:cstheme="minorHAnsi"/>
          <w:b/>
        </w:rPr>
        <w:lastRenderedPageBreak/>
        <w:t>Abstract</w:t>
      </w:r>
    </w:p>
    <w:p w14:paraId="5D5801A4" w14:textId="59BDF09C" w:rsidR="002D2FEE" w:rsidRPr="00AF32CB" w:rsidRDefault="002D2FEE" w:rsidP="00182BA9">
      <w:pPr>
        <w:spacing w:line="480" w:lineRule="auto"/>
        <w:contextualSpacing/>
        <w:jc w:val="both"/>
        <w:rPr>
          <w:rFonts w:cstheme="minorHAnsi"/>
          <w:sz w:val="22"/>
          <w:szCs w:val="22"/>
        </w:rPr>
      </w:pPr>
      <w:r w:rsidRPr="00AF32CB">
        <w:rPr>
          <w:rFonts w:cstheme="minorHAnsi"/>
          <w:sz w:val="22"/>
          <w:szCs w:val="22"/>
        </w:rPr>
        <w:t xml:space="preserve">Resolving the combined effect of climate warming and exploitation in a food web context is key for predicting future biomass production, size-structure and potential yields of marine fishes. Previous studies based on mechanistic size-based </w:t>
      </w:r>
      <w:r w:rsidR="00073F1E" w:rsidRPr="00AF32CB">
        <w:rPr>
          <w:rFonts w:cstheme="minorHAnsi"/>
          <w:sz w:val="22"/>
          <w:szCs w:val="22"/>
        </w:rPr>
        <w:t>food web</w:t>
      </w:r>
      <w:r w:rsidR="00EE1CF3" w:rsidRPr="00AF32CB">
        <w:rPr>
          <w:rFonts w:cstheme="minorHAnsi"/>
          <w:sz w:val="22"/>
          <w:szCs w:val="22"/>
        </w:rPr>
        <w:t xml:space="preserve"> </w:t>
      </w:r>
      <w:r w:rsidRPr="00AF32CB">
        <w:rPr>
          <w:rFonts w:cstheme="minorHAnsi"/>
          <w:sz w:val="22"/>
          <w:szCs w:val="22"/>
        </w:rPr>
        <w:t xml:space="preserve">models have found that bottom-up processes are important drivers of size-structure and fisheries yield </w:t>
      </w:r>
      <w:r w:rsidR="00436BD5" w:rsidRPr="00AF32CB">
        <w:rPr>
          <w:rFonts w:cstheme="minorHAnsi"/>
          <w:sz w:val="22"/>
          <w:szCs w:val="22"/>
        </w:rPr>
        <w:t>in changing climates</w:t>
      </w:r>
      <w:r w:rsidRPr="00AF32CB">
        <w:rPr>
          <w:rFonts w:cstheme="minorHAnsi"/>
          <w:sz w:val="22"/>
          <w:szCs w:val="22"/>
        </w:rPr>
        <w:t xml:space="preserve">. However, we know </w:t>
      </w:r>
      <w:r w:rsidR="008F6736" w:rsidRPr="00AF32CB">
        <w:rPr>
          <w:rFonts w:cstheme="minorHAnsi"/>
          <w:sz w:val="22"/>
          <w:szCs w:val="22"/>
        </w:rPr>
        <w:t xml:space="preserve">less </w:t>
      </w:r>
      <w:r w:rsidRPr="00AF32CB">
        <w:rPr>
          <w:rFonts w:cstheme="minorHAnsi"/>
          <w:sz w:val="22"/>
          <w:szCs w:val="22"/>
        </w:rPr>
        <w:t xml:space="preserve">about the joint effects </w:t>
      </w:r>
      <w:r w:rsidR="006C5FB5" w:rsidRPr="00AF32CB">
        <w:rPr>
          <w:rFonts w:cstheme="minorHAnsi"/>
          <w:sz w:val="22"/>
          <w:szCs w:val="22"/>
        </w:rPr>
        <w:t xml:space="preserve">bottom up and </w:t>
      </w:r>
      <w:r w:rsidR="00EE1CF3" w:rsidRPr="00AF32CB">
        <w:rPr>
          <w:rFonts w:cstheme="minorHAnsi"/>
          <w:sz w:val="22"/>
          <w:szCs w:val="22"/>
        </w:rPr>
        <w:t>‘</w:t>
      </w:r>
      <w:commentRangeStart w:id="2"/>
      <w:commentRangeStart w:id="3"/>
      <w:r w:rsidR="006C5FB5" w:rsidRPr="00AF32CB">
        <w:rPr>
          <w:rFonts w:cstheme="minorHAnsi"/>
          <w:sz w:val="22"/>
          <w:szCs w:val="22"/>
        </w:rPr>
        <w:t>top down</w:t>
      </w:r>
      <w:r w:rsidR="00EE1CF3" w:rsidRPr="00AF32CB">
        <w:rPr>
          <w:rFonts w:cstheme="minorHAnsi"/>
          <w:sz w:val="22"/>
          <w:szCs w:val="22"/>
        </w:rPr>
        <w:t>’</w:t>
      </w:r>
      <w:r w:rsidR="006C5FB5" w:rsidRPr="00AF32CB">
        <w:rPr>
          <w:rFonts w:cstheme="minorHAnsi"/>
          <w:sz w:val="22"/>
          <w:szCs w:val="22"/>
        </w:rPr>
        <w:t xml:space="preserve"> </w:t>
      </w:r>
      <w:r w:rsidR="00873D4C" w:rsidRPr="00AF32CB">
        <w:rPr>
          <w:rFonts w:cstheme="minorHAnsi"/>
          <w:sz w:val="22"/>
          <w:szCs w:val="22"/>
        </w:rPr>
        <w:t xml:space="preserve">effects </w:t>
      </w:r>
      <w:commentRangeEnd w:id="2"/>
      <w:r w:rsidR="00EE1CF3" w:rsidRPr="00AF32CB">
        <w:rPr>
          <w:rStyle w:val="CommentReference"/>
          <w:sz w:val="22"/>
          <w:szCs w:val="22"/>
        </w:rPr>
        <w:commentReference w:id="2"/>
      </w:r>
      <w:commentRangeEnd w:id="3"/>
      <w:r w:rsidR="00AE0639" w:rsidRPr="00AF32CB">
        <w:rPr>
          <w:rStyle w:val="CommentReference"/>
          <w:sz w:val="22"/>
          <w:szCs w:val="22"/>
        </w:rPr>
        <w:commentReference w:id="3"/>
      </w:r>
      <w:r w:rsidR="006C5FB5" w:rsidRPr="00AF32CB">
        <w:rPr>
          <w:rFonts w:cstheme="minorHAnsi"/>
          <w:sz w:val="22"/>
          <w:szCs w:val="22"/>
        </w:rPr>
        <w:t xml:space="preserve">(direct </w:t>
      </w:r>
      <w:r w:rsidR="00EE1CF3" w:rsidRPr="00AF32CB">
        <w:rPr>
          <w:rFonts w:cstheme="minorHAnsi"/>
          <w:sz w:val="22"/>
          <w:szCs w:val="22"/>
        </w:rPr>
        <w:t xml:space="preserve">effects </w:t>
      </w:r>
      <w:r w:rsidRPr="00AF32CB">
        <w:rPr>
          <w:rFonts w:cstheme="minorHAnsi"/>
          <w:sz w:val="22"/>
          <w:szCs w:val="22"/>
        </w:rPr>
        <w:t xml:space="preserve">of warming </w:t>
      </w:r>
      <w:r w:rsidR="006C5FB5" w:rsidRPr="00AF32CB">
        <w:rPr>
          <w:rFonts w:cstheme="minorHAnsi"/>
          <w:sz w:val="22"/>
          <w:szCs w:val="22"/>
        </w:rPr>
        <w:t xml:space="preserve">on individual-level </w:t>
      </w:r>
      <w:r w:rsidR="00C05075" w:rsidRPr="00AF32CB">
        <w:rPr>
          <w:rFonts w:cstheme="minorHAnsi"/>
          <w:sz w:val="22"/>
          <w:szCs w:val="22"/>
        </w:rPr>
        <w:t>physiolog</w:t>
      </w:r>
      <w:r w:rsidR="00CB7437" w:rsidRPr="00AF32CB">
        <w:rPr>
          <w:rFonts w:cstheme="minorHAnsi"/>
          <w:sz w:val="22"/>
          <w:szCs w:val="22"/>
        </w:rPr>
        <w:t>y</w:t>
      </w:r>
      <w:r w:rsidR="006C5FB5" w:rsidRPr="00AF32CB">
        <w:rPr>
          <w:rFonts w:cstheme="minorHAnsi"/>
          <w:sz w:val="22"/>
          <w:szCs w:val="22"/>
        </w:rPr>
        <w:t>)</w:t>
      </w:r>
      <w:r w:rsidR="00623D12" w:rsidRPr="00AF32CB">
        <w:rPr>
          <w:rFonts w:cstheme="minorHAnsi"/>
          <w:sz w:val="22"/>
          <w:szCs w:val="22"/>
        </w:rPr>
        <w:t xml:space="preserve"> on exploited food webs</w:t>
      </w:r>
      <w:r w:rsidR="00DD085D" w:rsidRPr="00AF32CB">
        <w:rPr>
          <w:rFonts w:cstheme="minorHAnsi"/>
          <w:sz w:val="22"/>
          <w:szCs w:val="22"/>
        </w:rPr>
        <w:t>.</w:t>
      </w:r>
      <w:r w:rsidR="00623D12" w:rsidRPr="00AF32CB">
        <w:rPr>
          <w:rFonts w:cstheme="minorHAnsi"/>
          <w:sz w:val="22"/>
          <w:szCs w:val="22"/>
        </w:rPr>
        <w:t xml:space="preserve"> </w:t>
      </w:r>
      <w:r w:rsidR="00EE1CF3" w:rsidRPr="00AF32CB">
        <w:rPr>
          <w:rFonts w:cstheme="minorHAnsi"/>
          <w:sz w:val="22"/>
          <w:szCs w:val="22"/>
        </w:rPr>
        <w:t>Here</w:t>
      </w:r>
      <w:r w:rsidRPr="00AF32CB">
        <w:rPr>
          <w:rFonts w:cstheme="minorHAnsi"/>
          <w:sz w:val="22"/>
          <w:szCs w:val="22"/>
        </w:rPr>
        <w:t xml:space="preserve"> we assess how various food web metrics are affected by warming </w:t>
      </w:r>
      <w:r w:rsidR="00EE1CF3" w:rsidRPr="00AF32CB">
        <w:rPr>
          <w:rFonts w:cstheme="minorHAnsi"/>
          <w:sz w:val="22"/>
          <w:szCs w:val="22"/>
        </w:rPr>
        <w:t>through both th</w:t>
      </w:r>
      <w:r w:rsidR="00AE0639" w:rsidRPr="00AF32CB">
        <w:rPr>
          <w:rFonts w:cstheme="minorHAnsi"/>
          <w:sz w:val="22"/>
          <w:szCs w:val="22"/>
        </w:rPr>
        <w:t>e</w:t>
      </w:r>
      <w:r w:rsidR="00EE1CF3" w:rsidRPr="00AF32CB">
        <w:rPr>
          <w:rFonts w:cstheme="minorHAnsi"/>
          <w:sz w:val="22"/>
          <w:szCs w:val="22"/>
        </w:rPr>
        <w:t>s</w:t>
      </w:r>
      <w:r w:rsidR="00AE0639" w:rsidRPr="00AF32CB">
        <w:rPr>
          <w:rFonts w:cstheme="minorHAnsi"/>
          <w:sz w:val="22"/>
          <w:szCs w:val="22"/>
        </w:rPr>
        <w:t>e</w:t>
      </w:r>
      <w:r w:rsidR="00EE1CF3" w:rsidRPr="00AF32CB">
        <w:rPr>
          <w:rFonts w:cstheme="minorHAnsi"/>
          <w:sz w:val="22"/>
          <w:szCs w:val="22"/>
        </w:rPr>
        <w:t xml:space="preserve"> pathways </w:t>
      </w:r>
      <w:r w:rsidRPr="00AF32CB">
        <w:rPr>
          <w:rFonts w:cstheme="minorHAnsi"/>
          <w:sz w:val="22"/>
          <w:szCs w:val="22"/>
        </w:rPr>
        <w:t xml:space="preserve">and </w:t>
      </w:r>
      <w:r w:rsidR="00EE1CF3" w:rsidRPr="00AF32CB">
        <w:rPr>
          <w:rFonts w:cstheme="minorHAnsi"/>
          <w:sz w:val="22"/>
          <w:szCs w:val="22"/>
        </w:rPr>
        <w:t xml:space="preserve">by </w:t>
      </w:r>
      <w:r w:rsidRPr="00AF32CB">
        <w:rPr>
          <w:rFonts w:cstheme="minorHAnsi"/>
          <w:sz w:val="22"/>
          <w:szCs w:val="22"/>
        </w:rPr>
        <w:t>exploitation in a species-resolved size-based food web. We parameterize a dynamic size</w:t>
      </w:r>
      <w:r w:rsidR="00E6667F" w:rsidRPr="00AF32CB">
        <w:rPr>
          <w:rFonts w:cstheme="minorHAnsi"/>
          <w:sz w:val="22"/>
          <w:szCs w:val="22"/>
        </w:rPr>
        <w:t xml:space="preserve"> </w:t>
      </w:r>
      <w:r w:rsidRPr="00AF32CB">
        <w:rPr>
          <w:rFonts w:cstheme="minorHAnsi"/>
          <w:sz w:val="22"/>
          <w:szCs w:val="22"/>
        </w:rPr>
        <w:t xml:space="preserve">spectrum model </w:t>
      </w:r>
      <w:r w:rsidR="00AE0639" w:rsidRPr="00AF32CB">
        <w:rPr>
          <w:rFonts w:cstheme="minorHAnsi"/>
          <w:sz w:val="22"/>
          <w:szCs w:val="22"/>
        </w:rPr>
        <w:t>inspired by</w:t>
      </w:r>
      <w:r w:rsidRPr="00AF32CB">
        <w:rPr>
          <w:rFonts w:cstheme="minorHAnsi"/>
          <w:sz w:val="22"/>
          <w:szCs w:val="22"/>
        </w:rPr>
        <w:t xml:space="preserve"> the offshore Baltic Sea food web, and investigate how </w:t>
      </w:r>
      <w:r w:rsidR="00241BFE" w:rsidRPr="00AF32CB">
        <w:rPr>
          <w:rFonts w:cstheme="minorHAnsi"/>
          <w:sz w:val="22"/>
          <w:szCs w:val="22"/>
        </w:rPr>
        <w:t>individual growth rates,</w:t>
      </w:r>
      <w:r w:rsidRPr="00AF32CB">
        <w:rPr>
          <w:rFonts w:cstheme="minorHAnsi"/>
          <w:sz w:val="22"/>
          <w:szCs w:val="22"/>
        </w:rPr>
        <w:t xml:space="preserve"> size-structure, </w:t>
      </w:r>
      <w:r w:rsidR="00E92C54" w:rsidRPr="00AF32CB">
        <w:rPr>
          <w:rFonts w:cstheme="minorHAnsi"/>
          <w:sz w:val="22"/>
          <w:szCs w:val="22"/>
        </w:rPr>
        <w:t xml:space="preserve">relative abundances of </w:t>
      </w:r>
      <w:r w:rsidRPr="00AF32CB">
        <w:rPr>
          <w:rFonts w:cstheme="minorHAnsi"/>
          <w:sz w:val="22"/>
          <w:szCs w:val="22"/>
        </w:rPr>
        <w:t xml:space="preserve">species and </w:t>
      </w:r>
      <w:r w:rsidR="002141BA" w:rsidRPr="00AF32CB">
        <w:rPr>
          <w:rFonts w:cstheme="minorHAnsi"/>
          <w:sz w:val="22"/>
          <w:szCs w:val="22"/>
        </w:rPr>
        <w:t xml:space="preserve">yields </w:t>
      </w:r>
      <w:r w:rsidRPr="00AF32CB">
        <w:rPr>
          <w:rFonts w:cstheme="minorHAnsi"/>
          <w:sz w:val="22"/>
          <w:szCs w:val="22"/>
        </w:rPr>
        <w:t>are affected by warming under different scenarios of fishing mortality</w:t>
      </w:r>
      <w:r w:rsidR="00C2181C" w:rsidRPr="00AF32CB">
        <w:rPr>
          <w:rFonts w:cstheme="minorHAnsi"/>
          <w:sz w:val="22"/>
          <w:szCs w:val="22"/>
        </w:rPr>
        <w:t xml:space="preserve"> and</w:t>
      </w:r>
      <w:r w:rsidR="00922CB9" w:rsidRPr="00AF32CB">
        <w:rPr>
          <w:rFonts w:cstheme="minorHAnsi"/>
          <w:sz w:val="22"/>
          <w:szCs w:val="22"/>
        </w:rPr>
        <w:t xml:space="preserve"> effects of temperature on physiology</w:t>
      </w:r>
      <w:r w:rsidRPr="00AF32CB">
        <w:rPr>
          <w:rFonts w:cstheme="minorHAnsi"/>
          <w:sz w:val="22"/>
          <w:szCs w:val="22"/>
        </w:rPr>
        <w:t xml:space="preserve">. </w:t>
      </w:r>
      <w:r w:rsidR="00664B58" w:rsidRPr="00AF32CB">
        <w:rPr>
          <w:rFonts w:cstheme="minorHAnsi"/>
          <w:sz w:val="22"/>
          <w:szCs w:val="22"/>
        </w:rPr>
        <w:t>When accounting</w:t>
      </w:r>
      <w:r w:rsidR="00B934BF" w:rsidRPr="00AF32CB">
        <w:rPr>
          <w:rFonts w:cstheme="minorHAnsi"/>
          <w:sz w:val="22"/>
          <w:szCs w:val="22"/>
        </w:rPr>
        <w:t xml:space="preserve"> also</w:t>
      </w:r>
      <w:r w:rsidR="00664B58" w:rsidRPr="00AF32CB">
        <w:rPr>
          <w:rFonts w:cstheme="minorHAnsi"/>
          <w:sz w:val="22"/>
          <w:szCs w:val="22"/>
        </w:rPr>
        <w:t xml:space="preserve"> for </w:t>
      </w:r>
      <w:r w:rsidR="00EE1CF3" w:rsidRPr="00AF32CB">
        <w:rPr>
          <w:rFonts w:cstheme="minorHAnsi"/>
          <w:sz w:val="22"/>
          <w:szCs w:val="22"/>
        </w:rPr>
        <w:t xml:space="preserve">how temperature affects </w:t>
      </w:r>
      <w:r w:rsidR="00664B58" w:rsidRPr="00AF32CB">
        <w:rPr>
          <w:rFonts w:cstheme="minorHAnsi"/>
          <w:sz w:val="22"/>
          <w:szCs w:val="22"/>
        </w:rPr>
        <w:t>physiolog</w:t>
      </w:r>
      <w:r w:rsidR="00EE1CF3" w:rsidRPr="00AF32CB">
        <w:rPr>
          <w:rFonts w:cstheme="minorHAnsi"/>
          <w:sz w:val="22"/>
          <w:szCs w:val="22"/>
        </w:rPr>
        <w:t>y</w:t>
      </w:r>
      <w:r w:rsidR="006724CC" w:rsidRPr="00AF32CB">
        <w:rPr>
          <w:rFonts w:cstheme="minorHAnsi"/>
          <w:sz w:val="22"/>
          <w:szCs w:val="22"/>
        </w:rPr>
        <w:t xml:space="preserve"> compared to </w:t>
      </w:r>
      <w:r w:rsidR="009516B7" w:rsidRPr="00AF32CB">
        <w:rPr>
          <w:rFonts w:cstheme="minorHAnsi"/>
          <w:sz w:val="22"/>
          <w:szCs w:val="22"/>
        </w:rPr>
        <w:t xml:space="preserve">the baseline </w:t>
      </w:r>
      <w:r w:rsidR="00433607" w:rsidRPr="00AF32CB">
        <w:rPr>
          <w:rFonts w:cstheme="minorHAnsi"/>
          <w:sz w:val="22"/>
          <w:szCs w:val="22"/>
        </w:rPr>
        <w:t>level</w:t>
      </w:r>
      <w:r w:rsidR="002D2B96" w:rsidRPr="00AF32CB">
        <w:rPr>
          <w:rFonts w:cstheme="minorHAnsi"/>
          <w:sz w:val="22"/>
          <w:szCs w:val="22"/>
        </w:rPr>
        <w:t>s</w:t>
      </w:r>
      <w:r w:rsidR="00664B58" w:rsidRPr="00AF32CB">
        <w:rPr>
          <w:rFonts w:cstheme="minorHAnsi"/>
          <w:sz w:val="22"/>
          <w:szCs w:val="22"/>
        </w:rPr>
        <w:t>, projected size-at-age increase</w:t>
      </w:r>
      <w:r w:rsidR="00EE1CF3" w:rsidRPr="00AF32CB">
        <w:rPr>
          <w:rFonts w:cstheme="minorHAnsi"/>
          <w:sz w:val="22"/>
          <w:szCs w:val="22"/>
        </w:rPr>
        <w:t>s</w:t>
      </w:r>
      <w:r w:rsidR="00664B58" w:rsidRPr="00AF32CB">
        <w:rPr>
          <w:rFonts w:cstheme="minorHAnsi"/>
          <w:sz w:val="22"/>
          <w:szCs w:val="22"/>
        </w:rPr>
        <w:t xml:space="preserve"> for all species</w:t>
      </w:r>
      <w:r w:rsidR="006740DE" w:rsidRPr="00AF32CB">
        <w:rPr>
          <w:rFonts w:cstheme="minorHAnsi"/>
          <w:sz w:val="22"/>
          <w:szCs w:val="22"/>
        </w:rPr>
        <w:t xml:space="preserve"> in 2050 based on temperature projections according to the RCP 8.5 scenario</w:t>
      </w:r>
      <w:r w:rsidR="00C10B57" w:rsidRPr="00AF32CB">
        <w:rPr>
          <w:rFonts w:cstheme="minorHAnsi"/>
          <w:sz w:val="22"/>
          <w:szCs w:val="22"/>
        </w:rPr>
        <w:t xml:space="preserve">, whereas size-at-age decreases when temperature only affects resource dynamics. </w:t>
      </w:r>
      <w:r w:rsidR="00B934BF" w:rsidRPr="00AF32CB">
        <w:rPr>
          <w:rFonts w:cstheme="minorHAnsi"/>
          <w:sz w:val="22"/>
          <w:szCs w:val="22"/>
        </w:rPr>
        <w:t>However, t</w:t>
      </w:r>
      <w:r w:rsidR="00C00594" w:rsidRPr="00AF32CB">
        <w:rPr>
          <w:rFonts w:cstheme="minorHAnsi"/>
          <w:sz w:val="22"/>
          <w:szCs w:val="22"/>
        </w:rPr>
        <w:t xml:space="preserve">he </w:t>
      </w:r>
      <w:r w:rsidR="00DC536D" w:rsidRPr="00AF32CB">
        <w:rPr>
          <w:rFonts w:cstheme="minorHAnsi"/>
          <w:sz w:val="22"/>
          <w:szCs w:val="22"/>
        </w:rPr>
        <w:t xml:space="preserve">faster growth rates </w:t>
      </w:r>
      <w:r w:rsidR="00B934BF" w:rsidRPr="00AF32CB">
        <w:rPr>
          <w:rFonts w:cstheme="minorHAnsi"/>
          <w:sz w:val="22"/>
          <w:szCs w:val="22"/>
        </w:rPr>
        <w:t xml:space="preserve">in </w:t>
      </w:r>
      <w:r w:rsidR="00DC536D" w:rsidRPr="00AF32CB">
        <w:rPr>
          <w:rFonts w:cstheme="minorHAnsi"/>
          <w:sz w:val="22"/>
          <w:szCs w:val="22"/>
        </w:rPr>
        <w:t xml:space="preserve">the fully temperature-dependent models do not to the same extent translate to larger yields, as </w:t>
      </w:r>
      <w:r w:rsidR="00127E6E" w:rsidRPr="00AF32CB">
        <w:rPr>
          <w:rFonts w:cstheme="minorHAnsi"/>
          <w:sz w:val="22"/>
          <w:szCs w:val="22"/>
        </w:rPr>
        <w:t>spawning stock biomass declines due to increased predation mortality rates.</w:t>
      </w:r>
      <w:r w:rsidR="00190E51" w:rsidRPr="00AF32CB">
        <w:rPr>
          <w:rFonts w:cstheme="minorHAnsi"/>
          <w:sz w:val="22"/>
          <w:szCs w:val="22"/>
        </w:rPr>
        <w:t xml:space="preserve"> </w:t>
      </w:r>
      <w:r w:rsidRPr="00AF32CB">
        <w:rPr>
          <w:rFonts w:cstheme="minorHAnsi"/>
          <w:sz w:val="22"/>
          <w:szCs w:val="22"/>
        </w:rPr>
        <w:t xml:space="preserve">Results from our model </w:t>
      </w:r>
      <w:r w:rsidR="00D54CF9" w:rsidRPr="00AF32CB">
        <w:rPr>
          <w:rFonts w:cstheme="minorHAnsi"/>
          <w:sz w:val="22"/>
          <w:szCs w:val="22"/>
        </w:rPr>
        <w:t>suggest that</w:t>
      </w:r>
      <w:r w:rsidR="009D1445" w:rsidRPr="00AF32CB">
        <w:rPr>
          <w:rFonts w:cstheme="minorHAnsi"/>
          <w:sz w:val="22"/>
          <w:szCs w:val="22"/>
        </w:rPr>
        <w:t xml:space="preserve"> reduced fishing mortality </w:t>
      </w:r>
      <w:r w:rsidRPr="00AF32CB">
        <w:rPr>
          <w:rFonts w:cstheme="minorHAnsi"/>
          <w:sz w:val="22"/>
          <w:szCs w:val="22"/>
        </w:rPr>
        <w:t xml:space="preserve">can </w:t>
      </w:r>
      <w:r w:rsidR="00F778BE" w:rsidRPr="00AF32CB">
        <w:rPr>
          <w:rFonts w:cstheme="minorHAnsi"/>
          <w:sz w:val="22"/>
          <w:szCs w:val="22"/>
        </w:rPr>
        <w:t xml:space="preserve">counteract the potentially negative effects </w:t>
      </w:r>
      <w:r w:rsidR="00E36445" w:rsidRPr="00AF32CB">
        <w:rPr>
          <w:rFonts w:cstheme="minorHAnsi"/>
          <w:sz w:val="22"/>
          <w:szCs w:val="22"/>
        </w:rPr>
        <w:t xml:space="preserve">of warming </w:t>
      </w:r>
      <w:r w:rsidR="00E209F7" w:rsidRPr="00AF32CB">
        <w:rPr>
          <w:rFonts w:cstheme="minorHAnsi"/>
          <w:sz w:val="22"/>
          <w:szCs w:val="22"/>
        </w:rPr>
        <w:t xml:space="preserve">on the </w:t>
      </w:r>
      <w:r w:rsidR="006E1345" w:rsidRPr="00AF32CB">
        <w:rPr>
          <w:rFonts w:cstheme="minorHAnsi"/>
          <w:sz w:val="22"/>
          <w:szCs w:val="22"/>
        </w:rPr>
        <w:t xml:space="preserve">abundance of </w:t>
      </w:r>
      <w:commentRangeStart w:id="4"/>
      <w:r w:rsidR="006E1345" w:rsidRPr="00AF32CB">
        <w:rPr>
          <w:rFonts w:cstheme="minorHAnsi"/>
          <w:sz w:val="22"/>
          <w:szCs w:val="22"/>
        </w:rPr>
        <w:t>fish</w:t>
      </w:r>
      <w:commentRangeEnd w:id="4"/>
      <w:r w:rsidR="006E1345" w:rsidRPr="00AF32CB">
        <w:rPr>
          <w:rStyle w:val="CommentReference"/>
          <w:sz w:val="22"/>
          <w:szCs w:val="22"/>
        </w:rPr>
        <w:commentReference w:id="4"/>
      </w:r>
      <w:r w:rsidR="00E60F09" w:rsidRPr="00AF32CB">
        <w:rPr>
          <w:rFonts w:cstheme="minorHAnsi"/>
          <w:sz w:val="22"/>
          <w:szCs w:val="22"/>
        </w:rPr>
        <w:t xml:space="preserve"> above maturation size</w:t>
      </w:r>
      <w:r w:rsidR="006E1345" w:rsidRPr="00AF32CB">
        <w:rPr>
          <w:rFonts w:cstheme="minorHAnsi"/>
          <w:sz w:val="22"/>
          <w:szCs w:val="22"/>
        </w:rPr>
        <w:t>.</w:t>
      </w:r>
    </w:p>
    <w:p w14:paraId="49E3353F" w14:textId="77777777" w:rsidR="007D4D7A" w:rsidRDefault="007D4D7A" w:rsidP="00182BA9">
      <w:pPr>
        <w:spacing w:line="480" w:lineRule="auto"/>
        <w:contextualSpacing/>
        <w:jc w:val="both"/>
      </w:pPr>
    </w:p>
    <w:p w14:paraId="32C0E13B" w14:textId="77777777" w:rsidR="00AD548E" w:rsidRDefault="00AD548E" w:rsidP="00182BA9">
      <w:pPr>
        <w:spacing w:line="480" w:lineRule="auto"/>
        <w:contextualSpacing/>
        <w:jc w:val="both"/>
      </w:pPr>
    </w:p>
    <w:p w14:paraId="2C8D50FA" w14:textId="75B70989" w:rsidR="00AD548E" w:rsidRDefault="00AD548E" w:rsidP="00182BA9">
      <w:pPr>
        <w:spacing w:line="480" w:lineRule="auto"/>
        <w:contextualSpacing/>
        <w:jc w:val="both"/>
      </w:pPr>
    </w:p>
    <w:p w14:paraId="09F5C435" w14:textId="3752D60D" w:rsidR="002B123B" w:rsidRDefault="002B123B" w:rsidP="00182BA9">
      <w:pPr>
        <w:spacing w:line="480" w:lineRule="auto"/>
        <w:contextualSpacing/>
        <w:jc w:val="both"/>
      </w:pPr>
    </w:p>
    <w:p w14:paraId="7FEA926D" w14:textId="1EC9B7E7" w:rsidR="002B123B" w:rsidRDefault="002B123B" w:rsidP="00182BA9">
      <w:pPr>
        <w:spacing w:line="480" w:lineRule="auto"/>
        <w:contextualSpacing/>
        <w:jc w:val="both"/>
      </w:pPr>
    </w:p>
    <w:p w14:paraId="3BA0D9BB" w14:textId="7D46603D" w:rsidR="00AF32CB" w:rsidRDefault="00AF32CB" w:rsidP="00182BA9">
      <w:pPr>
        <w:spacing w:line="480" w:lineRule="auto"/>
        <w:contextualSpacing/>
        <w:jc w:val="both"/>
      </w:pPr>
    </w:p>
    <w:p w14:paraId="0FE70A36" w14:textId="295EFDB9" w:rsidR="00AF32CB" w:rsidRDefault="00AF32CB" w:rsidP="00182BA9">
      <w:pPr>
        <w:spacing w:line="480" w:lineRule="auto"/>
        <w:contextualSpacing/>
        <w:jc w:val="both"/>
      </w:pPr>
    </w:p>
    <w:p w14:paraId="3C386D23" w14:textId="0E5DF3C8" w:rsidR="00AF32CB" w:rsidRDefault="00AF32CB" w:rsidP="00182BA9">
      <w:pPr>
        <w:spacing w:line="480" w:lineRule="auto"/>
        <w:contextualSpacing/>
        <w:jc w:val="both"/>
      </w:pPr>
    </w:p>
    <w:p w14:paraId="455DE99E" w14:textId="77777777" w:rsidR="00AF32CB" w:rsidRDefault="00AF32CB" w:rsidP="00182BA9">
      <w:pPr>
        <w:spacing w:line="480" w:lineRule="auto"/>
        <w:contextualSpacing/>
        <w:jc w:val="both"/>
      </w:pPr>
    </w:p>
    <w:p w14:paraId="21F10DCD" w14:textId="77777777" w:rsidR="00A577B8" w:rsidRDefault="00AD548E" w:rsidP="00182BA9">
      <w:pPr>
        <w:spacing w:line="480" w:lineRule="auto"/>
        <w:contextualSpacing/>
        <w:jc w:val="both"/>
        <w:rPr>
          <w:rFonts w:cstheme="minorHAnsi"/>
          <w:b/>
        </w:rPr>
      </w:pPr>
      <w:r>
        <w:rPr>
          <w:rFonts w:cstheme="minorHAnsi"/>
          <w:b/>
        </w:rPr>
        <w:lastRenderedPageBreak/>
        <w:t>Introduction</w:t>
      </w:r>
    </w:p>
    <w:p w14:paraId="4C8F2FF4" w14:textId="43B5212F" w:rsidR="00745C69" w:rsidRPr="002A5D1B" w:rsidRDefault="00277301" w:rsidP="000D6F49">
      <w:pPr>
        <w:spacing w:line="480" w:lineRule="auto"/>
        <w:jc w:val="both"/>
        <w:rPr>
          <w:rFonts w:ascii="Times New Roman" w:hAnsi="Times New Roman" w:cs="Times New Roman"/>
          <w:bCs/>
          <w:sz w:val="22"/>
          <w:szCs w:val="22"/>
          <w:lang w:val="en-US"/>
        </w:rPr>
      </w:pPr>
      <w:r w:rsidRPr="00AF32CB">
        <w:rPr>
          <w:rFonts w:ascii="Times New Roman" w:hAnsi="Times New Roman" w:cs="Times New Roman"/>
          <w:bCs/>
          <w:sz w:val="22"/>
          <w:szCs w:val="22"/>
        </w:rPr>
        <w:t xml:space="preserve">Climate change affects aquatic food webs directly by shifting species’ distribution </w:t>
      </w:r>
      <w:r w:rsidRPr="00AF32CB">
        <w:rPr>
          <w:rFonts w:ascii="Times New Roman" w:hAnsi="Times New Roman" w:cs="Times New Roman"/>
          <w:bCs/>
          <w:sz w:val="22"/>
          <w:szCs w:val="22"/>
        </w:rPr>
        <w:fldChar w:fldCharType="begin"/>
      </w:r>
      <w:r w:rsidRPr="00AF32CB">
        <w:rPr>
          <w:rFonts w:ascii="Times New Roman" w:hAnsi="Times New Roman" w:cs="Times New Roman"/>
          <w:bCs/>
          <w:sz w:val="22"/>
          <w:szCs w:val="22"/>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Pr="00AF32CB">
        <w:rPr>
          <w:rFonts w:ascii="Times New Roman" w:hAnsi="Times New Roman" w:cs="Times New Roman"/>
          <w:bCs/>
          <w:sz w:val="22"/>
          <w:szCs w:val="22"/>
        </w:rPr>
        <w:fldChar w:fldCharType="separate"/>
      </w:r>
      <w:r w:rsidRPr="00AF32CB">
        <w:rPr>
          <w:rFonts w:ascii="Times New Roman" w:hAnsi="Times New Roman" w:cs="Times New Roman"/>
          <w:sz w:val="22"/>
          <w:szCs w:val="22"/>
          <w:lang w:val="en-GB"/>
        </w:rPr>
        <w:t xml:space="preserve">(Pinsky </w:t>
      </w:r>
      <w:r w:rsidRPr="00AF32CB">
        <w:rPr>
          <w:rFonts w:ascii="Times New Roman" w:hAnsi="Times New Roman" w:cs="Times New Roman"/>
          <w:i/>
          <w:iCs/>
          <w:sz w:val="22"/>
          <w:szCs w:val="22"/>
          <w:lang w:val="en-GB"/>
        </w:rPr>
        <w:t>et al.</w:t>
      </w:r>
      <w:r w:rsidRPr="00AF32CB">
        <w:rPr>
          <w:rFonts w:ascii="Times New Roman" w:hAnsi="Times New Roman" w:cs="Times New Roman"/>
          <w:sz w:val="22"/>
          <w:szCs w:val="22"/>
          <w:lang w:val="en-GB"/>
        </w:rPr>
        <w:t xml:space="preserve"> 2013)</w:t>
      </w:r>
      <w:r w:rsidRPr="00AF32CB">
        <w:rPr>
          <w:rFonts w:ascii="Times New Roman" w:hAnsi="Times New Roman" w:cs="Times New Roman"/>
          <w:bCs/>
          <w:sz w:val="22"/>
          <w:szCs w:val="22"/>
        </w:rPr>
        <w:fldChar w:fldCharType="end"/>
      </w:r>
      <w:r w:rsidRPr="00AF32CB">
        <w:rPr>
          <w:rFonts w:ascii="Times New Roman" w:hAnsi="Times New Roman" w:cs="Times New Roman"/>
          <w:bCs/>
          <w:sz w:val="22"/>
          <w:szCs w:val="22"/>
        </w:rPr>
        <w:t xml:space="preserve">, abundance </w:t>
      </w:r>
      <w:r w:rsidRPr="00AF32CB">
        <w:rPr>
          <w:rFonts w:ascii="Times New Roman" w:hAnsi="Times New Roman" w:cs="Times New Roman"/>
          <w:bCs/>
          <w:sz w:val="22"/>
          <w:szCs w:val="22"/>
        </w:rPr>
        <w:fldChar w:fldCharType="begin"/>
      </w:r>
      <w:r w:rsidRPr="00AF32CB">
        <w:rPr>
          <w:rFonts w:ascii="Times New Roman" w:hAnsi="Times New Roman" w:cs="Times New Roman"/>
          <w:bCs/>
          <w:sz w:val="22"/>
          <w:szCs w:val="22"/>
        </w:rPr>
        <w:instrText xml:space="preserve"> ADDIN ZOTERO_ITEM CSL_CITATION {"citationID":"hi1Eh55E","properties":{"formattedCitation":"(McCauley {\\i{}et al.} 2015)","plainCitation":"(McCauley et al. 2015)","noteIndex":0},"citationItems":[{"id":1620,"uris":["http://zotero.org/users/6116610/items/GXNSFGWH"],"uri":["http://zotero.org/users/6116610/items/GXNSFGWH"],"itemData":{"id":1620,"type":"article-journal","abstract":"Marine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Pr="00AF32CB">
        <w:rPr>
          <w:rFonts w:ascii="Times New Roman" w:hAnsi="Times New Roman" w:cs="Times New Roman"/>
          <w:bCs/>
          <w:sz w:val="22"/>
          <w:szCs w:val="22"/>
        </w:rPr>
        <w:fldChar w:fldCharType="separate"/>
      </w:r>
      <w:r w:rsidRPr="00AF32CB">
        <w:rPr>
          <w:rFonts w:ascii="Times New Roman" w:hAnsi="Times New Roman" w:cs="Times New Roman"/>
          <w:sz w:val="22"/>
          <w:szCs w:val="22"/>
        </w:rPr>
        <w:t xml:space="preserve">(McCauley </w:t>
      </w:r>
      <w:r w:rsidRPr="00AF32CB">
        <w:rPr>
          <w:rFonts w:ascii="Times New Roman" w:hAnsi="Times New Roman" w:cs="Times New Roman"/>
          <w:i/>
          <w:iCs/>
          <w:sz w:val="22"/>
          <w:szCs w:val="22"/>
        </w:rPr>
        <w:t>et al.</w:t>
      </w:r>
      <w:r w:rsidRPr="00AF32CB">
        <w:rPr>
          <w:rFonts w:ascii="Times New Roman" w:hAnsi="Times New Roman" w:cs="Times New Roman"/>
          <w:sz w:val="22"/>
          <w:szCs w:val="22"/>
        </w:rPr>
        <w:t xml:space="preserve"> 2015)</w:t>
      </w:r>
      <w:r w:rsidRPr="00AF32CB">
        <w:rPr>
          <w:rFonts w:ascii="Times New Roman" w:hAnsi="Times New Roman" w:cs="Times New Roman"/>
          <w:bCs/>
          <w:sz w:val="22"/>
          <w:szCs w:val="22"/>
        </w:rPr>
        <w:fldChar w:fldCharType="end"/>
      </w:r>
      <w:r w:rsidRPr="00AF32CB">
        <w:rPr>
          <w:rFonts w:ascii="Times New Roman" w:hAnsi="Times New Roman" w:cs="Times New Roman"/>
          <w:bCs/>
          <w:sz w:val="22"/>
          <w:szCs w:val="22"/>
        </w:rPr>
        <w:t xml:space="preserve">, body size </w:t>
      </w:r>
      <w:r w:rsidRPr="00AF32CB">
        <w:rPr>
          <w:rFonts w:ascii="Times New Roman" w:hAnsi="Times New Roman" w:cs="Times New Roman"/>
          <w:bCs/>
          <w:sz w:val="22"/>
          <w:szCs w:val="22"/>
        </w:rPr>
        <w:fldChar w:fldCharType="begin"/>
      </w:r>
      <w:r w:rsidRPr="00AF32CB">
        <w:rPr>
          <w:rFonts w:ascii="Times New Roman" w:hAnsi="Times New Roman" w:cs="Times New Roman"/>
          <w:bCs/>
          <w:sz w:val="22"/>
          <w:szCs w:val="22"/>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Pr="00AF32CB">
        <w:rPr>
          <w:rFonts w:ascii="Times New Roman" w:hAnsi="Times New Roman" w:cs="Times New Roman"/>
          <w:bCs/>
          <w:sz w:val="22"/>
          <w:szCs w:val="22"/>
        </w:rPr>
        <w:fldChar w:fldCharType="separate"/>
      </w:r>
      <w:r w:rsidRPr="00AF32CB">
        <w:rPr>
          <w:rFonts w:ascii="Times New Roman" w:hAnsi="Times New Roman" w:cs="Times New Roman"/>
          <w:sz w:val="22"/>
          <w:szCs w:val="22"/>
          <w:lang w:val="en-GB"/>
        </w:rPr>
        <w:t>(</w:t>
      </w:r>
      <w:proofErr w:type="spellStart"/>
      <w:r w:rsidRPr="00AF32CB">
        <w:rPr>
          <w:rFonts w:ascii="Times New Roman" w:hAnsi="Times New Roman" w:cs="Times New Roman"/>
          <w:sz w:val="22"/>
          <w:szCs w:val="22"/>
          <w:lang w:val="en-GB"/>
        </w:rPr>
        <w:t>Daufresne</w:t>
      </w:r>
      <w:proofErr w:type="spellEnd"/>
      <w:r w:rsidRPr="00AF32CB">
        <w:rPr>
          <w:rFonts w:ascii="Times New Roman" w:hAnsi="Times New Roman" w:cs="Times New Roman"/>
          <w:sz w:val="22"/>
          <w:szCs w:val="22"/>
          <w:lang w:val="en-GB"/>
        </w:rPr>
        <w:t xml:space="preserve"> </w:t>
      </w:r>
      <w:r w:rsidRPr="00AF32CB">
        <w:rPr>
          <w:rFonts w:ascii="Times New Roman" w:hAnsi="Times New Roman" w:cs="Times New Roman"/>
          <w:i/>
          <w:iCs/>
          <w:sz w:val="22"/>
          <w:szCs w:val="22"/>
          <w:lang w:val="en-GB"/>
        </w:rPr>
        <w:t>et al.</w:t>
      </w:r>
      <w:r w:rsidRPr="00AF32CB">
        <w:rPr>
          <w:rFonts w:ascii="Times New Roman" w:hAnsi="Times New Roman" w:cs="Times New Roman"/>
          <w:sz w:val="22"/>
          <w:szCs w:val="22"/>
          <w:lang w:val="en-GB"/>
        </w:rPr>
        <w:t xml:space="preserve"> 2009; </w:t>
      </w:r>
      <w:proofErr w:type="spellStart"/>
      <w:r w:rsidRPr="00AF32CB">
        <w:rPr>
          <w:rFonts w:ascii="Times New Roman" w:hAnsi="Times New Roman" w:cs="Times New Roman"/>
          <w:sz w:val="22"/>
          <w:szCs w:val="22"/>
          <w:lang w:val="en-GB"/>
        </w:rPr>
        <w:t>Baudron</w:t>
      </w:r>
      <w:proofErr w:type="spellEnd"/>
      <w:r w:rsidRPr="00AF32CB">
        <w:rPr>
          <w:rFonts w:ascii="Times New Roman" w:hAnsi="Times New Roman" w:cs="Times New Roman"/>
          <w:sz w:val="22"/>
          <w:szCs w:val="22"/>
          <w:lang w:val="en-GB"/>
        </w:rPr>
        <w:t xml:space="preserve"> </w:t>
      </w:r>
      <w:r w:rsidRPr="00AF32CB">
        <w:rPr>
          <w:rFonts w:ascii="Times New Roman" w:hAnsi="Times New Roman" w:cs="Times New Roman"/>
          <w:i/>
          <w:iCs/>
          <w:sz w:val="22"/>
          <w:szCs w:val="22"/>
          <w:lang w:val="en-GB"/>
        </w:rPr>
        <w:t>et al.</w:t>
      </w:r>
      <w:r w:rsidRPr="00AF32CB">
        <w:rPr>
          <w:rFonts w:ascii="Times New Roman" w:hAnsi="Times New Roman" w:cs="Times New Roman"/>
          <w:sz w:val="22"/>
          <w:szCs w:val="22"/>
          <w:lang w:val="en-GB"/>
        </w:rPr>
        <w:t xml:space="preserve"> 2014)</w:t>
      </w:r>
      <w:r w:rsidRPr="00AF32CB">
        <w:rPr>
          <w:rFonts w:ascii="Times New Roman" w:hAnsi="Times New Roman" w:cs="Times New Roman"/>
          <w:bCs/>
          <w:sz w:val="22"/>
          <w:szCs w:val="22"/>
        </w:rPr>
        <w:fldChar w:fldCharType="end"/>
      </w:r>
      <w:r w:rsidRPr="00AF32CB">
        <w:rPr>
          <w:rFonts w:ascii="Times New Roman" w:hAnsi="Times New Roman" w:cs="Times New Roman"/>
          <w:bCs/>
          <w:sz w:val="22"/>
          <w:szCs w:val="22"/>
        </w:rPr>
        <w:t xml:space="preserve">, and ecosystem function </w:t>
      </w:r>
      <w:r w:rsidRPr="00AF32CB">
        <w:rPr>
          <w:rFonts w:ascii="Times New Roman" w:hAnsi="Times New Roman" w:cs="Times New Roman"/>
          <w:bCs/>
          <w:sz w:val="22"/>
          <w:szCs w:val="22"/>
        </w:rPr>
        <w:fldChar w:fldCharType="begin"/>
      </w:r>
      <w:r w:rsidRPr="00AF32CB">
        <w:rPr>
          <w:rFonts w:ascii="Times New Roman" w:hAnsi="Times New Roman" w:cs="Times New Roman"/>
          <w:bCs/>
          <w:sz w:val="22"/>
          <w:szCs w:val="22"/>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Pr="00AF32CB">
        <w:rPr>
          <w:rFonts w:ascii="Times New Roman" w:hAnsi="Times New Roman" w:cs="Times New Roman"/>
          <w:bCs/>
          <w:sz w:val="22"/>
          <w:szCs w:val="22"/>
        </w:rPr>
        <w:fldChar w:fldCharType="separate"/>
      </w:r>
      <w:r w:rsidRPr="00AF32CB">
        <w:rPr>
          <w:rFonts w:ascii="Times New Roman" w:hAnsi="Times New Roman" w:cs="Times New Roman"/>
          <w:sz w:val="22"/>
          <w:szCs w:val="22"/>
          <w:lang w:val="en-GB"/>
        </w:rPr>
        <w:t>(</w:t>
      </w:r>
      <w:proofErr w:type="spellStart"/>
      <w:r w:rsidRPr="00AF32CB">
        <w:rPr>
          <w:rFonts w:ascii="Times New Roman" w:hAnsi="Times New Roman" w:cs="Times New Roman"/>
          <w:sz w:val="22"/>
          <w:szCs w:val="22"/>
          <w:lang w:val="en-GB"/>
        </w:rPr>
        <w:t>Pontavice</w:t>
      </w:r>
      <w:proofErr w:type="spellEnd"/>
      <w:r w:rsidRPr="00AF32CB">
        <w:rPr>
          <w:rFonts w:ascii="Times New Roman" w:hAnsi="Times New Roman" w:cs="Times New Roman"/>
          <w:sz w:val="22"/>
          <w:szCs w:val="22"/>
          <w:lang w:val="en-GB"/>
        </w:rPr>
        <w:t xml:space="preserve"> </w:t>
      </w:r>
      <w:r w:rsidRPr="00AF32CB">
        <w:rPr>
          <w:rFonts w:ascii="Times New Roman" w:hAnsi="Times New Roman" w:cs="Times New Roman"/>
          <w:i/>
          <w:iCs/>
          <w:sz w:val="22"/>
          <w:szCs w:val="22"/>
          <w:lang w:val="en-GB"/>
        </w:rPr>
        <w:t>et al.</w:t>
      </w:r>
      <w:r w:rsidRPr="00AF32CB">
        <w:rPr>
          <w:rFonts w:ascii="Times New Roman" w:hAnsi="Times New Roman" w:cs="Times New Roman"/>
          <w:sz w:val="22"/>
          <w:szCs w:val="22"/>
          <w:lang w:val="en-GB"/>
        </w:rPr>
        <w:t xml:space="preserve"> 2019)</w:t>
      </w:r>
      <w:r w:rsidRPr="00AF32CB">
        <w:rPr>
          <w:rFonts w:ascii="Times New Roman" w:hAnsi="Times New Roman" w:cs="Times New Roman"/>
          <w:bCs/>
          <w:sz w:val="22"/>
          <w:szCs w:val="22"/>
        </w:rPr>
        <w:fldChar w:fldCharType="end"/>
      </w:r>
      <w:r w:rsidRPr="00AF32CB">
        <w:rPr>
          <w:rFonts w:ascii="Times New Roman" w:hAnsi="Times New Roman" w:cs="Times New Roman"/>
          <w:bCs/>
          <w:sz w:val="22"/>
          <w:szCs w:val="22"/>
        </w:rPr>
        <w:t xml:space="preserve">. Global retrospective analysis of warming and fish population dynamics has revealed that productivity </w:t>
      </w:r>
      <w:r w:rsidR="003C6B8D" w:rsidRPr="003C6B8D">
        <w:rPr>
          <w:rFonts w:ascii="Times New Roman" w:hAnsi="Times New Roman" w:cs="Times New Roman"/>
          <w:bCs/>
          <w:sz w:val="22"/>
          <w:szCs w:val="22"/>
          <w:lang w:val="en-US"/>
        </w:rPr>
        <w:t>(</w:t>
      </w:r>
      <w:r w:rsidR="00B56E67">
        <w:rPr>
          <w:rFonts w:ascii="Times New Roman" w:hAnsi="Times New Roman" w:cs="Times New Roman"/>
          <w:bCs/>
          <w:sz w:val="22"/>
          <w:szCs w:val="22"/>
          <w:lang w:val="en-US"/>
        </w:rPr>
        <w:t>maximum sustainable yield, MSY</w:t>
      </w:r>
      <w:r w:rsidR="003C6B8D">
        <w:rPr>
          <w:rFonts w:ascii="Times New Roman" w:hAnsi="Times New Roman" w:cs="Times New Roman"/>
          <w:bCs/>
          <w:sz w:val="22"/>
          <w:szCs w:val="22"/>
          <w:lang w:val="en-US"/>
        </w:rPr>
        <w:t xml:space="preserve">) </w:t>
      </w:r>
      <w:r w:rsidRPr="00AF32CB">
        <w:rPr>
          <w:rFonts w:ascii="Times New Roman" w:hAnsi="Times New Roman" w:cs="Times New Roman"/>
          <w:bCs/>
          <w:sz w:val="22"/>
          <w:szCs w:val="22"/>
        </w:rPr>
        <w:t xml:space="preserve">of scientifically assessed fish populations across ecoregions has already declined </w:t>
      </w:r>
      <w:r w:rsidR="00263D05" w:rsidRPr="00263D05">
        <w:rPr>
          <w:rFonts w:ascii="Times New Roman" w:hAnsi="Times New Roman" w:cs="Times New Roman"/>
          <w:bCs/>
          <w:sz w:val="22"/>
          <w:szCs w:val="22"/>
          <w:lang w:val="en-US"/>
        </w:rPr>
        <w:t>by on average 4.1</w:t>
      </w:r>
      <w:r w:rsidR="00263D05">
        <w:rPr>
          <w:rFonts w:ascii="Times New Roman" w:hAnsi="Times New Roman" w:cs="Times New Roman"/>
          <w:bCs/>
          <w:sz w:val="22"/>
          <w:szCs w:val="22"/>
          <w:lang w:val="en-US"/>
        </w:rPr>
        <w:t xml:space="preserve">% between </w:t>
      </w:r>
      <w:r w:rsidR="00263D05" w:rsidRPr="004029A8">
        <w:rPr>
          <w:rFonts w:ascii="Times New Roman" w:hAnsi="Times New Roman" w:cs="Times New Roman"/>
          <w:bCs/>
          <w:sz w:val="22"/>
          <w:szCs w:val="22"/>
          <w:lang w:val="en-US"/>
        </w:rPr>
        <w:t>1930-2010</w:t>
      </w:r>
      <w:r w:rsidR="00974CC4">
        <w:rPr>
          <w:rFonts w:ascii="Times New Roman" w:hAnsi="Times New Roman" w:cs="Times New Roman"/>
          <w:bCs/>
          <w:sz w:val="22"/>
          <w:szCs w:val="22"/>
          <w:lang w:val="en-US"/>
        </w:rPr>
        <w:t xml:space="preserve"> </w:t>
      </w:r>
      <w:r w:rsidRPr="00AF32CB">
        <w:rPr>
          <w:rFonts w:ascii="Times New Roman" w:hAnsi="Times New Roman" w:cs="Times New Roman"/>
          <w:bCs/>
          <w:sz w:val="22"/>
          <w:szCs w:val="22"/>
        </w:rPr>
        <w:t xml:space="preserve">due </w:t>
      </w:r>
      <w:r w:rsidRPr="004029A8">
        <w:rPr>
          <w:rFonts w:ascii="Times New Roman" w:hAnsi="Times New Roman" w:cs="Times New Roman"/>
          <w:bCs/>
          <w:sz w:val="22"/>
          <w:szCs w:val="22"/>
        </w:rPr>
        <w:t>to climate c</w:t>
      </w:r>
      <w:commentRangeStart w:id="5"/>
      <w:commentRangeStart w:id="6"/>
      <w:commentRangeStart w:id="7"/>
      <w:r w:rsidRPr="004029A8">
        <w:rPr>
          <w:rFonts w:ascii="Times New Roman" w:hAnsi="Times New Roman" w:cs="Times New Roman"/>
          <w:bCs/>
          <w:sz w:val="22"/>
          <w:szCs w:val="22"/>
        </w:rPr>
        <w:t>hang</w:t>
      </w:r>
      <w:commentRangeEnd w:id="5"/>
      <w:r w:rsidRPr="004029A8">
        <w:rPr>
          <w:rStyle w:val="CommentReference"/>
          <w:rFonts w:ascii="Times New Roman" w:hAnsi="Times New Roman" w:cs="Times New Roman"/>
          <w:sz w:val="22"/>
          <w:szCs w:val="22"/>
        </w:rPr>
        <w:commentReference w:id="5"/>
      </w:r>
      <w:commentRangeEnd w:id="6"/>
      <w:r w:rsidRPr="004029A8">
        <w:rPr>
          <w:rStyle w:val="CommentReference"/>
          <w:rFonts w:ascii="Times New Roman" w:hAnsi="Times New Roman" w:cs="Times New Roman"/>
          <w:sz w:val="22"/>
          <w:szCs w:val="22"/>
        </w:rPr>
        <w:commentReference w:id="6"/>
      </w:r>
      <w:commentRangeEnd w:id="7"/>
      <w:r w:rsidR="00423E09">
        <w:rPr>
          <w:rStyle w:val="CommentReference"/>
        </w:rPr>
        <w:commentReference w:id="7"/>
      </w:r>
      <w:r w:rsidRPr="004029A8">
        <w:rPr>
          <w:rFonts w:ascii="Times New Roman" w:hAnsi="Times New Roman" w:cs="Times New Roman"/>
          <w:bCs/>
          <w:sz w:val="22"/>
          <w:szCs w:val="22"/>
        </w:rPr>
        <w:t xml:space="preserve">e </w:t>
      </w:r>
      <w:r w:rsidRPr="004029A8">
        <w:rPr>
          <w:rFonts w:ascii="Times New Roman" w:hAnsi="Times New Roman" w:cs="Times New Roman"/>
          <w:bCs/>
          <w:sz w:val="22"/>
          <w:szCs w:val="22"/>
        </w:rPr>
        <w:fldChar w:fldCharType="begin"/>
      </w:r>
      <w:r w:rsidRPr="004029A8">
        <w:rPr>
          <w:rFonts w:ascii="Times New Roman" w:hAnsi="Times New Roman" w:cs="Times New Roman"/>
          <w:bCs/>
          <w:sz w:val="22"/>
          <w:szCs w:val="22"/>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Pr="004029A8">
        <w:rPr>
          <w:rFonts w:ascii="Times New Roman" w:hAnsi="Times New Roman" w:cs="Times New Roman"/>
          <w:bCs/>
          <w:sz w:val="22"/>
          <w:szCs w:val="22"/>
        </w:rPr>
        <w:fldChar w:fldCharType="separate"/>
      </w:r>
      <w:r w:rsidRPr="004029A8">
        <w:rPr>
          <w:rFonts w:ascii="Times New Roman" w:hAnsi="Times New Roman" w:cs="Times New Roman"/>
          <w:sz w:val="22"/>
          <w:szCs w:val="22"/>
          <w:lang w:val="en-GB"/>
        </w:rPr>
        <w:t xml:space="preserve">(Free </w:t>
      </w:r>
      <w:r w:rsidRPr="004029A8">
        <w:rPr>
          <w:rFonts w:ascii="Times New Roman" w:hAnsi="Times New Roman" w:cs="Times New Roman"/>
          <w:i/>
          <w:iCs/>
          <w:sz w:val="22"/>
          <w:szCs w:val="22"/>
          <w:lang w:val="en-GB"/>
        </w:rPr>
        <w:t>et al.</w:t>
      </w:r>
      <w:r w:rsidRPr="004029A8">
        <w:rPr>
          <w:rFonts w:ascii="Times New Roman" w:hAnsi="Times New Roman" w:cs="Times New Roman"/>
          <w:sz w:val="22"/>
          <w:szCs w:val="22"/>
          <w:lang w:val="en-GB"/>
        </w:rPr>
        <w:t xml:space="preserve"> 2019)</w:t>
      </w:r>
      <w:r w:rsidRPr="004029A8">
        <w:rPr>
          <w:rFonts w:ascii="Times New Roman" w:hAnsi="Times New Roman" w:cs="Times New Roman"/>
          <w:bCs/>
          <w:sz w:val="22"/>
          <w:szCs w:val="22"/>
        </w:rPr>
        <w:fldChar w:fldCharType="end"/>
      </w:r>
      <w:r w:rsidRPr="004029A8">
        <w:rPr>
          <w:rFonts w:ascii="Times New Roman" w:hAnsi="Times New Roman" w:cs="Times New Roman"/>
          <w:bCs/>
          <w:sz w:val="22"/>
          <w:szCs w:val="22"/>
        </w:rPr>
        <w:t xml:space="preserve">. These results are also matched in magnitude and direction by </w:t>
      </w:r>
      <w:r w:rsidRPr="00AF32CB">
        <w:rPr>
          <w:rFonts w:ascii="Times New Roman" w:hAnsi="Times New Roman" w:cs="Times New Roman"/>
          <w:bCs/>
          <w:sz w:val="22"/>
          <w:szCs w:val="22"/>
        </w:rPr>
        <w:t xml:space="preserve">projections from an ensemble of mechanistic ecosystem models, which predicts </w:t>
      </w:r>
      <w:r w:rsidR="004029A8">
        <w:rPr>
          <w:rFonts w:ascii="Times New Roman" w:hAnsi="Times New Roman" w:cs="Times New Roman"/>
          <w:bCs/>
          <w:sz w:val="22"/>
          <w:szCs w:val="22"/>
        </w:rPr>
        <w:t>~</w:t>
      </w:r>
      <w:r w:rsidR="00F47FE2" w:rsidRPr="00F47FE2">
        <w:rPr>
          <w:rFonts w:ascii="Times New Roman" w:hAnsi="Times New Roman" w:cs="Times New Roman"/>
          <w:bCs/>
          <w:sz w:val="22"/>
          <w:szCs w:val="22"/>
          <w:lang w:val="en-US"/>
        </w:rPr>
        <w:t>5%</w:t>
      </w:r>
      <w:r w:rsidR="00F47FE2">
        <w:rPr>
          <w:rFonts w:ascii="Times New Roman" w:hAnsi="Times New Roman" w:cs="Times New Roman"/>
          <w:bCs/>
          <w:sz w:val="22"/>
          <w:szCs w:val="22"/>
          <w:lang w:val="en-US"/>
        </w:rPr>
        <w:t xml:space="preserve"> </w:t>
      </w:r>
      <w:r w:rsidR="004029A8" w:rsidRPr="00F47FE2">
        <w:rPr>
          <w:rFonts w:ascii="Times New Roman" w:hAnsi="Times New Roman" w:cs="Times New Roman"/>
          <w:bCs/>
          <w:sz w:val="22"/>
          <w:szCs w:val="22"/>
          <w:lang w:val="en-US"/>
        </w:rPr>
        <w:t>decline</w:t>
      </w:r>
      <w:r w:rsidR="00F47FE2" w:rsidRPr="00F47FE2">
        <w:rPr>
          <w:rFonts w:ascii="Times New Roman" w:hAnsi="Times New Roman" w:cs="Times New Roman"/>
          <w:bCs/>
          <w:sz w:val="22"/>
          <w:szCs w:val="22"/>
          <w:lang w:val="en-US"/>
        </w:rPr>
        <w:t xml:space="preserve"> in </w:t>
      </w:r>
      <w:r w:rsidRPr="00AF32CB">
        <w:rPr>
          <w:rFonts w:ascii="Times New Roman" w:hAnsi="Times New Roman" w:cs="Times New Roman"/>
          <w:bCs/>
          <w:sz w:val="22"/>
          <w:szCs w:val="22"/>
        </w:rPr>
        <w:t>biomass</w:t>
      </w:r>
      <w:r w:rsidR="00523092" w:rsidRPr="00523092">
        <w:rPr>
          <w:rFonts w:ascii="Times New Roman" w:eastAsiaTheme="minorEastAsia" w:hAnsi="Times New Roman" w:cs="Times New Roman"/>
          <w:bCs/>
          <w:sz w:val="22"/>
          <w:szCs w:val="22"/>
          <w:lang w:val="en-US"/>
        </w:rPr>
        <w:t xml:space="preserve"> </w:t>
      </w:r>
      <w:r w:rsidR="002175B8">
        <w:rPr>
          <w:rFonts w:ascii="Times New Roman" w:eastAsiaTheme="minorEastAsia" w:hAnsi="Times New Roman" w:cs="Times New Roman"/>
          <w:bCs/>
          <w:sz w:val="22"/>
          <w:szCs w:val="22"/>
          <w:lang w:val="en-US"/>
        </w:rPr>
        <w:t xml:space="preserve">for every 1 </w:t>
      </w:r>
      <m:oMath>
        <m:r>
          <w:rPr>
            <w:rFonts w:ascii="Cambria Math" w:eastAsiaTheme="minorEastAsia" w:hAnsi="Cambria Math" w:cs="Times New Roman"/>
            <w:sz w:val="22"/>
            <w:szCs w:val="22"/>
            <w:lang w:val="en-US"/>
          </w:rPr>
          <m:t>℃</m:t>
        </m:r>
      </m:oMath>
      <w:r w:rsidR="002175B8">
        <w:rPr>
          <w:rFonts w:ascii="Times New Roman" w:eastAsiaTheme="minorEastAsia" w:hAnsi="Times New Roman" w:cs="Times New Roman"/>
          <w:bCs/>
          <w:sz w:val="22"/>
          <w:szCs w:val="22"/>
          <w:lang w:val="en-US"/>
        </w:rPr>
        <w:t xml:space="preserve"> of warming</w:t>
      </w:r>
      <w:r w:rsidRPr="00AF32CB">
        <w:rPr>
          <w:rFonts w:ascii="Times New Roman" w:hAnsi="Times New Roman" w:cs="Times New Roman"/>
          <w:bCs/>
          <w:sz w:val="22"/>
          <w:szCs w:val="22"/>
        </w:rPr>
        <w:t>, especially at higher trophic levels</w:t>
      </w:r>
      <w:r w:rsidR="00565774" w:rsidRPr="00565774">
        <w:rPr>
          <w:rFonts w:ascii="Times New Roman" w:hAnsi="Times New Roman" w:cs="Times New Roman"/>
          <w:bCs/>
          <w:sz w:val="22"/>
          <w:szCs w:val="22"/>
          <w:lang w:val="en-US"/>
        </w:rPr>
        <w:t xml:space="preserve"> </w:t>
      </w:r>
      <w:r w:rsidR="00565774">
        <w:rPr>
          <w:rFonts w:ascii="Times New Roman" w:hAnsi="Times New Roman" w:cs="Times New Roman"/>
          <w:bCs/>
          <w:sz w:val="22"/>
          <w:szCs w:val="22"/>
          <w:lang w:val="en-US"/>
        </w:rPr>
        <w:fldChar w:fldCharType="begin"/>
      </w:r>
      <w:r w:rsidR="00565774">
        <w:rPr>
          <w:rFonts w:ascii="Times New Roman" w:hAnsi="Times New Roman" w:cs="Times New Roman"/>
          <w:bCs/>
          <w:sz w:val="22"/>
          <w:szCs w:val="22"/>
          <w:lang w:val="en-US"/>
        </w:rPr>
        <w:instrText xml:space="preserve"> ADDIN ZOTERO_ITEM CSL_CITATION {"citationID":"WzdAERda","properties":{"formattedCitation":"(Lotze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565774">
        <w:rPr>
          <w:rFonts w:ascii="Times New Roman" w:hAnsi="Times New Roman" w:cs="Times New Roman"/>
          <w:bCs/>
          <w:sz w:val="22"/>
          <w:szCs w:val="22"/>
          <w:lang w:val="en-US"/>
        </w:rPr>
        <w:fldChar w:fldCharType="separate"/>
      </w:r>
      <w:r w:rsidR="00565774" w:rsidRPr="00565774">
        <w:rPr>
          <w:rFonts w:ascii="Times New Roman" w:hAnsi="Times New Roman" w:cs="Times New Roman"/>
          <w:sz w:val="22"/>
          <w:lang w:val="en-GB"/>
        </w:rPr>
        <w:t>(</w:t>
      </w:r>
      <w:proofErr w:type="spellStart"/>
      <w:r w:rsidR="00565774" w:rsidRPr="00565774">
        <w:rPr>
          <w:rFonts w:ascii="Times New Roman" w:hAnsi="Times New Roman" w:cs="Times New Roman"/>
          <w:sz w:val="22"/>
          <w:lang w:val="en-GB"/>
        </w:rPr>
        <w:t>Lotze</w:t>
      </w:r>
      <w:proofErr w:type="spellEnd"/>
      <w:r w:rsidR="00565774" w:rsidRPr="00565774">
        <w:rPr>
          <w:rFonts w:ascii="Times New Roman" w:hAnsi="Times New Roman" w:cs="Times New Roman"/>
          <w:sz w:val="22"/>
          <w:lang w:val="en-GB"/>
        </w:rPr>
        <w:t xml:space="preserve"> </w:t>
      </w:r>
      <w:r w:rsidR="00565774" w:rsidRPr="00565774">
        <w:rPr>
          <w:rFonts w:ascii="Times New Roman" w:hAnsi="Times New Roman" w:cs="Times New Roman"/>
          <w:i/>
          <w:iCs/>
          <w:sz w:val="22"/>
          <w:lang w:val="en-GB"/>
        </w:rPr>
        <w:t>et al.</w:t>
      </w:r>
      <w:r w:rsidR="00565774" w:rsidRPr="00565774">
        <w:rPr>
          <w:rFonts w:ascii="Times New Roman" w:hAnsi="Times New Roman" w:cs="Times New Roman"/>
          <w:sz w:val="22"/>
          <w:lang w:val="en-GB"/>
        </w:rPr>
        <w:t xml:space="preserve"> 2019)</w:t>
      </w:r>
      <w:r w:rsidR="00565774">
        <w:rPr>
          <w:rFonts w:ascii="Times New Roman" w:hAnsi="Times New Roman" w:cs="Times New Roman"/>
          <w:bCs/>
          <w:sz w:val="22"/>
          <w:szCs w:val="22"/>
          <w:lang w:val="en-US"/>
        </w:rPr>
        <w:fldChar w:fldCharType="end"/>
      </w:r>
      <w:r w:rsidRPr="00AF32CB">
        <w:rPr>
          <w:rFonts w:ascii="Times New Roman" w:hAnsi="Times New Roman" w:cs="Times New Roman"/>
          <w:bCs/>
          <w:sz w:val="22"/>
          <w:szCs w:val="22"/>
        </w:rPr>
        <w:t>.</w:t>
      </w:r>
      <w:r w:rsidR="001F1FAF" w:rsidRPr="00DB42F4">
        <w:rPr>
          <w:rFonts w:ascii="Times New Roman" w:hAnsi="Times New Roman" w:cs="Times New Roman"/>
          <w:bCs/>
          <w:sz w:val="22"/>
          <w:szCs w:val="22"/>
          <w:lang w:val="en-US"/>
        </w:rPr>
        <w:t xml:space="preserve"> </w:t>
      </w:r>
      <w:r w:rsidR="002A5D1B" w:rsidRPr="002A5D1B">
        <w:rPr>
          <w:rFonts w:ascii="Times New Roman" w:hAnsi="Times New Roman" w:cs="Times New Roman"/>
          <w:bCs/>
          <w:sz w:val="22"/>
          <w:szCs w:val="22"/>
          <w:lang w:val="en-US"/>
        </w:rPr>
        <w:t xml:space="preserve">The </w:t>
      </w:r>
      <w:r w:rsidR="00520AB6">
        <w:rPr>
          <w:rFonts w:ascii="Times New Roman" w:hAnsi="Times New Roman" w:cs="Times New Roman"/>
          <w:bCs/>
          <w:sz w:val="22"/>
          <w:szCs w:val="22"/>
          <w:lang w:val="en-US"/>
        </w:rPr>
        <w:t xml:space="preserve">causes of </w:t>
      </w:r>
      <w:r w:rsidR="00FB2FF8">
        <w:rPr>
          <w:rFonts w:ascii="Times New Roman" w:hAnsi="Times New Roman" w:cs="Times New Roman"/>
          <w:bCs/>
          <w:sz w:val="22"/>
          <w:szCs w:val="22"/>
          <w:lang w:val="en-US"/>
        </w:rPr>
        <w:t xml:space="preserve">declines in productivity </w:t>
      </w:r>
      <w:r w:rsidR="0072260E">
        <w:rPr>
          <w:rFonts w:ascii="Times New Roman" w:hAnsi="Times New Roman" w:cs="Times New Roman"/>
          <w:bCs/>
          <w:sz w:val="22"/>
          <w:szCs w:val="22"/>
          <w:lang w:val="en-US"/>
        </w:rPr>
        <w:t>of fish stocks</w:t>
      </w:r>
      <w:r w:rsidR="00B70297">
        <w:rPr>
          <w:rFonts w:ascii="Times New Roman" w:hAnsi="Times New Roman" w:cs="Times New Roman"/>
          <w:bCs/>
          <w:sz w:val="22"/>
          <w:szCs w:val="22"/>
          <w:lang w:val="en-US"/>
        </w:rPr>
        <w:t xml:space="preserve">, and </w:t>
      </w:r>
      <w:r w:rsidR="00DE2EE2">
        <w:rPr>
          <w:rFonts w:ascii="Times New Roman" w:hAnsi="Times New Roman" w:cs="Times New Roman"/>
          <w:bCs/>
          <w:sz w:val="22"/>
          <w:szCs w:val="22"/>
          <w:lang w:val="en-US"/>
        </w:rPr>
        <w:t>abundance</w:t>
      </w:r>
      <w:r w:rsidR="00B70297">
        <w:rPr>
          <w:rFonts w:ascii="Times New Roman" w:hAnsi="Times New Roman" w:cs="Times New Roman"/>
          <w:bCs/>
          <w:sz w:val="22"/>
          <w:szCs w:val="22"/>
          <w:lang w:val="en-US"/>
        </w:rPr>
        <w:t xml:space="preserve"> of large fish,</w:t>
      </w:r>
      <w:r w:rsidR="0072260E">
        <w:rPr>
          <w:rFonts w:ascii="Times New Roman" w:hAnsi="Times New Roman" w:cs="Times New Roman"/>
          <w:bCs/>
          <w:sz w:val="22"/>
          <w:szCs w:val="22"/>
          <w:lang w:val="en-US"/>
        </w:rPr>
        <w:t xml:space="preserve"> </w:t>
      </w:r>
      <w:r w:rsidR="00327E8C">
        <w:rPr>
          <w:rFonts w:ascii="Times New Roman" w:hAnsi="Times New Roman" w:cs="Times New Roman"/>
          <w:bCs/>
          <w:sz w:val="22"/>
          <w:szCs w:val="22"/>
          <w:lang w:val="en-US"/>
        </w:rPr>
        <w:t xml:space="preserve">have </w:t>
      </w:r>
      <w:r w:rsidR="00D4610C">
        <w:rPr>
          <w:rFonts w:ascii="Times New Roman" w:hAnsi="Times New Roman" w:cs="Times New Roman"/>
          <w:bCs/>
          <w:sz w:val="22"/>
          <w:szCs w:val="22"/>
          <w:lang w:val="en-US"/>
        </w:rPr>
        <w:t xml:space="preserve">in process-based ecosystem models </w:t>
      </w:r>
      <w:r w:rsidR="009A7070">
        <w:rPr>
          <w:rFonts w:ascii="Times New Roman" w:hAnsi="Times New Roman" w:cs="Times New Roman"/>
          <w:bCs/>
          <w:sz w:val="22"/>
          <w:szCs w:val="22"/>
          <w:lang w:val="en-US"/>
        </w:rPr>
        <w:t xml:space="preserve">mainly been linked to </w:t>
      </w:r>
      <w:r w:rsidR="002A5D1B">
        <w:rPr>
          <w:rFonts w:ascii="Times New Roman" w:hAnsi="Times New Roman" w:cs="Times New Roman"/>
          <w:bCs/>
          <w:sz w:val="22"/>
          <w:szCs w:val="22"/>
          <w:lang w:val="en-US"/>
        </w:rPr>
        <w:t>changes in</w:t>
      </w:r>
      <w:r w:rsidR="00792B87">
        <w:rPr>
          <w:rFonts w:ascii="Times New Roman" w:hAnsi="Times New Roman" w:cs="Times New Roman"/>
          <w:bCs/>
          <w:sz w:val="22"/>
          <w:szCs w:val="22"/>
          <w:lang w:val="en-US"/>
        </w:rPr>
        <w:t xml:space="preserve"> primary</w:t>
      </w:r>
      <w:r w:rsidR="002A5D1B">
        <w:rPr>
          <w:rFonts w:ascii="Times New Roman" w:hAnsi="Times New Roman" w:cs="Times New Roman"/>
          <w:bCs/>
          <w:sz w:val="22"/>
          <w:szCs w:val="22"/>
          <w:lang w:val="en-US"/>
        </w:rPr>
        <w:t xml:space="preserve"> </w:t>
      </w:r>
      <w:r w:rsidR="00E55B22">
        <w:rPr>
          <w:rFonts w:ascii="Times New Roman" w:hAnsi="Times New Roman" w:cs="Times New Roman"/>
          <w:bCs/>
          <w:sz w:val="22"/>
          <w:szCs w:val="22"/>
          <w:lang w:val="en-US"/>
        </w:rPr>
        <w:t>production or zooplankton</w:t>
      </w:r>
      <w:r w:rsidR="004478A6">
        <w:rPr>
          <w:rFonts w:ascii="Times New Roman" w:hAnsi="Times New Roman" w:cs="Times New Roman"/>
          <w:bCs/>
          <w:sz w:val="22"/>
          <w:szCs w:val="22"/>
          <w:lang w:val="en-US"/>
        </w:rPr>
        <w:t xml:space="preserve"> </w:t>
      </w:r>
      <w:r w:rsidR="0007093C" w:rsidRPr="00AF32CB">
        <w:rPr>
          <w:rFonts w:ascii="Times New Roman" w:hAnsi="Times New Roman" w:cs="Times New Roman"/>
          <w:bCs/>
          <w:sz w:val="22"/>
          <w:szCs w:val="22"/>
        </w:rPr>
        <w:fldChar w:fldCharType="begin"/>
      </w:r>
      <w:r w:rsidR="00CE5E99">
        <w:rPr>
          <w:rFonts w:ascii="Times New Roman" w:hAnsi="Times New Roman" w:cs="Times New Roman"/>
          <w:bCs/>
          <w:sz w:val="22"/>
          <w:szCs w:val="22"/>
        </w:rPr>
        <w:instrText xml:space="preserve"> ADDIN ZOTERO_ITEM CSL_CITATION {"citationID":"kWdtLUZz","properties":{"formattedCitation":"(Blanchard {\\i{}et al.} 2012; Woodworth-Jefcoats {\\i{}et al.} 2013, 2015; Barange {\\i{}et al.} 2014; Lotze {\\i{}et al.} 2019)","plainCitation":"(Blanchard et al. 2012; Woodworth-Jefcoats et al. 2013, 2015; Barange et al. 2014; Lotze et al. 2019)","noteIndex":0},"citationItems":[{"id":165,"uris":["http://zotero.org/users/6116610/items/GIX9G57E"],"uri":["http://zotero.org/users/6116610/items/GIX9G57E"],"itemData":{"id":165,"type":"article-journal","abstract":"Existing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K"},{"family":"Barange","given":"M"}],"issued":{"date-parts":[["2012"]]}}},{"id":585,"uris":["http://zotero.org/users/6116610/items/BE5SDFD7"],"uri":["http://zotero.org/users/6116610/items/BE5SDFD7"],"itemData":{"id":585,"type":"article-journal","abstract":"Output from an earth system model is paired with a size-based food web model to investigate the effects of climate change on the abundance of large ﬁsh over the 21st century. The earth system model, forced by the Intergovernmental Panel on Climate Change (IPCC) Special report on emission scenario A2, combines a coupled climate model with a biogeochemical model including major nutrients, three phytoplankton functional groups, and zooplankton grazing. The size-based food web model includes linkages between two size-structured pelagic communities: primary producers and consumers. Our investigation focuses on seven sites in the North Paciﬁc, each highlighting a speciﬁc aspect of projected climate change, and includes top-down ecosystem depletion through ﬁshing. We project declines in large ﬁsh abundance ranging from 0 to 75.8% in the central North Paciﬁc and increases of up to 43.0% in the California Current (CC) region over the 21st century in response to change in phytoplankton size structure and direct physiological effects. We ﬁnd that ﬁsh abundance is especially sensitive to projected changes in large phytoplankton density and our model projects changes in the abundance of large ﬁsh being of the same order of magnitude as changes in the abundance of large phytoplankton. Thus, studies that address only climate-induced impacts to primary production without including changes to phytoplankton size structure may not adequately project ecosystem responses.","container-title":"Global Change Biology","DOI":"10.1111/gcb.12076","ISSN":"13541013","issue":"3","language":"en","page":"724-733","source":"Crossref","title":"Ecosystem size structure response to 21st century climate projection: large fish abundance decreases in the central North Pacific and increases in the California Current","title-short":"Ecosystem size structure response to 21st century climate projection","volume":"19","author":[{"family":"Woodworth-Jefcoats","given":"Phoebe A."},{"family":"Polovina","given":"Jeffrey J."},{"family":"Dunne","given":"John P."},{"family":"Blanchard","given":"Julia L."}],"issued":{"date-parts":[["2013",3]]}}},{"id":586,"uris":["http://zotero.org/users/6116610/items/2UJM2NFH"],"uri":["http://zotero.org/users/6116610/items/2UJM2NFH"],"itemData":{"id":586,"type":"article-journal","abstract":"We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L."}],"issued":{"date-parts":[["2015",11]]}}},{"id":1826,"uris":["http://zotero.org/users/6116610/items/FKINFFKU"],"uri":["http://zotero.org/users/6116610/items/FKINFFKU"],"itemData":{"id":1826,"type":"article-journal","container-title":"Nature Climate Change","DOI":"10.1038/nclimate2119","ISSN":"1758-678X, 1758-6798","issue":"3","journalAbbreviation":"Nature Clim Change","language":"en","page":"211-216","source":"DOI.org (Crossref)","title":"Impacts of climate change on marine ecosystem production in societies dependent on fisheries","volume":"4","author":[{"family":"Barange","given":"M."},{"family":"Merino","given":"G."},{"family":"Blanchard","given":"J. L."},{"family":"Scholtens","given":"J."},{"family":"Harle","given":"J."},{"family":"Allison","given":"E. H."},{"family":"Allen","given":"J. I."},{"family":"Holt","given":"J."},{"family":"Jennings","given":"S."}],"issued":{"date-parts":[["2014",3]]}}},{"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07093C" w:rsidRPr="00AF32CB">
        <w:rPr>
          <w:rFonts w:ascii="Times New Roman" w:hAnsi="Times New Roman" w:cs="Times New Roman"/>
          <w:bCs/>
          <w:sz w:val="22"/>
          <w:szCs w:val="22"/>
        </w:rPr>
        <w:fldChar w:fldCharType="separate"/>
      </w:r>
      <w:r w:rsidR="00CE5E99" w:rsidRPr="00CE5E99">
        <w:rPr>
          <w:rFonts w:ascii="Times New Roman" w:hAnsi="Times New Roman" w:cs="Times New Roman"/>
          <w:sz w:val="22"/>
          <w:lang w:val="en-GB"/>
        </w:rPr>
        <w:t xml:space="preserve">(Blanchard </w:t>
      </w:r>
      <w:r w:rsidR="00CE5E99" w:rsidRPr="00CE5E99">
        <w:rPr>
          <w:rFonts w:ascii="Times New Roman" w:hAnsi="Times New Roman" w:cs="Times New Roman"/>
          <w:i/>
          <w:iCs/>
          <w:sz w:val="22"/>
          <w:lang w:val="en-GB"/>
        </w:rPr>
        <w:t>et al.</w:t>
      </w:r>
      <w:r w:rsidR="00CE5E99" w:rsidRPr="00CE5E99">
        <w:rPr>
          <w:rFonts w:ascii="Times New Roman" w:hAnsi="Times New Roman" w:cs="Times New Roman"/>
          <w:sz w:val="22"/>
          <w:lang w:val="en-GB"/>
        </w:rPr>
        <w:t xml:space="preserve"> 2012; Woodworth-</w:t>
      </w:r>
      <w:proofErr w:type="spellStart"/>
      <w:r w:rsidR="00CE5E99" w:rsidRPr="00CE5E99">
        <w:rPr>
          <w:rFonts w:ascii="Times New Roman" w:hAnsi="Times New Roman" w:cs="Times New Roman"/>
          <w:sz w:val="22"/>
          <w:lang w:val="en-GB"/>
        </w:rPr>
        <w:t>Jefcoats</w:t>
      </w:r>
      <w:proofErr w:type="spellEnd"/>
      <w:r w:rsidR="00CE5E99" w:rsidRPr="00CE5E99">
        <w:rPr>
          <w:rFonts w:ascii="Times New Roman" w:hAnsi="Times New Roman" w:cs="Times New Roman"/>
          <w:sz w:val="22"/>
          <w:lang w:val="en-GB"/>
        </w:rPr>
        <w:t xml:space="preserve"> </w:t>
      </w:r>
      <w:r w:rsidR="00CE5E99" w:rsidRPr="00CE5E99">
        <w:rPr>
          <w:rFonts w:ascii="Times New Roman" w:hAnsi="Times New Roman" w:cs="Times New Roman"/>
          <w:i/>
          <w:iCs/>
          <w:sz w:val="22"/>
          <w:lang w:val="en-GB"/>
        </w:rPr>
        <w:t>et al.</w:t>
      </w:r>
      <w:r w:rsidR="00CE5E99" w:rsidRPr="00CE5E99">
        <w:rPr>
          <w:rFonts w:ascii="Times New Roman" w:hAnsi="Times New Roman" w:cs="Times New Roman"/>
          <w:sz w:val="22"/>
          <w:lang w:val="en-GB"/>
        </w:rPr>
        <w:t xml:space="preserve"> 2013, 2015; </w:t>
      </w:r>
      <w:proofErr w:type="spellStart"/>
      <w:r w:rsidR="00CE5E99" w:rsidRPr="00CE5E99">
        <w:rPr>
          <w:rFonts w:ascii="Times New Roman" w:hAnsi="Times New Roman" w:cs="Times New Roman"/>
          <w:sz w:val="22"/>
          <w:lang w:val="en-GB"/>
        </w:rPr>
        <w:t>Barange</w:t>
      </w:r>
      <w:proofErr w:type="spellEnd"/>
      <w:r w:rsidR="00CE5E99" w:rsidRPr="00CE5E99">
        <w:rPr>
          <w:rFonts w:ascii="Times New Roman" w:hAnsi="Times New Roman" w:cs="Times New Roman"/>
          <w:sz w:val="22"/>
          <w:lang w:val="en-GB"/>
        </w:rPr>
        <w:t xml:space="preserve"> </w:t>
      </w:r>
      <w:r w:rsidR="00CE5E99" w:rsidRPr="00CE5E99">
        <w:rPr>
          <w:rFonts w:ascii="Times New Roman" w:hAnsi="Times New Roman" w:cs="Times New Roman"/>
          <w:i/>
          <w:iCs/>
          <w:sz w:val="22"/>
          <w:lang w:val="en-GB"/>
        </w:rPr>
        <w:t>et al.</w:t>
      </w:r>
      <w:r w:rsidR="00CE5E99" w:rsidRPr="00CE5E99">
        <w:rPr>
          <w:rFonts w:ascii="Times New Roman" w:hAnsi="Times New Roman" w:cs="Times New Roman"/>
          <w:sz w:val="22"/>
          <w:lang w:val="en-GB"/>
        </w:rPr>
        <w:t xml:space="preserve"> 2014; </w:t>
      </w:r>
      <w:proofErr w:type="spellStart"/>
      <w:r w:rsidR="00CE5E99" w:rsidRPr="00CE5E99">
        <w:rPr>
          <w:rFonts w:ascii="Times New Roman" w:hAnsi="Times New Roman" w:cs="Times New Roman"/>
          <w:sz w:val="22"/>
          <w:lang w:val="en-GB"/>
        </w:rPr>
        <w:t>Lotze</w:t>
      </w:r>
      <w:proofErr w:type="spellEnd"/>
      <w:r w:rsidR="00CE5E99" w:rsidRPr="00CE5E99">
        <w:rPr>
          <w:rFonts w:ascii="Times New Roman" w:hAnsi="Times New Roman" w:cs="Times New Roman"/>
          <w:sz w:val="22"/>
          <w:lang w:val="en-GB"/>
        </w:rPr>
        <w:t xml:space="preserve"> </w:t>
      </w:r>
      <w:r w:rsidR="00CE5E99" w:rsidRPr="00CE5E99">
        <w:rPr>
          <w:rFonts w:ascii="Times New Roman" w:hAnsi="Times New Roman" w:cs="Times New Roman"/>
          <w:i/>
          <w:iCs/>
          <w:sz w:val="22"/>
          <w:lang w:val="en-GB"/>
        </w:rPr>
        <w:t>et al.</w:t>
      </w:r>
      <w:r w:rsidR="00CE5E99" w:rsidRPr="00CE5E99">
        <w:rPr>
          <w:rFonts w:ascii="Times New Roman" w:hAnsi="Times New Roman" w:cs="Times New Roman"/>
          <w:sz w:val="22"/>
          <w:lang w:val="en-GB"/>
        </w:rPr>
        <w:t xml:space="preserve"> 2019)</w:t>
      </w:r>
      <w:r w:rsidR="0007093C" w:rsidRPr="00AF32CB">
        <w:rPr>
          <w:rFonts w:ascii="Times New Roman" w:hAnsi="Times New Roman" w:cs="Times New Roman"/>
          <w:bCs/>
          <w:sz w:val="22"/>
          <w:szCs w:val="22"/>
        </w:rPr>
        <w:fldChar w:fldCharType="end"/>
      </w:r>
      <w:r w:rsidR="00C230E3">
        <w:rPr>
          <w:rFonts w:ascii="Times New Roman" w:hAnsi="Times New Roman" w:cs="Times New Roman"/>
          <w:bCs/>
          <w:sz w:val="22"/>
          <w:szCs w:val="22"/>
          <w:lang w:val="en-US"/>
        </w:rPr>
        <w:t xml:space="preserve">. However, </w:t>
      </w:r>
      <w:r w:rsidR="00B57B22">
        <w:rPr>
          <w:rFonts w:ascii="Times New Roman" w:hAnsi="Times New Roman" w:cs="Times New Roman"/>
          <w:bCs/>
          <w:sz w:val="22"/>
          <w:szCs w:val="22"/>
          <w:lang w:val="en-US"/>
        </w:rPr>
        <w:t xml:space="preserve">stock assessment models found </w:t>
      </w:r>
      <w:r w:rsidR="00113AC2">
        <w:rPr>
          <w:rFonts w:ascii="Times New Roman" w:hAnsi="Times New Roman" w:cs="Times New Roman"/>
          <w:bCs/>
          <w:sz w:val="22"/>
          <w:szCs w:val="22"/>
          <w:lang w:val="en-US"/>
        </w:rPr>
        <w:t xml:space="preserve">no clear </w:t>
      </w:r>
      <w:r w:rsidR="00B57B22">
        <w:rPr>
          <w:rFonts w:ascii="Times New Roman" w:hAnsi="Times New Roman" w:cs="Times New Roman"/>
          <w:bCs/>
          <w:sz w:val="22"/>
          <w:szCs w:val="22"/>
          <w:lang w:val="en-US"/>
        </w:rPr>
        <w:t xml:space="preserve">increase in </w:t>
      </w:r>
      <w:r w:rsidR="002C2C91">
        <w:rPr>
          <w:rFonts w:ascii="Times New Roman" w:hAnsi="Times New Roman" w:cs="Times New Roman"/>
          <w:bCs/>
          <w:sz w:val="22"/>
          <w:szCs w:val="22"/>
          <w:lang w:val="en-US"/>
        </w:rPr>
        <w:t xml:space="preserve">fish </w:t>
      </w:r>
      <w:r w:rsidR="00F46CC4">
        <w:rPr>
          <w:rFonts w:ascii="Times New Roman" w:hAnsi="Times New Roman" w:cs="Times New Roman"/>
          <w:bCs/>
          <w:sz w:val="22"/>
          <w:szCs w:val="22"/>
          <w:lang w:val="en-US"/>
        </w:rPr>
        <w:t xml:space="preserve">productivity </w:t>
      </w:r>
      <w:r w:rsidR="00B57B22">
        <w:rPr>
          <w:rFonts w:ascii="Times New Roman" w:hAnsi="Times New Roman" w:cs="Times New Roman"/>
          <w:bCs/>
          <w:sz w:val="22"/>
          <w:szCs w:val="22"/>
          <w:lang w:val="en-US"/>
        </w:rPr>
        <w:t xml:space="preserve">in areas where warming is predicted to </w:t>
      </w:r>
      <w:r w:rsidR="00FE296C">
        <w:rPr>
          <w:rFonts w:ascii="Times New Roman" w:hAnsi="Times New Roman" w:cs="Times New Roman"/>
          <w:bCs/>
          <w:sz w:val="22"/>
          <w:szCs w:val="22"/>
          <w:lang w:val="en-US"/>
        </w:rPr>
        <w:t xml:space="preserve">have positive effects on </w:t>
      </w:r>
      <w:r w:rsidR="00D40B23">
        <w:rPr>
          <w:rFonts w:ascii="Times New Roman" w:hAnsi="Times New Roman" w:cs="Times New Roman"/>
          <w:bCs/>
          <w:sz w:val="22"/>
          <w:szCs w:val="22"/>
          <w:lang w:val="en-US"/>
        </w:rPr>
        <w:t xml:space="preserve">primary production </w:t>
      </w:r>
      <w:r w:rsidR="00584CDF">
        <w:rPr>
          <w:rFonts w:ascii="Times New Roman" w:hAnsi="Times New Roman" w:cs="Times New Roman"/>
          <w:bCs/>
          <w:sz w:val="22"/>
          <w:szCs w:val="22"/>
          <w:lang w:val="en-US"/>
        </w:rPr>
        <w:fldChar w:fldCharType="begin"/>
      </w:r>
      <w:r w:rsidR="00584CDF">
        <w:rPr>
          <w:rFonts w:ascii="Times New Roman" w:hAnsi="Times New Roman" w:cs="Times New Roman"/>
          <w:bCs/>
          <w:sz w:val="22"/>
          <w:szCs w:val="22"/>
          <w:lang w:val="en-US"/>
        </w:rPr>
        <w:instrText xml:space="preserve"> ADDIN ZOTERO_ITEM CSL_CITATION {"citationID":"pGZAkH9E","properties":{"formattedCitation":"(Free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584CDF">
        <w:rPr>
          <w:rFonts w:ascii="Times New Roman" w:hAnsi="Times New Roman" w:cs="Times New Roman"/>
          <w:bCs/>
          <w:sz w:val="22"/>
          <w:szCs w:val="22"/>
          <w:lang w:val="en-US"/>
        </w:rPr>
        <w:fldChar w:fldCharType="separate"/>
      </w:r>
      <w:r w:rsidR="00584CDF" w:rsidRPr="00584CDF">
        <w:rPr>
          <w:rFonts w:ascii="Times New Roman" w:hAnsi="Times New Roman" w:cs="Times New Roman"/>
          <w:sz w:val="22"/>
          <w:lang w:val="en-GB"/>
        </w:rPr>
        <w:t xml:space="preserve">(Free </w:t>
      </w:r>
      <w:r w:rsidR="00584CDF" w:rsidRPr="00584CDF">
        <w:rPr>
          <w:rFonts w:ascii="Times New Roman" w:hAnsi="Times New Roman" w:cs="Times New Roman"/>
          <w:i/>
          <w:iCs/>
          <w:sz w:val="22"/>
          <w:lang w:val="en-GB"/>
        </w:rPr>
        <w:t>et al.</w:t>
      </w:r>
      <w:r w:rsidR="00584CDF" w:rsidRPr="00584CDF">
        <w:rPr>
          <w:rFonts w:ascii="Times New Roman" w:hAnsi="Times New Roman" w:cs="Times New Roman"/>
          <w:sz w:val="22"/>
          <w:lang w:val="en-GB"/>
        </w:rPr>
        <w:t xml:space="preserve"> 2019)</w:t>
      </w:r>
      <w:r w:rsidR="00584CDF">
        <w:rPr>
          <w:rFonts w:ascii="Times New Roman" w:hAnsi="Times New Roman" w:cs="Times New Roman"/>
          <w:bCs/>
          <w:sz w:val="22"/>
          <w:szCs w:val="22"/>
          <w:lang w:val="en-US"/>
        </w:rPr>
        <w:fldChar w:fldCharType="end"/>
      </w:r>
      <w:r w:rsidR="00DD5C55">
        <w:rPr>
          <w:rFonts w:ascii="Times New Roman" w:hAnsi="Times New Roman" w:cs="Times New Roman"/>
          <w:bCs/>
          <w:sz w:val="22"/>
          <w:szCs w:val="22"/>
          <w:lang w:val="en-US"/>
        </w:rPr>
        <w:t xml:space="preserve">. Instead, </w:t>
      </w:r>
      <w:r w:rsidR="00C66869">
        <w:rPr>
          <w:rFonts w:ascii="Times New Roman" w:hAnsi="Times New Roman" w:cs="Times New Roman"/>
          <w:bCs/>
          <w:sz w:val="22"/>
          <w:szCs w:val="22"/>
          <w:lang w:val="en-US"/>
        </w:rPr>
        <w:t xml:space="preserve">other factors may be more important for population dynamics, including temperature-driven changes in </w:t>
      </w:r>
      <w:r w:rsidR="00303FF2">
        <w:rPr>
          <w:rFonts w:ascii="Times New Roman" w:hAnsi="Times New Roman" w:cs="Times New Roman"/>
          <w:bCs/>
          <w:sz w:val="22"/>
          <w:szCs w:val="22"/>
          <w:lang w:val="en-US"/>
        </w:rPr>
        <w:t>individual- and population level processes such as recruitment, morality and somatic growth</w:t>
      </w:r>
      <w:r w:rsidR="002264B1">
        <w:rPr>
          <w:rFonts w:ascii="Times New Roman" w:hAnsi="Times New Roman" w:cs="Times New Roman"/>
          <w:bCs/>
          <w:sz w:val="22"/>
          <w:szCs w:val="22"/>
          <w:lang w:val="en-US"/>
        </w:rPr>
        <w:t xml:space="preserve"> </w:t>
      </w:r>
      <w:r w:rsidR="0064048A">
        <w:rPr>
          <w:rFonts w:ascii="Times New Roman" w:hAnsi="Times New Roman" w:cs="Times New Roman"/>
          <w:bCs/>
          <w:sz w:val="22"/>
          <w:szCs w:val="22"/>
          <w:lang w:val="en-US"/>
        </w:rPr>
        <w:fldChar w:fldCharType="begin"/>
      </w:r>
      <w:r w:rsidR="0064048A">
        <w:rPr>
          <w:rFonts w:ascii="Times New Roman" w:hAnsi="Times New Roman" w:cs="Times New Roman"/>
          <w:bCs/>
          <w:sz w:val="22"/>
          <w:szCs w:val="22"/>
          <w:lang w:val="en-US"/>
        </w:rPr>
        <w:instrText xml:space="preserve"> ADDIN ZOTERO_ITEM CSL_CITATION {"citationID":"x9qNG4Qa","properties":{"formattedCitation":"(Free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64048A">
        <w:rPr>
          <w:rFonts w:ascii="Times New Roman" w:hAnsi="Times New Roman" w:cs="Times New Roman"/>
          <w:bCs/>
          <w:sz w:val="22"/>
          <w:szCs w:val="22"/>
          <w:lang w:val="en-US"/>
        </w:rPr>
        <w:fldChar w:fldCharType="separate"/>
      </w:r>
      <w:r w:rsidR="0064048A" w:rsidRPr="0064048A">
        <w:rPr>
          <w:rFonts w:ascii="Times New Roman" w:hAnsi="Times New Roman" w:cs="Times New Roman"/>
          <w:sz w:val="22"/>
          <w:lang w:val="en-GB"/>
        </w:rPr>
        <w:t xml:space="preserve">(Free </w:t>
      </w:r>
      <w:r w:rsidR="0064048A" w:rsidRPr="0064048A">
        <w:rPr>
          <w:rFonts w:ascii="Times New Roman" w:hAnsi="Times New Roman" w:cs="Times New Roman"/>
          <w:i/>
          <w:iCs/>
          <w:sz w:val="22"/>
          <w:lang w:val="en-GB"/>
        </w:rPr>
        <w:t>et al.</w:t>
      </w:r>
      <w:r w:rsidR="0064048A" w:rsidRPr="0064048A">
        <w:rPr>
          <w:rFonts w:ascii="Times New Roman" w:hAnsi="Times New Roman" w:cs="Times New Roman"/>
          <w:sz w:val="22"/>
          <w:lang w:val="en-GB"/>
        </w:rPr>
        <w:t xml:space="preserve"> 2019)</w:t>
      </w:r>
      <w:r w:rsidR="0064048A">
        <w:rPr>
          <w:rFonts w:ascii="Times New Roman" w:hAnsi="Times New Roman" w:cs="Times New Roman"/>
          <w:bCs/>
          <w:sz w:val="22"/>
          <w:szCs w:val="22"/>
          <w:lang w:val="en-US"/>
        </w:rPr>
        <w:fldChar w:fldCharType="end"/>
      </w:r>
      <w:r w:rsidR="00A17C7C">
        <w:rPr>
          <w:rFonts w:ascii="Times New Roman" w:hAnsi="Times New Roman" w:cs="Times New Roman"/>
          <w:bCs/>
          <w:sz w:val="22"/>
          <w:szCs w:val="22"/>
          <w:lang w:val="en-US"/>
        </w:rPr>
        <w:t>. Therefore, the driving mechanism of changes in productivity and biomass of higher trophic levels, e.g. fish, with warming is uncertain.</w:t>
      </w:r>
    </w:p>
    <w:p w14:paraId="3440788C" w14:textId="7838A705" w:rsidR="001F0912" w:rsidRDefault="008A6FDB" w:rsidP="008F74BB">
      <w:pPr>
        <w:spacing w:line="480" w:lineRule="auto"/>
        <w:ind w:firstLine="284"/>
        <w:jc w:val="both"/>
        <w:rPr>
          <w:rFonts w:ascii="Times New Roman" w:hAnsi="Times New Roman" w:cs="Times New Roman"/>
          <w:bCs/>
          <w:sz w:val="22"/>
          <w:szCs w:val="22"/>
          <w:lang w:val="en-GB"/>
        </w:rPr>
      </w:pPr>
      <w:r>
        <w:rPr>
          <w:rFonts w:ascii="Times New Roman" w:hAnsi="Times New Roman" w:cs="Times New Roman"/>
          <w:bCs/>
          <w:sz w:val="22"/>
          <w:szCs w:val="22"/>
          <w:lang w:val="en-US"/>
        </w:rPr>
        <w:t>Moreover, g</w:t>
      </w:r>
      <w:r w:rsidR="00395DB7">
        <w:rPr>
          <w:rFonts w:ascii="Times New Roman" w:hAnsi="Times New Roman" w:cs="Times New Roman"/>
          <w:bCs/>
          <w:sz w:val="22"/>
          <w:szCs w:val="22"/>
          <w:lang w:val="en-US"/>
        </w:rPr>
        <w:t>lobal warming is also predicted to cause reductions in the adult body size of organism</w:t>
      </w:r>
      <w:r w:rsidR="00D163F8">
        <w:rPr>
          <w:rFonts w:ascii="Times New Roman" w:hAnsi="Times New Roman" w:cs="Times New Roman"/>
          <w:bCs/>
          <w:sz w:val="22"/>
          <w:szCs w:val="22"/>
          <w:lang w:val="en-US"/>
        </w:rPr>
        <w:t>, and thi</w:t>
      </w:r>
      <w:r w:rsidR="00804454">
        <w:rPr>
          <w:rFonts w:ascii="Times New Roman" w:hAnsi="Times New Roman" w:cs="Times New Roman"/>
          <w:bCs/>
          <w:sz w:val="22"/>
          <w:szCs w:val="22"/>
          <w:lang w:val="en-US"/>
        </w:rPr>
        <w:t>s is often referred to as the third universal response to warming</w:t>
      </w:r>
      <w:r w:rsidR="002C69FE">
        <w:rPr>
          <w:rFonts w:ascii="Times New Roman" w:hAnsi="Times New Roman" w:cs="Times New Roman"/>
          <w:bCs/>
          <w:sz w:val="22"/>
          <w:szCs w:val="22"/>
          <w:lang w:val="en-US"/>
        </w:rPr>
        <w:t xml:space="preserve"> </w:t>
      </w:r>
      <w:r w:rsidR="002C69FE">
        <w:rPr>
          <w:rFonts w:ascii="Times New Roman" w:hAnsi="Times New Roman" w:cs="Times New Roman"/>
          <w:bCs/>
          <w:sz w:val="22"/>
          <w:szCs w:val="22"/>
          <w:lang w:val="en-US"/>
        </w:rPr>
        <w:fldChar w:fldCharType="begin"/>
      </w:r>
      <w:r w:rsidR="008C1E21">
        <w:rPr>
          <w:rFonts w:ascii="Times New Roman" w:hAnsi="Times New Roman" w:cs="Times New Roman"/>
          <w:bCs/>
          <w:sz w:val="22"/>
          <w:szCs w:val="22"/>
          <w:lang w:val="en-US"/>
        </w:rPr>
        <w:instrText xml:space="preserve"> ADDIN ZOTERO_ITEM CSL_CITATION {"citationID":"FrTPCJnP","properties":{"formattedCitation":"(Daufresne {\\i{}et al.} 2009; Sheridan &amp; Bickford 2011; Forster {\\i{}et al.} 2012)","plainCitation":"(Daufresne et al. 2009; Sheridan &amp; Bickford 2011; Forster et al. 2012)","noteIndex":0},"citationItems":[{"id":171,"uris":["http://zotero.org/users/6116610/items/BYIQJ2UA"],"uri":["http://zotero.org/users/6116610/items/BYIQJ2UA"],"itemData":{"id":171,"type":"article-journal","abstract":"Understanding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540,"uris":["http://zotero.org/users/6116610/items/DSIDMJ9L"],"uri":["http://zotero.org/users/6116610/items/DSIDMJ9L"],"itemData":{"id":540,"type":"article-journal","container-title":"Nature Climate Change","DOI":"10.1038/nclimate1259","issue":"8","page":"401–406","title":"Shrinking body size as an ecological response to climate change","volume":"1","author":[{"family":"Sheridan","given":"Jennifer A"},{"family":"Bickford","given":"David"}],"issued":{"date-parts":[["2011"]]}}},{"id":1715,"uris":["http://zotero.org/users/6116610/items/AZTYYBDD"],"uri":["http://zotero.org/users/6116610/items/AZTYYBDD"],"itemData":{"id":1715,"type":"article-journal","abstract":"Most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C1E21">
        <w:rPr>
          <w:rFonts w:ascii="Cambria Math" w:hAnsi="Cambria Math" w:cs="Cambria Math"/>
          <w:bCs/>
          <w:sz w:val="22"/>
          <w:szCs w:val="22"/>
          <w:lang w:val="en-US"/>
        </w:rPr>
        <w:instrText>∼</w:instrText>
      </w:r>
      <w:r w:rsidR="008C1E21">
        <w:rPr>
          <w:rFonts w:ascii="Times New Roman" w:hAnsi="Times New Roman" w:cs="Times New Roman"/>
          <w:bCs/>
          <w:sz w:val="22"/>
          <w:szCs w:val="22"/>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2C69FE">
        <w:rPr>
          <w:rFonts w:ascii="Times New Roman" w:hAnsi="Times New Roman" w:cs="Times New Roman"/>
          <w:bCs/>
          <w:sz w:val="22"/>
          <w:szCs w:val="22"/>
          <w:lang w:val="en-US"/>
        </w:rPr>
        <w:fldChar w:fldCharType="separate"/>
      </w:r>
      <w:r w:rsidR="008C1E21" w:rsidRPr="008C1E21">
        <w:rPr>
          <w:rFonts w:ascii="Times New Roman" w:hAnsi="Times New Roman" w:cs="Times New Roman"/>
          <w:sz w:val="22"/>
          <w:lang w:val="en-GB"/>
        </w:rPr>
        <w:t>(</w:t>
      </w:r>
      <w:proofErr w:type="spellStart"/>
      <w:r w:rsidR="008C1E21" w:rsidRPr="008C1E21">
        <w:rPr>
          <w:rFonts w:ascii="Times New Roman" w:hAnsi="Times New Roman" w:cs="Times New Roman"/>
          <w:sz w:val="22"/>
          <w:lang w:val="en-GB"/>
        </w:rPr>
        <w:t>Daufresne</w:t>
      </w:r>
      <w:proofErr w:type="spellEnd"/>
      <w:r w:rsidR="008C1E21" w:rsidRPr="008C1E21">
        <w:rPr>
          <w:rFonts w:ascii="Times New Roman" w:hAnsi="Times New Roman" w:cs="Times New Roman"/>
          <w:sz w:val="22"/>
          <w:lang w:val="en-GB"/>
        </w:rPr>
        <w:t xml:space="preserve"> </w:t>
      </w:r>
      <w:r w:rsidR="008C1E21" w:rsidRPr="008C1E21">
        <w:rPr>
          <w:rFonts w:ascii="Times New Roman" w:hAnsi="Times New Roman" w:cs="Times New Roman"/>
          <w:i/>
          <w:iCs/>
          <w:sz w:val="22"/>
          <w:lang w:val="en-GB"/>
        </w:rPr>
        <w:t>et al.</w:t>
      </w:r>
      <w:r w:rsidR="008C1E21" w:rsidRPr="008C1E21">
        <w:rPr>
          <w:rFonts w:ascii="Times New Roman" w:hAnsi="Times New Roman" w:cs="Times New Roman"/>
          <w:sz w:val="22"/>
          <w:lang w:val="en-GB"/>
        </w:rPr>
        <w:t xml:space="preserve"> 2009; Sheridan &amp; Bickford 2011; Forster </w:t>
      </w:r>
      <w:r w:rsidR="008C1E21" w:rsidRPr="008C1E21">
        <w:rPr>
          <w:rFonts w:ascii="Times New Roman" w:hAnsi="Times New Roman" w:cs="Times New Roman"/>
          <w:i/>
          <w:iCs/>
          <w:sz w:val="22"/>
          <w:lang w:val="en-GB"/>
        </w:rPr>
        <w:t>et al.</w:t>
      </w:r>
      <w:r w:rsidR="008C1E21" w:rsidRPr="008C1E21">
        <w:rPr>
          <w:rFonts w:ascii="Times New Roman" w:hAnsi="Times New Roman" w:cs="Times New Roman"/>
          <w:sz w:val="22"/>
          <w:lang w:val="en-GB"/>
        </w:rPr>
        <w:t xml:space="preserve"> 2012)</w:t>
      </w:r>
      <w:r w:rsidR="002C69FE">
        <w:rPr>
          <w:rFonts w:ascii="Times New Roman" w:hAnsi="Times New Roman" w:cs="Times New Roman"/>
          <w:bCs/>
          <w:sz w:val="22"/>
          <w:szCs w:val="22"/>
          <w:lang w:val="en-US"/>
        </w:rPr>
        <w:fldChar w:fldCharType="end"/>
      </w:r>
      <w:r w:rsidR="00804454">
        <w:rPr>
          <w:rFonts w:ascii="Times New Roman" w:hAnsi="Times New Roman" w:cs="Times New Roman"/>
          <w:bCs/>
          <w:sz w:val="22"/>
          <w:szCs w:val="22"/>
          <w:lang w:val="en-US"/>
        </w:rPr>
        <w:t xml:space="preserve">. </w:t>
      </w:r>
      <w:r w:rsidR="00EC13FA">
        <w:rPr>
          <w:rFonts w:ascii="Times New Roman" w:hAnsi="Times New Roman" w:cs="Times New Roman"/>
          <w:bCs/>
          <w:sz w:val="22"/>
          <w:szCs w:val="22"/>
          <w:lang w:val="en-US"/>
        </w:rPr>
        <w:t xml:space="preserve">Adult body sizes can decrease due to many reasons, including fishing </w:t>
      </w:r>
      <w:r w:rsidR="00AE4FBF">
        <w:rPr>
          <w:rFonts w:ascii="Times New Roman" w:hAnsi="Times New Roman" w:cs="Times New Roman"/>
          <w:bCs/>
          <w:sz w:val="22"/>
          <w:szCs w:val="22"/>
          <w:lang w:val="en-US"/>
        </w:rPr>
        <w:t xml:space="preserve">removing old or large fish, or selecting for early maturing </w:t>
      </w:r>
      <w:r w:rsidR="00C54F95">
        <w:rPr>
          <w:rFonts w:ascii="Times New Roman" w:hAnsi="Times New Roman" w:cs="Times New Roman"/>
          <w:bCs/>
          <w:sz w:val="22"/>
          <w:szCs w:val="22"/>
          <w:lang w:val="en-US"/>
        </w:rPr>
        <w:t>and</w:t>
      </w:r>
      <w:r w:rsidR="004C5551">
        <w:rPr>
          <w:rFonts w:ascii="Times New Roman" w:hAnsi="Times New Roman" w:cs="Times New Roman"/>
          <w:bCs/>
          <w:sz w:val="22"/>
          <w:szCs w:val="22"/>
          <w:lang w:val="en-US"/>
        </w:rPr>
        <w:t xml:space="preserve"> </w:t>
      </w:r>
      <w:r w:rsidR="00AE4FBF">
        <w:rPr>
          <w:rFonts w:ascii="Times New Roman" w:hAnsi="Times New Roman" w:cs="Times New Roman"/>
          <w:bCs/>
          <w:sz w:val="22"/>
          <w:szCs w:val="22"/>
          <w:lang w:val="en-US"/>
        </w:rPr>
        <w:t>fast growing individuals</w:t>
      </w:r>
      <w:r w:rsidR="00483AA3">
        <w:rPr>
          <w:rFonts w:ascii="Times New Roman" w:hAnsi="Times New Roman" w:cs="Times New Roman"/>
          <w:bCs/>
          <w:sz w:val="22"/>
          <w:szCs w:val="22"/>
          <w:lang w:val="en-US"/>
        </w:rPr>
        <w:t xml:space="preserve"> </w:t>
      </w:r>
      <w:r w:rsidR="004C5551">
        <w:rPr>
          <w:rFonts w:ascii="Times New Roman" w:hAnsi="Times New Roman" w:cs="Times New Roman"/>
          <w:bCs/>
          <w:sz w:val="22"/>
          <w:szCs w:val="22"/>
          <w:lang w:val="en-US"/>
        </w:rPr>
        <w:fldChar w:fldCharType="begin"/>
      </w:r>
      <w:r w:rsidR="004C5551">
        <w:rPr>
          <w:rFonts w:ascii="Times New Roman" w:hAnsi="Times New Roman" w:cs="Times New Roman"/>
          <w:bCs/>
          <w:sz w:val="22"/>
          <w:szCs w:val="22"/>
          <w:lang w:val="en-US"/>
        </w:rPr>
        <w:instrText xml:space="preserve"> ADDIN ZOTERO_ITEM CSL_CITATION {"citationID":"Xj7sbWCB","properties":{"formattedCitation":"(Audzijonyte {\\i{}et al.} 2013)","plainCitation":"(Audzijonyte et al. 2013)","noteIndex":0},"citationItems":[{"id":1827,"uris":["http://zotero.org/users/6116610/items/U4CP2E9I"],"uri":["http://zotero.org/users/6116610/items/U4CP2E9I"],"itemData":{"id":1827,"type":"article-journal","abstract":"Humans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4C5551">
        <w:rPr>
          <w:rFonts w:ascii="Times New Roman" w:hAnsi="Times New Roman" w:cs="Times New Roman"/>
          <w:bCs/>
          <w:sz w:val="22"/>
          <w:szCs w:val="22"/>
          <w:lang w:val="en-US"/>
        </w:rPr>
        <w:fldChar w:fldCharType="separate"/>
      </w:r>
      <w:r w:rsidR="004C5551" w:rsidRPr="004C5551">
        <w:rPr>
          <w:rFonts w:ascii="Times New Roman" w:hAnsi="Times New Roman" w:cs="Times New Roman"/>
          <w:sz w:val="22"/>
          <w:lang w:val="en-GB"/>
        </w:rPr>
        <w:t>(</w:t>
      </w:r>
      <w:proofErr w:type="spellStart"/>
      <w:r w:rsidR="004C5551" w:rsidRPr="004C5551">
        <w:rPr>
          <w:rFonts w:ascii="Times New Roman" w:hAnsi="Times New Roman" w:cs="Times New Roman"/>
          <w:sz w:val="22"/>
          <w:lang w:val="en-GB"/>
        </w:rPr>
        <w:t>Audzijonyte</w:t>
      </w:r>
      <w:proofErr w:type="spellEnd"/>
      <w:r w:rsidR="004C5551" w:rsidRPr="004C5551">
        <w:rPr>
          <w:rFonts w:ascii="Times New Roman" w:hAnsi="Times New Roman" w:cs="Times New Roman"/>
          <w:sz w:val="22"/>
          <w:lang w:val="en-GB"/>
        </w:rPr>
        <w:t xml:space="preserve"> </w:t>
      </w:r>
      <w:r w:rsidR="004C5551" w:rsidRPr="004C5551">
        <w:rPr>
          <w:rFonts w:ascii="Times New Roman" w:hAnsi="Times New Roman" w:cs="Times New Roman"/>
          <w:i/>
          <w:iCs/>
          <w:sz w:val="22"/>
          <w:lang w:val="en-GB"/>
        </w:rPr>
        <w:t>et al.</w:t>
      </w:r>
      <w:r w:rsidR="004C5551" w:rsidRPr="004C5551">
        <w:rPr>
          <w:rFonts w:ascii="Times New Roman" w:hAnsi="Times New Roman" w:cs="Times New Roman"/>
          <w:sz w:val="22"/>
          <w:lang w:val="en-GB"/>
        </w:rPr>
        <w:t xml:space="preserve"> 2013)</w:t>
      </w:r>
      <w:r w:rsidR="004C5551">
        <w:rPr>
          <w:rFonts w:ascii="Times New Roman" w:hAnsi="Times New Roman" w:cs="Times New Roman"/>
          <w:bCs/>
          <w:sz w:val="22"/>
          <w:szCs w:val="22"/>
          <w:lang w:val="en-US"/>
        </w:rPr>
        <w:fldChar w:fldCharType="end"/>
      </w:r>
      <w:r w:rsidR="00AE4FBF">
        <w:rPr>
          <w:rFonts w:ascii="Times New Roman" w:hAnsi="Times New Roman" w:cs="Times New Roman"/>
          <w:bCs/>
          <w:sz w:val="22"/>
          <w:szCs w:val="22"/>
          <w:lang w:val="en-US"/>
        </w:rPr>
        <w:t>.</w:t>
      </w:r>
      <w:r w:rsidR="00746C9F">
        <w:rPr>
          <w:rFonts w:ascii="Times New Roman" w:hAnsi="Times New Roman" w:cs="Times New Roman"/>
          <w:bCs/>
          <w:sz w:val="22"/>
          <w:szCs w:val="22"/>
          <w:lang w:val="en-US"/>
        </w:rPr>
        <w:t xml:space="preserve"> It could also be an </w:t>
      </w:r>
      <w:r w:rsidR="002A32F5">
        <w:rPr>
          <w:rFonts w:ascii="Times New Roman" w:hAnsi="Times New Roman" w:cs="Times New Roman"/>
          <w:bCs/>
          <w:sz w:val="22"/>
          <w:szCs w:val="22"/>
          <w:lang w:val="en-US"/>
        </w:rPr>
        <w:t xml:space="preserve">adaptive </w:t>
      </w:r>
      <w:r w:rsidR="00746C9F">
        <w:rPr>
          <w:rFonts w:ascii="Times New Roman" w:hAnsi="Times New Roman" w:cs="Times New Roman"/>
          <w:bCs/>
          <w:sz w:val="22"/>
          <w:szCs w:val="22"/>
          <w:lang w:val="en-US"/>
        </w:rPr>
        <w:t>intraspecific</w:t>
      </w:r>
      <w:r w:rsidR="004B4296">
        <w:rPr>
          <w:rFonts w:ascii="Times New Roman" w:hAnsi="Times New Roman" w:cs="Times New Roman"/>
          <w:bCs/>
          <w:sz w:val="22"/>
          <w:szCs w:val="22"/>
          <w:lang w:val="en-US"/>
        </w:rPr>
        <w:t xml:space="preserve"> response</w:t>
      </w:r>
      <w:r w:rsidR="00381A59">
        <w:rPr>
          <w:rFonts w:ascii="Times New Roman" w:hAnsi="Times New Roman" w:cs="Times New Roman"/>
          <w:bCs/>
          <w:sz w:val="22"/>
          <w:szCs w:val="22"/>
          <w:lang w:val="en-US"/>
        </w:rPr>
        <w:t xml:space="preserve">, as the </w:t>
      </w:r>
      <w:r w:rsidR="005F00E5">
        <w:rPr>
          <w:rFonts w:ascii="Times New Roman" w:hAnsi="Times New Roman" w:cs="Times New Roman"/>
          <w:bCs/>
          <w:sz w:val="22"/>
          <w:szCs w:val="22"/>
          <w:lang w:val="en-US"/>
        </w:rPr>
        <w:t>temperature-size rule</w:t>
      </w:r>
      <w:r w:rsidR="008940A1">
        <w:rPr>
          <w:rFonts w:ascii="Times New Roman" w:hAnsi="Times New Roman" w:cs="Times New Roman"/>
          <w:bCs/>
          <w:sz w:val="22"/>
          <w:szCs w:val="22"/>
          <w:lang w:val="en-US"/>
        </w:rPr>
        <w:t xml:space="preserve"> (TSR)</w:t>
      </w:r>
      <w:r w:rsidR="00B773B4">
        <w:rPr>
          <w:rFonts w:ascii="Times New Roman" w:hAnsi="Times New Roman" w:cs="Times New Roman"/>
          <w:bCs/>
          <w:sz w:val="22"/>
          <w:szCs w:val="22"/>
          <w:lang w:val="en-US"/>
        </w:rPr>
        <w:t xml:space="preserve"> </w:t>
      </w:r>
      <w:r w:rsidR="00B773B4">
        <w:rPr>
          <w:rFonts w:ascii="Times New Roman" w:hAnsi="Times New Roman" w:cs="Times New Roman"/>
          <w:bCs/>
          <w:sz w:val="22"/>
          <w:szCs w:val="22"/>
          <w:lang w:val="en-US"/>
        </w:rPr>
        <w:fldChar w:fldCharType="begin"/>
      </w:r>
      <w:r w:rsidR="00B773B4">
        <w:rPr>
          <w:rFonts w:ascii="Times New Roman" w:hAnsi="Times New Roman" w:cs="Times New Roman"/>
          <w:bCs/>
          <w:sz w:val="22"/>
          <w:szCs w:val="22"/>
          <w:lang w:val="en-US"/>
        </w:rPr>
        <w:instrText xml:space="preserve"> ADDIN ZOTERO_ITEM CSL_CITATION {"citationID":"8AnyosWo","properties":{"formattedCitation":"(Atkinson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B773B4">
        <w:rPr>
          <w:rFonts w:ascii="Times New Roman" w:hAnsi="Times New Roman" w:cs="Times New Roman"/>
          <w:bCs/>
          <w:sz w:val="22"/>
          <w:szCs w:val="22"/>
          <w:lang w:val="en-US"/>
        </w:rPr>
        <w:fldChar w:fldCharType="separate"/>
      </w:r>
      <w:r w:rsidR="00B773B4">
        <w:rPr>
          <w:rFonts w:ascii="Times New Roman" w:hAnsi="Times New Roman" w:cs="Times New Roman"/>
          <w:bCs/>
          <w:noProof/>
          <w:sz w:val="22"/>
          <w:szCs w:val="22"/>
          <w:lang w:val="en-US"/>
        </w:rPr>
        <w:t>(Atkinson 1994)</w:t>
      </w:r>
      <w:r w:rsidR="00B773B4">
        <w:rPr>
          <w:rFonts w:ascii="Times New Roman" w:hAnsi="Times New Roman" w:cs="Times New Roman"/>
          <w:bCs/>
          <w:sz w:val="22"/>
          <w:szCs w:val="22"/>
          <w:lang w:val="en-US"/>
        </w:rPr>
        <w:fldChar w:fldCharType="end"/>
      </w:r>
      <w:r w:rsidR="009566E4">
        <w:rPr>
          <w:rFonts w:ascii="Times New Roman" w:hAnsi="Times New Roman" w:cs="Times New Roman"/>
          <w:bCs/>
          <w:sz w:val="22"/>
          <w:szCs w:val="22"/>
          <w:lang w:val="en-US"/>
        </w:rPr>
        <w:t xml:space="preserve"> </w:t>
      </w:r>
      <w:r w:rsidR="005B27DA">
        <w:rPr>
          <w:rFonts w:ascii="Times New Roman" w:hAnsi="Times New Roman" w:cs="Times New Roman"/>
          <w:bCs/>
          <w:sz w:val="22"/>
          <w:szCs w:val="22"/>
          <w:lang w:val="en-US"/>
        </w:rPr>
        <w:t>states that individual</w:t>
      </w:r>
      <w:r w:rsidR="008D0ECB">
        <w:rPr>
          <w:rFonts w:ascii="Times New Roman" w:hAnsi="Times New Roman" w:cs="Times New Roman"/>
          <w:bCs/>
          <w:sz w:val="22"/>
          <w:szCs w:val="22"/>
          <w:lang w:val="en-US"/>
        </w:rPr>
        <w:t>s</w:t>
      </w:r>
      <w:r w:rsidR="005B27DA">
        <w:rPr>
          <w:rFonts w:ascii="Times New Roman" w:hAnsi="Times New Roman" w:cs="Times New Roman"/>
          <w:bCs/>
          <w:sz w:val="22"/>
          <w:szCs w:val="22"/>
          <w:lang w:val="en-US"/>
        </w:rPr>
        <w:t xml:space="preserve"> reared at warmer temperatures </w:t>
      </w:r>
      <w:r w:rsidR="00B52C7C">
        <w:rPr>
          <w:rFonts w:ascii="Times New Roman" w:hAnsi="Times New Roman" w:cs="Times New Roman"/>
          <w:bCs/>
          <w:sz w:val="22"/>
          <w:szCs w:val="22"/>
          <w:lang w:val="en-US"/>
        </w:rPr>
        <w:t xml:space="preserve">develop faster </w:t>
      </w:r>
      <w:r w:rsidR="000C238F">
        <w:rPr>
          <w:rFonts w:ascii="Times New Roman" w:hAnsi="Times New Roman" w:cs="Times New Roman"/>
          <w:bCs/>
          <w:sz w:val="22"/>
          <w:szCs w:val="22"/>
          <w:lang w:val="en-US"/>
        </w:rPr>
        <w:t xml:space="preserve">and thus </w:t>
      </w:r>
      <w:r w:rsidR="006F018C">
        <w:rPr>
          <w:rFonts w:ascii="Times New Roman" w:hAnsi="Times New Roman" w:cs="Times New Roman"/>
          <w:bCs/>
          <w:sz w:val="22"/>
          <w:szCs w:val="22"/>
          <w:lang w:val="en-US"/>
        </w:rPr>
        <w:t xml:space="preserve">acquiring </w:t>
      </w:r>
      <w:r w:rsidR="00B52C7C">
        <w:rPr>
          <w:rFonts w:ascii="Times New Roman" w:hAnsi="Times New Roman" w:cs="Times New Roman"/>
          <w:bCs/>
          <w:sz w:val="22"/>
          <w:szCs w:val="22"/>
          <w:lang w:val="en-US"/>
        </w:rPr>
        <w:t>larger size-at-age</w:t>
      </w:r>
      <w:r w:rsidR="00D1106A">
        <w:rPr>
          <w:rFonts w:ascii="Times New Roman" w:hAnsi="Times New Roman" w:cs="Times New Roman"/>
          <w:bCs/>
          <w:sz w:val="22"/>
          <w:szCs w:val="22"/>
          <w:lang w:val="en-US"/>
        </w:rPr>
        <w:t xml:space="preserve"> or life stage</w:t>
      </w:r>
      <w:r w:rsidR="00B52C7C">
        <w:rPr>
          <w:rFonts w:ascii="Times New Roman" w:hAnsi="Times New Roman" w:cs="Times New Roman"/>
          <w:bCs/>
          <w:sz w:val="22"/>
          <w:szCs w:val="22"/>
          <w:lang w:val="en-US"/>
        </w:rPr>
        <w:t xml:space="preserve">, but </w:t>
      </w:r>
      <w:r w:rsidR="005B27DA">
        <w:rPr>
          <w:rFonts w:ascii="Times New Roman" w:hAnsi="Times New Roman" w:cs="Times New Roman"/>
          <w:bCs/>
          <w:sz w:val="22"/>
          <w:szCs w:val="22"/>
          <w:lang w:val="en-US"/>
        </w:rPr>
        <w:t>reach smaller adult body sizes</w:t>
      </w:r>
      <w:r w:rsidR="00B52C7C">
        <w:rPr>
          <w:rFonts w:ascii="Times New Roman" w:hAnsi="Times New Roman" w:cs="Times New Roman"/>
          <w:bCs/>
          <w:sz w:val="22"/>
          <w:szCs w:val="22"/>
          <w:lang w:val="en-US"/>
        </w:rPr>
        <w:t xml:space="preserve"> </w:t>
      </w:r>
      <w:r w:rsidR="00AF7215">
        <w:rPr>
          <w:rFonts w:ascii="Times New Roman" w:hAnsi="Times New Roman" w:cs="Times New Roman"/>
          <w:bCs/>
          <w:sz w:val="22"/>
          <w:szCs w:val="22"/>
          <w:lang w:val="en-US"/>
        </w:rPr>
        <w:fldChar w:fldCharType="begin"/>
      </w:r>
      <w:r w:rsidR="00AF7215">
        <w:rPr>
          <w:rFonts w:ascii="Times New Roman" w:hAnsi="Times New Roman" w:cs="Times New Roman"/>
          <w:bCs/>
          <w:sz w:val="22"/>
          <w:szCs w:val="22"/>
          <w:lang w:val="en-US"/>
        </w:rPr>
        <w:instrText xml:space="preserve"> ADDIN ZOTERO_ITEM CSL_CITATION {"citationID":"vswdD6Vq","properties":{"formattedCitation":"(Ohlberger 2013)","plainCitation":"(Ohlberger 2013)","noteIndex":0},"citationItems":[{"id":1535,"uris":["http://zotero.org/users/6116610/items/Z98IGZ3S"],"uri":["http://zotero.org/users/6116610/items/Z98IGZ3S"],"itemData":{"id":1535,"type":"article-journal","abstract":"Accumulating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AF7215">
        <w:rPr>
          <w:rFonts w:ascii="Times New Roman" w:hAnsi="Times New Roman" w:cs="Times New Roman"/>
          <w:bCs/>
          <w:sz w:val="22"/>
          <w:szCs w:val="22"/>
          <w:lang w:val="en-US"/>
        </w:rPr>
        <w:fldChar w:fldCharType="separate"/>
      </w:r>
      <w:r w:rsidR="00AF7215">
        <w:rPr>
          <w:rFonts w:ascii="Times New Roman" w:hAnsi="Times New Roman" w:cs="Times New Roman"/>
          <w:bCs/>
          <w:noProof/>
          <w:sz w:val="22"/>
          <w:szCs w:val="22"/>
          <w:lang w:val="en-US"/>
        </w:rPr>
        <w:t>(Ohlberger 2013)</w:t>
      </w:r>
      <w:r w:rsidR="00AF7215">
        <w:rPr>
          <w:rFonts w:ascii="Times New Roman" w:hAnsi="Times New Roman" w:cs="Times New Roman"/>
          <w:bCs/>
          <w:sz w:val="22"/>
          <w:szCs w:val="22"/>
          <w:lang w:val="en-US"/>
        </w:rPr>
        <w:fldChar w:fldCharType="end"/>
      </w:r>
      <w:r w:rsidR="005B27DA">
        <w:rPr>
          <w:rFonts w:ascii="Times New Roman" w:hAnsi="Times New Roman" w:cs="Times New Roman"/>
          <w:bCs/>
          <w:sz w:val="22"/>
          <w:szCs w:val="22"/>
          <w:lang w:val="en-US"/>
        </w:rPr>
        <w:t>.</w:t>
      </w:r>
      <w:r w:rsidR="008E6672">
        <w:rPr>
          <w:rFonts w:ascii="Times New Roman" w:hAnsi="Times New Roman" w:cs="Times New Roman"/>
          <w:bCs/>
          <w:sz w:val="22"/>
          <w:szCs w:val="22"/>
          <w:lang w:val="en-US"/>
        </w:rPr>
        <w:t xml:space="preserve"> </w:t>
      </w:r>
      <w:r w:rsidR="006614E5">
        <w:rPr>
          <w:rFonts w:ascii="Times New Roman" w:hAnsi="Times New Roman" w:cs="Times New Roman"/>
          <w:bCs/>
          <w:sz w:val="22"/>
          <w:szCs w:val="22"/>
          <w:lang w:val="en-US"/>
        </w:rPr>
        <w:t>Empirical support for this rule in fish</w:t>
      </w:r>
      <w:r w:rsidR="00157AED">
        <w:rPr>
          <w:rFonts w:ascii="Times New Roman" w:hAnsi="Times New Roman" w:cs="Times New Roman"/>
          <w:bCs/>
          <w:sz w:val="22"/>
          <w:szCs w:val="22"/>
          <w:lang w:val="en-US"/>
        </w:rPr>
        <w:t>es</w:t>
      </w:r>
      <w:r w:rsidR="006614E5">
        <w:rPr>
          <w:rFonts w:ascii="Times New Roman" w:hAnsi="Times New Roman" w:cs="Times New Roman"/>
          <w:bCs/>
          <w:sz w:val="22"/>
          <w:szCs w:val="22"/>
          <w:lang w:val="en-US"/>
        </w:rPr>
        <w:t xml:space="preserve"> stem mainly for time series data of reconstructed growth trajectories.</w:t>
      </w:r>
      <w:r w:rsidR="00344D03" w:rsidRPr="00344D03">
        <w:rPr>
          <w:rFonts w:ascii="Times New Roman" w:hAnsi="Times New Roman" w:cs="Times New Roman"/>
          <w:bCs/>
          <w:sz w:val="22"/>
          <w:szCs w:val="22"/>
          <w:lang w:val="en-US"/>
        </w:rPr>
        <w:t xml:space="preserve"> </w:t>
      </w:r>
      <w:r w:rsidR="00730E5C">
        <w:rPr>
          <w:rFonts w:ascii="Times New Roman" w:hAnsi="Times New Roman" w:cs="Times New Roman"/>
          <w:bCs/>
          <w:sz w:val="22"/>
          <w:szCs w:val="22"/>
          <w:lang w:val="en-US"/>
        </w:rPr>
        <w:t xml:space="preserve">Studies have </w:t>
      </w:r>
      <w:r w:rsidR="00AA6D9F">
        <w:rPr>
          <w:rFonts w:ascii="Times New Roman" w:hAnsi="Times New Roman" w:cs="Times New Roman"/>
          <w:bCs/>
          <w:sz w:val="22"/>
          <w:szCs w:val="22"/>
          <w:lang w:val="en-US"/>
        </w:rPr>
        <w:t xml:space="preserve">also </w:t>
      </w:r>
      <w:r w:rsidR="00730E5C">
        <w:rPr>
          <w:rFonts w:ascii="Times New Roman" w:hAnsi="Times New Roman" w:cs="Times New Roman"/>
          <w:bCs/>
          <w:sz w:val="22"/>
          <w:szCs w:val="22"/>
          <w:lang w:val="en-US"/>
        </w:rPr>
        <w:t xml:space="preserve">reported declines in the maximum body size </w:t>
      </w:r>
      <w:r w:rsidR="00730E5C">
        <w:rPr>
          <w:rFonts w:ascii="Times New Roman" w:hAnsi="Times New Roman" w:cs="Times New Roman"/>
          <w:bCs/>
          <w:sz w:val="22"/>
          <w:szCs w:val="22"/>
          <w:lang w:val="en-US"/>
        </w:rPr>
        <w:fldChar w:fldCharType="begin"/>
      </w:r>
      <w:r w:rsidR="00730E5C">
        <w:rPr>
          <w:rFonts w:ascii="Times New Roman" w:hAnsi="Times New Roman" w:cs="Times New Roman"/>
          <w:bCs/>
          <w:sz w:val="22"/>
          <w:szCs w:val="22"/>
          <w:lang w:val="en-US"/>
        </w:rPr>
        <w:instrText xml:space="preserve"> ADDIN ZOTERO_ITEM CSL_CITATION {"citationID":"wRbIp8p0","properties":{"formattedCitation":"(van Rijn {\\i{}et al.} 2017)","plainCitation":"(van Rijn et al. 2017)","noteIndex":0},"citationItems":[{"id":791,"uris":["http://zotero.org/users/6116610/items/FQKN7VRM"],"uri":["http://zotero.org/users/6116610/items/FQKN7VRM"],"itemData":{"id":791,"type":"article-journal","abstract":"Ectotherms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730E5C">
        <w:rPr>
          <w:rFonts w:ascii="Times New Roman" w:hAnsi="Times New Roman" w:cs="Times New Roman"/>
          <w:bCs/>
          <w:sz w:val="22"/>
          <w:szCs w:val="22"/>
          <w:lang w:val="en-US"/>
        </w:rPr>
        <w:fldChar w:fldCharType="separate"/>
      </w:r>
      <w:r w:rsidR="00730E5C" w:rsidRPr="00730E5C">
        <w:rPr>
          <w:rFonts w:ascii="Times New Roman" w:hAnsi="Times New Roman" w:cs="Times New Roman"/>
          <w:sz w:val="22"/>
          <w:lang w:val="en-GB"/>
        </w:rPr>
        <w:t xml:space="preserve">(van Rijn </w:t>
      </w:r>
      <w:r w:rsidR="00730E5C" w:rsidRPr="00730E5C">
        <w:rPr>
          <w:rFonts w:ascii="Times New Roman" w:hAnsi="Times New Roman" w:cs="Times New Roman"/>
          <w:i/>
          <w:iCs/>
          <w:sz w:val="22"/>
          <w:lang w:val="en-GB"/>
        </w:rPr>
        <w:t>et al.</w:t>
      </w:r>
      <w:r w:rsidR="00730E5C" w:rsidRPr="00730E5C">
        <w:rPr>
          <w:rFonts w:ascii="Times New Roman" w:hAnsi="Times New Roman" w:cs="Times New Roman"/>
          <w:sz w:val="22"/>
          <w:lang w:val="en-GB"/>
        </w:rPr>
        <w:t xml:space="preserve"> 2017)</w:t>
      </w:r>
      <w:r w:rsidR="00730E5C">
        <w:rPr>
          <w:rFonts w:ascii="Times New Roman" w:hAnsi="Times New Roman" w:cs="Times New Roman"/>
          <w:bCs/>
          <w:sz w:val="22"/>
          <w:szCs w:val="22"/>
          <w:lang w:val="en-US"/>
        </w:rPr>
        <w:fldChar w:fldCharType="end"/>
      </w:r>
      <w:r w:rsidR="00707BFC">
        <w:rPr>
          <w:rFonts w:ascii="Times New Roman" w:hAnsi="Times New Roman" w:cs="Times New Roman"/>
          <w:bCs/>
          <w:sz w:val="22"/>
          <w:szCs w:val="22"/>
          <w:lang w:val="en-US"/>
        </w:rPr>
        <w:t xml:space="preserve">, and </w:t>
      </w:r>
      <w:r w:rsidR="00707BFC">
        <w:rPr>
          <w:rFonts w:ascii="Times New Roman" w:hAnsi="Times New Roman" w:cs="Times New Roman"/>
          <w:bCs/>
          <w:sz w:val="22"/>
          <w:szCs w:val="22"/>
          <w:lang w:val="en-US"/>
        </w:rPr>
        <w:lastRenderedPageBreak/>
        <w:t xml:space="preserve">synchronous declines in </w:t>
      </w:r>
      <w:r w:rsidR="00730E5C">
        <w:rPr>
          <w:rFonts w:ascii="Times New Roman" w:hAnsi="Times New Roman" w:cs="Times New Roman"/>
          <w:bCs/>
          <w:sz w:val="22"/>
          <w:szCs w:val="22"/>
          <w:lang w:val="en-US"/>
        </w:rPr>
        <w:t xml:space="preserve">asymptotic </w:t>
      </w:r>
      <w:r w:rsidR="00707BFC">
        <w:rPr>
          <w:rFonts w:ascii="Times New Roman" w:hAnsi="Times New Roman" w:cs="Times New Roman"/>
          <w:bCs/>
          <w:sz w:val="22"/>
          <w:szCs w:val="22"/>
          <w:lang w:val="en-US"/>
        </w:rPr>
        <w:t xml:space="preserve">body size across species in the North Sea </w:t>
      </w:r>
      <w:r w:rsidR="00707BFC">
        <w:rPr>
          <w:rFonts w:ascii="Times New Roman" w:hAnsi="Times New Roman" w:cs="Times New Roman"/>
          <w:bCs/>
          <w:sz w:val="22"/>
          <w:szCs w:val="22"/>
          <w:lang w:val="en-US"/>
        </w:rPr>
        <w:fldChar w:fldCharType="begin"/>
      </w:r>
      <w:r w:rsidR="00707BFC">
        <w:rPr>
          <w:rFonts w:ascii="Times New Roman" w:hAnsi="Times New Roman" w:cs="Times New Roman"/>
          <w:bCs/>
          <w:sz w:val="22"/>
          <w:szCs w:val="22"/>
          <w:lang w:val="en-US"/>
        </w:rPr>
        <w:instrText xml:space="preserve"> ADDIN ZOTERO_ITEM CSL_CITATION {"citationID":"Gg6T1T9I","properties":{"formattedCitation":"(Baudron {\\i{}et al.} 2014)","plainCitation":"(Baudron et al. 2014)","noteIndex":0},"citationItems":[{"id":243,"uris":["http://zotero.org/users/6116610/items/576ZCBBY"],"uri":["http://zotero.org/users/6116610/items/576ZCBBY"],"itemData":{"id":243,"type":"article-journal","abstract":"Decreasing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707BFC">
        <w:rPr>
          <w:rFonts w:ascii="Times New Roman" w:hAnsi="Times New Roman" w:cs="Times New Roman"/>
          <w:bCs/>
          <w:sz w:val="22"/>
          <w:szCs w:val="22"/>
          <w:lang w:val="en-US"/>
        </w:rPr>
        <w:fldChar w:fldCharType="separate"/>
      </w:r>
      <w:r w:rsidR="00707BFC" w:rsidRPr="00707BFC">
        <w:rPr>
          <w:rFonts w:ascii="Times New Roman" w:hAnsi="Times New Roman" w:cs="Times New Roman"/>
          <w:sz w:val="22"/>
          <w:lang w:val="en-GB"/>
        </w:rPr>
        <w:t>(</w:t>
      </w:r>
      <w:proofErr w:type="spellStart"/>
      <w:r w:rsidR="00707BFC" w:rsidRPr="00707BFC">
        <w:rPr>
          <w:rFonts w:ascii="Times New Roman" w:hAnsi="Times New Roman" w:cs="Times New Roman"/>
          <w:sz w:val="22"/>
          <w:lang w:val="en-GB"/>
        </w:rPr>
        <w:t>Baudron</w:t>
      </w:r>
      <w:proofErr w:type="spellEnd"/>
      <w:r w:rsidR="00707BFC" w:rsidRPr="00707BFC">
        <w:rPr>
          <w:rFonts w:ascii="Times New Roman" w:hAnsi="Times New Roman" w:cs="Times New Roman"/>
          <w:sz w:val="22"/>
          <w:lang w:val="en-GB"/>
        </w:rPr>
        <w:t xml:space="preserve"> </w:t>
      </w:r>
      <w:r w:rsidR="00707BFC" w:rsidRPr="00707BFC">
        <w:rPr>
          <w:rFonts w:ascii="Times New Roman" w:hAnsi="Times New Roman" w:cs="Times New Roman"/>
          <w:i/>
          <w:iCs/>
          <w:sz w:val="22"/>
          <w:lang w:val="en-GB"/>
        </w:rPr>
        <w:t>et al.</w:t>
      </w:r>
      <w:r w:rsidR="00707BFC" w:rsidRPr="00707BFC">
        <w:rPr>
          <w:rFonts w:ascii="Times New Roman" w:hAnsi="Times New Roman" w:cs="Times New Roman"/>
          <w:sz w:val="22"/>
          <w:lang w:val="en-GB"/>
        </w:rPr>
        <w:t xml:space="preserve"> 2014)</w:t>
      </w:r>
      <w:r w:rsidR="00707BFC">
        <w:rPr>
          <w:rFonts w:ascii="Times New Roman" w:hAnsi="Times New Roman" w:cs="Times New Roman"/>
          <w:bCs/>
          <w:sz w:val="22"/>
          <w:szCs w:val="22"/>
          <w:lang w:val="en-US"/>
        </w:rPr>
        <w:fldChar w:fldCharType="end"/>
      </w:r>
      <w:r w:rsidR="00707BFC">
        <w:rPr>
          <w:rFonts w:ascii="Times New Roman" w:hAnsi="Times New Roman" w:cs="Times New Roman"/>
          <w:bCs/>
          <w:sz w:val="22"/>
          <w:szCs w:val="22"/>
          <w:lang w:val="en-US"/>
        </w:rPr>
        <w:t xml:space="preserve">. </w:t>
      </w:r>
      <w:r w:rsidR="00D20A59">
        <w:rPr>
          <w:rFonts w:ascii="Times New Roman" w:hAnsi="Times New Roman" w:cs="Times New Roman"/>
          <w:bCs/>
          <w:sz w:val="22"/>
          <w:szCs w:val="22"/>
          <w:lang w:val="en-US"/>
        </w:rPr>
        <w:t>By contrast</w:t>
      </w:r>
      <w:r w:rsidR="00707BFC">
        <w:rPr>
          <w:rFonts w:ascii="Times New Roman" w:hAnsi="Times New Roman" w:cs="Times New Roman"/>
          <w:bCs/>
          <w:sz w:val="22"/>
          <w:szCs w:val="22"/>
          <w:lang w:val="en-US"/>
        </w:rPr>
        <w:t xml:space="preserve">, </w:t>
      </w:r>
      <w:r w:rsidR="00D63AD9">
        <w:rPr>
          <w:rFonts w:ascii="Times New Roman" w:hAnsi="Times New Roman" w:cs="Times New Roman"/>
          <w:bCs/>
          <w:sz w:val="22"/>
          <w:szCs w:val="22"/>
          <w:lang w:val="en-US"/>
        </w:rPr>
        <w:t xml:space="preserve">no clear </w:t>
      </w:r>
      <w:r w:rsidR="009346CD">
        <w:rPr>
          <w:rFonts w:ascii="Times New Roman" w:hAnsi="Times New Roman" w:cs="Times New Roman"/>
          <w:bCs/>
          <w:sz w:val="22"/>
          <w:szCs w:val="22"/>
          <w:lang w:val="en-US"/>
        </w:rPr>
        <w:t xml:space="preserve">negative effects </w:t>
      </w:r>
      <w:r w:rsidR="00236744">
        <w:rPr>
          <w:rFonts w:ascii="Times New Roman" w:hAnsi="Times New Roman" w:cs="Times New Roman"/>
          <w:bCs/>
          <w:sz w:val="22"/>
          <w:szCs w:val="22"/>
          <w:lang w:val="en-US"/>
        </w:rPr>
        <w:t xml:space="preserve">of warming on the body size </w:t>
      </w:r>
      <w:r w:rsidR="003B0F67">
        <w:rPr>
          <w:rFonts w:ascii="Times New Roman" w:hAnsi="Times New Roman" w:cs="Times New Roman"/>
          <w:bCs/>
          <w:sz w:val="22"/>
          <w:szCs w:val="22"/>
          <w:lang w:val="en-US"/>
        </w:rPr>
        <w:t xml:space="preserve">or </w:t>
      </w:r>
      <w:r w:rsidR="000D42B7">
        <w:rPr>
          <w:rFonts w:ascii="Times New Roman" w:hAnsi="Times New Roman" w:cs="Times New Roman"/>
          <w:bCs/>
          <w:sz w:val="22"/>
          <w:szCs w:val="22"/>
          <w:lang w:val="en-US"/>
        </w:rPr>
        <w:t xml:space="preserve">growth of large fish </w:t>
      </w:r>
      <w:r w:rsidR="00D63AD9">
        <w:rPr>
          <w:rFonts w:ascii="Times New Roman" w:hAnsi="Times New Roman" w:cs="Times New Roman"/>
          <w:bCs/>
          <w:sz w:val="22"/>
          <w:szCs w:val="22"/>
          <w:lang w:val="en-US"/>
        </w:rPr>
        <w:t xml:space="preserve">could be </w:t>
      </w:r>
      <w:r w:rsidR="000D42B7">
        <w:rPr>
          <w:rFonts w:ascii="Times New Roman" w:hAnsi="Times New Roman" w:cs="Times New Roman"/>
          <w:bCs/>
          <w:sz w:val="22"/>
          <w:szCs w:val="22"/>
          <w:lang w:val="en-US"/>
        </w:rPr>
        <w:t xml:space="preserve">found in </w:t>
      </w:r>
      <w:r w:rsidR="00652531">
        <w:rPr>
          <w:rFonts w:ascii="Times New Roman" w:hAnsi="Times New Roman" w:cs="Times New Roman"/>
          <w:bCs/>
          <w:sz w:val="22"/>
          <w:szCs w:val="22"/>
          <w:lang w:val="en-US"/>
        </w:rPr>
        <w:t>more controlled</w:t>
      </w:r>
      <w:r w:rsidR="00A63719">
        <w:rPr>
          <w:rFonts w:ascii="Times New Roman" w:hAnsi="Times New Roman" w:cs="Times New Roman"/>
          <w:bCs/>
          <w:sz w:val="22"/>
          <w:szCs w:val="22"/>
          <w:lang w:val="en-US"/>
        </w:rPr>
        <w:t xml:space="preserve"> </w:t>
      </w:r>
      <w:r w:rsidR="004D54E6">
        <w:rPr>
          <w:rFonts w:ascii="Times New Roman" w:hAnsi="Times New Roman" w:cs="Times New Roman"/>
          <w:bCs/>
          <w:sz w:val="22"/>
          <w:szCs w:val="22"/>
          <w:lang w:val="en-US"/>
        </w:rPr>
        <w:t xml:space="preserve">experiments </w:t>
      </w:r>
      <w:r w:rsidR="00652531">
        <w:rPr>
          <w:rFonts w:ascii="Times New Roman" w:hAnsi="Times New Roman" w:cs="Times New Roman"/>
          <w:bCs/>
          <w:sz w:val="22"/>
          <w:szCs w:val="22"/>
          <w:lang w:val="en-US"/>
        </w:rPr>
        <w:t xml:space="preserve">(i.e. </w:t>
      </w:r>
      <w:r w:rsidR="000762B9">
        <w:rPr>
          <w:rFonts w:ascii="Times New Roman" w:hAnsi="Times New Roman" w:cs="Times New Roman"/>
          <w:bCs/>
          <w:sz w:val="22"/>
          <w:szCs w:val="22"/>
          <w:lang w:val="en-US"/>
        </w:rPr>
        <w:t xml:space="preserve">in the absence of potentially </w:t>
      </w:r>
      <w:r w:rsidR="00652531">
        <w:rPr>
          <w:rFonts w:ascii="Times New Roman" w:hAnsi="Times New Roman" w:cs="Times New Roman"/>
          <w:bCs/>
          <w:sz w:val="22"/>
          <w:szCs w:val="22"/>
          <w:lang w:val="en-US"/>
        </w:rPr>
        <w:t xml:space="preserve">confounding factors such as fisheries </w:t>
      </w:r>
      <w:r w:rsidR="009346CD">
        <w:rPr>
          <w:rFonts w:ascii="Times New Roman" w:hAnsi="Times New Roman" w:cs="Times New Roman"/>
          <w:bCs/>
          <w:sz w:val="22"/>
          <w:szCs w:val="22"/>
          <w:lang w:val="en-US"/>
        </w:rPr>
        <w:t>exploitation</w:t>
      </w:r>
      <w:r w:rsidR="00652531">
        <w:rPr>
          <w:rFonts w:ascii="Times New Roman" w:hAnsi="Times New Roman" w:cs="Times New Roman"/>
          <w:bCs/>
          <w:sz w:val="22"/>
          <w:szCs w:val="22"/>
          <w:lang w:val="en-US"/>
        </w:rPr>
        <w:t>)</w:t>
      </w:r>
      <w:r w:rsidR="00AE402C">
        <w:rPr>
          <w:rFonts w:ascii="Times New Roman" w:hAnsi="Times New Roman" w:cs="Times New Roman"/>
          <w:bCs/>
          <w:sz w:val="22"/>
          <w:szCs w:val="22"/>
          <w:lang w:val="en-US"/>
        </w:rPr>
        <w:t xml:space="preserve"> </w:t>
      </w:r>
      <w:r w:rsidR="00AE402C">
        <w:rPr>
          <w:rFonts w:ascii="Times New Roman" w:hAnsi="Times New Roman" w:cs="Times New Roman"/>
          <w:bCs/>
          <w:sz w:val="22"/>
          <w:szCs w:val="22"/>
          <w:lang w:val="en-US"/>
        </w:rPr>
        <w:fldChar w:fldCharType="begin"/>
      </w:r>
      <w:r w:rsidR="00AE402C">
        <w:rPr>
          <w:rFonts w:ascii="Times New Roman" w:hAnsi="Times New Roman" w:cs="Times New Roman"/>
          <w:bCs/>
          <w:sz w:val="22"/>
          <w:szCs w:val="22"/>
          <w:lang w:val="en-US"/>
        </w:rPr>
        <w:instrText xml:space="preserve"> ADDIN ZOTERO_ITEM CSL_CITATION {"citationID":"bSskSjyb","properties":{"formattedCitation":"(Barneche {\\i{}et al.} 2019; Huss {\\i{}et al.} 2019)","plainCitation":"(Barneche et al. 2019; Huss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AE402C">
        <w:rPr>
          <w:rFonts w:ascii="Times New Roman" w:hAnsi="Times New Roman" w:cs="Times New Roman"/>
          <w:bCs/>
          <w:sz w:val="22"/>
          <w:szCs w:val="22"/>
          <w:lang w:val="en-US"/>
        </w:rPr>
        <w:fldChar w:fldCharType="separate"/>
      </w:r>
      <w:r w:rsidR="00AE402C" w:rsidRPr="00AE402C">
        <w:rPr>
          <w:rFonts w:ascii="Times New Roman" w:hAnsi="Times New Roman" w:cs="Times New Roman"/>
          <w:sz w:val="22"/>
          <w:lang w:val="en-GB"/>
        </w:rPr>
        <w:t>(</w:t>
      </w:r>
      <w:proofErr w:type="spellStart"/>
      <w:r w:rsidR="00AE402C" w:rsidRPr="00AE402C">
        <w:rPr>
          <w:rFonts w:ascii="Times New Roman" w:hAnsi="Times New Roman" w:cs="Times New Roman"/>
          <w:sz w:val="22"/>
          <w:lang w:val="en-GB"/>
        </w:rPr>
        <w:t>Barneche</w:t>
      </w:r>
      <w:proofErr w:type="spellEnd"/>
      <w:r w:rsidR="00AE402C" w:rsidRPr="00AE402C">
        <w:rPr>
          <w:rFonts w:ascii="Times New Roman" w:hAnsi="Times New Roman" w:cs="Times New Roman"/>
          <w:sz w:val="22"/>
          <w:lang w:val="en-GB"/>
        </w:rPr>
        <w:t xml:space="preserve"> </w:t>
      </w:r>
      <w:r w:rsidR="00AE402C" w:rsidRPr="00AE402C">
        <w:rPr>
          <w:rFonts w:ascii="Times New Roman" w:hAnsi="Times New Roman" w:cs="Times New Roman"/>
          <w:i/>
          <w:iCs/>
          <w:sz w:val="22"/>
          <w:lang w:val="en-GB"/>
        </w:rPr>
        <w:t>et al.</w:t>
      </w:r>
      <w:r w:rsidR="00AE402C" w:rsidRPr="00AE402C">
        <w:rPr>
          <w:rFonts w:ascii="Times New Roman" w:hAnsi="Times New Roman" w:cs="Times New Roman"/>
          <w:sz w:val="22"/>
          <w:lang w:val="en-GB"/>
        </w:rPr>
        <w:t xml:space="preserve"> 2019; Huss </w:t>
      </w:r>
      <w:r w:rsidR="00AE402C" w:rsidRPr="00AE402C">
        <w:rPr>
          <w:rFonts w:ascii="Times New Roman" w:hAnsi="Times New Roman" w:cs="Times New Roman"/>
          <w:i/>
          <w:iCs/>
          <w:sz w:val="22"/>
          <w:lang w:val="en-GB"/>
        </w:rPr>
        <w:t>et al.</w:t>
      </w:r>
      <w:r w:rsidR="00AE402C" w:rsidRPr="00AE402C">
        <w:rPr>
          <w:rFonts w:ascii="Times New Roman" w:hAnsi="Times New Roman" w:cs="Times New Roman"/>
          <w:sz w:val="22"/>
          <w:lang w:val="en-GB"/>
        </w:rPr>
        <w:t xml:space="preserve"> 2019)</w:t>
      </w:r>
      <w:r w:rsidR="00AE402C">
        <w:rPr>
          <w:rFonts w:ascii="Times New Roman" w:hAnsi="Times New Roman" w:cs="Times New Roman"/>
          <w:bCs/>
          <w:sz w:val="22"/>
          <w:szCs w:val="22"/>
          <w:lang w:val="en-US"/>
        </w:rPr>
        <w:fldChar w:fldCharType="end"/>
      </w:r>
      <w:r w:rsidR="002A780D">
        <w:rPr>
          <w:rFonts w:ascii="Times New Roman" w:hAnsi="Times New Roman" w:cs="Times New Roman"/>
          <w:bCs/>
          <w:sz w:val="22"/>
          <w:szCs w:val="22"/>
          <w:lang w:val="en-US"/>
        </w:rPr>
        <w:t>.</w:t>
      </w:r>
      <w:r w:rsidR="002647A0">
        <w:rPr>
          <w:rFonts w:ascii="Times New Roman" w:hAnsi="Times New Roman" w:cs="Times New Roman"/>
          <w:bCs/>
          <w:sz w:val="22"/>
          <w:szCs w:val="22"/>
          <w:lang w:val="en-US"/>
        </w:rPr>
        <w:t xml:space="preserve"> </w:t>
      </w:r>
      <w:r w:rsidR="00164FF9">
        <w:rPr>
          <w:rFonts w:ascii="Times New Roman" w:hAnsi="Times New Roman" w:cs="Times New Roman"/>
          <w:bCs/>
          <w:sz w:val="22"/>
          <w:szCs w:val="22"/>
          <w:lang w:val="en-US"/>
        </w:rPr>
        <w:t>However</w:t>
      </w:r>
      <w:r w:rsidR="00EA5356">
        <w:rPr>
          <w:rFonts w:ascii="Times New Roman" w:hAnsi="Times New Roman" w:cs="Times New Roman"/>
          <w:bCs/>
          <w:sz w:val="22"/>
          <w:szCs w:val="22"/>
          <w:lang w:val="en-US"/>
        </w:rPr>
        <w:t xml:space="preserve">, </w:t>
      </w:r>
      <w:r w:rsidR="00BE1742">
        <w:rPr>
          <w:rFonts w:ascii="Times New Roman" w:hAnsi="Times New Roman" w:cs="Times New Roman"/>
          <w:bCs/>
          <w:sz w:val="22"/>
          <w:szCs w:val="22"/>
          <w:lang w:val="en-US"/>
        </w:rPr>
        <w:t xml:space="preserve">in line with the TSR, </w:t>
      </w:r>
      <w:r w:rsidR="008A50BC">
        <w:rPr>
          <w:rFonts w:ascii="Times New Roman" w:hAnsi="Times New Roman" w:cs="Times New Roman"/>
          <w:bCs/>
          <w:sz w:val="22"/>
          <w:szCs w:val="22"/>
          <w:lang w:val="en-US"/>
        </w:rPr>
        <w:t>f</w:t>
      </w:r>
      <w:r w:rsidR="00EA5356">
        <w:rPr>
          <w:rFonts w:ascii="Times New Roman" w:hAnsi="Times New Roman" w:cs="Times New Roman"/>
          <w:bCs/>
          <w:sz w:val="22"/>
          <w:szCs w:val="22"/>
          <w:lang w:val="en-US"/>
        </w:rPr>
        <w:t>aster growth rates</w:t>
      </w:r>
      <w:r w:rsidR="006E6356">
        <w:rPr>
          <w:rFonts w:ascii="Times New Roman" w:hAnsi="Times New Roman" w:cs="Times New Roman"/>
          <w:bCs/>
          <w:sz w:val="22"/>
          <w:szCs w:val="22"/>
          <w:lang w:val="en-US"/>
        </w:rPr>
        <w:t xml:space="preserve"> or larger size-at-age</w:t>
      </w:r>
      <w:r w:rsidR="00EA5356">
        <w:rPr>
          <w:rFonts w:ascii="Times New Roman" w:hAnsi="Times New Roman" w:cs="Times New Roman"/>
          <w:bCs/>
          <w:sz w:val="22"/>
          <w:szCs w:val="22"/>
          <w:lang w:val="en-US"/>
        </w:rPr>
        <w:t xml:space="preserve"> </w:t>
      </w:r>
      <w:r w:rsidR="006E6356">
        <w:rPr>
          <w:rFonts w:ascii="Times New Roman" w:hAnsi="Times New Roman" w:cs="Times New Roman"/>
          <w:bCs/>
          <w:sz w:val="22"/>
          <w:szCs w:val="22"/>
          <w:lang w:val="en-US"/>
        </w:rPr>
        <w:t xml:space="preserve">of </w:t>
      </w:r>
      <w:r w:rsidR="00EA5356">
        <w:rPr>
          <w:rFonts w:ascii="Times New Roman" w:hAnsi="Times New Roman" w:cs="Times New Roman"/>
          <w:bCs/>
          <w:sz w:val="22"/>
          <w:szCs w:val="22"/>
          <w:lang w:val="en-US"/>
        </w:rPr>
        <w:t xml:space="preserve">young life stages is commonly found in both experimental and field data </w:t>
      </w:r>
      <w:r w:rsidR="00EA5356">
        <w:rPr>
          <w:rFonts w:ascii="Times New Roman" w:hAnsi="Times New Roman" w:cs="Times New Roman"/>
          <w:bCs/>
          <w:sz w:val="22"/>
          <w:szCs w:val="22"/>
          <w:lang w:val="en-US"/>
        </w:rPr>
        <w:fldChar w:fldCharType="begin"/>
      </w:r>
      <w:r w:rsidR="00EA5356">
        <w:rPr>
          <w:rFonts w:ascii="Times New Roman" w:hAnsi="Times New Roman" w:cs="Times New Roman"/>
          <w:bCs/>
          <w:sz w:val="22"/>
          <w:szCs w:val="22"/>
          <w:lang w:val="en-US"/>
        </w:rPr>
        <w:instrText xml:space="preserve"> ADDIN ZOTERO_ITEM CSL_CITATION {"citationID":"jJTrZCzr","properties":{"formattedCitation":"(Thresher {\\i{}et al.} 2007; Neuheimer {\\i{}et al.} 2011; Neuheimer &amp; Gr\\uc0\\u248{}nkjaer 2012; Baudron {\\i{}et al.} 2014; Huss {\\i{}et al.} 2019)","plainCitation":"(Thresher et al. 2007; Neuheimer et al. 2011; Neuheimer &amp; Grønkjaer 2012;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M."}],"issued":{"date-parts":[["2011",5]]}}},{"id":164,"uris":["http://zotero.org/users/6116610/items/CL598AAM"],"uri":["http://zotero.org/users/6116610/items/CL598AAM"],"itemData":{"id":164,"type":"article-journal","container-title":"Global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EA5356">
        <w:rPr>
          <w:rFonts w:ascii="Times New Roman" w:hAnsi="Times New Roman" w:cs="Times New Roman"/>
          <w:bCs/>
          <w:sz w:val="22"/>
          <w:szCs w:val="22"/>
          <w:lang w:val="en-US"/>
        </w:rPr>
        <w:fldChar w:fldCharType="separate"/>
      </w:r>
      <w:r w:rsidR="00EA5356" w:rsidRPr="00BB6065">
        <w:rPr>
          <w:rFonts w:ascii="Times New Roman" w:hAnsi="Times New Roman" w:cs="Times New Roman"/>
          <w:sz w:val="22"/>
          <w:lang w:val="en-GB"/>
        </w:rPr>
        <w:t xml:space="preserve">(Thresher </w:t>
      </w:r>
      <w:r w:rsidR="00EA5356" w:rsidRPr="00BB6065">
        <w:rPr>
          <w:rFonts w:ascii="Times New Roman" w:hAnsi="Times New Roman" w:cs="Times New Roman"/>
          <w:i/>
          <w:iCs/>
          <w:sz w:val="22"/>
          <w:lang w:val="en-GB"/>
        </w:rPr>
        <w:t>et al.</w:t>
      </w:r>
      <w:r w:rsidR="00EA5356" w:rsidRPr="00BB6065">
        <w:rPr>
          <w:rFonts w:ascii="Times New Roman" w:hAnsi="Times New Roman" w:cs="Times New Roman"/>
          <w:sz w:val="22"/>
          <w:lang w:val="en-GB"/>
        </w:rPr>
        <w:t xml:space="preserve"> 2007; </w:t>
      </w:r>
      <w:proofErr w:type="spellStart"/>
      <w:r w:rsidR="00EA5356" w:rsidRPr="00BB6065">
        <w:rPr>
          <w:rFonts w:ascii="Times New Roman" w:hAnsi="Times New Roman" w:cs="Times New Roman"/>
          <w:sz w:val="22"/>
          <w:lang w:val="en-GB"/>
        </w:rPr>
        <w:t>Neuheimer</w:t>
      </w:r>
      <w:proofErr w:type="spellEnd"/>
      <w:r w:rsidR="00EA5356" w:rsidRPr="00BB6065">
        <w:rPr>
          <w:rFonts w:ascii="Times New Roman" w:hAnsi="Times New Roman" w:cs="Times New Roman"/>
          <w:sz w:val="22"/>
          <w:lang w:val="en-GB"/>
        </w:rPr>
        <w:t xml:space="preserve"> </w:t>
      </w:r>
      <w:r w:rsidR="00EA5356" w:rsidRPr="00BB6065">
        <w:rPr>
          <w:rFonts w:ascii="Times New Roman" w:hAnsi="Times New Roman" w:cs="Times New Roman"/>
          <w:i/>
          <w:iCs/>
          <w:sz w:val="22"/>
          <w:lang w:val="en-GB"/>
        </w:rPr>
        <w:t>et al.</w:t>
      </w:r>
      <w:r w:rsidR="00EA5356" w:rsidRPr="00BB6065">
        <w:rPr>
          <w:rFonts w:ascii="Times New Roman" w:hAnsi="Times New Roman" w:cs="Times New Roman"/>
          <w:sz w:val="22"/>
          <w:lang w:val="en-GB"/>
        </w:rPr>
        <w:t xml:space="preserve"> 2011; </w:t>
      </w:r>
      <w:proofErr w:type="spellStart"/>
      <w:r w:rsidR="00EA5356" w:rsidRPr="00BB6065">
        <w:rPr>
          <w:rFonts w:ascii="Times New Roman" w:hAnsi="Times New Roman" w:cs="Times New Roman"/>
          <w:sz w:val="22"/>
          <w:lang w:val="en-GB"/>
        </w:rPr>
        <w:t>Neuheimer</w:t>
      </w:r>
      <w:proofErr w:type="spellEnd"/>
      <w:r w:rsidR="00EA5356" w:rsidRPr="00BB6065">
        <w:rPr>
          <w:rFonts w:ascii="Times New Roman" w:hAnsi="Times New Roman" w:cs="Times New Roman"/>
          <w:sz w:val="22"/>
          <w:lang w:val="en-GB"/>
        </w:rPr>
        <w:t xml:space="preserve"> &amp; </w:t>
      </w:r>
      <w:proofErr w:type="spellStart"/>
      <w:r w:rsidR="00EA5356" w:rsidRPr="00BB6065">
        <w:rPr>
          <w:rFonts w:ascii="Times New Roman" w:hAnsi="Times New Roman" w:cs="Times New Roman"/>
          <w:sz w:val="22"/>
          <w:lang w:val="en-GB"/>
        </w:rPr>
        <w:t>Grønkjaer</w:t>
      </w:r>
      <w:proofErr w:type="spellEnd"/>
      <w:r w:rsidR="00EA5356" w:rsidRPr="00BB6065">
        <w:rPr>
          <w:rFonts w:ascii="Times New Roman" w:hAnsi="Times New Roman" w:cs="Times New Roman"/>
          <w:sz w:val="22"/>
          <w:lang w:val="en-GB"/>
        </w:rPr>
        <w:t xml:space="preserve"> 2012; </w:t>
      </w:r>
      <w:proofErr w:type="spellStart"/>
      <w:r w:rsidR="00EA5356" w:rsidRPr="00BB6065">
        <w:rPr>
          <w:rFonts w:ascii="Times New Roman" w:hAnsi="Times New Roman" w:cs="Times New Roman"/>
          <w:sz w:val="22"/>
          <w:lang w:val="en-GB"/>
        </w:rPr>
        <w:t>Baudron</w:t>
      </w:r>
      <w:proofErr w:type="spellEnd"/>
      <w:r w:rsidR="00EA5356" w:rsidRPr="00BB6065">
        <w:rPr>
          <w:rFonts w:ascii="Times New Roman" w:hAnsi="Times New Roman" w:cs="Times New Roman"/>
          <w:sz w:val="22"/>
          <w:lang w:val="en-GB"/>
        </w:rPr>
        <w:t xml:space="preserve"> </w:t>
      </w:r>
      <w:r w:rsidR="00EA5356" w:rsidRPr="00BB6065">
        <w:rPr>
          <w:rFonts w:ascii="Times New Roman" w:hAnsi="Times New Roman" w:cs="Times New Roman"/>
          <w:i/>
          <w:iCs/>
          <w:sz w:val="22"/>
          <w:lang w:val="en-GB"/>
        </w:rPr>
        <w:t>et al.</w:t>
      </w:r>
      <w:r w:rsidR="00EA5356" w:rsidRPr="00BB6065">
        <w:rPr>
          <w:rFonts w:ascii="Times New Roman" w:hAnsi="Times New Roman" w:cs="Times New Roman"/>
          <w:sz w:val="22"/>
          <w:lang w:val="en-GB"/>
        </w:rPr>
        <w:t xml:space="preserve"> 2014; Huss </w:t>
      </w:r>
      <w:r w:rsidR="00EA5356" w:rsidRPr="00BB6065">
        <w:rPr>
          <w:rFonts w:ascii="Times New Roman" w:hAnsi="Times New Roman" w:cs="Times New Roman"/>
          <w:i/>
          <w:iCs/>
          <w:sz w:val="22"/>
          <w:lang w:val="en-GB"/>
        </w:rPr>
        <w:t>et al.</w:t>
      </w:r>
      <w:r w:rsidR="00EA5356" w:rsidRPr="00BB6065">
        <w:rPr>
          <w:rFonts w:ascii="Times New Roman" w:hAnsi="Times New Roman" w:cs="Times New Roman"/>
          <w:sz w:val="22"/>
          <w:lang w:val="en-GB"/>
        </w:rPr>
        <w:t xml:space="preserve"> 2019)</w:t>
      </w:r>
      <w:r w:rsidR="00EA5356">
        <w:rPr>
          <w:rFonts w:ascii="Times New Roman" w:hAnsi="Times New Roman" w:cs="Times New Roman"/>
          <w:bCs/>
          <w:sz w:val="22"/>
          <w:szCs w:val="22"/>
          <w:lang w:val="en-US"/>
        </w:rPr>
        <w:fldChar w:fldCharType="end"/>
      </w:r>
      <w:r w:rsidR="00EA5356">
        <w:rPr>
          <w:rFonts w:ascii="Times New Roman" w:hAnsi="Times New Roman" w:cs="Times New Roman"/>
          <w:bCs/>
          <w:sz w:val="22"/>
          <w:szCs w:val="22"/>
          <w:lang w:val="en-US"/>
        </w:rPr>
        <w:t>, as most fish species live in thermal environments where growth is still positively related to temperature.</w:t>
      </w:r>
      <w:r w:rsidR="009E2A2D">
        <w:rPr>
          <w:rFonts w:ascii="Times New Roman" w:hAnsi="Times New Roman" w:cs="Times New Roman"/>
          <w:bCs/>
          <w:sz w:val="22"/>
          <w:szCs w:val="22"/>
          <w:lang w:val="en-US"/>
        </w:rPr>
        <w:t xml:space="preserve"> Thus,</w:t>
      </w:r>
      <w:r w:rsidR="0029745C">
        <w:rPr>
          <w:rFonts w:ascii="Times New Roman" w:hAnsi="Times New Roman" w:cs="Times New Roman"/>
          <w:bCs/>
          <w:sz w:val="22"/>
          <w:szCs w:val="22"/>
          <w:lang w:val="en-US"/>
        </w:rPr>
        <w:t xml:space="preserve"> the ecological </w:t>
      </w:r>
      <w:r w:rsidR="0012731E">
        <w:rPr>
          <w:rFonts w:ascii="Times New Roman" w:hAnsi="Times New Roman" w:cs="Times New Roman"/>
          <w:bCs/>
          <w:sz w:val="22"/>
          <w:szCs w:val="22"/>
          <w:lang w:val="en-US"/>
        </w:rPr>
        <w:t xml:space="preserve">rule of shrinking body sizes </w:t>
      </w:r>
      <w:r w:rsidR="00CF05F8">
        <w:rPr>
          <w:rFonts w:ascii="Times New Roman" w:hAnsi="Times New Roman" w:cs="Times New Roman"/>
          <w:bCs/>
          <w:sz w:val="22"/>
          <w:szCs w:val="22"/>
          <w:lang w:val="en-US"/>
        </w:rPr>
        <w:t xml:space="preserve">may be more complex than </w:t>
      </w:r>
      <w:r w:rsidR="003B09A3">
        <w:rPr>
          <w:rFonts w:ascii="Times New Roman" w:hAnsi="Times New Roman" w:cs="Times New Roman"/>
          <w:bCs/>
          <w:sz w:val="22"/>
          <w:szCs w:val="22"/>
          <w:lang w:val="en-US"/>
        </w:rPr>
        <w:t xml:space="preserve">often depicted, as </w:t>
      </w:r>
      <w:r w:rsidR="008862C6">
        <w:rPr>
          <w:rFonts w:ascii="Times New Roman" w:hAnsi="Times New Roman" w:cs="Times New Roman"/>
          <w:bCs/>
          <w:sz w:val="22"/>
          <w:szCs w:val="22"/>
          <w:lang w:val="en-US"/>
        </w:rPr>
        <w:t xml:space="preserve">the effects of </w:t>
      </w:r>
      <w:r w:rsidR="003B09A3">
        <w:rPr>
          <w:rFonts w:ascii="Times New Roman" w:hAnsi="Times New Roman" w:cs="Times New Roman"/>
          <w:bCs/>
          <w:sz w:val="22"/>
          <w:szCs w:val="22"/>
          <w:lang w:val="en-US"/>
        </w:rPr>
        <w:t xml:space="preserve">temperature </w:t>
      </w:r>
      <w:r w:rsidR="008862C6">
        <w:rPr>
          <w:rFonts w:ascii="Times New Roman" w:hAnsi="Times New Roman" w:cs="Times New Roman"/>
          <w:bCs/>
          <w:sz w:val="22"/>
          <w:szCs w:val="22"/>
          <w:lang w:val="en-US"/>
        </w:rPr>
        <w:t xml:space="preserve">on growth and body size </w:t>
      </w:r>
      <w:r w:rsidR="003B09A3">
        <w:rPr>
          <w:rFonts w:ascii="Times New Roman" w:hAnsi="Times New Roman" w:cs="Times New Roman"/>
          <w:bCs/>
          <w:sz w:val="22"/>
          <w:szCs w:val="22"/>
          <w:lang w:val="en-US"/>
        </w:rPr>
        <w:t>relationships tend to vary over ontogeny</w:t>
      </w:r>
      <w:r w:rsidR="00CB1BA9">
        <w:rPr>
          <w:rFonts w:ascii="Times New Roman" w:hAnsi="Times New Roman" w:cs="Times New Roman"/>
          <w:bCs/>
          <w:sz w:val="22"/>
          <w:szCs w:val="22"/>
          <w:lang w:val="en-US"/>
        </w:rPr>
        <w:t xml:space="preserve">. </w:t>
      </w:r>
      <w:r w:rsidR="00631D2D">
        <w:rPr>
          <w:rFonts w:ascii="Times New Roman" w:hAnsi="Times New Roman" w:cs="Times New Roman"/>
          <w:bCs/>
          <w:sz w:val="22"/>
          <w:szCs w:val="22"/>
          <w:lang w:val="en-US"/>
        </w:rPr>
        <w:t xml:space="preserve">As body size is a key trait in aquatic </w:t>
      </w:r>
      <w:r w:rsidR="007D79AD">
        <w:rPr>
          <w:rFonts w:ascii="Times New Roman" w:hAnsi="Times New Roman" w:cs="Times New Roman"/>
          <w:bCs/>
          <w:sz w:val="22"/>
          <w:szCs w:val="22"/>
          <w:lang w:val="en-US"/>
        </w:rPr>
        <w:t>ecosystem</w:t>
      </w:r>
      <w:r w:rsidR="00D7707C">
        <w:rPr>
          <w:rFonts w:ascii="Times New Roman" w:hAnsi="Times New Roman" w:cs="Times New Roman"/>
          <w:bCs/>
          <w:sz w:val="22"/>
          <w:szCs w:val="22"/>
          <w:lang w:val="en-US"/>
        </w:rPr>
        <w:t>s</w:t>
      </w:r>
      <w:r w:rsidR="008D4338">
        <w:rPr>
          <w:rFonts w:ascii="Times New Roman" w:hAnsi="Times New Roman" w:cs="Times New Roman"/>
          <w:bCs/>
          <w:sz w:val="22"/>
          <w:szCs w:val="22"/>
          <w:lang w:val="en-US"/>
        </w:rPr>
        <w:t xml:space="preserve"> </w:t>
      </w:r>
      <w:r w:rsidR="00006134">
        <w:rPr>
          <w:rFonts w:ascii="Times New Roman" w:hAnsi="Times New Roman" w:cs="Times New Roman"/>
          <w:bCs/>
          <w:sz w:val="22"/>
          <w:szCs w:val="22"/>
          <w:lang w:val="en-US"/>
        </w:rPr>
        <w:fldChar w:fldCharType="begin"/>
      </w:r>
      <w:r w:rsidR="00006134">
        <w:rPr>
          <w:rFonts w:ascii="Times New Roman" w:hAnsi="Times New Roman" w:cs="Times New Roman"/>
          <w:bCs/>
          <w:sz w:val="22"/>
          <w:szCs w:val="22"/>
          <w:lang w:val="en-US"/>
        </w:rPr>
        <w:instrText xml:space="preserve"> ADDIN ZOTERO_ITEM CSL_CITATION {"citationID":"Gy0kEprR","properties":{"formattedCitation":"(Andersen {\\i{}et al.} 2016)","plainCitation":"(Andersen et al. 2016)","noteIndex":0},"citationItems":[{"id":1830,"uris":["http://zotero.org/users/6116610/items/Z9LEI2TM"],"uri":["http://zotero.org/users/6116610/items/Z9LEI2TM"],"itemData":{"id":1830,"type":"article-journal","abstract":"The size of an individual organism is a key trait to characterize its physiology and feeding ecology. Size-based scaling laws may have a limited size range of validity or undergo a transition from one scaling exponent to another at some characteristic size. We collate and review data on size-based scaling laws for resource acquisition, mobility, sensory range, and progeny size for all pelagic marine life, from bacteria to whales. Further, we review and develop simple theoretical arguments for observed scaling laws and the characteristic sizes of a change or breakdown of power laws. We divide life in the ocean into seven major realms based on trophic strategy, physiology, and life history strategy. Such a categorization represents a move away from a taxonomically oriented description toward a trait-based description of life in the oceans. Finally, we discuss life forms that transgress the simple size-based rules and identify unanswered questions.","container-title":"Annual Review of Marine Science","DOI":"10.1146/annurev-marine-122414-034144","ISSN":"1941-0611","journalAbbreviation":"Ann Rev Mar Sci","language":"eng","note":"PMID: 26163011","page":"217-241","source":"PubMed","title":"Characteristic Sizes of Life in the Oceans, from Bacteria to Whales","volume":"8","author":[{"family":"Andersen","given":"K. H."},{"family":"Berge","given":"T."},{"family":"Gonçalves","given":"R. J."},{"family":"Hartvig","given":"M."},{"family":"Heuschele","given":"J."},{"family":"Hylander","given":"S."},{"family":"Jacobsen","given":"N. S."},{"family":"Lindemann","given":"C."},{"family":"Martens","given":"E. A."},{"family":"Neuheimer","given":"A. B."},{"family":"Olsson","given":"K."},{"family":"Palacz","given":"A."},{"family":"Prowe","given":"A. E. F."},{"family":"Sainmont","given":"J."},{"family":"Traving","given":"S. J."},{"family":"Visser","given":"A. W."},{"family":"Wadhwa","given":"N."},{"family":"Kiørboe","given":"T."}],"issued":{"date-parts":[["2016"]]}}}],"schema":"https://github.com/citation-style-language/schema/raw/master/csl-citation.json"} </w:instrText>
      </w:r>
      <w:r w:rsidR="00006134">
        <w:rPr>
          <w:rFonts w:ascii="Times New Roman" w:hAnsi="Times New Roman" w:cs="Times New Roman"/>
          <w:bCs/>
          <w:sz w:val="22"/>
          <w:szCs w:val="22"/>
          <w:lang w:val="en-US"/>
        </w:rPr>
        <w:fldChar w:fldCharType="separate"/>
      </w:r>
      <w:r w:rsidR="00006134" w:rsidRPr="00006134">
        <w:rPr>
          <w:rFonts w:ascii="Times New Roman" w:hAnsi="Times New Roman" w:cs="Times New Roman"/>
          <w:sz w:val="22"/>
          <w:lang w:val="en-GB"/>
        </w:rPr>
        <w:t xml:space="preserve">(Andersen </w:t>
      </w:r>
      <w:r w:rsidR="00006134" w:rsidRPr="00006134">
        <w:rPr>
          <w:rFonts w:ascii="Times New Roman" w:hAnsi="Times New Roman" w:cs="Times New Roman"/>
          <w:i/>
          <w:iCs/>
          <w:sz w:val="22"/>
          <w:lang w:val="en-GB"/>
        </w:rPr>
        <w:t>et al.</w:t>
      </w:r>
      <w:r w:rsidR="00006134" w:rsidRPr="00006134">
        <w:rPr>
          <w:rFonts w:ascii="Times New Roman" w:hAnsi="Times New Roman" w:cs="Times New Roman"/>
          <w:sz w:val="22"/>
          <w:lang w:val="en-GB"/>
        </w:rPr>
        <w:t xml:space="preserve"> 2016)</w:t>
      </w:r>
      <w:r w:rsidR="00006134">
        <w:rPr>
          <w:rFonts w:ascii="Times New Roman" w:hAnsi="Times New Roman" w:cs="Times New Roman"/>
          <w:bCs/>
          <w:sz w:val="22"/>
          <w:szCs w:val="22"/>
          <w:lang w:val="en-US"/>
        </w:rPr>
        <w:fldChar w:fldCharType="end"/>
      </w:r>
      <w:r w:rsidR="00631D2D">
        <w:rPr>
          <w:rFonts w:ascii="Times New Roman" w:hAnsi="Times New Roman" w:cs="Times New Roman"/>
          <w:bCs/>
          <w:sz w:val="22"/>
          <w:szCs w:val="22"/>
          <w:lang w:val="en-US"/>
        </w:rPr>
        <w:t xml:space="preserve">, warming-induced changes in </w:t>
      </w:r>
      <w:r w:rsidR="006A11DA">
        <w:rPr>
          <w:rFonts w:ascii="Times New Roman" w:hAnsi="Times New Roman" w:cs="Times New Roman"/>
          <w:bCs/>
          <w:sz w:val="22"/>
          <w:szCs w:val="22"/>
          <w:lang w:val="en-US"/>
        </w:rPr>
        <w:t xml:space="preserve">growth and size-at-age </w:t>
      </w:r>
      <w:r w:rsidR="000E51F6">
        <w:rPr>
          <w:rFonts w:ascii="Times New Roman" w:hAnsi="Times New Roman" w:cs="Times New Roman"/>
          <w:bCs/>
          <w:sz w:val="22"/>
          <w:szCs w:val="22"/>
          <w:lang w:val="en-US"/>
        </w:rPr>
        <w:t>of fish populations</w:t>
      </w:r>
      <w:r w:rsidR="00251F64">
        <w:rPr>
          <w:rFonts w:ascii="Times New Roman" w:hAnsi="Times New Roman" w:cs="Times New Roman"/>
          <w:bCs/>
          <w:sz w:val="22"/>
          <w:szCs w:val="22"/>
          <w:lang w:val="en-US"/>
        </w:rPr>
        <w:t xml:space="preserve"> could</w:t>
      </w:r>
      <w:r w:rsidR="00A0277F">
        <w:rPr>
          <w:rFonts w:ascii="Times New Roman" w:hAnsi="Times New Roman" w:cs="Times New Roman"/>
          <w:bCs/>
          <w:sz w:val="22"/>
          <w:szCs w:val="22"/>
          <w:lang w:val="en-US"/>
        </w:rPr>
        <w:t xml:space="preserve"> have implications not only for </w:t>
      </w:r>
      <w:r w:rsidR="00C83144">
        <w:rPr>
          <w:rFonts w:ascii="Times New Roman" w:hAnsi="Times New Roman" w:cs="Times New Roman"/>
          <w:bCs/>
          <w:sz w:val="22"/>
          <w:szCs w:val="22"/>
          <w:lang w:val="en-US"/>
        </w:rPr>
        <w:t xml:space="preserve">biomass and </w:t>
      </w:r>
      <w:r w:rsidR="00D23690">
        <w:rPr>
          <w:rFonts w:ascii="Times New Roman" w:hAnsi="Times New Roman" w:cs="Times New Roman"/>
          <w:bCs/>
          <w:sz w:val="22"/>
          <w:szCs w:val="22"/>
          <w:lang w:val="en-US"/>
        </w:rPr>
        <w:t>productivity</w:t>
      </w:r>
      <w:r w:rsidR="009C6788">
        <w:rPr>
          <w:rFonts w:ascii="Times New Roman" w:hAnsi="Times New Roman" w:cs="Times New Roman"/>
          <w:bCs/>
          <w:sz w:val="22"/>
          <w:szCs w:val="22"/>
          <w:lang w:val="en-US"/>
        </w:rPr>
        <w:t xml:space="preserve"> </w:t>
      </w:r>
      <w:r w:rsidR="00230ABF">
        <w:rPr>
          <w:rFonts w:ascii="Times New Roman" w:hAnsi="Times New Roman" w:cs="Times New Roman"/>
          <w:bCs/>
          <w:sz w:val="22"/>
          <w:szCs w:val="22"/>
          <w:lang w:val="en-US"/>
        </w:rPr>
        <w:t>but also their structure and stability</w:t>
      </w:r>
      <w:r w:rsidR="00276A51">
        <w:rPr>
          <w:rFonts w:ascii="Times New Roman" w:hAnsi="Times New Roman" w:cs="Times New Roman"/>
          <w:bCs/>
          <w:sz w:val="22"/>
          <w:szCs w:val="22"/>
          <w:lang w:val="en-US"/>
        </w:rPr>
        <w:t xml:space="preserve"> </w:t>
      </w:r>
      <w:r w:rsidR="00276A51">
        <w:rPr>
          <w:rFonts w:ascii="Times New Roman" w:hAnsi="Times New Roman" w:cs="Times New Roman"/>
          <w:bCs/>
          <w:sz w:val="22"/>
          <w:szCs w:val="22"/>
          <w:lang w:val="en-US"/>
        </w:rPr>
        <w:fldChar w:fldCharType="begin"/>
      </w:r>
      <w:r w:rsidR="00276A51">
        <w:rPr>
          <w:rFonts w:ascii="Times New Roman" w:hAnsi="Times New Roman" w:cs="Times New Roman"/>
          <w:bCs/>
          <w:sz w:val="22"/>
          <w:szCs w:val="22"/>
          <w:lang w:val="en-US"/>
        </w:rPr>
        <w:instrText xml:space="preserve"> ADDIN ZOTERO_ITEM CSL_CITATION {"citationID":"oojqr946","properties":{"formattedCitation":"(Audzijonyte {\\i{}et al.} 2013)","plainCitation":"(Audzijonyte et al. 2013)","noteIndex":0},"citationItems":[{"id":1827,"uris":["http://zotero.org/users/6116610/items/U4CP2E9I"],"uri":["http://zotero.org/users/6116610/items/U4CP2E9I"],"itemData":{"id":1827,"type":"article-journal","abstract":"Humans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276A51">
        <w:rPr>
          <w:rFonts w:ascii="Times New Roman" w:hAnsi="Times New Roman" w:cs="Times New Roman"/>
          <w:bCs/>
          <w:sz w:val="22"/>
          <w:szCs w:val="22"/>
          <w:lang w:val="en-US"/>
        </w:rPr>
        <w:fldChar w:fldCharType="separate"/>
      </w:r>
      <w:r w:rsidR="00276A51" w:rsidRPr="00276A51">
        <w:rPr>
          <w:rFonts w:ascii="Times New Roman" w:hAnsi="Times New Roman" w:cs="Times New Roman"/>
          <w:sz w:val="22"/>
          <w:lang w:val="en-GB"/>
        </w:rPr>
        <w:t>(</w:t>
      </w:r>
      <w:proofErr w:type="spellStart"/>
      <w:r w:rsidR="00276A51" w:rsidRPr="00276A51">
        <w:rPr>
          <w:rFonts w:ascii="Times New Roman" w:hAnsi="Times New Roman" w:cs="Times New Roman"/>
          <w:sz w:val="22"/>
          <w:lang w:val="en-GB"/>
        </w:rPr>
        <w:t>Audzijonyte</w:t>
      </w:r>
      <w:proofErr w:type="spellEnd"/>
      <w:r w:rsidR="00276A51" w:rsidRPr="00276A51">
        <w:rPr>
          <w:rFonts w:ascii="Times New Roman" w:hAnsi="Times New Roman" w:cs="Times New Roman"/>
          <w:sz w:val="22"/>
          <w:lang w:val="en-GB"/>
        </w:rPr>
        <w:t xml:space="preserve"> </w:t>
      </w:r>
      <w:r w:rsidR="00276A51" w:rsidRPr="00276A51">
        <w:rPr>
          <w:rFonts w:ascii="Times New Roman" w:hAnsi="Times New Roman" w:cs="Times New Roman"/>
          <w:i/>
          <w:iCs/>
          <w:sz w:val="22"/>
          <w:lang w:val="en-GB"/>
        </w:rPr>
        <w:t>et al.</w:t>
      </w:r>
      <w:r w:rsidR="00276A51" w:rsidRPr="00276A51">
        <w:rPr>
          <w:rFonts w:ascii="Times New Roman" w:hAnsi="Times New Roman" w:cs="Times New Roman"/>
          <w:sz w:val="22"/>
          <w:lang w:val="en-GB"/>
        </w:rPr>
        <w:t xml:space="preserve"> 2013)</w:t>
      </w:r>
      <w:r w:rsidR="00276A51">
        <w:rPr>
          <w:rFonts w:ascii="Times New Roman" w:hAnsi="Times New Roman" w:cs="Times New Roman"/>
          <w:bCs/>
          <w:sz w:val="22"/>
          <w:szCs w:val="22"/>
          <w:lang w:val="en-US"/>
        </w:rPr>
        <w:fldChar w:fldCharType="end"/>
      </w:r>
      <w:r w:rsidR="00CE4B4F">
        <w:rPr>
          <w:rFonts w:ascii="Times New Roman" w:hAnsi="Times New Roman" w:cs="Times New Roman"/>
          <w:bCs/>
          <w:sz w:val="22"/>
          <w:szCs w:val="22"/>
          <w:lang w:val="en-US"/>
        </w:rPr>
        <w:t xml:space="preserve">. </w:t>
      </w:r>
      <w:commentRangeStart w:id="8"/>
      <w:r w:rsidR="0044650C">
        <w:rPr>
          <w:rFonts w:ascii="Times New Roman" w:hAnsi="Times New Roman" w:cs="Times New Roman"/>
          <w:bCs/>
          <w:sz w:val="22"/>
          <w:szCs w:val="22"/>
          <w:lang w:val="en-US"/>
        </w:rPr>
        <w:t>I</w:t>
      </w:r>
      <w:r w:rsidR="00CE4B4F">
        <w:rPr>
          <w:rFonts w:ascii="Times New Roman" w:hAnsi="Times New Roman" w:cs="Times New Roman"/>
          <w:bCs/>
          <w:sz w:val="22"/>
          <w:szCs w:val="22"/>
          <w:lang w:val="en-US"/>
        </w:rPr>
        <w:t xml:space="preserve">t is </w:t>
      </w:r>
      <w:r w:rsidR="00B754F1">
        <w:rPr>
          <w:rFonts w:ascii="Times New Roman" w:hAnsi="Times New Roman" w:cs="Times New Roman"/>
          <w:bCs/>
          <w:sz w:val="22"/>
          <w:szCs w:val="22"/>
          <w:lang w:val="en-US"/>
        </w:rPr>
        <w:t xml:space="preserve">therefore </w:t>
      </w:r>
      <w:r w:rsidR="00035532">
        <w:rPr>
          <w:rFonts w:ascii="Times New Roman" w:hAnsi="Times New Roman" w:cs="Times New Roman"/>
          <w:bCs/>
          <w:sz w:val="22"/>
          <w:szCs w:val="22"/>
          <w:lang w:val="en-GB"/>
        </w:rPr>
        <w:t xml:space="preserve">important to </w:t>
      </w:r>
      <w:r w:rsidR="007D6443">
        <w:rPr>
          <w:rFonts w:ascii="Times New Roman" w:hAnsi="Times New Roman" w:cs="Times New Roman"/>
          <w:bCs/>
          <w:sz w:val="22"/>
          <w:szCs w:val="22"/>
          <w:lang w:val="en-GB"/>
        </w:rPr>
        <w:t xml:space="preserve">develop </w:t>
      </w:r>
      <w:r w:rsidR="00173680">
        <w:rPr>
          <w:rFonts w:ascii="Times New Roman" w:hAnsi="Times New Roman" w:cs="Times New Roman"/>
          <w:bCs/>
          <w:sz w:val="22"/>
          <w:szCs w:val="22"/>
          <w:lang w:val="en-GB"/>
        </w:rPr>
        <w:t xml:space="preserve">mechanistic </w:t>
      </w:r>
      <w:r w:rsidR="00643F2B">
        <w:rPr>
          <w:rFonts w:ascii="Times New Roman" w:hAnsi="Times New Roman" w:cs="Times New Roman"/>
          <w:bCs/>
          <w:sz w:val="22"/>
          <w:szCs w:val="22"/>
          <w:lang w:val="en-GB"/>
        </w:rPr>
        <w:t xml:space="preserve">size-based food web </w:t>
      </w:r>
      <w:r w:rsidR="007D6443">
        <w:rPr>
          <w:rFonts w:ascii="Times New Roman" w:hAnsi="Times New Roman" w:cs="Times New Roman"/>
          <w:bCs/>
          <w:sz w:val="22"/>
          <w:szCs w:val="22"/>
          <w:lang w:val="en-GB"/>
        </w:rPr>
        <w:t xml:space="preserve">models </w:t>
      </w:r>
      <w:r w:rsidR="00ED3637">
        <w:rPr>
          <w:rFonts w:ascii="Times New Roman" w:hAnsi="Times New Roman" w:cs="Times New Roman"/>
          <w:bCs/>
          <w:sz w:val="22"/>
          <w:szCs w:val="22"/>
          <w:lang w:val="en-GB"/>
        </w:rPr>
        <w:t>where the impacts of warming on body size and size-based interactions can be evaluated</w:t>
      </w:r>
      <w:r w:rsidR="000124FD">
        <w:rPr>
          <w:rFonts w:ascii="Times New Roman" w:hAnsi="Times New Roman" w:cs="Times New Roman"/>
          <w:bCs/>
          <w:sz w:val="22"/>
          <w:szCs w:val="22"/>
          <w:lang w:val="en-GB"/>
        </w:rPr>
        <w:t>.</w:t>
      </w:r>
      <w:commentRangeEnd w:id="8"/>
      <w:r w:rsidR="005873DE">
        <w:rPr>
          <w:rStyle w:val="CommentReference"/>
        </w:rPr>
        <w:commentReference w:id="8"/>
      </w:r>
    </w:p>
    <w:p w14:paraId="3B504B7E" w14:textId="26BDD7E5" w:rsidR="00C82C29" w:rsidRDefault="00057295" w:rsidP="005B153D">
      <w:pPr>
        <w:spacing w:line="480" w:lineRule="auto"/>
        <w:ind w:firstLine="284"/>
        <w:jc w:val="both"/>
        <w:rPr>
          <w:rFonts w:ascii="Times New Roman" w:hAnsi="Times New Roman" w:cs="Times New Roman"/>
          <w:bCs/>
          <w:sz w:val="22"/>
          <w:szCs w:val="22"/>
          <w:lang w:val="en-US"/>
        </w:rPr>
      </w:pPr>
      <w:commentRangeStart w:id="9"/>
      <w:r>
        <w:rPr>
          <w:rFonts w:ascii="Times New Roman" w:hAnsi="Times New Roman" w:cs="Times New Roman"/>
          <w:sz w:val="22"/>
          <w:szCs w:val="22"/>
          <w:lang w:val="en-US"/>
        </w:rPr>
        <w:t>M</w:t>
      </w:r>
      <w:r w:rsidR="00173680" w:rsidRPr="00173680">
        <w:rPr>
          <w:rFonts w:ascii="Times New Roman" w:hAnsi="Times New Roman" w:cs="Times New Roman"/>
          <w:sz w:val="22"/>
          <w:szCs w:val="22"/>
          <w:lang w:val="en-US"/>
        </w:rPr>
        <w:t xml:space="preserve">echanistic </w:t>
      </w:r>
      <w:commentRangeEnd w:id="9"/>
      <w:r w:rsidR="00C36DC2">
        <w:rPr>
          <w:rStyle w:val="CommentReference"/>
        </w:rPr>
        <w:commentReference w:id="9"/>
      </w:r>
      <w:r w:rsidR="00F83854">
        <w:rPr>
          <w:rFonts w:ascii="Times New Roman" w:hAnsi="Times New Roman" w:cs="Times New Roman"/>
          <w:sz w:val="22"/>
          <w:szCs w:val="22"/>
          <w:lang w:val="en-US"/>
        </w:rPr>
        <w:t xml:space="preserve">models </w:t>
      </w:r>
      <w:r w:rsidR="00C11C95">
        <w:rPr>
          <w:rFonts w:ascii="Times New Roman" w:hAnsi="Times New Roman" w:cs="Times New Roman"/>
          <w:sz w:val="22"/>
          <w:szCs w:val="22"/>
          <w:lang w:val="en-US"/>
        </w:rPr>
        <w:t xml:space="preserve">are useful </w:t>
      </w:r>
      <w:r w:rsidR="007230FB">
        <w:rPr>
          <w:rFonts w:ascii="Times New Roman" w:hAnsi="Times New Roman" w:cs="Times New Roman"/>
          <w:sz w:val="22"/>
          <w:szCs w:val="22"/>
          <w:lang w:val="en-US"/>
        </w:rPr>
        <w:t>for</w:t>
      </w:r>
      <w:r w:rsidR="00C11C95">
        <w:rPr>
          <w:rFonts w:ascii="Times New Roman" w:hAnsi="Times New Roman" w:cs="Times New Roman"/>
          <w:sz w:val="22"/>
          <w:szCs w:val="22"/>
          <w:lang w:val="en-US"/>
        </w:rPr>
        <w:t xml:space="preserve"> </w:t>
      </w:r>
      <w:r w:rsidR="007B69DF">
        <w:rPr>
          <w:rFonts w:ascii="Times New Roman" w:hAnsi="Times New Roman" w:cs="Times New Roman"/>
          <w:sz w:val="22"/>
          <w:szCs w:val="22"/>
          <w:lang w:val="en-US"/>
        </w:rPr>
        <w:t xml:space="preserve">evaluating </w:t>
      </w:r>
      <w:r w:rsidR="00C11C95">
        <w:rPr>
          <w:rFonts w:ascii="Times New Roman" w:hAnsi="Times New Roman" w:cs="Times New Roman"/>
          <w:sz w:val="22"/>
          <w:szCs w:val="22"/>
          <w:lang w:val="en-US"/>
        </w:rPr>
        <w:t xml:space="preserve">the </w:t>
      </w:r>
      <w:r w:rsidR="00613524">
        <w:rPr>
          <w:rFonts w:ascii="Times New Roman" w:hAnsi="Times New Roman" w:cs="Times New Roman"/>
          <w:sz w:val="22"/>
          <w:szCs w:val="22"/>
          <w:lang w:val="en-US"/>
        </w:rPr>
        <w:t xml:space="preserve">implications of </w:t>
      </w:r>
      <w:r w:rsidR="009F5215">
        <w:rPr>
          <w:rFonts w:ascii="Times New Roman" w:hAnsi="Times New Roman" w:cs="Times New Roman"/>
          <w:sz w:val="22"/>
          <w:szCs w:val="22"/>
          <w:lang w:val="en-US"/>
        </w:rPr>
        <w:t>temperature-size responses in food we</w:t>
      </w:r>
      <w:r w:rsidR="00EA7CED">
        <w:rPr>
          <w:rFonts w:ascii="Times New Roman" w:hAnsi="Times New Roman" w:cs="Times New Roman"/>
          <w:sz w:val="22"/>
          <w:szCs w:val="22"/>
          <w:lang w:val="en-US"/>
        </w:rPr>
        <w:t>bs</w:t>
      </w:r>
      <w:r w:rsidR="009F5215">
        <w:rPr>
          <w:rFonts w:ascii="Times New Roman" w:hAnsi="Times New Roman" w:cs="Times New Roman"/>
          <w:sz w:val="22"/>
          <w:szCs w:val="22"/>
          <w:lang w:val="en-US"/>
        </w:rPr>
        <w:t xml:space="preserve">, as results emerge from </w:t>
      </w:r>
      <w:r w:rsidR="00954F53">
        <w:rPr>
          <w:rFonts w:ascii="Times New Roman" w:hAnsi="Times New Roman" w:cs="Times New Roman"/>
          <w:sz w:val="22"/>
          <w:szCs w:val="22"/>
          <w:lang w:val="en-US"/>
        </w:rPr>
        <w:t xml:space="preserve">key </w:t>
      </w:r>
      <w:r w:rsidR="00951F66">
        <w:rPr>
          <w:rFonts w:ascii="Times New Roman" w:hAnsi="Times New Roman" w:cs="Times New Roman"/>
          <w:sz w:val="22"/>
          <w:szCs w:val="22"/>
          <w:lang w:val="en-US"/>
        </w:rPr>
        <w:t xml:space="preserve">individual-level </w:t>
      </w:r>
      <w:r w:rsidR="00173680" w:rsidRPr="00173680">
        <w:rPr>
          <w:rFonts w:ascii="Times New Roman" w:hAnsi="Times New Roman" w:cs="Times New Roman"/>
          <w:sz w:val="22"/>
          <w:szCs w:val="22"/>
          <w:lang w:val="en-US"/>
        </w:rPr>
        <w:t>processes</w:t>
      </w:r>
      <w:r w:rsidR="00F83854">
        <w:rPr>
          <w:rFonts w:ascii="Times New Roman" w:hAnsi="Times New Roman" w:cs="Times New Roman"/>
          <w:sz w:val="22"/>
          <w:szCs w:val="22"/>
          <w:lang w:val="en-US"/>
        </w:rPr>
        <w:t>.</w:t>
      </w:r>
      <w:r w:rsidR="001F771A">
        <w:rPr>
          <w:rFonts w:ascii="Times New Roman" w:hAnsi="Times New Roman" w:cs="Times New Roman"/>
          <w:sz w:val="22"/>
          <w:szCs w:val="22"/>
          <w:lang w:val="en-US"/>
        </w:rPr>
        <w:t xml:space="preserve"> </w:t>
      </w:r>
      <w:r w:rsidR="00DE3D95">
        <w:rPr>
          <w:rFonts w:ascii="Times New Roman" w:hAnsi="Times New Roman" w:cs="Times New Roman"/>
          <w:sz w:val="22"/>
          <w:szCs w:val="22"/>
          <w:lang w:val="en-US"/>
        </w:rPr>
        <w:t>Using an eco-physiological growth model (</w:t>
      </w:r>
      <w:r w:rsidR="00DE3D95">
        <w:rPr>
          <w:rFonts w:ascii="Times New Roman" w:hAnsi="Times New Roman" w:cs="Times New Roman"/>
          <w:sz w:val="22"/>
          <w:szCs w:val="22"/>
          <w:lang w:val="en-US"/>
        </w:rPr>
        <w:t xml:space="preserve">generalized </w:t>
      </w:r>
      <w:r w:rsidR="00DE3D95" w:rsidRPr="00AF32CB">
        <w:rPr>
          <w:rFonts w:ascii="Times New Roman" w:hAnsi="Times New Roman" w:cs="Times New Roman"/>
          <w:sz w:val="22"/>
          <w:szCs w:val="22"/>
        </w:rPr>
        <w:t xml:space="preserve">von Bertalanffy growth </w:t>
      </w:r>
      <w:r w:rsidR="00DE3D95" w:rsidRPr="008C7F1C">
        <w:rPr>
          <w:rFonts w:ascii="Times New Roman" w:hAnsi="Times New Roman" w:cs="Times New Roman"/>
          <w:sz w:val="22"/>
          <w:szCs w:val="22"/>
          <w:lang w:val="en-US"/>
        </w:rPr>
        <w:t>mode</w:t>
      </w:r>
      <w:r w:rsidR="00DE3D95">
        <w:rPr>
          <w:rFonts w:ascii="Times New Roman" w:hAnsi="Times New Roman" w:cs="Times New Roman"/>
          <w:sz w:val="22"/>
          <w:szCs w:val="22"/>
          <w:lang w:val="en-US"/>
        </w:rPr>
        <w:t>l</w:t>
      </w:r>
      <w:r w:rsidR="00DE3D95">
        <w:rPr>
          <w:rFonts w:ascii="Times New Roman" w:hAnsi="Times New Roman" w:cs="Times New Roman"/>
          <w:sz w:val="22"/>
          <w:szCs w:val="22"/>
          <w:lang w:val="en-US"/>
        </w:rPr>
        <w:t xml:space="preserve">), </w:t>
      </w:r>
      <w:r w:rsidR="00437BC7">
        <w:rPr>
          <w:rFonts w:ascii="Times New Roman" w:hAnsi="Times New Roman" w:cs="Times New Roman"/>
          <w:sz w:val="22"/>
          <w:szCs w:val="22"/>
          <w:lang w:val="en-US"/>
        </w:rPr>
        <w:t xml:space="preserve">Cheung et al. </w:t>
      </w:r>
      <w:r w:rsidR="00E63F97" w:rsidRPr="00AF32CB">
        <w:rPr>
          <w:rFonts w:ascii="Times New Roman" w:hAnsi="Times New Roman" w:cs="Times New Roman"/>
          <w:sz w:val="22"/>
          <w:szCs w:val="22"/>
        </w:rPr>
        <w:fldChar w:fldCharType="begin"/>
      </w:r>
      <w:r w:rsidR="00BB29B7">
        <w:rPr>
          <w:rFonts w:ascii="Times New Roman" w:hAnsi="Times New Roman" w:cs="Times New Roman"/>
          <w:sz w:val="22"/>
          <w:szCs w:val="22"/>
        </w:rPr>
        <w:instrText xml:space="preserve"> ADDIN ZOTERO_ITEM CSL_CITATION {"citationID":"SUVEA9Bx","properties":{"formattedCitation":"(2013)","plainCitation":"(2013)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L"},{"family":"Watson","given":"Reg"},{"family":"Pauly","given":"Daniel"}],"issued":{"date-parts":[["2013"]]}},"suppress-author":true}],"schema":"https://github.com/citation-style-language/schema/raw/master/csl-citation.json"} </w:instrText>
      </w:r>
      <w:r w:rsidR="00E63F97" w:rsidRPr="00AF32CB">
        <w:rPr>
          <w:rFonts w:ascii="Times New Roman" w:hAnsi="Times New Roman" w:cs="Times New Roman"/>
          <w:sz w:val="22"/>
          <w:szCs w:val="22"/>
        </w:rPr>
        <w:fldChar w:fldCharType="separate"/>
      </w:r>
      <w:r w:rsidR="00BB29B7">
        <w:rPr>
          <w:rFonts w:ascii="Times New Roman" w:hAnsi="Times New Roman" w:cs="Times New Roman"/>
          <w:sz w:val="22"/>
          <w:szCs w:val="22"/>
          <w:lang w:val="en-GB"/>
        </w:rPr>
        <w:t>(2013)</w:t>
      </w:r>
      <w:r w:rsidR="00E63F97" w:rsidRPr="00AF32CB">
        <w:rPr>
          <w:rFonts w:ascii="Times New Roman" w:hAnsi="Times New Roman" w:cs="Times New Roman"/>
          <w:sz w:val="22"/>
          <w:szCs w:val="22"/>
        </w:rPr>
        <w:fldChar w:fldCharType="end"/>
      </w:r>
      <w:r w:rsidR="00E63F97">
        <w:rPr>
          <w:rFonts w:ascii="Times New Roman" w:hAnsi="Times New Roman" w:cs="Times New Roman"/>
          <w:sz w:val="22"/>
          <w:szCs w:val="22"/>
          <w:lang w:val="en-US"/>
        </w:rPr>
        <w:t xml:space="preserve"> predicted a 14-24% decline </w:t>
      </w:r>
      <w:r w:rsidR="00E63F97" w:rsidRPr="00AF32CB">
        <w:rPr>
          <w:rFonts w:ascii="Times New Roman" w:hAnsi="Times New Roman" w:cs="Times New Roman"/>
          <w:sz w:val="22"/>
          <w:szCs w:val="22"/>
        </w:rPr>
        <w:t xml:space="preserve">in </w:t>
      </w:r>
      <w:r w:rsidR="00E63F97">
        <w:rPr>
          <w:rFonts w:ascii="Times New Roman" w:hAnsi="Times New Roman" w:cs="Times New Roman"/>
          <w:sz w:val="22"/>
          <w:szCs w:val="22"/>
          <w:lang w:val="en-US"/>
        </w:rPr>
        <w:t>community-</w:t>
      </w:r>
      <w:r w:rsidR="00E63F97" w:rsidRPr="00AF32CB">
        <w:rPr>
          <w:rFonts w:ascii="Times New Roman" w:hAnsi="Times New Roman" w:cs="Times New Roman"/>
          <w:sz w:val="22"/>
          <w:szCs w:val="22"/>
        </w:rPr>
        <w:t xml:space="preserve">average maximum body mass </w:t>
      </w:r>
      <w:r w:rsidR="00E63F97" w:rsidRPr="00CE41CE">
        <w:rPr>
          <w:rFonts w:ascii="Times New Roman" w:hAnsi="Times New Roman" w:cs="Times New Roman"/>
          <w:sz w:val="22"/>
          <w:szCs w:val="22"/>
          <w:lang w:val="en-US"/>
        </w:rPr>
        <w:t xml:space="preserve">by </w:t>
      </w:r>
      <w:r w:rsidR="00E63F97" w:rsidRPr="001C6351">
        <w:rPr>
          <w:rFonts w:ascii="Times New Roman" w:hAnsi="Times New Roman" w:cs="Times New Roman"/>
          <w:sz w:val="22"/>
          <w:szCs w:val="22"/>
          <w:lang w:val="en-US"/>
        </w:rPr>
        <w:t>20</w:t>
      </w:r>
      <w:r w:rsidR="00E63F97">
        <w:rPr>
          <w:rFonts w:ascii="Times New Roman" w:hAnsi="Times New Roman" w:cs="Times New Roman"/>
          <w:sz w:val="22"/>
          <w:szCs w:val="22"/>
          <w:lang w:val="en-US"/>
        </w:rPr>
        <w:t>50 under high-emission scenarios</w:t>
      </w:r>
      <w:r w:rsidR="00E63F97" w:rsidRPr="001C6351">
        <w:rPr>
          <w:rFonts w:ascii="Times New Roman" w:hAnsi="Times New Roman" w:cs="Times New Roman"/>
          <w:sz w:val="22"/>
          <w:szCs w:val="22"/>
          <w:lang w:val="en-US"/>
        </w:rPr>
        <w:t>, du</w:t>
      </w:r>
      <w:r w:rsidR="00E63F97">
        <w:rPr>
          <w:rFonts w:ascii="Times New Roman" w:hAnsi="Times New Roman" w:cs="Times New Roman"/>
          <w:sz w:val="22"/>
          <w:szCs w:val="22"/>
          <w:lang w:val="en-US"/>
        </w:rPr>
        <w:t xml:space="preserve">e to both </w:t>
      </w:r>
      <w:r w:rsidR="00E63F97" w:rsidRPr="00AF32CB">
        <w:rPr>
          <w:rFonts w:ascii="Times New Roman" w:hAnsi="Times New Roman" w:cs="Times New Roman"/>
          <w:sz w:val="22"/>
          <w:szCs w:val="22"/>
        </w:rPr>
        <w:t xml:space="preserve">changes in distribution and </w:t>
      </w:r>
      <w:r w:rsidR="00E63F97">
        <w:rPr>
          <w:rFonts w:ascii="Times New Roman" w:hAnsi="Times New Roman" w:cs="Times New Roman"/>
          <w:sz w:val="22"/>
          <w:szCs w:val="22"/>
          <w:lang w:val="en-US"/>
        </w:rPr>
        <w:t>warming</w:t>
      </w:r>
      <w:r w:rsidR="00D35F1C">
        <w:rPr>
          <w:rFonts w:ascii="Times New Roman" w:hAnsi="Times New Roman" w:cs="Times New Roman"/>
          <w:sz w:val="22"/>
          <w:szCs w:val="22"/>
          <w:lang w:val="en-US"/>
        </w:rPr>
        <w:t>-induced constraints asymptotic mass</w:t>
      </w:r>
      <w:r w:rsidR="00E63F97" w:rsidRPr="00AF32CB">
        <w:rPr>
          <w:rFonts w:ascii="Times New Roman" w:hAnsi="Times New Roman" w:cs="Times New Roman"/>
          <w:sz w:val="22"/>
          <w:szCs w:val="22"/>
        </w:rPr>
        <w:t xml:space="preserve">. </w:t>
      </w:r>
      <w:r w:rsidR="00E63F97">
        <w:rPr>
          <w:rFonts w:ascii="Times New Roman" w:hAnsi="Times New Roman" w:cs="Times New Roman"/>
          <w:sz w:val="22"/>
          <w:szCs w:val="22"/>
          <w:lang w:val="en-US"/>
        </w:rPr>
        <w:t>While these declines in maximum body size are in line with the “universal” relationship between smaller adult</w:t>
      </w:r>
      <w:r w:rsidR="008A3CF4">
        <w:rPr>
          <w:rFonts w:ascii="Times New Roman" w:hAnsi="Times New Roman" w:cs="Times New Roman"/>
          <w:sz w:val="22"/>
          <w:szCs w:val="22"/>
          <w:lang w:val="en-US"/>
        </w:rPr>
        <w:t xml:space="preserve"> or asymptotic</w:t>
      </w:r>
      <w:r w:rsidR="00E63F97">
        <w:rPr>
          <w:rFonts w:ascii="Times New Roman" w:hAnsi="Times New Roman" w:cs="Times New Roman"/>
          <w:sz w:val="22"/>
          <w:szCs w:val="22"/>
          <w:lang w:val="en-US"/>
        </w:rPr>
        <w:t xml:space="preserve"> body sizes with warming, both the physiological basis and the magnitude of the reductions have been questioned </w:t>
      </w:r>
      <w:r w:rsidR="00E63F97">
        <w:rPr>
          <w:rFonts w:ascii="Times New Roman" w:hAnsi="Times New Roman" w:cs="Times New Roman"/>
          <w:sz w:val="22"/>
          <w:szCs w:val="22"/>
          <w:lang w:val="en-US"/>
        </w:rPr>
        <w:fldChar w:fldCharType="begin"/>
      </w:r>
      <w:r w:rsidR="00E63F97">
        <w:rPr>
          <w:rFonts w:ascii="Times New Roman" w:hAnsi="Times New Roman" w:cs="Times New Roman"/>
          <w:sz w:val="22"/>
          <w:szCs w:val="22"/>
          <w:lang w:val="en-US"/>
        </w:rPr>
        <w:instrText xml:space="preserve"> ADDIN ZOTERO_ITEM CSL_CITATION {"citationID":"ZOiSnDUL","properties":{"formattedCitation":"(Lefevre {\\i{}et al.} 2018; Pauly &amp; Cheung 2018)","plainCitation":"(Lefevre et al. 2018; Pauly &amp; Cheung 2018)","noteIndex":0},"citationItems":[{"id":580,"uris":["http://zotero.org/users/6116610/items/6KT3Y3GN"],"uri":["http://zotero.org/users/6116610/items/6KT3Y3GN"],"itemData":{"id":580,"type":"article-journal","container-title":"Global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E63F97">
        <w:rPr>
          <w:rFonts w:ascii="Times New Roman" w:hAnsi="Times New Roman" w:cs="Times New Roman"/>
          <w:sz w:val="22"/>
          <w:szCs w:val="22"/>
          <w:lang w:val="en-US"/>
        </w:rPr>
        <w:fldChar w:fldCharType="separate"/>
      </w:r>
      <w:r w:rsidR="00E63F97" w:rsidRPr="00695170">
        <w:rPr>
          <w:rFonts w:ascii="Times New Roman" w:hAnsi="Times New Roman" w:cs="Times New Roman"/>
          <w:sz w:val="22"/>
          <w:lang w:val="en-GB"/>
        </w:rPr>
        <w:t xml:space="preserve">(Lefevre </w:t>
      </w:r>
      <w:r w:rsidR="00E63F97" w:rsidRPr="00695170">
        <w:rPr>
          <w:rFonts w:ascii="Times New Roman" w:hAnsi="Times New Roman" w:cs="Times New Roman"/>
          <w:i/>
          <w:iCs/>
          <w:sz w:val="22"/>
          <w:lang w:val="en-GB"/>
        </w:rPr>
        <w:t>et al.</w:t>
      </w:r>
      <w:r w:rsidR="00E63F97" w:rsidRPr="00695170">
        <w:rPr>
          <w:rFonts w:ascii="Times New Roman" w:hAnsi="Times New Roman" w:cs="Times New Roman"/>
          <w:sz w:val="22"/>
          <w:lang w:val="en-GB"/>
        </w:rPr>
        <w:t xml:space="preserve"> 2018; Pauly &amp; Cheung 2018)</w:t>
      </w:r>
      <w:r w:rsidR="00E63F97">
        <w:rPr>
          <w:rFonts w:ascii="Times New Roman" w:hAnsi="Times New Roman" w:cs="Times New Roman"/>
          <w:sz w:val="22"/>
          <w:szCs w:val="22"/>
          <w:lang w:val="en-US"/>
        </w:rPr>
        <w:fldChar w:fldCharType="end"/>
      </w:r>
      <w:r w:rsidR="00E63F97">
        <w:rPr>
          <w:rFonts w:ascii="Times New Roman" w:hAnsi="Times New Roman" w:cs="Times New Roman"/>
          <w:sz w:val="22"/>
          <w:szCs w:val="22"/>
          <w:lang w:val="en-US"/>
        </w:rPr>
        <w:t>.</w:t>
      </w:r>
      <w:r w:rsidR="00E63F97" w:rsidRPr="00787C2D">
        <w:rPr>
          <w:rFonts w:ascii="Times New Roman" w:hAnsi="Times New Roman" w:cs="Times New Roman"/>
          <w:sz w:val="22"/>
          <w:szCs w:val="22"/>
        </w:rPr>
        <w:t xml:space="preserve"> </w:t>
      </w:r>
      <w:r w:rsidR="00E63F97" w:rsidRPr="00AF32CB">
        <w:rPr>
          <w:rFonts w:ascii="Times New Roman" w:hAnsi="Times New Roman" w:cs="Times New Roman"/>
          <w:sz w:val="22"/>
          <w:szCs w:val="22"/>
        </w:rPr>
        <w:t>In addition, body growth</w:t>
      </w:r>
      <w:r w:rsidR="00FC5F22" w:rsidRPr="00FC5F22">
        <w:rPr>
          <w:rFonts w:ascii="Times New Roman" w:hAnsi="Times New Roman" w:cs="Times New Roman"/>
          <w:sz w:val="22"/>
          <w:szCs w:val="22"/>
          <w:lang w:val="en-US"/>
        </w:rPr>
        <w:t xml:space="preserve"> and resulting size-at</w:t>
      </w:r>
      <w:r w:rsidR="00FC5F22">
        <w:rPr>
          <w:rFonts w:ascii="Times New Roman" w:hAnsi="Times New Roman" w:cs="Times New Roman"/>
          <w:sz w:val="22"/>
          <w:szCs w:val="22"/>
          <w:lang w:val="en-US"/>
        </w:rPr>
        <w:t>-age</w:t>
      </w:r>
      <w:r w:rsidR="00E63F97" w:rsidRPr="00AF32CB">
        <w:rPr>
          <w:rFonts w:ascii="Times New Roman" w:hAnsi="Times New Roman" w:cs="Times New Roman"/>
          <w:sz w:val="22"/>
          <w:szCs w:val="22"/>
        </w:rPr>
        <w:t xml:space="preserve"> depends on an interplay between body size, temperature and food availability </w:t>
      </w:r>
      <w:r w:rsidR="00E63F97" w:rsidRPr="00AF32CB">
        <w:rPr>
          <w:rFonts w:ascii="Times New Roman" w:hAnsi="Times New Roman" w:cs="Times New Roman"/>
          <w:sz w:val="22"/>
          <w:szCs w:val="22"/>
        </w:rPr>
        <w:fldChar w:fldCharType="begin"/>
      </w:r>
      <w:r w:rsidR="00E63F97" w:rsidRPr="00AF32CB">
        <w:rPr>
          <w:rFonts w:ascii="Times New Roman" w:hAnsi="Times New Roman" w:cs="Times New Roman"/>
          <w:sz w:val="22"/>
          <w:szCs w:val="22"/>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E63F97" w:rsidRPr="00AF32CB">
        <w:rPr>
          <w:rFonts w:ascii="Times New Roman" w:hAnsi="Times New Roman" w:cs="Times New Roman"/>
          <w:sz w:val="22"/>
          <w:szCs w:val="22"/>
        </w:rPr>
        <w:fldChar w:fldCharType="separate"/>
      </w:r>
      <w:r w:rsidR="00E63F97" w:rsidRPr="00AF32CB">
        <w:rPr>
          <w:rFonts w:ascii="Times New Roman" w:hAnsi="Times New Roman" w:cs="Times New Roman"/>
          <w:sz w:val="22"/>
          <w:szCs w:val="22"/>
          <w:lang w:val="en-GB"/>
        </w:rPr>
        <w:t xml:space="preserve">(Brett </w:t>
      </w:r>
      <w:r w:rsidR="00E63F97" w:rsidRPr="00AF32CB">
        <w:rPr>
          <w:rFonts w:ascii="Times New Roman" w:hAnsi="Times New Roman" w:cs="Times New Roman"/>
          <w:i/>
          <w:iCs/>
          <w:sz w:val="22"/>
          <w:szCs w:val="22"/>
          <w:lang w:val="en-GB"/>
        </w:rPr>
        <w:t>et al.</w:t>
      </w:r>
      <w:r w:rsidR="00E63F97" w:rsidRPr="00AF32CB">
        <w:rPr>
          <w:rFonts w:ascii="Times New Roman" w:hAnsi="Times New Roman" w:cs="Times New Roman"/>
          <w:sz w:val="22"/>
          <w:szCs w:val="22"/>
          <w:lang w:val="en-GB"/>
        </w:rPr>
        <w:t xml:space="preserve"> 1969)</w:t>
      </w:r>
      <w:r w:rsidR="00E63F97" w:rsidRPr="00AF32CB">
        <w:rPr>
          <w:rFonts w:ascii="Times New Roman" w:hAnsi="Times New Roman" w:cs="Times New Roman"/>
          <w:sz w:val="22"/>
          <w:szCs w:val="22"/>
        </w:rPr>
        <w:fldChar w:fldCharType="end"/>
      </w:r>
      <w:r w:rsidR="00B00FF4">
        <w:rPr>
          <w:rFonts w:ascii="Times New Roman" w:hAnsi="Times New Roman" w:cs="Times New Roman"/>
          <w:sz w:val="22"/>
          <w:szCs w:val="22"/>
          <w:lang w:val="en-US"/>
        </w:rPr>
        <w:t xml:space="preserve">. This is for instance </w:t>
      </w:r>
      <w:r w:rsidR="00E63F97">
        <w:rPr>
          <w:rFonts w:ascii="Times New Roman" w:hAnsi="Times New Roman" w:cs="Times New Roman"/>
          <w:sz w:val="22"/>
          <w:szCs w:val="22"/>
          <w:lang w:val="en-US"/>
        </w:rPr>
        <w:t xml:space="preserve">exemplified in </w:t>
      </w:r>
      <w:r w:rsidR="001650FA">
        <w:rPr>
          <w:rFonts w:ascii="Times New Roman" w:hAnsi="Times New Roman" w:cs="Times New Roman"/>
          <w:sz w:val="22"/>
          <w:szCs w:val="22"/>
          <w:lang w:val="en-US"/>
        </w:rPr>
        <w:t xml:space="preserve">within-species </w:t>
      </w:r>
      <w:r w:rsidR="00E63F97">
        <w:rPr>
          <w:rFonts w:ascii="Times New Roman" w:hAnsi="Times New Roman" w:cs="Times New Roman"/>
          <w:sz w:val="22"/>
          <w:szCs w:val="22"/>
          <w:lang w:val="en-US"/>
        </w:rPr>
        <w:t>observation</w:t>
      </w:r>
      <w:r w:rsidR="00B00FF4">
        <w:rPr>
          <w:rFonts w:ascii="Times New Roman" w:hAnsi="Times New Roman" w:cs="Times New Roman"/>
          <w:sz w:val="22"/>
          <w:szCs w:val="22"/>
          <w:lang w:val="en-US"/>
        </w:rPr>
        <w:t xml:space="preserve"> that temperature-optimum for growth declines with body size</w:t>
      </w:r>
      <w:r w:rsidR="0010097D">
        <w:rPr>
          <w:rFonts w:ascii="Times New Roman" w:hAnsi="Times New Roman" w:cs="Times New Roman"/>
          <w:sz w:val="22"/>
          <w:szCs w:val="22"/>
          <w:lang w:val="en-US"/>
        </w:rPr>
        <w:t xml:space="preserve"> </w:t>
      </w:r>
      <w:r w:rsidR="00335680">
        <w:rPr>
          <w:rFonts w:ascii="Times New Roman" w:hAnsi="Times New Roman" w:cs="Times New Roman"/>
          <w:sz w:val="22"/>
          <w:szCs w:val="22"/>
          <w:lang w:val="en-US"/>
        </w:rPr>
        <w:fldChar w:fldCharType="begin"/>
      </w:r>
      <w:r w:rsidR="00335680">
        <w:rPr>
          <w:rFonts w:ascii="Times New Roman" w:hAnsi="Times New Roman" w:cs="Times New Roman"/>
          <w:sz w:val="22"/>
          <w:szCs w:val="22"/>
          <w:lang w:val="en-US"/>
        </w:rPr>
        <w:instrText xml:space="preserve"> ADDIN ZOTERO_ITEM CSL_CITATION {"citationID":"nJ4G2zmE","properties":{"formattedCitation":"(Bj\\uc0\\u246{}rnsson 2001; Garc\\uc0\\u237{}a Garc\\uc0\\u237{}a {\\i{}et al.} 2011)","plainCitation":"(Björnsson 2001; García García et al. 2011)","noteIndex":0},"citationItems":[{"id":562,"uris":["http://zotero.org/users/6116610/items/LECVK2NT"],"uri":["http://zotero.org/users/6116610/items/LECVK2NT"],"itemData":{"id":562,"type":"article-journal","container-title":"ICES Journal of Marine Science","DOI":"10.1006/jmsc.2000.0986","ISSN":"10543139","issue":"1","language":"en","page":"29-38","source":"Crossref","title":"Optimal temperature for growth and feed conversion of immature cod (Gadus morhua L.)","volume":"58","author":[{"family":"Björnsson","given":"B"}],"issued":{"date-parts":[["2001",2]]}}},{"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335680">
        <w:rPr>
          <w:rFonts w:ascii="Times New Roman" w:hAnsi="Times New Roman" w:cs="Times New Roman"/>
          <w:sz w:val="22"/>
          <w:szCs w:val="22"/>
          <w:lang w:val="en-US"/>
        </w:rPr>
        <w:fldChar w:fldCharType="separate"/>
      </w:r>
      <w:r w:rsidR="00335680" w:rsidRPr="00335680">
        <w:rPr>
          <w:rFonts w:ascii="Times New Roman" w:hAnsi="Times New Roman" w:cs="Times New Roman"/>
          <w:sz w:val="22"/>
          <w:lang w:val="en-GB"/>
        </w:rPr>
        <w:t>(</w:t>
      </w:r>
      <w:proofErr w:type="spellStart"/>
      <w:r w:rsidR="00335680" w:rsidRPr="00335680">
        <w:rPr>
          <w:rFonts w:ascii="Times New Roman" w:hAnsi="Times New Roman" w:cs="Times New Roman"/>
          <w:sz w:val="22"/>
          <w:lang w:val="en-GB"/>
        </w:rPr>
        <w:t>Björnsson</w:t>
      </w:r>
      <w:proofErr w:type="spellEnd"/>
      <w:r w:rsidR="00335680" w:rsidRPr="00335680">
        <w:rPr>
          <w:rFonts w:ascii="Times New Roman" w:hAnsi="Times New Roman" w:cs="Times New Roman"/>
          <w:sz w:val="22"/>
          <w:lang w:val="en-GB"/>
        </w:rPr>
        <w:t xml:space="preserve"> 2001; García </w:t>
      </w:r>
      <w:proofErr w:type="spellStart"/>
      <w:r w:rsidR="00335680" w:rsidRPr="00335680">
        <w:rPr>
          <w:rFonts w:ascii="Times New Roman" w:hAnsi="Times New Roman" w:cs="Times New Roman"/>
          <w:sz w:val="22"/>
          <w:lang w:val="en-GB"/>
        </w:rPr>
        <w:t>García</w:t>
      </w:r>
      <w:proofErr w:type="spellEnd"/>
      <w:r w:rsidR="00335680" w:rsidRPr="00335680">
        <w:rPr>
          <w:rFonts w:ascii="Times New Roman" w:hAnsi="Times New Roman" w:cs="Times New Roman"/>
          <w:sz w:val="22"/>
          <w:lang w:val="en-GB"/>
        </w:rPr>
        <w:t xml:space="preserve"> </w:t>
      </w:r>
      <w:r w:rsidR="00335680" w:rsidRPr="00335680">
        <w:rPr>
          <w:rFonts w:ascii="Times New Roman" w:hAnsi="Times New Roman" w:cs="Times New Roman"/>
          <w:i/>
          <w:iCs/>
          <w:sz w:val="22"/>
          <w:lang w:val="en-GB"/>
        </w:rPr>
        <w:t>et al.</w:t>
      </w:r>
      <w:r w:rsidR="00335680" w:rsidRPr="00335680">
        <w:rPr>
          <w:rFonts w:ascii="Times New Roman" w:hAnsi="Times New Roman" w:cs="Times New Roman"/>
          <w:sz w:val="22"/>
          <w:lang w:val="en-GB"/>
        </w:rPr>
        <w:t xml:space="preserve"> 2011)</w:t>
      </w:r>
      <w:r w:rsidR="00335680">
        <w:rPr>
          <w:rFonts w:ascii="Times New Roman" w:hAnsi="Times New Roman" w:cs="Times New Roman"/>
          <w:sz w:val="22"/>
          <w:szCs w:val="22"/>
          <w:lang w:val="en-US"/>
        </w:rPr>
        <w:fldChar w:fldCharType="end"/>
      </w:r>
      <w:r w:rsidR="00B00FF4">
        <w:rPr>
          <w:rFonts w:ascii="Times New Roman" w:hAnsi="Times New Roman" w:cs="Times New Roman"/>
          <w:sz w:val="22"/>
          <w:szCs w:val="22"/>
          <w:lang w:val="en-US"/>
        </w:rPr>
        <w:t xml:space="preserve"> and</w:t>
      </w:r>
      <w:r w:rsidR="00E63F97">
        <w:rPr>
          <w:rFonts w:ascii="Times New Roman" w:hAnsi="Times New Roman" w:cs="Times New Roman"/>
          <w:sz w:val="22"/>
          <w:szCs w:val="22"/>
          <w:lang w:val="en-US"/>
        </w:rPr>
        <w:t xml:space="preserve"> that </w:t>
      </w:r>
      <w:r w:rsidR="00E63F97" w:rsidRPr="00AF32CB">
        <w:rPr>
          <w:rFonts w:ascii="Times New Roman" w:hAnsi="Times New Roman" w:cs="Times New Roman"/>
          <w:sz w:val="22"/>
          <w:szCs w:val="22"/>
        </w:rPr>
        <w:t xml:space="preserve">the optimum temperature for growth declines with reduced food rations </w:t>
      </w:r>
      <w:r w:rsidR="00E63F97" w:rsidRPr="00AF32CB">
        <w:rPr>
          <w:rFonts w:ascii="Times New Roman" w:hAnsi="Times New Roman" w:cs="Times New Roman"/>
          <w:sz w:val="22"/>
          <w:szCs w:val="22"/>
        </w:rPr>
        <w:fldChar w:fldCharType="begin"/>
      </w:r>
      <w:r w:rsidR="00E63F97" w:rsidRPr="00AF32CB">
        <w:rPr>
          <w:rFonts w:ascii="Times New Roman" w:hAnsi="Times New Roman" w:cs="Times New Roman"/>
          <w:sz w:val="22"/>
          <w:szCs w:val="22"/>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63F97" w:rsidRPr="00AF32CB">
        <w:rPr>
          <w:rFonts w:ascii="Times New Roman" w:hAnsi="Times New Roman" w:cs="Times New Roman"/>
          <w:sz w:val="22"/>
          <w:szCs w:val="22"/>
        </w:rPr>
        <w:fldChar w:fldCharType="separate"/>
      </w:r>
      <w:r w:rsidR="00E63F97" w:rsidRPr="00AF32CB">
        <w:rPr>
          <w:rFonts w:ascii="Times New Roman" w:hAnsi="Times New Roman" w:cs="Times New Roman"/>
          <w:noProof/>
          <w:sz w:val="22"/>
          <w:szCs w:val="22"/>
        </w:rPr>
        <w:t>(Huey &amp; Kingsolver 2019)</w:t>
      </w:r>
      <w:r w:rsidR="00E63F97" w:rsidRPr="00AF32CB">
        <w:rPr>
          <w:rFonts w:ascii="Times New Roman" w:hAnsi="Times New Roman" w:cs="Times New Roman"/>
          <w:sz w:val="22"/>
          <w:szCs w:val="22"/>
        </w:rPr>
        <w:fldChar w:fldCharType="end"/>
      </w:r>
      <w:r w:rsidR="00E63F97" w:rsidRPr="004D4906">
        <w:rPr>
          <w:rFonts w:ascii="Times New Roman" w:hAnsi="Times New Roman" w:cs="Times New Roman"/>
          <w:sz w:val="22"/>
          <w:szCs w:val="22"/>
          <w:lang w:val="en-US"/>
        </w:rPr>
        <w:t>.</w:t>
      </w:r>
      <w:r w:rsidR="00E63F97">
        <w:rPr>
          <w:rFonts w:ascii="Times New Roman" w:hAnsi="Times New Roman" w:cs="Times New Roman"/>
          <w:sz w:val="22"/>
          <w:szCs w:val="22"/>
          <w:lang w:val="en-US"/>
        </w:rPr>
        <w:t xml:space="preserve"> </w:t>
      </w:r>
      <w:r w:rsidR="00B077E6">
        <w:rPr>
          <w:rFonts w:ascii="Times New Roman" w:hAnsi="Times New Roman" w:cs="Times New Roman"/>
          <w:sz w:val="22"/>
          <w:szCs w:val="22"/>
          <w:lang w:val="en-US"/>
        </w:rPr>
        <w:t xml:space="preserve">Therefore, </w:t>
      </w:r>
      <w:r w:rsidR="00E170A0">
        <w:rPr>
          <w:rFonts w:ascii="Times New Roman" w:hAnsi="Times New Roman" w:cs="Times New Roman"/>
          <w:sz w:val="22"/>
          <w:szCs w:val="22"/>
          <w:lang w:val="en-US"/>
        </w:rPr>
        <w:t xml:space="preserve">mechanistic </w:t>
      </w:r>
      <w:r w:rsidR="00B077E6">
        <w:rPr>
          <w:rFonts w:ascii="Times New Roman" w:hAnsi="Times New Roman" w:cs="Times New Roman"/>
          <w:sz w:val="22"/>
          <w:szCs w:val="22"/>
          <w:lang w:val="en-US"/>
        </w:rPr>
        <w:t>m</w:t>
      </w:r>
      <w:r w:rsidR="0080483A" w:rsidRPr="00A63453">
        <w:rPr>
          <w:rFonts w:ascii="Times New Roman" w:hAnsi="Times New Roman" w:cs="Times New Roman"/>
          <w:bCs/>
          <w:sz w:val="22"/>
          <w:szCs w:val="22"/>
          <w:lang w:val="en-US"/>
        </w:rPr>
        <w:t xml:space="preserve">odels aiming to predict </w:t>
      </w:r>
      <w:r w:rsidR="00177435">
        <w:rPr>
          <w:rFonts w:ascii="Times New Roman" w:hAnsi="Times New Roman" w:cs="Times New Roman"/>
          <w:bCs/>
          <w:sz w:val="22"/>
          <w:szCs w:val="22"/>
          <w:lang w:val="en-US"/>
        </w:rPr>
        <w:t xml:space="preserve">climate change </w:t>
      </w:r>
      <w:r w:rsidR="0080483A" w:rsidRPr="00A63453">
        <w:rPr>
          <w:rFonts w:ascii="Times New Roman" w:hAnsi="Times New Roman" w:cs="Times New Roman"/>
          <w:bCs/>
          <w:sz w:val="22"/>
          <w:szCs w:val="22"/>
          <w:lang w:val="en-US"/>
        </w:rPr>
        <w:t>response</w:t>
      </w:r>
      <w:r w:rsidR="00177435">
        <w:rPr>
          <w:rFonts w:ascii="Times New Roman" w:hAnsi="Times New Roman" w:cs="Times New Roman"/>
          <w:bCs/>
          <w:sz w:val="22"/>
          <w:szCs w:val="22"/>
          <w:lang w:val="en-US"/>
        </w:rPr>
        <w:t>s</w:t>
      </w:r>
      <w:r w:rsidR="0080483A" w:rsidRPr="00A63453">
        <w:rPr>
          <w:rFonts w:ascii="Times New Roman" w:hAnsi="Times New Roman" w:cs="Times New Roman"/>
          <w:bCs/>
          <w:sz w:val="22"/>
          <w:szCs w:val="22"/>
          <w:lang w:val="en-US"/>
        </w:rPr>
        <w:t xml:space="preserve"> </w:t>
      </w:r>
      <w:r w:rsidR="001A2079">
        <w:rPr>
          <w:rFonts w:ascii="Times New Roman" w:hAnsi="Times New Roman" w:cs="Times New Roman"/>
          <w:bCs/>
          <w:sz w:val="22"/>
          <w:szCs w:val="22"/>
          <w:lang w:val="en-US"/>
        </w:rPr>
        <w:t>should</w:t>
      </w:r>
      <w:r w:rsidR="00E61679">
        <w:rPr>
          <w:rFonts w:ascii="Times New Roman" w:hAnsi="Times New Roman" w:cs="Times New Roman"/>
          <w:bCs/>
          <w:sz w:val="22"/>
          <w:szCs w:val="22"/>
          <w:lang w:val="en-US"/>
        </w:rPr>
        <w:t xml:space="preserve"> </w:t>
      </w:r>
      <w:r w:rsidR="00CB2BE1">
        <w:rPr>
          <w:rFonts w:ascii="Times New Roman" w:hAnsi="Times New Roman" w:cs="Times New Roman"/>
          <w:bCs/>
          <w:sz w:val="22"/>
          <w:szCs w:val="22"/>
          <w:lang w:val="en-US"/>
        </w:rPr>
        <w:t xml:space="preserve">also </w:t>
      </w:r>
      <w:r w:rsidR="001B04F3">
        <w:rPr>
          <w:rFonts w:ascii="Times New Roman" w:hAnsi="Times New Roman" w:cs="Times New Roman"/>
          <w:bCs/>
          <w:sz w:val="22"/>
          <w:szCs w:val="22"/>
          <w:lang w:val="en-US"/>
        </w:rPr>
        <w:t xml:space="preserve">account for the food dependence of growth </w:t>
      </w:r>
      <w:r w:rsidR="0076777A">
        <w:rPr>
          <w:rFonts w:ascii="Times New Roman" w:hAnsi="Times New Roman" w:cs="Times New Roman"/>
          <w:bCs/>
          <w:sz w:val="22"/>
          <w:szCs w:val="22"/>
          <w:lang w:val="en-US"/>
        </w:rPr>
        <w:t>through ecological interactions</w:t>
      </w:r>
      <w:r w:rsidR="002B52DE">
        <w:rPr>
          <w:rFonts w:ascii="Times New Roman" w:hAnsi="Times New Roman" w:cs="Times New Roman"/>
          <w:bCs/>
          <w:sz w:val="22"/>
          <w:szCs w:val="22"/>
          <w:lang w:val="en-US"/>
        </w:rPr>
        <w:t xml:space="preserve">, e.g. in a bioenergetic </w:t>
      </w:r>
      <w:r w:rsidR="00E170A0">
        <w:rPr>
          <w:rFonts w:ascii="Times New Roman" w:hAnsi="Times New Roman" w:cs="Times New Roman"/>
          <w:bCs/>
          <w:sz w:val="22"/>
          <w:szCs w:val="22"/>
          <w:lang w:val="en-US"/>
        </w:rPr>
        <w:t>framework</w:t>
      </w:r>
      <w:r w:rsidR="00A2755A">
        <w:rPr>
          <w:rFonts w:ascii="Times New Roman" w:hAnsi="Times New Roman" w:cs="Times New Roman"/>
          <w:bCs/>
          <w:sz w:val="22"/>
          <w:szCs w:val="22"/>
          <w:lang w:val="en-US"/>
        </w:rPr>
        <w:t xml:space="preserve">. </w:t>
      </w:r>
      <w:r w:rsidR="00254138">
        <w:rPr>
          <w:rFonts w:ascii="Times New Roman" w:hAnsi="Times New Roman" w:cs="Times New Roman"/>
          <w:sz w:val="22"/>
          <w:szCs w:val="22"/>
          <w:lang w:val="en-US"/>
        </w:rPr>
        <w:t xml:space="preserve">Such ecosystem models have predicted </w:t>
      </w:r>
      <w:r w:rsidR="00254138">
        <w:rPr>
          <w:rFonts w:ascii="Times New Roman" w:hAnsi="Times New Roman" w:cs="Times New Roman"/>
          <w:sz w:val="22"/>
          <w:szCs w:val="22"/>
          <w:lang w:val="en-US"/>
        </w:rPr>
        <w:lastRenderedPageBreak/>
        <w:t xml:space="preserve">declines in the maximum body size of communities, driven by reduced plankton abundance or shifts towards smaller plankton, which reduces energy transfer to the top of food webs </w:t>
      </w:r>
      <w:r w:rsidR="00254138">
        <w:rPr>
          <w:rFonts w:ascii="Times New Roman" w:hAnsi="Times New Roman" w:cs="Times New Roman"/>
          <w:sz w:val="22"/>
          <w:szCs w:val="22"/>
          <w:lang w:val="en-US"/>
        </w:rPr>
        <w:fldChar w:fldCharType="begin"/>
      </w:r>
      <w:r w:rsidR="00FC0216">
        <w:rPr>
          <w:rFonts w:ascii="Times New Roman" w:hAnsi="Times New Roman" w:cs="Times New Roman"/>
          <w:sz w:val="22"/>
          <w:szCs w:val="22"/>
          <w:lang w:val="en-US"/>
        </w:rPr>
        <w:instrText xml:space="preserve"> ADDIN ZOTERO_ITEM CSL_CITATION {"citationID":"aYe2sX5k","properties":{"formattedCitation":"(Woodworth-Jefcoats {\\i{}et al.} 2015)","plainCitation":"(Woodworth-Jefcoats et al. 2015)","noteIndex":0},"citationItems":[{"id":586,"uris":["http://zotero.org/users/6116610/items/2UJM2NFH"],"uri":["http://zotero.org/users/6116610/items/2UJM2NFH"],"itemData":{"id":586,"type":"article-journal","abstract":"We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L."}],"issued":{"date-parts":[["2015",11]]}}}],"schema":"https://github.com/citation-style-language/schema/raw/master/csl-citation.json"} </w:instrText>
      </w:r>
      <w:r w:rsidR="00254138">
        <w:rPr>
          <w:rFonts w:ascii="Times New Roman" w:hAnsi="Times New Roman" w:cs="Times New Roman"/>
          <w:sz w:val="22"/>
          <w:szCs w:val="22"/>
          <w:lang w:val="en-US"/>
        </w:rPr>
        <w:fldChar w:fldCharType="separate"/>
      </w:r>
      <w:r w:rsidR="00FC0216" w:rsidRPr="00FC0216">
        <w:rPr>
          <w:rFonts w:ascii="Times New Roman" w:hAnsi="Times New Roman" w:cs="Times New Roman"/>
          <w:sz w:val="22"/>
          <w:lang w:val="en-GB"/>
        </w:rPr>
        <w:t>(Woodworth-</w:t>
      </w:r>
      <w:proofErr w:type="spellStart"/>
      <w:r w:rsidR="00FC0216" w:rsidRPr="00FC0216">
        <w:rPr>
          <w:rFonts w:ascii="Times New Roman" w:hAnsi="Times New Roman" w:cs="Times New Roman"/>
          <w:sz w:val="22"/>
          <w:lang w:val="en-GB"/>
        </w:rPr>
        <w:t>Jefcoats</w:t>
      </w:r>
      <w:proofErr w:type="spellEnd"/>
      <w:r w:rsidR="00FC0216" w:rsidRPr="00FC0216">
        <w:rPr>
          <w:rFonts w:ascii="Times New Roman" w:hAnsi="Times New Roman" w:cs="Times New Roman"/>
          <w:sz w:val="22"/>
          <w:lang w:val="en-GB"/>
        </w:rPr>
        <w:t xml:space="preserve"> </w:t>
      </w:r>
      <w:r w:rsidR="00FC0216" w:rsidRPr="00FC0216">
        <w:rPr>
          <w:rFonts w:ascii="Times New Roman" w:hAnsi="Times New Roman" w:cs="Times New Roman"/>
          <w:i/>
          <w:iCs/>
          <w:sz w:val="22"/>
          <w:lang w:val="en-GB"/>
        </w:rPr>
        <w:t>et al.</w:t>
      </w:r>
      <w:r w:rsidR="00FC0216" w:rsidRPr="00FC0216">
        <w:rPr>
          <w:rFonts w:ascii="Times New Roman" w:hAnsi="Times New Roman" w:cs="Times New Roman"/>
          <w:sz w:val="22"/>
          <w:lang w:val="en-GB"/>
        </w:rPr>
        <w:t xml:space="preserve"> 2015)</w:t>
      </w:r>
      <w:r w:rsidR="00254138">
        <w:rPr>
          <w:rFonts w:ascii="Times New Roman" w:hAnsi="Times New Roman" w:cs="Times New Roman"/>
          <w:sz w:val="22"/>
          <w:szCs w:val="22"/>
          <w:lang w:val="en-US"/>
        </w:rPr>
        <w:fldChar w:fldCharType="end"/>
      </w:r>
      <w:r w:rsidR="00254138">
        <w:rPr>
          <w:rFonts w:ascii="Times New Roman" w:hAnsi="Times New Roman" w:cs="Times New Roman"/>
          <w:sz w:val="22"/>
          <w:szCs w:val="22"/>
          <w:lang w:val="en-US"/>
        </w:rPr>
        <w:t xml:space="preserve">. </w:t>
      </w:r>
      <w:r w:rsidR="00CE454F">
        <w:rPr>
          <w:rFonts w:ascii="Times New Roman" w:hAnsi="Times New Roman" w:cs="Times New Roman"/>
          <w:sz w:val="22"/>
          <w:szCs w:val="22"/>
          <w:lang w:val="en-US"/>
        </w:rPr>
        <w:t xml:space="preserve">Models including also </w:t>
      </w:r>
      <w:r w:rsidR="00EA44F4">
        <w:rPr>
          <w:rFonts w:ascii="Times New Roman" w:hAnsi="Times New Roman" w:cs="Times New Roman"/>
          <w:sz w:val="22"/>
          <w:szCs w:val="22"/>
          <w:lang w:val="en-US"/>
        </w:rPr>
        <w:t>physiological</w:t>
      </w:r>
      <w:r w:rsidR="00CE454F">
        <w:rPr>
          <w:rFonts w:ascii="Times New Roman" w:hAnsi="Times New Roman" w:cs="Times New Roman"/>
          <w:sz w:val="22"/>
          <w:szCs w:val="22"/>
          <w:lang w:val="en-US"/>
        </w:rPr>
        <w:t xml:space="preserve"> scaling in a species-and size-based resolved food web in general also find </w:t>
      </w:r>
      <w:r w:rsidR="00EA44F4">
        <w:rPr>
          <w:rFonts w:ascii="Times New Roman" w:hAnsi="Times New Roman" w:cs="Times New Roman"/>
          <w:sz w:val="22"/>
          <w:szCs w:val="22"/>
          <w:lang w:val="en-US"/>
        </w:rPr>
        <w:t>these</w:t>
      </w:r>
      <w:r w:rsidR="00CE454F">
        <w:rPr>
          <w:rFonts w:ascii="Times New Roman" w:hAnsi="Times New Roman" w:cs="Times New Roman"/>
          <w:sz w:val="22"/>
          <w:szCs w:val="22"/>
          <w:lang w:val="en-US"/>
        </w:rPr>
        <w:t xml:space="preserve"> results</w:t>
      </w:r>
      <w:r w:rsidR="00EA44F4">
        <w:rPr>
          <w:rFonts w:ascii="Times New Roman" w:hAnsi="Times New Roman" w:cs="Times New Roman"/>
          <w:sz w:val="22"/>
          <w:szCs w:val="22"/>
          <w:lang w:val="en-US"/>
        </w:rPr>
        <w:t xml:space="preserve"> </w:t>
      </w:r>
      <w:r w:rsidR="00EA44F4">
        <w:rPr>
          <w:rFonts w:ascii="Times New Roman" w:hAnsi="Times New Roman" w:cs="Times New Roman"/>
          <w:sz w:val="22"/>
          <w:szCs w:val="22"/>
          <w:lang w:val="en-US"/>
        </w:rPr>
        <w:fldChar w:fldCharType="begin"/>
      </w:r>
      <w:r w:rsidR="00EA44F4">
        <w:rPr>
          <w:rFonts w:ascii="Times New Roman" w:hAnsi="Times New Roman" w:cs="Times New Roman"/>
          <w:sz w:val="22"/>
          <w:szCs w:val="22"/>
          <w:lang w:val="en-US"/>
        </w:rPr>
        <w:instrText xml:space="preserve"> ADDIN ZOTERO_ITEM CSL_CITATION {"citationID":"U5KBiMeb","properties":{"formattedCitation":"(Lefort {\\i{}et al.} 2015; Woodworth-Jefcoats {\\i{}et al.} 2019)","plainCitation":"(Lefort et al. 2015; Woodworth-Jefcoats et al.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EA44F4">
        <w:rPr>
          <w:rFonts w:ascii="Times New Roman" w:hAnsi="Times New Roman" w:cs="Times New Roman"/>
          <w:sz w:val="22"/>
          <w:szCs w:val="22"/>
          <w:lang w:val="en-US"/>
        </w:rPr>
        <w:fldChar w:fldCharType="separate"/>
      </w:r>
      <w:r w:rsidR="00EA44F4" w:rsidRPr="00EA44F4">
        <w:rPr>
          <w:rFonts w:ascii="Times New Roman" w:hAnsi="Times New Roman" w:cs="Times New Roman"/>
          <w:sz w:val="22"/>
          <w:lang w:val="en-GB"/>
        </w:rPr>
        <w:t>(</w:t>
      </w:r>
      <w:proofErr w:type="spellStart"/>
      <w:r w:rsidR="00EA44F4" w:rsidRPr="00EA44F4">
        <w:rPr>
          <w:rFonts w:ascii="Times New Roman" w:hAnsi="Times New Roman" w:cs="Times New Roman"/>
          <w:sz w:val="22"/>
          <w:lang w:val="en-GB"/>
        </w:rPr>
        <w:t>Lefort</w:t>
      </w:r>
      <w:proofErr w:type="spellEnd"/>
      <w:r w:rsidR="00EA44F4" w:rsidRPr="00EA44F4">
        <w:rPr>
          <w:rFonts w:ascii="Times New Roman" w:hAnsi="Times New Roman" w:cs="Times New Roman"/>
          <w:sz w:val="22"/>
          <w:lang w:val="en-GB"/>
        </w:rPr>
        <w:t xml:space="preserve"> </w:t>
      </w:r>
      <w:r w:rsidR="00EA44F4" w:rsidRPr="00EA44F4">
        <w:rPr>
          <w:rFonts w:ascii="Times New Roman" w:hAnsi="Times New Roman" w:cs="Times New Roman"/>
          <w:i/>
          <w:iCs/>
          <w:sz w:val="22"/>
          <w:lang w:val="en-GB"/>
        </w:rPr>
        <w:t>et al.</w:t>
      </w:r>
      <w:r w:rsidR="00EA44F4" w:rsidRPr="00EA44F4">
        <w:rPr>
          <w:rFonts w:ascii="Times New Roman" w:hAnsi="Times New Roman" w:cs="Times New Roman"/>
          <w:sz w:val="22"/>
          <w:lang w:val="en-GB"/>
        </w:rPr>
        <w:t xml:space="preserve"> 2015; Woodworth-</w:t>
      </w:r>
      <w:proofErr w:type="spellStart"/>
      <w:r w:rsidR="00EA44F4" w:rsidRPr="00EA44F4">
        <w:rPr>
          <w:rFonts w:ascii="Times New Roman" w:hAnsi="Times New Roman" w:cs="Times New Roman"/>
          <w:sz w:val="22"/>
          <w:lang w:val="en-GB"/>
        </w:rPr>
        <w:t>Jefcoats</w:t>
      </w:r>
      <w:proofErr w:type="spellEnd"/>
      <w:r w:rsidR="00EA44F4" w:rsidRPr="00EA44F4">
        <w:rPr>
          <w:rFonts w:ascii="Times New Roman" w:hAnsi="Times New Roman" w:cs="Times New Roman"/>
          <w:sz w:val="22"/>
          <w:lang w:val="en-GB"/>
        </w:rPr>
        <w:t xml:space="preserve"> </w:t>
      </w:r>
      <w:r w:rsidR="00EA44F4" w:rsidRPr="00EA44F4">
        <w:rPr>
          <w:rFonts w:ascii="Times New Roman" w:hAnsi="Times New Roman" w:cs="Times New Roman"/>
          <w:i/>
          <w:iCs/>
          <w:sz w:val="22"/>
          <w:lang w:val="en-GB"/>
        </w:rPr>
        <w:t>et al.</w:t>
      </w:r>
      <w:r w:rsidR="00EA44F4" w:rsidRPr="00EA44F4">
        <w:rPr>
          <w:rFonts w:ascii="Times New Roman" w:hAnsi="Times New Roman" w:cs="Times New Roman"/>
          <w:sz w:val="22"/>
          <w:lang w:val="en-GB"/>
        </w:rPr>
        <w:t xml:space="preserve"> 2019)</w:t>
      </w:r>
      <w:r w:rsidR="00EA44F4">
        <w:rPr>
          <w:rFonts w:ascii="Times New Roman" w:hAnsi="Times New Roman" w:cs="Times New Roman"/>
          <w:sz w:val="22"/>
          <w:szCs w:val="22"/>
          <w:lang w:val="en-US"/>
        </w:rPr>
        <w:fldChar w:fldCharType="end"/>
      </w:r>
      <w:r w:rsidR="00EA44F4">
        <w:rPr>
          <w:rFonts w:ascii="Times New Roman" w:hAnsi="Times New Roman" w:cs="Times New Roman"/>
          <w:sz w:val="22"/>
          <w:szCs w:val="22"/>
          <w:lang w:val="en-US"/>
        </w:rPr>
        <w:t>.</w:t>
      </w:r>
      <w:r w:rsidR="00DE335D">
        <w:rPr>
          <w:rFonts w:ascii="Times New Roman" w:hAnsi="Times New Roman" w:cs="Times New Roman"/>
          <w:bCs/>
          <w:sz w:val="22"/>
          <w:szCs w:val="22"/>
          <w:lang w:val="en-US"/>
        </w:rPr>
        <w:t xml:space="preserve"> </w:t>
      </w:r>
      <w:r w:rsidR="00CE454F">
        <w:rPr>
          <w:rFonts w:ascii="Times New Roman" w:hAnsi="Times New Roman" w:cs="Times New Roman"/>
          <w:sz w:val="22"/>
          <w:szCs w:val="22"/>
          <w:lang w:val="en-US"/>
        </w:rPr>
        <w:t>It is unclear however how much this is driven by reduced abundance of large fish versus changes in size-at-age of large fish</w:t>
      </w:r>
      <w:r w:rsidR="00E800D9">
        <w:rPr>
          <w:rFonts w:ascii="Times New Roman" w:hAnsi="Times New Roman" w:cs="Times New Roman"/>
          <w:sz w:val="22"/>
          <w:szCs w:val="22"/>
          <w:lang w:val="en-US"/>
        </w:rPr>
        <w:t>, or if mean size</w:t>
      </w:r>
      <w:r w:rsidR="00E800D9" w:rsidRPr="00E800D9">
        <w:rPr>
          <w:rFonts w:ascii="Times New Roman" w:hAnsi="Times New Roman" w:cs="Times New Roman"/>
          <w:color w:val="FF0000"/>
          <w:sz w:val="22"/>
          <w:szCs w:val="22"/>
          <w:lang w:val="en-US"/>
        </w:rPr>
        <w:t xml:space="preserve"> declines but individuals of different size respond positively or </w:t>
      </w:r>
      <w:proofErr w:type="spellStart"/>
      <w:r w:rsidR="00E800D9" w:rsidRPr="00E800D9">
        <w:rPr>
          <w:rFonts w:ascii="Times New Roman" w:hAnsi="Times New Roman" w:cs="Times New Roman"/>
          <w:color w:val="FF0000"/>
          <w:sz w:val="22"/>
          <w:szCs w:val="22"/>
          <w:lang w:val="en-US"/>
        </w:rPr>
        <w:t>negatively.</w:t>
      </w:r>
      <w:r w:rsidR="00E800D9">
        <w:rPr>
          <w:rFonts w:ascii="Times New Roman" w:hAnsi="Times New Roman" w:cs="Times New Roman"/>
          <w:color w:val="FF0000"/>
          <w:sz w:val="22"/>
          <w:szCs w:val="22"/>
          <w:lang w:val="en-US"/>
        </w:rPr>
        <w:t xml:space="preserve"> </w:t>
      </w:r>
      <w:r w:rsidR="00CE454F">
        <w:rPr>
          <w:rFonts w:ascii="Times New Roman" w:hAnsi="Times New Roman" w:cs="Times New Roman"/>
          <w:sz w:val="22"/>
          <w:szCs w:val="22"/>
          <w:lang w:val="en-US"/>
        </w:rPr>
        <w:t>I</w:t>
      </w:r>
      <w:proofErr w:type="spellEnd"/>
      <w:r w:rsidR="00CE454F">
        <w:rPr>
          <w:rFonts w:ascii="Times New Roman" w:hAnsi="Times New Roman" w:cs="Times New Roman"/>
          <w:sz w:val="22"/>
          <w:szCs w:val="22"/>
          <w:lang w:val="en-US"/>
        </w:rPr>
        <w:t xml:space="preserve">t also remains open as to whether climate warming in such models offer any possibility for individuals (in particular small individuals) to benefit from warming in terms of somatic growth, as is commonly observed </w:t>
      </w:r>
      <w:r w:rsidR="00CE454F">
        <w:rPr>
          <w:rFonts w:ascii="Times New Roman" w:hAnsi="Times New Roman" w:cs="Times New Roman"/>
          <w:sz w:val="22"/>
          <w:szCs w:val="22"/>
          <w:lang w:val="en-US"/>
        </w:rPr>
        <w:fldChar w:fldCharType="begin"/>
      </w:r>
      <w:r w:rsidR="00CE454F">
        <w:rPr>
          <w:rFonts w:ascii="Times New Roman" w:hAnsi="Times New Roman" w:cs="Times New Roman"/>
          <w:sz w:val="22"/>
          <w:szCs w:val="22"/>
          <w:lang w:val="en-US"/>
        </w:rPr>
        <w:instrText xml:space="preserve"> ADDIN ZOTERO_ITEM CSL_CITATION {"citationID":"IVQfTlJ7","properties":{"formattedCitation":"(Thresher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CE454F">
        <w:rPr>
          <w:rFonts w:ascii="Times New Roman" w:hAnsi="Times New Roman" w:cs="Times New Roman"/>
          <w:sz w:val="22"/>
          <w:szCs w:val="22"/>
          <w:lang w:val="en-US"/>
        </w:rPr>
        <w:fldChar w:fldCharType="separate"/>
      </w:r>
      <w:r w:rsidR="00CE454F" w:rsidRPr="006D6B58">
        <w:rPr>
          <w:rFonts w:ascii="Times New Roman" w:hAnsi="Times New Roman" w:cs="Times New Roman"/>
          <w:sz w:val="22"/>
          <w:lang w:val="en-GB"/>
        </w:rPr>
        <w:t xml:space="preserve">(Thresher </w:t>
      </w:r>
      <w:r w:rsidR="00CE454F" w:rsidRPr="006D6B58">
        <w:rPr>
          <w:rFonts w:ascii="Times New Roman" w:hAnsi="Times New Roman" w:cs="Times New Roman"/>
          <w:i/>
          <w:iCs/>
          <w:sz w:val="22"/>
          <w:lang w:val="en-GB"/>
        </w:rPr>
        <w:t>et al.</w:t>
      </w:r>
      <w:r w:rsidR="00CE454F" w:rsidRPr="006D6B58">
        <w:rPr>
          <w:rFonts w:ascii="Times New Roman" w:hAnsi="Times New Roman" w:cs="Times New Roman"/>
          <w:sz w:val="22"/>
          <w:lang w:val="en-GB"/>
        </w:rPr>
        <w:t xml:space="preserve"> 2007; </w:t>
      </w:r>
      <w:proofErr w:type="spellStart"/>
      <w:r w:rsidR="00CE454F" w:rsidRPr="006D6B58">
        <w:rPr>
          <w:rFonts w:ascii="Times New Roman" w:hAnsi="Times New Roman" w:cs="Times New Roman"/>
          <w:sz w:val="22"/>
          <w:lang w:val="en-GB"/>
        </w:rPr>
        <w:t>Baudron</w:t>
      </w:r>
      <w:proofErr w:type="spellEnd"/>
      <w:r w:rsidR="00CE454F" w:rsidRPr="006D6B58">
        <w:rPr>
          <w:rFonts w:ascii="Times New Roman" w:hAnsi="Times New Roman" w:cs="Times New Roman"/>
          <w:sz w:val="22"/>
          <w:lang w:val="en-GB"/>
        </w:rPr>
        <w:t xml:space="preserve"> </w:t>
      </w:r>
      <w:r w:rsidR="00CE454F" w:rsidRPr="006D6B58">
        <w:rPr>
          <w:rFonts w:ascii="Times New Roman" w:hAnsi="Times New Roman" w:cs="Times New Roman"/>
          <w:i/>
          <w:iCs/>
          <w:sz w:val="22"/>
          <w:lang w:val="en-GB"/>
        </w:rPr>
        <w:t>et al.</w:t>
      </w:r>
      <w:r w:rsidR="00CE454F" w:rsidRPr="006D6B58">
        <w:rPr>
          <w:rFonts w:ascii="Times New Roman" w:hAnsi="Times New Roman" w:cs="Times New Roman"/>
          <w:sz w:val="22"/>
          <w:lang w:val="en-GB"/>
        </w:rPr>
        <w:t xml:space="preserve"> 2014; Huss </w:t>
      </w:r>
      <w:r w:rsidR="00CE454F" w:rsidRPr="006D6B58">
        <w:rPr>
          <w:rFonts w:ascii="Times New Roman" w:hAnsi="Times New Roman" w:cs="Times New Roman"/>
          <w:i/>
          <w:iCs/>
          <w:sz w:val="22"/>
          <w:lang w:val="en-GB"/>
        </w:rPr>
        <w:t>et al.</w:t>
      </w:r>
      <w:r w:rsidR="00CE454F" w:rsidRPr="006D6B58">
        <w:rPr>
          <w:rFonts w:ascii="Times New Roman" w:hAnsi="Times New Roman" w:cs="Times New Roman"/>
          <w:sz w:val="22"/>
          <w:lang w:val="en-GB"/>
        </w:rPr>
        <w:t xml:space="preserve"> 2019)</w:t>
      </w:r>
      <w:r w:rsidR="00CE454F">
        <w:rPr>
          <w:rFonts w:ascii="Times New Roman" w:hAnsi="Times New Roman" w:cs="Times New Roman"/>
          <w:sz w:val="22"/>
          <w:szCs w:val="22"/>
          <w:lang w:val="en-US"/>
        </w:rPr>
        <w:fldChar w:fldCharType="end"/>
      </w:r>
      <w:r w:rsidR="00CE454F">
        <w:rPr>
          <w:rFonts w:ascii="Times New Roman" w:hAnsi="Times New Roman" w:cs="Times New Roman"/>
          <w:sz w:val="22"/>
          <w:szCs w:val="22"/>
          <w:lang w:val="en-US"/>
        </w:rPr>
        <w:t>.</w:t>
      </w:r>
    </w:p>
    <w:p w14:paraId="7C4BE11A" w14:textId="34A091CB" w:rsidR="005A491F" w:rsidRPr="00AF32CB" w:rsidRDefault="00FD330A" w:rsidP="005A491F">
      <w:pPr>
        <w:spacing w:line="480" w:lineRule="auto"/>
        <w:ind w:firstLine="284"/>
        <w:jc w:val="both"/>
        <w:rPr>
          <w:rFonts w:ascii="Times New Roman" w:hAnsi="Times New Roman" w:cs="Times New Roman"/>
          <w:sz w:val="22"/>
          <w:szCs w:val="22"/>
        </w:rPr>
      </w:pPr>
      <w:commentRangeStart w:id="10"/>
      <w:r w:rsidRPr="00EE6130">
        <w:rPr>
          <w:rFonts w:ascii="Times New Roman" w:hAnsi="Times New Roman" w:cs="Times New Roman"/>
          <w:sz w:val="22"/>
          <w:szCs w:val="22"/>
          <w:lang w:val="en-US"/>
        </w:rPr>
        <w:t xml:space="preserve">The </w:t>
      </w:r>
      <w:r w:rsidRPr="00FD330A">
        <w:rPr>
          <w:rFonts w:ascii="Times New Roman" w:hAnsi="Times New Roman" w:cs="Times New Roman"/>
          <w:sz w:val="22"/>
          <w:szCs w:val="22"/>
        </w:rPr>
        <w:t>Baltic Sea</w:t>
      </w:r>
      <w:commentRangeEnd w:id="10"/>
      <w:r w:rsidR="004B4DF7">
        <w:rPr>
          <w:rStyle w:val="CommentReference"/>
        </w:rPr>
        <w:commentReference w:id="10"/>
      </w:r>
      <w:r w:rsidRPr="00FD330A">
        <w:rPr>
          <w:rFonts w:ascii="Times New Roman" w:hAnsi="Times New Roman" w:cs="Times New Roman"/>
          <w:sz w:val="22"/>
          <w:szCs w:val="22"/>
        </w:rPr>
        <w:t xml:space="preserve"> </w:t>
      </w:r>
      <w:r w:rsidR="00BC5DBB" w:rsidRPr="0062469A">
        <w:rPr>
          <w:rFonts w:ascii="Times New Roman" w:hAnsi="Times New Roman" w:cs="Times New Roman"/>
          <w:sz w:val="22"/>
          <w:szCs w:val="22"/>
          <w:lang w:val="en-US"/>
        </w:rPr>
        <w:t>constitutes</w:t>
      </w:r>
      <w:r w:rsidR="00EE6130" w:rsidRPr="0062469A">
        <w:rPr>
          <w:rFonts w:ascii="Times New Roman" w:hAnsi="Times New Roman" w:cs="Times New Roman"/>
          <w:sz w:val="22"/>
          <w:szCs w:val="22"/>
          <w:lang w:val="en-US"/>
        </w:rPr>
        <w:t xml:space="preserve"> </w:t>
      </w:r>
      <w:r w:rsidRPr="00FD330A">
        <w:rPr>
          <w:rFonts w:ascii="Times New Roman" w:hAnsi="Times New Roman" w:cs="Times New Roman"/>
          <w:sz w:val="22"/>
          <w:szCs w:val="22"/>
        </w:rPr>
        <w:t xml:space="preserve">a great </w:t>
      </w:r>
      <w:r w:rsidR="00BC5DBB">
        <w:rPr>
          <w:rFonts w:ascii="Times New Roman" w:hAnsi="Times New Roman" w:cs="Times New Roman"/>
          <w:sz w:val="22"/>
          <w:szCs w:val="22"/>
          <w:lang w:val="en-US"/>
        </w:rPr>
        <w:t>example</w:t>
      </w:r>
      <w:r w:rsidR="0062469A" w:rsidRPr="00BC5DBB">
        <w:rPr>
          <w:rFonts w:ascii="Times New Roman" w:hAnsi="Times New Roman" w:cs="Times New Roman"/>
          <w:sz w:val="22"/>
          <w:szCs w:val="22"/>
          <w:lang w:val="en-US"/>
        </w:rPr>
        <w:t xml:space="preserve"> system</w:t>
      </w:r>
      <w:r w:rsidR="00800E21" w:rsidRPr="00BC5DBB">
        <w:rPr>
          <w:rFonts w:ascii="Times New Roman" w:hAnsi="Times New Roman" w:cs="Times New Roman"/>
          <w:sz w:val="22"/>
          <w:szCs w:val="22"/>
          <w:lang w:val="en-US"/>
        </w:rPr>
        <w:t xml:space="preserve"> </w:t>
      </w:r>
      <w:r w:rsidRPr="00FD330A">
        <w:rPr>
          <w:rFonts w:ascii="Times New Roman" w:hAnsi="Times New Roman" w:cs="Times New Roman"/>
          <w:sz w:val="22"/>
          <w:szCs w:val="22"/>
        </w:rPr>
        <w:t xml:space="preserve">to explore </w:t>
      </w:r>
      <w:r w:rsidR="00407069" w:rsidRPr="00407069">
        <w:rPr>
          <w:rFonts w:ascii="Times New Roman" w:hAnsi="Times New Roman" w:cs="Times New Roman"/>
          <w:sz w:val="22"/>
          <w:szCs w:val="22"/>
          <w:lang w:val="en-US"/>
        </w:rPr>
        <w:t xml:space="preserve">the impacts of </w:t>
      </w:r>
      <w:r w:rsidR="00407069">
        <w:rPr>
          <w:rFonts w:ascii="Times New Roman" w:hAnsi="Times New Roman" w:cs="Times New Roman"/>
          <w:sz w:val="22"/>
          <w:szCs w:val="22"/>
          <w:lang w:val="en-US"/>
        </w:rPr>
        <w:t>warming, as it is a relatively well understood and species poor system</w:t>
      </w:r>
      <w:r w:rsidR="0089165C">
        <w:rPr>
          <w:rFonts w:ascii="Times New Roman" w:hAnsi="Times New Roman" w:cs="Times New Roman"/>
          <w:sz w:val="22"/>
          <w:szCs w:val="22"/>
          <w:lang w:val="en-US"/>
        </w:rPr>
        <w:t xml:space="preserve"> </w:t>
      </w:r>
      <w:r w:rsidR="008B5782">
        <w:rPr>
          <w:rFonts w:ascii="Times New Roman" w:hAnsi="Times New Roman" w:cs="Times New Roman"/>
          <w:sz w:val="22"/>
          <w:szCs w:val="22"/>
          <w:lang w:val="en-US"/>
        </w:rPr>
        <w:fldChar w:fldCharType="begin"/>
      </w:r>
      <w:r w:rsidR="008B5782">
        <w:rPr>
          <w:rFonts w:ascii="Times New Roman" w:hAnsi="Times New Roman" w:cs="Times New Roman"/>
          <w:sz w:val="22"/>
          <w:szCs w:val="22"/>
          <w:lang w:val="en-US"/>
        </w:rPr>
        <w:instrText xml:space="preserve"> ADDIN ZOTERO_ITEM CSL_CITATION {"citationID":"aJFOY1u6","properties":{"formattedCitation":"(Casini {\\i{}et al.} 2009)","plainCitation":"(Casini et al. 2009)","noteIndex":0},"citationItems":[{"id":442,"uris":["http://zotero.org/users/6116610/items/FYIQFDXV"],"uri":["http://zotero.org/users/6116610/items/FYIQFDXV"],"itemData":{"id":442,"type":"article-journal","container-title":"Proceedings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schema":"https://github.com/citation-style-language/schema/raw/master/csl-citation.json"} </w:instrText>
      </w:r>
      <w:r w:rsidR="008B5782">
        <w:rPr>
          <w:rFonts w:ascii="Times New Roman" w:hAnsi="Times New Roman" w:cs="Times New Roman"/>
          <w:sz w:val="22"/>
          <w:szCs w:val="22"/>
          <w:lang w:val="en-US"/>
        </w:rPr>
        <w:fldChar w:fldCharType="separate"/>
      </w:r>
      <w:r w:rsidR="008B5782" w:rsidRPr="008B5782">
        <w:rPr>
          <w:rFonts w:ascii="Times New Roman" w:hAnsi="Times New Roman" w:cs="Times New Roman"/>
          <w:sz w:val="22"/>
          <w:lang w:val="en-GB"/>
        </w:rPr>
        <w:t>(</w:t>
      </w:r>
      <w:proofErr w:type="spellStart"/>
      <w:r w:rsidR="008B5782" w:rsidRPr="008B5782">
        <w:rPr>
          <w:rFonts w:ascii="Times New Roman" w:hAnsi="Times New Roman" w:cs="Times New Roman"/>
          <w:sz w:val="22"/>
          <w:lang w:val="en-GB"/>
        </w:rPr>
        <w:t>Casini</w:t>
      </w:r>
      <w:proofErr w:type="spellEnd"/>
      <w:r w:rsidR="008B5782" w:rsidRPr="008B5782">
        <w:rPr>
          <w:rFonts w:ascii="Times New Roman" w:hAnsi="Times New Roman" w:cs="Times New Roman"/>
          <w:sz w:val="22"/>
          <w:lang w:val="en-GB"/>
        </w:rPr>
        <w:t xml:space="preserve"> </w:t>
      </w:r>
      <w:r w:rsidR="008B5782" w:rsidRPr="008B5782">
        <w:rPr>
          <w:rFonts w:ascii="Times New Roman" w:hAnsi="Times New Roman" w:cs="Times New Roman"/>
          <w:i/>
          <w:iCs/>
          <w:sz w:val="22"/>
          <w:lang w:val="en-GB"/>
        </w:rPr>
        <w:t>et al.</w:t>
      </w:r>
      <w:r w:rsidR="008B5782" w:rsidRPr="008B5782">
        <w:rPr>
          <w:rFonts w:ascii="Times New Roman" w:hAnsi="Times New Roman" w:cs="Times New Roman"/>
          <w:sz w:val="22"/>
          <w:lang w:val="en-GB"/>
        </w:rPr>
        <w:t xml:space="preserve"> 2009)</w:t>
      </w:r>
      <w:r w:rsidR="008B5782">
        <w:rPr>
          <w:rFonts w:ascii="Times New Roman" w:hAnsi="Times New Roman" w:cs="Times New Roman"/>
          <w:sz w:val="22"/>
          <w:szCs w:val="22"/>
          <w:lang w:val="en-US"/>
        </w:rPr>
        <w:fldChar w:fldCharType="end"/>
      </w:r>
      <w:r w:rsidR="00407069">
        <w:rPr>
          <w:rFonts w:ascii="Times New Roman" w:hAnsi="Times New Roman" w:cs="Times New Roman"/>
          <w:sz w:val="22"/>
          <w:szCs w:val="22"/>
          <w:lang w:val="en-US"/>
        </w:rPr>
        <w:t xml:space="preserve"> that in addition </w:t>
      </w:r>
      <w:r w:rsidR="005D7A24">
        <w:rPr>
          <w:rFonts w:ascii="Times New Roman" w:hAnsi="Times New Roman" w:cs="Times New Roman"/>
          <w:sz w:val="22"/>
          <w:szCs w:val="22"/>
          <w:lang w:val="en-US"/>
        </w:rPr>
        <w:t>experiences</w:t>
      </w:r>
      <w:r w:rsidR="008B5782">
        <w:rPr>
          <w:rFonts w:ascii="Times New Roman" w:hAnsi="Times New Roman" w:cs="Times New Roman"/>
          <w:sz w:val="22"/>
          <w:szCs w:val="22"/>
          <w:lang w:val="en-US"/>
        </w:rPr>
        <w:t xml:space="preserve"> rapid warming</w:t>
      </w:r>
      <w:r w:rsidR="004F36A1">
        <w:rPr>
          <w:rFonts w:ascii="Times New Roman" w:hAnsi="Times New Roman" w:cs="Times New Roman"/>
          <w:sz w:val="22"/>
          <w:szCs w:val="22"/>
          <w:lang w:val="en-US"/>
        </w:rPr>
        <w:t xml:space="preserve"> </w:t>
      </w:r>
      <w:r w:rsidR="009214DD">
        <w:rPr>
          <w:rFonts w:ascii="Times New Roman" w:hAnsi="Times New Roman" w:cs="Times New Roman"/>
          <w:sz w:val="22"/>
          <w:szCs w:val="22"/>
          <w:lang w:val="en-US"/>
        </w:rPr>
        <w:fldChar w:fldCharType="begin"/>
      </w:r>
      <w:r w:rsidR="009214DD">
        <w:rPr>
          <w:rFonts w:ascii="Times New Roman" w:hAnsi="Times New Roman" w:cs="Times New Roman"/>
          <w:sz w:val="22"/>
          <w:szCs w:val="22"/>
          <w:lang w:val="en-US"/>
        </w:rPr>
        <w:instrText xml:space="preserve"> ADDIN ZOTERO_ITEM CSL_CITATION {"citationID":"2DOjB1za","properties":{"formattedCitation":"(Belkin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9214DD">
        <w:rPr>
          <w:rFonts w:ascii="Times New Roman" w:hAnsi="Times New Roman" w:cs="Times New Roman"/>
          <w:sz w:val="22"/>
          <w:szCs w:val="22"/>
          <w:lang w:val="en-US"/>
        </w:rPr>
        <w:fldChar w:fldCharType="separate"/>
      </w:r>
      <w:r w:rsidR="009214DD">
        <w:rPr>
          <w:rFonts w:ascii="Times New Roman" w:hAnsi="Times New Roman" w:cs="Times New Roman"/>
          <w:noProof/>
          <w:sz w:val="22"/>
          <w:szCs w:val="22"/>
          <w:lang w:val="en-US"/>
        </w:rPr>
        <w:t>(Belkin 2009)</w:t>
      </w:r>
      <w:r w:rsidR="009214DD">
        <w:rPr>
          <w:rFonts w:ascii="Times New Roman" w:hAnsi="Times New Roman" w:cs="Times New Roman"/>
          <w:sz w:val="22"/>
          <w:szCs w:val="22"/>
          <w:lang w:val="en-US"/>
        </w:rPr>
        <w:fldChar w:fldCharType="end"/>
      </w:r>
      <w:r w:rsidRPr="00FD330A">
        <w:rPr>
          <w:rFonts w:ascii="Times New Roman" w:hAnsi="Times New Roman" w:cs="Times New Roman"/>
          <w:sz w:val="22"/>
          <w:szCs w:val="22"/>
        </w:rPr>
        <w:t xml:space="preserve">. </w:t>
      </w:r>
      <w:r w:rsidR="001133BC" w:rsidRPr="001133BC">
        <w:rPr>
          <w:rFonts w:ascii="Times New Roman" w:hAnsi="Times New Roman" w:cs="Times New Roman"/>
          <w:sz w:val="22"/>
          <w:szCs w:val="22"/>
        </w:rPr>
        <w:t xml:space="preserve">Here we introduce a </w:t>
      </w:r>
      <w:r w:rsidR="00E073F5">
        <w:rPr>
          <w:rFonts w:ascii="Times New Roman" w:hAnsi="Times New Roman" w:cs="Times New Roman"/>
          <w:sz w:val="22"/>
          <w:szCs w:val="22"/>
          <w:lang w:val="en-US"/>
        </w:rPr>
        <w:t xml:space="preserve">temperature-dependent size-spectrum </w:t>
      </w:r>
      <w:r w:rsidR="00A17EEF">
        <w:rPr>
          <w:rFonts w:ascii="Times New Roman" w:hAnsi="Times New Roman" w:cs="Times New Roman"/>
          <w:sz w:val="22"/>
          <w:szCs w:val="22"/>
          <w:lang w:val="en-US"/>
        </w:rPr>
        <w:t xml:space="preserve">inspired by </w:t>
      </w:r>
      <w:r w:rsidR="001267C3">
        <w:rPr>
          <w:rFonts w:ascii="Times New Roman" w:hAnsi="Times New Roman" w:cs="Times New Roman"/>
          <w:sz w:val="22"/>
          <w:szCs w:val="22"/>
          <w:lang w:val="en-US"/>
        </w:rPr>
        <w:t xml:space="preserve">a </w:t>
      </w:r>
      <w:r w:rsidR="001267C3" w:rsidRPr="00A17EEF">
        <w:rPr>
          <w:rFonts w:ascii="Times New Roman" w:hAnsi="Times New Roman" w:cs="Times New Roman"/>
          <w:sz w:val="22"/>
          <w:szCs w:val="22"/>
          <w:lang w:val="en-US"/>
        </w:rPr>
        <w:t>simpli</w:t>
      </w:r>
      <w:r w:rsidR="001267C3">
        <w:rPr>
          <w:rFonts w:ascii="Times New Roman" w:hAnsi="Times New Roman" w:cs="Times New Roman"/>
          <w:sz w:val="22"/>
          <w:szCs w:val="22"/>
          <w:lang w:val="en-US"/>
        </w:rPr>
        <w:t xml:space="preserve">fied </w:t>
      </w:r>
      <w:r w:rsidR="00A17EEF">
        <w:rPr>
          <w:rFonts w:ascii="Times New Roman" w:hAnsi="Times New Roman" w:cs="Times New Roman"/>
          <w:sz w:val="22"/>
          <w:szCs w:val="22"/>
          <w:lang w:val="en-US"/>
        </w:rPr>
        <w:t>the Baltic Sea</w:t>
      </w:r>
      <w:r w:rsidR="001267C3">
        <w:rPr>
          <w:rFonts w:ascii="Times New Roman" w:hAnsi="Times New Roman" w:cs="Times New Roman"/>
          <w:sz w:val="22"/>
          <w:szCs w:val="22"/>
          <w:lang w:val="en-US"/>
        </w:rPr>
        <w:t xml:space="preserve"> food web</w:t>
      </w:r>
      <w:r w:rsidR="009E7CBC">
        <w:rPr>
          <w:rFonts w:ascii="Times New Roman" w:hAnsi="Times New Roman" w:cs="Times New Roman"/>
          <w:sz w:val="22"/>
          <w:szCs w:val="22"/>
          <w:lang w:val="en-US"/>
        </w:rPr>
        <w:t xml:space="preserve"> with which </w:t>
      </w:r>
      <w:r w:rsidR="00EC4154" w:rsidRPr="009933B0">
        <w:rPr>
          <w:rFonts w:ascii="Times New Roman" w:hAnsi="Times New Roman" w:cs="Times New Roman"/>
          <w:sz w:val="22"/>
          <w:szCs w:val="22"/>
          <w:lang w:val="en-US"/>
        </w:rPr>
        <w:t xml:space="preserve">we </w:t>
      </w:r>
      <w:r w:rsidR="001133BC" w:rsidRPr="001133BC">
        <w:rPr>
          <w:rFonts w:ascii="Times New Roman" w:hAnsi="Times New Roman" w:cs="Times New Roman"/>
          <w:sz w:val="22"/>
          <w:szCs w:val="22"/>
        </w:rPr>
        <w:t xml:space="preserve">assess </w:t>
      </w:r>
      <w:r w:rsidR="004A44A9" w:rsidRPr="0094557A">
        <w:rPr>
          <w:rFonts w:ascii="Times New Roman" w:hAnsi="Times New Roman" w:cs="Times New Roman"/>
          <w:sz w:val="22"/>
          <w:szCs w:val="22"/>
          <w:lang w:val="en-US"/>
        </w:rPr>
        <w:t xml:space="preserve">the joint impacts of </w:t>
      </w:r>
      <w:r w:rsidR="001133BC" w:rsidRPr="001133BC">
        <w:rPr>
          <w:rFonts w:ascii="Times New Roman" w:hAnsi="Times New Roman" w:cs="Times New Roman"/>
          <w:sz w:val="22"/>
          <w:szCs w:val="22"/>
        </w:rPr>
        <w:t xml:space="preserve">both temperature driven </w:t>
      </w:r>
      <w:r w:rsidR="0094557A" w:rsidRPr="0094557A">
        <w:rPr>
          <w:rFonts w:ascii="Times New Roman" w:hAnsi="Times New Roman" w:cs="Times New Roman"/>
          <w:sz w:val="22"/>
          <w:szCs w:val="22"/>
          <w:lang w:val="en-US"/>
        </w:rPr>
        <w:t xml:space="preserve">changes in </w:t>
      </w:r>
      <w:r w:rsidR="001133BC" w:rsidRPr="001133BC">
        <w:rPr>
          <w:rFonts w:ascii="Times New Roman" w:hAnsi="Times New Roman" w:cs="Times New Roman"/>
          <w:sz w:val="22"/>
          <w:szCs w:val="22"/>
        </w:rPr>
        <w:t>productivity</w:t>
      </w:r>
      <w:r w:rsidR="00FF4BEC" w:rsidRPr="00FF4BEC">
        <w:rPr>
          <w:rFonts w:ascii="Times New Roman" w:hAnsi="Times New Roman" w:cs="Times New Roman"/>
          <w:sz w:val="22"/>
          <w:szCs w:val="22"/>
          <w:lang w:val="en-US"/>
        </w:rPr>
        <w:t xml:space="preserve"> and </w:t>
      </w:r>
      <w:r w:rsidR="00FF4BEC">
        <w:rPr>
          <w:rFonts w:ascii="Times New Roman" w:hAnsi="Times New Roman" w:cs="Times New Roman"/>
          <w:sz w:val="22"/>
          <w:szCs w:val="22"/>
          <w:lang w:val="en-US"/>
        </w:rPr>
        <w:t>physiology</w:t>
      </w:r>
      <w:r w:rsidR="00570364">
        <w:rPr>
          <w:rFonts w:ascii="Times New Roman" w:hAnsi="Times New Roman" w:cs="Times New Roman"/>
          <w:sz w:val="22"/>
          <w:szCs w:val="22"/>
          <w:lang w:val="en-US"/>
        </w:rPr>
        <w:t xml:space="preserve"> </w:t>
      </w:r>
      <w:r w:rsidR="001133BC" w:rsidRPr="001133BC">
        <w:rPr>
          <w:rFonts w:ascii="Times New Roman" w:hAnsi="Times New Roman" w:cs="Times New Roman"/>
          <w:sz w:val="22"/>
          <w:szCs w:val="22"/>
        </w:rPr>
        <w:t xml:space="preserve">and its effects on the emergent </w:t>
      </w:r>
      <w:r w:rsidR="000B5471" w:rsidRPr="000B5471">
        <w:rPr>
          <w:rFonts w:ascii="Times New Roman" w:hAnsi="Times New Roman" w:cs="Times New Roman"/>
          <w:sz w:val="22"/>
          <w:szCs w:val="22"/>
          <w:lang w:val="en-US"/>
        </w:rPr>
        <w:t>food web structure</w:t>
      </w:r>
      <w:r w:rsidR="001133BC" w:rsidRPr="001133BC">
        <w:rPr>
          <w:rFonts w:ascii="Times New Roman" w:hAnsi="Times New Roman" w:cs="Times New Roman"/>
          <w:sz w:val="22"/>
          <w:szCs w:val="22"/>
        </w:rPr>
        <w:t xml:space="preserve">. </w:t>
      </w:r>
      <w:r w:rsidR="009933B0">
        <w:rPr>
          <w:rFonts w:ascii="Times New Roman" w:hAnsi="Times New Roman" w:cs="Times New Roman"/>
          <w:sz w:val="22"/>
          <w:szCs w:val="22"/>
          <w:lang w:val="en-US"/>
        </w:rPr>
        <w:t xml:space="preserve">We specifically </w:t>
      </w:r>
      <w:r w:rsidR="007B43CC">
        <w:rPr>
          <w:rFonts w:ascii="Times New Roman" w:hAnsi="Times New Roman" w:cs="Times New Roman"/>
          <w:sz w:val="22"/>
          <w:szCs w:val="22"/>
          <w:lang w:val="en-US"/>
        </w:rPr>
        <w:t>investigate</w:t>
      </w:r>
      <w:r w:rsidR="009933B0">
        <w:rPr>
          <w:rFonts w:ascii="Times New Roman" w:hAnsi="Times New Roman" w:cs="Times New Roman"/>
          <w:sz w:val="22"/>
          <w:szCs w:val="22"/>
          <w:lang w:val="en-US"/>
        </w:rPr>
        <w:t xml:space="preserve"> the impacts of projected warming </w:t>
      </w:r>
      <w:r w:rsidR="00101DF9">
        <w:rPr>
          <w:rFonts w:ascii="Times New Roman" w:hAnsi="Times New Roman" w:cs="Times New Roman"/>
          <w:sz w:val="22"/>
          <w:szCs w:val="22"/>
          <w:lang w:val="en-US"/>
        </w:rPr>
        <w:t xml:space="preserve">(using the </w:t>
      </w:r>
      <w:r w:rsidR="00101DF9" w:rsidRPr="00AF32CB">
        <w:rPr>
          <w:rFonts w:ascii="Times New Roman" w:hAnsi="Times New Roman" w:cs="Times New Roman"/>
          <w:sz w:val="22"/>
          <w:szCs w:val="22"/>
        </w:rPr>
        <w:t>regional coupled model system RCA4-NEMO</w:t>
      </w:r>
      <w:r w:rsidR="00101DF9" w:rsidRPr="00AF32CB">
        <w:rPr>
          <w:rStyle w:val="CommentReference"/>
          <w:rFonts w:ascii="Times New Roman" w:hAnsi="Times New Roman" w:cs="Times New Roman"/>
          <w:sz w:val="22"/>
          <w:szCs w:val="22"/>
        </w:rPr>
        <w:annotationRef/>
      </w:r>
      <w:r w:rsidR="00101DF9" w:rsidRPr="00AF32CB">
        <w:rPr>
          <w:rFonts w:ascii="Times New Roman" w:hAnsi="Times New Roman" w:cs="Times New Roman"/>
          <w:sz w:val="22"/>
          <w:szCs w:val="22"/>
        </w:rPr>
        <w:t xml:space="preserve"> and the RCP 8.5 emission scenario</w:t>
      </w:r>
      <w:r w:rsidR="00101DF9" w:rsidRPr="00101DF9">
        <w:rPr>
          <w:rFonts w:ascii="Times New Roman" w:hAnsi="Times New Roman" w:cs="Times New Roman"/>
          <w:sz w:val="22"/>
          <w:szCs w:val="22"/>
          <w:lang w:val="en-US"/>
        </w:rPr>
        <w:t>)</w:t>
      </w:r>
      <w:r w:rsidR="00101DF9">
        <w:rPr>
          <w:rFonts w:ascii="Times New Roman" w:hAnsi="Times New Roman" w:cs="Times New Roman"/>
          <w:sz w:val="22"/>
          <w:szCs w:val="22"/>
          <w:lang w:val="en-US"/>
        </w:rPr>
        <w:t xml:space="preserve"> </w:t>
      </w:r>
      <w:r w:rsidR="009933B0">
        <w:rPr>
          <w:rFonts w:ascii="Times New Roman" w:hAnsi="Times New Roman" w:cs="Times New Roman"/>
          <w:sz w:val="22"/>
          <w:szCs w:val="22"/>
          <w:lang w:val="en-US"/>
        </w:rPr>
        <w:t xml:space="preserve">on </w:t>
      </w:r>
      <w:r w:rsidR="005A491F" w:rsidRPr="00AF32CB">
        <w:rPr>
          <w:rFonts w:ascii="Times New Roman" w:hAnsi="Times New Roman" w:cs="Times New Roman"/>
          <w:bCs/>
          <w:sz w:val="22"/>
          <w:szCs w:val="22"/>
        </w:rPr>
        <w:t>growth trajectories, average body sizes, population size-structure and yield in a fished ecosystem</w:t>
      </w:r>
      <w:r w:rsidR="00CC7AE5" w:rsidRPr="001B038F">
        <w:rPr>
          <w:rFonts w:ascii="Times New Roman" w:hAnsi="Times New Roman" w:cs="Times New Roman"/>
          <w:bCs/>
          <w:sz w:val="22"/>
          <w:szCs w:val="22"/>
          <w:lang w:val="en-US"/>
        </w:rPr>
        <w:t xml:space="preserve">. </w:t>
      </w:r>
      <w:r w:rsidR="005A491F" w:rsidRPr="00AF32CB">
        <w:rPr>
          <w:rFonts w:ascii="Times New Roman" w:hAnsi="Times New Roman" w:cs="Times New Roman"/>
          <w:bCs/>
          <w:sz w:val="22"/>
          <w:szCs w:val="22"/>
        </w:rPr>
        <w:t xml:space="preserve">Uncertainty in the </w:t>
      </w:r>
      <w:r w:rsidR="001B038F" w:rsidRPr="001B038F">
        <w:rPr>
          <w:rFonts w:ascii="Times New Roman" w:hAnsi="Times New Roman" w:cs="Times New Roman"/>
          <w:bCs/>
          <w:sz w:val="22"/>
          <w:szCs w:val="22"/>
          <w:lang w:val="en-US"/>
        </w:rPr>
        <w:t xml:space="preserve">effect of warming on </w:t>
      </w:r>
      <w:r w:rsidR="001B038F">
        <w:rPr>
          <w:rFonts w:ascii="Times New Roman" w:hAnsi="Times New Roman" w:cs="Times New Roman"/>
          <w:bCs/>
          <w:sz w:val="22"/>
          <w:szCs w:val="22"/>
          <w:lang w:val="en-US"/>
        </w:rPr>
        <w:t xml:space="preserve">physiology </w:t>
      </w:r>
      <w:r w:rsidR="005A491F" w:rsidRPr="00AF32CB">
        <w:rPr>
          <w:rFonts w:ascii="Times New Roman" w:hAnsi="Times New Roman" w:cs="Times New Roman"/>
          <w:bCs/>
          <w:sz w:val="22"/>
          <w:szCs w:val="22"/>
        </w:rPr>
        <w:t>is incorporated by drawing samples from known distributions, based on meta-analysis.</w:t>
      </w:r>
      <w:r w:rsidR="005A491F" w:rsidRPr="00AF32CB">
        <w:rPr>
          <w:rFonts w:ascii="Times New Roman" w:hAnsi="Times New Roman" w:cs="Times New Roman"/>
          <w:sz w:val="22"/>
          <w:szCs w:val="22"/>
        </w:rPr>
        <w:t xml:space="preserve"> </w:t>
      </w:r>
      <w:r w:rsidR="00665B4F" w:rsidRPr="00D07497">
        <w:rPr>
          <w:rFonts w:ascii="Times New Roman" w:hAnsi="Times New Roman" w:cs="Times New Roman"/>
          <w:sz w:val="22"/>
          <w:szCs w:val="22"/>
          <w:lang w:val="en-US"/>
        </w:rPr>
        <w:t xml:space="preserve">We find that </w:t>
      </w:r>
      <w:r w:rsidR="005A491F" w:rsidRPr="00AF32CB">
        <w:rPr>
          <w:rFonts w:ascii="Times New Roman" w:hAnsi="Times New Roman" w:cs="Times New Roman"/>
          <w:sz w:val="22"/>
          <w:szCs w:val="22"/>
        </w:rPr>
        <w:t>inclusion of temperature-dependent physiological processes in the model leads increased size-at-age, especially for smaller individuals</w:t>
      </w:r>
      <w:r w:rsidR="00D07497" w:rsidRPr="007E4608">
        <w:rPr>
          <w:rFonts w:ascii="Times New Roman" w:hAnsi="Times New Roman" w:cs="Times New Roman"/>
          <w:sz w:val="22"/>
          <w:szCs w:val="22"/>
          <w:lang w:val="en-US"/>
        </w:rPr>
        <w:t xml:space="preserve">. This is </w:t>
      </w:r>
      <w:r w:rsidR="005A491F" w:rsidRPr="00AF32CB">
        <w:rPr>
          <w:rFonts w:ascii="Times New Roman" w:hAnsi="Times New Roman" w:cs="Times New Roman"/>
          <w:sz w:val="22"/>
          <w:szCs w:val="22"/>
        </w:rPr>
        <w:t xml:space="preserve">in contrast to models where only the resource dynamics are temperature dependent, </w:t>
      </w:r>
      <w:r w:rsidR="00D910AF">
        <w:rPr>
          <w:rFonts w:ascii="Times New Roman" w:hAnsi="Times New Roman" w:cs="Times New Roman"/>
          <w:sz w:val="22"/>
          <w:szCs w:val="22"/>
          <w:lang w:val="en-US"/>
        </w:rPr>
        <w:t xml:space="preserve">in which </w:t>
      </w:r>
      <w:r w:rsidR="005A491F" w:rsidRPr="00AF32CB">
        <w:rPr>
          <w:rFonts w:ascii="Times New Roman" w:hAnsi="Times New Roman" w:cs="Times New Roman"/>
          <w:sz w:val="22"/>
          <w:szCs w:val="22"/>
        </w:rPr>
        <w:t xml:space="preserve">size-at-age declines with warming. </w:t>
      </w:r>
    </w:p>
    <w:p w14:paraId="08A6A0E1" w14:textId="77777777" w:rsidR="00D30313" w:rsidRDefault="00D30313" w:rsidP="00182BA9">
      <w:pPr>
        <w:spacing w:line="480" w:lineRule="auto"/>
        <w:contextualSpacing/>
        <w:jc w:val="both"/>
        <w:rPr>
          <w:rFonts w:cstheme="minorHAnsi"/>
          <w:b/>
        </w:rPr>
      </w:pPr>
    </w:p>
    <w:p w14:paraId="7800D9D3" w14:textId="23FDCD2E" w:rsidR="00AD548E" w:rsidRPr="00AC577D" w:rsidRDefault="00AD548E" w:rsidP="00182BA9">
      <w:pPr>
        <w:spacing w:line="480" w:lineRule="auto"/>
        <w:contextualSpacing/>
        <w:jc w:val="both"/>
        <w:rPr>
          <w:rFonts w:cstheme="minorHAnsi"/>
          <w:b/>
        </w:rPr>
      </w:pPr>
      <w:r w:rsidRPr="00AC577D">
        <w:rPr>
          <w:rFonts w:cstheme="minorHAnsi"/>
          <w:b/>
        </w:rPr>
        <w:t>Materials and Methods</w:t>
      </w:r>
    </w:p>
    <w:p w14:paraId="1CA4B7A7" w14:textId="77777777" w:rsidR="00275904" w:rsidRPr="00ED493C" w:rsidRDefault="00275904" w:rsidP="00182BA9">
      <w:pPr>
        <w:spacing w:line="480" w:lineRule="auto"/>
        <w:contextualSpacing/>
        <w:jc w:val="both"/>
        <w:rPr>
          <w:i/>
        </w:rPr>
      </w:pPr>
      <w:r w:rsidRPr="00ED493C">
        <w:rPr>
          <w:i/>
        </w:rPr>
        <w:t>Food web</w:t>
      </w:r>
    </w:p>
    <w:p w14:paraId="4451AC6D" w14:textId="33C4848F" w:rsidR="00190E51" w:rsidRPr="00AF32CB" w:rsidRDefault="00CF287B" w:rsidP="00182BA9">
      <w:pPr>
        <w:spacing w:line="480" w:lineRule="auto"/>
        <w:contextualSpacing/>
        <w:jc w:val="both"/>
        <w:rPr>
          <w:sz w:val="22"/>
          <w:szCs w:val="22"/>
        </w:rPr>
      </w:pPr>
      <w:r w:rsidRPr="00AF32CB">
        <w:rPr>
          <w:sz w:val="22"/>
          <w:szCs w:val="22"/>
        </w:rPr>
        <w:t xml:space="preserve">The Baltic Sea is semi-enclosed brackish sea </w:t>
      </w:r>
      <w:r w:rsidR="00E43105" w:rsidRPr="00AF32CB">
        <w:rPr>
          <w:sz w:val="22"/>
          <w:szCs w:val="22"/>
        </w:rPr>
        <w:t xml:space="preserve">with a </w:t>
      </w:r>
      <w:r w:rsidR="0057251A" w:rsidRPr="00A62881">
        <w:rPr>
          <w:sz w:val="22"/>
          <w:szCs w:val="22"/>
          <w:lang w:val="en-US"/>
        </w:rPr>
        <w:t xml:space="preserve">relatively </w:t>
      </w:r>
      <w:r w:rsidR="00E43105" w:rsidRPr="00AF32CB">
        <w:rPr>
          <w:sz w:val="22"/>
          <w:szCs w:val="22"/>
        </w:rPr>
        <w:t>species-poor</w:t>
      </w:r>
      <w:r w:rsidRPr="00AF32CB">
        <w:rPr>
          <w:sz w:val="22"/>
          <w:szCs w:val="22"/>
        </w:rPr>
        <w:t xml:space="preserve"> food web. </w:t>
      </w:r>
      <w:r w:rsidR="003159F8" w:rsidRPr="00AF32CB">
        <w:rPr>
          <w:sz w:val="22"/>
          <w:szCs w:val="22"/>
        </w:rPr>
        <w:t>W</w:t>
      </w:r>
      <w:r w:rsidR="00057ED1" w:rsidRPr="00AF32CB">
        <w:rPr>
          <w:sz w:val="22"/>
          <w:szCs w:val="22"/>
        </w:rPr>
        <w:t xml:space="preserve">e </w:t>
      </w:r>
      <w:r w:rsidR="008C268E" w:rsidRPr="00AF32CB">
        <w:rPr>
          <w:sz w:val="22"/>
          <w:szCs w:val="22"/>
        </w:rPr>
        <w:t>develop</w:t>
      </w:r>
      <w:r w:rsidR="003159F8" w:rsidRPr="00AF32CB">
        <w:rPr>
          <w:sz w:val="22"/>
          <w:szCs w:val="22"/>
        </w:rPr>
        <w:t>ed</w:t>
      </w:r>
      <w:r w:rsidR="008C268E" w:rsidRPr="00AF32CB">
        <w:rPr>
          <w:sz w:val="22"/>
          <w:szCs w:val="22"/>
        </w:rPr>
        <w:t xml:space="preserve"> </w:t>
      </w:r>
      <w:r w:rsidR="00057ED1" w:rsidRPr="00AF32CB">
        <w:rPr>
          <w:sz w:val="22"/>
          <w:szCs w:val="22"/>
        </w:rPr>
        <w:t>a</w:t>
      </w:r>
      <w:r w:rsidR="008C268E" w:rsidRPr="00AF32CB">
        <w:rPr>
          <w:sz w:val="22"/>
          <w:szCs w:val="22"/>
        </w:rPr>
        <w:t xml:space="preserve"> Multi-species size spectrum model</w:t>
      </w:r>
      <w:r w:rsidR="0077712A" w:rsidRPr="00AF32CB">
        <w:rPr>
          <w:sz w:val="22"/>
          <w:szCs w:val="22"/>
        </w:rPr>
        <w:t xml:space="preserve"> (MSSM)</w:t>
      </w:r>
      <w:r w:rsidR="00057ED1" w:rsidRPr="00AF32CB">
        <w:rPr>
          <w:sz w:val="22"/>
          <w:szCs w:val="22"/>
        </w:rPr>
        <w:t xml:space="preserve"> </w:t>
      </w:r>
      <w:r w:rsidR="008F65F9" w:rsidRPr="00AF32CB">
        <w:rPr>
          <w:sz w:val="22"/>
          <w:szCs w:val="22"/>
        </w:rPr>
        <w:t>parameterized to represent</w:t>
      </w:r>
      <w:r w:rsidR="00057ED1" w:rsidRPr="00AF32CB">
        <w:rPr>
          <w:sz w:val="22"/>
          <w:szCs w:val="22"/>
        </w:rPr>
        <w:t xml:space="preserve"> a simplified version of</w:t>
      </w:r>
      <w:r w:rsidR="008C268E" w:rsidRPr="00AF32CB">
        <w:rPr>
          <w:sz w:val="22"/>
          <w:szCs w:val="22"/>
        </w:rPr>
        <w:t xml:space="preserve"> the</w:t>
      </w:r>
      <w:r w:rsidR="00790B83" w:rsidRPr="00AF32CB">
        <w:rPr>
          <w:sz w:val="22"/>
          <w:szCs w:val="22"/>
        </w:rPr>
        <w:t xml:space="preserve"> food web in the</w:t>
      </w:r>
      <w:r w:rsidR="00814612" w:rsidRPr="00AF32CB">
        <w:rPr>
          <w:sz w:val="22"/>
          <w:szCs w:val="22"/>
        </w:rPr>
        <w:t xml:space="preserve"> pelagic </w:t>
      </w:r>
      <w:r w:rsidR="00B213DE" w:rsidRPr="00AF32CB">
        <w:rPr>
          <w:sz w:val="22"/>
          <w:szCs w:val="22"/>
        </w:rPr>
        <w:t>south-</w:t>
      </w:r>
      <w:r w:rsidR="00814612" w:rsidRPr="00AF32CB">
        <w:rPr>
          <w:sz w:val="22"/>
          <w:szCs w:val="22"/>
        </w:rPr>
        <w:t>central Baltic Sea ecosystem (</w:t>
      </w:r>
      <w:r w:rsidR="008C268E" w:rsidRPr="00AF32CB">
        <w:rPr>
          <w:sz w:val="22"/>
          <w:szCs w:val="22"/>
        </w:rPr>
        <w:t>Baltic proper</w:t>
      </w:r>
      <w:r w:rsidR="00814612" w:rsidRPr="00AF32CB">
        <w:rPr>
          <w:sz w:val="22"/>
          <w:szCs w:val="22"/>
        </w:rPr>
        <w:t>)</w:t>
      </w:r>
      <w:r w:rsidR="008C268E" w:rsidRPr="00AF32CB">
        <w:rPr>
          <w:sz w:val="22"/>
          <w:szCs w:val="22"/>
        </w:rPr>
        <w:t xml:space="preserve"> </w:t>
      </w:r>
      <w:r w:rsidR="00AC577D" w:rsidRPr="00AF32CB">
        <w:rPr>
          <w:sz w:val="22"/>
          <w:szCs w:val="22"/>
        </w:rPr>
        <w:t>(ICES sub divisions 25-29+32</w:t>
      </w:r>
      <w:r w:rsidR="00F87AC3" w:rsidRPr="00AF32CB">
        <w:rPr>
          <w:sz w:val="22"/>
          <w:szCs w:val="22"/>
        </w:rPr>
        <w:t xml:space="preserve">, </w:t>
      </w:r>
      <w:r w:rsidR="00F87AC3" w:rsidRPr="00AF32CB">
        <w:rPr>
          <w:sz w:val="22"/>
          <w:szCs w:val="22"/>
        </w:rPr>
        <w:lastRenderedPageBreak/>
        <w:t>Appendix Fig S</w:t>
      </w:r>
      <w:r w:rsidR="00962F93" w:rsidRPr="00962F93">
        <w:rPr>
          <w:sz w:val="22"/>
          <w:szCs w:val="22"/>
          <w:lang w:val="en-US"/>
        </w:rPr>
        <w:t>2</w:t>
      </w:r>
      <w:r w:rsidR="00AC577D" w:rsidRPr="00AF32CB">
        <w:rPr>
          <w:sz w:val="22"/>
          <w:szCs w:val="22"/>
        </w:rPr>
        <w:t>)</w:t>
      </w:r>
      <w:r w:rsidR="008C268E" w:rsidRPr="00AF32CB">
        <w:rPr>
          <w:sz w:val="22"/>
          <w:szCs w:val="22"/>
        </w:rPr>
        <w:t>. This food web is here characterized by</w:t>
      </w:r>
      <w:r w:rsidR="00057ED1" w:rsidRPr="00AF32CB">
        <w:rPr>
          <w:sz w:val="22"/>
          <w:szCs w:val="22"/>
        </w:rPr>
        <w:t xml:space="preserve"> three fish species: cod (</w:t>
      </w:r>
      <w:r w:rsidR="00057ED1" w:rsidRPr="00AF32CB">
        <w:rPr>
          <w:i/>
          <w:sz w:val="22"/>
          <w:szCs w:val="22"/>
        </w:rPr>
        <w:t>Gadus morhua</w:t>
      </w:r>
      <w:r w:rsidR="00057ED1" w:rsidRPr="00AF32CB">
        <w:rPr>
          <w:sz w:val="22"/>
          <w:szCs w:val="22"/>
        </w:rPr>
        <w:t>), sprat (</w:t>
      </w:r>
      <w:r w:rsidR="00057ED1" w:rsidRPr="00AF32CB">
        <w:rPr>
          <w:i/>
          <w:sz w:val="22"/>
          <w:szCs w:val="22"/>
        </w:rPr>
        <w:t>Sprattus sprattus</w:t>
      </w:r>
      <w:r w:rsidR="00057ED1" w:rsidRPr="00AF32CB">
        <w:rPr>
          <w:sz w:val="22"/>
          <w:szCs w:val="22"/>
        </w:rPr>
        <w:t>) and herring (</w:t>
      </w:r>
      <w:r w:rsidR="00057ED1" w:rsidRPr="00AF32CB">
        <w:rPr>
          <w:i/>
          <w:sz w:val="22"/>
          <w:szCs w:val="22"/>
        </w:rPr>
        <w:t>Clupea harengus</w:t>
      </w:r>
      <w:r w:rsidR="00057ED1" w:rsidRPr="00AF32CB">
        <w:rPr>
          <w:sz w:val="22"/>
          <w:szCs w:val="22"/>
        </w:rPr>
        <w:t>)</w:t>
      </w:r>
      <w:r w:rsidR="00F1526C" w:rsidRPr="00AF32CB">
        <w:rPr>
          <w:sz w:val="22"/>
          <w:szCs w:val="22"/>
        </w:rPr>
        <w:t>, and their prey</w:t>
      </w:r>
      <w:r w:rsidR="00E046A4" w:rsidRPr="00AF32CB">
        <w:rPr>
          <w:sz w:val="22"/>
          <w:szCs w:val="22"/>
        </w:rPr>
        <w:t xml:space="preserve">. These species </w:t>
      </w:r>
      <w:r w:rsidR="00133480" w:rsidRPr="00AF32CB">
        <w:rPr>
          <w:sz w:val="22"/>
          <w:szCs w:val="22"/>
        </w:rPr>
        <w:t xml:space="preserve">are dominant species in terms </w:t>
      </w:r>
      <w:commentRangeStart w:id="11"/>
      <w:r w:rsidR="00133480" w:rsidRPr="00AF32CB">
        <w:rPr>
          <w:sz w:val="22"/>
          <w:szCs w:val="22"/>
        </w:rPr>
        <w:t>of biomass</w:t>
      </w:r>
      <w:commentRangeEnd w:id="11"/>
      <w:r w:rsidR="00133480" w:rsidRPr="00AF32CB">
        <w:rPr>
          <w:rStyle w:val="CommentReference"/>
          <w:sz w:val="22"/>
          <w:szCs w:val="22"/>
        </w:rPr>
        <w:commentReference w:id="11"/>
      </w:r>
      <w:r w:rsidR="001B403C" w:rsidRPr="00AF32CB">
        <w:rPr>
          <w:sz w:val="22"/>
          <w:szCs w:val="22"/>
        </w:rPr>
        <w:t xml:space="preserve">, they </w:t>
      </w:r>
      <w:r w:rsidR="00C8430B" w:rsidRPr="00AF32CB">
        <w:rPr>
          <w:sz w:val="22"/>
          <w:szCs w:val="22"/>
        </w:rPr>
        <w:t xml:space="preserve">are the most important species commercially in this </w:t>
      </w:r>
      <w:r w:rsidR="00EA0FD7" w:rsidRPr="00AF32CB">
        <w:rPr>
          <w:sz w:val="22"/>
          <w:szCs w:val="22"/>
        </w:rPr>
        <w:t xml:space="preserve">southern </w:t>
      </w:r>
      <w:r w:rsidR="00C8430B" w:rsidRPr="00AF32CB">
        <w:rPr>
          <w:sz w:val="22"/>
          <w:szCs w:val="22"/>
        </w:rPr>
        <w:t>sub-region</w:t>
      </w:r>
      <w:r w:rsidR="00D20150" w:rsidRPr="00AF32CB">
        <w:rPr>
          <w:sz w:val="22"/>
          <w:szCs w:val="22"/>
        </w:rPr>
        <w:t xml:space="preserve"> </w:t>
      </w:r>
      <w:r w:rsidR="00EA0FD7" w:rsidRPr="00AF32CB">
        <w:rPr>
          <w:sz w:val="22"/>
          <w:szCs w:val="22"/>
        </w:rPr>
        <w:t xml:space="preserve">of the Baltic </w:t>
      </w:r>
      <w:r w:rsidR="00C8430B" w:rsidRPr="00AF32CB">
        <w:rPr>
          <w:sz w:val="22"/>
          <w:szCs w:val="22"/>
        </w:rPr>
        <w:t xml:space="preserve">and </w:t>
      </w:r>
      <w:r w:rsidR="00D20150" w:rsidRPr="00AF32CB">
        <w:rPr>
          <w:sz w:val="22"/>
          <w:szCs w:val="22"/>
        </w:rPr>
        <w:t>they</w:t>
      </w:r>
      <w:r w:rsidR="00133480" w:rsidRPr="00AF32CB">
        <w:rPr>
          <w:sz w:val="22"/>
          <w:szCs w:val="22"/>
        </w:rPr>
        <w:t xml:space="preserve"> </w:t>
      </w:r>
      <w:commentRangeStart w:id="12"/>
      <w:commentRangeEnd w:id="12"/>
      <w:r w:rsidR="00133480" w:rsidRPr="00AF32CB">
        <w:rPr>
          <w:rStyle w:val="CommentReference"/>
          <w:sz w:val="22"/>
          <w:szCs w:val="22"/>
        </w:rPr>
        <w:commentReference w:id="12"/>
      </w:r>
      <w:commentRangeStart w:id="13"/>
      <w:commentRangeEnd w:id="13"/>
      <w:r w:rsidR="00133480" w:rsidRPr="00AF32CB">
        <w:rPr>
          <w:rStyle w:val="CommentReference"/>
          <w:sz w:val="22"/>
          <w:szCs w:val="22"/>
        </w:rPr>
        <w:commentReference w:id="13"/>
      </w:r>
      <w:r w:rsidR="00133480" w:rsidRPr="00AF32CB">
        <w:rPr>
          <w:sz w:val="22"/>
          <w:szCs w:val="22"/>
        </w:rPr>
        <w:t>all have analytical stock assessments</w:t>
      </w:r>
      <w:r w:rsidR="000D3A6B" w:rsidRPr="00AF32CB">
        <w:rPr>
          <w:sz w:val="22"/>
          <w:szCs w:val="22"/>
        </w:rPr>
        <w:t>.</w:t>
      </w:r>
      <w:r w:rsidR="00E43789" w:rsidRPr="00AF32CB">
        <w:rPr>
          <w:sz w:val="22"/>
          <w:szCs w:val="22"/>
        </w:rPr>
        <w:t xml:space="preserve"> We also model</w:t>
      </w:r>
      <w:r w:rsidR="000D3A6B" w:rsidRPr="00AF32CB">
        <w:rPr>
          <w:sz w:val="22"/>
          <w:szCs w:val="22"/>
        </w:rPr>
        <w:t xml:space="preserve"> </w:t>
      </w:r>
      <w:r w:rsidR="00057ED1" w:rsidRPr="00AF32CB">
        <w:rPr>
          <w:sz w:val="22"/>
          <w:szCs w:val="22"/>
        </w:rPr>
        <w:t>one pelagic</w:t>
      </w:r>
      <w:r w:rsidR="00814612" w:rsidRPr="00AF32CB">
        <w:rPr>
          <w:sz w:val="22"/>
          <w:szCs w:val="22"/>
        </w:rPr>
        <w:t xml:space="preserve"> </w:t>
      </w:r>
      <w:r w:rsidR="00814612" w:rsidRPr="00AF32CB">
        <w:rPr>
          <w:rFonts w:ascii="Times" w:hAnsi="Times"/>
          <w:sz w:val="22"/>
          <w:szCs w:val="22"/>
        </w:rPr>
        <w:t>(such as phyto- and zooplankton, mysids)</w:t>
      </w:r>
      <w:r w:rsidR="00814612" w:rsidRPr="00AF32CB">
        <w:rPr>
          <w:sz w:val="22"/>
          <w:szCs w:val="22"/>
        </w:rPr>
        <w:t xml:space="preserve"> </w:t>
      </w:r>
      <w:r w:rsidR="00057ED1" w:rsidRPr="00AF32CB">
        <w:rPr>
          <w:sz w:val="22"/>
          <w:szCs w:val="22"/>
        </w:rPr>
        <w:t>and one bent</w:t>
      </w:r>
      <w:r w:rsidR="008C268E" w:rsidRPr="00AF32CB">
        <w:rPr>
          <w:sz w:val="22"/>
          <w:szCs w:val="22"/>
        </w:rPr>
        <w:t>hic background resource spectr</w:t>
      </w:r>
      <w:r w:rsidR="002F17C2" w:rsidRPr="00AF32CB">
        <w:rPr>
          <w:sz w:val="22"/>
          <w:szCs w:val="22"/>
        </w:rPr>
        <w:t>um</w:t>
      </w:r>
      <w:r w:rsidR="00814612" w:rsidRPr="00AF32CB">
        <w:rPr>
          <w:rFonts w:ascii="Times" w:hAnsi="Times"/>
          <w:sz w:val="22"/>
          <w:szCs w:val="22"/>
        </w:rPr>
        <w:t xml:space="preserve"> (benthic invert</w:t>
      </w:r>
      <w:r w:rsidR="003A61ED" w:rsidRPr="00AF32CB">
        <w:rPr>
          <w:rFonts w:ascii="Times" w:hAnsi="Times"/>
          <w:sz w:val="22"/>
          <w:szCs w:val="22"/>
        </w:rPr>
        <w:t>ebrates</w:t>
      </w:r>
      <w:r w:rsidR="00814612" w:rsidRPr="00AF32CB">
        <w:rPr>
          <w:rFonts w:ascii="Times" w:hAnsi="Times"/>
          <w:sz w:val="22"/>
          <w:szCs w:val="22"/>
        </w:rPr>
        <w:t>, gobiidaes</w:t>
      </w:r>
      <w:r w:rsidR="00C55C61" w:rsidRPr="00AF32CB">
        <w:rPr>
          <w:rFonts w:ascii="Times" w:hAnsi="Times"/>
          <w:sz w:val="22"/>
          <w:szCs w:val="22"/>
        </w:rPr>
        <w:t xml:space="preserve">, small flatfish </w:t>
      </w:r>
      <w:r w:rsidR="00A41C25" w:rsidRPr="00AF32CB">
        <w:rPr>
          <w:rFonts w:ascii="Times" w:hAnsi="Times"/>
          <w:sz w:val="22"/>
          <w:szCs w:val="22"/>
        </w:rPr>
        <w:t>etc.</w:t>
      </w:r>
      <w:r w:rsidR="00814612" w:rsidRPr="00AF32CB">
        <w:rPr>
          <w:rFonts w:ascii="Times" w:hAnsi="Times"/>
          <w:sz w:val="22"/>
          <w:szCs w:val="22"/>
        </w:rPr>
        <w:t>)</w:t>
      </w:r>
      <w:r w:rsidR="00763981" w:rsidRPr="00AF32CB">
        <w:rPr>
          <w:sz w:val="22"/>
          <w:szCs w:val="22"/>
        </w:rPr>
        <w:t xml:space="preserve">, which constitute dynamic food sources for the </w:t>
      </w:r>
      <w:r w:rsidR="00CE781B" w:rsidRPr="00AF32CB">
        <w:rPr>
          <w:sz w:val="22"/>
          <w:szCs w:val="22"/>
        </w:rPr>
        <w:t xml:space="preserve">smallest individuals </w:t>
      </w:r>
      <w:r w:rsidR="002F17C2" w:rsidRPr="00AF32CB">
        <w:rPr>
          <w:sz w:val="22"/>
          <w:szCs w:val="22"/>
        </w:rPr>
        <w:t xml:space="preserve">of </w:t>
      </w:r>
      <w:r w:rsidR="00CE781B" w:rsidRPr="00AF32CB">
        <w:rPr>
          <w:sz w:val="22"/>
          <w:szCs w:val="22"/>
        </w:rPr>
        <w:t xml:space="preserve">each </w:t>
      </w:r>
      <w:r w:rsidR="002F17C2" w:rsidRPr="00AF32CB">
        <w:rPr>
          <w:sz w:val="22"/>
          <w:szCs w:val="22"/>
        </w:rPr>
        <w:t xml:space="preserve">of the three fish </w:t>
      </w:r>
      <w:r w:rsidR="00CE781B" w:rsidRPr="00AF32CB">
        <w:rPr>
          <w:sz w:val="22"/>
          <w:szCs w:val="22"/>
        </w:rPr>
        <w:t>species</w:t>
      </w:r>
      <w:r w:rsidR="00C1447F" w:rsidRPr="00AF32CB">
        <w:rPr>
          <w:sz w:val="22"/>
          <w:szCs w:val="22"/>
        </w:rPr>
        <w:t>.</w:t>
      </w:r>
    </w:p>
    <w:p w14:paraId="17528C7A" w14:textId="77777777" w:rsidR="00A63EC2" w:rsidRPr="00ED493C" w:rsidRDefault="00A63EC2" w:rsidP="00182BA9">
      <w:pPr>
        <w:spacing w:line="480" w:lineRule="auto"/>
        <w:contextualSpacing/>
        <w:jc w:val="both"/>
        <w:rPr>
          <w:i/>
        </w:rPr>
      </w:pPr>
    </w:p>
    <w:p w14:paraId="0BE08420" w14:textId="4F247A1D" w:rsidR="00FC4AA1" w:rsidRPr="00ED493C" w:rsidRDefault="00FC4AA1" w:rsidP="00182BA9">
      <w:pPr>
        <w:spacing w:line="480" w:lineRule="auto"/>
        <w:contextualSpacing/>
        <w:jc w:val="both"/>
        <w:rPr>
          <w:i/>
        </w:rPr>
      </w:pPr>
      <w:r w:rsidRPr="00ED493C">
        <w:rPr>
          <w:i/>
        </w:rPr>
        <w:t>Size</w:t>
      </w:r>
      <w:r w:rsidR="00E6667F">
        <w:rPr>
          <w:i/>
        </w:rPr>
        <w:t xml:space="preserve"> </w:t>
      </w:r>
      <w:r w:rsidRPr="00ED493C">
        <w:rPr>
          <w:i/>
        </w:rPr>
        <w:t>spectrum model</w:t>
      </w:r>
    </w:p>
    <w:p w14:paraId="642A4207" w14:textId="090F3FB6" w:rsidR="00902E5A" w:rsidRPr="00AF32CB" w:rsidRDefault="00A97859" w:rsidP="00182BA9">
      <w:pPr>
        <w:spacing w:line="480" w:lineRule="auto"/>
        <w:contextualSpacing/>
        <w:jc w:val="both"/>
        <w:rPr>
          <w:rFonts w:ascii="Times" w:hAnsi="Times"/>
          <w:sz w:val="22"/>
          <w:szCs w:val="22"/>
        </w:rPr>
      </w:pPr>
      <w:r w:rsidRPr="00AF32CB">
        <w:rPr>
          <w:rFonts w:ascii="Times" w:hAnsi="Times"/>
          <w:sz w:val="22"/>
          <w:szCs w:val="22"/>
        </w:rPr>
        <w:t xml:space="preserve">The </w:t>
      </w:r>
      <w:r w:rsidR="005E27C1" w:rsidRPr="00AF32CB">
        <w:rPr>
          <w:rFonts w:ascii="Times" w:hAnsi="Times"/>
          <w:sz w:val="22"/>
          <w:szCs w:val="22"/>
        </w:rPr>
        <w:t>model is based on source code for the multi-species implementation of size</w:t>
      </w:r>
      <w:r w:rsidR="00E6667F" w:rsidRPr="00AF32CB">
        <w:rPr>
          <w:rFonts w:ascii="Times" w:hAnsi="Times"/>
          <w:sz w:val="22"/>
          <w:szCs w:val="22"/>
        </w:rPr>
        <w:t xml:space="preserve"> </w:t>
      </w:r>
      <w:r w:rsidR="005E27C1" w:rsidRPr="00AF32CB">
        <w:rPr>
          <w:rFonts w:ascii="Times" w:hAnsi="Times"/>
          <w:sz w:val="22"/>
          <w:szCs w:val="22"/>
        </w:rPr>
        <w:t xml:space="preserve">spectrum models in the </w:t>
      </w:r>
      <w:r w:rsidR="001C5872" w:rsidRPr="00AF32CB">
        <w:rPr>
          <w:rFonts w:ascii="Times" w:hAnsi="Times"/>
          <w:sz w:val="22"/>
          <w:szCs w:val="22"/>
        </w:rPr>
        <w:t>‘</w:t>
      </w:r>
      <w:r w:rsidR="005E27C1" w:rsidRPr="00AF32CB">
        <w:rPr>
          <w:rFonts w:ascii="Times" w:hAnsi="Times"/>
          <w:sz w:val="22"/>
          <w:szCs w:val="22"/>
        </w:rPr>
        <w:t>R</w:t>
      </w:r>
      <w:r w:rsidR="001C5872" w:rsidRPr="00AF32CB">
        <w:rPr>
          <w:rFonts w:ascii="Times" w:hAnsi="Times"/>
          <w:sz w:val="22"/>
          <w:szCs w:val="22"/>
        </w:rPr>
        <w:t>’</w:t>
      </w:r>
      <w:r w:rsidR="005E27C1" w:rsidRPr="00AF32CB">
        <w:rPr>
          <w:rFonts w:ascii="Times" w:hAnsi="Times"/>
          <w:sz w:val="22"/>
          <w:szCs w:val="22"/>
        </w:rPr>
        <w:t xml:space="preserve">-package </w:t>
      </w:r>
      <w:r w:rsidR="005E27C1" w:rsidRPr="00AF32CB">
        <w:rPr>
          <w:rFonts w:ascii="Times" w:hAnsi="Times"/>
          <w:i/>
          <w:sz w:val="22"/>
          <w:szCs w:val="22"/>
        </w:rPr>
        <w:t>mizer</w:t>
      </w:r>
      <w:r w:rsidR="005E27C1" w:rsidRPr="00AF32CB">
        <w:rPr>
          <w:rFonts w:ascii="Times" w:hAnsi="Times"/>
          <w:sz w:val="22"/>
          <w:szCs w:val="22"/>
        </w:rPr>
        <w:t xml:space="preserve"> </w:t>
      </w:r>
      <w:r w:rsidR="005E27C1" w:rsidRPr="00AF32CB">
        <w:rPr>
          <w:rFonts w:ascii="Times" w:hAnsi="Times"/>
          <w:sz w:val="22"/>
          <w:szCs w:val="22"/>
        </w:rPr>
        <w:fldChar w:fldCharType="begin"/>
      </w:r>
      <w:r w:rsidR="001F7145" w:rsidRPr="00AF32CB">
        <w:rPr>
          <w:rFonts w:ascii="Times" w:hAnsi="Times"/>
          <w:sz w:val="22"/>
          <w:szCs w:val="22"/>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5E27C1" w:rsidRPr="00AF32CB">
        <w:rPr>
          <w:rFonts w:ascii="Times" w:hAnsi="Times"/>
          <w:sz w:val="22"/>
          <w:szCs w:val="22"/>
        </w:rPr>
        <w:fldChar w:fldCharType="separate"/>
      </w:r>
      <w:r w:rsidR="001C5872" w:rsidRPr="00AF32CB">
        <w:rPr>
          <w:rFonts w:ascii="Times" w:hAnsi="Times" w:cs="Times New Roman"/>
          <w:sz w:val="22"/>
          <w:szCs w:val="22"/>
        </w:rPr>
        <w:t xml:space="preserve">(Blanchard </w:t>
      </w:r>
      <w:r w:rsidR="001C5872" w:rsidRPr="00AF32CB">
        <w:rPr>
          <w:rFonts w:ascii="Times" w:hAnsi="Times" w:cs="Times New Roman"/>
          <w:i/>
          <w:iCs/>
          <w:sz w:val="22"/>
          <w:szCs w:val="22"/>
        </w:rPr>
        <w:t>et al.</w:t>
      </w:r>
      <w:r w:rsidR="001C5872" w:rsidRPr="00AF32CB">
        <w:rPr>
          <w:rFonts w:ascii="Times" w:hAnsi="Times" w:cs="Times New Roman"/>
          <w:sz w:val="22"/>
          <w:szCs w:val="22"/>
        </w:rPr>
        <w:t xml:space="preserve"> 2014; Scott </w:t>
      </w:r>
      <w:r w:rsidR="001C5872" w:rsidRPr="00AF32CB">
        <w:rPr>
          <w:rFonts w:ascii="Times" w:hAnsi="Times" w:cs="Times New Roman"/>
          <w:i/>
          <w:iCs/>
          <w:sz w:val="22"/>
          <w:szCs w:val="22"/>
        </w:rPr>
        <w:t>et al.</w:t>
      </w:r>
      <w:r w:rsidR="001C5872" w:rsidRPr="00AF32CB">
        <w:rPr>
          <w:rFonts w:ascii="Times" w:hAnsi="Times" w:cs="Times New Roman"/>
          <w:sz w:val="22"/>
          <w:szCs w:val="22"/>
        </w:rPr>
        <w:t xml:space="preserve"> 2014, 2019; R Core Team 2018)</w:t>
      </w:r>
      <w:r w:rsidR="005E27C1" w:rsidRPr="00AF32CB">
        <w:rPr>
          <w:rFonts w:ascii="Times" w:hAnsi="Times"/>
          <w:sz w:val="22"/>
          <w:szCs w:val="22"/>
        </w:rPr>
        <w:fldChar w:fldCharType="end"/>
      </w:r>
      <w:r w:rsidR="004005D6" w:rsidRPr="00AF32CB">
        <w:rPr>
          <w:rFonts w:ascii="Times" w:hAnsi="Times"/>
          <w:sz w:val="22"/>
          <w:szCs w:val="22"/>
        </w:rPr>
        <w:t xml:space="preserve">, which </w:t>
      </w:r>
      <w:r w:rsidR="0094180F" w:rsidRPr="00AF32CB">
        <w:rPr>
          <w:rFonts w:ascii="Times" w:hAnsi="Times"/>
          <w:sz w:val="22"/>
          <w:szCs w:val="22"/>
        </w:rPr>
        <w:t xml:space="preserve">has been extended to </w:t>
      </w:r>
      <w:r w:rsidR="002F17C2" w:rsidRPr="00AF32CB">
        <w:rPr>
          <w:rFonts w:ascii="Times" w:hAnsi="Times"/>
          <w:sz w:val="22"/>
          <w:szCs w:val="22"/>
        </w:rPr>
        <w:t>include</w:t>
      </w:r>
      <w:r w:rsidR="0094180F" w:rsidRPr="00AF32CB">
        <w:rPr>
          <w:rFonts w:ascii="Times" w:hAnsi="Times"/>
          <w:sz w:val="22"/>
          <w:szCs w:val="22"/>
        </w:rPr>
        <w:t xml:space="preserve"> </w:t>
      </w:r>
      <w:commentRangeStart w:id="14"/>
      <w:r w:rsidR="00F2159B" w:rsidRPr="00AF32CB">
        <w:rPr>
          <w:rFonts w:ascii="Times" w:hAnsi="Times"/>
          <w:sz w:val="22"/>
          <w:szCs w:val="22"/>
        </w:rPr>
        <w:t>multiple background resources</w:t>
      </w:r>
      <w:commentRangeEnd w:id="14"/>
      <w:r w:rsidR="00BE5E52" w:rsidRPr="00AF32CB">
        <w:rPr>
          <w:rStyle w:val="CommentReference"/>
          <w:sz w:val="22"/>
          <w:szCs w:val="22"/>
        </w:rPr>
        <w:commentReference w:id="14"/>
      </w:r>
      <w:r w:rsidR="0094180F" w:rsidRPr="00AF32CB">
        <w:rPr>
          <w:rFonts w:ascii="Times" w:hAnsi="Times"/>
          <w:sz w:val="22"/>
          <w:szCs w:val="22"/>
        </w:rPr>
        <w:t xml:space="preserve"> </w:t>
      </w:r>
      <w:r w:rsidR="00F2159B" w:rsidRPr="00AF32CB">
        <w:rPr>
          <w:rFonts w:ascii="Times" w:hAnsi="Times"/>
          <w:sz w:val="22"/>
          <w:szCs w:val="22"/>
        </w:rPr>
        <w:t xml:space="preserve"> and </w:t>
      </w:r>
      <w:commentRangeStart w:id="15"/>
      <w:r w:rsidR="0094180F" w:rsidRPr="00AF32CB">
        <w:rPr>
          <w:rFonts w:ascii="Times" w:hAnsi="Times"/>
          <w:sz w:val="22"/>
          <w:szCs w:val="22"/>
        </w:rPr>
        <w:t xml:space="preserve">size-dependent </w:t>
      </w:r>
      <w:r w:rsidR="004005D6" w:rsidRPr="00AF32CB">
        <w:rPr>
          <w:rFonts w:ascii="Times" w:hAnsi="Times"/>
          <w:sz w:val="22"/>
          <w:szCs w:val="22"/>
        </w:rPr>
        <w:t>temperature-scaling of key physiological processes</w:t>
      </w:r>
      <w:commentRangeEnd w:id="15"/>
      <w:r w:rsidR="002B473D" w:rsidRPr="00AF32CB">
        <w:rPr>
          <w:rStyle w:val="CommentReference"/>
          <w:sz w:val="22"/>
          <w:szCs w:val="22"/>
        </w:rPr>
        <w:commentReference w:id="15"/>
      </w:r>
      <w:r w:rsidR="004005D6" w:rsidRPr="00AF32CB">
        <w:rPr>
          <w:rFonts w:ascii="Times" w:hAnsi="Times"/>
          <w:sz w:val="22"/>
          <w:szCs w:val="22"/>
        </w:rPr>
        <w:t xml:space="preserve">. </w:t>
      </w:r>
      <w:r w:rsidR="00866255" w:rsidRPr="00AF32CB">
        <w:rPr>
          <w:rFonts w:ascii="Times" w:hAnsi="Times"/>
          <w:sz w:val="22"/>
          <w:szCs w:val="22"/>
        </w:rPr>
        <w:t xml:space="preserve">All model code (parameterization, calibration and analysis), together with necessary data </w:t>
      </w:r>
      <w:r w:rsidR="00886290" w:rsidRPr="00AF32CB">
        <w:rPr>
          <w:rFonts w:ascii="Times" w:hAnsi="Times"/>
          <w:sz w:val="22"/>
          <w:szCs w:val="22"/>
        </w:rPr>
        <w:t xml:space="preserve">is available on </w:t>
      </w:r>
      <w:r w:rsidR="000E2FF7" w:rsidRPr="00AF32CB">
        <w:rPr>
          <w:rFonts w:ascii="Times" w:hAnsi="Times"/>
          <w:sz w:val="22"/>
          <w:szCs w:val="22"/>
        </w:rPr>
        <w:t>GitHub (</w:t>
      </w:r>
      <w:r w:rsidR="00277301">
        <w:fldChar w:fldCharType="begin"/>
      </w:r>
      <w:r w:rsidR="00277301">
        <w:instrText xml:space="preserve"> HYPERLINK "https://github.com/maxlindmark/mizer-rewiring/tree/rewire-temp/baltic" </w:instrText>
      </w:r>
      <w:r w:rsidR="00277301">
        <w:fldChar w:fldCharType="separate"/>
      </w:r>
      <w:r w:rsidR="00F54CA2" w:rsidRPr="00AF32CB">
        <w:rPr>
          <w:rStyle w:val="Hyperlink"/>
          <w:rFonts w:ascii="Times" w:hAnsi="Times"/>
          <w:sz w:val="22"/>
          <w:szCs w:val="22"/>
        </w:rPr>
        <w:t>https://github.com/maxlindmark/mizer-rewiring/tree/rewire-temp/baltic</w:t>
      </w:r>
      <w:r w:rsidR="00277301">
        <w:rPr>
          <w:rStyle w:val="Hyperlink"/>
          <w:rFonts w:ascii="Times" w:hAnsi="Times"/>
          <w:sz w:val="22"/>
          <w:szCs w:val="22"/>
        </w:rPr>
        <w:fldChar w:fldCharType="end"/>
      </w:r>
      <w:r w:rsidR="000E2FF7" w:rsidRPr="00AF32CB">
        <w:rPr>
          <w:rFonts w:ascii="Times" w:hAnsi="Times"/>
          <w:sz w:val="22"/>
          <w:szCs w:val="22"/>
        </w:rPr>
        <w:t>)</w:t>
      </w:r>
      <w:r w:rsidR="00886290" w:rsidRPr="00AF32CB">
        <w:rPr>
          <w:rFonts w:ascii="Times" w:hAnsi="Times"/>
          <w:sz w:val="22"/>
          <w:szCs w:val="22"/>
        </w:rPr>
        <w:t xml:space="preserve">, and </w:t>
      </w:r>
      <w:r w:rsidR="00F54CA2" w:rsidRPr="00AF32CB">
        <w:rPr>
          <w:rFonts w:ascii="Times" w:hAnsi="Times"/>
          <w:sz w:val="22"/>
          <w:szCs w:val="22"/>
        </w:rPr>
        <w:t xml:space="preserve">will be </w:t>
      </w:r>
      <w:r w:rsidR="00886290" w:rsidRPr="00AF32CB">
        <w:rPr>
          <w:rFonts w:ascii="Times" w:hAnsi="Times"/>
          <w:sz w:val="22"/>
          <w:szCs w:val="22"/>
        </w:rPr>
        <w:t>deposited on Zenodo</w:t>
      </w:r>
      <w:r w:rsidR="000E2FF7" w:rsidRPr="00AF32CB">
        <w:rPr>
          <w:rFonts w:ascii="Times" w:hAnsi="Times"/>
          <w:sz w:val="22"/>
          <w:szCs w:val="22"/>
        </w:rPr>
        <w:t xml:space="preserve"> (</w:t>
      </w:r>
      <w:r w:rsidR="00277301">
        <w:fldChar w:fldCharType="begin"/>
      </w:r>
      <w:r w:rsidR="00277301">
        <w:instrText xml:space="preserve"> HYPERLINK "http://doi.org/" </w:instrText>
      </w:r>
      <w:r w:rsidR="00277301">
        <w:fldChar w:fldCharType="separate"/>
      </w:r>
      <w:r w:rsidR="00F54CA2" w:rsidRPr="00AF32CB">
        <w:rPr>
          <w:rStyle w:val="Hyperlink"/>
          <w:rFonts w:ascii="Times" w:hAnsi="Times"/>
          <w:sz w:val="22"/>
          <w:szCs w:val="22"/>
        </w:rPr>
        <w:t>http://doi.org/</w:t>
      </w:r>
      <w:r w:rsidR="00277301">
        <w:rPr>
          <w:rStyle w:val="Hyperlink"/>
          <w:rFonts w:ascii="Times" w:hAnsi="Times"/>
          <w:sz w:val="22"/>
          <w:szCs w:val="22"/>
        </w:rPr>
        <w:fldChar w:fldCharType="end"/>
      </w:r>
      <w:r w:rsidR="000E2FF7" w:rsidRPr="00AF32CB">
        <w:rPr>
          <w:rFonts w:ascii="Times" w:hAnsi="Times"/>
          <w:sz w:val="22"/>
          <w:szCs w:val="22"/>
        </w:rPr>
        <w:t>)</w:t>
      </w:r>
      <w:r w:rsidR="00F54CA2" w:rsidRPr="00AF32CB">
        <w:rPr>
          <w:rFonts w:ascii="Times" w:hAnsi="Times"/>
          <w:sz w:val="22"/>
          <w:szCs w:val="22"/>
        </w:rPr>
        <w:t xml:space="preserve"> upon publication</w:t>
      </w:r>
      <w:r w:rsidR="00886290" w:rsidRPr="00AF32CB">
        <w:rPr>
          <w:rFonts w:ascii="Times" w:hAnsi="Times"/>
          <w:sz w:val="22"/>
          <w:szCs w:val="22"/>
        </w:rPr>
        <w:t xml:space="preserve">. </w:t>
      </w:r>
      <w:r w:rsidR="0077712A" w:rsidRPr="00AF32CB">
        <w:rPr>
          <w:rFonts w:ascii="Times" w:hAnsi="Times"/>
          <w:sz w:val="22"/>
          <w:szCs w:val="22"/>
        </w:rPr>
        <w:t>In this section we describe the key elements of the MSSM</w:t>
      </w:r>
      <w:r w:rsidR="001C5F01" w:rsidRPr="00AF32CB">
        <w:rPr>
          <w:rFonts w:ascii="Times" w:hAnsi="Times"/>
          <w:sz w:val="22"/>
          <w:szCs w:val="22"/>
        </w:rPr>
        <w:t xml:space="preserve"> </w:t>
      </w:r>
      <w:commentRangeStart w:id="16"/>
      <w:r w:rsidR="001C5F01" w:rsidRPr="00AF32CB">
        <w:rPr>
          <w:rFonts w:ascii="Times" w:hAnsi="Times"/>
          <w:sz w:val="22"/>
          <w:szCs w:val="22"/>
        </w:rPr>
        <w:t xml:space="preserve">using the </w:t>
      </w:r>
      <w:r w:rsidR="00515929" w:rsidRPr="00AF32CB">
        <w:rPr>
          <w:rFonts w:ascii="Times" w:hAnsi="Times"/>
          <w:sz w:val="22"/>
          <w:szCs w:val="22"/>
        </w:rPr>
        <w:t xml:space="preserve">same notation when possible as in the </w:t>
      </w:r>
      <w:r w:rsidR="002D6773" w:rsidRPr="00AF32CB">
        <w:rPr>
          <w:rFonts w:ascii="Times" w:hAnsi="Times"/>
          <w:sz w:val="22"/>
          <w:szCs w:val="22"/>
        </w:rPr>
        <w:t>multispecies mizer model</w:t>
      </w:r>
      <w:r w:rsidR="00D863A2" w:rsidRPr="00AF32CB">
        <w:rPr>
          <w:rFonts w:ascii="Times" w:hAnsi="Times"/>
          <w:sz w:val="22"/>
          <w:szCs w:val="22"/>
        </w:rPr>
        <w:t xml:space="preserve"> </w:t>
      </w:r>
      <w:r w:rsidR="00422BF2" w:rsidRPr="00AF32CB">
        <w:rPr>
          <w:rFonts w:ascii="Times" w:hAnsi="Times"/>
          <w:sz w:val="22"/>
          <w:szCs w:val="22"/>
        </w:rPr>
        <w:t>R-vignette</w:t>
      </w:r>
      <w:r w:rsidR="00680C3D" w:rsidRPr="00AF32CB">
        <w:rPr>
          <w:rFonts w:ascii="Times" w:hAnsi="Times"/>
          <w:sz w:val="22"/>
          <w:szCs w:val="22"/>
        </w:rPr>
        <w:t xml:space="preserve"> for consistencey</w:t>
      </w:r>
      <w:commentRangeEnd w:id="16"/>
      <w:r w:rsidR="00B11591" w:rsidRPr="00AF32CB">
        <w:rPr>
          <w:rStyle w:val="CommentReference"/>
          <w:sz w:val="22"/>
          <w:szCs w:val="22"/>
        </w:rPr>
        <w:commentReference w:id="16"/>
      </w:r>
      <w:r w:rsidR="00422BF2" w:rsidRPr="00AF32CB">
        <w:rPr>
          <w:rFonts w:ascii="Times" w:hAnsi="Times"/>
          <w:sz w:val="22"/>
          <w:szCs w:val="22"/>
        </w:rPr>
        <w:t xml:space="preserve"> </w:t>
      </w:r>
      <w:r w:rsidR="002D6773" w:rsidRPr="00AF32CB">
        <w:rPr>
          <w:rFonts w:ascii="Times" w:hAnsi="Times"/>
          <w:sz w:val="22"/>
          <w:szCs w:val="22"/>
        </w:rPr>
        <w:fldChar w:fldCharType="begin"/>
      </w:r>
      <w:r w:rsidR="00CC73EE" w:rsidRPr="00AF32CB">
        <w:rPr>
          <w:rFonts w:ascii="Times" w:hAnsi="Times"/>
          <w:sz w:val="22"/>
          <w:szCs w:val="22"/>
        </w:rPr>
        <w:instrText xml:space="preserve"> ADDIN ZOTERO_ITEM CSL_CITATION {"citationID":"hvlnFGyz","properties":{"formattedCitation":"(Scott {\\i{}et al.} 2014, 2018)","plainCitation":"(Scott et al. 2014, 2018)","noteIndex":0},"citationItems":[{"id":322,"uris":["http://zotero.org/users/6116610/items/D38VTQSD"],"uri":["http://zotero.org/users/6116610/items/D38VTQSD"],"itemData":{"id":322,"type":"article-journal","abstract":"JRC.G.4-Maritime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002D6773" w:rsidRPr="00AF32CB">
        <w:rPr>
          <w:rFonts w:ascii="Times" w:hAnsi="Times"/>
          <w:sz w:val="22"/>
          <w:szCs w:val="22"/>
        </w:rPr>
        <w:fldChar w:fldCharType="separate"/>
      </w:r>
      <w:r w:rsidR="00CC73EE" w:rsidRPr="00AF32CB">
        <w:rPr>
          <w:rFonts w:ascii="Times" w:hAnsi="Times" w:cs="Times New Roman"/>
          <w:sz w:val="22"/>
          <w:szCs w:val="22"/>
          <w:lang w:val="en-GB"/>
        </w:rPr>
        <w:t xml:space="preserve">(Scott </w:t>
      </w:r>
      <w:r w:rsidR="00CC73EE" w:rsidRPr="00AF32CB">
        <w:rPr>
          <w:rFonts w:ascii="Times" w:hAnsi="Times" w:cs="Times New Roman"/>
          <w:i/>
          <w:iCs/>
          <w:sz w:val="22"/>
          <w:szCs w:val="22"/>
          <w:lang w:val="en-GB"/>
        </w:rPr>
        <w:t>et al.</w:t>
      </w:r>
      <w:r w:rsidR="00CC73EE" w:rsidRPr="00AF32CB">
        <w:rPr>
          <w:rFonts w:ascii="Times" w:hAnsi="Times" w:cs="Times New Roman"/>
          <w:sz w:val="22"/>
          <w:szCs w:val="22"/>
          <w:lang w:val="en-GB"/>
        </w:rPr>
        <w:t xml:space="preserve"> 2014, 2018)</w:t>
      </w:r>
      <w:r w:rsidR="002D6773" w:rsidRPr="00AF32CB">
        <w:rPr>
          <w:rFonts w:ascii="Times" w:hAnsi="Times"/>
          <w:sz w:val="22"/>
          <w:szCs w:val="22"/>
        </w:rPr>
        <w:fldChar w:fldCharType="end"/>
      </w:r>
      <w:r w:rsidR="002D6773" w:rsidRPr="00AF32CB">
        <w:rPr>
          <w:rFonts w:ascii="Times" w:hAnsi="Times"/>
          <w:sz w:val="22"/>
          <w:szCs w:val="22"/>
        </w:rPr>
        <w:t>.</w:t>
      </w:r>
      <w:r w:rsidR="00981827" w:rsidRPr="00AF32CB">
        <w:rPr>
          <w:rFonts w:ascii="Times" w:hAnsi="Times"/>
          <w:sz w:val="22"/>
          <w:szCs w:val="22"/>
        </w:rPr>
        <w:t xml:space="preserve"> </w:t>
      </w:r>
      <w:r w:rsidR="0077712A" w:rsidRPr="00AF32CB">
        <w:rPr>
          <w:rFonts w:ascii="Times" w:hAnsi="Times"/>
          <w:sz w:val="22"/>
          <w:szCs w:val="22"/>
        </w:rPr>
        <w:t xml:space="preserve"> </w:t>
      </w:r>
    </w:p>
    <w:p w14:paraId="2759C58B" w14:textId="532E6C33" w:rsidR="008B10AB" w:rsidRPr="00AF32CB" w:rsidRDefault="0077712A" w:rsidP="00745D1F">
      <w:pPr>
        <w:spacing w:line="480" w:lineRule="auto"/>
        <w:ind w:firstLine="360"/>
        <w:contextualSpacing/>
        <w:jc w:val="both"/>
        <w:rPr>
          <w:rFonts w:ascii="Times" w:hAnsi="Times"/>
          <w:sz w:val="22"/>
          <w:szCs w:val="22"/>
        </w:rPr>
      </w:pPr>
      <w:r w:rsidRPr="00AF32CB">
        <w:rPr>
          <w:rFonts w:ascii="Times" w:hAnsi="Times"/>
          <w:sz w:val="22"/>
          <w:szCs w:val="22"/>
        </w:rPr>
        <w:t>In MSSMs</w:t>
      </w:r>
      <w:r w:rsidR="008B10AB" w:rsidRPr="00AF32CB">
        <w:rPr>
          <w:rFonts w:ascii="Times" w:hAnsi="Times"/>
          <w:sz w:val="22"/>
          <w:szCs w:val="22"/>
        </w:rPr>
        <w:t>, individuals are characterized by their weight (</w:t>
      </w:r>
      <m:oMath>
        <m:r>
          <w:rPr>
            <w:rFonts w:ascii="Cambria Math" w:hAnsi="Cambria Math"/>
            <w:sz w:val="22"/>
            <w:szCs w:val="22"/>
          </w:rPr>
          <m:t>w</m:t>
        </m:r>
      </m:oMath>
      <w:r w:rsidR="008B10AB" w:rsidRPr="00AF32CB">
        <w:rPr>
          <w:rFonts w:ascii="Times" w:hAnsi="Times"/>
          <w:sz w:val="22"/>
          <w:szCs w:val="22"/>
        </w:rPr>
        <w:t>) and species identity (</w:t>
      </w:r>
      <m:oMath>
        <m:r>
          <w:rPr>
            <w:rFonts w:ascii="Cambria Math" w:hAnsi="Cambria Math"/>
            <w:sz w:val="22"/>
            <w:szCs w:val="22"/>
          </w:rPr>
          <m:t>i</m:t>
        </m:r>
      </m:oMath>
      <w:r w:rsidR="008B10AB" w:rsidRPr="00AF32CB">
        <w:rPr>
          <w:rFonts w:ascii="Times" w:hAnsi="Times"/>
          <w:sz w:val="22"/>
          <w:szCs w:val="22"/>
        </w:rPr>
        <w:t xml:space="preserve">). The core equation is the McKendrik-von Foerster equation, which </w:t>
      </w:r>
      <w:r w:rsidR="006772C1" w:rsidRPr="00AF32CB">
        <w:rPr>
          <w:rFonts w:ascii="Times" w:hAnsi="Times"/>
          <w:sz w:val="22"/>
          <w:szCs w:val="22"/>
        </w:rPr>
        <w:t xml:space="preserve">here </w:t>
      </w:r>
      <w:r w:rsidR="008B10AB" w:rsidRPr="00AF32CB">
        <w:rPr>
          <w:rFonts w:ascii="Times" w:hAnsi="Times"/>
          <w:sz w:val="22"/>
          <w:szCs w:val="22"/>
        </w:rPr>
        <w:t xml:space="preserve">describes </w:t>
      </w:r>
      <w:r w:rsidR="006772C1" w:rsidRPr="00AF32CB">
        <w:rPr>
          <w:rFonts w:ascii="Times" w:hAnsi="Times"/>
          <w:sz w:val="22"/>
          <w:szCs w:val="22"/>
        </w:rPr>
        <w:t>the change in abundance at size through time from food dependent somatic growth and mortality</w:t>
      </w:r>
      <w:r w:rsidR="00C72D9B" w:rsidRPr="00AF32CB">
        <w:rPr>
          <w:rFonts w:ascii="Times" w:hAnsi="Times"/>
          <w:sz w:val="22"/>
          <w:szCs w:val="22"/>
        </w:rPr>
        <w:t>, based on bioenergetic principles</w:t>
      </w:r>
      <w:r w:rsidR="006772C1" w:rsidRPr="00AF32CB">
        <w:rPr>
          <w:rFonts w:ascii="Times" w:hAnsi="Times"/>
          <w:sz w:val="22"/>
          <w:szCs w:val="22"/>
        </w:rPr>
        <w:t xml:space="preserve">: </w:t>
      </w:r>
    </w:p>
    <w:p w14:paraId="39FC2DBA" w14:textId="62313A06" w:rsidR="008B10AB" w:rsidRPr="00AF32CB" w:rsidRDefault="00277301" w:rsidP="00901BDF">
      <w:pPr>
        <w:spacing w:line="480" w:lineRule="auto"/>
        <w:ind w:left="360"/>
        <w:contextualSpacing/>
        <w:jc w:val="right"/>
        <w:rPr>
          <w:rFonts w:ascii="Times" w:hAnsi="Times"/>
          <w:sz w:val="22"/>
          <w:szCs w:val="22"/>
        </w:rPr>
      </w:pPr>
      <m:oMath>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∂t</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∂w</m:t>
            </m:r>
          </m:den>
        </m:f>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oMath>
      <w:r w:rsidR="00901BDF" w:rsidRPr="00AF32CB">
        <w:rPr>
          <w:rFonts w:ascii="Times" w:eastAsiaTheme="minorEastAsia" w:hAnsi="Times"/>
          <w:sz w:val="22"/>
          <w:szCs w:val="22"/>
        </w:rPr>
        <w:t xml:space="preserve">                                        (1)</w:t>
      </w:r>
    </w:p>
    <w:p w14:paraId="29D12EBF" w14:textId="2AB80599" w:rsidR="00CC3FB9" w:rsidRPr="00AF32CB" w:rsidRDefault="006772C1" w:rsidP="00745D1F">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r>
          <w:rPr>
            <w:rFonts w:ascii="Cambria Math" w:hAnsi="Cambria Math"/>
            <w:sz w:val="22"/>
            <w:szCs w:val="22"/>
          </w:rPr>
          <m:t>(w)</m:t>
        </m:r>
      </m:oMath>
      <w:r w:rsidRPr="00AF32CB">
        <w:rPr>
          <w:rFonts w:ascii="Times" w:hAnsi="Times"/>
          <w:sz w:val="22"/>
          <w:szCs w:val="22"/>
        </w:rPr>
        <w:t xml:space="preserve"> [</w:t>
      </w:r>
      <m:oMath>
        <m:r>
          <m:rPr>
            <m:sty m:val="p"/>
          </m:rPr>
          <w:rPr>
            <w:rFonts w:ascii="Cambria Math" w:hAnsi="Cambria Math"/>
            <w:sz w:val="22"/>
            <w:szCs w:val="22"/>
          </w:rPr>
          <m:t>g</m:t>
        </m:r>
        <m:sSup>
          <m:sSupPr>
            <m:ctrlPr>
              <w:rPr>
                <w:rFonts w:ascii="Cambria Math" w:hAnsi="Cambria Math"/>
                <w:iCs/>
                <w:sz w:val="22"/>
                <w:szCs w:val="22"/>
              </w:rPr>
            </m:ctrlPr>
          </m:sSupPr>
          <m:e>
            <m:r>
              <m:rPr>
                <m:sty m:val="p"/>
              </m:rPr>
              <w:rPr>
                <w:rFonts w:ascii="Cambria Math" w:hAnsi="Cambria Math"/>
                <w:sz w:val="22"/>
                <w:szCs w:val="22"/>
              </w:rPr>
              <m:t xml:space="preserve"> year</m:t>
            </m:r>
          </m:e>
          <m:sup>
            <m:r>
              <m:rPr>
                <m:sty m:val="p"/>
              </m:rPr>
              <w:rPr>
                <w:rFonts w:ascii="Cambria Math" w:hAnsi="Cambria Math"/>
                <w:sz w:val="22"/>
                <w:szCs w:val="22"/>
              </w:rPr>
              <m:t>-1</m:t>
            </m:r>
          </m:sup>
        </m:sSup>
      </m:oMath>
      <w:r w:rsidRPr="00AF32CB">
        <w:rPr>
          <w:rFonts w:ascii="Times" w:hAnsi="Times"/>
          <w:sz w:val="22"/>
          <w:szCs w:val="22"/>
        </w:rPr>
        <w:t xml:space="preserve">] </w:t>
      </w:r>
      <w:r w:rsidR="006C44B0" w:rsidRPr="00AF32CB">
        <w:rPr>
          <w:rFonts w:ascii="Times" w:hAnsi="Times"/>
          <w:sz w:val="22"/>
          <w:szCs w:val="22"/>
        </w:rPr>
        <w:t>is s</w:t>
      </w:r>
      <w:r w:rsidRPr="00AF32CB">
        <w:rPr>
          <w:rFonts w:ascii="Times" w:hAnsi="Times"/>
          <w:sz w:val="22"/>
          <w:szCs w:val="22"/>
        </w:rPr>
        <w:t>omatic growth</w:t>
      </w:r>
      <w:r w:rsidR="006C44B0" w:rsidRPr="00AF32CB">
        <w:rPr>
          <w:rFonts w:ascii="Times" w:hAnsi="Times"/>
          <w:sz w:val="22"/>
          <w:szCs w:val="22"/>
        </w:rPr>
        <w:t xml:space="preserve"> (dependent on the availability of background </w:t>
      </w:r>
      <w:r w:rsidR="00FC1A31" w:rsidRPr="00AF32CB">
        <w:rPr>
          <w:rFonts w:ascii="Times" w:hAnsi="Times"/>
          <w:sz w:val="22"/>
          <w:szCs w:val="22"/>
        </w:rPr>
        <w:t>resources</w:t>
      </w:r>
      <w:r w:rsidR="006C44B0" w:rsidRPr="00AF32CB">
        <w:rPr>
          <w:rFonts w:ascii="Times" w:hAnsi="Times"/>
          <w:sz w:val="22"/>
          <w:szCs w:val="22"/>
        </w:rPr>
        <w:t xml:space="preserve"> or prey)</w:t>
      </w:r>
      <w:r w:rsidR="00FD5F87" w:rsidRPr="00AF32CB">
        <w:rPr>
          <w:rFonts w:ascii="Times" w:hAnsi="Times"/>
          <w:sz w:val="22"/>
          <w:szCs w:val="22"/>
        </w:rPr>
        <w:t xml:space="preserve"> and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oMath>
      <w:r w:rsidR="00795B97" w:rsidRPr="00AF32CB">
        <w:rPr>
          <w:rFonts w:ascii="Times" w:hAnsi="Times"/>
          <w:sz w:val="22"/>
          <w:szCs w:val="22"/>
        </w:rPr>
        <w:t xml:space="preserve"> </w:t>
      </w:r>
      <w:r w:rsidRPr="00AF32CB">
        <w:rPr>
          <w:rFonts w:ascii="Times" w:hAnsi="Times"/>
          <w:sz w:val="22"/>
          <w:szCs w:val="22"/>
        </w:rPr>
        <w:t>[</w:t>
      </w:r>
      <m:oMath>
        <m:sSup>
          <m:sSupPr>
            <m:ctrlPr>
              <w:rPr>
                <w:rFonts w:ascii="Cambria Math" w:hAnsi="Cambria Math"/>
                <w:iCs/>
                <w:sz w:val="22"/>
                <w:szCs w:val="22"/>
              </w:rPr>
            </m:ctrlPr>
          </m:sSupPr>
          <m:e>
            <m:r>
              <m:rPr>
                <m:sty m:val="p"/>
              </m:rPr>
              <w:rPr>
                <w:rFonts w:ascii="Cambria Math" w:hAnsi="Cambria Math"/>
                <w:sz w:val="22"/>
                <w:szCs w:val="22"/>
              </w:rPr>
              <m:t xml:space="preserve"> year</m:t>
            </m:r>
          </m:e>
          <m:sup>
            <m:r>
              <m:rPr>
                <m:sty m:val="p"/>
              </m:rPr>
              <w:rPr>
                <w:rFonts w:ascii="Cambria Math" w:hAnsi="Cambria Math"/>
                <w:sz w:val="22"/>
                <w:szCs w:val="22"/>
              </w:rPr>
              <m:t>-1</m:t>
            </m:r>
          </m:sup>
        </m:sSup>
      </m:oMath>
      <w:r w:rsidRPr="00AF32CB">
        <w:rPr>
          <w:rFonts w:ascii="Times" w:hAnsi="Times"/>
          <w:sz w:val="22"/>
          <w:szCs w:val="22"/>
        </w:rPr>
        <w:t>]</w:t>
      </w:r>
      <w:r w:rsidR="00815E75" w:rsidRPr="00AF32CB">
        <w:rPr>
          <w:rFonts w:ascii="Times" w:hAnsi="Times"/>
          <w:sz w:val="22"/>
          <w:szCs w:val="22"/>
        </w:rPr>
        <w:t xml:space="preserve"> is </w:t>
      </w:r>
      <w:r w:rsidR="00551B5A" w:rsidRPr="00AF32CB">
        <w:rPr>
          <w:rFonts w:ascii="Times" w:hAnsi="Times"/>
          <w:sz w:val="22"/>
          <w:szCs w:val="22"/>
        </w:rPr>
        <w:t xml:space="preserve">total </w:t>
      </w:r>
      <w:r w:rsidR="00815E75" w:rsidRPr="00AF32CB">
        <w:rPr>
          <w:rFonts w:ascii="Times" w:hAnsi="Times"/>
          <w:sz w:val="22"/>
          <w:szCs w:val="22"/>
        </w:rPr>
        <w:t>mortality</w:t>
      </w:r>
      <w:r w:rsidR="00DF7FC7" w:rsidRPr="00AF32CB">
        <w:rPr>
          <w:rFonts w:ascii="Times" w:hAnsi="Times"/>
          <w:sz w:val="22"/>
          <w:szCs w:val="22"/>
        </w:rPr>
        <w:t>.</w:t>
      </w:r>
      <w:r w:rsidR="00604410" w:rsidRPr="00604410">
        <w:rPr>
          <w:rFonts w:ascii="Times" w:hAnsi="Times"/>
          <w:sz w:val="22"/>
          <w:szCs w:val="22"/>
          <w:lang w:val="en-US"/>
        </w:rPr>
        <w:t xml:space="preserve"> A</w:t>
      </w:r>
      <w:r w:rsidR="00604410">
        <w:rPr>
          <w:rFonts w:ascii="Times" w:hAnsi="Times"/>
          <w:sz w:val="22"/>
          <w:szCs w:val="22"/>
          <w:lang w:val="en-US"/>
        </w:rPr>
        <w:t>t the boundary</w:t>
      </w:r>
      <w:r w:rsidR="00155CA3">
        <w:rPr>
          <w:rFonts w:ascii="Times" w:hAnsi="Times"/>
          <w:sz w:val="22"/>
          <w:szCs w:val="22"/>
          <w:lang w:val="en-US"/>
        </w:rPr>
        <w:t xml:space="preserve"> weight (</w:t>
      </w:r>
      <m:oMath>
        <m:sSub>
          <m:sSubPr>
            <m:ctrlPr>
              <w:rPr>
                <w:rFonts w:ascii="Cambria Math" w:hAnsi="Cambria Math"/>
                <w:i/>
                <w:sz w:val="22"/>
                <w:szCs w:val="22"/>
                <w:lang w:val="en-US"/>
              </w:rPr>
            </m:ctrlPr>
          </m:sSubPr>
          <m:e>
            <m:r>
              <w:rPr>
                <w:rFonts w:ascii="Cambria Math" w:hAnsi="Cambria Math"/>
                <w:sz w:val="22"/>
                <w:szCs w:val="22"/>
                <w:lang w:val="en-US"/>
              </w:rPr>
              <m:t>w</m:t>
            </m:r>
          </m:e>
          <m:sub>
            <m:r>
              <w:rPr>
                <w:rFonts w:ascii="Cambria Math" w:hAnsi="Cambria Math"/>
                <w:sz w:val="22"/>
                <w:szCs w:val="22"/>
                <w:lang w:val="en-US"/>
              </w:rPr>
              <m:t>0</m:t>
            </m:r>
          </m:sub>
        </m:sSub>
      </m:oMath>
      <w:r w:rsidR="00155CA3">
        <w:rPr>
          <w:rFonts w:ascii="Times" w:eastAsiaTheme="minorEastAsia" w:hAnsi="Times"/>
          <w:sz w:val="22"/>
          <w:szCs w:val="22"/>
          <w:lang w:val="en-US"/>
        </w:rPr>
        <w:t>)</w:t>
      </w:r>
      <w:r w:rsidR="00604410">
        <w:rPr>
          <w:rFonts w:ascii="Times" w:hAnsi="Times"/>
          <w:sz w:val="22"/>
          <w:szCs w:val="22"/>
          <w:lang w:val="en-US"/>
        </w:rPr>
        <w:t xml:space="preserve">, the flux of individuals is given by recruitment. </w:t>
      </w:r>
      <w:r w:rsidR="00DF7FC7" w:rsidRPr="00AF32CB">
        <w:rPr>
          <w:rFonts w:ascii="Times" w:hAnsi="Times"/>
          <w:sz w:val="22"/>
          <w:szCs w:val="22"/>
        </w:rPr>
        <w:t>The total mortality</w:t>
      </w:r>
      <w:r w:rsidR="006B1392" w:rsidRPr="00AF32CB">
        <w:rPr>
          <w:rFonts w:ascii="Times" w:hAnsi="Times"/>
          <w:sz w:val="22"/>
          <w:szCs w:val="22"/>
        </w:rPr>
        <w:t>,</w:t>
      </w:r>
      <w:r w:rsidR="00DF7FC7"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i</m:t>
            </m:r>
          </m:sub>
        </m:sSub>
      </m:oMath>
      <w:r w:rsidR="006B1392" w:rsidRPr="00AF32CB">
        <w:rPr>
          <w:rFonts w:ascii="Times" w:hAnsi="Times"/>
          <w:sz w:val="22"/>
          <w:szCs w:val="22"/>
        </w:rPr>
        <w:t>,</w:t>
      </w:r>
      <w:r w:rsidR="007A682F" w:rsidRPr="00AF32CB">
        <w:rPr>
          <w:rFonts w:ascii="Times" w:hAnsi="Times"/>
          <w:sz w:val="22"/>
          <w:szCs w:val="22"/>
        </w:rPr>
        <w:t xml:space="preserve"> </w:t>
      </w:r>
      <w:r w:rsidR="00F1507A" w:rsidRPr="00AF32CB">
        <w:rPr>
          <w:rFonts w:ascii="Times" w:hAnsi="Times"/>
          <w:sz w:val="22"/>
          <w:szCs w:val="22"/>
        </w:rPr>
        <w:t>is the sum of</w:t>
      </w:r>
      <w:r w:rsidR="00F1507A" w:rsidRPr="00AF32CB">
        <w:rPr>
          <w:rFonts w:ascii="Times" w:hAnsi="Times"/>
          <w:sz w:val="22"/>
          <w:szCs w:val="22"/>
          <w:lang w:val="en-GB"/>
        </w:rPr>
        <w:t xml:space="preserve"> the</w:t>
      </w:r>
      <w:r w:rsidR="00E277B7" w:rsidRPr="00AF32CB">
        <w:rPr>
          <w:rFonts w:ascii="Times" w:hAnsi="Times"/>
          <w:sz w:val="22"/>
          <w:szCs w:val="22"/>
          <w:lang w:val="en-GB"/>
        </w:rPr>
        <w:t xml:space="preserve"> </w:t>
      </w:r>
      <w:r w:rsidRPr="00AF32CB">
        <w:rPr>
          <w:rFonts w:ascii="Times" w:hAnsi="Times"/>
          <w:sz w:val="22"/>
          <w:szCs w:val="22"/>
        </w:rPr>
        <w:t>background</w:t>
      </w:r>
      <w:r w:rsidR="00B54BB4" w:rsidRPr="00AF32CB">
        <w:rPr>
          <w:rFonts w:ascii="Times" w:hAnsi="Times"/>
          <w:sz w:val="22"/>
          <w:szCs w:val="22"/>
        </w:rPr>
        <w:t>-</w:t>
      </w:r>
      <w:r w:rsidR="00670F47" w:rsidRPr="00AF32CB">
        <w:rPr>
          <w:rFonts w:ascii="Times" w:hAnsi="Times"/>
          <w:sz w:val="22"/>
          <w:szCs w:val="22"/>
        </w:rPr>
        <w:t xml:space="preserve">, </w:t>
      </w:r>
      <w:r w:rsidR="00F03693" w:rsidRPr="00AF32CB">
        <w:rPr>
          <w:rFonts w:ascii="Times" w:hAnsi="Times"/>
          <w:sz w:val="22"/>
          <w:szCs w:val="22"/>
        </w:rPr>
        <w:t xml:space="preserve">starvation-, </w:t>
      </w:r>
      <w:r w:rsidR="00670F47" w:rsidRPr="00AF32CB">
        <w:rPr>
          <w:rFonts w:ascii="Times" w:hAnsi="Times"/>
          <w:sz w:val="22"/>
          <w:szCs w:val="22"/>
        </w:rPr>
        <w:t>fishing</w:t>
      </w:r>
      <w:r w:rsidR="00B54BB4" w:rsidRPr="00AF32CB">
        <w:rPr>
          <w:rFonts w:ascii="Times" w:hAnsi="Times"/>
          <w:sz w:val="22"/>
          <w:szCs w:val="22"/>
        </w:rPr>
        <w:t>-</w:t>
      </w:r>
      <w:r w:rsidR="00670F47" w:rsidRPr="00AF32CB">
        <w:rPr>
          <w:rFonts w:ascii="Times" w:hAnsi="Times"/>
          <w:sz w:val="22"/>
          <w:szCs w:val="22"/>
        </w:rPr>
        <w:t>, and predation</w:t>
      </w:r>
      <w:r w:rsidR="005C7A3C" w:rsidRPr="00AF32CB">
        <w:rPr>
          <w:rFonts w:ascii="Times" w:hAnsi="Times"/>
          <w:sz w:val="22"/>
          <w:szCs w:val="22"/>
        </w:rPr>
        <w:t xml:space="preserve"> mortality</w:t>
      </w:r>
      <w:r w:rsidR="00670F47" w:rsidRPr="00AF32CB">
        <w:rPr>
          <w:rFonts w:ascii="Times" w:hAnsi="Times"/>
          <w:sz w:val="22"/>
          <w:szCs w:val="22"/>
        </w:rPr>
        <w:t xml:space="preserve">. The </w:t>
      </w:r>
      <w:r w:rsidR="00CC3FB9" w:rsidRPr="00AF32CB">
        <w:rPr>
          <w:rFonts w:ascii="Times" w:hAnsi="Times"/>
          <w:sz w:val="22"/>
          <w:szCs w:val="22"/>
          <w:lang w:val="en-GB"/>
        </w:rPr>
        <w:t>c</w:t>
      </w:r>
      <w:r w:rsidR="00CC3FB9" w:rsidRPr="00AF32CB">
        <w:rPr>
          <w:rFonts w:ascii="Times" w:hAnsi="Times"/>
          <w:sz w:val="22"/>
          <w:szCs w:val="22"/>
        </w:rPr>
        <w:t>onstant</w:t>
      </w:r>
      <w:r w:rsidR="001079B0" w:rsidRPr="00AF32CB">
        <w:rPr>
          <w:rFonts w:ascii="Times" w:hAnsi="Times"/>
          <w:sz w:val="22"/>
          <w:szCs w:val="22"/>
        </w:rPr>
        <w:t xml:space="preserve"> size-independent</w:t>
      </w:r>
      <w:r w:rsidR="00CC3FB9" w:rsidRPr="00AF32CB">
        <w:rPr>
          <w:rFonts w:ascii="Times" w:hAnsi="Times"/>
          <w:sz w:val="22"/>
          <w:szCs w:val="22"/>
        </w:rPr>
        <w:t xml:space="preserve"> </w:t>
      </w:r>
      <w:r w:rsidR="001079B0" w:rsidRPr="00AF32CB">
        <w:rPr>
          <w:rFonts w:ascii="Times" w:hAnsi="Times"/>
          <w:sz w:val="22"/>
          <w:szCs w:val="22"/>
        </w:rPr>
        <w:t xml:space="preserve">species-specific </w:t>
      </w:r>
      <w:r w:rsidR="00CC3FB9" w:rsidRPr="00AF32CB">
        <w:rPr>
          <w:rFonts w:ascii="Times" w:hAnsi="Times"/>
          <w:sz w:val="22"/>
          <w:szCs w:val="22"/>
        </w:rPr>
        <w:t>allometric background mortality</w:t>
      </w:r>
      <w:r w:rsidR="001079B0" w:rsidRPr="00AF32CB">
        <w:rPr>
          <w:rFonts w:ascii="Times" w:hAnsi="Times"/>
          <w:sz w:val="22"/>
          <w:szCs w:val="22"/>
        </w:rPr>
        <w:t xml:space="preserve"> depends on the maximum </w:t>
      </w:r>
      <w:r w:rsidR="00B54BB4" w:rsidRPr="00AF32CB">
        <w:rPr>
          <w:rFonts w:ascii="Times" w:hAnsi="Times"/>
          <w:sz w:val="22"/>
          <w:szCs w:val="22"/>
        </w:rPr>
        <w:t xml:space="preserve">body </w:t>
      </w:r>
      <w:r w:rsidR="001079B0" w:rsidRPr="00AF32CB">
        <w:rPr>
          <w:rFonts w:ascii="Times" w:hAnsi="Times"/>
          <w:sz w:val="22"/>
          <w:szCs w:val="22"/>
        </w:rPr>
        <w:t>size of a species</w:t>
      </w:r>
      <w:r w:rsidR="00B54BB4" w:rsidRPr="00AF32CB">
        <w:rPr>
          <w:rFonts w:ascii="Times" w:hAnsi="Times"/>
          <w:sz w:val="22"/>
          <w:szCs w:val="22"/>
        </w:rPr>
        <w:t xml:space="preserve"> </w:t>
      </w:r>
      <m:oMath>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i</m:t>
            </m:r>
          </m:sub>
          <m:sup>
            <m:r>
              <w:rPr>
                <w:rFonts w:ascii="Cambria Math" w:hAnsi="Cambria Math"/>
                <w:sz w:val="22"/>
                <w:szCs w:val="22"/>
              </w:rPr>
              <m:t>n-1</m:t>
            </m:r>
          </m:sup>
        </m:sSubSup>
      </m:oMath>
      <w:r w:rsidR="001079B0" w:rsidRPr="00AF32CB">
        <w:rPr>
          <w:rFonts w:ascii="Times" w:hAnsi="Times"/>
          <w:sz w:val="22"/>
          <w:szCs w:val="22"/>
        </w:rPr>
        <w:t xml:space="preserve"> and</w:t>
      </w:r>
      <w:r w:rsidR="00CC3FB9" w:rsidRPr="00AF32CB">
        <w:rPr>
          <w:rFonts w:ascii="Times" w:hAnsi="Times"/>
          <w:sz w:val="22"/>
          <w:szCs w:val="22"/>
        </w:rPr>
        <w:t xml:space="preserve"> is given by:</w:t>
      </w:r>
    </w:p>
    <w:p w14:paraId="3457022E" w14:textId="1B0F814E" w:rsidR="00111672" w:rsidRPr="00AF32CB" w:rsidRDefault="00277301" w:rsidP="00F735E4">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b,i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0</m:t>
            </m:r>
          </m:sub>
        </m:sSub>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i</m:t>
            </m:r>
          </m:sub>
          <m:sup>
            <m:r>
              <w:rPr>
                <w:rFonts w:ascii="Cambria Math" w:hAnsi="Cambria Math"/>
                <w:sz w:val="22"/>
                <w:szCs w:val="22"/>
              </w:rPr>
              <m:t>n-1</m:t>
            </m:r>
          </m:sup>
        </m:sSubSup>
      </m:oMath>
      <w:r w:rsidR="00F735E4" w:rsidRPr="00AF32CB">
        <w:rPr>
          <w:rFonts w:ascii="Times" w:eastAsiaTheme="minorEastAsia" w:hAnsi="Times"/>
          <w:sz w:val="22"/>
          <w:szCs w:val="22"/>
        </w:rPr>
        <w:t>,                                                     (2)</w:t>
      </w:r>
    </w:p>
    <w:p w14:paraId="052A1FE2" w14:textId="7F2215AE" w:rsidR="00105465" w:rsidRPr="00AF32CB" w:rsidRDefault="00F735E4" w:rsidP="00647A5A">
      <w:pPr>
        <w:spacing w:line="480" w:lineRule="auto"/>
        <w:contextualSpacing/>
        <w:jc w:val="both"/>
        <w:rPr>
          <w:rFonts w:ascii="Times" w:hAnsi="Times"/>
          <w:sz w:val="22"/>
          <w:szCs w:val="22"/>
        </w:rPr>
      </w:pPr>
      <w:r w:rsidRPr="00AF32CB">
        <w:rPr>
          <w:rFonts w:ascii="Times" w:hAnsi="Times"/>
          <w:sz w:val="22"/>
          <w:szCs w:val="22"/>
        </w:rPr>
        <w:lastRenderedPageBreak/>
        <w:t xml:space="preserve">where </w:t>
      </w:r>
      <m:oMath>
        <m:r>
          <w:rPr>
            <w:rFonts w:ascii="Cambria Math" w:hAnsi="Cambria Math"/>
            <w:sz w:val="22"/>
            <w:szCs w:val="22"/>
          </w:rPr>
          <m:t>n</m:t>
        </m:r>
      </m:oMath>
      <w:r w:rsidRPr="00AF32CB">
        <w:rPr>
          <w:rFonts w:ascii="Times" w:hAnsi="Times"/>
          <w:sz w:val="22"/>
          <w:szCs w:val="22"/>
        </w:rPr>
        <w:t xml:space="preserve"> is the mass-exponent of maximum consumption rate and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0</m:t>
            </m:r>
          </m:sub>
        </m:sSub>
      </m:oMath>
      <w:r w:rsidRPr="00AF32CB">
        <w:rPr>
          <w:rFonts w:ascii="Times" w:eastAsiaTheme="minorEastAsia" w:hAnsi="Times"/>
          <w:sz w:val="22"/>
          <w:szCs w:val="22"/>
        </w:rPr>
        <w:t xml:space="preserve"> is an allometric constant</w:t>
      </w:r>
      <w:r w:rsidRPr="00AF32CB">
        <w:rPr>
          <w:rFonts w:ascii="Times" w:hAnsi="Times"/>
          <w:sz w:val="22"/>
          <w:szCs w:val="22"/>
        </w:rPr>
        <w:t xml:space="preserve">. </w:t>
      </w:r>
      <w:r w:rsidR="00105465" w:rsidRPr="00AF32CB">
        <w:rPr>
          <w:rFonts w:ascii="Times" w:hAnsi="Times"/>
          <w:sz w:val="22"/>
          <w:szCs w:val="22"/>
        </w:rPr>
        <w:t xml:space="preserve">Starvation mortality is </w:t>
      </w:r>
      <w:r w:rsidR="008A136E" w:rsidRPr="00AF32CB">
        <w:rPr>
          <w:rFonts w:ascii="Times" w:hAnsi="Times"/>
          <w:sz w:val="22"/>
          <w:szCs w:val="22"/>
        </w:rPr>
        <w:t>assumed to be proportional to energy deficiency</w:t>
      </w:r>
      <w:r w:rsidR="00FC5083" w:rsidRPr="00AF32CB">
        <w:rPr>
          <w:rFonts w:ascii="Times" w:hAnsi="Times"/>
          <w:sz w:val="22"/>
          <w:szCs w:val="22"/>
        </w:rPr>
        <w:t xml:space="preserve"> (defined in Eq. 11)</w:t>
      </w:r>
      <w:r w:rsidR="008A136E" w:rsidRPr="00AF32CB">
        <w:rPr>
          <w:rFonts w:ascii="Times" w:hAnsi="Times"/>
          <w:sz w:val="22"/>
          <w:szCs w:val="22"/>
        </w:rPr>
        <w:t xml:space="preserve">, </w:t>
      </w:r>
      <w:r w:rsidR="00E67B38" w:rsidRPr="00AF32CB">
        <w:rPr>
          <w:rFonts w:ascii="Times" w:hAnsi="Times"/>
          <w:sz w:val="22"/>
          <w:szCs w:val="22"/>
        </w:rPr>
        <w:t xml:space="preserve">and inversely proportional to body mass, and is </w:t>
      </w:r>
      <w:r w:rsidR="00105465" w:rsidRPr="00AF32CB">
        <w:rPr>
          <w:rFonts w:ascii="Times" w:hAnsi="Times"/>
          <w:sz w:val="22"/>
          <w:szCs w:val="22"/>
        </w:rPr>
        <w:t>defined as:</w:t>
      </w:r>
    </w:p>
    <w:p w14:paraId="587DEC9F" w14:textId="1F0179B8" w:rsidR="00105465" w:rsidRPr="00AF32CB" w:rsidRDefault="00277301" w:rsidP="00105465">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s,i</m:t>
            </m:r>
          </m:sub>
        </m:sSub>
        <m:r>
          <w:rPr>
            <w:rFonts w:ascii="Cambria Math" w:hAnsi="Cambria Math"/>
            <w:sz w:val="22"/>
            <w:szCs w:val="22"/>
          </w:rPr>
          <m:t>(w)=</m:t>
        </m:r>
        <m:d>
          <m:dPr>
            <m:begChr m:val="{"/>
            <m:endChr m:val=""/>
            <m:ctrlPr>
              <w:rPr>
                <w:rFonts w:ascii="Cambria Math" w:hAnsi="Cambria Math"/>
                <w:i/>
                <w:sz w:val="22"/>
                <w:szCs w:val="22"/>
              </w:rPr>
            </m:ctrlPr>
          </m:dPr>
          <m:e>
            <m:m>
              <m:mPr>
                <m:mcs>
                  <m:mc>
                    <m:mcPr>
                      <m:count m:val="2"/>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α</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n</m:t>
                      </m:r>
                    </m:sup>
                  </m:sSup>
                  <m:r>
                    <w:rPr>
                      <w:rFonts w:ascii="Cambria Math" w:hAnsi="Cambria Math"/>
                      <w:sz w:val="22"/>
                      <w:szCs w:val="22"/>
                    </w:rPr>
                    <m:t>&gt;</m:t>
                  </m:r>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m:t>
                      </m:r>
                    </m:sup>
                  </m:sSup>
                </m:e>
              </m:mr>
              <m:m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m:t>
                          </m:r>
                        </m:sup>
                      </m:sSup>
                      <m:r>
                        <w:rPr>
                          <w:rFonts w:ascii="Cambria Math" w:hAnsi="Cambria Math"/>
                          <w:sz w:val="22"/>
                          <w:szCs w:val="22"/>
                        </w:rPr>
                        <m:t>-α</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n</m:t>
                          </m:r>
                        </m:sup>
                      </m:sSup>
                    </m:num>
                    <m:den>
                      <m:r>
                        <w:rPr>
                          <w:rFonts w:ascii="Cambria Math" w:hAnsi="Cambria Math"/>
                          <w:sz w:val="22"/>
                          <w:szCs w:val="22"/>
                        </w:rPr>
                        <m:t>ξw</m:t>
                      </m:r>
                    </m:den>
                  </m:f>
                </m:e>
                <m:e>
                  <m:r>
                    <w:rPr>
                      <w:rFonts w:ascii="Cambria Math" w:hAnsi="Cambria Math"/>
                      <w:sz w:val="22"/>
                      <w:szCs w:val="22"/>
                    </w:rPr>
                    <m:t>otherwise</m:t>
                  </m:r>
                </m:e>
              </m:mr>
            </m:m>
          </m:e>
        </m:d>
      </m:oMath>
      <w:r w:rsidR="00435D15">
        <w:rPr>
          <w:rFonts w:ascii="Times" w:eastAsiaTheme="minorEastAsia" w:hAnsi="Times"/>
          <w:sz w:val="22"/>
          <w:szCs w:val="22"/>
        </w:rPr>
        <w:t>,</w:t>
      </w:r>
      <w:r w:rsidR="00105465" w:rsidRPr="00AF32CB">
        <w:rPr>
          <w:rFonts w:ascii="Times" w:eastAsiaTheme="minorEastAsia" w:hAnsi="Times"/>
          <w:sz w:val="22"/>
          <w:szCs w:val="22"/>
        </w:rPr>
        <w:t xml:space="preserve">           </w:t>
      </w:r>
      <w:r w:rsidR="008A136E" w:rsidRPr="00AF32CB">
        <w:rPr>
          <w:rFonts w:ascii="Times" w:eastAsiaTheme="minorEastAsia" w:hAnsi="Times"/>
          <w:sz w:val="22"/>
          <w:szCs w:val="22"/>
        </w:rPr>
        <w:t xml:space="preserve">      </w:t>
      </w:r>
      <w:r w:rsidR="00105465" w:rsidRPr="00AF32CB">
        <w:rPr>
          <w:rFonts w:ascii="Times" w:eastAsiaTheme="minorEastAsia" w:hAnsi="Times"/>
          <w:sz w:val="22"/>
          <w:szCs w:val="22"/>
        </w:rPr>
        <w:t xml:space="preserve">          (</w:t>
      </w:r>
      <w:r w:rsidR="008A136E" w:rsidRPr="00AF32CB">
        <w:rPr>
          <w:rFonts w:ascii="Times" w:eastAsiaTheme="minorEastAsia" w:hAnsi="Times"/>
          <w:sz w:val="22"/>
          <w:szCs w:val="22"/>
        </w:rPr>
        <w:t>3</w:t>
      </w:r>
      <w:r w:rsidR="00105465" w:rsidRPr="00AF32CB">
        <w:rPr>
          <w:rFonts w:ascii="Times" w:eastAsiaTheme="minorEastAsia" w:hAnsi="Times"/>
          <w:sz w:val="22"/>
          <w:szCs w:val="22"/>
        </w:rPr>
        <w:t>)</w:t>
      </w:r>
    </w:p>
    <w:p w14:paraId="7A308D2C" w14:textId="255DB5F0" w:rsidR="00647A5A" w:rsidRPr="00AF32CB" w:rsidRDefault="00435D15" w:rsidP="00647A5A">
      <w:pPr>
        <w:spacing w:line="480" w:lineRule="auto"/>
        <w:contextualSpacing/>
        <w:jc w:val="both"/>
        <w:rPr>
          <w:rFonts w:ascii="Times" w:hAnsi="Times"/>
          <w:sz w:val="22"/>
          <w:szCs w:val="22"/>
        </w:rPr>
      </w:pPr>
      <w:r>
        <w:rPr>
          <w:rFonts w:ascii="Times" w:eastAsiaTheme="minorEastAsia" w:hAnsi="Times"/>
          <w:sz w:val="22"/>
          <w:szCs w:val="22"/>
        </w:rPr>
        <w:t xml:space="preserve">where </w:t>
      </w:r>
      <m:oMath>
        <m:r>
          <w:rPr>
            <w:rFonts w:ascii="Cambria Math" w:hAnsi="Cambria Math"/>
            <w:sz w:val="22"/>
            <w:szCs w:val="22"/>
          </w:rPr>
          <m:t>ξ</m:t>
        </m:r>
        <m:r>
          <w:rPr>
            <w:rFonts w:ascii="Cambria Math" w:eastAsiaTheme="minorEastAsia" w:hAnsi="Cambria Math"/>
            <w:sz w:val="22"/>
            <w:szCs w:val="22"/>
          </w:rPr>
          <m:t>=0.1</m:t>
        </m:r>
      </m:oMath>
      <w:r w:rsidR="001857CC">
        <w:rPr>
          <w:rFonts w:ascii="Times" w:eastAsiaTheme="minorEastAsia" w:hAnsi="Times"/>
          <w:sz w:val="22"/>
          <w:szCs w:val="22"/>
        </w:rPr>
        <w:t xml:space="preserve"> </w:t>
      </w:r>
      <w:r w:rsidR="00641D9A">
        <w:rPr>
          <w:rFonts w:ascii="Times" w:eastAsiaTheme="minorEastAsia" w:hAnsi="Times"/>
          <w:sz w:val="22"/>
          <w:szCs w:val="22"/>
        </w:rPr>
        <w:fldChar w:fldCharType="begin"/>
      </w:r>
      <w:r w:rsidR="00641D9A">
        <w:rPr>
          <w:rFonts w:ascii="Times" w:eastAsiaTheme="minorEastAsia" w:hAnsi="Times"/>
          <w:sz w:val="22"/>
          <w:szCs w:val="22"/>
        </w:rPr>
        <w:instrText xml:space="preserve"> ADDIN ZOTERO_ITEM CSL_CITATION {"citationID":"gWcQd4X4","properties":{"formattedCitation":"(Hartvig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641D9A">
        <w:rPr>
          <w:rFonts w:ascii="Times" w:eastAsiaTheme="minorEastAsia" w:hAnsi="Times"/>
          <w:sz w:val="22"/>
          <w:szCs w:val="22"/>
        </w:rPr>
        <w:fldChar w:fldCharType="separate"/>
      </w:r>
      <w:r w:rsidR="00641D9A" w:rsidRPr="00641D9A">
        <w:rPr>
          <w:rFonts w:ascii="Times" w:hAnsi="Times" w:cs="Times New Roman"/>
          <w:sz w:val="22"/>
          <w:lang w:val="en-GB"/>
        </w:rPr>
        <w:t xml:space="preserve">(Hartvig </w:t>
      </w:r>
      <w:r w:rsidR="00641D9A" w:rsidRPr="00641D9A">
        <w:rPr>
          <w:rFonts w:ascii="Times" w:hAnsi="Times" w:cs="Times New Roman"/>
          <w:i/>
          <w:iCs/>
          <w:sz w:val="22"/>
          <w:lang w:val="en-GB"/>
        </w:rPr>
        <w:t>et al.</w:t>
      </w:r>
      <w:r w:rsidR="00641D9A" w:rsidRPr="00641D9A">
        <w:rPr>
          <w:rFonts w:ascii="Times" w:hAnsi="Times" w:cs="Times New Roman"/>
          <w:sz w:val="22"/>
          <w:lang w:val="en-GB"/>
        </w:rPr>
        <w:t xml:space="preserve"> 2011)</w:t>
      </w:r>
      <w:r w:rsidR="00641D9A">
        <w:rPr>
          <w:rFonts w:ascii="Times" w:eastAsiaTheme="minorEastAsia" w:hAnsi="Times"/>
          <w:sz w:val="22"/>
          <w:szCs w:val="22"/>
        </w:rPr>
        <w:fldChar w:fldCharType="end"/>
      </w:r>
      <w:r>
        <w:rPr>
          <w:rFonts w:ascii="Times" w:eastAsiaTheme="minorEastAsia" w:hAnsi="Times"/>
          <w:sz w:val="22"/>
          <w:szCs w:val="22"/>
        </w:rPr>
        <w:t xml:space="preserve">, </w:t>
      </w:r>
      <w:r w:rsidR="00E95035" w:rsidRPr="00AF32CB">
        <w:rPr>
          <w:rFonts w:ascii="Times" w:hAnsi="Times"/>
          <w:sz w:val="22"/>
          <w:szCs w:val="22"/>
        </w:rPr>
        <w:t>Instantaneous f</w:t>
      </w:r>
      <w:r w:rsidR="00647A5A" w:rsidRPr="00AF32CB">
        <w:rPr>
          <w:rFonts w:ascii="Times" w:hAnsi="Times"/>
          <w:sz w:val="22"/>
          <w:szCs w:val="22"/>
        </w:rPr>
        <w:t>ishing mortality</w:t>
      </w:r>
      <w:r w:rsidR="004C4E7F" w:rsidRPr="00AF32CB">
        <w:rPr>
          <w:rFonts w:ascii="Times" w:hAnsi="Times"/>
          <w:sz w:val="22"/>
          <w:szCs w:val="22"/>
        </w:rPr>
        <w:t xml:space="preserve"> </w:t>
      </w:r>
      <w:r w:rsidR="00C62885" w:rsidRPr="00432333">
        <w:rPr>
          <w:rFonts w:ascii="Times" w:hAnsi="Times"/>
          <w:sz w:val="22"/>
          <w:szCs w:val="22"/>
          <w:lang w:val="en-US"/>
        </w:rPr>
        <w:t xml:space="preserve">(1/year) </w:t>
      </w:r>
      <w:r w:rsidR="004C4E7F" w:rsidRPr="00AF32CB">
        <w:rPr>
          <w:rFonts w:ascii="Times" w:hAnsi="Times"/>
          <w:sz w:val="22"/>
          <w:szCs w:val="22"/>
        </w:rPr>
        <w:t>is defined as:</w:t>
      </w:r>
    </w:p>
    <w:commentRangeStart w:id="17"/>
    <w:p w14:paraId="33A4DB74" w14:textId="19A81A48" w:rsidR="00647A5A" w:rsidRPr="00AF32CB" w:rsidRDefault="00277301" w:rsidP="007B4C95">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f,i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oMath>
      <w:r w:rsidR="007B4C95" w:rsidRPr="00AF32CB">
        <w:rPr>
          <w:rFonts w:ascii="Times" w:eastAsiaTheme="minorEastAsia" w:hAnsi="Times"/>
          <w:sz w:val="22"/>
          <w:szCs w:val="22"/>
        </w:rPr>
        <w:t xml:space="preserve">                                                      </w:t>
      </w:r>
      <w:commentRangeEnd w:id="17"/>
      <w:r w:rsidR="00140803" w:rsidRPr="00AF32CB">
        <w:rPr>
          <w:rStyle w:val="CommentReference"/>
          <w:sz w:val="22"/>
          <w:szCs w:val="22"/>
        </w:rPr>
        <w:commentReference w:id="17"/>
      </w:r>
      <w:r w:rsidR="007B4C95" w:rsidRPr="00AF32CB">
        <w:rPr>
          <w:rFonts w:ascii="Times" w:eastAsiaTheme="minorEastAsia" w:hAnsi="Times"/>
          <w:sz w:val="22"/>
          <w:szCs w:val="22"/>
        </w:rPr>
        <w:t>(</w:t>
      </w:r>
      <w:r w:rsidR="008A136E" w:rsidRPr="00AF32CB">
        <w:rPr>
          <w:rFonts w:ascii="Times" w:eastAsiaTheme="minorEastAsia" w:hAnsi="Times"/>
          <w:sz w:val="22"/>
          <w:szCs w:val="22"/>
        </w:rPr>
        <w:t>4</w:t>
      </w:r>
      <w:r w:rsidR="007B4C95" w:rsidRPr="00AF32CB">
        <w:rPr>
          <w:rFonts w:ascii="Times" w:eastAsiaTheme="minorEastAsia" w:hAnsi="Times"/>
          <w:sz w:val="22"/>
          <w:szCs w:val="22"/>
        </w:rPr>
        <w:t>)</w:t>
      </w:r>
    </w:p>
    <w:p w14:paraId="6F983D4A" w14:textId="38EE7220" w:rsidR="00111672" w:rsidRPr="00AF32CB" w:rsidRDefault="00551B0D" w:rsidP="00745D1F">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AF32CB">
        <w:rPr>
          <w:rFonts w:ascii="Times" w:hAnsi="Times"/>
          <w:sz w:val="22"/>
          <w:szCs w:val="22"/>
        </w:rPr>
        <w:t xml:space="preserve"> is the selectivity (by default knife-edge selectivity is assumed with a weight at first catch </w:t>
      </w:r>
      <w:commentRangeStart w:id="18"/>
      <w:commentRangeStart w:id="19"/>
      <w:r w:rsidRPr="00AF32CB">
        <w:rPr>
          <w:rFonts w:ascii="Times" w:hAnsi="Times"/>
          <w:sz w:val="22"/>
          <w:szCs w:val="22"/>
        </w:rPr>
        <w:t>corresponding to weight at maturation</w:t>
      </w:r>
      <w:commentRangeEnd w:id="18"/>
      <w:r w:rsidR="00B54BB4" w:rsidRPr="00AF32CB">
        <w:rPr>
          <w:rStyle w:val="CommentReference"/>
          <w:sz w:val="22"/>
          <w:szCs w:val="22"/>
        </w:rPr>
        <w:commentReference w:id="18"/>
      </w:r>
      <w:commentRangeEnd w:id="19"/>
      <w:r w:rsidR="00991535" w:rsidRPr="00AF32CB">
        <w:rPr>
          <w:rStyle w:val="CommentReference"/>
          <w:sz w:val="22"/>
          <w:szCs w:val="22"/>
        </w:rPr>
        <w:commentReference w:id="19"/>
      </w:r>
      <w:r w:rsidRPr="00AF32CB">
        <w:rPr>
          <w:rFonts w:ascii="Times" w:hAnsi="Times"/>
          <w:sz w:val="22"/>
          <w:szCs w:val="22"/>
        </w:rPr>
        <w:t xml:space="preserve">), and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oMath>
      <w:r w:rsidR="00404F8C" w:rsidRPr="00AF32CB">
        <w:rPr>
          <w:rFonts w:ascii="Times" w:hAnsi="Times"/>
          <w:sz w:val="22"/>
          <w:szCs w:val="22"/>
        </w:rPr>
        <w:t xml:space="preserve"> </w:t>
      </w:r>
      <w:r w:rsidR="006B51A2" w:rsidRPr="00AF32CB">
        <w:rPr>
          <w:rFonts w:ascii="Times" w:hAnsi="Times"/>
          <w:sz w:val="22"/>
          <w:szCs w:val="22"/>
        </w:rPr>
        <w:t xml:space="preserve">is </w:t>
      </w:r>
      <w:commentRangeStart w:id="20"/>
      <w:commentRangeStart w:id="21"/>
      <w:r w:rsidR="006B51A2" w:rsidRPr="00AF32CB">
        <w:rPr>
          <w:rFonts w:ascii="Times" w:hAnsi="Times"/>
          <w:sz w:val="22"/>
          <w:szCs w:val="22"/>
        </w:rPr>
        <w:t>fishing effort</w:t>
      </w:r>
      <w:r w:rsidR="00CF46D7" w:rsidRPr="00AF32CB">
        <w:rPr>
          <w:rFonts w:ascii="Times" w:hAnsi="Times"/>
          <w:sz w:val="22"/>
          <w:szCs w:val="22"/>
        </w:rPr>
        <w:t>.</w:t>
      </w:r>
      <w:commentRangeEnd w:id="20"/>
      <w:r w:rsidR="001079B0" w:rsidRPr="00AF32CB">
        <w:rPr>
          <w:rStyle w:val="CommentReference"/>
          <w:sz w:val="22"/>
          <w:szCs w:val="22"/>
        </w:rPr>
        <w:commentReference w:id="20"/>
      </w:r>
      <w:commentRangeEnd w:id="21"/>
      <w:r w:rsidR="009B5F2E" w:rsidRPr="00AF32CB">
        <w:rPr>
          <w:rStyle w:val="CommentReference"/>
          <w:sz w:val="22"/>
          <w:szCs w:val="22"/>
        </w:rPr>
        <w:commentReference w:id="21"/>
      </w:r>
      <w:r w:rsidR="00980E17"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lang w:val="sv-SE"/>
              </w:rPr>
              <m:t>E</m:t>
            </m:r>
            <m:ctrlPr>
              <w:rPr>
                <w:rFonts w:ascii="Cambria Math" w:hAnsi="Cambria Math"/>
                <w:i/>
                <w:sz w:val="22"/>
                <w:szCs w:val="22"/>
                <w:lang w:val="sv-SE"/>
              </w:rPr>
            </m:ctrlPr>
          </m:e>
          <m:sub>
            <m:r>
              <w:rPr>
                <w:rFonts w:ascii="Cambria Math" w:hAnsi="Cambria Math"/>
                <w:sz w:val="22"/>
                <w:szCs w:val="22"/>
              </w:rPr>
              <m:t>i</m:t>
            </m:r>
          </m:sub>
        </m:sSub>
      </m:oMath>
      <w:r w:rsidR="00432333" w:rsidRPr="00432333">
        <w:rPr>
          <w:rFonts w:ascii="Times" w:eastAsiaTheme="minorEastAsia" w:hAnsi="Times"/>
          <w:sz w:val="22"/>
          <w:szCs w:val="22"/>
          <w:lang w:val="en-US"/>
        </w:rPr>
        <w:t xml:space="preserve"> is thus </w:t>
      </w:r>
      <w:r w:rsidR="00172267">
        <w:rPr>
          <w:rFonts w:ascii="Times" w:eastAsiaTheme="minorEastAsia" w:hAnsi="Times"/>
          <w:sz w:val="22"/>
          <w:szCs w:val="22"/>
          <w:lang w:val="en-US"/>
        </w:rPr>
        <w:t xml:space="preserve">fishing </w:t>
      </w:r>
      <w:r w:rsidR="00432333" w:rsidRPr="00432333">
        <w:rPr>
          <w:rFonts w:ascii="Times" w:eastAsiaTheme="minorEastAsia" w:hAnsi="Times"/>
          <w:sz w:val="22"/>
          <w:szCs w:val="22"/>
          <w:lang w:val="en-US"/>
        </w:rPr>
        <w:t>mortality</w:t>
      </w:r>
      <w:r w:rsidR="00172267">
        <w:rPr>
          <w:rFonts w:ascii="Times" w:eastAsiaTheme="minorEastAsia" w:hAnsi="Times"/>
          <w:sz w:val="22"/>
          <w:szCs w:val="22"/>
          <w:lang w:val="en-US"/>
        </w:rPr>
        <w:t xml:space="preserve"> and effort </w:t>
      </w:r>
      <w:r w:rsidR="00E1394D">
        <w:rPr>
          <w:rFonts w:ascii="Times" w:eastAsiaTheme="minorEastAsia" w:hAnsi="Times"/>
          <w:sz w:val="22"/>
          <w:szCs w:val="22"/>
          <w:lang w:val="en-US"/>
        </w:rPr>
        <w:t>are used interhangeably</w:t>
      </w:r>
      <w:r w:rsidR="00432333">
        <w:rPr>
          <w:rFonts w:ascii="Times" w:eastAsiaTheme="minorEastAsia" w:hAnsi="Times"/>
          <w:sz w:val="22"/>
          <w:szCs w:val="22"/>
          <w:lang w:val="en-US"/>
        </w:rPr>
        <w:t xml:space="preserve">. </w:t>
      </w:r>
      <w:r w:rsidR="00CB36CC">
        <w:rPr>
          <w:rFonts w:ascii="Times" w:eastAsiaTheme="minorEastAsia" w:hAnsi="Times"/>
          <w:sz w:val="22"/>
          <w:szCs w:val="22"/>
          <w:lang w:val="en-US"/>
        </w:rPr>
        <w:t>P</w:t>
      </w:r>
      <w:r w:rsidR="006772C1" w:rsidRPr="00AF32CB">
        <w:rPr>
          <w:rFonts w:ascii="Times" w:hAnsi="Times"/>
          <w:sz w:val="22"/>
          <w:szCs w:val="22"/>
        </w:rPr>
        <w:t>redation</w:t>
      </w:r>
      <w:r w:rsidR="00551B5A" w:rsidRPr="00AF32CB">
        <w:rPr>
          <w:rFonts w:ascii="Times" w:hAnsi="Times"/>
          <w:sz w:val="22"/>
          <w:szCs w:val="22"/>
        </w:rPr>
        <w:t xml:space="preserve"> </w:t>
      </w:r>
      <w:r w:rsidR="00DF7FC7" w:rsidRPr="00AF32CB">
        <w:rPr>
          <w:rFonts w:ascii="Times" w:hAnsi="Times"/>
          <w:sz w:val="22"/>
          <w:szCs w:val="22"/>
        </w:rPr>
        <w:t>mortality</w:t>
      </w:r>
      <w:r w:rsidR="007C19D4" w:rsidRPr="00AF32CB">
        <w:rPr>
          <w:rFonts w:ascii="Times" w:hAnsi="Times"/>
          <w:sz w:val="22"/>
          <w:szCs w:val="22"/>
        </w:rPr>
        <w:t xml:space="preserve"> </w:t>
      </w:r>
      <w:r w:rsidR="00C44443" w:rsidRPr="00AF32CB">
        <w:rPr>
          <w:rFonts w:ascii="Times" w:hAnsi="Times"/>
          <w:sz w:val="22"/>
          <w:szCs w:val="22"/>
        </w:rPr>
        <w:t xml:space="preserve">for </w:t>
      </w:r>
      <w:r w:rsidR="001079B0" w:rsidRPr="00AF32CB">
        <w:rPr>
          <w:rFonts w:ascii="Times" w:hAnsi="Times"/>
          <w:sz w:val="22"/>
          <w:szCs w:val="22"/>
        </w:rPr>
        <w:t xml:space="preserve">a prey </w:t>
      </w:r>
      <w:r w:rsidR="00C44443" w:rsidRPr="00AF32CB">
        <w:rPr>
          <w:rFonts w:ascii="Times" w:hAnsi="Times"/>
          <w:sz w:val="22"/>
          <w:szCs w:val="22"/>
        </w:rPr>
        <w:t>species</w:t>
      </w:r>
      <w:r w:rsidR="00C316EE" w:rsidRPr="00AF32CB">
        <w:rPr>
          <w:rFonts w:ascii="Times" w:hAnsi="Times"/>
          <w:sz w:val="22"/>
          <w:szCs w:val="22"/>
        </w:rPr>
        <w:t xml:space="preserve"> </w:t>
      </w:r>
      <w:r w:rsidR="009C41C6" w:rsidRPr="00AF32CB">
        <w:rPr>
          <w:rFonts w:ascii="Times" w:hAnsi="Times"/>
          <w:sz w:val="22"/>
          <w:szCs w:val="22"/>
        </w:rPr>
        <w:t>(</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oMath>
      <w:r w:rsidR="009C41C6" w:rsidRPr="00AF32CB">
        <w:rPr>
          <w:rFonts w:ascii="Times" w:hAnsi="Times"/>
          <w:sz w:val="22"/>
          <w:szCs w:val="22"/>
        </w:rPr>
        <w:t>)</w:t>
      </w:r>
      <w:r w:rsidR="00C316EE" w:rsidRPr="00AF32CB">
        <w:rPr>
          <w:rFonts w:ascii="Times" w:hAnsi="Times"/>
          <w:sz w:val="22"/>
          <w:szCs w:val="22"/>
        </w:rPr>
        <w:t xml:space="preserve"> </w:t>
      </w:r>
      <w:r w:rsidR="00C44443" w:rsidRPr="00AF32CB">
        <w:rPr>
          <w:rFonts w:ascii="Times" w:hAnsi="Times"/>
          <w:sz w:val="22"/>
          <w:szCs w:val="22"/>
        </w:rPr>
        <w:t xml:space="preserve">equals the amount </w:t>
      </w:r>
      <w:r w:rsidR="00AE7810" w:rsidRPr="00AF32CB">
        <w:rPr>
          <w:rFonts w:ascii="Times" w:hAnsi="Times"/>
          <w:sz w:val="22"/>
          <w:szCs w:val="22"/>
        </w:rPr>
        <w:t>consumed by</w:t>
      </w:r>
      <w:r w:rsidR="00376381" w:rsidRPr="00AF32CB">
        <w:rPr>
          <w:rFonts w:ascii="Times" w:hAnsi="Times"/>
          <w:sz w:val="22"/>
          <w:szCs w:val="22"/>
        </w:rPr>
        <w:t xml:space="preserve"> predator</w:t>
      </w:r>
      <w:r w:rsidR="00AE7810" w:rsidRPr="00AF32CB">
        <w:rPr>
          <w:rFonts w:ascii="Times" w:hAnsi="Times"/>
          <w:sz w:val="22"/>
          <w:szCs w:val="22"/>
        </w:rPr>
        <w:t xml:space="preserve"> species </w:t>
      </w:r>
      <m:oMath>
        <m:r>
          <w:rPr>
            <w:rFonts w:ascii="Cambria Math" w:hAnsi="Cambria Math"/>
            <w:sz w:val="22"/>
            <w:szCs w:val="22"/>
          </w:rPr>
          <m:t>j</m:t>
        </m:r>
      </m:oMath>
      <w:r w:rsidR="0055072F" w:rsidRPr="00AF32CB">
        <w:rPr>
          <w:rFonts w:ascii="Times" w:eastAsiaTheme="minorEastAsia" w:hAnsi="Times"/>
          <w:sz w:val="22"/>
          <w:szCs w:val="22"/>
        </w:rPr>
        <w:t xml:space="preserve"> (indexed with mass </w:t>
      </w:r>
      <m:oMath>
        <m:r>
          <w:rPr>
            <w:rFonts w:ascii="Cambria Math" w:eastAsiaTheme="minorEastAsia" w:hAnsi="Cambria Math"/>
            <w:sz w:val="22"/>
            <w:szCs w:val="22"/>
          </w:rPr>
          <m:t>w</m:t>
        </m:r>
      </m:oMath>
      <w:r w:rsidR="0055072F" w:rsidRPr="00AF32CB">
        <w:rPr>
          <w:rFonts w:ascii="Times" w:eastAsiaTheme="minorEastAsia" w:hAnsi="Times"/>
          <w:sz w:val="22"/>
          <w:szCs w:val="22"/>
        </w:rPr>
        <w:t>)</w:t>
      </w:r>
      <w:r w:rsidR="00111672" w:rsidRPr="00AF32CB">
        <w:rPr>
          <w:rFonts w:ascii="Times" w:hAnsi="Times"/>
          <w:sz w:val="22"/>
          <w:szCs w:val="22"/>
        </w:rPr>
        <w:t>:</w:t>
      </w:r>
    </w:p>
    <w:p w14:paraId="595F4D82" w14:textId="572F8CF7" w:rsidR="00111672" w:rsidRPr="00AF32CB" w:rsidRDefault="00277301" w:rsidP="006F0ACA">
      <w:pPr>
        <w:spacing w:line="480" w:lineRule="auto"/>
        <w:contextualSpacing/>
        <w:jc w:val="right"/>
        <w:rPr>
          <w:rFonts w:ascii="Times" w:eastAsiaTheme="minorEastAsia" w:hAnsi="Times"/>
          <w:sz w:val="22"/>
          <w:szCs w:val="22"/>
        </w:rPr>
      </w:pP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p,i</m:t>
            </m:r>
          </m:sub>
        </m:sSub>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m:t>
                </m:r>
              </m:sub>
            </m:sSub>
          </m:e>
        </m:d>
        <m:r>
          <w:rPr>
            <w:rFonts w:ascii="Cambria Math" w:hAnsi="Cambria Math" w:cs="Arial"/>
            <w:sz w:val="22"/>
            <w:szCs w:val="22"/>
          </w:rPr>
          <m:t xml:space="preserve">= </m:t>
        </m:r>
        <m:nary>
          <m:naryPr>
            <m:chr m:val="∑"/>
            <m:limLoc m:val="undOvr"/>
            <m:supHide m:val="1"/>
            <m:ctrlPr>
              <w:rPr>
                <w:rFonts w:ascii="Cambria Math" w:hAnsi="Cambria Math" w:cs="Arial"/>
                <w:i/>
                <w:sz w:val="22"/>
                <w:szCs w:val="22"/>
              </w:rPr>
            </m:ctrlPr>
          </m:naryPr>
          <m:sub>
            <m:r>
              <w:rPr>
                <w:rFonts w:ascii="Cambria Math" w:hAnsi="Cambria Math" w:cs="Arial"/>
                <w:sz w:val="22"/>
                <w:szCs w:val="22"/>
              </w:rPr>
              <m:t>j</m:t>
            </m:r>
          </m:sub>
          <m:sup/>
          <m:e>
            <m:sSub>
              <m:sSubPr>
                <m:ctrlPr>
                  <w:rPr>
                    <w:rFonts w:ascii="Cambria Math" w:hAnsi="Cambria Math" w:cs="Arial"/>
                    <w:i/>
                    <w:sz w:val="22"/>
                    <w:szCs w:val="22"/>
                  </w:rPr>
                </m:ctrlPr>
              </m:sSubPr>
              <m:e>
                <m:r>
                  <w:rPr>
                    <w:rFonts w:ascii="Cambria Math" w:hAnsi="Cambria Math" w:cs="Arial"/>
                    <w:sz w:val="22"/>
                    <w:szCs w:val="22"/>
                  </w:rPr>
                  <m:t>θ</m:t>
                </m:r>
              </m:e>
              <m:sub>
                <m:r>
                  <w:rPr>
                    <w:rFonts w:ascii="Cambria Math" w:hAnsi="Cambria Math" w:cs="Arial"/>
                    <w:sz w:val="22"/>
                    <w:szCs w:val="22"/>
                  </w:rPr>
                  <m:t>j,i</m:t>
                </m:r>
              </m:sub>
            </m:sSub>
            <m:nary>
              <m:naryPr>
                <m:limLoc m:val="undOvr"/>
                <m:subHide m:val="1"/>
                <m:supHide m:val="1"/>
                <m:ctrlPr>
                  <w:rPr>
                    <w:rFonts w:ascii="Cambria Math" w:hAnsi="Cambria Math" w:cs="Arial"/>
                    <w:i/>
                    <w:sz w:val="22"/>
                    <w:szCs w:val="22"/>
                  </w:rPr>
                </m:ctrlPr>
              </m:naryPr>
              <m:sub/>
              <m:sup/>
              <m:e>
                <m:sSub>
                  <m:sSubPr>
                    <m:ctrlPr>
                      <w:rPr>
                        <w:rFonts w:ascii="Cambria Math" w:hAnsi="Cambria Math" w:cs="Arial"/>
                        <w:i/>
                        <w:sz w:val="22"/>
                        <w:szCs w:val="22"/>
                      </w:rPr>
                    </m:ctrlPr>
                  </m:sSubPr>
                  <m:e>
                    <m:r>
                      <w:rPr>
                        <w:rFonts w:ascii="Cambria Math" w:hAnsi="Cambria Math" w:cs="Arial"/>
                        <w:sz w:val="22"/>
                        <w:szCs w:val="22"/>
                      </w:rPr>
                      <m:t>ϕ</m:t>
                    </m:r>
                  </m:e>
                  <m:sub>
                    <m:r>
                      <w:rPr>
                        <w:rFonts w:ascii="Cambria Math" w:hAnsi="Cambria Math" w:cs="Arial"/>
                        <w:sz w:val="22"/>
                        <w:szCs w:val="22"/>
                      </w:rPr>
                      <m:t>j</m:t>
                    </m:r>
                  </m:sub>
                </m:sSub>
              </m:e>
            </m:nary>
            <m:d>
              <m:dPr>
                <m:ctrlPr>
                  <w:rPr>
                    <w:rFonts w:ascii="Cambria Math" w:hAnsi="Cambria Math" w:cs="Arial"/>
                    <w:i/>
                    <w:sz w:val="22"/>
                    <w:szCs w:val="22"/>
                  </w:rPr>
                </m:ctrlPr>
              </m:dPr>
              <m:e>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m:t>
                        </m:r>
                      </m:sub>
                    </m:sSub>
                  </m:num>
                  <m:den>
                    <m:r>
                      <w:rPr>
                        <w:rFonts w:ascii="Cambria Math" w:hAnsi="Cambria Math" w:cs="Arial"/>
                        <w:sz w:val="22"/>
                        <w:szCs w:val="22"/>
                      </w:rPr>
                      <m:t>w</m:t>
                    </m:r>
                  </m:den>
                </m:f>
              </m:e>
            </m:d>
            <m:d>
              <m:dPr>
                <m:ctrlPr>
                  <w:rPr>
                    <w:rFonts w:ascii="Cambria Math" w:hAnsi="Cambria Math" w:cs="Arial"/>
                    <w:i/>
                    <w:sz w:val="22"/>
                    <w:szCs w:val="22"/>
                  </w:rPr>
                </m:ctrlPr>
              </m:dPr>
              <m:e>
                <m:r>
                  <w:rPr>
                    <w:rFonts w:ascii="Cambria Math" w:hAnsi="Cambria Math" w:cs="Arial"/>
                    <w:sz w:val="22"/>
                    <w:szCs w:val="22"/>
                  </w:rPr>
                  <m:t>1-</m:t>
                </m:r>
                <m:sSub>
                  <m:sSubPr>
                    <m:ctrlPr>
                      <w:rPr>
                        <w:rFonts w:ascii="Cambria Math" w:hAnsi="Cambria Math" w:cs="Arial"/>
                        <w:i/>
                        <w:sz w:val="22"/>
                        <w:szCs w:val="22"/>
                      </w:rPr>
                    </m:ctrlPr>
                  </m:sSubPr>
                  <m:e>
                    <m:r>
                      <w:rPr>
                        <w:rFonts w:ascii="Cambria Math" w:hAnsi="Cambria Math" w:cs="Arial"/>
                        <w:sz w:val="22"/>
                        <w:szCs w:val="22"/>
                      </w:rPr>
                      <m:t>f</m:t>
                    </m:r>
                  </m:e>
                  <m:sub>
                    <m:r>
                      <w:rPr>
                        <w:rFonts w:ascii="Cambria Math" w:hAnsi="Cambria Math" w:cs="Arial"/>
                        <w:sz w:val="22"/>
                        <w:szCs w:val="22"/>
                      </w:rPr>
                      <m:t>j</m:t>
                    </m:r>
                  </m:sub>
                </m:sSub>
                <m:d>
                  <m:dPr>
                    <m:ctrlPr>
                      <w:rPr>
                        <w:rFonts w:ascii="Cambria Math" w:hAnsi="Cambria Math" w:cs="Arial"/>
                        <w:i/>
                        <w:sz w:val="22"/>
                        <w:szCs w:val="22"/>
                      </w:rPr>
                    </m:ctrlPr>
                  </m:dPr>
                  <m:e>
                    <m:r>
                      <w:rPr>
                        <w:rFonts w:ascii="Cambria Math" w:hAnsi="Cambria Math" w:cs="Arial"/>
                        <w:sz w:val="22"/>
                        <w:szCs w:val="22"/>
                      </w:rPr>
                      <m:t>w</m:t>
                    </m:r>
                  </m:e>
                </m:d>
              </m:e>
            </m:d>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j</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q</m:t>
                </m:r>
              </m:sup>
            </m:sSup>
            <m:sSub>
              <m:sSubPr>
                <m:ctrlPr>
                  <w:rPr>
                    <w:rFonts w:ascii="Cambria Math" w:eastAsia="Calibri" w:hAnsi="Cambria Math" w:cs="Arial"/>
                    <w:i/>
                    <w:sz w:val="22"/>
                    <w:szCs w:val="22"/>
                  </w:rPr>
                </m:ctrlPr>
              </m:sSubPr>
              <m:e>
                <m:r>
                  <w:rPr>
                    <w:rFonts w:ascii="Cambria Math" w:eastAsia="Calibri" w:hAnsi="Cambria Math" w:cs="Arial"/>
                    <w:sz w:val="22"/>
                    <w:szCs w:val="22"/>
                  </w:rPr>
                  <m:t>N</m:t>
                </m:r>
              </m:e>
              <m:sub>
                <m:r>
                  <w:rPr>
                    <w:rFonts w:ascii="Cambria Math" w:eastAsia="Calibri" w:hAnsi="Cambria Math" w:cs="Arial"/>
                    <w:sz w:val="22"/>
                    <w:szCs w:val="22"/>
                  </w:rPr>
                  <m:t>j</m:t>
                </m:r>
              </m:sub>
            </m:sSub>
            <m:r>
              <w:rPr>
                <w:rFonts w:ascii="Cambria Math" w:eastAsia="Calibri" w:hAnsi="Cambria Math" w:cs="Arial"/>
                <w:sz w:val="22"/>
                <w:szCs w:val="22"/>
              </w:rPr>
              <m:t>(w)dw</m:t>
            </m:r>
          </m:e>
        </m:nary>
      </m:oMath>
      <w:r w:rsidR="00B50417" w:rsidRPr="00AF32CB">
        <w:rPr>
          <w:rFonts w:ascii="Times" w:eastAsiaTheme="minorEastAsia" w:hAnsi="Times"/>
          <w:sz w:val="22"/>
          <w:szCs w:val="22"/>
        </w:rPr>
        <w:t>,</w:t>
      </w:r>
      <w:r w:rsidR="006F0ACA" w:rsidRPr="00AF32CB">
        <w:rPr>
          <w:rFonts w:ascii="Times" w:eastAsiaTheme="minorEastAsia" w:hAnsi="Times"/>
          <w:sz w:val="22"/>
          <w:szCs w:val="22"/>
        </w:rPr>
        <w:t xml:space="preserve">                       (</w:t>
      </w:r>
      <w:r w:rsidR="008A136E" w:rsidRPr="00AF32CB">
        <w:rPr>
          <w:rFonts w:ascii="Times" w:eastAsiaTheme="minorEastAsia" w:hAnsi="Times"/>
          <w:sz w:val="22"/>
          <w:szCs w:val="22"/>
        </w:rPr>
        <w:t>5</w:t>
      </w:r>
      <w:r w:rsidR="006F0ACA" w:rsidRPr="00AF32CB">
        <w:rPr>
          <w:rFonts w:ascii="Times" w:eastAsiaTheme="minorEastAsia" w:hAnsi="Times"/>
          <w:sz w:val="22"/>
          <w:szCs w:val="22"/>
        </w:rPr>
        <w:t>)</w:t>
      </w:r>
    </w:p>
    <w:p w14:paraId="6133E73F" w14:textId="5F9015FD" w:rsidR="00BE5D9E" w:rsidRPr="00AF32CB" w:rsidRDefault="00B50417" w:rsidP="00F76CFB">
      <w:pPr>
        <w:spacing w:line="480" w:lineRule="auto"/>
        <w:contextualSpacing/>
        <w:jc w:val="both"/>
        <w:rPr>
          <w:rFonts w:ascii="Times" w:hAnsi="Times"/>
          <w:sz w:val="22"/>
          <w:szCs w:val="22"/>
        </w:rPr>
      </w:pPr>
      <w:r w:rsidRPr="00AF32CB">
        <w:rPr>
          <w:rFonts w:ascii="Times" w:eastAsiaTheme="minorEastAsia" w:hAnsi="Times"/>
          <w:sz w:val="22"/>
          <w:szCs w:val="22"/>
        </w:rPr>
        <w:t xml:space="preserve">where </w:t>
      </w:r>
      <m:oMath>
        <m:sSub>
          <m:sSubPr>
            <m:ctrlPr>
              <w:rPr>
                <w:rFonts w:ascii="Cambria Math" w:hAnsi="Cambria Math" w:cs="Arial"/>
                <w:i/>
                <w:sz w:val="22"/>
                <w:szCs w:val="22"/>
              </w:rPr>
            </m:ctrlPr>
          </m:sSubPr>
          <m:e>
            <m:r>
              <w:rPr>
                <w:rFonts w:ascii="Cambria Math" w:hAnsi="Cambria Math" w:cs="Arial"/>
                <w:sz w:val="22"/>
                <w:szCs w:val="22"/>
              </w:rPr>
              <m:t>θ</m:t>
            </m:r>
          </m:e>
          <m:sub>
            <m:r>
              <w:rPr>
                <w:rFonts w:ascii="Cambria Math" w:hAnsi="Cambria Math" w:cs="Arial"/>
                <w:sz w:val="22"/>
                <w:szCs w:val="22"/>
              </w:rPr>
              <m:t>j,i</m:t>
            </m:r>
          </m:sub>
        </m:sSub>
      </m:oMath>
      <w:r w:rsidRPr="00AF32CB">
        <w:rPr>
          <w:rFonts w:ascii="Times" w:eastAsiaTheme="minorEastAsia" w:hAnsi="Times"/>
          <w:sz w:val="22"/>
          <w:szCs w:val="22"/>
        </w:rPr>
        <w:t xml:space="preserve"> is the non-size based preference of species </w:t>
      </w:r>
      <m:oMath>
        <m:r>
          <w:rPr>
            <w:rFonts w:ascii="Cambria Math" w:eastAsiaTheme="minorEastAsia" w:hAnsi="Cambria Math"/>
            <w:sz w:val="22"/>
            <w:szCs w:val="22"/>
          </w:rPr>
          <m:t>j</m:t>
        </m:r>
      </m:oMath>
      <w:r w:rsidRPr="00AF32CB">
        <w:rPr>
          <w:rFonts w:ascii="Times" w:eastAsiaTheme="minorEastAsia" w:hAnsi="Times"/>
          <w:sz w:val="22"/>
          <w:szCs w:val="22"/>
        </w:rPr>
        <w:t xml:space="preserve"> on species </w:t>
      </w:r>
      <m:oMath>
        <m:r>
          <w:rPr>
            <w:rFonts w:ascii="Cambria Math" w:eastAsiaTheme="minorEastAsia" w:hAnsi="Cambria Math"/>
            <w:sz w:val="22"/>
            <w:szCs w:val="22"/>
          </w:rPr>
          <m:t>i</m:t>
        </m:r>
      </m:oMath>
      <w:r w:rsidRPr="00AF32CB">
        <w:rPr>
          <w:rFonts w:ascii="Times" w:eastAsiaTheme="minorEastAsia" w:hAnsi="Times"/>
          <w:sz w:val="22"/>
          <w:szCs w:val="22"/>
        </w:rPr>
        <w:t xml:space="preserve">, and </w:t>
      </w:r>
      <m:oMath>
        <m:sSub>
          <m:sSubPr>
            <m:ctrlPr>
              <w:rPr>
                <w:rFonts w:ascii="Cambria Math" w:hAnsi="Cambria Math" w:cs="Arial"/>
                <w:i/>
                <w:sz w:val="22"/>
                <w:szCs w:val="22"/>
              </w:rPr>
            </m:ctrlPr>
          </m:sSubPr>
          <m:e>
            <m:r>
              <w:rPr>
                <w:rFonts w:ascii="Cambria Math" w:hAnsi="Cambria Math" w:cs="Arial"/>
                <w:sz w:val="22"/>
                <w:szCs w:val="22"/>
              </w:rPr>
              <m:t>ϕ</m:t>
            </m:r>
          </m:e>
          <m:sub>
            <m:r>
              <w:rPr>
                <w:rFonts w:ascii="Cambria Math" w:hAnsi="Cambria Math" w:cs="Arial"/>
                <w:sz w:val="22"/>
                <w:szCs w:val="22"/>
              </w:rPr>
              <m:t>j</m:t>
            </m:r>
          </m:sub>
        </m:sSub>
      </m:oMath>
      <w:r w:rsidRPr="00AF32CB">
        <w:rPr>
          <w:rFonts w:ascii="Times" w:eastAsiaTheme="minorEastAsia" w:hAnsi="Times"/>
          <w:sz w:val="22"/>
          <w:szCs w:val="22"/>
        </w:rPr>
        <w:t xml:space="preserve"> describes the weight-based preference from the log-normal selection model (see below)</w:t>
      </w:r>
      <w:r w:rsidR="009D2754" w:rsidRPr="00AF32CB">
        <w:rPr>
          <w:rFonts w:ascii="Times" w:eastAsiaTheme="minorEastAsia" w:hAnsi="Times"/>
          <w:sz w:val="22"/>
          <w:szCs w:val="22"/>
        </w:rPr>
        <w:t xml:space="preserve"> </w:t>
      </w:r>
      <w:r w:rsidR="009D2754" w:rsidRPr="00AF32CB">
        <w:rPr>
          <w:rFonts w:ascii="Times" w:eastAsiaTheme="minorEastAsia" w:hAnsi="Times"/>
          <w:sz w:val="22"/>
          <w:szCs w:val="22"/>
        </w:rPr>
        <w:fldChar w:fldCharType="begin"/>
      </w:r>
      <w:r w:rsidR="009D2754" w:rsidRPr="00AF32CB">
        <w:rPr>
          <w:rFonts w:ascii="Times" w:eastAsiaTheme="minorEastAsia" w:hAnsi="Times"/>
          <w:sz w:val="22"/>
          <w:szCs w:val="22"/>
        </w:rPr>
        <w:instrText xml:space="preserve"> ADDIN ZOTERO_ITEM CSL_CITATION {"citationID":"oik8MIWU","properties":{"formattedCitation":"(Ursin 1973)","plainCitation":"(Ursin 1973)","noteIndex":0},"citationItems":[{"id":1815,"uris":["http://zotero.org/users/6116610/items/XWN9LESA"],"uri":["http://zotero.org/users/6116610/items/XWN9LESA"],"itemData":{"id":1815,"type":"article-journal","container-title":"Meddelelser fra Danmarks Fiskeri-og Havun- dersgelser","title":"On the prey size preferences of cod and dab","volume":"7:8598","author":[{"family":"Ursin","given":"Erik"}],"issued":{"date-parts":[["1973"]]}}}],"schema":"https://github.com/citation-style-language/schema/raw/master/csl-citation.json"} </w:instrText>
      </w:r>
      <w:r w:rsidR="009D2754" w:rsidRPr="00AF32CB">
        <w:rPr>
          <w:rFonts w:ascii="Times" w:eastAsiaTheme="minorEastAsia" w:hAnsi="Times"/>
          <w:sz w:val="22"/>
          <w:szCs w:val="22"/>
        </w:rPr>
        <w:fldChar w:fldCharType="separate"/>
      </w:r>
      <w:r w:rsidR="009D2754" w:rsidRPr="00AF32CB">
        <w:rPr>
          <w:rFonts w:ascii="Times" w:eastAsiaTheme="minorEastAsia" w:hAnsi="Times"/>
          <w:noProof/>
          <w:sz w:val="22"/>
          <w:szCs w:val="22"/>
        </w:rPr>
        <w:t>(Ursin 1973)</w:t>
      </w:r>
      <w:r w:rsidR="009D2754" w:rsidRPr="00AF32CB">
        <w:rPr>
          <w:rFonts w:ascii="Times" w:eastAsiaTheme="minorEastAsia" w:hAnsi="Times"/>
          <w:sz w:val="22"/>
          <w:szCs w:val="22"/>
        </w:rPr>
        <w:fldChar w:fldCharType="end"/>
      </w:r>
      <w:r w:rsidRPr="00AF32CB">
        <w:rPr>
          <w:rFonts w:ascii="Times" w:eastAsiaTheme="minorEastAsia" w:hAnsi="Times"/>
          <w:sz w:val="22"/>
          <w:szCs w:val="22"/>
        </w:rPr>
        <w:t xml:space="preserve">. </w:t>
      </w:r>
      <w:r w:rsidR="00A55575" w:rsidRPr="00AF32CB">
        <w:rPr>
          <w:rFonts w:ascii="Times" w:hAnsi="Times"/>
          <w:sz w:val="22"/>
          <w:szCs w:val="22"/>
        </w:rPr>
        <w:t xml:space="preserve">The </w:t>
      </w:r>
      <w:r w:rsidR="00E95AFB" w:rsidRPr="00AF32CB">
        <w:rPr>
          <w:rFonts w:ascii="Times" w:hAnsi="Times"/>
          <w:sz w:val="22"/>
          <w:szCs w:val="22"/>
        </w:rPr>
        <w:t>proportions</w:t>
      </w:r>
      <w:r w:rsidR="009134AA" w:rsidRPr="00AF32CB">
        <w:rPr>
          <w:rFonts w:ascii="Times" w:hAnsi="Times"/>
          <w:sz w:val="22"/>
          <w:szCs w:val="22"/>
        </w:rPr>
        <w:t xml:space="preserve"> of encountered food that </w:t>
      </w:r>
      <w:r w:rsidR="00E10F58" w:rsidRPr="00AF32CB">
        <w:rPr>
          <w:rFonts w:ascii="Times" w:hAnsi="Times"/>
          <w:sz w:val="22"/>
          <w:szCs w:val="22"/>
        </w:rPr>
        <w:t>are</w:t>
      </w:r>
      <w:r w:rsidR="009134AA" w:rsidRPr="00AF32CB">
        <w:rPr>
          <w:rFonts w:ascii="Times" w:hAnsi="Times"/>
          <w:sz w:val="22"/>
          <w:szCs w:val="22"/>
        </w:rPr>
        <w:t xml:space="preserve"> consumed</w:t>
      </w:r>
      <w:r w:rsidR="003E2B22" w:rsidRPr="00AF32CB">
        <w:rPr>
          <w:rFonts w:ascii="Times" w:hAnsi="Times"/>
          <w:sz w:val="22"/>
          <w:szCs w:val="22"/>
        </w:rPr>
        <w:t xml:space="preserve"> </w:t>
      </w:r>
      <w:r w:rsidR="001079B0" w:rsidRPr="00AF32CB">
        <w:rPr>
          <w:rFonts w:ascii="Times" w:hAnsi="Times"/>
          <w:sz w:val="22"/>
          <w:szCs w:val="22"/>
        </w:rPr>
        <w:t xml:space="preserve">by a species </w:t>
      </w:r>
      <m:oMath>
        <m:r>
          <w:rPr>
            <w:rFonts w:ascii="Cambria Math" w:hAnsi="Cambria Math"/>
            <w:sz w:val="22"/>
            <w:szCs w:val="22"/>
          </w:rPr>
          <m:t>i</m:t>
        </m:r>
      </m:oMath>
      <w:r w:rsidR="001079B0" w:rsidRPr="00AF32CB">
        <w:rPr>
          <w:rFonts w:ascii="Times" w:hAnsi="Times"/>
          <w:sz w:val="22"/>
          <w:szCs w:val="22"/>
        </w:rPr>
        <w:t xml:space="preserve"> </w:t>
      </w:r>
      <w:r w:rsidR="00A25EC3" w:rsidRPr="00AF32CB">
        <w:rPr>
          <w:rFonts w:ascii="Times" w:hAnsi="Times"/>
          <w:sz w:val="22"/>
          <w:szCs w:val="22"/>
        </w:rPr>
        <w:t>follows a Holling functional response type II</w:t>
      </w:r>
      <w:r w:rsidR="00740B27" w:rsidRPr="00AF32CB">
        <w:rPr>
          <w:rFonts w:ascii="Times" w:hAnsi="Times"/>
          <w:sz w:val="22"/>
          <w:szCs w:val="22"/>
        </w:rPr>
        <w:t>:</w:t>
      </w:r>
      <w:r w:rsidR="009134AA" w:rsidRPr="00AF32CB">
        <w:rPr>
          <w:rFonts w:ascii="Times" w:hAnsi="Times"/>
          <w:sz w:val="22"/>
          <w:szCs w:val="22"/>
        </w:rPr>
        <w:t xml:space="preserve"> </w:t>
      </w:r>
    </w:p>
    <w:p w14:paraId="08D76489" w14:textId="6E70D1D1" w:rsidR="00F00C43" w:rsidRPr="00AF32CB" w:rsidRDefault="00277301" w:rsidP="003C7307">
      <w:pPr>
        <w:spacing w:line="480" w:lineRule="auto"/>
        <w:ind w:firstLine="357"/>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num>
          <m:den>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r>
                  <w:del w:id="22" w:author="Anna Gårdmark" w:date="2020-01-13T09:42:00Z">
                    <w:rPr>
                      <w:rFonts w:ascii="Cambria Math" w:hAnsi="Cambria Math"/>
                      <w:sz w:val="22"/>
                      <w:szCs w:val="22"/>
                    </w:rPr>
                    <m:t>w</m:t>
                  </w:del>
                </m:r>
              </m:e>
              <m:sup>
                <m:r>
                  <w:rPr>
                    <w:rFonts w:ascii="Cambria Math" w:hAnsi="Cambria Math"/>
                    <w:sz w:val="22"/>
                    <w:szCs w:val="22"/>
                  </w:rPr>
                  <m:t>n</m:t>
                </m:r>
              </m:sup>
            </m:sSup>
          </m:den>
        </m:f>
      </m:oMath>
      <w:r w:rsidR="003C7307" w:rsidRPr="00AF32CB">
        <w:rPr>
          <w:rFonts w:ascii="Times" w:eastAsiaTheme="minorEastAsia" w:hAnsi="Times"/>
          <w:sz w:val="22"/>
          <w:szCs w:val="22"/>
        </w:rPr>
        <w:t xml:space="preserve">                                                      (</w:t>
      </w:r>
      <w:r w:rsidR="008A136E" w:rsidRPr="00AF32CB">
        <w:rPr>
          <w:rFonts w:ascii="Times" w:eastAsiaTheme="minorEastAsia" w:hAnsi="Times"/>
          <w:sz w:val="22"/>
          <w:szCs w:val="22"/>
        </w:rPr>
        <w:t>6</w:t>
      </w:r>
      <w:r w:rsidR="003C7307" w:rsidRPr="00AF32CB">
        <w:rPr>
          <w:rFonts w:ascii="Times" w:eastAsiaTheme="minorEastAsia" w:hAnsi="Times"/>
          <w:sz w:val="22"/>
          <w:szCs w:val="22"/>
        </w:rPr>
        <w:t>)</w:t>
      </w:r>
    </w:p>
    <w:p w14:paraId="7F30E813" w14:textId="01219591" w:rsidR="00607C65" w:rsidRPr="00AF32CB" w:rsidRDefault="004B3A9E" w:rsidP="00745D1F">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oMath>
      <w:r w:rsidRPr="00AF32CB">
        <w:rPr>
          <w:rFonts w:ascii="Times" w:hAnsi="Times"/>
          <w:sz w:val="22"/>
          <w:szCs w:val="22"/>
        </w:rPr>
        <w:t xml:space="preserve"> is the feeding level (</w:t>
      </w:r>
      <w:r w:rsidR="00607398" w:rsidRPr="00AF32CB">
        <w:rPr>
          <w:rFonts w:ascii="Times" w:hAnsi="Times"/>
          <w:sz w:val="22"/>
          <w:szCs w:val="22"/>
        </w:rPr>
        <w:t xml:space="preserve">which describes the level of satiation and varies between </w:t>
      </w:r>
      <w:r w:rsidRPr="00AF32CB">
        <w:rPr>
          <w:rFonts w:ascii="Times" w:hAnsi="Times"/>
          <w:sz w:val="22"/>
          <w:szCs w:val="22"/>
        </w:rPr>
        <w:t>0:1)</w:t>
      </w:r>
      <w:r w:rsidR="00B863DC" w:rsidRPr="00AF32CB">
        <w:rPr>
          <w:rFonts w:ascii="Times" w:hAnsi="Times"/>
          <w:sz w:val="22"/>
          <w:szCs w:val="22"/>
        </w:rPr>
        <w:t>,</w:t>
      </w:r>
      <w:r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n</m:t>
            </m:r>
          </m:sup>
        </m:sSup>
      </m:oMath>
      <w:r w:rsidR="00B863DC" w:rsidRPr="00AF32CB">
        <w:rPr>
          <w:rFonts w:ascii="Times" w:hAnsi="Times"/>
          <w:sz w:val="22"/>
          <w:szCs w:val="22"/>
        </w:rPr>
        <w:t xml:space="preserve"> is the </w:t>
      </w:r>
      <w:r w:rsidR="00674436" w:rsidRPr="00AF32CB">
        <w:rPr>
          <w:rFonts w:ascii="Times" w:hAnsi="Times"/>
          <w:sz w:val="22"/>
          <w:szCs w:val="22"/>
        </w:rPr>
        <w:t xml:space="preserve">allometric </w:t>
      </w:r>
      <w:r w:rsidR="00B863DC" w:rsidRPr="00AF32CB">
        <w:rPr>
          <w:rFonts w:ascii="Times" w:hAnsi="Times"/>
          <w:sz w:val="22"/>
          <w:szCs w:val="22"/>
        </w:rPr>
        <w:t xml:space="preserve">maximum consumption rate </w:t>
      </w:r>
      <w:r w:rsidR="00674436" w:rsidRPr="00AF32CB">
        <w:rPr>
          <w:rFonts w:ascii="Times" w:hAnsi="Times"/>
          <w:sz w:val="22"/>
          <w:szCs w:val="22"/>
        </w:rPr>
        <w:t xml:space="preserve">and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oMath>
      <w:r w:rsidR="00674436" w:rsidRPr="00AF32CB">
        <w:rPr>
          <w:rFonts w:ascii="Times" w:hAnsi="Times"/>
          <w:sz w:val="22"/>
          <w:szCs w:val="22"/>
        </w:rPr>
        <w:t xml:space="preserve"> is the encountered </w:t>
      </w:r>
      <w:r w:rsidR="007E4F16" w:rsidRPr="00AF32CB">
        <w:rPr>
          <w:rFonts w:ascii="Times" w:hAnsi="Times"/>
          <w:sz w:val="22"/>
          <w:szCs w:val="22"/>
        </w:rPr>
        <w:t>food</w:t>
      </w:r>
      <w:r w:rsidR="00F9240A" w:rsidRPr="00AF32CB">
        <w:rPr>
          <w:rFonts w:ascii="Times" w:hAnsi="Times"/>
          <w:sz w:val="22"/>
          <w:szCs w:val="22"/>
        </w:rPr>
        <w:t xml:space="preserve"> (mass per time)</w:t>
      </w:r>
      <w:r w:rsidRPr="00AF32CB">
        <w:rPr>
          <w:rFonts w:ascii="Times" w:hAnsi="Times"/>
          <w:sz w:val="22"/>
          <w:szCs w:val="22"/>
        </w:rPr>
        <w:t>.</w:t>
      </w:r>
      <w:r w:rsidR="008E4AF2" w:rsidRPr="00AF32CB">
        <w:rPr>
          <w:rFonts w:ascii="Times" w:hAnsi="Times"/>
          <w:sz w:val="22"/>
          <w:szCs w:val="22"/>
        </w:rPr>
        <w:t xml:space="preserve"> </w:t>
      </w:r>
      <w:r w:rsidR="00353DB7" w:rsidRPr="00AF32CB">
        <w:rPr>
          <w:rFonts w:ascii="Times" w:hAnsi="Times"/>
          <w:sz w:val="22"/>
          <w:szCs w:val="22"/>
        </w:rPr>
        <w:t>The amount of</w:t>
      </w:r>
      <w:r w:rsidR="00C4656C" w:rsidRPr="00AF32CB">
        <w:rPr>
          <w:rFonts w:ascii="Times" w:hAnsi="Times"/>
          <w:sz w:val="22"/>
          <w:szCs w:val="22"/>
        </w:rPr>
        <w:t xml:space="preserve"> </w:t>
      </w:r>
      <w:r w:rsidR="00A55575" w:rsidRPr="00AF32CB">
        <w:rPr>
          <w:rFonts w:ascii="Times" w:hAnsi="Times"/>
          <w:sz w:val="22"/>
          <w:szCs w:val="22"/>
        </w:rPr>
        <w:t xml:space="preserve">encountered food </w:t>
      </w:r>
      <w:r w:rsidR="002C5B76" w:rsidRPr="00AF32CB">
        <w:rPr>
          <w:rFonts w:ascii="Times" w:hAnsi="Times"/>
          <w:sz w:val="22"/>
          <w:szCs w:val="22"/>
        </w:rPr>
        <w:t xml:space="preserve">for a predator of body weight </w:t>
      </w:r>
      <m:oMath>
        <m:r>
          <w:rPr>
            <w:rFonts w:ascii="Cambria Math" w:hAnsi="Cambria Math"/>
            <w:sz w:val="22"/>
            <w:szCs w:val="22"/>
          </w:rPr>
          <m:t>w</m:t>
        </m:r>
      </m:oMath>
      <w:r w:rsidR="002C5B76" w:rsidRPr="00AF32CB">
        <w:rPr>
          <w:rFonts w:ascii="Times" w:hAnsi="Times"/>
          <w:sz w:val="22"/>
          <w:szCs w:val="22"/>
        </w:rPr>
        <w:t xml:space="preserve"> is </w:t>
      </w:r>
      <w:r w:rsidR="00265FDB" w:rsidRPr="00AF32CB">
        <w:rPr>
          <w:rFonts w:ascii="Times" w:hAnsi="Times"/>
          <w:sz w:val="22"/>
          <w:szCs w:val="22"/>
        </w:rPr>
        <w:t>given</w:t>
      </w:r>
      <w:r w:rsidR="002C5B76" w:rsidRPr="00AF32CB">
        <w:rPr>
          <w:rFonts w:ascii="Times" w:hAnsi="Times"/>
          <w:sz w:val="22"/>
          <w:szCs w:val="22"/>
        </w:rPr>
        <w:t xml:space="preserve"> by </w:t>
      </w:r>
      <w:r w:rsidR="00852ADB" w:rsidRPr="00AF32CB">
        <w:rPr>
          <w:rFonts w:ascii="Times" w:hAnsi="Times"/>
          <w:sz w:val="22"/>
          <w:szCs w:val="22"/>
        </w:rPr>
        <w:t xml:space="preserve">the </w:t>
      </w:r>
      <w:r w:rsidR="00DE2F4C" w:rsidRPr="00AF32CB">
        <w:rPr>
          <w:rFonts w:ascii="Times" w:hAnsi="Times"/>
          <w:sz w:val="22"/>
          <w:szCs w:val="22"/>
        </w:rPr>
        <w:t>available food in the system</w:t>
      </w:r>
      <w:r w:rsidR="00AF5FF4" w:rsidRPr="00AF32CB">
        <w:rPr>
          <w:rFonts w:ascii="Times" w:hAnsi="Times"/>
          <w:sz w:val="22"/>
          <w:szCs w:val="22"/>
        </w:rPr>
        <w:t xml:space="preserve"> </w:t>
      </w:r>
      <w:r w:rsidR="00CB7AFF" w:rsidRPr="00AF32CB">
        <w:rPr>
          <w:rFonts w:ascii="Times" w:hAnsi="Times"/>
          <w:sz w:val="22"/>
          <w:szCs w:val="22"/>
        </w:rPr>
        <w:t xml:space="preserve">multiplied with </w:t>
      </w:r>
      <w:r w:rsidR="00AF5FF4" w:rsidRPr="00AF32CB">
        <w:rPr>
          <w:rFonts w:ascii="Times" w:hAnsi="Times"/>
          <w:sz w:val="22"/>
          <w:szCs w:val="22"/>
        </w:rPr>
        <w:t xml:space="preserve">the </w:t>
      </w:r>
      <w:r w:rsidR="00C96774" w:rsidRPr="00AF32CB">
        <w:rPr>
          <w:rFonts w:ascii="Times" w:hAnsi="Times"/>
          <w:sz w:val="22"/>
          <w:szCs w:val="22"/>
        </w:rPr>
        <w:t>search rate</w:t>
      </w:r>
      <w:r w:rsidR="00E37D6E" w:rsidRPr="00AF32CB">
        <w:rPr>
          <w:rFonts w:ascii="Times" w:hAnsi="Times"/>
          <w:sz w:val="22"/>
          <w:szCs w:val="22"/>
        </w:rPr>
        <w:t xml:space="preserve">, </w:t>
      </w:r>
      <m:oMath>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oMath>
      <w:r w:rsidR="00C96774" w:rsidRPr="00AF32CB">
        <w:rPr>
          <w:rFonts w:ascii="Times" w:hAnsi="Times"/>
          <w:sz w:val="22"/>
          <w:szCs w:val="22"/>
        </w:rPr>
        <w:t xml:space="preserve">. </w:t>
      </w:r>
      <w:r w:rsidR="00A51CB4" w:rsidRPr="00AF32CB">
        <w:rPr>
          <w:rFonts w:ascii="Times" w:hAnsi="Times"/>
          <w:sz w:val="22"/>
          <w:szCs w:val="22"/>
        </w:rPr>
        <w:t xml:space="preserve">Here, </w:t>
      </w:r>
      <w:r w:rsidR="0061778B" w:rsidRPr="00AF32CB">
        <w:rPr>
          <w:rFonts w:ascii="Times" w:hAnsi="Times"/>
          <w:sz w:val="22"/>
          <w:szCs w:val="22"/>
        </w:rPr>
        <w:t>available food</w:t>
      </w:r>
      <w:r w:rsidR="003C72AF"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a,i</m:t>
            </m:r>
          </m:sub>
        </m:sSub>
      </m:oMath>
      <w:r w:rsidR="003C72AF" w:rsidRPr="00AF32CB">
        <w:rPr>
          <w:rFonts w:ascii="Times" w:hAnsi="Times"/>
          <w:sz w:val="22"/>
          <w:szCs w:val="22"/>
        </w:rPr>
        <w:t xml:space="preserve">, </w:t>
      </w:r>
      <w:r w:rsidR="0061778B" w:rsidRPr="00AF32CB">
        <w:rPr>
          <w:rFonts w:ascii="Times" w:hAnsi="Times"/>
          <w:sz w:val="22"/>
          <w:szCs w:val="22"/>
        </w:rPr>
        <w:t xml:space="preserve">is </w:t>
      </w:r>
      <w:r w:rsidR="006C24C1" w:rsidRPr="00AF32CB">
        <w:rPr>
          <w:rFonts w:ascii="Times" w:hAnsi="Times"/>
          <w:sz w:val="22"/>
          <w:szCs w:val="22"/>
        </w:rPr>
        <w:t>the integral</w:t>
      </w:r>
      <w:r w:rsidR="00B737FE" w:rsidRPr="00AF32CB">
        <w:rPr>
          <w:rFonts w:ascii="Times" w:hAnsi="Times"/>
          <w:sz w:val="22"/>
          <w:szCs w:val="22"/>
        </w:rPr>
        <w:t xml:space="preserve"> of </w:t>
      </w:r>
      <w:r w:rsidR="00FC7ABA" w:rsidRPr="00AF32CB">
        <w:rPr>
          <w:rFonts w:ascii="Times" w:hAnsi="Times"/>
          <w:sz w:val="22"/>
          <w:szCs w:val="22"/>
        </w:rPr>
        <w:t xml:space="preserve">the biomass of </w:t>
      </w:r>
      <w:r w:rsidR="00AF27E0" w:rsidRPr="00AF32CB">
        <w:rPr>
          <w:rFonts w:ascii="Times" w:hAnsi="Times"/>
          <w:sz w:val="22"/>
          <w:szCs w:val="22"/>
        </w:rPr>
        <w:t xml:space="preserve">all species and background </w:t>
      </w:r>
      <w:r w:rsidR="009C4887" w:rsidRPr="00AF32CB">
        <w:rPr>
          <w:rFonts w:ascii="Times" w:hAnsi="Times"/>
          <w:sz w:val="22"/>
          <w:szCs w:val="22"/>
        </w:rPr>
        <w:t>resource</w:t>
      </w:r>
      <w:r w:rsidR="00FC7ABA" w:rsidRPr="00AF32CB">
        <w:rPr>
          <w:rFonts w:ascii="Times" w:hAnsi="Times"/>
          <w:sz w:val="22"/>
          <w:szCs w:val="22"/>
        </w:rPr>
        <w:t xml:space="preserve"> that falls within the prey preference </w:t>
      </w:r>
      <w:r w:rsidR="005B336B" w:rsidRPr="00AF32CB">
        <w:rPr>
          <w:rFonts w:ascii="Times" w:hAnsi="Times"/>
          <w:sz w:val="22"/>
          <w:szCs w:val="22"/>
        </w:rPr>
        <w:t>(</w:t>
      </w:r>
      <m:oMath>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i,R</m:t>
            </m:r>
          </m:sub>
        </m:sSub>
      </m:oMath>
      <w:r w:rsidR="005B336B" w:rsidRPr="00AF32CB">
        <w:rPr>
          <w:rFonts w:ascii="Times" w:hAnsi="Times"/>
          <w:sz w:val="22"/>
          <w:szCs w:val="22"/>
        </w:rPr>
        <w:t xml:space="preserve">) </w:t>
      </w:r>
      <w:r w:rsidR="00FC7ABA" w:rsidRPr="00AF32CB">
        <w:rPr>
          <w:rFonts w:ascii="Times" w:hAnsi="Times"/>
          <w:sz w:val="22"/>
          <w:szCs w:val="22"/>
        </w:rPr>
        <w:t xml:space="preserve">and size-selectivity </w:t>
      </w:r>
      <w:r w:rsidR="00037E63" w:rsidRPr="00AF32CB">
        <w:rPr>
          <w:rFonts w:ascii="Times" w:hAnsi="Times"/>
          <w:sz w:val="22"/>
          <w:szCs w:val="22"/>
        </w:rPr>
        <w:t>(</w:t>
      </w: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i</m:t>
            </m:r>
          </m:sub>
        </m:sSub>
      </m:oMath>
      <w:r w:rsidR="00037E63" w:rsidRPr="00AF32CB">
        <w:rPr>
          <w:rFonts w:ascii="Times" w:hAnsi="Times"/>
          <w:sz w:val="22"/>
          <w:szCs w:val="22"/>
        </w:rPr>
        <w:t xml:space="preserve">) </w:t>
      </w:r>
      <w:r w:rsidR="00FC7ABA" w:rsidRPr="00AF32CB">
        <w:rPr>
          <w:rFonts w:ascii="Times" w:hAnsi="Times"/>
          <w:sz w:val="22"/>
          <w:szCs w:val="22"/>
        </w:rPr>
        <w:t xml:space="preserve">of species </w:t>
      </w:r>
      <m:oMath>
        <m:r>
          <w:rPr>
            <w:rFonts w:ascii="Cambria Math" w:hAnsi="Cambria Math"/>
            <w:sz w:val="22"/>
            <w:szCs w:val="22"/>
          </w:rPr>
          <m:t>i</m:t>
        </m:r>
      </m:oMath>
      <w:r w:rsidR="0028576F" w:rsidRPr="00AF32CB">
        <w:rPr>
          <w:rFonts w:ascii="Times" w:hAnsi="Times"/>
          <w:sz w:val="22"/>
          <w:szCs w:val="22"/>
        </w:rPr>
        <w:t>:</w:t>
      </w:r>
      <w:r w:rsidR="00FC7ABA" w:rsidRPr="00AF32CB">
        <w:rPr>
          <w:rFonts w:ascii="Times" w:hAnsi="Times"/>
          <w:sz w:val="22"/>
          <w:szCs w:val="22"/>
        </w:rPr>
        <w:t xml:space="preserve"> </w:t>
      </w:r>
    </w:p>
    <w:p w14:paraId="2A4BF9FC" w14:textId="43919463" w:rsidR="003C72AF" w:rsidRPr="00AF32CB" w:rsidRDefault="00277301" w:rsidP="00573F8E">
      <w:pPr>
        <w:spacing w:line="480" w:lineRule="auto"/>
        <w:ind w:firstLine="357"/>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nary>
          <m:naryPr>
            <m:limLoc m:val="undOvr"/>
            <m:subHide m:val="1"/>
            <m:supHide m:val="1"/>
            <m:ctrlPr>
              <w:rPr>
                <w:rFonts w:ascii="Cambria Math" w:hAnsi="Cambria Math"/>
                <w:i/>
                <w:sz w:val="22"/>
                <w:szCs w:val="22"/>
              </w:rPr>
            </m:ctrlPr>
          </m:naryPr>
          <m:sub/>
          <m:sup/>
          <m:e>
            <m:d>
              <m:dPr>
                <m:ctrlPr>
                  <w:rPr>
                    <w:rFonts w:ascii="Cambria Math" w:hAnsi="Cambria Math"/>
                    <w:i/>
                    <w:sz w:val="22"/>
                    <w:szCs w:val="22"/>
                  </w:rPr>
                </m:ctrlPr>
              </m:dPr>
              <m:e>
                <m:nary>
                  <m:naryPr>
                    <m:chr m:val="∑"/>
                    <m:limLoc m:val="undOvr"/>
                    <m:supHide m:val="1"/>
                    <m:ctrlPr>
                      <w:rPr>
                        <w:rFonts w:ascii="Cambria Math" w:hAnsi="Cambria Math"/>
                        <w:i/>
                        <w:sz w:val="22"/>
                        <w:szCs w:val="22"/>
                      </w:rPr>
                    </m:ctrlPr>
                  </m:naryPr>
                  <m:sub>
                    <m:r>
                      <w:rPr>
                        <w:rFonts w:ascii="Cambria Math" w:hAnsi="Cambria Math"/>
                        <w:sz w:val="22"/>
                        <w:szCs w:val="22"/>
                      </w:rPr>
                      <m:t>R</m:t>
                    </m:r>
                  </m:sub>
                  <m:sup/>
                  <m:e>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i,R</m:t>
                        </m:r>
                      </m:sub>
                    </m:sSub>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e>
                    </m:d>
                  </m:e>
                </m:nary>
                <m:r>
                  <w:rPr>
                    <w:rFonts w:ascii="Cambria Math" w:hAnsi="Cambria Math"/>
                    <w:sz w:val="22"/>
                    <w:szCs w:val="22"/>
                  </w:rPr>
                  <m:t>+</m:t>
                </m:r>
                <m:nary>
                  <m:naryPr>
                    <m:chr m:val="∑"/>
                    <m:limLoc m:val="undOvr"/>
                    <m:supHide m:val="1"/>
                    <m:ctrlPr>
                      <w:rPr>
                        <w:rFonts w:ascii="Cambria Math" w:hAnsi="Cambria Math"/>
                        <w:i/>
                        <w:sz w:val="22"/>
                        <w:szCs w:val="22"/>
                      </w:rPr>
                    </m:ctrlPr>
                  </m:naryPr>
                  <m:sub>
                    <m:r>
                      <w:rPr>
                        <w:rFonts w:ascii="Cambria Math" w:hAnsi="Cambria Math"/>
                        <w:sz w:val="22"/>
                        <w:szCs w:val="22"/>
                      </w:rPr>
                      <m:t>j</m:t>
                    </m:r>
                  </m:sub>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j</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e>
                    </m:d>
                  </m:e>
                </m:nary>
              </m:e>
            </m:d>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i</m:t>
                </m:r>
              </m:sub>
            </m:sSub>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num>
                  <m:den>
                    <m:r>
                      <w:rPr>
                        <w:rFonts w:ascii="Cambria Math" w:hAnsi="Cambria Math"/>
                        <w:sz w:val="22"/>
                        <w:szCs w:val="22"/>
                      </w:rPr>
                      <m:t>w</m:t>
                    </m:r>
                  </m:den>
                </m:f>
              </m:e>
            </m:d>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e>
        </m:nary>
      </m:oMath>
      <w:r w:rsidR="00573F8E" w:rsidRPr="00AF32CB">
        <w:rPr>
          <w:rFonts w:ascii="Times" w:eastAsiaTheme="minorEastAsia" w:hAnsi="Times"/>
          <w:sz w:val="22"/>
          <w:szCs w:val="22"/>
        </w:rPr>
        <w:t xml:space="preserve">                       (</w:t>
      </w:r>
      <w:r w:rsidR="008A136E" w:rsidRPr="00AF32CB">
        <w:rPr>
          <w:rFonts w:ascii="Times" w:eastAsiaTheme="minorEastAsia" w:hAnsi="Times"/>
          <w:sz w:val="22"/>
          <w:szCs w:val="22"/>
        </w:rPr>
        <w:t>7</w:t>
      </w:r>
      <w:r w:rsidR="00573F8E" w:rsidRPr="00AF32CB">
        <w:rPr>
          <w:rFonts w:ascii="Times" w:eastAsiaTheme="minorEastAsia" w:hAnsi="Times"/>
          <w:sz w:val="22"/>
          <w:szCs w:val="22"/>
        </w:rPr>
        <w:t>)</w:t>
      </w:r>
    </w:p>
    <w:p w14:paraId="1F5A9DA6" w14:textId="22541091" w:rsidR="0079711F" w:rsidRPr="00AF32CB" w:rsidRDefault="0079711F" w:rsidP="00745D1F">
      <w:pPr>
        <w:spacing w:line="480" w:lineRule="auto"/>
        <w:contextualSpacing/>
        <w:jc w:val="both"/>
        <w:rPr>
          <w:rFonts w:ascii="Times" w:hAnsi="Times"/>
          <w:sz w:val="22"/>
          <w:szCs w:val="22"/>
        </w:rPr>
      </w:pPr>
      <w:r w:rsidRPr="00AF32CB">
        <w:rPr>
          <w:rFonts w:ascii="Times" w:hAnsi="Times"/>
          <w:sz w:val="22"/>
          <w:szCs w:val="22"/>
        </w:rPr>
        <w:t>where</w:t>
      </w:r>
      <w:r w:rsidR="00F106F8"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oMath>
      <w:r w:rsidR="00F106F8" w:rsidRPr="00AF32CB">
        <w:rPr>
          <w:rFonts w:ascii="Times" w:hAnsi="Times"/>
          <w:sz w:val="22"/>
          <w:szCs w:val="22"/>
        </w:rPr>
        <w:t xml:space="preserve"> is the weight of prey, </w:t>
      </w:r>
      <m:oMath>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i,R</m:t>
            </m:r>
          </m:sub>
        </m:sSub>
      </m:oMath>
      <w:r w:rsidR="00374518" w:rsidRPr="00AF32CB">
        <w:rPr>
          <w:rFonts w:ascii="Times" w:hAnsi="Times"/>
          <w:sz w:val="22"/>
          <w:szCs w:val="22"/>
        </w:rPr>
        <w:t xml:space="preserve"> is the preference of species </w:t>
      </w:r>
      <m:oMath>
        <m:r>
          <w:rPr>
            <w:rFonts w:ascii="Cambria Math" w:hAnsi="Cambria Math"/>
            <w:sz w:val="22"/>
            <w:szCs w:val="22"/>
          </w:rPr>
          <m:t>i</m:t>
        </m:r>
      </m:oMath>
      <w:r w:rsidR="00374518" w:rsidRPr="00AF32CB">
        <w:rPr>
          <w:rFonts w:ascii="Times" w:hAnsi="Times"/>
          <w:sz w:val="22"/>
          <w:szCs w:val="22"/>
        </w:rPr>
        <w:t xml:space="preserve"> </w:t>
      </w:r>
      <w:r w:rsidR="00D47853" w:rsidRPr="00AF32CB">
        <w:rPr>
          <w:rFonts w:ascii="Times" w:hAnsi="Times"/>
          <w:sz w:val="22"/>
          <w:szCs w:val="22"/>
        </w:rPr>
        <w:t>for</w:t>
      </w:r>
      <w:r w:rsidR="00374518" w:rsidRPr="00AF32CB">
        <w:rPr>
          <w:rFonts w:ascii="Times" w:hAnsi="Times"/>
          <w:sz w:val="22"/>
          <w:szCs w:val="22"/>
        </w:rPr>
        <w:t xml:space="preserve"> resource </w:t>
      </w:r>
      <m:oMath>
        <m:r>
          <w:rPr>
            <w:rFonts w:ascii="Cambria Math" w:hAnsi="Cambria Math"/>
            <w:sz w:val="22"/>
            <w:szCs w:val="22"/>
          </w:rPr>
          <m:t>R</m:t>
        </m:r>
      </m:oMath>
      <w:r w:rsidR="00906014" w:rsidRPr="00AF32CB">
        <w:rPr>
          <w:rFonts w:ascii="Times" w:hAnsi="Times"/>
          <w:sz w:val="22"/>
          <w:szCs w:val="22"/>
        </w:rPr>
        <w:t xml:space="preserve">, and </w:t>
      </w:r>
      <m:oMath>
        <m:r>
          <w:rPr>
            <w:rFonts w:ascii="Cambria Math" w:hAnsi="Cambria Math"/>
            <w:sz w:val="22"/>
            <w:szCs w:val="22"/>
          </w:rPr>
          <m:t>j</m:t>
        </m:r>
      </m:oMath>
      <w:r w:rsidR="00F875BC" w:rsidRPr="00AF32CB">
        <w:rPr>
          <w:rFonts w:ascii="Times" w:hAnsi="Times"/>
          <w:sz w:val="22"/>
          <w:szCs w:val="22"/>
        </w:rPr>
        <w:t xml:space="preserve"> indicates </w:t>
      </w:r>
      <w:r w:rsidR="000672C4" w:rsidRPr="00AF32CB">
        <w:rPr>
          <w:rFonts w:ascii="Times" w:hAnsi="Times"/>
          <w:sz w:val="22"/>
          <w:szCs w:val="22"/>
        </w:rPr>
        <w:t xml:space="preserve">prey </w:t>
      </w:r>
      <w:r w:rsidR="00F875BC" w:rsidRPr="00AF32CB">
        <w:rPr>
          <w:rFonts w:ascii="Times" w:hAnsi="Times"/>
          <w:sz w:val="22"/>
          <w:szCs w:val="22"/>
        </w:rPr>
        <w:t>species</w:t>
      </w:r>
      <w:r w:rsidR="002F5FC6" w:rsidRPr="00AF32CB">
        <w:rPr>
          <w:rFonts w:ascii="Times" w:hAnsi="Times"/>
          <w:sz w:val="22"/>
          <w:szCs w:val="22"/>
        </w:rPr>
        <w:t xml:space="preserve">. Note that </w:t>
      </w:r>
      <w:r w:rsidR="003206BD" w:rsidRPr="00AF32CB">
        <w:rPr>
          <w:rFonts w:ascii="Times" w:hAnsi="Times"/>
          <w:sz w:val="22"/>
          <w:szCs w:val="22"/>
        </w:rPr>
        <w:t xml:space="preserve">in contrast to other MSSMs </w:t>
      </w:r>
      <w:r w:rsidR="001F7145" w:rsidRPr="00AF32CB">
        <w:rPr>
          <w:rFonts w:ascii="Times" w:hAnsi="Times"/>
          <w:sz w:val="22"/>
          <w:szCs w:val="22"/>
        </w:rPr>
        <w:fldChar w:fldCharType="begin"/>
      </w:r>
      <w:r w:rsidR="001F7145" w:rsidRPr="00AF32CB">
        <w:rPr>
          <w:rFonts w:ascii="Times" w:hAnsi="Times"/>
          <w:sz w:val="22"/>
          <w:szCs w:val="22"/>
        </w:rPr>
        <w:instrText xml:space="preserve"> ADDIN ZOTERO_ITEM CSL_CITATION {"citationID":"Pbh4ZLYL","properties":{"formattedCitation":"(Blanchard {\\i{}et al.} 2014; Reum {\\i{}et al.} 2019)","plainCitation":"(Blanchard et al. 2014; Reum et al.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1F7145" w:rsidRPr="00AF32CB">
        <w:rPr>
          <w:rFonts w:ascii="Cambria Math" w:hAnsi="Cambria Math" w:cs="Cambria Math"/>
          <w:sz w:val="22"/>
          <w:szCs w:val="22"/>
        </w:rPr>
        <w:instrText>‐</w:instrText>
      </w:r>
      <w:r w:rsidR="001F7145" w:rsidRPr="00AF32CB">
        <w:rPr>
          <w:rFonts w:ascii="Times" w:hAnsi="Times"/>
          <w:sz w:val="22"/>
          <w:szCs w:val="22"/>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1F7145" w:rsidRPr="00AF32CB">
        <w:rPr>
          <w:rFonts w:ascii="Times" w:hAnsi="Times"/>
          <w:sz w:val="22"/>
          <w:szCs w:val="22"/>
        </w:rPr>
        <w:fldChar w:fldCharType="separate"/>
      </w:r>
      <w:r w:rsidR="001F7145" w:rsidRPr="00AF32CB">
        <w:rPr>
          <w:rFonts w:ascii="Times" w:hAnsi="Times" w:cs="Times New Roman"/>
          <w:sz w:val="22"/>
          <w:szCs w:val="22"/>
          <w:lang w:val="en-GB"/>
        </w:rPr>
        <w:t xml:space="preserve">(Blanchard </w:t>
      </w:r>
      <w:r w:rsidR="001F7145" w:rsidRPr="00AF32CB">
        <w:rPr>
          <w:rFonts w:ascii="Times" w:hAnsi="Times" w:cs="Times New Roman"/>
          <w:i/>
          <w:iCs/>
          <w:sz w:val="22"/>
          <w:szCs w:val="22"/>
          <w:lang w:val="en-GB"/>
        </w:rPr>
        <w:t>et al.</w:t>
      </w:r>
      <w:r w:rsidR="001F7145" w:rsidRPr="00AF32CB">
        <w:rPr>
          <w:rFonts w:ascii="Times" w:hAnsi="Times" w:cs="Times New Roman"/>
          <w:sz w:val="22"/>
          <w:szCs w:val="22"/>
          <w:lang w:val="en-GB"/>
        </w:rPr>
        <w:t xml:space="preserve"> 2014; Reum </w:t>
      </w:r>
      <w:r w:rsidR="001F7145" w:rsidRPr="00AF32CB">
        <w:rPr>
          <w:rFonts w:ascii="Times" w:hAnsi="Times" w:cs="Times New Roman"/>
          <w:i/>
          <w:iCs/>
          <w:sz w:val="22"/>
          <w:szCs w:val="22"/>
          <w:lang w:val="en-GB"/>
        </w:rPr>
        <w:t>et al.</w:t>
      </w:r>
      <w:r w:rsidR="001F7145" w:rsidRPr="00AF32CB">
        <w:rPr>
          <w:rFonts w:ascii="Times" w:hAnsi="Times" w:cs="Times New Roman"/>
          <w:sz w:val="22"/>
          <w:szCs w:val="22"/>
          <w:lang w:val="en-GB"/>
        </w:rPr>
        <w:t xml:space="preserve"> 2019)</w:t>
      </w:r>
      <w:r w:rsidR="001F7145" w:rsidRPr="00AF32CB">
        <w:rPr>
          <w:rFonts w:ascii="Times" w:hAnsi="Times"/>
          <w:sz w:val="22"/>
          <w:szCs w:val="22"/>
        </w:rPr>
        <w:fldChar w:fldCharType="end"/>
      </w:r>
      <w:r w:rsidR="003206BD" w:rsidRPr="00AF32CB">
        <w:rPr>
          <w:rFonts w:ascii="Times" w:hAnsi="Times"/>
          <w:sz w:val="22"/>
          <w:szCs w:val="22"/>
        </w:rPr>
        <w:t xml:space="preserve"> </w:t>
      </w:r>
      <w:r w:rsidR="006B3FE1" w:rsidRPr="00AF32CB">
        <w:rPr>
          <w:rFonts w:ascii="Times" w:hAnsi="Times"/>
          <w:sz w:val="22"/>
          <w:szCs w:val="22"/>
        </w:rPr>
        <w:t xml:space="preserve">we have </w:t>
      </w:r>
      <w:r w:rsidR="00B13989" w:rsidRPr="00AF32CB">
        <w:rPr>
          <w:rFonts w:ascii="Times" w:hAnsi="Times"/>
          <w:sz w:val="22"/>
          <w:szCs w:val="22"/>
        </w:rPr>
        <w:t xml:space="preserve">a species-preference for </w:t>
      </w:r>
      <w:r w:rsidR="00737C3D" w:rsidRPr="00AF32CB">
        <w:rPr>
          <w:rFonts w:ascii="Times" w:hAnsi="Times"/>
          <w:sz w:val="22"/>
          <w:szCs w:val="22"/>
        </w:rPr>
        <w:t>the background resource</w:t>
      </w:r>
      <w:r w:rsidR="00F72379" w:rsidRPr="00AF32CB">
        <w:rPr>
          <w:rFonts w:ascii="Times" w:hAnsi="Times"/>
          <w:sz w:val="22"/>
          <w:szCs w:val="22"/>
        </w:rPr>
        <w:t>s</w:t>
      </w:r>
      <w:r w:rsidR="00DF45BD" w:rsidRPr="00AF32CB">
        <w:rPr>
          <w:rFonts w:ascii="Times" w:hAnsi="Times"/>
          <w:sz w:val="22"/>
          <w:szCs w:val="22"/>
        </w:rPr>
        <w:t xml:space="preserve"> to account for species feeding differently on benthic </w:t>
      </w:r>
      <w:r w:rsidR="00DF45BD" w:rsidRPr="00AF32CB">
        <w:rPr>
          <w:rFonts w:ascii="Times" w:hAnsi="Times"/>
          <w:sz w:val="22"/>
          <w:szCs w:val="22"/>
        </w:rPr>
        <w:lastRenderedPageBreak/>
        <w:t xml:space="preserve">and pelagic </w:t>
      </w:r>
      <w:r w:rsidR="00250410" w:rsidRPr="00AF32CB">
        <w:rPr>
          <w:rFonts w:ascii="Times" w:hAnsi="Times"/>
          <w:sz w:val="22"/>
          <w:szCs w:val="22"/>
        </w:rPr>
        <w:t>resources but</w:t>
      </w:r>
      <w:r w:rsidR="00B13989" w:rsidRPr="00AF32CB">
        <w:rPr>
          <w:rFonts w:ascii="Times" w:hAnsi="Times"/>
          <w:sz w:val="22"/>
          <w:szCs w:val="22"/>
        </w:rPr>
        <w:t xml:space="preserve"> assume no preference in terms of the</w:t>
      </w:r>
      <w:r w:rsidR="00FC7ABA" w:rsidRPr="00AF32CB">
        <w:rPr>
          <w:rFonts w:ascii="Times" w:hAnsi="Times"/>
          <w:sz w:val="22"/>
          <w:szCs w:val="22"/>
        </w:rPr>
        <w:t xml:space="preserve"> other</w:t>
      </w:r>
      <w:r w:rsidR="00B13989" w:rsidRPr="00AF32CB">
        <w:rPr>
          <w:rFonts w:ascii="Times" w:hAnsi="Times"/>
          <w:sz w:val="22"/>
          <w:szCs w:val="22"/>
        </w:rPr>
        <w:t xml:space="preserve"> species interactions</w:t>
      </w:r>
      <w:r w:rsidR="001079B0" w:rsidRPr="00AF32CB">
        <w:rPr>
          <w:rFonts w:ascii="Times" w:hAnsi="Times"/>
          <w:sz w:val="22"/>
          <w:szCs w:val="22"/>
        </w:rPr>
        <w:t xml:space="preserve"> (all terms in the species interaction matrix are identical and equal to </w:t>
      </w:r>
      <w:r w:rsidR="00CF3EFD" w:rsidRPr="00AF32CB">
        <w:rPr>
          <w:rFonts w:ascii="Times" w:hAnsi="Times"/>
          <w:sz w:val="22"/>
          <w:szCs w:val="22"/>
        </w:rPr>
        <w:t>1</w:t>
      </w:r>
      <w:r w:rsidR="001079B0" w:rsidRPr="00AF32CB">
        <w:rPr>
          <w:rFonts w:ascii="Times" w:hAnsi="Times"/>
          <w:sz w:val="22"/>
          <w:szCs w:val="22"/>
        </w:rPr>
        <w:t>)</w:t>
      </w:r>
      <w:r w:rsidR="00737C3D" w:rsidRPr="00AF32CB">
        <w:rPr>
          <w:rFonts w:ascii="Times" w:hAnsi="Times"/>
          <w:sz w:val="22"/>
          <w:szCs w:val="22"/>
        </w:rPr>
        <w:t>.</w:t>
      </w:r>
      <w:r w:rsidR="00F52B36" w:rsidRPr="00AF32CB">
        <w:rPr>
          <w:rFonts w:ascii="Times" w:hAnsi="Times"/>
          <w:sz w:val="22"/>
          <w:szCs w:val="22"/>
        </w:rPr>
        <w:t xml:space="preserve"> </w:t>
      </w:r>
      <w:r w:rsidR="004D25DB" w:rsidRPr="00AF32CB">
        <w:rPr>
          <w:rFonts w:ascii="Times" w:hAnsi="Times"/>
          <w:sz w:val="22"/>
          <w:szCs w:val="22"/>
        </w:rPr>
        <w:t>This is for simplicity</w:t>
      </w:r>
      <w:r w:rsidR="00E07431" w:rsidRPr="00AF32CB">
        <w:rPr>
          <w:rFonts w:ascii="Times" w:hAnsi="Times"/>
          <w:sz w:val="22"/>
          <w:szCs w:val="22"/>
        </w:rPr>
        <w:t>,</w:t>
      </w:r>
      <w:r w:rsidR="004D25DB" w:rsidRPr="00AF32CB">
        <w:rPr>
          <w:rFonts w:ascii="Times" w:hAnsi="Times"/>
          <w:sz w:val="22"/>
          <w:szCs w:val="22"/>
        </w:rPr>
        <w:t xml:space="preserve"> </w:t>
      </w:r>
      <w:r w:rsidR="00226032" w:rsidRPr="00AF32CB">
        <w:rPr>
          <w:rFonts w:ascii="Times" w:hAnsi="Times"/>
          <w:sz w:val="22"/>
          <w:szCs w:val="22"/>
        </w:rPr>
        <w:t xml:space="preserve">as </w:t>
      </w:r>
      <w:r w:rsidR="003C3B74" w:rsidRPr="00AF32CB">
        <w:rPr>
          <w:rFonts w:ascii="Times" w:hAnsi="Times"/>
          <w:sz w:val="22"/>
          <w:szCs w:val="22"/>
        </w:rPr>
        <w:t>the</w:t>
      </w:r>
      <w:r w:rsidR="008A63E6" w:rsidRPr="00AF32CB">
        <w:rPr>
          <w:rFonts w:ascii="Times" w:hAnsi="Times"/>
          <w:sz w:val="22"/>
          <w:szCs w:val="22"/>
        </w:rPr>
        <w:t xml:space="preserve"> </w:t>
      </w:r>
      <w:r w:rsidR="003C3B74" w:rsidRPr="00AF32CB">
        <w:rPr>
          <w:rFonts w:ascii="Times" w:hAnsi="Times"/>
          <w:sz w:val="22"/>
          <w:szCs w:val="22"/>
        </w:rPr>
        <w:t>body</w:t>
      </w:r>
      <w:r w:rsidR="008A63E6" w:rsidRPr="00AF32CB">
        <w:rPr>
          <w:rFonts w:ascii="Times" w:hAnsi="Times"/>
          <w:sz w:val="22"/>
          <w:szCs w:val="22"/>
        </w:rPr>
        <w:t xml:space="preserve"> </w:t>
      </w:r>
      <w:r w:rsidR="003C3B74" w:rsidRPr="00AF32CB">
        <w:rPr>
          <w:rFonts w:ascii="Times" w:hAnsi="Times"/>
          <w:sz w:val="22"/>
          <w:szCs w:val="22"/>
        </w:rPr>
        <w:t>size</w:t>
      </w:r>
      <w:r w:rsidR="008A63E6" w:rsidRPr="00AF32CB">
        <w:rPr>
          <w:rFonts w:ascii="Times" w:hAnsi="Times"/>
          <w:sz w:val="22"/>
          <w:szCs w:val="22"/>
        </w:rPr>
        <w:t>-only</w:t>
      </w:r>
      <w:r w:rsidR="003C3B74" w:rsidRPr="00AF32CB">
        <w:rPr>
          <w:rFonts w:ascii="Times" w:hAnsi="Times"/>
          <w:sz w:val="22"/>
          <w:szCs w:val="22"/>
        </w:rPr>
        <w:t xml:space="preserve"> </w:t>
      </w:r>
      <w:r w:rsidR="00B1551D" w:rsidRPr="00AF32CB">
        <w:rPr>
          <w:rFonts w:ascii="Times" w:hAnsi="Times"/>
          <w:sz w:val="22"/>
          <w:szCs w:val="22"/>
        </w:rPr>
        <w:t xml:space="preserve">prey </w:t>
      </w:r>
      <w:r w:rsidR="003C4624" w:rsidRPr="00AF32CB">
        <w:rPr>
          <w:rFonts w:ascii="Times" w:hAnsi="Times"/>
          <w:sz w:val="22"/>
          <w:szCs w:val="22"/>
        </w:rPr>
        <w:t xml:space="preserve">selection and </w:t>
      </w:r>
      <w:r w:rsidR="003146A9" w:rsidRPr="00AF32CB">
        <w:rPr>
          <w:rFonts w:ascii="Times" w:hAnsi="Times"/>
          <w:sz w:val="22"/>
          <w:szCs w:val="22"/>
        </w:rPr>
        <w:t xml:space="preserve">encounter </w:t>
      </w:r>
      <w:r w:rsidR="0071440C" w:rsidRPr="00AF32CB">
        <w:rPr>
          <w:rFonts w:ascii="Times" w:hAnsi="Times"/>
          <w:sz w:val="22"/>
          <w:szCs w:val="22"/>
        </w:rPr>
        <w:t>captures</w:t>
      </w:r>
      <w:r w:rsidR="003067F7" w:rsidRPr="00AF32CB">
        <w:rPr>
          <w:rFonts w:ascii="Times" w:hAnsi="Times"/>
          <w:sz w:val="22"/>
          <w:szCs w:val="22"/>
        </w:rPr>
        <w:t xml:space="preserve"> the </w:t>
      </w:r>
      <w:r w:rsidR="009E3084" w:rsidRPr="00AF32CB">
        <w:rPr>
          <w:rFonts w:ascii="Times" w:hAnsi="Times"/>
          <w:sz w:val="22"/>
          <w:szCs w:val="22"/>
        </w:rPr>
        <w:t xml:space="preserve">important </w:t>
      </w:r>
      <w:r w:rsidR="0086463A" w:rsidRPr="00AF32CB">
        <w:rPr>
          <w:rFonts w:ascii="Times" w:hAnsi="Times"/>
          <w:sz w:val="22"/>
          <w:szCs w:val="22"/>
        </w:rPr>
        <w:t>predation interactions</w:t>
      </w:r>
      <w:r w:rsidR="00896C0C" w:rsidRPr="00AF32CB">
        <w:rPr>
          <w:rFonts w:ascii="Times" w:hAnsi="Times"/>
          <w:sz w:val="22"/>
          <w:szCs w:val="22"/>
        </w:rPr>
        <w:t xml:space="preserve"> </w:t>
      </w:r>
      <w:r w:rsidR="007629BE" w:rsidRPr="00AF32CB">
        <w:rPr>
          <w:rFonts w:ascii="Times" w:hAnsi="Times"/>
          <w:sz w:val="22"/>
          <w:szCs w:val="22"/>
        </w:rPr>
        <w:t>in this system</w:t>
      </w:r>
      <w:r w:rsidR="001079B0" w:rsidRPr="00AF32CB">
        <w:rPr>
          <w:rFonts w:ascii="Times" w:hAnsi="Times"/>
          <w:sz w:val="22"/>
          <w:szCs w:val="22"/>
        </w:rPr>
        <w:t xml:space="preserve"> </w:t>
      </w:r>
      <w:r w:rsidR="00E26C0C" w:rsidRPr="00AF32CB">
        <w:rPr>
          <w:rFonts w:ascii="Times" w:hAnsi="Times"/>
          <w:sz w:val="22"/>
          <w:szCs w:val="22"/>
        </w:rPr>
        <w:t xml:space="preserve">(as inferred from independent stomach data, see model calibration, Appendix S1) </w:t>
      </w:r>
      <w:r w:rsidR="003A6511" w:rsidRPr="00AF32CB">
        <w:rPr>
          <w:rFonts w:ascii="Times" w:hAnsi="Times"/>
          <w:sz w:val="22"/>
          <w:szCs w:val="22"/>
        </w:rPr>
        <w:t xml:space="preserve">and the species largely occupy similar spatial areas in the time period </w:t>
      </w:r>
      <w:r w:rsidR="00197F7E" w:rsidRPr="00AF32CB">
        <w:rPr>
          <w:rFonts w:ascii="Times" w:hAnsi="Times"/>
          <w:sz w:val="22"/>
          <w:szCs w:val="22"/>
        </w:rPr>
        <w:t>of the model calibration</w:t>
      </w:r>
      <w:r w:rsidR="005F730A" w:rsidRPr="00AF32CB">
        <w:rPr>
          <w:rFonts w:ascii="Times" w:hAnsi="Times"/>
          <w:sz w:val="22"/>
          <w:szCs w:val="22"/>
        </w:rPr>
        <w:t xml:space="preserve"> (</w:t>
      </w:r>
      <w:r w:rsidR="001E0483" w:rsidRPr="00E832A7">
        <w:rPr>
          <w:rFonts w:ascii="Times" w:hAnsi="Times"/>
          <w:sz w:val="22"/>
          <w:szCs w:val="22"/>
        </w:rPr>
        <w:t xml:space="preserve">Fig </w:t>
      </w:r>
      <w:r w:rsidR="00E832A7" w:rsidRPr="00E832A7">
        <w:rPr>
          <w:rFonts w:ascii="Times" w:hAnsi="Times"/>
          <w:sz w:val="22"/>
          <w:szCs w:val="22"/>
        </w:rPr>
        <w:t>S</w:t>
      </w:r>
      <w:r w:rsidR="00E832A7" w:rsidRPr="00E832A7">
        <w:rPr>
          <w:rFonts w:ascii="Times" w:hAnsi="Times"/>
          <w:sz w:val="22"/>
          <w:szCs w:val="22"/>
          <w:lang w:val="en-US"/>
        </w:rPr>
        <w:t>2</w:t>
      </w:r>
      <w:r w:rsidR="005F730A" w:rsidRPr="00AF32CB">
        <w:rPr>
          <w:rFonts w:ascii="Times" w:hAnsi="Times"/>
          <w:sz w:val="22"/>
          <w:szCs w:val="22"/>
        </w:rPr>
        <w:t>)</w:t>
      </w:r>
      <w:r w:rsidR="00572567" w:rsidRPr="00AF32CB">
        <w:rPr>
          <w:rFonts w:ascii="Times" w:hAnsi="Times"/>
          <w:sz w:val="22"/>
          <w:szCs w:val="22"/>
        </w:rPr>
        <w:t xml:space="preserve">. </w:t>
      </w:r>
      <w:r w:rsidR="00193B6A" w:rsidRPr="00AF32CB">
        <w:rPr>
          <w:rFonts w:ascii="Times" w:hAnsi="Times"/>
          <w:sz w:val="22"/>
          <w:szCs w:val="22"/>
        </w:rPr>
        <w:t xml:space="preserve">The </w:t>
      </w:r>
      <w:r w:rsidR="00FC7ABA" w:rsidRPr="00AF32CB">
        <w:rPr>
          <w:rFonts w:ascii="Times" w:hAnsi="Times"/>
          <w:sz w:val="22"/>
          <w:szCs w:val="22"/>
        </w:rPr>
        <w:t>size-selectivity of feeding</w:t>
      </w:r>
      <w:r w:rsidR="00193B6A"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i</m:t>
            </m:r>
          </m:sub>
        </m:sSub>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num>
              <m:den>
                <m:r>
                  <w:rPr>
                    <w:rFonts w:ascii="Cambria Math" w:hAnsi="Cambria Math"/>
                    <w:sz w:val="22"/>
                    <w:szCs w:val="22"/>
                  </w:rPr>
                  <m:t>w</m:t>
                </m:r>
              </m:den>
            </m:f>
          </m:e>
        </m:d>
      </m:oMath>
      <w:r w:rsidR="00193B6A" w:rsidRPr="00AF32CB">
        <w:rPr>
          <w:rFonts w:ascii="Times" w:hAnsi="Times"/>
          <w:sz w:val="22"/>
          <w:szCs w:val="22"/>
        </w:rPr>
        <w:t xml:space="preserve">, </w:t>
      </w:r>
      <w:r w:rsidR="00060ACD" w:rsidRPr="00AF32CB">
        <w:rPr>
          <w:rFonts w:ascii="Times" w:hAnsi="Times"/>
          <w:sz w:val="22"/>
          <w:szCs w:val="22"/>
        </w:rPr>
        <w:t>is given by a log-normal selection function</w:t>
      </w:r>
      <w:r w:rsidR="00BC7D80" w:rsidRPr="00AF32CB">
        <w:rPr>
          <w:rFonts w:ascii="Times" w:hAnsi="Times"/>
          <w:sz w:val="22"/>
          <w:szCs w:val="22"/>
        </w:rPr>
        <w:t xml:space="preserve"> </w:t>
      </w:r>
      <w:r w:rsidR="00454E00" w:rsidRPr="00AF32CB">
        <w:rPr>
          <w:rFonts w:ascii="Times" w:hAnsi="Times"/>
          <w:sz w:val="22"/>
          <w:szCs w:val="22"/>
        </w:rPr>
        <w:fldChar w:fldCharType="begin"/>
      </w:r>
      <w:r w:rsidR="00454E00" w:rsidRPr="00AF32CB">
        <w:rPr>
          <w:rFonts w:ascii="Times" w:hAnsi="Times"/>
          <w:sz w:val="22"/>
          <w:szCs w:val="22"/>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AF32CB">
        <w:rPr>
          <w:rFonts w:ascii="Times" w:hAnsi="Times"/>
          <w:sz w:val="22"/>
          <w:szCs w:val="22"/>
        </w:rPr>
        <w:fldChar w:fldCharType="separate"/>
      </w:r>
      <w:r w:rsidR="00454E00" w:rsidRPr="00AF32CB">
        <w:rPr>
          <w:rFonts w:ascii="Times" w:hAnsi="Times"/>
          <w:noProof/>
          <w:sz w:val="22"/>
          <w:szCs w:val="22"/>
        </w:rPr>
        <w:t>(Ursin 1967)</w:t>
      </w:r>
      <w:r w:rsidR="00454E00" w:rsidRPr="00AF32CB">
        <w:rPr>
          <w:rFonts w:ascii="Times" w:hAnsi="Times"/>
          <w:sz w:val="22"/>
          <w:szCs w:val="22"/>
        </w:rPr>
        <w:fldChar w:fldCharType="end"/>
      </w:r>
      <w:r w:rsidR="00060ACD" w:rsidRPr="00AF32CB">
        <w:rPr>
          <w:rFonts w:ascii="Times" w:hAnsi="Times"/>
          <w:sz w:val="22"/>
          <w:szCs w:val="22"/>
        </w:rPr>
        <w:t>:</w:t>
      </w:r>
    </w:p>
    <w:p w14:paraId="389FA21B" w14:textId="32001E67" w:rsidR="00060ACD" w:rsidRPr="00AF32CB" w:rsidRDefault="00277301" w:rsidP="007026C7">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i</m:t>
            </m:r>
          </m:sub>
        </m:sSub>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num>
              <m:den>
                <m:r>
                  <w:rPr>
                    <w:rFonts w:ascii="Cambria Math" w:hAnsi="Cambria Math"/>
                    <w:sz w:val="22"/>
                    <w:szCs w:val="22"/>
                  </w:rPr>
                  <m:t>w</m:t>
                </m:r>
              </m:den>
            </m:f>
          </m:e>
        </m:d>
        <m:r>
          <w:rPr>
            <w:rFonts w:ascii="Cambria Math" w:hAnsi="Cambria Math"/>
            <w:sz w:val="22"/>
            <w:szCs w:val="22"/>
          </w:rPr>
          <m:t>=</m:t>
        </m:r>
        <m:r>
          <m:rPr>
            <m:sty m:val="p"/>
          </m:rPr>
          <w:rPr>
            <w:rFonts w:ascii="Cambria Math" w:hAnsi="Cambria Math"/>
            <w:sz w:val="22"/>
            <w:szCs w:val="22"/>
          </w:rPr>
          <m:t>exp</m:t>
        </m:r>
        <m:d>
          <m:dPr>
            <m:begChr m:val="["/>
            <m:endChr m:val="]"/>
            <m:ctrlPr>
              <w:rPr>
                <w:rFonts w:ascii="Cambria Math" w:hAnsi="Cambria Math"/>
                <w:sz w:val="22"/>
                <w:szCs w:val="22"/>
              </w:rPr>
            </m:ctrlPr>
          </m:dPr>
          <m:e>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ln</m:t>
                        </m:r>
                        <m:d>
                          <m:dPr>
                            <m:ctrlPr>
                              <w:rPr>
                                <w:rFonts w:ascii="Cambria Math" w:hAnsi="Cambria Math"/>
                                <w:i/>
                                <w:sz w:val="22"/>
                                <w:szCs w:val="22"/>
                              </w:rPr>
                            </m:ctrlPr>
                          </m:dPr>
                          <m:e>
                            <m:r>
                              <w:rPr>
                                <w:rFonts w:ascii="Cambria Math" w:hAnsi="Cambria Math"/>
                                <w:sz w:val="22"/>
                                <w:szCs w:val="22"/>
                              </w:rPr>
                              <m:t>w/</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i</m:t>
                                    </m:r>
                                  </m:sub>
                                </m:sSub>
                              </m:e>
                            </m:d>
                          </m:e>
                        </m:d>
                      </m:e>
                    </m:d>
                  </m:e>
                  <m:sup>
                    <m:r>
                      <w:rPr>
                        <w:rFonts w:ascii="Cambria Math" w:hAnsi="Cambria Math"/>
                        <w:sz w:val="22"/>
                        <w:szCs w:val="22"/>
                      </w:rPr>
                      <m:t>2</m:t>
                    </m:r>
                  </m:sup>
                </m:sSup>
              </m:num>
              <m:den>
                <m:r>
                  <w:rPr>
                    <w:rFonts w:ascii="Cambria Math" w:hAnsi="Cambria Math"/>
                    <w:sz w:val="22"/>
                    <w:szCs w:val="22"/>
                  </w:rPr>
                  <m:t>2</m:t>
                </m:r>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i</m:t>
                    </m:r>
                  </m:sub>
                  <m:sup>
                    <m:r>
                      <w:rPr>
                        <w:rFonts w:ascii="Cambria Math" w:hAnsi="Cambria Math"/>
                        <w:sz w:val="22"/>
                        <w:szCs w:val="22"/>
                      </w:rPr>
                      <m:t>2</m:t>
                    </m:r>
                  </m:sup>
                </m:sSubSup>
              </m:den>
            </m:f>
          </m:e>
        </m:d>
      </m:oMath>
      <w:r w:rsidR="007026C7" w:rsidRPr="00AF32CB">
        <w:rPr>
          <w:rFonts w:ascii="Times" w:eastAsiaTheme="minorEastAsia" w:hAnsi="Times"/>
          <w:sz w:val="22"/>
          <w:szCs w:val="22"/>
        </w:rPr>
        <w:t xml:space="preserve">                                             (</w:t>
      </w:r>
      <w:r w:rsidR="0043437E" w:rsidRPr="00AF32CB">
        <w:rPr>
          <w:rFonts w:ascii="Times" w:eastAsiaTheme="minorEastAsia" w:hAnsi="Times"/>
          <w:sz w:val="22"/>
          <w:szCs w:val="22"/>
        </w:rPr>
        <w:t>8</w:t>
      </w:r>
      <w:r w:rsidR="007026C7" w:rsidRPr="00AF32CB">
        <w:rPr>
          <w:rFonts w:ascii="Times" w:eastAsiaTheme="minorEastAsia" w:hAnsi="Times"/>
          <w:sz w:val="22"/>
          <w:szCs w:val="22"/>
        </w:rPr>
        <w:t>)</w:t>
      </w:r>
    </w:p>
    <w:p w14:paraId="3CA8334B" w14:textId="5E0114E7" w:rsidR="0034563F" w:rsidRPr="00AF32CB" w:rsidRDefault="00A726AD" w:rsidP="00745D1F">
      <w:pPr>
        <w:spacing w:line="480" w:lineRule="auto"/>
        <w:contextualSpacing/>
        <w:jc w:val="both"/>
        <w:rPr>
          <w:rFonts w:ascii="Times" w:hAnsi="Times"/>
          <w:sz w:val="22"/>
          <w:szCs w:val="22"/>
        </w:rPr>
      </w:pPr>
      <w:r w:rsidRPr="00AF32CB">
        <w:rPr>
          <w:rFonts w:ascii="Times" w:hAnsi="Times"/>
          <w:sz w:val="22"/>
          <w:szCs w:val="22"/>
        </w:rPr>
        <w:t xml:space="preserve">where parameters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i</m:t>
            </m:r>
          </m:sub>
        </m:sSub>
      </m:oMath>
      <w:r w:rsidRPr="00AF32CB">
        <w:rPr>
          <w:rFonts w:ascii="Times" w:hAnsi="Times"/>
          <w:sz w:val="22"/>
          <w:szCs w:val="22"/>
        </w:rPr>
        <w:t xml:space="preserve"> and </w:t>
      </w: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i</m:t>
            </m:r>
          </m:sub>
        </m:sSub>
      </m:oMath>
      <w:r w:rsidRPr="00AF32CB">
        <w:rPr>
          <w:rFonts w:ascii="Times" w:hAnsi="Times"/>
          <w:sz w:val="22"/>
          <w:szCs w:val="22"/>
        </w:rPr>
        <w:t xml:space="preserve"> are the preferred predator-prey mass ratio and the standard deviation </w:t>
      </w:r>
      <w:r w:rsidR="00924300" w:rsidRPr="00AF32CB">
        <w:rPr>
          <w:rFonts w:ascii="Times" w:hAnsi="Times"/>
          <w:sz w:val="22"/>
          <w:szCs w:val="22"/>
        </w:rPr>
        <w:t>of the log-normal distribution</w:t>
      </w:r>
      <w:r w:rsidR="00FC7ABA" w:rsidRPr="00AF32CB">
        <w:rPr>
          <w:rFonts w:ascii="Times" w:hAnsi="Times"/>
          <w:sz w:val="22"/>
          <w:szCs w:val="22"/>
        </w:rPr>
        <w:t xml:space="preserve">, </w:t>
      </w:r>
      <w:r w:rsidR="001E0483" w:rsidRPr="00AF32CB">
        <w:rPr>
          <w:rFonts w:ascii="Times" w:hAnsi="Times"/>
          <w:sz w:val="22"/>
          <w:szCs w:val="22"/>
        </w:rPr>
        <w:t>respectively</w:t>
      </w:r>
      <w:r w:rsidR="006A7CE6" w:rsidRPr="00AF32CB">
        <w:rPr>
          <w:rFonts w:ascii="Times" w:hAnsi="Times"/>
          <w:sz w:val="22"/>
          <w:szCs w:val="22"/>
        </w:rPr>
        <w:t xml:space="preserve">. </w:t>
      </w:r>
      <w:r w:rsidR="00BF2D9F" w:rsidRPr="00AF32CB">
        <w:rPr>
          <w:rFonts w:ascii="Times" w:hAnsi="Times"/>
          <w:sz w:val="22"/>
          <w:szCs w:val="22"/>
        </w:rPr>
        <w:t xml:space="preserve">Together, </w:t>
      </w:r>
      <w:r w:rsidR="00737CC3" w:rsidRPr="00AF32CB">
        <w:rPr>
          <w:rFonts w:ascii="Times" w:hAnsi="Times"/>
          <w:sz w:val="22"/>
          <w:szCs w:val="22"/>
        </w:rPr>
        <w:t xml:space="preserve">the size-based selection function and the amount of available prey </w:t>
      </w:r>
      <w:r w:rsidR="000D0C9C" w:rsidRPr="00AF32CB">
        <w:rPr>
          <w:rFonts w:ascii="Times" w:hAnsi="Times"/>
          <w:sz w:val="22"/>
          <w:szCs w:val="22"/>
        </w:rPr>
        <w:t xml:space="preserve">is multiplied with the allometric function describing the </w:t>
      </w:r>
      <w:r w:rsidR="00E24FCB" w:rsidRPr="00AF32CB">
        <w:rPr>
          <w:rFonts w:ascii="Times" w:hAnsi="Times"/>
          <w:sz w:val="22"/>
          <w:szCs w:val="22"/>
        </w:rPr>
        <w:t xml:space="preserve">allometric </w:t>
      </w:r>
      <w:r w:rsidR="001079B0" w:rsidRPr="00AF32CB">
        <w:rPr>
          <w:rFonts w:ascii="Times" w:hAnsi="Times"/>
          <w:sz w:val="22"/>
          <w:szCs w:val="22"/>
        </w:rPr>
        <w:t xml:space="preserve">coefficient of </w:t>
      </w:r>
      <w:r w:rsidR="000D0C9C" w:rsidRPr="00AF32CB">
        <w:rPr>
          <w:rFonts w:ascii="Times" w:hAnsi="Times"/>
          <w:sz w:val="22"/>
          <w:szCs w:val="22"/>
        </w:rPr>
        <w:t>search rate</w:t>
      </w:r>
      <w:r w:rsidR="00B6792E" w:rsidRPr="00AF32CB">
        <w:rPr>
          <w:rFonts w:ascii="Times" w:hAnsi="Times"/>
          <w:sz w:val="22"/>
          <w:szCs w:val="22"/>
        </w:rPr>
        <w:t xml:space="preserve">, </w:t>
      </w:r>
      <w:r w:rsidR="00F91767" w:rsidRPr="00AF32CB">
        <w:rPr>
          <w:rFonts w:ascii="Times" w:hAnsi="Times"/>
          <w:sz w:val="22"/>
          <w:szCs w:val="22"/>
        </w:rPr>
        <w:t xml:space="preserve">which is calculated </w:t>
      </w:r>
      <w:r w:rsidR="006032AD" w:rsidRPr="00AF32CB">
        <w:rPr>
          <w:rFonts w:ascii="Times" w:hAnsi="Times"/>
          <w:sz w:val="22"/>
          <w:szCs w:val="22"/>
        </w:rPr>
        <w:t>as</w:t>
      </w:r>
      <w:r w:rsidR="0034563F" w:rsidRPr="00AF32CB">
        <w:rPr>
          <w:rFonts w:ascii="Times" w:hAnsi="Times"/>
          <w:sz w:val="22"/>
          <w:szCs w:val="22"/>
        </w:rPr>
        <w:t>:</w:t>
      </w:r>
    </w:p>
    <w:p w14:paraId="48385E3C" w14:textId="5D9CD2A4" w:rsidR="0034563F" w:rsidRPr="00AF32CB" w:rsidRDefault="00277301" w:rsidP="00161424">
      <w:pPr>
        <w:spacing w:line="480" w:lineRule="auto"/>
        <w:contextualSpacing/>
        <w:jc w:val="right"/>
        <w:rPr>
          <w:rFonts w:ascii="Times" w:hAnsi="Times"/>
          <w:sz w:val="22"/>
          <w:szCs w:val="22"/>
        </w:rPr>
      </w:pPr>
      <m:oMath>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r>
          <w:rPr>
            <w:rFonts w:ascii="Cambria Math" w:eastAsia="Calibri" w:hAnsi="Cambria Math" w:cs="Arial"/>
            <w:sz w:val="22"/>
            <w:szCs w:val="22"/>
          </w:rPr>
          <m:t>)=</m:t>
        </m:r>
        <m:f>
          <m:fPr>
            <m:ctrlPr>
              <w:rPr>
                <w:rFonts w:ascii="Cambria Math" w:eastAsia="Calibri" w:hAnsi="Cambria Math" w:cs="Arial"/>
                <w:i/>
                <w:sz w:val="22"/>
                <w:szCs w:val="22"/>
              </w:rPr>
            </m:ctrlPr>
          </m:fPr>
          <m:num>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f</m:t>
                </m:r>
                <m:ctrlPr>
                  <w:rPr>
                    <w:rFonts w:ascii="Cambria Math" w:eastAsia="Calibri" w:hAnsi="Cambria Math" w:cs="Arial"/>
                    <w:i/>
                    <w:sz w:val="22"/>
                    <w:szCs w:val="22"/>
                  </w:rPr>
                </m:ctrlPr>
              </m:e>
              <m:sub>
                <m:r>
                  <w:rPr>
                    <w:rFonts w:ascii="Cambria Math" w:eastAsia="Times New Roman" w:hAnsi="Cambria Math" w:cs="Times New Roman"/>
                    <w:sz w:val="22"/>
                    <w:szCs w:val="22"/>
                  </w:rPr>
                  <m:t>0</m:t>
                </m:r>
              </m:sub>
            </m:sSub>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h</m:t>
                </m:r>
              </m:e>
              <m:sub>
                <m:r>
                  <w:rPr>
                    <w:rFonts w:ascii="Cambria Math" w:eastAsia="Times New Roman" w:hAnsi="Cambria Math" w:cs="Times New Roman"/>
                    <w:sz w:val="22"/>
                    <w:szCs w:val="22"/>
                  </w:rPr>
                  <m:t>i</m:t>
                </m:r>
              </m:sub>
            </m:sSub>
            <m:sSubSup>
              <m:sSubSupPr>
                <m:ctrlPr>
                  <w:rPr>
                    <w:rFonts w:ascii="Cambria Math" w:hAnsi="Cambria Math" w:cs="Arial"/>
                    <w:i/>
                    <w:sz w:val="22"/>
                    <w:szCs w:val="22"/>
                  </w:rPr>
                </m:ctrlPr>
              </m:sSubSupPr>
              <m:e>
                <m:r>
                  <w:rPr>
                    <w:rFonts w:ascii="Cambria Math" w:hAnsi="Cambria Math" w:cs="Arial"/>
                    <w:sz w:val="22"/>
                    <w:szCs w:val="22"/>
                  </w:rPr>
                  <m:t>β</m:t>
                </m:r>
              </m:e>
              <m:sub>
                <m:r>
                  <w:rPr>
                    <w:rFonts w:ascii="Cambria Math" w:hAnsi="Cambria Math" w:cs="Arial"/>
                    <w:sz w:val="22"/>
                    <w:szCs w:val="22"/>
                  </w:rPr>
                  <m:t>i</m:t>
                </m:r>
              </m:sub>
              <m:sup>
                <m:r>
                  <w:rPr>
                    <w:rFonts w:ascii="Cambria Math" w:hAnsi="Cambria Math" w:cs="Arial"/>
                    <w:sz w:val="22"/>
                    <w:szCs w:val="22"/>
                  </w:rPr>
                  <m:t>2-λ</m:t>
                </m:r>
              </m:sup>
            </m:sSubSup>
            <m:r>
              <m:rPr>
                <m:sty m:val="p"/>
              </m:rPr>
              <w:rPr>
                <w:rFonts w:ascii="Cambria Math" w:hAnsi="Cambria Math" w:cs="Arial"/>
                <w:sz w:val="22"/>
                <w:szCs w:val="22"/>
              </w:rPr>
              <m:t>exp</m:t>
            </m:r>
            <m:r>
              <w:rPr>
                <w:rFonts w:ascii="Cambria Math" w:hAnsi="Cambria Math" w:cs="Arial"/>
                <w:sz w:val="22"/>
                <w:szCs w:val="22"/>
              </w:rPr>
              <m:t>(-</m:t>
            </m:r>
            <m:sSup>
              <m:sSupPr>
                <m:ctrlPr>
                  <w:rPr>
                    <w:rFonts w:ascii="Cambria Math" w:hAnsi="Cambria Math" w:cs="Arial"/>
                    <w:i/>
                    <w:sz w:val="22"/>
                    <w:szCs w:val="22"/>
                  </w:rPr>
                </m:ctrlPr>
              </m:sSupPr>
              <m:e>
                <m:d>
                  <m:dPr>
                    <m:ctrlPr>
                      <w:rPr>
                        <w:rFonts w:ascii="Cambria Math" w:hAnsi="Cambria Math" w:cs="Arial"/>
                        <w:i/>
                        <w:sz w:val="22"/>
                        <w:szCs w:val="22"/>
                      </w:rPr>
                    </m:ctrlPr>
                  </m:dPr>
                  <m:e>
                    <m:r>
                      <w:rPr>
                        <w:rFonts w:ascii="Cambria Math" w:hAnsi="Cambria Math" w:cs="Arial"/>
                        <w:sz w:val="22"/>
                        <w:szCs w:val="22"/>
                      </w:rPr>
                      <m:t>λ-2</m:t>
                    </m:r>
                  </m:e>
                </m:d>
              </m:e>
              <m:sup>
                <m:r>
                  <w:rPr>
                    <w:rFonts w:ascii="Cambria Math" w:hAnsi="Cambria Math" w:cs="Arial"/>
                    <w:sz w:val="22"/>
                    <w:szCs w:val="22"/>
                  </w:rPr>
                  <m:t>2</m:t>
                </m:r>
              </m:sup>
            </m:sSup>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i</m:t>
                </m:r>
              </m:sub>
              <m:sup>
                <m:r>
                  <w:rPr>
                    <w:rFonts w:ascii="Cambria Math" w:hAnsi="Cambria Math" w:cs="Arial"/>
                    <w:sz w:val="22"/>
                    <w:szCs w:val="22"/>
                  </w:rPr>
                  <m:t>2</m:t>
                </m:r>
              </m:sup>
            </m:sSubSup>
            <m:r>
              <w:rPr>
                <w:rFonts w:ascii="Cambria Math" w:hAnsi="Cambria Math" w:cs="Arial"/>
                <w:sz w:val="22"/>
                <w:szCs w:val="22"/>
              </w:rPr>
              <m:t>/2)</m:t>
            </m:r>
          </m:num>
          <m:den>
            <m:d>
              <m:dPr>
                <m:ctrlPr>
                  <w:rPr>
                    <w:rFonts w:ascii="Cambria Math" w:eastAsia="Calibri" w:hAnsi="Cambria Math" w:cs="Arial"/>
                    <w:i/>
                    <w:sz w:val="22"/>
                    <w:szCs w:val="22"/>
                  </w:rPr>
                </m:ctrlPr>
              </m:dPr>
              <m:e>
                <m:r>
                  <w:rPr>
                    <w:rFonts w:ascii="Cambria Math" w:eastAsia="Calibri" w:hAnsi="Cambria Math" w:cs="Arial"/>
                    <w:sz w:val="22"/>
                    <w:szCs w:val="22"/>
                  </w:rPr>
                  <m:t>1-</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e>
            </m:d>
            <m:rad>
              <m:radPr>
                <m:degHide m:val="1"/>
                <m:ctrlPr>
                  <w:rPr>
                    <w:rFonts w:ascii="Cambria Math" w:eastAsia="Calibri" w:hAnsi="Cambria Math" w:cs="Arial"/>
                    <w:i/>
                    <w:sz w:val="22"/>
                    <w:szCs w:val="22"/>
                  </w:rPr>
                </m:ctrlPr>
              </m:radPr>
              <m:deg/>
              <m:e>
                <m:r>
                  <w:rPr>
                    <w:rFonts w:ascii="Cambria Math" w:eastAsia="Calibri" w:hAnsi="Cambria Math" w:cs="Arial"/>
                    <w:sz w:val="22"/>
                    <w:szCs w:val="22"/>
                  </w:rPr>
                  <m:t>2π</m:t>
                </m:r>
              </m:e>
            </m:rad>
            <m:r>
              <w:rPr>
                <w:rFonts w:ascii="Cambria Math" w:hAnsi="Cambria Math" w:cs="Arial"/>
                <w:sz w:val="22"/>
                <w:szCs w:val="22"/>
              </w:rPr>
              <m:t>κ</m:t>
            </m:r>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i</m:t>
                </m:r>
              </m:sub>
            </m:sSub>
          </m:den>
        </m:f>
      </m:oMath>
      <w:r w:rsidR="00161424" w:rsidRPr="00AF32CB">
        <w:rPr>
          <w:rFonts w:ascii="Times" w:eastAsiaTheme="minorEastAsia" w:hAnsi="Times"/>
          <w:sz w:val="22"/>
          <w:szCs w:val="22"/>
        </w:rPr>
        <w:t xml:space="preserve">                                             (</w:t>
      </w:r>
      <w:r w:rsidR="0043437E" w:rsidRPr="00AF32CB">
        <w:rPr>
          <w:rFonts w:ascii="Times" w:eastAsiaTheme="minorEastAsia" w:hAnsi="Times"/>
          <w:sz w:val="22"/>
          <w:szCs w:val="22"/>
        </w:rPr>
        <w:t>9</w:t>
      </w:r>
      <w:r w:rsidR="00161424" w:rsidRPr="00AF32CB">
        <w:rPr>
          <w:rFonts w:ascii="Times" w:eastAsiaTheme="minorEastAsia" w:hAnsi="Times"/>
          <w:sz w:val="22"/>
          <w:szCs w:val="22"/>
        </w:rPr>
        <w:t>)</w:t>
      </w:r>
    </w:p>
    <w:p w14:paraId="123CB1E0" w14:textId="0F4EC8A5" w:rsidR="0031227D" w:rsidRPr="00AF32CB" w:rsidRDefault="00471377" w:rsidP="00745D1F">
      <w:pPr>
        <w:spacing w:line="480" w:lineRule="auto"/>
        <w:contextualSpacing/>
        <w:jc w:val="both"/>
        <w:rPr>
          <w:rFonts w:ascii="Times" w:hAnsi="Times"/>
          <w:sz w:val="22"/>
          <w:szCs w:val="22"/>
        </w:rPr>
      </w:pPr>
      <w:r w:rsidRPr="00AF32CB">
        <w:rPr>
          <w:rFonts w:ascii="Times" w:hAnsi="Times"/>
          <w:sz w:val="22"/>
          <w:szCs w:val="22"/>
        </w:rPr>
        <w:fldChar w:fldCharType="begin"/>
      </w:r>
      <w:r w:rsidR="00641D9A">
        <w:rPr>
          <w:rFonts w:ascii="Times" w:hAnsi="Times"/>
          <w:sz w:val="22"/>
          <w:szCs w:val="22"/>
        </w:rPr>
        <w:instrText xml:space="preserve"> ADDIN ZOTERO_ITEM CSL_CITATION {"citationID":"KxJ2Unya","properties":{"formattedCitation":"(Andersen &amp; Beyer 2006; Scott {\\i{}et al.} 2018)","plainCitation":"(Andersen &amp; Beyer 2006; Scott et al. 2018)","noteIndex":0},"citationItems":[{"id":641,"uris":["http://zotero.org/users/6116610/items/4ZAL4EMW"],"uri":["http://zotero.org/users/6116610/items/4ZAL4EMW"],"itemData":{"id":641,"type":"article-journal","abstract":"The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641D9A">
        <w:rPr>
          <w:rFonts w:ascii="Cambria" w:hAnsi="Cambria" w:cs="Cambria"/>
          <w:sz w:val="22"/>
          <w:szCs w:val="22"/>
        </w:rPr>
        <w:instrText>Ϫ</w:instrText>
      </w:r>
      <w:r w:rsidR="00641D9A">
        <w:rPr>
          <w:rFonts w:ascii="Times" w:hAnsi="Times"/>
          <w:sz w:val="22"/>
          <w:szCs w:val="22"/>
        </w:rPr>
        <w:instrText xml:space="preserve">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641D9A">
        <w:rPr>
          <w:rFonts w:ascii="Cambria Math" w:hAnsi="Cambria Math" w:cs="Cambria Math"/>
          <w:sz w:val="22"/>
          <w:szCs w:val="22"/>
        </w:rPr>
        <w:instrText>∝</w:instrText>
      </w:r>
      <w:r w:rsidR="00641D9A">
        <w:rPr>
          <w:rFonts w:ascii="Times" w:hAnsi="Times"/>
          <w:sz w:val="22"/>
          <w:szCs w:val="22"/>
        </w:rPr>
        <w:instrText xml:space="preserve"> L</w:instrText>
      </w:r>
      <w:r w:rsidR="00641D9A">
        <w:rPr>
          <w:rFonts w:ascii="Cambria" w:hAnsi="Cambria" w:cs="Cambria"/>
          <w:sz w:val="22"/>
          <w:szCs w:val="22"/>
        </w:rPr>
        <w:instrText>Ϫϱ</w:instrText>
      </w:r>
      <w:r w:rsidR="00641D9A">
        <w:rPr>
          <w:rFonts w:ascii="Times" w:hAnsi="Times"/>
          <w:sz w:val="22"/>
          <w:szCs w:val="22"/>
        </w:rPr>
        <w:instrText xml:space="preserve">1.","container-title":"The American Naturalist","issue":"1","language":"en","page":"8","source":"Zotero","title":"Asymptotic Size Determines Species Abundance in the Marine Size Spectrum.","volume":"168","author":[{"family":"Andersen","given":"K H"},{"family":"Beyer","given":"J E"}],"issued":{"date-parts":[["2006"]]}}},{"id":596,"uris":["http://zotero.org/users/6116610/items/M8GJJBMY"],"uri":["http://zotero.org/users/6116610/items/M8GJJBMY"],"itemData":{"id":596,"type":"article-journal","DOI":"10.2788/29830","page":"1–87","title":"Multispecies,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Pr="00AF32CB">
        <w:rPr>
          <w:rFonts w:ascii="Times" w:hAnsi="Times"/>
          <w:sz w:val="22"/>
          <w:szCs w:val="22"/>
        </w:rPr>
        <w:fldChar w:fldCharType="separate"/>
      </w:r>
      <w:r w:rsidRPr="00AF32CB">
        <w:rPr>
          <w:rFonts w:ascii="Times" w:hAnsi="Times" w:cs="Times New Roman"/>
          <w:sz w:val="22"/>
          <w:szCs w:val="22"/>
          <w:lang w:val="en-GB"/>
        </w:rPr>
        <w:t xml:space="preserve">(Andersen &amp; Beyer 2006; Scott </w:t>
      </w:r>
      <w:r w:rsidRPr="00AF32CB">
        <w:rPr>
          <w:rFonts w:ascii="Times" w:hAnsi="Times" w:cs="Times New Roman"/>
          <w:i/>
          <w:iCs/>
          <w:sz w:val="22"/>
          <w:szCs w:val="22"/>
          <w:lang w:val="en-GB"/>
        </w:rPr>
        <w:t>et al.</w:t>
      </w:r>
      <w:r w:rsidRPr="00AF32CB">
        <w:rPr>
          <w:rFonts w:ascii="Times" w:hAnsi="Times" w:cs="Times New Roman"/>
          <w:sz w:val="22"/>
          <w:szCs w:val="22"/>
          <w:lang w:val="en-GB"/>
        </w:rPr>
        <w:t xml:space="preserve"> 2018)</w:t>
      </w:r>
      <w:r w:rsidRPr="00AF32CB">
        <w:rPr>
          <w:rFonts w:ascii="Times" w:hAnsi="Times"/>
          <w:sz w:val="22"/>
          <w:szCs w:val="22"/>
        </w:rPr>
        <w:fldChar w:fldCharType="end"/>
      </w:r>
      <w:r w:rsidRPr="00AF32CB">
        <w:rPr>
          <w:rFonts w:ascii="Times" w:hAnsi="Times"/>
          <w:sz w:val="22"/>
          <w:szCs w:val="22"/>
        </w:rPr>
        <w:t>,</w:t>
      </w:r>
      <w:r w:rsidR="006C2A94" w:rsidRPr="00AF32CB">
        <w:rPr>
          <w:rFonts w:ascii="Times" w:hAnsi="Times"/>
          <w:sz w:val="22"/>
          <w:szCs w:val="22"/>
        </w:rPr>
        <w:t xml:space="preserve"> </w:t>
      </w:r>
      <w:r w:rsidR="000D0C9C" w:rsidRPr="00AF32CB">
        <w:rPr>
          <w:rFonts w:ascii="Times" w:hAnsi="Times"/>
          <w:sz w:val="22"/>
          <w:szCs w:val="22"/>
        </w:rPr>
        <w:t>to get the actual</w:t>
      </w:r>
      <w:r w:rsidR="00FC7ABA" w:rsidRPr="00AF32CB">
        <w:rPr>
          <w:rFonts w:ascii="Times" w:hAnsi="Times"/>
          <w:sz w:val="22"/>
          <w:szCs w:val="22"/>
        </w:rPr>
        <w:t xml:space="preserve"> biomass of food</w:t>
      </w:r>
      <w:r w:rsidR="000D0C9C" w:rsidRPr="00AF32CB">
        <w:rPr>
          <w:rFonts w:ascii="Times" w:hAnsi="Times"/>
          <w:sz w:val="22"/>
          <w:szCs w:val="22"/>
        </w:rPr>
        <w:t xml:space="preserve"> encountered</w:t>
      </w:r>
      <w:r w:rsidR="00FC7ABA" w:rsidRPr="00AF32CB">
        <w:rPr>
          <w:rFonts w:ascii="Times" w:hAnsi="Times"/>
          <w:sz w:val="22"/>
          <w:szCs w:val="22"/>
        </w:rPr>
        <w:t>,</w:t>
      </w:r>
      <w:r w:rsidR="008445F4"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oMath>
      <w:r w:rsidR="001E0483" w:rsidRPr="00AF32CB">
        <w:rPr>
          <w:rFonts w:ascii="Times" w:hAnsi="Times"/>
          <w:sz w:val="22"/>
          <w:szCs w:val="22"/>
        </w:rPr>
        <w:t>:</w:t>
      </w:r>
    </w:p>
    <w:p w14:paraId="63C5B4F5" w14:textId="6EB17D26" w:rsidR="00CD67BC" w:rsidRPr="00AF32CB" w:rsidRDefault="00277301" w:rsidP="002B15BB">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q</m:t>
            </m:r>
          </m:sup>
        </m:sSup>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a,i</m:t>
            </m:r>
          </m:sub>
        </m:sSub>
        <m:r>
          <w:rPr>
            <w:rFonts w:ascii="Cambria Math" w:hAnsi="Cambria Math"/>
            <w:sz w:val="22"/>
            <w:szCs w:val="22"/>
          </w:rPr>
          <m:t>(w)</m:t>
        </m:r>
      </m:oMath>
      <w:r w:rsidR="003D5E5B" w:rsidRPr="00AF32CB">
        <w:rPr>
          <w:rFonts w:ascii="Times" w:hAnsi="Times"/>
          <w:sz w:val="22"/>
          <w:szCs w:val="22"/>
        </w:rPr>
        <w:t>.</w:t>
      </w:r>
      <w:r w:rsidR="002B15BB" w:rsidRPr="00AF32CB">
        <w:rPr>
          <w:rFonts w:ascii="Times" w:eastAsiaTheme="minorEastAsia" w:hAnsi="Times"/>
          <w:sz w:val="22"/>
          <w:szCs w:val="22"/>
        </w:rPr>
        <w:t xml:space="preserve">                                                  (</w:t>
      </w:r>
      <w:r w:rsidR="0043437E" w:rsidRPr="00AF32CB">
        <w:rPr>
          <w:rFonts w:ascii="Times" w:eastAsiaTheme="minorEastAsia" w:hAnsi="Times"/>
          <w:sz w:val="22"/>
          <w:szCs w:val="22"/>
        </w:rPr>
        <w:t>10</w:t>
      </w:r>
      <w:r w:rsidR="002B15BB" w:rsidRPr="00AF32CB">
        <w:rPr>
          <w:rFonts w:ascii="Times" w:eastAsiaTheme="minorEastAsia" w:hAnsi="Times"/>
          <w:sz w:val="22"/>
          <w:szCs w:val="22"/>
        </w:rPr>
        <w:t>)</w:t>
      </w:r>
    </w:p>
    <w:p w14:paraId="59945E3D" w14:textId="1145CA81" w:rsidR="00745D1F" w:rsidRPr="00AF32CB" w:rsidRDefault="00FC7ABA" w:rsidP="00745D1F">
      <w:pPr>
        <w:spacing w:line="480" w:lineRule="auto"/>
        <w:contextualSpacing/>
        <w:jc w:val="both"/>
        <w:rPr>
          <w:rFonts w:ascii="Times" w:hAnsi="Times"/>
          <w:sz w:val="22"/>
          <w:szCs w:val="22"/>
        </w:rPr>
      </w:pPr>
      <w:r w:rsidRPr="00AF32CB">
        <w:rPr>
          <w:rFonts w:ascii="Times" w:hAnsi="Times"/>
          <w:sz w:val="22"/>
          <w:szCs w:val="22"/>
        </w:rPr>
        <w:t>H</w:t>
      </w:r>
      <w:r w:rsidR="001079B0" w:rsidRPr="00AF32CB">
        <w:rPr>
          <w:rFonts w:ascii="Times" w:hAnsi="Times"/>
          <w:sz w:val="22"/>
          <w:szCs w:val="22"/>
        </w:rPr>
        <w:t xml:space="preserve">ere </w:t>
      </w:r>
      <m:oMath>
        <m:r>
          <w:rPr>
            <w:rFonts w:ascii="Cambria Math" w:hAnsi="Cambria Math"/>
            <w:sz w:val="22"/>
            <w:szCs w:val="22"/>
          </w:rPr>
          <m:t>q</m:t>
        </m:r>
      </m:oMath>
      <w:r w:rsidR="001079B0" w:rsidRPr="00AF32CB">
        <w:rPr>
          <w:rFonts w:ascii="Times" w:hAnsi="Times"/>
          <w:sz w:val="22"/>
          <w:szCs w:val="22"/>
        </w:rPr>
        <w:t xml:space="preserve"> is the size scaling exponent of the search rate. </w:t>
      </w:r>
      <w:r w:rsidR="00AC7647" w:rsidRPr="00AF32CB">
        <w:rPr>
          <w:rFonts w:ascii="Times" w:hAnsi="Times"/>
          <w:sz w:val="22"/>
          <w:szCs w:val="22"/>
        </w:rPr>
        <w:t xml:space="preserve">The rate at which </w:t>
      </w:r>
      <w:r w:rsidR="000E2D79" w:rsidRPr="00AF32CB">
        <w:rPr>
          <w:rFonts w:ascii="Times" w:hAnsi="Times"/>
          <w:sz w:val="22"/>
          <w:szCs w:val="22"/>
        </w:rPr>
        <w:t>food is</w:t>
      </w:r>
      <w:r w:rsidR="001C6F6E" w:rsidRPr="00AF32CB">
        <w:rPr>
          <w:rFonts w:ascii="Times" w:hAnsi="Times"/>
          <w:sz w:val="22"/>
          <w:szCs w:val="22"/>
        </w:rPr>
        <w:t xml:space="preserve"> </w:t>
      </w:r>
      <w:r w:rsidR="00E13C0F" w:rsidRPr="00AF32CB">
        <w:rPr>
          <w:rFonts w:ascii="Times" w:hAnsi="Times"/>
          <w:sz w:val="22"/>
          <w:szCs w:val="22"/>
        </w:rPr>
        <w:t>consumed</w:t>
      </w:r>
      <w:r w:rsidR="001C37E3" w:rsidRPr="00AF32CB">
        <w:rPr>
          <w:rFonts w:ascii="Times" w:hAnsi="Times"/>
          <w:sz w:val="22"/>
          <w:szCs w:val="22"/>
        </w:rPr>
        <w:t xml:space="preserve"> is given </w:t>
      </w:r>
      <w:r w:rsidR="001C6F6E" w:rsidRPr="00AF32CB">
        <w:rPr>
          <w:rFonts w:ascii="Times" w:hAnsi="Times"/>
          <w:sz w:val="22"/>
          <w:szCs w:val="22"/>
        </w:rPr>
        <w:t xml:space="preserve">by the product </w:t>
      </w:r>
      <m:oMath>
        <m:sSub>
          <m:sSubPr>
            <m:ctrlPr>
              <w:rPr>
                <w:rFonts w:ascii="Cambria Math" w:eastAsia="Calibri" w:hAnsi="Cambria Math" w:cs="Arial"/>
                <w:i/>
                <w:sz w:val="22"/>
                <w:szCs w:val="22"/>
              </w:rPr>
            </m:ctrlPr>
          </m:sSubPr>
          <m:e>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1C6F6E" w:rsidRPr="00AF32CB">
        <w:rPr>
          <w:rFonts w:ascii="Times" w:hAnsi="Times"/>
          <w:sz w:val="22"/>
          <w:szCs w:val="22"/>
          <w:lang w:val="en-GB"/>
        </w:rPr>
        <w:t xml:space="preserve">, and is </w:t>
      </w:r>
      <w:r w:rsidR="00137F80" w:rsidRPr="00AF32CB">
        <w:rPr>
          <w:rFonts w:ascii="Times" w:hAnsi="Times"/>
          <w:sz w:val="22"/>
          <w:szCs w:val="22"/>
        </w:rPr>
        <w:t xml:space="preserve">assimilated with </w:t>
      </w:r>
      <w:r w:rsidR="003E1B33" w:rsidRPr="00AF32CB">
        <w:rPr>
          <w:rFonts w:ascii="Times" w:hAnsi="Times"/>
          <w:sz w:val="22"/>
          <w:szCs w:val="22"/>
        </w:rPr>
        <w:t xml:space="preserve">efficiency </w:t>
      </w:r>
      <m:oMath>
        <m:r>
          <w:rPr>
            <w:rFonts w:ascii="Cambria Math" w:hAnsi="Cambria Math"/>
            <w:sz w:val="22"/>
            <w:szCs w:val="22"/>
          </w:rPr>
          <m:t>α</m:t>
        </m:r>
      </m:oMath>
      <w:r w:rsidR="00493330" w:rsidRPr="00AF32CB">
        <w:rPr>
          <w:rFonts w:ascii="Times" w:hAnsi="Times"/>
          <w:sz w:val="22"/>
          <w:szCs w:val="22"/>
        </w:rPr>
        <w:t xml:space="preserve"> and used to cover basal metabolic costs</w:t>
      </w:r>
      <w:r w:rsidR="00086E20" w:rsidRPr="00AF32CB">
        <w:rPr>
          <w:rFonts w:ascii="Times" w:hAnsi="Times"/>
          <w:sz w:val="22"/>
          <w:szCs w:val="22"/>
        </w:rPr>
        <w:t xml:space="preserve">. Metabolic costs </w:t>
      </w:r>
      <w:r w:rsidR="00493330" w:rsidRPr="00AF32CB">
        <w:rPr>
          <w:rFonts w:ascii="Times" w:hAnsi="Times"/>
          <w:sz w:val="22"/>
          <w:szCs w:val="22"/>
        </w:rPr>
        <w:t xml:space="preserve">scale allometrically as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m:t>
            </m:r>
          </m:sup>
        </m:sSup>
      </m:oMath>
      <w:r w:rsidR="00D623D6" w:rsidRPr="00AF32CB">
        <w:rPr>
          <w:rFonts w:ascii="Times" w:eastAsiaTheme="minorEastAsia" w:hAnsi="Times"/>
          <w:sz w:val="22"/>
          <w:szCs w:val="22"/>
        </w:rPr>
        <w:t xml:space="preserve">, where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s,i</m:t>
            </m:r>
          </m:sub>
        </m:sSub>
      </m:oMath>
      <w:r w:rsidR="00D623D6" w:rsidRPr="00AF32CB">
        <w:rPr>
          <w:rFonts w:ascii="Times" w:eastAsiaTheme="minorEastAsia" w:hAnsi="Times"/>
          <w:sz w:val="22"/>
          <w:szCs w:val="22"/>
        </w:rPr>
        <w:t xml:space="preserve"> and </w:t>
      </w:r>
      <m:oMath>
        <m:r>
          <w:rPr>
            <w:rFonts w:ascii="Cambria Math" w:eastAsiaTheme="minorEastAsia" w:hAnsi="Cambria Math"/>
            <w:sz w:val="22"/>
            <w:szCs w:val="22"/>
          </w:rPr>
          <m:t>p</m:t>
        </m:r>
      </m:oMath>
      <w:r w:rsidR="00D623D6" w:rsidRPr="00AF32CB">
        <w:rPr>
          <w:rFonts w:ascii="Times" w:eastAsiaTheme="minorEastAsia" w:hAnsi="Times"/>
          <w:sz w:val="22"/>
          <w:szCs w:val="22"/>
        </w:rPr>
        <w:t xml:space="preserve"> is the allometric constant and exponent</w:t>
      </w:r>
      <w:r w:rsidR="00B67733" w:rsidRPr="00AF32CB">
        <w:rPr>
          <w:rFonts w:ascii="Times" w:hAnsi="Times"/>
          <w:sz w:val="22"/>
          <w:szCs w:val="22"/>
        </w:rPr>
        <w:t xml:space="preserve">. The remaining energy,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r,i</m:t>
            </m:r>
          </m:sub>
        </m:sSub>
      </m:oMath>
      <w:r w:rsidR="00E9358B" w:rsidRPr="00AF32CB">
        <w:rPr>
          <w:rFonts w:ascii="Times" w:hAnsi="Times"/>
          <w:sz w:val="22"/>
          <w:szCs w:val="22"/>
        </w:rPr>
        <w:t xml:space="preserve">, is </w:t>
      </w:r>
      <w:r w:rsidR="00745D1F" w:rsidRPr="00AF32CB">
        <w:rPr>
          <w:rFonts w:ascii="Times" w:hAnsi="Times"/>
          <w:sz w:val="22"/>
          <w:szCs w:val="22"/>
        </w:rPr>
        <w:t xml:space="preserve">thus: </w:t>
      </w:r>
    </w:p>
    <w:p w14:paraId="6B09E259" w14:textId="77390603" w:rsidR="00745D1F" w:rsidRPr="00AF32CB" w:rsidRDefault="00277301" w:rsidP="002C5746">
      <w:pPr>
        <w:spacing w:line="480" w:lineRule="auto"/>
        <w:contextualSpacing/>
        <w:jc w:val="right"/>
        <w:rPr>
          <w:rFonts w:ascii="Times New Roman" w:eastAsia="Cambria" w:hAnsi="Times New Roman" w:cs="Arial"/>
          <w:sz w:val="22"/>
          <w:szCs w:val="22"/>
        </w:rPr>
      </w:pP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r.i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r>
          <m:rPr>
            <m:sty m:val="p"/>
          </m:rPr>
          <w:rPr>
            <w:rFonts w:ascii="Cambria Math" w:eastAsia="Calibri" w:hAnsi="Cambria Math" w:cs="Arial"/>
            <w:sz w:val="22"/>
            <w:szCs w:val="22"/>
          </w:rPr>
          <m:t>max⁡</m:t>
        </m:r>
        <m:r>
          <w:rPr>
            <w:rFonts w:ascii="Cambria Math" w:eastAsia="Calibri" w:hAnsi="Cambria Math" w:cs="Arial"/>
            <w:sz w:val="22"/>
            <w:szCs w:val="22"/>
          </w:rPr>
          <m:t>(0, α</m:t>
        </m:r>
        <w:commentRangeStart w:id="23"/>
        <w:commentRangeStart w:id="24"/>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sSub>
          <m:sSubPr>
            <m:ctrlPr>
              <w:rPr>
                <w:rFonts w:ascii="Cambria Math" w:eastAsia="Calibri" w:hAnsi="Cambria Math" w:cs="Arial"/>
                <w:i/>
                <w:sz w:val="22"/>
                <w:szCs w:val="22"/>
              </w:rPr>
            </m:ctrlPr>
          </m:sSubPr>
          <m:e>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w:commentRangeEnd w:id="23"/>
        <m:r>
          <m:rPr>
            <m:sty m:val="p"/>
          </m:rPr>
          <w:rPr>
            <w:rStyle w:val="CommentReference"/>
            <w:sz w:val="22"/>
            <w:szCs w:val="22"/>
          </w:rPr>
          <w:commentReference w:id="23"/>
        </m:r>
        <w:commentRangeEnd w:id="24"/>
        <m:r>
          <m:rPr>
            <m:sty m:val="p"/>
          </m:rPr>
          <w:rPr>
            <w:rStyle w:val="CommentReference"/>
            <w:sz w:val="22"/>
            <w:szCs w:val="22"/>
          </w:rPr>
          <w:commentReference w:id="24"/>
        </m:r>
        <m:r>
          <w:rPr>
            <w:rFonts w:ascii="Cambria Math" w:eastAsia="Cambria" w:hAnsi="Cambria Math" w:cs="Arial"/>
            <w:sz w:val="22"/>
            <w:szCs w:val="22"/>
          </w:rPr>
          <m:t>)</m:t>
        </m:r>
      </m:oMath>
      <w:r w:rsidR="002C5746" w:rsidRPr="00AF32CB">
        <w:rPr>
          <w:rFonts w:ascii="Times New Roman" w:eastAsia="Cambria" w:hAnsi="Times New Roman" w:cs="Arial"/>
          <w:sz w:val="22"/>
          <w:szCs w:val="22"/>
        </w:rPr>
        <w:t xml:space="preserve">                                  (1</w:t>
      </w:r>
      <w:r w:rsidR="0043437E" w:rsidRPr="00AF32CB">
        <w:rPr>
          <w:rFonts w:ascii="Times New Roman" w:eastAsia="Cambria" w:hAnsi="Times New Roman" w:cs="Arial"/>
          <w:sz w:val="22"/>
          <w:szCs w:val="22"/>
        </w:rPr>
        <w:t>1</w:t>
      </w:r>
      <w:r w:rsidR="002C5746" w:rsidRPr="00AF32CB">
        <w:rPr>
          <w:rFonts w:ascii="Times New Roman" w:eastAsia="Cambria" w:hAnsi="Times New Roman" w:cs="Arial"/>
          <w:sz w:val="22"/>
          <w:szCs w:val="22"/>
        </w:rPr>
        <w:t>)</w:t>
      </w:r>
    </w:p>
    <w:p w14:paraId="0014FE34" w14:textId="721E54B5" w:rsidR="00747A1B" w:rsidRPr="00AF32CB" w:rsidRDefault="00301A9A" w:rsidP="00745D1F">
      <w:pPr>
        <w:spacing w:line="480" w:lineRule="auto"/>
        <w:contextualSpacing/>
        <w:jc w:val="both"/>
        <w:rPr>
          <w:rFonts w:ascii="Times" w:hAnsi="Times"/>
          <w:sz w:val="22"/>
          <w:szCs w:val="22"/>
        </w:rPr>
      </w:pPr>
      <w:r w:rsidRPr="00AF32CB">
        <w:rPr>
          <w:rFonts w:ascii="Times" w:hAnsi="Times"/>
          <w:sz w:val="22"/>
          <w:szCs w:val="22"/>
          <w:lang w:val="en-GB"/>
        </w:rPr>
        <w:t xml:space="preserve">and </w:t>
      </w:r>
      <w:r w:rsidR="00745D1F" w:rsidRPr="00AF32CB">
        <w:rPr>
          <w:rFonts w:ascii="Times" w:hAnsi="Times"/>
          <w:sz w:val="22"/>
          <w:szCs w:val="22"/>
          <w:lang w:val="en-GB"/>
        </w:rPr>
        <w:t xml:space="preserve">is </w:t>
      </w:r>
      <w:r w:rsidR="00B437EE" w:rsidRPr="00AF32CB">
        <w:rPr>
          <w:rFonts w:ascii="Times" w:hAnsi="Times"/>
          <w:sz w:val="22"/>
          <w:szCs w:val="22"/>
        </w:rPr>
        <w:t>allocate</w:t>
      </w:r>
      <w:r w:rsidR="00FE403E" w:rsidRPr="00AF32CB">
        <w:rPr>
          <w:rFonts w:ascii="Times" w:hAnsi="Times"/>
          <w:sz w:val="22"/>
          <w:szCs w:val="22"/>
        </w:rPr>
        <w:t>d</w:t>
      </w:r>
      <w:r w:rsidR="00B437EE" w:rsidRPr="00AF32CB">
        <w:rPr>
          <w:rFonts w:ascii="Times" w:hAnsi="Times"/>
          <w:sz w:val="22"/>
          <w:szCs w:val="22"/>
        </w:rPr>
        <w:t xml:space="preserve"> to growth or reproduction. Th</w:t>
      </w:r>
      <w:r w:rsidRPr="00AF32CB">
        <w:rPr>
          <w:rFonts w:ascii="Times" w:hAnsi="Times"/>
          <w:sz w:val="22"/>
          <w:szCs w:val="22"/>
        </w:rPr>
        <w:t>e</w:t>
      </w:r>
      <w:r w:rsidR="00B437EE" w:rsidRPr="00AF32CB">
        <w:rPr>
          <w:rFonts w:ascii="Times" w:hAnsi="Times"/>
          <w:sz w:val="22"/>
          <w:szCs w:val="22"/>
        </w:rPr>
        <w:t xml:space="preserve"> allocation </w:t>
      </w:r>
      <w:r w:rsidR="00C53834" w:rsidRPr="00AF32CB">
        <w:rPr>
          <w:rFonts w:ascii="Times" w:hAnsi="Times"/>
          <w:sz w:val="22"/>
          <w:szCs w:val="22"/>
        </w:rPr>
        <w:t>to reproduction</w:t>
      </w:r>
      <w:r w:rsidR="00BC4505"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oMath>
      <w:r w:rsidR="00BC4505" w:rsidRPr="00AF32CB">
        <w:rPr>
          <w:rFonts w:ascii="Times" w:hAnsi="Times"/>
          <w:sz w:val="22"/>
          <w:szCs w:val="22"/>
        </w:rPr>
        <w:t>)</w:t>
      </w:r>
      <w:r w:rsidR="00C53834" w:rsidRPr="00AF32CB">
        <w:rPr>
          <w:rFonts w:ascii="Times" w:hAnsi="Times"/>
          <w:sz w:val="22"/>
          <w:szCs w:val="22"/>
        </w:rPr>
        <w:t xml:space="preserve"> </w:t>
      </w:r>
      <w:r w:rsidR="00AA72C4" w:rsidRPr="00AF32CB">
        <w:rPr>
          <w:rFonts w:ascii="Times" w:hAnsi="Times"/>
          <w:sz w:val="22"/>
          <w:szCs w:val="22"/>
        </w:rPr>
        <w:t xml:space="preserve">increases smoothly from </w:t>
      </w:r>
      <w:commentRangeStart w:id="25"/>
      <w:commentRangeStart w:id="26"/>
      <w:r w:rsidR="00AA72C4" w:rsidRPr="00AF32CB">
        <w:rPr>
          <w:rFonts w:ascii="Times" w:hAnsi="Times"/>
          <w:sz w:val="22"/>
          <w:szCs w:val="22"/>
        </w:rPr>
        <w:t xml:space="preserve">0 </w:t>
      </w:r>
      <w:r w:rsidR="00D405EB" w:rsidRPr="00AF32CB">
        <w:rPr>
          <w:rFonts w:ascii="Times" w:hAnsi="Times"/>
          <w:sz w:val="22"/>
          <w:szCs w:val="22"/>
        </w:rPr>
        <w:t>around</w:t>
      </w:r>
      <w:r w:rsidR="00AA72C4" w:rsidRPr="00AF32CB">
        <w:rPr>
          <w:rFonts w:ascii="Times" w:hAnsi="Times"/>
          <w:sz w:val="22"/>
          <w:szCs w:val="22"/>
        </w:rPr>
        <w:t xml:space="preserve"> the weight maturation,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mat,i</m:t>
            </m:r>
          </m:sub>
        </m:sSub>
      </m:oMath>
      <w:r w:rsidR="00AA72C4" w:rsidRPr="00AF32CB">
        <w:rPr>
          <w:rFonts w:ascii="Times" w:hAnsi="Times"/>
          <w:sz w:val="22"/>
          <w:szCs w:val="22"/>
        </w:rPr>
        <w:t xml:space="preserve">, </w:t>
      </w:r>
      <w:commentRangeEnd w:id="25"/>
      <w:r w:rsidR="00AD67E3" w:rsidRPr="00AF32CB">
        <w:rPr>
          <w:rStyle w:val="CommentReference"/>
          <w:sz w:val="22"/>
          <w:szCs w:val="22"/>
        </w:rPr>
        <w:commentReference w:id="25"/>
      </w:r>
      <w:commentRangeEnd w:id="26"/>
      <w:r w:rsidR="000F01AC" w:rsidRPr="00AF32CB">
        <w:rPr>
          <w:rStyle w:val="CommentReference"/>
          <w:sz w:val="22"/>
          <w:szCs w:val="22"/>
        </w:rPr>
        <w:commentReference w:id="26"/>
      </w:r>
      <w:r w:rsidR="00AA72C4" w:rsidRPr="00AF32CB">
        <w:rPr>
          <w:rFonts w:ascii="Times" w:hAnsi="Times"/>
          <w:sz w:val="22"/>
          <w:szCs w:val="22"/>
        </w:rPr>
        <w:t xml:space="preserve">to 1 at the asymptotic weight,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747A1B" w:rsidRPr="00AF32CB">
        <w:rPr>
          <w:rFonts w:ascii="Times" w:hAnsi="Times"/>
          <w:sz w:val="22"/>
          <w:szCs w:val="22"/>
        </w:rPr>
        <w:t>, according to the function:</w:t>
      </w:r>
    </w:p>
    <w:p w14:paraId="20F67640" w14:textId="419E3E4D" w:rsidR="00747A1B" w:rsidRPr="00AF32CB" w:rsidRDefault="00277301" w:rsidP="00E6484F">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w</m:t>
                            </m:r>
                          </m:num>
                          <m:den>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mat,i</m:t>
                                </m:r>
                              </m:sub>
                            </m:sSub>
                          </m:den>
                        </m:f>
                      </m:e>
                    </m:d>
                  </m:e>
                  <m:sup>
                    <m:r>
                      <w:rPr>
                        <w:rFonts w:ascii="Cambria Math" w:hAnsi="Cambria Math"/>
                        <w:sz w:val="22"/>
                        <w:szCs w:val="22"/>
                      </w:rPr>
                      <m:t>-5</m:t>
                    </m:r>
                  </m:sup>
                </m:sSup>
              </m:e>
            </m:d>
          </m:e>
          <m:sup>
            <m:r>
              <w:rPr>
                <w:rFonts w:ascii="Cambria Math" w:hAnsi="Cambria Math"/>
                <w:sz w:val="22"/>
                <w:szCs w:val="22"/>
              </w:rPr>
              <m:t>-1</m:t>
            </m:r>
          </m:sup>
        </m:sSup>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w</m:t>
                    </m:r>
                  </m:num>
                  <m:den>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den>
                </m:f>
              </m:e>
            </m:d>
          </m:e>
          <m:sup>
            <m:r>
              <w:rPr>
                <w:rFonts w:ascii="Cambria Math" w:hAnsi="Cambria Math"/>
                <w:sz w:val="22"/>
                <w:szCs w:val="22"/>
              </w:rPr>
              <m:t>1-n</m:t>
            </m:r>
          </m:sup>
        </m:sSup>
      </m:oMath>
      <w:r w:rsidR="00E6484F" w:rsidRPr="00AF32CB">
        <w:rPr>
          <w:rFonts w:ascii="Times New Roman" w:eastAsia="Cambria" w:hAnsi="Times New Roman" w:cs="Arial"/>
          <w:sz w:val="22"/>
          <w:szCs w:val="22"/>
        </w:rPr>
        <w:t xml:space="preserve">                                          (12)</w:t>
      </w:r>
    </w:p>
    <w:p w14:paraId="35123D18" w14:textId="06F9E6D6" w:rsidR="0010253A" w:rsidRPr="00AF32CB" w:rsidRDefault="006B384F" w:rsidP="00745D1F">
      <w:pPr>
        <w:spacing w:line="480" w:lineRule="auto"/>
        <w:contextualSpacing/>
        <w:jc w:val="both"/>
        <w:rPr>
          <w:rFonts w:ascii="Times" w:hAnsi="Times"/>
          <w:sz w:val="22"/>
          <w:szCs w:val="22"/>
        </w:rPr>
      </w:pPr>
      <w:r w:rsidRPr="00AF32CB">
        <w:rPr>
          <w:rFonts w:ascii="Times" w:hAnsi="Times"/>
          <w:sz w:val="22"/>
          <w:szCs w:val="22"/>
        </w:rPr>
        <w:fldChar w:fldCharType="begin"/>
      </w:r>
      <w:r w:rsidRPr="00AF32CB">
        <w:rPr>
          <w:rFonts w:ascii="Times" w:hAnsi="Times"/>
          <w:sz w:val="22"/>
          <w:szCs w:val="22"/>
        </w:rPr>
        <w:instrText xml:space="preserve"> ADDIN ZOTERO_ITEM CSL_CITATION {"citationID":"gRy6wdfi","properties":{"formattedCitation":"(Andersen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sz w:val="22"/>
          <w:szCs w:val="22"/>
        </w:rPr>
        <w:fldChar w:fldCharType="separate"/>
      </w:r>
      <w:r w:rsidRPr="00AF32CB">
        <w:rPr>
          <w:rFonts w:ascii="Times" w:hAnsi="Times"/>
          <w:noProof/>
          <w:sz w:val="22"/>
          <w:szCs w:val="22"/>
        </w:rPr>
        <w:t>(Andersen 2019)</w:t>
      </w:r>
      <w:r w:rsidRPr="00AF32CB">
        <w:rPr>
          <w:rFonts w:ascii="Times" w:hAnsi="Times"/>
          <w:sz w:val="22"/>
          <w:szCs w:val="22"/>
        </w:rPr>
        <w:fldChar w:fldCharType="end"/>
      </w:r>
      <w:r w:rsidRPr="00AF32CB">
        <w:rPr>
          <w:rFonts w:ascii="Times" w:hAnsi="Times"/>
          <w:sz w:val="22"/>
          <w:szCs w:val="22"/>
        </w:rPr>
        <w:t xml:space="preserve">. </w:t>
      </w:r>
      <w:r w:rsidR="00301A9A" w:rsidRPr="00AF32CB">
        <w:rPr>
          <w:rFonts w:ascii="Times" w:hAnsi="Times"/>
          <w:sz w:val="22"/>
          <w:szCs w:val="22"/>
        </w:rPr>
        <w:t xml:space="preserve">This function results in </w:t>
      </w:r>
      <w:r w:rsidR="0010253A" w:rsidRPr="00AF32CB">
        <w:rPr>
          <w:rFonts w:ascii="Times" w:hAnsi="Times"/>
          <w:sz w:val="22"/>
          <w:szCs w:val="22"/>
        </w:rPr>
        <w:t xml:space="preserve">that the growth rate, i.e. </w:t>
      </w:r>
    </w:p>
    <w:p w14:paraId="2FBB389D" w14:textId="2D98224E" w:rsidR="0010253A" w:rsidRPr="00AF32CB" w:rsidRDefault="00277301" w:rsidP="0053579B">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r,i</m:t>
            </m:r>
          </m:sub>
        </m:sSub>
        <m:r>
          <w:rPr>
            <w:rFonts w:ascii="Cambria Math" w:hAnsi="Cambria Math"/>
            <w:sz w:val="22"/>
            <w:szCs w:val="22"/>
          </w:rPr>
          <m:t>(w)(1-</m:t>
        </m:r>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oMath>
      <w:r w:rsidR="0053579B" w:rsidRPr="00AF32CB">
        <w:rPr>
          <w:rFonts w:ascii="Times New Roman" w:eastAsia="Cambria" w:hAnsi="Times New Roman" w:cs="Arial"/>
          <w:sz w:val="22"/>
          <w:szCs w:val="22"/>
        </w:rPr>
        <w:t xml:space="preserve">                                             (13)</w:t>
      </w:r>
    </w:p>
    <w:p w14:paraId="180B859C" w14:textId="0EBEEA15" w:rsidR="00F405C3" w:rsidRPr="00AF32CB" w:rsidRDefault="006C6DC0" w:rsidP="00745D1F">
      <w:pPr>
        <w:spacing w:line="480" w:lineRule="auto"/>
        <w:contextualSpacing/>
        <w:jc w:val="both"/>
        <w:rPr>
          <w:rFonts w:ascii="Times" w:hAnsi="Times"/>
          <w:sz w:val="22"/>
          <w:szCs w:val="22"/>
        </w:rPr>
      </w:pPr>
      <w:r w:rsidRPr="00AF32CB">
        <w:rPr>
          <w:rFonts w:ascii="Times" w:hAnsi="Times"/>
          <w:sz w:val="22"/>
          <w:szCs w:val="22"/>
        </w:rPr>
        <w:lastRenderedPageBreak/>
        <w:t>a</w:t>
      </w:r>
      <w:r w:rsidR="007B2E57" w:rsidRPr="00AF32CB">
        <w:rPr>
          <w:rFonts w:ascii="Times" w:hAnsi="Times"/>
          <w:sz w:val="22"/>
          <w:szCs w:val="22"/>
        </w:rPr>
        <w:t>pproximates a von Bertalanffy growth curve when the feeding level is constant</w:t>
      </w:r>
      <w:r w:rsidR="00E70F3B" w:rsidRPr="00AF32CB">
        <w:rPr>
          <w:rFonts w:ascii="Times" w:hAnsi="Times"/>
          <w:sz w:val="22"/>
          <w:szCs w:val="22"/>
        </w:rPr>
        <w:t xml:space="preserve"> </w:t>
      </w:r>
      <w:r w:rsidR="00527611" w:rsidRPr="00AF32CB">
        <w:rPr>
          <w:rFonts w:ascii="Times" w:hAnsi="Times"/>
          <w:sz w:val="22"/>
          <w:szCs w:val="22"/>
        </w:rPr>
        <w:fldChar w:fldCharType="begin"/>
      </w:r>
      <w:r w:rsidR="00C52D67" w:rsidRPr="00AF32CB">
        <w:rPr>
          <w:rFonts w:ascii="Times" w:hAnsi="Times"/>
          <w:sz w:val="22"/>
          <w:szCs w:val="22"/>
        </w:rPr>
        <w:instrText xml:space="preserve"> ADDIN ZOTERO_ITEM CSL_CITATION {"citationID":"xeDiUcT8","properties":{"formattedCitation":"(Hartvig {\\i{}et al.} 2011; Andersen 2019)","plainCitation":"(Hartvig et al. 2011; Andersen 2019)","noteIndex":0},"citationItems":[{"id":699,"uris":["http://zotero.org/users/6116610/items/DI6PRUI4"],"uri":["http://zotero.org/users/6116610/items/DI6PRUI4"],"itemData":{"id":699,"type":"article-journal","abstract":"We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527611" w:rsidRPr="00AF32CB">
        <w:rPr>
          <w:rFonts w:ascii="Times" w:hAnsi="Times"/>
          <w:sz w:val="22"/>
          <w:szCs w:val="22"/>
        </w:rPr>
        <w:fldChar w:fldCharType="separate"/>
      </w:r>
      <w:r w:rsidR="00C52D67" w:rsidRPr="00AF32CB">
        <w:rPr>
          <w:rFonts w:ascii="Times" w:hAnsi="Times" w:cs="Times New Roman"/>
          <w:sz w:val="22"/>
          <w:szCs w:val="22"/>
          <w:lang w:val="en-GB"/>
        </w:rPr>
        <w:t xml:space="preserve">(Hartvig </w:t>
      </w:r>
      <w:r w:rsidR="00C52D67" w:rsidRPr="00AF32CB">
        <w:rPr>
          <w:rFonts w:ascii="Times" w:hAnsi="Times" w:cs="Times New Roman"/>
          <w:i/>
          <w:iCs/>
          <w:sz w:val="22"/>
          <w:szCs w:val="22"/>
          <w:lang w:val="en-GB"/>
        </w:rPr>
        <w:t>et al.</w:t>
      </w:r>
      <w:r w:rsidR="00C52D67" w:rsidRPr="00AF32CB">
        <w:rPr>
          <w:rFonts w:ascii="Times" w:hAnsi="Times" w:cs="Times New Roman"/>
          <w:sz w:val="22"/>
          <w:szCs w:val="22"/>
          <w:lang w:val="en-GB"/>
        </w:rPr>
        <w:t xml:space="preserve"> 2011; Andersen 2019)</w:t>
      </w:r>
      <w:r w:rsidR="00527611" w:rsidRPr="00AF32CB">
        <w:rPr>
          <w:rFonts w:ascii="Times" w:hAnsi="Times"/>
          <w:sz w:val="22"/>
          <w:szCs w:val="22"/>
        </w:rPr>
        <w:fldChar w:fldCharType="end"/>
      </w:r>
      <w:r w:rsidR="007B2E57" w:rsidRPr="00AF32CB">
        <w:rPr>
          <w:rFonts w:ascii="Times" w:hAnsi="Times"/>
          <w:sz w:val="22"/>
          <w:szCs w:val="22"/>
        </w:rPr>
        <w:t xml:space="preserve">. </w:t>
      </w:r>
      <w:r w:rsidR="00D57E6E" w:rsidRPr="00AF32CB">
        <w:rPr>
          <w:rFonts w:ascii="Times" w:hAnsi="Times"/>
          <w:sz w:val="22"/>
          <w:szCs w:val="22"/>
        </w:rPr>
        <w:t xml:space="preserve">Reproduction is </w:t>
      </w:r>
      <w:r w:rsidR="00D64DF0" w:rsidRPr="00AF32CB">
        <w:rPr>
          <w:rFonts w:ascii="Times" w:hAnsi="Times"/>
          <w:sz w:val="22"/>
          <w:szCs w:val="22"/>
        </w:rPr>
        <w:t>given</w:t>
      </w:r>
      <w:r w:rsidR="000B5283" w:rsidRPr="00AF32CB">
        <w:rPr>
          <w:rFonts w:ascii="Times" w:hAnsi="Times"/>
          <w:sz w:val="22"/>
          <w:szCs w:val="22"/>
        </w:rPr>
        <w:t xml:space="preserve"> </w:t>
      </w:r>
      <w:r w:rsidR="00D57E6E" w:rsidRPr="00AF32CB">
        <w:rPr>
          <w:rFonts w:ascii="Times" w:hAnsi="Times"/>
          <w:sz w:val="22"/>
          <w:szCs w:val="22"/>
        </w:rPr>
        <w:t xml:space="preserve">by the </w:t>
      </w:r>
      <w:r w:rsidR="00DC53DD" w:rsidRPr="00AF32CB">
        <w:rPr>
          <w:rFonts w:ascii="Times" w:hAnsi="Times"/>
          <w:sz w:val="22"/>
          <w:szCs w:val="22"/>
        </w:rPr>
        <w:t>total egg</w:t>
      </w:r>
      <w:r w:rsidR="00301A9A" w:rsidRPr="00AF32CB">
        <w:rPr>
          <w:rFonts w:ascii="Times" w:hAnsi="Times"/>
          <w:sz w:val="22"/>
          <w:szCs w:val="22"/>
        </w:rPr>
        <w:t xml:space="preserve"> </w:t>
      </w:r>
      <w:r w:rsidR="00DC53DD" w:rsidRPr="00AF32CB">
        <w:rPr>
          <w:rFonts w:ascii="Times" w:hAnsi="Times"/>
          <w:sz w:val="22"/>
          <w:szCs w:val="22"/>
        </w:rPr>
        <w:t xml:space="preserve">production </w:t>
      </w:r>
      <w:r w:rsidR="002A267D" w:rsidRPr="00AF32CB">
        <w:rPr>
          <w:rFonts w:ascii="Times" w:hAnsi="Times"/>
          <w:sz w:val="22"/>
          <w:szCs w:val="22"/>
        </w:rPr>
        <w:t xml:space="preserve">in numbers, which is the integral of </w:t>
      </w:r>
      <w:r w:rsidR="00F405C3" w:rsidRPr="00AF32CB">
        <w:rPr>
          <w:rFonts w:ascii="Times" w:hAnsi="Times"/>
          <w:sz w:val="22"/>
          <w:szCs w:val="22"/>
        </w:rPr>
        <w:t>the energy allocated to reproduction multiplied by a</w:t>
      </w:r>
      <w:r w:rsidR="00AD67E3" w:rsidRPr="00AF32CB">
        <w:rPr>
          <w:rFonts w:ascii="Times" w:hAnsi="Times"/>
          <w:sz w:val="22"/>
          <w:szCs w:val="22"/>
        </w:rPr>
        <w:t xml:space="preserve"> reproduction </w:t>
      </w:r>
      <w:r w:rsidR="00F405C3" w:rsidRPr="00AF32CB">
        <w:rPr>
          <w:rFonts w:ascii="Times" w:hAnsi="Times"/>
          <w:sz w:val="22"/>
          <w:szCs w:val="22"/>
        </w:rPr>
        <w:t>efficiency factor (</w:t>
      </w:r>
      <m:oMath>
        <m:r>
          <w:rPr>
            <w:rFonts w:ascii="Cambria Math" w:hAnsi="Cambria Math"/>
            <w:sz w:val="22"/>
            <w:szCs w:val="22"/>
          </w:rPr>
          <m:t>ϵ, erepro</m:t>
        </m:r>
      </m:oMath>
      <w:r w:rsidR="00F405C3" w:rsidRPr="00AF32CB">
        <w:rPr>
          <w:rFonts w:ascii="Times" w:hAnsi="Times"/>
          <w:sz w:val="22"/>
          <w:szCs w:val="22"/>
        </w:rPr>
        <w:t xml:space="preserve">) divided by the egg weight,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0</m:t>
            </m:r>
          </m:sub>
        </m:sSub>
      </m:oMath>
      <w:r w:rsidR="00F405C3" w:rsidRPr="00AF32CB">
        <w:rPr>
          <w:rFonts w:ascii="Times" w:hAnsi="Times"/>
          <w:sz w:val="22"/>
          <w:szCs w:val="22"/>
        </w:rPr>
        <w:t>:</w:t>
      </w:r>
    </w:p>
    <w:commentRangeStart w:id="27"/>
    <w:commentRangeStart w:id="28"/>
    <w:p w14:paraId="5A1D3FA1" w14:textId="3858C492" w:rsidR="0044140F" w:rsidRPr="00AF32CB" w:rsidRDefault="00277301" w:rsidP="00D05987">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p,i</m:t>
            </m:r>
          </m:sub>
        </m:sSub>
        <w:commentRangeEnd w:id="27"/>
        <m:r>
          <m:rPr>
            <m:sty m:val="p"/>
          </m:rPr>
          <w:rPr>
            <w:rStyle w:val="CommentReference"/>
            <w:sz w:val="22"/>
            <w:szCs w:val="22"/>
          </w:rPr>
          <w:commentReference w:id="27"/>
        </m:r>
        <w:commentRangeEnd w:id="28"/>
        <m:r>
          <m:rPr>
            <m:sty m:val="p"/>
          </m:rPr>
          <w:rPr>
            <w:rStyle w:val="CommentReference"/>
            <w:sz w:val="22"/>
            <w:szCs w:val="22"/>
          </w:rPr>
          <w:commentReference w:id="28"/>
        </m:r>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ϵ</m:t>
            </m:r>
          </m:num>
          <m:den>
            <m:r>
              <w:rPr>
                <w:rFonts w:ascii="Cambria Math" w:hAnsi="Cambria Math"/>
                <w:sz w:val="22"/>
                <w:szCs w:val="22"/>
              </w:rPr>
              <m:t>2</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0</m:t>
                </m:r>
              </m:sub>
            </m:sSub>
          </m:den>
        </m:f>
        <m:nary>
          <m:naryPr>
            <m:limLoc m:val="undOvr"/>
            <m:subHide m:val="1"/>
            <m:supHide m:val="1"/>
            <m:ctrlPr>
              <w:rPr>
                <w:rFonts w:ascii="Cambria Math" w:hAnsi="Cambria Math"/>
                <w:i/>
                <w:sz w:val="22"/>
                <w:szCs w:val="22"/>
              </w:rPr>
            </m:ctrlPr>
          </m:naryPr>
          <m:sub/>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d>
                  <m:dPr>
                    <m:ctrlPr>
                      <w:rPr>
                        <w:rFonts w:ascii="Cambria Math" w:hAnsi="Cambria Math"/>
                        <w:i/>
                        <w:sz w:val="22"/>
                        <w:szCs w:val="22"/>
                      </w:rPr>
                    </m:ctrlPr>
                  </m:dPr>
                  <m:e>
                    <m:r>
                      <w:rPr>
                        <w:rFonts w:ascii="Cambria Math" w:hAnsi="Cambria Math"/>
                        <w:sz w:val="22"/>
                        <w:szCs w:val="22"/>
                      </w:rPr>
                      <m:t>w</m:t>
                    </m:r>
                  </m:e>
                </m:d>
              </m:sub>
            </m:sSub>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r,i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dw</m:t>
            </m:r>
          </m:e>
        </m:nary>
      </m:oMath>
      <w:r w:rsidR="00D05987" w:rsidRPr="00AF32CB">
        <w:rPr>
          <w:rFonts w:ascii="Times New Roman" w:eastAsia="Cambria" w:hAnsi="Times New Roman" w:cs="Arial"/>
          <w:sz w:val="22"/>
          <w:szCs w:val="22"/>
        </w:rPr>
        <w:t xml:space="preserve">                                        (14)</w:t>
      </w:r>
    </w:p>
    <w:p w14:paraId="39CD93A1" w14:textId="1BE671C3" w:rsidR="00737F5B" w:rsidRPr="00AF32CB" w:rsidRDefault="00DE5303" w:rsidP="00182BA9">
      <w:pPr>
        <w:spacing w:line="480" w:lineRule="auto"/>
        <w:contextualSpacing/>
        <w:jc w:val="both"/>
        <w:rPr>
          <w:rFonts w:ascii="Times" w:hAnsi="Times"/>
          <w:sz w:val="22"/>
          <w:szCs w:val="22"/>
        </w:rPr>
      </w:pPr>
      <w:r w:rsidRPr="00AF32CB">
        <w:rPr>
          <w:rFonts w:ascii="Times" w:hAnsi="Times"/>
          <w:sz w:val="22"/>
          <w:szCs w:val="22"/>
        </w:rPr>
        <w:t>Th</w:t>
      </w:r>
      <w:r w:rsidR="0038545A" w:rsidRPr="00AF32CB">
        <w:rPr>
          <w:rFonts w:ascii="Times" w:hAnsi="Times"/>
          <w:sz w:val="22"/>
          <w:szCs w:val="22"/>
        </w:rPr>
        <w:t>is “physiological”</w:t>
      </w:r>
      <w:r w:rsidRPr="00AF32CB">
        <w:rPr>
          <w:rFonts w:ascii="Times" w:hAnsi="Times"/>
          <w:sz w:val="22"/>
          <w:szCs w:val="22"/>
        </w:rPr>
        <w:t xml:space="preserve"> r</w:t>
      </w:r>
      <w:r w:rsidR="000B3B73" w:rsidRPr="00AF32CB">
        <w:rPr>
          <w:rFonts w:ascii="Times" w:hAnsi="Times"/>
          <w:sz w:val="22"/>
          <w:szCs w:val="22"/>
        </w:rPr>
        <w:t xml:space="preserve">ecruitment </w:t>
      </w:r>
      <w:r w:rsidR="0038545A" w:rsidRPr="00AF32CB">
        <w:rPr>
          <w:rFonts w:ascii="Times" w:hAnsi="Times"/>
          <w:sz w:val="22"/>
          <w:szCs w:val="22"/>
        </w:rPr>
        <w:t>(index</w:t>
      </w:r>
      <w:r w:rsidR="00F5490C" w:rsidRPr="00AF32CB">
        <w:rPr>
          <w:rFonts w:ascii="Times" w:hAnsi="Times"/>
          <w:sz w:val="22"/>
          <w:szCs w:val="22"/>
        </w:rPr>
        <w:t>ed</w:t>
      </w:r>
      <w:r w:rsidR="0038545A" w:rsidRPr="00AF32CB">
        <w:rPr>
          <w:rFonts w:ascii="Times" w:hAnsi="Times"/>
          <w:sz w:val="22"/>
          <w:szCs w:val="22"/>
        </w:rPr>
        <w:t xml:space="preserve"> </w:t>
      </w:r>
      <m:oMath>
        <m:r>
          <w:rPr>
            <w:rFonts w:ascii="Cambria Math" w:hAnsi="Cambria Math"/>
            <w:sz w:val="22"/>
            <w:szCs w:val="22"/>
          </w:rPr>
          <m:t>p</m:t>
        </m:r>
      </m:oMath>
      <w:r w:rsidR="0038545A" w:rsidRPr="00AF32CB">
        <w:rPr>
          <w:rFonts w:ascii="Times" w:hAnsi="Times"/>
          <w:sz w:val="22"/>
          <w:szCs w:val="22"/>
        </w:rPr>
        <w:t xml:space="preserve">) </w:t>
      </w:r>
      <w:r w:rsidRPr="00AF32CB">
        <w:rPr>
          <w:rFonts w:ascii="Times" w:hAnsi="Times"/>
          <w:sz w:val="22"/>
          <w:szCs w:val="22"/>
        </w:rPr>
        <w:t xml:space="preserve">of offspring to each species </w:t>
      </w:r>
      <w:r w:rsidR="001762CE" w:rsidRPr="00AF32CB">
        <w:rPr>
          <w:rFonts w:ascii="Times" w:hAnsi="Times"/>
          <w:sz w:val="22"/>
          <w:szCs w:val="22"/>
        </w:rPr>
        <w:t>relate</w:t>
      </w:r>
      <w:r w:rsidR="00254800" w:rsidRPr="00AF32CB">
        <w:rPr>
          <w:rFonts w:ascii="Times" w:hAnsi="Times"/>
          <w:sz w:val="22"/>
          <w:szCs w:val="22"/>
        </w:rPr>
        <w:t>s</w:t>
      </w:r>
      <w:r w:rsidR="001762CE" w:rsidRPr="00AF32CB">
        <w:rPr>
          <w:rFonts w:ascii="Times" w:hAnsi="Times"/>
          <w:sz w:val="22"/>
          <w:szCs w:val="22"/>
        </w:rPr>
        <w:t xml:space="preserve"> to the total egg production </w:t>
      </w:r>
      <w:r w:rsidR="00AD0C4D" w:rsidRPr="00AF32CB">
        <w:rPr>
          <w:rFonts w:ascii="Times" w:hAnsi="Times"/>
          <w:sz w:val="22"/>
          <w:szCs w:val="22"/>
        </w:rPr>
        <w:t xml:space="preserve">via a Beverton-Holt stock recruit </w:t>
      </w:r>
      <w:r w:rsidR="00A81C1A" w:rsidRPr="00AF32CB">
        <w:rPr>
          <w:rFonts w:ascii="Times" w:hAnsi="Times"/>
          <w:sz w:val="22"/>
          <w:szCs w:val="22"/>
        </w:rPr>
        <w:t>relationship</w:t>
      </w:r>
      <w:r w:rsidR="00737F5B" w:rsidRPr="00AF32CB">
        <w:rPr>
          <w:rFonts w:ascii="Times" w:hAnsi="Times"/>
          <w:sz w:val="22"/>
          <w:szCs w:val="22"/>
        </w:rPr>
        <w:t>, such that recruitment reaches a maximum as the egg production increases</w:t>
      </w:r>
      <w:r w:rsidR="00301A9A" w:rsidRPr="00AF32CB">
        <w:rPr>
          <w:rFonts w:ascii="Times" w:hAnsi="Times"/>
          <w:sz w:val="22"/>
          <w:szCs w:val="22"/>
        </w:rPr>
        <w:t>,</w:t>
      </w:r>
    </w:p>
    <w:p w14:paraId="62B7D62D" w14:textId="505887CD" w:rsidR="006E235A" w:rsidRPr="00AF32CB" w:rsidRDefault="00277301" w:rsidP="00EE0679">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max,i</m:t>
            </m:r>
          </m:sub>
        </m:sSub>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p,i</m:t>
                </m:r>
              </m:sub>
            </m:sSub>
          </m:num>
          <m:den>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max,i</m:t>
                </m:r>
              </m:sub>
            </m:sSub>
          </m:den>
        </m:f>
      </m:oMath>
      <w:r w:rsidR="00301A9A" w:rsidRPr="00AF32CB">
        <w:rPr>
          <w:rFonts w:ascii="Times" w:eastAsiaTheme="minorEastAsia" w:hAnsi="Times"/>
          <w:sz w:val="22"/>
          <w:szCs w:val="22"/>
        </w:rPr>
        <w:t>,</w:t>
      </w:r>
      <w:r w:rsidR="00EE0679" w:rsidRPr="00AF32CB">
        <w:rPr>
          <w:rFonts w:ascii="Times" w:eastAsiaTheme="minorEastAsia" w:hAnsi="Times"/>
          <w:sz w:val="22"/>
          <w:szCs w:val="22"/>
        </w:rPr>
        <w:t xml:space="preserve">                                                  </w:t>
      </w:r>
      <w:r w:rsidR="00EE0679" w:rsidRPr="00AF32CB">
        <w:rPr>
          <w:rFonts w:ascii="Times New Roman" w:eastAsia="Cambria" w:hAnsi="Times New Roman" w:cs="Arial"/>
          <w:sz w:val="22"/>
          <w:szCs w:val="22"/>
        </w:rPr>
        <w:t>(1</w:t>
      </w:r>
      <w:r w:rsidR="006000ED" w:rsidRPr="00AF32CB">
        <w:rPr>
          <w:rFonts w:ascii="Times New Roman" w:eastAsia="Cambria" w:hAnsi="Times New Roman" w:cs="Arial"/>
          <w:sz w:val="22"/>
          <w:szCs w:val="22"/>
        </w:rPr>
        <w:t>5</w:t>
      </w:r>
      <w:r w:rsidR="00EE0679" w:rsidRPr="00AF32CB">
        <w:rPr>
          <w:rFonts w:ascii="Times New Roman" w:eastAsia="Cambria" w:hAnsi="Times New Roman" w:cs="Arial"/>
          <w:sz w:val="22"/>
          <w:szCs w:val="22"/>
        </w:rPr>
        <w:t>)</w:t>
      </w:r>
    </w:p>
    <w:p w14:paraId="6AE05D51" w14:textId="4D5B7AC5" w:rsidR="00053E8C" w:rsidRPr="00AF32CB" w:rsidRDefault="0030010C" w:rsidP="00182BA9">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max,i</m:t>
            </m:r>
          </m:sub>
        </m:sSub>
      </m:oMath>
      <w:r w:rsidRPr="00AF32CB">
        <w:rPr>
          <w:rFonts w:ascii="Times" w:hAnsi="Times"/>
          <w:sz w:val="22"/>
          <w:szCs w:val="22"/>
        </w:rPr>
        <w:t xml:space="preserve"> is the maximum recruitment of each species</w:t>
      </w:r>
      <w:r w:rsidR="006A6E77"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max,i</m:t>
            </m:r>
          </m:sub>
        </m:sSub>
      </m:oMath>
      <w:r w:rsidR="006A6E77" w:rsidRPr="00AF32CB">
        <w:rPr>
          <w:rFonts w:ascii="Times" w:hAnsi="Times"/>
          <w:sz w:val="22"/>
          <w:szCs w:val="22"/>
        </w:rPr>
        <w:t xml:space="preserve"> is here treated as a free parameter that is found in the calibration process by </w:t>
      </w:r>
      <w:r w:rsidR="006D5A07" w:rsidRPr="00AF32CB">
        <w:rPr>
          <w:rFonts w:ascii="Times" w:hAnsi="Times"/>
          <w:sz w:val="22"/>
          <w:szCs w:val="22"/>
        </w:rPr>
        <w:t>minimizing the residual sum of squares between</w:t>
      </w:r>
      <w:r w:rsidR="001715DB" w:rsidRPr="00AF32CB">
        <w:rPr>
          <w:rFonts w:ascii="Times" w:hAnsi="Times"/>
          <w:sz w:val="22"/>
          <w:szCs w:val="22"/>
        </w:rPr>
        <w:t xml:space="preserve"> </w:t>
      </w:r>
      <w:r w:rsidR="00EC4BDD" w:rsidRPr="00AF32CB">
        <w:rPr>
          <w:rFonts w:ascii="Times" w:hAnsi="Times"/>
          <w:sz w:val="22"/>
          <w:szCs w:val="22"/>
        </w:rPr>
        <w:t>spawning stock biomass from stock assessment and the MSSM.</w:t>
      </w:r>
      <w:r w:rsidR="003A114D" w:rsidRPr="00AF32CB">
        <w:rPr>
          <w:rFonts w:ascii="Times" w:hAnsi="Times"/>
          <w:sz w:val="22"/>
          <w:szCs w:val="22"/>
        </w:rPr>
        <w:t xml:space="preserve"> In doing so, it also ensures that the species coexist</w:t>
      </w:r>
      <w:r w:rsidR="00F1104C" w:rsidRPr="00AF32CB">
        <w:rPr>
          <w:rFonts w:ascii="Times" w:hAnsi="Times"/>
          <w:sz w:val="22"/>
          <w:szCs w:val="22"/>
        </w:rPr>
        <w:t xml:space="preserve"> </w:t>
      </w:r>
      <w:r w:rsidR="008A569A" w:rsidRPr="00AF32CB">
        <w:rPr>
          <w:rFonts w:ascii="Times" w:hAnsi="Times"/>
          <w:sz w:val="22"/>
          <w:szCs w:val="22"/>
        </w:rPr>
        <w:t xml:space="preserve">in the model </w:t>
      </w:r>
      <w:r w:rsidR="00565B11" w:rsidRPr="00AF32CB">
        <w:rPr>
          <w:rFonts w:ascii="Times" w:hAnsi="Times"/>
          <w:sz w:val="22"/>
          <w:szCs w:val="22"/>
        </w:rPr>
        <w:fldChar w:fldCharType="begin"/>
      </w:r>
      <w:r w:rsidR="00565B11" w:rsidRPr="00AF32CB">
        <w:rPr>
          <w:rFonts w:ascii="Times" w:hAnsi="Times"/>
          <w:sz w:val="22"/>
          <w:szCs w:val="22"/>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AF32CB">
        <w:rPr>
          <w:rFonts w:ascii="Times" w:hAnsi="Times"/>
          <w:sz w:val="22"/>
          <w:szCs w:val="22"/>
        </w:rPr>
        <w:fldChar w:fldCharType="separate"/>
      </w:r>
      <w:r w:rsidR="00565B11" w:rsidRPr="00AF32CB">
        <w:rPr>
          <w:rFonts w:ascii="Times" w:hAnsi="Times" w:cs="Times New Roman"/>
          <w:sz w:val="22"/>
          <w:szCs w:val="22"/>
          <w:lang w:val="en-GB"/>
        </w:rPr>
        <w:t xml:space="preserve">(Hartvig </w:t>
      </w:r>
      <w:r w:rsidR="00565B11" w:rsidRPr="00AF32CB">
        <w:rPr>
          <w:rFonts w:ascii="Times" w:hAnsi="Times" w:cs="Times New Roman"/>
          <w:i/>
          <w:iCs/>
          <w:sz w:val="22"/>
          <w:szCs w:val="22"/>
          <w:lang w:val="en-GB"/>
        </w:rPr>
        <w:t>et al.</w:t>
      </w:r>
      <w:r w:rsidR="00565B11" w:rsidRPr="00AF32CB">
        <w:rPr>
          <w:rFonts w:ascii="Times" w:hAnsi="Times" w:cs="Times New Roman"/>
          <w:sz w:val="22"/>
          <w:szCs w:val="22"/>
          <w:lang w:val="en-GB"/>
        </w:rPr>
        <w:t xml:space="preserve"> 2011)</w:t>
      </w:r>
      <w:r w:rsidR="00565B11" w:rsidRPr="00AF32CB">
        <w:rPr>
          <w:rFonts w:ascii="Times" w:hAnsi="Times"/>
          <w:sz w:val="22"/>
          <w:szCs w:val="22"/>
        </w:rPr>
        <w:fldChar w:fldCharType="end"/>
      </w:r>
      <w:r w:rsidR="00D14E66" w:rsidRPr="00AF32CB">
        <w:rPr>
          <w:rFonts w:ascii="Times" w:hAnsi="Times"/>
          <w:sz w:val="22"/>
          <w:szCs w:val="22"/>
        </w:rPr>
        <w:t>.</w:t>
      </w:r>
    </w:p>
    <w:p w14:paraId="3E6A08A1" w14:textId="739386D6" w:rsidR="008B10AB" w:rsidRPr="00AF32CB" w:rsidRDefault="008B10AB" w:rsidP="00182BA9">
      <w:pPr>
        <w:spacing w:line="480" w:lineRule="auto"/>
        <w:ind w:firstLine="357"/>
        <w:contextualSpacing/>
        <w:jc w:val="both"/>
        <w:rPr>
          <w:rFonts w:ascii="Times" w:hAnsi="Times"/>
          <w:sz w:val="22"/>
          <w:szCs w:val="22"/>
        </w:rPr>
      </w:pPr>
      <w:r w:rsidRPr="00AF32CB">
        <w:rPr>
          <w:rFonts w:ascii="Times" w:hAnsi="Times"/>
          <w:sz w:val="22"/>
          <w:szCs w:val="22"/>
        </w:rPr>
        <w:t xml:space="preserve">The temporal </w:t>
      </w:r>
      <w:r w:rsidR="00046D33" w:rsidRPr="00AF32CB">
        <w:rPr>
          <w:rFonts w:ascii="Times" w:hAnsi="Times"/>
          <w:sz w:val="22"/>
          <w:szCs w:val="22"/>
        </w:rPr>
        <w:t>dynamics</w:t>
      </w:r>
      <w:r w:rsidRPr="00AF32CB">
        <w:rPr>
          <w:rFonts w:ascii="Times" w:hAnsi="Times"/>
          <w:sz w:val="22"/>
          <w:szCs w:val="22"/>
        </w:rPr>
        <w:t xml:space="preserve"> of the background resource</w:t>
      </w:r>
      <w:r w:rsidR="008C73F9"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oMath>
      <w:r w:rsidR="008C73F9" w:rsidRPr="00AF32CB">
        <w:rPr>
          <w:rFonts w:ascii="Times" w:hAnsi="Times"/>
          <w:sz w:val="22"/>
          <w:szCs w:val="22"/>
        </w:rPr>
        <w:t>)</w:t>
      </w:r>
      <w:r w:rsidRPr="00AF32CB">
        <w:rPr>
          <w:rFonts w:ascii="Times" w:hAnsi="Times"/>
          <w:sz w:val="22"/>
          <w:szCs w:val="22"/>
        </w:rPr>
        <w:t xml:space="preserve"> spectra </w:t>
      </w:r>
      <w:r w:rsidR="004A6FEB" w:rsidRPr="00AF32CB">
        <w:rPr>
          <w:rFonts w:ascii="Times" w:hAnsi="Times"/>
          <w:sz w:val="22"/>
          <w:szCs w:val="22"/>
        </w:rPr>
        <w:t xml:space="preserve">(benthic </w:t>
      </w:r>
      <w:r w:rsidR="001846ED" w:rsidRPr="00AF32CB">
        <w:rPr>
          <w:rFonts w:ascii="Times" w:hAnsi="Times"/>
          <w:sz w:val="22"/>
          <w:szCs w:val="22"/>
        </w:rPr>
        <w:t>and</w:t>
      </w:r>
      <w:r w:rsidR="002947F2" w:rsidRPr="00AF32CB">
        <w:rPr>
          <w:rFonts w:ascii="Times" w:hAnsi="Times"/>
          <w:sz w:val="22"/>
          <w:szCs w:val="22"/>
        </w:rPr>
        <w:t xml:space="preserve"> </w:t>
      </w:r>
      <w:r w:rsidR="004A6FEB" w:rsidRPr="00AF32CB">
        <w:rPr>
          <w:rFonts w:ascii="Times" w:hAnsi="Times"/>
          <w:sz w:val="22"/>
          <w:szCs w:val="22"/>
        </w:rPr>
        <w:t xml:space="preserve">pelagic) </w:t>
      </w:r>
      <w:r w:rsidRPr="00AF32CB">
        <w:rPr>
          <w:rFonts w:ascii="Times" w:hAnsi="Times"/>
          <w:sz w:val="22"/>
          <w:szCs w:val="22"/>
        </w:rPr>
        <w:t>is defined as:</w:t>
      </w:r>
    </w:p>
    <w:p w14:paraId="04D9EA33" w14:textId="68E86E46" w:rsidR="008B10AB" w:rsidRPr="00AF32CB" w:rsidRDefault="00277301" w:rsidP="00AA2E27">
      <w:pPr>
        <w:spacing w:line="480" w:lineRule="auto"/>
        <w:ind w:left="360"/>
        <w:contextualSpacing/>
        <w:jc w:val="right"/>
        <w:rPr>
          <w:rFonts w:ascii="Times" w:hAnsi="Times"/>
          <w:sz w:val="22"/>
          <w:szCs w:val="22"/>
        </w:rPr>
      </w:pPr>
      <m:oMath>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(w,t)</m:t>
            </m:r>
          </m:num>
          <m:den>
            <m:r>
              <w:rPr>
                <w:rFonts w:ascii="Cambria Math" w:hAnsi="Cambria Math"/>
                <w:sz w:val="22"/>
                <w:szCs w:val="22"/>
              </w:rPr>
              <m:t>∂t</m:t>
            </m:r>
          </m:den>
        </m:f>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o</m:t>
            </m:r>
          </m:sub>
        </m:sSub>
        <m:sSup>
          <m:sSupPr>
            <m:ctrlPr>
              <w:rPr>
                <w:rFonts w:ascii="Cambria Math" w:hAnsi="Cambria Math"/>
                <w:i/>
                <w:sz w:val="22"/>
                <w:szCs w:val="22"/>
              </w:rPr>
            </m:ctrlPr>
          </m:sSupPr>
          <m:e>
            <m:r>
              <w:rPr>
                <w:rFonts w:ascii="Cambria Math" w:hAnsi="Cambria Math"/>
                <w:sz w:val="22"/>
                <w:szCs w:val="22"/>
              </w:rPr>
              <m:t>w</m:t>
            </m:r>
          </m:e>
          <m:sup>
            <w:commentRangeStart w:id="29"/>
            <w:commentRangeStart w:id="30"/>
            <m:r>
              <w:rPr>
                <w:rFonts w:ascii="Cambria Math" w:hAnsi="Cambria Math"/>
                <w:sz w:val="22"/>
                <w:szCs w:val="22"/>
              </w:rPr>
              <m:t>p</m:t>
            </m:r>
            <w:commentRangeEnd w:id="29"/>
            <m:r>
              <m:rPr>
                <m:sty m:val="p"/>
              </m:rPr>
              <w:rPr>
                <w:rStyle w:val="CommentReference"/>
                <w:sz w:val="22"/>
                <w:szCs w:val="22"/>
              </w:rPr>
              <w:commentReference w:id="29"/>
            </m:r>
            <w:commentRangeEnd w:id="30"/>
            <m:r>
              <m:rPr>
                <m:sty m:val="p"/>
              </m:rPr>
              <w:rPr>
                <w:rStyle w:val="CommentReference"/>
                <w:sz w:val="22"/>
                <w:szCs w:val="22"/>
              </w:rPr>
              <w:commentReference w:id="30"/>
            </m:r>
            <m:r>
              <w:rPr>
                <w:rFonts w:ascii="Cambria Math" w:hAnsi="Cambria Math"/>
                <w:sz w:val="22"/>
                <w:szCs w:val="22"/>
              </w:rPr>
              <m:t>-1</m:t>
            </m:r>
          </m:sup>
        </m:sSup>
        <m:d>
          <m:dPr>
            <m:begChr m:val="["/>
            <m:endChr m:val="]"/>
            <m:ctrlPr>
              <w:rPr>
                <w:rFonts w:ascii="Cambria Math" w:hAnsi="Cambria Math"/>
                <w:i/>
                <w:sz w:val="22"/>
                <w:szCs w:val="22"/>
              </w:rPr>
            </m:ctrlPr>
          </m:dPr>
          <m:e>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rPr>
                  <m:t>-</m:t>
                </m:r>
                <m:r>
                  <w:rPr>
                    <w:rFonts w:ascii="Cambria Math" w:hAnsi="Cambria Math" w:cstheme="minorHAnsi"/>
                    <w:sz w:val="22"/>
                    <w:szCs w:val="22"/>
                  </w:rPr>
                  <m:t>λ</m:t>
                </m:r>
              </m:sup>
            </m:sSup>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w,t</m:t>
                </m:r>
              </m:e>
            </m:d>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w:commentRangeStart w:id="31"/>
            <w:commentRangeStart w:id="32"/>
            <m:r>
              <w:rPr>
                <w:rFonts w:ascii="Cambria Math" w:hAnsi="Cambria Math"/>
                <w:sz w:val="22"/>
                <w:szCs w:val="22"/>
              </w:rPr>
              <m:t>p</m:t>
            </m:r>
            <w:commentRangeEnd w:id="31"/>
            <m:r>
              <m:rPr>
                <m:sty m:val="p"/>
              </m:rPr>
              <w:rPr>
                <w:rStyle w:val="CommentReference"/>
                <w:sz w:val="22"/>
                <w:szCs w:val="22"/>
              </w:rPr>
              <w:commentReference w:id="31"/>
            </m:r>
            <w:commentRangeEnd w:id="32"/>
            <m:r>
              <m:rPr>
                <m:sty m:val="p"/>
              </m:rPr>
              <w:rPr>
                <w:rStyle w:val="CommentReference"/>
                <w:sz w:val="22"/>
                <w:szCs w:val="22"/>
              </w:rPr>
              <w:commentReference w:id="32"/>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(w,t)</m:t>
        </m:r>
      </m:oMath>
      <w:r w:rsidR="00AA2E27" w:rsidRPr="00AF32CB">
        <w:rPr>
          <w:rFonts w:ascii="Times" w:eastAsiaTheme="minorEastAsia" w:hAnsi="Times"/>
          <w:sz w:val="22"/>
          <w:szCs w:val="22"/>
        </w:rPr>
        <w:t xml:space="preserve">           </w:t>
      </w:r>
      <w:r w:rsidR="00D716D9" w:rsidRPr="00AF32CB">
        <w:rPr>
          <w:rFonts w:ascii="Times" w:eastAsiaTheme="minorEastAsia" w:hAnsi="Times"/>
          <w:sz w:val="22"/>
          <w:szCs w:val="22"/>
        </w:rPr>
        <w:t xml:space="preserve">   </w:t>
      </w:r>
      <w:r w:rsidR="00AA2E27" w:rsidRPr="00AF32CB">
        <w:rPr>
          <w:rFonts w:ascii="Times" w:eastAsiaTheme="minorEastAsia" w:hAnsi="Times"/>
          <w:sz w:val="22"/>
          <w:szCs w:val="22"/>
        </w:rPr>
        <w:t xml:space="preserve">      (16)</w:t>
      </w:r>
    </w:p>
    <w:p w14:paraId="365F2CBA" w14:textId="13584E34" w:rsidR="00C572FC" w:rsidRPr="00AF32CB" w:rsidRDefault="008B10AB" w:rsidP="00182BA9">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o</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p-1</m:t>
            </m:r>
          </m:sup>
        </m:sSup>
      </m:oMath>
      <w:r w:rsidRPr="00AF32CB">
        <w:rPr>
          <w:rFonts w:ascii="Times" w:hAnsi="Times"/>
          <w:sz w:val="22"/>
          <w:szCs w:val="22"/>
        </w:rPr>
        <w:t xml:space="preserve"> is the population regeneration rate, </w:t>
      </w:r>
      <m:oMath>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rPr>
              <m:t>-</m:t>
            </m:r>
            <m:r>
              <w:rPr>
                <w:rFonts w:ascii="Cambria Math" w:hAnsi="Cambria Math" w:cstheme="minorHAnsi"/>
                <w:sz w:val="22"/>
                <w:szCs w:val="22"/>
              </w:rPr>
              <m:t>λ</m:t>
            </m:r>
          </m:sup>
        </m:sSup>
      </m:oMath>
      <w:r w:rsidRPr="00AF32CB">
        <w:rPr>
          <w:rFonts w:ascii="Times" w:hAnsi="Times"/>
          <w:sz w:val="22"/>
          <w:szCs w:val="22"/>
        </w:rPr>
        <w:t xml:space="preserve"> is the population </w:t>
      </w:r>
      <w:commentRangeStart w:id="33"/>
      <w:commentRangeStart w:id="34"/>
      <w:r w:rsidRPr="00AF32CB">
        <w:rPr>
          <w:rFonts w:ascii="Times" w:hAnsi="Times"/>
          <w:sz w:val="22"/>
          <w:szCs w:val="22"/>
        </w:rPr>
        <w:t xml:space="preserve">carrying capacity </w:t>
      </w:r>
      <w:commentRangeEnd w:id="33"/>
      <w:r w:rsidR="001E5279" w:rsidRPr="00AF32CB">
        <w:rPr>
          <w:rStyle w:val="CommentReference"/>
          <w:sz w:val="22"/>
          <w:szCs w:val="22"/>
        </w:rPr>
        <w:commentReference w:id="33"/>
      </w:r>
      <w:commentRangeEnd w:id="34"/>
      <w:r w:rsidR="00037B24" w:rsidRPr="00AF32CB">
        <w:rPr>
          <w:rStyle w:val="CommentReference"/>
          <w:sz w:val="22"/>
          <w:szCs w:val="22"/>
        </w:rPr>
        <w:commentReference w:id="34"/>
      </w:r>
      <w:r w:rsidRPr="00AF32CB">
        <w:rPr>
          <w:rFonts w:ascii="Times" w:hAnsi="Times"/>
          <w:sz w:val="22"/>
          <w:szCs w:val="22"/>
        </w:rPr>
        <w:t xml:space="preserve">and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p</m:t>
            </m:r>
          </m:sub>
        </m:sSub>
      </m:oMath>
      <w:r w:rsidRPr="00AF32CB">
        <w:rPr>
          <w:rFonts w:ascii="Times" w:hAnsi="Times"/>
          <w:sz w:val="22"/>
          <w:szCs w:val="22"/>
        </w:rPr>
        <w:t xml:space="preserve"> is predation mortality</w:t>
      </w:r>
      <w:r w:rsidR="00F12DE8" w:rsidRPr="00AF32CB">
        <w:rPr>
          <w:rFonts w:ascii="Times" w:hAnsi="Times"/>
          <w:sz w:val="22"/>
          <w:szCs w:val="22"/>
        </w:rPr>
        <w:t xml:space="preserve"> </w:t>
      </w:r>
      <w:r w:rsidR="00E153D5" w:rsidRPr="00AF32CB">
        <w:rPr>
          <w:rFonts w:ascii="Times" w:hAnsi="Times"/>
          <w:sz w:val="22"/>
          <w:szCs w:val="22"/>
        </w:rPr>
        <w:t xml:space="preserve">and lambda is </w:t>
      </w:r>
      <w:r w:rsidR="00F47AE5" w:rsidRPr="00AF32CB">
        <w:rPr>
          <w:rFonts w:ascii="Times" w:hAnsi="Times"/>
          <w:sz w:val="22"/>
          <w:szCs w:val="22"/>
        </w:rPr>
        <w:t xml:space="preserve">defined as </w:t>
      </w:r>
      <m:oMath>
        <m:r>
          <w:rPr>
            <w:rFonts w:ascii="Cambria Math" w:hAnsi="Cambria Math"/>
            <w:sz w:val="22"/>
            <w:szCs w:val="22"/>
          </w:rPr>
          <m:t>-2-</m:t>
        </m:r>
        <w:commentRangeStart w:id="35"/>
        <w:commentRangeStart w:id="36"/>
        <m:r>
          <w:rPr>
            <w:rFonts w:ascii="Cambria Math" w:hAnsi="Cambria Math"/>
            <w:sz w:val="22"/>
            <w:szCs w:val="22"/>
          </w:rPr>
          <m:t>q+n</m:t>
        </m:r>
      </m:oMath>
      <w:r w:rsidR="00683E39" w:rsidRPr="00AF32CB">
        <w:rPr>
          <w:rFonts w:ascii="Times" w:eastAsiaTheme="minorEastAsia" w:hAnsi="Times"/>
          <w:sz w:val="22"/>
          <w:szCs w:val="22"/>
        </w:rPr>
        <w:t xml:space="preserve"> </w:t>
      </w:r>
      <w:r w:rsidR="00683E39" w:rsidRPr="00AF32CB">
        <w:rPr>
          <w:rFonts w:ascii="Times" w:eastAsiaTheme="minorEastAsia" w:hAnsi="Times"/>
          <w:sz w:val="22"/>
          <w:szCs w:val="22"/>
        </w:rPr>
        <w:fldChar w:fldCharType="begin"/>
      </w:r>
      <w:r w:rsidR="00683E39" w:rsidRPr="00AF32CB">
        <w:rPr>
          <w:rFonts w:ascii="Times" w:eastAsiaTheme="minorEastAsia" w:hAnsi="Times"/>
          <w:sz w:val="22"/>
          <w:szCs w:val="22"/>
        </w:rPr>
        <w:instrText xml:space="preserve"> ADDIN ZOTERO_ITEM CSL_CITATION {"citationID":"XmcogiEb","properties":{"formattedCitation":"(Andersen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683E39" w:rsidRPr="00AF32CB">
        <w:rPr>
          <w:rFonts w:ascii="Times" w:eastAsiaTheme="minorEastAsia" w:hAnsi="Times"/>
          <w:sz w:val="22"/>
          <w:szCs w:val="22"/>
        </w:rPr>
        <w:fldChar w:fldCharType="separate"/>
      </w:r>
      <w:r w:rsidR="00683E39" w:rsidRPr="00AF32CB">
        <w:rPr>
          <w:rFonts w:ascii="Times" w:eastAsiaTheme="minorEastAsia" w:hAnsi="Times"/>
          <w:noProof/>
          <w:sz w:val="22"/>
          <w:szCs w:val="22"/>
        </w:rPr>
        <w:t>(Andersen 2019)</w:t>
      </w:r>
      <w:r w:rsidR="00683E39" w:rsidRPr="00AF32CB">
        <w:rPr>
          <w:rFonts w:ascii="Times" w:eastAsiaTheme="minorEastAsia" w:hAnsi="Times"/>
          <w:sz w:val="22"/>
          <w:szCs w:val="22"/>
        </w:rPr>
        <w:fldChar w:fldCharType="end"/>
      </w:r>
      <w:r w:rsidRPr="00AF32CB">
        <w:rPr>
          <w:rFonts w:ascii="Times" w:hAnsi="Times"/>
          <w:sz w:val="22"/>
          <w:szCs w:val="22"/>
        </w:rPr>
        <w:t>.</w:t>
      </w:r>
      <w:r w:rsidR="00AD67E3" w:rsidRPr="00AF32CB">
        <w:rPr>
          <w:rFonts w:ascii="Times" w:hAnsi="Times"/>
          <w:sz w:val="22"/>
          <w:szCs w:val="22"/>
        </w:rPr>
        <w:t xml:space="preserve"> </w:t>
      </w:r>
      <w:commentRangeEnd w:id="35"/>
      <w:r w:rsidR="008A569A" w:rsidRPr="00AF32CB">
        <w:rPr>
          <w:rStyle w:val="CommentReference"/>
          <w:sz w:val="22"/>
          <w:szCs w:val="22"/>
        </w:rPr>
        <w:commentReference w:id="35"/>
      </w:r>
      <w:commentRangeEnd w:id="36"/>
      <w:r w:rsidR="00E00520" w:rsidRPr="00AF32CB">
        <w:rPr>
          <w:rStyle w:val="CommentReference"/>
          <w:sz w:val="22"/>
          <w:szCs w:val="22"/>
        </w:rPr>
        <w:commentReference w:id="36"/>
      </w:r>
    </w:p>
    <w:p w14:paraId="25091500" w14:textId="77777777" w:rsidR="00A3638F" w:rsidRPr="00AF32CB" w:rsidRDefault="00A3638F" w:rsidP="00182BA9">
      <w:pPr>
        <w:spacing w:line="480" w:lineRule="auto"/>
        <w:contextualSpacing/>
        <w:jc w:val="both"/>
        <w:rPr>
          <w:i/>
          <w:sz w:val="22"/>
          <w:szCs w:val="22"/>
        </w:rPr>
      </w:pPr>
    </w:p>
    <w:p w14:paraId="415CDCCA" w14:textId="3AC14F39" w:rsidR="00FC4AA1" w:rsidRPr="00505108" w:rsidRDefault="00FC4AA1" w:rsidP="00182BA9">
      <w:pPr>
        <w:spacing w:line="480" w:lineRule="auto"/>
        <w:contextualSpacing/>
        <w:jc w:val="both"/>
        <w:rPr>
          <w:i/>
        </w:rPr>
      </w:pPr>
      <w:r w:rsidRPr="00505108">
        <w:rPr>
          <w:i/>
        </w:rPr>
        <w:t>Temperature</w:t>
      </w:r>
      <w:r w:rsidR="00947007" w:rsidRPr="00505108">
        <w:rPr>
          <w:i/>
        </w:rPr>
        <w:t xml:space="preserve"> dependence</w:t>
      </w:r>
    </w:p>
    <w:p w14:paraId="5ED41849" w14:textId="2301E2FD" w:rsidR="00A800FE" w:rsidRPr="00AF32CB" w:rsidRDefault="001773F1" w:rsidP="00A800FE">
      <w:pPr>
        <w:spacing w:line="480" w:lineRule="auto"/>
        <w:jc w:val="both"/>
        <w:rPr>
          <w:rFonts w:ascii="Times" w:hAnsi="Times"/>
          <w:sz w:val="22"/>
          <w:szCs w:val="22"/>
        </w:rPr>
      </w:pPr>
      <w:r w:rsidRPr="00AF32CB">
        <w:rPr>
          <w:rFonts w:ascii="Times" w:hAnsi="Times"/>
          <w:sz w:val="22"/>
          <w:szCs w:val="22"/>
        </w:rPr>
        <w:t xml:space="preserve">Temperature </w:t>
      </w:r>
      <w:r w:rsidR="002B6538" w:rsidRPr="00AF32CB">
        <w:rPr>
          <w:rFonts w:ascii="Times" w:hAnsi="Times"/>
          <w:sz w:val="22"/>
          <w:szCs w:val="22"/>
        </w:rPr>
        <w:t xml:space="preserve">affects </w:t>
      </w:r>
      <w:r w:rsidR="008A569A" w:rsidRPr="00AF32CB">
        <w:rPr>
          <w:rFonts w:ascii="Times" w:hAnsi="Times"/>
          <w:sz w:val="22"/>
          <w:szCs w:val="22"/>
        </w:rPr>
        <w:t xml:space="preserve">the rate of </w:t>
      </w:r>
      <w:r w:rsidRPr="00AF32CB">
        <w:rPr>
          <w:rFonts w:ascii="Times" w:hAnsi="Times"/>
          <w:sz w:val="22"/>
          <w:szCs w:val="22"/>
        </w:rPr>
        <w:t>metabolism</w:t>
      </w:r>
      <w:r w:rsidR="00870E0D" w:rsidRPr="00AF32CB">
        <w:rPr>
          <w:rFonts w:ascii="Times" w:hAnsi="Times"/>
          <w:sz w:val="22"/>
          <w:szCs w:val="22"/>
        </w:rPr>
        <w:t xml:space="preserve"> </w:t>
      </w:r>
      <w:r w:rsidR="00B41118" w:rsidRPr="00AF32CB">
        <w:rPr>
          <w:rFonts w:ascii="Times" w:hAnsi="Times"/>
          <w:sz w:val="22"/>
          <w:szCs w:val="22"/>
        </w:rPr>
        <w:fldChar w:fldCharType="begin"/>
      </w:r>
      <w:r w:rsidR="00CC2BA6" w:rsidRPr="00AF32CB">
        <w:rPr>
          <w:rFonts w:ascii="Times" w:hAnsi="Times"/>
          <w:sz w:val="22"/>
          <w:szCs w:val="22"/>
        </w:rPr>
        <w:instrText xml:space="preserve"> ADDIN ZOTERO_ITEM CSL_CITATION {"citationID":"cjLy9kar","properties":{"formattedCitation":"(Clarke &amp; Johnston 1999; Gillooly {\\i{}et al.} 2001)","plainCitation":"(Clarke &amp; Johnston 1999; Gillooly et al. 2001)","noteIndex":0},"citationItems":[{"id":361,"uris":["http://zotero.org/users/6116610/items/6S42PU4A"],"uri":["http://zotero.org/users/6116610/items/6S42PU4A"],"itemData":{"id":361,"type":"article-journal","container-title":"Journal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AF32CB">
        <w:rPr>
          <w:rFonts w:ascii="Times" w:hAnsi="Times"/>
          <w:sz w:val="22"/>
          <w:szCs w:val="22"/>
        </w:rPr>
        <w:fldChar w:fldCharType="separate"/>
      </w:r>
      <w:r w:rsidR="00CC2BA6" w:rsidRPr="00AF32CB">
        <w:rPr>
          <w:rFonts w:ascii="Times" w:hAnsi="Times" w:cs="Times New Roman"/>
          <w:sz w:val="22"/>
          <w:szCs w:val="22"/>
          <w:lang w:val="en-GB"/>
        </w:rPr>
        <w:t xml:space="preserve">(Clarke &amp; Johnston 1999; Gillooly </w:t>
      </w:r>
      <w:r w:rsidR="00CC2BA6" w:rsidRPr="00AF32CB">
        <w:rPr>
          <w:rFonts w:ascii="Times" w:hAnsi="Times" w:cs="Times New Roman"/>
          <w:i/>
          <w:iCs/>
          <w:sz w:val="22"/>
          <w:szCs w:val="22"/>
          <w:lang w:val="en-GB"/>
        </w:rPr>
        <w:t>et al.</w:t>
      </w:r>
      <w:r w:rsidR="00CC2BA6" w:rsidRPr="00AF32CB">
        <w:rPr>
          <w:rFonts w:ascii="Times" w:hAnsi="Times" w:cs="Times New Roman"/>
          <w:sz w:val="22"/>
          <w:szCs w:val="22"/>
          <w:lang w:val="en-GB"/>
        </w:rPr>
        <w:t xml:space="preserve"> 2001)</w:t>
      </w:r>
      <w:r w:rsidR="00B41118" w:rsidRPr="00AF32CB">
        <w:rPr>
          <w:rFonts w:ascii="Times" w:hAnsi="Times"/>
          <w:sz w:val="22"/>
          <w:szCs w:val="22"/>
        </w:rPr>
        <w:fldChar w:fldCharType="end"/>
      </w:r>
      <w:r w:rsidR="00BE61FE" w:rsidRPr="00AF32CB">
        <w:rPr>
          <w:rFonts w:ascii="Times" w:hAnsi="Times"/>
          <w:sz w:val="22"/>
          <w:szCs w:val="22"/>
        </w:rPr>
        <w:t xml:space="preserve">, </w:t>
      </w:r>
      <w:r w:rsidR="00BD7CB6" w:rsidRPr="00AF32CB">
        <w:rPr>
          <w:rFonts w:ascii="Times" w:hAnsi="Times"/>
          <w:sz w:val="22"/>
          <w:szCs w:val="22"/>
        </w:rPr>
        <w:t xml:space="preserve">which also affects </w:t>
      </w:r>
      <w:r w:rsidR="008F0CF1" w:rsidRPr="00AF32CB">
        <w:rPr>
          <w:rFonts w:ascii="Times" w:hAnsi="Times"/>
          <w:sz w:val="22"/>
          <w:szCs w:val="22"/>
        </w:rPr>
        <w:t xml:space="preserve">e.g. </w:t>
      </w:r>
      <w:r w:rsidR="00B56AF5" w:rsidRPr="00AF32CB">
        <w:rPr>
          <w:rFonts w:ascii="Times" w:hAnsi="Times"/>
          <w:sz w:val="22"/>
          <w:szCs w:val="22"/>
        </w:rPr>
        <w:t xml:space="preserve">maximum </w:t>
      </w:r>
      <w:r w:rsidR="008F0CF1" w:rsidRPr="00AF32CB">
        <w:rPr>
          <w:rFonts w:ascii="Times" w:hAnsi="Times"/>
          <w:sz w:val="22"/>
          <w:szCs w:val="22"/>
        </w:rPr>
        <w:t>consumption rates</w:t>
      </w:r>
      <w:r w:rsidR="00F44628" w:rsidRPr="00AF32CB">
        <w:rPr>
          <w:rFonts w:ascii="Times" w:hAnsi="Times"/>
          <w:sz w:val="22"/>
          <w:szCs w:val="22"/>
        </w:rPr>
        <w:t xml:space="preserve"> </w:t>
      </w:r>
      <w:r w:rsidR="00F44628" w:rsidRPr="00AF32CB">
        <w:rPr>
          <w:rFonts w:ascii="Times" w:hAnsi="Times"/>
          <w:sz w:val="22"/>
          <w:szCs w:val="22"/>
        </w:rPr>
        <w:fldChar w:fldCharType="begin"/>
      </w:r>
      <w:r w:rsidR="00F44628" w:rsidRPr="00AF32CB">
        <w:rPr>
          <w:rFonts w:ascii="Times" w:hAnsi="Times"/>
          <w:sz w:val="22"/>
          <w:szCs w:val="22"/>
        </w:rPr>
        <w:instrText xml:space="preserve"> ADDIN ZOTERO_ITEM CSL_CITATION {"citationID":"uHdC6sHY","properties":{"formattedCitation":"(Englund {\\i{}et al.} 2011; Rall {\\i{}et al.} 2012)","plainCitation":"(Englund et al. 2011; Rall et al. 2012)","noteIndex":0},"citationItems":[{"id":1539,"uris":["http://zotero.org/users/6116610/items/VX2UYM3J"],"uri":["http://zotero.org/users/6116610/items/VX2UYM3J"],"itemData":{"id":1539,"type":"article-journal","abstract":"Ecology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AF32CB">
        <w:rPr>
          <w:rFonts w:ascii="Times" w:hAnsi="Times"/>
          <w:sz w:val="22"/>
          <w:szCs w:val="22"/>
        </w:rPr>
        <w:fldChar w:fldCharType="separate"/>
      </w:r>
      <w:r w:rsidR="00F44628" w:rsidRPr="00AF32CB">
        <w:rPr>
          <w:rFonts w:ascii="Times" w:hAnsi="Times" w:cs="Times New Roman"/>
          <w:sz w:val="22"/>
          <w:szCs w:val="22"/>
          <w:lang w:val="en-GB"/>
        </w:rPr>
        <w:t xml:space="preserve">(Englund </w:t>
      </w:r>
      <w:r w:rsidR="00F44628" w:rsidRPr="00AF32CB">
        <w:rPr>
          <w:rFonts w:ascii="Times" w:hAnsi="Times" w:cs="Times New Roman"/>
          <w:i/>
          <w:iCs/>
          <w:sz w:val="22"/>
          <w:szCs w:val="22"/>
          <w:lang w:val="en-GB"/>
        </w:rPr>
        <w:t>et al.</w:t>
      </w:r>
      <w:r w:rsidR="00F44628" w:rsidRPr="00AF32CB">
        <w:rPr>
          <w:rFonts w:ascii="Times" w:hAnsi="Times" w:cs="Times New Roman"/>
          <w:sz w:val="22"/>
          <w:szCs w:val="22"/>
          <w:lang w:val="en-GB"/>
        </w:rPr>
        <w:t xml:space="preserve"> 2011; Rall </w:t>
      </w:r>
      <w:r w:rsidR="00F44628" w:rsidRPr="00AF32CB">
        <w:rPr>
          <w:rFonts w:ascii="Times" w:hAnsi="Times" w:cs="Times New Roman"/>
          <w:i/>
          <w:iCs/>
          <w:sz w:val="22"/>
          <w:szCs w:val="22"/>
          <w:lang w:val="en-GB"/>
        </w:rPr>
        <w:t>et al.</w:t>
      </w:r>
      <w:r w:rsidR="00F44628" w:rsidRPr="00AF32CB">
        <w:rPr>
          <w:rFonts w:ascii="Times" w:hAnsi="Times" w:cs="Times New Roman"/>
          <w:sz w:val="22"/>
          <w:szCs w:val="22"/>
          <w:lang w:val="en-GB"/>
        </w:rPr>
        <w:t xml:space="preserve"> 2012)</w:t>
      </w:r>
      <w:r w:rsidR="00F44628" w:rsidRPr="00AF32CB">
        <w:rPr>
          <w:rFonts w:ascii="Times" w:hAnsi="Times"/>
          <w:sz w:val="22"/>
          <w:szCs w:val="22"/>
        </w:rPr>
        <w:fldChar w:fldCharType="end"/>
      </w:r>
      <w:r w:rsidR="008F0CF1" w:rsidRPr="00AF32CB">
        <w:rPr>
          <w:rFonts w:ascii="Times" w:hAnsi="Times"/>
          <w:sz w:val="22"/>
          <w:szCs w:val="22"/>
        </w:rPr>
        <w:t>,</w:t>
      </w:r>
      <w:r w:rsidR="00AD67E3" w:rsidRPr="00AF32CB">
        <w:rPr>
          <w:rFonts w:ascii="Times" w:hAnsi="Times"/>
          <w:sz w:val="22"/>
          <w:szCs w:val="22"/>
        </w:rPr>
        <w:t xml:space="preserve"> </w:t>
      </w:r>
      <w:r w:rsidR="008F0CF1" w:rsidRPr="00AF32CB">
        <w:rPr>
          <w:rFonts w:ascii="Times" w:hAnsi="Times"/>
          <w:sz w:val="22"/>
          <w:szCs w:val="22"/>
        </w:rPr>
        <w:t xml:space="preserve"> </w:t>
      </w:r>
      <w:r w:rsidR="00BE3E91" w:rsidRPr="00AF32CB">
        <w:rPr>
          <w:rFonts w:ascii="Times" w:hAnsi="Times"/>
          <w:sz w:val="22"/>
          <w:szCs w:val="22"/>
        </w:rPr>
        <w:t>and mortality</w:t>
      </w:r>
      <w:r w:rsidR="003F3E99" w:rsidRPr="00AF32CB">
        <w:rPr>
          <w:rFonts w:ascii="Times" w:hAnsi="Times"/>
          <w:sz w:val="22"/>
          <w:szCs w:val="22"/>
        </w:rPr>
        <w:t xml:space="preserve"> </w:t>
      </w:r>
      <w:r w:rsidR="00420B4E" w:rsidRPr="00AF32CB">
        <w:rPr>
          <w:rFonts w:ascii="Times" w:hAnsi="Times"/>
          <w:sz w:val="22"/>
          <w:szCs w:val="22"/>
        </w:rPr>
        <w:fldChar w:fldCharType="begin"/>
      </w:r>
      <w:r w:rsidR="000B2F98" w:rsidRPr="00AF32CB">
        <w:rPr>
          <w:rFonts w:ascii="Times" w:hAnsi="Times"/>
          <w:sz w:val="22"/>
          <w:szCs w:val="22"/>
        </w:rPr>
        <w:instrText xml:space="preserve"> ADDIN ZOTERO_ITEM CSL_CITATION {"citationID":"Tt8FJ7Zt","properties":{"formattedCitation":"(Pauly 1980; Thorson {\\i{}et al.} 2017)","plainCitation":"(Pauly 1980;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AF32CB">
        <w:rPr>
          <w:rFonts w:ascii="Times" w:hAnsi="Times"/>
          <w:sz w:val="22"/>
          <w:szCs w:val="22"/>
        </w:rPr>
        <w:fldChar w:fldCharType="separate"/>
      </w:r>
      <w:r w:rsidR="000B2F98" w:rsidRPr="00AF32CB">
        <w:rPr>
          <w:rFonts w:ascii="Times" w:hAnsi="Times" w:cs="Times New Roman"/>
          <w:sz w:val="22"/>
          <w:szCs w:val="22"/>
          <w:lang w:val="en-GB"/>
        </w:rPr>
        <w:t xml:space="preserve">(Pauly 1980; Thorson </w:t>
      </w:r>
      <w:r w:rsidR="000B2F98" w:rsidRPr="00AF32CB">
        <w:rPr>
          <w:rFonts w:ascii="Times" w:hAnsi="Times" w:cs="Times New Roman"/>
          <w:i/>
          <w:iCs/>
          <w:sz w:val="22"/>
          <w:szCs w:val="22"/>
          <w:lang w:val="en-GB"/>
        </w:rPr>
        <w:t>et al.</w:t>
      </w:r>
      <w:r w:rsidR="000B2F98" w:rsidRPr="00AF32CB">
        <w:rPr>
          <w:rFonts w:ascii="Times" w:hAnsi="Times" w:cs="Times New Roman"/>
          <w:sz w:val="22"/>
          <w:szCs w:val="22"/>
          <w:lang w:val="en-GB"/>
        </w:rPr>
        <w:t xml:space="preserve"> 2017)</w:t>
      </w:r>
      <w:r w:rsidR="00420B4E" w:rsidRPr="00AF32CB">
        <w:rPr>
          <w:rFonts w:ascii="Times" w:hAnsi="Times"/>
          <w:sz w:val="22"/>
          <w:szCs w:val="22"/>
        </w:rPr>
        <w:fldChar w:fldCharType="end"/>
      </w:r>
      <w:r w:rsidR="00E93A5C" w:rsidRPr="00AF32CB">
        <w:rPr>
          <w:rFonts w:ascii="Times" w:hAnsi="Times"/>
          <w:sz w:val="22"/>
          <w:szCs w:val="22"/>
        </w:rPr>
        <w:t xml:space="preserve">. </w:t>
      </w:r>
      <w:r w:rsidR="008637E9" w:rsidRPr="00AF32CB">
        <w:rPr>
          <w:rFonts w:ascii="Times" w:hAnsi="Times"/>
          <w:sz w:val="22"/>
          <w:szCs w:val="22"/>
        </w:rPr>
        <w:t>We scale</w:t>
      </w:r>
      <w:r w:rsidR="008A569A" w:rsidRPr="00AF32CB">
        <w:rPr>
          <w:rFonts w:ascii="Times" w:hAnsi="Times"/>
          <w:sz w:val="22"/>
          <w:szCs w:val="22"/>
        </w:rPr>
        <w:t xml:space="preserve"> rates of</w:t>
      </w:r>
      <w:r w:rsidR="008637E9" w:rsidRPr="00AF32CB">
        <w:rPr>
          <w:rFonts w:ascii="Times" w:hAnsi="Times"/>
          <w:sz w:val="22"/>
          <w:szCs w:val="22"/>
        </w:rPr>
        <w:t xml:space="preserve"> </w:t>
      </w:r>
      <w:r w:rsidR="000C2AAC" w:rsidRPr="00AF32CB">
        <w:rPr>
          <w:rFonts w:ascii="Times" w:hAnsi="Times"/>
          <w:sz w:val="22"/>
          <w:szCs w:val="22"/>
        </w:rPr>
        <w:t xml:space="preserve">individual </w:t>
      </w:r>
      <w:r w:rsidR="008637E9" w:rsidRPr="00AF32CB">
        <w:rPr>
          <w:rFonts w:ascii="Times" w:hAnsi="Times"/>
          <w:sz w:val="22"/>
          <w:szCs w:val="22"/>
        </w:rPr>
        <w:t>metabolism (</w:t>
      </w:r>
      <m:oMath>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m:t>
            </m:r>
            <m:r>
              <w:rPr>
                <w:rFonts w:ascii="Cambria Math" w:eastAsia="Calibri" w:hAnsi="Cambria Math" w:cs="Arial"/>
                <w:sz w:val="22"/>
                <w:szCs w:val="22"/>
                <w:lang w:val="en-GB"/>
              </w:rPr>
              <m:t>.</m:t>
            </m:r>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m:oMath>
      <w:r w:rsidR="008637E9" w:rsidRPr="00AF32CB">
        <w:rPr>
          <w:rFonts w:ascii="Times" w:hAnsi="Times"/>
          <w:sz w:val="22"/>
          <w:szCs w:val="22"/>
          <w:lang w:val="en-GB"/>
        </w:rPr>
        <w:t>), maximum consumption (</w:t>
      </w:r>
      <m:oMath>
        <m:sSub>
          <m:sSubPr>
            <m:ctrlPr>
              <w:rPr>
                <w:rFonts w:ascii="Cambria Math" w:eastAsia="Calibri" w:hAnsi="Cambria Math" w:cs="Arial"/>
                <w:i/>
                <w:sz w:val="22"/>
                <w:szCs w:val="22"/>
              </w:rPr>
            </m:ctrlPr>
          </m:sSubPr>
          <m:e>
            <m:r>
              <w:rPr>
                <w:rFonts w:ascii="Cambria Math" w:eastAsia="Calibri" w:hAnsi="Cambria Math" w:cs="Arial"/>
                <w:sz w:val="22"/>
                <w:szCs w:val="22"/>
                <w:lang w:val="en-GB"/>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8637E9" w:rsidRPr="00AF32CB">
        <w:rPr>
          <w:rFonts w:ascii="Times" w:hAnsi="Times"/>
          <w:sz w:val="22"/>
          <w:szCs w:val="22"/>
          <w:lang w:val="en-GB"/>
        </w:rPr>
        <w:t>) and background mortality</w:t>
      </w:r>
      <w:r w:rsidR="009066DC" w:rsidRPr="00AF32CB">
        <w:rPr>
          <w:rFonts w:ascii="Times" w:hAnsi="Times"/>
          <w:sz w:val="22"/>
          <w:szCs w:val="22"/>
          <w:lang w:val="en-GB"/>
        </w:rPr>
        <w:t xml:space="preserve">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0</m:t>
            </m:r>
          </m:sub>
        </m:sSub>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i</m:t>
            </m:r>
          </m:sub>
          <m:sup>
            <m:r>
              <w:rPr>
                <w:rFonts w:ascii="Cambria Math" w:hAnsi="Cambria Math"/>
                <w:sz w:val="22"/>
                <w:szCs w:val="22"/>
              </w:rPr>
              <m:t>n-1</m:t>
            </m:r>
          </m:sup>
        </m:sSubSup>
      </m:oMath>
      <w:r w:rsidR="009066DC" w:rsidRPr="00AF32CB">
        <w:rPr>
          <w:rFonts w:ascii="Times" w:hAnsi="Times"/>
          <w:sz w:val="22"/>
          <w:szCs w:val="22"/>
          <w:lang w:val="en-GB"/>
        </w:rPr>
        <w:t>)</w:t>
      </w:r>
      <w:r w:rsidR="00CA5E8C" w:rsidRPr="00AF32CB">
        <w:rPr>
          <w:rFonts w:ascii="Times" w:hAnsi="Times"/>
          <w:sz w:val="22"/>
          <w:szCs w:val="22"/>
          <w:lang w:val="en-GB"/>
        </w:rPr>
        <w:t xml:space="preserve"> with temperature </w:t>
      </w:r>
      <w:r w:rsidR="006D2CA4" w:rsidRPr="00AF32CB">
        <w:rPr>
          <w:rFonts w:ascii="Times" w:hAnsi="Times"/>
          <w:sz w:val="22"/>
          <w:szCs w:val="22"/>
        </w:rPr>
        <w:t xml:space="preserve">using </w:t>
      </w:r>
      <w:r w:rsidR="00A800FE" w:rsidRPr="00AF32CB">
        <w:rPr>
          <w:rFonts w:ascii="Times" w:hAnsi="Times"/>
          <w:sz w:val="22"/>
          <w:szCs w:val="22"/>
        </w:rPr>
        <w:t xml:space="preserve">an Arrhenius temperature correction factor: </w:t>
      </w:r>
    </w:p>
    <w:p w14:paraId="09B496D1" w14:textId="00C6F956" w:rsidR="00A800FE" w:rsidRPr="00AF32CB" w:rsidRDefault="00A800FE" w:rsidP="00A800FE">
      <w:pPr>
        <w:spacing w:line="480" w:lineRule="auto"/>
        <w:jc w:val="both"/>
        <w:rPr>
          <w:rFonts w:ascii="Times" w:hAnsi="Times"/>
          <w:sz w:val="22"/>
          <w:szCs w:val="22"/>
        </w:rPr>
      </w:pPr>
      <m:oMathPara>
        <m:oMath>
          <m:r>
            <w:rPr>
              <w:rFonts w:ascii="Cambria Math" w:hAnsi="Cambria Math"/>
              <w:sz w:val="22"/>
              <w:szCs w:val="22"/>
            </w:rPr>
            <m:t>r</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e>
                  </m:d>
                </m:num>
                <m:den>
                  <m:r>
                    <w:rPr>
                      <w:rFonts w:ascii="Cambria Math" w:hAnsi="Cambria Math"/>
                      <w:sz w:val="22"/>
                      <w:szCs w:val="22"/>
                    </w:rPr>
                    <m:t>kT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den>
              </m:f>
            </m:sup>
          </m:sSup>
        </m:oMath>
      </m:oMathPara>
    </w:p>
    <w:p w14:paraId="0AE4E04A" w14:textId="25075C03" w:rsidR="00103047" w:rsidRPr="00AF32CB" w:rsidRDefault="00A800FE" w:rsidP="00103047">
      <w:pPr>
        <w:spacing w:line="480" w:lineRule="auto"/>
        <w:jc w:val="both"/>
        <w:rPr>
          <w:rFonts w:ascii="Times" w:hAnsi="Times"/>
          <w:sz w:val="22"/>
          <w:szCs w:val="22"/>
        </w:rPr>
      </w:pPr>
      <w:r w:rsidRPr="00AF32CB">
        <w:rPr>
          <w:rFonts w:ascii="Times" w:hAnsi="Times"/>
          <w:sz w:val="22"/>
          <w:szCs w:val="22"/>
        </w:rPr>
        <w:lastRenderedPageBreak/>
        <w:t xml:space="preserve">where </w:t>
      </w:r>
      <w:commentRangeStart w:id="37"/>
      <w:commentRangeStart w:id="38"/>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k</m:t>
            </m:r>
          </m:sub>
        </m:sSub>
      </m:oMath>
      <w:r w:rsidRPr="00AF32CB">
        <w:rPr>
          <w:rFonts w:ascii="Times" w:hAnsi="Times"/>
          <w:sz w:val="22"/>
          <w:szCs w:val="22"/>
        </w:rPr>
        <w:t xml:space="preserve"> is the activation energy</w:t>
      </w:r>
      <w:r w:rsidR="00C33856" w:rsidRPr="00AF32CB">
        <w:rPr>
          <w:rFonts w:ascii="Times" w:hAnsi="Times"/>
          <w:sz w:val="22"/>
          <w:szCs w:val="22"/>
        </w:rPr>
        <w:t xml:space="preserve"> </w:t>
      </w:r>
      <w:commentRangeEnd w:id="37"/>
      <w:r w:rsidR="001E5279" w:rsidRPr="00AF32CB">
        <w:rPr>
          <w:rStyle w:val="CommentReference"/>
          <w:sz w:val="22"/>
          <w:szCs w:val="22"/>
        </w:rPr>
        <w:commentReference w:id="37"/>
      </w:r>
      <w:commentRangeEnd w:id="38"/>
      <w:r w:rsidR="009817ED" w:rsidRPr="00AF32CB">
        <w:rPr>
          <w:rStyle w:val="CommentReference"/>
          <w:sz w:val="22"/>
          <w:szCs w:val="22"/>
        </w:rPr>
        <w:commentReference w:id="38"/>
      </w:r>
      <w:r w:rsidR="00C33856" w:rsidRPr="00AF32CB">
        <w:rPr>
          <w:rFonts w:ascii="Times" w:hAnsi="Times"/>
          <w:sz w:val="22"/>
          <w:szCs w:val="22"/>
        </w:rPr>
        <w:t xml:space="preserve">for individual rate </w:t>
      </w:r>
      <m:oMath>
        <m:r>
          <w:rPr>
            <w:rFonts w:ascii="Cambria Math" w:hAnsi="Cambria Math"/>
            <w:sz w:val="22"/>
            <w:szCs w:val="22"/>
          </w:rPr>
          <m:t>k</m:t>
        </m:r>
      </m:oMath>
      <w:r w:rsidRPr="00AF32CB">
        <w:rPr>
          <w:rFonts w:ascii="Times" w:hAnsi="Times"/>
          <w:sz w:val="22"/>
          <w:szCs w:val="22"/>
        </w:rPr>
        <w:t xml:space="preserve"> [</w:t>
      </w:r>
      <m:oMath>
        <m:r>
          <m:rPr>
            <m:sty m:val="p"/>
          </m:rPr>
          <w:rPr>
            <w:rFonts w:ascii="Cambria Math" w:hAnsi="Cambria Math"/>
            <w:sz w:val="22"/>
            <w:szCs w:val="22"/>
          </w:rPr>
          <m:t>eV</m:t>
        </m:r>
      </m:oMath>
      <w:r w:rsidRPr="00AF32CB">
        <w:rPr>
          <w:rFonts w:ascii="Times" w:hAnsi="Times"/>
          <w:sz w:val="22"/>
          <w:szCs w:val="22"/>
        </w:rPr>
        <w:t xml:space="preserve">], </w:t>
      </w:r>
      <m:oMath>
        <m:r>
          <w:rPr>
            <w:rFonts w:ascii="Cambria Math" w:hAnsi="Cambria Math"/>
            <w:sz w:val="22"/>
            <w:szCs w:val="22"/>
          </w:rPr>
          <m:t>T</m:t>
        </m:r>
      </m:oMath>
      <w:r w:rsidRPr="00AF32CB">
        <w:rPr>
          <w:rFonts w:ascii="Times" w:hAnsi="Times"/>
          <w:sz w:val="22"/>
          <w:szCs w:val="22"/>
        </w:rPr>
        <w:t xml:space="preserve"> is temperature [</w:t>
      </w:r>
      <m:oMath>
        <m:r>
          <m:rPr>
            <m:sty m:val="p"/>
          </m:rPr>
          <w:rPr>
            <w:rFonts w:ascii="Cambria Math" w:hAnsi="Cambria Math"/>
            <w:sz w:val="22"/>
            <w:szCs w:val="22"/>
          </w:rPr>
          <m:t>K</m:t>
        </m:r>
      </m:oMath>
      <w:r w:rsidRPr="00AF32CB">
        <w:rPr>
          <w:rFonts w:ascii="Times" w:hAnsi="Times"/>
          <w:iCs/>
          <w:sz w:val="22"/>
          <w:szCs w:val="22"/>
        </w:rPr>
        <w:t xml:space="preserve">], </w:t>
      </w:r>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oMath>
      <w:r w:rsidRPr="00AF32CB">
        <w:rPr>
          <w:rFonts w:ascii="Times" w:hAnsi="Times"/>
          <w:sz w:val="22"/>
          <w:szCs w:val="22"/>
        </w:rPr>
        <w:t xml:space="preserve"> is the reference temperature</w:t>
      </w:r>
      <w:r w:rsidR="003E24B6" w:rsidRPr="00AF32CB">
        <w:rPr>
          <w:rFonts w:ascii="Times" w:hAnsi="Times"/>
          <w:sz w:val="22"/>
          <w:szCs w:val="22"/>
        </w:rPr>
        <w:t xml:space="preserve"> </w:t>
      </w:r>
      <w:r w:rsidR="0040100A" w:rsidRPr="00AF32CB">
        <w:rPr>
          <w:rFonts w:ascii="Times" w:hAnsi="Times"/>
          <w:sz w:val="22"/>
          <w:szCs w:val="22"/>
        </w:rPr>
        <w:t>(</w:t>
      </w:r>
      <w:r w:rsidR="001E5279" w:rsidRPr="00AF32CB">
        <w:rPr>
          <w:rFonts w:ascii="Times" w:hAnsi="Times"/>
          <w:sz w:val="22"/>
          <w:szCs w:val="22"/>
        </w:rPr>
        <w:t xml:space="preserve">here </w:t>
      </w:r>
      <w:r w:rsidR="003E24B6" w:rsidRPr="00AF32CB">
        <w:rPr>
          <w:rFonts w:ascii="Times" w:hAnsi="Times"/>
          <w:sz w:val="22"/>
          <w:szCs w:val="22"/>
        </w:rPr>
        <w:t>283.15</w:t>
      </w:r>
      <w:r w:rsidR="003D6A7D" w:rsidRPr="00AF32CB">
        <w:rPr>
          <w:rFonts w:ascii="Times" w:hAnsi="Times"/>
          <w:sz w:val="22"/>
          <w:szCs w:val="22"/>
        </w:rPr>
        <w:t xml:space="preserve"> </w:t>
      </w:r>
      <m:oMath>
        <m:r>
          <m:rPr>
            <m:sty m:val="p"/>
          </m:rPr>
          <w:rPr>
            <w:rFonts w:ascii="Cambria Math" w:hAnsi="Cambria Math"/>
            <w:sz w:val="22"/>
            <w:szCs w:val="22"/>
          </w:rPr>
          <m:t>K</m:t>
        </m:r>
      </m:oMath>
      <w:r w:rsidR="0040100A" w:rsidRPr="00AF32CB">
        <w:rPr>
          <w:rFonts w:ascii="Times" w:hAnsi="Times"/>
          <w:sz w:val="22"/>
          <w:szCs w:val="22"/>
        </w:rPr>
        <w:t>, where the correction factor=1)</w:t>
      </w:r>
      <w:r w:rsidRPr="00AF32CB">
        <w:rPr>
          <w:rFonts w:ascii="Times" w:hAnsi="Times"/>
          <w:sz w:val="22"/>
          <w:szCs w:val="22"/>
        </w:rPr>
        <w:t xml:space="preserve">, </w:t>
      </w:r>
      <w:r w:rsidRPr="00AF32CB">
        <w:rPr>
          <w:rFonts w:cstheme="minorHAnsi"/>
          <w:bCs/>
          <w:sz w:val="22"/>
          <w:szCs w:val="22"/>
          <w:lang w:val="en-GB"/>
        </w:rPr>
        <w:t xml:space="preserve">and </w:t>
      </w:r>
      <m:oMath>
        <m:r>
          <w:rPr>
            <w:rFonts w:ascii="Cambria Math" w:hAnsi="Cambria Math" w:cstheme="minorHAnsi"/>
            <w:sz w:val="22"/>
            <w:szCs w:val="22"/>
          </w:rPr>
          <m:t>k</m:t>
        </m:r>
      </m:oMath>
      <w:r w:rsidRPr="00AF32CB">
        <w:rPr>
          <w:rFonts w:cstheme="minorHAnsi"/>
          <w:bCs/>
          <w:sz w:val="22"/>
          <w:szCs w:val="22"/>
          <w:lang w:val="en-GB"/>
        </w:rPr>
        <w:t xml:space="preserve"> is Boltzmann’s constant in </w:t>
      </w:r>
      <m:oMath>
        <m:r>
          <m:rPr>
            <m:sty m:val="p"/>
          </m:rPr>
          <w:rPr>
            <w:rFonts w:ascii="Cambria Math" w:hAnsi="Cambria Math" w:cstheme="minorHAnsi"/>
            <w:sz w:val="22"/>
            <w:szCs w:val="22"/>
            <w:lang w:val="en-GB"/>
          </w:rPr>
          <m:t xml:space="preserve">eV </m:t>
        </m:r>
        <m:sSup>
          <m:sSupPr>
            <m:ctrlPr>
              <w:rPr>
                <w:rFonts w:ascii="Cambria Math" w:hAnsi="Cambria Math" w:cstheme="minorHAnsi"/>
                <w:bCs/>
                <w:iCs/>
                <w:sz w:val="22"/>
                <w:szCs w:val="22"/>
              </w:rPr>
            </m:ctrlPr>
          </m:sSupPr>
          <m:e>
            <m:r>
              <m:rPr>
                <m:sty m:val="p"/>
              </m:rPr>
              <w:rPr>
                <w:rFonts w:ascii="Cambria Math" w:hAnsi="Cambria Math" w:cstheme="minorHAnsi"/>
                <w:sz w:val="22"/>
                <w:szCs w:val="22"/>
                <w:lang w:val="en-GB"/>
              </w:rPr>
              <m:t>K</m:t>
            </m:r>
          </m:e>
          <m:sup>
            <m:r>
              <w:rPr>
                <w:rFonts w:ascii="Cambria Math" w:hAnsi="Cambria Math" w:cstheme="minorHAnsi"/>
                <w:sz w:val="22"/>
                <w:szCs w:val="22"/>
                <w:lang w:val="en-GB"/>
              </w:rPr>
              <m:t>-1</m:t>
            </m:r>
          </m:sup>
        </m:sSup>
      </m:oMath>
      <w:r w:rsidRPr="00AF32CB">
        <w:rPr>
          <w:rFonts w:cstheme="minorHAnsi"/>
          <w:bCs/>
          <w:sz w:val="22"/>
          <w:szCs w:val="22"/>
          <w:lang w:val="en-GB"/>
        </w:rPr>
        <w:t xml:space="preserve"> (</w:t>
      </w:r>
      <m:oMath>
        <m:r>
          <w:rPr>
            <w:rFonts w:ascii="Cambria Math" w:hAnsi="Cambria Math" w:cstheme="minorHAnsi"/>
            <w:sz w:val="22"/>
            <w:szCs w:val="22"/>
            <w:lang w:val="en-GB"/>
          </w:rPr>
          <m:t>=8.617×</m:t>
        </m:r>
        <m:sSup>
          <m:sSupPr>
            <m:ctrlPr>
              <w:rPr>
                <w:rFonts w:ascii="Cambria Math" w:hAnsi="Cambria Math" w:cstheme="minorHAnsi"/>
                <w:bCs/>
                <w:i/>
                <w:sz w:val="22"/>
                <w:szCs w:val="22"/>
              </w:rPr>
            </m:ctrlPr>
          </m:sSupPr>
          <m:e>
            <m:r>
              <w:rPr>
                <w:rFonts w:ascii="Cambria Math" w:hAnsi="Cambria Math" w:cstheme="minorHAnsi"/>
                <w:sz w:val="22"/>
                <w:szCs w:val="22"/>
                <w:lang w:val="en-GB"/>
              </w:rPr>
              <m:t>10</m:t>
            </m:r>
          </m:e>
          <m:sup>
            <m:r>
              <w:rPr>
                <w:rFonts w:ascii="Cambria Math" w:hAnsi="Cambria Math" w:cstheme="minorHAnsi"/>
                <w:sz w:val="22"/>
                <w:szCs w:val="22"/>
                <w:lang w:val="en-GB"/>
              </w:rPr>
              <m:t>-5</m:t>
            </m:r>
          </m:sup>
        </m:sSup>
        <m:r>
          <w:rPr>
            <w:rFonts w:ascii="Cambria Math" w:hAnsi="Cambria Math" w:cstheme="minorHAnsi"/>
            <w:sz w:val="22"/>
            <w:szCs w:val="22"/>
            <w:lang w:val="en-GB"/>
          </w:rPr>
          <m:t xml:space="preserve"> </m:t>
        </m:r>
        <m:r>
          <m:rPr>
            <m:sty m:val="p"/>
          </m:rPr>
          <w:rPr>
            <w:rFonts w:ascii="Cambria Math" w:hAnsi="Cambria Math" w:cstheme="minorHAnsi"/>
            <w:sz w:val="22"/>
            <w:szCs w:val="22"/>
            <w:lang w:val="en-GB"/>
          </w:rPr>
          <m:t xml:space="preserve">eV </m:t>
        </m:r>
        <m:sSup>
          <m:sSupPr>
            <m:ctrlPr>
              <w:rPr>
                <w:rFonts w:ascii="Cambria Math" w:hAnsi="Cambria Math" w:cstheme="minorHAnsi"/>
                <w:bCs/>
                <w:iCs/>
                <w:sz w:val="22"/>
                <w:szCs w:val="22"/>
              </w:rPr>
            </m:ctrlPr>
          </m:sSupPr>
          <m:e>
            <m:r>
              <m:rPr>
                <m:sty m:val="p"/>
              </m:rPr>
              <w:rPr>
                <w:rFonts w:ascii="Cambria Math" w:hAnsi="Cambria Math" w:cstheme="minorHAnsi"/>
                <w:sz w:val="22"/>
                <w:szCs w:val="22"/>
                <w:lang w:val="en-GB"/>
              </w:rPr>
              <m:t>K</m:t>
            </m:r>
          </m:e>
          <m:sup>
            <m:r>
              <m:rPr>
                <m:sty m:val="p"/>
              </m:rPr>
              <w:rPr>
                <w:rFonts w:ascii="Cambria Math" w:hAnsi="Cambria Math" w:cstheme="minorHAnsi"/>
                <w:sz w:val="22"/>
                <w:szCs w:val="22"/>
                <w:lang w:val="en-GB"/>
              </w:rPr>
              <m:t>-1</m:t>
            </m:r>
          </m:sup>
        </m:sSup>
      </m:oMath>
      <w:r w:rsidRPr="00AF32CB">
        <w:rPr>
          <w:rFonts w:cstheme="minorHAnsi"/>
          <w:bCs/>
          <w:sz w:val="22"/>
          <w:szCs w:val="22"/>
          <w:lang w:val="en-GB"/>
        </w:rPr>
        <w:t>).</w:t>
      </w:r>
      <w:r w:rsidR="004A1E6B" w:rsidRPr="00AF32CB">
        <w:rPr>
          <w:rFonts w:cstheme="minorHAnsi"/>
          <w:bCs/>
          <w:sz w:val="22"/>
          <w:szCs w:val="22"/>
          <w:lang w:val="en-GB"/>
        </w:rPr>
        <w:t xml:space="preserve"> </w:t>
      </w:r>
      <w:r w:rsidR="00AE7033" w:rsidRPr="00AF32CB">
        <w:rPr>
          <w:rFonts w:cstheme="minorHAnsi"/>
          <w:bCs/>
          <w:sz w:val="22"/>
          <w:szCs w:val="22"/>
          <w:lang w:val="en-GB"/>
        </w:rPr>
        <w:t xml:space="preserve">We chose </w:t>
      </w:r>
      <w:r w:rsidR="00701CA1" w:rsidRPr="00AF32CB">
        <w:rPr>
          <w:rFonts w:cstheme="minorHAnsi"/>
          <w:bCs/>
          <w:sz w:val="22"/>
          <w:szCs w:val="22"/>
          <w:lang w:val="en-GB"/>
        </w:rPr>
        <w:t>an</w:t>
      </w:r>
      <w:r w:rsidR="00AE7033" w:rsidRPr="00AF32CB">
        <w:rPr>
          <w:rFonts w:cstheme="minorHAnsi"/>
          <w:bCs/>
          <w:sz w:val="22"/>
          <w:szCs w:val="22"/>
          <w:lang w:val="en-GB"/>
        </w:rPr>
        <w:t xml:space="preserve"> </w:t>
      </w:r>
      <w:r w:rsidR="00701CA1" w:rsidRPr="00AF32CB">
        <w:rPr>
          <w:rFonts w:cstheme="minorHAnsi"/>
          <w:bCs/>
          <w:sz w:val="22"/>
          <w:szCs w:val="22"/>
          <w:lang w:val="en-GB"/>
        </w:rPr>
        <w:t xml:space="preserve">exponential temperature </w:t>
      </w:r>
      <w:r w:rsidR="0048406B" w:rsidRPr="00AF32CB">
        <w:rPr>
          <w:rFonts w:cstheme="minorHAnsi"/>
          <w:bCs/>
          <w:sz w:val="22"/>
          <w:szCs w:val="22"/>
          <w:lang w:val="en-GB"/>
        </w:rPr>
        <w:t xml:space="preserve">dependence </w:t>
      </w:r>
      <w:r w:rsidR="00A4000C" w:rsidRPr="00AF32CB">
        <w:rPr>
          <w:rFonts w:cstheme="minorHAnsi"/>
          <w:bCs/>
          <w:sz w:val="22"/>
          <w:szCs w:val="22"/>
          <w:lang w:val="en-GB"/>
        </w:rPr>
        <w:t xml:space="preserve">as it </w:t>
      </w:r>
      <w:r w:rsidR="00D6020E" w:rsidRPr="00AF32CB">
        <w:rPr>
          <w:rFonts w:cstheme="minorHAnsi"/>
          <w:bCs/>
          <w:sz w:val="22"/>
          <w:szCs w:val="22"/>
          <w:lang w:val="en-GB"/>
        </w:rPr>
        <w:t>provides a good statistical fit</w:t>
      </w:r>
      <w:r w:rsidR="00AD67E3" w:rsidRPr="00AF32CB">
        <w:rPr>
          <w:rFonts w:cstheme="minorHAnsi"/>
          <w:bCs/>
          <w:sz w:val="22"/>
          <w:szCs w:val="22"/>
          <w:lang w:val="en-GB"/>
        </w:rPr>
        <w:t xml:space="preserve"> to</w:t>
      </w:r>
      <w:r w:rsidR="00D6020E" w:rsidRPr="00AF32CB">
        <w:rPr>
          <w:rFonts w:cstheme="minorHAnsi"/>
          <w:bCs/>
          <w:sz w:val="22"/>
          <w:szCs w:val="22"/>
          <w:lang w:val="en-GB"/>
        </w:rPr>
        <w:t xml:space="preserve"> </w:t>
      </w:r>
      <w:r w:rsidR="00B058C1" w:rsidRPr="00AF32CB">
        <w:rPr>
          <w:rFonts w:cstheme="minorHAnsi"/>
          <w:bCs/>
          <w:sz w:val="22"/>
          <w:szCs w:val="22"/>
          <w:lang w:val="en-GB"/>
        </w:rPr>
        <w:t xml:space="preserve">data, is widely adopted </w:t>
      </w:r>
      <w:r w:rsidR="0094206E" w:rsidRPr="00AF32CB">
        <w:rPr>
          <w:rFonts w:cstheme="minorHAnsi"/>
          <w:bCs/>
          <w:sz w:val="22"/>
          <w:szCs w:val="22"/>
          <w:lang w:val="en-GB"/>
        </w:rPr>
        <w:t xml:space="preserve">and because we assume that the projected change </w:t>
      </w:r>
      <w:r w:rsidR="005C2632" w:rsidRPr="00AF32CB">
        <w:rPr>
          <w:rFonts w:cstheme="minorHAnsi"/>
          <w:bCs/>
          <w:sz w:val="22"/>
          <w:szCs w:val="22"/>
          <w:lang w:val="en-GB"/>
        </w:rPr>
        <w:t>in ocean temperature in our time-range does not lead to temperature</w:t>
      </w:r>
      <w:r w:rsidR="001E5279" w:rsidRPr="00AF32CB">
        <w:rPr>
          <w:rFonts w:cstheme="minorHAnsi"/>
          <w:bCs/>
          <w:sz w:val="22"/>
          <w:szCs w:val="22"/>
          <w:lang w:val="en-GB"/>
        </w:rPr>
        <w:t>s</w:t>
      </w:r>
      <w:r w:rsidR="005C2632" w:rsidRPr="00AF32CB">
        <w:rPr>
          <w:rFonts w:cstheme="minorHAnsi"/>
          <w:bCs/>
          <w:sz w:val="22"/>
          <w:szCs w:val="22"/>
          <w:lang w:val="en-GB"/>
        </w:rPr>
        <w:t xml:space="preserve"> above physiological optimum</w:t>
      </w:r>
      <w:r w:rsidR="00AD67E3" w:rsidRPr="00AF32CB">
        <w:rPr>
          <w:rFonts w:cstheme="minorHAnsi"/>
          <w:bCs/>
          <w:sz w:val="22"/>
          <w:szCs w:val="22"/>
          <w:lang w:val="en-GB"/>
        </w:rPr>
        <w:t>, where physiological rates might be expected to decline</w:t>
      </w:r>
      <w:r w:rsidR="007936A5" w:rsidRPr="00AF32CB">
        <w:rPr>
          <w:rFonts w:cstheme="minorHAnsi"/>
          <w:bCs/>
          <w:sz w:val="22"/>
          <w:szCs w:val="22"/>
          <w:lang w:val="en-GB"/>
        </w:rPr>
        <w:t xml:space="preserve"> (e.g. </w:t>
      </w:r>
      <w:r w:rsidR="00A406D5" w:rsidRPr="00AF32CB">
        <w:rPr>
          <w:rFonts w:cstheme="minorHAnsi"/>
          <w:bCs/>
          <w:sz w:val="22"/>
          <w:szCs w:val="22"/>
        </w:rPr>
        <w:fldChar w:fldCharType="begin"/>
      </w:r>
      <w:r w:rsidR="00A406D5" w:rsidRPr="00AF32CB">
        <w:rPr>
          <w:rFonts w:cstheme="minorHAnsi"/>
          <w:bCs/>
          <w:sz w:val="22"/>
          <w:szCs w:val="22"/>
          <w:lang w:val="en-GB"/>
        </w:rPr>
        <w:instrText xml:space="preserve"> ADDIN ZOTERO_ITEM CSL_CITATION {"citationID":"blICwNOC","properties":{"formattedCitation":"(Righton {\\i{}et al.} 2010)","plainCitation":"(Righton et al. 2010)","noteIndex":0},"citationItems":[{"id":413,"uris":["http://zotero.org/users/6116610/items/E67BRRZR"],"uri":["http://zotero.org/users/6116610/items/E67BRRZR"],"itemData":{"id":413,"type":"article-journal","container-title":"Marine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A406D5" w:rsidRPr="00AF32CB">
        <w:rPr>
          <w:rFonts w:cstheme="minorHAnsi"/>
          <w:bCs/>
          <w:sz w:val="22"/>
          <w:szCs w:val="22"/>
        </w:rPr>
        <w:fldChar w:fldCharType="separate"/>
      </w:r>
      <w:r w:rsidR="00A406D5" w:rsidRPr="00AF32CB">
        <w:rPr>
          <w:rFonts w:ascii="Times New Roman" w:cs="Times New Roman"/>
          <w:sz w:val="22"/>
          <w:szCs w:val="22"/>
          <w:lang w:val="en-GB"/>
        </w:rPr>
        <w:t xml:space="preserve">(Righton </w:t>
      </w:r>
      <w:r w:rsidR="00A406D5" w:rsidRPr="00AF32CB">
        <w:rPr>
          <w:rFonts w:ascii="Times New Roman" w:cs="Times New Roman"/>
          <w:i/>
          <w:iCs/>
          <w:sz w:val="22"/>
          <w:szCs w:val="22"/>
          <w:lang w:val="en-GB"/>
        </w:rPr>
        <w:t>et al.</w:t>
      </w:r>
      <w:r w:rsidR="00A406D5" w:rsidRPr="00AF32CB">
        <w:rPr>
          <w:rFonts w:ascii="Times New Roman" w:cs="Times New Roman"/>
          <w:sz w:val="22"/>
          <w:szCs w:val="22"/>
          <w:lang w:val="en-GB"/>
        </w:rPr>
        <w:t xml:space="preserve"> 2010)</w:t>
      </w:r>
      <w:r w:rsidR="00A406D5" w:rsidRPr="00AF32CB">
        <w:rPr>
          <w:rFonts w:cstheme="minorHAnsi"/>
          <w:bCs/>
          <w:sz w:val="22"/>
          <w:szCs w:val="22"/>
        </w:rPr>
        <w:fldChar w:fldCharType="end"/>
      </w:r>
      <w:r w:rsidR="007936A5" w:rsidRPr="00AF32CB">
        <w:rPr>
          <w:rFonts w:cstheme="minorHAnsi"/>
          <w:bCs/>
          <w:sz w:val="22"/>
          <w:szCs w:val="22"/>
          <w:lang w:val="en-GB"/>
        </w:rPr>
        <w:t xml:space="preserve"> as an example for cod)</w:t>
      </w:r>
      <w:r w:rsidR="00A4000C" w:rsidRPr="00AF32CB">
        <w:rPr>
          <w:rFonts w:cstheme="minorHAnsi"/>
          <w:bCs/>
          <w:sz w:val="22"/>
          <w:szCs w:val="22"/>
          <w:lang w:val="en-GB"/>
        </w:rPr>
        <w:t xml:space="preserve">. </w:t>
      </w:r>
      <w:r w:rsidR="001F23CA" w:rsidRPr="00AF32CB">
        <w:rPr>
          <w:rFonts w:ascii="Times" w:hAnsi="Times"/>
          <w:sz w:val="22"/>
          <w:szCs w:val="22"/>
        </w:rPr>
        <w:t>While temperature likely</w:t>
      </w:r>
      <w:r w:rsidR="00DB00B4" w:rsidRPr="00AF32CB">
        <w:rPr>
          <w:rFonts w:ascii="Times" w:hAnsi="Times"/>
          <w:sz w:val="22"/>
          <w:szCs w:val="22"/>
        </w:rPr>
        <w:t xml:space="preserve"> affects other </w:t>
      </w:r>
      <w:r w:rsidR="00AD67E3" w:rsidRPr="00AF32CB">
        <w:rPr>
          <w:rFonts w:ascii="Times" w:hAnsi="Times"/>
          <w:sz w:val="22"/>
          <w:szCs w:val="22"/>
        </w:rPr>
        <w:t>physiological</w:t>
      </w:r>
      <w:r w:rsidR="005F181D" w:rsidRPr="00AF32CB">
        <w:rPr>
          <w:rFonts w:ascii="Times" w:hAnsi="Times"/>
          <w:sz w:val="22"/>
          <w:szCs w:val="22"/>
        </w:rPr>
        <w:t xml:space="preserve"> </w:t>
      </w:r>
      <w:r w:rsidR="00DB00B4" w:rsidRPr="00AF32CB">
        <w:rPr>
          <w:rFonts w:ascii="Times" w:hAnsi="Times"/>
          <w:sz w:val="22"/>
          <w:szCs w:val="22"/>
        </w:rPr>
        <w:t>processes as well</w:t>
      </w:r>
      <w:r w:rsidR="00F40398" w:rsidRPr="00AF32CB">
        <w:rPr>
          <w:rFonts w:ascii="Times" w:hAnsi="Times"/>
          <w:sz w:val="22"/>
          <w:szCs w:val="22"/>
        </w:rPr>
        <w:t xml:space="preserve"> (</w:t>
      </w:r>
      <w:r w:rsidR="00DB00B4" w:rsidRPr="00AF32CB">
        <w:rPr>
          <w:rFonts w:ascii="Times" w:hAnsi="Times"/>
          <w:sz w:val="22"/>
          <w:szCs w:val="22"/>
        </w:rPr>
        <w:t xml:space="preserve">e.g. cost of growth </w:t>
      </w:r>
      <w:r w:rsidR="00DB00B4" w:rsidRPr="00AF32CB">
        <w:rPr>
          <w:rFonts w:ascii="Times" w:hAnsi="Times"/>
          <w:sz w:val="22"/>
          <w:szCs w:val="22"/>
        </w:rPr>
        <w:fldChar w:fldCharType="begin"/>
      </w:r>
      <w:r w:rsidR="00DB00B4" w:rsidRPr="00AF32CB">
        <w:rPr>
          <w:rFonts w:ascii="Times" w:hAnsi="Times"/>
          <w:sz w:val="22"/>
          <w:szCs w:val="22"/>
        </w:rPr>
        <w:instrText xml:space="preserve"> ADDIN ZOTERO_ITEM CSL_CITATION {"citationID":"pg0xvp9O","properties":{"formattedCitation":"(Barneche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AF32CB">
        <w:rPr>
          <w:rFonts w:ascii="Times" w:hAnsi="Times"/>
          <w:sz w:val="22"/>
          <w:szCs w:val="22"/>
        </w:rPr>
        <w:fldChar w:fldCharType="separate"/>
      </w:r>
      <w:r w:rsidR="00DB00B4" w:rsidRPr="00AF32CB">
        <w:rPr>
          <w:rFonts w:ascii="Times" w:hAnsi="Times" w:cs="Times New Roman"/>
          <w:sz w:val="22"/>
          <w:szCs w:val="22"/>
          <w:lang w:val="en-GB"/>
        </w:rPr>
        <w:t xml:space="preserve">(Barneche </w:t>
      </w:r>
      <w:r w:rsidR="00DB00B4" w:rsidRPr="00AF32CB">
        <w:rPr>
          <w:rFonts w:ascii="Times" w:hAnsi="Times" w:cs="Times New Roman"/>
          <w:i/>
          <w:iCs/>
          <w:sz w:val="22"/>
          <w:szCs w:val="22"/>
          <w:lang w:val="en-GB"/>
        </w:rPr>
        <w:t>et al.</w:t>
      </w:r>
      <w:r w:rsidR="00DB00B4" w:rsidRPr="00AF32CB">
        <w:rPr>
          <w:rFonts w:ascii="Times" w:hAnsi="Times" w:cs="Times New Roman"/>
          <w:sz w:val="22"/>
          <w:szCs w:val="22"/>
          <w:lang w:val="en-GB"/>
        </w:rPr>
        <w:t xml:space="preserve"> 2019)</w:t>
      </w:r>
      <w:r w:rsidR="00DB00B4" w:rsidRPr="00AF32CB">
        <w:rPr>
          <w:rFonts w:ascii="Times" w:hAnsi="Times"/>
          <w:sz w:val="22"/>
          <w:szCs w:val="22"/>
        </w:rPr>
        <w:fldChar w:fldCharType="end"/>
      </w:r>
      <w:r w:rsidR="00301C1C" w:rsidRPr="00AF32CB">
        <w:rPr>
          <w:rFonts w:ascii="Times" w:hAnsi="Times"/>
          <w:sz w:val="22"/>
          <w:szCs w:val="22"/>
        </w:rPr>
        <w:t xml:space="preserve">, </w:t>
      </w:r>
      <w:r w:rsidR="001903F9" w:rsidRPr="00AF32CB">
        <w:rPr>
          <w:rFonts w:ascii="Times" w:hAnsi="Times"/>
          <w:sz w:val="22"/>
          <w:szCs w:val="22"/>
        </w:rPr>
        <w:t>food conversion</w:t>
      </w:r>
      <w:r w:rsidR="00D07082" w:rsidRPr="00AF32CB">
        <w:rPr>
          <w:rFonts w:ascii="Times" w:hAnsi="Times"/>
          <w:sz w:val="22"/>
          <w:szCs w:val="22"/>
        </w:rPr>
        <w:t xml:space="preserve"> </w:t>
      </w:r>
      <w:r w:rsidR="003D1829" w:rsidRPr="00AF32CB">
        <w:rPr>
          <w:rFonts w:ascii="Times" w:hAnsi="Times"/>
          <w:sz w:val="22"/>
          <w:szCs w:val="22"/>
        </w:rPr>
        <w:t>efficiency</w:t>
      </w:r>
      <w:r w:rsidR="00082E8E" w:rsidRPr="00AF32CB">
        <w:rPr>
          <w:rFonts w:ascii="Times" w:hAnsi="Times"/>
          <w:sz w:val="22"/>
          <w:szCs w:val="22"/>
        </w:rPr>
        <w:t xml:space="preserve"> </w:t>
      </w:r>
      <w:r w:rsidR="00082E8E" w:rsidRPr="00AF32CB">
        <w:rPr>
          <w:rFonts w:ascii="Times" w:hAnsi="Times"/>
          <w:sz w:val="22"/>
          <w:szCs w:val="22"/>
        </w:rPr>
        <w:fldChar w:fldCharType="begin"/>
      </w:r>
      <w:r w:rsidR="00082E8E" w:rsidRPr="00AF32CB">
        <w:rPr>
          <w:rFonts w:ascii="Times" w:hAnsi="Times"/>
          <w:sz w:val="22"/>
          <w:szCs w:val="22"/>
        </w:rPr>
        <w:instrText xml:space="preserve"> ADDIN ZOTERO_ITEM CSL_CITATION {"citationID":"SJIoYpAN","properties":{"formattedCitation":"(Handeland {\\i{}et al.} 2008)","plainCitation":"(Handeland et al. 2008)","noteIndex":0},"citationItems":[{"id":1688,"uris":["http://zotero.org/users/6116610/items/8IYEADKE"],"uri":["http://zotero.org/users/6116610/items/8IYEADKE"],"itemData":{"id":1688,"type":"article-journal","abstract":"The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AF32CB">
        <w:rPr>
          <w:rFonts w:ascii="Times" w:hAnsi="Times"/>
          <w:sz w:val="22"/>
          <w:szCs w:val="22"/>
        </w:rPr>
        <w:fldChar w:fldCharType="separate"/>
      </w:r>
      <w:r w:rsidR="00082E8E" w:rsidRPr="00AF32CB">
        <w:rPr>
          <w:rFonts w:ascii="Times" w:hAnsi="Times" w:cs="Times New Roman"/>
          <w:sz w:val="22"/>
          <w:szCs w:val="22"/>
          <w:lang w:val="en-GB"/>
        </w:rPr>
        <w:t xml:space="preserve">(Handeland </w:t>
      </w:r>
      <w:r w:rsidR="00082E8E" w:rsidRPr="00AF32CB">
        <w:rPr>
          <w:rFonts w:ascii="Times" w:hAnsi="Times" w:cs="Times New Roman"/>
          <w:i/>
          <w:iCs/>
          <w:sz w:val="22"/>
          <w:szCs w:val="22"/>
          <w:lang w:val="en-GB"/>
        </w:rPr>
        <w:t>et al.</w:t>
      </w:r>
      <w:r w:rsidR="00082E8E" w:rsidRPr="00AF32CB">
        <w:rPr>
          <w:rFonts w:ascii="Times" w:hAnsi="Times" w:cs="Times New Roman"/>
          <w:sz w:val="22"/>
          <w:szCs w:val="22"/>
          <w:lang w:val="en-GB"/>
        </w:rPr>
        <w:t xml:space="preserve"> 2008)</w:t>
      </w:r>
      <w:r w:rsidR="00082E8E" w:rsidRPr="00AF32CB">
        <w:rPr>
          <w:rFonts w:ascii="Times" w:hAnsi="Times"/>
          <w:sz w:val="22"/>
          <w:szCs w:val="22"/>
        </w:rPr>
        <w:fldChar w:fldCharType="end"/>
      </w:r>
      <w:r w:rsidR="008E5843" w:rsidRPr="00AF32CB">
        <w:rPr>
          <w:rFonts w:ascii="Times" w:hAnsi="Times"/>
          <w:sz w:val="22"/>
          <w:szCs w:val="22"/>
        </w:rPr>
        <w:t>)</w:t>
      </w:r>
      <w:r w:rsidR="00CE2612" w:rsidRPr="00AF32CB">
        <w:rPr>
          <w:rFonts w:ascii="Times" w:hAnsi="Times"/>
          <w:sz w:val="22"/>
          <w:szCs w:val="22"/>
        </w:rPr>
        <w:t xml:space="preserve">, </w:t>
      </w:r>
      <w:r w:rsidR="00D86085" w:rsidRPr="00AF32CB">
        <w:rPr>
          <w:rFonts w:ascii="Times" w:hAnsi="Times"/>
          <w:sz w:val="22"/>
          <w:szCs w:val="22"/>
        </w:rPr>
        <w:t xml:space="preserve">we </w:t>
      </w:r>
      <w:r w:rsidR="004222D8" w:rsidRPr="00AF32CB">
        <w:rPr>
          <w:rFonts w:ascii="Times" w:hAnsi="Times"/>
          <w:sz w:val="22"/>
          <w:szCs w:val="22"/>
        </w:rPr>
        <w:t>focus on</w:t>
      </w:r>
      <w:r w:rsidR="00932B6D" w:rsidRPr="00AF32CB">
        <w:rPr>
          <w:rFonts w:ascii="Times" w:hAnsi="Times"/>
          <w:sz w:val="22"/>
          <w:szCs w:val="22"/>
        </w:rPr>
        <w:t xml:space="preserve"> metabolism, maximum consumption and mortality as </w:t>
      </w:r>
      <w:r w:rsidR="00105D79" w:rsidRPr="00AF32CB">
        <w:rPr>
          <w:rFonts w:ascii="Times" w:hAnsi="Times"/>
          <w:sz w:val="22"/>
          <w:szCs w:val="22"/>
        </w:rPr>
        <w:t>the</w:t>
      </w:r>
      <w:r w:rsidR="00E6002A" w:rsidRPr="00AF32CB">
        <w:rPr>
          <w:rFonts w:ascii="Times" w:hAnsi="Times"/>
          <w:sz w:val="22"/>
          <w:szCs w:val="22"/>
        </w:rPr>
        <w:t xml:space="preserve">ir temperature dependence is </w:t>
      </w:r>
      <w:r w:rsidR="009818F7" w:rsidRPr="00AF32CB">
        <w:rPr>
          <w:rFonts w:ascii="Times" w:hAnsi="Times"/>
          <w:sz w:val="22"/>
          <w:szCs w:val="22"/>
        </w:rPr>
        <w:t xml:space="preserve">relatively well </w:t>
      </w:r>
      <w:r w:rsidR="00A47EDF" w:rsidRPr="00AF32CB">
        <w:rPr>
          <w:rFonts w:ascii="Times" w:hAnsi="Times"/>
          <w:sz w:val="22"/>
          <w:szCs w:val="22"/>
        </w:rPr>
        <w:t>documented</w:t>
      </w:r>
      <w:r w:rsidR="00B15B0D" w:rsidRPr="00AF32CB">
        <w:rPr>
          <w:rFonts w:ascii="Times" w:hAnsi="Times"/>
          <w:sz w:val="22"/>
          <w:szCs w:val="22"/>
        </w:rPr>
        <w:t>.</w:t>
      </w:r>
    </w:p>
    <w:p w14:paraId="311F0CA1" w14:textId="5959DEC4" w:rsidR="000E3329" w:rsidRPr="00AF32CB" w:rsidRDefault="00E7009C" w:rsidP="00C76B5B">
      <w:pPr>
        <w:spacing w:line="480" w:lineRule="auto"/>
        <w:ind w:firstLine="284"/>
        <w:jc w:val="both"/>
        <w:rPr>
          <w:rFonts w:ascii="Times" w:hAnsi="Times"/>
          <w:sz w:val="22"/>
          <w:szCs w:val="22"/>
        </w:rPr>
      </w:pPr>
      <w:r w:rsidRPr="00AF32CB">
        <w:rPr>
          <w:rFonts w:ascii="Times" w:hAnsi="Times"/>
          <w:sz w:val="22"/>
          <w:szCs w:val="22"/>
        </w:rPr>
        <w:t xml:space="preserve">Temperature also affects </w:t>
      </w:r>
      <w:r w:rsidR="006D24DB" w:rsidRPr="00AF32CB">
        <w:rPr>
          <w:rFonts w:ascii="Times" w:hAnsi="Times"/>
          <w:sz w:val="22"/>
          <w:szCs w:val="22"/>
        </w:rPr>
        <w:t xml:space="preserve">the amount of available </w:t>
      </w:r>
      <w:r w:rsidR="003A6058" w:rsidRPr="00AF32CB">
        <w:rPr>
          <w:rFonts w:ascii="Times" w:hAnsi="Times"/>
          <w:sz w:val="22"/>
          <w:szCs w:val="22"/>
        </w:rPr>
        <w:t xml:space="preserve">background </w:t>
      </w:r>
      <w:r w:rsidR="006D24DB" w:rsidRPr="00AF32CB">
        <w:rPr>
          <w:rFonts w:ascii="Times" w:hAnsi="Times"/>
          <w:sz w:val="22"/>
          <w:szCs w:val="22"/>
        </w:rPr>
        <w:t>resources</w:t>
      </w:r>
      <w:r w:rsidR="001E5279" w:rsidRPr="00AF32CB">
        <w:rPr>
          <w:rFonts w:ascii="Times" w:hAnsi="Times"/>
          <w:sz w:val="22"/>
          <w:szCs w:val="22"/>
        </w:rPr>
        <w:t>, via the same type of individual-level processes</w:t>
      </w:r>
      <w:r w:rsidR="006D24DB" w:rsidRPr="00AF32CB">
        <w:rPr>
          <w:rFonts w:ascii="Times" w:hAnsi="Times"/>
          <w:sz w:val="22"/>
          <w:szCs w:val="22"/>
        </w:rPr>
        <w:t xml:space="preserve">. </w:t>
      </w:r>
      <w:r w:rsidR="00722B31" w:rsidRPr="00722B31">
        <w:rPr>
          <w:rFonts w:ascii="Times" w:hAnsi="Times"/>
          <w:sz w:val="22"/>
          <w:szCs w:val="22"/>
          <w:lang w:val="en-US"/>
        </w:rPr>
        <w:t xml:space="preserve">In many </w:t>
      </w:r>
      <w:r w:rsidR="00722B31">
        <w:rPr>
          <w:rFonts w:ascii="Times" w:hAnsi="Times"/>
          <w:sz w:val="22"/>
          <w:szCs w:val="22"/>
          <w:lang w:val="en-US"/>
        </w:rPr>
        <w:t xml:space="preserve">size-spectrum model to date, </w:t>
      </w:r>
      <w:r w:rsidR="001D0F3C">
        <w:rPr>
          <w:rFonts w:ascii="Times" w:hAnsi="Times"/>
          <w:sz w:val="22"/>
          <w:szCs w:val="22"/>
          <w:lang w:val="en-US"/>
        </w:rPr>
        <w:t>climate impacts primary production (and in some cases zooplankton)</w:t>
      </w:r>
      <w:r w:rsidR="00735BC9">
        <w:rPr>
          <w:rFonts w:ascii="Times" w:hAnsi="Times"/>
          <w:sz w:val="22"/>
          <w:szCs w:val="22"/>
          <w:lang w:val="en-US"/>
        </w:rPr>
        <w:t xml:space="preserve">, and this is modelled by forcing </w:t>
      </w:r>
      <w:r w:rsidR="009B21E3">
        <w:rPr>
          <w:rFonts w:ascii="Times" w:hAnsi="Times"/>
          <w:sz w:val="22"/>
          <w:szCs w:val="22"/>
          <w:lang w:val="en-US"/>
        </w:rPr>
        <w:t>the background spectra to observed abundances-at-size</w:t>
      </w:r>
      <w:r w:rsidR="0059037F">
        <w:rPr>
          <w:rFonts w:ascii="Times" w:hAnsi="Times"/>
          <w:sz w:val="22"/>
          <w:szCs w:val="22"/>
          <w:lang w:val="en-US"/>
        </w:rPr>
        <w:t xml:space="preserve"> of plankton</w:t>
      </w:r>
      <w:r w:rsidR="004E2921">
        <w:rPr>
          <w:rFonts w:ascii="Times" w:hAnsi="Times"/>
          <w:sz w:val="22"/>
          <w:szCs w:val="22"/>
          <w:lang w:val="en-US"/>
        </w:rPr>
        <w:t xml:space="preserve"> from either remotely sensed variables such as </w:t>
      </w:r>
      <w:r w:rsidR="004E2921" w:rsidRPr="004E2921">
        <w:rPr>
          <w:rFonts w:ascii="Times" w:hAnsi="Times"/>
          <w:sz w:val="22"/>
          <w:szCs w:val="22"/>
          <w:lang w:val="en-US"/>
        </w:rPr>
        <w:t>chlorophyll-a</w:t>
      </w:r>
      <w:r w:rsidR="004E2921">
        <w:rPr>
          <w:rFonts w:ascii="Times" w:hAnsi="Times"/>
          <w:sz w:val="22"/>
          <w:szCs w:val="22"/>
          <w:lang w:val="en-US"/>
        </w:rPr>
        <w:t xml:space="preserve"> or </w:t>
      </w:r>
      <w:r w:rsidR="007101D9">
        <w:rPr>
          <w:rFonts w:ascii="Times" w:hAnsi="Times"/>
          <w:sz w:val="22"/>
          <w:szCs w:val="22"/>
          <w:lang w:val="en-US"/>
        </w:rPr>
        <w:t>from output from earth-system model</w:t>
      </w:r>
      <w:r w:rsidR="00C11441">
        <w:rPr>
          <w:rFonts w:ascii="Times" w:hAnsi="Times"/>
          <w:sz w:val="22"/>
          <w:szCs w:val="22"/>
          <w:lang w:val="en-US"/>
        </w:rPr>
        <w:t xml:space="preserve"> </w:t>
      </w:r>
      <w:r w:rsidR="00C11441">
        <w:rPr>
          <w:rFonts w:ascii="Times" w:hAnsi="Times"/>
          <w:sz w:val="22"/>
          <w:szCs w:val="22"/>
          <w:lang w:val="en-US"/>
        </w:rPr>
        <w:fldChar w:fldCharType="begin"/>
      </w:r>
      <w:r w:rsidR="00C11441">
        <w:rPr>
          <w:rFonts w:ascii="Times" w:hAnsi="Times"/>
          <w:sz w:val="22"/>
          <w:szCs w:val="22"/>
          <w:lang w:val="en-US"/>
        </w:rPr>
        <w:instrText xml:space="preserve"> ADDIN ZOTERO_ITEM CSL_CITATION {"citationID":"cKBwYjsu","properties":{"formattedCitation":"(Canales {\\i{}et al.} 2016; Woodworth-Jefcoats {\\i{}et al.} 2019)","plainCitation":"(Canales et al. 2016; Woodworth-Jefcoats et al. 2019)","noteIndex":0},"citationItems":[{"id":758,"uris":["http://zotero.org/users/6116610/items/9KKV5V2N"],"uri":["http://zotero.org/users/6116610/items/9KKV5V2N"],"itemData":{"id":758,"type":"article-journal","abstract":"Fluctuations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11441">
        <w:rPr>
          <w:rFonts w:ascii="Times" w:hAnsi="Times"/>
          <w:sz w:val="22"/>
          <w:szCs w:val="22"/>
          <w:lang w:val="en-US"/>
        </w:rPr>
        <w:fldChar w:fldCharType="separate"/>
      </w:r>
      <w:r w:rsidR="00C11441" w:rsidRPr="00C11441">
        <w:rPr>
          <w:rFonts w:ascii="Times" w:hAnsi="Times" w:cs="Times New Roman"/>
          <w:sz w:val="22"/>
          <w:lang w:val="en-GB"/>
        </w:rPr>
        <w:t xml:space="preserve">(Canales </w:t>
      </w:r>
      <w:r w:rsidR="00C11441" w:rsidRPr="00C11441">
        <w:rPr>
          <w:rFonts w:ascii="Times" w:hAnsi="Times" w:cs="Times New Roman"/>
          <w:i/>
          <w:iCs/>
          <w:sz w:val="22"/>
          <w:lang w:val="en-GB"/>
        </w:rPr>
        <w:t>et al.</w:t>
      </w:r>
      <w:r w:rsidR="00C11441" w:rsidRPr="00C11441">
        <w:rPr>
          <w:rFonts w:ascii="Times" w:hAnsi="Times" w:cs="Times New Roman"/>
          <w:sz w:val="22"/>
          <w:lang w:val="en-GB"/>
        </w:rPr>
        <w:t xml:space="preserve"> 2016; Woodworth-</w:t>
      </w:r>
      <w:proofErr w:type="spellStart"/>
      <w:r w:rsidR="00C11441" w:rsidRPr="00C11441">
        <w:rPr>
          <w:rFonts w:ascii="Times" w:hAnsi="Times" w:cs="Times New Roman"/>
          <w:sz w:val="22"/>
          <w:lang w:val="en-GB"/>
        </w:rPr>
        <w:t>Jefcoats</w:t>
      </w:r>
      <w:proofErr w:type="spellEnd"/>
      <w:r w:rsidR="00C11441" w:rsidRPr="00C11441">
        <w:rPr>
          <w:rFonts w:ascii="Times" w:hAnsi="Times" w:cs="Times New Roman"/>
          <w:sz w:val="22"/>
          <w:lang w:val="en-GB"/>
        </w:rPr>
        <w:t xml:space="preserve"> </w:t>
      </w:r>
      <w:r w:rsidR="00C11441" w:rsidRPr="00C11441">
        <w:rPr>
          <w:rFonts w:ascii="Times" w:hAnsi="Times" w:cs="Times New Roman"/>
          <w:i/>
          <w:iCs/>
          <w:sz w:val="22"/>
          <w:lang w:val="en-GB"/>
        </w:rPr>
        <w:t>et al.</w:t>
      </w:r>
      <w:r w:rsidR="00C11441" w:rsidRPr="00C11441">
        <w:rPr>
          <w:rFonts w:ascii="Times" w:hAnsi="Times" w:cs="Times New Roman"/>
          <w:sz w:val="22"/>
          <w:lang w:val="en-GB"/>
        </w:rPr>
        <w:t xml:space="preserve"> 2019)</w:t>
      </w:r>
      <w:r w:rsidR="00C11441">
        <w:rPr>
          <w:rFonts w:ascii="Times" w:hAnsi="Times"/>
          <w:sz w:val="22"/>
          <w:szCs w:val="22"/>
          <w:lang w:val="en-US"/>
        </w:rPr>
        <w:fldChar w:fldCharType="end"/>
      </w:r>
      <w:r w:rsidR="009B21E3">
        <w:rPr>
          <w:rFonts w:ascii="Times" w:hAnsi="Times"/>
          <w:sz w:val="22"/>
          <w:szCs w:val="22"/>
          <w:lang w:val="en-US"/>
        </w:rPr>
        <w:t>.</w:t>
      </w:r>
      <w:r w:rsidR="007016AC">
        <w:rPr>
          <w:rFonts w:ascii="Times" w:hAnsi="Times"/>
          <w:sz w:val="22"/>
          <w:szCs w:val="22"/>
          <w:lang w:val="en-US"/>
        </w:rPr>
        <w:t xml:space="preserve"> </w:t>
      </w:r>
      <w:r w:rsidR="00072572">
        <w:rPr>
          <w:rFonts w:ascii="Times" w:hAnsi="Times"/>
          <w:sz w:val="22"/>
          <w:szCs w:val="22"/>
          <w:lang w:val="en-US"/>
        </w:rPr>
        <w:t xml:space="preserve">This allows for </w:t>
      </w:r>
      <w:r w:rsidR="006D1E1E">
        <w:rPr>
          <w:rFonts w:ascii="Times" w:hAnsi="Times"/>
          <w:sz w:val="22"/>
          <w:szCs w:val="22"/>
          <w:lang w:val="en-US"/>
        </w:rPr>
        <w:t xml:space="preserve">predictions </w:t>
      </w:r>
      <w:r w:rsidR="0031289B">
        <w:rPr>
          <w:rFonts w:ascii="Times" w:hAnsi="Times"/>
          <w:sz w:val="22"/>
          <w:szCs w:val="22"/>
          <w:lang w:val="en-US"/>
        </w:rPr>
        <w:t>tuned to specific systems</w:t>
      </w:r>
      <w:r w:rsidR="008819A4">
        <w:rPr>
          <w:rFonts w:ascii="Times" w:hAnsi="Times"/>
          <w:sz w:val="22"/>
          <w:szCs w:val="22"/>
          <w:lang w:val="en-US"/>
        </w:rPr>
        <w:t xml:space="preserve">. However, </w:t>
      </w:r>
      <w:r w:rsidR="00257BC4">
        <w:rPr>
          <w:rFonts w:ascii="Times" w:hAnsi="Times"/>
          <w:sz w:val="22"/>
          <w:szCs w:val="22"/>
          <w:lang w:val="en-US"/>
        </w:rPr>
        <w:t>s</w:t>
      </w:r>
      <w:r w:rsidR="007016AC">
        <w:rPr>
          <w:rFonts w:ascii="Times" w:hAnsi="Times"/>
          <w:sz w:val="22"/>
          <w:szCs w:val="22"/>
          <w:lang w:val="en-US"/>
        </w:rPr>
        <w:t>ince we want to contrast climate effects on “bottom up” (e.g. background spectra) to “top down” (physiology)</w:t>
      </w:r>
      <w:r w:rsidR="003B0B89">
        <w:rPr>
          <w:rFonts w:ascii="Times" w:hAnsi="Times"/>
          <w:sz w:val="22"/>
          <w:szCs w:val="22"/>
          <w:lang w:val="en-US"/>
        </w:rPr>
        <w:t xml:space="preserve"> we </w:t>
      </w:r>
      <w:r w:rsidR="00BB1356">
        <w:rPr>
          <w:rFonts w:ascii="Times" w:hAnsi="Times"/>
          <w:sz w:val="22"/>
          <w:szCs w:val="22"/>
          <w:lang w:val="en-US"/>
        </w:rPr>
        <w:t>instead</w:t>
      </w:r>
      <w:r w:rsidR="007016AC">
        <w:rPr>
          <w:rFonts w:ascii="Times" w:hAnsi="Times"/>
          <w:sz w:val="22"/>
          <w:szCs w:val="22"/>
          <w:lang w:val="en-US"/>
        </w:rPr>
        <w:t xml:space="preserve"> </w:t>
      </w:r>
      <w:r w:rsidR="00BB1356" w:rsidRPr="00BB1356">
        <w:rPr>
          <w:rFonts w:ascii="Times" w:hAnsi="Times"/>
          <w:sz w:val="22"/>
          <w:szCs w:val="22"/>
          <w:lang w:val="en-US"/>
        </w:rPr>
        <w:t xml:space="preserve">implement </w:t>
      </w:r>
      <w:r w:rsidR="00BB1356">
        <w:rPr>
          <w:rFonts w:ascii="Times" w:hAnsi="Times"/>
          <w:sz w:val="22"/>
          <w:szCs w:val="22"/>
          <w:lang w:val="en-US"/>
        </w:rPr>
        <w:t xml:space="preserve">temperature </w:t>
      </w:r>
      <w:r w:rsidR="00BB1356" w:rsidRPr="00AF32CB">
        <w:rPr>
          <w:rFonts w:ascii="Times" w:hAnsi="Times"/>
          <w:sz w:val="22"/>
          <w:szCs w:val="22"/>
        </w:rPr>
        <w:t xml:space="preserve">scaling </w:t>
      </w:r>
      <w:r w:rsidR="00A8619D" w:rsidRPr="00A8619D">
        <w:rPr>
          <w:rFonts w:ascii="Times" w:hAnsi="Times"/>
          <w:sz w:val="22"/>
          <w:szCs w:val="22"/>
          <w:lang w:val="en-US"/>
        </w:rPr>
        <w:t xml:space="preserve">to </w:t>
      </w:r>
      <w:r w:rsidR="00A8619D">
        <w:rPr>
          <w:rFonts w:ascii="Times" w:hAnsi="Times"/>
          <w:sz w:val="22"/>
          <w:szCs w:val="22"/>
          <w:lang w:val="en-US"/>
        </w:rPr>
        <w:t xml:space="preserve">the </w:t>
      </w:r>
      <w:r w:rsidR="00BB1356" w:rsidRPr="00AF32CB">
        <w:rPr>
          <w:rFonts w:ascii="Times" w:hAnsi="Times"/>
          <w:sz w:val="22"/>
          <w:szCs w:val="22"/>
        </w:rPr>
        <w:t xml:space="preserve">population biomass regeneration rate and carrying capacity </w:t>
      </w:r>
      <w:r w:rsidR="00A8619D" w:rsidRPr="00A8619D">
        <w:rPr>
          <w:rFonts w:ascii="Times" w:hAnsi="Times"/>
          <w:sz w:val="22"/>
          <w:szCs w:val="22"/>
          <w:lang w:val="en-US"/>
        </w:rPr>
        <w:t>(</w:t>
      </w:r>
      <w:r w:rsidR="00A8619D">
        <w:rPr>
          <w:rFonts w:ascii="Times" w:hAnsi="Times"/>
          <w:sz w:val="22"/>
          <w:szCs w:val="22"/>
          <w:lang w:val="en-US"/>
        </w:rPr>
        <w:t xml:space="preserve">in the </w:t>
      </w:r>
      <w:r w:rsidR="00A8619D" w:rsidRPr="00AF32CB">
        <w:rPr>
          <w:rFonts w:ascii="Times" w:hAnsi="Times"/>
          <w:sz w:val="22"/>
          <w:szCs w:val="22"/>
        </w:rPr>
        <w:t>semi-chemostat</w:t>
      </w:r>
      <w:r w:rsidR="00A8619D" w:rsidRPr="00FC0D11">
        <w:rPr>
          <w:rFonts w:ascii="Times" w:hAnsi="Times"/>
          <w:sz w:val="22"/>
          <w:szCs w:val="22"/>
          <w:lang w:val="en-US"/>
        </w:rPr>
        <w:t xml:space="preserve"> equation</w:t>
      </w:r>
      <w:r w:rsidR="00A8619D" w:rsidRPr="00A8619D">
        <w:rPr>
          <w:rFonts w:ascii="Times" w:hAnsi="Times"/>
          <w:sz w:val="22"/>
          <w:szCs w:val="22"/>
          <w:lang w:val="en-US"/>
        </w:rPr>
        <w:t xml:space="preserve">) </w:t>
      </w:r>
      <w:r w:rsidR="00BB1356" w:rsidRPr="00AF32CB">
        <w:rPr>
          <w:rFonts w:ascii="Times" w:hAnsi="Times"/>
          <w:sz w:val="22"/>
          <w:szCs w:val="22"/>
        </w:rPr>
        <w:t xml:space="preserve">with the Arrhenius correction factor with activation energy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r</m:t>
            </m:r>
          </m:sub>
        </m:sSub>
      </m:oMath>
      <w:r w:rsidR="00BB1356" w:rsidRPr="00AF32CB">
        <w:rPr>
          <w:rFonts w:ascii="Times" w:hAnsi="Times"/>
          <w:sz w:val="22"/>
          <w:szCs w:val="22"/>
        </w:rPr>
        <w:t xml:space="preserve">, where </w:t>
      </w:r>
      <m:oMath>
        <m:r>
          <w:rPr>
            <w:rFonts w:ascii="Cambria Math" w:hAnsi="Cambria Math"/>
            <w:sz w:val="22"/>
            <w:szCs w:val="22"/>
          </w:rPr>
          <m:t>r</m:t>
        </m:r>
      </m:oMath>
      <w:r w:rsidR="00BB1356" w:rsidRPr="00AF32CB">
        <w:rPr>
          <w:rFonts w:ascii="Times" w:hAnsi="Times"/>
          <w:sz w:val="22"/>
          <w:szCs w:val="22"/>
        </w:rPr>
        <w:t xml:space="preserve"> refers to background resource parameter. </w:t>
      </w:r>
      <w:r w:rsidR="00B414C8" w:rsidRPr="00B414C8">
        <w:rPr>
          <w:rFonts w:ascii="Times" w:hAnsi="Times"/>
          <w:sz w:val="22"/>
          <w:szCs w:val="22"/>
          <w:lang w:val="en-US"/>
        </w:rPr>
        <w:t>In this approach, we cont</w:t>
      </w:r>
      <w:r w:rsidR="00B414C8">
        <w:rPr>
          <w:rFonts w:ascii="Times" w:hAnsi="Times"/>
          <w:sz w:val="22"/>
          <w:szCs w:val="22"/>
          <w:lang w:val="en-US"/>
        </w:rPr>
        <w:t>rasted</w:t>
      </w:r>
      <w:r w:rsidR="00BB1356">
        <w:rPr>
          <w:rFonts w:ascii="Times" w:hAnsi="Times"/>
          <w:sz w:val="22"/>
          <w:szCs w:val="22"/>
          <w:lang w:val="en-US"/>
        </w:rPr>
        <w:t xml:space="preserve"> </w:t>
      </w:r>
      <w:r w:rsidR="000E3329" w:rsidRPr="00AF32CB">
        <w:rPr>
          <w:rFonts w:ascii="Times" w:hAnsi="Times"/>
          <w:sz w:val="22"/>
          <w:szCs w:val="22"/>
        </w:rPr>
        <w:t>two scenarios</w:t>
      </w:r>
      <w:r w:rsidR="00535FA5" w:rsidRPr="00AF32CB">
        <w:rPr>
          <w:rFonts w:ascii="Times" w:hAnsi="Times"/>
          <w:sz w:val="22"/>
          <w:szCs w:val="22"/>
        </w:rPr>
        <w:t xml:space="preserve"> </w:t>
      </w:r>
      <w:r w:rsidR="001E5279" w:rsidRPr="00AF32CB">
        <w:rPr>
          <w:rFonts w:ascii="Times" w:hAnsi="Times"/>
          <w:sz w:val="22"/>
          <w:szCs w:val="22"/>
        </w:rPr>
        <w:t xml:space="preserve">for temperature-dependence </w:t>
      </w:r>
      <w:r w:rsidR="00535FA5" w:rsidRPr="00AF32CB">
        <w:rPr>
          <w:rFonts w:ascii="Times" w:hAnsi="Times"/>
          <w:sz w:val="22"/>
          <w:szCs w:val="22"/>
        </w:rPr>
        <w:t xml:space="preserve">based on </w:t>
      </w:r>
      <w:r w:rsidR="00447EA3" w:rsidRPr="00AF32CB">
        <w:rPr>
          <w:rFonts w:ascii="Times" w:hAnsi="Times"/>
          <w:sz w:val="22"/>
          <w:szCs w:val="22"/>
        </w:rPr>
        <w:t xml:space="preserve">predictions from </w:t>
      </w:r>
      <w:r w:rsidR="00535FA5" w:rsidRPr="00AF32CB">
        <w:rPr>
          <w:rFonts w:ascii="Times" w:hAnsi="Times"/>
          <w:sz w:val="22"/>
          <w:szCs w:val="22"/>
        </w:rPr>
        <w:t xml:space="preserve">metabolic </w:t>
      </w:r>
      <w:r w:rsidR="00D22A65" w:rsidRPr="00AF32CB">
        <w:rPr>
          <w:rFonts w:ascii="Times" w:hAnsi="Times"/>
          <w:sz w:val="22"/>
          <w:szCs w:val="22"/>
        </w:rPr>
        <w:t xml:space="preserve">scaling </w:t>
      </w:r>
      <w:r w:rsidR="00447EA3" w:rsidRPr="00AF32CB">
        <w:rPr>
          <w:rFonts w:ascii="Times" w:hAnsi="Times"/>
          <w:sz w:val="22"/>
          <w:szCs w:val="22"/>
        </w:rPr>
        <w:t>theory</w:t>
      </w:r>
      <w:r w:rsidR="007E08C3" w:rsidRPr="00AF32CB">
        <w:rPr>
          <w:rFonts w:ascii="Times" w:hAnsi="Times"/>
          <w:sz w:val="22"/>
          <w:szCs w:val="22"/>
        </w:rPr>
        <w:t xml:space="preserve"> </w:t>
      </w:r>
      <w:r w:rsidR="00535FA5" w:rsidRPr="00AF32CB">
        <w:rPr>
          <w:rFonts w:ascii="Times" w:hAnsi="Times"/>
          <w:sz w:val="22"/>
          <w:szCs w:val="22"/>
        </w:rPr>
        <w:t xml:space="preserve">and </w:t>
      </w:r>
      <w:r w:rsidR="00C92680" w:rsidRPr="00C92680">
        <w:rPr>
          <w:rFonts w:ascii="Times" w:hAnsi="Times"/>
          <w:sz w:val="22"/>
          <w:szCs w:val="22"/>
          <w:lang w:val="en-US"/>
        </w:rPr>
        <w:t>observ</w:t>
      </w:r>
      <w:r w:rsidR="00C92680">
        <w:rPr>
          <w:rFonts w:ascii="Times" w:hAnsi="Times"/>
          <w:sz w:val="22"/>
          <w:szCs w:val="22"/>
          <w:lang w:val="en-US"/>
        </w:rPr>
        <w:t>ational data</w:t>
      </w:r>
      <w:r w:rsidR="001C234B" w:rsidRPr="00AF32CB">
        <w:rPr>
          <w:rFonts w:ascii="Times" w:hAnsi="Times"/>
          <w:sz w:val="22"/>
          <w:szCs w:val="22"/>
        </w:rPr>
        <w:t>:</w:t>
      </w:r>
    </w:p>
    <w:p w14:paraId="42BF6D5E" w14:textId="054EAB62" w:rsidR="002A362D" w:rsidRPr="00AF32CB" w:rsidRDefault="00A26412" w:rsidP="002A362D">
      <w:pPr>
        <w:pStyle w:val="ListParagraph"/>
        <w:numPr>
          <w:ilvl w:val="0"/>
          <w:numId w:val="24"/>
        </w:numPr>
        <w:spacing w:line="480" w:lineRule="auto"/>
        <w:jc w:val="both"/>
        <w:rPr>
          <w:rFonts w:ascii="Times" w:hAnsi="Times"/>
          <w:sz w:val="22"/>
          <w:szCs w:val="22"/>
        </w:rPr>
      </w:pPr>
      <w:r w:rsidRPr="00AF32CB">
        <w:rPr>
          <w:rFonts w:ascii="Times" w:hAnsi="Times"/>
          <w:sz w:val="22"/>
          <w:szCs w:val="22"/>
        </w:rPr>
        <w:t xml:space="preserve">Metabolic Theory of Ecology (MTE) scenario: </w:t>
      </w:r>
      <w:r w:rsidR="0003491C" w:rsidRPr="00AF32CB">
        <w:rPr>
          <w:rFonts w:ascii="Times" w:hAnsi="Times"/>
          <w:sz w:val="22"/>
          <w:szCs w:val="22"/>
        </w:rPr>
        <w:t>T</w:t>
      </w:r>
      <w:r w:rsidR="003809D9" w:rsidRPr="00AF32CB">
        <w:rPr>
          <w:rFonts w:ascii="Times" w:hAnsi="Times"/>
          <w:sz w:val="22"/>
          <w:szCs w:val="22"/>
        </w:rPr>
        <w:t>he regeneration rate</w:t>
      </w:r>
      <w:r w:rsidR="002921A0" w:rsidRPr="00AF32CB">
        <w:rPr>
          <w:rFonts w:ascii="Times" w:hAnsi="Times"/>
          <w:sz w:val="22"/>
          <w:szCs w:val="22"/>
        </w:rPr>
        <w:t xml:space="preserve"> (</w:t>
      </w:r>
      <w:commentRangeStart w:id="39"/>
      <w:commentRangeStart w:id="40"/>
      <w:commentRangeEnd w:id="39"/>
      <m:oMath>
        <m:r>
          <m:rPr>
            <m:sty m:val="p"/>
          </m:rPr>
          <w:rPr>
            <w:rStyle w:val="CommentReference"/>
            <w:rFonts w:ascii="Cambria Math" w:hAnsi="Cambria Math"/>
            <w:sz w:val="22"/>
            <w:szCs w:val="22"/>
          </w:rPr>
          <w:commentReference w:id="39"/>
        </m:r>
        <w:commentRangeEnd w:id="40"/>
        <m:r>
          <m:rPr>
            <m:sty m:val="p"/>
          </m:rPr>
          <w:rPr>
            <w:rStyle w:val="CommentReference"/>
            <w:sz w:val="22"/>
            <w:szCs w:val="22"/>
          </w:rPr>
          <w:commentReference w:id="40"/>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0</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p-1</m:t>
            </m:r>
          </m:sup>
        </m:sSup>
      </m:oMath>
      <w:r w:rsidR="002921A0" w:rsidRPr="00AF32CB">
        <w:rPr>
          <w:rFonts w:ascii="Times" w:hAnsi="Times"/>
          <w:sz w:val="22"/>
          <w:szCs w:val="22"/>
        </w:rPr>
        <w:t>)</w:t>
      </w:r>
      <w:r w:rsidR="003809D9" w:rsidRPr="00AF32CB">
        <w:rPr>
          <w:rFonts w:ascii="Times" w:hAnsi="Times"/>
          <w:sz w:val="22"/>
          <w:szCs w:val="22"/>
        </w:rPr>
        <w:t xml:space="preserve"> </w:t>
      </w:r>
      <w:r w:rsidR="00334638" w:rsidRPr="00AF32CB">
        <w:rPr>
          <w:rFonts w:ascii="Times" w:hAnsi="Times"/>
          <w:sz w:val="22"/>
          <w:szCs w:val="22"/>
        </w:rPr>
        <w:t>increases</w:t>
      </w:r>
      <w:r w:rsidR="001E5279" w:rsidRPr="00AF32CB">
        <w:rPr>
          <w:rFonts w:ascii="Times" w:hAnsi="Times"/>
          <w:sz w:val="22"/>
          <w:szCs w:val="22"/>
        </w:rPr>
        <w:t xml:space="preserve"> </w:t>
      </w:r>
      <w:r w:rsidR="00D14941" w:rsidRPr="00AF32CB">
        <w:rPr>
          <w:rFonts w:ascii="Times" w:hAnsi="Times"/>
          <w:sz w:val="22"/>
          <w:szCs w:val="22"/>
        </w:rPr>
        <w:t>in proportion</w:t>
      </w:r>
      <w:r w:rsidR="001E5279" w:rsidRPr="00AF32CB">
        <w:rPr>
          <w:rFonts w:ascii="Times" w:hAnsi="Times"/>
          <w:sz w:val="22"/>
          <w:szCs w:val="22"/>
        </w:rPr>
        <w:t xml:space="preserve"> to</w:t>
      </w:r>
      <w:r w:rsidR="00D14941" w:rsidRPr="00AF32CB">
        <w:rPr>
          <w:rFonts w:ascii="Times" w:hAnsi="Times"/>
          <w:sz w:val="22"/>
          <w:szCs w:val="22"/>
        </w:rPr>
        <w:t xml:space="preserve"> </w:t>
      </w:r>
      <m:oMath>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e>
                </m:d>
              </m:num>
              <m:den>
                <m:r>
                  <w:rPr>
                    <w:rFonts w:ascii="Cambria Math" w:hAnsi="Cambria Math"/>
                    <w:sz w:val="22"/>
                    <w:szCs w:val="22"/>
                  </w:rPr>
                  <m:t>kT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den>
            </m:f>
          </m:sup>
        </m:sSup>
        <m:r>
          <w:rPr>
            <w:rFonts w:ascii="Cambria Math" w:hAnsi="Cambria Math"/>
            <w:sz w:val="22"/>
            <w:szCs w:val="22"/>
          </w:rPr>
          <m:t xml:space="preserve"> </m:t>
        </m:r>
      </m:oMath>
      <w:r w:rsidR="00334638" w:rsidRPr="00AF32CB">
        <w:rPr>
          <w:rFonts w:ascii="Times" w:hAnsi="Times"/>
          <w:sz w:val="22"/>
          <w:szCs w:val="22"/>
        </w:rPr>
        <w:t>due to elevated metabolic rates</w:t>
      </w:r>
      <w:r w:rsidR="001E5279" w:rsidRPr="00AF32CB">
        <w:rPr>
          <w:rFonts w:ascii="Times" w:hAnsi="Times"/>
          <w:sz w:val="22"/>
          <w:szCs w:val="22"/>
        </w:rPr>
        <w:t xml:space="preserve"> in resource organisms</w:t>
      </w:r>
      <w:r w:rsidR="003D2C23" w:rsidRPr="00AF32CB">
        <w:rPr>
          <w:rFonts w:ascii="Times" w:hAnsi="Times"/>
          <w:sz w:val="22"/>
          <w:szCs w:val="22"/>
        </w:rPr>
        <w:t xml:space="preserve">, which </w:t>
      </w:r>
      <w:r w:rsidR="00B75480" w:rsidRPr="00AF32CB">
        <w:rPr>
          <w:rFonts w:ascii="Times" w:hAnsi="Times"/>
          <w:sz w:val="22"/>
          <w:szCs w:val="22"/>
        </w:rPr>
        <w:t xml:space="preserve">increases the rates of energy acquisition, </w:t>
      </w:r>
      <w:r w:rsidR="004200ED" w:rsidRPr="00AF32CB">
        <w:rPr>
          <w:rFonts w:ascii="Times" w:hAnsi="Times"/>
          <w:sz w:val="22"/>
          <w:szCs w:val="22"/>
        </w:rPr>
        <w:t>gro</w:t>
      </w:r>
      <w:r w:rsidR="004421D9" w:rsidRPr="00AF32CB">
        <w:rPr>
          <w:rFonts w:ascii="Times" w:hAnsi="Times"/>
          <w:sz w:val="22"/>
          <w:szCs w:val="22"/>
        </w:rPr>
        <w:t>w</w:t>
      </w:r>
      <w:r w:rsidR="004200ED" w:rsidRPr="00AF32CB">
        <w:rPr>
          <w:rFonts w:ascii="Times" w:hAnsi="Times"/>
          <w:sz w:val="22"/>
          <w:szCs w:val="22"/>
        </w:rPr>
        <w:t>th, maintenance and reproduction</w:t>
      </w:r>
      <w:r w:rsidR="005A7A0E" w:rsidRPr="00AF32CB">
        <w:rPr>
          <w:rFonts w:ascii="Times" w:hAnsi="Times"/>
          <w:sz w:val="22"/>
          <w:szCs w:val="22"/>
        </w:rPr>
        <w:t xml:space="preserve"> </w:t>
      </w:r>
      <w:r w:rsidR="00F26EFB" w:rsidRPr="00AF32CB">
        <w:rPr>
          <w:rFonts w:ascii="Times" w:hAnsi="Times"/>
          <w:sz w:val="22"/>
          <w:szCs w:val="22"/>
        </w:rPr>
        <w:fldChar w:fldCharType="begin"/>
      </w:r>
      <w:r w:rsidR="00641D9A">
        <w:rPr>
          <w:rFonts w:ascii="Times" w:hAnsi="Times"/>
          <w:sz w:val="22"/>
          <w:szCs w:val="22"/>
        </w:rPr>
        <w:instrText xml:space="preserve"> ADDIN ZOTERO_ITEM CSL_CITATION {"citationID":"LAVWmH49","properties":{"formattedCitation":"(Savage {\\i{}et al.} 2004)","plainCitation":"(Savage et al. 2004)","noteIndex":0},"citationItems":[{"id":"LtCOmUN2/jr7BMXhL","uris":["http://zotero.org/users/6116610/items/5EKRHGLR"],"uri":["http://zotero.org/users/6116610/items/5EKRHGLR"],"itemData":{"id":"CKQJ1ax4/jRfK4Prd","type":"article-journal","container-title":"The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AF32CB">
        <w:rPr>
          <w:rFonts w:ascii="Times" w:hAnsi="Times"/>
          <w:sz w:val="22"/>
          <w:szCs w:val="22"/>
        </w:rPr>
        <w:fldChar w:fldCharType="separate"/>
      </w:r>
      <w:r w:rsidR="004C7025" w:rsidRPr="00AF32CB">
        <w:rPr>
          <w:rFonts w:ascii="Times" w:hAnsi="Times" w:cs="Times New Roman"/>
          <w:sz w:val="22"/>
          <w:szCs w:val="22"/>
          <w:lang w:val="en-GB"/>
        </w:rPr>
        <w:t xml:space="preserve">(Savage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2004)</w:t>
      </w:r>
      <w:r w:rsidR="00F26EFB" w:rsidRPr="00AF32CB">
        <w:rPr>
          <w:rFonts w:ascii="Times" w:hAnsi="Times"/>
          <w:sz w:val="22"/>
          <w:szCs w:val="22"/>
        </w:rPr>
        <w:fldChar w:fldCharType="end"/>
      </w:r>
      <w:r w:rsidR="002D28D1" w:rsidRPr="00AF32CB">
        <w:rPr>
          <w:rFonts w:ascii="Times" w:hAnsi="Times"/>
          <w:sz w:val="22"/>
          <w:szCs w:val="22"/>
        </w:rPr>
        <w:t xml:space="preserve"> (but n</w:t>
      </w:r>
      <w:r w:rsidR="00BA5A82" w:rsidRPr="00AF32CB">
        <w:rPr>
          <w:rFonts w:ascii="Times" w:hAnsi="Times"/>
          <w:sz w:val="22"/>
          <w:szCs w:val="22"/>
        </w:rPr>
        <w:t>ote th</w:t>
      </w:r>
      <w:r w:rsidR="001E5279" w:rsidRPr="00AF32CB">
        <w:rPr>
          <w:rFonts w:ascii="Times" w:hAnsi="Times"/>
          <w:sz w:val="22"/>
          <w:szCs w:val="22"/>
        </w:rPr>
        <w:t>ese individual-level rates of resources are</w:t>
      </w:r>
      <w:r w:rsidR="00BA5A82" w:rsidRPr="00AF32CB">
        <w:rPr>
          <w:rFonts w:ascii="Times" w:hAnsi="Times"/>
          <w:sz w:val="22"/>
          <w:szCs w:val="22"/>
        </w:rPr>
        <w:t xml:space="preserve"> not explicitly modelled</w:t>
      </w:r>
      <w:r w:rsidR="001B3DAB" w:rsidRPr="00AF32CB">
        <w:rPr>
          <w:rFonts w:ascii="Times" w:hAnsi="Times"/>
          <w:sz w:val="22"/>
          <w:szCs w:val="22"/>
        </w:rPr>
        <w:t>)</w:t>
      </w:r>
      <w:r w:rsidR="00BA5A82" w:rsidRPr="00AF32CB">
        <w:rPr>
          <w:rFonts w:ascii="Times" w:hAnsi="Times"/>
          <w:sz w:val="22"/>
          <w:szCs w:val="22"/>
        </w:rPr>
        <w:t>.</w:t>
      </w:r>
      <w:r w:rsidR="00F0780A" w:rsidRPr="00AF32CB">
        <w:rPr>
          <w:rFonts w:ascii="Times" w:hAnsi="Times"/>
          <w:sz w:val="22"/>
          <w:szCs w:val="22"/>
        </w:rPr>
        <w:t xml:space="preserve"> </w:t>
      </w:r>
      <w:r w:rsidR="0052062A" w:rsidRPr="00AF32CB">
        <w:rPr>
          <w:rFonts w:ascii="Times" w:hAnsi="Times"/>
          <w:sz w:val="22"/>
          <w:szCs w:val="22"/>
        </w:rPr>
        <w:t xml:space="preserve">We implement this by making the parameter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0</m:t>
            </m:r>
          </m:sub>
        </m:sSub>
      </m:oMath>
      <w:r w:rsidR="0052062A" w:rsidRPr="00AF32CB">
        <w:rPr>
          <w:rFonts w:ascii="Times" w:eastAsiaTheme="minorEastAsia" w:hAnsi="Times"/>
          <w:sz w:val="22"/>
          <w:szCs w:val="22"/>
        </w:rPr>
        <w:t xml:space="preserve"> temperature dependent. </w:t>
      </w:r>
      <w:r w:rsidR="00DF163F" w:rsidRPr="00AF32CB">
        <w:rPr>
          <w:rFonts w:ascii="Times" w:hAnsi="Times"/>
          <w:sz w:val="22"/>
          <w:szCs w:val="22"/>
        </w:rPr>
        <w:t>T</w:t>
      </w:r>
      <w:r w:rsidR="008E56DB" w:rsidRPr="00AF32CB">
        <w:rPr>
          <w:rFonts w:ascii="Times" w:hAnsi="Times"/>
          <w:sz w:val="22"/>
          <w:szCs w:val="22"/>
        </w:rPr>
        <w:t xml:space="preserve">he </w:t>
      </w:r>
      <w:r w:rsidR="00A37E2E" w:rsidRPr="00AF32CB">
        <w:rPr>
          <w:rFonts w:ascii="Times" w:hAnsi="Times"/>
          <w:sz w:val="22"/>
          <w:szCs w:val="22"/>
        </w:rPr>
        <w:t xml:space="preserve">carrying capacity </w:t>
      </w:r>
      <w:r w:rsidR="00721558" w:rsidRPr="00AF32CB">
        <w:rPr>
          <w:rFonts w:ascii="Times" w:hAnsi="Times"/>
          <w:sz w:val="22"/>
          <w:szCs w:val="22"/>
        </w:rPr>
        <w:t>(</w:t>
      </w:r>
      <m:oMath>
        <m:r>
          <w:rPr>
            <w:rFonts w:ascii="Cambria Math" w:hAnsi="Cambria Math"/>
            <w:sz w:val="22"/>
            <w:szCs w:val="22"/>
          </w:rPr>
          <m:t>κ</m:t>
        </m:r>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λ</m:t>
            </m:r>
          </m:sup>
        </m:sSup>
      </m:oMath>
      <w:r w:rsidR="00721558" w:rsidRPr="00AF32CB">
        <w:rPr>
          <w:rFonts w:ascii="Times" w:hAnsi="Times"/>
          <w:sz w:val="22"/>
          <w:szCs w:val="22"/>
        </w:rPr>
        <w:t xml:space="preserve">) </w:t>
      </w:r>
      <w:r w:rsidR="00A37E2E" w:rsidRPr="00AF32CB">
        <w:rPr>
          <w:rFonts w:ascii="Times" w:hAnsi="Times"/>
          <w:sz w:val="22"/>
          <w:szCs w:val="22"/>
        </w:rPr>
        <w:t>decline</w:t>
      </w:r>
      <w:r w:rsidR="0005559B" w:rsidRPr="00AF32CB">
        <w:rPr>
          <w:rFonts w:ascii="Times" w:hAnsi="Times"/>
          <w:sz w:val="22"/>
          <w:szCs w:val="22"/>
        </w:rPr>
        <w:t>s</w:t>
      </w:r>
      <w:r w:rsidR="0082406B" w:rsidRPr="00AF32CB">
        <w:rPr>
          <w:rFonts w:ascii="Times" w:hAnsi="Times"/>
          <w:sz w:val="22"/>
          <w:szCs w:val="22"/>
        </w:rPr>
        <w:t xml:space="preserve"> </w:t>
      </w:r>
      <w:r w:rsidR="009E0757" w:rsidRPr="00AF32CB">
        <w:rPr>
          <w:rFonts w:ascii="Times" w:hAnsi="Times"/>
          <w:sz w:val="22"/>
          <w:szCs w:val="22"/>
        </w:rPr>
        <w:t xml:space="preserve">at the same rate as population </w:t>
      </w:r>
      <w:r w:rsidR="00D13C99" w:rsidRPr="00AF32CB">
        <w:rPr>
          <w:rFonts w:ascii="Times" w:hAnsi="Times"/>
          <w:sz w:val="22"/>
          <w:szCs w:val="22"/>
        </w:rPr>
        <w:t>regeneration</w:t>
      </w:r>
      <w:r w:rsidR="009E0757" w:rsidRPr="00AF32CB">
        <w:rPr>
          <w:rFonts w:ascii="Times" w:hAnsi="Times"/>
          <w:sz w:val="22"/>
          <w:szCs w:val="22"/>
        </w:rPr>
        <w:t xml:space="preserve"> rate increase</w:t>
      </w:r>
      <w:r w:rsidR="001E5279" w:rsidRPr="00AF32CB">
        <w:rPr>
          <w:rFonts w:ascii="Times" w:hAnsi="Times"/>
          <w:sz w:val="22"/>
          <w:szCs w:val="22"/>
        </w:rPr>
        <w:t>s</w:t>
      </w:r>
      <w:r w:rsidR="009E0757" w:rsidRPr="00AF32CB">
        <w:rPr>
          <w:rFonts w:ascii="Times" w:hAnsi="Times"/>
          <w:sz w:val="22"/>
          <w:szCs w:val="22"/>
        </w:rPr>
        <w:t xml:space="preserve"> with temperature</w:t>
      </w:r>
      <w:r w:rsidR="00E44E06" w:rsidRPr="00AF32CB">
        <w:rPr>
          <w:rFonts w:ascii="Times" w:hAnsi="Times"/>
          <w:sz w:val="22"/>
          <w:szCs w:val="22"/>
        </w:rPr>
        <w:t xml:space="preserve"> </w:t>
      </w:r>
      <w:r w:rsidR="00381649" w:rsidRPr="00AF32CB">
        <w:rPr>
          <w:rFonts w:ascii="Times" w:hAnsi="Times"/>
          <w:sz w:val="22"/>
          <w:szCs w:val="22"/>
        </w:rPr>
        <w:fldChar w:fldCharType="begin"/>
      </w:r>
      <w:r w:rsidR="00641D9A">
        <w:rPr>
          <w:rFonts w:ascii="Times" w:hAnsi="Times"/>
          <w:sz w:val="22"/>
          <w:szCs w:val="22"/>
        </w:rPr>
        <w:instrText xml:space="preserve"> ADDIN ZOTERO_ITEM CSL_CITATION {"citationID":"Bw10xA31","properties":{"formattedCitation":"(Savage {\\i{}et al.} 2004; Gilbert {\\i{}et al.} 2014)","plainCitation":"(Savage et al. 2004; Gilbert et al. 2014)","noteIndex":0},"citationItems":[{"id":"LtCOmUN2/jr7BMXhL","uris":["http://zotero.org/users/6116610/items/5EKRHGLR"],"uri":["http://zotero.org/users/6116610/items/5EKRHGLR"],"itemData":{"id":"CKQJ1ax4/jRfK4Prd","type":"article-journal","container-title":"The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AF32CB">
        <w:rPr>
          <w:rFonts w:ascii="Times" w:hAnsi="Times"/>
          <w:sz w:val="22"/>
          <w:szCs w:val="22"/>
        </w:rPr>
        <w:fldChar w:fldCharType="separate"/>
      </w:r>
      <w:r w:rsidR="004C7025" w:rsidRPr="00AF32CB">
        <w:rPr>
          <w:rFonts w:ascii="Times" w:hAnsi="Times" w:cs="Times New Roman"/>
          <w:sz w:val="22"/>
          <w:szCs w:val="22"/>
          <w:lang w:val="en-GB"/>
        </w:rPr>
        <w:t xml:space="preserve">(Savage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2004; Gilbert </w:t>
      </w:r>
      <w:r w:rsidR="004C7025" w:rsidRPr="00AF32CB">
        <w:rPr>
          <w:rFonts w:ascii="Times" w:hAnsi="Times" w:cs="Times New Roman"/>
          <w:i/>
          <w:iCs/>
          <w:sz w:val="22"/>
          <w:szCs w:val="22"/>
          <w:lang w:val="en-GB"/>
        </w:rPr>
        <w:lastRenderedPageBreak/>
        <w:t>et al.</w:t>
      </w:r>
      <w:r w:rsidR="004C7025" w:rsidRPr="00AF32CB">
        <w:rPr>
          <w:rFonts w:ascii="Times" w:hAnsi="Times" w:cs="Times New Roman"/>
          <w:sz w:val="22"/>
          <w:szCs w:val="22"/>
          <w:lang w:val="en-GB"/>
        </w:rPr>
        <w:t xml:space="preserve"> 2014)</w:t>
      </w:r>
      <w:r w:rsidR="00381649" w:rsidRPr="00AF32CB">
        <w:rPr>
          <w:rFonts w:ascii="Times" w:hAnsi="Times"/>
          <w:sz w:val="22"/>
          <w:szCs w:val="22"/>
        </w:rPr>
        <w:fldChar w:fldCharType="end"/>
      </w:r>
      <w:r w:rsidR="001F6EAC" w:rsidRPr="00AF32CB">
        <w:rPr>
          <w:rFonts w:ascii="Times" w:hAnsi="Times"/>
          <w:sz w:val="22"/>
          <w:szCs w:val="22"/>
          <w:lang w:val="en-GB"/>
        </w:rPr>
        <w:t xml:space="preserve">, </w:t>
      </w:r>
      <w:r w:rsidR="00913CD6" w:rsidRPr="00AF32CB">
        <w:rPr>
          <w:rFonts w:ascii="Times" w:hAnsi="Times"/>
          <w:sz w:val="22"/>
          <w:szCs w:val="22"/>
          <w:lang w:val="en-GB"/>
        </w:rPr>
        <w:t>i.e.</w:t>
      </w:r>
      <w:r w:rsidR="00F8051E" w:rsidRPr="00AF32CB">
        <w:rPr>
          <w:rFonts w:ascii="Times" w:hAnsi="Times"/>
          <w:sz w:val="22"/>
          <w:szCs w:val="22"/>
          <w:lang w:val="en-GB"/>
        </w:rPr>
        <w:t xml:space="preserve"> in </w:t>
      </w:r>
      <m:oMath>
        <m:r>
          <w:rPr>
            <w:rFonts w:ascii="Cambria Math" w:hAnsi="Cambria Math"/>
            <w:sz w:val="22"/>
            <w:szCs w:val="22"/>
          </w:rPr>
          <m:t>κ</m:t>
        </m:r>
      </m:oMath>
      <w:r w:rsidR="0071353B" w:rsidRPr="00AF32CB">
        <w:rPr>
          <w:rFonts w:ascii="Times" w:hAnsi="Times"/>
          <w:sz w:val="22"/>
          <w:szCs w:val="22"/>
          <w:lang w:val="en-GB"/>
        </w:rPr>
        <w:t xml:space="preserve"> scales with </w:t>
      </w:r>
      <w:r w:rsidR="00C134E1" w:rsidRPr="00AF32CB">
        <w:rPr>
          <w:rFonts w:ascii="Times" w:hAnsi="Times"/>
          <w:sz w:val="22"/>
          <w:szCs w:val="22"/>
          <w:lang w:val="en-GB"/>
        </w:rPr>
        <w:t>temperature</w:t>
      </w:r>
      <w:r w:rsidR="0071353B" w:rsidRPr="00AF32CB">
        <w:rPr>
          <w:rFonts w:ascii="Times" w:hAnsi="Times"/>
          <w:sz w:val="22"/>
          <w:szCs w:val="22"/>
          <w:lang w:val="en-GB"/>
        </w:rPr>
        <w:t xml:space="preserve"> in </w:t>
      </w:r>
      <w:r w:rsidR="00F8051E" w:rsidRPr="00AF32CB">
        <w:rPr>
          <w:rFonts w:ascii="Times" w:hAnsi="Times"/>
          <w:sz w:val="22"/>
          <w:szCs w:val="22"/>
          <w:lang w:val="en-GB"/>
        </w:rPr>
        <w:t>proportion to</w:t>
      </w:r>
      <w:r w:rsidR="00913CD6" w:rsidRPr="00AF32CB">
        <w:rPr>
          <w:rFonts w:ascii="Times" w:hAnsi="Times"/>
          <w:sz w:val="22"/>
          <w:szCs w:val="22"/>
          <w:lang w:val="en-GB"/>
        </w:rPr>
        <w:t xml:space="preserve"> </w:t>
      </w:r>
      <m:oMath>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r>
                  <w:rPr>
                    <w:rFonts w:ascii="Cambria Math" w:hAnsi="Cambria Math"/>
                    <w:sz w:val="22"/>
                    <w:szCs w:val="22"/>
                    <w:lang w:val="en-GB"/>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T</m:t>
                    </m:r>
                    <m:r>
                      <w:rPr>
                        <w:rFonts w:ascii="Cambria Math" w:hAnsi="Cambria Math"/>
                        <w:sz w:val="22"/>
                        <w:szCs w:val="22"/>
                        <w:lang w:val="en-GB"/>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e>
                </m:d>
              </m:num>
              <m:den>
                <m:r>
                  <w:rPr>
                    <w:rFonts w:ascii="Cambria Math" w:hAnsi="Cambria Math"/>
                    <w:sz w:val="22"/>
                    <w:szCs w:val="22"/>
                  </w:rPr>
                  <m:t>kT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den>
            </m:f>
          </m:sup>
        </m:sSup>
      </m:oMath>
      <w:r w:rsidR="00913CD6" w:rsidRPr="00AF32CB">
        <w:rPr>
          <w:rFonts w:ascii="Times" w:hAnsi="Times"/>
          <w:sz w:val="22"/>
          <w:szCs w:val="22"/>
        </w:rPr>
        <w:t xml:space="preserve">, if assuming a fixed supply of </w:t>
      </w:r>
      <w:r w:rsidR="00892408" w:rsidRPr="00AF32CB">
        <w:rPr>
          <w:rFonts w:ascii="Times" w:hAnsi="Times"/>
          <w:sz w:val="22"/>
          <w:szCs w:val="22"/>
        </w:rPr>
        <w:t xml:space="preserve">limiting </w:t>
      </w:r>
      <w:r w:rsidR="00913CD6" w:rsidRPr="00AF32CB">
        <w:rPr>
          <w:rFonts w:ascii="Times" w:hAnsi="Times"/>
          <w:sz w:val="22"/>
          <w:szCs w:val="22"/>
        </w:rPr>
        <w:t>resources</w:t>
      </w:r>
      <w:r w:rsidR="00892408" w:rsidRPr="00AF32CB">
        <w:rPr>
          <w:rFonts w:ascii="Times" w:hAnsi="Times"/>
          <w:sz w:val="22"/>
          <w:szCs w:val="22"/>
        </w:rPr>
        <w:t xml:space="preserve"> (e.g. nutrients)</w:t>
      </w:r>
      <w:r w:rsidR="001E5279" w:rsidRPr="00AF32CB">
        <w:rPr>
          <w:rFonts w:ascii="Times" w:hAnsi="Times"/>
          <w:sz w:val="22"/>
          <w:szCs w:val="22"/>
        </w:rPr>
        <w:t xml:space="preserve"> for the resource populations</w:t>
      </w:r>
      <w:r w:rsidR="00AC7A44" w:rsidRPr="00AF32CB">
        <w:rPr>
          <w:rFonts w:ascii="Times" w:hAnsi="Times"/>
          <w:sz w:val="22"/>
          <w:szCs w:val="22"/>
        </w:rPr>
        <w:t>.</w:t>
      </w:r>
      <w:r w:rsidR="006B1D70" w:rsidRPr="00AF32CB">
        <w:rPr>
          <w:rFonts w:ascii="Times" w:hAnsi="Times"/>
          <w:sz w:val="22"/>
          <w:szCs w:val="22"/>
        </w:rPr>
        <w:t xml:space="preserve"> This theoretical prediction </w:t>
      </w:r>
      <w:r w:rsidR="001F6EAC" w:rsidRPr="00AF32CB">
        <w:rPr>
          <w:rFonts w:ascii="Times" w:hAnsi="Times"/>
          <w:sz w:val="22"/>
          <w:szCs w:val="22"/>
        </w:rPr>
        <w:t>has been verified experimentally</w:t>
      </w:r>
      <w:r w:rsidR="00456C67" w:rsidRPr="00AF32CB">
        <w:rPr>
          <w:rFonts w:ascii="Times" w:hAnsi="Times"/>
          <w:sz w:val="22"/>
          <w:szCs w:val="22"/>
        </w:rPr>
        <w:t xml:space="preserve"> </w:t>
      </w:r>
      <w:r w:rsidR="00456C67" w:rsidRPr="00AF32CB">
        <w:rPr>
          <w:rFonts w:ascii="Times" w:hAnsi="Times"/>
          <w:sz w:val="22"/>
          <w:szCs w:val="22"/>
        </w:rPr>
        <w:fldChar w:fldCharType="begin"/>
      </w:r>
      <w:r w:rsidR="00456C67" w:rsidRPr="00AF32CB">
        <w:rPr>
          <w:rFonts w:ascii="Times" w:hAnsi="Times"/>
          <w:sz w:val="22"/>
          <w:szCs w:val="22"/>
        </w:rPr>
        <w:instrText xml:space="preserve"> ADDIN ZOTERO_ITEM CSL_CITATION {"citationID":"HqF1vrkK","properties":{"formattedCitation":"(Bernhardt {\\i{}et al.} 2018)","plainCitation":"(Bernhardt et al. 2018)","noteIndex":0},"citationItems":[{"id":662,"uris":["http://zotero.org/users/6116610/items/X5SB6ILE"],"uri":["http://zotero.org/users/6116610/items/X5SB6ILE"],"itemData":{"id":662,"type":"article-journal","abstract":"The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AF32CB">
        <w:rPr>
          <w:rFonts w:ascii="Times" w:hAnsi="Times"/>
          <w:sz w:val="22"/>
          <w:szCs w:val="22"/>
        </w:rPr>
        <w:fldChar w:fldCharType="separate"/>
      </w:r>
      <w:r w:rsidR="00456C67" w:rsidRPr="00AF32CB">
        <w:rPr>
          <w:rFonts w:ascii="Times" w:hAnsi="Times" w:cs="Times New Roman"/>
          <w:sz w:val="22"/>
          <w:szCs w:val="22"/>
        </w:rPr>
        <w:t xml:space="preserve">(Bernhardt </w:t>
      </w:r>
      <w:r w:rsidR="00456C67" w:rsidRPr="00AF32CB">
        <w:rPr>
          <w:rFonts w:ascii="Times" w:hAnsi="Times" w:cs="Times New Roman"/>
          <w:i/>
          <w:iCs/>
          <w:sz w:val="22"/>
          <w:szCs w:val="22"/>
        </w:rPr>
        <w:t>et al.</w:t>
      </w:r>
      <w:r w:rsidR="00456C67" w:rsidRPr="00AF32CB">
        <w:rPr>
          <w:rFonts w:ascii="Times" w:hAnsi="Times" w:cs="Times New Roman"/>
          <w:sz w:val="22"/>
          <w:szCs w:val="22"/>
        </w:rPr>
        <w:t xml:space="preserve"> 2018)</w:t>
      </w:r>
      <w:r w:rsidR="00456C67" w:rsidRPr="00AF32CB">
        <w:rPr>
          <w:rFonts w:ascii="Times" w:hAnsi="Times"/>
          <w:sz w:val="22"/>
          <w:szCs w:val="22"/>
        </w:rPr>
        <w:fldChar w:fldCharType="end"/>
      </w:r>
      <w:r w:rsidR="009E0757" w:rsidRPr="00AF32CB">
        <w:rPr>
          <w:rFonts w:ascii="Times" w:hAnsi="Times"/>
          <w:sz w:val="22"/>
          <w:szCs w:val="22"/>
        </w:rPr>
        <w:t xml:space="preserve">. </w:t>
      </w:r>
      <w:r w:rsidR="00205717" w:rsidRPr="00205717">
        <w:rPr>
          <w:rFonts w:ascii="Times" w:hAnsi="Times"/>
          <w:sz w:val="22"/>
          <w:szCs w:val="22"/>
          <w:lang w:val="en-US"/>
        </w:rPr>
        <w:t xml:space="preserve">This scenario is referred to </w:t>
      </w:r>
      <w:proofErr w:type="gramStart"/>
      <w:r w:rsidR="00205717" w:rsidRPr="00205717">
        <w:rPr>
          <w:rFonts w:ascii="Times" w:hAnsi="Times"/>
          <w:sz w:val="22"/>
          <w:szCs w:val="22"/>
          <w:lang w:val="en-US"/>
        </w:rPr>
        <w:t>as ”exp</w:t>
      </w:r>
      <w:proofErr w:type="gramEnd"/>
      <w:r w:rsidR="00205717" w:rsidRPr="00205717">
        <w:rPr>
          <w:rFonts w:ascii="Times" w:hAnsi="Times"/>
          <w:sz w:val="22"/>
          <w:szCs w:val="22"/>
          <w:lang w:val="en-US"/>
        </w:rPr>
        <w:t>” for experimental</w:t>
      </w:r>
      <w:r w:rsidR="00205717">
        <w:rPr>
          <w:rFonts w:ascii="Times" w:hAnsi="Times"/>
          <w:sz w:val="22"/>
          <w:szCs w:val="22"/>
          <w:lang w:val="en-US"/>
        </w:rPr>
        <w:t xml:space="preserve"> to reflect where data stem from.</w:t>
      </w:r>
    </w:p>
    <w:p w14:paraId="546FC27F" w14:textId="198F52E9" w:rsidR="00393E69" w:rsidRPr="00AF32CB" w:rsidRDefault="00FF0BCD" w:rsidP="002A362D">
      <w:pPr>
        <w:pStyle w:val="ListParagraph"/>
        <w:numPr>
          <w:ilvl w:val="0"/>
          <w:numId w:val="24"/>
        </w:numPr>
        <w:spacing w:line="480" w:lineRule="auto"/>
        <w:jc w:val="both"/>
        <w:rPr>
          <w:rFonts w:ascii="Times" w:hAnsi="Times"/>
          <w:sz w:val="22"/>
          <w:szCs w:val="22"/>
        </w:rPr>
      </w:pPr>
      <w:r w:rsidRPr="00AF32CB">
        <w:rPr>
          <w:rFonts w:ascii="Times" w:hAnsi="Times"/>
          <w:sz w:val="22"/>
          <w:szCs w:val="22"/>
        </w:rPr>
        <w:t xml:space="preserve">Empirical scenario: </w:t>
      </w:r>
      <w:r w:rsidR="000F577B" w:rsidRPr="00AF32CB">
        <w:rPr>
          <w:rFonts w:ascii="Times" w:hAnsi="Times"/>
          <w:sz w:val="22"/>
          <w:szCs w:val="22"/>
        </w:rPr>
        <w:t>The carrying capacity declines with temperature</w:t>
      </w:r>
      <w:r w:rsidR="001E5279" w:rsidRPr="00AF32CB">
        <w:rPr>
          <w:rFonts w:ascii="Times" w:hAnsi="Times"/>
          <w:sz w:val="22"/>
          <w:szCs w:val="22"/>
        </w:rPr>
        <w:t xml:space="preserve"> proportionally to</w:t>
      </w:r>
      <w:r w:rsidR="000F577B" w:rsidRPr="00AF32CB">
        <w:rPr>
          <w:rFonts w:ascii="Times" w:hAnsi="Times"/>
          <w:sz w:val="22"/>
          <w:szCs w:val="22"/>
        </w:rPr>
        <w:t xml:space="preserve"> </w:t>
      </w:r>
      <m:oMath>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e>
                </m:d>
              </m:num>
              <m:den>
                <m:r>
                  <w:rPr>
                    <w:rFonts w:ascii="Cambria Math" w:hAnsi="Cambria Math"/>
                    <w:sz w:val="22"/>
                    <w:szCs w:val="22"/>
                  </w:rPr>
                  <m:t>kT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den>
            </m:f>
          </m:sup>
        </m:sSup>
      </m:oMath>
      <w:r w:rsidR="00C0617D" w:rsidRPr="00AF32CB">
        <w:rPr>
          <w:rFonts w:ascii="Times" w:hAnsi="Times"/>
          <w:sz w:val="22"/>
          <w:szCs w:val="22"/>
        </w:rPr>
        <w:t xml:space="preserve">, based on </w:t>
      </w:r>
      <w:r w:rsidR="00954B51" w:rsidRPr="00AF32CB">
        <w:rPr>
          <w:rFonts w:ascii="Times" w:hAnsi="Times"/>
          <w:sz w:val="22"/>
          <w:szCs w:val="22"/>
        </w:rPr>
        <w:t xml:space="preserve">the </w:t>
      </w:r>
      <w:r w:rsidR="00C0617D" w:rsidRPr="00AF32CB">
        <w:rPr>
          <w:rFonts w:ascii="Times" w:hAnsi="Times"/>
          <w:sz w:val="22"/>
          <w:szCs w:val="22"/>
        </w:rPr>
        <w:t xml:space="preserve">observed relationship between temperature and </w:t>
      </w:r>
      <w:r w:rsidR="00442058" w:rsidRPr="00AF32CB">
        <w:rPr>
          <w:rFonts w:ascii="Times" w:hAnsi="Times"/>
          <w:sz w:val="22"/>
          <w:szCs w:val="22"/>
        </w:rPr>
        <w:t xml:space="preserve">the intercept of </w:t>
      </w:r>
      <w:r w:rsidR="00C0617D" w:rsidRPr="00AF32CB">
        <w:rPr>
          <w:rFonts w:ascii="Times" w:hAnsi="Times"/>
          <w:sz w:val="22"/>
          <w:szCs w:val="22"/>
        </w:rPr>
        <w:t>marine phytoplankton size</w:t>
      </w:r>
      <w:r w:rsidR="00E6667F" w:rsidRPr="00AF32CB">
        <w:rPr>
          <w:rFonts w:ascii="Times" w:hAnsi="Times"/>
          <w:sz w:val="22"/>
          <w:szCs w:val="22"/>
        </w:rPr>
        <w:t xml:space="preserve"> </w:t>
      </w:r>
      <w:r w:rsidR="00C0617D" w:rsidRPr="00AF32CB">
        <w:rPr>
          <w:rFonts w:ascii="Times" w:hAnsi="Times"/>
          <w:sz w:val="22"/>
          <w:szCs w:val="22"/>
        </w:rPr>
        <w:t xml:space="preserve">spectra </w:t>
      </w:r>
      <w:r w:rsidR="009D4C8C" w:rsidRPr="00AF32CB">
        <w:rPr>
          <w:rFonts w:ascii="Times" w:hAnsi="Times"/>
          <w:sz w:val="22"/>
          <w:szCs w:val="22"/>
        </w:rPr>
        <w:fldChar w:fldCharType="begin"/>
      </w:r>
      <w:r w:rsidR="009D4C8C" w:rsidRPr="00AF32CB">
        <w:rPr>
          <w:rFonts w:ascii="Times" w:hAnsi="Times"/>
          <w:sz w:val="22"/>
          <w:szCs w:val="22"/>
        </w:rPr>
        <w:instrText xml:space="preserve"> ADDIN ZOTERO_ITEM CSL_CITATION {"citationID":"ywYq2A1O","properties":{"formattedCitation":"(Barnes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9D4C8C" w:rsidRPr="00AF32CB">
        <w:rPr>
          <w:rFonts w:ascii="Times" w:hAnsi="Times"/>
          <w:sz w:val="22"/>
          <w:szCs w:val="22"/>
        </w:rPr>
        <w:fldChar w:fldCharType="separate"/>
      </w:r>
      <w:r w:rsidR="009D4C8C" w:rsidRPr="00AF32CB">
        <w:rPr>
          <w:rFonts w:ascii="Times" w:hAnsi="Times" w:cs="Times New Roman"/>
          <w:sz w:val="22"/>
          <w:szCs w:val="22"/>
          <w:lang w:val="en-GB"/>
        </w:rPr>
        <w:t xml:space="preserve">(Barnes </w:t>
      </w:r>
      <w:r w:rsidR="009D4C8C" w:rsidRPr="00AF32CB">
        <w:rPr>
          <w:rFonts w:ascii="Times" w:hAnsi="Times" w:cs="Times New Roman"/>
          <w:i/>
          <w:iCs/>
          <w:sz w:val="22"/>
          <w:szCs w:val="22"/>
          <w:lang w:val="en-GB"/>
        </w:rPr>
        <w:t>et al.</w:t>
      </w:r>
      <w:r w:rsidR="009D4C8C" w:rsidRPr="00AF32CB">
        <w:rPr>
          <w:rFonts w:ascii="Times" w:hAnsi="Times" w:cs="Times New Roman"/>
          <w:sz w:val="22"/>
          <w:szCs w:val="22"/>
          <w:lang w:val="en-GB"/>
        </w:rPr>
        <w:t xml:space="preserve"> 2011)</w:t>
      </w:r>
      <w:r w:rsidR="009D4C8C" w:rsidRPr="00AF32CB">
        <w:rPr>
          <w:rFonts w:ascii="Times" w:hAnsi="Times"/>
          <w:sz w:val="22"/>
          <w:szCs w:val="22"/>
        </w:rPr>
        <w:fldChar w:fldCharType="end"/>
      </w:r>
      <w:r w:rsidR="004D3064" w:rsidRPr="00AF32CB">
        <w:rPr>
          <w:rFonts w:ascii="Times" w:hAnsi="Times"/>
          <w:sz w:val="22"/>
          <w:szCs w:val="22"/>
        </w:rPr>
        <w:t>.</w:t>
      </w:r>
      <w:r w:rsidR="004953E9" w:rsidRPr="004953E9">
        <w:rPr>
          <w:rFonts w:ascii="Times" w:hAnsi="Times"/>
          <w:sz w:val="22"/>
          <w:szCs w:val="22"/>
          <w:lang w:val="en-US"/>
        </w:rPr>
        <w:t xml:space="preserve"> </w:t>
      </w:r>
      <w:r w:rsidR="004953E9">
        <w:rPr>
          <w:rFonts w:ascii="Times" w:hAnsi="Times"/>
          <w:sz w:val="22"/>
          <w:szCs w:val="22"/>
          <w:lang w:val="en-US"/>
        </w:rPr>
        <w:t>This scenario is referred to as “</w:t>
      </w:r>
      <w:proofErr w:type="spellStart"/>
      <w:r w:rsidR="004953E9">
        <w:rPr>
          <w:rFonts w:ascii="Times" w:hAnsi="Times"/>
          <w:sz w:val="22"/>
          <w:szCs w:val="22"/>
          <w:lang w:val="en-US"/>
        </w:rPr>
        <w:t>obs</w:t>
      </w:r>
      <w:proofErr w:type="spellEnd"/>
      <w:r w:rsidR="004953E9">
        <w:rPr>
          <w:rFonts w:ascii="Times" w:hAnsi="Times"/>
          <w:sz w:val="22"/>
          <w:szCs w:val="22"/>
          <w:lang w:val="en-US"/>
        </w:rPr>
        <w:t>” as data come from remote sensing</w:t>
      </w:r>
      <w:r w:rsidR="00C0715F">
        <w:rPr>
          <w:rFonts w:ascii="Times" w:hAnsi="Times"/>
          <w:sz w:val="22"/>
          <w:szCs w:val="22"/>
          <w:lang w:val="en-US"/>
        </w:rPr>
        <w:t xml:space="preserve"> </w:t>
      </w:r>
      <w:r w:rsidR="002A3D0E">
        <w:rPr>
          <w:rFonts w:ascii="Times" w:hAnsi="Times"/>
          <w:sz w:val="22"/>
          <w:szCs w:val="22"/>
          <w:lang w:val="en-US"/>
        </w:rPr>
        <w:t xml:space="preserve">of </w:t>
      </w:r>
      <w:r w:rsidR="002A3D0E" w:rsidRPr="002A3D0E">
        <w:rPr>
          <w:rFonts w:ascii="Times" w:hAnsi="Times"/>
          <w:sz w:val="22"/>
          <w:szCs w:val="22"/>
          <w:lang w:val="en-US"/>
        </w:rPr>
        <w:t>chlorophyll-a</w:t>
      </w:r>
      <w:r w:rsidR="004953E9">
        <w:rPr>
          <w:rFonts w:ascii="Times" w:hAnsi="Times"/>
          <w:sz w:val="22"/>
          <w:szCs w:val="22"/>
          <w:lang w:val="en-US"/>
        </w:rPr>
        <w:t>.</w:t>
      </w:r>
    </w:p>
    <w:p w14:paraId="394BE49A" w14:textId="4171E6A6" w:rsidR="00364AF2" w:rsidRPr="00BB5408" w:rsidRDefault="002950E7" w:rsidP="000F577B">
      <w:pPr>
        <w:spacing w:line="480" w:lineRule="auto"/>
        <w:ind w:firstLine="284"/>
        <w:jc w:val="both"/>
        <w:rPr>
          <w:rFonts w:ascii="Times" w:hAnsi="Times"/>
          <w:sz w:val="22"/>
          <w:szCs w:val="22"/>
        </w:rPr>
      </w:pPr>
      <w:r w:rsidRPr="00AF32CB">
        <w:rPr>
          <w:rFonts w:ascii="Times" w:hAnsi="Times"/>
          <w:sz w:val="22"/>
          <w:szCs w:val="22"/>
        </w:rPr>
        <w:t>A</w:t>
      </w:r>
      <w:r w:rsidR="00DB5485" w:rsidRPr="00AF32CB">
        <w:rPr>
          <w:rFonts w:ascii="Times" w:hAnsi="Times"/>
          <w:sz w:val="22"/>
          <w:szCs w:val="22"/>
        </w:rPr>
        <w:t>ctivation energ</w:t>
      </w:r>
      <w:r w:rsidR="0015413B" w:rsidRPr="00AF32CB">
        <w:rPr>
          <w:rFonts w:ascii="Times" w:hAnsi="Times"/>
          <w:sz w:val="22"/>
          <w:szCs w:val="22"/>
        </w:rPr>
        <w:t>ies</w:t>
      </w:r>
      <w:r w:rsidR="00A04EAF"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k,r</m:t>
            </m:r>
          </m:sub>
        </m:sSub>
      </m:oMath>
      <w:r w:rsidR="00A04EAF" w:rsidRPr="00AF32CB">
        <w:rPr>
          <w:rFonts w:ascii="Times" w:hAnsi="Times"/>
          <w:sz w:val="22"/>
          <w:szCs w:val="22"/>
        </w:rPr>
        <w:t>)</w:t>
      </w:r>
      <w:r w:rsidR="00BE1E8C" w:rsidRPr="00AF32CB">
        <w:rPr>
          <w:rFonts w:ascii="Times" w:hAnsi="Times"/>
          <w:sz w:val="22"/>
          <w:szCs w:val="22"/>
        </w:rPr>
        <w:t xml:space="preserve">, which </w:t>
      </w:r>
      <w:r w:rsidR="00DB5485" w:rsidRPr="00AF32CB">
        <w:rPr>
          <w:rFonts w:ascii="Times" w:hAnsi="Times"/>
          <w:sz w:val="22"/>
          <w:szCs w:val="22"/>
        </w:rPr>
        <w:t>dictate the temperature sensitivity of a rate,</w:t>
      </w:r>
      <w:r w:rsidR="00122827" w:rsidRPr="00AF32CB">
        <w:rPr>
          <w:rFonts w:ascii="Times" w:hAnsi="Times"/>
          <w:sz w:val="22"/>
          <w:szCs w:val="22"/>
        </w:rPr>
        <w:t xml:space="preserve"> </w:t>
      </w:r>
      <w:r w:rsidR="00EE7D56" w:rsidRPr="00AF32CB">
        <w:rPr>
          <w:rFonts w:ascii="Times" w:hAnsi="Times"/>
          <w:sz w:val="22"/>
          <w:szCs w:val="22"/>
        </w:rPr>
        <w:t>typically var</w:t>
      </w:r>
      <w:r w:rsidR="004C7592" w:rsidRPr="00AF32CB">
        <w:rPr>
          <w:rFonts w:ascii="Times" w:hAnsi="Times"/>
          <w:sz w:val="22"/>
          <w:szCs w:val="22"/>
        </w:rPr>
        <w:t>y</w:t>
      </w:r>
      <w:r w:rsidR="00EE7D56" w:rsidRPr="00AF32CB">
        <w:rPr>
          <w:rFonts w:ascii="Times" w:hAnsi="Times"/>
          <w:sz w:val="22"/>
          <w:szCs w:val="22"/>
        </w:rPr>
        <w:t xml:space="preserve"> </w:t>
      </w:r>
      <w:r w:rsidR="00674B63" w:rsidRPr="00AF32CB">
        <w:rPr>
          <w:rFonts w:ascii="Times" w:hAnsi="Times"/>
          <w:sz w:val="22"/>
          <w:szCs w:val="22"/>
        </w:rPr>
        <w:t xml:space="preserve">substantially between </w:t>
      </w:r>
      <w:r w:rsidR="00715E57" w:rsidRPr="00AF32CB">
        <w:rPr>
          <w:rFonts w:ascii="Times" w:hAnsi="Times"/>
          <w:sz w:val="22"/>
          <w:szCs w:val="22"/>
        </w:rPr>
        <w:t>processes</w:t>
      </w:r>
      <w:r w:rsidR="005B7440" w:rsidRPr="00AF32CB">
        <w:rPr>
          <w:rFonts w:ascii="Times" w:hAnsi="Times"/>
          <w:sz w:val="22"/>
          <w:szCs w:val="22"/>
        </w:rPr>
        <w:t xml:space="preserve">, </w:t>
      </w:r>
      <w:r w:rsidR="00674B63" w:rsidRPr="00AF32CB">
        <w:rPr>
          <w:rFonts w:ascii="Times" w:hAnsi="Times"/>
          <w:sz w:val="22"/>
          <w:szCs w:val="22"/>
        </w:rPr>
        <w:t>species</w:t>
      </w:r>
      <w:r w:rsidR="00203BF3" w:rsidRPr="00AF32CB">
        <w:rPr>
          <w:rFonts w:ascii="Times" w:hAnsi="Times"/>
          <w:sz w:val="22"/>
          <w:szCs w:val="22"/>
        </w:rPr>
        <w:t xml:space="preserve">, taxonomic groups </w:t>
      </w:r>
      <w:r w:rsidR="00A6616F" w:rsidRPr="00AF32CB">
        <w:rPr>
          <w:rFonts w:ascii="Times" w:hAnsi="Times"/>
          <w:sz w:val="22"/>
          <w:szCs w:val="22"/>
        </w:rPr>
        <w:t>and whether or not intra- or interspecific data are used</w:t>
      </w:r>
      <w:r w:rsidR="00F1526C" w:rsidRPr="00AF32CB">
        <w:rPr>
          <w:rFonts w:ascii="Times" w:hAnsi="Times"/>
          <w:sz w:val="22"/>
          <w:szCs w:val="22"/>
        </w:rPr>
        <w:t xml:space="preserve"> for estimation</w:t>
      </w:r>
      <w:r w:rsidR="00A6616F" w:rsidRPr="00AF32CB">
        <w:rPr>
          <w:rFonts w:ascii="Times" w:hAnsi="Times"/>
          <w:sz w:val="22"/>
          <w:szCs w:val="22"/>
        </w:rPr>
        <w:t xml:space="preserve"> </w:t>
      </w:r>
      <w:r w:rsidR="009524E1" w:rsidRPr="00AF32CB">
        <w:rPr>
          <w:rFonts w:ascii="Times" w:hAnsi="Times"/>
          <w:sz w:val="22"/>
          <w:szCs w:val="22"/>
        </w:rPr>
        <w:fldChar w:fldCharType="begin"/>
      </w:r>
      <w:r w:rsidR="00641D9A">
        <w:rPr>
          <w:rFonts w:ascii="Times" w:hAnsi="Times"/>
          <w:sz w:val="22"/>
          <w:szCs w:val="22"/>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2012)","noteIndex":0},"citationItems":[{"id":"LtCOmUN2/jr7BMXhL","uris":["http://zotero.org/users/6116610/items/5EKRHGLR"],"uri":["http://zotero.org/users/6116610/items/5EKRHGLR"],"itemData":{"id":"CKQJ1ax4/jRfK4Prd","type":"article-journal","container-title":"The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sidRPr="00AF32CB">
        <w:rPr>
          <w:rFonts w:ascii="Times" w:hAnsi="Times"/>
          <w:sz w:val="22"/>
          <w:szCs w:val="22"/>
        </w:rPr>
        <w:fldChar w:fldCharType="separate"/>
      </w:r>
      <w:r w:rsidR="004C7025" w:rsidRPr="00AF32CB">
        <w:rPr>
          <w:rFonts w:ascii="Times" w:hAnsi="Times" w:cs="Times New Roman"/>
          <w:sz w:val="22"/>
          <w:szCs w:val="22"/>
          <w:lang w:val="en-GB"/>
        </w:rPr>
        <w:t xml:space="preserve">(Savage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2004; Downs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2008; Englund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2011; Rall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2012)</w:t>
      </w:r>
      <w:r w:rsidR="009524E1" w:rsidRPr="00AF32CB">
        <w:rPr>
          <w:rFonts w:ascii="Times" w:hAnsi="Times"/>
          <w:sz w:val="22"/>
          <w:szCs w:val="22"/>
        </w:rPr>
        <w:fldChar w:fldCharType="end"/>
      </w:r>
      <w:r w:rsidR="009524E1" w:rsidRPr="00AF32CB">
        <w:rPr>
          <w:rFonts w:ascii="Times" w:hAnsi="Times"/>
          <w:sz w:val="22"/>
          <w:szCs w:val="22"/>
        </w:rPr>
        <w:t>.</w:t>
      </w:r>
      <w:r w:rsidR="00EB2EC8" w:rsidRPr="00AF32CB">
        <w:rPr>
          <w:rFonts w:ascii="Times" w:hAnsi="Times"/>
          <w:sz w:val="22"/>
          <w:szCs w:val="22"/>
        </w:rPr>
        <w:t xml:space="preserve"> </w:t>
      </w:r>
      <w:r w:rsidR="003100EC" w:rsidRPr="00AF32CB">
        <w:rPr>
          <w:rFonts w:ascii="Times" w:hAnsi="Times"/>
          <w:sz w:val="22"/>
          <w:szCs w:val="22"/>
        </w:rPr>
        <w:t xml:space="preserve">To overcome this, we </w:t>
      </w:r>
      <w:r w:rsidR="00AE6C56" w:rsidRPr="00AF32CB">
        <w:rPr>
          <w:rFonts w:ascii="Times" w:hAnsi="Times"/>
          <w:sz w:val="22"/>
          <w:szCs w:val="22"/>
        </w:rPr>
        <w:t xml:space="preserve">assigned activation energies by </w:t>
      </w:r>
      <w:r w:rsidR="003100EC" w:rsidRPr="00AF32CB">
        <w:rPr>
          <w:rFonts w:ascii="Times" w:hAnsi="Times"/>
          <w:sz w:val="22"/>
          <w:szCs w:val="22"/>
        </w:rPr>
        <w:t>dr</w:t>
      </w:r>
      <w:r w:rsidR="00AE6C56" w:rsidRPr="00AF32CB">
        <w:rPr>
          <w:rFonts w:ascii="Times" w:hAnsi="Times"/>
          <w:sz w:val="22"/>
          <w:szCs w:val="22"/>
        </w:rPr>
        <w:t>a</w:t>
      </w:r>
      <w:r w:rsidR="003100EC" w:rsidRPr="00AF32CB">
        <w:rPr>
          <w:rFonts w:ascii="Times" w:hAnsi="Times"/>
          <w:sz w:val="22"/>
          <w:szCs w:val="22"/>
        </w:rPr>
        <w:t>w</w:t>
      </w:r>
      <w:r w:rsidR="00AE6C56" w:rsidRPr="00AF32CB">
        <w:rPr>
          <w:rFonts w:ascii="Times" w:hAnsi="Times"/>
          <w:sz w:val="22"/>
          <w:szCs w:val="22"/>
        </w:rPr>
        <w:t>ing</w:t>
      </w:r>
      <w:r w:rsidR="003100EC" w:rsidRPr="00AF32CB">
        <w:rPr>
          <w:rFonts w:ascii="Times" w:hAnsi="Times"/>
          <w:sz w:val="22"/>
          <w:szCs w:val="22"/>
        </w:rPr>
        <w:t xml:space="preserve"> 200 </w:t>
      </w:r>
      <w:r w:rsidR="00536540" w:rsidRPr="00AF32CB">
        <w:rPr>
          <w:rFonts w:ascii="Times" w:hAnsi="Times"/>
          <w:sz w:val="22"/>
          <w:szCs w:val="22"/>
        </w:rPr>
        <w:t xml:space="preserve">random </w:t>
      </w:r>
      <w:r w:rsidR="003F4557" w:rsidRPr="00AF32CB">
        <w:rPr>
          <w:rFonts w:ascii="Times" w:hAnsi="Times"/>
          <w:sz w:val="22"/>
          <w:szCs w:val="22"/>
        </w:rPr>
        <w:t>combinations</w:t>
      </w:r>
      <w:r w:rsidR="00107430" w:rsidRPr="00AF32CB">
        <w:rPr>
          <w:rFonts w:ascii="Times" w:hAnsi="Times"/>
          <w:sz w:val="22"/>
          <w:szCs w:val="22"/>
        </w:rPr>
        <w:t xml:space="preserve"> </w:t>
      </w:r>
      <w:r w:rsidR="009679B9" w:rsidRPr="00AF32CB">
        <w:rPr>
          <w:rFonts w:ascii="Times" w:hAnsi="Times"/>
          <w:sz w:val="22"/>
          <w:szCs w:val="22"/>
        </w:rPr>
        <w:t xml:space="preserve">of </w:t>
      </w:r>
      <w:r w:rsidR="00865781" w:rsidRPr="00AF32CB">
        <w:rPr>
          <w:rFonts w:ascii="Times" w:hAnsi="Times"/>
          <w:sz w:val="22"/>
          <w:szCs w:val="22"/>
        </w:rPr>
        <w:t xml:space="preserve">activation </w:t>
      </w:r>
      <w:r w:rsidR="004F44FF" w:rsidRPr="00AF32CB">
        <w:rPr>
          <w:rFonts w:ascii="Times" w:hAnsi="Times"/>
          <w:sz w:val="22"/>
          <w:szCs w:val="22"/>
        </w:rPr>
        <w:t>e</w:t>
      </w:r>
      <w:r w:rsidR="00865781" w:rsidRPr="00AF32CB">
        <w:rPr>
          <w:rFonts w:ascii="Times" w:hAnsi="Times"/>
          <w:sz w:val="22"/>
          <w:szCs w:val="22"/>
        </w:rPr>
        <w:t xml:space="preserve">nergies for each </w:t>
      </w:r>
      <w:commentRangeStart w:id="41"/>
      <w:commentRangeStart w:id="42"/>
      <w:r w:rsidR="00865781" w:rsidRPr="00AF32CB">
        <w:rPr>
          <w:rFonts w:ascii="Times" w:hAnsi="Times"/>
          <w:sz w:val="22"/>
          <w:szCs w:val="22"/>
        </w:rPr>
        <w:t>temperature-dependent rate</w:t>
      </w:r>
      <w:commentRangeStart w:id="43"/>
      <w:commentRangeStart w:id="44"/>
      <w:commentRangeEnd w:id="43"/>
      <w:r w:rsidR="00F1526C" w:rsidRPr="00AF32CB">
        <w:rPr>
          <w:rStyle w:val="CommentReference"/>
          <w:sz w:val="22"/>
          <w:szCs w:val="22"/>
        </w:rPr>
        <w:commentReference w:id="43"/>
      </w:r>
      <w:commentRangeEnd w:id="41"/>
      <w:commentRangeEnd w:id="44"/>
      <w:r w:rsidR="009C58D6" w:rsidRPr="00AF32CB">
        <w:rPr>
          <w:rFonts w:ascii="Times" w:hAnsi="Times"/>
          <w:sz w:val="22"/>
          <w:szCs w:val="22"/>
        </w:rPr>
        <w:t xml:space="preserve"> </w:t>
      </w:r>
      <w:r w:rsidR="00EC416B" w:rsidRPr="00AF32CB">
        <w:rPr>
          <w:rStyle w:val="CommentReference"/>
          <w:sz w:val="22"/>
          <w:szCs w:val="22"/>
        </w:rPr>
        <w:commentReference w:id="44"/>
      </w:r>
      <w:r w:rsidR="00F1526C" w:rsidRPr="00AF32CB">
        <w:rPr>
          <w:rStyle w:val="CommentReference"/>
          <w:sz w:val="22"/>
          <w:szCs w:val="22"/>
        </w:rPr>
        <w:commentReference w:id="41"/>
      </w:r>
      <w:commentRangeEnd w:id="42"/>
      <w:r w:rsidR="002D1D10" w:rsidRPr="00AF32CB">
        <w:rPr>
          <w:rStyle w:val="CommentReference"/>
          <w:sz w:val="22"/>
          <w:szCs w:val="22"/>
        </w:rPr>
        <w:commentReference w:id="42"/>
      </w:r>
      <w:commentRangeStart w:id="45"/>
      <w:r w:rsidR="00D50620" w:rsidRPr="00AF32CB">
        <w:rPr>
          <w:rFonts w:ascii="Times" w:hAnsi="Times"/>
          <w:sz w:val="22"/>
          <w:szCs w:val="22"/>
        </w:rPr>
        <w:t>from probability distributions</w:t>
      </w:r>
      <w:commentRangeEnd w:id="45"/>
      <w:r w:rsidR="00F26545" w:rsidRPr="00AF32CB">
        <w:rPr>
          <w:rStyle w:val="CommentReference"/>
          <w:sz w:val="22"/>
          <w:szCs w:val="22"/>
        </w:rPr>
        <w:commentReference w:id="45"/>
      </w:r>
      <w:r w:rsidR="00CE1DB1" w:rsidRPr="00AF32CB">
        <w:rPr>
          <w:rFonts w:ascii="Times" w:hAnsi="Times"/>
          <w:sz w:val="22"/>
          <w:szCs w:val="22"/>
        </w:rPr>
        <w:t xml:space="preserve"> </w:t>
      </w:r>
      <w:r w:rsidR="002B0B3C" w:rsidRPr="00AF32CB">
        <w:rPr>
          <w:rFonts w:ascii="Times" w:hAnsi="Times"/>
          <w:sz w:val="22"/>
          <w:szCs w:val="22"/>
        </w:rPr>
        <w:t xml:space="preserve">(Table 1; </w:t>
      </w:r>
      <w:r w:rsidR="00646E0B" w:rsidRPr="00AF32CB">
        <w:rPr>
          <w:rFonts w:ascii="Times" w:hAnsi="Times"/>
          <w:sz w:val="22"/>
          <w:szCs w:val="22"/>
        </w:rPr>
        <w:t xml:space="preserve">Fig </w:t>
      </w:r>
      <w:r w:rsidR="00CE507F" w:rsidRPr="00AF32CB">
        <w:rPr>
          <w:rFonts w:ascii="Times" w:hAnsi="Times"/>
          <w:sz w:val="22"/>
          <w:szCs w:val="22"/>
        </w:rPr>
        <w:t>S</w:t>
      </w:r>
      <w:r w:rsidR="00D744F2" w:rsidRPr="00AF32CB">
        <w:rPr>
          <w:rFonts w:ascii="Times" w:hAnsi="Times"/>
          <w:sz w:val="22"/>
          <w:szCs w:val="22"/>
        </w:rPr>
        <w:t>1</w:t>
      </w:r>
      <w:r w:rsidR="000C6411" w:rsidRPr="00096E01">
        <w:rPr>
          <w:rFonts w:ascii="Times" w:hAnsi="Times"/>
          <w:sz w:val="22"/>
          <w:szCs w:val="22"/>
          <w:lang w:val="en-US"/>
        </w:rPr>
        <w:t>1</w:t>
      </w:r>
      <w:r w:rsidR="005F1A93" w:rsidRPr="00AF32CB">
        <w:rPr>
          <w:rFonts w:ascii="Times" w:hAnsi="Times"/>
          <w:sz w:val="22"/>
          <w:szCs w:val="22"/>
        </w:rPr>
        <w:t>)</w:t>
      </w:r>
      <w:r w:rsidR="00972083" w:rsidRPr="00AF32CB">
        <w:rPr>
          <w:rFonts w:ascii="Times" w:hAnsi="Times"/>
          <w:sz w:val="22"/>
          <w:szCs w:val="22"/>
        </w:rPr>
        <w:t xml:space="preserve">. </w:t>
      </w:r>
      <w:r w:rsidR="002C7952" w:rsidRPr="00AF32CB">
        <w:rPr>
          <w:rFonts w:ascii="Times" w:hAnsi="Times"/>
          <w:sz w:val="22"/>
          <w:szCs w:val="22"/>
        </w:rPr>
        <w:t>T</w:t>
      </w:r>
      <w:r w:rsidR="0049321F" w:rsidRPr="00AF32CB">
        <w:rPr>
          <w:rFonts w:ascii="Times" w:hAnsi="Times"/>
          <w:sz w:val="22"/>
          <w:szCs w:val="22"/>
        </w:rPr>
        <w:t xml:space="preserve">he model </w:t>
      </w:r>
      <w:r w:rsidR="002C7952" w:rsidRPr="00AF32CB">
        <w:rPr>
          <w:rFonts w:ascii="Times" w:hAnsi="Times"/>
          <w:sz w:val="22"/>
          <w:szCs w:val="22"/>
        </w:rPr>
        <w:t xml:space="preserve">is then </w:t>
      </w:r>
      <w:r w:rsidR="00271CDA" w:rsidRPr="00AF32CB">
        <w:rPr>
          <w:rFonts w:ascii="Times" w:hAnsi="Times"/>
          <w:sz w:val="22"/>
          <w:szCs w:val="22"/>
        </w:rPr>
        <w:t xml:space="preserve">projected </w:t>
      </w:r>
      <w:r w:rsidR="00B012EE" w:rsidRPr="00AF32CB">
        <w:rPr>
          <w:rFonts w:ascii="Times" w:hAnsi="Times"/>
          <w:sz w:val="22"/>
          <w:szCs w:val="22"/>
        </w:rPr>
        <w:t xml:space="preserve">to either </w:t>
      </w:r>
      <w:r w:rsidR="0049321F" w:rsidRPr="00AF32CB">
        <w:rPr>
          <w:rFonts w:ascii="Times" w:hAnsi="Times"/>
          <w:sz w:val="22"/>
          <w:szCs w:val="22"/>
        </w:rPr>
        <w:t xml:space="preserve">forward </w:t>
      </w:r>
      <w:r w:rsidR="00B012EE" w:rsidRPr="00AF32CB">
        <w:rPr>
          <w:rFonts w:ascii="Times" w:hAnsi="Times"/>
          <w:sz w:val="22"/>
          <w:szCs w:val="22"/>
        </w:rPr>
        <w:t xml:space="preserve">to 2050, in total </w:t>
      </w:r>
      <w:r w:rsidR="00F52CE7" w:rsidRPr="00AF32CB">
        <w:rPr>
          <w:rFonts w:ascii="Times" w:hAnsi="Times"/>
          <w:sz w:val="22"/>
          <w:szCs w:val="22"/>
        </w:rPr>
        <w:t xml:space="preserve">200 times, </w:t>
      </w:r>
      <w:commentRangeStart w:id="46"/>
      <w:commentRangeStart w:id="47"/>
      <w:r w:rsidR="00F52CE7" w:rsidRPr="00AF32CB">
        <w:rPr>
          <w:rFonts w:ascii="Times" w:hAnsi="Times"/>
          <w:sz w:val="22"/>
          <w:szCs w:val="22"/>
        </w:rPr>
        <w:t xml:space="preserve">each time </w:t>
      </w:r>
      <w:commentRangeEnd w:id="46"/>
      <w:r w:rsidR="00F1526C" w:rsidRPr="00AF32CB">
        <w:rPr>
          <w:rStyle w:val="CommentReference"/>
          <w:sz w:val="22"/>
          <w:szCs w:val="22"/>
        </w:rPr>
        <w:commentReference w:id="46"/>
      </w:r>
      <w:commentRangeEnd w:id="47"/>
      <w:r w:rsidR="000B4878" w:rsidRPr="00AF32CB">
        <w:rPr>
          <w:rStyle w:val="CommentReference"/>
          <w:sz w:val="22"/>
          <w:szCs w:val="22"/>
        </w:rPr>
        <w:commentReference w:id="47"/>
      </w:r>
      <w:r w:rsidR="00F52CE7" w:rsidRPr="00AF32CB">
        <w:rPr>
          <w:rFonts w:ascii="Times" w:hAnsi="Times"/>
          <w:sz w:val="22"/>
          <w:szCs w:val="22"/>
        </w:rPr>
        <w:t xml:space="preserve">with another set of </w:t>
      </w:r>
      <w:r w:rsidR="00401A33" w:rsidRPr="00AF32CB">
        <w:rPr>
          <w:rFonts w:ascii="Times" w:hAnsi="Times"/>
          <w:sz w:val="22"/>
          <w:szCs w:val="22"/>
        </w:rPr>
        <w:t>parameters</w:t>
      </w:r>
      <w:r w:rsidR="00A85FC3" w:rsidRPr="00AF32CB">
        <w:rPr>
          <w:rFonts w:ascii="Times" w:hAnsi="Times"/>
          <w:sz w:val="22"/>
          <w:szCs w:val="22"/>
        </w:rPr>
        <w:t xml:space="preserve">. We then </w:t>
      </w:r>
      <w:r w:rsidR="003E7C97" w:rsidRPr="00AF32CB">
        <w:rPr>
          <w:rFonts w:ascii="Times" w:hAnsi="Times"/>
          <w:sz w:val="22"/>
          <w:szCs w:val="22"/>
        </w:rPr>
        <w:t xml:space="preserve">quantify </w:t>
      </w:r>
      <w:r w:rsidR="005F1A93" w:rsidRPr="00AF32CB">
        <w:rPr>
          <w:rFonts w:ascii="Times" w:hAnsi="Times"/>
          <w:sz w:val="22"/>
          <w:szCs w:val="22"/>
        </w:rPr>
        <w:t xml:space="preserve">the </w:t>
      </w:r>
      <w:r w:rsidR="00AA5ED1" w:rsidRPr="00AF32CB">
        <w:rPr>
          <w:rFonts w:ascii="Times" w:hAnsi="Times"/>
          <w:sz w:val="22"/>
          <w:szCs w:val="22"/>
        </w:rPr>
        <w:t xml:space="preserve">overall </w:t>
      </w:r>
      <w:r w:rsidR="005F1A93" w:rsidRPr="00AF32CB">
        <w:rPr>
          <w:rFonts w:ascii="Times" w:hAnsi="Times"/>
          <w:sz w:val="22"/>
          <w:szCs w:val="22"/>
        </w:rPr>
        <w:t xml:space="preserve">mean response </w:t>
      </w:r>
      <w:r w:rsidR="00C76C92" w:rsidRPr="00AF32CB">
        <w:rPr>
          <w:rFonts w:ascii="Times" w:hAnsi="Times"/>
          <w:sz w:val="22"/>
          <w:szCs w:val="22"/>
        </w:rPr>
        <w:t xml:space="preserve">and the ranges of predictions from </w:t>
      </w:r>
      <w:r w:rsidR="007F3399" w:rsidRPr="00AF32CB">
        <w:rPr>
          <w:rFonts w:ascii="Times" w:hAnsi="Times"/>
          <w:sz w:val="22"/>
          <w:szCs w:val="22"/>
        </w:rPr>
        <w:t>the random draws</w:t>
      </w:r>
      <w:r w:rsidR="000A0E95" w:rsidRPr="00AF32CB">
        <w:rPr>
          <w:rFonts w:ascii="Times" w:hAnsi="Times"/>
          <w:sz w:val="22"/>
          <w:szCs w:val="22"/>
        </w:rPr>
        <w:t xml:space="preserve">. </w:t>
      </w:r>
      <w:r w:rsidR="00273DA3" w:rsidRPr="00AF32CB">
        <w:rPr>
          <w:rFonts w:ascii="Times" w:hAnsi="Times"/>
          <w:sz w:val="22"/>
          <w:szCs w:val="22"/>
        </w:rPr>
        <w:t xml:space="preserve">The </w:t>
      </w:r>
      <w:r w:rsidR="00F26545" w:rsidRPr="00AF32CB">
        <w:rPr>
          <w:rFonts w:ascii="Times" w:hAnsi="Times"/>
          <w:sz w:val="22"/>
          <w:szCs w:val="22"/>
        </w:rPr>
        <w:t xml:space="preserve">probability </w:t>
      </w:r>
      <w:r w:rsidR="00273DA3" w:rsidRPr="00AF32CB">
        <w:rPr>
          <w:rFonts w:ascii="Times" w:hAnsi="Times"/>
          <w:sz w:val="22"/>
          <w:szCs w:val="22"/>
        </w:rPr>
        <w:t xml:space="preserve">distributions </w:t>
      </w:r>
      <w:r w:rsidR="00C428A8" w:rsidRPr="00AF32CB">
        <w:rPr>
          <w:rFonts w:ascii="Times" w:hAnsi="Times"/>
          <w:sz w:val="22"/>
          <w:szCs w:val="22"/>
        </w:rPr>
        <w:t xml:space="preserve">for </w:t>
      </w:r>
      <w:r w:rsidR="00F26545" w:rsidRPr="00AF32CB">
        <w:rPr>
          <w:rFonts w:ascii="Times" w:hAnsi="Times"/>
          <w:sz w:val="22"/>
          <w:szCs w:val="22"/>
        </w:rPr>
        <w:t xml:space="preserve">the </w:t>
      </w:r>
      <w:r w:rsidR="00F1526C" w:rsidRPr="00AF32CB">
        <w:rPr>
          <w:rFonts w:ascii="Times" w:hAnsi="Times"/>
          <w:sz w:val="22"/>
          <w:szCs w:val="22"/>
        </w:rPr>
        <w:t xml:space="preserve">temperature-dependencies of </w:t>
      </w:r>
      <w:r w:rsidR="00C428A8" w:rsidRPr="00AF32CB">
        <w:rPr>
          <w:rFonts w:ascii="Times" w:hAnsi="Times"/>
          <w:sz w:val="22"/>
          <w:szCs w:val="22"/>
        </w:rPr>
        <w:t xml:space="preserve">maximum consumption rate and metabolic rate </w:t>
      </w:r>
      <w:r w:rsidR="00F26545" w:rsidRPr="00AF32CB">
        <w:rPr>
          <w:rFonts w:ascii="Times" w:hAnsi="Times"/>
          <w:sz w:val="22"/>
          <w:szCs w:val="22"/>
        </w:rPr>
        <w:t>are taken</w:t>
      </w:r>
      <w:r w:rsidR="001A1817" w:rsidRPr="00AF32CB">
        <w:rPr>
          <w:rFonts w:ascii="Times" w:hAnsi="Times"/>
          <w:sz w:val="22"/>
          <w:szCs w:val="22"/>
        </w:rPr>
        <w:t xml:space="preserve"> from a systematic literature review on the intraspecific size- and temperature dependent scaling (Lindmark et al, in prep)</w:t>
      </w:r>
      <w:r w:rsidR="00045537" w:rsidRPr="00AF32CB">
        <w:rPr>
          <w:rFonts w:ascii="Times" w:hAnsi="Times"/>
          <w:sz w:val="22"/>
          <w:szCs w:val="22"/>
        </w:rPr>
        <w:t>. M</w:t>
      </w:r>
      <w:r w:rsidR="004C6CF0" w:rsidRPr="00AF32CB">
        <w:rPr>
          <w:rFonts w:ascii="Times" w:hAnsi="Times"/>
          <w:sz w:val="22"/>
          <w:szCs w:val="22"/>
        </w:rPr>
        <w:t>ortality i</w:t>
      </w:r>
      <w:commentRangeStart w:id="48"/>
      <w:commentRangeStart w:id="49"/>
      <w:r w:rsidR="004C6CF0" w:rsidRPr="00AF32CB">
        <w:rPr>
          <w:rFonts w:ascii="Times" w:hAnsi="Times"/>
          <w:sz w:val="22"/>
          <w:szCs w:val="22"/>
        </w:rPr>
        <w:t xml:space="preserve">s assumed to scale in proportion to </w:t>
      </w:r>
      <w:r w:rsidR="008368B5" w:rsidRPr="00AF32CB">
        <w:rPr>
          <w:rFonts w:ascii="Times" w:hAnsi="Times"/>
          <w:sz w:val="22"/>
          <w:szCs w:val="22"/>
        </w:rPr>
        <w:t>metabolic rate</w:t>
      </w:r>
      <w:commentRangeEnd w:id="48"/>
      <w:r w:rsidR="00F26545" w:rsidRPr="00AF32CB">
        <w:rPr>
          <w:rStyle w:val="CommentReference"/>
          <w:sz w:val="22"/>
          <w:szCs w:val="22"/>
        </w:rPr>
        <w:commentReference w:id="48"/>
      </w:r>
      <w:commentRangeEnd w:id="49"/>
      <w:r w:rsidR="003A5DCB" w:rsidRPr="00AF32CB">
        <w:rPr>
          <w:rStyle w:val="CommentReference"/>
          <w:sz w:val="22"/>
          <w:szCs w:val="22"/>
        </w:rPr>
        <w:commentReference w:id="49"/>
      </w:r>
      <w:r w:rsidR="008368B5" w:rsidRPr="00AF32CB">
        <w:rPr>
          <w:rFonts w:ascii="Times" w:hAnsi="Times"/>
          <w:sz w:val="22"/>
          <w:szCs w:val="22"/>
        </w:rPr>
        <w:t xml:space="preserve"> </w:t>
      </w:r>
      <w:r w:rsidR="00045537" w:rsidRPr="00AF32CB">
        <w:rPr>
          <w:rFonts w:ascii="Times" w:hAnsi="Times"/>
          <w:sz w:val="22"/>
          <w:szCs w:val="22"/>
        </w:rPr>
        <w:t>with temperature, and therefore the random draws are take from the same distribution as metabolic rate</w:t>
      </w:r>
      <w:r w:rsidR="0037217F" w:rsidRPr="00AF32CB">
        <w:rPr>
          <w:rFonts w:ascii="Times" w:hAnsi="Times"/>
          <w:sz w:val="22"/>
          <w:szCs w:val="22"/>
        </w:rPr>
        <w:t xml:space="preserve"> </w:t>
      </w:r>
      <w:r w:rsidR="009363B7" w:rsidRPr="00AF32CB">
        <w:rPr>
          <w:rFonts w:ascii="Times" w:hAnsi="Times"/>
          <w:sz w:val="22"/>
          <w:szCs w:val="22"/>
        </w:rPr>
        <w:fldChar w:fldCharType="begin"/>
      </w:r>
      <w:r w:rsidR="00641D9A">
        <w:rPr>
          <w:rFonts w:ascii="Times" w:hAnsi="Times"/>
          <w:sz w:val="22"/>
          <w:szCs w:val="22"/>
        </w:rPr>
        <w:instrText xml:space="preserve"> ADDIN ZOTERO_ITEM CSL_CITATION {"citationID":"erU4dyOI","properties":{"formattedCitation":"(Brown {\\i{}et al.} 2004; Blanchard {\\i{}et al.} 2012)","plainCitation":"(Brown et al. 2004; Blanchard et al. 2012)","noteIndex":0},"citationItems":[{"id":"LtCOmUN2/iThkOWMz","uris":["http://zotero.org/users/6116610/items/U72KD5M3"],"uri":["http://zotero.org/users/6116610/items/U72KD5M3"],"itemData":{"id":"CKQJ1ax4/hOtcD1y0","type":"article-journal","title":"Toward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9363B7" w:rsidRPr="00AF32CB">
        <w:rPr>
          <w:rFonts w:ascii="Times" w:hAnsi="Times"/>
          <w:sz w:val="22"/>
          <w:szCs w:val="22"/>
        </w:rPr>
        <w:fldChar w:fldCharType="separate"/>
      </w:r>
      <w:r w:rsidR="009363B7" w:rsidRPr="00AF32CB">
        <w:rPr>
          <w:rFonts w:ascii="Times" w:hAnsi="Times" w:cs="Times New Roman"/>
          <w:sz w:val="22"/>
          <w:szCs w:val="22"/>
          <w:lang w:val="en-GB"/>
        </w:rPr>
        <w:t xml:space="preserve">(Brown </w:t>
      </w:r>
      <w:r w:rsidR="009363B7" w:rsidRPr="00AF32CB">
        <w:rPr>
          <w:rFonts w:ascii="Times" w:hAnsi="Times" w:cs="Times New Roman"/>
          <w:i/>
          <w:iCs/>
          <w:sz w:val="22"/>
          <w:szCs w:val="22"/>
          <w:lang w:val="en-GB"/>
        </w:rPr>
        <w:t>et al.</w:t>
      </w:r>
      <w:r w:rsidR="009363B7" w:rsidRPr="00AF32CB">
        <w:rPr>
          <w:rFonts w:ascii="Times" w:hAnsi="Times" w:cs="Times New Roman"/>
          <w:sz w:val="22"/>
          <w:szCs w:val="22"/>
          <w:lang w:val="en-GB"/>
        </w:rPr>
        <w:t xml:space="preserve"> 2004; Blanchard </w:t>
      </w:r>
      <w:r w:rsidR="009363B7" w:rsidRPr="00AF32CB">
        <w:rPr>
          <w:rFonts w:ascii="Times" w:hAnsi="Times" w:cs="Times New Roman"/>
          <w:i/>
          <w:iCs/>
          <w:sz w:val="22"/>
          <w:szCs w:val="22"/>
          <w:lang w:val="en-GB"/>
        </w:rPr>
        <w:t>et al.</w:t>
      </w:r>
      <w:r w:rsidR="009363B7" w:rsidRPr="00AF32CB">
        <w:rPr>
          <w:rFonts w:ascii="Times" w:hAnsi="Times" w:cs="Times New Roman"/>
          <w:sz w:val="22"/>
          <w:szCs w:val="22"/>
          <w:lang w:val="en-GB"/>
        </w:rPr>
        <w:t xml:space="preserve"> 2012)</w:t>
      </w:r>
      <w:r w:rsidR="009363B7" w:rsidRPr="00AF32CB">
        <w:rPr>
          <w:rFonts w:ascii="Times" w:hAnsi="Times"/>
          <w:sz w:val="22"/>
          <w:szCs w:val="22"/>
        </w:rPr>
        <w:fldChar w:fldCharType="end"/>
      </w:r>
      <w:r w:rsidR="007817D2" w:rsidRPr="00AF32CB">
        <w:rPr>
          <w:rFonts w:ascii="Times" w:hAnsi="Times"/>
          <w:sz w:val="22"/>
          <w:szCs w:val="22"/>
        </w:rPr>
        <w:t xml:space="preserve">. </w:t>
      </w:r>
      <w:r w:rsidR="007B441D" w:rsidRPr="007B441D">
        <w:rPr>
          <w:rFonts w:ascii="Times" w:hAnsi="Times"/>
          <w:sz w:val="22"/>
          <w:szCs w:val="22"/>
          <w:lang w:val="en-US"/>
        </w:rPr>
        <w:t>For si</w:t>
      </w:r>
      <w:r w:rsidR="007B441D">
        <w:rPr>
          <w:rFonts w:ascii="Times" w:hAnsi="Times"/>
          <w:sz w:val="22"/>
          <w:szCs w:val="22"/>
          <w:lang w:val="en-US"/>
        </w:rPr>
        <w:t xml:space="preserve">mplicity, </w:t>
      </w:r>
      <w:r w:rsidR="007B441D" w:rsidRPr="00396C18">
        <w:rPr>
          <w:rFonts w:ascii="Times" w:hAnsi="Times"/>
          <w:sz w:val="22"/>
          <w:szCs w:val="22"/>
          <w:lang w:val="en-US"/>
        </w:rPr>
        <w:t xml:space="preserve">we </w:t>
      </w:r>
      <w:r w:rsidR="007B441D" w:rsidRPr="00BB5408">
        <w:rPr>
          <w:rFonts w:ascii="Times" w:hAnsi="Times"/>
          <w:sz w:val="22"/>
          <w:szCs w:val="22"/>
        </w:rPr>
        <w:t>assume</w:t>
      </w:r>
      <w:r w:rsidR="007B441D" w:rsidRPr="00396C18">
        <w:rPr>
          <w:rFonts w:ascii="Times" w:hAnsi="Times"/>
          <w:sz w:val="22"/>
          <w:szCs w:val="22"/>
          <w:lang w:val="en-US"/>
        </w:rPr>
        <w:t>d</w:t>
      </w:r>
      <w:r w:rsidR="007B441D" w:rsidRPr="00BB5408">
        <w:rPr>
          <w:rFonts w:ascii="Times" w:hAnsi="Times"/>
          <w:sz w:val="22"/>
          <w:szCs w:val="22"/>
        </w:rPr>
        <w:t xml:space="preserve"> the distributions of each rate from which the draws are taken are independent.</w:t>
      </w:r>
      <w:r w:rsidR="00E74AAE" w:rsidRPr="00396C18">
        <w:rPr>
          <w:rFonts w:ascii="Times" w:hAnsi="Times"/>
          <w:sz w:val="22"/>
          <w:szCs w:val="22"/>
          <w:lang w:val="en-US"/>
        </w:rPr>
        <w:t xml:space="preserve"> </w:t>
      </w:r>
      <w:r w:rsidR="00C54627" w:rsidRPr="00AF32CB">
        <w:rPr>
          <w:rFonts w:ascii="Times" w:hAnsi="Times"/>
          <w:sz w:val="22"/>
          <w:szCs w:val="22"/>
        </w:rPr>
        <w:t xml:space="preserve">Activation energies for resource </w:t>
      </w:r>
      <w:r w:rsidR="008502F3" w:rsidRPr="00AF32CB">
        <w:rPr>
          <w:rFonts w:ascii="Times" w:hAnsi="Times"/>
          <w:sz w:val="22"/>
          <w:szCs w:val="22"/>
        </w:rPr>
        <w:t xml:space="preserve">parameters </w:t>
      </w:r>
      <w:r w:rsidR="0050387A" w:rsidRPr="00AF32CB">
        <w:rPr>
          <w:rFonts w:ascii="Times" w:hAnsi="Times"/>
          <w:sz w:val="22"/>
          <w:szCs w:val="22"/>
        </w:rPr>
        <w:t xml:space="preserve">were </w:t>
      </w:r>
      <w:r w:rsidR="00D723F2" w:rsidRPr="00AF32CB">
        <w:rPr>
          <w:rFonts w:ascii="Times" w:hAnsi="Times"/>
          <w:sz w:val="22"/>
          <w:szCs w:val="22"/>
        </w:rPr>
        <w:t>acquired by fitting</w:t>
      </w:r>
      <w:r w:rsidR="00995C88" w:rsidRPr="006D1F7E">
        <w:rPr>
          <w:rFonts w:ascii="Times" w:hAnsi="Times"/>
          <w:sz w:val="22"/>
          <w:szCs w:val="22"/>
          <w:lang w:val="en-US"/>
        </w:rPr>
        <w:t xml:space="preserve"> a</w:t>
      </w:r>
      <w:r w:rsidR="00D723F2" w:rsidRPr="00AF32CB">
        <w:rPr>
          <w:rFonts w:ascii="Times" w:hAnsi="Times"/>
          <w:sz w:val="22"/>
          <w:szCs w:val="22"/>
        </w:rPr>
        <w:t xml:space="preserve"> linear regression of natural log of growth rate as a function of Arrhenius temperature (</w:t>
      </w:r>
      <m:oMath>
        <m:r>
          <w:rPr>
            <w:rFonts w:ascii="Cambria Math" w:hAnsi="Cambria Math"/>
            <w:sz w:val="22"/>
            <w:szCs w:val="22"/>
          </w:rPr>
          <m:t>1/kT</m:t>
        </m:r>
      </m:oMath>
      <w:r w:rsidR="00D723F2" w:rsidRPr="00AF32CB">
        <w:rPr>
          <w:rFonts w:ascii="Times" w:hAnsi="Times"/>
          <w:sz w:val="22"/>
          <w:szCs w:val="22"/>
        </w:rPr>
        <w:t xml:space="preserve">) </w:t>
      </w:r>
      <w:r w:rsidR="008502F3" w:rsidRPr="00AF32CB">
        <w:rPr>
          <w:rFonts w:ascii="Times" w:hAnsi="Times"/>
          <w:sz w:val="22"/>
          <w:szCs w:val="22"/>
        </w:rPr>
        <w:t xml:space="preserve">from </w:t>
      </w:r>
      <w:r w:rsidR="00262601" w:rsidRPr="00AF32CB">
        <w:rPr>
          <w:rFonts w:ascii="Times" w:hAnsi="Times"/>
          <w:sz w:val="22"/>
          <w:szCs w:val="22"/>
        </w:rPr>
        <w:t xml:space="preserve">experimental data in </w:t>
      </w:r>
      <w:r w:rsidR="00262601" w:rsidRPr="00AF32CB">
        <w:rPr>
          <w:rFonts w:ascii="Times" w:hAnsi="Times"/>
          <w:sz w:val="22"/>
          <w:szCs w:val="22"/>
        </w:rPr>
        <w:fldChar w:fldCharType="begin"/>
      </w:r>
      <w:r w:rsidR="00641D9A">
        <w:rPr>
          <w:rFonts w:ascii="Times" w:hAnsi="Times"/>
          <w:sz w:val="22"/>
          <w:szCs w:val="22"/>
        </w:rPr>
        <w:instrText xml:space="preserve"> ADDIN ZOTERO_ITEM CSL_CITATION {"citationID":"iFXh405t","properties":{"formattedCitation":"(Savage {\\i{}et al.} 2004)","plainCitation":"(Savage et al. 2004)","noteIndex":0},"citationItems":[{"id":"LtCOmUN2/jr7BMXhL","uris":["http://zotero.org/users/6116610/items/5EKRHGLR"],"uri":["http://zotero.org/users/6116610/items/5EKRHGLR"],"itemData":{"id":"a9J8YZsy/ccYTjRvA","type":"article-journal","container-title":"The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sidRPr="00AF32CB">
        <w:rPr>
          <w:rFonts w:ascii="Times" w:hAnsi="Times"/>
          <w:sz w:val="22"/>
          <w:szCs w:val="22"/>
        </w:rPr>
        <w:fldChar w:fldCharType="separate"/>
      </w:r>
      <w:r w:rsidR="00262601" w:rsidRPr="00AF32CB">
        <w:rPr>
          <w:rFonts w:ascii="Times" w:hAnsi="Times" w:cs="Times New Roman"/>
          <w:sz w:val="22"/>
          <w:szCs w:val="22"/>
          <w:lang w:val="en-GB"/>
        </w:rPr>
        <w:t xml:space="preserve">(Savage </w:t>
      </w:r>
      <w:r w:rsidR="00262601" w:rsidRPr="00AF32CB">
        <w:rPr>
          <w:rFonts w:ascii="Times" w:hAnsi="Times" w:cs="Times New Roman"/>
          <w:i/>
          <w:iCs/>
          <w:sz w:val="22"/>
          <w:szCs w:val="22"/>
          <w:lang w:val="en-GB"/>
        </w:rPr>
        <w:t>et al.</w:t>
      </w:r>
      <w:r w:rsidR="00262601" w:rsidRPr="00AF32CB">
        <w:rPr>
          <w:rFonts w:ascii="Times" w:hAnsi="Times" w:cs="Times New Roman"/>
          <w:sz w:val="22"/>
          <w:szCs w:val="22"/>
          <w:lang w:val="en-GB"/>
        </w:rPr>
        <w:t xml:space="preserve"> 2004)</w:t>
      </w:r>
      <w:r w:rsidR="00262601" w:rsidRPr="00AF32CB">
        <w:rPr>
          <w:rFonts w:ascii="Times" w:hAnsi="Times"/>
          <w:sz w:val="22"/>
          <w:szCs w:val="22"/>
        </w:rPr>
        <w:fldChar w:fldCharType="end"/>
      </w:r>
      <w:r w:rsidR="00262601" w:rsidRPr="00AF32CB">
        <w:rPr>
          <w:rFonts w:ascii="Times" w:hAnsi="Times"/>
          <w:sz w:val="22"/>
          <w:szCs w:val="22"/>
        </w:rPr>
        <w:t xml:space="preserve"> </w:t>
      </w:r>
      <w:r w:rsidR="00550BD4" w:rsidRPr="00AF32CB">
        <w:rPr>
          <w:rFonts w:ascii="Times" w:hAnsi="Times"/>
          <w:sz w:val="22"/>
          <w:szCs w:val="22"/>
        </w:rPr>
        <w:t>(</w:t>
      </w:r>
      <w:r w:rsidR="00125B89" w:rsidRPr="00AF32CB">
        <w:rPr>
          <w:rFonts w:ascii="Times" w:hAnsi="Times"/>
          <w:sz w:val="22"/>
          <w:szCs w:val="22"/>
        </w:rPr>
        <w:t xml:space="preserve">pooling </w:t>
      </w:r>
      <w:r w:rsidR="00550BD4" w:rsidRPr="00AF32CB">
        <w:rPr>
          <w:rFonts w:ascii="Times" w:hAnsi="Times"/>
          <w:sz w:val="22"/>
          <w:szCs w:val="22"/>
        </w:rPr>
        <w:t xml:space="preserve">protists, algae, </w:t>
      </w:r>
      <w:r w:rsidR="004C6233" w:rsidRPr="004C6233">
        <w:rPr>
          <w:rFonts w:ascii="Times" w:hAnsi="Times"/>
          <w:sz w:val="22"/>
          <w:szCs w:val="22"/>
          <w:lang w:val="en-US"/>
        </w:rPr>
        <w:t xml:space="preserve"> </w:t>
      </w:r>
      <w:r w:rsidR="00550BD4" w:rsidRPr="00AF32CB">
        <w:rPr>
          <w:rFonts w:ascii="Times" w:hAnsi="Times"/>
          <w:sz w:val="22"/>
          <w:szCs w:val="22"/>
        </w:rPr>
        <w:t>zooplankton)</w:t>
      </w:r>
      <w:r w:rsidR="00857D68" w:rsidRPr="00AF32CB">
        <w:rPr>
          <w:rFonts w:ascii="Times" w:hAnsi="Times"/>
          <w:sz w:val="22"/>
          <w:szCs w:val="22"/>
        </w:rPr>
        <w:t xml:space="preserve"> for the MTE-</w:t>
      </w:r>
      <w:commentRangeStart w:id="50"/>
      <w:r w:rsidR="00857D68" w:rsidRPr="00AF32CB">
        <w:rPr>
          <w:rFonts w:ascii="Times" w:hAnsi="Times"/>
          <w:sz w:val="22"/>
          <w:szCs w:val="22"/>
        </w:rPr>
        <w:t>scenario</w:t>
      </w:r>
      <w:commentRangeEnd w:id="50"/>
      <w:r w:rsidR="00F26545" w:rsidRPr="00AF32CB">
        <w:rPr>
          <w:rStyle w:val="CommentReference"/>
          <w:sz w:val="22"/>
          <w:szCs w:val="22"/>
        </w:rPr>
        <w:commentReference w:id="50"/>
      </w:r>
      <w:r w:rsidR="00086A75" w:rsidRPr="00086A75">
        <w:rPr>
          <w:rFonts w:ascii="Times" w:hAnsi="Times"/>
          <w:sz w:val="22"/>
          <w:szCs w:val="22"/>
          <w:lang w:val="en-US"/>
        </w:rPr>
        <w:t xml:space="preserve">, </w:t>
      </w:r>
      <w:r w:rsidR="00086A75">
        <w:rPr>
          <w:rFonts w:ascii="Times" w:hAnsi="Times"/>
          <w:sz w:val="22"/>
          <w:szCs w:val="22"/>
          <w:lang w:val="en-US"/>
        </w:rPr>
        <w:t xml:space="preserve">and </w:t>
      </w:r>
      <w:r w:rsidR="00086A75" w:rsidRPr="00AF32CB">
        <w:rPr>
          <w:rFonts w:ascii="Times" w:hAnsi="Times"/>
          <w:sz w:val="22"/>
          <w:szCs w:val="22"/>
        </w:rPr>
        <w:t>fitting</w:t>
      </w:r>
      <w:r w:rsidR="000D66A6" w:rsidRPr="006D1F7E">
        <w:rPr>
          <w:rFonts w:ascii="Times" w:hAnsi="Times"/>
          <w:sz w:val="22"/>
          <w:szCs w:val="22"/>
          <w:lang w:val="en-US"/>
        </w:rPr>
        <w:t xml:space="preserve"> a</w:t>
      </w:r>
      <w:r w:rsidR="00086A75" w:rsidRPr="00AF32CB">
        <w:rPr>
          <w:rFonts w:ascii="Times" w:hAnsi="Times"/>
          <w:sz w:val="22"/>
          <w:szCs w:val="22"/>
        </w:rPr>
        <w:t xml:space="preserve"> linear regression of natural log of </w:t>
      </w:r>
      <m:oMath>
        <m:r>
          <w:rPr>
            <w:rFonts w:ascii="Cambria Math" w:hAnsi="Cambria Math"/>
            <w:sz w:val="22"/>
            <w:szCs w:val="22"/>
          </w:rPr>
          <m:t>κ</m:t>
        </m:r>
      </m:oMath>
      <w:r w:rsidR="006D1F7E" w:rsidRPr="006D1F7E">
        <w:rPr>
          <w:rFonts w:ascii="Times" w:eastAsiaTheme="minorEastAsia" w:hAnsi="Times"/>
          <w:sz w:val="22"/>
          <w:szCs w:val="22"/>
          <w:lang w:val="en-US"/>
        </w:rPr>
        <w:t xml:space="preserve"> </w:t>
      </w:r>
      <w:r w:rsidR="00086A75" w:rsidRPr="00AF32CB">
        <w:rPr>
          <w:rFonts w:ascii="Times" w:hAnsi="Times"/>
          <w:sz w:val="22"/>
          <w:szCs w:val="22"/>
        </w:rPr>
        <w:t>as a function of Arrhenius temperature (</w:t>
      </w:r>
      <m:oMath>
        <m:r>
          <w:rPr>
            <w:rFonts w:ascii="Cambria Math" w:hAnsi="Cambria Math"/>
            <w:sz w:val="22"/>
            <w:szCs w:val="22"/>
          </w:rPr>
          <m:t>1/kT</m:t>
        </m:r>
      </m:oMath>
      <w:r w:rsidR="00086A75" w:rsidRPr="00AF32CB">
        <w:rPr>
          <w:rFonts w:ascii="Times" w:hAnsi="Times"/>
          <w:sz w:val="22"/>
          <w:szCs w:val="22"/>
        </w:rPr>
        <w:t xml:space="preserve">) from </w:t>
      </w:r>
      <w:r w:rsidR="006D1F7E" w:rsidRPr="006D1F7E">
        <w:rPr>
          <w:rFonts w:ascii="Times" w:hAnsi="Times"/>
          <w:sz w:val="22"/>
          <w:szCs w:val="22"/>
          <w:lang w:val="en-US"/>
        </w:rPr>
        <w:t xml:space="preserve">data provided in </w:t>
      </w:r>
      <w:r w:rsidR="006D1F7E">
        <w:rPr>
          <w:rFonts w:ascii="Times" w:hAnsi="Times"/>
          <w:sz w:val="22"/>
          <w:szCs w:val="22"/>
          <w:lang w:val="en-US"/>
        </w:rPr>
        <w:fldChar w:fldCharType="begin"/>
      </w:r>
      <w:r w:rsidR="006D1F7E">
        <w:rPr>
          <w:rFonts w:ascii="Times" w:hAnsi="Times"/>
          <w:sz w:val="22"/>
          <w:szCs w:val="22"/>
          <w:lang w:val="en-US"/>
        </w:rPr>
        <w:instrText xml:space="preserve"> ADDIN ZOTERO_ITEM CSL_CITATION {"citationID":"Sd8dhsiz","properties":{"formattedCitation":"(Barnes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6D1F7E">
        <w:rPr>
          <w:rFonts w:ascii="Times" w:hAnsi="Times"/>
          <w:sz w:val="22"/>
          <w:szCs w:val="22"/>
          <w:lang w:val="en-US"/>
        </w:rPr>
        <w:fldChar w:fldCharType="separate"/>
      </w:r>
      <w:r w:rsidR="006D1F7E" w:rsidRPr="006D1F7E">
        <w:rPr>
          <w:rFonts w:ascii="Times" w:hAnsi="Times" w:cs="Times New Roman"/>
          <w:sz w:val="22"/>
          <w:lang w:val="en-GB"/>
        </w:rPr>
        <w:t xml:space="preserve">(Barnes </w:t>
      </w:r>
      <w:r w:rsidR="006D1F7E" w:rsidRPr="006D1F7E">
        <w:rPr>
          <w:rFonts w:ascii="Times" w:hAnsi="Times" w:cs="Times New Roman"/>
          <w:i/>
          <w:iCs/>
          <w:sz w:val="22"/>
          <w:lang w:val="en-GB"/>
        </w:rPr>
        <w:t>et al.</w:t>
      </w:r>
      <w:r w:rsidR="006D1F7E" w:rsidRPr="006D1F7E">
        <w:rPr>
          <w:rFonts w:ascii="Times" w:hAnsi="Times" w:cs="Times New Roman"/>
          <w:sz w:val="22"/>
          <w:lang w:val="en-GB"/>
        </w:rPr>
        <w:t xml:space="preserve"> 2011)</w:t>
      </w:r>
      <w:r w:rsidR="006D1F7E">
        <w:rPr>
          <w:rFonts w:ascii="Times" w:hAnsi="Times"/>
          <w:sz w:val="22"/>
          <w:szCs w:val="22"/>
          <w:lang w:val="en-US"/>
        </w:rPr>
        <w:fldChar w:fldCharType="end"/>
      </w:r>
      <w:r w:rsidR="004C7025" w:rsidRPr="00AF32CB">
        <w:rPr>
          <w:rFonts w:ascii="Times" w:hAnsi="Times"/>
          <w:sz w:val="22"/>
          <w:szCs w:val="22"/>
        </w:rPr>
        <w:t>.</w:t>
      </w:r>
      <w:r w:rsidR="00773A8B" w:rsidRPr="00BB5408">
        <w:rPr>
          <w:rFonts w:ascii="Times" w:hAnsi="Times"/>
          <w:sz w:val="22"/>
          <w:szCs w:val="22"/>
        </w:rPr>
        <w:t xml:space="preserve"> </w:t>
      </w:r>
    </w:p>
    <w:p w14:paraId="7AC15E5F" w14:textId="63F7A4D1" w:rsidR="001B012A" w:rsidRPr="00ED493C" w:rsidRDefault="001B012A" w:rsidP="001B012A">
      <w:pPr>
        <w:spacing w:line="480" w:lineRule="auto"/>
        <w:contextualSpacing/>
        <w:jc w:val="both"/>
        <w:rPr>
          <w:i/>
        </w:rPr>
      </w:pPr>
      <w:r w:rsidRPr="00ED493C">
        <w:rPr>
          <w:i/>
        </w:rPr>
        <w:t>Model calibration</w:t>
      </w:r>
    </w:p>
    <w:p w14:paraId="674E5DD7" w14:textId="0F78386C" w:rsidR="001B012A" w:rsidRPr="00AF32CB" w:rsidRDefault="007221B5" w:rsidP="001B012A">
      <w:pPr>
        <w:spacing w:line="480" w:lineRule="auto"/>
        <w:contextualSpacing/>
        <w:jc w:val="both"/>
        <w:rPr>
          <w:rFonts w:ascii="Times" w:hAnsi="Times"/>
          <w:sz w:val="22"/>
          <w:szCs w:val="22"/>
        </w:rPr>
      </w:pPr>
      <w:r w:rsidRPr="00AF32CB">
        <w:rPr>
          <w:rFonts w:ascii="Times" w:hAnsi="Times"/>
          <w:sz w:val="22"/>
          <w:szCs w:val="22"/>
        </w:rPr>
        <w:lastRenderedPageBreak/>
        <w:t xml:space="preserve">The MSSM is parameterized </w:t>
      </w:r>
      <w:r w:rsidR="00007D80" w:rsidRPr="00AF32CB">
        <w:rPr>
          <w:rFonts w:ascii="Times" w:hAnsi="Times"/>
          <w:sz w:val="22"/>
          <w:szCs w:val="22"/>
        </w:rPr>
        <w:t xml:space="preserve">to represent the Baltic Sea </w:t>
      </w:r>
      <w:r w:rsidR="00D07FF4" w:rsidRPr="00AF32CB">
        <w:rPr>
          <w:rFonts w:ascii="Times" w:hAnsi="Times"/>
          <w:sz w:val="22"/>
          <w:szCs w:val="22"/>
        </w:rPr>
        <w:t xml:space="preserve">offshore </w:t>
      </w:r>
      <w:r w:rsidR="002714C6" w:rsidRPr="00AF32CB">
        <w:rPr>
          <w:rFonts w:ascii="Times" w:hAnsi="Times"/>
          <w:sz w:val="22"/>
          <w:szCs w:val="22"/>
        </w:rPr>
        <w:t>food web</w:t>
      </w:r>
      <w:r w:rsidR="00D07FF4" w:rsidRPr="00AF32CB">
        <w:rPr>
          <w:rFonts w:ascii="Times" w:hAnsi="Times"/>
          <w:sz w:val="22"/>
          <w:szCs w:val="22"/>
        </w:rPr>
        <w:t xml:space="preserve"> </w:t>
      </w:r>
      <w:r w:rsidR="009F58BE" w:rsidRPr="00AF32CB">
        <w:rPr>
          <w:rFonts w:ascii="Times" w:hAnsi="Times"/>
          <w:sz w:val="22"/>
          <w:szCs w:val="22"/>
        </w:rPr>
        <w:t xml:space="preserve">by </w:t>
      </w:r>
      <w:r w:rsidR="00DC6A7C" w:rsidRPr="00AF32CB">
        <w:rPr>
          <w:rFonts w:ascii="Times" w:hAnsi="Times"/>
          <w:sz w:val="22"/>
          <w:szCs w:val="22"/>
        </w:rPr>
        <w:t xml:space="preserve">estimating </w:t>
      </w:r>
      <w:r w:rsidRPr="00AF32CB">
        <w:rPr>
          <w:rFonts w:ascii="Times" w:hAnsi="Times"/>
          <w:sz w:val="22"/>
          <w:szCs w:val="22"/>
        </w:rPr>
        <w:t xml:space="preserve">life history parameters from </w:t>
      </w:r>
      <w:r w:rsidR="00CC70BA" w:rsidRPr="00AF32CB">
        <w:rPr>
          <w:rFonts w:ascii="Times" w:hAnsi="Times"/>
          <w:sz w:val="22"/>
          <w:szCs w:val="22"/>
        </w:rPr>
        <w:t>scientific trawl survey data</w:t>
      </w:r>
      <w:r w:rsidR="00422C27" w:rsidRPr="00AF32CB">
        <w:rPr>
          <w:rFonts w:ascii="Times" w:hAnsi="Times"/>
          <w:sz w:val="22"/>
          <w:szCs w:val="22"/>
        </w:rPr>
        <w:t xml:space="preserve"> </w:t>
      </w:r>
      <w:r w:rsidR="00F779C6" w:rsidRPr="00AF32CB">
        <w:rPr>
          <w:rFonts w:ascii="Times" w:hAnsi="Times"/>
          <w:sz w:val="22"/>
          <w:szCs w:val="22"/>
        </w:rPr>
        <w:t>(</w:t>
      </w:r>
      <w:r w:rsidR="00306B58" w:rsidRPr="00AF32CB">
        <w:rPr>
          <w:rFonts w:ascii="Times" w:hAnsi="Times"/>
          <w:sz w:val="22"/>
          <w:szCs w:val="22"/>
        </w:rPr>
        <w:t xml:space="preserve">for details, </w:t>
      </w:r>
      <w:r w:rsidR="000C3366" w:rsidRPr="00AF32CB">
        <w:rPr>
          <w:rFonts w:ascii="Times" w:hAnsi="Times"/>
          <w:sz w:val="22"/>
          <w:szCs w:val="22"/>
        </w:rPr>
        <w:t xml:space="preserve">see Appendix </w:t>
      </w:r>
      <w:r w:rsidR="00261676" w:rsidRPr="00AF32CB">
        <w:rPr>
          <w:rFonts w:ascii="Times" w:hAnsi="Times"/>
          <w:sz w:val="22"/>
          <w:szCs w:val="22"/>
        </w:rPr>
        <w:t>S1</w:t>
      </w:r>
      <w:r w:rsidR="00844485" w:rsidRPr="00AF32CB">
        <w:rPr>
          <w:rFonts w:ascii="Times" w:hAnsi="Times"/>
          <w:sz w:val="22"/>
          <w:szCs w:val="22"/>
        </w:rPr>
        <w:t>, Table S1-S2</w:t>
      </w:r>
      <w:r w:rsidR="00F779C6" w:rsidRPr="00AF32CB">
        <w:rPr>
          <w:rFonts w:ascii="Times" w:hAnsi="Times"/>
          <w:sz w:val="22"/>
          <w:szCs w:val="22"/>
        </w:rPr>
        <w:t>)</w:t>
      </w:r>
      <w:r w:rsidR="00677679" w:rsidRPr="00AF32CB">
        <w:rPr>
          <w:rFonts w:ascii="Times" w:hAnsi="Times"/>
          <w:sz w:val="22"/>
          <w:szCs w:val="22"/>
        </w:rPr>
        <w:t xml:space="preserve">. Next, the model is </w:t>
      </w:r>
      <w:r w:rsidR="004A1EB8" w:rsidRPr="00AF32CB">
        <w:rPr>
          <w:rFonts w:ascii="Times" w:hAnsi="Times"/>
          <w:sz w:val="22"/>
          <w:szCs w:val="22"/>
        </w:rPr>
        <w:t>calibrated to</w:t>
      </w:r>
      <w:r w:rsidR="007E3C1C" w:rsidRPr="00AF32CB">
        <w:rPr>
          <w:rFonts w:ascii="Times" w:hAnsi="Times"/>
          <w:sz w:val="22"/>
          <w:szCs w:val="22"/>
        </w:rPr>
        <w:t xml:space="preserve"> </w:t>
      </w:r>
      <w:r w:rsidR="00BD49BC" w:rsidRPr="00AF32CB">
        <w:rPr>
          <w:rFonts w:ascii="Times" w:hAnsi="Times"/>
          <w:sz w:val="22"/>
          <w:szCs w:val="22"/>
        </w:rPr>
        <w:t>average</w:t>
      </w:r>
      <w:r w:rsidR="00735100" w:rsidRPr="00AF32CB">
        <w:rPr>
          <w:rFonts w:ascii="Times" w:hAnsi="Times"/>
          <w:sz w:val="22"/>
          <w:szCs w:val="22"/>
        </w:rPr>
        <w:t xml:space="preserve">d </w:t>
      </w:r>
      <w:r w:rsidR="007E3C1C" w:rsidRPr="00AF32CB">
        <w:rPr>
          <w:rFonts w:ascii="Times" w:hAnsi="Times"/>
          <w:sz w:val="22"/>
          <w:szCs w:val="22"/>
        </w:rPr>
        <w:t xml:space="preserve">stock assessment data </w:t>
      </w:r>
      <w:r w:rsidR="00176D12" w:rsidRPr="00AF32CB">
        <w:rPr>
          <w:rFonts w:ascii="Times" w:hAnsi="Times"/>
          <w:sz w:val="22"/>
          <w:szCs w:val="22"/>
        </w:rPr>
        <w:t xml:space="preserve">(fishing mortality, F and spawning stock biomass, SSB) </w:t>
      </w:r>
      <w:r w:rsidR="00993F1C" w:rsidRPr="00AF32CB">
        <w:rPr>
          <w:rFonts w:ascii="Times" w:hAnsi="Times"/>
          <w:sz w:val="22"/>
          <w:szCs w:val="22"/>
        </w:rPr>
        <w:fldChar w:fldCharType="begin"/>
      </w:r>
      <w:r w:rsidR="00641D9A">
        <w:rPr>
          <w:rFonts w:ascii="Times" w:hAnsi="Times"/>
          <w:sz w:val="22"/>
          <w:szCs w:val="22"/>
        </w:rPr>
        <w:instrText xml:space="preserve"> ADDIN ZOTERO_ITEM CSL_CITATION {"citationID":"HFfDMuFR","properties":{"formattedCitation":"(ICES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LtCOmUN2/CDBdaQrW","uris":["http://zotero.org/users/local/FTg3Qpza/items/5BPR42FJ"],"uri":["http://zotero.org/users/local/FTg3Qpza/items/5BPR42FJ"],"itemData":{"id":"unPSi9Md/7Wk96EN1","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993F1C" w:rsidRPr="00AF32CB">
        <w:rPr>
          <w:rFonts w:ascii="Times" w:hAnsi="Times"/>
          <w:sz w:val="22"/>
          <w:szCs w:val="22"/>
        </w:rPr>
        <w:fldChar w:fldCharType="separate"/>
      </w:r>
      <w:r w:rsidR="00993F1C" w:rsidRPr="00AF32CB">
        <w:rPr>
          <w:rFonts w:ascii="Times" w:hAnsi="Times"/>
          <w:noProof/>
          <w:sz w:val="22"/>
          <w:szCs w:val="22"/>
        </w:rPr>
        <w:t>(ICES 2013, 2015)</w:t>
      </w:r>
      <w:r w:rsidR="00993F1C" w:rsidRPr="00AF32CB">
        <w:rPr>
          <w:rFonts w:ascii="Times" w:hAnsi="Times"/>
          <w:sz w:val="22"/>
          <w:szCs w:val="22"/>
        </w:rPr>
        <w:fldChar w:fldCharType="end"/>
      </w:r>
      <w:r w:rsidR="00564A18" w:rsidRPr="00AF32CB">
        <w:rPr>
          <w:rFonts w:ascii="Times" w:hAnsi="Times"/>
          <w:sz w:val="22"/>
          <w:szCs w:val="22"/>
        </w:rPr>
        <w:t xml:space="preserve"> </w:t>
      </w:r>
      <w:r w:rsidR="00672E2B" w:rsidRPr="00AF32CB">
        <w:rPr>
          <w:rFonts w:ascii="Times" w:hAnsi="Times"/>
          <w:sz w:val="22"/>
          <w:szCs w:val="22"/>
        </w:rPr>
        <w:t xml:space="preserve">in a specific time window to </w:t>
      </w:r>
      <w:r w:rsidR="002732A2" w:rsidRPr="00AF32CB">
        <w:rPr>
          <w:rFonts w:ascii="Times" w:hAnsi="Times"/>
          <w:sz w:val="22"/>
          <w:szCs w:val="22"/>
        </w:rPr>
        <w:t>tune the system to get realistic biomass ratio</w:t>
      </w:r>
      <w:r w:rsidR="007E1E81" w:rsidRPr="00AF32CB">
        <w:rPr>
          <w:rFonts w:ascii="Times" w:hAnsi="Times"/>
          <w:sz w:val="22"/>
          <w:szCs w:val="22"/>
        </w:rPr>
        <w:t>s.</w:t>
      </w:r>
      <w:r w:rsidR="004A1EB8" w:rsidRPr="00AF32CB">
        <w:rPr>
          <w:rFonts w:ascii="Times" w:hAnsi="Times"/>
          <w:sz w:val="22"/>
          <w:szCs w:val="22"/>
        </w:rPr>
        <w:t xml:space="preserve"> I</w:t>
      </w:r>
      <w:r w:rsidR="004A5020" w:rsidRPr="00AF32CB">
        <w:rPr>
          <w:rFonts w:ascii="Times" w:hAnsi="Times"/>
          <w:sz w:val="22"/>
          <w:szCs w:val="22"/>
        </w:rPr>
        <w:t xml:space="preserve">deally </w:t>
      </w:r>
      <w:r w:rsidR="00176D12" w:rsidRPr="00AF32CB">
        <w:rPr>
          <w:rFonts w:ascii="Times" w:hAnsi="Times"/>
          <w:sz w:val="22"/>
          <w:szCs w:val="22"/>
        </w:rPr>
        <w:t xml:space="preserve">the </w:t>
      </w:r>
      <w:r w:rsidR="00502524" w:rsidRPr="00AF32CB">
        <w:rPr>
          <w:rFonts w:ascii="Times" w:hAnsi="Times"/>
          <w:sz w:val="22"/>
          <w:szCs w:val="22"/>
        </w:rPr>
        <w:t>period for calibration should exhibit relative stability</w:t>
      </w:r>
      <w:r w:rsidR="0026163E" w:rsidRPr="00AF32CB">
        <w:rPr>
          <w:rFonts w:ascii="Times" w:hAnsi="Times"/>
          <w:sz w:val="22"/>
          <w:szCs w:val="22"/>
        </w:rPr>
        <w:t xml:space="preserve">, </w:t>
      </w:r>
      <w:r w:rsidR="00CF5CA0" w:rsidRPr="00AF32CB">
        <w:rPr>
          <w:rFonts w:ascii="Times" w:hAnsi="Times"/>
          <w:sz w:val="22"/>
          <w:szCs w:val="22"/>
        </w:rPr>
        <w:t>but such periods do not exist in</w:t>
      </w:r>
      <w:r w:rsidR="0026163E" w:rsidRPr="00AF32CB">
        <w:rPr>
          <w:rFonts w:ascii="Times" w:hAnsi="Times"/>
          <w:sz w:val="22"/>
          <w:szCs w:val="22"/>
        </w:rPr>
        <w:t xml:space="preserve"> the </w:t>
      </w:r>
      <w:r w:rsidR="005B2548" w:rsidRPr="00AF32CB">
        <w:rPr>
          <w:rFonts w:ascii="Times" w:hAnsi="Times"/>
          <w:sz w:val="22"/>
          <w:szCs w:val="22"/>
        </w:rPr>
        <w:t>Baltic Sea</w:t>
      </w:r>
      <w:r w:rsidR="00F1526C" w:rsidRPr="00AF32CB">
        <w:rPr>
          <w:rFonts w:ascii="Times" w:hAnsi="Times"/>
          <w:sz w:val="22"/>
          <w:szCs w:val="22"/>
        </w:rPr>
        <w:t>,</w:t>
      </w:r>
      <w:r w:rsidR="005B2548" w:rsidRPr="00AF32CB">
        <w:rPr>
          <w:rFonts w:ascii="Times" w:hAnsi="Times"/>
          <w:sz w:val="22"/>
          <w:szCs w:val="22"/>
        </w:rPr>
        <w:t xml:space="preserve"> which is largely influence</w:t>
      </w:r>
      <w:r w:rsidR="00970CBF" w:rsidRPr="00AF32CB">
        <w:rPr>
          <w:rFonts w:ascii="Times" w:hAnsi="Times"/>
          <w:sz w:val="22"/>
          <w:szCs w:val="22"/>
        </w:rPr>
        <w:t>d</w:t>
      </w:r>
      <w:r w:rsidR="005B2548" w:rsidRPr="00AF32CB">
        <w:rPr>
          <w:rFonts w:ascii="Times" w:hAnsi="Times"/>
          <w:sz w:val="22"/>
          <w:szCs w:val="22"/>
        </w:rPr>
        <w:t xml:space="preserve"> by anthropogenic activities</w:t>
      </w:r>
      <w:r w:rsidR="00B96AD2" w:rsidRPr="00AF32CB">
        <w:rPr>
          <w:rFonts w:ascii="Times" w:hAnsi="Times"/>
          <w:sz w:val="22"/>
          <w:szCs w:val="22"/>
        </w:rPr>
        <w:t xml:space="preserve"> and </w:t>
      </w:r>
      <w:r w:rsidR="001B012A" w:rsidRPr="00AF32CB">
        <w:rPr>
          <w:rFonts w:ascii="Times" w:hAnsi="Times"/>
          <w:sz w:val="22"/>
          <w:szCs w:val="22"/>
        </w:rPr>
        <w:t>has experienced dramatic structur</w:t>
      </w:r>
      <w:r w:rsidR="00400CC2" w:rsidRPr="00AF32CB">
        <w:rPr>
          <w:rFonts w:ascii="Times" w:hAnsi="Times"/>
          <w:sz w:val="22"/>
          <w:szCs w:val="22"/>
        </w:rPr>
        <w:t>al</w:t>
      </w:r>
      <w:r w:rsidR="001B012A" w:rsidRPr="00AF32CB">
        <w:rPr>
          <w:rFonts w:ascii="Times" w:hAnsi="Times"/>
          <w:sz w:val="22"/>
          <w:szCs w:val="22"/>
        </w:rPr>
        <w:t xml:space="preserve"> changes over the last </w:t>
      </w:r>
      <w:r w:rsidR="00F1526C" w:rsidRPr="00AF32CB">
        <w:rPr>
          <w:rFonts w:ascii="Times" w:hAnsi="Times"/>
          <w:sz w:val="22"/>
          <w:szCs w:val="22"/>
        </w:rPr>
        <w:t xml:space="preserve">four </w:t>
      </w:r>
      <w:r w:rsidR="001B012A" w:rsidRPr="00AF32CB">
        <w:rPr>
          <w:rFonts w:ascii="Times" w:hAnsi="Times"/>
          <w:sz w:val="22"/>
          <w:szCs w:val="22"/>
        </w:rPr>
        <w:t>decades</w:t>
      </w:r>
      <w:r w:rsidR="00714FD6" w:rsidRPr="00AF32CB">
        <w:rPr>
          <w:rFonts w:ascii="Times" w:hAnsi="Times"/>
          <w:sz w:val="22"/>
          <w:szCs w:val="22"/>
        </w:rPr>
        <w:t xml:space="preserve"> </w:t>
      </w:r>
      <w:r w:rsidR="00796FAA" w:rsidRPr="00AF32CB">
        <w:rPr>
          <w:rFonts w:ascii="Times" w:hAnsi="Times"/>
          <w:sz w:val="22"/>
          <w:szCs w:val="22"/>
        </w:rPr>
        <w:fldChar w:fldCharType="begin"/>
      </w:r>
      <w:r w:rsidR="00796FAA" w:rsidRPr="00AF32CB">
        <w:rPr>
          <w:rFonts w:ascii="Times" w:hAnsi="Times"/>
          <w:sz w:val="22"/>
          <w:szCs w:val="22"/>
        </w:rPr>
        <w:instrText xml:space="preserve"> ADDIN ZOTERO_ITEM CSL_CITATION {"citationID":"ppqPFYZY","properties":{"formattedCitation":"(M\\uc0\\u246{}llmann {\\i{}et al.} 2009)","plainCitation":"(Möllmann et al. 2009)","noteIndex":0},"citationItems":[{"id":1818,"uris":["http://zotero.org/users/6116610/items/DVZJXZ48"],"uri":["http://zotero.org/users/6116610/items/DVZJXZ48"],"itemData":{"id":1818,"type":"article-journal","abstract":"Marine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w:instrText>
      </w:r>
      <w:r w:rsidR="00796FAA" w:rsidRPr="00AF32CB">
        <w:rPr>
          <w:rFonts w:ascii="Cambria Math" w:hAnsi="Cambria Math" w:cs="Cambria Math"/>
          <w:sz w:val="22"/>
          <w:szCs w:val="22"/>
        </w:rPr>
        <w:instrText>‐</w:instrText>
      </w:r>
      <w:r w:rsidR="00796FAA" w:rsidRPr="00AF32CB">
        <w:rPr>
          <w:rFonts w:ascii="Times" w:hAnsi="Times"/>
          <w:sz w:val="22"/>
          <w:szCs w:val="22"/>
        </w:rPr>
        <w:instrText xml:space="preserve">Karulis","given":"Bärbel"},{"family":"Kornilovs","given":"Georgs"},{"family":"Plikshs","given":"Maris"},{"family":"Axe","given":"Philip"}],"issued":{"date-parts":[["2009"]]}}}],"schema":"https://github.com/citation-style-language/schema/raw/master/csl-citation.json"} </w:instrText>
      </w:r>
      <w:r w:rsidR="00796FAA" w:rsidRPr="00AF32CB">
        <w:rPr>
          <w:rFonts w:ascii="Times" w:hAnsi="Times"/>
          <w:sz w:val="22"/>
          <w:szCs w:val="22"/>
        </w:rPr>
        <w:fldChar w:fldCharType="separate"/>
      </w:r>
      <w:r w:rsidR="00796FAA" w:rsidRPr="00AF32CB">
        <w:rPr>
          <w:rFonts w:ascii="Times" w:hAnsi="Times" w:cs="Times New Roman"/>
          <w:sz w:val="22"/>
          <w:szCs w:val="22"/>
          <w:lang w:val="en-GB"/>
        </w:rPr>
        <w:t xml:space="preserve">(Möllmann </w:t>
      </w:r>
      <w:r w:rsidR="00796FAA" w:rsidRPr="00AF32CB">
        <w:rPr>
          <w:rFonts w:ascii="Times" w:hAnsi="Times" w:cs="Times New Roman"/>
          <w:i/>
          <w:iCs/>
          <w:sz w:val="22"/>
          <w:szCs w:val="22"/>
          <w:lang w:val="en-GB"/>
        </w:rPr>
        <w:t>et al.</w:t>
      </w:r>
      <w:r w:rsidR="00796FAA" w:rsidRPr="00AF32CB">
        <w:rPr>
          <w:rFonts w:ascii="Times" w:hAnsi="Times" w:cs="Times New Roman"/>
          <w:sz w:val="22"/>
          <w:szCs w:val="22"/>
          <w:lang w:val="en-GB"/>
        </w:rPr>
        <w:t xml:space="preserve"> 2009)</w:t>
      </w:r>
      <w:r w:rsidR="00796FAA" w:rsidRPr="00AF32CB">
        <w:rPr>
          <w:rFonts w:ascii="Times" w:hAnsi="Times"/>
          <w:sz w:val="22"/>
          <w:szCs w:val="22"/>
        </w:rPr>
        <w:fldChar w:fldCharType="end"/>
      </w:r>
      <w:r w:rsidR="001B012A" w:rsidRPr="00AF32CB">
        <w:rPr>
          <w:rFonts w:ascii="Times" w:hAnsi="Times"/>
          <w:sz w:val="22"/>
          <w:szCs w:val="22"/>
        </w:rPr>
        <w:t xml:space="preserve">. We chose to calibrate our model to the time period 1992-2002 as in </w:t>
      </w:r>
      <w:r w:rsidR="001B012A" w:rsidRPr="00AF32CB">
        <w:rPr>
          <w:rFonts w:ascii="Times" w:hAnsi="Times"/>
          <w:sz w:val="22"/>
          <w:szCs w:val="22"/>
        </w:rPr>
        <w:fldChar w:fldCharType="begin"/>
      </w:r>
      <w:r w:rsidR="00ED61E1" w:rsidRPr="00AF32CB">
        <w:rPr>
          <w:rFonts w:ascii="Times" w:hAnsi="Times"/>
          <w:sz w:val="22"/>
          <w:szCs w:val="22"/>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1B012A" w:rsidRPr="00AF32CB">
        <w:rPr>
          <w:rFonts w:ascii="Times" w:hAnsi="Times"/>
          <w:sz w:val="22"/>
          <w:szCs w:val="22"/>
        </w:rPr>
        <w:fldChar w:fldCharType="separate"/>
      </w:r>
      <w:r w:rsidR="001B012A" w:rsidRPr="00AF32CB">
        <w:rPr>
          <w:rFonts w:ascii="Times" w:hAnsi="Times" w:cs="Times New Roman"/>
          <w:sz w:val="22"/>
          <w:szCs w:val="22"/>
        </w:rPr>
        <w:t xml:space="preserve">(Jacobsen </w:t>
      </w:r>
      <w:r w:rsidR="001B012A" w:rsidRPr="00AF32CB">
        <w:rPr>
          <w:rFonts w:ascii="Times" w:hAnsi="Times" w:cs="Times New Roman"/>
          <w:i/>
          <w:iCs/>
          <w:sz w:val="22"/>
          <w:szCs w:val="22"/>
        </w:rPr>
        <w:t>et al.</w:t>
      </w:r>
      <w:r w:rsidR="001B012A" w:rsidRPr="00AF32CB">
        <w:rPr>
          <w:rFonts w:ascii="Times" w:hAnsi="Times" w:cs="Times New Roman"/>
          <w:sz w:val="22"/>
          <w:szCs w:val="22"/>
        </w:rPr>
        <w:t xml:space="preserve"> 2017)</w:t>
      </w:r>
      <w:r w:rsidR="001B012A" w:rsidRPr="00AF32CB">
        <w:rPr>
          <w:rFonts w:ascii="Times" w:hAnsi="Times"/>
          <w:sz w:val="22"/>
          <w:szCs w:val="22"/>
        </w:rPr>
        <w:fldChar w:fldCharType="end"/>
      </w:r>
      <w:r w:rsidR="001B012A" w:rsidRPr="00AF32CB">
        <w:rPr>
          <w:rFonts w:ascii="Times" w:hAnsi="Times"/>
          <w:sz w:val="22"/>
          <w:szCs w:val="22"/>
        </w:rPr>
        <w:t>, which is a post-regime shift period characterized by high fishing mortality (</w:t>
      </w:r>
      <w:r w:rsidR="000B3760" w:rsidRPr="00AF32CB">
        <w:rPr>
          <w:rFonts w:ascii="Times" w:hAnsi="Times"/>
          <w:sz w:val="22"/>
          <w:szCs w:val="22"/>
        </w:rPr>
        <w:t>F</w:t>
      </w:r>
      <w:r w:rsidR="001B012A" w:rsidRPr="00AF32CB">
        <w:rPr>
          <w:rFonts w:ascii="Times" w:hAnsi="Times"/>
          <w:sz w:val="22"/>
          <w:szCs w:val="22"/>
        </w:rPr>
        <w:t xml:space="preserve">) on cod, low cod and herring abundance and high sprat abundance </w:t>
      </w:r>
      <w:r w:rsidR="001B012A" w:rsidRPr="00AF32CB">
        <w:rPr>
          <w:rFonts w:ascii="Times" w:hAnsi="Times"/>
          <w:sz w:val="22"/>
          <w:szCs w:val="22"/>
        </w:rPr>
        <w:fldChar w:fldCharType="begin"/>
      </w:r>
      <w:r w:rsidR="00ED61E1" w:rsidRPr="00AF32CB">
        <w:rPr>
          <w:rFonts w:ascii="Times" w:hAnsi="Times"/>
          <w:sz w:val="22"/>
          <w:szCs w:val="22"/>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1B012A" w:rsidRPr="00AF32CB">
        <w:rPr>
          <w:rFonts w:ascii="Times" w:hAnsi="Times"/>
          <w:sz w:val="22"/>
          <w:szCs w:val="22"/>
        </w:rPr>
        <w:fldChar w:fldCharType="separate"/>
      </w:r>
      <w:r w:rsidR="001B012A" w:rsidRPr="00AF32CB">
        <w:rPr>
          <w:rFonts w:ascii="Times" w:hAnsi="Times" w:cs="Times New Roman"/>
          <w:sz w:val="22"/>
          <w:szCs w:val="22"/>
          <w:lang w:val="en-GB"/>
        </w:rPr>
        <w:t xml:space="preserve">(Gårdmark </w:t>
      </w:r>
      <w:r w:rsidR="001B012A" w:rsidRPr="00AF32CB">
        <w:rPr>
          <w:rFonts w:ascii="Times" w:hAnsi="Times" w:cs="Times New Roman"/>
          <w:i/>
          <w:iCs/>
          <w:sz w:val="22"/>
          <w:szCs w:val="22"/>
          <w:lang w:val="en-GB"/>
        </w:rPr>
        <w:t>et al.</w:t>
      </w:r>
      <w:r w:rsidR="001B012A" w:rsidRPr="00AF32CB">
        <w:rPr>
          <w:rFonts w:ascii="Times" w:hAnsi="Times" w:cs="Times New Roman"/>
          <w:sz w:val="22"/>
          <w:szCs w:val="22"/>
          <w:lang w:val="en-GB"/>
        </w:rPr>
        <w:t xml:space="preserve"> 2015)</w:t>
      </w:r>
      <w:r w:rsidR="001B012A" w:rsidRPr="00AF32CB">
        <w:rPr>
          <w:rFonts w:ascii="Times" w:hAnsi="Times"/>
          <w:sz w:val="22"/>
          <w:szCs w:val="22"/>
        </w:rPr>
        <w:fldChar w:fldCharType="end"/>
      </w:r>
      <w:r w:rsidR="00C076E2" w:rsidRPr="00AF32CB">
        <w:rPr>
          <w:rFonts w:ascii="Times" w:hAnsi="Times"/>
          <w:sz w:val="22"/>
          <w:szCs w:val="22"/>
        </w:rPr>
        <w:t xml:space="preserve"> (Fig. 1</w:t>
      </w:r>
      <w:r w:rsidR="00E00123" w:rsidRPr="00AF32CB">
        <w:rPr>
          <w:rFonts w:ascii="Times" w:hAnsi="Times"/>
          <w:sz w:val="22"/>
          <w:szCs w:val="22"/>
        </w:rPr>
        <w:t xml:space="preserve">, </w:t>
      </w:r>
      <w:r w:rsidR="001E5CCD" w:rsidRPr="00AF32CB">
        <w:rPr>
          <w:rFonts w:ascii="Times" w:hAnsi="Times"/>
          <w:sz w:val="22"/>
          <w:szCs w:val="22"/>
        </w:rPr>
        <w:t>Fig.S2</w:t>
      </w:r>
      <w:r w:rsidR="00C076E2" w:rsidRPr="00AF32CB">
        <w:rPr>
          <w:rFonts w:ascii="Times" w:hAnsi="Times"/>
          <w:sz w:val="22"/>
          <w:szCs w:val="22"/>
        </w:rPr>
        <w:t>)</w:t>
      </w:r>
      <w:r w:rsidR="001B012A" w:rsidRPr="00AF32CB">
        <w:rPr>
          <w:rFonts w:ascii="Times" w:hAnsi="Times"/>
          <w:sz w:val="22"/>
          <w:szCs w:val="22"/>
        </w:rPr>
        <w:t xml:space="preserve">. The cutoff at 2002 also ensures that we do not calibrate the model to </w:t>
      </w:r>
      <w:r w:rsidR="00167D6A" w:rsidRPr="00AF32CB">
        <w:rPr>
          <w:rFonts w:ascii="Times" w:hAnsi="Times"/>
          <w:sz w:val="22"/>
          <w:szCs w:val="22"/>
        </w:rPr>
        <w:t xml:space="preserve">the period starting from </w:t>
      </w:r>
      <w:r w:rsidR="001B012A" w:rsidRPr="00AF32CB">
        <w:rPr>
          <w:rFonts w:ascii="Times" w:hAnsi="Times"/>
          <w:sz w:val="22"/>
          <w:szCs w:val="22"/>
        </w:rPr>
        <w:t xml:space="preserve">mid 2000’s </w:t>
      </w:r>
      <w:r w:rsidR="00810FE6" w:rsidRPr="00AF32CB">
        <w:rPr>
          <w:rFonts w:ascii="Times" w:hAnsi="Times"/>
          <w:sz w:val="22"/>
          <w:szCs w:val="22"/>
        </w:rPr>
        <w:t>when the</w:t>
      </w:r>
      <w:r w:rsidR="009D0A4F" w:rsidRPr="00AF32CB">
        <w:rPr>
          <w:rFonts w:ascii="Times" w:hAnsi="Times"/>
          <w:sz w:val="22"/>
          <w:szCs w:val="22"/>
        </w:rPr>
        <w:t xml:space="preserve"> </w:t>
      </w:r>
      <w:r w:rsidR="00810FE6" w:rsidRPr="00AF32CB">
        <w:rPr>
          <w:rFonts w:ascii="Times" w:hAnsi="Times"/>
          <w:sz w:val="22"/>
          <w:szCs w:val="22"/>
        </w:rPr>
        <w:t xml:space="preserve"> </w:t>
      </w:r>
      <w:r w:rsidR="001B012A" w:rsidRPr="00AF32CB">
        <w:rPr>
          <w:rFonts w:ascii="Times" w:hAnsi="Times"/>
          <w:sz w:val="22"/>
          <w:szCs w:val="22"/>
        </w:rPr>
        <w:t xml:space="preserve">growth capacity, condition, proportion of large fish in the population and reproductive capacity </w:t>
      </w:r>
      <w:r w:rsidR="00167D6A" w:rsidRPr="00AF32CB">
        <w:rPr>
          <w:rFonts w:ascii="Times" w:hAnsi="Times"/>
          <w:sz w:val="22"/>
          <w:szCs w:val="22"/>
        </w:rPr>
        <w:t xml:space="preserve">of cod </w:t>
      </w:r>
      <w:r w:rsidR="00810FE6" w:rsidRPr="00AF32CB">
        <w:rPr>
          <w:rFonts w:ascii="Times" w:hAnsi="Times"/>
          <w:sz w:val="22"/>
          <w:szCs w:val="22"/>
        </w:rPr>
        <w:t xml:space="preserve">started to </w:t>
      </w:r>
      <w:r w:rsidR="001B012A" w:rsidRPr="00AF32CB">
        <w:rPr>
          <w:rFonts w:ascii="Times" w:hAnsi="Times"/>
          <w:sz w:val="22"/>
          <w:szCs w:val="22"/>
        </w:rPr>
        <w:t>declin</w:t>
      </w:r>
      <w:commentRangeStart w:id="51"/>
      <w:commentRangeStart w:id="52"/>
      <w:r w:rsidR="001B012A" w:rsidRPr="00AF32CB">
        <w:rPr>
          <w:rFonts w:ascii="Times" w:hAnsi="Times"/>
          <w:sz w:val="22"/>
          <w:szCs w:val="22"/>
        </w:rPr>
        <w:t>e</w:t>
      </w:r>
      <w:r w:rsidR="00167D6A" w:rsidRPr="00AF32CB">
        <w:rPr>
          <w:rFonts w:ascii="Times" w:hAnsi="Times"/>
          <w:sz w:val="22"/>
          <w:szCs w:val="22"/>
        </w:rPr>
        <w:t xml:space="preserve"> rapidly</w:t>
      </w:r>
      <w:commentRangeEnd w:id="51"/>
      <w:r w:rsidR="00167D6A" w:rsidRPr="00AF32CB">
        <w:rPr>
          <w:rStyle w:val="CommentReference"/>
          <w:sz w:val="22"/>
          <w:szCs w:val="22"/>
        </w:rPr>
        <w:commentReference w:id="51"/>
      </w:r>
      <w:commentRangeEnd w:id="52"/>
      <w:r w:rsidR="00B54067" w:rsidRPr="00AF32CB">
        <w:rPr>
          <w:rStyle w:val="CommentReference"/>
          <w:sz w:val="22"/>
          <w:szCs w:val="22"/>
        </w:rPr>
        <w:commentReference w:id="52"/>
      </w:r>
      <w:r w:rsidR="001B012A" w:rsidRPr="00AF32CB">
        <w:rPr>
          <w:rFonts w:ascii="Times" w:hAnsi="Times"/>
          <w:sz w:val="22"/>
          <w:szCs w:val="22"/>
        </w:rPr>
        <w:t xml:space="preserve"> </w:t>
      </w:r>
      <w:r w:rsidR="00810FE6" w:rsidRPr="00AF32CB">
        <w:rPr>
          <w:rFonts w:ascii="Times" w:hAnsi="Times"/>
          <w:sz w:val="22"/>
          <w:szCs w:val="22"/>
        </w:rPr>
        <w:fldChar w:fldCharType="begin"/>
      </w:r>
      <w:r w:rsidR="00641D9A">
        <w:rPr>
          <w:rFonts w:ascii="Times" w:hAnsi="Times"/>
          <w:sz w:val="22"/>
          <w:szCs w:val="22"/>
        </w:rPr>
        <w:instrText xml:space="preserve"> ADDIN ZOTERO_ITEM CSL_CITATION {"citationID":"b28PAfjh","properties":{"formattedCitation":"(Sved\\uc0\\u228{}ng &amp; Hornborg 2014; Mion {\\i{}et al.} 2018; Neuenfeldt {\\i{}et al.} 2019)","plainCitation":"(Svedäng &amp; Hornborg 2014;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LtCOmUN2/g5byqUrx","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AF32CB">
        <w:rPr>
          <w:rFonts w:ascii="Times" w:hAnsi="Times"/>
          <w:sz w:val="22"/>
          <w:szCs w:val="22"/>
        </w:rPr>
        <w:fldChar w:fldCharType="separate"/>
      </w:r>
      <w:r w:rsidR="00810FE6" w:rsidRPr="00AF32CB">
        <w:rPr>
          <w:rFonts w:ascii="Times" w:hAnsi="Times" w:cs="Times New Roman"/>
          <w:sz w:val="22"/>
          <w:szCs w:val="22"/>
          <w:lang w:val="en-GB"/>
        </w:rPr>
        <w:t xml:space="preserve">(Svedäng &amp; Hornborg 2014; Mion </w:t>
      </w:r>
      <w:r w:rsidR="00810FE6" w:rsidRPr="00AF32CB">
        <w:rPr>
          <w:rFonts w:ascii="Times" w:hAnsi="Times" w:cs="Times New Roman"/>
          <w:i/>
          <w:iCs/>
          <w:sz w:val="22"/>
          <w:szCs w:val="22"/>
          <w:lang w:val="en-GB"/>
        </w:rPr>
        <w:t>et al.</w:t>
      </w:r>
      <w:r w:rsidR="00810FE6" w:rsidRPr="00AF32CB">
        <w:rPr>
          <w:rFonts w:ascii="Times" w:hAnsi="Times" w:cs="Times New Roman"/>
          <w:sz w:val="22"/>
          <w:szCs w:val="22"/>
          <w:lang w:val="en-GB"/>
        </w:rPr>
        <w:t xml:space="preserve"> 2018; Neuenfeldt </w:t>
      </w:r>
      <w:r w:rsidR="00810FE6" w:rsidRPr="00AF32CB">
        <w:rPr>
          <w:rFonts w:ascii="Times" w:hAnsi="Times" w:cs="Times New Roman"/>
          <w:i/>
          <w:iCs/>
          <w:sz w:val="22"/>
          <w:szCs w:val="22"/>
          <w:lang w:val="en-GB"/>
        </w:rPr>
        <w:t>et al.</w:t>
      </w:r>
      <w:r w:rsidR="00810FE6" w:rsidRPr="00AF32CB">
        <w:rPr>
          <w:rFonts w:ascii="Times" w:hAnsi="Times" w:cs="Times New Roman"/>
          <w:sz w:val="22"/>
          <w:szCs w:val="22"/>
          <w:lang w:val="en-GB"/>
        </w:rPr>
        <w:t xml:space="preserve"> 2019)</w:t>
      </w:r>
      <w:r w:rsidR="00810FE6" w:rsidRPr="00AF32CB">
        <w:rPr>
          <w:rFonts w:ascii="Times" w:hAnsi="Times"/>
          <w:sz w:val="22"/>
          <w:szCs w:val="22"/>
        </w:rPr>
        <w:fldChar w:fldCharType="end"/>
      </w:r>
      <w:r w:rsidR="00810FE6" w:rsidRPr="00AF32CB">
        <w:rPr>
          <w:rFonts w:ascii="Times" w:hAnsi="Times"/>
          <w:sz w:val="22"/>
          <w:szCs w:val="22"/>
        </w:rPr>
        <w:t>.</w:t>
      </w:r>
      <w:r w:rsidR="001B012A" w:rsidRPr="00AF32CB">
        <w:rPr>
          <w:rFonts w:ascii="Times" w:hAnsi="Times"/>
          <w:sz w:val="22"/>
          <w:szCs w:val="22"/>
        </w:rPr>
        <w:t xml:space="preserve"> </w:t>
      </w:r>
    </w:p>
    <w:p w14:paraId="2D50713C" w14:textId="706EC644" w:rsidR="00E219A7" w:rsidRPr="00AF32CB" w:rsidRDefault="00167D6A" w:rsidP="00E219A7">
      <w:pPr>
        <w:spacing w:line="480" w:lineRule="auto"/>
        <w:ind w:firstLine="284"/>
        <w:contextualSpacing/>
        <w:jc w:val="both"/>
        <w:rPr>
          <w:rFonts w:ascii="Times" w:hAnsi="Times" w:cstheme="minorHAnsi"/>
          <w:sz w:val="22"/>
          <w:szCs w:val="22"/>
        </w:rPr>
      </w:pPr>
      <w:r w:rsidRPr="00AF32CB">
        <w:rPr>
          <w:rFonts w:ascii="Times" w:hAnsi="Times" w:cstheme="minorHAnsi"/>
          <w:sz w:val="22"/>
          <w:szCs w:val="22"/>
        </w:rPr>
        <w:t>Maximum recruitment values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Pr="00AF32CB">
        <w:rPr>
          <w:rFonts w:ascii="Times" w:hAnsi="Times" w:cstheme="minorHAnsi"/>
          <w:sz w:val="22"/>
          <w:szCs w:val="22"/>
        </w:rPr>
        <w:t>)</w:t>
      </w:r>
      <w:r w:rsidR="00EB15B9" w:rsidRPr="00AF32CB">
        <w:rPr>
          <w:rFonts w:ascii="Times" w:hAnsi="Times" w:cstheme="minorHAnsi"/>
          <w:sz w:val="22"/>
          <w:szCs w:val="22"/>
        </w:rPr>
        <w:t xml:space="preserve"> for the three model species were</w:t>
      </w:r>
      <w:r w:rsidRPr="00AF32CB">
        <w:rPr>
          <w:rFonts w:ascii="Times" w:hAnsi="Times" w:cstheme="minorHAnsi"/>
          <w:sz w:val="22"/>
          <w:szCs w:val="22"/>
        </w:rPr>
        <w:t xml:space="preserve"> </w:t>
      </w:r>
      <w:r w:rsidR="001B012A" w:rsidRPr="00AF32CB">
        <w:rPr>
          <w:rFonts w:ascii="Times" w:hAnsi="Times" w:cstheme="minorHAnsi"/>
          <w:sz w:val="22"/>
          <w:szCs w:val="22"/>
        </w:rPr>
        <w:t>calibrate</w:t>
      </w:r>
      <w:r w:rsidR="00981EBE" w:rsidRPr="00AF32CB">
        <w:rPr>
          <w:rFonts w:ascii="Times" w:hAnsi="Times" w:cstheme="minorHAnsi"/>
          <w:sz w:val="22"/>
          <w:szCs w:val="22"/>
        </w:rPr>
        <w:t>d</w:t>
      </w:r>
      <w:r w:rsidR="001B012A" w:rsidRPr="00AF32CB">
        <w:rPr>
          <w:rFonts w:ascii="Times" w:hAnsi="Times" w:cstheme="minorHAnsi"/>
          <w:sz w:val="22"/>
          <w:szCs w:val="22"/>
        </w:rPr>
        <w:t xml:space="preserve"> </w:t>
      </w:r>
      <w:r w:rsidR="00EB15B9" w:rsidRPr="00AF32CB">
        <w:rPr>
          <w:rFonts w:ascii="Times" w:hAnsi="Times" w:cstheme="minorHAnsi"/>
          <w:sz w:val="22"/>
          <w:szCs w:val="22"/>
        </w:rPr>
        <w:t>by</w:t>
      </w:r>
      <w:r w:rsidR="001B012A" w:rsidRPr="00AF32CB">
        <w:rPr>
          <w:rFonts w:ascii="Times" w:hAnsi="Times" w:cstheme="minorHAnsi"/>
          <w:sz w:val="22"/>
          <w:szCs w:val="22"/>
        </w:rPr>
        <w:t xml:space="preserve"> minimiz</w:t>
      </w:r>
      <w:r w:rsidR="00EB15B9" w:rsidRPr="00AF32CB">
        <w:rPr>
          <w:rFonts w:ascii="Times" w:hAnsi="Times" w:cstheme="minorHAnsi"/>
          <w:sz w:val="22"/>
          <w:szCs w:val="22"/>
        </w:rPr>
        <w:t>ing</w:t>
      </w:r>
      <w:r w:rsidR="001B012A" w:rsidRPr="00AF32CB">
        <w:rPr>
          <w:rFonts w:ascii="Times" w:hAnsi="Times" w:cstheme="minorHAnsi"/>
          <w:sz w:val="22"/>
          <w:szCs w:val="22"/>
        </w:rPr>
        <w:t xml:space="preserve"> the residual sum of square</w:t>
      </w:r>
      <w:r w:rsidR="00EB15B9" w:rsidRPr="00AF32CB">
        <w:rPr>
          <w:rFonts w:ascii="Times" w:hAnsi="Times" w:cstheme="minorHAnsi"/>
          <w:sz w:val="22"/>
          <w:szCs w:val="22"/>
        </w:rPr>
        <w:t>s</w:t>
      </w:r>
      <w:r w:rsidR="001B012A" w:rsidRPr="00AF32CB">
        <w:rPr>
          <w:rFonts w:ascii="Times" w:hAnsi="Times" w:cstheme="minorHAnsi"/>
          <w:sz w:val="22"/>
          <w:szCs w:val="22"/>
        </w:rPr>
        <w:t xml:space="preserve"> between </w:t>
      </w:r>
      <w:r w:rsidR="00F10C30" w:rsidRPr="00AF32CB">
        <w:rPr>
          <w:rFonts w:ascii="Times" w:hAnsi="Times" w:cstheme="minorHAnsi"/>
          <w:sz w:val="22"/>
          <w:szCs w:val="22"/>
        </w:rPr>
        <w:t xml:space="preserve">the natural log of </w:t>
      </w:r>
      <w:r w:rsidR="001B012A" w:rsidRPr="00AF32CB">
        <w:rPr>
          <w:rFonts w:ascii="Times" w:hAnsi="Times" w:cstheme="minorHAnsi"/>
          <w:sz w:val="22"/>
          <w:szCs w:val="22"/>
        </w:rPr>
        <w:t>spawning stock biomass (</w:t>
      </w:r>
      <w:commentRangeStart w:id="53"/>
      <w:commentRangeStart w:id="54"/>
      <w:r w:rsidR="001B012A" w:rsidRPr="00AF32CB">
        <w:rPr>
          <w:rFonts w:ascii="Times" w:hAnsi="Times" w:cstheme="minorHAnsi"/>
          <w:sz w:val="22"/>
          <w:szCs w:val="22"/>
        </w:rPr>
        <w:t>SSB</w:t>
      </w:r>
      <w:commentRangeEnd w:id="53"/>
      <w:r w:rsidR="001B012A" w:rsidRPr="00AF32CB">
        <w:rPr>
          <w:rFonts w:ascii="Times" w:hAnsi="Times" w:cstheme="minorHAnsi"/>
          <w:sz w:val="22"/>
          <w:szCs w:val="22"/>
        </w:rPr>
        <w:t>)</w:t>
      </w:r>
      <w:r w:rsidR="001B012A" w:rsidRPr="00AF32CB">
        <w:rPr>
          <w:rStyle w:val="CommentReference"/>
          <w:rFonts w:ascii="Times" w:hAnsi="Times"/>
          <w:sz w:val="22"/>
          <w:szCs w:val="22"/>
        </w:rPr>
        <w:commentReference w:id="53"/>
      </w:r>
      <w:commentRangeEnd w:id="54"/>
      <w:r w:rsidR="001B012A" w:rsidRPr="00AF32CB">
        <w:rPr>
          <w:rStyle w:val="CommentReference"/>
          <w:rFonts w:ascii="Times" w:hAnsi="Times"/>
          <w:sz w:val="22"/>
          <w:szCs w:val="22"/>
        </w:rPr>
        <w:commentReference w:id="54"/>
      </w:r>
      <w:r w:rsidR="001B012A" w:rsidRPr="00AF32CB">
        <w:rPr>
          <w:rFonts w:ascii="Times" w:hAnsi="Times" w:cstheme="minorHAnsi"/>
          <w:sz w:val="22"/>
          <w:szCs w:val="22"/>
        </w:rPr>
        <w:t xml:space="preserve"> </w:t>
      </w:r>
      <w:r w:rsidR="00EB15B9" w:rsidRPr="00AF32CB">
        <w:rPr>
          <w:rFonts w:ascii="Times" w:hAnsi="Times" w:cstheme="minorHAnsi"/>
          <w:sz w:val="22"/>
          <w:szCs w:val="22"/>
        </w:rPr>
        <w:t xml:space="preserve">estimated in </w:t>
      </w:r>
      <w:r w:rsidR="001B012A" w:rsidRPr="00AF32CB">
        <w:rPr>
          <w:rFonts w:ascii="Times" w:hAnsi="Times" w:cstheme="minorHAnsi"/>
          <w:sz w:val="22"/>
          <w:szCs w:val="22"/>
        </w:rPr>
        <w:t xml:space="preserve">stock assessment output and </w:t>
      </w:r>
      <w:r w:rsidR="00EB15B9" w:rsidRPr="00AF32CB">
        <w:rPr>
          <w:rFonts w:ascii="Times" w:hAnsi="Times" w:cstheme="minorHAnsi"/>
          <w:sz w:val="22"/>
          <w:szCs w:val="22"/>
        </w:rPr>
        <w:t xml:space="preserve">those emergent in the model for the years 1992-2002, while holding the </w:t>
      </w:r>
      <w:r w:rsidR="00EB15B9" w:rsidRPr="00AF32CB">
        <w:rPr>
          <w:rFonts w:ascii="Times" w:hAnsi="Times" w:cstheme="minorHAnsi"/>
          <w:iCs/>
          <w:sz w:val="22"/>
          <w:szCs w:val="22"/>
        </w:rPr>
        <w:t xml:space="preserve">temperature constant at </w:t>
      </w:r>
      <m:oMath>
        <m:sSub>
          <m:sSubPr>
            <m:ctrlPr>
              <w:rPr>
                <w:rFonts w:ascii="Cambria Math" w:hAnsi="Cambria Math" w:cstheme="minorHAnsi"/>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00EB15B9" w:rsidRPr="00AF32CB">
        <w:rPr>
          <w:rFonts w:ascii="Times" w:hAnsi="Times" w:cstheme="minorHAnsi"/>
          <w:iCs/>
          <w:sz w:val="22"/>
          <w:szCs w:val="22"/>
        </w:rPr>
        <w:t>.</w:t>
      </w:r>
      <w:r w:rsidR="00EB15B9" w:rsidRPr="00AF32CB">
        <w:rPr>
          <w:rFonts w:ascii="Times" w:hAnsi="Times" w:cstheme="minorHAnsi"/>
          <w:sz w:val="22"/>
          <w:szCs w:val="22"/>
        </w:rPr>
        <w:t xml:space="preserve"> Calibration was done </w:t>
      </w:r>
      <w:r w:rsidR="001B012A" w:rsidRPr="00AF32CB">
        <w:rPr>
          <w:rFonts w:ascii="Times" w:hAnsi="Times" w:cstheme="minorHAnsi"/>
          <w:sz w:val="22"/>
          <w:szCs w:val="22"/>
        </w:rPr>
        <w:t>using the</w:t>
      </w:r>
      <w:r w:rsidR="00C50809" w:rsidRPr="00AF32CB">
        <w:rPr>
          <w:rFonts w:ascii="Times" w:hAnsi="Times" w:cstheme="minorHAnsi"/>
          <w:sz w:val="22"/>
          <w:szCs w:val="22"/>
        </w:rPr>
        <w:t xml:space="preserve"> "L-BFGS-B" algorithm </w:t>
      </w:r>
      <w:r w:rsidR="00B40E48" w:rsidRPr="00AF32CB">
        <w:rPr>
          <w:rFonts w:ascii="Times" w:hAnsi="Times" w:cstheme="minorHAnsi"/>
          <w:sz w:val="22"/>
          <w:szCs w:val="22"/>
        </w:rPr>
        <w:fldChar w:fldCharType="begin"/>
      </w:r>
      <w:r w:rsidR="00B40E48" w:rsidRPr="00AF32CB">
        <w:rPr>
          <w:rFonts w:ascii="Times" w:hAnsi="Times" w:cstheme="minorHAnsi"/>
          <w:sz w:val="22"/>
          <w:szCs w:val="22"/>
        </w:rPr>
        <w:instrText xml:space="preserve"> ADDIN ZOTERO_ITEM CSL_CITATION {"citationID":"ItoDVdgy","properties":{"formattedCitation":"(Byrd {\\i{}et al.} 1995)","plainCitation":"(Byrd et al. 1995)","noteIndex":0},"citationItems":[{"id":1821,"uris":["http://zotero.org/users/6116610/items/DM7QYGF4"],"uri":["http://zotero.org/users/6116610/items/DM7QYGF4"],"itemData":{"id":1821,"type":"article-journal","abstract":"An algorithm for solving large nonlinear optimization problems with simple bounds is described. It is based on the gradient projection method and uses a limited memory BFGS matrix to approximate the Hessian of the objective function. It is shown how to take advantage of the form of the limited memory approximation to implement the algorithm efficiently. The results of numerical tests on a set of large problems are reported.","container-title":"SIAM Journal on Scientific Computing","DOI":"10.1137/0916069","ISSN":"1064-8275","issue":"5","journalAbbreviation":"SIAM J. Sci. Comput.","page":"1190-1208","source":"epubs.siam.org (Atypon)","title":"A Limited Memory Algorithm for Bound Constrained Optimization","volume":"16","author":[{"family":"Byrd","given":"Richard H."},{"family":"Lu","given":"Peihuang."},{"family":"Nocedal","given":"Jorge."},{"family":"Zhu","given":"Ciyou."}],"issued":{"date-parts":[["1995",9,1]]}}}],"schema":"https://github.com/citation-style-language/schema/raw/master/csl-citation.json"} </w:instrText>
      </w:r>
      <w:r w:rsidR="00B40E48" w:rsidRPr="00AF32CB">
        <w:rPr>
          <w:rFonts w:ascii="Times" w:hAnsi="Times" w:cstheme="minorHAnsi"/>
          <w:sz w:val="22"/>
          <w:szCs w:val="22"/>
        </w:rPr>
        <w:fldChar w:fldCharType="separate"/>
      </w:r>
      <w:r w:rsidR="00B40E48" w:rsidRPr="00AF32CB">
        <w:rPr>
          <w:rFonts w:ascii="Times" w:hAnsi="Times" w:cs="Times New Roman"/>
          <w:sz w:val="22"/>
          <w:szCs w:val="22"/>
          <w:lang w:val="en-GB"/>
        </w:rPr>
        <w:t xml:space="preserve">(Byrd </w:t>
      </w:r>
      <w:r w:rsidR="00B40E48" w:rsidRPr="00AF32CB">
        <w:rPr>
          <w:rFonts w:ascii="Times" w:hAnsi="Times" w:cs="Times New Roman"/>
          <w:i/>
          <w:iCs/>
          <w:sz w:val="22"/>
          <w:szCs w:val="22"/>
          <w:lang w:val="en-GB"/>
        </w:rPr>
        <w:t>et al.</w:t>
      </w:r>
      <w:r w:rsidR="00B40E48" w:rsidRPr="00AF32CB">
        <w:rPr>
          <w:rFonts w:ascii="Times" w:hAnsi="Times" w:cs="Times New Roman"/>
          <w:sz w:val="22"/>
          <w:szCs w:val="22"/>
          <w:lang w:val="en-GB"/>
        </w:rPr>
        <w:t xml:space="preserve"> 1995)</w:t>
      </w:r>
      <w:r w:rsidR="00B40E48" w:rsidRPr="00AF32CB">
        <w:rPr>
          <w:rFonts w:ascii="Times" w:hAnsi="Times" w:cstheme="minorHAnsi"/>
          <w:sz w:val="22"/>
          <w:szCs w:val="22"/>
        </w:rPr>
        <w:fldChar w:fldCharType="end"/>
      </w:r>
      <w:r w:rsidR="00A823E7" w:rsidRPr="00AF32CB">
        <w:rPr>
          <w:rFonts w:ascii="Times" w:hAnsi="Times" w:cstheme="minorHAnsi"/>
          <w:sz w:val="22"/>
          <w:szCs w:val="22"/>
        </w:rPr>
        <w:t xml:space="preserve"> </w:t>
      </w:r>
      <w:r w:rsidR="00C50809" w:rsidRPr="00AF32CB">
        <w:rPr>
          <w:rFonts w:ascii="Times" w:hAnsi="Times" w:cstheme="minorHAnsi"/>
          <w:sz w:val="22"/>
          <w:szCs w:val="22"/>
        </w:rPr>
        <w:t>in the</w:t>
      </w:r>
      <w:r w:rsidR="001B012A" w:rsidRPr="00AF32CB">
        <w:rPr>
          <w:rFonts w:ascii="Times" w:hAnsi="Times" w:cstheme="minorHAnsi"/>
          <w:sz w:val="22"/>
          <w:szCs w:val="22"/>
        </w:rPr>
        <w:t xml:space="preserve"> </w:t>
      </w:r>
      <w:r w:rsidR="00264E8E" w:rsidRPr="00AF32CB">
        <w:rPr>
          <w:rFonts w:ascii="Times" w:hAnsi="Times" w:cstheme="minorHAnsi"/>
          <w:sz w:val="22"/>
          <w:szCs w:val="22"/>
        </w:rPr>
        <w:t xml:space="preserve">‘R’-optimization function </w:t>
      </w:r>
      <w:r w:rsidR="001B012A" w:rsidRPr="00AF32CB">
        <w:rPr>
          <w:rFonts w:ascii="Times" w:hAnsi="Times" w:cstheme="minorHAnsi"/>
          <w:sz w:val="22"/>
          <w:szCs w:val="22"/>
        </w:rPr>
        <w:t>‘</w:t>
      </w:r>
      <w:r w:rsidR="001B012A" w:rsidRPr="00AF32CB">
        <w:rPr>
          <w:rFonts w:ascii="Times" w:hAnsi="Times" w:cstheme="minorHAnsi"/>
          <w:i/>
          <w:sz w:val="22"/>
          <w:szCs w:val="22"/>
        </w:rPr>
        <w:t>optim’</w:t>
      </w:r>
    </w:p>
    <w:p w14:paraId="447300B5" w14:textId="25CEB0FD" w:rsidR="001B012A" w:rsidRPr="00AF32CB" w:rsidRDefault="00E219A7" w:rsidP="002C1624">
      <w:pPr>
        <w:spacing w:line="480" w:lineRule="auto"/>
        <w:ind w:firstLine="284"/>
        <w:contextualSpacing/>
        <w:jc w:val="both"/>
        <w:rPr>
          <w:rFonts w:ascii="Times" w:hAnsi="Times"/>
          <w:sz w:val="22"/>
          <w:szCs w:val="22"/>
        </w:rPr>
      </w:pPr>
      <w:r w:rsidRPr="00E219A7">
        <w:rPr>
          <w:rFonts w:ascii="Times" w:hAnsi="Times" w:cstheme="minorHAnsi"/>
          <w:sz w:val="22"/>
          <w:szCs w:val="22"/>
          <w:lang w:val="en-US"/>
        </w:rPr>
        <w:t>We</w:t>
      </w:r>
      <w:r w:rsidR="00A11D73" w:rsidRPr="00AF32CB">
        <w:rPr>
          <w:rFonts w:ascii="Times" w:hAnsi="Times" w:cstheme="minorHAnsi"/>
          <w:sz w:val="22"/>
          <w:szCs w:val="22"/>
        </w:rPr>
        <w:t xml:space="preserve"> </w:t>
      </w:r>
      <w:r w:rsidR="001B012A" w:rsidRPr="00AF32CB">
        <w:rPr>
          <w:rFonts w:ascii="Times" w:hAnsi="Times" w:cstheme="minorHAnsi"/>
          <w:sz w:val="22"/>
          <w:szCs w:val="22"/>
        </w:rPr>
        <w:t>ensure</w:t>
      </w:r>
      <w:r w:rsidR="00A11D73" w:rsidRPr="00AF32CB">
        <w:rPr>
          <w:rFonts w:ascii="Times" w:hAnsi="Times" w:cstheme="minorHAnsi"/>
          <w:sz w:val="22"/>
          <w:szCs w:val="22"/>
        </w:rPr>
        <w:t>d</w:t>
      </w:r>
      <w:r w:rsidR="001B012A" w:rsidRPr="00AF32CB">
        <w:rPr>
          <w:rFonts w:ascii="Times" w:hAnsi="Times" w:cstheme="minorHAnsi"/>
          <w:sz w:val="22"/>
          <w:szCs w:val="22"/>
        </w:rPr>
        <w:t xml:space="preserve"> that also growth-rates </w:t>
      </w:r>
      <w:r w:rsidR="001A62CD" w:rsidRPr="00AF32CB">
        <w:rPr>
          <w:rFonts w:ascii="Times" w:hAnsi="Times" w:cstheme="minorHAnsi"/>
          <w:sz w:val="22"/>
          <w:szCs w:val="22"/>
        </w:rPr>
        <w:t xml:space="preserve">were </w:t>
      </w:r>
      <w:r w:rsidR="005A0F15" w:rsidRPr="00AF32CB">
        <w:rPr>
          <w:rFonts w:ascii="Times" w:hAnsi="Times" w:cstheme="minorHAnsi"/>
          <w:sz w:val="22"/>
          <w:szCs w:val="22"/>
        </w:rPr>
        <w:t xml:space="preserve">close to observed </w:t>
      </w:r>
      <w:r w:rsidR="001A62CD" w:rsidRPr="00AF32CB">
        <w:rPr>
          <w:rFonts w:ascii="Times" w:hAnsi="Times" w:cstheme="minorHAnsi"/>
          <w:sz w:val="22"/>
          <w:szCs w:val="22"/>
        </w:rPr>
        <w:t>by comparing the</w:t>
      </w:r>
      <w:r w:rsidR="005A0F15" w:rsidRPr="00AF32CB">
        <w:rPr>
          <w:rFonts w:ascii="Times" w:hAnsi="Times" w:cstheme="minorHAnsi"/>
          <w:sz w:val="22"/>
          <w:szCs w:val="22"/>
        </w:rPr>
        <w:t xml:space="preserve"> growth curves emerging in the model</w:t>
      </w:r>
      <w:r w:rsidR="001A62CD" w:rsidRPr="00AF32CB">
        <w:rPr>
          <w:rFonts w:ascii="Times" w:hAnsi="Times" w:cstheme="minorHAnsi"/>
          <w:sz w:val="22"/>
          <w:szCs w:val="22"/>
        </w:rPr>
        <w:t xml:space="preserve"> to </w:t>
      </w:r>
      <w:r w:rsidR="001D54BB" w:rsidRPr="00AF32CB">
        <w:rPr>
          <w:rFonts w:ascii="Times" w:hAnsi="Times" w:cstheme="minorHAnsi"/>
          <w:sz w:val="22"/>
          <w:szCs w:val="22"/>
        </w:rPr>
        <w:t>von Bertalanffy</w:t>
      </w:r>
      <w:r w:rsidR="001A62CD" w:rsidRPr="00AF32CB">
        <w:rPr>
          <w:rFonts w:ascii="Times" w:hAnsi="Times" w:cstheme="minorHAnsi"/>
          <w:sz w:val="22"/>
          <w:szCs w:val="22"/>
        </w:rPr>
        <w:t xml:space="preserve"> curves fitted to trawl survey data</w:t>
      </w:r>
      <w:r w:rsidR="005A0F15" w:rsidRPr="00AF32CB">
        <w:rPr>
          <w:rFonts w:ascii="Times" w:hAnsi="Times" w:cstheme="minorHAnsi"/>
          <w:sz w:val="22"/>
          <w:szCs w:val="22"/>
        </w:rPr>
        <w:t xml:space="preserve"> (</w:t>
      </w:r>
      <w:r w:rsidR="00993B7E" w:rsidRPr="00AF32CB">
        <w:rPr>
          <w:rFonts w:ascii="Times" w:hAnsi="Times" w:cstheme="minorHAnsi"/>
          <w:sz w:val="22"/>
          <w:szCs w:val="22"/>
        </w:rPr>
        <w:t>Fig. S4</w:t>
      </w:r>
      <w:r w:rsidR="005A0F15" w:rsidRPr="00AF32CB">
        <w:rPr>
          <w:rFonts w:ascii="Times" w:hAnsi="Times" w:cstheme="minorHAnsi"/>
          <w:sz w:val="22"/>
          <w:szCs w:val="22"/>
        </w:rPr>
        <w:t>)</w:t>
      </w:r>
      <w:r w:rsidR="007D148B" w:rsidRPr="00AF32CB">
        <w:rPr>
          <w:rFonts w:ascii="Times" w:hAnsi="Times" w:cstheme="minorHAnsi"/>
          <w:sz w:val="22"/>
          <w:szCs w:val="22"/>
        </w:rPr>
        <w:t xml:space="preserve">, which they were after a stepwise manual </w:t>
      </w:r>
      <w:r w:rsidR="002A6B9B" w:rsidRPr="00AF32CB">
        <w:rPr>
          <w:rFonts w:ascii="Times" w:hAnsi="Times" w:cstheme="minorHAnsi"/>
          <w:sz w:val="22"/>
          <w:szCs w:val="22"/>
        </w:rPr>
        <w:t>increas</w:t>
      </w:r>
      <w:r w:rsidR="005855CD" w:rsidRPr="00AF32CB">
        <w:rPr>
          <w:rFonts w:ascii="Times" w:hAnsi="Times" w:cstheme="minorHAnsi"/>
          <w:sz w:val="22"/>
          <w:szCs w:val="22"/>
        </w:rPr>
        <w:t>e of the constant in the allometric maximum-consumption rate (</w:t>
      </w:r>
      <m:oMath>
        <m:sSub>
          <m:sSubPr>
            <m:ctrlPr>
              <w:rPr>
                <w:rFonts w:ascii="Cambria Math" w:hAnsi="Cambria Math" w:cstheme="minorHAnsi"/>
                <w:i/>
                <w:sz w:val="22"/>
                <w:szCs w:val="22"/>
              </w:rPr>
            </m:ctrlPr>
          </m:sSubPr>
          <m:e>
            <m:r>
              <w:rPr>
                <w:rFonts w:ascii="Cambria Math" w:hAnsi="Cambria Math" w:cstheme="minorHAnsi"/>
                <w:sz w:val="22"/>
                <w:szCs w:val="22"/>
              </w:rPr>
              <m:t>h</m:t>
            </m:r>
          </m:e>
          <m:sub>
            <m:r>
              <w:rPr>
                <w:rFonts w:ascii="Cambria Math" w:hAnsi="Cambria Math" w:cstheme="minorHAnsi"/>
                <w:sz w:val="22"/>
                <w:szCs w:val="22"/>
              </w:rPr>
              <m:t>i</m:t>
            </m:r>
          </m:sub>
        </m:sSub>
      </m:oMath>
      <w:r w:rsidR="005855CD" w:rsidRPr="00AF32CB">
        <w:rPr>
          <w:rFonts w:ascii="Times" w:hAnsi="Times" w:cstheme="minorHAnsi"/>
          <w:sz w:val="22"/>
          <w:szCs w:val="22"/>
        </w:rPr>
        <w:t>)</w:t>
      </w:r>
      <w:r w:rsidR="00780CF1" w:rsidRPr="00AF32CB">
        <w:rPr>
          <w:rFonts w:ascii="Times" w:hAnsi="Times" w:cstheme="minorHAnsi"/>
          <w:sz w:val="22"/>
          <w:szCs w:val="22"/>
        </w:rPr>
        <w:t xml:space="preserve"> (Appendix S1)</w:t>
      </w:r>
      <w:r w:rsidR="005855CD" w:rsidRPr="00AF32CB">
        <w:rPr>
          <w:rFonts w:ascii="Times" w:hAnsi="Times" w:cstheme="minorHAnsi"/>
          <w:sz w:val="22"/>
          <w:szCs w:val="22"/>
        </w:rPr>
        <w:t xml:space="preserve">. We also </w:t>
      </w:r>
      <w:r w:rsidR="0031111B" w:rsidRPr="00AF32CB">
        <w:rPr>
          <w:rFonts w:ascii="Times" w:hAnsi="Times" w:cstheme="minorHAnsi"/>
          <w:sz w:val="22"/>
          <w:szCs w:val="22"/>
        </w:rPr>
        <w:t>evaluated the level</w:t>
      </w:r>
      <w:r w:rsidR="00397157" w:rsidRPr="00AF32CB">
        <w:rPr>
          <w:rFonts w:ascii="Times" w:hAnsi="Times" w:cstheme="minorHAnsi"/>
          <w:sz w:val="22"/>
          <w:szCs w:val="22"/>
        </w:rPr>
        <w:t xml:space="preserve"> </w:t>
      </w:r>
      <w:commentRangeStart w:id="55"/>
      <w:commentRangeStart w:id="56"/>
      <w:r w:rsidR="001B012A" w:rsidRPr="00AF32CB">
        <w:rPr>
          <w:rFonts w:ascii="Times" w:hAnsi="Times" w:cstheme="minorHAnsi"/>
          <w:sz w:val="22"/>
          <w:szCs w:val="22"/>
        </w:rPr>
        <w:t>density dependence</w:t>
      </w:r>
      <w:r w:rsidR="00397157" w:rsidRPr="00AF32CB">
        <w:rPr>
          <w:rFonts w:ascii="Times" w:hAnsi="Times" w:cstheme="minorHAnsi"/>
          <w:sz w:val="22"/>
          <w:szCs w:val="22"/>
        </w:rPr>
        <w:t xml:space="preserve"> due to the stock-recruit</w:t>
      </w:r>
      <w:commentRangeEnd w:id="55"/>
      <w:commentRangeEnd w:id="56"/>
      <w:r w:rsidR="00EB15B9" w:rsidRPr="00AF32CB">
        <w:rPr>
          <w:rStyle w:val="CommentReference"/>
          <w:sz w:val="22"/>
          <w:szCs w:val="22"/>
        </w:rPr>
        <w:commentReference w:id="55"/>
      </w:r>
      <w:r w:rsidR="00CE7D89">
        <w:rPr>
          <w:rStyle w:val="CommentReference"/>
        </w:rPr>
        <w:commentReference w:id="56"/>
      </w:r>
      <w:commentRangeStart w:id="57"/>
      <w:commentRangeStart w:id="58"/>
      <w:commentRangeStart w:id="59"/>
      <w:commentRangeStart w:id="60"/>
      <w:commentRangeEnd w:id="57"/>
      <w:r w:rsidR="005A0F15" w:rsidRPr="00AF32CB">
        <w:rPr>
          <w:rStyle w:val="CommentReference"/>
          <w:sz w:val="22"/>
          <w:szCs w:val="22"/>
        </w:rPr>
        <w:commentReference w:id="57"/>
      </w:r>
      <w:commentRangeEnd w:id="58"/>
      <w:commentRangeEnd w:id="59"/>
      <w:commentRangeEnd w:id="60"/>
      <w:r w:rsidR="003751D2" w:rsidRPr="00AF32CB">
        <w:rPr>
          <w:rStyle w:val="CommentReference"/>
          <w:sz w:val="22"/>
          <w:szCs w:val="22"/>
        </w:rPr>
        <w:commentReference w:id="58"/>
      </w:r>
      <w:r w:rsidR="009079BF" w:rsidRPr="00AF32CB">
        <w:rPr>
          <w:rFonts w:ascii="Times" w:hAnsi="Times" w:cstheme="minorHAnsi"/>
          <w:sz w:val="22"/>
          <w:szCs w:val="22"/>
        </w:rPr>
        <w:t>.</w:t>
      </w:r>
      <w:r w:rsidR="00EB15B9" w:rsidRPr="00AF32CB">
        <w:rPr>
          <w:rStyle w:val="CommentReference"/>
          <w:sz w:val="22"/>
          <w:szCs w:val="22"/>
        </w:rPr>
        <w:commentReference w:id="59"/>
      </w:r>
      <w:r w:rsidR="003751D2" w:rsidRPr="00AF32CB">
        <w:rPr>
          <w:rStyle w:val="CommentReference"/>
          <w:sz w:val="22"/>
          <w:szCs w:val="22"/>
        </w:rPr>
        <w:commentReference w:id="60"/>
      </w:r>
      <w:r w:rsidR="00D11890" w:rsidRPr="00AF32CB">
        <w:rPr>
          <w:rFonts w:ascii="Times" w:hAnsi="Times" w:cstheme="minorHAnsi"/>
          <w:sz w:val="22"/>
          <w:szCs w:val="22"/>
        </w:rPr>
        <w:t xml:space="preserve"> </w:t>
      </w:r>
      <w:commentRangeStart w:id="61"/>
      <w:commentRangeStart w:id="62"/>
      <w:r w:rsidR="00D11890" w:rsidRPr="00AF32CB">
        <w:rPr>
          <w:rFonts w:ascii="Times" w:hAnsi="Times" w:cstheme="minorHAnsi"/>
          <w:sz w:val="22"/>
          <w:szCs w:val="22"/>
        </w:rPr>
        <w:t>This was assessed</w:t>
      </w:r>
      <w:r w:rsidR="00A51889" w:rsidRPr="00AF32CB">
        <w:rPr>
          <w:rFonts w:ascii="Times" w:hAnsi="Times" w:cstheme="minorHAnsi"/>
          <w:sz w:val="22"/>
          <w:szCs w:val="22"/>
        </w:rPr>
        <w:t xml:space="preserve"> from the </w:t>
      </w:r>
      <w:r w:rsidR="003670FB" w:rsidRPr="00AF32CB">
        <w:rPr>
          <w:rFonts w:ascii="Times" w:hAnsi="Times" w:cstheme="minorHAnsi"/>
          <w:sz w:val="22"/>
          <w:szCs w:val="22"/>
        </w:rPr>
        <w:t>ratio of recruitment before and after stock-</w:t>
      </w:r>
      <w:r w:rsidR="00EE1C47" w:rsidRPr="00AF32CB">
        <w:rPr>
          <w:rFonts w:ascii="Times" w:hAnsi="Times" w:cstheme="minorHAnsi"/>
          <w:sz w:val="22"/>
          <w:szCs w:val="22"/>
        </w:rPr>
        <w:t>recruitment</w:t>
      </w:r>
      <w:r w:rsidR="003670FB" w:rsidRPr="00AF32CB">
        <w:rPr>
          <w:rFonts w:ascii="Times" w:hAnsi="Times" w:cstheme="minorHAnsi"/>
          <w:sz w:val="22"/>
          <w:szCs w:val="22"/>
        </w:rPr>
        <w:t xml:space="preserve"> density dependence was applied</w:t>
      </w:r>
      <w:r w:rsidR="00443984" w:rsidRPr="00AF32CB">
        <w:rPr>
          <w:rFonts w:ascii="Times" w:hAnsi="Times" w:cstheme="minorHAnsi"/>
          <w:sz w:val="22"/>
          <w:szCs w:val="22"/>
        </w:rPr>
        <w:t xml:space="preserve"> (i.e.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p,i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oMath>
      <w:r w:rsidR="00443984" w:rsidRPr="00AF32CB">
        <w:rPr>
          <w:rFonts w:ascii="Times" w:hAnsi="Times" w:cstheme="minorHAnsi"/>
          <w:sz w:val="22"/>
          <w:szCs w:val="22"/>
        </w:rPr>
        <w:t>)</w:t>
      </w:r>
      <w:r w:rsidR="00E82D42" w:rsidRPr="00AF32CB">
        <w:rPr>
          <w:rFonts w:ascii="Times" w:hAnsi="Times" w:cstheme="minorHAnsi"/>
          <w:sz w:val="22"/>
          <w:szCs w:val="22"/>
        </w:rPr>
        <w:t xml:space="preserve"> </w:t>
      </w:r>
      <w:r w:rsidR="003D6E5A" w:rsidRPr="00AF32CB">
        <w:rPr>
          <w:rFonts w:ascii="Times" w:hAnsi="Times" w:cstheme="minorHAnsi"/>
          <w:sz w:val="22"/>
          <w:szCs w:val="22"/>
        </w:rPr>
        <w:fldChar w:fldCharType="begin"/>
      </w:r>
      <w:r w:rsidR="003D6E5A" w:rsidRPr="00AF32CB">
        <w:rPr>
          <w:rFonts w:ascii="Times" w:hAnsi="Times" w:cstheme="minorHAnsi"/>
          <w:sz w:val="22"/>
          <w:szCs w:val="22"/>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AF32CB">
        <w:rPr>
          <w:rFonts w:ascii="Times" w:hAnsi="Times" w:cstheme="minorHAnsi"/>
          <w:sz w:val="22"/>
          <w:szCs w:val="22"/>
        </w:rPr>
        <w:fldChar w:fldCharType="separate"/>
      </w:r>
      <w:r w:rsidR="003D6E5A" w:rsidRPr="00AF32CB">
        <w:rPr>
          <w:rFonts w:ascii="Times" w:hAnsi="Times" w:cs="Times New Roman"/>
          <w:sz w:val="22"/>
          <w:szCs w:val="22"/>
          <w:lang w:val="en-GB"/>
        </w:rPr>
        <w:t xml:space="preserve">(Jacobsen </w:t>
      </w:r>
      <w:r w:rsidR="003D6E5A" w:rsidRPr="00AF32CB">
        <w:rPr>
          <w:rFonts w:ascii="Times" w:hAnsi="Times" w:cs="Times New Roman"/>
          <w:i/>
          <w:iCs/>
          <w:sz w:val="22"/>
          <w:szCs w:val="22"/>
          <w:lang w:val="en-GB"/>
        </w:rPr>
        <w:t>et al.</w:t>
      </w:r>
      <w:r w:rsidR="003D6E5A" w:rsidRPr="00AF32CB">
        <w:rPr>
          <w:rFonts w:ascii="Times" w:hAnsi="Times" w:cs="Times New Roman"/>
          <w:sz w:val="22"/>
          <w:szCs w:val="22"/>
          <w:lang w:val="en-GB"/>
        </w:rPr>
        <w:t xml:space="preserve"> 2017)</w:t>
      </w:r>
      <w:r w:rsidR="003D6E5A" w:rsidRPr="00AF32CB">
        <w:rPr>
          <w:rFonts w:ascii="Times" w:hAnsi="Times" w:cstheme="minorHAnsi"/>
          <w:sz w:val="22"/>
          <w:szCs w:val="22"/>
        </w:rPr>
        <w:fldChar w:fldCharType="end"/>
      </w:r>
      <w:r w:rsidR="00CE1E69" w:rsidRPr="00AF32CB">
        <w:rPr>
          <w:rFonts w:ascii="Times" w:hAnsi="Times" w:cstheme="minorHAnsi"/>
          <w:sz w:val="22"/>
          <w:szCs w:val="22"/>
        </w:rPr>
        <w:t xml:space="preserve"> (Appendix S1)</w:t>
      </w:r>
      <w:r w:rsidR="001B012A" w:rsidRPr="00AF32CB">
        <w:rPr>
          <w:rFonts w:ascii="Times" w:hAnsi="Times" w:cstheme="minorHAnsi"/>
          <w:sz w:val="22"/>
          <w:szCs w:val="22"/>
        </w:rPr>
        <w:t xml:space="preserve">. </w:t>
      </w:r>
      <w:commentRangeEnd w:id="61"/>
      <w:r w:rsidR="005A0F15" w:rsidRPr="00AF32CB">
        <w:rPr>
          <w:rStyle w:val="CommentReference"/>
          <w:sz w:val="22"/>
          <w:szCs w:val="22"/>
        </w:rPr>
        <w:commentReference w:id="61"/>
      </w:r>
      <w:commentRangeEnd w:id="62"/>
      <w:r w:rsidR="003751D2" w:rsidRPr="00AF32CB">
        <w:rPr>
          <w:rStyle w:val="CommentReference"/>
          <w:sz w:val="22"/>
          <w:szCs w:val="22"/>
        </w:rPr>
        <w:commentReference w:id="62"/>
      </w:r>
      <w:r w:rsidR="005832AE" w:rsidRPr="00AF32CB">
        <w:rPr>
          <w:rFonts w:ascii="Times" w:hAnsi="Times" w:cstheme="minorHAnsi"/>
          <w:sz w:val="22"/>
          <w:szCs w:val="22"/>
        </w:rPr>
        <w:t xml:space="preserve"> </w:t>
      </w:r>
      <w:commentRangeStart w:id="63"/>
      <w:r w:rsidR="005832AE" w:rsidRPr="00AF32CB">
        <w:rPr>
          <w:rFonts w:ascii="Times" w:hAnsi="Times" w:cstheme="minorHAnsi"/>
          <w:sz w:val="22"/>
          <w:szCs w:val="22"/>
        </w:rPr>
        <w:t>If the ratio is close to 1, there is no additional density dependence from the stock-recruitment function</w:t>
      </w:r>
      <w:r w:rsidR="000F24EB" w:rsidRPr="00AF32CB">
        <w:rPr>
          <w:rFonts w:ascii="Times" w:hAnsi="Times" w:cstheme="minorHAnsi"/>
          <w:sz w:val="22"/>
          <w:szCs w:val="22"/>
        </w:rPr>
        <w:t xml:space="preserve"> </w:t>
      </w:r>
      <w:r w:rsidR="00457DF0" w:rsidRPr="00AF32CB">
        <w:rPr>
          <w:rFonts w:ascii="Times" w:hAnsi="Times" w:cstheme="minorHAnsi"/>
          <w:sz w:val="22"/>
          <w:szCs w:val="22"/>
        </w:rPr>
        <w:t xml:space="preserve">and if it is very high </w:t>
      </w:r>
      <w:r w:rsidR="007627AF" w:rsidRPr="00AF32CB">
        <w:rPr>
          <w:rFonts w:ascii="Times" w:hAnsi="Times" w:cstheme="minorHAnsi"/>
          <w:sz w:val="22"/>
          <w:szCs w:val="22"/>
        </w:rPr>
        <w:t>recruitment</w:t>
      </w:r>
      <w:r w:rsidR="00A96B1F" w:rsidRPr="00AF32CB">
        <w:rPr>
          <w:rFonts w:ascii="Times" w:hAnsi="Times" w:cstheme="minorHAnsi"/>
          <w:sz w:val="22"/>
          <w:szCs w:val="22"/>
        </w:rPr>
        <w:t xml:space="preserve"> is </w:t>
      </w:r>
      <w:r w:rsidR="00D45D42" w:rsidRPr="00AF32CB">
        <w:rPr>
          <w:rFonts w:ascii="Times" w:hAnsi="Times" w:cstheme="minorHAnsi"/>
          <w:sz w:val="22"/>
          <w:szCs w:val="22"/>
        </w:rPr>
        <w:t>largely controlled</w:t>
      </w:r>
      <w:r w:rsidR="002C7529" w:rsidRPr="00AF32CB">
        <w:rPr>
          <w:rFonts w:ascii="Times" w:hAnsi="Times" w:cstheme="minorHAnsi"/>
          <w:sz w:val="22"/>
          <w:szCs w:val="22"/>
        </w:rPr>
        <w:t xml:space="preserve"> by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max,i</m:t>
            </m:r>
          </m:sub>
        </m:sSub>
      </m:oMath>
      <w:r w:rsidR="003B2798" w:rsidRPr="00AF32CB">
        <w:rPr>
          <w:rFonts w:ascii="Times" w:eastAsiaTheme="minorEastAsia" w:hAnsi="Times" w:cstheme="minorHAnsi"/>
          <w:sz w:val="22"/>
          <w:szCs w:val="22"/>
        </w:rPr>
        <w:t xml:space="preserve"> rather than emergent processes.</w:t>
      </w:r>
      <w:r w:rsidR="009B36BB" w:rsidRPr="00AF32CB">
        <w:rPr>
          <w:rFonts w:ascii="Times" w:eastAsiaTheme="minorEastAsia" w:hAnsi="Times" w:cstheme="minorHAnsi"/>
          <w:sz w:val="22"/>
          <w:szCs w:val="22"/>
        </w:rPr>
        <w:t xml:space="preserve"> </w:t>
      </w:r>
      <w:r w:rsidR="00592224" w:rsidRPr="00AF32CB">
        <w:rPr>
          <w:rFonts w:ascii="Times" w:eastAsiaTheme="minorEastAsia" w:hAnsi="Times" w:cstheme="minorHAnsi"/>
          <w:sz w:val="22"/>
          <w:szCs w:val="22"/>
        </w:rPr>
        <w:t xml:space="preserve">After calibrating the model, we acquired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p,i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oMath>
      <w:r w:rsidR="0008466A" w:rsidRPr="00AF32CB">
        <w:rPr>
          <w:rFonts w:ascii="Times" w:eastAsiaTheme="minorEastAsia" w:hAnsi="Times" w:cstheme="minorHAnsi"/>
          <w:sz w:val="22"/>
          <w:szCs w:val="22"/>
        </w:rPr>
        <w:t xml:space="preserve"> ratios of </w:t>
      </w:r>
      <w:r w:rsidR="00BF08E3" w:rsidRPr="00CB2D88">
        <w:rPr>
          <w:rFonts w:ascii="Times New Roman" w:eastAsiaTheme="minorEastAsia" w:hAnsi="Times New Roman" w:cs="Times New Roman"/>
          <w:sz w:val="22"/>
          <w:szCs w:val="22"/>
          <w:lang w:val="en-US"/>
        </w:rPr>
        <w:t>9.8, 9.5 and 9.4</w:t>
      </w:r>
      <w:r w:rsidR="00BF08E3">
        <w:rPr>
          <w:rFonts w:ascii="Times New Roman" w:eastAsiaTheme="minorEastAsia" w:hAnsi="Times New Roman" w:cs="Times New Roman"/>
          <w:sz w:val="22"/>
          <w:szCs w:val="22"/>
          <w:lang w:val="en-US"/>
        </w:rPr>
        <w:t xml:space="preserve"> </w:t>
      </w:r>
      <w:r w:rsidR="006E4F82">
        <w:rPr>
          <w:rFonts w:ascii="Times New Roman" w:eastAsiaTheme="minorEastAsia" w:hAnsi="Times New Roman" w:cs="Times New Roman"/>
          <w:sz w:val="22"/>
          <w:szCs w:val="22"/>
          <w:lang w:val="en-US"/>
        </w:rPr>
        <w:t xml:space="preserve">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p,i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max,i</m:t>
            </m:r>
          </m:sub>
        </m:sSub>
      </m:oMath>
      <w:r w:rsidR="006E4F82" w:rsidRPr="006E4F82">
        <w:rPr>
          <w:rFonts w:ascii="Times New Roman" w:eastAsiaTheme="minorEastAsia" w:hAnsi="Times New Roman" w:cs="Times New Roman"/>
          <w:sz w:val="22"/>
          <w:szCs w:val="22"/>
          <w:lang w:val="en-US"/>
        </w:rPr>
        <w:t xml:space="preserve"> </w:t>
      </w:r>
      <w:r w:rsidR="006E4F82">
        <w:rPr>
          <w:rFonts w:ascii="Times New Roman" w:eastAsiaTheme="minorEastAsia" w:hAnsi="Times New Roman" w:cs="Times New Roman"/>
          <w:sz w:val="22"/>
          <w:szCs w:val="22"/>
          <w:lang w:val="en-US"/>
        </w:rPr>
        <w:t xml:space="preserve">ratios of </w:t>
      </w:r>
      <w:r w:rsidR="006E4F82">
        <w:rPr>
          <w:rFonts w:ascii="Times New Roman" w:eastAsiaTheme="minorEastAsia" w:hAnsi="Times New Roman" w:cs="Times New Roman"/>
          <w:sz w:val="22"/>
          <w:szCs w:val="22"/>
          <w:lang w:val="en-US"/>
        </w:rPr>
        <w:t>8.8, 8.5 and 8.4</w:t>
      </w:r>
      <w:r w:rsidR="006E4F82">
        <w:rPr>
          <w:rFonts w:ascii="Times New Roman" w:eastAsiaTheme="minorEastAsia" w:hAnsi="Times New Roman" w:cs="Times New Roman"/>
          <w:sz w:val="22"/>
          <w:szCs w:val="22"/>
          <w:lang w:val="en-US"/>
        </w:rPr>
        <w:t xml:space="preserve"> </w:t>
      </w:r>
      <w:r w:rsidR="00BF08E3">
        <w:rPr>
          <w:rFonts w:ascii="Times New Roman" w:eastAsiaTheme="minorEastAsia" w:hAnsi="Times New Roman" w:cs="Times New Roman"/>
          <w:sz w:val="22"/>
          <w:szCs w:val="22"/>
          <w:lang w:val="en-US"/>
        </w:rPr>
        <w:t xml:space="preserve">for cod, sprat and herring, </w:t>
      </w:r>
      <w:r w:rsidR="001C3845">
        <w:rPr>
          <w:rFonts w:ascii="Times New Roman" w:eastAsiaTheme="minorEastAsia" w:hAnsi="Times New Roman" w:cs="Times New Roman"/>
          <w:sz w:val="22"/>
          <w:szCs w:val="22"/>
          <w:lang w:val="en-US"/>
        </w:rPr>
        <w:t>respectively</w:t>
      </w:r>
      <w:r w:rsidR="0008466A" w:rsidRPr="00AF32CB">
        <w:rPr>
          <w:rFonts w:ascii="Times" w:eastAsiaTheme="minorEastAsia" w:hAnsi="Times" w:cstheme="minorHAnsi"/>
          <w:sz w:val="22"/>
          <w:szCs w:val="22"/>
        </w:rPr>
        <w:t xml:space="preserve">, which is largely </w:t>
      </w:r>
      <w:r w:rsidR="0008466A" w:rsidRPr="00AF32CB">
        <w:rPr>
          <w:rFonts w:ascii="Times" w:eastAsiaTheme="minorEastAsia" w:hAnsi="Times" w:cstheme="minorHAnsi"/>
          <w:sz w:val="22"/>
          <w:szCs w:val="22"/>
        </w:rPr>
        <w:lastRenderedPageBreak/>
        <w:t>in line</w:t>
      </w:r>
      <w:r w:rsidR="00B308B2" w:rsidRPr="00AF32CB">
        <w:rPr>
          <w:rFonts w:ascii="Times" w:eastAsiaTheme="minorEastAsia" w:hAnsi="Times" w:cstheme="minorHAnsi"/>
          <w:sz w:val="22"/>
          <w:szCs w:val="22"/>
        </w:rPr>
        <w:t xml:space="preserve"> with </w:t>
      </w:r>
      <w:r w:rsidR="00807195" w:rsidRPr="00AF32CB">
        <w:rPr>
          <w:rFonts w:ascii="Times" w:eastAsiaTheme="minorEastAsia" w:hAnsi="Times" w:cstheme="minorHAnsi"/>
          <w:sz w:val="22"/>
          <w:szCs w:val="22"/>
        </w:rPr>
        <w:fldChar w:fldCharType="begin"/>
      </w:r>
      <w:r w:rsidR="00807195" w:rsidRPr="00AF32CB">
        <w:rPr>
          <w:rFonts w:ascii="Times" w:eastAsiaTheme="minorEastAsia" w:hAnsi="Times" w:cstheme="minorHAnsi"/>
          <w:sz w:val="22"/>
          <w:szCs w:val="22"/>
        </w:rPr>
        <w:instrText xml:space="preserve"> ADDIN ZOTERO_ITEM CSL_CITATION {"citationID":"0dofv4RT","properties":{"formattedCitation":"(Andersen &amp; Beyer 2015)","plainCitation":"(Andersen &amp; Beyer 2015)","noteIndex":0},"citationItems":[{"id":1656,"uris":["http://zotero.org/users/6116610/items/93UU6EG5"],"uri":["http://zotero.org/users/6116610/items/93UU6EG5"],"itemData":{"id":1656,"type":"article-journal","abstract":"Impact assessments of ﬁshing on a stock require parameterization of vital rates: growth, mortality and recruitment. For ‘data-poor’ stocks, vital rates may be estimated from empirical size-based relationships or from life-history invariants. However, a theoretical framework to synthesize these empirical relations is lacking. Here, we combine life-history invariants, metabolic scaling and size-spectrum theory to develop a general size- and trait-based theory for demography and recruitment of exploited ﬁsh stocks. Important concepts are physiological or metabolic scaled mortalities and ﬂux of individuals or their biomass to size. The theory is based on classic metabolic relations at the individual level and uses asymptotic size W</w:instrText>
      </w:r>
      <w:r w:rsidR="00807195" w:rsidRPr="00AF32CB">
        <w:rPr>
          <w:rFonts w:ascii="Times" w:eastAsiaTheme="minorEastAsia" w:hAnsi="Times" w:cstheme="minorHAnsi" w:hint="eastAsia"/>
          <w:sz w:val="22"/>
          <w:szCs w:val="22"/>
        </w:rPr>
        <w:instrText>∞</w:instrText>
      </w:r>
      <w:r w:rsidR="00807195" w:rsidRPr="00AF32CB">
        <w:rPr>
          <w:rFonts w:ascii="Times" w:eastAsiaTheme="minorEastAsia" w:hAnsi="Times" w:cstheme="minorHAnsi"/>
          <w:sz w:val="22"/>
          <w:szCs w:val="22"/>
        </w:rPr>
        <w:instrText xml:space="preserve"> as a trait. The theory predicts fundamental similarities and differences between small and large species in vital rates and response to ﬁshing. The central result is that larger species have a higher egg production per recruit than small species. This means that density dependence is stronger for large than for small species and has the consequence that ﬁsheries reference points that incorporate recruitment do not obey metabolic scaling rules. This result implies that even though small species have a higher productivity than large species their resilience towards ﬁshing is lower than expected from metabolic scaling rules. Further, we show that the ﬁshing mortality leading to maximum yield per recruit is an ill-suited reference point. The theory can be used to generalize the impact of ﬁshing across species and for making demographic and evolutionary impact assessments of ﬁshing, particularly in data-poor situations.","container-title":"Fish and Fisheries","DOI":"10.1111/faf.12042","ISSN":"14672960","issue":"1","journalAbbreviation":"Fish Fish","language":"en","page":"1-22","source":"DOI.org (Crossref)","title":"Size structure, not metabolic scaling rules, determines fisheries reference points","volume":"16","author":[{"family":"Andersen","given":"Ken H"},{"family":"Beyer","given":"Jan E"}],"issued":{"date-parts":[["2015",3]]}}}],"schema":"https://github.com/citation-style-language/schema/raw/master/csl-citation.json"} </w:instrText>
      </w:r>
      <w:r w:rsidR="00807195" w:rsidRPr="00AF32CB">
        <w:rPr>
          <w:rFonts w:ascii="Times" w:eastAsiaTheme="minorEastAsia" w:hAnsi="Times" w:cstheme="minorHAnsi"/>
          <w:sz w:val="22"/>
          <w:szCs w:val="22"/>
        </w:rPr>
        <w:fldChar w:fldCharType="separate"/>
      </w:r>
      <w:r w:rsidR="00807195" w:rsidRPr="00AF32CB">
        <w:rPr>
          <w:rFonts w:ascii="Times" w:eastAsiaTheme="minorEastAsia" w:hAnsi="Times" w:cstheme="minorHAnsi"/>
          <w:noProof/>
          <w:sz w:val="22"/>
          <w:szCs w:val="22"/>
        </w:rPr>
        <w:t>(Andersen &amp; Beyer 2015)</w:t>
      </w:r>
      <w:r w:rsidR="00807195" w:rsidRPr="00AF32CB">
        <w:rPr>
          <w:rFonts w:ascii="Times" w:eastAsiaTheme="minorEastAsia" w:hAnsi="Times" w:cstheme="minorHAnsi"/>
          <w:sz w:val="22"/>
          <w:szCs w:val="22"/>
        </w:rPr>
        <w:fldChar w:fldCharType="end"/>
      </w:r>
      <w:r w:rsidR="004D6D7F" w:rsidRPr="00AF32CB">
        <w:rPr>
          <w:rFonts w:ascii="Times" w:eastAsiaTheme="minorEastAsia" w:hAnsi="Times" w:cstheme="minorHAnsi"/>
          <w:sz w:val="22"/>
          <w:szCs w:val="22"/>
        </w:rPr>
        <w:t xml:space="preserve"> and indicates there is some density dependence in early life stages in the model</w:t>
      </w:r>
      <w:r w:rsidR="007B6E27" w:rsidRPr="00AF32CB">
        <w:rPr>
          <w:rFonts w:ascii="Times" w:eastAsiaTheme="minorEastAsia" w:hAnsi="Times" w:cstheme="minorHAnsi"/>
          <w:sz w:val="22"/>
          <w:szCs w:val="22"/>
        </w:rPr>
        <w:t>.</w:t>
      </w:r>
      <w:commentRangeEnd w:id="63"/>
      <w:r w:rsidR="00EF66DC" w:rsidRPr="00AF32CB">
        <w:rPr>
          <w:rStyle w:val="CommentReference"/>
          <w:sz w:val="22"/>
          <w:szCs w:val="22"/>
        </w:rPr>
        <w:commentReference w:id="63"/>
      </w:r>
      <w:r w:rsidR="00B12FA6" w:rsidRPr="00AF32CB">
        <w:rPr>
          <w:rFonts w:ascii="Times" w:eastAsiaTheme="minorEastAsia" w:hAnsi="Times" w:cstheme="minorHAnsi"/>
          <w:sz w:val="22"/>
          <w:szCs w:val="22"/>
        </w:rPr>
        <w:t xml:space="preserve"> </w:t>
      </w:r>
      <w:r w:rsidR="00926BB9" w:rsidRPr="00AF32CB">
        <w:rPr>
          <w:rFonts w:ascii="Times" w:eastAsiaTheme="minorEastAsia" w:hAnsi="Times" w:cstheme="minorHAnsi"/>
          <w:sz w:val="22"/>
          <w:szCs w:val="22"/>
        </w:rPr>
        <w:t>T</w:t>
      </w:r>
      <w:r w:rsidR="001B012A" w:rsidRPr="00AF32CB">
        <w:rPr>
          <w:rFonts w:ascii="Times" w:hAnsi="Times" w:cstheme="minorHAnsi"/>
          <w:sz w:val="22"/>
          <w:szCs w:val="22"/>
        </w:rPr>
        <w:t>ime series of model</w:t>
      </w:r>
      <w:r w:rsidR="00F11551" w:rsidRPr="00AF32CB">
        <w:rPr>
          <w:rFonts w:ascii="Times" w:hAnsi="Times" w:cstheme="minorHAnsi"/>
          <w:sz w:val="22"/>
          <w:szCs w:val="22"/>
        </w:rPr>
        <w:t>led</w:t>
      </w:r>
      <w:r w:rsidR="001B012A" w:rsidRPr="00AF32CB">
        <w:rPr>
          <w:rFonts w:ascii="Times" w:hAnsi="Times" w:cstheme="minorHAnsi"/>
          <w:sz w:val="22"/>
          <w:szCs w:val="22"/>
        </w:rPr>
        <w:t xml:space="preserve"> </w:t>
      </w:r>
      <w:r w:rsidR="004E2440" w:rsidRPr="00AF32CB">
        <w:rPr>
          <w:rFonts w:ascii="Times" w:hAnsi="Times" w:cstheme="minorHAnsi"/>
          <w:sz w:val="22"/>
          <w:szCs w:val="22"/>
        </w:rPr>
        <w:t xml:space="preserve">SSB </w:t>
      </w:r>
      <w:r w:rsidR="001B012A" w:rsidRPr="00AF32CB">
        <w:rPr>
          <w:rFonts w:ascii="Times" w:hAnsi="Times" w:cstheme="minorHAnsi"/>
          <w:sz w:val="22"/>
          <w:szCs w:val="22"/>
        </w:rPr>
        <w:t xml:space="preserve">simulated together with historical temperature and fishing effort data with stock assessment output. </w:t>
      </w:r>
      <w:r w:rsidR="000B5E8E" w:rsidRPr="00AF32CB">
        <w:rPr>
          <w:rFonts w:ascii="Times" w:hAnsi="Times" w:cstheme="minorHAnsi"/>
          <w:sz w:val="22"/>
          <w:szCs w:val="22"/>
        </w:rPr>
        <w:t>A detailed description of the step-by-step calibration protocol used in this study</w:t>
      </w:r>
      <w:commentRangeStart w:id="64"/>
      <w:commentRangeStart w:id="65"/>
      <w:commentRangeEnd w:id="64"/>
      <w:r w:rsidR="005A0F15" w:rsidRPr="00AF32CB">
        <w:rPr>
          <w:rStyle w:val="CommentReference"/>
          <w:sz w:val="22"/>
          <w:szCs w:val="22"/>
        </w:rPr>
        <w:commentReference w:id="64"/>
      </w:r>
      <w:commentRangeEnd w:id="65"/>
      <w:r w:rsidR="00BB4229" w:rsidRPr="00AF32CB">
        <w:rPr>
          <w:rFonts w:ascii="Times" w:hAnsi="Times" w:cstheme="minorHAnsi"/>
          <w:sz w:val="22"/>
          <w:szCs w:val="22"/>
        </w:rPr>
        <w:t xml:space="preserve"> </w:t>
      </w:r>
      <w:r w:rsidR="001E3BB3" w:rsidRPr="00AF32CB">
        <w:rPr>
          <w:rStyle w:val="CommentReference"/>
          <w:sz w:val="22"/>
          <w:szCs w:val="22"/>
        </w:rPr>
        <w:commentReference w:id="65"/>
      </w:r>
      <w:r w:rsidR="000B5E8E" w:rsidRPr="00AF32CB">
        <w:rPr>
          <w:rFonts w:ascii="Times" w:hAnsi="Times"/>
          <w:sz w:val="22"/>
          <w:szCs w:val="22"/>
        </w:rPr>
        <w:t>can be found in Appendix S1</w:t>
      </w:r>
      <w:r w:rsidR="009D6F1E" w:rsidRPr="00AF32CB">
        <w:rPr>
          <w:rFonts w:ascii="Times" w:hAnsi="Times"/>
          <w:sz w:val="22"/>
          <w:szCs w:val="22"/>
        </w:rPr>
        <w:t xml:space="preserve"> and Fig. S3-S9</w:t>
      </w:r>
      <w:r w:rsidR="001B012A" w:rsidRPr="00AF32CB">
        <w:rPr>
          <w:rFonts w:ascii="Times" w:hAnsi="Times"/>
          <w:sz w:val="22"/>
          <w:szCs w:val="22"/>
        </w:rPr>
        <w:t xml:space="preserve">. </w:t>
      </w:r>
    </w:p>
    <w:p w14:paraId="3E9273F6" w14:textId="77777777" w:rsidR="00F35921" w:rsidRDefault="00F35921" w:rsidP="00F35921">
      <w:pPr>
        <w:spacing w:line="480" w:lineRule="auto"/>
        <w:contextualSpacing/>
        <w:jc w:val="both"/>
        <w:rPr>
          <w:i/>
        </w:rPr>
      </w:pPr>
    </w:p>
    <w:p w14:paraId="0A2F5C7B" w14:textId="2CE1CAA7" w:rsidR="00F35921" w:rsidRPr="00ED493C" w:rsidRDefault="00DC680B" w:rsidP="00F35921">
      <w:pPr>
        <w:spacing w:line="480" w:lineRule="auto"/>
        <w:contextualSpacing/>
        <w:jc w:val="both"/>
        <w:rPr>
          <w:i/>
        </w:rPr>
      </w:pPr>
      <w:r>
        <w:rPr>
          <w:i/>
        </w:rPr>
        <w:t>Analysis of responses to warming</w:t>
      </w:r>
    </w:p>
    <w:p w14:paraId="072871FD" w14:textId="364D6188" w:rsidR="00024F33" w:rsidRPr="00FE46D2" w:rsidRDefault="004329B8" w:rsidP="00430716">
      <w:pPr>
        <w:spacing w:line="480" w:lineRule="auto"/>
        <w:jc w:val="both"/>
        <w:rPr>
          <w:sz w:val="22"/>
          <w:szCs w:val="22"/>
          <w:lang w:val="en-US"/>
        </w:rPr>
      </w:pPr>
      <w:r>
        <w:rPr>
          <w:rFonts w:ascii="Times" w:hAnsi="Times" w:cs="Times New Roman"/>
          <w:sz w:val="22"/>
          <w:szCs w:val="22"/>
        </w:rPr>
        <w:t>Models where projected with historical fishing efforts</w:t>
      </w:r>
      <w:r w:rsidR="005D0E17">
        <w:rPr>
          <w:rFonts w:ascii="Times" w:hAnsi="Times" w:cs="Times New Roman"/>
          <w:sz w:val="22"/>
          <w:szCs w:val="22"/>
        </w:rPr>
        <w:t xml:space="preserve"> (1974-201</w:t>
      </w:r>
      <w:r w:rsidR="0049550D">
        <w:rPr>
          <w:rFonts w:ascii="Times" w:hAnsi="Times" w:cs="Times New Roman"/>
          <w:sz w:val="22"/>
          <w:szCs w:val="22"/>
        </w:rPr>
        <w:t>4</w:t>
      </w:r>
      <w:r w:rsidR="00F04F44">
        <w:rPr>
          <w:rFonts w:ascii="Times" w:hAnsi="Times" w:cs="Times New Roman"/>
          <w:sz w:val="22"/>
          <w:szCs w:val="22"/>
        </w:rPr>
        <w:t>)</w:t>
      </w:r>
      <w:r>
        <w:rPr>
          <w:rFonts w:ascii="Times" w:hAnsi="Times" w:cs="Times New Roman"/>
          <w:sz w:val="22"/>
          <w:szCs w:val="22"/>
        </w:rPr>
        <w:t xml:space="preserve"> and relative sea surface temperature </w:t>
      </w:r>
      <w:r w:rsidR="005B3920">
        <w:rPr>
          <w:rFonts w:ascii="Times" w:hAnsi="Times" w:cs="Times New Roman"/>
          <w:sz w:val="22"/>
          <w:szCs w:val="22"/>
        </w:rPr>
        <w:t>(</w:t>
      </w:r>
      <w:r w:rsidR="00813DE7">
        <w:rPr>
          <w:rFonts w:ascii="Times" w:hAnsi="Times" w:cs="Times New Roman"/>
          <w:sz w:val="22"/>
          <w:szCs w:val="22"/>
        </w:rPr>
        <w:t xml:space="preserve">1970-2050, </w:t>
      </w:r>
      <w:r>
        <w:rPr>
          <w:rFonts w:ascii="Times" w:hAnsi="Times" w:cstheme="minorHAnsi"/>
          <w:sz w:val="22"/>
          <w:szCs w:val="22"/>
        </w:rPr>
        <w:t xml:space="preserve">acquired from </w:t>
      </w:r>
      <w:r w:rsidRPr="00AF32CB">
        <w:rPr>
          <w:rFonts w:ascii="Times" w:hAnsi="Times" w:cstheme="minorHAnsi"/>
          <w:sz w:val="22"/>
          <w:szCs w:val="22"/>
        </w:rPr>
        <w:t xml:space="preserve">the </w:t>
      </w:r>
      <w:r w:rsidRPr="00AF32CB">
        <w:rPr>
          <w:rFonts w:ascii="Times" w:hAnsi="Times" w:cs="Times New Roman"/>
          <w:sz w:val="22"/>
          <w:szCs w:val="22"/>
        </w:rPr>
        <w:t>regional coupled model system RCA4-NEMO under the RCP 8.5 scenario</w:t>
      </w:r>
      <w:r w:rsidR="005B3920">
        <w:rPr>
          <w:rFonts w:ascii="Times" w:hAnsi="Times" w:cs="Times New Roman"/>
          <w:sz w:val="22"/>
          <w:szCs w:val="22"/>
        </w:rPr>
        <w:t>)</w:t>
      </w:r>
      <w:r w:rsidR="00374751">
        <w:rPr>
          <w:rFonts w:ascii="Times" w:hAnsi="Times" w:cs="Times New Roman"/>
          <w:sz w:val="22"/>
          <w:szCs w:val="22"/>
        </w:rPr>
        <w:t>.</w:t>
      </w:r>
      <w:r w:rsidR="00A35F2B">
        <w:rPr>
          <w:rFonts w:ascii="Times" w:hAnsi="Times" w:cs="Times New Roman"/>
          <w:sz w:val="22"/>
          <w:szCs w:val="22"/>
        </w:rPr>
        <w:t xml:space="preserve"> </w:t>
      </w:r>
      <w:r w:rsidR="00116AEB">
        <w:rPr>
          <w:rFonts w:ascii="Times" w:hAnsi="Times" w:cs="Times New Roman"/>
          <w:sz w:val="22"/>
          <w:szCs w:val="22"/>
        </w:rPr>
        <w:t>To ensure steady state was reached before time varying effort and mortality was introduced</w:t>
      </w:r>
      <w:r w:rsidR="00310AA7" w:rsidRPr="00310AA7">
        <w:rPr>
          <w:rFonts w:ascii="Times" w:hAnsi="Times" w:cs="Times New Roman"/>
          <w:sz w:val="22"/>
          <w:szCs w:val="22"/>
          <w:lang w:val="en-US"/>
        </w:rPr>
        <w:t xml:space="preserve"> </w:t>
      </w:r>
      <w:r w:rsidR="00310AA7">
        <w:rPr>
          <w:rFonts w:ascii="Times" w:hAnsi="Times" w:cs="Times New Roman"/>
          <w:sz w:val="22"/>
          <w:szCs w:val="22"/>
          <w:lang w:val="en-US"/>
        </w:rPr>
        <w:t>(1974 and 1970, respectively</w:t>
      </w:r>
      <w:r w:rsidR="00116AEB">
        <w:rPr>
          <w:rFonts w:ascii="Times" w:hAnsi="Times" w:cs="Times New Roman"/>
          <w:sz w:val="22"/>
          <w:szCs w:val="22"/>
        </w:rPr>
        <w:t xml:space="preserve">, we applied a </w:t>
      </w:r>
      <w:r w:rsidR="0010682B">
        <w:rPr>
          <w:rFonts w:ascii="Times" w:hAnsi="Times" w:cs="Times New Roman"/>
          <w:sz w:val="22"/>
          <w:szCs w:val="22"/>
        </w:rPr>
        <w:t xml:space="preserve">60-year burn-in period using </w:t>
      </w:r>
      <w:r w:rsidR="009A2CFD">
        <w:rPr>
          <w:sz w:val="22"/>
          <w:szCs w:val="22"/>
        </w:rPr>
        <w:t xml:space="preserve">the first </w:t>
      </w:r>
      <w:r w:rsidR="000C6F0C">
        <w:rPr>
          <w:sz w:val="22"/>
          <w:szCs w:val="22"/>
        </w:rPr>
        <w:t xml:space="preserve">fishing effort </w:t>
      </w:r>
      <w:r w:rsidR="00C25FCC">
        <w:rPr>
          <w:sz w:val="22"/>
          <w:szCs w:val="22"/>
        </w:rPr>
        <w:t xml:space="preserve">and temperature </w:t>
      </w:r>
      <w:r w:rsidR="00CE071D">
        <w:rPr>
          <w:sz w:val="22"/>
          <w:szCs w:val="22"/>
        </w:rPr>
        <w:t xml:space="preserve">values </w:t>
      </w:r>
      <w:r w:rsidR="00C25FCC">
        <w:rPr>
          <w:sz w:val="22"/>
          <w:szCs w:val="22"/>
        </w:rPr>
        <w:t xml:space="preserve">in the respective </w:t>
      </w:r>
      <w:r w:rsidR="00D33125">
        <w:rPr>
          <w:sz w:val="22"/>
          <w:szCs w:val="22"/>
        </w:rPr>
        <w:t>(Fig. S8, S11)</w:t>
      </w:r>
      <w:r w:rsidR="004A7D25">
        <w:rPr>
          <w:sz w:val="22"/>
          <w:szCs w:val="22"/>
        </w:rPr>
        <w:t xml:space="preserve">. </w:t>
      </w:r>
      <w:r w:rsidR="00EC4495" w:rsidRPr="00EC4495">
        <w:rPr>
          <w:sz w:val="22"/>
          <w:szCs w:val="22"/>
          <w:lang w:val="en-US"/>
        </w:rPr>
        <w:t xml:space="preserve">We used the mean </w:t>
      </w:r>
      <w:r w:rsidR="009A26B5">
        <w:rPr>
          <w:sz w:val="22"/>
          <w:szCs w:val="22"/>
          <w:lang w:val="en-US"/>
        </w:rPr>
        <w:t xml:space="preserve">of </w:t>
      </w:r>
      <w:r w:rsidR="00B53FCC">
        <w:rPr>
          <w:sz w:val="22"/>
          <w:szCs w:val="22"/>
          <w:lang w:val="en-US"/>
        </w:rPr>
        <w:t>FMSY from stock assessment models (to which the model was calibrated)</w:t>
      </w:r>
      <w:r w:rsidR="009A26B5">
        <w:rPr>
          <w:sz w:val="22"/>
          <w:szCs w:val="22"/>
          <w:lang w:val="en-US"/>
        </w:rPr>
        <w:t xml:space="preserve"> </w:t>
      </w:r>
      <w:r w:rsidR="00B53FCC">
        <w:rPr>
          <w:sz w:val="22"/>
          <w:szCs w:val="22"/>
          <w:lang w:val="en-US"/>
        </w:rPr>
        <w:t xml:space="preserve">and FMSY </w:t>
      </w:r>
      <w:r w:rsidR="0046184C">
        <w:rPr>
          <w:sz w:val="22"/>
          <w:szCs w:val="22"/>
          <w:lang w:val="en-US"/>
        </w:rPr>
        <w:t>from the size spectrum model</w:t>
      </w:r>
      <w:r w:rsidR="009A26B5">
        <w:rPr>
          <w:sz w:val="22"/>
          <w:szCs w:val="22"/>
          <w:lang w:val="en-US"/>
        </w:rPr>
        <w:t xml:space="preserve"> </w:t>
      </w:r>
      <w:r w:rsidR="002A2216">
        <w:rPr>
          <w:sz w:val="22"/>
          <w:szCs w:val="22"/>
          <w:lang w:val="en-US"/>
        </w:rPr>
        <w:t xml:space="preserve">as fishing mortalities </w:t>
      </w:r>
      <w:r w:rsidR="009A26B5" w:rsidRPr="00B43A2D">
        <w:rPr>
          <w:sz w:val="22"/>
          <w:szCs w:val="22"/>
          <w:lang w:val="en-US"/>
        </w:rPr>
        <w:t>in the y</w:t>
      </w:r>
      <w:r w:rsidR="009A26B5" w:rsidRPr="00FE46D2">
        <w:rPr>
          <w:sz w:val="22"/>
          <w:szCs w:val="22"/>
          <w:lang w:val="en-US"/>
        </w:rPr>
        <w:t>ears 2014</w:t>
      </w:r>
      <w:r w:rsidR="009A26B5">
        <w:rPr>
          <w:sz w:val="22"/>
          <w:szCs w:val="22"/>
          <w:lang w:val="en-US"/>
        </w:rPr>
        <w:t>-2050</w:t>
      </w:r>
      <w:r w:rsidR="001540A3">
        <w:rPr>
          <w:sz w:val="22"/>
          <w:szCs w:val="22"/>
          <w:lang w:val="en-US"/>
        </w:rPr>
        <w:t xml:space="preserve"> </w:t>
      </w:r>
      <w:r w:rsidR="001540A3" w:rsidRPr="00BA6121">
        <w:rPr>
          <w:sz w:val="22"/>
          <w:szCs w:val="22"/>
          <w:lang w:val="en-US"/>
        </w:rPr>
        <w:t>(Fig. S</w:t>
      </w:r>
      <w:r w:rsidR="00BA6121" w:rsidRPr="00BA6121">
        <w:rPr>
          <w:sz w:val="22"/>
          <w:szCs w:val="22"/>
          <w:lang w:val="en-US"/>
        </w:rPr>
        <w:t>3, S12</w:t>
      </w:r>
      <w:r w:rsidR="001540A3" w:rsidRPr="00BA6121">
        <w:rPr>
          <w:sz w:val="22"/>
          <w:szCs w:val="22"/>
          <w:lang w:val="en-US"/>
        </w:rPr>
        <w:t>)</w:t>
      </w:r>
      <w:r w:rsidR="0045018A">
        <w:rPr>
          <w:sz w:val="22"/>
          <w:szCs w:val="22"/>
          <w:lang w:val="en-US"/>
        </w:rPr>
        <w:t xml:space="preserve">. </w:t>
      </w:r>
    </w:p>
    <w:p w14:paraId="3124C750" w14:textId="5204A9D2" w:rsidR="00A6352F" w:rsidRPr="00AF32CB" w:rsidRDefault="006C701D" w:rsidP="001408DD">
      <w:pPr>
        <w:spacing w:line="480" w:lineRule="auto"/>
        <w:ind w:firstLine="284"/>
        <w:jc w:val="both"/>
        <w:rPr>
          <w:rFonts w:ascii="Times" w:hAnsi="Times" w:cs="Times New Roman"/>
          <w:sz w:val="22"/>
          <w:szCs w:val="22"/>
        </w:rPr>
      </w:pPr>
      <w:r w:rsidRPr="00AF32CB">
        <w:rPr>
          <w:rFonts w:ascii="Times" w:hAnsi="Times" w:cstheme="minorHAnsi"/>
          <w:sz w:val="22"/>
          <w:szCs w:val="22"/>
        </w:rPr>
        <w:t>We evaluated the effect</w:t>
      </w:r>
      <w:r w:rsidR="00024F33">
        <w:rPr>
          <w:rFonts w:ascii="Times" w:hAnsi="Times" w:cstheme="minorHAnsi"/>
          <w:sz w:val="22"/>
          <w:szCs w:val="22"/>
        </w:rPr>
        <w:t>s</w:t>
      </w:r>
      <w:r w:rsidRPr="00AF32CB">
        <w:rPr>
          <w:rFonts w:ascii="Times" w:hAnsi="Times" w:cstheme="minorHAnsi"/>
          <w:sz w:val="22"/>
          <w:szCs w:val="22"/>
        </w:rPr>
        <w:t xml:space="preserve"> of warming </w:t>
      </w:r>
      <w:r w:rsidR="00325E1C">
        <w:rPr>
          <w:rFonts w:ascii="Times" w:hAnsi="Times" w:cstheme="minorHAnsi"/>
          <w:sz w:val="22"/>
          <w:szCs w:val="22"/>
        </w:rPr>
        <w:t>on</w:t>
      </w:r>
      <w:r w:rsidR="00DA52B8" w:rsidRPr="00AF32CB">
        <w:rPr>
          <w:rFonts w:ascii="Times" w:hAnsi="Times" w:cs="Times New Roman"/>
          <w:sz w:val="22"/>
          <w:szCs w:val="22"/>
        </w:rPr>
        <w:t xml:space="preserve"> weight-at-age, mean population weight, abundance-at-weight and fisheries yield by species</w:t>
      </w:r>
      <w:r w:rsidR="001408DD">
        <w:rPr>
          <w:rFonts w:ascii="Times" w:hAnsi="Times" w:cs="Times New Roman"/>
          <w:sz w:val="22"/>
          <w:szCs w:val="22"/>
        </w:rPr>
        <w:t xml:space="preserve">. This was done for both absolute values, and by comparing warming food webs to </w:t>
      </w:r>
      <w:r w:rsidR="0024679F">
        <w:rPr>
          <w:rFonts w:ascii="Times" w:hAnsi="Times" w:cstheme="minorHAnsi"/>
          <w:sz w:val="22"/>
          <w:szCs w:val="22"/>
        </w:rPr>
        <w:t>a baseline scenario</w:t>
      </w:r>
      <w:r w:rsidR="00CE79DD">
        <w:rPr>
          <w:rFonts w:ascii="Times" w:hAnsi="Times" w:cstheme="minorHAnsi"/>
          <w:sz w:val="22"/>
          <w:szCs w:val="22"/>
        </w:rPr>
        <w:t xml:space="preserve"> </w:t>
      </w:r>
      <w:r w:rsidR="00A06F97">
        <w:rPr>
          <w:rFonts w:ascii="Times" w:hAnsi="Times" w:cstheme="minorHAnsi"/>
          <w:sz w:val="22"/>
          <w:szCs w:val="22"/>
        </w:rPr>
        <w:t xml:space="preserve">where no warming occurred post </w:t>
      </w:r>
      <w:r w:rsidRPr="00AF32CB">
        <w:rPr>
          <w:rFonts w:ascii="Times" w:hAnsi="Times" w:cstheme="minorHAnsi"/>
          <w:sz w:val="22"/>
          <w:szCs w:val="22"/>
        </w:rPr>
        <w:t>1997 (</w:t>
      </w:r>
      <w:r w:rsidR="001F4B92">
        <w:rPr>
          <w:rFonts w:ascii="Times" w:hAnsi="Times" w:cstheme="minorHAnsi"/>
          <w:sz w:val="22"/>
          <w:szCs w:val="22"/>
        </w:rPr>
        <w:t xml:space="preserve">the </w:t>
      </w:r>
      <w:r w:rsidRPr="00AF32CB">
        <w:rPr>
          <w:rFonts w:ascii="Times" w:hAnsi="Times" w:cstheme="minorHAnsi"/>
          <w:sz w:val="22"/>
          <w:szCs w:val="22"/>
        </w:rPr>
        <w:t>mid-point of calibration time window</w:t>
      </w:r>
      <w:r w:rsidR="00541E7E">
        <w:rPr>
          <w:rFonts w:ascii="Times" w:hAnsi="Times" w:cstheme="minorHAnsi"/>
          <w:sz w:val="22"/>
          <w:szCs w:val="22"/>
        </w:rPr>
        <w:t xml:space="preserve">, where temperature averages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Pr="00AF32CB">
        <w:rPr>
          <w:rFonts w:ascii="Times" w:hAnsi="Times" w:cstheme="minorHAnsi"/>
          <w:sz w:val="22"/>
          <w:szCs w:val="22"/>
        </w:rPr>
        <w:t>)</w:t>
      </w:r>
      <w:r w:rsidR="00541E7E">
        <w:rPr>
          <w:rFonts w:ascii="Times" w:hAnsi="Times" w:cstheme="minorHAnsi"/>
          <w:sz w:val="22"/>
          <w:szCs w:val="22"/>
        </w:rPr>
        <w:t xml:space="preserve"> (Fig. S11</w:t>
      </w:r>
      <w:r w:rsidR="009235EF">
        <w:rPr>
          <w:rFonts w:ascii="Times" w:hAnsi="Times" w:cstheme="minorHAnsi"/>
          <w:sz w:val="22"/>
          <w:szCs w:val="22"/>
        </w:rPr>
        <w:t>, S8)</w:t>
      </w:r>
      <w:r w:rsidRPr="00AF32CB">
        <w:rPr>
          <w:rFonts w:ascii="Times" w:hAnsi="Times" w:cs="Times New Roman"/>
          <w:sz w:val="22"/>
          <w:szCs w:val="22"/>
        </w:rPr>
        <w:t>.</w:t>
      </w:r>
      <w:r w:rsidR="009D02C0">
        <w:rPr>
          <w:rFonts w:ascii="Times" w:hAnsi="Times" w:cs="Times New Roman"/>
          <w:sz w:val="22"/>
          <w:szCs w:val="22"/>
        </w:rPr>
        <w:t xml:space="preserve"> </w:t>
      </w:r>
      <w:r w:rsidR="00985029" w:rsidRPr="00AF32CB">
        <w:rPr>
          <w:rFonts w:ascii="Times" w:hAnsi="Times" w:cs="Times New Roman"/>
          <w:sz w:val="22"/>
          <w:szCs w:val="22"/>
        </w:rPr>
        <w:t xml:space="preserve">To </w:t>
      </w:r>
      <w:r w:rsidR="002A6D26">
        <w:rPr>
          <w:rFonts w:ascii="Times" w:hAnsi="Times" w:cs="Times New Roman"/>
          <w:sz w:val="22"/>
          <w:szCs w:val="22"/>
        </w:rPr>
        <w:t>contrast</w:t>
      </w:r>
      <w:r w:rsidR="00985029" w:rsidRPr="00AF32CB">
        <w:rPr>
          <w:rFonts w:ascii="Times" w:hAnsi="Times" w:cs="Times New Roman"/>
          <w:sz w:val="22"/>
          <w:szCs w:val="22"/>
        </w:rPr>
        <w:t xml:space="preserve"> the effects of temperature affecting fish physiology, their resources or both, we considered </w:t>
      </w:r>
      <w:commentRangeStart w:id="66"/>
      <w:commentRangeStart w:id="67"/>
      <w:r w:rsidR="00985029" w:rsidRPr="00AF32CB">
        <w:rPr>
          <w:rFonts w:ascii="Times" w:hAnsi="Times" w:cs="Times New Roman"/>
          <w:sz w:val="22"/>
          <w:szCs w:val="22"/>
        </w:rPr>
        <w:t>5 different scenarios</w:t>
      </w:r>
      <w:commentRangeEnd w:id="66"/>
      <w:r w:rsidR="00985029" w:rsidRPr="00AF32CB">
        <w:rPr>
          <w:rStyle w:val="CommentReference"/>
          <w:sz w:val="22"/>
          <w:szCs w:val="22"/>
        </w:rPr>
        <w:commentReference w:id="66"/>
      </w:r>
      <w:commentRangeEnd w:id="67"/>
      <w:r w:rsidR="00577EF9">
        <w:rPr>
          <w:rStyle w:val="CommentReference"/>
        </w:rPr>
        <w:commentReference w:id="67"/>
      </w:r>
      <w:r w:rsidR="00047613" w:rsidRPr="00AF32CB">
        <w:rPr>
          <w:rFonts w:ascii="Times" w:hAnsi="Times" w:cs="Times New Roman"/>
          <w:sz w:val="22"/>
          <w:szCs w:val="22"/>
        </w:rPr>
        <w:t xml:space="preserve"> </w:t>
      </w:r>
      <w:r w:rsidR="00DD08A1">
        <w:rPr>
          <w:rFonts w:ascii="Times" w:hAnsi="Times" w:cs="Times New Roman"/>
          <w:sz w:val="22"/>
          <w:szCs w:val="22"/>
        </w:rPr>
        <w:t>and evaluated the food web metrics for each</w:t>
      </w:r>
      <w:r w:rsidR="00BD4B43">
        <w:rPr>
          <w:rFonts w:ascii="Times" w:hAnsi="Times" w:cs="Times New Roman"/>
          <w:sz w:val="22"/>
          <w:szCs w:val="22"/>
        </w:rPr>
        <w:t xml:space="preserve"> </w:t>
      </w:r>
      <w:r w:rsidR="00047613" w:rsidRPr="00AF32CB">
        <w:rPr>
          <w:rFonts w:ascii="Times" w:hAnsi="Times" w:cs="Times New Roman"/>
          <w:sz w:val="22"/>
          <w:szCs w:val="22"/>
        </w:rPr>
        <w:t>(see Table 1)</w:t>
      </w:r>
      <w:r w:rsidR="00EF7C76" w:rsidRPr="00AF32CB">
        <w:rPr>
          <w:rFonts w:ascii="Times" w:hAnsi="Times" w:cs="Times New Roman"/>
          <w:sz w:val="22"/>
          <w:szCs w:val="22"/>
        </w:rPr>
        <w:t>.</w:t>
      </w:r>
      <w:r w:rsidR="007140A2">
        <w:rPr>
          <w:rFonts w:ascii="Times" w:hAnsi="Times" w:cs="Times New Roman"/>
          <w:sz w:val="22"/>
          <w:szCs w:val="22"/>
        </w:rPr>
        <w:t xml:space="preserve"> </w:t>
      </w:r>
    </w:p>
    <w:p w14:paraId="222AA0D4" w14:textId="37A2DF10" w:rsidR="00AC4C11" w:rsidRPr="00AF32CB" w:rsidRDefault="009E2E1B" w:rsidP="00A43888">
      <w:pPr>
        <w:spacing w:line="480" w:lineRule="auto"/>
        <w:ind w:firstLine="284"/>
        <w:jc w:val="both"/>
        <w:rPr>
          <w:sz w:val="22"/>
          <w:szCs w:val="22"/>
        </w:rPr>
      </w:pPr>
      <w:r>
        <w:rPr>
          <w:rFonts w:ascii="Times" w:hAnsi="Times" w:cs="Times New Roman"/>
          <w:sz w:val="22"/>
          <w:szCs w:val="22"/>
        </w:rPr>
        <w:t xml:space="preserve">To evaluate the effect of temperature on fishing mortality on spawning stock biomass </w:t>
      </w:r>
      <w:r w:rsidR="00C530F2">
        <w:rPr>
          <w:rFonts w:ascii="Times" w:hAnsi="Times" w:cs="Times New Roman"/>
          <w:sz w:val="22"/>
          <w:szCs w:val="22"/>
        </w:rPr>
        <w:t>(SSB) and fishing mortality leading to maximized long-term yield (FMSY),</w:t>
      </w:r>
      <w:r w:rsidR="0047026B" w:rsidRPr="00AF32CB">
        <w:rPr>
          <w:rFonts w:ascii="Times" w:hAnsi="Times" w:cs="Times New Roman"/>
          <w:sz w:val="22"/>
          <w:szCs w:val="22"/>
        </w:rPr>
        <w:t xml:space="preserve"> </w:t>
      </w:r>
      <w:r w:rsidR="00594B52">
        <w:rPr>
          <w:rFonts w:ascii="Times" w:hAnsi="Times" w:cs="Times New Roman"/>
          <w:sz w:val="22"/>
          <w:szCs w:val="22"/>
        </w:rPr>
        <w:t>w</w:t>
      </w:r>
      <w:r w:rsidR="001C7F80" w:rsidRPr="00AF32CB">
        <w:rPr>
          <w:rFonts w:ascii="Times" w:hAnsi="Times" w:cs="Times New Roman"/>
          <w:sz w:val="22"/>
          <w:szCs w:val="22"/>
        </w:rPr>
        <w:t xml:space="preserve">e </w:t>
      </w:r>
      <w:r w:rsidR="00155CDB">
        <w:rPr>
          <w:rFonts w:ascii="Times" w:hAnsi="Times" w:cs="Times New Roman"/>
          <w:sz w:val="22"/>
          <w:szCs w:val="22"/>
        </w:rPr>
        <w:t xml:space="preserve">projected </w:t>
      </w:r>
      <w:r w:rsidR="002F012A">
        <w:rPr>
          <w:rFonts w:ascii="Times" w:hAnsi="Times" w:cs="Times New Roman"/>
          <w:sz w:val="22"/>
          <w:szCs w:val="22"/>
        </w:rPr>
        <w:t>the models to</w:t>
      </w:r>
      <w:r w:rsidR="00E358D6" w:rsidRPr="00AF32CB">
        <w:rPr>
          <w:rFonts w:ascii="Times" w:hAnsi="Times" w:cs="Times New Roman"/>
          <w:sz w:val="22"/>
          <w:szCs w:val="22"/>
        </w:rPr>
        <w:t xml:space="preserve"> </w:t>
      </w:r>
      <w:r w:rsidR="00657202" w:rsidRPr="00AF32CB">
        <w:rPr>
          <w:rFonts w:ascii="Times" w:hAnsi="Times" w:cs="Times New Roman"/>
          <w:sz w:val="22"/>
          <w:szCs w:val="22"/>
        </w:rPr>
        <w:t xml:space="preserve">steady state under different constant </w:t>
      </w:r>
      <w:r w:rsidR="00AF7B27" w:rsidRPr="00AF32CB">
        <w:rPr>
          <w:rFonts w:ascii="Times" w:hAnsi="Times" w:cs="Times New Roman"/>
          <w:sz w:val="22"/>
          <w:szCs w:val="22"/>
        </w:rPr>
        <w:t xml:space="preserve">(not time-varying) </w:t>
      </w:r>
      <w:r w:rsidR="00657202" w:rsidRPr="00AF32CB">
        <w:rPr>
          <w:rFonts w:ascii="Times" w:hAnsi="Times" w:cs="Times New Roman"/>
          <w:sz w:val="22"/>
          <w:szCs w:val="22"/>
        </w:rPr>
        <w:t>temperature</w:t>
      </w:r>
      <w:r w:rsidR="004422B3" w:rsidRPr="00AF32CB">
        <w:rPr>
          <w:rFonts w:ascii="Times" w:hAnsi="Times" w:cs="Times New Roman"/>
          <w:sz w:val="22"/>
          <w:szCs w:val="22"/>
        </w:rPr>
        <w:t>s</w:t>
      </w:r>
      <w:r w:rsidR="006F1C74" w:rsidRPr="00AF32CB">
        <w:rPr>
          <w:rFonts w:ascii="Times" w:hAnsi="Times" w:cs="Times New Roman"/>
          <w:sz w:val="22"/>
          <w:szCs w:val="22"/>
        </w:rPr>
        <w:t xml:space="preserve"> and fishing mortalities</w:t>
      </w:r>
      <w:r w:rsidR="004422B3" w:rsidRPr="00AF32CB">
        <w:rPr>
          <w:rFonts w:ascii="Times" w:hAnsi="Times" w:cs="Times New Roman"/>
          <w:sz w:val="22"/>
          <w:szCs w:val="22"/>
        </w:rPr>
        <w:t xml:space="preserve">. </w:t>
      </w:r>
      <w:r w:rsidR="00647F3E" w:rsidRPr="00AF32CB">
        <w:rPr>
          <w:rFonts w:ascii="Times" w:hAnsi="Times" w:cs="Times New Roman"/>
          <w:sz w:val="22"/>
          <w:szCs w:val="22"/>
        </w:rPr>
        <w:t>In the</w:t>
      </w:r>
      <w:r w:rsidR="00DE091C" w:rsidRPr="00AF32CB">
        <w:rPr>
          <w:rFonts w:ascii="Times" w:hAnsi="Times" w:cs="Times New Roman"/>
          <w:sz w:val="22"/>
          <w:szCs w:val="22"/>
        </w:rPr>
        <w:t>se</w:t>
      </w:r>
      <w:r w:rsidR="00647F3E" w:rsidRPr="00AF32CB">
        <w:rPr>
          <w:rFonts w:ascii="Times" w:hAnsi="Times" w:cs="Times New Roman"/>
          <w:sz w:val="22"/>
          <w:szCs w:val="22"/>
        </w:rPr>
        <w:t xml:space="preserve"> </w:t>
      </w:r>
      <w:r w:rsidR="0029332A" w:rsidRPr="00AF32CB">
        <w:rPr>
          <w:rFonts w:ascii="Times" w:hAnsi="Times" w:cs="Times New Roman"/>
          <w:sz w:val="22"/>
          <w:szCs w:val="22"/>
        </w:rPr>
        <w:t>simulations</w:t>
      </w:r>
      <w:r w:rsidR="00647F3E" w:rsidRPr="00AF32CB">
        <w:rPr>
          <w:rFonts w:ascii="Times" w:hAnsi="Times" w:cs="Times New Roman"/>
          <w:sz w:val="22"/>
          <w:szCs w:val="22"/>
        </w:rPr>
        <w:t xml:space="preserve">, </w:t>
      </w:r>
      <w:r w:rsidR="00BB68A4" w:rsidRPr="00AF32CB">
        <w:rPr>
          <w:rFonts w:ascii="Times" w:hAnsi="Times" w:cs="Times New Roman"/>
          <w:sz w:val="22"/>
          <w:szCs w:val="22"/>
        </w:rPr>
        <w:t xml:space="preserve">fishing mortalities </w:t>
      </w:r>
      <w:commentRangeStart w:id="68"/>
      <w:commentRangeStart w:id="69"/>
      <w:r w:rsidR="00072949" w:rsidRPr="00AF32CB">
        <w:rPr>
          <w:rFonts w:ascii="Times" w:hAnsi="Times" w:cs="Times New Roman"/>
          <w:sz w:val="22"/>
          <w:szCs w:val="22"/>
        </w:rPr>
        <w:t xml:space="preserve">were </w:t>
      </w:r>
      <w:commentRangeStart w:id="70"/>
      <w:commentRangeStart w:id="71"/>
      <w:r w:rsidR="00BB68A4" w:rsidRPr="00AF32CB">
        <w:rPr>
          <w:rFonts w:ascii="Times" w:hAnsi="Times" w:cs="Times New Roman"/>
          <w:sz w:val="22"/>
          <w:szCs w:val="22"/>
        </w:rPr>
        <w:t>varied</w:t>
      </w:r>
      <w:r w:rsidR="00790136" w:rsidRPr="00AF32CB">
        <w:rPr>
          <w:rFonts w:ascii="Times" w:hAnsi="Times" w:cs="Times New Roman"/>
          <w:sz w:val="22"/>
          <w:szCs w:val="22"/>
        </w:rPr>
        <w:t xml:space="preserve"> </w:t>
      </w:r>
      <w:commentRangeEnd w:id="70"/>
      <w:r w:rsidR="005A0F15" w:rsidRPr="00AF32CB">
        <w:rPr>
          <w:rStyle w:val="CommentReference"/>
          <w:sz w:val="22"/>
          <w:szCs w:val="22"/>
        </w:rPr>
        <w:commentReference w:id="70"/>
      </w:r>
      <w:commentRangeEnd w:id="71"/>
      <w:r w:rsidR="00D502B7" w:rsidRPr="00AF32CB">
        <w:rPr>
          <w:rStyle w:val="CommentReference"/>
          <w:sz w:val="22"/>
          <w:szCs w:val="22"/>
        </w:rPr>
        <w:commentReference w:id="71"/>
      </w:r>
      <w:r w:rsidR="0011702F" w:rsidRPr="00AF32CB">
        <w:rPr>
          <w:rFonts w:ascii="Times" w:hAnsi="Times" w:cs="Times New Roman"/>
          <w:sz w:val="22"/>
          <w:szCs w:val="22"/>
        </w:rPr>
        <w:t xml:space="preserve">with a factor </w:t>
      </w:r>
      <w:r w:rsidR="002A322C" w:rsidRPr="00AF32CB">
        <w:rPr>
          <w:rFonts w:ascii="Times" w:hAnsi="Times" w:cs="Times New Roman"/>
          <w:sz w:val="22"/>
          <w:szCs w:val="22"/>
        </w:rPr>
        <w:t xml:space="preserve">in relation to </w:t>
      </w:r>
      <w:r w:rsidR="002E79F2" w:rsidRPr="00AF32CB">
        <w:rPr>
          <w:rFonts w:ascii="Times" w:hAnsi="Times" w:cs="Times New Roman"/>
          <w:sz w:val="22"/>
          <w:szCs w:val="22"/>
        </w:rPr>
        <w:t>FMSY-levels</w:t>
      </w:r>
      <w:r w:rsidR="00CC43F9" w:rsidRPr="00AF32CB">
        <w:rPr>
          <w:rFonts w:ascii="Times" w:hAnsi="Times" w:cs="Times New Roman"/>
          <w:sz w:val="22"/>
          <w:szCs w:val="22"/>
        </w:rPr>
        <w:t xml:space="preserve"> </w:t>
      </w:r>
      <w:r w:rsidR="002E79F2" w:rsidRPr="00AF32CB">
        <w:rPr>
          <w:rFonts w:ascii="Times" w:hAnsi="Times" w:cs="Times New Roman"/>
          <w:sz w:val="22"/>
          <w:szCs w:val="22"/>
        </w:rPr>
        <w:t>based on either</w:t>
      </w:r>
      <w:r w:rsidR="00CC43F9" w:rsidRPr="00AF32CB">
        <w:rPr>
          <w:rFonts w:ascii="Times" w:hAnsi="Times" w:cs="Times New Roman"/>
          <w:sz w:val="22"/>
          <w:szCs w:val="22"/>
        </w:rPr>
        <w:t xml:space="preserve"> FMSY from</w:t>
      </w:r>
      <w:commentRangeEnd w:id="68"/>
      <w:r w:rsidR="00072949" w:rsidRPr="00AF32CB">
        <w:rPr>
          <w:rStyle w:val="CommentReference"/>
          <w:sz w:val="22"/>
          <w:szCs w:val="22"/>
        </w:rPr>
        <w:commentReference w:id="68"/>
      </w:r>
      <w:commentRangeEnd w:id="69"/>
      <w:r w:rsidR="00A6352F" w:rsidRPr="00AF32CB">
        <w:rPr>
          <w:rStyle w:val="CommentReference"/>
          <w:sz w:val="22"/>
          <w:szCs w:val="22"/>
        </w:rPr>
        <w:commentReference w:id="69"/>
      </w:r>
      <w:r w:rsidR="002E79F2" w:rsidRPr="00AF32CB">
        <w:rPr>
          <w:rFonts w:ascii="Times" w:hAnsi="Times" w:cs="Times New Roman"/>
          <w:sz w:val="22"/>
          <w:szCs w:val="22"/>
        </w:rPr>
        <w:t xml:space="preserve"> </w:t>
      </w:r>
      <w:r w:rsidR="00CC43F9" w:rsidRPr="00AF32CB">
        <w:rPr>
          <w:rFonts w:ascii="Times" w:hAnsi="Times" w:cs="Times New Roman"/>
          <w:sz w:val="22"/>
          <w:szCs w:val="22"/>
        </w:rPr>
        <w:t>the size</w:t>
      </w:r>
      <w:r w:rsidR="00BF6CD3" w:rsidRPr="00AF32CB">
        <w:rPr>
          <w:rFonts w:ascii="Times" w:hAnsi="Times" w:cs="Times New Roman"/>
          <w:sz w:val="22"/>
          <w:szCs w:val="22"/>
        </w:rPr>
        <w:t xml:space="preserve"> </w:t>
      </w:r>
      <w:r w:rsidR="00CC43F9" w:rsidRPr="00AF32CB">
        <w:rPr>
          <w:rFonts w:ascii="Times" w:hAnsi="Times" w:cs="Times New Roman"/>
          <w:sz w:val="22"/>
          <w:szCs w:val="22"/>
        </w:rPr>
        <w:t xml:space="preserve">spectrum </w:t>
      </w:r>
      <w:commentRangeStart w:id="72"/>
      <w:commentRangeStart w:id="73"/>
      <w:r w:rsidR="002E79F2" w:rsidRPr="00AF32CB">
        <w:rPr>
          <w:rFonts w:ascii="Times" w:hAnsi="Times" w:cs="Times New Roman"/>
          <w:sz w:val="22"/>
          <w:szCs w:val="22"/>
        </w:rPr>
        <w:t xml:space="preserve">model </w:t>
      </w:r>
      <w:commentRangeEnd w:id="72"/>
      <w:r w:rsidR="005A0F15" w:rsidRPr="00AF32CB">
        <w:rPr>
          <w:rStyle w:val="CommentReference"/>
          <w:sz w:val="22"/>
          <w:szCs w:val="22"/>
        </w:rPr>
        <w:commentReference w:id="72"/>
      </w:r>
      <w:commentRangeEnd w:id="73"/>
      <w:r w:rsidR="00EB7352" w:rsidRPr="00AF32CB">
        <w:rPr>
          <w:rStyle w:val="CommentReference"/>
          <w:sz w:val="22"/>
          <w:szCs w:val="22"/>
        </w:rPr>
        <w:commentReference w:id="73"/>
      </w:r>
      <w:r w:rsidR="002E79F2" w:rsidRPr="00AF32CB">
        <w:rPr>
          <w:rFonts w:ascii="Times" w:hAnsi="Times" w:cs="Times New Roman"/>
          <w:sz w:val="22"/>
          <w:szCs w:val="22"/>
        </w:rPr>
        <w:t xml:space="preserve">or an average between the </w:t>
      </w:r>
      <w:r w:rsidR="00BF6CD3" w:rsidRPr="00AF32CB">
        <w:rPr>
          <w:rFonts w:ascii="Times" w:hAnsi="Times" w:cs="Times New Roman"/>
          <w:sz w:val="22"/>
          <w:szCs w:val="22"/>
        </w:rPr>
        <w:t>size spectrum</w:t>
      </w:r>
      <w:r w:rsidR="002E79F2" w:rsidRPr="00AF32CB">
        <w:rPr>
          <w:rFonts w:ascii="Times" w:hAnsi="Times" w:cs="Times New Roman"/>
          <w:sz w:val="22"/>
          <w:szCs w:val="22"/>
        </w:rPr>
        <w:t xml:space="preserve"> model and stock assessment F</w:t>
      </w:r>
      <w:r w:rsidR="004C0865" w:rsidRPr="00AF32CB">
        <w:rPr>
          <w:rFonts w:ascii="Times" w:hAnsi="Times" w:cs="Times New Roman"/>
          <w:sz w:val="22"/>
          <w:szCs w:val="22"/>
        </w:rPr>
        <w:t xml:space="preserve">MSY </w:t>
      </w:r>
      <w:r w:rsidR="00650C7A" w:rsidRPr="00AF32CB">
        <w:rPr>
          <w:rFonts w:ascii="Times" w:hAnsi="Times" w:cs="Times New Roman"/>
          <w:sz w:val="22"/>
          <w:szCs w:val="22"/>
        </w:rPr>
        <w:t xml:space="preserve">(as </w:t>
      </w:r>
      <w:r w:rsidR="0090628B" w:rsidRPr="00AF32CB">
        <w:rPr>
          <w:rFonts w:ascii="Times" w:hAnsi="Times" w:cs="Times New Roman"/>
          <w:sz w:val="22"/>
          <w:szCs w:val="22"/>
        </w:rPr>
        <w:t>the model is calibrated to stock assessment output</w:t>
      </w:r>
      <w:r w:rsidR="006C794C" w:rsidRPr="00AF32CB">
        <w:rPr>
          <w:rFonts w:ascii="Times" w:hAnsi="Times" w:cs="Times New Roman"/>
          <w:sz w:val="22"/>
          <w:szCs w:val="22"/>
        </w:rPr>
        <w:t>s</w:t>
      </w:r>
      <w:r w:rsidR="00650C7A" w:rsidRPr="00AF32CB">
        <w:rPr>
          <w:rFonts w:ascii="Times" w:hAnsi="Times" w:cs="Times New Roman"/>
          <w:sz w:val="22"/>
          <w:szCs w:val="22"/>
        </w:rPr>
        <w:t>)</w:t>
      </w:r>
      <w:r w:rsidR="00C5492C">
        <w:rPr>
          <w:rFonts w:ascii="Times" w:hAnsi="Times" w:cs="Times New Roman"/>
          <w:sz w:val="22"/>
          <w:szCs w:val="22"/>
        </w:rPr>
        <w:t xml:space="preserve"> (Fig. 6)</w:t>
      </w:r>
      <w:r w:rsidR="00FC6519" w:rsidRPr="00AF32CB">
        <w:rPr>
          <w:rFonts w:ascii="Times" w:hAnsi="Times" w:cs="Times New Roman"/>
          <w:sz w:val="22"/>
          <w:szCs w:val="22"/>
        </w:rPr>
        <w:t xml:space="preserve">. </w:t>
      </w:r>
    </w:p>
    <w:p w14:paraId="12CC74BE" w14:textId="57C822A4" w:rsidR="007D2875" w:rsidRDefault="007D2875" w:rsidP="00A0363E">
      <w:pPr>
        <w:spacing w:line="480" w:lineRule="auto"/>
        <w:rPr>
          <w:sz w:val="22"/>
          <w:szCs w:val="22"/>
        </w:rPr>
      </w:pPr>
    </w:p>
    <w:p w14:paraId="33E5C94B" w14:textId="77777777" w:rsidR="00192836" w:rsidRPr="00EE0968" w:rsidRDefault="00192836" w:rsidP="00A0363E">
      <w:pPr>
        <w:spacing w:line="480" w:lineRule="auto"/>
        <w:rPr>
          <w:sz w:val="22"/>
          <w:szCs w:val="22"/>
        </w:rPr>
      </w:pPr>
    </w:p>
    <w:p w14:paraId="60317855" w14:textId="13AE2EDD" w:rsidR="00EE0968" w:rsidRDefault="00EE0968" w:rsidP="00A0363E">
      <w:pPr>
        <w:pStyle w:val="Caption"/>
        <w:keepNext/>
        <w:spacing w:line="480" w:lineRule="auto"/>
        <w:rPr>
          <w:sz w:val="22"/>
          <w:szCs w:val="22"/>
        </w:rPr>
      </w:pPr>
      <w:r w:rsidRPr="00EE0968">
        <w:rPr>
          <w:sz w:val="22"/>
          <w:szCs w:val="22"/>
        </w:rPr>
        <w:lastRenderedPageBreak/>
        <w:t xml:space="preserve">Table </w:t>
      </w:r>
      <w:r w:rsidRPr="00EE0968">
        <w:rPr>
          <w:sz w:val="22"/>
          <w:szCs w:val="22"/>
        </w:rPr>
        <w:fldChar w:fldCharType="begin"/>
      </w:r>
      <w:r w:rsidRPr="00EE0968">
        <w:rPr>
          <w:sz w:val="22"/>
          <w:szCs w:val="22"/>
        </w:rPr>
        <w:instrText xml:space="preserve"> SEQ Table \* ARABIC </w:instrText>
      </w:r>
      <w:r w:rsidRPr="00EE0968">
        <w:rPr>
          <w:sz w:val="22"/>
          <w:szCs w:val="22"/>
        </w:rPr>
        <w:fldChar w:fldCharType="separate"/>
      </w:r>
      <w:r w:rsidRPr="00EE0968">
        <w:rPr>
          <w:noProof/>
          <w:sz w:val="22"/>
          <w:szCs w:val="22"/>
        </w:rPr>
        <w:t>1</w:t>
      </w:r>
      <w:r w:rsidRPr="00EE0968">
        <w:rPr>
          <w:sz w:val="22"/>
          <w:szCs w:val="22"/>
        </w:rPr>
        <w:fldChar w:fldCharType="end"/>
      </w:r>
      <w:r>
        <w:rPr>
          <w:sz w:val="22"/>
          <w:szCs w:val="22"/>
        </w:rPr>
        <w:t xml:space="preserve"> </w:t>
      </w:r>
      <w:r w:rsidR="00A0363E">
        <w:rPr>
          <w:sz w:val="22"/>
          <w:szCs w:val="22"/>
        </w:rPr>
        <w:t>Temperature-scaling scenarios</w:t>
      </w:r>
      <w:r w:rsidR="007365DF">
        <w:rPr>
          <w:sz w:val="22"/>
          <w:szCs w:val="22"/>
        </w:rPr>
        <w:t xml:space="preserve"> </w:t>
      </w:r>
      <w:r w:rsidR="003F65AC">
        <w:rPr>
          <w:sz w:val="22"/>
          <w:szCs w:val="22"/>
        </w:rPr>
        <w:t>(columns) and which rates or parameters are temperature dependen</w:t>
      </w:r>
      <w:r w:rsidR="007C580E">
        <w:rPr>
          <w:sz w:val="22"/>
          <w:szCs w:val="22"/>
        </w:rPr>
        <w:t>t</w:t>
      </w:r>
      <w:r w:rsidR="003F65AC">
        <w:rPr>
          <w:sz w:val="22"/>
          <w:szCs w:val="22"/>
        </w:rPr>
        <w:t xml:space="preserve"> (rows) </w:t>
      </w:r>
      <w:r w:rsidR="007365DF">
        <w:rPr>
          <w:sz w:val="22"/>
          <w:szCs w:val="22"/>
        </w:rPr>
        <w:t xml:space="preserve">in the </w:t>
      </w:r>
      <w:r w:rsidR="001D299F">
        <w:rPr>
          <w:sz w:val="22"/>
          <w:szCs w:val="22"/>
        </w:rPr>
        <w:t>time</w:t>
      </w:r>
      <w:r w:rsidR="007365DF">
        <w:rPr>
          <w:sz w:val="22"/>
          <w:szCs w:val="22"/>
        </w:rPr>
        <w:t>-varying projections</w:t>
      </w:r>
      <w:r w:rsidR="003F65AC">
        <w:rPr>
          <w:sz w:val="22"/>
          <w:szCs w:val="22"/>
        </w:rPr>
        <w:t xml:space="preserve">. Green = </w:t>
      </w:r>
      <w:r w:rsidR="00321706">
        <w:rPr>
          <w:sz w:val="22"/>
          <w:szCs w:val="22"/>
        </w:rPr>
        <w:t>temperature dependence included, red = not included.</w:t>
      </w:r>
      <w:r w:rsidR="007C580E">
        <w:rPr>
          <w:sz w:val="22"/>
          <w:szCs w:val="22"/>
        </w:rPr>
        <w:t xml:space="preserve"> See methods for the two alternative approaches to scaling background resources with temperature</w:t>
      </w:r>
      <w:r w:rsidR="002B19DE">
        <w:rPr>
          <w:sz w:val="22"/>
          <w:szCs w:val="22"/>
        </w:rPr>
        <w:t xml:space="preserve"> (empirical or MTE)</w:t>
      </w:r>
      <w:r w:rsidR="008E4EA7">
        <w:rPr>
          <w:sz w:val="22"/>
          <w:szCs w:val="22"/>
        </w:rPr>
        <w:t>.</w:t>
      </w:r>
    </w:p>
    <w:tbl>
      <w:tblPr>
        <w:tblStyle w:val="ListTable7Colourful"/>
        <w:tblW w:w="4397" w:type="pct"/>
        <w:tblLook w:val="04A0" w:firstRow="1" w:lastRow="0" w:firstColumn="1" w:lastColumn="0" w:noHBand="0" w:noVBand="1"/>
      </w:tblPr>
      <w:tblGrid>
        <w:gridCol w:w="2865"/>
        <w:gridCol w:w="932"/>
        <w:gridCol w:w="1035"/>
        <w:gridCol w:w="1035"/>
        <w:gridCol w:w="1035"/>
        <w:gridCol w:w="1035"/>
      </w:tblGrid>
      <w:tr w:rsidR="007F750F" w14:paraId="79ECC5D5" w14:textId="77777777" w:rsidTr="007F750F">
        <w:trPr>
          <w:cnfStyle w:val="100000000000" w:firstRow="1" w:lastRow="0" w:firstColumn="0" w:lastColumn="0" w:oddVBand="0" w:evenVBand="0" w:oddHBand="0" w:evenHBand="0" w:firstRowFirstColumn="0" w:firstRowLastColumn="0" w:lastRowFirstColumn="0" w:lastRowLastColumn="0"/>
          <w:trHeight w:val="962"/>
        </w:trPr>
        <w:tc>
          <w:tcPr>
            <w:cnfStyle w:val="001000000100" w:firstRow="0" w:lastRow="0" w:firstColumn="1" w:lastColumn="0" w:oddVBand="0" w:evenVBand="0" w:oddHBand="0" w:evenHBand="0" w:firstRowFirstColumn="1" w:firstRowLastColumn="0" w:lastRowFirstColumn="0" w:lastRowLastColumn="0"/>
            <w:tcW w:w="1859" w:type="pct"/>
          </w:tcPr>
          <w:p w14:paraId="6E4856A9" w14:textId="77777777" w:rsidR="00444C55" w:rsidRPr="000D7625" w:rsidRDefault="00444C55" w:rsidP="000D7625">
            <w:pPr>
              <w:rPr>
                <w:sz w:val="22"/>
                <w:szCs w:val="22"/>
              </w:rPr>
            </w:pPr>
          </w:p>
        </w:tc>
        <w:tc>
          <w:tcPr>
            <w:tcW w:w="641" w:type="pct"/>
            <w:tcBorders>
              <w:bottom w:val="single" w:sz="4" w:space="0" w:color="auto"/>
            </w:tcBorders>
          </w:tcPr>
          <w:p w14:paraId="7D0F0CC3" w14:textId="329DA7B8" w:rsidR="00444C55" w:rsidRPr="00585D1C" w:rsidRDefault="00444C55" w:rsidP="000D7625">
            <w:pPr>
              <w:cnfStyle w:val="100000000000" w:firstRow="1" w:lastRow="0" w:firstColumn="0" w:lastColumn="0" w:oddVBand="0" w:evenVBand="0" w:oddHBand="0" w:evenHBand="0" w:firstRowFirstColumn="0" w:firstRowLastColumn="0" w:lastRowFirstColumn="0" w:lastRowLastColumn="0"/>
              <w:rPr>
                <w:sz w:val="22"/>
                <w:szCs w:val="22"/>
                <w:lang w:val="sv-SE"/>
              </w:rPr>
            </w:pPr>
            <w:r w:rsidRPr="000D7625">
              <w:rPr>
                <w:sz w:val="22"/>
                <w:szCs w:val="22"/>
              </w:rPr>
              <w:t>Physio</w:t>
            </w:r>
            <w:r w:rsidR="00585D1C">
              <w:rPr>
                <w:sz w:val="22"/>
                <w:szCs w:val="22"/>
                <w:lang w:val="sv-SE"/>
              </w:rPr>
              <w:t>.</w:t>
            </w:r>
          </w:p>
        </w:tc>
        <w:tc>
          <w:tcPr>
            <w:tcW w:w="625" w:type="pct"/>
            <w:tcBorders>
              <w:bottom w:val="single" w:sz="4" w:space="0" w:color="auto"/>
            </w:tcBorders>
          </w:tcPr>
          <w:p w14:paraId="45699677" w14:textId="29AB7CC0" w:rsidR="00444C55" w:rsidRPr="000D7625" w:rsidRDefault="00444C55" w:rsidP="000D7625">
            <w:pPr>
              <w:cnfStyle w:val="100000000000" w:firstRow="1" w:lastRow="0" w:firstColumn="0" w:lastColumn="0" w:oddVBand="0" w:evenVBand="0" w:oddHBand="0" w:evenHBand="0" w:firstRowFirstColumn="0" w:firstRowLastColumn="0" w:lastRowFirstColumn="0" w:lastRowLastColumn="0"/>
              <w:rPr>
                <w:sz w:val="22"/>
                <w:szCs w:val="22"/>
              </w:rPr>
            </w:pPr>
            <w:r w:rsidRPr="000D7625">
              <w:rPr>
                <w:sz w:val="22"/>
                <w:szCs w:val="22"/>
              </w:rPr>
              <w:t xml:space="preserve">Physio. + </w:t>
            </w:r>
            <w:r w:rsidR="00096E01">
              <w:rPr>
                <w:sz w:val="22"/>
                <w:szCs w:val="22"/>
                <w:lang w:val="sv-SE"/>
              </w:rPr>
              <w:t>R</w:t>
            </w:r>
            <w:r w:rsidRPr="000D7625">
              <w:rPr>
                <w:sz w:val="22"/>
                <w:szCs w:val="22"/>
              </w:rPr>
              <w:t>esource (</w:t>
            </w:r>
            <w:r w:rsidR="002F41F6">
              <w:rPr>
                <w:sz w:val="22"/>
                <w:szCs w:val="22"/>
                <w:lang w:val="sv-SE"/>
              </w:rPr>
              <w:t>obs</w:t>
            </w:r>
            <w:r w:rsidR="00096E01">
              <w:rPr>
                <w:sz w:val="22"/>
                <w:szCs w:val="22"/>
                <w:lang w:val="sv-SE"/>
              </w:rPr>
              <w:t>.</w:t>
            </w:r>
            <w:r w:rsidRPr="000D7625">
              <w:rPr>
                <w:sz w:val="22"/>
                <w:szCs w:val="22"/>
              </w:rPr>
              <w:t>)</w:t>
            </w:r>
          </w:p>
        </w:tc>
        <w:tc>
          <w:tcPr>
            <w:tcW w:w="625" w:type="pct"/>
            <w:tcBorders>
              <w:bottom w:val="single" w:sz="4" w:space="0" w:color="auto"/>
            </w:tcBorders>
          </w:tcPr>
          <w:p w14:paraId="7EBE365B" w14:textId="57AD5629" w:rsidR="00444C55" w:rsidRPr="000D7625" w:rsidRDefault="00444C55" w:rsidP="000D7625">
            <w:pPr>
              <w:cnfStyle w:val="100000000000" w:firstRow="1" w:lastRow="0" w:firstColumn="0" w:lastColumn="0" w:oddVBand="0" w:evenVBand="0" w:oddHBand="0" w:evenHBand="0" w:firstRowFirstColumn="0" w:firstRowLastColumn="0" w:lastRowFirstColumn="0" w:lastRowLastColumn="0"/>
              <w:rPr>
                <w:sz w:val="22"/>
                <w:szCs w:val="22"/>
              </w:rPr>
            </w:pPr>
            <w:r w:rsidRPr="000D7625">
              <w:rPr>
                <w:sz w:val="22"/>
                <w:szCs w:val="22"/>
              </w:rPr>
              <w:t xml:space="preserve">Physio. + </w:t>
            </w:r>
            <w:r w:rsidR="00096E01">
              <w:rPr>
                <w:sz w:val="22"/>
                <w:szCs w:val="22"/>
                <w:lang w:val="sv-SE"/>
              </w:rPr>
              <w:t>R</w:t>
            </w:r>
            <w:r w:rsidRPr="000D7625">
              <w:rPr>
                <w:sz w:val="22"/>
                <w:szCs w:val="22"/>
              </w:rPr>
              <w:t>esource (</w:t>
            </w:r>
            <w:r w:rsidR="002F41F6">
              <w:rPr>
                <w:sz w:val="22"/>
                <w:szCs w:val="22"/>
                <w:lang w:val="sv-SE"/>
              </w:rPr>
              <w:t>exp</w:t>
            </w:r>
            <w:r w:rsidR="00096E01">
              <w:rPr>
                <w:sz w:val="22"/>
                <w:szCs w:val="22"/>
                <w:lang w:val="sv-SE"/>
              </w:rPr>
              <w:t>.</w:t>
            </w:r>
            <w:r w:rsidRPr="000D7625">
              <w:rPr>
                <w:sz w:val="22"/>
                <w:szCs w:val="22"/>
              </w:rPr>
              <w:t>)</w:t>
            </w:r>
          </w:p>
        </w:tc>
        <w:tc>
          <w:tcPr>
            <w:tcW w:w="624" w:type="pct"/>
            <w:tcBorders>
              <w:bottom w:val="single" w:sz="4" w:space="0" w:color="auto"/>
            </w:tcBorders>
          </w:tcPr>
          <w:p w14:paraId="62384D2C" w14:textId="32DD9C61" w:rsidR="00444C55" w:rsidRPr="000D7625" w:rsidRDefault="00444C55" w:rsidP="000D7625">
            <w:pPr>
              <w:cnfStyle w:val="100000000000" w:firstRow="1" w:lastRow="0" w:firstColumn="0" w:lastColumn="0" w:oddVBand="0" w:evenVBand="0" w:oddHBand="0" w:evenHBand="0" w:firstRowFirstColumn="0" w:firstRowLastColumn="0" w:lastRowFirstColumn="0" w:lastRowLastColumn="0"/>
              <w:rPr>
                <w:sz w:val="22"/>
                <w:szCs w:val="22"/>
              </w:rPr>
            </w:pPr>
            <w:r w:rsidRPr="000D7625">
              <w:rPr>
                <w:sz w:val="22"/>
                <w:szCs w:val="22"/>
              </w:rPr>
              <w:t>Resource (</w:t>
            </w:r>
            <w:r w:rsidR="002F41F6">
              <w:rPr>
                <w:sz w:val="22"/>
                <w:szCs w:val="22"/>
                <w:lang w:val="sv-SE"/>
              </w:rPr>
              <w:t>obs</w:t>
            </w:r>
            <w:r w:rsidR="00096E01">
              <w:rPr>
                <w:sz w:val="22"/>
                <w:szCs w:val="22"/>
                <w:lang w:val="sv-SE"/>
              </w:rPr>
              <w:t>.</w:t>
            </w:r>
            <w:r w:rsidRPr="000D7625">
              <w:rPr>
                <w:sz w:val="22"/>
                <w:szCs w:val="22"/>
              </w:rPr>
              <w:t>)</w:t>
            </w:r>
          </w:p>
        </w:tc>
        <w:tc>
          <w:tcPr>
            <w:tcW w:w="625" w:type="pct"/>
            <w:tcBorders>
              <w:bottom w:val="single" w:sz="4" w:space="0" w:color="auto"/>
            </w:tcBorders>
          </w:tcPr>
          <w:p w14:paraId="24F5849A" w14:textId="7AC50BC7" w:rsidR="00444C55" w:rsidRPr="000D7625" w:rsidRDefault="00444C55" w:rsidP="000D7625">
            <w:pPr>
              <w:cnfStyle w:val="100000000000" w:firstRow="1" w:lastRow="0" w:firstColumn="0" w:lastColumn="0" w:oddVBand="0" w:evenVBand="0" w:oddHBand="0" w:evenHBand="0" w:firstRowFirstColumn="0" w:firstRowLastColumn="0" w:lastRowFirstColumn="0" w:lastRowLastColumn="0"/>
              <w:rPr>
                <w:sz w:val="22"/>
                <w:szCs w:val="22"/>
              </w:rPr>
            </w:pPr>
            <w:r w:rsidRPr="000D7625">
              <w:rPr>
                <w:sz w:val="22"/>
                <w:szCs w:val="22"/>
              </w:rPr>
              <w:t>Resource (</w:t>
            </w:r>
            <w:r w:rsidR="002F41F6">
              <w:rPr>
                <w:sz w:val="22"/>
                <w:szCs w:val="22"/>
                <w:lang w:val="sv-SE"/>
              </w:rPr>
              <w:t>exp</w:t>
            </w:r>
            <w:r w:rsidR="00096E01">
              <w:rPr>
                <w:sz w:val="22"/>
                <w:szCs w:val="22"/>
                <w:lang w:val="sv-SE"/>
              </w:rPr>
              <w:t>.</w:t>
            </w:r>
            <w:r w:rsidRPr="000D7625">
              <w:rPr>
                <w:sz w:val="22"/>
                <w:szCs w:val="22"/>
              </w:rPr>
              <w:t>)</w:t>
            </w:r>
          </w:p>
        </w:tc>
      </w:tr>
      <w:tr w:rsidR="007F750F" w14:paraId="363D2281" w14:textId="77777777" w:rsidTr="007F750F">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859" w:type="pct"/>
            <w:tcBorders>
              <w:right w:val="single" w:sz="4" w:space="0" w:color="auto"/>
            </w:tcBorders>
          </w:tcPr>
          <w:p w14:paraId="4EAEA34B" w14:textId="493230A3" w:rsidR="00444C55" w:rsidRPr="000D7625" w:rsidRDefault="00444C55" w:rsidP="000D7625">
            <w:pPr>
              <w:rPr>
                <w:sz w:val="22"/>
                <w:szCs w:val="22"/>
                <w:lang w:val="en-US"/>
              </w:rPr>
            </w:pPr>
            <w:r w:rsidRPr="000D7625">
              <w:rPr>
                <w:sz w:val="22"/>
                <w:szCs w:val="22"/>
              </w:rPr>
              <w:t>Physiolog</w:t>
            </w:r>
            <w:proofErr w:type="spellStart"/>
            <w:r w:rsidR="000455DA" w:rsidRPr="000D7625">
              <w:rPr>
                <w:sz w:val="22"/>
                <w:szCs w:val="22"/>
                <w:lang w:val="en-US"/>
              </w:rPr>
              <w:t>ical</w:t>
            </w:r>
            <w:proofErr w:type="spellEnd"/>
            <w:r w:rsidR="000455DA" w:rsidRPr="000D7625">
              <w:rPr>
                <w:sz w:val="22"/>
                <w:szCs w:val="22"/>
                <w:lang w:val="en-US"/>
              </w:rPr>
              <w:t xml:space="preserve"> rates (metabolism, mortality, max</w:t>
            </w:r>
            <w:r w:rsidR="004A6D04" w:rsidRPr="000D7625">
              <w:rPr>
                <w:sz w:val="22"/>
                <w:szCs w:val="22"/>
                <w:lang w:val="en-US"/>
              </w:rPr>
              <w:t>.</w:t>
            </w:r>
            <w:r w:rsidR="000455DA" w:rsidRPr="000D7625">
              <w:rPr>
                <w:sz w:val="22"/>
                <w:szCs w:val="22"/>
                <w:lang w:val="en-US"/>
              </w:rPr>
              <w:t xml:space="preserve"> consumption)</w:t>
            </w:r>
          </w:p>
        </w:tc>
        <w:tc>
          <w:tcPr>
            <w:tcW w:w="641" w:type="pct"/>
            <w:tcBorders>
              <w:top w:val="single" w:sz="4" w:space="0" w:color="auto"/>
              <w:left w:val="single" w:sz="4" w:space="0" w:color="auto"/>
              <w:bottom w:val="single" w:sz="4" w:space="0" w:color="auto"/>
              <w:right w:val="single" w:sz="4" w:space="0" w:color="auto"/>
            </w:tcBorders>
            <w:shd w:val="clear" w:color="auto" w:fill="6DAA2A"/>
          </w:tcPr>
          <w:p w14:paraId="0B6E7DEF" w14:textId="134804F7"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28E1EF8D" w14:textId="2A9641DB"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7EAFB0C3" w14:textId="6F76FB75"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c>
          <w:tcPr>
            <w:tcW w:w="624" w:type="pct"/>
            <w:tcBorders>
              <w:top w:val="single" w:sz="4" w:space="0" w:color="auto"/>
              <w:left w:val="single" w:sz="4" w:space="0" w:color="auto"/>
              <w:bottom w:val="single" w:sz="4" w:space="0" w:color="auto"/>
              <w:right w:val="single" w:sz="4" w:space="0" w:color="auto"/>
            </w:tcBorders>
            <w:shd w:val="clear" w:color="auto" w:fill="EF4C4D"/>
          </w:tcPr>
          <w:p w14:paraId="351D200D" w14:textId="51A8C634"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EF4C4D"/>
          </w:tcPr>
          <w:p w14:paraId="39636C43" w14:textId="7A8BED71"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r>
      <w:tr w:rsidR="007F750F" w14:paraId="6959D186" w14:textId="77777777" w:rsidTr="007F750F">
        <w:trPr>
          <w:trHeight w:val="790"/>
        </w:trPr>
        <w:tc>
          <w:tcPr>
            <w:cnfStyle w:val="001000000000" w:firstRow="0" w:lastRow="0" w:firstColumn="1" w:lastColumn="0" w:oddVBand="0" w:evenVBand="0" w:oddHBand="0" w:evenHBand="0" w:firstRowFirstColumn="0" w:firstRowLastColumn="0" w:lastRowFirstColumn="0" w:lastRowLastColumn="0"/>
            <w:tcW w:w="1859" w:type="pct"/>
            <w:tcBorders>
              <w:right w:val="single" w:sz="4" w:space="0" w:color="auto"/>
            </w:tcBorders>
          </w:tcPr>
          <w:p w14:paraId="5AC8FB7B" w14:textId="3136A58F" w:rsidR="00444C55" w:rsidRPr="000D7625" w:rsidRDefault="00444C55" w:rsidP="000D7625">
            <w:pPr>
              <w:rPr>
                <w:sz w:val="22"/>
                <w:szCs w:val="22"/>
              </w:rPr>
            </w:pPr>
            <w:r w:rsidRPr="000D7625">
              <w:rPr>
                <w:sz w:val="22"/>
                <w:szCs w:val="22"/>
              </w:rPr>
              <w:t>Resource carrying capacity (</w:t>
            </w:r>
            <m:oMath>
              <m:r>
                <m:rPr>
                  <m:sty m:val="bi"/>
                </m:rPr>
                <w:rPr>
                  <w:rFonts w:ascii="Cambria Math" w:hAnsi="Cambria Math"/>
                  <w:sz w:val="22"/>
                  <w:szCs w:val="22"/>
                </w:rPr>
                <m:t>κ)</m:t>
              </m:r>
            </m:oMath>
          </w:p>
        </w:tc>
        <w:tc>
          <w:tcPr>
            <w:tcW w:w="641" w:type="pct"/>
            <w:tcBorders>
              <w:top w:val="single" w:sz="4" w:space="0" w:color="auto"/>
              <w:left w:val="single" w:sz="4" w:space="0" w:color="auto"/>
              <w:bottom w:val="single" w:sz="4" w:space="0" w:color="auto"/>
              <w:right w:val="single" w:sz="4" w:space="0" w:color="auto"/>
            </w:tcBorders>
            <w:shd w:val="clear" w:color="auto" w:fill="EF4C4D"/>
          </w:tcPr>
          <w:p w14:paraId="6261725F" w14:textId="16D82E12"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4F6D999A" w14:textId="1B4B2DED"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3AAA82C9" w14:textId="02E798B0"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c>
          <w:tcPr>
            <w:tcW w:w="624" w:type="pct"/>
            <w:tcBorders>
              <w:top w:val="single" w:sz="4" w:space="0" w:color="auto"/>
              <w:left w:val="single" w:sz="4" w:space="0" w:color="auto"/>
              <w:bottom w:val="single" w:sz="4" w:space="0" w:color="auto"/>
              <w:right w:val="single" w:sz="4" w:space="0" w:color="auto"/>
            </w:tcBorders>
            <w:shd w:val="clear" w:color="auto" w:fill="6DAA2A"/>
          </w:tcPr>
          <w:p w14:paraId="3A682AB1" w14:textId="4E20F2E4"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493AA1B1" w14:textId="76C3E047"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r>
      <w:tr w:rsidR="007F750F" w14:paraId="076A88D3" w14:textId="77777777" w:rsidTr="007F750F">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859" w:type="pct"/>
            <w:tcBorders>
              <w:right w:val="single" w:sz="4" w:space="0" w:color="auto"/>
            </w:tcBorders>
          </w:tcPr>
          <w:p w14:paraId="07B787F3" w14:textId="6048829C" w:rsidR="00444C55" w:rsidRPr="000D7625" w:rsidRDefault="00444C55" w:rsidP="000D7625">
            <w:pPr>
              <w:rPr>
                <w:sz w:val="22"/>
                <w:szCs w:val="22"/>
              </w:rPr>
            </w:pPr>
            <w:r w:rsidRPr="000D7625">
              <w:rPr>
                <w:sz w:val="22"/>
                <w:szCs w:val="22"/>
              </w:rPr>
              <w:t>Resource regeneration rate (</w:t>
            </w:r>
            <m:oMath>
              <m:sSub>
                <m:sSubPr>
                  <m:ctrlPr>
                    <w:rPr>
                      <w:rFonts w:ascii="Cambria Math" w:hAnsi="Cambria Math"/>
                      <w:sz w:val="22"/>
                      <w:szCs w:val="22"/>
                    </w:rPr>
                  </m:ctrlPr>
                </m:sSubPr>
                <m:e>
                  <m:r>
                    <m:rPr>
                      <m:sty m:val="bi"/>
                    </m:rPr>
                    <w:rPr>
                      <w:rFonts w:ascii="Cambria Math" w:hAnsi="Cambria Math"/>
                      <w:sz w:val="22"/>
                      <w:szCs w:val="22"/>
                    </w:rPr>
                    <m:t>r</m:t>
                  </m:r>
                </m:e>
                <m:sub>
                  <m:r>
                    <m:rPr>
                      <m:sty m:val="bi"/>
                    </m:rPr>
                    <w:rPr>
                      <w:rFonts w:ascii="Cambria Math" w:hAnsi="Cambria Math"/>
                      <w:sz w:val="22"/>
                      <w:szCs w:val="22"/>
                    </w:rPr>
                    <m:t>0</m:t>
                  </m:r>
                </m:sub>
              </m:sSub>
              <m:r>
                <m:rPr>
                  <m:sty m:val="bi"/>
                </m:rPr>
                <w:rPr>
                  <w:rFonts w:ascii="Cambria Math" w:hAnsi="Cambria Math"/>
                  <w:sz w:val="22"/>
                  <w:szCs w:val="22"/>
                </w:rPr>
                <m:t>)</m:t>
              </m:r>
            </m:oMath>
          </w:p>
        </w:tc>
        <w:tc>
          <w:tcPr>
            <w:tcW w:w="641" w:type="pct"/>
            <w:tcBorders>
              <w:top w:val="single" w:sz="4" w:space="0" w:color="auto"/>
              <w:left w:val="single" w:sz="4" w:space="0" w:color="auto"/>
              <w:bottom w:val="single" w:sz="4" w:space="0" w:color="auto"/>
              <w:right w:val="single" w:sz="4" w:space="0" w:color="auto"/>
            </w:tcBorders>
            <w:shd w:val="clear" w:color="auto" w:fill="EF4C4D"/>
          </w:tcPr>
          <w:p w14:paraId="35C7F3CC" w14:textId="1C9B8F61"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EF4C4D"/>
          </w:tcPr>
          <w:p w14:paraId="52E0A516" w14:textId="60FA7B68" w:rsidR="00444C55" w:rsidRPr="000D7625" w:rsidRDefault="00AD0EB7"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0F2A1DE1" w14:textId="379DA967"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r w:rsidRPr="000D7625">
              <w:rPr>
                <w:sz w:val="22"/>
                <w:szCs w:val="22"/>
                <w:lang w:val="sv-SE"/>
              </w:rPr>
              <w:t xml:space="preserve"> </w:t>
            </w:r>
          </w:p>
        </w:tc>
        <w:tc>
          <w:tcPr>
            <w:tcW w:w="624" w:type="pct"/>
            <w:tcBorders>
              <w:top w:val="single" w:sz="4" w:space="0" w:color="auto"/>
              <w:left w:val="single" w:sz="4" w:space="0" w:color="auto"/>
              <w:bottom w:val="single" w:sz="4" w:space="0" w:color="auto"/>
              <w:right w:val="single" w:sz="4" w:space="0" w:color="auto"/>
            </w:tcBorders>
            <w:shd w:val="clear" w:color="auto" w:fill="EF4C4D"/>
          </w:tcPr>
          <w:p w14:paraId="5DC8EEE5" w14:textId="44526E11"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00819CD7" w14:textId="6E62FF32"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proofErr w:type="spellStart"/>
            <w:r w:rsidRPr="000D7625">
              <w:rPr>
                <w:sz w:val="22"/>
                <w:szCs w:val="22"/>
                <w:lang w:val="sv-SE"/>
              </w:rPr>
              <w:t>Yes</w:t>
            </w:r>
            <w:proofErr w:type="spellEnd"/>
          </w:p>
        </w:tc>
      </w:tr>
    </w:tbl>
    <w:p w14:paraId="467589C3" w14:textId="38C4A3B0" w:rsidR="0054489F" w:rsidRDefault="0054489F" w:rsidP="00A0363E">
      <w:pPr>
        <w:spacing w:line="480" w:lineRule="auto"/>
      </w:pPr>
    </w:p>
    <w:p w14:paraId="6AC86024" w14:textId="105D4BB2" w:rsidR="0054489F" w:rsidRDefault="0054489F" w:rsidP="00A0363E">
      <w:pPr>
        <w:spacing w:line="480" w:lineRule="auto"/>
      </w:pPr>
    </w:p>
    <w:p w14:paraId="662DA2A9" w14:textId="4F152090" w:rsidR="0054489F" w:rsidRDefault="0054489F" w:rsidP="00A0363E">
      <w:pPr>
        <w:spacing w:line="480" w:lineRule="auto"/>
      </w:pPr>
    </w:p>
    <w:p w14:paraId="788F21B4" w14:textId="77777777" w:rsidR="0054489F" w:rsidRDefault="0054489F" w:rsidP="00A0363E">
      <w:pPr>
        <w:spacing w:line="480" w:lineRule="auto"/>
      </w:pPr>
    </w:p>
    <w:p w14:paraId="2A7DB2F2" w14:textId="5395A7AB" w:rsidR="00ED3013" w:rsidRPr="00087875" w:rsidRDefault="00ED3013" w:rsidP="00182BA9">
      <w:pPr>
        <w:spacing w:line="480" w:lineRule="auto"/>
        <w:contextualSpacing/>
        <w:jc w:val="both"/>
        <w:rPr>
          <w:color w:val="FF0000"/>
        </w:rPr>
      </w:pPr>
    </w:p>
    <w:p w14:paraId="2F4E203E" w14:textId="49D399E6" w:rsidR="00316E51" w:rsidRDefault="00316E51" w:rsidP="00182BA9">
      <w:pPr>
        <w:spacing w:line="480" w:lineRule="auto"/>
        <w:contextualSpacing/>
        <w:jc w:val="both"/>
        <w:rPr>
          <w:color w:val="FF0000"/>
        </w:rPr>
      </w:pPr>
    </w:p>
    <w:p w14:paraId="55C3DBE7" w14:textId="55D81478" w:rsidR="00FF401D" w:rsidRDefault="00FF401D" w:rsidP="00182BA9">
      <w:pPr>
        <w:spacing w:line="480" w:lineRule="auto"/>
        <w:contextualSpacing/>
        <w:jc w:val="both"/>
        <w:rPr>
          <w:color w:val="FF0000"/>
        </w:rPr>
      </w:pPr>
    </w:p>
    <w:p w14:paraId="5D961A7B" w14:textId="6282C72F" w:rsidR="00FF401D" w:rsidRDefault="00FF401D" w:rsidP="00182BA9">
      <w:pPr>
        <w:spacing w:line="480" w:lineRule="auto"/>
        <w:contextualSpacing/>
        <w:jc w:val="both"/>
        <w:rPr>
          <w:color w:val="FF0000"/>
        </w:rPr>
      </w:pPr>
    </w:p>
    <w:p w14:paraId="4E20427F" w14:textId="46A3D59B" w:rsidR="00FF401D" w:rsidRDefault="00FF401D" w:rsidP="00182BA9">
      <w:pPr>
        <w:spacing w:line="480" w:lineRule="auto"/>
        <w:contextualSpacing/>
        <w:jc w:val="both"/>
        <w:rPr>
          <w:color w:val="FF0000"/>
        </w:rPr>
      </w:pPr>
    </w:p>
    <w:p w14:paraId="1646827D" w14:textId="2A08AD75" w:rsidR="00FF401D" w:rsidRDefault="00FF401D" w:rsidP="00182BA9">
      <w:pPr>
        <w:spacing w:line="480" w:lineRule="auto"/>
        <w:contextualSpacing/>
        <w:jc w:val="both"/>
        <w:rPr>
          <w:color w:val="FF0000"/>
        </w:rPr>
      </w:pPr>
    </w:p>
    <w:p w14:paraId="29F33640" w14:textId="7274F96F" w:rsidR="00FF401D" w:rsidRDefault="00FF401D" w:rsidP="00182BA9">
      <w:pPr>
        <w:spacing w:line="480" w:lineRule="auto"/>
        <w:contextualSpacing/>
        <w:jc w:val="both"/>
        <w:rPr>
          <w:color w:val="FF0000"/>
        </w:rPr>
      </w:pPr>
    </w:p>
    <w:p w14:paraId="0C91FC68" w14:textId="578CD69B" w:rsidR="00FF401D" w:rsidRDefault="00FF401D" w:rsidP="00182BA9">
      <w:pPr>
        <w:spacing w:line="480" w:lineRule="auto"/>
        <w:contextualSpacing/>
        <w:jc w:val="both"/>
        <w:rPr>
          <w:color w:val="FF0000"/>
        </w:rPr>
      </w:pPr>
    </w:p>
    <w:p w14:paraId="5111D452" w14:textId="77777777" w:rsidR="00FF401D" w:rsidRPr="00087875" w:rsidRDefault="00FF401D" w:rsidP="00182BA9">
      <w:pPr>
        <w:spacing w:line="480" w:lineRule="auto"/>
        <w:contextualSpacing/>
        <w:jc w:val="both"/>
        <w:rPr>
          <w:color w:val="FF0000"/>
        </w:rPr>
      </w:pPr>
    </w:p>
    <w:p w14:paraId="6AA3E30B" w14:textId="77777777" w:rsidR="009924E7" w:rsidRDefault="009924E7" w:rsidP="00182BA9">
      <w:pPr>
        <w:spacing w:line="480" w:lineRule="auto"/>
        <w:contextualSpacing/>
        <w:jc w:val="both"/>
        <w:rPr>
          <w:rFonts w:cstheme="minorHAnsi"/>
          <w:b/>
        </w:rPr>
      </w:pPr>
    </w:p>
    <w:p w14:paraId="20550FE6" w14:textId="56C91D64" w:rsidR="00AD548E" w:rsidRDefault="00AD548E" w:rsidP="00182BA9">
      <w:pPr>
        <w:spacing w:line="480" w:lineRule="auto"/>
        <w:contextualSpacing/>
        <w:jc w:val="both"/>
        <w:rPr>
          <w:rFonts w:cstheme="minorHAnsi"/>
          <w:b/>
        </w:rPr>
      </w:pPr>
      <w:r w:rsidRPr="006A09B3">
        <w:rPr>
          <w:rFonts w:cstheme="minorHAnsi"/>
          <w:b/>
        </w:rPr>
        <w:t>Results</w:t>
      </w:r>
    </w:p>
    <w:p w14:paraId="26839588" w14:textId="41459CAA" w:rsidR="0063626B" w:rsidRPr="00AF32CB" w:rsidRDefault="00F617C1" w:rsidP="00037C00">
      <w:pPr>
        <w:spacing w:line="480" w:lineRule="auto"/>
        <w:contextualSpacing/>
        <w:jc w:val="both"/>
        <w:rPr>
          <w:rFonts w:cstheme="minorHAnsi"/>
          <w:bCs/>
          <w:sz w:val="22"/>
          <w:szCs w:val="22"/>
        </w:rPr>
      </w:pPr>
      <w:r w:rsidRPr="00AF32CB">
        <w:rPr>
          <w:rFonts w:cstheme="minorHAnsi"/>
          <w:bCs/>
          <w:sz w:val="22"/>
          <w:szCs w:val="22"/>
        </w:rPr>
        <w:lastRenderedPageBreak/>
        <w:t xml:space="preserve">The inclusion of </w:t>
      </w:r>
      <w:r w:rsidR="001C7F80" w:rsidRPr="00AF32CB">
        <w:rPr>
          <w:rFonts w:cstheme="minorHAnsi"/>
          <w:bCs/>
          <w:sz w:val="22"/>
          <w:szCs w:val="22"/>
        </w:rPr>
        <w:t xml:space="preserve">temperature effects on fish </w:t>
      </w:r>
      <w:r w:rsidRPr="00AF32CB">
        <w:rPr>
          <w:rFonts w:cstheme="minorHAnsi"/>
          <w:bCs/>
          <w:sz w:val="22"/>
          <w:szCs w:val="22"/>
        </w:rPr>
        <w:t xml:space="preserve">physiological </w:t>
      </w:r>
      <w:r w:rsidR="001C7F80" w:rsidRPr="00AF32CB">
        <w:rPr>
          <w:rFonts w:cstheme="minorHAnsi"/>
          <w:bCs/>
          <w:sz w:val="22"/>
          <w:szCs w:val="22"/>
        </w:rPr>
        <w:t>processes  (</w:t>
      </w:r>
      <w:r w:rsidR="00C343FD" w:rsidRPr="00AF32CB">
        <w:rPr>
          <w:rFonts w:cstheme="minorHAnsi"/>
          <w:bCs/>
          <w:sz w:val="22"/>
          <w:szCs w:val="22"/>
        </w:rPr>
        <w:t xml:space="preserve">“top-down”, </w:t>
      </w:r>
      <w:r w:rsidR="001C7F80" w:rsidRPr="00AF32CB">
        <w:rPr>
          <w:rFonts w:cstheme="minorHAnsi"/>
          <w:bCs/>
          <w:sz w:val="22"/>
          <w:szCs w:val="22"/>
        </w:rPr>
        <w:t>in addition to temperature-dependence of their background resources</w:t>
      </w:r>
      <w:r w:rsidR="00C343FD" w:rsidRPr="00AF32CB">
        <w:rPr>
          <w:rFonts w:cstheme="minorHAnsi"/>
          <w:bCs/>
          <w:sz w:val="22"/>
          <w:szCs w:val="22"/>
        </w:rPr>
        <w:t>, the “bottom-up”</w:t>
      </w:r>
      <w:r w:rsidR="001C7F80" w:rsidRPr="00AF32CB">
        <w:rPr>
          <w:rFonts w:cstheme="minorHAnsi"/>
          <w:bCs/>
          <w:sz w:val="22"/>
          <w:szCs w:val="22"/>
        </w:rPr>
        <w:t>)</w:t>
      </w:r>
      <w:r w:rsidRPr="00AF32CB">
        <w:rPr>
          <w:rFonts w:cstheme="minorHAnsi"/>
          <w:bCs/>
          <w:sz w:val="22"/>
          <w:szCs w:val="22"/>
        </w:rPr>
        <w:t xml:space="preserve"> </w:t>
      </w:r>
      <w:r w:rsidR="002C2804" w:rsidRPr="00AF32CB">
        <w:rPr>
          <w:rFonts w:cstheme="minorHAnsi"/>
          <w:bCs/>
          <w:sz w:val="22"/>
          <w:szCs w:val="22"/>
        </w:rPr>
        <w:t>has a strong influence on the projected size-at-age in 205</w:t>
      </w:r>
      <w:r w:rsidR="00A16B74" w:rsidRPr="00AF32CB">
        <w:rPr>
          <w:rFonts w:cstheme="minorHAnsi"/>
          <w:bCs/>
          <w:sz w:val="22"/>
          <w:szCs w:val="22"/>
        </w:rPr>
        <w:t>0</w:t>
      </w:r>
      <w:r w:rsidR="002C2804" w:rsidRPr="00AF32CB">
        <w:rPr>
          <w:rFonts w:cstheme="minorHAnsi"/>
          <w:bCs/>
          <w:sz w:val="22"/>
          <w:szCs w:val="22"/>
        </w:rPr>
        <w:t xml:space="preserve"> under the RCP 8.5 emission scenario relative to the baseline projection (</w:t>
      </w:r>
      <w:r w:rsidR="00E60233" w:rsidRPr="00AF32CB">
        <w:rPr>
          <w:rFonts w:cstheme="minorHAnsi"/>
          <w:bCs/>
          <w:sz w:val="22"/>
          <w:szCs w:val="22"/>
        </w:rPr>
        <w:t xml:space="preserve">no </w:t>
      </w:r>
      <w:r w:rsidR="008E0A26" w:rsidRPr="00AF32CB">
        <w:rPr>
          <w:rFonts w:cstheme="minorHAnsi"/>
          <w:bCs/>
          <w:sz w:val="22"/>
          <w:szCs w:val="22"/>
        </w:rPr>
        <w:t>warming</w:t>
      </w:r>
      <w:r w:rsidR="002C2804" w:rsidRPr="00AF32CB">
        <w:rPr>
          <w:rFonts w:cstheme="minorHAnsi"/>
          <w:bCs/>
          <w:sz w:val="22"/>
          <w:szCs w:val="22"/>
        </w:rPr>
        <w:t>)</w:t>
      </w:r>
      <w:r w:rsidR="00FA3729" w:rsidRPr="00AF32CB">
        <w:rPr>
          <w:rFonts w:cstheme="minorHAnsi"/>
          <w:bCs/>
          <w:sz w:val="22"/>
          <w:szCs w:val="22"/>
        </w:rPr>
        <w:t xml:space="preserve"> (Fig. 2)</w:t>
      </w:r>
      <w:r w:rsidR="002C2804" w:rsidRPr="00AF32CB">
        <w:rPr>
          <w:rFonts w:cstheme="minorHAnsi"/>
          <w:bCs/>
          <w:sz w:val="22"/>
          <w:szCs w:val="22"/>
        </w:rPr>
        <w:t xml:space="preserve">. </w:t>
      </w:r>
      <w:r w:rsidR="007120E7" w:rsidRPr="00AF32CB">
        <w:rPr>
          <w:rFonts w:cstheme="minorHAnsi"/>
          <w:bCs/>
          <w:sz w:val="22"/>
          <w:szCs w:val="22"/>
        </w:rPr>
        <w:t>Including</w:t>
      </w:r>
      <w:r w:rsidR="002137F4" w:rsidRPr="00AF32CB">
        <w:rPr>
          <w:rFonts w:cstheme="minorHAnsi"/>
          <w:bCs/>
          <w:sz w:val="22"/>
          <w:szCs w:val="22"/>
        </w:rPr>
        <w:t xml:space="preserve"> empirical</w:t>
      </w:r>
      <w:r w:rsidR="007120E7" w:rsidRPr="00AF32CB">
        <w:rPr>
          <w:rFonts w:cstheme="minorHAnsi"/>
          <w:bCs/>
          <w:sz w:val="22"/>
          <w:szCs w:val="22"/>
        </w:rPr>
        <w:t xml:space="preserve"> temperature </w:t>
      </w:r>
      <w:r w:rsidR="001C7F80" w:rsidRPr="00AF32CB">
        <w:rPr>
          <w:rFonts w:cstheme="minorHAnsi"/>
          <w:bCs/>
          <w:sz w:val="22"/>
          <w:szCs w:val="22"/>
        </w:rPr>
        <w:t xml:space="preserve">dependence </w:t>
      </w:r>
      <w:r w:rsidR="007120E7" w:rsidRPr="00AF32CB">
        <w:rPr>
          <w:rFonts w:cstheme="minorHAnsi"/>
          <w:bCs/>
          <w:sz w:val="22"/>
          <w:szCs w:val="22"/>
        </w:rPr>
        <w:t xml:space="preserve">of </w:t>
      </w:r>
      <w:r w:rsidR="00332CA4" w:rsidRPr="00AF32CB">
        <w:rPr>
          <w:rFonts w:cstheme="minorHAnsi"/>
          <w:bCs/>
          <w:sz w:val="22"/>
          <w:szCs w:val="22"/>
        </w:rPr>
        <w:t>maximum consumption, mortality and metabolism</w:t>
      </w:r>
      <w:r w:rsidR="00050727" w:rsidRPr="00AF32CB">
        <w:rPr>
          <w:rFonts w:cstheme="minorHAnsi"/>
          <w:bCs/>
          <w:sz w:val="22"/>
          <w:szCs w:val="22"/>
        </w:rPr>
        <w:t xml:space="preserve">, with </w:t>
      </w:r>
      <w:r w:rsidR="001C7F80" w:rsidRPr="00AF32CB">
        <w:rPr>
          <w:rFonts w:cstheme="minorHAnsi"/>
          <w:bCs/>
          <w:sz w:val="22"/>
          <w:szCs w:val="22"/>
        </w:rPr>
        <w:t xml:space="preserve">or </w:t>
      </w:r>
      <w:r w:rsidR="00050727" w:rsidRPr="00AF32CB">
        <w:rPr>
          <w:rFonts w:cstheme="minorHAnsi"/>
          <w:bCs/>
          <w:sz w:val="22"/>
          <w:szCs w:val="22"/>
        </w:rPr>
        <w:t xml:space="preserve">without </w:t>
      </w:r>
      <w:r w:rsidR="00AD7521" w:rsidRPr="00AF32CB">
        <w:rPr>
          <w:rFonts w:cstheme="minorHAnsi"/>
          <w:bCs/>
          <w:sz w:val="22"/>
          <w:szCs w:val="22"/>
        </w:rPr>
        <w:t>temperature-</w:t>
      </w:r>
      <w:r w:rsidR="00061821" w:rsidRPr="00AF32CB">
        <w:rPr>
          <w:rFonts w:cstheme="minorHAnsi"/>
          <w:bCs/>
          <w:sz w:val="22"/>
          <w:szCs w:val="22"/>
        </w:rPr>
        <w:t>dependence</w:t>
      </w:r>
      <w:r w:rsidR="005F580A" w:rsidRPr="00AF32CB">
        <w:rPr>
          <w:rFonts w:cstheme="minorHAnsi"/>
          <w:bCs/>
          <w:sz w:val="22"/>
          <w:szCs w:val="22"/>
        </w:rPr>
        <w:t xml:space="preserve"> of background resources, </w:t>
      </w:r>
      <w:r w:rsidR="007120E7" w:rsidRPr="00AF32CB">
        <w:rPr>
          <w:rFonts w:cstheme="minorHAnsi"/>
          <w:bCs/>
          <w:sz w:val="22"/>
          <w:szCs w:val="22"/>
        </w:rPr>
        <w:t xml:space="preserve">leads to warming </w:t>
      </w:r>
      <w:r w:rsidR="00D90F6B" w:rsidRPr="00AF32CB">
        <w:rPr>
          <w:rFonts w:cstheme="minorHAnsi"/>
          <w:bCs/>
          <w:sz w:val="22"/>
          <w:szCs w:val="22"/>
        </w:rPr>
        <w:t xml:space="preserve">having </w:t>
      </w:r>
      <w:commentRangeStart w:id="74"/>
      <w:commentRangeStart w:id="75"/>
      <w:r w:rsidR="00D90F6B" w:rsidRPr="00AF32CB">
        <w:rPr>
          <w:rFonts w:cstheme="minorHAnsi"/>
          <w:bCs/>
          <w:sz w:val="22"/>
          <w:szCs w:val="22"/>
        </w:rPr>
        <w:t xml:space="preserve">positive </w:t>
      </w:r>
      <w:commentRangeEnd w:id="74"/>
      <w:r w:rsidR="00C343FD" w:rsidRPr="00AF32CB">
        <w:rPr>
          <w:rStyle w:val="CommentReference"/>
          <w:sz w:val="22"/>
          <w:szCs w:val="22"/>
        </w:rPr>
        <w:commentReference w:id="74"/>
      </w:r>
      <w:commentRangeEnd w:id="75"/>
      <w:r w:rsidR="00202781" w:rsidRPr="00AF32CB">
        <w:rPr>
          <w:rStyle w:val="CommentReference"/>
          <w:sz w:val="22"/>
          <w:szCs w:val="22"/>
        </w:rPr>
        <w:commentReference w:id="75"/>
      </w:r>
      <w:r w:rsidR="00D90F6B" w:rsidRPr="00AF32CB">
        <w:rPr>
          <w:rFonts w:cstheme="minorHAnsi"/>
          <w:bCs/>
          <w:sz w:val="22"/>
          <w:szCs w:val="22"/>
        </w:rPr>
        <w:t>effects o</w:t>
      </w:r>
      <w:r w:rsidR="00C343FD" w:rsidRPr="00AF32CB">
        <w:rPr>
          <w:rFonts w:cstheme="minorHAnsi"/>
          <w:bCs/>
          <w:sz w:val="22"/>
          <w:szCs w:val="22"/>
        </w:rPr>
        <w:t>n</w:t>
      </w:r>
      <w:r w:rsidR="00D90F6B" w:rsidRPr="00AF32CB">
        <w:rPr>
          <w:rFonts w:cstheme="minorHAnsi"/>
          <w:bCs/>
          <w:sz w:val="22"/>
          <w:szCs w:val="22"/>
        </w:rPr>
        <w:t xml:space="preserve"> </w:t>
      </w:r>
      <w:r w:rsidR="00822B46" w:rsidRPr="00AF32CB">
        <w:rPr>
          <w:rFonts w:cstheme="minorHAnsi"/>
          <w:bCs/>
          <w:sz w:val="22"/>
          <w:szCs w:val="22"/>
        </w:rPr>
        <w:t>size-at-age</w:t>
      </w:r>
      <w:r w:rsidR="00D90F6B" w:rsidRPr="00AF32CB">
        <w:rPr>
          <w:rFonts w:cstheme="minorHAnsi"/>
          <w:bCs/>
          <w:sz w:val="22"/>
          <w:szCs w:val="22"/>
        </w:rPr>
        <w:t xml:space="preserve">, whereas </w:t>
      </w:r>
      <w:r w:rsidR="00275C0E" w:rsidRPr="00AF32CB">
        <w:rPr>
          <w:rFonts w:cstheme="minorHAnsi"/>
          <w:bCs/>
          <w:sz w:val="22"/>
          <w:szCs w:val="22"/>
        </w:rPr>
        <w:t xml:space="preserve">scenarios without </w:t>
      </w:r>
      <w:r w:rsidR="001C7F80" w:rsidRPr="00AF32CB">
        <w:rPr>
          <w:rFonts w:cstheme="minorHAnsi"/>
          <w:bCs/>
          <w:sz w:val="22"/>
          <w:szCs w:val="22"/>
        </w:rPr>
        <w:t xml:space="preserve">temperature-dependent </w:t>
      </w:r>
      <w:r w:rsidR="00275C0E" w:rsidRPr="00AF32CB">
        <w:rPr>
          <w:rFonts w:cstheme="minorHAnsi"/>
          <w:bCs/>
          <w:sz w:val="22"/>
          <w:szCs w:val="22"/>
        </w:rPr>
        <w:t xml:space="preserve">physiological </w:t>
      </w:r>
      <w:r w:rsidR="001C7F80" w:rsidRPr="00AF32CB">
        <w:rPr>
          <w:rFonts w:cstheme="minorHAnsi"/>
          <w:bCs/>
          <w:sz w:val="22"/>
          <w:szCs w:val="22"/>
        </w:rPr>
        <w:t>processes</w:t>
      </w:r>
      <w:r w:rsidR="00275C0E" w:rsidRPr="00AF32CB">
        <w:rPr>
          <w:rFonts w:cstheme="minorHAnsi"/>
          <w:bCs/>
          <w:sz w:val="22"/>
          <w:szCs w:val="22"/>
        </w:rPr>
        <w:t xml:space="preserve"> all lead to </w:t>
      </w:r>
      <w:r w:rsidR="00822B46" w:rsidRPr="00AF32CB">
        <w:rPr>
          <w:rFonts w:cstheme="minorHAnsi"/>
          <w:bCs/>
          <w:sz w:val="22"/>
          <w:szCs w:val="22"/>
        </w:rPr>
        <w:t>size-at-age</w:t>
      </w:r>
      <w:r w:rsidR="00DE6636" w:rsidRPr="00AF32CB">
        <w:rPr>
          <w:rFonts w:cstheme="minorHAnsi"/>
          <w:bCs/>
          <w:sz w:val="22"/>
          <w:szCs w:val="22"/>
        </w:rPr>
        <w:t xml:space="preserve"> </w:t>
      </w:r>
      <w:r w:rsidR="001C7F80" w:rsidRPr="00AF32CB">
        <w:rPr>
          <w:rFonts w:cstheme="minorHAnsi"/>
          <w:bCs/>
          <w:sz w:val="22"/>
          <w:szCs w:val="22"/>
        </w:rPr>
        <w:t xml:space="preserve">decreasing with warming </w:t>
      </w:r>
      <w:r w:rsidR="00DE6636" w:rsidRPr="00AF32CB">
        <w:rPr>
          <w:rFonts w:cstheme="minorHAnsi"/>
          <w:bCs/>
          <w:sz w:val="22"/>
          <w:szCs w:val="22"/>
        </w:rPr>
        <w:t>(Fig. 2)</w:t>
      </w:r>
      <w:r w:rsidR="00822B46" w:rsidRPr="00AF32CB">
        <w:rPr>
          <w:rFonts w:cstheme="minorHAnsi"/>
          <w:bCs/>
          <w:sz w:val="22"/>
          <w:szCs w:val="22"/>
        </w:rPr>
        <w:t>.</w:t>
      </w:r>
      <w:r w:rsidR="006D35A3" w:rsidRPr="00AF32CB">
        <w:rPr>
          <w:rFonts w:cstheme="minorHAnsi"/>
          <w:bCs/>
          <w:sz w:val="22"/>
          <w:szCs w:val="22"/>
        </w:rPr>
        <w:t xml:space="preserve"> </w:t>
      </w:r>
      <w:r w:rsidR="003859AF" w:rsidRPr="00AF32CB">
        <w:rPr>
          <w:rFonts w:cstheme="minorHAnsi"/>
          <w:bCs/>
          <w:sz w:val="22"/>
          <w:szCs w:val="22"/>
        </w:rPr>
        <w:t xml:space="preserve">Specifically, </w:t>
      </w:r>
      <w:r w:rsidR="009B2986" w:rsidRPr="00AF32CB">
        <w:rPr>
          <w:rFonts w:cstheme="minorHAnsi"/>
          <w:bCs/>
          <w:sz w:val="22"/>
          <w:szCs w:val="22"/>
        </w:rPr>
        <w:t>i</w:t>
      </w:r>
      <w:r w:rsidR="00945FD0" w:rsidRPr="00AF32CB">
        <w:rPr>
          <w:rFonts w:cstheme="minorHAnsi"/>
          <w:bCs/>
          <w:sz w:val="22"/>
          <w:szCs w:val="22"/>
        </w:rPr>
        <w:t xml:space="preserve">n scenarios with </w:t>
      </w:r>
      <w:r w:rsidR="00C343FD" w:rsidRPr="00AF32CB">
        <w:rPr>
          <w:rFonts w:cstheme="minorHAnsi"/>
          <w:bCs/>
          <w:sz w:val="22"/>
          <w:szCs w:val="22"/>
        </w:rPr>
        <w:t xml:space="preserve">temperature-dependent </w:t>
      </w:r>
      <w:r w:rsidR="00945FD0" w:rsidRPr="00AF32CB">
        <w:rPr>
          <w:rFonts w:cstheme="minorHAnsi"/>
          <w:bCs/>
          <w:sz w:val="22"/>
          <w:szCs w:val="22"/>
        </w:rPr>
        <w:t xml:space="preserve">physiological </w:t>
      </w:r>
      <w:r w:rsidR="00C343FD" w:rsidRPr="00AF32CB">
        <w:rPr>
          <w:rFonts w:cstheme="minorHAnsi"/>
          <w:bCs/>
          <w:sz w:val="22"/>
          <w:szCs w:val="22"/>
        </w:rPr>
        <w:t>processes</w:t>
      </w:r>
      <w:r w:rsidR="00945FD0" w:rsidRPr="00AF32CB">
        <w:rPr>
          <w:rFonts w:cstheme="minorHAnsi"/>
          <w:bCs/>
          <w:sz w:val="22"/>
          <w:szCs w:val="22"/>
        </w:rPr>
        <w:t>,</w:t>
      </w:r>
      <w:r w:rsidR="0053608F" w:rsidRPr="00AF32CB">
        <w:rPr>
          <w:rFonts w:cstheme="minorHAnsi"/>
          <w:bCs/>
          <w:sz w:val="22"/>
          <w:szCs w:val="22"/>
        </w:rPr>
        <w:t xml:space="preserve"> </w:t>
      </w:r>
      <w:r w:rsidR="00A850DA" w:rsidRPr="00AF32CB">
        <w:rPr>
          <w:rFonts w:cstheme="minorHAnsi"/>
          <w:bCs/>
          <w:sz w:val="22"/>
          <w:szCs w:val="22"/>
        </w:rPr>
        <w:t xml:space="preserve">the positive effect </w:t>
      </w:r>
      <w:r w:rsidR="00C343FD" w:rsidRPr="00AF32CB">
        <w:rPr>
          <w:rFonts w:cstheme="minorHAnsi"/>
          <w:bCs/>
          <w:sz w:val="22"/>
          <w:szCs w:val="22"/>
        </w:rPr>
        <w:t xml:space="preserve">of warming </w:t>
      </w:r>
      <w:r w:rsidR="00A850DA" w:rsidRPr="00AF32CB">
        <w:rPr>
          <w:rFonts w:cstheme="minorHAnsi"/>
          <w:bCs/>
          <w:sz w:val="22"/>
          <w:szCs w:val="22"/>
        </w:rPr>
        <w:t xml:space="preserve">is largest for </w:t>
      </w:r>
      <w:r w:rsidR="0053608F" w:rsidRPr="00AF32CB">
        <w:rPr>
          <w:rFonts w:cstheme="minorHAnsi"/>
          <w:bCs/>
          <w:sz w:val="22"/>
          <w:szCs w:val="22"/>
        </w:rPr>
        <w:t xml:space="preserve">small individuals </w:t>
      </w:r>
      <w:r w:rsidR="00A850DA" w:rsidRPr="00AF32CB">
        <w:rPr>
          <w:rFonts w:cstheme="minorHAnsi"/>
          <w:bCs/>
          <w:sz w:val="22"/>
          <w:szCs w:val="22"/>
        </w:rPr>
        <w:t>and declines with size</w:t>
      </w:r>
      <w:r w:rsidR="00BD6F1D" w:rsidRPr="00AF32CB">
        <w:rPr>
          <w:rFonts w:cstheme="minorHAnsi"/>
          <w:bCs/>
          <w:sz w:val="22"/>
          <w:szCs w:val="22"/>
        </w:rPr>
        <w:t xml:space="preserve">. However, </w:t>
      </w:r>
      <w:r w:rsidR="00C343FD" w:rsidRPr="00AF32CB">
        <w:rPr>
          <w:rFonts w:cstheme="minorHAnsi"/>
          <w:bCs/>
          <w:sz w:val="22"/>
          <w:szCs w:val="22"/>
        </w:rPr>
        <w:t>when</w:t>
      </w:r>
      <w:r w:rsidR="0053608F" w:rsidRPr="00AF32CB">
        <w:rPr>
          <w:rFonts w:cstheme="minorHAnsi"/>
          <w:bCs/>
          <w:sz w:val="22"/>
          <w:szCs w:val="22"/>
        </w:rPr>
        <w:t xml:space="preserve"> only resource dynamics scale with temperature</w:t>
      </w:r>
      <w:r w:rsidR="00ED4B76" w:rsidRPr="00AF32CB">
        <w:rPr>
          <w:rFonts w:cstheme="minorHAnsi"/>
          <w:bCs/>
          <w:sz w:val="22"/>
          <w:szCs w:val="22"/>
        </w:rPr>
        <w:t xml:space="preserve">, </w:t>
      </w:r>
      <w:r w:rsidR="00922C5B" w:rsidRPr="00AF32CB">
        <w:rPr>
          <w:rFonts w:cstheme="minorHAnsi"/>
          <w:bCs/>
          <w:sz w:val="22"/>
          <w:szCs w:val="22"/>
        </w:rPr>
        <w:t xml:space="preserve">small individuals </w:t>
      </w:r>
      <w:commentRangeStart w:id="76"/>
      <w:commentRangeStart w:id="77"/>
      <w:r w:rsidR="00C343FD" w:rsidRPr="00AF32CB">
        <w:rPr>
          <w:rFonts w:cstheme="minorHAnsi"/>
          <w:bCs/>
          <w:sz w:val="22"/>
          <w:szCs w:val="22"/>
        </w:rPr>
        <w:t xml:space="preserve">have </w:t>
      </w:r>
      <w:r w:rsidR="00922C5B" w:rsidRPr="00AF32CB">
        <w:rPr>
          <w:rFonts w:cstheme="minorHAnsi"/>
          <w:bCs/>
          <w:sz w:val="22"/>
          <w:szCs w:val="22"/>
        </w:rPr>
        <w:t>the largest relative change (negative</w:t>
      </w:r>
      <w:r w:rsidR="004910AF" w:rsidRPr="00AF32CB">
        <w:rPr>
          <w:rFonts w:cstheme="minorHAnsi"/>
          <w:bCs/>
          <w:sz w:val="22"/>
          <w:szCs w:val="22"/>
        </w:rPr>
        <w:t>)</w:t>
      </w:r>
      <w:r w:rsidR="00841E35" w:rsidRPr="00AF32CB">
        <w:rPr>
          <w:rFonts w:cstheme="minorHAnsi"/>
          <w:bCs/>
          <w:sz w:val="22"/>
          <w:szCs w:val="22"/>
        </w:rPr>
        <w:t>, and this negative effect</w:t>
      </w:r>
      <w:r w:rsidR="00C343FD" w:rsidRPr="00AF32CB">
        <w:rPr>
          <w:rFonts w:cstheme="minorHAnsi"/>
          <w:bCs/>
          <w:sz w:val="22"/>
          <w:szCs w:val="22"/>
        </w:rPr>
        <w:t xml:space="preserve"> of warming</w:t>
      </w:r>
      <w:r w:rsidR="00D63BB1" w:rsidRPr="00AF32CB">
        <w:rPr>
          <w:rFonts w:cstheme="minorHAnsi"/>
          <w:bCs/>
          <w:sz w:val="22"/>
          <w:szCs w:val="22"/>
        </w:rPr>
        <w:t xml:space="preserve"> </w:t>
      </w:r>
      <w:r w:rsidR="00E232B4" w:rsidRPr="00AF32CB">
        <w:rPr>
          <w:rFonts w:cstheme="minorHAnsi"/>
          <w:bCs/>
          <w:sz w:val="22"/>
          <w:szCs w:val="22"/>
        </w:rPr>
        <w:t xml:space="preserve">declines with body size </w:t>
      </w:r>
      <w:r w:rsidR="008B3890" w:rsidRPr="00AF32CB">
        <w:rPr>
          <w:rFonts w:cstheme="minorHAnsi"/>
          <w:bCs/>
          <w:sz w:val="22"/>
          <w:szCs w:val="22"/>
        </w:rPr>
        <w:t xml:space="preserve">(Fig. </w:t>
      </w:r>
      <w:r w:rsidR="009605D2" w:rsidRPr="00AF32CB">
        <w:rPr>
          <w:rFonts w:cstheme="minorHAnsi"/>
          <w:bCs/>
          <w:sz w:val="22"/>
          <w:szCs w:val="22"/>
        </w:rPr>
        <w:t>2</w:t>
      </w:r>
      <w:r w:rsidR="008B3890" w:rsidRPr="00AF32CB">
        <w:rPr>
          <w:rFonts w:cstheme="minorHAnsi"/>
          <w:bCs/>
          <w:sz w:val="22"/>
          <w:szCs w:val="22"/>
        </w:rPr>
        <w:t>)</w:t>
      </w:r>
      <w:commentRangeEnd w:id="76"/>
      <w:r w:rsidR="00872B85" w:rsidRPr="00AF32CB">
        <w:rPr>
          <w:rStyle w:val="CommentReference"/>
          <w:sz w:val="22"/>
          <w:szCs w:val="22"/>
        </w:rPr>
        <w:commentReference w:id="76"/>
      </w:r>
      <w:commentRangeEnd w:id="77"/>
      <w:r w:rsidR="00830575" w:rsidRPr="00AF32CB">
        <w:rPr>
          <w:rStyle w:val="CommentReference"/>
          <w:sz w:val="22"/>
          <w:szCs w:val="22"/>
        </w:rPr>
        <w:commentReference w:id="77"/>
      </w:r>
      <w:r w:rsidR="008B3890" w:rsidRPr="00AF32CB">
        <w:rPr>
          <w:rFonts w:cstheme="minorHAnsi"/>
          <w:bCs/>
          <w:sz w:val="22"/>
          <w:szCs w:val="22"/>
        </w:rPr>
        <w:t>.</w:t>
      </w:r>
      <w:r w:rsidR="00D11397" w:rsidRPr="00AF32CB">
        <w:rPr>
          <w:rFonts w:cstheme="minorHAnsi"/>
          <w:bCs/>
          <w:sz w:val="22"/>
          <w:szCs w:val="22"/>
        </w:rPr>
        <w:t xml:space="preserve"> </w:t>
      </w:r>
    </w:p>
    <w:p w14:paraId="527D2CC2" w14:textId="008D9F88" w:rsidR="00160528" w:rsidRPr="00AF32CB" w:rsidRDefault="00D11397" w:rsidP="00037C00">
      <w:pPr>
        <w:spacing w:line="480" w:lineRule="auto"/>
        <w:ind w:firstLine="284"/>
        <w:contextualSpacing/>
        <w:jc w:val="both"/>
        <w:rPr>
          <w:rFonts w:cstheme="minorHAnsi"/>
          <w:sz w:val="22"/>
          <w:szCs w:val="22"/>
          <w:lang w:val="en-GB"/>
        </w:rPr>
      </w:pPr>
      <w:commentRangeStart w:id="78"/>
      <w:commentRangeStart w:id="79"/>
      <w:commentRangeStart w:id="80"/>
      <w:r w:rsidRPr="00AF32CB">
        <w:rPr>
          <w:rFonts w:cstheme="minorHAnsi"/>
          <w:bCs/>
          <w:sz w:val="22"/>
          <w:szCs w:val="22"/>
        </w:rPr>
        <w:t>D</w:t>
      </w:r>
      <w:commentRangeEnd w:id="78"/>
      <w:r w:rsidR="00B42E51" w:rsidRPr="00AF32CB">
        <w:rPr>
          <w:rStyle w:val="CommentReference"/>
          <w:sz w:val="22"/>
          <w:szCs w:val="22"/>
        </w:rPr>
        <w:commentReference w:id="78"/>
      </w:r>
      <w:commentRangeEnd w:id="79"/>
      <w:r w:rsidR="00C343FD" w:rsidRPr="00AF32CB">
        <w:rPr>
          <w:rStyle w:val="CommentReference"/>
          <w:sz w:val="22"/>
          <w:szCs w:val="22"/>
        </w:rPr>
        <w:commentReference w:id="79"/>
      </w:r>
      <w:commentRangeEnd w:id="80"/>
      <w:r w:rsidR="007A196D" w:rsidRPr="00AF32CB">
        <w:rPr>
          <w:rStyle w:val="CommentReference"/>
          <w:sz w:val="22"/>
          <w:szCs w:val="22"/>
        </w:rPr>
        <w:commentReference w:id="80"/>
      </w:r>
      <w:r w:rsidRPr="00AF32CB">
        <w:rPr>
          <w:rFonts w:cstheme="minorHAnsi"/>
          <w:bCs/>
          <w:sz w:val="22"/>
          <w:szCs w:val="22"/>
        </w:rPr>
        <w:t xml:space="preserve">espite the relatively narrow </w:t>
      </w:r>
      <w:r w:rsidR="008A1C37" w:rsidRPr="00AF32CB">
        <w:rPr>
          <w:rFonts w:cstheme="minorHAnsi"/>
          <w:bCs/>
          <w:sz w:val="22"/>
          <w:szCs w:val="22"/>
        </w:rPr>
        <w:t>range of activation energies for physiological rates considered here (</w:t>
      </w:r>
      <w:r w:rsidR="0038736C" w:rsidRPr="00AF32CB">
        <w:rPr>
          <w:rFonts w:cstheme="minorHAnsi"/>
          <w:bCs/>
          <w:sz w:val="22"/>
          <w:szCs w:val="22"/>
        </w:rPr>
        <w:t>Fig. S10</w:t>
      </w:r>
      <w:r w:rsidR="00CC64FB" w:rsidRPr="00AF32CB">
        <w:rPr>
          <w:rFonts w:cstheme="minorHAnsi"/>
          <w:bCs/>
          <w:sz w:val="22"/>
          <w:szCs w:val="22"/>
        </w:rPr>
        <w:t>)</w:t>
      </w:r>
      <w:r w:rsidR="00DF48B2" w:rsidRPr="00AF32CB">
        <w:rPr>
          <w:rFonts w:cstheme="minorHAnsi"/>
          <w:bCs/>
          <w:sz w:val="22"/>
          <w:szCs w:val="22"/>
        </w:rPr>
        <w:t xml:space="preserve">, the uncertainty associated with variation </w:t>
      </w:r>
      <w:r w:rsidR="00661D7D" w:rsidRPr="00AF32CB">
        <w:rPr>
          <w:rFonts w:cstheme="minorHAnsi"/>
          <w:bCs/>
          <w:sz w:val="22"/>
          <w:szCs w:val="22"/>
        </w:rPr>
        <w:t xml:space="preserve">in the activation energies are </w:t>
      </w:r>
      <w:r w:rsidR="00781E1E" w:rsidRPr="00AF32CB">
        <w:rPr>
          <w:rFonts w:cstheme="minorHAnsi"/>
          <w:bCs/>
          <w:sz w:val="22"/>
          <w:szCs w:val="22"/>
        </w:rPr>
        <w:t xml:space="preserve">large. </w:t>
      </w:r>
      <w:r w:rsidR="000F5856" w:rsidRPr="00AF32CB">
        <w:rPr>
          <w:rFonts w:cstheme="minorHAnsi"/>
          <w:bCs/>
          <w:sz w:val="22"/>
          <w:szCs w:val="22"/>
        </w:rPr>
        <w:t xml:space="preserve">In scenarios where both physiology and </w:t>
      </w:r>
      <w:r w:rsidR="006E1092" w:rsidRPr="00AF32CB">
        <w:rPr>
          <w:rFonts w:cstheme="minorHAnsi"/>
          <w:bCs/>
          <w:sz w:val="22"/>
          <w:szCs w:val="22"/>
        </w:rPr>
        <w:t xml:space="preserve">resources </w:t>
      </w:r>
      <w:r w:rsidR="0063626B" w:rsidRPr="00AF32CB">
        <w:rPr>
          <w:rFonts w:cstheme="minorHAnsi"/>
          <w:bCs/>
          <w:sz w:val="22"/>
          <w:szCs w:val="22"/>
        </w:rPr>
        <w:t>depend on</w:t>
      </w:r>
      <w:r w:rsidR="006E1092" w:rsidRPr="00AF32CB">
        <w:rPr>
          <w:rFonts w:cstheme="minorHAnsi"/>
          <w:bCs/>
          <w:sz w:val="22"/>
          <w:szCs w:val="22"/>
        </w:rPr>
        <w:t xml:space="preserve"> temperature,</w:t>
      </w:r>
      <w:r w:rsidR="00AF4F8D" w:rsidRPr="00AF32CB">
        <w:rPr>
          <w:rFonts w:cstheme="minorHAnsi"/>
          <w:bCs/>
          <w:sz w:val="22"/>
          <w:szCs w:val="22"/>
        </w:rPr>
        <w:t xml:space="preserve"> </w:t>
      </w:r>
      <w:r w:rsidR="00E26BAA" w:rsidRPr="00AF32CB">
        <w:rPr>
          <w:rFonts w:cstheme="minorHAnsi"/>
          <w:bCs/>
          <w:sz w:val="22"/>
          <w:szCs w:val="22"/>
        </w:rPr>
        <w:t xml:space="preserve">the </w:t>
      </w:r>
      <w:r w:rsidR="008B7F28" w:rsidRPr="00AF32CB">
        <w:rPr>
          <w:rFonts w:cstheme="minorHAnsi"/>
          <w:bCs/>
          <w:sz w:val="22"/>
          <w:szCs w:val="22"/>
        </w:rPr>
        <w:t xml:space="preserve">range of predicted changes in size-at-age vary </w:t>
      </w:r>
      <w:r w:rsidR="00872B85" w:rsidRPr="00AF32CB">
        <w:rPr>
          <w:rFonts w:cstheme="minorHAnsi"/>
          <w:bCs/>
          <w:sz w:val="22"/>
          <w:szCs w:val="22"/>
        </w:rPr>
        <w:t>at</w:t>
      </w:r>
      <w:r w:rsidR="00300204" w:rsidRPr="00AF32CB">
        <w:rPr>
          <w:rFonts w:cstheme="minorHAnsi"/>
          <w:bCs/>
          <w:sz w:val="22"/>
          <w:szCs w:val="22"/>
        </w:rPr>
        <w:t xml:space="preserve"> </w:t>
      </w:r>
      <w:r w:rsidR="009D1E1C" w:rsidRPr="00AF32CB">
        <w:rPr>
          <w:rFonts w:cstheme="minorHAnsi"/>
          <w:bCs/>
          <w:sz w:val="22"/>
          <w:szCs w:val="22"/>
        </w:rPr>
        <w:t xml:space="preserve">approximately </w:t>
      </w:r>
      <m:oMath>
        <m:r>
          <w:rPr>
            <w:rFonts w:ascii="Cambria Math" w:hAnsi="Cambria Math" w:cstheme="minorHAnsi"/>
            <w:sz w:val="22"/>
            <w:szCs w:val="22"/>
          </w:rPr>
          <m:t>-</m:t>
        </m:r>
      </m:oMath>
      <w:r w:rsidR="00D42F89" w:rsidRPr="00AF32CB">
        <w:rPr>
          <w:rFonts w:cstheme="minorHAnsi"/>
          <w:bCs/>
          <w:sz w:val="22"/>
          <w:szCs w:val="22"/>
        </w:rPr>
        <w:t xml:space="preserve">5% to </w:t>
      </w:r>
      <m:oMath>
        <m:r>
          <w:rPr>
            <w:rFonts w:ascii="Cambria Math" w:hAnsi="Cambria Math" w:cstheme="minorHAnsi"/>
            <w:sz w:val="22"/>
            <w:szCs w:val="22"/>
          </w:rPr>
          <m:t>+</m:t>
        </m:r>
      </m:oMath>
      <w:r w:rsidR="00D42F89" w:rsidRPr="00AF32CB">
        <w:rPr>
          <w:rFonts w:cstheme="minorHAnsi"/>
          <w:bCs/>
          <w:sz w:val="22"/>
          <w:szCs w:val="22"/>
        </w:rPr>
        <w:t>40</w:t>
      </w:r>
      <w:r w:rsidR="004D3067" w:rsidRPr="00AF32CB">
        <w:rPr>
          <w:rFonts w:cstheme="minorHAnsi"/>
          <w:bCs/>
          <w:sz w:val="22"/>
          <w:szCs w:val="22"/>
        </w:rPr>
        <w:t>%</w:t>
      </w:r>
      <w:r w:rsidR="00667918" w:rsidRPr="00AF32CB">
        <w:rPr>
          <w:rFonts w:cstheme="minorHAnsi"/>
          <w:bCs/>
          <w:sz w:val="22"/>
          <w:szCs w:val="22"/>
        </w:rPr>
        <w:t xml:space="preserve"> </w:t>
      </w:r>
      <w:r w:rsidR="00645250" w:rsidRPr="00AF32CB">
        <w:rPr>
          <w:rFonts w:cstheme="minorHAnsi"/>
          <w:bCs/>
          <w:sz w:val="22"/>
          <w:szCs w:val="22"/>
        </w:rPr>
        <w:t>for the MTE scenario and</w:t>
      </w:r>
      <w:r w:rsidR="009D1E1C" w:rsidRPr="00AF32CB">
        <w:rPr>
          <w:rFonts w:cstheme="minorHAnsi"/>
          <w:bCs/>
          <w:sz w:val="22"/>
          <w:szCs w:val="22"/>
        </w:rPr>
        <w:t xml:space="preserve"> approximately </w:t>
      </w:r>
      <m:oMath>
        <m:r>
          <w:rPr>
            <w:rFonts w:ascii="Cambria Math" w:hAnsi="Cambria Math" w:cstheme="minorHAnsi"/>
            <w:sz w:val="22"/>
            <w:szCs w:val="22"/>
          </w:rPr>
          <m:t>+</m:t>
        </m:r>
      </m:oMath>
      <w:r w:rsidR="008527A1" w:rsidRPr="00AF32CB">
        <w:rPr>
          <w:rFonts w:cstheme="minorHAnsi"/>
          <w:bCs/>
          <w:sz w:val="22"/>
          <w:szCs w:val="22"/>
        </w:rPr>
        <w:t xml:space="preserve">15% to </w:t>
      </w:r>
      <m:oMath>
        <m:r>
          <w:rPr>
            <w:rFonts w:ascii="Cambria Math" w:hAnsi="Cambria Math" w:cstheme="minorHAnsi"/>
            <w:sz w:val="22"/>
            <w:szCs w:val="22"/>
          </w:rPr>
          <m:t>+</m:t>
        </m:r>
      </m:oMath>
      <w:r w:rsidR="00823D34" w:rsidRPr="00AF32CB">
        <w:rPr>
          <w:rFonts w:cstheme="minorHAnsi"/>
          <w:bCs/>
          <w:sz w:val="22"/>
          <w:szCs w:val="22"/>
        </w:rPr>
        <w:t>60%</w:t>
      </w:r>
      <w:r w:rsidR="008D3FA8" w:rsidRPr="00AF32CB">
        <w:rPr>
          <w:rFonts w:cstheme="minorHAnsi"/>
          <w:bCs/>
          <w:sz w:val="22"/>
          <w:szCs w:val="22"/>
        </w:rPr>
        <w:t xml:space="preserve"> </w:t>
      </w:r>
      <w:r w:rsidR="00645250" w:rsidRPr="00AF32CB">
        <w:rPr>
          <w:rFonts w:cstheme="minorHAnsi"/>
          <w:bCs/>
          <w:sz w:val="22"/>
          <w:szCs w:val="22"/>
        </w:rPr>
        <w:t>for the empirical scenario</w:t>
      </w:r>
      <w:r w:rsidR="006220E9" w:rsidRPr="00AF32CB">
        <w:rPr>
          <w:rFonts w:cstheme="minorHAnsi"/>
          <w:bCs/>
          <w:sz w:val="22"/>
          <w:szCs w:val="22"/>
        </w:rPr>
        <w:t xml:space="preserve"> for a </w:t>
      </w:r>
      <w:r w:rsidR="00000960" w:rsidRPr="00AF32CB">
        <w:rPr>
          <w:rFonts w:cstheme="minorHAnsi"/>
          <w:bCs/>
          <w:sz w:val="22"/>
          <w:szCs w:val="22"/>
        </w:rPr>
        <w:t>3-year-old</w:t>
      </w:r>
      <w:r w:rsidR="006220E9" w:rsidRPr="00AF32CB">
        <w:rPr>
          <w:rFonts w:cstheme="minorHAnsi"/>
          <w:bCs/>
          <w:sz w:val="22"/>
          <w:szCs w:val="22"/>
        </w:rPr>
        <w:t xml:space="preserve"> cod (Fig. </w:t>
      </w:r>
      <w:r w:rsidR="00E10705" w:rsidRPr="00AF32CB">
        <w:rPr>
          <w:rFonts w:cstheme="minorHAnsi"/>
          <w:bCs/>
          <w:sz w:val="22"/>
          <w:szCs w:val="22"/>
        </w:rPr>
        <w:t>2</w:t>
      </w:r>
      <w:r w:rsidR="00D2235D" w:rsidRPr="00AF32CB">
        <w:rPr>
          <w:rFonts w:cstheme="minorHAnsi"/>
          <w:bCs/>
          <w:sz w:val="22"/>
          <w:szCs w:val="22"/>
        </w:rPr>
        <w:t>).</w:t>
      </w:r>
      <w:r w:rsidR="00160528" w:rsidRPr="00AF32CB">
        <w:rPr>
          <w:rFonts w:cstheme="minorHAnsi"/>
          <w:bCs/>
          <w:sz w:val="22"/>
          <w:szCs w:val="22"/>
        </w:rPr>
        <w:t xml:space="preserve"> </w:t>
      </w:r>
      <w:r w:rsidR="00D5386D" w:rsidRPr="00AF32CB">
        <w:rPr>
          <w:rFonts w:cstheme="minorHAnsi"/>
          <w:bCs/>
          <w:sz w:val="22"/>
          <w:szCs w:val="22"/>
        </w:rPr>
        <w:t xml:space="preserve">The </w:t>
      </w:r>
      <w:r w:rsidR="00932D40" w:rsidRPr="00AF32CB">
        <w:rPr>
          <w:rFonts w:cstheme="minorHAnsi"/>
          <w:bCs/>
          <w:sz w:val="22"/>
          <w:szCs w:val="22"/>
        </w:rPr>
        <w:t>relative difference in</w:t>
      </w:r>
      <w:r w:rsidR="00DF1992" w:rsidRPr="00AF32CB">
        <w:rPr>
          <w:rFonts w:cstheme="minorHAnsi"/>
          <w:bCs/>
          <w:sz w:val="22"/>
          <w:szCs w:val="22"/>
        </w:rPr>
        <w:t xml:space="preserve"> size-at-age of a </w:t>
      </w:r>
      <w:r w:rsidR="00000960" w:rsidRPr="00AF32CB">
        <w:rPr>
          <w:rFonts w:cstheme="minorHAnsi"/>
          <w:bCs/>
          <w:sz w:val="22"/>
          <w:szCs w:val="22"/>
        </w:rPr>
        <w:t>3-year-old</w:t>
      </w:r>
      <w:r w:rsidR="00DF1992" w:rsidRPr="00AF32CB">
        <w:rPr>
          <w:rFonts w:cstheme="minorHAnsi"/>
          <w:bCs/>
          <w:sz w:val="22"/>
          <w:szCs w:val="22"/>
        </w:rPr>
        <w:t xml:space="preserve"> fish </w:t>
      </w:r>
      <w:r w:rsidR="00CF5CB0" w:rsidRPr="00AF32CB">
        <w:rPr>
          <w:rFonts w:cstheme="minorHAnsi"/>
          <w:bCs/>
          <w:sz w:val="22"/>
          <w:szCs w:val="22"/>
        </w:rPr>
        <w:t xml:space="preserve">in the warming versus the constant temperature scenarios </w:t>
      </w:r>
      <w:r w:rsidR="00DF1992" w:rsidRPr="00AF32CB">
        <w:rPr>
          <w:rFonts w:cstheme="minorHAnsi"/>
          <w:bCs/>
          <w:sz w:val="22"/>
          <w:szCs w:val="22"/>
        </w:rPr>
        <w:t>across scaling scenarios</w:t>
      </w:r>
      <w:r w:rsidR="00D5386D" w:rsidRPr="00AF32CB">
        <w:rPr>
          <w:rFonts w:cstheme="minorHAnsi"/>
          <w:bCs/>
          <w:sz w:val="22"/>
          <w:szCs w:val="22"/>
        </w:rPr>
        <w:t xml:space="preserve"> </w:t>
      </w:r>
      <w:r w:rsidR="00554525" w:rsidRPr="00AF32CB">
        <w:rPr>
          <w:rFonts w:cstheme="minorHAnsi"/>
          <w:bCs/>
          <w:sz w:val="22"/>
          <w:szCs w:val="22"/>
        </w:rPr>
        <w:t>vary between</w:t>
      </w:r>
      <w:r w:rsidR="00932D40" w:rsidRPr="00AF32CB">
        <w:rPr>
          <w:rFonts w:cstheme="minorHAnsi"/>
          <w:bCs/>
          <w:sz w:val="22"/>
          <w:szCs w:val="22"/>
        </w:rPr>
        <w:t xml:space="preserve"> </w:t>
      </w:r>
      <w:r w:rsidR="00B20C28" w:rsidRPr="00AF32CB">
        <w:rPr>
          <w:rFonts w:cstheme="minorHAnsi"/>
          <w:bCs/>
          <w:sz w:val="22"/>
          <w:szCs w:val="22"/>
        </w:rPr>
        <w:t xml:space="preserve">approximately </w:t>
      </w:r>
      <m:oMath>
        <m:r>
          <w:rPr>
            <w:rFonts w:ascii="Cambria Math" w:hAnsi="Cambria Math" w:cstheme="minorHAnsi"/>
            <w:sz w:val="22"/>
            <w:szCs w:val="22"/>
          </w:rPr>
          <m:t>-</m:t>
        </m:r>
      </m:oMath>
      <w:r w:rsidR="00B20C28" w:rsidRPr="00AF32CB">
        <w:rPr>
          <w:rFonts w:cstheme="minorHAnsi"/>
          <w:bCs/>
          <w:sz w:val="22"/>
          <w:szCs w:val="22"/>
        </w:rPr>
        <w:t xml:space="preserve">20% to </w:t>
      </w:r>
      <m:oMath>
        <m:r>
          <w:rPr>
            <w:rFonts w:ascii="Cambria Math" w:hAnsi="Cambria Math" w:cstheme="minorHAnsi"/>
            <w:sz w:val="22"/>
            <w:szCs w:val="22"/>
          </w:rPr>
          <m:t>+</m:t>
        </m:r>
      </m:oMath>
      <w:r w:rsidR="00B20C28" w:rsidRPr="00AF32CB">
        <w:rPr>
          <w:rFonts w:cstheme="minorHAnsi"/>
          <w:bCs/>
          <w:sz w:val="22"/>
          <w:szCs w:val="22"/>
        </w:rPr>
        <w:t xml:space="preserve">50% </w:t>
      </w:r>
      <w:r w:rsidR="00287088" w:rsidRPr="00AF32CB">
        <w:rPr>
          <w:rFonts w:cstheme="minorHAnsi"/>
          <w:bCs/>
          <w:sz w:val="22"/>
          <w:szCs w:val="22"/>
        </w:rPr>
        <w:t xml:space="preserve">for cod, </w:t>
      </w:r>
      <m:oMath>
        <m:r>
          <w:rPr>
            <w:rFonts w:ascii="Cambria Math" w:hAnsi="Cambria Math" w:cstheme="minorHAnsi"/>
            <w:sz w:val="22"/>
            <w:szCs w:val="22"/>
          </w:rPr>
          <m:t>-</m:t>
        </m:r>
      </m:oMath>
      <w:r w:rsidR="008B4922" w:rsidRPr="00AF32CB">
        <w:rPr>
          <w:rFonts w:cstheme="minorHAnsi"/>
          <w:bCs/>
          <w:sz w:val="22"/>
          <w:szCs w:val="22"/>
        </w:rPr>
        <w:t>1</w:t>
      </w:r>
      <w:r w:rsidR="00FF2649" w:rsidRPr="00AF32CB">
        <w:rPr>
          <w:rFonts w:cstheme="minorHAnsi"/>
          <w:bCs/>
          <w:sz w:val="22"/>
          <w:szCs w:val="22"/>
        </w:rPr>
        <w:t>5</w:t>
      </w:r>
      <w:r w:rsidR="008B4922" w:rsidRPr="00AF32CB">
        <w:rPr>
          <w:rFonts w:cstheme="minorHAnsi"/>
          <w:bCs/>
          <w:sz w:val="22"/>
          <w:szCs w:val="22"/>
        </w:rPr>
        <w:t xml:space="preserve">% to </w:t>
      </w:r>
      <m:oMath>
        <m:r>
          <w:rPr>
            <w:rFonts w:ascii="Cambria Math" w:hAnsi="Cambria Math" w:cstheme="minorHAnsi"/>
            <w:sz w:val="22"/>
            <w:szCs w:val="22"/>
          </w:rPr>
          <m:t>+</m:t>
        </m:r>
      </m:oMath>
      <w:r w:rsidR="008B4922" w:rsidRPr="00AF32CB">
        <w:rPr>
          <w:rFonts w:cstheme="minorHAnsi"/>
          <w:bCs/>
          <w:sz w:val="22"/>
          <w:szCs w:val="22"/>
        </w:rPr>
        <w:t>25</w:t>
      </w:r>
      <w:r w:rsidR="009F6C8D" w:rsidRPr="00AF32CB">
        <w:rPr>
          <w:rFonts w:cstheme="minorHAnsi"/>
          <w:bCs/>
          <w:sz w:val="22"/>
          <w:szCs w:val="22"/>
        </w:rPr>
        <w:t>%</w:t>
      </w:r>
      <w:r w:rsidR="00605A02" w:rsidRPr="00AF32CB">
        <w:rPr>
          <w:rFonts w:cstheme="minorHAnsi"/>
          <w:bCs/>
          <w:sz w:val="22"/>
          <w:szCs w:val="22"/>
        </w:rPr>
        <w:t xml:space="preserve"> for herring</w:t>
      </w:r>
      <w:r w:rsidR="0023351B" w:rsidRPr="00AF32CB">
        <w:rPr>
          <w:rFonts w:cstheme="minorHAnsi"/>
          <w:bCs/>
          <w:sz w:val="22"/>
          <w:szCs w:val="22"/>
        </w:rPr>
        <w:t xml:space="preserve"> </w:t>
      </w:r>
      <w:r w:rsidR="00605A02" w:rsidRPr="00AF32CB">
        <w:rPr>
          <w:rFonts w:cstheme="minorHAnsi"/>
          <w:bCs/>
          <w:sz w:val="22"/>
          <w:szCs w:val="22"/>
        </w:rPr>
        <w:t xml:space="preserve">and </w:t>
      </w:r>
      <m:oMath>
        <m:r>
          <w:rPr>
            <w:rFonts w:ascii="Cambria Math" w:hAnsi="Cambria Math" w:cstheme="minorHAnsi"/>
            <w:sz w:val="22"/>
            <w:szCs w:val="22"/>
          </w:rPr>
          <m:t>-</m:t>
        </m:r>
      </m:oMath>
      <w:r w:rsidR="008F28DB" w:rsidRPr="00AF32CB">
        <w:rPr>
          <w:rFonts w:cstheme="minorHAnsi"/>
          <w:bCs/>
          <w:sz w:val="22"/>
          <w:szCs w:val="22"/>
        </w:rPr>
        <w:t xml:space="preserve">12% to </w:t>
      </w:r>
      <m:oMath>
        <m:r>
          <w:rPr>
            <w:rFonts w:ascii="Cambria Math" w:hAnsi="Cambria Math" w:cstheme="minorHAnsi"/>
            <w:sz w:val="22"/>
            <w:szCs w:val="22"/>
          </w:rPr>
          <m:t>+</m:t>
        </m:r>
      </m:oMath>
      <w:r w:rsidR="008A2B44" w:rsidRPr="00AF32CB">
        <w:rPr>
          <w:rFonts w:cstheme="minorHAnsi"/>
          <w:bCs/>
          <w:sz w:val="22"/>
          <w:szCs w:val="22"/>
        </w:rPr>
        <w:t>15</w:t>
      </w:r>
      <w:r w:rsidR="008F28DB" w:rsidRPr="00AF32CB">
        <w:rPr>
          <w:rFonts w:cstheme="minorHAnsi"/>
          <w:bCs/>
          <w:sz w:val="22"/>
          <w:szCs w:val="22"/>
        </w:rPr>
        <w:t>%</w:t>
      </w:r>
      <w:r w:rsidR="001852A2" w:rsidRPr="00AF32CB">
        <w:rPr>
          <w:rFonts w:cstheme="minorHAnsi"/>
          <w:bCs/>
          <w:sz w:val="22"/>
          <w:szCs w:val="22"/>
        </w:rPr>
        <w:t xml:space="preserve"> for sprat</w:t>
      </w:r>
      <w:r w:rsidR="0063626B" w:rsidRPr="00AF32CB">
        <w:rPr>
          <w:rFonts w:cstheme="minorHAnsi"/>
          <w:bCs/>
          <w:sz w:val="22"/>
          <w:szCs w:val="22"/>
        </w:rPr>
        <w:t xml:space="preserve"> (Fig. 2)</w:t>
      </w:r>
      <w:r w:rsidR="00B50BB7" w:rsidRPr="00AF32CB">
        <w:rPr>
          <w:rFonts w:cstheme="minorHAnsi"/>
          <w:bCs/>
          <w:sz w:val="22"/>
          <w:szCs w:val="22"/>
        </w:rPr>
        <w:t xml:space="preserve">. </w:t>
      </w:r>
      <w:r w:rsidR="00204977" w:rsidRPr="00AF32CB">
        <w:rPr>
          <w:rFonts w:cstheme="minorHAnsi"/>
          <w:bCs/>
          <w:sz w:val="22"/>
          <w:szCs w:val="22"/>
        </w:rPr>
        <w:t>The</w:t>
      </w:r>
      <w:r w:rsidR="004B4793" w:rsidRPr="00AF32CB">
        <w:rPr>
          <w:rFonts w:cstheme="minorHAnsi"/>
          <w:bCs/>
          <w:sz w:val="22"/>
          <w:szCs w:val="22"/>
        </w:rPr>
        <w:t>se</w:t>
      </w:r>
      <w:r w:rsidR="00204977" w:rsidRPr="00AF32CB">
        <w:rPr>
          <w:rFonts w:cstheme="minorHAnsi"/>
          <w:bCs/>
          <w:sz w:val="22"/>
          <w:szCs w:val="22"/>
        </w:rPr>
        <w:t xml:space="preserve"> changes in size-at-age </w:t>
      </w:r>
      <w:r w:rsidR="0063626B" w:rsidRPr="00AF32CB">
        <w:rPr>
          <w:rFonts w:cstheme="minorHAnsi"/>
          <w:bCs/>
          <w:sz w:val="22"/>
          <w:szCs w:val="22"/>
        </w:rPr>
        <w:t>seem to be</w:t>
      </w:r>
      <w:r w:rsidR="00204977" w:rsidRPr="00AF32CB">
        <w:rPr>
          <w:rFonts w:cstheme="minorHAnsi"/>
          <w:bCs/>
          <w:sz w:val="22"/>
          <w:szCs w:val="22"/>
        </w:rPr>
        <w:t xml:space="preserve"> driven by </w:t>
      </w:r>
      <w:r w:rsidR="00AC7647" w:rsidRPr="00AF32CB">
        <w:rPr>
          <w:rFonts w:cstheme="minorHAnsi"/>
          <w:bCs/>
          <w:sz w:val="22"/>
          <w:szCs w:val="22"/>
        </w:rPr>
        <w:t>the temperature-dependence of maximum consumption rate increasing the actual consumption rates</w:t>
      </w:r>
      <w:r w:rsidR="00F964D0" w:rsidRPr="00AF32CB">
        <w:rPr>
          <w:rFonts w:cstheme="minorHAnsi"/>
          <w:bCs/>
          <w:sz w:val="22"/>
          <w:szCs w:val="22"/>
        </w:rPr>
        <w:t xml:space="preserve"> </w:t>
      </w:r>
      <m:oMath>
        <m:d>
          <m:dPr>
            <m:ctrlPr>
              <w:rPr>
                <w:rFonts w:ascii="Cambria Math" w:hAnsi="Cambria Math" w:cstheme="minorHAnsi"/>
                <w:bCs/>
                <w:i/>
                <w:sz w:val="22"/>
                <w:szCs w:val="22"/>
              </w:rPr>
            </m:ctrlPr>
          </m:dPr>
          <m:e>
            <m:sSub>
              <m:sSubPr>
                <m:ctrlPr>
                  <w:rPr>
                    <w:rFonts w:ascii="Cambria Math" w:eastAsia="Calibri" w:hAnsi="Cambria Math" w:cs="Arial"/>
                    <w:i/>
                    <w:sz w:val="22"/>
                    <w:szCs w:val="22"/>
                  </w:rPr>
                </m:ctrlPr>
              </m:sSubPr>
              <m:e>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r>
              <w:rPr>
                <w:rFonts w:ascii="Cambria Math" w:hAnsi="Cambria Math" w:cstheme="minorHAnsi"/>
                <w:sz w:val="22"/>
                <w:szCs w:val="22"/>
                <w:lang w:val="en-GB"/>
              </w:rPr>
              <m:t>(</m:t>
            </m:r>
            <m:r>
              <w:rPr>
                <w:rFonts w:ascii="Cambria Math" w:hAnsi="Cambria Math" w:cstheme="minorHAnsi"/>
                <w:sz w:val="22"/>
                <w:szCs w:val="22"/>
              </w:rPr>
              <m:t>T</m:t>
            </m:r>
            <m:r>
              <w:rPr>
                <w:rFonts w:ascii="Cambria Math" w:hAnsi="Cambria Math" w:cstheme="minorHAnsi"/>
                <w:sz w:val="22"/>
                <w:szCs w:val="22"/>
                <w:lang w:val="en-GB"/>
              </w:rPr>
              <m:t>)</m:t>
            </m:r>
          </m:e>
        </m:d>
      </m:oMath>
      <w:r w:rsidR="000E3914" w:rsidRPr="00AF32CB">
        <w:rPr>
          <w:rFonts w:cstheme="minorHAnsi"/>
          <w:sz w:val="22"/>
          <w:szCs w:val="22"/>
          <w:lang w:val="en-GB"/>
        </w:rPr>
        <w:t>, and not due to increased feeding levels</w:t>
      </w:r>
      <w:r w:rsidR="00D13AB6" w:rsidRPr="00AF32CB">
        <w:rPr>
          <w:rFonts w:cstheme="minorHAnsi"/>
          <w:sz w:val="22"/>
          <w:szCs w:val="22"/>
          <w:lang w:val="en-GB"/>
        </w:rPr>
        <w:t xml:space="preserve"> </w:t>
      </w:r>
      <m:oMath>
        <m:d>
          <m:dPr>
            <m:ctrlPr>
              <w:rPr>
                <w:rFonts w:ascii="Cambria Math" w:hAnsi="Cambria Math" w:cstheme="minorHAnsi"/>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num>
              <m:den>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n</m:t>
                    </m:r>
                  </m:sup>
                </m:sSup>
              </m:den>
            </m:f>
          </m:e>
        </m:d>
      </m:oMath>
      <w:r w:rsidR="008D697E" w:rsidRPr="00AF32CB">
        <w:rPr>
          <w:rFonts w:cstheme="minorHAnsi"/>
          <w:sz w:val="22"/>
          <w:szCs w:val="22"/>
          <w:lang w:val="en-GB"/>
        </w:rPr>
        <w:t xml:space="preserve"> (Fig. S</w:t>
      </w:r>
      <w:r w:rsidR="00860BC7" w:rsidRPr="00AF32CB">
        <w:rPr>
          <w:rFonts w:cstheme="minorHAnsi"/>
          <w:sz w:val="22"/>
          <w:szCs w:val="22"/>
          <w:lang w:val="en-GB"/>
        </w:rPr>
        <w:t>1</w:t>
      </w:r>
      <w:r w:rsidR="00C7599A">
        <w:rPr>
          <w:rFonts w:cstheme="minorHAnsi"/>
          <w:sz w:val="22"/>
          <w:szCs w:val="22"/>
          <w:lang w:val="en-GB"/>
        </w:rPr>
        <w:t>3</w:t>
      </w:r>
      <w:r w:rsidR="00860BC7" w:rsidRPr="00AF32CB">
        <w:rPr>
          <w:rFonts w:cstheme="minorHAnsi"/>
          <w:sz w:val="22"/>
          <w:szCs w:val="22"/>
          <w:lang w:val="en-GB"/>
        </w:rPr>
        <w:t>)</w:t>
      </w:r>
      <w:r w:rsidR="00A156C4" w:rsidRPr="00AF32CB">
        <w:rPr>
          <w:rFonts w:cstheme="minorHAnsi"/>
          <w:sz w:val="22"/>
          <w:szCs w:val="22"/>
          <w:lang w:val="en-GB"/>
        </w:rPr>
        <w:t xml:space="preserve">. Moreover, </w:t>
      </w:r>
      <w:r w:rsidR="00F20ADA" w:rsidRPr="00AF32CB">
        <w:rPr>
          <w:rFonts w:cstheme="minorHAnsi"/>
          <w:sz w:val="22"/>
          <w:szCs w:val="22"/>
          <w:lang w:val="en-GB"/>
        </w:rPr>
        <w:t>th</w:t>
      </w:r>
      <w:r w:rsidR="0063626B" w:rsidRPr="00AF32CB">
        <w:rPr>
          <w:rFonts w:cstheme="minorHAnsi"/>
          <w:sz w:val="22"/>
          <w:szCs w:val="22"/>
          <w:lang w:val="en-GB"/>
        </w:rPr>
        <w:t>e consumption rate</w:t>
      </w:r>
      <w:r w:rsidR="00F20ADA" w:rsidRPr="00AF32CB">
        <w:rPr>
          <w:rFonts w:cstheme="minorHAnsi"/>
          <w:sz w:val="22"/>
          <w:szCs w:val="22"/>
          <w:lang w:val="en-GB"/>
        </w:rPr>
        <w:t xml:space="preserve"> is </w:t>
      </w:r>
      <w:r w:rsidR="0077691A" w:rsidRPr="00AF32CB">
        <w:rPr>
          <w:rFonts w:cstheme="minorHAnsi"/>
          <w:sz w:val="22"/>
          <w:szCs w:val="22"/>
          <w:lang w:val="en-GB"/>
        </w:rPr>
        <w:t xml:space="preserve">slightly </w:t>
      </w:r>
      <w:r w:rsidR="00F20ADA" w:rsidRPr="00AF32CB">
        <w:rPr>
          <w:rFonts w:cstheme="minorHAnsi"/>
          <w:sz w:val="22"/>
          <w:szCs w:val="22"/>
          <w:lang w:val="en-GB"/>
        </w:rPr>
        <w:t>more sensitive than the metabolic losses</w:t>
      </w:r>
      <w:r w:rsidR="003F477C" w:rsidRPr="00AF32CB">
        <w:rPr>
          <w:rFonts w:cstheme="minorHAnsi"/>
          <w:sz w:val="22"/>
          <w:szCs w:val="22"/>
          <w:lang w:val="en-GB"/>
        </w:rPr>
        <w:t xml:space="preserve"> for the energy </w:t>
      </w:r>
      <w:r w:rsidR="00873D32" w:rsidRPr="00AF32CB">
        <w:rPr>
          <w:rFonts w:cstheme="minorHAnsi"/>
          <w:sz w:val="22"/>
          <w:szCs w:val="22"/>
          <w:lang w:val="en-GB"/>
        </w:rPr>
        <w:t>acquisition</w:t>
      </w:r>
      <w:r w:rsidR="00821613" w:rsidRPr="00AF32CB">
        <w:rPr>
          <w:rFonts w:cstheme="minorHAnsi"/>
          <w:sz w:val="22"/>
          <w:szCs w:val="22"/>
          <w:lang w:val="en-GB"/>
        </w:rPr>
        <w:t xml:space="preserve"> </w:t>
      </w:r>
      <w:r w:rsidR="00821613" w:rsidRPr="00423A52">
        <w:rPr>
          <w:rFonts w:cstheme="minorHAnsi"/>
          <w:sz w:val="22"/>
          <w:szCs w:val="22"/>
          <w:lang w:val="en-GB"/>
        </w:rPr>
        <w:t>(Table S</w:t>
      </w:r>
      <w:r w:rsidR="00423A52" w:rsidRPr="00423A52">
        <w:rPr>
          <w:rFonts w:cstheme="minorHAnsi"/>
          <w:sz w:val="22"/>
          <w:szCs w:val="22"/>
          <w:lang w:val="en-GB"/>
        </w:rPr>
        <w:t>4</w:t>
      </w:r>
      <w:r w:rsidR="00821613" w:rsidRPr="00423A52">
        <w:rPr>
          <w:rFonts w:cstheme="minorHAnsi"/>
          <w:sz w:val="22"/>
          <w:szCs w:val="22"/>
          <w:lang w:val="en-GB"/>
        </w:rPr>
        <w:t>)</w:t>
      </w:r>
      <w:r w:rsidR="00860BC7" w:rsidRPr="00AF32CB">
        <w:rPr>
          <w:rFonts w:cstheme="minorHAnsi"/>
          <w:sz w:val="22"/>
          <w:szCs w:val="22"/>
          <w:lang w:val="en-GB"/>
        </w:rPr>
        <w:t>.</w:t>
      </w:r>
      <w:commentRangeStart w:id="81"/>
      <w:commentRangeStart w:id="82"/>
      <w:commentRangeStart w:id="83"/>
      <w:commentRangeStart w:id="84"/>
      <w:commentRangeStart w:id="85"/>
      <w:r w:rsidR="00860BC7" w:rsidRPr="00AF32CB">
        <w:rPr>
          <w:rFonts w:cstheme="minorHAnsi"/>
          <w:sz w:val="22"/>
          <w:szCs w:val="22"/>
          <w:lang w:val="en-GB"/>
        </w:rPr>
        <w:t xml:space="preserve"> </w:t>
      </w:r>
      <w:commentRangeEnd w:id="81"/>
      <w:commentRangeEnd w:id="82"/>
      <w:commentRangeEnd w:id="83"/>
      <w:commentRangeEnd w:id="84"/>
      <w:commentRangeEnd w:id="85"/>
      <w:r w:rsidR="00DA4FE9" w:rsidRPr="00541113">
        <w:rPr>
          <w:rFonts w:cstheme="minorHAnsi"/>
          <w:color w:val="FF0000"/>
          <w:sz w:val="22"/>
          <w:szCs w:val="22"/>
          <w:lang w:val="en-GB"/>
        </w:rPr>
        <w:t>This also leads to increases in the size-</w:t>
      </w:r>
      <w:r w:rsidR="00E809D3" w:rsidRPr="00541113">
        <w:rPr>
          <w:rFonts w:cstheme="minorHAnsi"/>
          <w:color w:val="FF0000"/>
          <w:sz w:val="22"/>
          <w:szCs w:val="22"/>
          <w:lang w:val="en-GB"/>
        </w:rPr>
        <w:t>dependent</w:t>
      </w:r>
      <w:r w:rsidR="00DA4FE9" w:rsidRPr="00541113">
        <w:rPr>
          <w:rFonts w:cstheme="minorHAnsi"/>
          <w:color w:val="FF0000"/>
          <w:sz w:val="22"/>
          <w:szCs w:val="22"/>
          <w:lang w:val="en-GB"/>
        </w:rPr>
        <w:t xml:space="preserve"> predation mortality</w:t>
      </w:r>
      <w:r w:rsidR="001F5C1B" w:rsidRPr="00541113">
        <w:rPr>
          <w:rFonts w:cstheme="minorHAnsi"/>
          <w:color w:val="FF0000"/>
          <w:sz w:val="22"/>
          <w:szCs w:val="22"/>
          <w:lang w:val="en-GB"/>
        </w:rPr>
        <w:t xml:space="preserve"> of fish above </w:t>
      </w:r>
      <m:oMath>
        <m:r>
          <w:rPr>
            <w:rFonts w:ascii="Cambria Math" w:hAnsi="Cambria Math" w:cstheme="minorHAnsi"/>
            <w:color w:val="FF0000"/>
            <w:sz w:val="22"/>
            <w:szCs w:val="22"/>
            <w:lang w:val="en-GB"/>
          </w:rPr>
          <m:t>~</m:t>
        </m:r>
      </m:oMath>
      <w:r w:rsidR="001F5C1B" w:rsidRPr="00541113">
        <w:rPr>
          <w:rFonts w:cstheme="minorHAnsi"/>
          <w:color w:val="FF0000"/>
          <w:sz w:val="22"/>
          <w:szCs w:val="22"/>
          <w:lang w:val="en-GB"/>
        </w:rPr>
        <w:t>1g</w:t>
      </w:r>
      <w:r w:rsidR="00E809D3" w:rsidRPr="00541113">
        <w:rPr>
          <w:rFonts w:cstheme="minorHAnsi"/>
          <w:color w:val="FF0000"/>
          <w:sz w:val="22"/>
          <w:szCs w:val="22"/>
          <w:lang w:val="en-GB"/>
        </w:rPr>
        <w:t xml:space="preserve"> </w:t>
      </w:r>
      <w:r w:rsidR="001F0F13" w:rsidRPr="00541113">
        <w:rPr>
          <w:rFonts w:cstheme="minorHAnsi"/>
          <w:color w:val="FF0000"/>
          <w:sz w:val="22"/>
          <w:szCs w:val="22"/>
          <w:lang w:val="en-GB"/>
        </w:rPr>
        <w:t xml:space="preserve">for all scenarios, </w:t>
      </w:r>
      <w:r w:rsidR="001F0F13" w:rsidRPr="00AF32CB">
        <w:rPr>
          <w:rFonts w:cstheme="minorHAnsi"/>
          <w:sz w:val="22"/>
          <w:szCs w:val="22"/>
          <w:lang w:val="en-GB"/>
        </w:rPr>
        <w:t xml:space="preserve">and for all </w:t>
      </w:r>
      <w:r w:rsidR="00803E05" w:rsidRPr="00AF32CB">
        <w:rPr>
          <w:rFonts w:cstheme="minorHAnsi"/>
          <w:sz w:val="22"/>
          <w:szCs w:val="22"/>
          <w:lang w:val="en-GB"/>
        </w:rPr>
        <w:t>body weights in the</w:t>
      </w:r>
      <w:r w:rsidR="004A7CC1" w:rsidRPr="00AF32CB">
        <w:rPr>
          <w:rFonts w:cstheme="minorHAnsi"/>
          <w:sz w:val="22"/>
          <w:szCs w:val="22"/>
          <w:lang w:val="en-GB"/>
        </w:rPr>
        <w:t xml:space="preserve"> scenarios where only resources are temperature-dependent</w:t>
      </w:r>
      <w:r w:rsidR="00250A85" w:rsidRPr="00AF32CB">
        <w:rPr>
          <w:rFonts w:cstheme="minorHAnsi"/>
          <w:sz w:val="22"/>
          <w:szCs w:val="22"/>
          <w:lang w:val="en-GB"/>
        </w:rPr>
        <w:t xml:space="preserve"> </w:t>
      </w:r>
      <w:r w:rsidR="00E809D3" w:rsidRPr="00AF32CB">
        <w:rPr>
          <w:rFonts w:cstheme="minorHAnsi"/>
          <w:sz w:val="22"/>
          <w:szCs w:val="22"/>
          <w:lang w:val="en-GB"/>
        </w:rPr>
        <w:t>(Fig. S1</w:t>
      </w:r>
      <w:r w:rsidR="00541113">
        <w:rPr>
          <w:rFonts w:cstheme="minorHAnsi"/>
          <w:sz w:val="22"/>
          <w:szCs w:val="22"/>
          <w:lang w:val="en-GB"/>
        </w:rPr>
        <w:t>4</w:t>
      </w:r>
      <w:r w:rsidR="001329DD" w:rsidRPr="00AF32CB">
        <w:rPr>
          <w:rFonts w:cstheme="minorHAnsi"/>
          <w:sz w:val="22"/>
          <w:szCs w:val="22"/>
          <w:lang w:val="en-GB"/>
        </w:rPr>
        <w:t>)</w:t>
      </w:r>
      <w:r w:rsidR="00DA4FE9" w:rsidRPr="00AF32CB">
        <w:rPr>
          <w:rFonts w:cstheme="minorHAnsi"/>
          <w:sz w:val="22"/>
          <w:szCs w:val="22"/>
          <w:lang w:val="en-GB"/>
        </w:rPr>
        <w:t xml:space="preserve">. </w:t>
      </w:r>
      <w:r w:rsidR="00B55988" w:rsidRPr="00AF32CB">
        <w:rPr>
          <w:rStyle w:val="CommentReference"/>
          <w:sz w:val="22"/>
          <w:szCs w:val="22"/>
        </w:rPr>
        <w:commentReference w:id="81"/>
      </w:r>
      <w:r w:rsidR="009B0A34" w:rsidRPr="00AF32CB">
        <w:rPr>
          <w:rStyle w:val="CommentReference"/>
          <w:sz w:val="22"/>
          <w:szCs w:val="22"/>
        </w:rPr>
        <w:commentReference w:id="82"/>
      </w:r>
      <w:r w:rsidR="00332CA4" w:rsidRPr="00AF32CB">
        <w:rPr>
          <w:rStyle w:val="CommentReference"/>
          <w:sz w:val="22"/>
          <w:szCs w:val="22"/>
        </w:rPr>
        <w:commentReference w:id="83"/>
      </w:r>
      <w:r w:rsidR="0063626B" w:rsidRPr="00AF32CB">
        <w:rPr>
          <w:rStyle w:val="CommentReference"/>
          <w:sz w:val="22"/>
          <w:szCs w:val="22"/>
        </w:rPr>
        <w:commentReference w:id="84"/>
      </w:r>
      <w:r w:rsidR="00F7562D" w:rsidRPr="00AF32CB">
        <w:rPr>
          <w:rStyle w:val="CommentReference"/>
          <w:sz w:val="22"/>
          <w:szCs w:val="22"/>
        </w:rPr>
        <w:commentReference w:id="85"/>
      </w:r>
    </w:p>
    <w:p w14:paraId="09DA92A5" w14:textId="076F93DE" w:rsidR="001F2BB0" w:rsidRPr="00AF32CB" w:rsidRDefault="00FB3225" w:rsidP="005350A0">
      <w:pPr>
        <w:spacing w:line="480" w:lineRule="auto"/>
        <w:ind w:firstLine="360"/>
        <w:contextualSpacing/>
        <w:jc w:val="both"/>
        <w:rPr>
          <w:rFonts w:cstheme="minorHAnsi"/>
          <w:bCs/>
          <w:sz w:val="22"/>
          <w:szCs w:val="22"/>
        </w:rPr>
      </w:pPr>
      <w:r w:rsidRPr="00AF32CB">
        <w:rPr>
          <w:rFonts w:cstheme="minorHAnsi"/>
          <w:bCs/>
          <w:sz w:val="22"/>
          <w:szCs w:val="22"/>
        </w:rPr>
        <w:t>There is a positive relationship between the relative change in growth</w:t>
      </w:r>
      <w:r w:rsidR="0063626B" w:rsidRPr="00AF32CB">
        <w:rPr>
          <w:rFonts w:cstheme="minorHAnsi"/>
          <w:bCs/>
          <w:sz w:val="22"/>
          <w:szCs w:val="22"/>
        </w:rPr>
        <w:t xml:space="preserve"> due to warming (Fig. 2)</w:t>
      </w:r>
      <w:r w:rsidRPr="00AF32CB">
        <w:rPr>
          <w:rFonts w:cstheme="minorHAnsi"/>
          <w:bCs/>
          <w:sz w:val="22"/>
          <w:szCs w:val="22"/>
        </w:rPr>
        <w:t xml:space="preserve"> and </w:t>
      </w:r>
      <w:r w:rsidR="0063626B" w:rsidRPr="00AF32CB">
        <w:rPr>
          <w:rFonts w:cstheme="minorHAnsi"/>
          <w:bCs/>
          <w:sz w:val="22"/>
          <w:szCs w:val="22"/>
        </w:rPr>
        <w:t xml:space="preserve">that of </w:t>
      </w:r>
      <w:r w:rsidRPr="00AF32CB">
        <w:rPr>
          <w:rFonts w:cstheme="minorHAnsi"/>
          <w:bCs/>
          <w:sz w:val="22"/>
          <w:szCs w:val="22"/>
        </w:rPr>
        <w:t>the mean population body weight</w:t>
      </w:r>
      <w:r w:rsidR="0063626B" w:rsidRPr="00AF32CB">
        <w:rPr>
          <w:rFonts w:cstheme="minorHAnsi"/>
          <w:bCs/>
          <w:sz w:val="22"/>
          <w:szCs w:val="22"/>
        </w:rPr>
        <w:t xml:space="preserve"> (Fig. 3). H</w:t>
      </w:r>
      <w:r w:rsidR="00AD1BEB" w:rsidRPr="00AF32CB">
        <w:rPr>
          <w:rFonts w:cstheme="minorHAnsi"/>
          <w:bCs/>
          <w:sz w:val="22"/>
          <w:szCs w:val="22"/>
        </w:rPr>
        <w:t xml:space="preserve">owever, the </w:t>
      </w:r>
      <w:r w:rsidRPr="00AF32CB">
        <w:rPr>
          <w:rFonts w:cstheme="minorHAnsi"/>
          <w:bCs/>
          <w:sz w:val="22"/>
          <w:szCs w:val="22"/>
        </w:rPr>
        <w:t xml:space="preserve">mean </w:t>
      </w:r>
      <w:r w:rsidR="009D0F71" w:rsidRPr="00AF32CB">
        <w:rPr>
          <w:rFonts w:cstheme="minorHAnsi"/>
          <w:bCs/>
          <w:sz w:val="22"/>
          <w:szCs w:val="22"/>
        </w:rPr>
        <w:t xml:space="preserve">body weight </w:t>
      </w:r>
      <w:r w:rsidR="00DB53E0" w:rsidRPr="00AF32CB">
        <w:rPr>
          <w:rFonts w:cstheme="minorHAnsi"/>
          <w:bCs/>
          <w:sz w:val="22"/>
          <w:szCs w:val="22"/>
        </w:rPr>
        <w:t xml:space="preserve">does not always increase with warming when </w:t>
      </w:r>
      <w:r w:rsidRPr="00AF32CB">
        <w:rPr>
          <w:rFonts w:cstheme="minorHAnsi"/>
          <w:bCs/>
          <w:sz w:val="22"/>
          <w:szCs w:val="22"/>
        </w:rPr>
        <w:t>the size-at-age does s</w:t>
      </w:r>
      <w:commentRangeStart w:id="86"/>
      <w:commentRangeStart w:id="87"/>
      <w:r w:rsidRPr="00AF32CB">
        <w:rPr>
          <w:rFonts w:cstheme="minorHAnsi"/>
          <w:bCs/>
          <w:sz w:val="22"/>
          <w:szCs w:val="22"/>
        </w:rPr>
        <w:t>o</w:t>
      </w:r>
      <w:r w:rsidR="00F214B4" w:rsidRPr="00AF32CB">
        <w:rPr>
          <w:rFonts w:cstheme="minorHAnsi"/>
          <w:bCs/>
          <w:sz w:val="22"/>
          <w:szCs w:val="22"/>
        </w:rPr>
        <w:t>, except for cod to some degree</w:t>
      </w:r>
      <w:r w:rsidRPr="00AF32CB">
        <w:rPr>
          <w:rFonts w:cstheme="minorHAnsi"/>
          <w:bCs/>
          <w:sz w:val="22"/>
          <w:szCs w:val="22"/>
        </w:rPr>
        <w:t xml:space="preserve"> </w:t>
      </w:r>
      <w:commentRangeEnd w:id="86"/>
      <w:r w:rsidR="001F2BB0" w:rsidRPr="00AF32CB">
        <w:rPr>
          <w:rStyle w:val="CommentReference"/>
          <w:sz w:val="22"/>
          <w:szCs w:val="22"/>
        </w:rPr>
        <w:commentReference w:id="86"/>
      </w:r>
      <w:commentRangeEnd w:id="87"/>
      <w:r w:rsidR="00A2116A" w:rsidRPr="00AF32CB">
        <w:rPr>
          <w:rStyle w:val="CommentReference"/>
          <w:sz w:val="22"/>
          <w:szCs w:val="22"/>
        </w:rPr>
        <w:commentReference w:id="87"/>
      </w:r>
      <w:r w:rsidRPr="00AF32CB">
        <w:rPr>
          <w:rFonts w:cstheme="minorHAnsi"/>
          <w:bCs/>
          <w:sz w:val="22"/>
          <w:szCs w:val="22"/>
        </w:rPr>
        <w:t>(Fig</w:t>
      </w:r>
      <w:r w:rsidR="001801EF" w:rsidRPr="00AF32CB">
        <w:rPr>
          <w:rFonts w:cstheme="minorHAnsi"/>
          <w:bCs/>
          <w:sz w:val="22"/>
          <w:szCs w:val="22"/>
        </w:rPr>
        <w:t>s</w:t>
      </w:r>
      <w:r w:rsidRPr="00AF32CB">
        <w:rPr>
          <w:rFonts w:cstheme="minorHAnsi"/>
          <w:bCs/>
          <w:sz w:val="22"/>
          <w:szCs w:val="22"/>
        </w:rPr>
        <w:t>.</w:t>
      </w:r>
      <w:r w:rsidR="005350A0" w:rsidRPr="00AF32CB">
        <w:rPr>
          <w:rFonts w:cstheme="minorHAnsi"/>
          <w:bCs/>
          <w:sz w:val="22"/>
          <w:szCs w:val="22"/>
        </w:rPr>
        <w:t xml:space="preserve"> 2</w:t>
      </w:r>
      <w:r w:rsidRPr="00AF32CB">
        <w:rPr>
          <w:rFonts w:cstheme="minorHAnsi"/>
          <w:bCs/>
          <w:sz w:val="22"/>
          <w:szCs w:val="22"/>
        </w:rPr>
        <w:t>-</w:t>
      </w:r>
      <w:r w:rsidR="005350A0" w:rsidRPr="00AF32CB">
        <w:rPr>
          <w:rFonts w:cstheme="minorHAnsi"/>
          <w:bCs/>
          <w:sz w:val="22"/>
          <w:szCs w:val="22"/>
        </w:rPr>
        <w:t>3</w:t>
      </w:r>
      <w:r w:rsidRPr="00AF32CB">
        <w:rPr>
          <w:rFonts w:cstheme="minorHAnsi"/>
          <w:bCs/>
          <w:sz w:val="22"/>
          <w:szCs w:val="22"/>
        </w:rPr>
        <w:t>)</w:t>
      </w:r>
      <w:r w:rsidR="001F2BB0" w:rsidRPr="00AF32CB">
        <w:rPr>
          <w:rFonts w:cstheme="minorHAnsi"/>
          <w:bCs/>
          <w:sz w:val="22"/>
          <w:szCs w:val="22"/>
        </w:rPr>
        <w:t xml:space="preserve">, </w:t>
      </w:r>
      <w:r w:rsidR="001F2BB0" w:rsidRPr="00AF32CB">
        <w:rPr>
          <w:rFonts w:cstheme="minorHAnsi"/>
          <w:bCs/>
          <w:sz w:val="22"/>
          <w:szCs w:val="22"/>
        </w:rPr>
        <w:lastRenderedPageBreak/>
        <w:t>reflecting a change in the size composition of the populations (Fig. 4)</w:t>
      </w:r>
      <w:r w:rsidRPr="00AF32CB">
        <w:rPr>
          <w:rFonts w:cstheme="minorHAnsi"/>
          <w:bCs/>
          <w:sz w:val="22"/>
          <w:szCs w:val="22"/>
        </w:rPr>
        <w:t xml:space="preserve">. </w:t>
      </w:r>
      <w:commentRangeStart w:id="88"/>
      <w:r w:rsidR="00AF4B25" w:rsidRPr="00AF32CB">
        <w:rPr>
          <w:rFonts w:cstheme="minorHAnsi"/>
          <w:bCs/>
          <w:sz w:val="22"/>
          <w:szCs w:val="22"/>
        </w:rPr>
        <w:t xml:space="preserve">For sprat and herring, the only scenario that has a median increase in mean body weight includes only </w:t>
      </w:r>
      <w:r w:rsidR="001F2BB0" w:rsidRPr="00AF32CB">
        <w:rPr>
          <w:rFonts w:cstheme="minorHAnsi"/>
          <w:bCs/>
          <w:sz w:val="22"/>
          <w:szCs w:val="22"/>
        </w:rPr>
        <w:t xml:space="preserve">temperature-dependent </w:t>
      </w:r>
      <w:r w:rsidR="00AF4B25" w:rsidRPr="00AF32CB">
        <w:rPr>
          <w:rFonts w:cstheme="minorHAnsi"/>
          <w:bCs/>
          <w:sz w:val="22"/>
          <w:szCs w:val="22"/>
        </w:rPr>
        <w:t xml:space="preserve">physiological </w:t>
      </w:r>
      <w:r w:rsidR="001F2BB0" w:rsidRPr="00AF32CB">
        <w:rPr>
          <w:rFonts w:cstheme="minorHAnsi"/>
          <w:bCs/>
          <w:sz w:val="22"/>
          <w:szCs w:val="22"/>
        </w:rPr>
        <w:t>processes</w:t>
      </w:r>
      <w:r w:rsidR="00AF4B25" w:rsidRPr="00AF32CB">
        <w:rPr>
          <w:rFonts w:cstheme="minorHAnsi"/>
          <w:bCs/>
          <w:sz w:val="22"/>
          <w:szCs w:val="22"/>
        </w:rPr>
        <w:t xml:space="preserve"> and no temperature dependence of resource</w:t>
      </w:r>
      <w:r w:rsidR="00381431" w:rsidRPr="00AF32CB">
        <w:rPr>
          <w:rFonts w:cstheme="minorHAnsi"/>
          <w:bCs/>
          <w:sz w:val="22"/>
          <w:szCs w:val="22"/>
        </w:rPr>
        <w:t xml:space="preserve">s </w:t>
      </w:r>
      <w:r w:rsidR="00AF4B25" w:rsidRPr="00AF32CB">
        <w:rPr>
          <w:rFonts w:cstheme="minorHAnsi"/>
          <w:bCs/>
          <w:sz w:val="22"/>
          <w:szCs w:val="22"/>
        </w:rPr>
        <w:t xml:space="preserve">(Fig. </w:t>
      </w:r>
      <w:r w:rsidR="00885A17" w:rsidRPr="00AF32CB">
        <w:rPr>
          <w:rFonts w:cstheme="minorHAnsi"/>
          <w:bCs/>
          <w:sz w:val="22"/>
          <w:szCs w:val="22"/>
        </w:rPr>
        <w:t>3</w:t>
      </w:r>
      <w:r w:rsidR="00AF4B25" w:rsidRPr="00AF32CB">
        <w:rPr>
          <w:rFonts w:cstheme="minorHAnsi"/>
          <w:bCs/>
          <w:sz w:val="22"/>
          <w:szCs w:val="22"/>
        </w:rPr>
        <w:t xml:space="preserve">). </w:t>
      </w:r>
      <w:commentRangeEnd w:id="88"/>
      <w:r w:rsidR="001F2BB0" w:rsidRPr="00AF32CB">
        <w:rPr>
          <w:rStyle w:val="CommentReference"/>
          <w:sz w:val="22"/>
          <w:szCs w:val="22"/>
        </w:rPr>
        <w:commentReference w:id="88"/>
      </w:r>
      <w:r w:rsidR="00AF4B25" w:rsidRPr="00AF32CB">
        <w:rPr>
          <w:rFonts w:cstheme="minorHAnsi"/>
          <w:bCs/>
          <w:sz w:val="22"/>
          <w:szCs w:val="22"/>
        </w:rPr>
        <w:t xml:space="preserve">The abundance-at-weight for fish </w:t>
      </w:r>
      <w:r w:rsidR="001F2BB0" w:rsidRPr="00AF32CB">
        <w:rPr>
          <w:rFonts w:cstheme="minorHAnsi"/>
          <w:bCs/>
          <w:sz w:val="22"/>
          <w:szCs w:val="22"/>
        </w:rPr>
        <w:t>below</w:t>
      </w:r>
      <w:r w:rsidR="00AF4B25" w:rsidRPr="00AF32CB">
        <w:rPr>
          <w:rFonts w:cstheme="minorHAnsi"/>
          <w:bCs/>
          <w:sz w:val="22"/>
          <w:szCs w:val="22"/>
        </w:rPr>
        <w:t xml:space="preserve"> maturation size decreases by </w:t>
      </w:r>
      <m:oMath>
        <m:r>
          <w:rPr>
            <w:rFonts w:ascii="Cambria Math" w:hAnsi="Cambria Math" w:cstheme="minorHAnsi"/>
            <w:sz w:val="22"/>
            <w:szCs w:val="22"/>
          </w:rPr>
          <m:t>~</m:t>
        </m:r>
      </m:oMath>
      <w:r w:rsidR="00AF4B25" w:rsidRPr="00AF32CB">
        <w:rPr>
          <w:rFonts w:cstheme="minorHAnsi"/>
          <w:bCs/>
          <w:sz w:val="22"/>
          <w:szCs w:val="22"/>
        </w:rPr>
        <w:t>10% at the end of the projection for all species. The increase</w:t>
      </w:r>
      <w:r w:rsidR="001F2BB0" w:rsidRPr="00AF32CB">
        <w:rPr>
          <w:rFonts w:cstheme="minorHAnsi"/>
          <w:bCs/>
          <w:sz w:val="22"/>
          <w:szCs w:val="22"/>
        </w:rPr>
        <w:t xml:space="preserve"> in</w:t>
      </w:r>
      <w:r w:rsidR="00AF4B25" w:rsidRPr="00AF32CB">
        <w:rPr>
          <w:rFonts w:cstheme="minorHAnsi"/>
          <w:bCs/>
          <w:sz w:val="22"/>
          <w:szCs w:val="22"/>
        </w:rPr>
        <w:t xml:space="preserve"> predation and background mortality </w:t>
      </w:r>
      <w:r w:rsidR="001F2BB0" w:rsidRPr="00AF32CB">
        <w:rPr>
          <w:rFonts w:cstheme="minorHAnsi"/>
          <w:bCs/>
          <w:sz w:val="22"/>
          <w:szCs w:val="22"/>
        </w:rPr>
        <w:t xml:space="preserve">with warming </w:t>
      </w:r>
      <w:r w:rsidR="00AF4B25" w:rsidRPr="00AF32CB">
        <w:rPr>
          <w:rFonts w:cstheme="minorHAnsi"/>
          <w:bCs/>
          <w:sz w:val="22"/>
          <w:szCs w:val="22"/>
        </w:rPr>
        <w:t>likely contribute to this (Fig. S1</w:t>
      </w:r>
      <w:r w:rsidR="00ED6AA0">
        <w:rPr>
          <w:rFonts w:cstheme="minorHAnsi"/>
          <w:bCs/>
          <w:sz w:val="22"/>
          <w:szCs w:val="22"/>
          <w:lang w:val="sv-SE"/>
        </w:rPr>
        <w:t>4</w:t>
      </w:r>
      <w:r w:rsidR="00AF4B25" w:rsidRPr="00AF32CB">
        <w:rPr>
          <w:rFonts w:cstheme="minorHAnsi"/>
          <w:bCs/>
          <w:sz w:val="22"/>
          <w:szCs w:val="22"/>
        </w:rPr>
        <w:t xml:space="preserve">). </w:t>
      </w:r>
      <w:commentRangeStart w:id="89"/>
      <w:r w:rsidR="00AF4B25" w:rsidRPr="00AF32CB">
        <w:rPr>
          <w:rFonts w:cstheme="minorHAnsi"/>
          <w:bCs/>
          <w:sz w:val="22"/>
          <w:szCs w:val="22"/>
        </w:rPr>
        <w:t xml:space="preserve">For cod, the abundance of the largest fish </w:t>
      </w:r>
      <w:commentRangeStart w:id="90"/>
      <w:r w:rsidR="001F2BB0" w:rsidRPr="00AF32CB">
        <w:rPr>
          <w:rFonts w:cstheme="minorHAnsi"/>
          <w:bCs/>
          <w:sz w:val="22"/>
          <w:szCs w:val="22"/>
        </w:rPr>
        <w:t>(</w:t>
      </w:r>
      <w:commentRangeStart w:id="91"/>
      <w:r w:rsidR="001F2BB0" w:rsidRPr="00AF32CB">
        <w:rPr>
          <w:rFonts w:cstheme="minorHAnsi"/>
          <w:bCs/>
          <w:sz w:val="22"/>
          <w:szCs w:val="22"/>
        </w:rPr>
        <w:t>&gt;</w:t>
      </w:r>
      <w:commentRangeEnd w:id="91"/>
      <w:r w:rsidR="001F2BB0" w:rsidRPr="00AF32CB">
        <w:rPr>
          <w:rStyle w:val="CommentReference"/>
          <w:sz w:val="22"/>
          <w:szCs w:val="22"/>
        </w:rPr>
        <w:commentReference w:id="91"/>
      </w:r>
      <m:oMath>
        <m:r>
          <w:rPr>
            <w:rFonts w:ascii="Cambria Math" w:hAnsi="Cambria Math" w:cstheme="minorHAnsi"/>
            <w:sz w:val="22"/>
            <w:szCs w:val="22"/>
          </w:rPr>
          <m:t>~</m:t>
        </m:r>
      </m:oMath>
      <w:r w:rsidR="00AF4B25" w:rsidRPr="00AF32CB">
        <w:rPr>
          <w:rFonts w:cstheme="minorHAnsi"/>
          <w:bCs/>
          <w:sz w:val="22"/>
          <w:szCs w:val="22"/>
        </w:rPr>
        <w:t>500g</w:t>
      </w:r>
      <w:commentRangeEnd w:id="90"/>
      <w:r w:rsidR="007A4FAB" w:rsidRPr="00AF32CB">
        <w:rPr>
          <w:rStyle w:val="CommentReference"/>
          <w:sz w:val="22"/>
          <w:szCs w:val="22"/>
        </w:rPr>
        <w:commentReference w:id="90"/>
      </w:r>
      <w:r w:rsidR="00AF4B25" w:rsidRPr="00AF32CB">
        <w:rPr>
          <w:rFonts w:cstheme="minorHAnsi"/>
          <w:bCs/>
          <w:sz w:val="22"/>
          <w:szCs w:val="22"/>
        </w:rPr>
        <w:t>) increase</w:t>
      </w:r>
      <w:r w:rsidR="00D22C14" w:rsidRPr="00AF32CB">
        <w:rPr>
          <w:rFonts w:cstheme="minorHAnsi"/>
          <w:bCs/>
          <w:sz w:val="22"/>
          <w:szCs w:val="22"/>
        </w:rPr>
        <w:t>s</w:t>
      </w:r>
      <w:r w:rsidR="00AF4B25" w:rsidRPr="00AF32CB">
        <w:rPr>
          <w:rFonts w:cstheme="minorHAnsi"/>
          <w:bCs/>
          <w:sz w:val="22"/>
          <w:szCs w:val="22"/>
        </w:rPr>
        <w:t xml:space="preserve"> in all scenarios</w:t>
      </w:r>
      <w:commentRangeEnd w:id="89"/>
      <w:r w:rsidR="001F2BB0" w:rsidRPr="00AF32CB">
        <w:rPr>
          <w:rStyle w:val="CommentReference"/>
          <w:sz w:val="22"/>
          <w:szCs w:val="22"/>
        </w:rPr>
        <w:commentReference w:id="89"/>
      </w:r>
      <w:r w:rsidR="001F2BB0" w:rsidRPr="00AF32CB">
        <w:rPr>
          <w:rFonts w:cstheme="minorHAnsi"/>
          <w:bCs/>
          <w:sz w:val="22"/>
          <w:szCs w:val="22"/>
        </w:rPr>
        <w:t xml:space="preserve"> </w:t>
      </w:r>
      <w:r w:rsidR="003C3CC9" w:rsidRPr="00AF32CB">
        <w:rPr>
          <w:rFonts w:cstheme="minorHAnsi"/>
          <w:bCs/>
          <w:sz w:val="22"/>
          <w:szCs w:val="22"/>
        </w:rPr>
        <w:t xml:space="preserve">with physiological temperature </w:t>
      </w:r>
      <w:r w:rsidR="004532EE" w:rsidRPr="00AF32CB">
        <w:rPr>
          <w:rFonts w:cstheme="minorHAnsi"/>
          <w:bCs/>
          <w:sz w:val="22"/>
          <w:szCs w:val="22"/>
        </w:rPr>
        <w:t>dependence</w:t>
      </w:r>
      <w:r w:rsidR="003C3CC9" w:rsidRPr="00AF32CB">
        <w:rPr>
          <w:rFonts w:cstheme="minorHAnsi"/>
          <w:bCs/>
          <w:sz w:val="22"/>
          <w:szCs w:val="22"/>
        </w:rPr>
        <w:t xml:space="preserve"> </w:t>
      </w:r>
      <w:r w:rsidR="001F2BB0" w:rsidRPr="00AF32CB">
        <w:rPr>
          <w:rFonts w:cstheme="minorHAnsi"/>
          <w:bCs/>
          <w:sz w:val="22"/>
          <w:szCs w:val="22"/>
        </w:rPr>
        <w:t>(Fig 4</w:t>
      </w:r>
      <w:commentRangeStart w:id="92"/>
      <w:r w:rsidR="001F2BB0" w:rsidRPr="00AF32CB">
        <w:rPr>
          <w:rFonts w:cstheme="minorHAnsi"/>
          <w:bCs/>
          <w:sz w:val="22"/>
          <w:szCs w:val="22"/>
        </w:rPr>
        <w:t>-subplot</w:t>
      </w:r>
      <w:commentRangeEnd w:id="92"/>
      <w:r w:rsidR="001F2BB0" w:rsidRPr="00AF32CB">
        <w:rPr>
          <w:rStyle w:val="CommentReference"/>
          <w:sz w:val="22"/>
          <w:szCs w:val="22"/>
        </w:rPr>
        <w:commentReference w:id="92"/>
      </w:r>
      <w:r w:rsidR="001F2BB0" w:rsidRPr="00AF32CB">
        <w:rPr>
          <w:rFonts w:cstheme="minorHAnsi"/>
          <w:bCs/>
          <w:sz w:val="22"/>
          <w:szCs w:val="22"/>
        </w:rPr>
        <w:t>)</w:t>
      </w:r>
      <w:r w:rsidR="00AF4B25" w:rsidRPr="00AF32CB">
        <w:rPr>
          <w:rFonts w:cstheme="minorHAnsi"/>
          <w:bCs/>
          <w:sz w:val="22"/>
          <w:szCs w:val="22"/>
        </w:rPr>
        <w:t xml:space="preserve">, which drives the </w:t>
      </w:r>
      <w:r w:rsidR="001B3776" w:rsidRPr="00AF32CB">
        <w:rPr>
          <w:rFonts w:cstheme="minorHAnsi"/>
          <w:bCs/>
          <w:sz w:val="22"/>
          <w:szCs w:val="22"/>
        </w:rPr>
        <w:t xml:space="preserve">corresponding </w:t>
      </w:r>
      <w:r w:rsidR="00AF4B25" w:rsidRPr="00AF32CB">
        <w:rPr>
          <w:rFonts w:cstheme="minorHAnsi"/>
          <w:bCs/>
          <w:sz w:val="22"/>
          <w:szCs w:val="22"/>
        </w:rPr>
        <w:t xml:space="preserve">increase in </w:t>
      </w:r>
      <w:r w:rsidR="001F2BB0" w:rsidRPr="00AF32CB">
        <w:rPr>
          <w:rFonts w:cstheme="minorHAnsi"/>
          <w:bCs/>
          <w:sz w:val="22"/>
          <w:szCs w:val="22"/>
        </w:rPr>
        <w:t xml:space="preserve">their </w:t>
      </w:r>
      <w:r w:rsidR="00AF4B25" w:rsidRPr="00AF32CB">
        <w:rPr>
          <w:rFonts w:cstheme="minorHAnsi"/>
          <w:bCs/>
          <w:sz w:val="22"/>
          <w:szCs w:val="22"/>
        </w:rPr>
        <w:t>mean body weight</w:t>
      </w:r>
      <w:r w:rsidR="001F2BB0" w:rsidRPr="00AF32CB">
        <w:rPr>
          <w:rFonts w:cstheme="minorHAnsi"/>
          <w:bCs/>
          <w:sz w:val="22"/>
          <w:szCs w:val="22"/>
        </w:rPr>
        <w:t xml:space="preserve"> (Fig. 3)</w:t>
      </w:r>
      <w:r w:rsidR="00AF4B25" w:rsidRPr="00AF32CB">
        <w:rPr>
          <w:rFonts w:cstheme="minorHAnsi"/>
          <w:bCs/>
          <w:sz w:val="22"/>
          <w:szCs w:val="22"/>
        </w:rPr>
        <w:t xml:space="preserve">. By contrast, </w:t>
      </w:r>
      <w:r w:rsidR="00504128" w:rsidRPr="00AF32CB">
        <w:rPr>
          <w:rFonts w:cstheme="minorHAnsi"/>
          <w:bCs/>
          <w:sz w:val="22"/>
          <w:szCs w:val="22"/>
        </w:rPr>
        <w:t xml:space="preserve">the abundance of </w:t>
      </w:r>
      <w:r w:rsidR="00AF4B25" w:rsidRPr="00AF32CB">
        <w:rPr>
          <w:rFonts w:cstheme="minorHAnsi"/>
          <w:bCs/>
          <w:sz w:val="22"/>
          <w:szCs w:val="22"/>
        </w:rPr>
        <w:t xml:space="preserve">sprat and herring </w:t>
      </w:r>
      <w:r w:rsidR="00504128" w:rsidRPr="00AF32CB">
        <w:rPr>
          <w:rFonts w:cstheme="minorHAnsi"/>
          <w:bCs/>
          <w:sz w:val="22"/>
          <w:szCs w:val="22"/>
        </w:rPr>
        <w:t>individuals above</w:t>
      </w:r>
      <w:r w:rsidR="00AF4B25" w:rsidRPr="00AF32CB">
        <w:rPr>
          <w:rFonts w:cstheme="minorHAnsi"/>
          <w:bCs/>
          <w:sz w:val="22"/>
          <w:szCs w:val="22"/>
        </w:rPr>
        <w:t xml:space="preserve"> maturation size </w:t>
      </w:r>
      <w:r w:rsidR="00504128" w:rsidRPr="00AF32CB">
        <w:rPr>
          <w:rFonts w:cstheme="minorHAnsi"/>
          <w:bCs/>
          <w:sz w:val="22"/>
          <w:szCs w:val="22"/>
        </w:rPr>
        <w:t>only increase with warming if the background resources are independent of temperature</w:t>
      </w:r>
      <w:r w:rsidR="00AF4B25" w:rsidRPr="00AF32CB">
        <w:rPr>
          <w:rFonts w:cstheme="minorHAnsi"/>
          <w:bCs/>
          <w:sz w:val="22"/>
          <w:szCs w:val="22"/>
        </w:rPr>
        <w:t xml:space="preserve"> (Fig. 4). </w:t>
      </w:r>
    </w:p>
    <w:p w14:paraId="22F727FE" w14:textId="4AB99EA2" w:rsidR="009D0F06" w:rsidRPr="00AF32CB" w:rsidRDefault="00AF4B25" w:rsidP="00AF4B25">
      <w:pPr>
        <w:spacing w:line="480" w:lineRule="auto"/>
        <w:ind w:firstLine="360"/>
        <w:contextualSpacing/>
        <w:jc w:val="both"/>
        <w:rPr>
          <w:rFonts w:cstheme="minorHAnsi"/>
          <w:bCs/>
          <w:sz w:val="22"/>
          <w:szCs w:val="22"/>
        </w:rPr>
      </w:pPr>
      <w:r w:rsidRPr="00ED6AA0">
        <w:rPr>
          <w:rFonts w:cstheme="minorHAnsi"/>
          <w:bCs/>
          <w:color w:val="FF0000"/>
          <w:sz w:val="22"/>
          <w:szCs w:val="22"/>
        </w:rPr>
        <w:t xml:space="preserve">Fishing removes the largest fish in the populations, but this can be counteracted by the changes in growth rates and size-from the scaling </w:t>
      </w:r>
      <w:r w:rsidRPr="00AF32CB">
        <w:rPr>
          <w:rFonts w:cstheme="minorHAnsi"/>
          <w:bCs/>
          <w:sz w:val="22"/>
          <w:szCs w:val="22"/>
        </w:rPr>
        <w:t xml:space="preserve">scenarios accounting for physiology (Fig. </w:t>
      </w:r>
      <w:r w:rsidRPr="00ED6AA0">
        <w:rPr>
          <w:rFonts w:cstheme="minorHAnsi"/>
          <w:bCs/>
          <w:color w:val="FF0000"/>
          <w:sz w:val="22"/>
          <w:szCs w:val="22"/>
        </w:rPr>
        <w:t>S14)</w:t>
      </w:r>
      <w:r w:rsidRPr="00AF32CB">
        <w:rPr>
          <w:rFonts w:cstheme="minorHAnsi"/>
          <w:bCs/>
          <w:sz w:val="22"/>
          <w:szCs w:val="22"/>
        </w:rPr>
        <w:t>.</w:t>
      </w:r>
      <w:r w:rsidR="0089244D" w:rsidRPr="00AF32CB">
        <w:rPr>
          <w:rFonts w:cstheme="minorHAnsi"/>
          <w:bCs/>
          <w:sz w:val="22"/>
          <w:szCs w:val="22"/>
        </w:rPr>
        <w:t xml:space="preserve"> </w:t>
      </w:r>
      <w:r w:rsidRPr="00AF32CB">
        <w:rPr>
          <w:rFonts w:cstheme="minorHAnsi"/>
          <w:bCs/>
          <w:sz w:val="22"/>
          <w:szCs w:val="22"/>
        </w:rPr>
        <w:t>Fisheries yield increase</w:t>
      </w:r>
      <w:r w:rsidR="00702530" w:rsidRPr="00AF32CB">
        <w:rPr>
          <w:rFonts w:cstheme="minorHAnsi"/>
          <w:bCs/>
          <w:sz w:val="22"/>
          <w:szCs w:val="22"/>
        </w:rPr>
        <w:t>s</w:t>
      </w:r>
      <w:r w:rsidRPr="00AF32CB">
        <w:rPr>
          <w:rFonts w:cstheme="minorHAnsi"/>
          <w:bCs/>
          <w:sz w:val="22"/>
          <w:szCs w:val="22"/>
        </w:rPr>
        <w:t xml:space="preserve"> with </w:t>
      </w:r>
      <w:r w:rsidR="008F5245" w:rsidRPr="00AF32CB">
        <w:rPr>
          <w:rFonts w:cstheme="minorHAnsi"/>
          <w:bCs/>
          <w:sz w:val="22"/>
          <w:szCs w:val="22"/>
        </w:rPr>
        <w:t xml:space="preserve">the projected </w:t>
      </w:r>
      <w:r w:rsidRPr="00AF32CB">
        <w:rPr>
          <w:rFonts w:cstheme="minorHAnsi"/>
          <w:bCs/>
          <w:sz w:val="22"/>
          <w:szCs w:val="22"/>
        </w:rPr>
        <w:t xml:space="preserve">warming for </w:t>
      </w:r>
      <w:r w:rsidR="005E6DFE" w:rsidRPr="00AF32CB">
        <w:rPr>
          <w:rFonts w:cstheme="minorHAnsi"/>
          <w:bCs/>
          <w:sz w:val="22"/>
          <w:szCs w:val="22"/>
        </w:rPr>
        <w:t>cod</w:t>
      </w:r>
      <w:r w:rsidR="00111163" w:rsidRPr="00AF32CB">
        <w:rPr>
          <w:rFonts w:cstheme="minorHAnsi"/>
          <w:bCs/>
          <w:sz w:val="22"/>
          <w:szCs w:val="22"/>
        </w:rPr>
        <w:t xml:space="preserve"> </w:t>
      </w:r>
      <w:r w:rsidR="00702530" w:rsidRPr="00AF32CB">
        <w:rPr>
          <w:rFonts w:cstheme="minorHAnsi"/>
          <w:bCs/>
          <w:sz w:val="22"/>
          <w:szCs w:val="22"/>
        </w:rPr>
        <w:t>if</w:t>
      </w:r>
      <w:r w:rsidR="00111163" w:rsidRPr="00AF32CB">
        <w:rPr>
          <w:rFonts w:cstheme="minorHAnsi"/>
          <w:bCs/>
          <w:sz w:val="22"/>
          <w:szCs w:val="22"/>
        </w:rPr>
        <w:t xml:space="preserve"> </w:t>
      </w:r>
      <w:r w:rsidRPr="00AF32CB">
        <w:rPr>
          <w:rFonts w:cstheme="minorHAnsi"/>
          <w:bCs/>
          <w:sz w:val="22"/>
          <w:szCs w:val="22"/>
        </w:rPr>
        <w:t xml:space="preserve">temperature </w:t>
      </w:r>
      <w:r w:rsidR="00CC72B9" w:rsidRPr="00AF32CB">
        <w:rPr>
          <w:rFonts w:cstheme="minorHAnsi"/>
          <w:bCs/>
          <w:sz w:val="22"/>
          <w:szCs w:val="22"/>
        </w:rPr>
        <w:t xml:space="preserve">only </w:t>
      </w:r>
      <w:r w:rsidRPr="00AF32CB">
        <w:rPr>
          <w:rFonts w:cstheme="minorHAnsi"/>
          <w:bCs/>
          <w:sz w:val="22"/>
          <w:szCs w:val="22"/>
        </w:rPr>
        <w:t>affects physiological rates (Fig. 5)</w:t>
      </w:r>
      <w:r w:rsidR="00702530" w:rsidRPr="00AF32CB">
        <w:rPr>
          <w:rFonts w:cstheme="minorHAnsi"/>
          <w:bCs/>
          <w:sz w:val="22"/>
          <w:szCs w:val="22"/>
        </w:rPr>
        <w:t xml:space="preserve">. For sprat and herring, and for cod </w:t>
      </w:r>
      <w:r w:rsidR="00D96855" w:rsidRPr="00AF32CB">
        <w:rPr>
          <w:rFonts w:cstheme="minorHAnsi"/>
          <w:bCs/>
          <w:sz w:val="22"/>
          <w:szCs w:val="22"/>
        </w:rPr>
        <w:t>in all other scenarios</w:t>
      </w:r>
      <w:r w:rsidR="00702530" w:rsidRPr="00AF32CB">
        <w:rPr>
          <w:rFonts w:cstheme="minorHAnsi"/>
          <w:bCs/>
          <w:sz w:val="22"/>
          <w:szCs w:val="22"/>
        </w:rPr>
        <w:t>,</w:t>
      </w:r>
      <w:r w:rsidR="00D96855" w:rsidRPr="00AF32CB">
        <w:rPr>
          <w:rFonts w:cstheme="minorHAnsi"/>
          <w:bCs/>
          <w:sz w:val="22"/>
          <w:szCs w:val="22"/>
        </w:rPr>
        <w:t xml:space="preserve"> yields decline</w:t>
      </w:r>
      <w:r w:rsidR="00702530" w:rsidRPr="00AF32CB">
        <w:rPr>
          <w:rFonts w:cstheme="minorHAnsi"/>
          <w:bCs/>
          <w:sz w:val="22"/>
          <w:szCs w:val="22"/>
        </w:rPr>
        <w:t>,</w:t>
      </w:r>
      <w:r w:rsidR="00D96855" w:rsidRPr="00AF32CB">
        <w:rPr>
          <w:rFonts w:cstheme="minorHAnsi"/>
          <w:bCs/>
          <w:sz w:val="22"/>
          <w:szCs w:val="22"/>
        </w:rPr>
        <w:t xml:space="preserve"> or are </w:t>
      </w:r>
      <w:r w:rsidR="00702530" w:rsidRPr="00AF32CB">
        <w:rPr>
          <w:rFonts w:cstheme="minorHAnsi"/>
          <w:bCs/>
          <w:sz w:val="22"/>
          <w:szCs w:val="22"/>
        </w:rPr>
        <w:t xml:space="preserve">more or less </w:t>
      </w:r>
      <w:r w:rsidR="00D96855" w:rsidRPr="00AF32CB">
        <w:rPr>
          <w:rFonts w:cstheme="minorHAnsi"/>
          <w:bCs/>
          <w:sz w:val="22"/>
          <w:szCs w:val="22"/>
        </w:rPr>
        <w:t xml:space="preserve">unaffected </w:t>
      </w:r>
      <w:r w:rsidR="00A46E68" w:rsidRPr="00AF32CB">
        <w:rPr>
          <w:rFonts w:cstheme="minorHAnsi"/>
          <w:bCs/>
          <w:sz w:val="22"/>
          <w:szCs w:val="22"/>
        </w:rPr>
        <w:t>by warming</w:t>
      </w:r>
      <w:r w:rsidR="00702530" w:rsidRPr="00AF32CB">
        <w:rPr>
          <w:rFonts w:cstheme="minorHAnsi"/>
          <w:bCs/>
          <w:sz w:val="22"/>
          <w:szCs w:val="22"/>
        </w:rPr>
        <w:t xml:space="preserve"> (Fig. 5)</w:t>
      </w:r>
      <w:r w:rsidRPr="00AF32CB">
        <w:rPr>
          <w:rFonts w:cstheme="minorHAnsi"/>
          <w:bCs/>
          <w:sz w:val="22"/>
          <w:szCs w:val="22"/>
        </w:rPr>
        <w:t xml:space="preserve">. </w:t>
      </w:r>
      <w:commentRangeStart w:id="93"/>
      <w:commentRangeStart w:id="94"/>
      <w:r w:rsidRPr="00AF32CB">
        <w:rPr>
          <w:rFonts w:cstheme="minorHAnsi"/>
          <w:bCs/>
          <w:sz w:val="22"/>
          <w:szCs w:val="22"/>
        </w:rPr>
        <w:t xml:space="preserve">This is likely driven by </w:t>
      </w:r>
      <w:r w:rsidR="00461B49" w:rsidRPr="00AF32CB">
        <w:rPr>
          <w:rFonts w:cstheme="minorHAnsi"/>
          <w:bCs/>
          <w:sz w:val="22"/>
          <w:szCs w:val="22"/>
        </w:rPr>
        <w:t>the</w:t>
      </w:r>
      <w:r w:rsidR="00702530" w:rsidRPr="00AF32CB">
        <w:rPr>
          <w:rFonts w:cstheme="minorHAnsi"/>
          <w:bCs/>
          <w:sz w:val="22"/>
          <w:szCs w:val="22"/>
        </w:rPr>
        <w:t xml:space="preserve"> warming-induced</w:t>
      </w:r>
      <w:r w:rsidR="00461B49" w:rsidRPr="00AF32CB">
        <w:rPr>
          <w:rFonts w:cstheme="minorHAnsi"/>
          <w:bCs/>
          <w:sz w:val="22"/>
          <w:szCs w:val="22"/>
        </w:rPr>
        <w:t xml:space="preserve"> </w:t>
      </w:r>
      <w:r w:rsidRPr="00AF32CB">
        <w:rPr>
          <w:rFonts w:cstheme="minorHAnsi"/>
          <w:bCs/>
          <w:sz w:val="22"/>
          <w:szCs w:val="22"/>
        </w:rPr>
        <w:t>decline in abundance of most size-classes above maturation size</w:t>
      </w:r>
      <w:commentRangeEnd w:id="93"/>
      <w:r w:rsidR="00702530" w:rsidRPr="00AF32CB">
        <w:rPr>
          <w:rStyle w:val="CommentReference"/>
          <w:sz w:val="22"/>
          <w:szCs w:val="22"/>
        </w:rPr>
        <w:commentReference w:id="93"/>
      </w:r>
      <w:commentRangeEnd w:id="94"/>
      <w:r w:rsidR="00695D37" w:rsidRPr="00AF32CB">
        <w:rPr>
          <w:rStyle w:val="CommentReference"/>
          <w:sz w:val="22"/>
          <w:szCs w:val="22"/>
        </w:rPr>
        <w:commentReference w:id="94"/>
      </w:r>
      <w:r w:rsidR="00702530" w:rsidRPr="00AF32CB">
        <w:rPr>
          <w:rFonts w:cstheme="minorHAnsi"/>
          <w:bCs/>
          <w:sz w:val="22"/>
          <w:szCs w:val="22"/>
        </w:rPr>
        <w:t xml:space="preserve"> (Fig. 4),</w:t>
      </w:r>
      <w:r w:rsidRPr="00AF32CB">
        <w:rPr>
          <w:rFonts w:cstheme="minorHAnsi"/>
          <w:bCs/>
          <w:sz w:val="22"/>
          <w:szCs w:val="22"/>
        </w:rPr>
        <w:t xml:space="preserve"> which is the minimum size targeted by the fishery</w:t>
      </w:r>
      <w:r w:rsidR="0073549D" w:rsidRPr="00AF32CB">
        <w:rPr>
          <w:rFonts w:cstheme="minorHAnsi"/>
          <w:bCs/>
          <w:sz w:val="22"/>
          <w:szCs w:val="22"/>
        </w:rPr>
        <w:t>. W</w:t>
      </w:r>
      <w:r w:rsidRPr="00AF32CB">
        <w:rPr>
          <w:rFonts w:cstheme="minorHAnsi"/>
          <w:bCs/>
          <w:sz w:val="22"/>
          <w:szCs w:val="22"/>
        </w:rPr>
        <w:t>hile the largest fish can in some cases increase</w:t>
      </w:r>
      <w:r w:rsidR="00662E41" w:rsidRPr="00AF32CB">
        <w:rPr>
          <w:rFonts w:cstheme="minorHAnsi"/>
          <w:bCs/>
          <w:sz w:val="22"/>
          <w:szCs w:val="22"/>
        </w:rPr>
        <w:t xml:space="preserve"> in abundance</w:t>
      </w:r>
      <w:r w:rsidRPr="00AF32CB">
        <w:rPr>
          <w:rFonts w:cstheme="minorHAnsi"/>
          <w:bCs/>
          <w:sz w:val="22"/>
          <w:szCs w:val="22"/>
        </w:rPr>
        <w:t>, especially for cod, they are also rare</w:t>
      </w:r>
      <w:r w:rsidR="000A0DB4" w:rsidRPr="00AF32CB">
        <w:rPr>
          <w:rFonts w:cstheme="minorHAnsi"/>
          <w:bCs/>
          <w:sz w:val="22"/>
          <w:szCs w:val="22"/>
        </w:rPr>
        <w:t>r</w:t>
      </w:r>
      <w:r w:rsidRPr="00AF32CB">
        <w:rPr>
          <w:rFonts w:cstheme="minorHAnsi"/>
          <w:bCs/>
          <w:sz w:val="22"/>
          <w:szCs w:val="22"/>
        </w:rPr>
        <w:t xml:space="preserve"> in the population and </w:t>
      </w:r>
      <w:r w:rsidR="00F647B5" w:rsidRPr="00AF32CB">
        <w:rPr>
          <w:rFonts w:cstheme="minorHAnsi"/>
          <w:bCs/>
          <w:sz w:val="22"/>
          <w:szCs w:val="22"/>
        </w:rPr>
        <w:t xml:space="preserve">hence </w:t>
      </w:r>
      <w:r w:rsidR="00CF2A97" w:rsidRPr="00AF32CB">
        <w:rPr>
          <w:rFonts w:cstheme="minorHAnsi"/>
          <w:bCs/>
          <w:sz w:val="22"/>
          <w:szCs w:val="22"/>
        </w:rPr>
        <w:t xml:space="preserve">this does </w:t>
      </w:r>
      <w:r w:rsidRPr="00AF32CB">
        <w:rPr>
          <w:rFonts w:cstheme="minorHAnsi"/>
          <w:bCs/>
          <w:sz w:val="22"/>
          <w:szCs w:val="22"/>
        </w:rPr>
        <w:t xml:space="preserve">not counteract the decline in </w:t>
      </w:r>
      <w:commentRangeStart w:id="95"/>
      <w:commentRangeStart w:id="96"/>
      <w:r w:rsidRPr="00AF32CB">
        <w:rPr>
          <w:rFonts w:cstheme="minorHAnsi"/>
          <w:bCs/>
          <w:sz w:val="22"/>
          <w:szCs w:val="22"/>
        </w:rPr>
        <w:t xml:space="preserve">fish </w:t>
      </w:r>
      <w:r w:rsidR="00DE169C" w:rsidRPr="00AF32CB">
        <w:rPr>
          <w:rFonts w:cstheme="minorHAnsi"/>
          <w:bCs/>
          <w:sz w:val="22"/>
          <w:szCs w:val="22"/>
        </w:rPr>
        <w:t xml:space="preserve">that constitute the main catches </w:t>
      </w:r>
      <w:r w:rsidRPr="00AF32CB">
        <w:rPr>
          <w:rFonts w:cstheme="minorHAnsi"/>
          <w:bCs/>
          <w:sz w:val="22"/>
          <w:szCs w:val="22"/>
        </w:rPr>
        <w:t>(Fig. 4).</w:t>
      </w:r>
      <w:commentRangeEnd w:id="95"/>
      <w:r w:rsidR="00702530" w:rsidRPr="00AF32CB">
        <w:rPr>
          <w:rStyle w:val="CommentReference"/>
          <w:sz w:val="22"/>
          <w:szCs w:val="22"/>
        </w:rPr>
        <w:commentReference w:id="95"/>
      </w:r>
      <w:commentRangeEnd w:id="96"/>
      <w:r w:rsidR="00206E44" w:rsidRPr="00AF32CB">
        <w:rPr>
          <w:rStyle w:val="CommentReference"/>
          <w:sz w:val="22"/>
          <w:szCs w:val="22"/>
        </w:rPr>
        <w:commentReference w:id="96"/>
      </w:r>
      <w:r w:rsidRPr="00AF32CB">
        <w:rPr>
          <w:rFonts w:cstheme="minorHAnsi"/>
          <w:bCs/>
          <w:sz w:val="22"/>
          <w:szCs w:val="22"/>
        </w:rPr>
        <w:t xml:space="preserve"> </w:t>
      </w:r>
    </w:p>
    <w:p w14:paraId="18B2DDEE" w14:textId="47506916" w:rsidR="00AF4B25" w:rsidRPr="00AF32CB" w:rsidRDefault="009D0F06" w:rsidP="00AF4B25">
      <w:pPr>
        <w:spacing w:line="480" w:lineRule="auto"/>
        <w:ind w:firstLine="360"/>
        <w:jc w:val="both"/>
        <w:rPr>
          <w:rFonts w:cstheme="minorHAnsi"/>
          <w:bCs/>
          <w:sz w:val="22"/>
          <w:szCs w:val="22"/>
        </w:rPr>
      </w:pPr>
      <w:r w:rsidRPr="00AF32CB">
        <w:rPr>
          <w:rFonts w:cstheme="minorHAnsi"/>
          <w:bCs/>
          <w:sz w:val="22"/>
          <w:szCs w:val="22"/>
        </w:rPr>
        <w:t>Warming, and whether it acts on background resources or also physiological rates,</w:t>
      </w:r>
      <w:r w:rsidR="00AF4B25" w:rsidRPr="00AF32CB">
        <w:rPr>
          <w:rFonts w:cstheme="minorHAnsi"/>
          <w:bCs/>
          <w:sz w:val="22"/>
          <w:szCs w:val="22"/>
        </w:rPr>
        <w:t xml:space="preserve"> also influences the fishing effort leading to maximum sustainable yield (FMSY) and the corresponding spawning stock biomass (SSB)</w:t>
      </w:r>
      <w:r w:rsidR="00435DA0" w:rsidRPr="00AF32CB">
        <w:rPr>
          <w:rFonts w:cstheme="minorHAnsi"/>
          <w:bCs/>
          <w:sz w:val="22"/>
          <w:szCs w:val="22"/>
        </w:rPr>
        <w:t xml:space="preserve"> (Fig. 6)</w:t>
      </w:r>
      <w:r w:rsidR="00AF4B25" w:rsidRPr="00AF32CB">
        <w:rPr>
          <w:rFonts w:cstheme="minorHAnsi"/>
          <w:bCs/>
          <w:sz w:val="22"/>
          <w:szCs w:val="22"/>
        </w:rPr>
        <w:t xml:space="preserve">. </w:t>
      </w:r>
      <w:commentRangeStart w:id="97"/>
      <w:r w:rsidR="00EB3432" w:rsidRPr="00AF32CB">
        <w:rPr>
          <w:rFonts w:cstheme="minorHAnsi"/>
          <w:bCs/>
          <w:sz w:val="22"/>
          <w:szCs w:val="22"/>
        </w:rPr>
        <w:t xml:space="preserve">In </w:t>
      </w:r>
      <w:r w:rsidR="00D12BCC" w:rsidRPr="00AF32CB">
        <w:rPr>
          <w:rFonts w:cstheme="minorHAnsi"/>
          <w:bCs/>
          <w:sz w:val="22"/>
          <w:szCs w:val="22"/>
        </w:rPr>
        <w:t>the</w:t>
      </w:r>
      <w:r w:rsidR="00EB3432" w:rsidRPr="00AF32CB">
        <w:rPr>
          <w:rFonts w:cstheme="minorHAnsi"/>
          <w:bCs/>
          <w:sz w:val="22"/>
          <w:szCs w:val="22"/>
        </w:rPr>
        <w:t xml:space="preserve"> non-time varying </w:t>
      </w:r>
      <w:r w:rsidR="00474414" w:rsidRPr="00AF32CB">
        <w:rPr>
          <w:rFonts w:cstheme="minorHAnsi"/>
          <w:bCs/>
          <w:sz w:val="22"/>
          <w:szCs w:val="22"/>
        </w:rPr>
        <w:t>simulation</w:t>
      </w:r>
      <w:r w:rsidR="00F158CD" w:rsidRPr="00AF32CB">
        <w:rPr>
          <w:rFonts w:cstheme="minorHAnsi"/>
          <w:bCs/>
          <w:sz w:val="22"/>
          <w:szCs w:val="22"/>
        </w:rPr>
        <w:t>, t</w:t>
      </w:r>
      <w:r w:rsidR="00AF4B25" w:rsidRPr="00AF32CB">
        <w:rPr>
          <w:rFonts w:cstheme="minorHAnsi"/>
          <w:bCs/>
          <w:sz w:val="22"/>
          <w:szCs w:val="22"/>
        </w:rPr>
        <w:t>he fishing effort corresponding to FMSY increases when the temperature is +2</w:t>
      </w:r>
      <m:oMath>
        <m:r>
          <w:rPr>
            <w:rFonts w:ascii="Cambria Math" w:hAnsi="Cambria Math" w:cstheme="minorHAnsi"/>
            <w:sz w:val="22"/>
            <w:szCs w:val="22"/>
          </w:rPr>
          <m:t>℃</m:t>
        </m:r>
      </m:oMath>
      <w:r w:rsidR="00AF4B25" w:rsidRPr="00AF32CB">
        <w:rPr>
          <w:rFonts w:cstheme="minorHAnsi"/>
          <w:bCs/>
          <w:sz w:val="22"/>
          <w:szCs w:val="22"/>
        </w:rPr>
        <w:t xml:space="preserve"> compared to the reference temperature</w:t>
      </w:r>
      <w:r w:rsidR="005E4AE8" w:rsidRPr="00AF32CB">
        <w:rPr>
          <w:rFonts w:cstheme="minorHAnsi"/>
          <w:bCs/>
          <w:sz w:val="22"/>
          <w:szCs w:val="22"/>
        </w:rPr>
        <w:t xml:space="preserve"> </w:t>
      </w:r>
      <w:r w:rsidR="00AF4B25" w:rsidRPr="00AF32CB">
        <w:rPr>
          <w:rFonts w:cstheme="minorHAnsi"/>
          <w:bCs/>
          <w:sz w:val="22"/>
          <w:szCs w:val="22"/>
        </w:rPr>
        <w:t xml:space="preserve">(where scaling factors = 1) </w:t>
      </w:r>
      <w:r w:rsidR="00A6371E" w:rsidRPr="00AF32CB">
        <w:rPr>
          <w:rFonts w:cstheme="minorHAnsi"/>
          <w:bCs/>
          <w:sz w:val="22"/>
          <w:szCs w:val="22"/>
        </w:rPr>
        <w:t>at steady state</w:t>
      </w:r>
      <w:r w:rsidR="007F6D10" w:rsidRPr="00AF32CB">
        <w:rPr>
          <w:rFonts w:cstheme="minorHAnsi"/>
          <w:bCs/>
          <w:sz w:val="22"/>
          <w:szCs w:val="22"/>
        </w:rPr>
        <w:t xml:space="preserve">, </w:t>
      </w:r>
      <w:r w:rsidR="00AF4B25" w:rsidRPr="00AF32CB">
        <w:rPr>
          <w:rFonts w:cstheme="minorHAnsi"/>
          <w:bCs/>
          <w:sz w:val="22"/>
          <w:szCs w:val="22"/>
        </w:rPr>
        <w:t>due to the enhanced growth rates (size-at-age)</w:t>
      </w:r>
      <w:r w:rsidR="00D11178" w:rsidRPr="00AF32CB">
        <w:rPr>
          <w:rFonts w:cstheme="minorHAnsi"/>
          <w:bCs/>
          <w:sz w:val="22"/>
          <w:szCs w:val="22"/>
        </w:rPr>
        <w:t xml:space="preserve"> (Fig. S6)</w:t>
      </w:r>
      <w:r w:rsidR="00AF4B25" w:rsidRPr="00AF32CB">
        <w:rPr>
          <w:rFonts w:cstheme="minorHAnsi"/>
          <w:bCs/>
          <w:sz w:val="22"/>
          <w:szCs w:val="22"/>
        </w:rPr>
        <w:t xml:space="preserve">. However, the fishery yield </w:t>
      </w:r>
      <w:r w:rsidR="00AF4666" w:rsidRPr="00AF32CB">
        <w:rPr>
          <w:rFonts w:cstheme="minorHAnsi"/>
          <w:bCs/>
          <w:sz w:val="22"/>
          <w:szCs w:val="22"/>
        </w:rPr>
        <w:t>increases</w:t>
      </w:r>
      <w:r w:rsidR="00B42331" w:rsidRPr="00AF32CB">
        <w:rPr>
          <w:rFonts w:cstheme="minorHAnsi"/>
          <w:bCs/>
          <w:sz w:val="22"/>
          <w:szCs w:val="22"/>
        </w:rPr>
        <w:t xml:space="preserve"> only if </w:t>
      </w:r>
      <w:r w:rsidR="00AF4B25" w:rsidRPr="00AF32CB">
        <w:rPr>
          <w:rFonts w:cstheme="minorHAnsi"/>
          <w:bCs/>
          <w:sz w:val="22"/>
          <w:szCs w:val="22"/>
        </w:rPr>
        <w:t xml:space="preserve">temperature </w:t>
      </w:r>
      <w:r w:rsidR="00641F2F" w:rsidRPr="00AF32CB">
        <w:rPr>
          <w:rFonts w:cstheme="minorHAnsi"/>
          <w:bCs/>
          <w:sz w:val="22"/>
          <w:szCs w:val="22"/>
        </w:rPr>
        <w:t xml:space="preserve">acts on </w:t>
      </w:r>
      <w:r w:rsidR="00AF4B25" w:rsidRPr="00AF32CB">
        <w:rPr>
          <w:rFonts w:cstheme="minorHAnsi"/>
          <w:bCs/>
          <w:sz w:val="22"/>
          <w:szCs w:val="22"/>
        </w:rPr>
        <w:t>physiology</w:t>
      </w:r>
      <w:r w:rsidR="00641F2F" w:rsidRPr="00AF32CB">
        <w:rPr>
          <w:rFonts w:cstheme="minorHAnsi"/>
          <w:bCs/>
          <w:sz w:val="22"/>
          <w:szCs w:val="22"/>
        </w:rPr>
        <w:t xml:space="preserve"> alone</w:t>
      </w:r>
      <w:r w:rsidR="00AF4B25" w:rsidRPr="00AF32CB">
        <w:rPr>
          <w:rFonts w:cstheme="minorHAnsi"/>
          <w:bCs/>
          <w:sz w:val="22"/>
          <w:szCs w:val="22"/>
        </w:rPr>
        <w:t>. Th</w:t>
      </w:r>
      <w:r w:rsidR="001A357C" w:rsidRPr="00AF32CB">
        <w:rPr>
          <w:rFonts w:cstheme="minorHAnsi"/>
          <w:bCs/>
          <w:sz w:val="22"/>
          <w:szCs w:val="22"/>
        </w:rPr>
        <w:t>u</w:t>
      </w:r>
      <w:r w:rsidR="00AF4B25" w:rsidRPr="00AF32CB">
        <w:rPr>
          <w:rFonts w:cstheme="minorHAnsi"/>
          <w:bCs/>
          <w:sz w:val="22"/>
          <w:szCs w:val="22"/>
        </w:rPr>
        <w:t>s</w:t>
      </w:r>
      <w:r w:rsidR="001A357C" w:rsidRPr="00AF32CB">
        <w:rPr>
          <w:rFonts w:cstheme="minorHAnsi"/>
          <w:bCs/>
          <w:sz w:val="22"/>
          <w:szCs w:val="22"/>
        </w:rPr>
        <w:t xml:space="preserve">, </w:t>
      </w:r>
      <w:r w:rsidR="00FA7B43" w:rsidRPr="00AF32CB">
        <w:rPr>
          <w:rFonts w:cstheme="minorHAnsi"/>
          <w:bCs/>
          <w:sz w:val="22"/>
          <w:szCs w:val="22"/>
        </w:rPr>
        <w:t>when temperature affects physiological scaling and resource dynamics</w:t>
      </w:r>
      <w:r w:rsidR="00F14C7E" w:rsidRPr="00AF32CB">
        <w:rPr>
          <w:rFonts w:cstheme="minorHAnsi"/>
          <w:bCs/>
          <w:sz w:val="22"/>
          <w:szCs w:val="22"/>
        </w:rPr>
        <w:t xml:space="preserve">, </w:t>
      </w:r>
      <w:r w:rsidR="00AF4B25" w:rsidRPr="00AF32CB">
        <w:rPr>
          <w:rFonts w:cstheme="minorHAnsi"/>
          <w:bCs/>
          <w:sz w:val="22"/>
          <w:szCs w:val="22"/>
        </w:rPr>
        <w:t>the largest relative increases in fisheries yield are acquired in cold</w:t>
      </w:r>
      <w:r w:rsidR="00A108F2" w:rsidRPr="00AF32CB">
        <w:rPr>
          <w:rFonts w:cstheme="minorHAnsi"/>
          <w:bCs/>
          <w:sz w:val="22"/>
          <w:szCs w:val="22"/>
        </w:rPr>
        <w:t>er</w:t>
      </w:r>
      <w:r w:rsidR="00AF4B25" w:rsidRPr="00AF32CB">
        <w:rPr>
          <w:rFonts w:cstheme="minorHAnsi"/>
          <w:bCs/>
          <w:sz w:val="22"/>
          <w:szCs w:val="22"/>
        </w:rPr>
        <w:t xml:space="preserve"> temperatures and higher fishing efforts </w:t>
      </w:r>
      <w:r w:rsidR="00FA5EED" w:rsidRPr="00AF32CB">
        <w:rPr>
          <w:rFonts w:cstheme="minorHAnsi"/>
          <w:bCs/>
          <w:sz w:val="22"/>
          <w:szCs w:val="22"/>
        </w:rPr>
        <w:t>(Fig. S1</w:t>
      </w:r>
      <w:r w:rsidR="00ED6AA0">
        <w:rPr>
          <w:rFonts w:cstheme="minorHAnsi"/>
          <w:bCs/>
          <w:sz w:val="22"/>
          <w:szCs w:val="22"/>
          <w:lang w:val="sv-SE"/>
        </w:rPr>
        <w:t>6</w:t>
      </w:r>
      <w:r w:rsidR="00FA5EED" w:rsidRPr="00AF32CB">
        <w:rPr>
          <w:rFonts w:cstheme="minorHAnsi"/>
          <w:bCs/>
          <w:sz w:val="22"/>
          <w:szCs w:val="22"/>
        </w:rPr>
        <w:t>)</w:t>
      </w:r>
      <w:r w:rsidR="00AF4B25" w:rsidRPr="00AF32CB">
        <w:rPr>
          <w:rFonts w:cstheme="minorHAnsi"/>
          <w:bCs/>
          <w:sz w:val="22"/>
          <w:szCs w:val="22"/>
        </w:rPr>
        <w:t>.</w:t>
      </w:r>
      <w:commentRangeEnd w:id="97"/>
      <w:r w:rsidRPr="00AF32CB">
        <w:rPr>
          <w:rStyle w:val="CommentReference"/>
          <w:sz w:val="22"/>
          <w:szCs w:val="22"/>
        </w:rPr>
        <w:commentReference w:id="97"/>
      </w:r>
    </w:p>
    <w:p w14:paraId="40E17B7B" w14:textId="77777777" w:rsidR="000D032A" w:rsidRDefault="000D032A" w:rsidP="00E265FE">
      <w:pPr>
        <w:spacing w:line="480" w:lineRule="auto"/>
        <w:rPr>
          <w:noProof/>
          <w:sz w:val="16"/>
          <w:szCs w:val="16"/>
        </w:rPr>
      </w:pPr>
    </w:p>
    <w:p w14:paraId="684A34D1" w14:textId="47124C58" w:rsidR="00B60DF1" w:rsidRDefault="000D032A" w:rsidP="00182BA9">
      <w:pPr>
        <w:spacing w:line="480" w:lineRule="auto"/>
        <w:jc w:val="center"/>
        <w:rPr>
          <w:rFonts w:cstheme="minorHAnsi"/>
          <w:b/>
          <w:bCs/>
          <w:color w:val="FF0000"/>
        </w:rPr>
      </w:pPr>
      <w:r>
        <w:rPr>
          <w:noProof/>
          <w:sz w:val="16"/>
          <w:szCs w:val="16"/>
        </w:rPr>
        <w:lastRenderedPageBreak/>
        <w:drawing>
          <wp:inline distT="0" distB="0" distL="0" distR="0" wp14:anchorId="2407AA61" wp14:editId="5362C419">
            <wp:extent cx="5151120" cy="5042780"/>
            <wp:effectExtent l="0" t="0" r="508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wth_project.png"/>
                    <pic:cNvPicPr/>
                  </pic:nvPicPr>
                  <pic:blipFill rotWithShape="1">
                    <a:blip r:embed="rId15" cstate="print">
                      <a:extLst>
                        <a:ext uri="{28A0092B-C50C-407E-A947-70E740481C1C}">
                          <a14:useLocalDpi xmlns:a14="http://schemas.microsoft.com/office/drawing/2010/main" val="0"/>
                        </a:ext>
                      </a:extLst>
                    </a:blip>
                    <a:srcRect b="2103"/>
                    <a:stretch/>
                  </pic:blipFill>
                  <pic:spPr bwMode="auto">
                    <a:xfrm>
                      <a:off x="0" y="0"/>
                      <a:ext cx="5154593" cy="5046180"/>
                    </a:xfrm>
                    <a:prstGeom prst="rect">
                      <a:avLst/>
                    </a:prstGeom>
                    <a:ln>
                      <a:noFill/>
                    </a:ln>
                    <a:extLst>
                      <a:ext uri="{53640926-AAD7-44D8-BBD7-CCE9431645EC}">
                        <a14:shadowObscured xmlns:a14="http://schemas.microsoft.com/office/drawing/2010/main"/>
                      </a:ext>
                    </a:extLst>
                  </pic:spPr>
                </pic:pic>
              </a:graphicData>
            </a:graphic>
          </wp:inline>
        </w:drawing>
      </w:r>
      <w:commentRangeStart w:id="98"/>
      <w:commentRangeStart w:id="99"/>
      <w:commentRangeEnd w:id="98"/>
      <w:r w:rsidR="00C343FD">
        <w:rPr>
          <w:rStyle w:val="CommentReference"/>
        </w:rPr>
        <w:commentReference w:id="98"/>
      </w:r>
      <w:commentRangeEnd w:id="99"/>
      <w:r w:rsidR="00B445BB">
        <w:rPr>
          <w:rStyle w:val="CommentReference"/>
        </w:rPr>
        <w:commentReference w:id="99"/>
      </w:r>
    </w:p>
    <w:p w14:paraId="723987F8" w14:textId="79219E49" w:rsidR="001B3620" w:rsidRPr="00AF32CB" w:rsidRDefault="00DE1988" w:rsidP="00182BA9">
      <w:pPr>
        <w:spacing w:line="480" w:lineRule="auto"/>
        <w:jc w:val="both"/>
        <w:rPr>
          <w:rFonts w:ascii="Times New Roman" w:hAnsi="Times New Roman" w:cs="Times New Roman"/>
          <w:i/>
          <w:iCs/>
          <w:sz w:val="22"/>
          <w:szCs w:val="22"/>
        </w:rPr>
      </w:pPr>
      <w:r w:rsidRPr="00AF32CB">
        <w:rPr>
          <w:rFonts w:cstheme="minorHAnsi"/>
          <w:i/>
          <w:iCs/>
          <w:sz w:val="22"/>
          <w:szCs w:val="22"/>
        </w:rPr>
        <w:t xml:space="preserve">Figure </w:t>
      </w:r>
      <w:r w:rsidR="00C52D28" w:rsidRPr="00AF32CB">
        <w:rPr>
          <w:rFonts w:cstheme="minorHAnsi"/>
          <w:i/>
          <w:iCs/>
          <w:sz w:val="22"/>
          <w:szCs w:val="22"/>
        </w:rPr>
        <w:t>2</w:t>
      </w:r>
      <w:r w:rsidRPr="00AF32CB">
        <w:rPr>
          <w:rFonts w:cstheme="minorHAnsi"/>
          <w:i/>
          <w:iCs/>
          <w:sz w:val="22"/>
          <w:szCs w:val="22"/>
        </w:rPr>
        <w:t>. Individual growth trajectories of sprat</w:t>
      </w:r>
      <w:r w:rsidR="00285017" w:rsidRPr="00AF32CB">
        <w:rPr>
          <w:rFonts w:cstheme="minorHAnsi"/>
          <w:i/>
          <w:iCs/>
          <w:sz w:val="22"/>
          <w:szCs w:val="22"/>
        </w:rPr>
        <w:t>, herring and cod</w:t>
      </w:r>
      <w:r w:rsidR="00EA429B" w:rsidRPr="00AF32CB">
        <w:rPr>
          <w:rFonts w:cstheme="minorHAnsi"/>
          <w:i/>
          <w:iCs/>
          <w:sz w:val="22"/>
          <w:szCs w:val="22"/>
        </w:rPr>
        <w:t xml:space="preserve"> from model projections</w:t>
      </w:r>
      <w:r w:rsidR="00F72143" w:rsidRPr="00AF32CB">
        <w:rPr>
          <w:rFonts w:cstheme="minorHAnsi"/>
          <w:i/>
          <w:iCs/>
          <w:sz w:val="22"/>
          <w:szCs w:val="22"/>
        </w:rPr>
        <w:t xml:space="preserve"> to </w:t>
      </w:r>
      <w:r w:rsidR="00C343FD" w:rsidRPr="00AF32CB">
        <w:rPr>
          <w:rFonts w:cstheme="minorHAnsi"/>
          <w:i/>
          <w:iCs/>
          <w:sz w:val="22"/>
          <w:szCs w:val="22"/>
        </w:rPr>
        <w:t xml:space="preserve">year </w:t>
      </w:r>
      <w:r w:rsidR="00F72143" w:rsidRPr="00AF32CB">
        <w:rPr>
          <w:rFonts w:cstheme="minorHAnsi"/>
          <w:i/>
          <w:iCs/>
          <w:sz w:val="22"/>
          <w:szCs w:val="22"/>
        </w:rPr>
        <w:t>2050</w:t>
      </w:r>
      <w:r w:rsidR="00784202" w:rsidRPr="00AF32CB">
        <w:rPr>
          <w:rFonts w:cstheme="minorHAnsi"/>
          <w:i/>
          <w:iCs/>
          <w:sz w:val="22"/>
          <w:szCs w:val="22"/>
        </w:rPr>
        <w:t xml:space="preserve"> assuming </w:t>
      </w:r>
      <w:r w:rsidR="00067E68" w:rsidRPr="00AF32CB">
        <w:rPr>
          <w:rFonts w:cstheme="minorHAnsi"/>
          <w:i/>
          <w:iCs/>
          <w:sz w:val="22"/>
          <w:szCs w:val="22"/>
        </w:rPr>
        <w:t xml:space="preserve">warming according to </w:t>
      </w:r>
      <w:r w:rsidR="00784202" w:rsidRPr="00AF32CB">
        <w:rPr>
          <w:rFonts w:ascii="Times" w:hAnsi="Times" w:cs="Times New Roman"/>
          <w:i/>
          <w:iCs/>
          <w:sz w:val="22"/>
          <w:szCs w:val="22"/>
        </w:rPr>
        <w:t>RCP 8.5</w:t>
      </w:r>
      <w:r w:rsidR="009566EF" w:rsidRPr="00AF32CB">
        <w:rPr>
          <w:rFonts w:ascii="Times" w:hAnsi="Times" w:cs="Times New Roman"/>
          <w:i/>
          <w:iCs/>
          <w:sz w:val="22"/>
          <w:szCs w:val="22"/>
        </w:rPr>
        <w:t xml:space="preserve"> while </w:t>
      </w:r>
      <w:r w:rsidR="009566EF" w:rsidRPr="00AF32CB">
        <w:rPr>
          <w:rFonts w:cstheme="minorHAnsi"/>
          <w:i/>
          <w:iCs/>
          <w:sz w:val="22"/>
          <w:szCs w:val="22"/>
        </w:rPr>
        <w:t>keeping fishing mortality at average FMSY levels</w:t>
      </w:r>
      <w:r w:rsidR="00EA429B" w:rsidRPr="00AF32CB">
        <w:rPr>
          <w:rFonts w:cstheme="minorHAnsi"/>
          <w:i/>
          <w:iCs/>
          <w:sz w:val="22"/>
          <w:szCs w:val="22"/>
        </w:rPr>
        <w:t>.</w:t>
      </w:r>
      <w:r w:rsidR="00A804B0" w:rsidRPr="00AF32CB">
        <w:rPr>
          <w:rFonts w:cstheme="minorHAnsi"/>
          <w:i/>
          <w:iCs/>
          <w:sz w:val="22"/>
          <w:szCs w:val="22"/>
        </w:rPr>
        <w:t xml:space="preserve"> Top row shows size-at-age </w:t>
      </w:r>
      <w:r w:rsidR="00CE3CE3" w:rsidRPr="00AF32CB">
        <w:rPr>
          <w:rFonts w:cstheme="minorHAnsi"/>
          <w:i/>
          <w:iCs/>
          <w:sz w:val="22"/>
          <w:szCs w:val="22"/>
        </w:rPr>
        <w:t xml:space="preserve">and bottom row shows size-at-age relative to a non-warming scenario. </w:t>
      </w:r>
      <w:r w:rsidR="00967358" w:rsidRPr="00AF32CB">
        <w:rPr>
          <w:rFonts w:ascii="Times New Roman" w:hAnsi="Times New Roman" w:cs="Times New Roman"/>
          <w:i/>
          <w:iCs/>
          <w:sz w:val="22"/>
          <w:szCs w:val="22"/>
        </w:rPr>
        <w:t xml:space="preserve">The dashed line </w:t>
      </w:r>
      <w:r w:rsidR="00E37F4D" w:rsidRPr="00AF32CB">
        <w:rPr>
          <w:rFonts w:ascii="Times New Roman" w:hAnsi="Times New Roman" w:cs="Times New Roman"/>
          <w:i/>
          <w:iCs/>
          <w:sz w:val="22"/>
          <w:szCs w:val="22"/>
        </w:rPr>
        <w:t xml:space="preserve">in the top row </w:t>
      </w:r>
      <w:r w:rsidR="00967358" w:rsidRPr="00AF32CB">
        <w:rPr>
          <w:rFonts w:ascii="Times New Roman" w:hAnsi="Times New Roman" w:cs="Times New Roman"/>
          <w:i/>
          <w:iCs/>
          <w:sz w:val="22"/>
          <w:szCs w:val="22"/>
        </w:rPr>
        <w:t>depicts projectio</w:t>
      </w:r>
      <w:r w:rsidR="00C235AF" w:rsidRPr="00AF32CB">
        <w:rPr>
          <w:rFonts w:ascii="Times New Roman" w:hAnsi="Times New Roman" w:cs="Times New Roman"/>
          <w:i/>
          <w:iCs/>
          <w:sz w:val="22"/>
          <w:szCs w:val="22"/>
        </w:rPr>
        <w:t xml:space="preserve">ns assuming </w:t>
      </w:r>
      <w:r w:rsidR="00D15FAE" w:rsidRPr="00AF32CB">
        <w:rPr>
          <w:rFonts w:ascii="Times New Roman" w:hAnsi="Times New Roman" w:cs="Times New Roman"/>
          <w:i/>
          <w:iCs/>
          <w:sz w:val="22"/>
          <w:szCs w:val="22"/>
        </w:rPr>
        <w:t xml:space="preserve">a </w:t>
      </w:r>
      <w:r w:rsidR="000453CE" w:rsidRPr="00AF32CB">
        <w:rPr>
          <w:rFonts w:cstheme="minorHAnsi"/>
          <w:i/>
          <w:iCs/>
          <w:sz w:val="22"/>
          <w:szCs w:val="22"/>
        </w:rPr>
        <w:t xml:space="preserve">non-warming scenario </w:t>
      </w:r>
      <w:r w:rsidR="007E2020" w:rsidRPr="00AF32CB">
        <w:rPr>
          <w:rFonts w:ascii="Times New Roman" w:hAnsi="Times New Roman" w:cs="Times New Roman"/>
          <w:i/>
          <w:iCs/>
          <w:sz w:val="22"/>
          <w:szCs w:val="22"/>
        </w:rPr>
        <w:t>an</w:t>
      </w:r>
      <w:r w:rsidR="000979B8" w:rsidRPr="00AF32CB">
        <w:rPr>
          <w:rFonts w:ascii="Times New Roman" w:hAnsi="Times New Roman" w:cs="Times New Roman"/>
          <w:i/>
          <w:iCs/>
          <w:sz w:val="22"/>
          <w:szCs w:val="22"/>
        </w:rPr>
        <w:t xml:space="preserve">d thus constitutes a baseline prediction. </w:t>
      </w:r>
      <w:r w:rsidR="0036297F" w:rsidRPr="00AF32CB">
        <w:rPr>
          <w:rFonts w:ascii="Times New Roman" w:hAnsi="Times New Roman" w:cs="Times New Roman"/>
          <w:i/>
          <w:iCs/>
          <w:sz w:val="22"/>
          <w:szCs w:val="22"/>
        </w:rPr>
        <w:t xml:space="preserve">Colors indicate different </w:t>
      </w:r>
      <w:r w:rsidR="00C343FD" w:rsidRPr="00AF32CB">
        <w:rPr>
          <w:rFonts w:ascii="Times New Roman" w:hAnsi="Times New Roman" w:cs="Times New Roman"/>
          <w:i/>
          <w:iCs/>
          <w:sz w:val="22"/>
          <w:szCs w:val="22"/>
        </w:rPr>
        <w:t>temperature-</w:t>
      </w:r>
      <w:r w:rsidR="0036297F" w:rsidRPr="00AF32CB">
        <w:rPr>
          <w:rFonts w:ascii="Times New Roman" w:hAnsi="Times New Roman" w:cs="Times New Roman"/>
          <w:i/>
          <w:iCs/>
          <w:sz w:val="22"/>
          <w:szCs w:val="22"/>
        </w:rPr>
        <w:t>scaling scenarios</w:t>
      </w:r>
      <w:r w:rsidR="00EA740E" w:rsidRPr="00AF32CB">
        <w:rPr>
          <w:rFonts w:ascii="Times New Roman" w:hAnsi="Times New Roman" w:cs="Times New Roman"/>
          <w:i/>
          <w:iCs/>
          <w:sz w:val="22"/>
          <w:szCs w:val="22"/>
        </w:rPr>
        <w:t>.</w:t>
      </w:r>
      <w:r w:rsidR="00583337" w:rsidRPr="00AF32CB">
        <w:rPr>
          <w:rFonts w:ascii="Times New Roman" w:hAnsi="Times New Roman" w:cs="Times New Roman"/>
          <w:i/>
          <w:iCs/>
          <w:sz w:val="22"/>
          <w:szCs w:val="22"/>
        </w:rPr>
        <w:t xml:space="preserve"> </w:t>
      </w:r>
      <w:r w:rsidR="002C6895" w:rsidRPr="00AF32CB">
        <w:rPr>
          <w:rFonts w:ascii="Times New Roman" w:hAnsi="Times New Roman" w:cs="Times New Roman"/>
          <w:i/>
          <w:iCs/>
          <w:sz w:val="22"/>
          <w:szCs w:val="22"/>
        </w:rPr>
        <w:t xml:space="preserve">Shaded areas encompass the </w:t>
      </w:r>
      <w:r w:rsidR="00893AC4" w:rsidRPr="00893AC4">
        <w:rPr>
          <w:rFonts w:ascii="Times New Roman" w:hAnsi="Times New Roman" w:cs="Times New Roman"/>
          <w:i/>
          <w:iCs/>
          <w:sz w:val="22"/>
          <w:szCs w:val="22"/>
          <w:lang w:val="en-US"/>
        </w:rPr>
        <w:t>2.5</w:t>
      </w:r>
      <w:r w:rsidR="00893AC4">
        <w:rPr>
          <w:rFonts w:ascii="Times New Roman" w:hAnsi="Times New Roman" w:cs="Times New Roman"/>
          <w:i/>
          <w:iCs/>
          <w:sz w:val="22"/>
          <w:szCs w:val="22"/>
          <w:lang w:val="en-US"/>
        </w:rPr>
        <w:t xml:space="preserve"> and 97.5 percentiles </w:t>
      </w:r>
      <w:r w:rsidR="002C6895" w:rsidRPr="00AF32CB">
        <w:rPr>
          <w:rFonts w:ascii="Times New Roman" w:hAnsi="Times New Roman" w:cs="Times New Roman"/>
          <w:i/>
          <w:iCs/>
          <w:sz w:val="22"/>
          <w:szCs w:val="22"/>
        </w:rPr>
        <w:t>from the set of 200 simulations with randomly assigned activation energies.</w:t>
      </w:r>
    </w:p>
    <w:p w14:paraId="0C7EBA61" w14:textId="77777777" w:rsidR="00C15736" w:rsidRDefault="00C15736" w:rsidP="00182BA9">
      <w:pPr>
        <w:spacing w:line="480" w:lineRule="auto"/>
        <w:jc w:val="both"/>
        <w:rPr>
          <w:rFonts w:ascii="Times New Roman" w:hAnsi="Times New Roman" w:cs="Times New Roman"/>
          <w:i/>
          <w:iCs/>
        </w:rPr>
      </w:pPr>
    </w:p>
    <w:p w14:paraId="64C47799" w14:textId="75C3D78A" w:rsidR="00C60EB3" w:rsidRDefault="00C60EB3" w:rsidP="004E47E6">
      <w:pPr>
        <w:spacing w:line="480" w:lineRule="auto"/>
        <w:jc w:val="center"/>
      </w:pPr>
      <w:r>
        <w:rPr>
          <w:noProof/>
        </w:rPr>
        <w:lastRenderedPageBreak/>
        <w:drawing>
          <wp:inline distT="0" distB="0" distL="0" distR="0" wp14:anchorId="7530D1CD" wp14:editId="48C572D4">
            <wp:extent cx="5731158" cy="4327556"/>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an_weight.png"/>
                    <pic:cNvPicPr/>
                  </pic:nvPicPr>
                  <pic:blipFill rotWithShape="1">
                    <a:blip r:embed="rId16" cstate="print">
                      <a:extLst>
                        <a:ext uri="{28A0092B-C50C-407E-A947-70E740481C1C}">
                          <a14:useLocalDpi xmlns:a14="http://schemas.microsoft.com/office/drawing/2010/main" val="0"/>
                        </a:ext>
                      </a:extLst>
                    </a:blip>
                    <a:srcRect t="10741" b="13749"/>
                    <a:stretch/>
                  </pic:blipFill>
                  <pic:spPr bwMode="auto">
                    <a:xfrm>
                      <a:off x="0" y="0"/>
                      <a:ext cx="5731510" cy="4327822"/>
                    </a:xfrm>
                    <a:prstGeom prst="rect">
                      <a:avLst/>
                    </a:prstGeom>
                    <a:ln>
                      <a:noFill/>
                    </a:ln>
                    <a:extLst>
                      <a:ext uri="{53640926-AAD7-44D8-BBD7-CCE9431645EC}">
                        <a14:shadowObscured xmlns:a14="http://schemas.microsoft.com/office/drawing/2010/main"/>
                      </a:ext>
                    </a:extLst>
                  </pic:spPr>
                </pic:pic>
              </a:graphicData>
            </a:graphic>
          </wp:inline>
        </w:drawing>
      </w:r>
    </w:p>
    <w:p w14:paraId="7C4ACF92" w14:textId="3E0CAA8B" w:rsidR="0007627B" w:rsidRPr="00AF32CB" w:rsidRDefault="005C57BC" w:rsidP="0007627B">
      <w:pPr>
        <w:spacing w:line="480" w:lineRule="auto"/>
        <w:jc w:val="both"/>
        <w:rPr>
          <w:rFonts w:ascii="Times New Roman" w:hAnsi="Times New Roman" w:cs="Times New Roman"/>
          <w:i/>
          <w:iCs/>
          <w:sz w:val="22"/>
          <w:szCs w:val="22"/>
        </w:rPr>
      </w:pPr>
      <w:r w:rsidRPr="00AF32CB">
        <w:rPr>
          <w:rFonts w:cstheme="minorHAnsi"/>
          <w:i/>
          <w:iCs/>
          <w:sz w:val="22"/>
          <w:szCs w:val="22"/>
        </w:rPr>
        <w:t xml:space="preserve">Figure 3. </w:t>
      </w:r>
      <w:r w:rsidR="00620736" w:rsidRPr="00AF32CB">
        <w:rPr>
          <w:rFonts w:cstheme="minorHAnsi"/>
          <w:i/>
          <w:iCs/>
          <w:sz w:val="22"/>
          <w:szCs w:val="22"/>
        </w:rPr>
        <w:t>M</w:t>
      </w:r>
      <w:r w:rsidRPr="00AF32CB">
        <w:rPr>
          <w:rFonts w:cstheme="minorHAnsi"/>
          <w:i/>
          <w:iCs/>
          <w:sz w:val="22"/>
          <w:szCs w:val="22"/>
        </w:rPr>
        <w:t xml:space="preserve">ean </w:t>
      </w:r>
      <w:r w:rsidR="00711E6E" w:rsidRPr="00AF32CB">
        <w:rPr>
          <w:rFonts w:cstheme="minorHAnsi"/>
          <w:i/>
          <w:iCs/>
          <w:sz w:val="22"/>
          <w:szCs w:val="22"/>
        </w:rPr>
        <w:t xml:space="preserve">weight </w:t>
      </w:r>
      <w:r w:rsidR="0063626B" w:rsidRPr="00AF32CB">
        <w:rPr>
          <w:rFonts w:cstheme="minorHAnsi"/>
          <w:i/>
          <w:iCs/>
          <w:sz w:val="22"/>
          <w:szCs w:val="22"/>
        </w:rPr>
        <w:t xml:space="preserve">across all individuals in the populations </w:t>
      </w:r>
      <w:r w:rsidR="003B28D7" w:rsidRPr="00AF32CB">
        <w:rPr>
          <w:rFonts w:cstheme="minorHAnsi"/>
          <w:i/>
          <w:iCs/>
          <w:sz w:val="22"/>
          <w:szCs w:val="22"/>
        </w:rPr>
        <w:t xml:space="preserve">of sprat, herring and cod from model projections to </w:t>
      </w:r>
      <w:r w:rsidR="0063626B" w:rsidRPr="00AF32CB">
        <w:rPr>
          <w:rFonts w:cstheme="minorHAnsi"/>
          <w:i/>
          <w:iCs/>
          <w:sz w:val="22"/>
          <w:szCs w:val="22"/>
        </w:rPr>
        <w:t xml:space="preserve">year </w:t>
      </w:r>
      <w:r w:rsidR="003B28D7" w:rsidRPr="00AF32CB">
        <w:rPr>
          <w:rFonts w:cstheme="minorHAnsi"/>
          <w:i/>
          <w:iCs/>
          <w:sz w:val="22"/>
          <w:szCs w:val="22"/>
        </w:rPr>
        <w:t xml:space="preserve">2050 assuming warming according to </w:t>
      </w:r>
      <w:r w:rsidR="003B28D7" w:rsidRPr="00AF32CB">
        <w:rPr>
          <w:rFonts w:ascii="Times" w:hAnsi="Times" w:cs="Times New Roman"/>
          <w:i/>
          <w:iCs/>
          <w:sz w:val="22"/>
          <w:szCs w:val="22"/>
        </w:rPr>
        <w:t xml:space="preserve">RCP 8.5 while </w:t>
      </w:r>
      <w:r w:rsidR="003B28D7" w:rsidRPr="00AF32CB">
        <w:rPr>
          <w:rFonts w:cstheme="minorHAnsi"/>
          <w:i/>
          <w:iCs/>
          <w:sz w:val="22"/>
          <w:szCs w:val="22"/>
        </w:rPr>
        <w:t>keeping fishing mortality at average FMSY levels</w:t>
      </w:r>
      <w:r w:rsidR="00C40D29" w:rsidRPr="00AF32CB">
        <w:rPr>
          <w:rFonts w:ascii="Times New Roman" w:hAnsi="Times New Roman" w:cs="Times New Roman"/>
          <w:i/>
          <w:iCs/>
          <w:sz w:val="22"/>
          <w:szCs w:val="22"/>
        </w:rPr>
        <w:t>.</w:t>
      </w:r>
      <w:r w:rsidR="00AB0EDF" w:rsidRPr="00AF32CB">
        <w:rPr>
          <w:rFonts w:ascii="Times New Roman" w:hAnsi="Times New Roman" w:cs="Times New Roman"/>
          <w:i/>
          <w:iCs/>
          <w:sz w:val="22"/>
          <w:szCs w:val="22"/>
        </w:rPr>
        <w:t xml:space="preserve"> The dashed </w:t>
      </w:r>
      <w:r w:rsidR="002A33A0" w:rsidRPr="00AF32CB">
        <w:rPr>
          <w:rFonts w:ascii="Times New Roman" w:hAnsi="Times New Roman" w:cs="Times New Roman"/>
          <w:i/>
          <w:iCs/>
          <w:sz w:val="22"/>
          <w:szCs w:val="22"/>
        </w:rPr>
        <w:t>horizontal</w:t>
      </w:r>
      <w:r w:rsidR="00284E93" w:rsidRPr="00AF32CB">
        <w:rPr>
          <w:rFonts w:ascii="Times New Roman" w:hAnsi="Times New Roman" w:cs="Times New Roman"/>
          <w:i/>
          <w:iCs/>
          <w:sz w:val="22"/>
          <w:szCs w:val="22"/>
        </w:rPr>
        <w:t xml:space="preserve"> </w:t>
      </w:r>
      <w:r w:rsidR="00AB0EDF" w:rsidRPr="00AF32CB">
        <w:rPr>
          <w:rFonts w:ascii="Times New Roman" w:hAnsi="Times New Roman" w:cs="Times New Roman"/>
          <w:i/>
          <w:iCs/>
          <w:sz w:val="22"/>
          <w:szCs w:val="22"/>
        </w:rPr>
        <w:t xml:space="preserve">line depicts projections assuming no temperature increase and thus constitutes a baseline prediction. </w:t>
      </w:r>
      <w:r w:rsidR="0007627B" w:rsidRPr="00AF32CB">
        <w:rPr>
          <w:rFonts w:ascii="Times New Roman" w:hAnsi="Times New Roman" w:cs="Times New Roman"/>
          <w:i/>
          <w:iCs/>
          <w:sz w:val="22"/>
          <w:szCs w:val="22"/>
        </w:rPr>
        <w:t xml:space="preserve">Each dot </w:t>
      </w:r>
      <w:r w:rsidR="00D57D37" w:rsidRPr="00AF32CB">
        <w:rPr>
          <w:rFonts w:ascii="Times New Roman" w:hAnsi="Times New Roman" w:cs="Times New Roman"/>
          <w:i/>
          <w:iCs/>
          <w:sz w:val="22"/>
          <w:szCs w:val="22"/>
        </w:rPr>
        <w:t>represents</w:t>
      </w:r>
      <w:r w:rsidR="0007627B" w:rsidRPr="00AF32CB">
        <w:rPr>
          <w:rFonts w:ascii="Times New Roman" w:hAnsi="Times New Roman" w:cs="Times New Roman"/>
          <w:i/>
          <w:iCs/>
          <w:sz w:val="22"/>
          <w:szCs w:val="22"/>
        </w:rPr>
        <w:t xml:space="preserve"> one </w:t>
      </w:r>
      <w:r w:rsidR="00707806" w:rsidRPr="00AF32CB">
        <w:rPr>
          <w:rFonts w:ascii="Times New Roman" w:hAnsi="Times New Roman" w:cs="Times New Roman"/>
          <w:i/>
          <w:iCs/>
          <w:sz w:val="22"/>
          <w:szCs w:val="22"/>
        </w:rPr>
        <w:t xml:space="preserve">of </w:t>
      </w:r>
      <w:r w:rsidR="0007627B" w:rsidRPr="00AF32CB">
        <w:rPr>
          <w:rFonts w:ascii="Times New Roman" w:hAnsi="Times New Roman" w:cs="Times New Roman"/>
          <w:i/>
          <w:iCs/>
          <w:sz w:val="22"/>
          <w:szCs w:val="22"/>
        </w:rPr>
        <w:t>the 200 simulations</w:t>
      </w:r>
      <w:r w:rsidR="0063626B" w:rsidRPr="00AF32CB">
        <w:rPr>
          <w:rFonts w:ascii="Times New Roman" w:hAnsi="Times New Roman" w:cs="Times New Roman"/>
          <w:i/>
          <w:iCs/>
          <w:sz w:val="22"/>
          <w:szCs w:val="22"/>
        </w:rPr>
        <w:t>,</w:t>
      </w:r>
      <w:r w:rsidR="0007627B" w:rsidRPr="00AF32CB">
        <w:rPr>
          <w:rFonts w:ascii="Times New Roman" w:hAnsi="Times New Roman" w:cs="Times New Roman"/>
          <w:i/>
          <w:iCs/>
          <w:sz w:val="22"/>
          <w:szCs w:val="22"/>
        </w:rPr>
        <w:t xml:space="preserve"> </w:t>
      </w:r>
      <w:r w:rsidR="00C30556" w:rsidRPr="00AF32CB">
        <w:rPr>
          <w:rFonts w:ascii="Times New Roman" w:hAnsi="Times New Roman" w:cs="Times New Roman"/>
          <w:i/>
          <w:iCs/>
          <w:sz w:val="22"/>
          <w:szCs w:val="22"/>
        </w:rPr>
        <w:t xml:space="preserve">each </w:t>
      </w:r>
      <w:r w:rsidR="0007627B" w:rsidRPr="00AF32CB">
        <w:rPr>
          <w:rFonts w:ascii="Times New Roman" w:hAnsi="Times New Roman" w:cs="Times New Roman"/>
          <w:i/>
          <w:iCs/>
          <w:sz w:val="22"/>
          <w:szCs w:val="22"/>
        </w:rPr>
        <w:t>with randomly assigned activation energies.</w:t>
      </w:r>
      <w:r w:rsidR="006771C1" w:rsidRPr="00AF32CB">
        <w:rPr>
          <w:rFonts w:ascii="Times New Roman" w:hAnsi="Times New Roman" w:cs="Times New Roman"/>
          <w:i/>
          <w:iCs/>
          <w:sz w:val="22"/>
          <w:szCs w:val="22"/>
        </w:rPr>
        <w:t xml:space="preserve"> Boxplots </w:t>
      </w:r>
      <w:r w:rsidR="008E4C05" w:rsidRPr="00AF32CB">
        <w:rPr>
          <w:rFonts w:ascii="Times New Roman" w:hAnsi="Times New Roman" w:cs="Times New Roman"/>
          <w:i/>
          <w:iCs/>
          <w:sz w:val="22"/>
          <w:szCs w:val="22"/>
        </w:rPr>
        <w:t>depict</w:t>
      </w:r>
      <w:r w:rsidR="006771C1" w:rsidRPr="00AF32CB">
        <w:rPr>
          <w:rFonts w:ascii="Times New Roman" w:hAnsi="Times New Roman" w:cs="Times New Roman"/>
          <w:i/>
          <w:iCs/>
          <w:sz w:val="22"/>
          <w:szCs w:val="22"/>
        </w:rPr>
        <w:t xml:space="preserve"> 25</w:t>
      </w:r>
      <w:r w:rsidR="00584563" w:rsidRPr="00AF32CB">
        <w:rPr>
          <w:rFonts w:ascii="Times New Roman" w:hAnsi="Times New Roman" w:cs="Times New Roman"/>
          <w:i/>
          <w:iCs/>
          <w:sz w:val="22"/>
          <w:szCs w:val="22"/>
        </w:rPr>
        <w:t>%</w:t>
      </w:r>
      <w:r w:rsidR="006771C1" w:rsidRPr="00AF32CB">
        <w:rPr>
          <w:rFonts w:ascii="Times New Roman" w:hAnsi="Times New Roman" w:cs="Times New Roman"/>
          <w:i/>
          <w:iCs/>
          <w:sz w:val="22"/>
          <w:szCs w:val="22"/>
        </w:rPr>
        <w:t xml:space="preserve">, </w:t>
      </w:r>
      <w:r w:rsidR="00584563" w:rsidRPr="00AF32CB">
        <w:rPr>
          <w:rFonts w:ascii="Times New Roman" w:hAnsi="Times New Roman" w:cs="Times New Roman"/>
          <w:i/>
          <w:iCs/>
          <w:sz w:val="22"/>
          <w:szCs w:val="22"/>
        </w:rPr>
        <w:t>50%</w:t>
      </w:r>
      <w:r w:rsidR="006771C1" w:rsidRPr="00AF32CB">
        <w:rPr>
          <w:rFonts w:ascii="Times New Roman" w:hAnsi="Times New Roman" w:cs="Times New Roman"/>
          <w:i/>
          <w:iCs/>
          <w:sz w:val="22"/>
          <w:szCs w:val="22"/>
        </w:rPr>
        <w:t xml:space="preserve"> and </w:t>
      </w:r>
      <w:r w:rsidR="00584563" w:rsidRPr="00AF32CB">
        <w:rPr>
          <w:rFonts w:ascii="Times New Roman" w:hAnsi="Times New Roman" w:cs="Times New Roman"/>
          <w:i/>
          <w:iCs/>
          <w:sz w:val="22"/>
          <w:szCs w:val="22"/>
        </w:rPr>
        <w:t>75%</w:t>
      </w:r>
      <w:r w:rsidR="006771C1" w:rsidRPr="00AF32CB">
        <w:rPr>
          <w:rFonts w:ascii="Times New Roman" w:hAnsi="Times New Roman" w:cs="Times New Roman"/>
          <w:i/>
          <w:iCs/>
          <w:sz w:val="22"/>
          <w:szCs w:val="22"/>
        </w:rPr>
        <w:t xml:space="preserve"> </w:t>
      </w:r>
      <w:r w:rsidR="00584563" w:rsidRPr="00AF32CB">
        <w:rPr>
          <w:rFonts w:ascii="Times New Roman" w:hAnsi="Times New Roman" w:cs="Times New Roman"/>
          <w:i/>
          <w:iCs/>
          <w:sz w:val="22"/>
          <w:szCs w:val="22"/>
        </w:rPr>
        <w:t>quantile</w:t>
      </w:r>
      <w:r w:rsidR="00F44BAA" w:rsidRPr="00AF32CB">
        <w:rPr>
          <w:rFonts w:ascii="Times New Roman" w:hAnsi="Times New Roman" w:cs="Times New Roman"/>
          <w:i/>
          <w:iCs/>
          <w:sz w:val="22"/>
          <w:szCs w:val="22"/>
        </w:rPr>
        <w:t>s</w:t>
      </w:r>
      <w:r w:rsidR="00705ECE">
        <w:rPr>
          <w:rFonts w:ascii="Times New Roman" w:hAnsi="Times New Roman" w:cs="Times New Roman"/>
          <w:i/>
          <w:iCs/>
          <w:sz w:val="22"/>
          <w:szCs w:val="22"/>
          <w:lang w:val="sv-SE"/>
        </w:rPr>
        <w:t xml:space="preserve"> </w:t>
      </w:r>
      <w:proofErr w:type="spellStart"/>
      <w:r w:rsidR="00705ECE">
        <w:rPr>
          <w:rFonts w:ascii="Times New Roman" w:hAnsi="Times New Roman" w:cs="Times New Roman"/>
          <w:i/>
          <w:iCs/>
          <w:sz w:val="22"/>
          <w:szCs w:val="22"/>
          <w:lang w:val="sv-SE"/>
        </w:rPr>
        <w:t>of</w:t>
      </w:r>
      <w:proofErr w:type="spellEnd"/>
      <w:r w:rsidR="00705ECE">
        <w:rPr>
          <w:rFonts w:ascii="Times New Roman" w:hAnsi="Times New Roman" w:cs="Times New Roman"/>
          <w:i/>
          <w:iCs/>
          <w:sz w:val="22"/>
          <w:szCs w:val="22"/>
          <w:lang w:val="sv-SE"/>
        </w:rPr>
        <w:t xml:space="preserve"> all simulations</w:t>
      </w:r>
      <w:r w:rsidR="006771C1" w:rsidRPr="00AF32CB">
        <w:rPr>
          <w:rFonts w:ascii="Times New Roman" w:hAnsi="Times New Roman" w:cs="Times New Roman"/>
          <w:i/>
          <w:iCs/>
          <w:sz w:val="22"/>
          <w:szCs w:val="22"/>
        </w:rPr>
        <w:t xml:space="preserve">. </w:t>
      </w:r>
    </w:p>
    <w:p w14:paraId="45B57BD6" w14:textId="605F65A2" w:rsidR="00F55F49" w:rsidRDefault="00F55F49" w:rsidP="0007627B">
      <w:pPr>
        <w:spacing w:line="480" w:lineRule="auto"/>
        <w:jc w:val="both"/>
        <w:rPr>
          <w:rFonts w:ascii="Times New Roman" w:hAnsi="Times New Roman" w:cs="Times New Roman"/>
          <w:i/>
          <w:iCs/>
        </w:rPr>
      </w:pPr>
    </w:p>
    <w:p w14:paraId="46CAD104" w14:textId="093B9138" w:rsidR="00ED057B" w:rsidRDefault="00ED057B" w:rsidP="0007627B">
      <w:pPr>
        <w:spacing w:line="480" w:lineRule="auto"/>
        <w:jc w:val="both"/>
        <w:rPr>
          <w:rFonts w:ascii="Times New Roman" w:hAnsi="Times New Roman" w:cs="Times New Roman"/>
          <w:i/>
          <w:iCs/>
        </w:rPr>
      </w:pPr>
    </w:p>
    <w:p w14:paraId="4D3ECB7D" w14:textId="20C84EFC" w:rsidR="00ED057B" w:rsidRDefault="00ED057B" w:rsidP="0007627B">
      <w:pPr>
        <w:spacing w:line="480" w:lineRule="auto"/>
        <w:jc w:val="both"/>
        <w:rPr>
          <w:rFonts w:ascii="Times New Roman" w:hAnsi="Times New Roman" w:cs="Times New Roman"/>
          <w:i/>
          <w:iCs/>
        </w:rPr>
      </w:pPr>
    </w:p>
    <w:p w14:paraId="3F8ACD66" w14:textId="48C2187F" w:rsidR="00ED057B" w:rsidRDefault="00ED057B" w:rsidP="0007627B">
      <w:pPr>
        <w:spacing w:line="480" w:lineRule="auto"/>
        <w:jc w:val="both"/>
        <w:rPr>
          <w:rFonts w:ascii="Times New Roman" w:hAnsi="Times New Roman" w:cs="Times New Roman"/>
          <w:i/>
          <w:iCs/>
        </w:rPr>
      </w:pPr>
    </w:p>
    <w:p w14:paraId="593289B7" w14:textId="11D44B43" w:rsidR="00ED057B" w:rsidRDefault="00ED057B" w:rsidP="0007627B">
      <w:pPr>
        <w:spacing w:line="480" w:lineRule="auto"/>
        <w:jc w:val="both"/>
        <w:rPr>
          <w:rFonts w:ascii="Times New Roman" w:hAnsi="Times New Roman" w:cs="Times New Roman"/>
          <w:i/>
          <w:iCs/>
        </w:rPr>
      </w:pPr>
    </w:p>
    <w:p w14:paraId="2BA8F676" w14:textId="77777777" w:rsidR="00921305" w:rsidRDefault="00921305" w:rsidP="00D579AE">
      <w:pPr>
        <w:spacing w:line="480" w:lineRule="auto"/>
        <w:jc w:val="center"/>
        <w:rPr>
          <w:rFonts w:cstheme="minorHAnsi"/>
          <w:i/>
          <w:iCs/>
          <w:noProof/>
        </w:rPr>
      </w:pPr>
    </w:p>
    <w:p w14:paraId="0BAE0B54" w14:textId="77777777" w:rsidR="00921305" w:rsidRDefault="00921305" w:rsidP="00D579AE">
      <w:pPr>
        <w:spacing w:line="480" w:lineRule="auto"/>
        <w:jc w:val="center"/>
        <w:rPr>
          <w:rFonts w:cstheme="minorHAnsi"/>
          <w:i/>
          <w:iCs/>
          <w:noProof/>
        </w:rPr>
      </w:pPr>
    </w:p>
    <w:p w14:paraId="1240527C" w14:textId="77777777" w:rsidR="00921305" w:rsidRDefault="00921305" w:rsidP="00D579AE">
      <w:pPr>
        <w:spacing w:line="480" w:lineRule="auto"/>
        <w:jc w:val="center"/>
        <w:rPr>
          <w:rFonts w:cstheme="minorHAnsi"/>
          <w:i/>
          <w:iCs/>
          <w:noProof/>
        </w:rPr>
      </w:pPr>
    </w:p>
    <w:p w14:paraId="3CDD33BD" w14:textId="19AB6B2E" w:rsidR="00700826" w:rsidRDefault="00921305" w:rsidP="00D579AE">
      <w:pPr>
        <w:spacing w:line="480" w:lineRule="auto"/>
        <w:jc w:val="center"/>
        <w:rPr>
          <w:rFonts w:cstheme="minorHAnsi"/>
          <w:i/>
          <w:iCs/>
        </w:rPr>
      </w:pPr>
      <w:r>
        <w:rPr>
          <w:rFonts w:cstheme="minorHAnsi"/>
          <w:i/>
          <w:iCs/>
          <w:noProof/>
        </w:rPr>
        <w:lastRenderedPageBreak/>
        <w:drawing>
          <wp:inline distT="0" distB="0" distL="0" distR="0" wp14:anchorId="603B91B6" wp14:editId="6FF91152">
            <wp:extent cx="5731510" cy="5731510"/>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ectra_proje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A411D06" w14:textId="1DA26BDF" w:rsidR="00EC160F" w:rsidRPr="00AF32CB" w:rsidRDefault="0063748A" w:rsidP="00AB0EDF">
      <w:pPr>
        <w:spacing w:line="480" w:lineRule="auto"/>
        <w:jc w:val="both"/>
        <w:rPr>
          <w:rFonts w:ascii="Times New Roman" w:hAnsi="Times New Roman" w:cs="Times New Roman"/>
          <w:i/>
          <w:iCs/>
          <w:sz w:val="22"/>
          <w:szCs w:val="22"/>
        </w:rPr>
      </w:pPr>
      <w:r w:rsidRPr="00AF32CB">
        <w:rPr>
          <w:rFonts w:cstheme="minorHAnsi"/>
          <w:i/>
          <w:iCs/>
          <w:sz w:val="22"/>
          <w:szCs w:val="22"/>
        </w:rPr>
        <w:t xml:space="preserve">Figure 4. Projected </w:t>
      </w:r>
      <w:r w:rsidR="00826918" w:rsidRPr="00AF32CB">
        <w:rPr>
          <w:rFonts w:cstheme="minorHAnsi"/>
          <w:i/>
          <w:iCs/>
          <w:sz w:val="22"/>
          <w:szCs w:val="22"/>
        </w:rPr>
        <w:t>abundance</w:t>
      </w:r>
      <w:r w:rsidR="002B7BDF" w:rsidRPr="00AF32CB">
        <w:rPr>
          <w:rFonts w:cstheme="minorHAnsi"/>
          <w:i/>
          <w:iCs/>
          <w:sz w:val="22"/>
          <w:szCs w:val="22"/>
        </w:rPr>
        <w:t>-</w:t>
      </w:r>
      <w:r w:rsidR="00826918" w:rsidRPr="00AF32CB">
        <w:rPr>
          <w:rFonts w:cstheme="minorHAnsi"/>
          <w:i/>
          <w:iCs/>
          <w:sz w:val="22"/>
          <w:szCs w:val="22"/>
        </w:rPr>
        <w:t>at</w:t>
      </w:r>
      <w:r w:rsidR="002B7BDF" w:rsidRPr="00AF32CB">
        <w:rPr>
          <w:rFonts w:cstheme="minorHAnsi"/>
          <w:i/>
          <w:iCs/>
          <w:sz w:val="22"/>
          <w:szCs w:val="22"/>
        </w:rPr>
        <w:t>-</w:t>
      </w:r>
      <w:r w:rsidRPr="00AF32CB">
        <w:rPr>
          <w:rFonts w:cstheme="minorHAnsi"/>
          <w:i/>
          <w:iCs/>
          <w:sz w:val="22"/>
          <w:szCs w:val="22"/>
        </w:rPr>
        <w:t>weight by species for different scenarios of temperature scaling</w:t>
      </w:r>
      <w:r w:rsidR="006F505C" w:rsidRPr="00AF32CB">
        <w:rPr>
          <w:rFonts w:cstheme="minorHAnsi"/>
          <w:i/>
          <w:iCs/>
          <w:sz w:val="22"/>
          <w:szCs w:val="22"/>
        </w:rPr>
        <w:t xml:space="preserve"> (indicated by colors)</w:t>
      </w:r>
      <w:r w:rsidRPr="00AF32CB">
        <w:rPr>
          <w:rFonts w:cstheme="minorHAnsi"/>
          <w:i/>
          <w:iCs/>
          <w:sz w:val="22"/>
          <w:szCs w:val="22"/>
        </w:rPr>
        <w:t xml:space="preserve"> </w:t>
      </w:r>
      <w:r w:rsidR="00CB7DDA" w:rsidRPr="00AF32CB">
        <w:rPr>
          <w:rFonts w:cstheme="minorHAnsi"/>
          <w:i/>
          <w:iCs/>
          <w:sz w:val="22"/>
          <w:szCs w:val="22"/>
        </w:rPr>
        <w:t>at</w:t>
      </w:r>
      <w:r w:rsidRPr="00AF32CB">
        <w:rPr>
          <w:rFonts w:cstheme="minorHAnsi"/>
          <w:i/>
          <w:iCs/>
          <w:sz w:val="22"/>
          <w:szCs w:val="22"/>
        </w:rPr>
        <w:t xml:space="preserve"> 2050</w:t>
      </w:r>
      <w:r w:rsidR="00F34346" w:rsidRPr="00AF32CB">
        <w:rPr>
          <w:rFonts w:cstheme="minorHAnsi"/>
          <w:i/>
          <w:iCs/>
          <w:sz w:val="22"/>
          <w:szCs w:val="22"/>
        </w:rPr>
        <w:t xml:space="preserve"> </w:t>
      </w:r>
      <w:r w:rsidRPr="00AF32CB">
        <w:rPr>
          <w:rFonts w:cstheme="minorHAnsi"/>
          <w:i/>
          <w:iCs/>
          <w:sz w:val="22"/>
          <w:szCs w:val="22"/>
        </w:rPr>
        <w:t>assuming fishing mortality held at average FMSY levels (Figure 1A) from different stock assessment estimates and this model</w:t>
      </w:r>
      <w:r w:rsidR="00C17D12" w:rsidRPr="00AF32CB">
        <w:rPr>
          <w:rFonts w:cstheme="minorHAnsi"/>
          <w:i/>
          <w:iCs/>
          <w:sz w:val="22"/>
          <w:szCs w:val="22"/>
        </w:rPr>
        <w:t>.</w:t>
      </w:r>
      <w:r w:rsidR="002A3262" w:rsidRPr="00AF32CB">
        <w:rPr>
          <w:rFonts w:cstheme="minorHAnsi"/>
          <w:i/>
          <w:iCs/>
          <w:sz w:val="22"/>
          <w:szCs w:val="22"/>
        </w:rPr>
        <w:t xml:space="preserve"> </w:t>
      </w:r>
      <w:r w:rsidR="004C427E" w:rsidRPr="00AF32CB">
        <w:rPr>
          <w:rFonts w:cstheme="minorHAnsi"/>
          <w:i/>
          <w:iCs/>
          <w:sz w:val="22"/>
          <w:szCs w:val="22"/>
        </w:rPr>
        <w:t>The l</w:t>
      </w:r>
      <w:r w:rsidR="002A3262" w:rsidRPr="00AF32CB">
        <w:rPr>
          <w:rFonts w:cstheme="minorHAnsi"/>
          <w:i/>
          <w:iCs/>
          <w:sz w:val="22"/>
          <w:szCs w:val="22"/>
        </w:rPr>
        <w:t>eft column shows size at age</w:t>
      </w:r>
      <w:r w:rsidR="00C17D12" w:rsidRPr="00AF32CB">
        <w:rPr>
          <w:rFonts w:cstheme="minorHAnsi"/>
          <w:i/>
          <w:iCs/>
          <w:sz w:val="22"/>
          <w:szCs w:val="22"/>
        </w:rPr>
        <w:t xml:space="preserve"> </w:t>
      </w:r>
      <w:r w:rsidR="002A3262" w:rsidRPr="00AF32CB">
        <w:rPr>
          <w:rFonts w:cstheme="minorHAnsi"/>
          <w:i/>
          <w:iCs/>
          <w:sz w:val="22"/>
          <w:szCs w:val="22"/>
        </w:rPr>
        <w:t>relative to a non-warming scenario</w:t>
      </w:r>
      <w:r w:rsidR="005356D9" w:rsidRPr="00AF32CB">
        <w:rPr>
          <w:rFonts w:cstheme="minorHAnsi"/>
          <w:i/>
          <w:iCs/>
          <w:sz w:val="22"/>
          <w:szCs w:val="22"/>
        </w:rPr>
        <w:t>. Vertical red dotted line indicates weight-at-maturation</w:t>
      </w:r>
      <w:r w:rsidR="00CE7C57" w:rsidRPr="00AF32CB">
        <w:rPr>
          <w:rFonts w:cstheme="minorHAnsi"/>
          <w:i/>
          <w:iCs/>
          <w:sz w:val="22"/>
          <w:szCs w:val="22"/>
        </w:rPr>
        <w:t xml:space="preserve"> and horizontal black dotted lines indicate the </w:t>
      </w:r>
      <w:r w:rsidR="003640EA" w:rsidRPr="00AF32CB">
        <w:rPr>
          <w:rFonts w:cstheme="minorHAnsi"/>
          <w:i/>
          <w:iCs/>
          <w:sz w:val="22"/>
          <w:szCs w:val="22"/>
        </w:rPr>
        <w:t>baseline projection (no warming)</w:t>
      </w:r>
      <w:r w:rsidR="00462256" w:rsidRPr="00AF32CB">
        <w:rPr>
          <w:rFonts w:cstheme="minorHAnsi"/>
          <w:i/>
          <w:iCs/>
          <w:sz w:val="22"/>
          <w:szCs w:val="22"/>
        </w:rPr>
        <w:t>. T</w:t>
      </w:r>
      <w:r w:rsidR="002A3262" w:rsidRPr="00AF32CB">
        <w:rPr>
          <w:rFonts w:cstheme="minorHAnsi"/>
          <w:i/>
          <w:iCs/>
          <w:sz w:val="22"/>
          <w:szCs w:val="22"/>
        </w:rPr>
        <w:t>he r</w:t>
      </w:r>
      <w:r w:rsidR="00791BA0" w:rsidRPr="00AF32CB">
        <w:rPr>
          <w:rFonts w:cstheme="minorHAnsi"/>
          <w:i/>
          <w:iCs/>
          <w:sz w:val="22"/>
          <w:szCs w:val="22"/>
        </w:rPr>
        <w:t>ight column</w:t>
      </w:r>
      <w:r w:rsidR="00840D96" w:rsidRPr="00AF32CB">
        <w:rPr>
          <w:rFonts w:cstheme="minorHAnsi"/>
          <w:i/>
          <w:iCs/>
          <w:sz w:val="22"/>
          <w:szCs w:val="22"/>
        </w:rPr>
        <w:t xml:space="preserve"> shows the absolute </w:t>
      </w:r>
      <w:r w:rsidR="00363334" w:rsidRPr="00AF32CB">
        <w:rPr>
          <w:rFonts w:cstheme="minorHAnsi"/>
          <w:i/>
          <w:iCs/>
          <w:sz w:val="22"/>
          <w:szCs w:val="22"/>
        </w:rPr>
        <w:t>a</w:t>
      </w:r>
      <w:r w:rsidR="001A5DBE" w:rsidRPr="00AF32CB">
        <w:rPr>
          <w:rFonts w:cstheme="minorHAnsi"/>
          <w:i/>
          <w:iCs/>
          <w:sz w:val="22"/>
          <w:szCs w:val="22"/>
        </w:rPr>
        <w:t>bundance-at-weight</w:t>
      </w:r>
      <w:r w:rsidR="004331A6" w:rsidRPr="00AF32CB">
        <w:rPr>
          <w:rFonts w:cstheme="minorHAnsi"/>
          <w:i/>
          <w:iCs/>
          <w:sz w:val="22"/>
          <w:szCs w:val="22"/>
        </w:rPr>
        <w:t xml:space="preserve"> </w:t>
      </w:r>
      <w:r w:rsidR="00767989" w:rsidRPr="00AF32CB">
        <w:rPr>
          <w:rFonts w:cstheme="minorHAnsi"/>
          <w:i/>
          <w:iCs/>
          <w:sz w:val="22"/>
          <w:szCs w:val="22"/>
        </w:rPr>
        <w:t xml:space="preserve">with the non-warming scenario </w:t>
      </w:r>
      <w:r w:rsidR="00E26CAC" w:rsidRPr="00AF32CB">
        <w:rPr>
          <w:rFonts w:cstheme="minorHAnsi"/>
          <w:i/>
          <w:iCs/>
          <w:sz w:val="22"/>
          <w:szCs w:val="22"/>
        </w:rPr>
        <w:t>shown</w:t>
      </w:r>
      <w:r w:rsidR="00767989" w:rsidRPr="00AF32CB">
        <w:rPr>
          <w:rFonts w:cstheme="minorHAnsi"/>
          <w:i/>
          <w:iCs/>
          <w:sz w:val="22"/>
          <w:szCs w:val="22"/>
        </w:rPr>
        <w:t xml:space="preserve"> in blac</w:t>
      </w:r>
      <w:r w:rsidR="00E11C03" w:rsidRPr="00AF32CB">
        <w:rPr>
          <w:rFonts w:cstheme="minorHAnsi"/>
          <w:i/>
          <w:iCs/>
          <w:sz w:val="22"/>
          <w:szCs w:val="22"/>
        </w:rPr>
        <w:t>k.</w:t>
      </w:r>
      <w:r w:rsidR="00243641" w:rsidRPr="00AF32CB">
        <w:rPr>
          <w:rFonts w:cstheme="minorHAnsi"/>
          <w:i/>
          <w:iCs/>
          <w:sz w:val="22"/>
          <w:szCs w:val="22"/>
        </w:rPr>
        <w:t xml:space="preserve"> Activation energies are the means of their respective distributions</w:t>
      </w:r>
      <w:r w:rsidR="004C1D09" w:rsidRPr="00AF32CB">
        <w:rPr>
          <w:rFonts w:cstheme="minorHAnsi"/>
          <w:i/>
          <w:iCs/>
          <w:sz w:val="22"/>
          <w:szCs w:val="22"/>
        </w:rPr>
        <w:t xml:space="preserve"> (no uncertainty</w:t>
      </w:r>
      <w:r w:rsidR="00344D57" w:rsidRPr="00AF32CB">
        <w:rPr>
          <w:rFonts w:cstheme="minorHAnsi"/>
          <w:i/>
          <w:iCs/>
          <w:sz w:val="22"/>
          <w:szCs w:val="22"/>
        </w:rPr>
        <w:t>)</w:t>
      </w:r>
      <w:r w:rsidR="00243641" w:rsidRPr="00AF32CB">
        <w:rPr>
          <w:rFonts w:cstheme="minorHAnsi"/>
          <w:i/>
          <w:iCs/>
          <w:sz w:val="22"/>
          <w:szCs w:val="22"/>
        </w:rPr>
        <w:t>.</w:t>
      </w:r>
    </w:p>
    <w:p w14:paraId="22CFC7F3" w14:textId="41F60B8F" w:rsidR="00151D52" w:rsidRDefault="00151D52" w:rsidP="00546836">
      <w:pPr>
        <w:tabs>
          <w:tab w:val="left" w:pos="7621"/>
        </w:tabs>
        <w:spacing w:line="480" w:lineRule="auto"/>
        <w:contextualSpacing/>
        <w:jc w:val="center"/>
        <w:rPr>
          <w:sz w:val="28"/>
        </w:rPr>
      </w:pPr>
    </w:p>
    <w:p w14:paraId="1726345C" w14:textId="56635BAA" w:rsidR="00581F9D" w:rsidRDefault="00581F9D" w:rsidP="00546836">
      <w:pPr>
        <w:tabs>
          <w:tab w:val="left" w:pos="7621"/>
        </w:tabs>
        <w:spacing w:line="480" w:lineRule="auto"/>
        <w:contextualSpacing/>
        <w:jc w:val="center"/>
        <w:rPr>
          <w:sz w:val="28"/>
        </w:rPr>
      </w:pPr>
    </w:p>
    <w:p w14:paraId="3CC06AD7" w14:textId="01156BFB" w:rsidR="00581F9D" w:rsidRDefault="00581F9D" w:rsidP="00546836">
      <w:pPr>
        <w:tabs>
          <w:tab w:val="left" w:pos="7621"/>
        </w:tabs>
        <w:spacing w:line="480" w:lineRule="auto"/>
        <w:contextualSpacing/>
        <w:jc w:val="center"/>
        <w:rPr>
          <w:sz w:val="28"/>
        </w:rPr>
      </w:pPr>
      <w:r>
        <w:rPr>
          <w:noProof/>
          <w:sz w:val="28"/>
        </w:rPr>
        <w:lastRenderedPageBreak/>
        <w:drawing>
          <wp:inline distT="0" distB="0" distL="0" distR="0" wp14:anchorId="2DDC26E5" wp14:editId="2DBAE8A1">
            <wp:extent cx="5731510" cy="5731510"/>
            <wp:effectExtent l="0" t="0" r="0" b="0"/>
            <wp:docPr id="23" name="Picture 23"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_series_pred_yiel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67C1438" w14:textId="4B60472F" w:rsidR="006250A0" w:rsidRPr="00AF32CB" w:rsidRDefault="00546836" w:rsidP="006250A0">
      <w:pPr>
        <w:spacing w:line="480" w:lineRule="auto"/>
        <w:jc w:val="both"/>
        <w:rPr>
          <w:rFonts w:ascii="Times New Roman" w:hAnsi="Times New Roman" w:cs="Times New Roman"/>
          <w:i/>
          <w:iCs/>
          <w:sz w:val="22"/>
          <w:szCs w:val="22"/>
        </w:rPr>
      </w:pPr>
      <w:r w:rsidRPr="00AF32CB">
        <w:rPr>
          <w:i/>
          <w:iCs/>
          <w:sz w:val="22"/>
          <w:szCs w:val="22"/>
        </w:rPr>
        <w:t xml:space="preserve">Figure </w:t>
      </w:r>
      <w:r w:rsidR="007761CF" w:rsidRPr="00AF32CB">
        <w:rPr>
          <w:i/>
          <w:iCs/>
          <w:sz w:val="22"/>
          <w:szCs w:val="22"/>
        </w:rPr>
        <w:t>5</w:t>
      </w:r>
      <w:r w:rsidRPr="00AF32CB">
        <w:rPr>
          <w:i/>
          <w:iCs/>
          <w:sz w:val="22"/>
          <w:szCs w:val="22"/>
          <w:lang w:val="en-GB"/>
        </w:rPr>
        <w:t>.</w:t>
      </w:r>
      <w:r w:rsidRPr="00AF32CB">
        <w:rPr>
          <w:i/>
          <w:iCs/>
          <w:sz w:val="22"/>
          <w:szCs w:val="22"/>
        </w:rPr>
        <w:t xml:space="preserve"> </w:t>
      </w:r>
      <w:r w:rsidR="00C46548" w:rsidRPr="00AF32CB">
        <w:rPr>
          <w:i/>
          <w:iCs/>
          <w:sz w:val="22"/>
          <w:szCs w:val="22"/>
        </w:rPr>
        <w:t xml:space="preserve">Time series of </w:t>
      </w:r>
      <w:r w:rsidRPr="00AF32CB">
        <w:rPr>
          <w:i/>
          <w:iCs/>
          <w:sz w:val="22"/>
          <w:szCs w:val="22"/>
        </w:rPr>
        <w:t xml:space="preserve">projected yield </w:t>
      </w:r>
      <w:r w:rsidR="00C27CF2" w:rsidRPr="00AF32CB">
        <w:rPr>
          <w:i/>
          <w:iCs/>
          <w:sz w:val="22"/>
          <w:szCs w:val="22"/>
        </w:rPr>
        <w:t xml:space="preserve">under </w:t>
      </w:r>
      <w:r w:rsidRPr="00AF32CB">
        <w:rPr>
          <w:i/>
          <w:iCs/>
          <w:sz w:val="22"/>
          <w:szCs w:val="22"/>
        </w:rPr>
        <w:t xml:space="preserve">different </w:t>
      </w:r>
      <w:r w:rsidR="00DA22AF" w:rsidRPr="00AF32CB">
        <w:rPr>
          <w:i/>
          <w:iCs/>
          <w:sz w:val="22"/>
          <w:szCs w:val="22"/>
        </w:rPr>
        <w:t xml:space="preserve">temperature </w:t>
      </w:r>
      <w:r w:rsidR="00C27CF2" w:rsidRPr="00AF32CB">
        <w:rPr>
          <w:i/>
          <w:iCs/>
          <w:sz w:val="22"/>
          <w:szCs w:val="22"/>
        </w:rPr>
        <w:t xml:space="preserve">scaling </w:t>
      </w:r>
      <w:r w:rsidRPr="00AF32CB">
        <w:rPr>
          <w:i/>
          <w:iCs/>
          <w:sz w:val="22"/>
          <w:szCs w:val="22"/>
        </w:rPr>
        <w:t>scenarios</w:t>
      </w:r>
      <w:r w:rsidR="00CE201A" w:rsidRPr="00AF32CB">
        <w:rPr>
          <w:i/>
          <w:iCs/>
          <w:sz w:val="22"/>
          <w:szCs w:val="22"/>
        </w:rPr>
        <w:t xml:space="preserve"> (indicated by colors)</w:t>
      </w:r>
      <w:r w:rsidR="00106DB4" w:rsidRPr="00AF32CB">
        <w:rPr>
          <w:i/>
          <w:iCs/>
          <w:sz w:val="22"/>
          <w:szCs w:val="22"/>
        </w:rPr>
        <w:t xml:space="preserve"> and temperature projections according </w:t>
      </w:r>
      <w:r w:rsidR="00DF2729" w:rsidRPr="00AF32CB">
        <w:rPr>
          <w:i/>
          <w:iCs/>
          <w:sz w:val="22"/>
          <w:szCs w:val="22"/>
        </w:rPr>
        <w:t xml:space="preserve">to </w:t>
      </w:r>
      <w:r w:rsidR="007D588B" w:rsidRPr="00AF32CB">
        <w:rPr>
          <w:i/>
          <w:iCs/>
          <w:sz w:val="22"/>
          <w:szCs w:val="22"/>
        </w:rPr>
        <w:t>RCP 8.5 emission scenarios</w:t>
      </w:r>
      <w:r w:rsidR="00CD69B8" w:rsidRPr="00AF32CB">
        <w:rPr>
          <w:i/>
          <w:iCs/>
          <w:sz w:val="22"/>
          <w:szCs w:val="22"/>
        </w:rPr>
        <w:t xml:space="preserve">, </w:t>
      </w:r>
      <w:r w:rsidR="009F25C4" w:rsidRPr="00AF32CB">
        <w:rPr>
          <w:rFonts w:cstheme="minorHAnsi"/>
          <w:i/>
          <w:iCs/>
          <w:sz w:val="22"/>
          <w:szCs w:val="22"/>
        </w:rPr>
        <w:t>assuming fishing mortality held at average FMSY levels</w:t>
      </w:r>
      <w:r w:rsidR="00943979" w:rsidRPr="00AF32CB">
        <w:rPr>
          <w:rFonts w:cstheme="minorHAnsi"/>
          <w:i/>
          <w:iCs/>
          <w:sz w:val="22"/>
          <w:szCs w:val="22"/>
        </w:rPr>
        <w:t xml:space="preserve"> </w:t>
      </w:r>
      <w:r w:rsidR="00355384" w:rsidRPr="00AF32CB">
        <w:rPr>
          <w:rFonts w:cstheme="minorHAnsi"/>
          <w:i/>
          <w:iCs/>
          <w:sz w:val="22"/>
          <w:szCs w:val="22"/>
        </w:rPr>
        <w:t>(</w:t>
      </w:r>
      <w:r w:rsidR="00943979" w:rsidRPr="00AF32CB">
        <w:rPr>
          <w:rFonts w:cstheme="minorHAnsi"/>
          <w:i/>
          <w:iCs/>
          <w:sz w:val="22"/>
          <w:szCs w:val="22"/>
        </w:rPr>
        <w:t>after 2014</w:t>
      </w:r>
      <w:r w:rsidR="00355384" w:rsidRPr="00AF32CB">
        <w:rPr>
          <w:rFonts w:cstheme="minorHAnsi"/>
          <w:i/>
          <w:iCs/>
          <w:sz w:val="22"/>
          <w:szCs w:val="22"/>
        </w:rPr>
        <w:t>)</w:t>
      </w:r>
      <w:r w:rsidR="009F25C4" w:rsidRPr="00AF32CB">
        <w:rPr>
          <w:rFonts w:cstheme="minorHAnsi"/>
          <w:i/>
          <w:iCs/>
          <w:sz w:val="22"/>
          <w:szCs w:val="22"/>
        </w:rPr>
        <w:t xml:space="preserve"> from different stock assessment estimates and this model</w:t>
      </w:r>
      <w:r w:rsidR="00E00323" w:rsidRPr="00AF32CB">
        <w:rPr>
          <w:i/>
          <w:iCs/>
          <w:sz w:val="22"/>
          <w:szCs w:val="22"/>
        </w:rPr>
        <w:t xml:space="preserve">. </w:t>
      </w:r>
      <w:r w:rsidR="00A102C3" w:rsidRPr="00AF32CB">
        <w:rPr>
          <w:i/>
          <w:iCs/>
          <w:sz w:val="22"/>
          <w:szCs w:val="22"/>
        </w:rPr>
        <w:t xml:space="preserve">The horizontal black line </w:t>
      </w:r>
      <w:r w:rsidR="001C1B17" w:rsidRPr="00AF32CB">
        <w:rPr>
          <w:i/>
          <w:iCs/>
          <w:sz w:val="22"/>
          <w:szCs w:val="22"/>
        </w:rPr>
        <w:t xml:space="preserve">corresponds to </w:t>
      </w:r>
      <w:r w:rsidRPr="00AF32CB">
        <w:rPr>
          <w:i/>
          <w:iCs/>
          <w:sz w:val="22"/>
          <w:szCs w:val="22"/>
        </w:rPr>
        <w:t>no temperature increase after 1997.</w:t>
      </w:r>
      <w:r w:rsidR="006250A0" w:rsidRPr="00AF32CB">
        <w:rPr>
          <w:rFonts w:cstheme="minorHAnsi"/>
          <w:i/>
          <w:iCs/>
          <w:sz w:val="22"/>
          <w:szCs w:val="22"/>
        </w:rPr>
        <w:t xml:space="preserve"> Activation energies are the means of their respective distributions (no uncertainty).</w:t>
      </w:r>
    </w:p>
    <w:p w14:paraId="230FC5EB" w14:textId="3C07A82C" w:rsidR="009A2BA0" w:rsidRDefault="009A2BA0" w:rsidP="00182BA9">
      <w:pPr>
        <w:spacing w:line="480" w:lineRule="auto"/>
        <w:jc w:val="both"/>
        <w:rPr>
          <w:rFonts w:cstheme="minorHAnsi"/>
          <w:color w:val="FF0000"/>
        </w:rPr>
      </w:pPr>
    </w:p>
    <w:p w14:paraId="0CCB7555" w14:textId="57BBA4C9" w:rsidR="00CA255E" w:rsidRDefault="00CA255E" w:rsidP="00182BA9">
      <w:pPr>
        <w:spacing w:line="480" w:lineRule="auto"/>
        <w:jc w:val="both"/>
        <w:rPr>
          <w:rFonts w:cstheme="minorHAnsi"/>
          <w:color w:val="FF0000"/>
        </w:rPr>
      </w:pPr>
    </w:p>
    <w:p w14:paraId="54AD98D9" w14:textId="5E7CA271" w:rsidR="00CA255E" w:rsidRDefault="00CA255E" w:rsidP="00182BA9">
      <w:pPr>
        <w:spacing w:line="480" w:lineRule="auto"/>
        <w:jc w:val="both"/>
        <w:rPr>
          <w:rFonts w:cstheme="minorHAnsi"/>
          <w:color w:val="FF0000"/>
        </w:rPr>
      </w:pPr>
    </w:p>
    <w:p w14:paraId="6E70B326" w14:textId="2824399A" w:rsidR="00CA255E" w:rsidRDefault="00CA255E" w:rsidP="00182BA9">
      <w:pPr>
        <w:spacing w:line="480" w:lineRule="auto"/>
        <w:jc w:val="both"/>
        <w:rPr>
          <w:rFonts w:cstheme="minorHAnsi"/>
          <w:color w:val="FF0000"/>
        </w:rPr>
      </w:pPr>
    </w:p>
    <w:p w14:paraId="686DC380" w14:textId="7D4E57CF" w:rsidR="00F10E9E" w:rsidRDefault="00B70A3E" w:rsidP="00182BA9">
      <w:pPr>
        <w:spacing w:line="480" w:lineRule="auto"/>
        <w:jc w:val="both"/>
        <w:rPr>
          <w:rFonts w:cstheme="minorHAnsi"/>
          <w:color w:val="FF0000"/>
        </w:rPr>
      </w:pPr>
      <w:r>
        <w:rPr>
          <w:rFonts w:cstheme="minorHAnsi"/>
          <w:noProof/>
          <w:color w:val="FF0000"/>
        </w:rPr>
        <w:lastRenderedPageBreak/>
        <mc:AlternateContent>
          <mc:Choice Requires="wpg">
            <w:drawing>
              <wp:inline distT="0" distB="0" distL="0" distR="0" wp14:anchorId="5E43F653" wp14:editId="3CBD661C">
                <wp:extent cx="5783629" cy="3885663"/>
                <wp:effectExtent l="0" t="0" r="0" b="635"/>
                <wp:docPr id="26" name="Group 26"/>
                <wp:cNvGraphicFramePr/>
                <a:graphic xmlns:a="http://schemas.openxmlformats.org/drawingml/2006/main">
                  <a:graphicData uri="http://schemas.microsoft.com/office/word/2010/wordprocessingGroup">
                    <wpg:wgp>
                      <wpg:cNvGrpSpPr/>
                      <wpg:grpSpPr>
                        <a:xfrm>
                          <a:off x="0" y="0"/>
                          <a:ext cx="5783629" cy="3885663"/>
                          <a:chOff x="0" y="0"/>
                          <a:chExt cx="5783629" cy="3885663"/>
                        </a:xfrm>
                      </wpg:grpSpPr>
                      <pic:pic xmlns:pic="http://schemas.openxmlformats.org/drawingml/2006/picture">
                        <pic:nvPicPr>
                          <pic:cNvPr id="25" name="Picture 25" descr="A picture containing text&#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t="31141" b="38638"/>
                          <a:stretch/>
                        </pic:blipFill>
                        <pic:spPr bwMode="auto">
                          <a:xfrm>
                            <a:off x="0" y="0"/>
                            <a:ext cx="5783580" cy="1747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4" name="Picture 24" descr="A close up of a map&#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t="31141" b="32808"/>
                          <a:stretch/>
                        </pic:blipFill>
                        <pic:spPr bwMode="auto">
                          <a:xfrm>
                            <a:off x="52754" y="1820008"/>
                            <a:ext cx="5730875" cy="206565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856CD43" id="Group 26" o:spid="_x0000_s1026" style="width:455.4pt;height:305.95pt;mso-position-horizontal-relative:char;mso-position-vertical-relative:line" coordsize="57836,388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alt="A picture containing text&#10;&#10;Description automatically generated" style="position:absolute;width:57835;height:174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">
                  <v:imagedata r:id="rId21" o:title="A picture containing text&#10;&#10;Description automatically generated" croptop="20409f" cropbottom="25322f"/>
                </v:shape>
                <v:shape id="Picture 24" o:spid="_x0000_s1028" type="#_x0000_t75" alt="A close up of a map&#10;&#10;Description automatically generated" style="position:absolute;left:527;top:18200;width:57309;height:206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">
                  <v:imagedata r:id="rId22" o:title="A close up of a map&#10;&#10;Description automatically generated" croptop="20409f" cropbottom="21501f"/>
                </v:shape>
                <w10:anchorlock/>
              </v:group>
            </w:pict>
          </mc:Fallback>
        </mc:AlternateContent>
      </w:r>
      <w:bookmarkStart w:id="100" w:name="_GoBack"/>
      <w:bookmarkEnd w:id="100"/>
    </w:p>
    <w:p w14:paraId="38320DCA" w14:textId="080F5234" w:rsidR="00EC53E3" w:rsidRPr="00663289" w:rsidRDefault="00EC53E3" w:rsidP="00EC53E3">
      <w:pPr>
        <w:spacing w:line="480" w:lineRule="auto"/>
        <w:jc w:val="both"/>
        <w:rPr>
          <w:rFonts w:ascii="Times" w:hAnsi="Times" w:cstheme="minorHAnsi"/>
          <w:i/>
          <w:iCs/>
          <w:sz w:val="22"/>
          <w:szCs w:val="22"/>
          <w:lang w:val="sv-SE"/>
        </w:rPr>
      </w:pPr>
      <w:r w:rsidRPr="00AF32CB">
        <w:rPr>
          <w:rFonts w:ascii="Times" w:hAnsi="Times" w:cstheme="minorHAnsi"/>
          <w:i/>
          <w:iCs/>
          <w:sz w:val="22"/>
          <w:szCs w:val="22"/>
        </w:rPr>
        <w:t xml:space="preserve">Figure </w:t>
      </w:r>
      <w:r w:rsidR="00BE2308" w:rsidRPr="00AF32CB">
        <w:rPr>
          <w:rFonts w:ascii="Times" w:hAnsi="Times" w:cstheme="minorHAnsi"/>
          <w:i/>
          <w:iCs/>
          <w:sz w:val="22"/>
          <w:szCs w:val="22"/>
        </w:rPr>
        <w:t>6</w:t>
      </w:r>
      <w:r w:rsidRPr="00AF32CB">
        <w:rPr>
          <w:rFonts w:ascii="Times" w:hAnsi="Times" w:cstheme="minorHAnsi"/>
          <w:i/>
          <w:iCs/>
          <w:sz w:val="22"/>
          <w:szCs w:val="22"/>
        </w:rPr>
        <w:t xml:space="preserve">. </w:t>
      </w:r>
      <w:r w:rsidR="00BA26DB" w:rsidRPr="00AF32CB">
        <w:rPr>
          <w:rFonts w:ascii="Times" w:hAnsi="Times" w:cstheme="minorHAnsi"/>
          <w:i/>
          <w:iCs/>
          <w:sz w:val="22"/>
          <w:szCs w:val="22"/>
        </w:rPr>
        <w:t xml:space="preserve">Steady state </w:t>
      </w:r>
      <w:r w:rsidR="009C5683" w:rsidRPr="009C5683">
        <w:rPr>
          <w:rFonts w:ascii="Times" w:hAnsi="Times" w:cstheme="minorHAnsi"/>
          <w:i/>
          <w:iCs/>
          <w:sz w:val="22"/>
          <w:szCs w:val="22"/>
          <w:lang w:val="en-US"/>
        </w:rPr>
        <w:t xml:space="preserve">spawning stock biomass </w:t>
      </w:r>
      <w:r w:rsidR="00614B1D" w:rsidRPr="00AF32CB">
        <w:rPr>
          <w:rFonts w:ascii="Times" w:hAnsi="Times" w:cstheme="minorHAnsi"/>
          <w:i/>
          <w:iCs/>
          <w:sz w:val="22"/>
          <w:szCs w:val="22"/>
        </w:rPr>
        <w:t>yield (top)</w:t>
      </w:r>
      <w:r w:rsidR="009C5683" w:rsidRPr="009C5683">
        <w:rPr>
          <w:rFonts w:ascii="Times" w:hAnsi="Times" w:cstheme="minorHAnsi"/>
          <w:i/>
          <w:iCs/>
          <w:sz w:val="22"/>
          <w:szCs w:val="22"/>
          <w:lang w:val="en-US"/>
        </w:rPr>
        <w:t xml:space="preserve"> and </w:t>
      </w:r>
      <w:r w:rsidR="009C5683" w:rsidRPr="00AF32CB">
        <w:rPr>
          <w:rFonts w:ascii="Times" w:hAnsi="Times" w:cstheme="minorHAnsi"/>
          <w:i/>
          <w:iCs/>
          <w:sz w:val="22"/>
          <w:szCs w:val="22"/>
        </w:rPr>
        <w:t>fishery</w:t>
      </w:r>
      <w:r w:rsidR="009C5683" w:rsidRPr="009C5683">
        <w:rPr>
          <w:rFonts w:ascii="Times" w:hAnsi="Times" w:cstheme="minorHAnsi"/>
          <w:i/>
          <w:iCs/>
          <w:sz w:val="22"/>
          <w:szCs w:val="22"/>
          <w:lang w:val="en-US"/>
        </w:rPr>
        <w:t xml:space="preserve"> yield</w:t>
      </w:r>
      <w:r w:rsidR="009C5683">
        <w:rPr>
          <w:rFonts w:ascii="Times" w:hAnsi="Times" w:cstheme="minorHAnsi"/>
          <w:i/>
          <w:iCs/>
          <w:sz w:val="22"/>
          <w:szCs w:val="22"/>
          <w:lang w:val="en-US"/>
        </w:rPr>
        <w:t xml:space="preserve"> assuming</w:t>
      </w:r>
      <w:r w:rsidR="007C5A32" w:rsidRPr="00AF32CB">
        <w:rPr>
          <w:rFonts w:ascii="Times" w:hAnsi="Times" w:cstheme="minorHAnsi"/>
          <w:i/>
          <w:iCs/>
          <w:sz w:val="22"/>
          <w:szCs w:val="22"/>
        </w:rPr>
        <w:t xml:space="preserve"> knife edge selectivity at maturation size </w:t>
      </w:r>
      <w:r w:rsidRPr="00AF32CB">
        <w:rPr>
          <w:rFonts w:ascii="Times" w:hAnsi="Times" w:cstheme="minorHAnsi"/>
          <w:i/>
          <w:iCs/>
          <w:sz w:val="22"/>
          <w:szCs w:val="22"/>
        </w:rPr>
        <w:t>under constant temperature</w:t>
      </w:r>
      <w:r w:rsidR="00E922C1" w:rsidRPr="00AF32CB">
        <w:rPr>
          <w:rFonts w:ascii="Times" w:hAnsi="Times" w:cstheme="minorHAnsi"/>
          <w:i/>
          <w:iCs/>
          <w:sz w:val="22"/>
          <w:szCs w:val="22"/>
        </w:rPr>
        <w:t xml:space="preserve"> simulations</w:t>
      </w:r>
      <w:r w:rsidRPr="00AF32CB">
        <w:rPr>
          <w:rFonts w:ascii="Times" w:hAnsi="Times" w:cstheme="minorHAnsi"/>
          <w:i/>
          <w:iCs/>
          <w:sz w:val="22"/>
          <w:szCs w:val="22"/>
        </w:rPr>
        <w:t>.</w:t>
      </w:r>
      <w:r w:rsidR="004968E7" w:rsidRPr="00AF32CB">
        <w:rPr>
          <w:rFonts w:ascii="Times" w:hAnsi="Times" w:cstheme="minorHAnsi"/>
          <w:i/>
          <w:iCs/>
          <w:sz w:val="22"/>
          <w:szCs w:val="22"/>
        </w:rPr>
        <w:t xml:space="preserve"> Colors indicate the temperature, where blue means </w:t>
      </w:r>
      <m:oMath>
        <m:r>
          <w:rPr>
            <w:rFonts w:ascii="Cambria Math" w:hAnsi="Cambria Math" w:cstheme="minorHAnsi"/>
            <w:sz w:val="22"/>
            <w:szCs w:val="22"/>
          </w:rPr>
          <m:t>T=</m:t>
        </m:r>
        <m:sSub>
          <m:sSubPr>
            <m:ctrlPr>
              <w:rPr>
                <w:rFonts w:ascii="Cambria Math" w:hAnsi="Cambria Math" w:cstheme="minorHAnsi"/>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004968E7" w:rsidRPr="00AF32CB">
        <w:rPr>
          <w:rFonts w:ascii="Times" w:hAnsi="Times" w:cstheme="minorHAnsi"/>
          <w:i/>
          <w:iCs/>
          <w:sz w:val="22"/>
          <w:szCs w:val="22"/>
        </w:rPr>
        <w:t xml:space="preserve"> (all scaling factors = 1</w:t>
      </w:r>
      <w:r w:rsidRPr="00AF32CB">
        <w:rPr>
          <w:rFonts w:ascii="Times" w:hAnsi="Times" w:cstheme="minorHAnsi"/>
          <w:i/>
          <w:iCs/>
          <w:sz w:val="22"/>
          <w:szCs w:val="22"/>
        </w:rPr>
        <w:t>, i.e. no temperature effects</w:t>
      </w:r>
      <w:r w:rsidR="009309E4" w:rsidRPr="00AF32CB">
        <w:rPr>
          <w:rFonts w:ascii="Times" w:hAnsi="Times" w:cstheme="minorHAnsi"/>
          <w:i/>
          <w:iCs/>
          <w:sz w:val="22"/>
          <w:szCs w:val="22"/>
        </w:rPr>
        <w:t>)</w:t>
      </w:r>
      <w:r w:rsidRPr="00AF32CB">
        <w:rPr>
          <w:rFonts w:ascii="Times" w:hAnsi="Times" w:cstheme="minorHAnsi"/>
          <w:i/>
          <w:iCs/>
          <w:sz w:val="22"/>
          <w:szCs w:val="22"/>
        </w:rPr>
        <w:t xml:space="preserve">, and </w:t>
      </w:r>
      <w:r w:rsidR="0038535A" w:rsidRPr="00AF32CB">
        <w:rPr>
          <w:rFonts w:ascii="Times" w:hAnsi="Times" w:cstheme="minorHAnsi"/>
          <w:i/>
          <w:iCs/>
          <w:sz w:val="22"/>
          <w:szCs w:val="22"/>
        </w:rPr>
        <w:t>red depict</w:t>
      </w:r>
      <w:r w:rsidR="00703402" w:rsidRPr="00AF32CB">
        <w:rPr>
          <w:rFonts w:ascii="Times" w:hAnsi="Times" w:cstheme="minorHAnsi"/>
          <w:i/>
          <w:iCs/>
          <w:sz w:val="22"/>
          <w:szCs w:val="22"/>
        </w:rPr>
        <w:t xml:space="preserve">s </w:t>
      </w:r>
      <w:r w:rsidRPr="00AF32CB">
        <w:rPr>
          <w:rFonts w:ascii="Times" w:hAnsi="Times" w:cstheme="minorHAnsi"/>
          <w:i/>
          <w:iCs/>
          <w:sz w:val="22"/>
          <w:szCs w:val="22"/>
        </w:rPr>
        <w:t xml:space="preserve">warm </w:t>
      </w:r>
      <w:r w:rsidR="009E7076" w:rsidRPr="00AF32CB">
        <w:rPr>
          <w:rFonts w:ascii="Times" w:hAnsi="Times" w:cstheme="minorHAnsi"/>
          <w:i/>
          <w:iCs/>
          <w:sz w:val="22"/>
          <w:szCs w:val="22"/>
        </w:rPr>
        <w:t xml:space="preserve">temperature, here </w:t>
      </w:r>
      <m:oMath>
        <m:r>
          <w:rPr>
            <w:rFonts w:ascii="Cambria Math" w:hAnsi="Cambria Math" w:cstheme="minorHAnsi"/>
            <w:sz w:val="22"/>
            <w:szCs w:val="22"/>
          </w:rPr>
          <m:t>T=</m:t>
        </m:r>
        <m:sSub>
          <m:sSubPr>
            <m:ctrlPr>
              <w:rPr>
                <w:rFonts w:ascii="Cambria Math" w:hAnsi="Cambria Math" w:cstheme="minorHAnsi"/>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Pr="00AF32CB">
        <w:rPr>
          <w:rFonts w:ascii="Times" w:hAnsi="Times" w:cstheme="minorHAnsi"/>
          <w:i/>
          <w:iCs/>
          <w:sz w:val="22"/>
          <w:szCs w:val="22"/>
        </w:rPr>
        <w:t>+2</w:t>
      </w:r>
      <m:oMath>
        <m:r>
          <w:rPr>
            <w:rFonts w:ascii="Cambria Math" w:hAnsi="Cambria Math" w:cstheme="minorHAnsi"/>
            <w:sz w:val="22"/>
            <w:szCs w:val="22"/>
          </w:rPr>
          <m:t>℃</m:t>
        </m:r>
      </m:oMath>
      <w:r w:rsidRPr="00AF32CB">
        <w:rPr>
          <w:rFonts w:ascii="Times" w:hAnsi="Times" w:cstheme="minorHAnsi"/>
          <w:i/>
          <w:iCs/>
          <w:sz w:val="22"/>
          <w:szCs w:val="22"/>
        </w:rPr>
        <w:t xml:space="preserve">. </w:t>
      </w:r>
      <w:r w:rsidR="00AD1441" w:rsidRPr="00AF32CB">
        <w:rPr>
          <w:rFonts w:ascii="Times" w:hAnsi="Times" w:cstheme="minorHAnsi"/>
          <w:i/>
          <w:iCs/>
          <w:sz w:val="22"/>
          <w:szCs w:val="22"/>
        </w:rPr>
        <w:t>Dashed lines correspond to resource dynamics being temperature dependent</w:t>
      </w:r>
      <w:r w:rsidR="006A024A" w:rsidRPr="006A024A">
        <w:rPr>
          <w:rFonts w:ascii="Times" w:hAnsi="Times" w:cstheme="minorHAnsi"/>
          <w:i/>
          <w:iCs/>
          <w:sz w:val="22"/>
          <w:szCs w:val="22"/>
          <w:lang w:val="en-US"/>
        </w:rPr>
        <w:t xml:space="preserve">, </w:t>
      </w:r>
      <w:r w:rsidR="006A024A">
        <w:rPr>
          <w:rFonts w:ascii="Times" w:hAnsi="Times" w:cstheme="minorHAnsi"/>
          <w:i/>
          <w:iCs/>
          <w:sz w:val="22"/>
          <w:szCs w:val="22"/>
          <w:lang w:val="en-US"/>
        </w:rPr>
        <w:t>dotted lines correspond to physiological rates and resource dynamics and solid lines depicts only physiological temperature scaling</w:t>
      </w:r>
      <w:r w:rsidR="00AD1441" w:rsidRPr="00AF32CB">
        <w:rPr>
          <w:rFonts w:ascii="Times" w:hAnsi="Times" w:cstheme="minorHAnsi"/>
          <w:i/>
          <w:iCs/>
          <w:sz w:val="22"/>
          <w:szCs w:val="22"/>
        </w:rPr>
        <w:t xml:space="preserve">. </w:t>
      </w:r>
      <w:r w:rsidR="007C7338" w:rsidRPr="00AF32CB">
        <w:rPr>
          <w:rFonts w:ascii="Times" w:hAnsi="Times" w:cstheme="minorHAnsi"/>
          <w:i/>
          <w:iCs/>
          <w:sz w:val="22"/>
          <w:szCs w:val="22"/>
        </w:rPr>
        <w:t>Arrows indicate</w:t>
      </w:r>
      <w:r w:rsidR="0067104A" w:rsidRPr="0067104A">
        <w:rPr>
          <w:rFonts w:ascii="Times" w:hAnsi="Times" w:cstheme="minorHAnsi"/>
          <w:i/>
          <w:iCs/>
          <w:sz w:val="22"/>
          <w:szCs w:val="22"/>
          <w:lang w:val="en-US"/>
        </w:rPr>
        <w:t xml:space="preserve"> fishing mo</w:t>
      </w:r>
      <w:r w:rsidR="0067104A">
        <w:rPr>
          <w:rFonts w:ascii="Times" w:hAnsi="Times" w:cstheme="minorHAnsi"/>
          <w:i/>
          <w:iCs/>
          <w:sz w:val="22"/>
          <w:szCs w:val="22"/>
          <w:lang w:val="en-US"/>
        </w:rPr>
        <w:t>rtalit</w:t>
      </w:r>
      <w:r w:rsidR="00EB4C63">
        <w:rPr>
          <w:rFonts w:ascii="Times" w:hAnsi="Times" w:cstheme="minorHAnsi"/>
          <w:i/>
          <w:iCs/>
          <w:sz w:val="22"/>
          <w:szCs w:val="22"/>
          <w:lang w:val="en-US"/>
        </w:rPr>
        <w:t>y</w:t>
      </w:r>
      <w:r w:rsidR="007C7338" w:rsidRPr="00AF32CB">
        <w:rPr>
          <w:rFonts w:ascii="Times" w:hAnsi="Times" w:cstheme="minorHAnsi"/>
          <w:i/>
          <w:iCs/>
          <w:sz w:val="22"/>
          <w:szCs w:val="22"/>
        </w:rPr>
        <w:t xml:space="preserve"> </w:t>
      </w:r>
      <w:r w:rsidR="0067104A" w:rsidRPr="0067104A">
        <w:rPr>
          <w:rFonts w:ascii="Times" w:hAnsi="Times" w:cstheme="minorHAnsi"/>
          <w:i/>
          <w:iCs/>
          <w:sz w:val="22"/>
          <w:szCs w:val="22"/>
          <w:lang w:val="en-US"/>
        </w:rPr>
        <w:t>(</w:t>
      </w:r>
      <w:r w:rsidR="007C7338" w:rsidRPr="00AF32CB">
        <w:rPr>
          <w:rFonts w:ascii="Times" w:hAnsi="Times" w:cstheme="minorHAnsi"/>
          <w:i/>
          <w:iCs/>
          <w:sz w:val="22"/>
          <w:szCs w:val="22"/>
        </w:rPr>
        <w:t>F</w:t>
      </w:r>
      <w:r w:rsidR="0067104A" w:rsidRPr="0067104A">
        <w:rPr>
          <w:rFonts w:ascii="Times" w:hAnsi="Times" w:cstheme="minorHAnsi"/>
          <w:i/>
          <w:iCs/>
          <w:sz w:val="22"/>
          <w:szCs w:val="22"/>
          <w:lang w:val="en-US"/>
        </w:rPr>
        <w:t>)</w:t>
      </w:r>
      <w:r w:rsidR="007C7338" w:rsidRPr="00AF32CB">
        <w:rPr>
          <w:rFonts w:ascii="Times" w:hAnsi="Times" w:cstheme="minorHAnsi"/>
          <w:i/>
          <w:iCs/>
          <w:sz w:val="22"/>
          <w:szCs w:val="22"/>
        </w:rPr>
        <w:t xml:space="preserve"> that lead</w:t>
      </w:r>
      <w:r w:rsidR="00377206" w:rsidRPr="00EB4C63">
        <w:rPr>
          <w:rFonts w:ascii="Times" w:hAnsi="Times" w:cstheme="minorHAnsi"/>
          <w:i/>
          <w:iCs/>
          <w:sz w:val="22"/>
          <w:szCs w:val="22"/>
          <w:lang w:val="en-US"/>
        </w:rPr>
        <w:t xml:space="preserve"> </w:t>
      </w:r>
      <w:r w:rsidR="007C7338" w:rsidRPr="00AF32CB">
        <w:rPr>
          <w:rFonts w:ascii="Times" w:hAnsi="Times" w:cstheme="minorHAnsi"/>
          <w:i/>
          <w:iCs/>
          <w:sz w:val="22"/>
          <w:szCs w:val="22"/>
        </w:rPr>
        <w:t>to maximum sustainable yield.</w:t>
      </w:r>
      <w:r w:rsidR="005C2008" w:rsidRPr="00AF32CB">
        <w:rPr>
          <w:rFonts w:ascii="Times" w:hAnsi="Times" w:cstheme="minorHAnsi"/>
          <w:i/>
          <w:iCs/>
          <w:sz w:val="22"/>
          <w:szCs w:val="22"/>
        </w:rPr>
        <w:t xml:space="preserve"> F is held constant at the mean F during calibration (mean 1992-2002) </w:t>
      </w:r>
      <w:r w:rsidR="002E018B" w:rsidRPr="00AF32CB">
        <w:rPr>
          <w:rFonts w:ascii="Times" w:hAnsi="Times" w:cstheme="minorHAnsi"/>
          <w:i/>
          <w:iCs/>
          <w:sz w:val="22"/>
          <w:szCs w:val="22"/>
        </w:rPr>
        <w:t xml:space="preserve">for the two other species </w:t>
      </w:r>
      <w:r w:rsidR="005C2008" w:rsidRPr="00AF32CB">
        <w:rPr>
          <w:rFonts w:ascii="Times" w:hAnsi="Times" w:cstheme="minorHAnsi"/>
          <w:i/>
          <w:iCs/>
          <w:sz w:val="22"/>
          <w:szCs w:val="22"/>
        </w:rPr>
        <w:t xml:space="preserve">while estimating </w:t>
      </w:r>
      <w:r w:rsidR="002E018B" w:rsidRPr="00AF32CB">
        <w:rPr>
          <w:rFonts w:ascii="Times" w:hAnsi="Times" w:cstheme="minorHAnsi"/>
          <w:i/>
          <w:iCs/>
          <w:sz w:val="22"/>
          <w:szCs w:val="22"/>
        </w:rPr>
        <w:t>it for one species.</w:t>
      </w:r>
      <w:r w:rsidR="00970A0B" w:rsidRPr="00AF32CB">
        <w:rPr>
          <w:rFonts w:ascii="Times" w:hAnsi="Times" w:cstheme="minorHAnsi"/>
          <w:i/>
          <w:iCs/>
          <w:sz w:val="22"/>
          <w:szCs w:val="22"/>
        </w:rPr>
        <w:t xml:space="preserve"> </w:t>
      </w:r>
      <w:r w:rsidR="00663289">
        <w:rPr>
          <w:rFonts w:ascii="Times" w:hAnsi="Times" w:cstheme="minorHAnsi"/>
          <w:i/>
          <w:iCs/>
          <w:sz w:val="22"/>
          <w:szCs w:val="22"/>
          <w:lang w:val="sv-SE"/>
        </w:rPr>
        <w:t xml:space="preserve">Note the different </w:t>
      </w:r>
      <w:proofErr w:type="spellStart"/>
      <w:r w:rsidR="00663289">
        <w:rPr>
          <w:rFonts w:ascii="Times" w:hAnsi="Times" w:cstheme="minorHAnsi"/>
          <w:i/>
          <w:iCs/>
          <w:sz w:val="22"/>
          <w:szCs w:val="22"/>
          <w:lang w:val="sv-SE"/>
        </w:rPr>
        <w:t>scales</w:t>
      </w:r>
      <w:proofErr w:type="spellEnd"/>
      <w:r w:rsidR="00663289">
        <w:rPr>
          <w:rFonts w:ascii="Times" w:hAnsi="Times" w:cstheme="minorHAnsi"/>
          <w:i/>
          <w:iCs/>
          <w:sz w:val="22"/>
          <w:szCs w:val="22"/>
          <w:lang w:val="sv-SE"/>
        </w:rPr>
        <w:t xml:space="preserve"> </w:t>
      </w:r>
      <w:proofErr w:type="spellStart"/>
      <w:r w:rsidR="00663289">
        <w:rPr>
          <w:rFonts w:ascii="Times" w:hAnsi="Times" w:cstheme="minorHAnsi"/>
          <w:i/>
          <w:iCs/>
          <w:sz w:val="22"/>
          <w:szCs w:val="22"/>
          <w:lang w:val="sv-SE"/>
        </w:rPr>
        <w:t>between</w:t>
      </w:r>
      <w:proofErr w:type="spellEnd"/>
      <w:r w:rsidR="00663289">
        <w:rPr>
          <w:rFonts w:ascii="Times" w:hAnsi="Times" w:cstheme="minorHAnsi"/>
          <w:i/>
          <w:iCs/>
          <w:sz w:val="22"/>
          <w:szCs w:val="22"/>
          <w:lang w:val="sv-SE"/>
        </w:rPr>
        <w:t xml:space="preserve"> species. </w:t>
      </w:r>
    </w:p>
    <w:p w14:paraId="3A1EA8B6" w14:textId="4B3862C8" w:rsidR="00941822" w:rsidRDefault="00941822" w:rsidP="00EC53E3">
      <w:pPr>
        <w:spacing w:line="480" w:lineRule="auto"/>
        <w:jc w:val="both"/>
        <w:rPr>
          <w:rFonts w:ascii="Times" w:hAnsi="Times" w:cstheme="minorHAnsi"/>
          <w:i/>
          <w:iCs/>
        </w:rPr>
      </w:pPr>
    </w:p>
    <w:p w14:paraId="0914520F" w14:textId="77777777" w:rsidR="003E4D44" w:rsidRPr="002A7349" w:rsidRDefault="003E4D44" w:rsidP="002A7349">
      <w:pPr>
        <w:spacing w:line="480" w:lineRule="auto"/>
        <w:ind w:firstLine="360"/>
        <w:jc w:val="both"/>
        <w:rPr>
          <w:rFonts w:cstheme="minorHAnsi"/>
          <w:bCs/>
        </w:rPr>
      </w:pPr>
    </w:p>
    <w:p w14:paraId="3C68E710" w14:textId="77777777" w:rsidR="00574187" w:rsidRDefault="00574187" w:rsidP="00182BA9">
      <w:pPr>
        <w:spacing w:line="480" w:lineRule="auto"/>
        <w:jc w:val="both"/>
        <w:rPr>
          <w:i/>
          <w:iCs/>
          <w:color w:val="FF0000"/>
        </w:rPr>
      </w:pPr>
    </w:p>
    <w:p w14:paraId="73312D70" w14:textId="77777777" w:rsidR="00574187" w:rsidRDefault="00574187" w:rsidP="00182BA9">
      <w:pPr>
        <w:spacing w:line="480" w:lineRule="auto"/>
        <w:jc w:val="both"/>
        <w:rPr>
          <w:i/>
          <w:iCs/>
          <w:color w:val="FF0000"/>
        </w:rPr>
      </w:pPr>
    </w:p>
    <w:p w14:paraId="499E7EDE" w14:textId="77777777" w:rsidR="00574187" w:rsidRDefault="00574187" w:rsidP="00182BA9">
      <w:pPr>
        <w:spacing w:line="480" w:lineRule="auto"/>
        <w:jc w:val="both"/>
        <w:rPr>
          <w:i/>
          <w:iCs/>
          <w:color w:val="FF0000"/>
        </w:rPr>
      </w:pPr>
    </w:p>
    <w:p w14:paraId="702F68C5" w14:textId="77777777" w:rsidR="00574187" w:rsidRDefault="00574187" w:rsidP="00182BA9">
      <w:pPr>
        <w:spacing w:line="480" w:lineRule="auto"/>
        <w:jc w:val="both"/>
        <w:rPr>
          <w:i/>
          <w:iCs/>
          <w:color w:val="FF0000"/>
        </w:rPr>
      </w:pPr>
    </w:p>
    <w:p w14:paraId="71E7CF2B" w14:textId="77777777" w:rsidR="00574187" w:rsidRPr="00AF32CB" w:rsidRDefault="00574187" w:rsidP="00182BA9">
      <w:pPr>
        <w:spacing w:line="480" w:lineRule="auto"/>
        <w:jc w:val="both"/>
        <w:rPr>
          <w:i/>
          <w:iCs/>
          <w:color w:val="FF0000"/>
          <w:sz w:val="22"/>
          <w:szCs w:val="22"/>
        </w:rPr>
      </w:pPr>
    </w:p>
    <w:p w14:paraId="3D8FEBC7" w14:textId="0B165C43" w:rsidR="00A23675" w:rsidRPr="00AF32CB" w:rsidRDefault="00043B30" w:rsidP="00182BA9">
      <w:pPr>
        <w:spacing w:line="480" w:lineRule="auto"/>
        <w:jc w:val="both"/>
        <w:rPr>
          <w:i/>
          <w:iCs/>
          <w:sz w:val="22"/>
          <w:szCs w:val="22"/>
        </w:rPr>
      </w:pPr>
      <w:r w:rsidRPr="00AF32CB">
        <w:rPr>
          <w:i/>
          <w:iCs/>
          <w:sz w:val="22"/>
          <w:szCs w:val="22"/>
        </w:rPr>
        <w:t xml:space="preserve">Main </w:t>
      </w:r>
      <w:r w:rsidR="00A23675" w:rsidRPr="00AF32CB">
        <w:rPr>
          <w:i/>
          <w:iCs/>
          <w:sz w:val="22"/>
          <w:szCs w:val="22"/>
        </w:rPr>
        <w:t>conclusions</w:t>
      </w:r>
    </w:p>
    <w:p w14:paraId="5BF38DA5" w14:textId="2109192C" w:rsidR="00F66B70" w:rsidRPr="00AF32CB" w:rsidRDefault="00B678BB" w:rsidP="00437472">
      <w:pPr>
        <w:pStyle w:val="ListParagraph"/>
        <w:numPr>
          <w:ilvl w:val="0"/>
          <w:numId w:val="26"/>
        </w:numPr>
        <w:spacing w:line="480" w:lineRule="auto"/>
        <w:jc w:val="both"/>
        <w:rPr>
          <w:sz w:val="22"/>
          <w:szCs w:val="22"/>
        </w:rPr>
      </w:pPr>
      <w:r w:rsidRPr="00AF32CB">
        <w:rPr>
          <w:sz w:val="22"/>
          <w:szCs w:val="22"/>
        </w:rPr>
        <w:t xml:space="preserve">The inclusion of </w:t>
      </w:r>
      <w:r w:rsidR="009D0F06" w:rsidRPr="00AF32CB">
        <w:rPr>
          <w:sz w:val="22"/>
          <w:szCs w:val="22"/>
        </w:rPr>
        <w:t xml:space="preserve">temperature-dependent </w:t>
      </w:r>
      <w:r w:rsidRPr="00AF32CB">
        <w:rPr>
          <w:sz w:val="22"/>
          <w:szCs w:val="22"/>
        </w:rPr>
        <w:t xml:space="preserve">physiological </w:t>
      </w:r>
      <w:r w:rsidR="009D0F06" w:rsidRPr="00AF32CB">
        <w:rPr>
          <w:sz w:val="22"/>
          <w:szCs w:val="22"/>
        </w:rPr>
        <w:t>processes</w:t>
      </w:r>
      <w:r w:rsidRPr="00AF32CB">
        <w:rPr>
          <w:sz w:val="22"/>
          <w:szCs w:val="22"/>
        </w:rPr>
        <w:t xml:space="preserve"> can turn around the predicted effect of warming on size-at-age</w:t>
      </w:r>
      <w:r w:rsidR="00464138" w:rsidRPr="00AF32CB">
        <w:rPr>
          <w:sz w:val="22"/>
          <w:szCs w:val="22"/>
        </w:rPr>
        <w:t xml:space="preserve"> (from declining to increasing)</w:t>
      </w:r>
      <w:r w:rsidR="00B446CA" w:rsidRPr="00AF32CB">
        <w:rPr>
          <w:sz w:val="22"/>
          <w:szCs w:val="22"/>
        </w:rPr>
        <w:t>, and this happens for most of the random combinations of activation energies</w:t>
      </w:r>
      <w:r w:rsidR="00EB3441" w:rsidRPr="00AF32CB">
        <w:rPr>
          <w:sz w:val="22"/>
          <w:szCs w:val="22"/>
        </w:rPr>
        <w:t xml:space="preserve"> (based on </w:t>
      </w:r>
      <w:r w:rsidR="00F66B70" w:rsidRPr="00AF32CB">
        <w:rPr>
          <w:sz w:val="22"/>
          <w:szCs w:val="22"/>
        </w:rPr>
        <w:t>meta-analysis</w:t>
      </w:r>
      <w:r w:rsidR="00EB3441" w:rsidRPr="00AF32CB">
        <w:rPr>
          <w:sz w:val="22"/>
          <w:szCs w:val="22"/>
        </w:rPr>
        <w:t>)</w:t>
      </w:r>
      <w:r w:rsidR="00745E68" w:rsidRPr="00AF32CB">
        <w:rPr>
          <w:sz w:val="22"/>
          <w:szCs w:val="22"/>
        </w:rPr>
        <w:t>.</w:t>
      </w:r>
      <w:commentRangeStart w:id="101"/>
      <w:commentRangeStart w:id="102"/>
      <w:commentRangeEnd w:id="101"/>
      <w:r w:rsidR="004641D2" w:rsidRPr="00AF32CB">
        <w:rPr>
          <w:rStyle w:val="CommentReference"/>
          <w:color w:val="FF0000"/>
          <w:sz w:val="22"/>
          <w:szCs w:val="22"/>
        </w:rPr>
        <w:commentReference w:id="101"/>
      </w:r>
      <w:commentRangeEnd w:id="102"/>
    </w:p>
    <w:p w14:paraId="647A0452" w14:textId="22F7900E" w:rsidR="004641D2" w:rsidRPr="00AF32CB" w:rsidRDefault="004641D2" w:rsidP="00437472">
      <w:pPr>
        <w:pStyle w:val="ListParagraph"/>
        <w:numPr>
          <w:ilvl w:val="0"/>
          <w:numId w:val="26"/>
        </w:numPr>
        <w:spacing w:line="480" w:lineRule="auto"/>
        <w:jc w:val="both"/>
        <w:rPr>
          <w:sz w:val="22"/>
          <w:szCs w:val="22"/>
        </w:rPr>
      </w:pPr>
      <w:r w:rsidRPr="00AF32CB">
        <w:rPr>
          <w:rStyle w:val="CommentReference"/>
          <w:color w:val="FF0000"/>
          <w:sz w:val="22"/>
          <w:szCs w:val="22"/>
        </w:rPr>
        <w:commentReference w:id="102"/>
      </w:r>
      <w:r w:rsidR="00F66B70" w:rsidRPr="00AF32CB">
        <w:rPr>
          <w:sz w:val="22"/>
          <w:szCs w:val="22"/>
        </w:rPr>
        <w:t xml:space="preserve">The increased growth rates do not always lead to increased </w:t>
      </w:r>
      <w:commentRangeStart w:id="103"/>
      <w:r w:rsidR="00F66B70" w:rsidRPr="00AF32CB">
        <w:rPr>
          <w:sz w:val="22"/>
          <w:szCs w:val="22"/>
        </w:rPr>
        <w:t>yields</w:t>
      </w:r>
      <w:commentRangeEnd w:id="103"/>
      <w:r w:rsidR="009D0F06" w:rsidRPr="00AF32CB">
        <w:rPr>
          <w:rStyle w:val="CommentReference"/>
          <w:sz w:val="22"/>
          <w:szCs w:val="22"/>
        </w:rPr>
        <w:commentReference w:id="103"/>
      </w:r>
      <w:r w:rsidR="00730999" w:rsidRPr="00AF32CB">
        <w:rPr>
          <w:sz w:val="22"/>
          <w:szCs w:val="22"/>
        </w:rPr>
        <w:t xml:space="preserve"> in warming scenarios</w:t>
      </w:r>
      <w:r w:rsidR="000524A9" w:rsidRPr="00AF32CB">
        <w:rPr>
          <w:sz w:val="22"/>
          <w:szCs w:val="22"/>
        </w:rPr>
        <w:t xml:space="preserve">. </w:t>
      </w:r>
      <w:r w:rsidR="006A67DD" w:rsidRPr="00AF32CB">
        <w:rPr>
          <w:sz w:val="22"/>
          <w:szCs w:val="22"/>
        </w:rPr>
        <w:t xml:space="preserve">My interpretation (could be wrong) </w:t>
      </w:r>
      <w:r w:rsidR="000524A9" w:rsidRPr="00AF32CB">
        <w:rPr>
          <w:sz w:val="22"/>
          <w:szCs w:val="22"/>
        </w:rPr>
        <w:t xml:space="preserve">is </w:t>
      </w:r>
      <w:r w:rsidR="009E32C7" w:rsidRPr="00AF32CB">
        <w:rPr>
          <w:sz w:val="22"/>
          <w:szCs w:val="22"/>
        </w:rPr>
        <w:t xml:space="preserve">that it’s </w:t>
      </w:r>
      <w:r w:rsidR="00F66B70" w:rsidRPr="00AF32CB">
        <w:rPr>
          <w:sz w:val="22"/>
          <w:szCs w:val="22"/>
        </w:rPr>
        <w:t xml:space="preserve">because </w:t>
      </w:r>
      <w:r w:rsidR="006161A1" w:rsidRPr="00AF32CB">
        <w:rPr>
          <w:sz w:val="22"/>
          <w:szCs w:val="22"/>
        </w:rPr>
        <w:t>of changes</w:t>
      </w:r>
      <w:r w:rsidR="00C757B3" w:rsidRPr="00AF32CB">
        <w:rPr>
          <w:sz w:val="22"/>
          <w:szCs w:val="22"/>
        </w:rPr>
        <w:t xml:space="preserve"> </w:t>
      </w:r>
      <w:r w:rsidR="006161A1" w:rsidRPr="00AF32CB">
        <w:rPr>
          <w:sz w:val="22"/>
          <w:szCs w:val="22"/>
        </w:rPr>
        <w:t xml:space="preserve">in the </w:t>
      </w:r>
      <w:r w:rsidR="00CB7019" w:rsidRPr="00AF32CB">
        <w:rPr>
          <w:sz w:val="22"/>
          <w:szCs w:val="22"/>
        </w:rPr>
        <w:t>size</w:t>
      </w:r>
      <w:r w:rsidR="00E6667F" w:rsidRPr="00AF32CB">
        <w:rPr>
          <w:sz w:val="22"/>
          <w:szCs w:val="22"/>
        </w:rPr>
        <w:t xml:space="preserve"> </w:t>
      </w:r>
      <w:r w:rsidR="00CB7019" w:rsidRPr="00AF32CB">
        <w:rPr>
          <w:sz w:val="22"/>
          <w:szCs w:val="22"/>
        </w:rPr>
        <w:t>spectra</w:t>
      </w:r>
      <w:r w:rsidR="007A4EED" w:rsidRPr="00AF32CB">
        <w:rPr>
          <w:sz w:val="22"/>
          <w:szCs w:val="22"/>
        </w:rPr>
        <w:t xml:space="preserve">. </w:t>
      </w:r>
      <w:r w:rsidR="00DD79C7" w:rsidRPr="00AF32CB">
        <w:rPr>
          <w:sz w:val="22"/>
          <w:szCs w:val="22"/>
        </w:rPr>
        <w:t>Specifically</w:t>
      </w:r>
      <w:r w:rsidR="007A4EED" w:rsidRPr="00AF32CB">
        <w:rPr>
          <w:sz w:val="22"/>
          <w:szCs w:val="22"/>
        </w:rPr>
        <w:t xml:space="preserve">, </w:t>
      </w:r>
      <w:r w:rsidR="00707708" w:rsidRPr="00AF32CB">
        <w:rPr>
          <w:sz w:val="22"/>
          <w:szCs w:val="22"/>
        </w:rPr>
        <w:t>decline</w:t>
      </w:r>
      <w:r w:rsidR="00DD79C7" w:rsidRPr="00AF32CB">
        <w:rPr>
          <w:sz w:val="22"/>
          <w:szCs w:val="22"/>
        </w:rPr>
        <w:t>s</w:t>
      </w:r>
      <w:r w:rsidR="00707708" w:rsidRPr="00AF32CB">
        <w:rPr>
          <w:sz w:val="22"/>
          <w:szCs w:val="22"/>
        </w:rPr>
        <w:t xml:space="preserve"> in abundance of most size</w:t>
      </w:r>
      <w:r w:rsidR="00E529B0" w:rsidRPr="00AF32CB">
        <w:rPr>
          <w:sz w:val="22"/>
          <w:szCs w:val="22"/>
        </w:rPr>
        <w:t>s</w:t>
      </w:r>
      <w:r w:rsidR="00707708" w:rsidRPr="00AF32CB">
        <w:rPr>
          <w:sz w:val="22"/>
          <w:szCs w:val="22"/>
        </w:rPr>
        <w:t xml:space="preserve"> </w:t>
      </w:r>
      <w:commentRangeStart w:id="104"/>
      <w:r w:rsidR="00707708" w:rsidRPr="00AF32CB">
        <w:rPr>
          <w:sz w:val="22"/>
          <w:szCs w:val="22"/>
        </w:rPr>
        <w:t xml:space="preserve">below </w:t>
      </w:r>
      <w:commentRangeEnd w:id="104"/>
      <w:r w:rsidR="009D0F06" w:rsidRPr="00AF32CB">
        <w:rPr>
          <w:rStyle w:val="CommentReference"/>
          <w:sz w:val="22"/>
          <w:szCs w:val="22"/>
        </w:rPr>
        <w:commentReference w:id="104"/>
      </w:r>
      <w:r w:rsidR="00707708" w:rsidRPr="00AF32CB">
        <w:rPr>
          <w:sz w:val="22"/>
          <w:szCs w:val="22"/>
        </w:rPr>
        <w:t>and slightly above w_mat,</w:t>
      </w:r>
      <w:r w:rsidR="00A56A64" w:rsidRPr="00AF32CB">
        <w:rPr>
          <w:sz w:val="22"/>
          <w:szCs w:val="22"/>
        </w:rPr>
        <w:t xml:space="preserve"> </w:t>
      </w:r>
      <w:r w:rsidR="005D021A" w:rsidRPr="00AF32CB">
        <w:rPr>
          <w:sz w:val="22"/>
          <w:szCs w:val="22"/>
        </w:rPr>
        <w:t xml:space="preserve">possibly from higher predation mortality rates. </w:t>
      </w:r>
      <w:r w:rsidR="001553F6" w:rsidRPr="00AF32CB">
        <w:rPr>
          <w:sz w:val="22"/>
          <w:szCs w:val="22"/>
        </w:rPr>
        <w:t>T</w:t>
      </w:r>
      <w:r w:rsidR="00254BFE" w:rsidRPr="00AF32CB">
        <w:rPr>
          <w:sz w:val="22"/>
          <w:szCs w:val="22"/>
        </w:rPr>
        <w:t xml:space="preserve">he </w:t>
      </w:r>
      <w:commentRangeStart w:id="105"/>
      <w:r w:rsidR="00B977D1" w:rsidRPr="00AF32CB">
        <w:rPr>
          <w:sz w:val="22"/>
          <w:szCs w:val="22"/>
        </w:rPr>
        <w:t xml:space="preserve">only </w:t>
      </w:r>
      <w:r w:rsidR="005D021A" w:rsidRPr="00AF32CB">
        <w:rPr>
          <w:sz w:val="22"/>
          <w:szCs w:val="22"/>
        </w:rPr>
        <w:t>sizes that increa</w:t>
      </w:r>
      <w:r w:rsidR="001E4D98" w:rsidRPr="00AF32CB">
        <w:rPr>
          <w:sz w:val="22"/>
          <w:szCs w:val="22"/>
        </w:rPr>
        <w:t xml:space="preserve">se </w:t>
      </w:r>
      <w:r w:rsidR="002529EA" w:rsidRPr="00AF32CB">
        <w:rPr>
          <w:sz w:val="22"/>
          <w:szCs w:val="22"/>
        </w:rPr>
        <w:t xml:space="preserve">is </w:t>
      </w:r>
      <w:r w:rsidR="00B977D1" w:rsidRPr="00AF32CB">
        <w:rPr>
          <w:sz w:val="22"/>
          <w:szCs w:val="22"/>
        </w:rPr>
        <w:t xml:space="preserve">the really large fish </w:t>
      </w:r>
      <w:commentRangeEnd w:id="105"/>
      <w:r w:rsidR="009D0F06" w:rsidRPr="00AF32CB">
        <w:rPr>
          <w:rStyle w:val="CommentReference"/>
          <w:sz w:val="22"/>
          <w:szCs w:val="22"/>
        </w:rPr>
        <w:commentReference w:id="105"/>
      </w:r>
      <w:r w:rsidR="00B977D1" w:rsidRPr="00AF32CB">
        <w:rPr>
          <w:sz w:val="22"/>
          <w:szCs w:val="22"/>
        </w:rPr>
        <w:t>which do not</w:t>
      </w:r>
      <w:r w:rsidR="005E4E91" w:rsidRPr="00AF32CB">
        <w:rPr>
          <w:sz w:val="22"/>
          <w:szCs w:val="22"/>
        </w:rPr>
        <w:t xml:space="preserve"> contribute that much to yiel</w:t>
      </w:r>
      <w:r w:rsidR="00EA10F8" w:rsidRPr="00AF32CB">
        <w:rPr>
          <w:sz w:val="22"/>
          <w:szCs w:val="22"/>
        </w:rPr>
        <w:t>d</w:t>
      </w:r>
      <w:r w:rsidR="0095454A" w:rsidRPr="00AF32CB">
        <w:rPr>
          <w:sz w:val="22"/>
          <w:szCs w:val="22"/>
        </w:rPr>
        <w:t>)</w:t>
      </w:r>
    </w:p>
    <w:p w14:paraId="41C47DEF" w14:textId="77777777" w:rsidR="00CD57B5" w:rsidRPr="00AF32CB" w:rsidRDefault="00CD57B5" w:rsidP="00182BA9">
      <w:pPr>
        <w:spacing w:line="480" w:lineRule="auto"/>
        <w:contextualSpacing/>
        <w:jc w:val="both"/>
        <w:rPr>
          <w:rFonts w:cstheme="minorHAnsi"/>
          <w:b/>
          <w:sz w:val="22"/>
          <w:szCs w:val="22"/>
        </w:rPr>
      </w:pPr>
    </w:p>
    <w:p w14:paraId="7F61E0EE" w14:textId="77777777" w:rsidR="00FF70DE" w:rsidRPr="00AF32CB" w:rsidRDefault="00AD548E" w:rsidP="00182BA9">
      <w:pPr>
        <w:spacing w:line="480" w:lineRule="auto"/>
        <w:contextualSpacing/>
        <w:jc w:val="both"/>
        <w:rPr>
          <w:rFonts w:cstheme="minorHAnsi"/>
          <w:b/>
          <w:sz w:val="22"/>
          <w:szCs w:val="22"/>
        </w:rPr>
      </w:pPr>
      <w:r w:rsidRPr="00694C2A">
        <w:rPr>
          <w:rFonts w:cstheme="minorHAnsi"/>
          <w:b/>
        </w:rPr>
        <w:t>Discussion</w:t>
      </w:r>
      <w:r w:rsidR="00574187">
        <w:rPr>
          <w:rFonts w:cstheme="minorHAnsi"/>
          <w:b/>
        </w:rPr>
        <w:t xml:space="preserve"> </w:t>
      </w:r>
    </w:p>
    <w:p w14:paraId="5194EB0E" w14:textId="245E35AA" w:rsidR="00AD548E" w:rsidRPr="00AF32CB" w:rsidRDefault="00574187" w:rsidP="00182BA9">
      <w:pPr>
        <w:spacing w:line="480" w:lineRule="auto"/>
        <w:contextualSpacing/>
        <w:jc w:val="both"/>
        <w:rPr>
          <w:rFonts w:cstheme="minorHAnsi"/>
          <w:b/>
          <w:sz w:val="22"/>
          <w:szCs w:val="22"/>
        </w:rPr>
      </w:pPr>
      <w:r w:rsidRPr="00AF32CB">
        <w:rPr>
          <w:rFonts w:cstheme="minorHAnsi"/>
          <w:b/>
          <w:sz w:val="22"/>
          <w:szCs w:val="22"/>
        </w:rPr>
        <w:t>(</w:t>
      </w:r>
      <w:r w:rsidR="00C0123C" w:rsidRPr="00AF32CB">
        <w:rPr>
          <w:rFonts w:cstheme="minorHAnsi"/>
          <w:b/>
          <w:sz w:val="22"/>
          <w:szCs w:val="22"/>
        </w:rPr>
        <w:t>J</w:t>
      </w:r>
      <w:r w:rsidRPr="00AF32CB">
        <w:rPr>
          <w:rFonts w:cstheme="minorHAnsi"/>
          <w:b/>
          <w:sz w:val="22"/>
          <w:szCs w:val="22"/>
        </w:rPr>
        <w:t>ust suggest</w:t>
      </w:r>
      <w:r w:rsidR="00E674F8" w:rsidRPr="00AF32CB">
        <w:rPr>
          <w:rFonts w:cstheme="minorHAnsi"/>
          <w:b/>
          <w:sz w:val="22"/>
          <w:szCs w:val="22"/>
        </w:rPr>
        <w:t xml:space="preserve">ions for </w:t>
      </w:r>
      <w:r w:rsidRPr="00AF32CB">
        <w:rPr>
          <w:rFonts w:cstheme="minorHAnsi"/>
          <w:b/>
          <w:sz w:val="22"/>
          <w:szCs w:val="22"/>
        </w:rPr>
        <w:t>topics at this point)</w:t>
      </w:r>
    </w:p>
    <w:p w14:paraId="51D35E59" w14:textId="77777777" w:rsidR="00773246" w:rsidRPr="00AF32CB" w:rsidRDefault="00E45C98" w:rsidP="00EF0B8A">
      <w:pPr>
        <w:pStyle w:val="ListParagraph"/>
        <w:numPr>
          <w:ilvl w:val="0"/>
          <w:numId w:val="23"/>
        </w:numPr>
        <w:spacing w:line="480" w:lineRule="auto"/>
        <w:jc w:val="both"/>
        <w:rPr>
          <w:rFonts w:cstheme="minorHAnsi"/>
          <w:bCs/>
          <w:sz w:val="22"/>
          <w:szCs w:val="22"/>
        </w:rPr>
      </w:pPr>
      <w:r w:rsidRPr="00AF32CB">
        <w:rPr>
          <w:rFonts w:cstheme="minorHAnsi"/>
          <w:bCs/>
          <w:sz w:val="22"/>
          <w:szCs w:val="22"/>
        </w:rPr>
        <w:t>Discuss the main results: large differences in predictions when including physiological scaling, e.g. increased growth rates</w:t>
      </w:r>
      <w:r w:rsidR="003D14DA" w:rsidRPr="00AF32CB">
        <w:rPr>
          <w:rFonts w:cstheme="minorHAnsi"/>
          <w:bCs/>
          <w:sz w:val="22"/>
          <w:szCs w:val="22"/>
        </w:rPr>
        <w:t>. Link this to empirical findings</w:t>
      </w:r>
      <w:r w:rsidR="00B14516" w:rsidRPr="00AF32CB">
        <w:rPr>
          <w:rFonts w:cstheme="minorHAnsi"/>
          <w:bCs/>
          <w:sz w:val="22"/>
          <w:szCs w:val="22"/>
        </w:rPr>
        <w:t xml:space="preserve"> </w:t>
      </w:r>
      <w:commentRangeStart w:id="106"/>
      <w:r w:rsidR="00B14516" w:rsidRPr="00AF32CB">
        <w:rPr>
          <w:rFonts w:cstheme="minorHAnsi"/>
          <w:bCs/>
          <w:sz w:val="22"/>
          <w:szCs w:val="22"/>
        </w:rPr>
        <w:t>(this is often found, especially for young fish).</w:t>
      </w:r>
      <w:r w:rsidR="008C1286" w:rsidRPr="00AF32CB">
        <w:rPr>
          <w:rFonts w:cstheme="minorHAnsi"/>
          <w:bCs/>
          <w:sz w:val="22"/>
          <w:szCs w:val="22"/>
        </w:rPr>
        <w:t xml:space="preserve"> </w:t>
      </w:r>
      <w:commentRangeEnd w:id="106"/>
      <w:r w:rsidR="006B1C22" w:rsidRPr="00AF32CB">
        <w:rPr>
          <w:rStyle w:val="CommentReference"/>
          <w:sz w:val="22"/>
          <w:szCs w:val="22"/>
        </w:rPr>
        <w:commentReference w:id="106"/>
      </w:r>
    </w:p>
    <w:p w14:paraId="7DD2EA9F" w14:textId="44071ADA" w:rsidR="00E45C98" w:rsidRPr="00AF32CB" w:rsidRDefault="000B54C0" w:rsidP="00773246">
      <w:pPr>
        <w:pStyle w:val="ListParagraph"/>
        <w:numPr>
          <w:ilvl w:val="1"/>
          <w:numId w:val="23"/>
        </w:numPr>
        <w:spacing w:line="480" w:lineRule="auto"/>
        <w:jc w:val="both"/>
        <w:rPr>
          <w:rFonts w:cstheme="minorHAnsi"/>
          <w:bCs/>
          <w:sz w:val="22"/>
          <w:szCs w:val="22"/>
        </w:rPr>
      </w:pPr>
      <w:r w:rsidRPr="00AF32CB">
        <w:rPr>
          <w:rFonts w:cstheme="minorHAnsi"/>
          <w:bCs/>
          <w:sz w:val="22"/>
          <w:szCs w:val="22"/>
        </w:rPr>
        <w:t>Also, model is r</w:t>
      </w:r>
      <w:r w:rsidR="008C1286" w:rsidRPr="00AF32CB">
        <w:rPr>
          <w:rFonts w:cstheme="minorHAnsi"/>
          <w:bCs/>
          <w:sz w:val="22"/>
          <w:szCs w:val="22"/>
        </w:rPr>
        <w:t>elatively sensitive to physiological scaling</w:t>
      </w:r>
      <w:r w:rsidR="00926519" w:rsidRPr="00AF32CB">
        <w:rPr>
          <w:rFonts w:cstheme="minorHAnsi"/>
          <w:bCs/>
          <w:sz w:val="22"/>
          <w:szCs w:val="22"/>
        </w:rPr>
        <w:t>, as previously found.</w:t>
      </w:r>
      <w:r w:rsidR="00807989" w:rsidRPr="00AF32CB">
        <w:rPr>
          <w:rFonts w:cstheme="minorHAnsi"/>
          <w:bCs/>
          <w:sz w:val="22"/>
          <w:szCs w:val="22"/>
        </w:rPr>
        <w:t xml:space="preserve"> This is </w:t>
      </w:r>
      <w:r w:rsidR="008C1286" w:rsidRPr="00AF32CB">
        <w:rPr>
          <w:rFonts w:cstheme="minorHAnsi"/>
          <w:bCs/>
          <w:sz w:val="22"/>
          <w:szCs w:val="22"/>
        </w:rPr>
        <w:t xml:space="preserve">based on that we see large effects </w:t>
      </w:r>
      <w:r w:rsidR="00333179" w:rsidRPr="00AF32CB">
        <w:rPr>
          <w:rFonts w:cstheme="minorHAnsi"/>
          <w:bCs/>
          <w:sz w:val="22"/>
          <w:szCs w:val="22"/>
        </w:rPr>
        <w:t>even though activation energies are very similar compared to other literature estimates (e.g. Rall et al. 2010 ~</w:t>
      </w:r>
      <m:oMath>
        <m:r>
          <w:rPr>
            <w:rFonts w:ascii="Cambria Math" w:hAnsi="Cambria Math" w:cstheme="minorHAnsi"/>
            <w:sz w:val="22"/>
            <w:szCs w:val="22"/>
          </w:rPr>
          <m:t>E=0.4</m:t>
        </m:r>
      </m:oMath>
      <w:r w:rsidR="00333179" w:rsidRPr="00AF32CB">
        <w:rPr>
          <w:rFonts w:cstheme="minorHAnsi"/>
          <w:bCs/>
          <w:sz w:val="22"/>
          <w:szCs w:val="22"/>
        </w:rPr>
        <w:t xml:space="preserve"> vs Englund </w:t>
      </w:r>
      <w:r w:rsidR="000A70AC" w:rsidRPr="00AF32CB">
        <w:rPr>
          <w:rFonts w:cstheme="minorHAnsi"/>
          <w:bCs/>
          <w:sz w:val="22"/>
          <w:szCs w:val="22"/>
        </w:rPr>
        <w:t>et al 2011</w:t>
      </w:r>
      <w:r w:rsidR="00AC04F1" w:rsidRPr="00AF32CB">
        <w:rPr>
          <w:rFonts w:cstheme="minorHAnsi"/>
          <w:bCs/>
          <w:sz w:val="22"/>
          <w:szCs w:val="22"/>
        </w:rPr>
        <w:t xml:space="preserve"> </w:t>
      </w:r>
      <w:r w:rsidR="00333179" w:rsidRPr="00AF32CB">
        <w:rPr>
          <w:rFonts w:cstheme="minorHAnsi"/>
          <w:bCs/>
          <w:sz w:val="22"/>
          <w:szCs w:val="22"/>
        </w:rPr>
        <w:t>~</w:t>
      </w:r>
      <m:oMath>
        <m:r>
          <w:rPr>
            <w:rFonts w:ascii="Cambria Math" w:hAnsi="Cambria Math" w:cstheme="minorHAnsi"/>
            <w:sz w:val="22"/>
            <w:szCs w:val="22"/>
          </w:rPr>
          <m:t>E=0.8</m:t>
        </m:r>
      </m:oMath>
      <w:r w:rsidR="00AC04F1" w:rsidRPr="00AF32CB">
        <w:rPr>
          <w:rFonts w:cstheme="minorHAnsi"/>
          <w:bCs/>
          <w:sz w:val="22"/>
          <w:szCs w:val="22"/>
        </w:rPr>
        <w:t xml:space="preserve"> for </w:t>
      </w:r>
      <m:oMath>
        <m:r>
          <w:rPr>
            <w:rFonts w:ascii="Cambria Math" w:hAnsi="Cambria Math" w:cstheme="minorHAnsi"/>
            <w:sz w:val="22"/>
            <w:szCs w:val="22"/>
          </w:rPr>
          <m:t>h</m:t>
        </m:r>
      </m:oMath>
      <w:r w:rsidR="00333179" w:rsidRPr="00AF32CB">
        <w:rPr>
          <w:rFonts w:cstheme="minorHAnsi"/>
          <w:bCs/>
          <w:sz w:val="22"/>
          <w:szCs w:val="22"/>
        </w:rPr>
        <w:t>)</w:t>
      </w:r>
      <w:r w:rsidR="00AB4928" w:rsidRPr="00AF32CB">
        <w:rPr>
          <w:rFonts w:cstheme="minorHAnsi"/>
          <w:bCs/>
          <w:sz w:val="22"/>
          <w:szCs w:val="22"/>
        </w:rPr>
        <w:t>.</w:t>
      </w:r>
    </w:p>
    <w:p w14:paraId="762EC7E8" w14:textId="410148C6" w:rsidR="00EF0B8A" w:rsidRPr="00AF32CB" w:rsidRDefault="008A41E5" w:rsidP="00EF0B8A">
      <w:pPr>
        <w:pStyle w:val="ListParagraph"/>
        <w:numPr>
          <w:ilvl w:val="0"/>
          <w:numId w:val="23"/>
        </w:numPr>
        <w:spacing w:line="480" w:lineRule="auto"/>
        <w:jc w:val="both"/>
        <w:rPr>
          <w:rFonts w:cstheme="minorHAnsi"/>
          <w:bCs/>
          <w:sz w:val="22"/>
          <w:szCs w:val="22"/>
        </w:rPr>
      </w:pPr>
      <w:r w:rsidRPr="00AF32CB">
        <w:rPr>
          <w:rFonts w:cstheme="minorHAnsi"/>
          <w:bCs/>
          <w:sz w:val="22"/>
          <w:szCs w:val="22"/>
        </w:rPr>
        <w:t xml:space="preserve">Compare </w:t>
      </w:r>
      <w:r w:rsidR="00AB6837" w:rsidRPr="00AF32CB">
        <w:rPr>
          <w:rFonts w:cstheme="minorHAnsi"/>
          <w:bCs/>
          <w:sz w:val="22"/>
          <w:szCs w:val="22"/>
        </w:rPr>
        <w:t xml:space="preserve">predictions that match and don’t match </w:t>
      </w:r>
      <w:r w:rsidRPr="00AF32CB">
        <w:rPr>
          <w:rFonts w:cstheme="minorHAnsi"/>
          <w:bCs/>
          <w:sz w:val="22"/>
          <w:szCs w:val="22"/>
        </w:rPr>
        <w:t>to Wood</w:t>
      </w:r>
      <w:r w:rsidR="00A62BE6" w:rsidRPr="00AF32CB">
        <w:rPr>
          <w:rFonts w:cstheme="minorHAnsi"/>
          <w:bCs/>
          <w:sz w:val="22"/>
          <w:szCs w:val="22"/>
        </w:rPr>
        <w:t>worth</w:t>
      </w:r>
      <w:r w:rsidRPr="00AF32CB">
        <w:rPr>
          <w:rFonts w:cstheme="minorHAnsi"/>
          <w:bCs/>
          <w:sz w:val="22"/>
          <w:szCs w:val="22"/>
        </w:rPr>
        <w:t>-Jefcoats</w:t>
      </w:r>
      <w:r w:rsidR="00EC5701" w:rsidRPr="00AF32CB">
        <w:rPr>
          <w:rFonts w:cstheme="minorHAnsi"/>
          <w:bCs/>
          <w:sz w:val="22"/>
          <w:szCs w:val="22"/>
        </w:rPr>
        <w:t xml:space="preserve"> (quite similar model)</w:t>
      </w:r>
      <w:r w:rsidR="00A11E17" w:rsidRPr="00AF32CB">
        <w:rPr>
          <w:rFonts w:cstheme="minorHAnsi"/>
          <w:bCs/>
          <w:sz w:val="22"/>
          <w:szCs w:val="22"/>
        </w:rPr>
        <w:t xml:space="preserve"> </w:t>
      </w:r>
      <w:r w:rsidR="00813D50" w:rsidRPr="00AF32CB">
        <w:rPr>
          <w:rFonts w:cstheme="minorHAnsi"/>
          <w:bCs/>
          <w:sz w:val="22"/>
          <w:szCs w:val="22"/>
        </w:rPr>
        <w:t xml:space="preserve">and </w:t>
      </w:r>
      <w:r w:rsidR="005C4904" w:rsidRPr="00AF32CB">
        <w:rPr>
          <w:rFonts w:cstheme="minorHAnsi"/>
          <w:bCs/>
          <w:sz w:val="22"/>
          <w:szCs w:val="22"/>
        </w:rPr>
        <w:t>Maury &amp; Poggiale.</w:t>
      </w:r>
    </w:p>
    <w:p w14:paraId="0651843D" w14:textId="5E919133" w:rsidR="00300750" w:rsidRPr="00AF32CB" w:rsidRDefault="00C81ED6" w:rsidP="000F4D7E">
      <w:pPr>
        <w:pStyle w:val="ListParagraph"/>
        <w:numPr>
          <w:ilvl w:val="1"/>
          <w:numId w:val="23"/>
        </w:numPr>
        <w:spacing w:line="480" w:lineRule="auto"/>
        <w:jc w:val="both"/>
        <w:rPr>
          <w:rFonts w:ascii="Times" w:hAnsi="Times"/>
          <w:sz w:val="22"/>
          <w:szCs w:val="22"/>
        </w:rPr>
      </w:pPr>
      <w:r w:rsidRPr="00AF32CB">
        <w:rPr>
          <w:rFonts w:cstheme="minorHAnsi"/>
          <w:bCs/>
          <w:sz w:val="22"/>
          <w:szCs w:val="22"/>
        </w:rPr>
        <w:t>Here I also want</w:t>
      </w:r>
      <w:r w:rsidR="00D86C61" w:rsidRPr="00AF32CB">
        <w:rPr>
          <w:rFonts w:cstheme="minorHAnsi"/>
          <w:bCs/>
          <w:sz w:val="22"/>
          <w:szCs w:val="22"/>
        </w:rPr>
        <w:t xml:space="preserve"> </w:t>
      </w:r>
      <w:r w:rsidR="00B87AE8" w:rsidRPr="00AF32CB">
        <w:rPr>
          <w:rFonts w:cstheme="minorHAnsi"/>
          <w:bCs/>
          <w:sz w:val="22"/>
          <w:szCs w:val="22"/>
        </w:rPr>
        <w:t>to discuss</w:t>
      </w:r>
      <w:r w:rsidR="00D86C61" w:rsidRPr="00AF32CB">
        <w:rPr>
          <w:rFonts w:cstheme="minorHAnsi"/>
          <w:bCs/>
          <w:sz w:val="22"/>
          <w:szCs w:val="22"/>
        </w:rPr>
        <w:t xml:space="preserve"> different ways of adding background spectra changes: “</w:t>
      </w:r>
      <w:r w:rsidR="00FA58AB" w:rsidRPr="00AF32CB">
        <w:rPr>
          <w:rFonts w:cstheme="minorHAnsi"/>
          <w:bCs/>
          <w:sz w:val="22"/>
          <w:szCs w:val="22"/>
        </w:rPr>
        <w:t>Changes in abundance and size-structure of background resources can directly inferred from e.g. climate and earth systems models (Woodworth-Jefcoats et al. 2019)</w:t>
      </w:r>
      <w:r w:rsidR="00EC2B2B" w:rsidRPr="00AF32CB">
        <w:rPr>
          <w:rFonts w:cstheme="minorHAnsi"/>
          <w:bCs/>
          <w:sz w:val="22"/>
          <w:szCs w:val="22"/>
        </w:rPr>
        <w:t>”.</w:t>
      </w:r>
      <w:r w:rsidR="00FA58AB" w:rsidRPr="00AF32CB">
        <w:rPr>
          <w:rFonts w:cstheme="minorHAnsi"/>
          <w:bCs/>
          <w:sz w:val="22"/>
          <w:szCs w:val="22"/>
        </w:rPr>
        <w:t xml:space="preserve"> However, the simple metabolic approach provides a baseline model for temperature-dependence on population dynamics and allows for an easier interpretation of the </w:t>
      </w:r>
      <w:r w:rsidR="00FA58AB" w:rsidRPr="00AF32CB">
        <w:rPr>
          <w:rFonts w:cstheme="minorHAnsi"/>
          <w:bCs/>
          <w:sz w:val="22"/>
          <w:szCs w:val="22"/>
        </w:rPr>
        <w:lastRenderedPageBreak/>
        <w:t>relative effects of direct physiological effects (“top down”) vs changes in background productivity (“bottom up”)</w:t>
      </w:r>
      <w:r w:rsidR="001325C6" w:rsidRPr="00AF32CB">
        <w:rPr>
          <w:rFonts w:cstheme="minorHAnsi"/>
          <w:bCs/>
          <w:sz w:val="22"/>
          <w:szCs w:val="22"/>
        </w:rPr>
        <w:t>.</w:t>
      </w:r>
      <w:r w:rsidR="00BD66EC" w:rsidRPr="00AF32CB">
        <w:rPr>
          <w:rFonts w:cstheme="minorHAnsi"/>
          <w:bCs/>
          <w:sz w:val="22"/>
          <w:szCs w:val="22"/>
        </w:rPr>
        <w:t xml:space="preserve"> </w:t>
      </w:r>
      <w:r w:rsidR="00300750" w:rsidRPr="00AF32CB">
        <w:rPr>
          <w:rFonts w:ascii="Times" w:hAnsi="Times"/>
          <w:sz w:val="22"/>
          <w:szCs w:val="22"/>
        </w:rPr>
        <w:t>There are indications that also the slope of the size</w:t>
      </w:r>
      <w:r w:rsidR="00E6667F" w:rsidRPr="00AF32CB">
        <w:rPr>
          <w:rFonts w:ascii="Times" w:hAnsi="Times"/>
          <w:sz w:val="22"/>
          <w:szCs w:val="22"/>
        </w:rPr>
        <w:t xml:space="preserve"> </w:t>
      </w:r>
      <w:r w:rsidR="00300750" w:rsidRPr="00AF32CB">
        <w:rPr>
          <w:rFonts w:ascii="Times" w:hAnsi="Times"/>
          <w:sz w:val="22"/>
          <w:szCs w:val="22"/>
        </w:rPr>
        <w:t>spectrum (</w:t>
      </w:r>
      <m:oMath>
        <m:r>
          <w:rPr>
            <w:rFonts w:ascii="Cambria Math" w:hAnsi="Cambria Math"/>
            <w:sz w:val="22"/>
            <w:szCs w:val="22"/>
          </w:rPr>
          <m:t>λ</m:t>
        </m:r>
      </m:oMath>
      <w:r w:rsidR="00300750" w:rsidRPr="00AF32CB">
        <w:rPr>
          <w:rFonts w:ascii="Times" w:hAnsi="Times"/>
          <w:sz w:val="22"/>
          <w:szCs w:val="22"/>
        </w:rPr>
        <w:t xml:space="preserve"> in the term for carrying capacity), declines with temperature </w:t>
      </w:r>
      <w:r w:rsidR="00300750" w:rsidRPr="00AF32CB">
        <w:rPr>
          <w:rFonts w:ascii="Times" w:hAnsi="Times"/>
          <w:sz w:val="22"/>
          <w:szCs w:val="22"/>
        </w:rPr>
        <w:fldChar w:fldCharType="begin"/>
      </w:r>
      <w:r w:rsidR="00300750" w:rsidRPr="00AF32CB">
        <w:rPr>
          <w:rFonts w:ascii="Times" w:hAnsi="Times"/>
          <w:sz w:val="22"/>
          <w:szCs w:val="22"/>
        </w:rPr>
        <w:instrText xml:space="preserve"> ADDIN ZOTERO_ITEM CSL_CITATION {"citationID":"99QTGAGe","properties":{"formattedCitation":"(Yvon\\uc0\\u8208{}Durocher {\\i{}et al.} 2011)","plainCitation":"(Yvon</w:instrText>
      </w:r>
      <w:r w:rsidR="00300750" w:rsidRPr="00AF32CB">
        <w:rPr>
          <w:rFonts w:ascii="Cambria Math" w:hAnsi="Cambria Math" w:cs="Cambria Math"/>
          <w:sz w:val="22"/>
          <w:szCs w:val="22"/>
        </w:rPr>
        <w:instrText>‐</w:instrText>
      </w:r>
      <w:r w:rsidR="00300750" w:rsidRPr="00AF32CB">
        <w:rPr>
          <w:rFonts w:ascii="Times" w:hAnsi="Times"/>
          <w:sz w:val="22"/>
          <w:szCs w:val="22"/>
        </w:rPr>
        <w:instrText>Durocher et al. 2011)","noteIndex":0},"citationItems":[{"id":1697,"uris":["http://zotero.org/users/6116610/items/XJQXAPJQ"],"uri":["http://zotero.org/users/6116610/items/XJQXAPJQ"],"itemData":{"id":1697,"type":"article-journal","abstract":"Organism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300750" w:rsidRPr="00AF32CB">
        <w:rPr>
          <w:rFonts w:ascii="Cambria Math" w:hAnsi="Cambria Math" w:cs="Cambria Math"/>
          <w:sz w:val="22"/>
          <w:szCs w:val="22"/>
        </w:rPr>
        <w:instrText>∼</w:instrText>
      </w:r>
      <w:r w:rsidR="00300750" w:rsidRPr="00AF32CB">
        <w:rPr>
          <w:rFonts w:ascii="Times" w:hAnsi="Times"/>
          <w:sz w:val="22"/>
          <w:szCs w:val="22"/>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00300750" w:rsidRPr="00AF32CB">
        <w:rPr>
          <w:rFonts w:ascii="Cambria Math" w:hAnsi="Cambria Math" w:cs="Cambria Math"/>
          <w:sz w:val="22"/>
          <w:szCs w:val="22"/>
        </w:rPr>
        <w:instrText>‐</w:instrText>
      </w:r>
      <w:r w:rsidR="00300750" w:rsidRPr="00AF32CB">
        <w:rPr>
          <w:rFonts w:ascii="Times" w:hAnsi="Times"/>
          <w:sz w:val="22"/>
          <w:szCs w:val="22"/>
        </w:rPr>
        <w:instrText xml:space="preserve">Durocher","given":"Gabriel"},{"family":"Montoya","given":"José M."},{"family":"Trimmer","given":"Mark"},{"family":"Woodward","given":"Guy"}],"issued":{"date-parts":[["2011"]]}}}],"schema":"https://github.com/citation-style-language/schema/raw/master/csl-citation.json"} </w:instrText>
      </w:r>
      <w:r w:rsidR="00300750" w:rsidRPr="00AF32CB">
        <w:rPr>
          <w:rFonts w:ascii="Times" w:hAnsi="Times"/>
          <w:sz w:val="22"/>
          <w:szCs w:val="22"/>
        </w:rPr>
        <w:fldChar w:fldCharType="separate"/>
      </w:r>
      <w:r w:rsidR="00300750" w:rsidRPr="00AF32CB">
        <w:rPr>
          <w:rFonts w:ascii="Times" w:hAnsi="Times" w:cs="Times New Roman"/>
          <w:sz w:val="22"/>
          <w:szCs w:val="22"/>
          <w:lang w:val="en-GB"/>
        </w:rPr>
        <w:t>(Yvon</w:t>
      </w:r>
      <w:r w:rsidR="00300750" w:rsidRPr="00AF32CB">
        <w:rPr>
          <w:rFonts w:ascii="Cambria Math" w:hAnsi="Cambria Math" w:cs="Cambria Math"/>
          <w:sz w:val="22"/>
          <w:szCs w:val="22"/>
          <w:lang w:val="en-GB"/>
        </w:rPr>
        <w:t>‐</w:t>
      </w:r>
      <w:r w:rsidR="00300750" w:rsidRPr="00AF32CB">
        <w:rPr>
          <w:rFonts w:ascii="Times" w:hAnsi="Times" w:cs="Times New Roman"/>
          <w:sz w:val="22"/>
          <w:szCs w:val="22"/>
          <w:lang w:val="en-GB"/>
        </w:rPr>
        <w:t xml:space="preserve">Durocher </w:t>
      </w:r>
      <w:r w:rsidR="00300750" w:rsidRPr="00AF32CB">
        <w:rPr>
          <w:rFonts w:ascii="Times" w:hAnsi="Times" w:cs="Times New Roman"/>
          <w:i/>
          <w:iCs/>
          <w:sz w:val="22"/>
          <w:szCs w:val="22"/>
          <w:lang w:val="en-GB"/>
        </w:rPr>
        <w:t>et al.</w:t>
      </w:r>
      <w:r w:rsidR="00300750" w:rsidRPr="00AF32CB">
        <w:rPr>
          <w:rFonts w:ascii="Times" w:hAnsi="Times" w:cs="Times New Roman"/>
          <w:sz w:val="22"/>
          <w:szCs w:val="22"/>
          <w:lang w:val="en-GB"/>
        </w:rPr>
        <w:t xml:space="preserve"> 2011)</w:t>
      </w:r>
      <w:r w:rsidR="00300750" w:rsidRPr="00AF32CB">
        <w:rPr>
          <w:rFonts w:ascii="Times" w:hAnsi="Times"/>
          <w:sz w:val="22"/>
          <w:szCs w:val="22"/>
        </w:rPr>
        <w:fldChar w:fldCharType="end"/>
      </w:r>
      <w:r w:rsidR="00300750" w:rsidRPr="00AF32CB">
        <w:rPr>
          <w:rFonts w:ascii="Times" w:hAnsi="Times"/>
          <w:sz w:val="22"/>
          <w:szCs w:val="22"/>
        </w:rPr>
        <w:t xml:space="preserve">, however on a global scale this effect is less clear statistically </w:t>
      </w:r>
      <w:r w:rsidR="00300750" w:rsidRPr="00AF32CB">
        <w:rPr>
          <w:rFonts w:ascii="Times" w:hAnsi="Times"/>
          <w:sz w:val="22"/>
          <w:szCs w:val="22"/>
        </w:rPr>
        <w:fldChar w:fldCharType="begin"/>
      </w:r>
      <w:r w:rsidR="00B40B65" w:rsidRPr="00AF32CB">
        <w:rPr>
          <w:rFonts w:ascii="Times" w:hAnsi="Times"/>
          <w:sz w:val="22"/>
          <w:szCs w:val="22"/>
        </w:rPr>
        <w:instrText xml:space="preserve"> ADDIN ZOTERO_ITEM CSL_CITATION {"citationID":"nlLMNYxz","properties":{"formattedCitation":"(Barnes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300750" w:rsidRPr="00AF32CB">
        <w:rPr>
          <w:rFonts w:ascii="Times" w:hAnsi="Times"/>
          <w:sz w:val="22"/>
          <w:szCs w:val="22"/>
        </w:rPr>
        <w:fldChar w:fldCharType="separate"/>
      </w:r>
      <w:r w:rsidR="00300750" w:rsidRPr="00AF32CB">
        <w:rPr>
          <w:rFonts w:ascii="Times" w:hAnsi="Times" w:cs="Times New Roman"/>
          <w:sz w:val="22"/>
          <w:szCs w:val="22"/>
          <w:lang w:val="en-GB"/>
        </w:rPr>
        <w:t xml:space="preserve">(Barnes </w:t>
      </w:r>
      <w:r w:rsidR="00300750" w:rsidRPr="00AF32CB">
        <w:rPr>
          <w:rFonts w:ascii="Times" w:hAnsi="Times" w:cs="Times New Roman"/>
          <w:i/>
          <w:iCs/>
          <w:sz w:val="22"/>
          <w:szCs w:val="22"/>
          <w:lang w:val="en-GB"/>
        </w:rPr>
        <w:t>et al.</w:t>
      </w:r>
      <w:r w:rsidR="00300750" w:rsidRPr="00AF32CB">
        <w:rPr>
          <w:rFonts w:ascii="Times" w:hAnsi="Times" w:cs="Times New Roman"/>
          <w:sz w:val="22"/>
          <w:szCs w:val="22"/>
          <w:lang w:val="en-GB"/>
        </w:rPr>
        <w:t xml:space="preserve"> 2011)</w:t>
      </w:r>
      <w:r w:rsidR="00300750" w:rsidRPr="00AF32CB">
        <w:rPr>
          <w:rFonts w:ascii="Times" w:hAnsi="Times"/>
          <w:sz w:val="22"/>
          <w:szCs w:val="22"/>
        </w:rPr>
        <w:fldChar w:fldCharType="end"/>
      </w:r>
      <w:r w:rsidR="00300750" w:rsidRPr="00AF32CB">
        <w:rPr>
          <w:rFonts w:ascii="Times" w:hAnsi="Times"/>
          <w:sz w:val="22"/>
          <w:szCs w:val="22"/>
        </w:rPr>
        <w:t>.</w:t>
      </w:r>
    </w:p>
    <w:p w14:paraId="5893F092" w14:textId="2895FE47" w:rsidR="00726D65" w:rsidRPr="00AF32CB" w:rsidRDefault="00726D65" w:rsidP="00726D65">
      <w:pPr>
        <w:pStyle w:val="ListParagraph"/>
        <w:numPr>
          <w:ilvl w:val="0"/>
          <w:numId w:val="23"/>
        </w:numPr>
        <w:spacing w:line="480" w:lineRule="auto"/>
        <w:jc w:val="both"/>
        <w:rPr>
          <w:rFonts w:cstheme="minorHAnsi"/>
          <w:bCs/>
          <w:sz w:val="22"/>
          <w:szCs w:val="22"/>
        </w:rPr>
      </w:pPr>
      <w:r w:rsidRPr="00AF32CB">
        <w:rPr>
          <w:rFonts w:cstheme="minorHAnsi"/>
          <w:bCs/>
          <w:sz w:val="22"/>
          <w:szCs w:val="22"/>
        </w:rPr>
        <w:t>Limitations and strengths of this type of modelling approach (size spectrum vs other)</w:t>
      </w:r>
    </w:p>
    <w:p w14:paraId="2FD159C3" w14:textId="6F568CCD" w:rsidR="00315160" w:rsidRPr="00AF32CB" w:rsidRDefault="00315160" w:rsidP="000F4D7E">
      <w:pPr>
        <w:pStyle w:val="ListParagraph"/>
        <w:numPr>
          <w:ilvl w:val="0"/>
          <w:numId w:val="23"/>
        </w:numPr>
        <w:spacing w:line="480" w:lineRule="auto"/>
        <w:jc w:val="both"/>
        <w:rPr>
          <w:rFonts w:cstheme="minorHAnsi"/>
          <w:bCs/>
          <w:sz w:val="22"/>
          <w:szCs w:val="22"/>
        </w:rPr>
      </w:pPr>
      <w:r w:rsidRPr="00AF32CB">
        <w:rPr>
          <w:rFonts w:cstheme="minorHAnsi"/>
          <w:bCs/>
          <w:sz w:val="22"/>
          <w:szCs w:val="22"/>
        </w:rPr>
        <w:t>Talk about other temperature effects we do not account for</w:t>
      </w:r>
      <w:r w:rsidR="005B1AC5" w:rsidRPr="00AF32CB">
        <w:rPr>
          <w:rFonts w:cstheme="minorHAnsi"/>
          <w:bCs/>
          <w:sz w:val="22"/>
          <w:szCs w:val="22"/>
        </w:rPr>
        <w:t xml:space="preserve"> (range shifts, physiological parameters</w:t>
      </w:r>
      <w:r w:rsidR="00D8204B" w:rsidRPr="00AF32CB">
        <w:rPr>
          <w:rFonts w:cstheme="minorHAnsi"/>
          <w:bCs/>
          <w:sz w:val="22"/>
          <w:szCs w:val="22"/>
        </w:rPr>
        <w:t xml:space="preserve"> etc etc.) </w:t>
      </w:r>
    </w:p>
    <w:p w14:paraId="067FA88D" w14:textId="2127024E" w:rsidR="00AF585F" w:rsidRPr="00AF32CB" w:rsidRDefault="00315160" w:rsidP="00315160">
      <w:pPr>
        <w:pStyle w:val="ListParagraph"/>
        <w:numPr>
          <w:ilvl w:val="1"/>
          <w:numId w:val="23"/>
        </w:numPr>
        <w:spacing w:line="480" w:lineRule="auto"/>
        <w:jc w:val="both"/>
        <w:rPr>
          <w:rFonts w:cstheme="minorHAnsi"/>
          <w:bCs/>
          <w:sz w:val="22"/>
          <w:szCs w:val="22"/>
        </w:rPr>
      </w:pPr>
      <w:r w:rsidRPr="00AF32CB">
        <w:rPr>
          <w:rFonts w:cstheme="minorHAnsi"/>
          <w:bCs/>
          <w:sz w:val="22"/>
          <w:szCs w:val="22"/>
        </w:rPr>
        <w:t>“</w:t>
      </w:r>
      <w:r w:rsidR="00AF585F" w:rsidRPr="00AF32CB">
        <w:rPr>
          <w:rFonts w:cstheme="minorHAnsi"/>
          <w:bCs/>
          <w:sz w:val="22"/>
          <w:szCs w:val="22"/>
        </w:rPr>
        <w:t>Our approach categorized one source of uncertainty as environmental variability, but the size</w:t>
      </w:r>
      <w:r w:rsidR="00E6667F" w:rsidRPr="00AF32CB">
        <w:rPr>
          <w:rFonts w:cstheme="minorHAnsi"/>
          <w:bCs/>
          <w:sz w:val="22"/>
          <w:szCs w:val="22"/>
        </w:rPr>
        <w:t xml:space="preserve"> </w:t>
      </w:r>
      <w:r w:rsidR="00AF585F" w:rsidRPr="00AF32CB">
        <w:rPr>
          <w:rFonts w:cstheme="minorHAnsi"/>
          <w:bCs/>
          <w:sz w:val="22"/>
          <w:szCs w:val="22"/>
        </w:rPr>
        <w:t>spectrum model does not explicitly include environmental variables such as temperature, salinity, and dissolved oxygen into modelling (Andersen and Beyer, 2006; Scott et al., 2014). It is worth noting that incorporating multiple environmental variables into mechanistic modelling is exceedingly difficult as environmental effects on ecosystems are often non-linear and mixed, and it is impossible to include all environmental variables  (Pauly, 1980; Pepin, 1991; Charnov and Gillooly, 2004; P</w:t>
      </w:r>
      <w:r w:rsidRPr="00AF32CB">
        <w:rPr>
          <w:rFonts w:cstheme="minorHAnsi"/>
          <w:bCs/>
          <w:sz w:val="22"/>
          <w:szCs w:val="22"/>
        </w:rPr>
        <w:t>ö</w:t>
      </w:r>
      <w:r w:rsidR="00AF585F" w:rsidRPr="00AF32CB">
        <w:rPr>
          <w:rFonts w:cstheme="minorHAnsi"/>
          <w:bCs/>
          <w:sz w:val="22"/>
          <w:szCs w:val="22"/>
        </w:rPr>
        <w:t>rtner and Knust, 2007).</w:t>
      </w:r>
      <w:r w:rsidR="00050496" w:rsidRPr="00AF32CB">
        <w:rPr>
          <w:rFonts w:cstheme="minorHAnsi"/>
          <w:bCs/>
          <w:sz w:val="22"/>
          <w:szCs w:val="22"/>
        </w:rPr>
        <w:t xml:space="preserve"> But see Woodwarth.-Jefcoats and Blanchard 2017</w:t>
      </w:r>
      <w:r w:rsidRPr="00AF32CB">
        <w:rPr>
          <w:rFonts w:cstheme="minorHAnsi"/>
          <w:bCs/>
          <w:sz w:val="22"/>
          <w:szCs w:val="22"/>
        </w:rPr>
        <w:t>”</w:t>
      </w:r>
    </w:p>
    <w:p w14:paraId="2AA51E91" w14:textId="2C67BEE7" w:rsidR="000161E4" w:rsidRPr="00AF32CB" w:rsidRDefault="000161E4" w:rsidP="000161E4">
      <w:pPr>
        <w:pStyle w:val="ListParagraph"/>
        <w:numPr>
          <w:ilvl w:val="0"/>
          <w:numId w:val="23"/>
        </w:numPr>
        <w:spacing w:line="480" w:lineRule="auto"/>
        <w:jc w:val="both"/>
        <w:rPr>
          <w:rFonts w:cstheme="minorHAnsi"/>
          <w:bCs/>
          <w:sz w:val="22"/>
          <w:szCs w:val="22"/>
        </w:rPr>
      </w:pPr>
      <w:r w:rsidRPr="00AF32CB">
        <w:rPr>
          <w:rFonts w:cstheme="minorHAnsi"/>
          <w:bCs/>
          <w:sz w:val="22"/>
          <w:szCs w:val="22"/>
        </w:rPr>
        <w:t>Need to talk about the state of the Baltic and how that limits our relatively simple model to predict the things that are actually happening there (range shifts of the pelagic, spatial contraction of cod, earlier maturation and poor growth of cod, vitamin deficiency etc etc)</w:t>
      </w:r>
    </w:p>
    <w:p w14:paraId="5D792829" w14:textId="77777777" w:rsidR="000744BE" w:rsidRPr="000744BE" w:rsidRDefault="000744BE" w:rsidP="000744BE">
      <w:pPr>
        <w:pStyle w:val="ListParagraph"/>
        <w:numPr>
          <w:ilvl w:val="0"/>
          <w:numId w:val="23"/>
        </w:numPr>
        <w:spacing w:line="480" w:lineRule="auto"/>
        <w:jc w:val="both"/>
        <w:rPr>
          <w:rFonts w:ascii="Times New Roman" w:hAnsi="Times New Roman" w:cs="Times New Roman"/>
          <w:bCs/>
          <w:sz w:val="22"/>
          <w:szCs w:val="22"/>
          <w:lang w:val="en-US"/>
        </w:rPr>
      </w:pPr>
    </w:p>
    <w:p w14:paraId="0C0696FF" w14:textId="77777777" w:rsidR="000744BE" w:rsidRPr="000744BE" w:rsidRDefault="000744BE" w:rsidP="000744BE">
      <w:pPr>
        <w:pStyle w:val="ListParagraph"/>
        <w:numPr>
          <w:ilvl w:val="0"/>
          <w:numId w:val="23"/>
        </w:numPr>
        <w:spacing w:line="480" w:lineRule="auto"/>
        <w:jc w:val="both"/>
        <w:rPr>
          <w:rFonts w:ascii="Times New Roman" w:hAnsi="Times New Roman" w:cs="Times New Roman"/>
          <w:bCs/>
          <w:sz w:val="22"/>
          <w:szCs w:val="22"/>
          <w:lang w:val="en-US"/>
        </w:rPr>
      </w:pPr>
      <w:r w:rsidRPr="000744BE">
        <w:rPr>
          <w:rFonts w:ascii="Times New Roman" w:hAnsi="Times New Roman" w:cs="Times New Roman"/>
          <w:bCs/>
          <w:sz w:val="22"/>
          <w:szCs w:val="22"/>
        </w:rPr>
        <w:t xml:space="preserve">Large scale models are crucial for informing global assessments about the implications of climate change </w:t>
      </w:r>
      <w:r w:rsidRPr="000744BE">
        <w:rPr>
          <w:rFonts w:ascii="Times New Roman" w:hAnsi="Times New Roman" w:cs="Times New Roman"/>
          <w:bCs/>
          <w:sz w:val="22"/>
          <w:szCs w:val="22"/>
        </w:rPr>
        <w:fldChar w:fldCharType="begin"/>
      </w:r>
      <w:r w:rsidRPr="000744BE">
        <w:rPr>
          <w:rFonts w:ascii="Times New Roman" w:hAnsi="Times New Roman" w:cs="Times New Roman"/>
          <w:bCs/>
          <w:sz w:val="22"/>
          <w:szCs w:val="22"/>
        </w:rPr>
        <w:instrText xml:space="preserve"> ADDIN ZOTERO_ITEM CSL_CITATION {"citationID":"WYHsWRBc","properties":{"formattedCitation":"(Lotze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Pr="000744BE">
        <w:rPr>
          <w:rFonts w:ascii="Times New Roman" w:hAnsi="Times New Roman" w:cs="Times New Roman"/>
          <w:bCs/>
          <w:sz w:val="22"/>
          <w:szCs w:val="22"/>
        </w:rPr>
        <w:fldChar w:fldCharType="separate"/>
      </w:r>
      <w:r w:rsidRPr="000744BE">
        <w:rPr>
          <w:rFonts w:ascii="Times New Roman" w:hAnsi="Times New Roman" w:cs="Times New Roman"/>
          <w:sz w:val="22"/>
          <w:szCs w:val="22"/>
          <w:lang w:val="en-GB"/>
        </w:rPr>
        <w:t>(</w:t>
      </w:r>
      <w:proofErr w:type="spellStart"/>
      <w:r w:rsidRPr="000744BE">
        <w:rPr>
          <w:rFonts w:ascii="Times New Roman" w:hAnsi="Times New Roman" w:cs="Times New Roman"/>
          <w:sz w:val="22"/>
          <w:szCs w:val="22"/>
          <w:lang w:val="en-GB"/>
        </w:rPr>
        <w:t>Lotze</w:t>
      </w:r>
      <w:proofErr w:type="spellEnd"/>
      <w:r w:rsidRPr="000744BE">
        <w:rPr>
          <w:rFonts w:ascii="Times New Roman" w:hAnsi="Times New Roman" w:cs="Times New Roman"/>
          <w:sz w:val="22"/>
          <w:szCs w:val="22"/>
          <w:lang w:val="en-GB"/>
        </w:rPr>
        <w:t xml:space="preserve"> </w:t>
      </w:r>
      <w:r w:rsidRPr="000744BE">
        <w:rPr>
          <w:rFonts w:ascii="Times New Roman" w:hAnsi="Times New Roman" w:cs="Times New Roman"/>
          <w:i/>
          <w:iCs/>
          <w:sz w:val="22"/>
          <w:szCs w:val="22"/>
          <w:lang w:val="en-GB"/>
        </w:rPr>
        <w:t>et al.</w:t>
      </w:r>
      <w:r w:rsidRPr="000744BE">
        <w:rPr>
          <w:rFonts w:ascii="Times New Roman" w:hAnsi="Times New Roman" w:cs="Times New Roman"/>
          <w:sz w:val="22"/>
          <w:szCs w:val="22"/>
          <w:lang w:val="en-GB"/>
        </w:rPr>
        <w:t xml:space="preserve"> 2019)</w:t>
      </w:r>
      <w:r w:rsidRPr="000744BE">
        <w:rPr>
          <w:rFonts w:ascii="Times New Roman" w:hAnsi="Times New Roman" w:cs="Times New Roman"/>
          <w:bCs/>
          <w:sz w:val="22"/>
          <w:szCs w:val="22"/>
        </w:rPr>
        <w:fldChar w:fldCharType="end"/>
      </w:r>
      <w:r w:rsidRPr="000744BE">
        <w:rPr>
          <w:rFonts w:ascii="Times New Roman" w:hAnsi="Times New Roman" w:cs="Times New Roman"/>
          <w:bCs/>
          <w:sz w:val="22"/>
          <w:szCs w:val="22"/>
          <w:lang w:val="en-US"/>
        </w:rPr>
        <w:t xml:space="preserve">, but (by </w:t>
      </w:r>
      <w:r w:rsidRPr="000744BE">
        <w:rPr>
          <w:rFonts w:ascii="Times New Roman" w:hAnsi="Times New Roman" w:cs="Times New Roman"/>
          <w:bCs/>
          <w:sz w:val="22"/>
          <w:szCs w:val="22"/>
        </w:rPr>
        <w:t>necessity</w:t>
      </w:r>
      <w:r w:rsidRPr="000744BE">
        <w:rPr>
          <w:rFonts w:ascii="Times New Roman" w:hAnsi="Times New Roman" w:cs="Times New Roman"/>
          <w:bCs/>
          <w:sz w:val="22"/>
          <w:szCs w:val="22"/>
          <w:lang w:val="en-US"/>
        </w:rPr>
        <w:t>)</w:t>
      </w:r>
      <w:r w:rsidRPr="000744BE">
        <w:rPr>
          <w:rFonts w:ascii="Times New Roman" w:hAnsi="Times New Roman" w:cs="Times New Roman"/>
          <w:bCs/>
          <w:sz w:val="22"/>
          <w:szCs w:val="22"/>
        </w:rPr>
        <w:t xml:space="preserve"> rely on simplifying assumption and tend to not include species-resolved food webs and the effects of temperature on individual-level physiology (but see </w:t>
      </w:r>
      <w:r w:rsidRPr="000744BE">
        <w:rPr>
          <w:rFonts w:ascii="Times New Roman" w:hAnsi="Times New Roman" w:cs="Times New Roman"/>
          <w:bCs/>
          <w:sz w:val="22"/>
          <w:szCs w:val="22"/>
        </w:rPr>
        <w:fldChar w:fldCharType="begin"/>
      </w:r>
      <w:r w:rsidRPr="000744BE">
        <w:rPr>
          <w:rFonts w:ascii="Times New Roman" w:hAnsi="Times New Roman" w:cs="Times New Roman"/>
          <w:bCs/>
          <w:sz w:val="22"/>
          <w:szCs w:val="22"/>
        </w:rPr>
        <w:instrText xml:space="preserve"> ADDIN ZOTERO_ITEM CSL_CITATION {"citationID":"fc42ojaG","properties":{"formattedCitation":"(Woodworth-Jefcoats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Pr="000744BE">
        <w:rPr>
          <w:rFonts w:ascii="Times New Roman" w:hAnsi="Times New Roman" w:cs="Times New Roman"/>
          <w:bCs/>
          <w:sz w:val="22"/>
          <w:szCs w:val="22"/>
        </w:rPr>
        <w:fldChar w:fldCharType="separate"/>
      </w:r>
      <w:r w:rsidRPr="000744BE">
        <w:rPr>
          <w:rFonts w:ascii="Times New Roman" w:hAnsi="Times New Roman" w:cs="Times New Roman"/>
          <w:sz w:val="22"/>
          <w:szCs w:val="22"/>
          <w:lang w:val="en-GB"/>
        </w:rPr>
        <w:t>(Woodworth-</w:t>
      </w:r>
      <w:proofErr w:type="spellStart"/>
      <w:r w:rsidRPr="000744BE">
        <w:rPr>
          <w:rFonts w:ascii="Times New Roman" w:hAnsi="Times New Roman" w:cs="Times New Roman"/>
          <w:sz w:val="22"/>
          <w:szCs w:val="22"/>
          <w:lang w:val="en-GB"/>
        </w:rPr>
        <w:t>Jefcoats</w:t>
      </w:r>
      <w:proofErr w:type="spellEnd"/>
      <w:r w:rsidRPr="000744BE">
        <w:rPr>
          <w:rFonts w:ascii="Times New Roman" w:hAnsi="Times New Roman" w:cs="Times New Roman"/>
          <w:sz w:val="22"/>
          <w:szCs w:val="22"/>
          <w:lang w:val="en-GB"/>
        </w:rPr>
        <w:t xml:space="preserve"> </w:t>
      </w:r>
      <w:r w:rsidRPr="000744BE">
        <w:rPr>
          <w:rFonts w:ascii="Times New Roman" w:hAnsi="Times New Roman" w:cs="Times New Roman"/>
          <w:i/>
          <w:iCs/>
          <w:sz w:val="22"/>
          <w:szCs w:val="22"/>
          <w:lang w:val="en-GB"/>
        </w:rPr>
        <w:t>et al.</w:t>
      </w:r>
      <w:r w:rsidRPr="000744BE">
        <w:rPr>
          <w:rFonts w:ascii="Times New Roman" w:hAnsi="Times New Roman" w:cs="Times New Roman"/>
          <w:sz w:val="22"/>
          <w:szCs w:val="22"/>
          <w:lang w:val="en-GB"/>
        </w:rPr>
        <w:t xml:space="preserve"> 2019)</w:t>
      </w:r>
      <w:r w:rsidRPr="000744BE">
        <w:rPr>
          <w:rFonts w:ascii="Times New Roman" w:hAnsi="Times New Roman" w:cs="Times New Roman"/>
          <w:bCs/>
          <w:sz w:val="22"/>
          <w:szCs w:val="22"/>
        </w:rPr>
        <w:fldChar w:fldCharType="end"/>
      </w:r>
      <w:r w:rsidRPr="000744BE">
        <w:rPr>
          <w:rFonts w:ascii="Times New Roman" w:hAnsi="Times New Roman" w:cs="Times New Roman"/>
          <w:bCs/>
          <w:sz w:val="22"/>
          <w:szCs w:val="22"/>
        </w:rPr>
        <w:t>). Instead, temperature is often assumed to act mainly on eco</w:t>
      </w:r>
      <w:commentRangeStart w:id="107"/>
      <w:r w:rsidRPr="000744BE">
        <w:rPr>
          <w:rFonts w:ascii="Times New Roman" w:hAnsi="Times New Roman" w:cs="Times New Roman"/>
          <w:bCs/>
          <w:sz w:val="22"/>
          <w:szCs w:val="22"/>
        </w:rPr>
        <w:t>system productivity (“bottom up”) rather than on both individual physiology (“top down”) and productivity.</w:t>
      </w:r>
      <w:commentRangeEnd w:id="107"/>
      <w:r w:rsidRPr="00AF32CB">
        <w:rPr>
          <w:rStyle w:val="CommentReference"/>
          <w:rFonts w:ascii="Times New Roman" w:hAnsi="Times New Roman" w:cs="Times New Roman"/>
          <w:sz w:val="22"/>
          <w:szCs w:val="22"/>
        </w:rPr>
        <w:commentReference w:id="107"/>
      </w:r>
      <w:r w:rsidRPr="000744BE">
        <w:rPr>
          <w:rFonts w:ascii="Times New Roman" w:hAnsi="Times New Roman" w:cs="Times New Roman"/>
          <w:bCs/>
          <w:sz w:val="22"/>
          <w:szCs w:val="22"/>
        </w:rPr>
        <w:t xml:space="preserve"> </w:t>
      </w:r>
      <w:r w:rsidRPr="000744BE">
        <w:rPr>
          <w:rFonts w:ascii="Times New Roman" w:hAnsi="Times New Roman" w:cs="Times New Roman"/>
          <w:bCs/>
          <w:sz w:val="22"/>
          <w:szCs w:val="22"/>
          <w:lang w:val="en-US"/>
        </w:rPr>
        <w:t>This may represent an important knowledge gap, given that warming is generally predicted to affect adult body sizes negatively</w:t>
      </w:r>
    </w:p>
    <w:p w14:paraId="73DB6FE7" w14:textId="77777777" w:rsidR="000744BE" w:rsidRPr="000744BE" w:rsidRDefault="000744BE" w:rsidP="000744BE">
      <w:pPr>
        <w:pStyle w:val="ListParagraph"/>
        <w:numPr>
          <w:ilvl w:val="0"/>
          <w:numId w:val="23"/>
        </w:numPr>
        <w:spacing w:line="480" w:lineRule="auto"/>
        <w:jc w:val="both"/>
        <w:rPr>
          <w:rFonts w:cstheme="minorHAnsi"/>
          <w:b/>
          <w:lang w:val="en-US"/>
        </w:rPr>
      </w:pPr>
    </w:p>
    <w:p w14:paraId="5C0719A3" w14:textId="14BDC4AF" w:rsidR="000161E4" w:rsidRDefault="000161E4" w:rsidP="00CD07E1">
      <w:pPr>
        <w:pStyle w:val="ListParagraph"/>
        <w:spacing w:line="480" w:lineRule="auto"/>
        <w:ind w:left="1440"/>
        <w:jc w:val="both"/>
        <w:rPr>
          <w:rFonts w:cstheme="minorHAnsi"/>
          <w:bCs/>
          <w:sz w:val="22"/>
          <w:szCs w:val="22"/>
          <w:lang w:val="en-US"/>
        </w:rPr>
      </w:pPr>
    </w:p>
    <w:p w14:paraId="5E2DB73B" w14:textId="77777777" w:rsidR="005F0258" w:rsidRDefault="005F0258" w:rsidP="005F0258">
      <w:pPr>
        <w:spacing w:line="480" w:lineRule="auto"/>
        <w:ind w:firstLine="284"/>
        <w:jc w:val="both"/>
        <w:rPr>
          <w:rFonts w:ascii="Times New Roman" w:hAnsi="Times New Roman" w:cs="Times New Roman"/>
          <w:bCs/>
          <w:sz w:val="22"/>
          <w:szCs w:val="22"/>
          <w:lang w:val="en-US"/>
        </w:rPr>
      </w:pPr>
      <w:r>
        <w:rPr>
          <w:rFonts w:ascii="Times New Roman" w:hAnsi="Times New Roman" w:cs="Times New Roman"/>
          <w:bCs/>
          <w:sz w:val="22"/>
          <w:szCs w:val="22"/>
          <w:lang w:val="en-US"/>
        </w:rPr>
        <w:t xml:space="preserve">Thus, the underlying mechanisms of body size reductions are likely due to an interplay between physiology and ecology </w:t>
      </w:r>
      <w:r>
        <w:rPr>
          <w:rFonts w:ascii="Times New Roman" w:hAnsi="Times New Roman" w:cs="Times New Roman"/>
          <w:bCs/>
          <w:sz w:val="22"/>
          <w:szCs w:val="22"/>
          <w:lang w:val="en-US"/>
        </w:rPr>
        <w:fldChar w:fldCharType="begin"/>
      </w:r>
      <w:r>
        <w:rPr>
          <w:rFonts w:ascii="Times New Roman" w:hAnsi="Times New Roman" w:cs="Times New Roman"/>
          <w:bCs/>
          <w:sz w:val="22"/>
          <w:szCs w:val="22"/>
          <w:lang w:val="en-US"/>
        </w:rPr>
        <w:instrText xml:space="preserve"> ADDIN ZOTERO_ITEM CSL_CITATION {"citationID":"ByT68e4b","properties":{"formattedCitation":"(Ohlberger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Pr>
          <w:rFonts w:ascii="Times New Roman" w:hAnsi="Times New Roman" w:cs="Times New Roman"/>
          <w:bCs/>
          <w:sz w:val="22"/>
          <w:szCs w:val="22"/>
          <w:lang w:val="en-US"/>
        </w:rPr>
        <w:fldChar w:fldCharType="separate"/>
      </w:r>
      <w:r w:rsidRPr="00F11BB1">
        <w:rPr>
          <w:rFonts w:ascii="Times New Roman" w:hAnsi="Times New Roman" w:cs="Times New Roman"/>
          <w:sz w:val="22"/>
          <w:lang w:val="en-GB"/>
        </w:rPr>
        <w:t>(</w:t>
      </w:r>
      <w:proofErr w:type="spellStart"/>
      <w:r w:rsidRPr="00F11BB1">
        <w:rPr>
          <w:rFonts w:ascii="Times New Roman" w:hAnsi="Times New Roman" w:cs="Times New Roman"/>
          <w:sz w:val="22"/>
          <w:lang w:val="en-GB"/>
        </w:rPr>
        <w:t>Ohlberger</w:t>
      </w:r>
      <w:proofErr w:type="spellEnd"/>
      <w:r w:rsidRPr="00F11BB1">
        <w:rPr>
          <w:rFonts w:ascii="Times New Roman" w:hAnsi="Times New Roman" w:cs="Times New Roman"/>
          <w:sz w:val="22"/>
          <w:lang w:val="en-GB"/>
        </w:rPr>
        <w:t xml:space="preserve"> 2013; </w:t>
      </w:r>
      <w:proofErr w:type="spellStart"/>
      <w:r w:rsidRPr="00F11BB1">
        <w:rPr>
          <w:rFonts w:ascii="Times New Roman" w:hAnsi="Times New Roman" w:cs="Times New Roman"/>
          <w:sz w:val="22"/>
          <w:lang w:val="en-GB"/>
        </w:rPr>
        <w:t>Audzijonyte</w:t>
      </w:r>
      <w:proofErr w:type="spellEnd"/>
      <w:r w:rsidRPr="00F11BB1">
        <w:rPr>
          <w:rFonts w:ascii="Times New Roman" w:hAnsi="Times New Roman" w:cs="Times New Roman"/>
          <w:sz w:val="22"/>
          <w:lang w:val="en-GB"/>
        </w:rPr>
        <w:t xml:space="preserve"> </w:t>
      </w:r>
      <w:r w:rsidRPr="00F11BB1">
        <w:rPr>
          <w:rFonts w:ascii="Times New Roman" w:hAnsi="Times New Roman" w:cs="Times New Roman"/>
          <w:i/>
          <w:iCs/>
          <w:sz w:val="22"/>
          <w:lang w:val="en-GB"/>
        </w:rPr>
        <w:t>et al.</w:t>
      </w:r>
      <w:r w:rsidRPr="00F11BB1">
        <w:rPr>
          <w:rFonts w:ascii="Times New Roman" w:hAnsi="Times New Roman" w:cs="Times New Roman"/>
          <w:sz w:val="22"/>
          <w:lang w:val="en-GB"/>
        </w:rPr>
        <w:t xml:space="preserve"> 2018; Neubauer &amp; Andersen 2019)</w:t>
      </w:r>
      <w:r>
        <w:rPr>
          <w:rFonts w:ascii="Times New Roman" w:hAnsi="Times New Roman" w:cs="Times New Roman"/>
          <w:bCs/>
          <w:sz w:val="22"/>
          <w:szCs w:val="22"/>
          <w:lang w:val="en-US"/>
        </w:rPr>
        <w:fldChar w:fldCharType="end"/>
      </w:r>
      <w:r>
        <w:rPr>
          <w:rFonts w:ascii="Times New Roman" w:hAnsi="Times New Roman" w:cs="Times New Roman"/>
          <w:bCs/>
          <w:sz w:val="22"/>
          <w:szCs w:val="22"/>
          <w:lang w:val="en-US"/>
        </w:rPr>
        <w:t>, and not only driven by changes in food web productivity. It is therefore important to also account for warming on individual-level physiology in order to evaluate the effects of warming of population productivity and size-structure.</w:t>
      </w:r>
    </w:p>
    <w:p w14:paraId="1ADB4A65" w14:textId="77777777" w:rsidR="005F0258" w:rsidRPr="00FF401D" w:rsidRDefault="005F0258" w:rsidP="00FF401D">
      <w:pPr>
        <w:spacing w:line="480" w:lineRule="auto"/>
        <w:contextualSpacing/>
        <w:jc w:val="both"/>
        <w:rPr>
          <w:rFonts w:cstheme="minorHAnsi"/>
          <w:b/>
          <w:sz w:val="22"/>
          <w:szCs w:val="22"/>
          <w:lang w:val="en-US"/>
        </w:rPr>
      </w:pPr>
    </w:p>
    <w:p w14:paraId="69C1D71C" w14:textId="340B29BA" w:rsidR="005F0258" w:rsidRPr="00FF401D" w:rsidRDefault="005F0258" w:rsidP="00FF401D">
      <w:pPr>
        <w:spacing w:line="480" w:lineRule="auto"/>
        <w:contextualSpacing/>
        <w:jc w:val="both"/>
        <w:rPr>
          <w:rFonts w:ascii="Times New Roman" w:hAnsi="Times New Roman" w:cs="Times New Roman"/>
          <w:bCs/>
          <w:sz w:val="22"/>
          <w:szCs w:val="22"/>
        </w:rPr>
      </w:pPr>
      <w:r w:rsidRPr="00FF401D">
        <w:rPr>
          <w:rFonts w:ascii="Times New Roman" w:hAnsi="Times New Roman" w:cs="Times New Roman"/>
          <w:bCs/>
          <w:sz w:val="22"/>
          <w:szCs w:val="22"/>
        </w:rPr>
        <w:t xml:space="preserve">Thus, there is a need to increase our mechanistic understanding of climate change impacts on </w:t>
      </w:r>
      <w:r w:rsidRPr="00FF401D">
        <w:rPr>
          <w:rFonts w:ascii="Times New Roman" w:hAnsi="Times New Roman" w:cs="Times New Roman"/>
          <w:bCs/>
          <w:sz w:val="22"/>
          <w:szCs w:val="22"/>
          <w:lang w:val="en-US"/>
        </w:rPr>
        <w:t xml:space="preserve">the </w:t>
      </w:r>
      <w:r w:rsidRPr="00FF401D">
        <w:rPr>
          <w:rFonts w:ascii="Times New Roman" w:hAnsi="Times New Roman" w:cs="Times New Roman"/>
          <w:bCs/>
          <w:sz w:val="22"/>
          <w:szCs w:val="22"/>
        </w:rPr>
        <w:t>individual</w:t>
      </w:r>
      <w:r w:rsidRPr="00FF401D">
        <w:rPr>
          <w:rFonts w:ascii="Times New Roman" w:hAnsi="Times New Roman" w:cs="Times New Roman"/>
          <w:bCs/>
          <w:sz w:val="22"/>
          <w:szCs w:val="22"/>
          <w:lang w:val="en-US"/>
        </w:rPr>
        <w:t>-level</w:t>
      </w:r>
      <w:r w:rsidRPr="00FF401D">
        <w:rPr>
          <w:rFonts w:ascii="Times New Roman" w:hAnsi="Times New Roman" w:cs="Times New Roman"/>
          <w:bCs/>
          <w:sz w:val="22"/>
          <w:szCs w:val="22"/>
        </w:rPr>
        <w:t xml:space="preserve"> and how that affects </w:t>
      </w:r>
      <w:r w:rsidRPr="00FF401D">
        <w:rPr>
          <w:rFonts w:ascii="Times New Roman" w:hAnsi="Times New Roman" w:cs="Times New Roman"/>
          <w:bCs/>
          <w:sz w:val="22"/>
          <w:szCs w:val="22"/>
          <w:lang w:val="en-US"/>
        </w:rPr>
        <w:t xml:space="preserve">size-based </w:t>
      </w:r>
      <w:r w:rsidRPr="00FF401D">
        <w:rPr>
          <w:rFonts w:ascii="Times New Roman" w:hAnsi="Times New Roman" w:cs="Times New Roman"/>
          <w:bCs/>
          <w:sz w:val="22"/>
          <w:szCs w:val="22"/>
        </w:rPr>
        <w:t xml:space="preserve">food webs and regional dynamics </w:t>
      </w:r>
      <w:r w:rsidRPr="00FF401D">
        <w:rPr>
          <w:rFonts w:ascii="Times New Roman" w:hAnsi="Times New Roman" w:cs="Times New Roman"/>
          <w:bCs/>
          <w:sz w:val="22"/>
          <w:szCs w:val="22"/>
        </w:rPr>
        <w:fldChar w:fldCharType="begin"/>
      </w:r>
      <w:r w:rsidRPr="00FF401D">
        <w:rPr>
          <w:rFonts w:ascii="Times New Roman" w:hAnsi="Times New Roman" w:cs="Times New Roman"/>
          <w:bCs/>
          <w:sz w:val="22"/>
          <w:szCs w:val="22"/>
        </w:rPr>
        <w:instrText xml:space="preserve"> ADDIN ZOTERO_ITEM CSL_CITATION {"citationID":"zrQtkANo","properties":{"formattedCitation":"(Blanchard {\\i{}et al.} 2012)","plainCitation":"(Blanchard et al. 2012)","noteIndex":0},"citationItems":[{"id":165,"uris":["http://zotero.org/users/6116610/items/GIX9G57E"],"uri":["http://zotero.org/users/6116610/items/GIX9G57E"],"itemData":{"id":165,"type":"article-journal","abstract":"Existing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Pr="00FF401D">
        <w:rPr>
          <w:rFonts w:ascii="Times New Roman" w:hAnsi="Times New Roman" w:cs="Times New Roman"/>
          <w:bCs/>
          <w:sz w:val="22"/>
          <w:szCs w:val="22"/>
        </w:rPr>
        <w:fldChar w:fldCharType="separate"/>
      </w:r>
      <w:r w:rsidRPr="00FF401D">
        <w:rPr>
          <w:rFonts w:ascii="Times New Roman" w:hAnsi="Times New Roman" w:cs="Times New Roman"/>
          <w:sz w:val="22"/>
          <w:szCs w:val="22"/>
          <w:lang w:val="en-GB"/>
        </w:rPr>
        <w:t xml:space="preserve">(Blanchard </w:t>
      </w:r>
      <w:r w:rsidRPr="00FF401D">
        <w:rPr>
          <w:rFonts w:ascii="Times New Roman" w:hAnsi="Times New Roman" w:cs="Times New Roman"/>
          <w:i/>
          <w:iCs/>
          <w:sz w:val="22"/>
          <w:szCs w:val="22"/>
          <w:lang w:val="en-GB"/>
        </w:rPr>
        <w:t>et al.</w:t>
      </w:r>
      <w:r w:rsidRPr="00FF401D">
        <w:rPr>
          <w:rFonts w:ascii="Times New Roman" w:hAnsi="Times New Roman" w:cs="Times New Roman"/>
          <w:sz w:val="22"/>
          <w:szCs w:val="22"/>
          <w:lang w:val="en-GB"/>
        </w:rPr>
        <w:t xml:space="preserve"> 2012)</w:t>
      </w:r>
      <w:r w:rsidRPr="00FF401D">
        <w:rPr>
          <w:rFonts w:ascii="Times New Roman" w:hAnsi="Times New Roman" w:cs="Times New Roman"/>
          <w:bCs/>
          <w:sz w:val="22"/>
          <w:szCs w:val="22"/>
        </w:rPr>
        <w:fldChar w:fldCharType="end"/>
      </w:r>
      <w:r w:rsidRPr="00FF401D">
        <w:rPr>
          <w:rFonts w:ascii="Times New Roman" w:hAnsi="Times New Roman" w:cs="Times New Roman"/>
          <w:bCs/>
          <w:sz w:val="22"/>
          <w:szCs w:val="22"/>
        </w:rPr>
        <w:t>.</w:t>
      </w:r>
    </w:p>
    <w:p w14:paraId="2B4C998A" w14:textId="5B5A330E" w:rsidR="00FF401D" w:rsidRPr="002425E1" w:rsidRDefault="002425E1" w:rsidP="00FF401D">
      <w:pPr>
        <w:spacing w:line="480" w:lineRule="auto"/>
        <w:contextualSpacing/>
        <w:jc w:val="both"/>
        <w:rPr>
          <w:rFonts w:ascii="Times New Roman" w:hAnsi="Times New Roman" w:cs="Times New Roman"/>
          <w:bCs/>
          <w:sz w:val="22"/>
          <w:szCs w:val="22"/>
          <w:lang w:val="sv-SE"/>
        </w:rPr>
      </w:pPr>
      <w:r>
        <w:rPr>
          <w:rFonts w:ascii="Times New Roman" w:hAnsi="Times New Roman" w:cs="Times New Roman"/>
          <w:bCs/>
          <w:sz w:val="22"/>
          <w:szCs w:val="22"/>
          <w:lang w:val="sv-SE"/>
        </w:rPr>
        <w:t>s</w:t>
      </w:r>
    </w:p>
    <w:p w14:paraId="118CFDC2" w14:textId="67D8A240" w:rsidR="00FF401D" w:rsidRPr="002425E1" w:rsidRDefault="00FF401D" w:rsidP="00FF401D">
      <w:pPr>
        <w:spacing w:line="480" w:lineRule="auto"/>
        <w:contextualSpacing/>
        <w:jc w:val="both"/>
        <w:rPr>
          <w:rFonts w:ascii="Times New Roman" w:hAnsi="Times New Roman" w:cs="Times New Roman"/>
          <w:b/>
          <w:sz w:val="22"/>
          <w:szCs w:val="22"/>
          <w:lang w:val="en-US"/>
        </w:rPr>
      </w:pPr>
      <w:r w:rsidRPr="002425E1">
        <w:rPr>
          <w:rFonts w:ascii="Times New Roman" w:hAnsi="Times New Roman" w:cs="Times New Roman"/>
          <w:b/>
          <w:sz w:val="22"/>
          <w:szCs w:val="22"/>
          <w:lang w:val="en-US"/>
        </w:rPr>
        <w:t>Woodworth 2015: (for discussing resources and such…)</w:t>
      </w:r>
    </w:p>
    <w:p w14:paraId="57140D7D" w14:textId="77777777" w:rsidR="00FF401D" w:rsidRPr="00FF401D" w:rsidRDefault="00FF401D" w:rsidP="00FF401D">
      <w:pPr>
        <w:spacing w:line="480" w:lineRule="auto"/>
        <w:contextualSpacing/>
        <w:jc w:val="both"/>
        <w:rPr>
          <w:rFonts w:ascii="Times New Roman" w:hAnsi="Times New Roman"/>
          <w:sz w:val="22"/>
          <w:szCs w:val="22"/>
        </w:rPr>
      </w:pPr>
      <w:r w:rsidRPr="00FF401D">
        <w:rPr>
          <w:sz w:val="22"/>
          <w:szCs w:val="22"/>
        </w:rPr>
        <w:t>In this study, climate change impacts are represented by a decrease in both small and large phytoplankton density due to increased vertical stratification and subsequent nutrient limitation. While similar trends in phytoplankton biomass are projected for North Atlantic (</w:t>
      </w:r>
      <w:bookmarkStart w:id="108" w:name="bb0190"/>
      <w:r w:rsidRPr="00FF401D">
        <w:rPr>
          <w:sz w:val="22"/>
          <w:szCs w:val="22"/>
        </w:rPr>
        <w:fldChar w:fldCharType="begin"/>
      </w:r>
      <w:r w:rsidRPr="00FF401D">
        <w:rPr>
          <w:sz w:val="22"/>
          <w:szCs w:val="22"/>
        </w:rPr>
        <w:instrText xml:space="preserve"> HYPERLINK "https://www.sciencedirect.com/science/article/pii/S0079661115000646?via%3Dihub" \l "b0190" </w:instrText>
      </w:r>
      <w:r w:rsidRPr="00FF401D">
        <w:rPr>
          <w:sz w:val="22"/>
          <w:szCs w:val="22"/>
        </w:rPr>
        <w:fldChar w:fldCharType="separate"/>
      </w:r>
      <w:r w:rsidRPr="00FF401D">
        <w:rPr>
          <w:rStyle w:val="Hyperlink"/>
          <w:sz w:val="22"/>
          <w:szCs w:val="22"/>
        </w:rPr>
        <w:t>Morán et al., 2010</w:t>
      </w:r>
      <w:r w:rsidRPr="00FF401D">
        <w:rPr>
          <w:sz w:val="22"/>
          <w:szCs w:val="22"/>
        </w:rPr>
        <w:fldChar w:fldCharType="end"/>
      </w:r>
      <w:r w:rsidRPr="00FF401D">
        <w:rPr>
          <w:sz w:val="22"/>
          <w:szCs w:val="22"/>
        </w:rPr>
        <w:t>) and freshwater (</w:t>
      </w:r>
      <w:bookmarkStart w:id="109" w:name="bb0345"/>
      <w:r w:rsidRPr="00FF401D">
        <w:rPr>
          <w:sz w:val="22"/>
          <w:szCs w:val="22"/>
        </w:rPr>
        <w:fldChar w:fldCharType="begin"/>
      </w:r>
      <w:r w:rsidRPr="00FF401D">
        <w:rPr>
          <w:sz w:val="22"/>
          <w:szCs w:val="22"/>
        </w:rPr>
        <w:instrText xml:space="preserve"> HYPERLINK "https://www.sciencedirect.com/science/article/pii/S0079661115000646?via%3Dihub" \l "b0345" </w:instrText>
      </w:r>
      <w:r w:rsidRPr="00FF401D">
        <w:rPr>
          <w:sz w:val="22"/>
          <w:szCs w:val="22"/>
        </w:rPr>
        <w:fldChar w:fldCharType="separate"/>
      </w:r>
      <w:r w:rsidRPr="00FF401D">
        <w:rPr>
          <w:rStyle w:val="Hyperlink"/>
          <w:sz w:val="22"/>
          <w:szCs w:val="22"/>
        </w:rPr>
        <w:t>Yvon-Durocher et al., 2011</w:t>
      </w:r>
      <w:r w:rsidRPr="00FF401D">
        <w:rPr>
          <w:sz w:val="22"/>
          <w:szCs w:val="22"/>
        </w:rPr>
        <w:fldChar w:fldCharType="end"/>
      </w:r>
      <w:r w:rsidRPr="00FF401D">
        <w:rPr>
          <w:sz w:val="22"/>
          <w:szCs w:val="22"/>
        </w:rPr>
        <w:t>) ecosystems, there are regions such as the California Current that are projected to see increasing phytoplankton densities (</w:t>
      </w:r>
      <w:bookmarkStart w:id="110" w:name="bb0250"/>
      <w:r w:rsidRPr="00FF401D">
        <w:rPr>
          <w:sz w:val="22"/>
          <w:szCs w:val="22"/>
        </w:rPr>
        <w:fldChar w:fldCharType="begin"/>
      </w:r>
      <w:r w:rsidRPr="00FF401D">
        <w:rPr>
          <w:sz w:val="22"/>
          <w:szCs w:val="22"/>
        </w:rPr>
        <w:instrText xml:space="preserve"> HYPERLINK "https://www.sciencedirect.com/science/article/pii/S0079661115000646?via%3Dihub" \l "b0250" </w:instrText>
      </w:r>
      <w:r w:rsidRPr="00FF401D">
        <w:rPr>
          <w:sz w:val="22"/>
          <w:szCs w:val="22"/>
        </w:rPr>
        <w:fldChar w:fldCharType="separate"/>
      </w:r>
      <w:r w:rsidRPr="00FF401D">
        <w:rPr>
          <w:rStyle w:val="Hyperlink"/>
          <w:sz w:val="22"/>
          <w:szCs w:val="22"/>
        </w:rPr>
        <w:t>Rykaczewski and Dunne, 2010</w:t>
      </w:r>
      <w:r w:rsidRPr="00FF401D">
        <w:rPr>
          <w:sz w:val="22"/>
          <w:szCs w:val="22"/>
        </w:rPr>
        <w:fldChar w:fldCharType="end"/>
      </w:r>
      <w:bookmarkEnd w:id="110"/>
      <w:r w:rsidRPr="00FF401D">
        <w:rPr>
          <w:sz w:val="22"/>
          <w:szCs w:val="22"/>
        </w:rPr>
        <w:t xml:space="preserve">). Not only does phytoplankton biomass decrease in our study, the phytoplankton community undergoes a shift towards a greater abundance of small phytoplankton (+1.3%, </w:t>
      </w:r>
      <w:r w:rsidRPr="00FF401D">
        <w:rPr>
          <w:rStyle w:val="Emphasis"/>
          <w:sz w:val="22"/>
          <w:szCs w:val="22"/>
        </w:rPr>
        <w:t>p</w:t>
      </w:r>
      <w:r w:rsidRPr="00FF401D">
        <w:rPr>
          <w:sz w:val="22"/>
          <w:szCs w:val="22"/>
        </w:rPr>
        <w:t> &lt; 0.001). A growing number of studies project that climate change will result in reduced organism size (</w:t>
      </w:r>
      <w:r w:rsidRPr="00FF401D">
        <w:rPr>
          <w:rStyle w:val="Emphasis"/>
          <w:sz w:val="22"/>
          <w:szCs w:val="22"/>
        </w:rPr>
        <w:t>e.g.</w:t>
      </w:r>
      <w:r w:rsidRPr="00FF401D">
        <w:rPr>
          <w:sz w:val="22"/>
          <w:szCs w:val="22"/>
        </w:rPr>
        <w:t xml:space="preserve">, </w:t>
      </w:r>
      <w:bookmarkStart w:id="111" w:name="bb0080"/>
      <w:r w:rsidRPr="00FF401D">
        <w:rPr>
          <w:sz w:val="22"/>
          <w:szCs w:val="22"/>
        </w:rPr>
        <w:fldChar w:fldCharType="begin"/>
      </w:r>
      <w:r w:rsidRPr="00FF401D">
        <w:rPr>
          <w:sz w:val="22"/>
          <w:szCs w:val="22"/>
        </w:rPr>
        <w:instrText xml:space="preserve"> HYPERLINK "https://www.sciencedirect.com/science/article/pii/S0079661115000646?via%3Dihub" \l "b0080" </w:instrText>
      </w:r>
      <w:r w:rsidRPr="00FF401D">
        <w:rPr>
          <w:sz w:val="22"/>
          <w:szCs w:val="22"/>
        </w:rPr>
        <w:fldChar w:fldCharType="separate"/>
      </w:r>
      <w:r w:rsidRPr="00FF401D">
        <w:rPr>
          <w:rStyle w:val="Hyperlink"/>
          <w:sz w:val="22"/>
          <w:szCs w:val="22"/>
        </w:rPr>
        <w:t>Daufresne et al., 2009</w:t>
      </w:r>
      <w:r w:rsidRPr="00FF401D">
        <w:rPr>
          <w:sz w:val="22"/>
          <w:szCs w:val="22"/>
        </w:rPr>
        <w:fldChar w:fldCharType="end"/>
      </w:r>
      <w:bookmarkEnd w:id="111"/>
      <w:r w:rsidRPr="00FF401D">
        <w:rPr>
          <w:sz w:val="22"/>
          <w:szCs w:val="22"/>
        </w:rPr>
        <w:t xml:space="preserve">, </w:t>
      </w:r>
      <w:r w:rsidRPr="00FF401D">
        <w:rPr>
          <w:sz w:val="22"/>
          <w:szCs w:val="22"/>
        </w:rPr>
        <w:fldChar w:fldCharType="begin"/>
      </w:r>
      <w:r w:rsidRPr="00FF401D">
        <w:rPr>
          <w:sz w:val="22"/>
          <w:szCs w:val="22"/>
        </w:rPr>
        <w:instrText xml:space="preserve"> HYPERLINK "https://www.sciencedirect.com/science/article/pii/S0079661115000646?via%3Dihub" \l "b0190" </w:instrText>
      </w:r>
      <w:r w:rsidRPr="00FF401D">
        <w:rPr>
          <w:sz w:val="22"/>
          <w:szCs w:val="22"/>
        </w:rPr>
        <w:fldChar w:fldCharType="separate"/>
      </w:r>
      <w:r w:rsidRPr="00FF401D">
        <w:rPr>
          <w:rStyle w:val="Hyperlink"/>
          <w:sz w:val="22"/>
          <w:szCs w:val="22"/>
        </w:rPr>
        <w:t>Morán et al., 2010</w:t>
      </w:r>
      <w:r w:rsidRPr="00FF401D">
        <w:rPr>
          <w:sz w:val="22"/>
          <w:szCs w:val="22"/>
        </w:rPr>
        <w:fldChar w:fldCharType="end"/>
      </w:r>
      <w:bookmarkEnd w:id="108"/>
      <w:r w:rsidRPr="00FF401D">
        <w:rPr>
          <w:sz w:val="22"/>
          <w:szCs w:val="22"/>
        </w:rPr>
        <w:t xml:space="preserve">, </w:t>
      </w:r>
      <w:bookmarkStart w:id="112" w:name="bb0260"/>
      <w:r w:rsidRPr="00FF401D">
        <w:rPr>
          <w:sz w:val="22"/>
          <w:szCs w:val="22"/>
        </w:rPr>
        <w:fldChar w:fldCharType="begin"/>
      </w:r>
      <w:r w:rsidRPr="00FF401D">
        <w:rPr>
          <w:sz w:val="22"/>
          <w:szCs w:val="22"/>
        </w:rPr>
        <w:instrText xml:space="preserve"> HYPERLINK "https://www.sciencedirect.com/science/article/pii/S0079661115000646?via%3Dihub" \l "b0260" </w:instrText>
      </w:r>
      <w:r w:rsidRPr="00FF401D">
        <w:rPr>
          <w:sz w:val="22"/>
          <w:szCs w:val="22"/>
        </w:rPr>
        <w:fldChar w:fldCharType="separate"/>
      </w:r>
      <w:r w:rsidRPr="00FF401D">
        <w:rPr>
          <w:rStyle w:val="Hyperlink"/>
          <w:sz w:val="22"/>
          <w:szCs w:val="22"/>
        </w:rPr>
        <w:t>Sheridan and Bickford, 2011</w:t>
      </w:r>
      <w:r w:rsidRPr="00FF401D">
        <w:rPr>
          <w:sz w:val="22"/>
          <w:szCs w:val="22"/>
        </w:rPr>
        <w:fldChar w:fldCharType="end"/>
      </w:r>
      <w:bookmarkEnd w:id="112"/>
      <w:r w:rsidRPr="00FF401D">
        <w:rPr>
          <w:sz w:val="22"/>
          <w:szCs w:val="22"/>
        </w:rPr>
        <w:t xml:space="preserve">, </w:t>
      </w:r>
      <w:r w:rsidRPr="00FF401D">
        <w:rPr>
          <w:sz w:val="22"/>
          <w:szCs w:val="22"/>
        </w:rPr>
        <w:fldChar w:fldCharType="begin"/>
      </w:r>
      <w:r w:rsidRPr="00FF401D">
        <w:rPr>
          <w:sz w:val="22"/>
          <w:szCs w:val="22"/>
        </w:rPr>
        <w:instrText xml:space="preserve"> HYPERLINK "https://www.sciencedirect.com/science/article/pii/S0079661115000646?via%3Dihub" \l "b0345" </w:instrText>
      </w:r>
      <w:r w:rsidRPr="00FF401D">
        <w:rPr>
          <w:sz w:val="22"/>
          <w:szCs w:val="22"/>
        </w:rPr>
        <w:fldChar w:fldCharType="separate"/>
      </w:r>
      <w:r w:rsidRPr="00FF401D">
        <w:rPr>
          <w:rStyle w:val="Hyperlink"/>
          <w:sz w:val="22"/>
          <w:szCs w:val="22"/>
        </w:rPr>
        <w:t>Yvon-Durocher et al., 2011</w:t>
      </w:r>
      <w:r w:rsidRPr="00FF401D">
        <w:rPr>
          <w:sz w:val="22"/>
          <w:szCs w:val="22"/>
        </w:rPr>
        <w:fldChar w:fldCharType="end"/>
      </w:r>
      <w:bookmarkEnd w:id="109"/>
      <w:r w:rsidRPr="00FF401D">
        <w:rPr>
          <w:sz w:val="22"/>
          <w:szCs w:val="22"/>
        </w:rPr>
        <w:t xml:space="preserve">). This shift towards smaller phytoplankton, coupled with overall density declines, reduces the energy available to consumers of all sizes. Across both models and all scenarios, including the negative bottom-up impacts of climate change led to declines in biomass and catch at all sizes. Additionally, both models project large fish biomass and catch to decline when fishing is paired with climate change. That two fundamentally different modeling approaches project similar impacts is encouraging about our ability to project climate impacts </w:t>
      </w:r>
      <w:r w:rsidRPr="00FF401D">
        <w:rPr>
          <w:sz w:val="22"/>
          <w:szCs w:val="22"/>
        </w:rPr>
        <w:lastRenderedPageBreak/>
        <w:t>on the ecosystem, and underscores the importance of including climate change as a component of ecosystem-based fisheries management.</w:t>
      </w:r>
    </w:p>
    <w:p w14:paraId="23668F6D" w14:textId="77777777" w:rsidR="00FF401D" w:rsidRPr="00FF401D" w:rsidRDefault="00FF401D" w:rsidP="00FF401D">
      <w:pPr>
        <w:spacing w:line="480" w:lineRule="auto"/>
        <w:contextualSpacing/>
        <w:jc w:val="both"/>
        <w:rPr>
          <w:rFonts w:cstheme="minorHAnsi"/>
          <w:b/>
          <w:sz w:val="22"/>
          <w:szCs w:val="22"/>
        </w:rPr>
      </w:pPr>
    </w:p>
    <w:p w14:paraId="4F2F21BA" w14:textId="77777777" w:rsidR="005F0258" w:rsidRPr="00FF401D" w:rsidRDefault="005F0258" w:rsidP="00FF401D">
      <w:pPr>
        <w:pStyle w:val="ListParagraph"/>
        <w:spacing w:line="480" w:lineRule="auto"/>
        <w:ind w:left="1440"/>
        <w:jc w:val="both"/>
        <w:rPr>
          <w:rFonts w:cstheme="minorHAnsi"/>
          <w:bCs/>
          <w:sz w:val="22"/>
          <w:szCs w:val="22"/>
          <w:lang w:val="en-US"/>
        </w:rPr>
      </w:pPr>
    </w:p>
    <w:p w14:paraId="44B3C746" w14:textId="77777777" w:rsidR="008A41E5" w:rsidRDefault="008A41E5" w:rsidP="00182BA9">
      <w:pPr>
        <w:spacing w:line="480" w:lineRule="auto"/>
        <w:contextualSpacing/>
        <w:jc w:val="both"/>
        <w:rPr>
          <w:rFonts w:cstheme="minorHAnsi"/>
          <w:b/>
        </w:rPr>
      </w:pPr>
    </w:p>
    <w:p w14:paraId="4F682F15" w14:textId="12089490" w:rsidR="000E6C5E" w:rsidRDefault="000E6C5E" w:rsidP="00182BA9">
      <w:pPr>
        <w:spacing w:line="480" w:lineRule="auto"/>
        <w:contextualSpacing/>
        <w:jc w:val="both"/>
        <w:rPr>
          <w:rFonts w:cstheme="minorHAnsi"/>
          <w:b/>
        </w:rPr>
      </w:pPr>
      <w:r>
        <w:rPr>
          <w:rFonts w:cstheme="minorHAnsi"/>
          <w:b/>
        </w:rPr>
        <w:t>Acknowledgements</w:t>
      </w:r>
    </w:p>
    <w:p w14:paraId="6E8BB3C6" w14:textId="030AF9D1" w:rsidR="000E6C5E" w:rsidRPr="00AF32CB" w:rsidRDefault="003074BC" w:rsidP="00182BA9">
      <w:pPr>
        <w:spacing w:line="480" w:lineRule="auto"/>
        <w:contextualSpacing/>
        <w:jc w:val="both"/>
        <w:rPr>
          <w:rFonts w:cstheme="minorHAnsi"/>
          <w:sz w:val="22"/>
          <w:szCs w:val="22"/>
        </w:rPr>
      </w:pPr>
      <w:r w:rsidRPr="00AF32CB">
        <w:rPr>
          <w:rFonts w:cstheme="minorHAnsi"/>
          <w:sz w:val="22"/>
          <w:szCs w:val="22"/>
        </w:rPr>
        <w:t xml:space="preserve">Romain </w:t>
      </w:r>
      <w:r w:rsidR="006C47D9" w:rsidRPr="00AF32CB">
        <w:rPr>
          <w:rFonts w:cstheme="minorHAnsi"/>
          <w:sz w:val="22"/>
          <w:szCs w:val="22"/>
        </w:rPr>
        <w:t xml:space="preserve">Forestier </w:t>
      </w:r>
      <w:r w:rsidR="00E92C42" w:rsidRPr="00AF32CB">
        <w:rPr>
          <w:rFonts w:cstheme="minorHAnsi"/>
          <w:sz w:val="22"/>
          <w:szCs w:val="22"/>
        </w:rPr>
        <w:t>and Jon</w:t>
      </w:r>
      <w:r w:rsidR="005B1EE8" w:rsidRPr="00AF32CB">
        <w:rPr>
          <w:rFonts w:cstheme="minorHAnsi"/>
          <w:sz w:val="22"/>
          <w:szCs w:val="22"/>
        </w:rPr>
        <w:t>atan</w:t>
      </w:r>
      <w:r w:rsidR="00E92C42" w:rsidRPr="00AF32CB">
        <w:rPr>
          <w:rFonts w:cstheme="minorHAnsi"/>
          <w:sz w:val="22"/>
          <w:szCs w:val="22"/>
        </w:rPr>
        <w:t xml:space="preserve"> Reum </w:t>
      </w:r>
      <w:r w:rsidRPr="00AF32CB">
        <w:rPr>
          <w:rFonts w:cstheme="minorHAnsi"/>
          <w:sz w:val="22"/>
          <w:szCs w:val="22"/>
        </w:rPr>
        <w:t xml:space="preserve">for </w:t>
      </w:r>
      <w:r w:rsidR="00154F46" w:rsidRPr="00AF32CB">
        <w:rPr>
          <w:rFonts w:cstheme="minorHAnsi"/>
          <w:sz w:val="22"/>
          <w:szCs w:val="22"/>
        </w:rPr>
        <w:t xml:space="preserve">contributing to developing code </w:t>
      </w:r>
      <w:r w:rsidR="003B2C18" w:rsidRPr="00AF32CB">
        <w:rPr>
          <w:rFonts w:cstheme="minorHAnsi"/>
          <w:sz w:val="22"/>
          <w:szCs w:val="22"/>
        </w:rPr>
        <w:t xml:space="preserve">to implement temperature-dependence in </w:t>
      </w:r>
      <w:r w:rsidR="00154F46" w:rsidRPr="00AF32CB">
        <w:rPr>
          <w:rFonts w:cstheme="minorHAnsi"/>
          <w:sz w:val="22"/>
          <w:szCs w:val="22"/>
        </w:rPr>
        <w:t xml:space="preserve">mizer during a workshop, </w:t>
      </w:r>
      <w:r w:rsidR="00B90582" w:rsidRPr="00AF32CB">
        <w:rPr>
          <w:rFonts w:cstheme="minorHAnsi"/>
          <w:sz w:val="22"/>
          <w:szCs w:val="22"/>
        </w:rPr>
        <w:t xml:space="preserve">Christian Dietrich for providing temperature data, </w:t>
      </w:r>
      <w:r w:rsidR="002C2B77" w:rsidRPr="00AF32CB">
        <w:rPr>
          <w:rFonts w:cstheme="minorHAnsi"/>
          <w:sz w:val="22"/>
          <w:szCs w:val="22"/>
        </w:rPr>
        <w:t>ICES staff and people involved in all stages of data collections</w:t>
      </w:r>
      <w:r w:rsidR="00A919C6" w:rsidRPr="00AF32CB">
        <w:rPr>
          <w:rFonts w:cstheme="minorHAnsi"/>
          <w:sz w:val="22"/>
          <w:szCs w:val="22"/>
        </w:rPr>
        <w:t xml:space="preserve"> and the </w:t>
      </w:r>
      <w:r w:rsidR="00E92C42" w:rsidRPr="00AF32CB">
        <w:rPr>
          <w:rFonts w:cstheme="minorHAnsi"/>
          <w:sz w:val="22"/>
          <w:szCs w:val="22"/>
        </w:rPr>
        <w:t xml:space="preserve">mizer </w:t>
      </w:r>
      <w:r w:rsidR="00A919C6" w:rsidRPr="00AF32CB">
        <w:rPr>
          <w:rFonts w:cstheme="minorHAnsi"/>
          <w:sz w:val="22"/>
          <w:szCs w:val="22"/>
        </w:rPr>
        <w:t>community</w:t>
      </w:r>
      <w:r w:rsidR="00E92C42" w:rsidRPr="00AF32CB">
        <w:rPr>
          <w:rFonts w:cstheme="minorHAnsi"/>
          <w:sz w:val="22"/>
          <w:szCs w:val="22"/>
        </w:rPr>
        <w:t>.</w:t>
      </w:r>
      <w:r w:rsidR="003E4B85" w:rsidRPr="00AF32CB">
        <w:rPr>
          <w:rFonts w:cstheme="minorHAnsi"/>
          <w:sz w:val="22"/>
          <w:szCs w:val="22"/>
        </w:rPr>
        <w:t xml:space="preserve"> </w:t>
      </w:r>
    </w:p>
    <w:p w14:paraId="04766644" w14:textId="77777777" w:rsidR="002E4E80" w:rsidRDefault="002E4E80" w:rsidP="00182BA9">
      <w:pPr>
        <w:spacing w:line="480" w:lineRule="auto"/>
        <w:contextualSpacing/>
        <w:jc w:val="both"/>
        <w:rPr>
          <w:rFonts w:cstheme="minorHAnsi"/>
          <w:b/>
        </w:rPr>
      </w:pPr>
    </w:p>
    <w:p w14:paraId="4C6E948D" w14:textId="625630B8" w:rsidR="00DA4D0D" w:rsidRDefault="003E4B85" w:rsidP="00182BA9">
      <w:pPr>
        <w:spacing w:line="480" w:lineRule="auto"/>
        <w:contextualSpacing/>
        <w:jc w:val="both"/>
        <w:rPr>
          <w:rFonts w:cstheme="minorHAnsi"/>
          <w:b/>
        </w:rPr>
      </w:pPr>
      <w:commentRangeStart w:id="113"/>
      <w:commentRangeStart w:id="114"/>
      <w:r>
        <w:rPr>
          <w:rFonts w:cstheme="minorHAnsi"/>
          <w:b/>
        </w:rPr>
        <w:t>Author contributions</w:t>
      </w:r>
      <w:commentRangeEnd w:id="113"/>
      <w:r w:rsidR="00B6138F">
        <w:rPr>
          <w:rStyle w:val="CommentReference"/>
        </w:rPr>
        <w:commentReference w:id="113"/>
      </w:r>
      <w:commentRangeEnd w:id="114"/>
      <w:r w:rsidR="006B1C22">
        <w:rPr>
          <w:rStyle w:val="CommentReference"/>
        </w:rPr>
        <w:commentReference w:id="114"/>
      </w:r>
    </w:p>
    <w:p w14:paraId="484D8E3A" w14:textId="0112381E" w:rsidR="003E4B85" w:rsidRPr="00AF32CB" w:rsidRDefault="00CF5D5A" w:rsidP="00182BA9">
      <w:pPr>
        <w:spacing w:line="480" w:lineRule="auto"/>
        <w:contextualSpacing/>
        <w:jc w:val="both"/>
        <w:rPr>
          <w:rFonts w:cstheme="minorHAnsi"/>
          <w:sz w:val="22"/>
          <w:szCs w:val="22"/>
        </w:rPr>
      </w:pPr>
      <w:r w:rsidRPr="00AF32CB">
        <w:rPr>
          <w:rFonts w:cstheme="minorHAnsi"/>
          <w:sz w:val="22"/>
          <w:szCs w:val="22"/>
        </w:rPr>
        <w:t xml:space="preserve">The </w:t>
      </w:r>
      <w:r w:rsidR="003E4B85" w:rsidRPr="00AF32CB">
        <w:rPr>
          <w:rFonts w:cstheme="minorHAnsi"/>
          <w:sz w:val="22"/>
          <w:szCs w:val="22"/>
        </w:rPr>
        <w:t>code</w:t>
      </w:r>
      <w:r w:rsidR="005408DE" w:rsidRPr="00AF32CB">
        <w:rPr>
          <w:rFonts w:cstheme="minorHAnsi"/>
          <w:sz w:val="22"/>
          <w:szCs w:val="22"/>
        </w:rPr>
        <w:t xml:space="preserve"> </w:t>
      </w:r>
      <w:r w:rsidR="003E4B85" w:rsidRPr="00AF32CB">
        <w:rPr>
          <w:rFonts w:cstheme="minorHAnsi"/>
          <w:sz w:val="22"/>
          <w:szCs w:val="22"/>
        </w:rPr>
        <w:t xml:space="preserve">was </w:t>
      </w:r>
      <w:r w:rsidR="005408DE" w:rsidRPr="00AF32CB">
        <w:rPr>
          <w:rFonts w:cstheme="minorHAnsi"/>
          <w:sz w:val="22"/>
          <w:szCs w:val="22"/>
        </w:rPr>
        <w:t xml:space="preserve">first </w:t>
      </w:r>
      <w:r w:rsidR="003E4B85" w:rsidRPr="00AF32CB">
        <w:rPr>
          <w:rFonts w:cstheme="minorHAnsi"/>
          <w:sz w:val="22"/>
          <w:szCs w:val="22"/>
        </w:rPr>
        <w:t>developed</w:t>
      </w:r>
      <w:r w:rsidR="005408DE" w:rsidRPr="00AF32CB">
        <w:rPr>
          <w:rFonts w:cstheme="minorHAnsi"/>
          <w:sz w:val="22"/>
          <w:szCs w:val="22"/>
        </w:rPr>
        <w:t xml:space="preserve"> from mizer</w:t>
      </w:r>
      <w:r w:rsidR="00D65C53" w:rsidRPr="00AF32CB">
        <w:rPr>
          <w:rFonts w:cstheme="minorHAnsi"/>
          <w:sz w:val="22"/>
          <w:szCs w:val="22"/>
        </w:rPr>
        <w:t xml:space="preserve"> </w:t>
      </w:r>
      <w:r w:rsidR="00D65C53" w:rsidRPr="00AF32CB">
        <w:rPr>
          <w:rFonts w:cstheme="minorHAnsi"/>
          <w:sz w:val="22"/>
          <w:szCs w:val="22"/>
        </w:rPr>
        <w:fldChar w:fldCharType="begin"/>
      </w:r>
      <w:r w:rsidR="001F7145" w:rsidRPr="00AF32CB">
        <w:rPr>
          <w:rFonts w:cstheme="minorHAnsi"/>
          <w:sz w:val="22"/>
          <w:szCs w:val="22"/>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AF32CB">
        <w:rPr>
          <w:rFonts w:cstheme="minorHAnsi"/>
          <w:sz w:val="22"/>
          <w:szCs w:val="22"/>
        </w:rPr>
        <w:fldChar w:fldCharType="separate"/>
      </w:r>
      <w:r w:rsidR="00D65C53" w:rsidRPr="00AF32CB">
        <w:rPr>
          <w:rFonts w:ascii="Times New Roman" w:cs="Times New Roman"/>
          <w:sz w:val="22"/>
          <w:szCs w:val="22"/>
          <w:lang w:val="en-GB"/>
        </w:rPr>
        <w:t xml:space="preserve">(Scott </w:t>
      </w:r>
      <w:r w:rsidR="00D65C53" w:rsidRPr="00AF32CB">
        <w:rPr>
          <w:rFonts w:ascii="Times New Roman" w:cs="Times New Roman"/>
          <w:i/>
          <w:iCs/>
          <w:sz w:val="22"/>
          <w:szCs w:val="22"/>
          <w:lang w:val="en-GB"/>
        </w:rPr>
        <w:t>et al.</w:t>
      </w:r>
      <w:r w:rsidR="00D65C53" w:rsidRPr="00AF32CB">
        <w:rPr>
          <w:rFonts w:ascii="Times New Roman" w:cs="Times New Roman"/>
          <w:sz w:val="22"/>
          <w:szCs w:val="22"/>
          <w:lang w:val="en-GB"/>
        </w:rPr>
        <w:t xml:space="preserve"> 2019)</w:t>
      </w:r>
      <w:r w:rsidR="00D65C53" w:rsidRPr="00AF32CB">
        <w:rPr>
          <w:rFonts w:cstheme="minorHAnsi"/>
          <w:sz w:val="22"/>
          <w:szCs w:val="22"/>
        </w:rPr>
        <w:fldChar w:fldCharType="end"/>
      </w:r>
      <w:r w:rsidR="005408DE" w:rsidRPr="00AF32CB">
        <w:rPr>
          <w:rFonts w:cstheme="minorHAnsi"/>
          <w:sz w:val="22"/>
          <w:szCs w:val="22"/>
        </w:rPr>
        <w:t xml:space="preserve"> </w:t>
      </w:r>
      <w:r w:rsidR="004029FC" w:rsidRPr="00AF32CB">
        <w:rPr>
          <w:rFonts w:cstheme="minorHAnsi"/>
          <w:sz w:val="22"/>
          <w:szCs w:val="22"/>
        </w:rPr>
        <w:t>by</w:t>
      </w:r>
      <w:r w:rsidR="003E4B85" w:rsidRPr="00AF32CB">
        <w:rPr>
          <w:rFonts w:cstheme="minorHAnsi"/>
          <w:sz w:val="22"/>
          <w:szCs w:val="22"/>
        </w:rPr>
        <w:t xml:space="preserve"> AA</w:t>
      </w:r>
      <w:r w:rsidR="00EB1745" w:rsidRPr="00AF32CB">
        <w:rPr>
          <w:rFonts w:cstheme="minorHAnsi"/>
          <w:sz w:val="22"/>
          <w:szCs w:val="22"/>
        </w:rPr>
        <w:t xml:space="preserve"> to include multiple background</w:t>
      </w:r>
      <w:r w:rsidR="00B53ACE" w:rsidRPr="00AF32CB">
        <w:rPr>
          <w:rFonts w:cstheme="minorHAnsi"/>
          <w:sz w:val="22"/>
          <w:szCs w:val="22"/>
        </w:rPr>
        <w:t xml:space="preserve"> </w:t>
      </w:r>
      <w:r w:rsidR="00EB1745" w:rsidRPr="00AF32CB">
        <w:rPr>
          <w:rFonts w:cstheme="minorHAnsi"/>
          <w:sz w:val="22"/>
          <w:szCs w:val="22"/>
        </w:rPr>
        <w:t>resources</w:t>
      </w:r>
      <w:r w:rsidR="003E4B85" w:rsidRPr="00AF32CB">
        <w:rPr>
          <w:rFonts w:cstheme="minorHAnsi"/>
          <w:sz w:val="22"/>
          <w:szCs w:val="22"/>
        </w:rPr>
        <w:t xml:space="preserve">, all authors contributed to </w:t>
      </w:r>
      <w:r w:rsidR="003B2C18" w:rsidRPr="00AF32CB">
        <w:rPr>
          <w:rFonts w:cstheme="minorHAnsi"/>
          <w:sz w:val="22"/>
          <w:szCs w:val="22"/>
        </w:rPr>
        <w:t xml:space="preserve">developing </w:t>
      </w:r>
      <w:r w:rsidR="00F30F61" w:rsidRPr="00AF32CB">
        <w:rPr>
          <w:rFonts w:cstheme="minorHAnsi"/>
          <w:sz w:val="22"/>
          <w:szCs w:val="22"/>
        </w:rPr>
        <w:t>the code to include temperature</w:t>
      </w:r>
      <w:r w:rsidR="003E4B85" w:rsidRPr="00AF32CB">
        <w:rPr>
          <w:rFonts w:cstheme="minorHAnsi"/>
          <w:sz w:val="22"/>
          <w:szCs w:val="22"/>
        </w:rPr>
        <w:t xml:space="preserve">. </w:t>
      </w:r>
      <w:r w:rsidR="005B5F2F" w:rsidRPr="00AF32CB">
        <w:rPr>
          <w:rFonts w:cstheme="minorHAnsi"/>
          <w:sz w:val="22"/>
          <w:szCs w:val="22"/>
        </w:rPr>
        <w:t xml:space="preserve">ML conceived the idea. All authors contributed to study design. </w:t>
      </w:r>
      <w:r w:rsidR="003E4B85" w:rsidRPr="00AF32CB">
        <w:rPr>
          <w:rFonts w:cstheme="minorHAnsi"/>
          <w:sz w:val="22"/>
          <w:szCs w:val="22"/>
        </w:rPr>
        <w:t xml:space="preserve">ML performed analysis and wrote the first draft. All authors contributed to </w:t>
      </w:r>
      <w:r w:rsidR="007E744B" w:rsidRPr="00AF32CB">
        <w:rPr>
          <w:rFonts w:cstheme="minorHAnsi"/>
          <w:sz w:val="22"/>
          <w:szCs w:val="22"/>
        </w:rPr>
        <w:t xml:space="preserve">writing the paper and to </w:t>
      </w:r>
      <w:r w:rsidR="003E4B85" w:rsidRPr="00AF32CB">
        <w:rPr>
          <w:rFonts w:cstheme="minorHAnsi"/>
          <w:sz w:val="22"/>
          <w:szCs w:val="22"/>
        </w:rPr>
        <w:t xml:space="preserve">revisions. </w:t>
      </w:r>
    </w:p>
    <w:p w14:paraId="32FF8069" w14:textId="77777777" w:rsidR="00D62CA1" w:rsidRPr="00ED493C" w:rsidRDefault="00D62CA1" w:rsidP="00182BA9">
      <w:pPr>
        <w:spacing w:line="480" w:lineRule="auto"/>
        <w:contextualSpacing/>
        <w:jc w:val="both"/>
        <w:rPr>
          <w:rFonts w:cstheme="minorHAnsi"/>
        </w:rPr>
      </w:pPr>
    </w:p>
    <w:p w14:paraId="7AD2CFAF" w14:textId="464E7B83" w:rsidR="002E4E80" w:rsidRDefault="002E4E80" w:rsidP="00182BA9">
      <w:pPr>
        <w:spacing w:line="480" w:lineRule="auto"/>
        <w:contextualSpacing/>
        <w:jc w:val="both"/>
        <w:rPr>
          <w:rFonts w:cstheme="minorHAnsi"/>
          <w:b/>
        </w:rPr>
      </w:pPr>
      <w:r>
        <w:rPr>
          <w:rFonts w:cstheme="minorHAnsi"/>
          <w:b/>
        </w:rPr>
        <w:t>References</w:t>
      </w:r>
    </w:p>
    <w:p w14:paraId="5508681C" w14:textId="77777777" w:rsidR="00FC0216" w:rsidRPr="00FC0216" w:rsidRDefault="00C572FC" w:rsidP="00FC0216">
      <w:pPr>
        <w:pStyle w:val="Bibliography"/>
        <w:rPr>
          <w:lang w:val="en-GB"/>
        </w:rPr>
      </w:pPr>
      <w:r>
        <w:rPr>
          <w:rFonts w:cstheme="minorHAnsi"/>
          <w:b/>
        </w:rPr>
        <w:fldChar w:fldCharType="begin"/>
      </w:r>
      <w:r w:rsidR="001E6329" w:rsidRPr="00C52D67">
        <w:rPr>
          <w:rFonts w:cstheme="minorHAnsi"/>
          <w:b/>
        </w:rPr>
        <w:instrText xml:space="preserve"> ADDIN ZOTERO_BIBL {"uncited":[],"omitted":[],"custom":[]} CSL_BIBLIOGRAPHY </w:instrText>
      </w:r>
      <w:r>
        <w:rPr>
          <w:rFonts w:cstheme="minorHAnsi"/>
          <w:b/>
        </w:rPr>
        <w:fldChar w:fldCharType="separate"/>
      </w:r>
      <w:r w:rsidR="00FC0216" w:rsidRPr="00FC0216">
        <w:rPr>
          <w:lang w:val="en-GB"/>
        </w:rPr>
        <w:t xml:space="preserve">Andersen, K.H. (2019). </w:t>
      </w:r>
      <w:r w:rsidR="00FC0216" w:rsidRPr="00FC0216">
        <w:rPr>
          <w:i/>
          <w:iCs/>
          <w:lang w:val="en-GB"/>
        </w:rPr>
        <w:t>Fish Ecology, Evolution, and Exploitation: A New Theoretical Synthesis</w:t>
      </w:r>
      <w:r w:rsidR="00FC0216" w:rsidRPr="00FC0216">
        <w:rPr>
          <w:lang w:val="en-GB"/>
        </w:rPr>
        <w:t>. Princeton University Press.</w:t>
      </w:r>
    </w:p>
    <w:p w14:paraId="3E8ED702" w14:textId="77777777" w:rsidR="00FC0216" w:rsidRPr="00074BD7" w:rsidRDefault="00FC0216" w:rsidP="00FC0216">
      <w:pPr>
        <w:pStyle w:val="Bibliography"/>
        <w:rPr>
          <w:lang w:val="sv-SE"/>
        </w:rPr>
      </w:pPr>
      <w:r w:rsidRPr="00FC0216">
        <w:rPr>
          <w:lang w:val="en-GB"/>
        </w:rPr>
        <w:t xml:space="preserve">Andersen, K.H., Berge, T., Gonçalves, R.J., </w:t>
      </w:r>
      <w:proofErr w:type="spellStart"/>
      <w:r w:rsidRPr="00FC0216">
        <w:rPr>
          <w:lang w:val="en-GB"/>
        </w:rPr>
        <w:t>Hartvig</w:t>
      </w:r>
      <w:proofErr w:type="spellEnd"/>
      <w:r w:rsidRPr="00FC0216">
        <w:rPr>
          <w:lang w:val="en-GB"/>
        </w:rPr>
        <w:t xml:space="preserve">, M., </w:t>
      </w:r>
      <w:proofErr w:type="spellStart"/>
      <w:r w:rsidRPr="00FC0216">
        <w:rPr>
          <w:lang w:val="en-GB"/>
        </w:rPr>
        <w:t>Heuschele</w:t>
      </w:r>
      <w:proofErr w:type="spellEnd"/>
      <w:r w:rsidRPr="00FC0216">
        <w:rPr>
          <w:lang w:val="en-GB"/>
        </w:rPr>
        <w:t xml:space="preserve">, J., </w:t>
      </w:r>
      <w:proofErr w:type="spellStart"/>
      <w:r w:rsidRPr="00FC0216">
        <w:rPr>
          <w:lang w:val="en-GB"/>
        </w:rPr>
        <w:t>Hylander</w:t>
      </w:r>
      <w:proofErr w:type="spellEnd"/>
      <w:r w:rsidRPr="00FC0216">
        <w:rPr>
          <w:lang w:val="en-GB"/>
        </w:rPr>
        <w:t xml:space="preserve">, S., </w:t>
      </w:r>
      <w:r w:rsidRPr="00FC0216">
        <w:rPr>
          <w:i/>
          <w:iCs/>
          <w:lang w:val="en-GB"/>
        </w:rPr>
        <w:t>et al.</w:t>
      </w:r>
      <w:r w:rsidRPr="00FC0216">
        <w:rPr>
          <w:lang w:val="en-GB"/>
        </w:rPr>
        <w:t xml:space="preserve"> (2016). Characteristic Sizes of Life in the Oceans, from Bacteria to Whales. </w:t>
      </w:r>
      <w:r w:rsidRPr="00074BD7">
        <w:rPr>
          <w:i/>
          <w:iCs/>
          <w:lang w:val="sv-SE"/>
        </w:rPr>
        <w:t xml:space="preserve">Ann Rev Mar </w:t>
      </w:r>
      <w:proofErr w:type="spellStart"/>
      <w:r w:rsidRPr="00074BD7">
        <w:rPr>
          <w:i/>
          <w:iCs/>
          <w:lang w:val="sv-SE"/>
        </w:rPr>
        <w:t>Sci</w:t>
      </w:r>
      <w:proofErr w:type="spellEnd"/>
      <w:r w:rsidRPr="00074BD7">
        <w:rPr>
          <w:lang w:val="sv-SE"/>
        </w:rPr>
        <w:t>, 8, 217–241.</w:t>
      </w:r>
    </w:p>
    <w:p w14:paraId="08DB4398" w14:textId="77777777" w:rsidR="00FC0216" w:rsidRPr="00FC0216" w:rsidRDefault="00FC0216" w:rsidP="00FC0216">
      <w:pPr>
        <w:pStyle w:val="Bibliography"/>
        <w:rPr>
          <w:lang w:val="en-GB"/>
        </w:rPr>
      </w:pPr>
      <w:r w:rsidRPr="00074BD7">
        <w:rPr>
          <w:lang w:val="sv-SE"/>
        </w:rPr>
        <w:t xml:space="preserve">Andersen, K.H. &amp; Beyer, J.E. (2006). </w:t>
      </w:r>
      <w:r w:rsidRPr="00FC0216">
        <w:rPr>
          <w:lang w:val="en-GB"/>
        </w:rPr>
        <w:t xml:space="preserve">Asymptotic Size Determines Species Abundance in the Marine Size Spectrum. </w:t>
      </w:r>
      <w:r w:rsidRPr="00FC0216">
        <w:rPr>
          <w:i/>
          <w:iCs/>
          <w:lang w:val="en-GB"/>
        </w:rPr>
        <w:t>The American Naturalist</w:t>
      </w:r>
      <w:r w:rsidRPr="00FC0216">
        <w:rPr>
          <w:lang w:val="en-GB"/>
        </w:rPr>
        <w:t>, 168, 8.</w:t>
      </w:r>
    </w:p>
    <w:p w14:paraId="5EBCC5DB" w14:textId="77777777" w:rsidR="00FC0216" w:rsidRPr="00FC0216" w:rsidRDefault="00FC0216" w:rsidP="00FC0216">
      <w:pPr>
        <w:pStyle w:val="Bibliography"/>
        <w:rPr>
          <w:lang w:val="en-GB"/>
        </w:rPr>
      </w:pPr>
      <w:r w:rsidRPr="00FC0216">
        <w:rPr>
          <w:lang w:val="en-GB"/>
        </w:rPr>
        <w:t xml:space="preserve">Andersen, K.H. &amp; Beyer, J.E. (2015). Size structure, not metabolic scaling rules, determines fisheries reference points. </w:t>
      </w:r>
      <w:r w:rsidRPr="00FC0216">
        <w:rPr>
          <w:i/>
          <w:iCs/>
          <w:lang w:val="en-GB"/>
        </w:rPr>
        <w:t xml:space="preserve">Fish </w:t>
      </w:r>
      <w:proofErr w:type="spellStart"/>
      <w:r w:rsidRPr="00FC0216">
        <w:rPr>
          <w:i/>
          <w:iCs/>
          <w:lang w:val="en-GB"/>
        </w:rPr>
        <w:t>Fish</w:t>
      </w:r>
      <w:proofErr w:type="spellEnd"/>
      <w:r w:rsidRPr="00FC0216">
        <w:rPr>
          <w:lang w:val="en-GB"/>
        </w:rPr>
        <w:t>, 16, 1–22.</w:t>
      </w:r>
    </w:p>
    <w:p w14:paraId="0AFF3FC6" w14:textId="77777777" w:rsidR="00FC0216" w:rsidRPr="00FC0216" w:rsidRDefault="00FC0216" w:rsidP="00FC0216">
      <w:pPr>
        <w:pStyle w:val="Bibliography"/>
        <w:rPr>
          <w:lang w:val="en-GB"/>
        </w:rPr>
      </w:pPr>
      <w:r w:rsidRPr="00FC0216">
        <w:rPr>
          <w:lang w:val="en-GB"/>
        </w:rPr>
        <w:t xml:space="preserve">Atkinson, D. (1994). Temperature and Organism Size—A Biological Law for Ectotherms? In: </w:t>
      </w:r>
      <w:r w:rsidRPr="00FC0216">
        <w:rPr>
          <w:i/>
          <w:iCs/>
          <w:lang w:val="en-GB"/>
        </w:rPr>
        <w:t>Advances in Ecological Research</w:t>
      </w:r>
      <w:r w:rsidRPr="00FC0216">
        <w:rPr>
          <w:lang w:val="en-GB"/>
        </w:rPr>
        <w:t>. Elsevier, pp. 1–58.</w:t>
      </w:r>
    </w:p>
    <w:p w14:paraId="7D3E40E7" w14:textId="77777777" w:rsidR="00FC0216" w:rsidRPr="00FC0216" w:rsidRDefault="00FC0216" w:rsidP="00FC0216">
      <w:pPr>
        <w:pStyle w:val="Bibliography"/>
        <w:rPr>
          <w:lang w:val="en-GB"/>
        </w:rPr>
      </w:pPr>
      <w:proofErr w:type="spellStart"/>
      <w:r w:rsidRPr="00FC0216">
        <w:rPr>
          <w:lang w:val="en-GB"/>
        </w:rPr>
        <w:t>Audzijonyte</w:t>
      </w:r>
      <w:proofErr w:type="spellEnd"/>
      <w:r w:rsidRPr="00FC0216">
        <w:rPr>
          <w:lang w:val="en-GB"/>
        </w:rPr>
        <w:t xml:space="preserve">, A., </w:t>
      </w:r>
      <w:proofErr w:type="spellStart"/>
      <w:r w:rsidRPr="00FC0216">
        <w:rPr>
          <w:lang w:val="en-GB"/>
        </w:rPr>
        <w:t>Barneche</w:t>
      </w:r>
      <w:proofErr w:type="spellEnd"/>
      <w:r w:rsidRPr="00FC0216">
        <w:rPr>
          <w:lang w:val="en-GB"/>
        </w:rPr>
        <w:t xml:space="preserve">, D.R., </w:t>
      </w:r>
      <w:proofErr w:type="spellStart"/>
      <w:r w:rsidRPr="00FC0216">
        <w:rPr>
          <w:lang w:val="en-GB"/>
        </w:rPr>
        <w:t>Baudron</w:t>
      </w:r>
      <w:proofErr w:type="spellEnd"/>
      <w:r w:rsidRPr="00FC0216">
        <w:rPr>
          <w:lang w:val="en-GB"/>
        </w:rPr>
        <w:t xml:space="preserve">, A.R., </w:t>
      </w:r>
      <w:proofErr w:type="spellStart"/>
      <w:r w:rsidRPr="00FC0216">
        <w:rPr>
          <w:lang w:val="en-GB"/>
        </w:rPr>
        <w:t>Belmaker</w:t>
      </w:r>
      <w:proofErr w:type="spellEnd"/>
      <w:r w:rsidRPr="00FC0216">
        <w:rPr>
          <w:lang w:val="en-GB"/>
        </w:rPr>
        <w:t xml:space="preserve">, J., Clark, T.D., Marshall, C.T., </w:t>
      </w:r>
      <w:r w:rsidRPr="00FC0216">
        <w:rPr>
          <w:i/>
          <w:iCs/>
          <w:lang w:val="en-GB"/>
        </w:rPr>
        <w:t>et al.</w:t>
      </w:r>
      <w:r w:rsidRPr="00FC0216">
        <w:rPr>
          <w:lang w:val="en-GB"/>
        </w:rPr>
        <w:t xml:space="preserve"> (2018). Is oxygen limitation in warming waters a valid mechanism to explain decreased body sizes in aquatic ectotherms? </w:t>
      </w:r>
      <w:r w:rsidRPr="00FC0216">
        <w:rPr>
          <w:i/>
          <w:iCs/>
          <w:lang w:val="en-GB"/>
        </w:rPr>
        <w:t>Global Ecology and Biogeography</w:t>
      </w:r>
      <w:r w:rsidRPr="00FC0216">
        <w:rPr>
          <w:lang w:val="en-GB"/>
        </w:rPr>
        <w:t>.</w:t>
      </w:r>
    </w:p>
    <w:p w14:paraId="584CE40A" w14:textId="77777777" w:rsidR="00FC0216" w:rsidRPr="00FC0216" w:rsidRDefault="00FC0216" w:rsidP="00FC0216">
      <w:pPr>
        <w:pStyle w:val="Bibliography"/>
        <w:rPr>
          <w:lang w:val="en-GB"/>
        </w:rPr>
      </w:pPr>
      <w:proofErr w:type="spellStart"/>
      <w:r w:rsidRPr="00FC0216">
        <w:rPr>
          <w:lang w:val="en-GB"/>
        </w:rPr>
        <w:t>Audzijonyte</w:t>
      </w:r>
      <w:proofErr w:type="spellEnd"/>
      <w:r w:rsidRPr="00FC0216">
        <w:rPr>
          <w:lang w:val="en-GB"/>
        </w:rPr>
        <w:t xml:space="preserve">, A., </w:t>
      </w:r>
      <w:proofErr w:type="spellStart"/>
      <w:r w:rsidRPr="00FC0216">
        <w:rPr>
          <w:lang w:val="en-GB"/>
        </w:rPr>
        <w:t>Kuparinen</w:t>
      </w:r>
      <w:proofErr w:type="spellEnd"/>
      <w:r w:rsidRPr="00FC0216">
        <w:rPr>
          <w:lang w:val="en-GB"/>
        </w:rPr>
        <w:t xml:space="preserve">, A., Gorton, R. &amp; Fulton, E.A. (2013). Ecological consequences of body size decline in harvested fish species: positive feedback loops in trophic interactions amplify human impact. </w:t>
      </w:r>
      <w:r w:rsidRPr="00FC0216">
        <w:rPr>
          <w:i/>
          <w:iCs/>
          <w:lang w:val="en-GB"/>
        </w:rPr>
        <w:t>Biology Letters</w:t>
      </w:r>
      <w:r w:rsidRPr="00FC0216">
        <w:rPr>
          <w:lang w:val="en-GB"/>
        </w:rPr>
        <w:t>, 9, 20121103.</w:t>
      </w:r>
    </w:p>
    <w:p w14:paraId="18D532DF" w14:textId="77777777" w:rsidR="00FC0216" w:rsidRPr="00FC0216" w:rsidRDefault="00FC0216" w:rsidP="00FC0216">
      <w:pPr>
        <w:pStyle w:val="Bibliography"/>
        <w:rPr>
          <w:lang w:val="en-GB"/>
        </w:rPr>
      </w:pPr>
      <w:proofErr w:type="spellStart"/>
      <w:r w:rsidRPr="00FC0216">
        <w:rPr>
          <w:lang w:val="en-GB"/>
        </w:rPr>
        <w:lastRenderedPageBreak/>
        <w:t>Barange</w:t>
      </w:r>
      <w:proofErr w:type="spellEnd"/>
      <w:r w:rsidRPr="00FC0216">
        <w:rPr>
          <w:lang w:val="en-GB"/>
        </w:rPr>
        <w:t xml:space="preserve">, M., Merino, G., Blanchard, J.L., </w:t>
      </w:r>
      <w:proofErr w:type="spellStart"/>
      <w:r w:rsidRPr="00FC0216">
        <w:rPr>
          <w:lang w:val="en-GB"/>
        </w:rPr>
        <w:t>Scholtens</w:t>
      </w:r>
      <w:proofErr w:type="spellEnd"/>
      <w:r w:rsidRPr="00FC0216">
        <w:rPr>
          <w:lang w:val="en-GB"/>
        </w:rPr>
        <w:t xml:space="preserve">, J., </w:t>
      </w:r>
      <w:proofErr w:type="spellStart"/>
      <w:r w:rsidRPr="00FC0216">
        <w:rPr>
          <w:lang w:val="en-GB"/>
        </w:rPr>
        <w:t>Harle</w:t>
      </w:r>
      <w:proofErr w:type="spellEnd"/>
      <w:r w:rsidRPr="00FC0216">
        <w:rPr>
          <w:lang w:val="en-GB"/>
        </w:rPr>
        <w:t xml:space="preserve">, J., Allison, E.H., </w:t>
      </w:r>
      <w:r w:rsidRPr="00FC0216">
        <w:rPr>
          <w:i/>
          <w:iCs/>
          <w:lang w:val="en-GB"/>
        </w:rPr>
        <w:t>et al.</w:t>
      </w:r>
      <w:r w:rsidRPr="00FC0216">
        <w:rPr>
          <w:lang w:val="en-GB"/>
        </w:rPr>
        <w:t xml:space="preserve"> (2014). Impacts of climate change on marine ecosystem production in societies dependent on fisheries. </w:t>
      </w:r>
      <w:r w:rsidRPr="00FC0216">
        <w:rPr>
          <w:i/>
          <w:iCs/>
          <w:lang w:val="en-GB"/>
        </w:rPr>
        <w:t xml:space="preserve">Nature </w:t>
      </w:r>
      <w:proofErr w:type="spellStart"/>
      <w:r w:rsidRPr="00FC0216">
        <w:rPr>
          <w:i/>
          <w:iCs/>
          <w:lang w:val="en-GB"/>
        </w:rPr>
        <w:t>Clim</w:t>
      </w:r>
      <w:proofErr w:type="spellEnd"/>
      <w:r w:rsidRPr="00FC0216">
        <w:rPr>
          <w:i/>
          <w:iCs/>
          <w:lang w:val="en-GB"/>
        </w:rPr>
        <w:t xml:space="preserve"> Change</w:t>
      </w:r>
      <w:r w:rsidRPr="00FC0216">
        <w:rPr>
          <w:lang w:val="en-GB"/>
        </w:rPr>
        <w:t>, 4, 211–216.</w:t>
      </w:r>
    </w:p>
    <w:p w14:paraId="460D4351" w14:textId="77777777" w:rsidR="00FC0216" w:rsidRPr="00FC0216" w:rsidRDefault="00FC0216" w:rsidP="00FC0216">
      <w:pPr>
        <w:pStyle w:val="Bibliography"/>
        <w:rPr>
          <w:lang w:val="en-GB"/>
        </w:rPr>
      </w:pPr>
      <w:proofErr w:type="spellStart"/>
      <w:r w:rsidRPr="00FC0216">
        <w:rPr>
          <w:lang w:val="en-GB"/>
        </w:rPr>
        <w:t>Barneche</w:t>
      </w:r>
      <w:proofErr w:type="spellEnd"/>
      <w:r w:rsidRPr="00FC0216">
        <w:rPr>
          <w:lang w:val="en-GB"/>
        </w:rPr>
        <w:t xml:space="preserve">, D.R., Jahn, M. &amp; </w:t>
      </w:r>
      <w:proofErr w:type="spellStart"/>
      <w:r w:rsidRPr="00FC0216">
        <w:rPr>
          <w:lang w:val="en-GB"/>
        </w:rPr>
        <w:t>Seebacher</w:t>
      </w:r>
      <w:proofErr w:type="spellEnd"/>
      <w:r w:rsidRPr="00FC0216">
        <w:rPr>
          <w:lang w:val="en-GB"/>
        </w:rPr>
        <w:t xml:space="preserve">, F. (2019). Warming increases the cost of growth in a model vertebrate. </w:t>
      </w:r>
      <w:r w:rsidRPr="00FC0216">
        <w:rPr>
          <w:i/>
          <w:iCs/>
          <w:lang w:val="en-GB"/>
        </w:rPr>
        <w:t>Functional Ecology</w:t>
      </w:r>
      <w:r w:rsidRPr="00FC0216">
        <w:rPr>
          <w:lang w:val="en-GB"/>
        </w:rPr>
        <w:t>, 33, 1256–1266.</w:t>
      </w:r>
    </w:p>
    <w:p w14:paraId="05DC5E02" w14:textId="77777777" w:rsidR="00FC0216" w:rsidRPr="00FC0216" w:rsidRDefault="00FC0216" w:rsidP="00FC0216">
      <w:pPr>
        <w:pStyle w:val="Bibliography"/>
        <w:rPr>
          <w:lang w:val="en-GB"/>
        </w:rPr>
      </w:pPr>
      <w:r w:rsidRPr="00FC0216">
        <w:rPr>
          <w:lang w:val="en-GB"/>
        </w:rPr>
        <w:t xml:space="preserve">Barnes, C., </w:t>
      </w:r>
      <w:proofErr w:type="spellStart"/>
      <w:r w:rsidRPr="00FC0216">
        <w:rPr>
          <w:lang w:val="en-GB"/>
        </w:rPr>
        <w:t>Irigoien</w:t>
      </w:r>
      <w:proofErr w:type="spellEnd"/>
      <w:r w:rsidRPr="00FC0216">
        <w:rPr>
          <w:lang w:val="en-GB"/>
        </w:rPr>
        <w:t xml:space="preserve">, X., De Oliveira, J.A.A., Maxwell, D. &amp; Jennings, S. (2011). Predicting marine phytoplankton community size structure from empirical relationships with remotely sensed variables. </w:t>
      </w:r>
      <w:r w:rsidRPr="00FC0216">
        <w:rPr>
          <w:i/>
          <w:iCs/>
          <w:lang w:val="en-GB"/>
        </w:rPr>
        <w:t>J Plankton Res</w:t>
      </w:r>
      <w:r w:rsidRPr="00FC0216">
        <w:rPr>
          <w:lang w:val="en-GB"/>
        </w:rPr>
        <w:t>, 33, 13–24.</w:t>
      </w:r>
    </w:p>
    <w:p w14:paraId="720F358F" w14:textId="77777777" w:rsidR="00FC0216" w:rsidRPr="00FC0216" w:rsidRDefault="00FC0216" w:rsidP="00FC0216">
      <w:pPr>
        <w:pStyle w:val="Bibliography"/>
        <w:rPr>
          <w:lang w:val="en-GB"/>
        </w:rPr>
      </w:pPr>
      <w:proofErr w:type="spellStart"/>
      <w:r w:rsidRPr="00FC0216">
        <w:rPr>
          <w:lang w:val="en-GB"/>
        </w:rPr>
        <w:t>Baudron</w:t>
      </w:r>
      <w:proofErr w:type="spellEnd"/>
      <w:r w:rsidRPr="00FC0216">
        <w:rPr>
          <w:lang w:val="en-GB"/>
        </w:rPr>
        <w:t xml:space="preserve">, A.R., Needle, C.L., </w:t>
      </w:r>
      <w:proofErr w:type="spellStart"/>
      <w:r w:rsidRPr="00FC0216">
        <w:rPr>
          <w:lang w:val="en-GB"/>
        </w:rPr>
        <w:t>Rijnsdorp</w:t>
      </w:r>
      <w:proofErr w:type="spellEnd"/>
      <w:r w:rsidRPr="00FC0216">
        <w:rPr>
          <w:lang w:val="en-GB"/>
        </w:rPr>
        <w:t xml:space="preserve">, A.D. &amp; Marshall, C.T. (2014). Warming temperatures and smaller body sizes: synchronous changes in growth of North Sea fishes. </w:t>
      </w:r>
      <w:r w:rsidRPr="00FC0216">
        <w:rPr>
          <w:i/>
          <w:iCs/>
          <w:lang w:val="en-GB"/>
        </w:rPr>
        <w:t>Global Change Biology</w:t>
      </w:r>
      <w:r w:rsidRPr="00FC0216">
        <w:rPr>
          <w:lang w:val="en-GB"/>
        </w:rPr>
        <w:t>, 20, 1023–1031.</w:t>
      </w:r>
    </w:p>
    <w:p w14:paraId="4C86B00D" w14:textId="77777777" w:rsidR="00FC0216" w:rsidRPr="00FC0216" w:rsidRDefault="00FC0216" w:rsidP="00FC0216">
      <w:pPr>
        <w:pStyle w:val="Bibliography"/>
        <w:rPr>
          <w:lang w:val="en-GB"/>
        </w:rPr>
      </w:pPr>
      <w:r w:rsidRPr="00FC0216">
        <w:rPr>
          <w:lang w:val="en-GB"/>
        </w:rPr>
        <w:t xml:space="preserve">Belkin, I.M. (2009). Rapid warming of large marine ecosystems. </w:t>
      </w:r>
      <w:r w:rsidRPr="00FC0216">
        <w:rPr>
          <w:i/>
          <w:iCs/>
          <w:lang w:val="en-GB"/>
        </w:rPr>
        <w:t>Progress in Oceanography</w:t>
      </w:r>
      <w:r w:rsidRPr="00FC0216">
        <w:rPr>
          <w:lang w:val="en-GB"/>
        </w:rPr>
        <w:t>, 81, 207–213.</w:t>
      </w:r>
    </w:p>
    <w:p w14:paraId="661CBB5C" w14:textId="77777777" w:rsidR="00FC0216" w:rsidRPr="00FC0216" w:rsidRDefault="00FC0216" w:rsidP="00FC0216">
      <w:pPr>
        <w:pStyle w:val="Bibliography"/>
        <w:rPr>
          <w:lang w:val="en-GB"/>
        </w:rPr>
      </w:pPr>
      <w:r w:rsidRPr="00FC0216">
        <w:rPr>
          <w:lang w:val="en-GB"/>
        </w:rPr>
        <w:t xml:space="preserve">Bernhardt, J.R., Sunday, J.M. &amp; O’Connor, M.I. (2018). Metabolic Theory and the Temperature-Size Rule Explain the Temperature Dependence of Population Carrying Capacity. </w:t>
      </w:r>
      <w:r w:rsidRPr="00FC0216">
        <w:rPr>
          <w:i/>
          <w:iCs/>
          <w:lang w:val="en-GB"/>
        </w:rPr>
        <w:t>The American Naturalist</w:t>
      </w:r>
      <w:r w:rsidRPr="00FC0216">
        <w:rPr>
          <w:lang w:val="en-GB"/>
        </w:rPr>
        <w:t>, 192, 687–697.</w:t>
      </w:r>
    </w:p>
    <w:p w14:paraId="774CB40D" w14:textId="77777777" w:rsidR="00FC0216" w:rsidRPr="00FC0216" w:rsidRDefault="00FC0216" w:rsidP="00FC0216">
      <w:pPr>
        <w:pStyle w:val="Bibliography"/>
        <w:rPr>
          <w:lang w:val="en-GB"/>
        </w:rPr>
      </w:pPr>
      <w:proofErr w:type="spellStart"/>
      <w:r w:rsidRPr="00FC0216">
        <w:rPr>
          <w:lang w:val="en-GB"/>
        </w:rPr>
        <w:t>Björnsson</w:t>
      </w:r>
      <w:proofErr w:type="spellEnd"/>
      <w:r w:rsidRPr="00FC0216">
        <w:rPr>
          <w:lang w:val="en-GB"/>
        </w:rPr>
        <w:t>, B. (2001). Optimal temperature for growth and feed conversion of immature cod (</w:t>
      </w:r>
      <w:proofErr w:type="spellStart"/>
      <w:r w:rsidRPr="00FC0216">
        <w:rPr>
          <w:lang w:val="en-GB"/>
        </w:rPr>
        <w:t>Gadus</w:t>
      </w:r>
      <w:proofErr w:type="spellEnd"/>
      <w:r w:rsidRPr="00FC0216">
        <w:rPr>
          <w:lang w:val="en-GB"/>
        </w:rPr>
        <w:t xml:space="preserve"> </w:t>
      </w:r>
      <w:proofErr w:type="spellStart"/>
      <w:r w:rsidRPr="00FC0216">
        <w:rPr>
          <w:lang w:val="en-GB"/>
        </w:rPr>
        <w:t>morhua</w:t>
      </w:r>
      <w:proofErr w:type="spellEnd"/>
      <w:r w:rsidRPr="00FC0216">
        <w:rPr>
          <w:lang w:val="en-GB"/>
        </w:rPr>
        <w:t xml:space="preserve"> L.). </w:t>
      </w:r>
      <w:r w:rsidRPr="00FC0216">
        <w:rPr>
          <w:i/>
          <w:iCs/>
          <w:lang w:val="en-GB"/>
        </w:rPr>
        <w:t>ICES Journal of Marine Science</w:t>
      </w:r>
      <w:r w:rsidRPr="00FC0216">
        <w:rPr>
          <w:lang w:val="en-GB"/>
        </w:rPr>
        <w:t>, 58, 29–38.</w:t>
      </w:r>
    </w:p>
    <w:p w14:paraId="54A44BAF" w14:textId="77777777" w:rsidR="00FC0216" w:rsidRPr="00FC0216" w:rsidRDefault="00FC0216" w:rsidP="00FC0216">
      <w:pPr>
        <w:pStyle w:val="Bibliography"/>
        <w:rPr>
          <w:lang w:val="en-GB"/>
        </w:rPr>
      </w:pPr>
      <w:r w:rsidRPr="00FC0216">
        <w:rPr>
          <w:lang w:val="en-GB"/>
        </w:rPr>
        <w:t xml:space="preserve">Blanchard, J.L., Andersen, K.H., Scott, F., </w:t>
      </w:r>
      <w:proofErr w:type="spellStart"/>
      <w:r w:rsidRPr="00FC0216">
        <w:rPr>
          <w:lang w:val="en-GB"/>
        </w:rPr>
        <w:t>Hintzen</w:t>
      </w:r>
      <w:proofErr w:type="spellEnd"/>
      <w:r w:rsidRPr="00FC0216">
        <w:rPr>
          <w:lang w:val="en-GB"/>
        </w:rPr>
        <w:t xml:space="preserve">, N.T., Piet, G. &amp; Jennings, S. (2014). Evaluating targets and trade-offs among fisheries and conservation objectives using a multispecies size spectrum model. </w:t>
      </w:r>
      <w:r w:rsidRPr="00FC0216">
        <w:rPr>
          <w:i/>
          <w:iCs/>
          <w:lang w:val="en-GB"/>
        </w:rPr>
        <w:t>Journal of Applied Ecology</w:t>
      </w:r>
      <w:r w:rsidRPr="00FC0216">
        <w:rPr>
          <w:lang w:val="en-GB"/>
        </w:rPr>
        <w:t>, 51, 612–622.</w:t>
      </w:r>
    </w:p>
    <w:p w14:paraId="3DF8673E" w14:textId="77777777" w:rsidR="00FC0216" w:rsidRPr="00FC0216" w:rsidRDefault="00FC0216" w:rsidP="00FC0216">
      <w:pPr>
        <w:pStyle w:val="Bibliography"/>
        <w:rPr>
          <w:lang w:val="en-GB"/>
        </w:rPr>
      </w:pPr>
      <w:r w:rsidRPr="00FC0216">
        <w:rPr>
          <w:lang w:val="en-GB"/>
        </w:rPr>
        <w:t xml:space="preserve">Blanchard, J.L., Jennings, S., Holmes, R., </w:t>
      </w:r>
      <w:proofErr w:type="spellStart"/>
      <w:r w:rsidRPr="00FC0216">
        <w:rPr>
          <w:lang w:val="en-GB"/>
        </w:rPr>
        <w:t>Harle</w:t>
      </w:r>
      <w:proofErr w:type="spellEnd"/>
      <w:r w:rsidRPr="00FC0216">
        <w:rPr>
          <w:lang w:val="en-GB"/>
        </w:rPr>
        <w:t xml:space="preserve">, J., Merino, G., Allen, J.I., </w:t>
      </w:r>
      <w:r w:rsidRPr="00FC0216">
        <w:rPr>
          <w:i/>
          <w:iCs/>
          <w:lang w:val="en-GB"/>
        </w:rPr>
        <w:t>et al.</w:t>
      </w:r>
      <w:r w:rsidRPr="00FC0216">
        <w:rPr>
          <w:lang w:val="en-GB"/>
        </w:rPr>
        <w:t xml:space="preserve"> (2012). Potential consequences of climate change for primary production and fish production in large marine ecosystems. </w:t>
      </w:r>
      <w:r w:rsidRPr="00FC0216">
        <w:rPr>
          <w:i/>
          <w:iCs/>
          <w:lang w:val="en-GB"/>
        </w:rPr>
        <w:t>Philosophical Transactions of the Royal Society of London, Series B: Biological Sciences</w:t>
      </w:r>
      <w:r w:rsidRPr="00FC0216">
        <w:rPr>
          <w:lang w:val="en-GB"/>
        </w:rPr>
        <w:t>, 367, 2979–2989.</w:t>
      </w:r>
    </w:p>
    <w:p w14:paraId="7D9D9A39" w14:textId="77777777" w:rsidR="00FC0216" w:rsidRPr="00FC0216" w:rsidRDefault="00FC0216" w:rsidP="00FC0216">
      <w:pPr>
        <w:pStyle w:val="Bibliography"/>
        <w:rPr>
          <w:lang w:val="en-GB"/>
        </w:rPr>
      </w:pPr>
      <w:r w:rsidRPr="00FC0216">
        <w:rPr>
          <w:lang w:val="en-GB"/>
        </w:rPr>
        <w:t xml:space="preserve">Brett, J.R., </w:t>
      </w:r>
      <w:proofErr w:type="spellStart"/>
      <w:r w:rsidRPr="00FC0216">
        <w:rPr>
          <w:lang w:val="en-GB"/>
        </w:rPr>
        <w:t>Shelbourn</w:t>
      </w:r>
      <w:proofErr w:type="spellEnd"/>
      <w:r w:rsidRPr="00FC0216">
        <w:rPr>
          <w:lang w:val="en-GB"/>
        </w:rPr>
        <w:t xml:space="preserve">, J.E. &amp; Shoop, C.T. (1969). Growth Rate and Body Composition of Fingerling Sockeye Salmon, Oncorhynchus </w:t>
      </w:r>
      <w:proofErr w:type="spellStart"/>
      <w:r w:rsidRPr="00FC0216">
        <w:rPr>
          <w:lang w:val="en-GB"/>
        </w:rPr>
        <w:t>nerka</w:t>
      </w:r>
      <w:proofErr w:type="spellEnd"/>
      <w:r w:rsidRPr="00FC0216">
        <w:rPr>
          <w:lang w:val="en-GB"/>
        </w:rPr>
        <w:t xml:space="preserve">, in relation to Temperature and Ration Size. </w:t>
      </w:r>
      <w:r w:rsidRPr="00FC0216">
        <w:rPr>
          <w:i/>
          <w:iCs/>
          <w:lang w:val="en-GB"/>
        </w:rPr>
        <w:t>J. Fish. Res. Bd. Can.</w:t>
      </w:r>
      <w:r w:rsidRPr="00FC0216">
        <w:rPr>
          <w:lang w:val="en-GB"/>
        </w:rPr>
        <w:t>, 26, 2363–2394.</w:t>
      </w:r>
    </w:p>
    <w:p w14:paraId="223281B5" w14:textId="77777777" w:rsidR="00FC0216" w:rsidRPr="00FC0216" w:rsidRDefault="00FC0216" w:rsidP="00FC0216">
      <w:pPr>
        <w:pStyle w:val="Bibliography"/>
        <w:rPr>
          <w:lang w:val="en-GB"/>
        </w:rPr>
      </w:pPr>
      <w:r w:rsidRPr="00FC0216">
        <w:rPr>
          <w:lang w:val="en-GB"/>
        </w:rPr>
        <w:t xml:space="preserve">Brown, J.H., </w:t>
      </w:r>
      <w:proofErr w:type="spellStart"/>
      <w:r w:rsidRPr="00FC0216">
        <w:rPr>
          <w:lang w:val="en-GB"/>
        </w:rPr>
        <w:t>Gillooly</w:t>
      </w:r>
      <w:proofErr w:type="spellEnd"/>
      <w:r w:rsidRPr="00FC0216">
        <w:rPr>
          <w:lang w:val="en-GB"/>
        </w:rPr>
        <w:t xml:space="preserve">, J.F., Allen, A.P., Savage, V.M. &amp; West, G.B. (2004). Toward a metabolic theory of ecology. </w:t>
      </w:r>
      <w:r w:rsidRPr="00FC0216">
        <w:rPr>
          <w:i/>
          <w:iCs/>
          <w:lang w:val="en-GB"/>
        </w:rPr>
        <w:t>Ecology</w:t>
      </w:r>
      <w:r w:rsidRPr="00FC0216">
        <w:rPr>
          <w:lang w:val="en-GB"/>
        </w:rPr>
        <w:t>, 85, 1771–1789.</w:t>
      </w:r>
    </w:p>
    <w:p w14:paraId="06A6C01E" w14:textId="77777777" w:rsidR="00FC0216" w:rsidRPr="00FC0216" w:rsidRDefault="00FC0216" w:rsidP="00FC0216">
      <w:pPr>
        <w:pStyle w:val="Bibliography"/>
        <w:rPr>
          <w:lang w:val="en-GB"/>
        </w:rPr>
      </w:pPr>
      <w:r w:rsidRPr="00FC0216">
        <w:rPr>
          <w:lang w:val="en-GB"/>
        </w:rPr>
        <w:t xml:space="preserve">Byrd, R.H., Lu, </w:t>
      </w:r>
      <w:proofErr w:type="spellStart"/>
      <w:r w:rsidRPr="00FC0216">
        <w:rPr>
          <w:lang w:val="en-GB"/>
        </w:rPr>
        <w:t>Peihuang</w:t>
      </w:r>
      <w:proofErr w:type="spellEnd"/>
      <w:r w:rsidRPr="00FC0216">
        <w:rPr>
          <w:lang w:val="en-GB"/>
        </w:rPr>
        <w:t xml:space="preserve">., </w:t>
      </w:r>
      <w:proofErr w:type="spellStart"/>
      <w:r w:rsidRPr="00FC0216">
        <w:rPr>
          <w:lang w:val="en-GB"/>
        </w:rPr>
        <w:t>Nocedal</w:t>
      </w:r>
      <w:proofErr w:type="spellEnd"/>
      <w:r w:rsidRPr="00FC0216">
        <w:rPr>
          <w:lang w:val="en-GB"/>
        </w:rPr>
        <w:t xml:space="preserve">, Jorge. &amp; Zhu, </w:t>
      </w:r>
      <w:proofErr w:type="spellStart"/>
      <w:r w:rsidRPr="00FC0216">
        <w:rPr>
          <w:lang w:val="en-GB"/>
        </w:rPr>
        <w:t>Ciyou</w:t>
      </w:r>
      <w:proofErr w:type="spellEnd"/>
      <w:r w:rsidRPr="00FC0216">
        <w:rPr>
          <w:lang w:val="en-GB"/>
        </w:rPr>
        <w:t xml:space="preserve">. (1995). A Limited Memory Algorithm for Bound Constrained Optimization. </w:t>
      </w:r>
      <w:r w:rsidRPr="00FC0216">
        <w:rPr>
          <w:i/>
          <w:iCs/>
          <w:lang w:val="en-GB"/>
        </w:rPr>
        <w:t xml:space="preserve">SIAM J. Sci. </w:t>
      </w:r>
      <w:proofErr w:type="spellStart"/>
      <w:r w:rsidRPr="00FC0216">
        <w:rPr>
          <w:i/>
          <w:iCs/>
          <w:lang w:val="en-GB"/>
        </w:rPr>
        <w:t>Comput</w:t>
      </w:r>
      <w:proofErr w:type="spellEnd"/>
      <w:r w:rsidRPr="00FC0216">
        <w:rPr>
          <w:i/>
          <w:iCs/>
          <w:lang w:val="en-GB"/>
        </w:rPr>
        <w:t>.</w:t>
      </w:r>
      <w:r w:rsidRPr="00FC0216">
        <w:rPr>
          <w:lang w:val="en-GB"/>
        </w:rPr>
        <w:t>, 16, 1190–1208.</w:t>
      </w:r>
    </w:p>
    <w:p w14:paraId="4624FDB0" w14:textId="77777777" w:rsidR="00FC0216" w:rsidRPr="00FC0216" w:rsidRDefault="00FC0216" w:rsidP="00FC0216">
      <w:pPr>
        <w:pStyle w:val="Bibliography"/>
        <w:rPr>
          <w:lang w:val="en-GB"/>
        </w:rPr>
      </w:pPr>
      <w:r w:rsidRPr="00FC0216">
        <w:rPr>
          <w:lang w:val="en-GB"/>
        </w:rPr>
        <w:t xml:space="preserve">Canales, T.M., Law, R. &amp; Blanchard, J.L. (2016). Shifts in plankton size spectra modulate growth and coexistence of anchovy and sardine in upwelling systems. </w:t>
      </w:r>
      <w:r w:rsidRPr="00FC0216">
        <w:rPr>
          <w:i/>
          <w:iCs/>
          <w:lang w:val="en-GB"/>
        </w:rPr>
        <w:t>Canadian Journal of Fisheries and Aquatic Sciences</w:t>
      </w:r>
      <w:r w:rsidRPr="00FC0216">
        <w:rPr>
          <w:lang w:val="en-GB"/>
        </w:rPr>
        <w:t>, 73, 611–621.</w:t>
      </w:r>
    </w:p>
    <w:p w14:paraId="14252B06" w14:textId="77777777" w:rsidR="00FC0216" w:rsidRPr="00FC0216" w:rsidRDefault="00FC0216" w:rsidP="00FC0216">
      <w:pPr>
        <w:pStyle w:val="Bibliography"/>
        <w:rPr>
          <w:lang w:val="en-GB"/>
        </w:rPr>
      </w:pPr>
      <w:proofErr w:type="spellStart"/>
      <w:r w:rsidRPr="00FC0216">
        <w:rPr>
          <w:lang w:val="en-GB"/>
        </w:rPr>
        <w:t>Casini</w:t>
      </w:r>
      <w:proofErr w:type="spellEnd"/>
      <w:r w:rsidRPr="00FC0216">
        <w:rPr>
          <w:lang w:val="en-GB"/>
        </w:rPr>
        <w:t xml:space="preserve">, M., </w:t>
      </w:r>
      <w:proofErr w:type="spellStart"/>
      <w:r w:rsidRPr="00FC0216">
        <w:rPr>
          <w:lang w:val="en-GB"/>
        </w:rPr>
        <w:t>Hjelm</w:t>
      </w:r>
      <w:proofErr w:type="spellEnd"/>
      <w:r w:rsidRPr="00FC0216">
        <w:rPr>
          <w:lang w:val="en-GB"/>
        </w:rPr>
        <w:t xml:space="preserve">, J., </w:t>
      </w:r>
      <w:proofErr w:type="spellStart"/>
      <w:r w:rsidRPr="00FC0216">
        <w:rPr>
          <w:lang w:val="en-GB"/>
        </w:rPr>
        <w:t>Molinero</w:t>
      </w:r>
      <w:proofErr w:type="spellEnd"/>
      <w:r w:rsidRPr="00FC0216">
        <w:rPr>
          <w:lang w:val="en-GB"/>
        </w:rPr>
        <w:t xml:space="preserve">, J.-C., </w:t>
      </w:r>
      <w:proofErr w:type="spellStart"/>
      <w:r w:rsidRPr="00FC0216">
        <w:rPr>
          <w:lang w:val="en-GB"/>
        </w:rPr>
        <w:t>Lövgren</w:t>
      </w:r>
      <w:proofErr w:type="spellEnd"/>
      <w:r w:rsidRPr="00FC0216">
        <w:rPr>
          <w:lang w:val="en-GB"/>
        </w:rPr>
        <w:t xml:space="preserve">, J., Cardinale, M., </w:t>
      </w:r>
      <w:proofErr w:type="spellStart"/>
      <w:r w:rsidRPr="00FC0216">
        <w:rPr>
          <w:lang w:val="en-GB"/>
        </w:rPr>
        <w:t>Bartolino</w:t>
      </w:r>
      <w:proofErr w:type="spellEnd"/>
      <w:r w:rsidRPr="00FC0216">
        <w:rPr>
          <w:lang w:val="en-GB"/>
        </w:rPr>
        <w:t xml:space="preserve">, V., </w:t>
      </w:r>
      <w:r w:rsidRPr="00FC0216">
        <w:rPr>
          <w:i/>
          <w:iCs/>
          <w:lang w:val="en-GB"/>
        </w:rPr>
        <w:t>et al.</w:t>
      </w:r>
      <w:r w:rsidRPr="00FC0216">
        <w:rPr>
          <w:lang w:val="en-GB"/>
        </w:rPr>
        <w:t xml:space="preserve"> (2009). Trophic cascades promote threshold-like shifts in pelagic marine ecosystems. </w:t>
      </w:r>
      <w:r w:rsidRPr="00FC0216">
        <w:rPr>
          <w:i/>
          <w:iCs/>
          <w:lang w:val="en-GB"/>
        </w:rPr>
        <w:t>Proceedings of the National Academy of Sciences, USA</w:t>
      </w:r>
      <w:r w:rsidRPr="00FC0216">
        <w:rPr>
          <w:lang w:val="en-GB"/>
        </w:rPr>
        <w:t>, 106, 197–202.</w:t>
      </w:r>
    </w:p>
    <w:p w14:paraId="70F02FBC" w14:textId="77777777" w:rsidR="00FC0216" w:rsidRPr="00FC0216" w:rsidRDefault="00FC0216" w:rsidP="00FC0216">
      <w:pPr>
        <w:pStyle w:val="Bibliography"/>
        <w:rPr>
          <w:lang w:val="en-GB"/>
        </w:rPr>
      </w:pPr>
      <w:r w:rsidRPr="00FC0216">
        <w:rPr>
          <w:lang w:val="en-GB"/>
        </w:rPr>
        <w:t xml:space="preserve">Cheung, W.W.L., Sarmiento, J.L., Dunne, J., </w:t>
      </w:r>
      <w:proofErr w:type="spellStart"/>
      <w:r w:rsidRPr="00FC0216">
        <w:rPr>
          <w:lang w:val="en-GB"/>
        </w:rPr>
        <w:t>Frölicher</w:t>
      </w:r>
      <w:proofErr w:type="spellEnd"/>
      <w:r w:rsidRPr="00FC0216">
        <w:rPr>
          <w:lang w:val="en-GB"/>
        </w:rPr>
        <w:t xml:space="preserve">, T.L., Lam, V.W.Y., Deng </w:t>
      </w:r>
      <w:proofErr w:type="spellStart"/>
      <w:r w:rsidRPr="00FC0216">
        <w:rPr>
          <w:lang w:val="en-GB"/>
        </w:rPr>
        <w:t>Palomares</w:t>
      </w:r>
      <w:proofErr w:type="spellEnd"/>
      <w:r w:rsidRPr="00FC0216">
        <w:rPr>
          <w:lang w:val="en-GB"/>
        </w:rPr>
        <w:t xml:space="preserve">, M.L., </w:t>
      </w:r>
      <w:r w:rsidRPr="00FC0216">
        <w:rPr>
          <w:i/>
          <w:iCs/>
          <w:lang w:val="en-GB"/>
        </w:rPr>
        <w:t>et al.</w:t>
      </w:r>
      <w:r w:rsidRPr="00FC0216">
        <w:rPr>
          <w:lang w:val="en-GB"/>
        </w:rPr>
        <w:t xml:space="preserve"> (2013). Shrinking of fishes exacerbates impacts of global ocean changes on marine ecosystems. </w:t>
      </w:r>
      <w:r w:rsidRPr="00FC0216">
        <w:rPr>
          <w:i/>
          <w:iCs/>
          <w:lang w:val="en-GB"/>
        </w:rPr>
        <w:t>Nature Climate Change</w:t>
      </w:r>
      <w:r w:rsidRPr="00FC0216">
        <w:rPr>
          <w:lang w:val="en-GB"/>
        </w:rPr>
        <w:t>, 3, 254–258.</w:t>
      </w:r>
    </w:p>
    <w:p w14:paraId="49644618" w14:textId="77777777" w:rsidR="00FC0216" w:rsidRPr="00FC0216" w:rsidRDefault="00FC0216" w:rsidP="00FC0216">
      <w:pPr>
        <w:pStyle w:val="Bibliography"/>
        <w:rPr>
          <w:lang w:val="en-GB"/>
        </w:rPr>
      </w:pPr>
      <w:r w:rsidRPr="00FC0216">
        <w:rPr>
          <w:lang w:val="en-GB"/>
        </w:rPr>
        <w:t xml:space="preserve">Clarke, A. &amp; Johnston, N.M. (1999). Scaling of metabolic rate with body mass and temperature in teleost fish. </w:t>
      </w:r>
      <w:r w:rsidRPr="00FC0216">
        <w:rPr>
          <w:i/>
          <w:iCs/>
          <w:lang w:val="en-GB"/>
        </w:rPr>
        <w:t>Journal of Animal Ecology</w:t>
      </w:r>
      <w:r w:rsidRPr="00FC0216">
        <w:rPr>
          <w:lang w:val="en-GB"/>
        </w:rPr>
        <w:t>, 68, 893–905.</w:t>
      </w:r>
    </w:p>
    <w:p w14:paraId="26E1D7DE" w14:textId="77777777" w:rsidR="00FC0216" w:rsidRPr="00FC0216" w:rsidRDefault="00FC0216" w:rsidP="00FC0216">
      <w:pPr>
        <w:pStyle w:val="Bibliography"/>
        <w:rPr>
          <w:lang w:val="en-GB"/>
        </w:rPr>
      </w:pPr>
      <w:proofErr w:type="spellStart"/>
      <w:r w:rsidRPr="00FC0216">
        <w:rPr>
          <w:lang w:val="en-GB"/>
        </w:rPr>
        <w:t>Daufresne</w:t>
      </w:r>
      <w:proofErr w:type="spellEnd"/>
      <w:r w:rsidRPr="00FC0216">
        <w:rPr>
          <w:lang w:val="en-GB"/>
        </w:rPr>
        <w:t xml:space="preserve">, M., </w:t>
      </w:r>
      <w:proofErr w:type="spellStart"/>
      <w:r w:rsidRPr="00FC0216">
        <w:rPr>
          <w:lang w:val="en-GB"/>
        </w:rPr>
        <w:t>Lengfellner</w:t>
      </w:r>
      <w:proofErr w:type="spellEnd"/>
      <w:r w:rsidRPr="00FC0216">
        <w:rPr>
          <w:lang w:val="en-GB"/>
        </w:rPr>
        <w:t xml:space="preserve">, K. &amp; Sommer, U. (2009). Global warming benefits the small in aquatic ecosystems. </w:t>
      </w:r>
      <w:r w:rsidRPr="00FC0216">
        <w:rPr>
          <w:i/>
          <w:iCs/>
          <w:lang w:val="en-GB"/>
        </w:rPr>
        <w:t>Proceedings of the National Academy of Sciences, USA</w:t>
      </w:r>
      <w:r w:rsidRPr="00FC0216">
        <w:rPr>
          <w:lang w:val="en-GB"/>
        </w:rPr>
        <w:t>, 106, 12788–12793.</w:t>
      </w:r>
    </w:p>
    <w:p w14:paraId="41232EA0" w14:textId="77777777" w:rsidR="00FC0216" w:rsidRPr="00FC0216" w:rsidRDefault="00FC0216" w:rsidP="00FC0216">
      <w:pPr>
        <w:pStyle w:val="Bibliography"/>
        <w:rPr>
          <w:lang w:val="en-GB"/>
        </w:rPr>
      </w:pPr>
      <w:r w:rsidRPr="00FC0216">
        <w:rPr>
          <w:lang w:val="en-GB"/>
        </w:rPr>
        <w:t xml:space="preserve">Downs, C.J., Hayes, J.P. &amp; Tracy, C.R. (2008). Scaling metabolic rate with body mass and inverse body temperature: A test of the Arrhenius fractal supply model. </w:t>
      </w:r>
      <w:r w:rsidRPr="00FC0216">
        <w:rPr>
          <w:i/>
          <w:iCs/>
          <w:lang w:val="en-GB"/>
        </w:rPr>
        <w:t>Functional Ecology</w:t>
      </w:r>
      <w:r w:rsidRPr="00FC0216">
        <w:rPr>
          <w:lang w:val="en-GB"/>
        </w:rPr>
        <w:t>, 22, 239–244.</w:t>
      </w:r>
    </w:p>
    <w:p w14:paraId="7DC074D5" w14:textId="77777777" w:rsidR="00FC0216" w:rsidRPr="00FC0216" w:rsidRDefault="00FC0216" w:rsidP="00FC0216">
      <w:pPr>
        <w:pStyle w:val="Bibliography"/>
        <w:rPr>
          <w:lang w:val="en-GB"/>
        </w:rPr>
      </w:pPr>
      <w:r w:rsidRPr="00FC0216">
        <w:rPr>
          <w:lang w:val="en-GB"/>
        </w:rPr>
        <w:lastRenderedPageBreak/>
        <w:t xml:space="preserve">Englund, G., </w:t>
      </w:r>
      <w:proofErr w:type="spellStart"/>
      <w:r w:rsidRPr="00FC0216">
        <w:rPr>
          <w:lang w:val="en-GB"/>
        </w:rPr>
        <w:t>Öhlund</w:t>
      </w:r>
      <w:proofErr w:type="spellEnd"/>
      <w:r w:rsidRPr="00FC0216">
        <w:rPr>
          <w:lang w:val="en-GB"/>
        </w:rPr>
        <w:t xml:space="preserve">, G., Hein, C.L. &amp; Diehl, S. (2011). Temperature dependence of the functional response. </w:t>
      </w:r>
      <w:r w:rsidRPr="00FC0216">
        <w:rPr>
          <w:i/>
          <w:iCs/>
          <w:lang w:val="en-GB"/>
        </w:rPr>
        <w:t>Ecology Letters</w:t>
      </w:r>
      <w:r w:rsidRPr="00FC0216">
        <w:rPr>
          <w:lang w:val="en-GB"/>
        </w:rPr>
        <w:t>, 14, 914–921.</w:t>
      </w:r>
    </w:p>
    <w:p w14:paraId="5B4EFEDF" w14:textId="77777777" w:rsidR="00FC0216" w:rsidRPr="00FC0216" w:rsidRDefault="00FC0216" w:rsidP="00FC0216">
      <w:pPr>
        <w:pStyle w:val="Bibliography"/>
        <w:rPr>
          <w:lang w:val="en-GB"/>
        </w:rPr>
      </w:pPr>
      <w:r w:rsidRPr="00FC0216">
        <w:rPr>
          <w:lang w:val="en-GB"/>
        </w:rPr>
        <w:t xml:space="preserve">Forster, J., Hirst, A.G. &amp; Atkinson, D. (2012). Warming-induced reductions in body size are greater in aquatic than terrestrial species. </w:t>
      </w:r>
      <w:r w:rsidRPr="00FC0216">
        <w:rPr>
          <w:i/>
          <w:iCs/>
          <w:lang w:val="en-GB"/>
        </w:rPr>
        <w:t>PNAS</w:t>
      </w:r>
      <w:r w:rsidRPr="00FC0216">
        <w:rPr>
          <w:lang w:val="en-GB"/>
        </w:rPr>
        <w:t>, 109, 19310–19314.</w:t>
      </w:r>
    </w:p>
    <w:p w14:paraId="009495A5" w14:textId="77777777" w:rsidR="00FC0216" w:rsidRPr="00FC0216" w:rsidRDefault="00FC0216" w:rsidP="00FC0216">
      <w:pPr>
        <w:pStyle w:val="Bibliography"/>
        <w:rPr>
          <w:lang w:val="en-GB"/>
        </w:rPr>
      </w:pPr>
      <w:r w:rsidRPr="00FC0216">
        <w:rPr>
          <w:lang w:val="en-GB"/>
        </w:rPr>
        <w:t xml:space="preserve">Free, C.M., Thorson, J.T., Pinsky, M.L., </w:t>
      </w:r>
      <w:proofErr w:type="spellStart"/>
      <w:r w:rsidRPr="00FC0216">
        <w:rPr>
          <w:lang w:val="en-GB"/>
        </w:rPr>
        <w:t>Oken</w:t>
      </w:r>
      <w:proofErr w:type="spellEnd"/>
      <w:r w:rsidRPr="00FC0216">
        <w:rPr>
          <w:lang w:val="en-GB"/>
        </w:rPr>
        <w:t xml:space="preserve">, K.L., </w:t>
      </w:r>
      <w:proofErr w:type="spellStart"/>
      <w:r w:rsidRPr="00FC0216">
        <w:rPr>
          <w:lang w:val="en-GB"/>
        </w:rPr>
        <w:t>Wiedenmann</w:t>
      </w:r>
      <w:proofErr w:type="spellEnd"/>
      <w:r w:rsidRPr="00FC0216">
        <w:rPr>
          <w:lang w:val="en-GB"/>
        </w:rPr>
        <w:t xml:space="preserve">, J. &amp; Jensen, O.P. (2019). Impacts of historical warming on marine fisheries production. </w:t>
      </w:r>
      <w:r w:rsidRPr="00FC0216">
        <w:rPr>
          <w:i/>
          <w:iCs/>
          <w:lang w:val="en-GB"/>
        </w:rPr>
        <w:t>Science</w:t>
      </w:r>
      <w:r w:rsidRPr="00FC0216">
        <w:rPr>
          <w:lang w:val="en-GB"/>
        </w:rPr>
        <w:t>, 363, 979–983.</w:t>
      </w:r>
    </w:p>
    <w:p w14:paraId="5F3D8C3E" w14:textId="77777777" w:rsidR="00FC0216" w:rsidRPr="00F10E9E" w:rsidRDefault="00FC0216" w:rsidP="00FC0216">
      <w:pPr>
        <w:pStyle w:val="Bibliography"/>
        <w:rPr>
          <w:lang w:val="sv-SE"/>
        </w:rPr>
      </w:pPr>
      <w:r w:rsidRPr="00FC0216">
        <w:rPr>
          <w:lang w:val="en-GB"/>
        </w:rPr>
        <w:t xml:space="preserve">García </w:t>
      </w:r>
      <w:proofErr w:type="spellStart"/>
      <w:r w:rsidRPr="00FC0216">
        <w:rPr>
          <w:lang w:val="en-GB"/>
        </w:rPr>
        <w:t>García</w:t>
      </w:r>
      <w:proofErr w:type="spellEnd"/>
      <w:r w:rsidRPr="00FC0216">
        <w:rPr>
          <w:lang w:val="en-GB"/>
        </w:rPr>
        <w:t xml:space="preserve">, B., </w:t>
      </w:r>
      <w:proofErr w:type="spellStart"/>
      <w:r w:rsidRPr="00FC0216">
        <w:rPr>
          <w:lang w:val="en-GB"/>
        </w:rPr>
        <w:t>Cerezo</w:t>
      </w:r>
      <w:proofErr w:type="spellEnd"/>
      <w:r w:rsidRPr="00FC0216">
        <w:rPr>
          <w:lang w:val="en-GB"/>
        </w:rPr>
        <w:t xml:space="preserve"> Valverde, J., </w:t>
      </w:r>
      <w:proofErr w:type="spellStart"/>
      <w:r w:rsidRPr="00FC0216">
        <w:rPr>
          <w:lang w:val="en-GB"/>
        </w:rPr>
        <w:t>Aguado-Giménez</w:t>
      </w:r>
      <w:proofErr w:type="spellEnd"/>
      <w:r w:rsidRPr="00FC0216">
        <w:rPr>
          <w:lang w:val="en-GB"/>
        </w:rPr>
        <w:t xml:space="preserve">, F., García </w:t>
      </w:r>
      <w:proofErr w:type="spellStart"/>
      <w:r w:rsidRPr="00FC0216">
        <w:rPr>
          <w:lang w:val="en-GB"/>
        </w:rPr>
        <w:t>García</w:t>
      </w:r>
      <w:proofErr w:type="spellEnd"/>
      <w:r w:rsidRPr="00FC0216">
        <w:rPr>
          <w:lang w:val="en-GB"/>
        </w:rPr>
        <w:t xml:space="preserve">, J. &amp; Hernández, M.D. (2011). Effect of the interaction between body weight and temperature on growth and maximum daily food intake in </w:t>
      </w:r>
      <w:proofErr w:type="spellStart"/>
      <w:r w:rsidRPr="00FC0216">
        <w:rPr>
          <w:lang w:val="en-GB"/>
        </w:rPr>
        <w:t>sharpsnout</w:t>
      </w:r>
      <w:proofErr w:type="spellEnd"/>
      <w:r w:rsidRPr="00FC0216">
        <w:rPr>
          <w:lang w:val="en-GB"/>
        </w:rPr>
        <w:t xml:space="preserve"> sea bream (</w:t>
      </w:r>
      <w:proofErr w:type="spellStart"/>
      <w:r w:rsidRPr="00FC0216">
        <w:rPr>
          <w:lang w:val="en-GB"/>
        </w:rPr>
        <w:t>Diplodus</w:t>
      </w:r>
      <w:proofErr w:type="spellEnd"/>
      <w:r w:rsidRPr="00FC0216">
        <w:rPr>
          <w:lang w:val="en-GB"/>
        </w:rPr>
        <w:t xml:space="preserve"> </w:t>
      </w:r>
      <w:proofErr w:type="spellStart"/>
      <w:r w:rsidRPr="00FC0216">
        <w:rPr>
          <w:lang w:val="en-GB"/>
        </w:rPr>
        <w:t>puntazzo</w:t>
      </w:r>
      <w:proofErr w:type="spellEnd"/>
      <w:r w:rsidRPr="00FC0216">
        <w:rPr>
          <w:lang w:val="en-GB"/>
        </w:rPr>
        <w:t xml:space="preserve">). </w:t>
      </w:r>
      <w:proofErr w:type="spellStart"/>
      <w:r w:rsidRPr="00F10E9E">
        <w:rPr>
          <w:i/>
          <w:iCs/>
          <w:lang w:val="sv-SE"/>
        </w:rPr>
        <w:t>Aquaculture</w:t>
      </w:r>
      <w:proofErr w:type="spellEnd"/>
      <w:r w:rsidRPr="00F10E9E">
        <w:rPr>
          <w:i/>
          <w:iCs/>
          <w:lang w:val="sv-SE"/>
        </w:rPr>
        <w:t xml:space="preserve"> International</w:t>
      </w:r>
      <w:r w:rsidRPr="00F10E9E">
        <w:rPr>
          <w:lang w:val="sv-SE"/>
        </w:rPr>
        <w:t>, 19, 131–141.</w:t>
      </w:r>
    </w:p>
    <w:p w14:paraId="573A144B" w14:textId="77777777" w:rsidR="00FC0216" w:rsidRPr="00FC0216" w:rsidRDefault="00FC0216" w:rsidP="00FC0216">
      <w:pPr>
        <w:pStyle w:val="Bibliography"/>
        <w:rPr>
          <w:lang w:val="en-GB"/>
        </w:rPr>
      </w:pPr>
      <w:r w:rsidRPr="00F10E9E">
        <w:rPr>
          <w:lang w:val="sv-SE"/>
        </w:rPr>
        <w:t xml:space="preserve">Gårdmark, A., </w:t>
      </w:r>
      <w:proofErr w:type="spellStart"/>
      <w:r w:rsidRPr="00F10E9E">
        <w:rPr>
          <w:lang w:val="sv-SE"/>
        </w:rPr>
        <w:t>Casini</w:t>
      </w:r>
      <w:proofErr w:type="spellEnd"/>
      <w:r w:rsidRPr="00F10E9E">
        <w:rPr>
          <w:lang w:val="sv-SE"/>
        </w:rPr>
        <w:t xml:space="preserve">, M., Huss, M., van </w:t>
      </w:r>
      <w:proofErr w:type="spellStart"/>
      <w:r w:rsidRPr="00F10E9E">
        <w:rPr>
          <w:lang w:val="sv-SE"/>
        </w:rPr>
        <w:t>Leeuwen</w:t>
      </w:r>
      <w:proofErr w:type="spellEnd"/>
      <w:r w:rsidRPr="00F10E9E">
        <w:rPr>
          <w:lang w:val="sv-SE"/>
        </w:rPr>
        <w:t xml:space="preserve">, A., Hjelm, J., Persson, L., </w:t>
      </w:r>
      <w:r w:rsidRPr="00F10E9E">
        <w:rPr>
          <w:i/>
          <w:iCs/>
          <w:lang w:val="sv-SE"/>
        </w:rPr>
        <w:t>et al.</w:t>
      </w:r>
      <w:r w:rsidRPr="00F10E9E">
        <w:rPr>
          <w:lang w:val="sv-SE"/>
        </w:rPr>
        <w:t xml:space="preserve"> </w:t>
      </w:r>
      <w:r w:rsidRPr="00FC0216">
        <w:rPr>
          <w:lang w:val="en-GB"/>
        </w:rPr>
        <w:t xml:space="preserve">(2015). Regime shifts in exploited marine food webs: detecting mechanisms underlying alternative stable states using size-structured community dynamics theory. </w:t>
      </w:r>
      <w:r w:rsidRPr="00FC0216">
        <w:rPr>
          <w:i/>
          <w:iCs/>
          <w:lang w:val="en-GB"/>
        </w:rPr>
        <w:t>Phil. Trans. R. Soc. B</w:t>
      </w:r>
      <w:r w:rsidRPr="00FC0216">
        <w:rPr>
          <w:lang w:val="en-GB"/>
        </w:rPr>
        <w:t>, 370, 20130262.</w:t>
      </w:r>
    </w:p>
    <w:p w14:paraId="6A296A85" w14:textId="77777777" w:rsidR="00FC0216" w:rsidRPr="00FC0216" w:rsidRDefault="00FC0216" w:rsidP="00FC0216">
      <w:pPr>
        <w:pStyle w:val="Bibliography"/>
        <w:rPr>
          <w:lang w:val="en-GB"/>
        </w:rPr>
      </w:pPr>
      <w:r w:rsidRPr="00FC0216">
        <w:rPr>
          <w:lang w:val="en-GB"/>
        </w:rPr>
        <w:t xml:space="preserve">Gilbert, B., Tunney, T.D., McCann, K.S., DeLong, J.P., </w:t>
      </w:r>
      <w:proofErr w:type="spellStart"/>
      <w:r w:rsidRPr="00FC0216">
        <w:rPr>
          <w:lang w:val="en-GB"/>
        </w:rPr>
        <w:t>Vasseur</w:t>
      </w:r>
      <w:proofErr w:type="spellEnd"/>
      <w:r w:rsidRPr="00FC0216">
        <w:rPr>
          <w:lang w:val="en-GB"/>
        </w:rPr>
        <w:t xml:space="preserve">, D.A., Savage, V.M., </w:t>
      </w:r>
      <w:r w:rsidRPr="00FC0216">
        <w:rPr>
          <w:i/>
          <w:iCs/>
          <w:lang w:val="en-GB"/>
        </w:rPr>
        <w:t>et al.</w:t>
      </w:r>
      <w:r w:rsidRPr="00FC0216">
        <w:rPr>
          <w:lang w:val="en-GB"/>
        </w:rPr>
        <w:t xml:space="preserve"> (2014). A bioenergetic framework for the temperature dependence of trophic interactions. </w:t>
      </w:r>
      <w:r w:rsidRPr="00FC0216">
        <w:rPr>
          <w:i/>
          <w:iCs/>
          <w:lang w:val="en-GB"/>
        </w:rPr>
        <w:t>Ecology Letters</w:t>
      </w:r>
      <w:r w:rsidRPr="00FC0216">
        <w:rPr>
          <w:lang w:val="en-GB"/>
        </w:rPr>
        <w:t>, 17, 902–914.</w:t>
      </w:r>
    </w:p>
    <w:p w14:paraId="51E85206" w14:textId="77777777" w:rsidR="00FC0216" w:rsidRPr="00FC0216" w:rsidRDefault="00FC0216" w:rsidP="00FC0216">
      <w:pPr>
        <w:pStyle w:val="Bibliography"/>
        <w:rPr>
          <w:lang w:val="en-GB"/>
        </w:rPr>
      </w:pPr>
      <w:proofErr w:type="spellStart"/>
      <w:r w:rsidRPr="00FC0216">
        <w:rPr>
          <w:lang w:val="en-GB"/>
        </w:rPr>
        <w:t>Gillooly</w:t>
      </w:r>
      <w:proofErr w:type="spellEnd"/>
      <w:r w:rsidRPr="00FC0216">
        <w:rPr>
          <w:lang w:val="en-GB"/>
        </w:rPr>
        <w:t xml:space="preserve">, J.F., Brown, J.H., West, G.B., Savage, V.M. &amp; </w:t>
      </w:r>
      <w:proofErr w:type="spellStart"/>
      <w:r w:rsidRPr="00FC0216">
        <w:rPr>
          <w:lang w:val="en-GB"/>
        </w:rPr>
        <w:t>Charnov</w:t>
      </w:r>
      <w:proofErr w:type="spellEnd"/>
      <w:r w:rsidRPr="00FC0216">
        <w:rPr>
          <w:lang w:val="en-GB"/>
        </w:rPr>
        <w:t xml:space="preserve">, E.L. (2001). Effects of size and temperature on metabolic rate. </w:t>
      </w:r>
      <w:r w:rsidRPr="00FC0216">
        <w:rPr>
          <w:i/>
          <w:iCs/>
          <w:lang w:val="en-GB"/>
        </w:rPr>
        <w:t>Science</w:t>
      </w:r>
      <w:r w:rsidRPr="00FC0216">
        <w:rPr>
          <w:lang w:val="en-GB"/>
        </w:rPr>
        <w:t>, 2248–2251.</w:t>
      </w:r>
    </w:p>
    <w:p w14:paraId="589F849F" w14:textId="77777777" w:rsidR="00FC0216" w:rsidRPr="00FC0216" w:rsidRDefault="00FC0216" w:rsidP="00FC0216">
      <w:pPr>
        <w:pStyle w:val="Bibliography"/>
        <w:rPr>
          <w:lang w:val="en-GB"/>
        </w:rPr>
      </w:pPr>
      <w:proofErr w:type="spellStart"/>
      <w:r w:rsidRPr="00FC0216">
        <w:rPr>
          <w:lang w:val="en-GB"/>
        </w:rPr>
        <w:t>Handeland</w:t>
      </w:r>
      <w:proofErr w:type="spellEnd"/>
      <w:r w:rsidRPr="00FC0216">
        <w:rPr>
          <w:lang w:val="en-GB"/>
        </w:rPr>
        <w:t xml:space="preserve">, S.O., </w:t>
      </w:r>
      <w:proofErr w:type="spellStart"/>
      <w:r w:rsidRPr="00FC0216">
        <w:rPr>
          <w:lang w:val="en-GB"/>
        </w:rPr>
        <w:t>Imsland</w:t>
      </w:r>
      <w:proofErr w:type="spellEnd"/>
      <w:r w:rsidRPr="00FC0216">
        <w:rPr>
          <w:lang w:val="en-GB"/>
        </w:rPr>
        <w:t xml:space="preserve">, A.K. &amp; Stefansson, S.O. (2008). The effect of temperature and fish size on growth, feed intake, food conversion efficiency and stomach evacuation rate of Atlantic salmon post-smolts. </w:t>
      </w:r>
      <w:r w:rsidRPr="00FC0216">
        <w:rPr>
          <w:i/>
          <w:iCs/>
          <w:lang w:val="en-GB"/>
        </w:rPr>
        <w:t>Aquaculture</w:t>
      </w:r>
      <w:r w:rsidRPr="00FC0216">
        <w:rPr>
          <w:lang w:val="en-GB"/>
        </w:rPr>
        <w:t>, 283, 36–42.</w:t>
      </w:r>
    </w:p>
    <w:p w14:paraId="7AAFBCCC" w14:textId="77777777" w:rsidR="00FC0216" w:rsidRPr="00FC0216" w:rsidRDefault="00FC0216" w:rsidP="00FC0216">
      <w:pPr>
        <w:pStyle w:val="Bibliography"/>
        <w:rPr>
          <w:lang w:val="en-GB"/>
        </w:rPr>
      </w:pPr>
      <w:proofErr w:type="spellStart"/>
      <w:r w:rsidRPr="00FC0216">
        <w:rPr>
          <w:lang w:val="en-GB"/>
        </w:rPr>
        <w:t>Hartvig</w:t>
      </w:r>
      <w:proofErr w:type="spellEnd"/>
      <w:r w:rsidRPr="00FC0216">
        <w:rPr>
          <w:lang w:val="en-GB"/>
        </w:rPr>
        <w:t xml:space="preserve">, M., Andersen, K.H. &amp; Beyer, J.E. (2011). Food web framework for size-structured populations. </w:t>
      </w:r>
      <w:r w:rsidRPr="00FC0216">
        <w:rPr>
          <w:i/>
          <w:iCs/>
          <w:lang w:val="en-GB"/>
        </w:rPr>
        <w:t>Journal of Theoretical Biology</w:t>
      </w:r>
      <w:r w:rsidRPr="00FC0216">
        <w:rPr>
          <w:lang w:val="en-GB"/>
        </w:rPr>
        <w:t>, 272, 113–122.</w:t>
      </w:r>
    </w:p>
    <w:p w14:paraId="42EAD3AC" w14:textId="77777777" w:rsidR="00FC0216" w:rsidRPr="00FC0216" w:rsidRDefault="00FC0216" w:rsidP="00FC0216">
      <w:pPr>
        <w:pStyle w:val="Bibliography"/>
        <w:rPr>
          <w:lang w:val="en-GB"/>
        </w:rPr>
      </w:pPr>
      <w:r w:rsidRPr="00FC0216">
        <w:rPr>
          <w:lang w:val="en-GB"/>
        </w:rPr>
        <w:t xml:space="preserve">Huey, R.B. &amp; Kingsolver, J.G. (2019). Climate Warming, Resource Availability, and the Metabolic Meltdown of Ectotherms. </w:t>
      </w:r>
      <w:r w:rsidRPr="00FC0216">
        <w:rPr>
          <w:i/>
          <w:iCs/>
          <w:lang w:val="en-GB"/>
        </w:rPr>
        <w:t>The American Naturalist</w:t>
      </w:r>
      <w:r w:rsidRPr="00FC0216">
        <w:rPr>
          <w:lang w:val="en-GB"/>
        </w:rPr>
        <w:t>, 194, E140–E150.</w:t>
      </w:r>
    </w:p>
    <w:p w14:paraId="45C7472C" w14:textId="77777777" w:rsidR="00FC0216" w:rsidRPr="00FC0216" w:rsidRDefault="00FC0216" w:rsidP="00FC0216">
      <w:pPr>
        <w:pStyle w:val="Bibliography"/>
        <w:rPr>
          <w:lang w:val="en-GB"/>
        </w:rPr>
      </w:pPr>
      <w:r w:rsidRPr="00FC0216">
        <w:rPr>
          <w:lang w:val="en-GB"/>
        </w:rPr>
        <w:t xml:space="preserve">Huss, M., Lindmark, M., Jacobson, P., van </w:t>
      </w:r>
      <w:proofErr w:type="spellStart"/>
      <w:r w:rsidRPr="00FC0216">
        <w:rPr>
          <w:lang w:val="en-GB"/>
        </w:rPr>
        <w:t>Dorst</w:t>
      </w:r>
      <w:proofErr w:type="spellEnd"/>
      <w:r w:rsidRPr="00FC0216">
        <w:rPr>
          <w:lang w:val="en-GB"/>
        </w:rPr>
        <w:t xml:space="preserve">, R.M. &amp; </w:t>
      </w:r>
      <w:proofErr w:type="spellStart"/>
      <w:r w:rsidRPr="00FC0216">
        <w:rPr>
          <w:lang w:val="en-GB"/>
        </w:rPr>
        <w:t>Gårdmark</w:t>
      </w:r>
      <w:proofErr w:type="spellEnd"/>
      <w:r w:rsidRPr="00FC0216">
        <w:rPr>
          <w:lang w:val="en-GB"/>
        </w:rPr>
        <w:t xml:space="preserve">, A. (2019). Experimental evidence of gradual size‐dependent shifts in body size and growth of fish in response to warming. </w:t>
      </w:r>
      <w:r w:rsidRPr="00FC0216">
        <w:rPr>
          <w:i/>
          <w:iCs/>
          <w:lang w:val="en-GB"/>
        </w:rPr>
        <w:t xml:space="preserve">Glob Change </w:t>
      </w:r>
      <w:proofErr w:type="spellStart"/>
      <w:r w:rsidRPr="00FC0216">
        <w:rPr>
          <w:i/>
          <w:iCs/>
          <w:lang w:val="en-GB"/>
        </w:rPr>
        <w:t>Biol</w:t>
      </w:r>
      <w:proofErr w:type="spellEnd"/>
      <w:r w:rsidRPr="00FC0216">
        <w:rPr>
          <w:lang w:val="en-GB"/>
        </w:rPr>
        <w:t>, gcb.14637.</w:t>
      </w:r>
    </w:p>
    <w:p w14:paraId="09024D16" w14:textId="77777777" w:rsidR="00FC0216" w:rsidRPr="00FC0216" w:rsidRDefault="00FC0216" w:rsidP="00FC0216">
      <w:pPr>
        <w:pStyle w:val="Bibliography"/>
        <w:rPr>
          <w:lang w:val="en-GB"/>
        </w:rPr>
      </w:pPr>
      <w:r w:rsidRPr="00FC0216">
        <w:rPr>
          <w:lang w:val="en-GB"/>
        </w:rPr>
        <w:t xml:space="preserve">ICES. (2013). </w:t>
      </w:r>
      <w:r w:rsidRPr="00FC0216">
        <w:rPr>
          <w:i/>
          <w:iCs/>
          <w:lang w:val="en-GB"/>
        </w:rPr>
        <w:t>Report of the Baltic Fisheries Assessment Working Group (WGBFAS)</w:t>
      </w:r>
      <w:r w:rsidRPr="00FC0216">
        <w:rPr>
          <w:lang w:val="en-GB"/>
        </w:rPr>
        <w:t xml:space="preserve"> </w:t>
      </w:r>
      <w:proofErr w:type="gramStart"/>
      <w:r w:rsidRPr="00FC0216">
        <w:rPr>
          <w:lang w:val="en-GB"/>
        </w:rPr>
        <w:t>( No.</w:t>
      </w:r>
      <w:proofErr w:type="gramEnd"/>
      <w:r w:rsidRPr="00FC0216">
        <w:rPr>
          <w:lang w:val="en-GB"/>
        </w:rPr>
        <w:t xml:space="preserve"> ICES CM 2013/ACOM:10.). 10-17 April 2013 ICES Headquarters, Copenhagen.</w:t>
      </w:r>
    </w:p>
    <w:p w14:paraId="38540043" w14:textId="77777777" w:rsidR="00FC0216" w:rsidRPr="00FC0216" w:rsidRDefault="00FC0216" w:rsidP="00FC0216">
      <w:pPr>
        <w:pStyle w:val="Bibliography"/>
        <w:rPr>
          <w:lang w:val="en-GB"/>
        </w:rPr>
      </w:pPr>
      <w:r w:rsidRPr="00FC0216">
        <w:rPr>
          <w:lang w:val="en-GB"/>
        </w:rPr>
        <w:t xml:space="preserve">ICES. (2015). </w:t>
      </w:r>
      <w:r w:rsidRPr="00FC0216">
        <w:rPr>
          <w:i/>
          <w:iCs/>
          <w:lang w:val="en-GB"/>
        </w:rPr>
        <w:t>Report of the Baltic Fisheries Assessment Working Group (WGBFAS)</w:t>
      </w:r>
      <w:r w:rsidRPr="00FC0216">
        <w:rPr>
          <w:lang w:val="en-GB"/>
        </w:rPr>
        <w:t xml:space="preserve"> </w:t>
      </w:r>
      <w:proofErr w:type="gramStart"/>
      <w:r w:rsidRPr="00FC0216">
        <w:rPr>
          <w:lang w:val="en-GB"/>
        </w:rPr>
        <w:t>( No.</w:t>
      </w:r>
      <w:proofErr w:type="gramEnd"/>
      <w:r w:rsidRPr="00FC0216">
        <w:rPr>
          <w:lang w:val="en-GB"/>
        </w:rPr>
        <w:t xml:space="preserve"> ICES CM 2015/ACOM:10). 14-21 April 2015 ICES Headquarters, Copenhagen.</w:t>
      </w:r>
    </w:p>
    <w:p w14:paraId="099AD7D2" w14:textId="77777777" w:rsidR="00FC0216" w:rsidRPr="00FC0216" w:rsidRDefault="00FC0216" w:rsidP="00FC0216">
      <w:pPr>
        <w:pStyle w:val="Bibliography"/>
        <w:rPr>
          <w:lang w:val="en-GB"/>
        </w:rPr>
      </w:pPr>
      <w:r w:rsidRPr="00FC0216">
        <w:rPr>
          <w:lang w:val="en-GB"/>
        </w:rPr>
        <w:t xml:space="preserve">Jacobsen, N.S., Burgess, M.G. &amp; Andersen, K.H. (2017). Efficiency of fisheries is increasing at the ecosystem level. </w:t>
      </w:r>
      <w:r w:rsidRPr="00FC0216">
        <w:rPr>
          <w:i/>
          <w:iCs/>
          <w:lang w:val="en-GB"/>
        </w:rPr>
        <w:t>Fish and Fisheries</w:t>
      </w:r>
      <w:r w:rsidRPr="00FC0216">
        <w:rPr>
          <w:lang w:val="en-GB"/>
        </w:rPr>
        <w:t>, 18, 199–211.</w:t>
      </w:r>
    </w:p>
    <w:p w14:paraId="14563FB9" w14:textId="77777777" w:rsidR="00FC0216" w:rsidRPr="00FC0216" w:rsidRDefault="00FC0216" w:rsidP="00FC0216">
      <w:pPr>
        <w:pStyle w:val="Bibliography"/>
        <w:rPr>
          <w:lang w:val="en-GB"/>
        </w:rPr>
      </w:pPr>
      <w:r w:rsidRPr="00FC0216">
        <w:rPr>
          <w:lang w:val="en-GB"/>
        </w:rPr>
        <w:t xml:space="preserve">Lefevre, S., McKenzie, D.J. &amp; Nilsson, G.E. (2018). In modelling effects of global warming, invalid assumptions lead to unrealistic projections. </w:t>
      </w:r>
      <w:r w:rsidRPr="00FC0216">
        <w:rPr>
          <w:i/>
          <w:iCs/>
          <w:lang w:val="en-GB"/>
        </w:rPr>
        <w:t>Global Change Biology</w:t>
      </w:r>
      <w:r w:rsidRPr="00FC0216">
        <w:rPr>
          <w:lang w:val="en-GB"/>
        </w:rPr>
        <w:t>, 24, 553–556.</w:t>
      </w:r>
    </w:p>
    <w:p w14:paraId="4BD76B08" w14:textId="77777777" w:rsidR="00FC0216" w:rsidRPr="00FC0216" w:rsidRDefault="00FC0216" w:rsidP="00FC0216">
      <w:pPr>
        <w:pStyle w:val="Bibliography"/>
        <w:rPr>
          <w:lang w:val="en-GB"/>
        </w:rPr>
      </w:pPr>
      <w:proofErr w:type="spellStart"/>
      <w:r w:rsidRPr="00FC0216">
        <w:rPr>
          <w:lang w:val="en-GB"/>
        </w:rPr>
        <w:t>Lefort</w:t>
      </w:r>
      <w:proofErr w:type="spellEnd"/>
      <w:r w:rsidRPr="00FC0216">
        <w:rPr>
          <w:lang w:val="en-GB"/>
        </w:rPr>
        <w:t xml:space="preserve">, S., </w:t>
      </w:r>
      <w:proofErr w:type="spellStart"/>
      <w:r w:rsidRPr="00FC0216">
        <w:rPr>
          <w:lang w:val="en-GB"/>
        </w:rPr>
        <w:t>Aumont</w:t>
      </w:r>
      <w:proofErr w:type="spellEnd"/>
      <w:r w:rsidRPr="00FC0216">
        <w:rPr>
          <w:lang w:val="en-GB"/>
        </w:rPr>
        <w:t xml:space="preserve">, O., Bopp, L., </w:t>
      </w:r>
      <w:proofErr w:type="spellStart"/>
      <w:r w:rsidRPr="00FC0216">
        <w:rPr>
          <w:lang w:val="en-GB"/>
        </w:rPr>
        <w:t>Arsouze</w:t>
      </w:r>
      <w:proofErr w:type="spellEnd"/>
      <w:r w:rsidRPr="00FC0216">
        <w:rPr>
          <w:lang w:val="en-GB"/>
        </w:rPr>
        <w:t xml:space="preserve">, T., </w:t>
      </w:r>
      <w:proofErr w:type="spellStart"/>
      <w:r w:rsidRPr="00FC0216">
        <w:rPr>
          <w:lang w:val="en-GB"/>
        </w:rPr>
        <w:t>Gehlen</w:t>
      </w:r>
      <w:proofErr w:type="spellEnd"/>
      <w:r w:rsidRPr="00FC0216">
        <w:rPr>
          <w:lang w:val="en-GB"/>
        </w:rPr>
        <w:t xml:space="preserve">, M. &amp; Maury, O. (2015). Spatial and body-size dependent response of marine pelagic communities to projected global climate change. </w:t>
      </w:r>
      <w:r w:rsidRPr="00FC0216">
        <w:rPr>
          <w:i/>
          <w:iCs/>
          <w:lang w:val="en-GB"/>
        </w:rPr>
        <w:t>Global Change Biology</w:t>
      </w:r>
      <w:r w:rsidRPr="00FC0216">
        <w:rPr>
          <w:lang w:val="en-GB"/>
        </w:rPr>
        <w:t>, 21, 154–164.</w:t>
      </w:r>
    </w:p>
    <w:p w14:paraId="2231EF0B" w14:textId="77777777" w:rsidR="00FC0216" w:rsidRPr="00FC0216" w:rsidRDefault="00FC0216" w:rsidP="00FC0216">
      <w:pPr>
        <w:pStyle w:val="Bibliography"/>
        <w:rPr>
          <w:lang w:val="en-GB"/>
        </w:rPr>
      </w:pPr>
      <w:proofErr w:type="spellStart"/>
      <w:r w:rsidRPr="00FC0216">
        <w:rPr>
          <w:lang w:val="en-GB"/>
        </w:rPr>
        <w:t>Lotze</w:t>
      </w:r>
      <w:proofErr w:type="spellEnd"/>
      <w:r w:rsidRPr="00FC0216">
        <w:rPr>
          <w:lang w:val="en-GB"/>
        </w:rPr>
        <w:t xml:space="preserve">, H.K., </w:t>
      </w:r>
      <w:proofErr w:type="spellStart"/>
      <w:r w:rsidRPr="00FC0216">
        <w:rPr>
          <w:lang w:val="en-GB"/>
        </w:rPr>
        <w:t>Tittensor</w:t>
      </w:r>
      <w:proofErr w:type="spellEnd"/>
      <w:r w:rsidRPr="00FC0216">
        <w:rPr>
          <w:lang w:val="en-GB"/>
        </w:rPr>
        <w:t xml:space="preserve">, D.P., </w:t>
      </w:r>
      <w:proofErr w:type="spellStart"/>
      <w:r w:rsidRPr="00FC0216">
        <w:rPr>
          <w:lang w:val="en-GB"/>
        </w:rPr>
        <w:t>Bryndum</w:t>
      </w:r>
      <w:proofErr w:type="spellEnd"/>
      <w:r w:rsidRPr="00FC0216">
        <w:rPr>
          <w:lang w:val="en-GB"/>
        </w:rPr>
        <w:t xml:space="preserve">-Buchholz, A., Eddy, T.D., Cheung, W.W.L., Galbraith, E.D., </w:t>
      </w:r>
      <w:r w:rsidRPr="00FC0216">
        <w:rPr>
          <w:i/>
          <w:iCs/>
          <w:lang w:val="en-GB"/>
        </w:rPr>
        <w:t>et al.</w:t>
      </w:r>
      <w:r w:rsidRPr="00FC0216">
        <w:rPr>
          <w:lang w:val="en-GB"/>
        </w:rPr>
        <w:t xml:space="preserve"> (2019). Global ensemble projections reveal trophic amplification of ocean biomass declines with climate change. </w:t>
      </w:r>
      <w:r w:rsidRPr="00FC0216">
        <w:rPr>
          <w:i/>
          <w:iCs/>
          <w:lang w:val="en-GB"/>
        </w:rPr>
        <w:t>Proceedings of the National Academy of Sciences</w:t>
      </w:r>
      <w:r w:rsidRPr="00FC0216">
        <w:rPr>
          <w:lang w:val="en-GB"/>
        </w:rPr>
        <w:t>, 116, 12907–12912.</w:t>
      </w:r>
    </w:p>
    <w:p w14:paraId="70AC4A5E" w14:textId="77777777" w:rsidR="00FC0216" w:rsidRPr="00FC0216" w:rsidRDefault="00FC0216" w:rsidP="00FC0216">
      <w:pPr>
        <w:pStyle w:val="Bibliography"/>
        <w:rPr>
          <w:lang w:val="en-GB"/>
        </w:rPr>
      </w:pPr>
      <w:r w:rsidRPr="00FC0216">
        <w:rPr>
          <w:lang w:val="en-GB"/>
        </w:rPr>
        <w:t xml:space="preserve">McCauley, D.J., Pinsky, M.L., </w:t>
      </w:r>
      <w:proofErr w:type="spellStart"/>
      <w:r w:rsidRPr="00FC0216">
        <w:rPr>
          <w:lang w:val="en-GB"/>
        </w:rPr>
        <w:t>Palumbi</w:t>
      </w:r>
      <w:proofErr w:type="spellEnd"/>
      <w:r w:rsidRPr="00FC0216">
        <w:rPr>
          <w:lang w:val="en-GB"/>
        </w:rPr>
        <w:t xml:space="preserve">, S.R., Estes, J.A., Joyce, F.H. &amp; Warner, R.R. (2015). Marine defaunation: Animal loss in the global ocean. </w:t>
      </w:r>
      <w:r w:rsidRPr="00FC0216">
        <w:rPr>
          <w:i/>
          <w:iCs/>
          <w:lang w:val="en-GB"/>
        </w:rPr>
        <w:t>Science</w:t>
      </w:r>
      <w:r w:rsidRPr="00FC0216">
        <w:rPr>
          <w:lang w:val="en-GB"/>
        </w:rPr>
        <w:t>, 347.</w:t>
      </w:r>
    </w:p>
    <w:p w14:paraId="1CADDC08" w14:textId="77777777" w:rsidR="00FC0216" w:rsidRPr="00FC0216" w:rsidRDefault="00FC0216" w:rsidP="00FC0216">
      <w:pPr>
        <w:pStyle w:val="Bibliography"/>
        <w:rPr>
          <w:lang w:val="en-GB"/>
        </w:rPr>
      </w:pPr>
      <w:proofErr w:type="spellStart"/>
      <w:r w:rsidRPr="00FC0216">
        <w:rPr>
          <w:lang w:val="en-GB"/>
        </w:rPr>
        <w:t>Mion</w:t>
      </w:r>
      <w:proofErr w:type="spellEnd"/>
      <w:r w:rsidRPr="00FC0216">
        <w:rPr>
          <w:lang w:val="en-GB"/>
        </w:rPr>
        <w:t xml:space="preserve">, M., Thorsen, A., Vitale, F., Dierking, J., Herrmann, J.P., </w:t>
      </w:r>
      <w:proofErr w:type="spellStart"/>
      <w:r w:rsidRPr="00FC0216">
        <w:rPr>
          <w:lang w:val="en-GB"/>
        </w:rPr>
        <w:t>Huwer</w:t>
      </w:r>
      <w:proofErr w:type="spellEnd"/>
      <w:r w:rsidRPr="00FC0216">
        <w:rPr>
          <w:lang w:val="en-GB"/>
        </w:rPr>
        <w:t xml:space="preserve">, B., </w:t>
      </w:r>
      <w:r w:rsidRPr="00FC0216">
        <w:rPr>
          <w:i/>
          <w:iCs/>
          <w:lang w:val="en-GB"/>
        </w:rPr>
        <w:t>et al.</w:t>
      </w:r>
      <w:r w:rsidRPr="00FC0216">
        <w:rPr>
          <w:lang w:val="en-GB"/>
        </w:rPr>
        <w:t xml:space="preserve"> (2018). Effect of fish length and nutritional condition on the fecundity of distressed Atlantic </w:t>
      </w:r>
      <w:r w:rsidRPr="00FC0216">
        <w:rPr>
          <w:lang w:val="en-GB"/>
        </w:rPr>
        <w:lastRenderedPageBreak/>
        <w:t xml:space="preserve">cod </w:t>
      </w:r>
      <w:proofErr w:type="spellStart"/>
      <w:r w:rsidRPr="00FC0216">
        <w:rPr>
          <w:i/>
          <w:iCs/>
          <w:lang w:val="en-GB"/>
        </w:rPr>
        <w:t>Gadus</w:t>
      </w:r>
      <w:proofErr w:type="spellEnd"/>
      <w:r w:rsidRPr="00FC0216">
        <w:rPr>
          <w:i/>
          <w:iCs/>
          <w:lang w:val="en-GB"/>
        </w:rPr>
        <w:t xml:space="preserve"> </w:t>
      </w:r>
      <w:proofErr w:type="spellStart"/>
      <w:r w:rsidRPr="00FC0216">
        <w:rPr>
          <w:i/>
          <w:iCs/>
          <w:lang w:val="en-GB"/>
        </w:rPr>
        <w:t>morhua</w:t>
      </w:r>
      <w:proofErr w:type="spellEnd"/>
      <w:r w:rsidRPr="00FC0216">
        <w:rPr>
          <w:lang w:val="en-GB"/>
        </w:rPr>
        <w:t xml:space="preserve"> from the Baltic Sea: POTENTIAL FECUNDITY OF BALTIC </w:t>
      </w:r>
      <w:r w:rsidRPr="00FC0216">
        <w:rPr>
          <w:i/>
          <w:iCs/>
          <w:lang w:val="en-GB"/>
        </w:rPr>
        <w:t>G. MORHUA</w:t>
      </w:r>
      <w:r w:rsidRPr="00FC0216">
        <w:rPr>
          <w:lang w:val="en-GB"/>
        </w:rPr>
        <w:t xml:space="preserve">. </w:t>
      </w:r>
      <w:r w:rsidRPr="00FC0216">
        <w:rPr>
          <w:i/>
          <w:iCs/>
          <w:lang w:val="en-GB"/>
        </w:rPr>
        <w:t>Journal of Fish Biology</w:t>
      </w:r>
      <w:r w:rsidRPr="00FC0216">
        <w:rPr>
          <w:lang w:val="en-GB"/>
        </w:rPr>
        <w:t>, 92, 1016–1034.</w:t>
      </w:r>
    </w:p>
    <w:p w14:paraId="54DED754" w14:textId="77777777" w:rsidR="00FC0216" w:rsidRPr="00FC0216" w:rsidRDefault="00FC0216" w:rsidP="00FC0216">
      <w:pPr>
        <w:pStyle w:val="Bibliography"/>
        <w:rPr>
          <w:lang w:val="en-GB"/>
        </w:rPr>
      </w:pPr>
      <w:proofErr w:type="spellStart"/>
      <w:r w:rsidRPr="00FC0216">
        <w:rPr>
          <w:lang w:val="en-GB"/>
        </w:rPr>
        <w:t>Möllmann</w:t>
      </w:r>
      <w:proofErr w:type="spellEnd"/>
      <w:r w:rsidRPr="00FC0216">
        <w:rPr>
          <w:lang w:val="en-GB"/>
        </w:rPr>
        <w:t xml:space="preserve">, C., </w:t>
      </w:r>
      <w:proofErr w:type="spellStart"/>
      <w:r w:rsidRPr="00FC0216">
        <w:rPr>
          <w:lang w:val="en-GB"/>
        </w:rPr>
        <w:t>Diekmann</w:t>
      </w:r>
      <w:proofErr w:type="spellEnd"/>
      <w:r w:rsidRPr="00FC0216">
        <w:rPr>
          <w:lang w:val="en-GB"/>
        </w:rPr>
        <w:t>, R., Müller‐</w:t>
      </w:r>
      <w:proofErr w:type="spellStart"/>
      <w:r w:rsidRPr="00FC0216">
        <w:rPr>
          <w:lang w:val="en-GB"/>
        </w:rPr>
        <w:t>Karulis</w:t>
      </w:r>
      <w:proofErr w:type="spellEnd"/>
      <w:r w:rsidRPr="00FC0216">
        <w:rPr>
          <w:lang w:val="en-GB"/>
        </w:rPr>
        <w:t xml:space="preserve">, B., </w:t>
      </w:r>
      <w:proofErr w:type="spellStart"/>
      <w:r w:rsidRPr="00FC0216">
        <w:rPr>
          <w:lang w:val="en-GB"/>
        </w:rPr>
        <w:t>Kornilovs</w:t>
      </w:r>
      <w:proofErr w:type="spellEnd"/>
      <w:r w:rsidRPr="00FC0216">
        <w:rPr>
          <w:lang w:val="en-GB"/>
        </w:rPr>
        <w:t xml:space="preserve">, G., </w:t>
      </w:r>
      <w:proofErr w:type="spellStart"/>
      <w:r w:rsidRPr="00FC0216">
        <w:rPr>
          <w:lang w:val="en-GB"/>
        </w:rPr>
        <w:t>Plikshs</w:t>
      </w:r>
      <w:proofErr w:type="spellEnd"/>
      <w:r w:rsidRPr="00FC0216">
        <w:rPr>
          <w:lang w:val="en-GB"/>
        </w:rPr>
        <w:t xml:space="preserve">, M. &amp; Axe, P. (2009). Reorganization of a large marine ecosystem due to atmospheric and anthropogenic pressure: a discontinuous regime shift in the Central Baltic Sea. </w:t>
      </w:r>
      <w:r w:rsidRPr="00FC0216">
        <w:rPr>
          <w:i/>
          <w:iCs/>
          <w:lang w:val="en-GB"/>
        </w:rPr>
        <w:t>Global Change Biology</w:t>
      </w:r>
      <w:r w:rsidRPr="00FC0216">
        <w:rPr>
          <w:lang w:val="en-GB"/>
        </w:rPr>
        <w:t>, 15, 1377–1393.</w:t>
      </w:r>
    </w:p>
    <w:p w14:paraId="03F782BE" w14:textId="77777777" w:rsidR="00FC0216" w:rsidRPr="00F10E9E" w:rsidRDefault="00FC0216" w:rsidP="00FC0216">
      <w:pPr>
        <w:pStyle w:val="Bibliography"/>
        <w:rPr>
          <w:lang w:val="sv-SE"/>
        </w:rPr>
      </w:pPr>
      <w:r w:rsidRPr="00FC0216">
        <w:rPr>
          <w:lang w:val="en-GB"/>
        </w:rPr>
        <w:t xml:space="preserve">Neubauer, P. &amp; Andersen, K.H. (2019). Thermal performance of fish is explained by an interplay between physiology, behaviour and ecology. </w:t>
      </w:r>
      <w:proofErr w:type="spellStart"/>
      <w:r w:rsidRPr="00F10E9E">
        <w:rPr>
          <w:i/>
          <w:iCs/>
          <w:lang w:val="sv-SE"/>
        </w:rPr>
        <w:t>Conserv</w:t>
      </w:r>
      <w:proofErr w:type="spellEnd"/>
      <w:r w:rsidRPr="00F10E9E">
        <w:rPr>
          <w:i/>
          <w:iCs/>
          <w:lang w:val="sv-SE"/>
        </w:rPr>
        <w:t xml:space="preserve"> </w:t>
      </w:r>
      <w:proofErr w:type="spellStart"/>
      <w:r w:rsidRPr="00F10E9E">
        <w:rPr>
          <w:i/>
          <w:iCs/>
          <w:lang w:val="sv-SE"/>
        </w:rPr>
        <w:t>Physiol</w:t>
      </w:r>
      <w:proofErr w:type="spellEnd"/>
      <w:r w:rsidRPr="00F10E9E">
        <w:rPr>
          <w:lang w:val="sv-SE"/>
        </w:rPr>
        <w:t>, 7.</w:t>
      </w:r>
    </w:p>
    <w:p w14:paraId="495F629A" w14:textId="77777777" w:rsidR="00FC0216" w:rsidRPr="00FC0216" w:rsidRDefault="00FC0216" w:rsidP="00FC0216">
      <w:pPr>
        <w:pStyle w:val="Bibliography"/>
        <w:rPr>
          <w:lang w:val="en-GB"/>
        </w:rPr>
      </w:pPr>
      <w:proofErr w:type="spellStart"/>
      <w:r w:rsidRPr="00F10E9E">
        <w:rPr>
          <w:lang w:val="sv-SE"/>
        </w:rPr>
        <w:t>Neuenfeldt</w:t>
      </w:r>
      <w:proofErr w:type="spellEnd"/>
      <w:r w:rsidRPr="00F10E9E">
        <w:rPr>
          <w:lang w:val="sv-SE"/>
        </w:rPr>
        <w:t xml:space="preserve">, S., </w:t>
      </w:r>
      <w:proofErr w:type="spellStart"/>
      <w:r w:rsidRPr="00F10E9E">
        <w:rPr>
          <w:lang w:val="sv-SE"/>
        </w:rPr>
        <w:t>Bartolino</w:t>
      </w:r>
      <w:proofErr w:type="spellEnd"/>
      <w:r w:rsidRPr="00F10E9E">
        <w:rPr>
          <w:lang w:val="sv-SE"/>
        </w:rPr>
        <w:t xml:space="preserve">, V., </w:t>
      </w:r>
      <w:proofErr w:type="spellStart"/>
      <w:r w:rsidRPr="00F10E9E">
        <w:rPr>
          <w:lang w:val="sv-SE"/>
        </w:rPr>
        <w:t>Orio</w:t>
      </w:r>
      <w:proofErr w:type="spellEnd"/>
      <w:r w:rsidRPr="00F10E9E">
        <w:rPr>
          <w:lang w:val="sv-SE"/>
        </w:rPr>
        <w:t xml:space="preserve">, A., Andersen, K.H., Andersen, N.G., Niiranen, S., </w:t>
      </w:r>
      <w:r w:rsidRPr="00F10E9E">
        <w:rPr>
          <w:i/>
          <w:iCs/>
          <w:lang w:val="sv-SE"/>
        </w:rPr>
        <w:t>et al.</w:t>
      </w:r>
      <w:r w:rsidRPr="00F10E9E">
        <w:rPr>
          <w:lang w:val="sv-SE"/>
        </w:rPr>
        <w:t xml:space="preserve"> </w:t>
      </w:r>
      <w:r w:rsidRPr="00FC0216">
        <w:rPr>
          <w:lang w:val="en-GB"/>
        </w:rPr>
        <w:t>(2019). Feeding and growth of Atlantic cod (</w:t>
      </w:r>
      <w:proofErr w:type="spellStart"/>
      <w:r w:rsidRPr="00FC0216">
        <w:rPr>
          <w:lang w:val="en-GB"/>
        </w:rPr>
        <w:t>Gadus</w:t>
      </w:r>
      <w:proofErr w:type="spellEnd"/>
      <w:r w:rsidRPr="00FC0216">
        <w:rPr>
          <w:lang w:val="en-GB"/>
        </w:rPr>
        <w:t xml:space="preserve"> </w:t>
      </w:r>
      <w:proofErr w:type="spellStart"/>
      <w:r w:rsidRPr="00FC0216">
        <w:rPr>
          <w:lang w:val="en-GB"/>
        </w:rPr>
        <w:t>morhua</w:t>
      </w:r>
      <w:proofErr w:type="spellEnd"/>
      <w:r w:rsidRPr="00FC0216">
        <w:rPr>
          <w:lang w:val="en-GB"/>
        </w:rPr>
        <w:t xml:space="preserve"> L.) in the eastern Baltic Sea under environmental change. </w:t>
      </w:r>
      <w:r w:rsidRPr="00FC0216">
        <w:rPr>
          <w:i/>
          <w:iCs/>
          <w:lang w:val="en-GB"/>
        </w:rPr>
        <w:t>ICES Journal of Marine Science</w:t>
      </w:r>
      <w:r w:rsidRPr="00FC0216">
        <w:rPr>
          <w:lang w:val="en-GB"/>
        </w:rPr>
        <w:t>, fsz224.</w:t>
      </w:r>
    </w:p>
    <w:p w14:paraId="6B5694E5" w14:textId="77777777" w:rsidR="00FC0216" w:rsidRPr="00FC0216" w:rsidRDefault="00FC0216" w:rsidP="00FC0216">
      <w:pPr>
        <w:pStyle w:val="Bibliography"/>
        <w:rPr>
          <w:lang w:val="en-GB"/>
        </w:rPr>
      </w:pPr>
      <w:proofErr w:type="spellStart"/>
      <w:r w:rsidRPr="00FC0216">
        <w:rPr>
          <w:lang w:val="en-GB"/>
        </w:rPr>
        <w:t>Neuheimer</w:t>
      </w:r>
      <w:proofErr w:type="spellEnd"/>
      <w:r w:rsidRPr="00FC0216">
        <w:rPr>
          <w:lang w:val="en-GB"/>
        </w:rPr>
        <w:t xml:space="preserve">, A.B. &amp; </w:t>
      </w:r>
      <w:proofErr w:type="spellStart"/>
      <w:r w:rsidRPr="00FC0216">
        <w:rPr>
          <w:lang w:val="en-GB"/>
        </w:rPr>
        <w:t>Grønkjaer</w:t>
      </w:r>
      <w:proofErr w:type="spellEnd"/>
      <w:r w:rsidRPr="00FC0216">
        <w:rPr>
          <w:lang w:val="en-GB"/>
        </w:rPr>
        <w:t xml:space="preserve">, P. (2012). Climate effects on size-at-age: growth in warming waters compensates for earlier maturity in an exploited marine fish. </w:t>
      </w:r>
      <w:r w:rsidRPr="00FC0216">
        <w:rPr>
          <w:i/>
          <w:iCs/>
          <w:lang w:val="en-GB"/>
        </w:rPr>
        <w:t>Global Change Biology</w:t>
      </w:r>
      <w:r w:rsidRPr="00FC0216">
        <w:rPr>
          <w:lang w:val="en-GB"/>
        </w:rPr>
        <w:t>, 18, 1812–1822.</w:t>
      </w:r>
    </w:p>
    <w:p w14:paraId="739B050E" w14:textId="77777777" w:rsidR="00FC0216" w:rsidRPr="00FC0216" w:rsidRDefault="00FC0216" w:rsidP="00FC0216">
      <w:pPr>
        <w:pStyle w:val="Bibliography"/>
        <w:rPr>
          <w:lang w:val="en-GB"/>
        </w:rPr>
      </w:pPr>
      <w:proofErr w:type="spellStart"/>
      <w:r w:rsidRPr="00FC0216">
        <w:rPr>
          <w:lang w:val="en-GB"/>
        </w:rPr>
        <w:t>Neuheimer</w:t>
      </w:r>
      <w:proofErr w:type="spellEnd"/>
      <w:r w:rsidRPr="00FC0216">
        <w:rPr>
          <w:lang w:val="en-GB"/>
        </w:rPr>
        <w:t xml:space="preserve">, A.B., Thresher, R.E., Lyle, J.M. &amp; Semmens, J.M. (2011). Tolerance limit for fish growth exceeded by warming waters. </w:t>
      </w:r>
      <w:r w:rsidRPr="00FC0216">
        <w:rPr>
          <w:i/>
          <w:iCs/>
          <w:lang w:val="en-GB"/>
        </w:rPr>
        <w:t>Nature Climate Change</w:t>
      </w:r>
      <w:r w:rsidRPr="00FC0216">
        <w:rPr>
          <w:lang w:val="en-GB"/>
        </w:rPr>
        <w:t>, 1, 110–113.</w:t>
      </w:r>
    </w:p>
    <w:p w14:paraId="1D1DF1A2" w14:textId="77777777" w:rsidR="00FC0216" w:rsidRPr="00FC0216" w:rsidRDefault="00FC0216" w:rsidP="00FC0216">
      <w:pPr>
        <w:pStyle w:val="Bibliography"/>
        <w:rPr>
          <w:lang w:val="en-GB"/>
        </w:rPr>
      </w:pPr>
      <w:proofErr w:type="spellStart"/>
      <w:r w:rsidRPr="00FC0216">
        <w:rPr>
          <w:lang w:val="en-GB"/>
        </w:rPr>
        <w:t>Ohlberger</w:t>
      </w:r>
      <w:proofErr w:type="spellEnd"/>
      <w:r w:rsidRPr="00FC0216">
        <w:rPr>
          <w:lang w:val="en-GB"/>
        </w:rPr>
        <w:t xml:space="preserve">, J. (2013). Climate warming and ectotherm body size – from individual physiology to community ecology. </w:t>
      </w:r>
      <w:r w:rsidRPr="00FC0216">
        <w:rPr>
          <w:i/>
          <w:iCs/>
          <w:lang w:val="en-GB"/>
        </w:rPr>
        <w:t>Functional Ecology</w:t>
      </w:r>
      <w:r w:rsidRPr="00FC0216">
        <w:rPr>
          <w:lang w:val="en-GB"/>
        </w:rPr>
        <w:t>, 27, 991–1001.</w:t>
      </w:r>
    </w:p>
    <w:p w14:paraId="20CB9DF5" w14:textId="77777777" w:rsidR="00FC0216" w:rsidRPr="00FC0216" w:rsidRDefault="00FC0216" w:rsidP="00FC0216">
      <w:pPr>
        <w:pStyle w:val="Bibliography"/>
        <w:rPr>
          <w:lang w:val="en-GB"/>
        </w:rPr>
      </w:pPr>
      <w:r w:rsidRPr="00FC0216">
        <w:rPr>
          <w:lang w:val="en-GB"/>
        </w:rPr>
        <w:t xml:space="preserve">Pauly, D. (1980). On the interrelationships between natural mortality, growth parameters, and mean environmental temperature in 175 fish stocks. </w:t>
      </w:r>
      <w:r w:rsidRPr="00FC0216">
        <w:rPr>
          <w:i/>
          <w:iCs/>
          <w:lang w:val="en-GB"/>
        </w:rPr>
        <w:t>ICES Journal of Marine Science</w:t>
      </w:r>
      <w:r w:rsidRPr="00FC0216">
        <w:rPr>
          <w:lang w:val="en-GB"/>
        </w:rPr>
        <w:t>, 39, 175–192.</w:t>
      </w:r>
    </w:p>
    <w:p w14:paraId="3E778C22" w14:textId="77777777" w:rsidR="00FC0216" w:rsidRPr="00FC0216" w:rsidRDefault="00FC0216" w:rsidP="00FC0216">
      <w:pPr>
        <w:pStyle w:val="Bibliography"/>
        <w:rPr>
          <w:lang w:val="en-GB"/>
        </w:rPr>
      </w:pPr>
      <w:r w:rsidRPr="00FC0216">
        <w:rPr>
          <w:lang w:val="en-GB"/>
        </w:rPr>
        <w:t xml:space="preserve">Pauly, D. &amp; Cheung, W.W.L. (2018). Sound physiological knowledge and principles in </w:t>
      </w:r>
      <w:proofErr w:type="spellStart"/>
      <w:r w:rsidRPr="00FC0216">
        <w:rPr>
          <w:lang w:val="en-GB"/>
        </w:rPr>
        <w:t>modeling</w:t>
      </w:r>
      <w:proofErr w:type="spellEnd"/>
      <w:r w:rsidRPr="00FC0216">
        <w:rPr>
          <w:lang w:val="en-GB"/>
        </w:rPr>
        <w:t xml:space="preserve"> shrinking of fishes under climate change. </w:t>
      </w:r>
      <w:r w:rsidRPr="00FC0216">
        <w:rPr>
          <w:i/>
          <w:iCs/>
          <w:lang w:val="en-GB"/>
        </w:rPr>
        <w:t>Global Change Biology</w:t>
      </w:r>
      <w:r w:rsidRPr="00FC0216">
        <w:rPr>
          <w:lang w:val="en-GB"/>
        </w:rPr>
        <w:t>, 24, e15–e26.</w:t>
      </w:r>
    </w:p>
    <w:p w14:paraId="0B47BCD0" w14:textId="77777777" w:rsidR="00FC0216" w:rsidRPr="00FC0216" w:rsidRDefault="00FC0216" w:rsidP="00FC0216">
      <w:pPr>
        <w:pStyle w:val="Bibliography"/>
        <w:rPr>
          <w:lang w:val="en-GB"/>
        </w:rPr>
      </w:pPr>
      <w:r w:rsidRPr="00FC0216">
        <w:rPr>
          <w:lang w:val="en-GB"/>
        </w:rPr>
        <w:t xml:space="preserve">Pinsky, M.L., Worm, B., Fogarty, M.J., Sarmiento, J.L. &amp; Levin, S.A. (2013). Marine Taxa Track Local Climate Velocities. </w:t>
      </w:r>
      <w:r w:rsidRPr="00FC0216">
        <w:rPr>
          <w:i/>
          <w:iCs/>
          <w:lang w:val="en-GB"/>
        </w:rPr>
        <w:t>Science</w:t>
      </w:r>
      <w:r w:rsidRPr="00FC0216">
        <w:rPr>
          <w:lang w:val="en-GB"/>
        </w:rPr>
        <w:t>, 341, 1239–1242.</w:t>
      </w:r>
    </w:p>
    <w:p w14:paraId="5A231D7A" w14:textId="77777777" w:rsidR="00FC0216" w:rsidRPr="00FC0216" w:rsidRDefault="00FC0216" w:rsidP="00FC0216">
      <w:pPr>
        <w:pStyle w:val="Bibliography"/>
        <w:rPr>
          <w:lang w:val="en-GB"/>
        </w:rPr>
      </w:pPr>
      <w:proofErr w:type="spellStart"/>
      <w:r w:rsidRPr="00FC0216">
        <w:rPr>
          <w:lang w:val="en-GB"/>
        </w:rPr>
        <w:t>Pontavice</w:t>
      </w:r>
      <w:proofErr w:type="spellEnd"/>
      <w:r w:rsidRPr="00FC0216">
        <w:rPr>
          <w:lang w:val="en-GB"/>
        </w:rPr>
        <w:t xml:space="preserve">, H. du, </w:t>
      </w:r>
      <w:proofErr w:type="spellStart"/>
      <w:r w:rsidRPr="00FC0216">
        <w:rPr>
          <w:lang w:val="en-GB"/>
        </w:rPr>
        <w:t>Gascuel</w:t>
      </w:r>
      <w:proofErr w:type="spellEnd"/>
      <w:r w:rsidRPr="00FC0216">
        <w:rPr>
          <w:lang w:val="en-GB"/>
        </w:rPr>
        <w:t xml:space="preserve">, D., </w:t>
      </w:r>
      <w:proofErr w:type="spellStart"/>
      <w:r w:rsidRPr="00FC0216">
        <w:rPr>
          <w:lang w:val="en-GB"/>
        </w:rPr>
        <w:t>Reygondeau</w:t>
      </w:r>
      <w:proofErr w:type="spellEnd"/>
      <w:r w:rsidRPr="00FC0216">
        <w:rPr>
          <w:lang w:val="en-GB"/>
        </w:rPr>
        <w:t xml:space="preserve">, G., </w:t>
      </w:r>
      <w:proofErr w:type="spellStart"/>
      <w:r w:rsidRPr="00FC0216">
        <w:rPr>
          <w:lang w:val="en-GB"/>
        </w:rPr>
        <w:t>Maureaud</w:t>
      </w:r>
      <w:proofErr w:type="spellEnd"/>
      <w:r w:rsidRPr="00FC0216">
        <w:rPr>
          <w:lang w:val="en-GB"/>
        </w:rPr>
        <w:t xml:space="preserve">, A. &amp; Cheung, W.W.L. (2019). Climate change undermines the global functioning of marine food webs. </w:t>
      </w:r>
      <w:r w:rsidRPr="00FC0216">
        <w:rPr>
          <w:i/>
          <w:iCs/>
          <w:lang w:val="en-GB"/>
        </w:rPr>
        <w:t>Global Change Biology</w:t>
      </w:r>
      <w:r w:rsidRPr="00FC0216">
        <w:rPr>
          <w:lang w:val="en-GB"/>
        </w:rPr>
        <w:t>.</w:t>
      </w:r>
    </w:p>
    <w:p w14:paraId="102EA7B7" w14:textId="77777777" w:rsidR="00FC0216" w:rsidRPr="00FC0216" w:rsidRDefault="00FC0216" w:rsidP="00FC0216">
      <w:pPr>
        <w:pStyle w:val="Bibliography"/>
        <w:rPr>
          <w:lang w:val="en-GB"/>
        </w:rPr>
      </w:pPr>
      <w:r w:rsidRPr="00FC0216">
        <w:rPr>
          <w:lang w:val="en-GB"/>
        </w:rPr>
        <w:t xml:space="preserve">R Core Team. (2018). </w:t>
      </w:r>
      <w:r w:rsidRPr="00FC0216">
        <w:rPr>
          <w:i/>
          <w:iCs/>
          <w:lang w:val="en-GB"/>
        </w:rPr>
        <w:t>R: A Language and Environment for Statistical Computing. R Foundation for Statistical Computing</w:t>
      </w:r>
      <w:r w:rsidRPr="00FC0216">
        <w:rPr>
          <w:lang w:val="en-GB"/>
        </w:rPr>
        <w:t>. Vienna, Austria.</w:t>
      </w:r>
    </w:p>
    <w:p w14:paraId="68E4DB83" w14:textId="77777777" w:rsidR="00FC0216" w:rsidRPr="00FC0216" w:rsidRDefault="00FC0216" w:rsidP="00FC0216">
      <w:pPr>
        <w:pStyle w:val="Bibliography"/>
        <w:rPr>
          <w:lang w:val="en-GB"/>
        </w:rPr>
      </w:pPr>
      <w:proofErr w:type="spellStart"/>
      <w:r w:rsidRPr="00FC0216">
        <w:rPr>
          <w:lang w:val="en-GB"/>
        </w:rPr>
        <w:t>Rall</w:t>
      </w:r>
      <w:proofErr w:type="spellEnd"/>
      <w:r w:rsidRPr="00FC0216">
        <w:rPr>
          <w:lang w:val="en-GB"/>
        </w:rPr>
        <w:t xml:space="preserve">, B.C., Brose, U., </w:t>
      </w:r>
      <w:proofErr w:type="spellStart"/>
      <w:r w:rsidRPr="00FC0216">
        <w:rPr>
          <w:lang w:val="en-GB"/>
        </w:rPr>
        <w:t>Hartvig</w:t>
      </w:r>
      <w:proofErr w:type="spellEnd"/>
      <w:r w:rsidRPr="00FC0216">
        <w:rPr>
          <w:lang w:val="en-GB"/>
        </w:rPr>
        <w:t xml:space="preserve">, M., </w:t>
      </w:r>
      <w:proofErr w:type="spellStart"/>
      <w:r w:rsidRPr="00FC0216">
        <w:rPr>
          <w:lang w:val="en-GB"/>
        </w:rPr>
        <w:t>Kalinkat</w:t>
      </w:r>
      <w:proofErr w:type="spellEnd"/>
      <w:r w:rsidRPr="00FC0216">
        <w:rPr>
          <w:lang w:val="en-GB"/>
        </w:rPr>
        <w:t xml:space="preserve">, G., </w:t>
      </w:r>
      <w:proofErr w:type="spellStart"/>
      <w:r w:rsidRPr="00FC0216">
        <w:rPr>
          <w:lang w:val="en-GB"/>
        </w:rPr>
        <w:t>Schwarzmuller</w:t>
      </w:r>
      <w:proofErr w:type="spellEnd"/>
      <w:r w:rsidRPr="00FC0216">
        <w:rPr>
          <w:lang w:val="en-GB"/>
        </w:rPr>
        <w:t>, F., Vucic-</w:t>
      </w:r>
      <w:proofErr w:type="spellStart"/>
      <w:r w:rsidRPr="00FC0216">
        <w:rPr>
          <w:lang w:val="en-GB"/>
        </w:rPr>
        <w:t>Pestic</w:t>
      </w:r>
      <w:proofErr w:type="spellEnd"/>
      <w:r w:rsidRPr="00FC0216">
        <w:rPr>
          <w:lang w:val="en-GB"/>
        </w:rPr>
        <w:t xml:space="preserve">, O., </w:t>
      </w:r>
      <w:r w:rsidRPr="00FC0216">
        <w:rPr>
          <w:i/>
          <w:iCs/>
          <w:lang w:val="en-GB"/>
        </w:rPr>
        <w:t>et al.</w:t>
      </w:r>
      <w:r w:rsidRPr="00FC0216">
        <w:rPr>
          <w:lang w:val="en-GB"/>
        </w:rPr>
        <w:t xml:space="preserve"> (2012). Universal temperature and body-mass scaling of feeding rates. </w:t>
      </w:r>
      <w:r w:rsidRPr="00FC0216">
        <w:rPr>
          <w:i/>
          <w:iCs/>
          <w:lang w:val="en-GB"/>
        </w:rPr>
        <w:t>Philosophical Transactions of the Royal Society of London, Series B: Biological Sciences</w:t>
      </w:r>
      <w:r w:rsidRPr="00FC0216">
        <w:rPr>
          <w:lang w:val="en-GB"/>
        </w:rPr>
        <w:t>, 367, 2923–2934.</w:t>
      </w:r>
    </w:p>
    <w:p w14:paraId="2EC62E19" w14:textId="77777777" w:rsidR="00FC0216" w:rsidRPr="00FC0216" w:rsidRDefault="00FC0216" w:rsidP="00FC0216">
      <w:pPr>
        <w:pStyle w:val="Bibliography"/>
        <w:rPr>
          <w:lang w:val="en-GB"/>
        </w:rPr>
      </w:pPr>
      <w:proofErr w:type="spellStart"/>
      <w:r w:rsidRPr="00FC0216">
        <w:rPr>
          <w:lang w:val="en-GB"/>
        </w:rPr>
        <w:t>Reum</w:t>
      </w:r>
      <w:proofErr w:type="spellEnd"/>
      <w:r w:rsidRPr="00FC0216">
        <w:rPr>
          <w:lang w:val="en-GB"/>
        </w:rPr>
        <w:t xml:space="preserve">, J.C.P., Blanchard, J.L., </w:t>
      </w:r>
      <w:proofErr w:type="spellStart"/>
      <w:r w:rsidRPr="00FC0216">
        <w:rPr>
          <w:lang w:val="en-GB"/>
        </w:rPr>
        <w:t>Holsman</w:t>
      </w:r>
      <w:proofErr w:type="spellEnd"/>
      <w:r w:rsidRPr="00FC0216">
        <w:rPr>
          <w:lang w:val="en-GB"/>
        </w:rPr>
        <w:t xml:space="preserve">, K.K., Aydin, K. &amp; Punt, A.E. (2019). Species‐specific ontogenetic diet shifts attenuate trophic cascades and lengthen food chains in exploited ecosystems. </w:t>
      </w:r>
      <w:r w:rsidRPr="00FC0216">
        <w:rPr>
          <w:i/>
          <w:iCs/>
          <w:lang w:val="en-GB"/>
        </w:rPr>
        <w:t>Oikos</w:t>
      </w:r>
      <w:r w:rsidRPr="00FC0216">
        <w:rPr>
          <w:lang w:val="en-GB"/>
        </w:rPr>
        <w:t>, 128, 1051–1064.</w:t>
      </w:r>
    </w:p>
    <w:p w14:paraId="03E33214" w14:textId="77777777" w:rsidR="00FC0216" w:rsidRPr="00FC0216" w:rsidRDefault="00FC0216" w:rsidP="00FC0216">
      <w:pPr>
        <w:pStyle w:val="Bibliography"/>
        <w:rPr>
          <w:lang w:val="en-GB"/>
        </w:rPr>
      </w:pPr>
      <w:proofErr w:type="spellStart"/>
      <w:r w:rsidRPr="00FC0216">
        <w:rPr>
          <w:lang w:val="en-GB"/>
        </w:rPr>
        <w:t>Righton</w:t>
      </w:r>
      <w:proofErr w:type="spellEnd"/>
      <w:r w:rsidRPr="00FC0216">
        <w:rPr>
          <w:lang w:val="en-GB"/>
        </w:rPr>
        <w:t xml:space="preserve">, D.A., Andersen, </w:t>
      </w:r>
      <w:proofErr w:type="spellStart"/>
      <w:proofErr w:type="gramStart"/>
      <w:r w:rsidRPr="00FC0216">
        <w:rPr>
          <w:lang w:val="en-GB"/>
        </w:rPr>
        <w:t>K.Haste</w:t>
      </w:r>
      <w:proofErr w:type="spellEnd"/>
      <w:proofErr w:type="gramEnd"/>
      <w:r w:rsidRPr="00FC0216">
        <w:rPr>
          <w:lang w:val="en-GB"/>
        </w:rPr>
        <w:t xml:space="preserve">., Neat, F., </w:t>
      </w:r>
      <w:proofErr w:type="spellStart"/>
      <w:r w:rsidRPr="00FC0216">
        <w:rPr>
          <w:lang w:val="en-GB"/>
        </w:rPr>
        <w:t>Thorsteinsson</w:t>
      </w:r>
      <w:proofErr w:type="spellEnd"/>
      <w:r w:rsidRPr="00FC0216">
        <w:rPr>
          <w:lang w:val="en-GB"/>
        </w:rPr>
        <w:t xml:space="preserve">, V., </w:t>
      </w:r>
      <w:proofErr w:type="spellStart"/>
      <w:r w:rsidRPr="00FC0216">
        <w:rPr>
          <w:lang w:val="en-GB"/>
        </w:rPr>
        <w:t>Steingrund</w:t>
      </w:r>
      <w:proofErr w:type="spellEnd"/>
      <w:r w:rsidRPr="00FC0216">
        <w:rPr>
          <w:lang w:val="en-GB"/>
        </w:rPr>
        <w:t xml:space="preserve">, P., </w:t>
      </w:r>
      <w:proofErr w:type="spellStart"/>
      <w:r w:rsidRPr="00FC0216">
        <w:rPr>
          <w:lang w:val="en-GB"/>
        </w:rPr>
        <w:t>Svedäng</w:t>
      </w:r>
      <w:proofErr w:type="spellEnd"/>
      <w:r w:rsidRPr="00FC0216">
        <w:rPr>
          <w:lang w:val="en-GB"/>
        </w:rPr>
        <w:t xml:space="preserve">, H., </w:t>
      </w:r>
      <w:r w:rsidRPr="00FC0216">
        <w:rPr>
          <w:i/>
          <w:iCs/>
          <w:lang w:val="en-GB"/>
        </w:rPr>
        <w:t>et al.</w:t>
      </w:r>
      <w:r w:rsidRPr="00FC0216">
        <w:rPr>
          <w:lang w:val="en-GB"/>
        </w:rPr>
        <w:t xml:space="preserve"> (2010). Thermal niche of Atlantic cod </w:t>
      </w:r>
      <w:proofErr w:type="spellStart"/>
      <w:r w:rsidRPr="00FC0216">
        <w:rPr>
          <w:lang w:val="en-GB"/>
        </w:rPr>
        <w:t>Gadus</w:t>
      </w:r>
      <w:proofErr w:type="spellEnd"/>
      <w:r w:rsidRPr="00FC0216">
        <w:rPr>
          <w:lang w:val="en-GB"/>
        </w:rPr>
        <w:t xml:space="preserve"> </w:t>
      </w:r>
      <w:proofErr w:type="spellStart"/>
      <w:r w:rsidRPr="00FC0216">
        <w:rPr>
          <w:lang w:val="en-GB"/>
        </w:rPr>
        <w:t>morhua</w:t>
      </w:r>
      <w:proofErr w:type="spellEnd"/>
      <w:r w:rsidRPr="00FC0216">
        <w:rPr>
          <w:lang w:val="en-GB"/>
        </w:rPr>
        <w:t xml:space="preserve">: limits, tolerance and optima. </w:t>
      </w:r>
      <w:r w:rsidRPr="00FC0216">
        <w:rPr>
          <w:i/>
          <w:iCs/>
          <w:lang w:val="en-GB"/>
        </w:rPr>
        <w:t>Marine Ecology Progress Series</w:t>
      </w:r>
      <w:r w:rsidRPr="00FC0216">
        <w:rPr>
          <w:lang w:val="en-GB"/>
        </w:rPr>
        <w:t>, 420, 1–13.</w:t>
      </w:r>
    </w:p>
    <w:p w14:paraId="3E04D732" w14:textId="77777777" w:rsidR="00FC0216" w:rsidRPr="00FC0216" w:rsidRDefault="00FC0216" w:rsidP="00FC0216">
      <w:pPr>
        <w:pStyle w:val="Bibliography"/>
        <w:rPr>
          <w:lang w:val="en-GB"/>
        </w:rPr>
      </w:pPr>
      <w:r w:rsidRPr="00FC0216">
        <w:rPr>
          <w:lang w:val="en-GB"/>
        </w:rPr>
        <w:t xml:space="preserve">van Rijn, I., </w:t>
      </w:r>
      <w:proofErr w:type="spellStart"/>
      <w:r w:rsidRPr="00FC0216">
        <w:rPr>
          <w:lang w:val="en-GB"/>
        </w:rPr>
        <w:t>Buba</w:t>
      </w:r>
      <w:proofErr w:type="spellEnd"/>
      <w:r w:rsidRPr="00FC0216">
        <w:rPr>
          <w:lang w:val="en-GB"/>
        </w:rPr>
        <w:t xml:space="preserve">, Y., DeLong, J., </w:t>
      </w:r>
      <w:proofErr w:type="spellStart"/>
      <w:r w:rsidRPr="00FC0216">
        <w:rPr>
          <w:lang w:val="en-GB"/>
        </w:rPr>
        <w:t>Kiflawi</w:t>
      </w:r>
      <w:proofErr w:type="spellEnd"/>
      <w:r w:rsidRPr="00FC0216">
        <w:rPr>
          <w:lang w:val="en-GB"/>
        </w:rPr>
        <w:t xml:space="preserve">, M. &amp; </w:t>
      </w:r>
      <w:proofErr w:type="spellStart"/>
      <w:r w:rsidRPr="00FC0216">
        <w:rPr>
          <w:lang w:val="en-GB"/>
        </w:rPr>
        <w:t>Belmaker</w:t>
      </w:r>
      <w:proofErr w:type="spellEnd"/>
      <w:r w:rsidRPr="00FC0216">
        <w:rPr>
          <w:lang w:val="en-GB"/>
        </w:rPr>
        <w:t xml:space="preserve">, J. (2017). Large but uneven reduction in fish size across species in relation to changing sea temperatures. </w:t>
      </w:r>
      <w:r w:rsidRPr="00FC0216">
        <w:rPr>
          <w:i/>
          <w:iCs/>
          <w:lang w:val="en-GB"/>
        </w:rPr>
        <w:t>Global Change Biology</w:t>
      </w:r>
      <w:r w:rsidRPr="00FC0216">
        <w:rPr>
          <w:lang w:val="en-GB"/>
        </w:rPr>
        <w:t>, 23, 3667–3674.</w:t>
      </w:r>
    </w:p>
    <w:p w14:paraId="5AC08044" w14:textId="77777777" w:rsidR="00FC0216" w:rsidRPr="00FC0216" w:rsidRDefault="00FC0216" w:rsidP="00FC0216">
      <w:pPr>
        <w:pStyle w:val="Bibliography"/>
        <w:rPr>
          <w:lang w:val="en-GB"/>
        </w:rPr>
      </w:pPr>
      <w:r w:rsidRPr="00FC0216">
        <w:rPr>
          <w:lang w:val="en-GB"/>
        </w:rPr>
        <w:t xml:space="preserve">Savage, V.M., </w:t>
      </w:r>
      <w:proofErr w:type="spellStart"/>
      <w:r w:rsidRPr="00FC0216">
        <w:rPr>
          <w:lang w:val="en-GB"/>
        </w:rPr>
        <w:t>Gillooly</w:t>
      </w:r>
      <w:proofErr w:type="spellEnd"/>
      <w:r w:rsidRPr="00FC0216">
        <w:rPr>
          <w:lang w:val="en-GB"/>
        </w:rPr>
        <w:t xml:space="preserve">, J.F., Brown, J.H., West, G.B. &amp; </w:t>
      </w:r>
      <w:proofErr w:type="spellStart"/>
      <w:r w:rsidRPr="00FC0216">
        <w:rPr>
          <w:lang w:val="en-GB"/>
        </w:rPr>
        <w:t>Charnov</w:t>
      </w:r>
      <w:proofErr w:type="spellEnd"/>
      <w:r w:rsidRPr="00FC0216">
        <w:rPr>
          <w:lang w:val="en-GB"/>
        </w:rPr>
        <w:t xml:space="preserve">, E.L. (2004). Effects of body size and temperature on population growth. </w:t>
      </w:r>
      <w:r w:rsidRPr="00FC0216">
        <w:rPr>
          <w:i/>
          <w:iCs/>
          <w:lang w:val="en-GB"/>
        </w:rPr>
        <w:t>The American Naturalist</w:t>
      </w:r>
      <w:r w:rsidRPr="00FC0216">
        <w:rPr>
          <w:lang w:val="en-GB"/>
        </w:rPr>
        <w:t>, 163, 429–441.</w:t>
      </w:r>
    </w:p>
    <w:p w14:paraId="26058825" w14:textId="77777777" w:rsidR="00FC0216" w:rsidRPr="00FC0216" w:rsidRDefault="00FC0216" w:rsidP="00FC0216">
      <w:pPr>
        <w:pStyle w:val="Bibliography"/>
        <w:rPr>
          <w:lang w:val="en-GB"/>
        </w:rPr>
      </w:pPr>
      <w:r w:rsidRPr="00FC0216">
        <w:rPr>
          <w:lang w:val="en-GB"/>
        </w:rPr>
        <w:t xml:space="preserve">Scott, F., Blanchard, J. &amp; Andersen, K. (2019). </w:t>
      </w:r>
      <w:proofErr w:type="spellStart"/>
      <w:r w:rsidRPr="00FC0216">
        <w:rPr>
          <w:i/>
          <w:iCs/>
          <w:lang w:val="en-GB"/>
        </w:rPr>
        <w:t>mizer</w:t>
      </w:r>
      <w:proofErr w:type="spellEnd"/>
      <w:r w:rsidRPr="00FC0216">
        <w:rPr>
          <w:i/>
          <w:iCs/>
          <w:lang w:val="en-GB"/>
        </w:rPr>
        <w:t xml:space="preserve">: Multi-Species </w:t>
      </w:r>
      <w:proofErr w:type="spellStart"/>
      <w:r w:rsidRPr="00FC0216">
        <w:rPr>
          <w:i/>
          <w:iCs/>
          <w:lang w:val="en-GB"/>
        </w:rPr>
        <w:t>sIZE</w:t>
      </w:r>
      <w:proofErr w:type="spellEnd"/>
      <w:r w:rsidRPr="00FC0216">
        <w:rPr>
          <w:i/>
          <w:iCs/>
          <w:lang w:val="en-GB"/>
        </w:rPr>
        <w:t xml:space="preserve"> Spectrum Modelling in R</w:t>
      </w:r>
      <w:r w:rsidRPr="00FC0216">
        <w:rPr>
          <w:lang w:val="en-GB"/>
        </w:rPr>
        <w:t xml:space="preserve">. </w:t>
      </w:r>
      <w:proofErr w:type="gramStart"/>
      <w:r w:rsidRPr="00FC0216">
        <w:rPr>
          <w:lang w:val="en-GB"/>
        </w:rPr>
        <w:t>R. .</w:t>
      </w:r>
      <w:proofErr w:type="gramEnd"/>
    </w:p>
    <w:p w14:paraId="3D44CC4F" w14:textId="77777777" w:rsidR="00FC0216" w:rsidRPr="00FC0216" w:rsidRDefault="00FC0216" w:rsidP="00FC0216">
      <w:pPr>
        <w:pStyle w:val="Bibliography"/>
        <w:rPr>
          <w:lang w:val="en-GB"/>
        </w:rPr>
      </w:pPr>
      <w:r w:rsidRPr="00FC0216">
        <w:rPr>
          <w:lang w:val="en-GB"/>
        </w:rPr>
        <w:lastRenderedPageBreak/>
        <w:t xml:space="preserve">Scott, F., Blanchard, J.L. &amp; Andersen, </w:t>
      </w:r>
      <w:proofErr w:type="spellStart"/>
      <w:proofErr w:type="gramStart"/>
      <w:r w:rsidRPr="00FC0216">
        <w:rPr>
          <w:lang w:val="en-GB"/>
        </w:rPr>
        <w:t>K.Haste</w:t>
      </w:r>
      <w:proofErr w:type="spellEnd"/>
      <w:proofErr w:type="gramEnd"/>
      <w:r w:rsidRPr="00FC0216">
        <w:rPr>
          <w:lang w:val="en-GB"/>
        </w:rPr>
        <w:t xml:space="preserve">. (2014). </w:t>
      </w:r>
      <w:proofErr w:type="spellStart"/>
      <w:r w:rsidRPr="00FC0216">
        <w:rPr>
          <w:lang w:val="en-GB"/>
        </w:rPr>
        <w:t>mizer</w:t>
      </w:r>
      <w:proofErr w:type="spellEnd"/>
      <w:r w:rsidRPr="00FC0216">
        <w:rPr>
          <w:lang w:val="en-GB"/>
        </w:rPr>
        <w:t xml:space="preserve">: An R package for multispecies, trait-based and community size spectrum ecological modelling. </w:t>
      </w:r>
      <w:r w:rsidRPr="00FC0216">
        <w:rPr>
          <w:i/>
          <w:iCs/>
          <w:lang w:val="en-GB"/>
        </w:rPr>
        <w:t>Methods in Ecology and Evolution</w:t>
      </w:r>
      <w:r w:rsidRPr="00FC0216">
        <w:rPr>
          <w:lang w:val="en-GB"/>
        </w:rPr>
        <w:t>, 5, 1121–1125.</w:t>
      </w:r>
    </w:p>
    <w:p w14:paraId="135EB683" w14:textId="77777777" w:rsidR="00FC0216" w:rsidRPr="00FC0216" w:rsidRDefault="00FC0216" w:rsidP="00FC0216">
      <w:pPr>
        <w:pStyle w:val="Bibliography"/>
        <w:rPr>
          <w:lang w:val="en-GB"/>
        </w:rPr>
      </w:pPr>
      <w:r w:rsidRPr="00FC0216">
        <w:rPr>
          <w:lang w:val="en-GB"/>
        </w:rPr>
        <w:t xml:space="preserve">Scott, F., Blanchard, J.L. &amp; Andersen, </w:t>
      </w:r>
      <w:proofErr w:type="spellStart"/>
      <w:proofErr w:type="gramStart"/>
      <w:r w:rsidRPr="00FC0216">
        <w:rPr>
          <w:lang w:val="en-GB"/>
        </w:rPr>
        <w:t>K.Haste</w:t>
      </w:r>
      <w:proofErr w:type="spellEnd"/>
      <w:proofErr w:type="gramEnd"/>
      <w:r w:rsidRPr="00FC0216">
        <w:rPr>
          <w:lang w:val="en-GB"/>
        </w:rPr>
        <w:t xml:space="preserve">. (2018). Multispecies, trait and community size spectrum ecological modelling in R </w:t>
      </w:r>
      <w:proofErr w:type="gramStart"/>
      <w:r w:rsidRPr="00FC0216">
        <w:rPr>
          <w:lang w:val="en-GB"/>
        </w:rPr>
        <w:t xml:space="preserve">( </w:t>
      </w:r>
      <w:proofErr w:type="spellStart"/>
      <w:r w:rsidRPr="00FC0216">
        <w:rPr>
          <w:lang w:val="en-GB"/>
        </w:rPr>
        <w:t>mizer</w:t>
      </w:r>
      <w:proofErr w:type="spellEnd"/>
      <w:proofErr w:type="gramEnd"/>
      <w:r w:rsidRPr="00FC0216">
        <w:rPr>
          <w:lang w:val="en-GB"/>
        </w:rPr>
        <w:t xml:space="preserve"> ), 1–87.</w:t>
      </w:r>
    </w:p>
    <w:p w14:paraId="338C81D4" w14:textId="77777777" w:rsidR="00FC0216" w:rsidRPr="00FC0216" w:rsidRDefault="00FC0216" w:rsidP="00FC0216">
      <w:pPr>
        <w:pStyle w:val="Bibliography"/>
        <w:rPr>
          <w:lang w:val="en-GB"/>
        </w:rPr>
      </w:pPr>
      <w:r w:rsidRPr="00FC0216">
        <w:rPr>
          <w:lang w:val="en-GB"/>
        </w:rPr>
        <w:t xml:space="preserve">Sheridan, J.A. &amp; Bickford, D. (2011). Shrinking body size as an ecological response to climate change. </w:t>
      </w:r>
      <w:r w:rsidRPr="00FC0216">
        <w:rPr>
          <w:i/>
          <w:iCs/>
          <w:lang w:val="en-GB"/>
        </w:rPr>
        <w:t>Nature Climate Change</w:t>
      </w:r>
      <w:r w:rsidRPr="00FC0216">
        <w:rPr>
          <w:lang w:val="en-GB"/>
        </w:rPr>
        <w:t>, 1, 401–406.</w:t>
      </w:r>
    </w:p>
    <w:p w14:paraId="305D6B5F" w14:textId="77777777" w:rsidR="00FC0216" w:rsidRPr="00FC0216" w:rsidRDefault="00FC0216" w:rsidP="00FC0216">
      <w:pPr>
        <w:pStyle w:val="Bibliography"/>
        <w:rPr>
          <w:lang w:val="en-GB"/>
        </w:rPr>
      </w:pPr>
      <w:proofErr w:type="spellStart"/>
      <w:r w:rsidRPr="00FC0216">
        <w:rPr>
          <w:lang w:val="en-GB"/>
        </w:rPr>
        <w:t>Svedäng</w:t>
      </w:r>
      <w:proofErr w:type="spellEnd"/>
      <w:r w:rsidRPr="00FC0216">
        <w:rPr>
          <w:lang w:val="en-GB"/>
        </w:rPr>
        <w:t xml:space="preserve">, H. &amp; </w:t>
      </w:r>
      <w:proofErr w:type="spellStart"/>
      <w:r w:rsidRPr="00FC0216">
        <w:rPr>
          <w:lang w:val="en-GB"/>
        </w:rPr>
        <w:t>Hornborg</w:t>
      </w:r>
      <w:proofErr w:type="spellEnd"/>
      <w:r w:rsidRPr="00FC0216">
        <w:rPr>
          <w:lang w:val="en-GB"/>
        </w:rPr>
        <w:t xml:space="preserve">, S. (2014). Selective fishing induces density-dependent growth. </w:t>
      </w:r>
      <w:r w:rsidRPr="00FC0216">
        <w:rPr>
          <w:i/>
          <w:iCs/>
          <w:lang w:val="en-GB"/>
        </w:rPr>
        <w:t>Nature Communications</w:t>
      </w:r>
      <w:r w:rsidRPr="00FC0216">
        <w:rPr>
          <w:lang w:val="en-GB"/>
        </w:rPr>
        <w:t>, 5, 4152.</w:t>
      </w:r>
    </w:p>
    <w:p w14:paraId="0AECEEB0" w14:textId="77777777" w:rsidR="00FC0216" w:rsidRPr="00FC0216" w:rsidRDefault="00FC0216" w:rsidP="00FC0216">
      <w:pPr>
        <w:pStyle w:val="Bibliography"/>
        <w:rPr>
          <w:lang w:val="en-GB"/>
        </w:rPr>
      </w:pPr>
      <w:r w:rsidRPr="00FC0216">
        <w:rPr>
          <w:lang w:val="en-GB"/>
        </w:rPr>
        <w:t xml:space="preserve">Thorson, J.T., Munch, S.B., Cope, J.M. &amp; Gao, J. (2017). Predicting life history parameters for all fishes worldwide. </w:t>
      </w:r>
      <w:r w:rsidRPr="00FC0216">
        <w:rPr>
          <w:i/>
          <w:iCs/>
          <w:lang w:val="en-GB"/>
        </w:rPr>
        <w:t>Ecological Applications</w:t>
      </w:r>
      <w:r w:rsidRPr="00FC0216">
        <w:rPr>
          <w:lang w:val="en-GB"/>
        </w:rPr>
        <w:t>, 27, 2262–2276.</w:t>
      </w:r>
    </w:p>
    <w:p w14:paraId="3E8D7AE1" w14:textId="77777777" w:rsidR="00FC0216" w:rsidRPr="00FC0216" w:rsidRDefault="00FC0216" w:rsidP="00FC0216">
      <w:pPr>
        <w:pStyle w:val="Bibliography"/>
        <w:rPr>
          <w:lang w:val="en-GB"/>
        </w:rPr>
      </w:pPr>
      <w:r w:rsidRPr="00FC0216">
        <w:rPr>
          <w:lang w:val="en-GB"/>
        </w:rPr>
        <w:t xml:space="preserve">Thresher, R.E., </w:t>
      </w:r>
      <w:proofErr w:type="spellStart"/>
      <w:r w:rsidRPr="00FC0216">
        <w:rPr>
          <w:lang w:val="en-GB"/>
        </w:rPr>
        <w:t>Koslow</w:t>
      </w:r>
      <w:proofErr w:type="spellEnd"/>
      <w:r w:rsidRPr="00FC0216">
        <w:rPr>
          <w:lang w:val="en-GB"/>
        </w:rPr>
        <w:t xml:space="preserve">, J.A., Morison, A.K. &amp; Smith, D.C. (2007). Depth-mediated reversal of the effects of climate change on long-term growth rates of exploited marine fish. </w:t>
      </w:r>
      <w:r w:rsidRPr="00FC0216">
        <w:rPr>
          <w:i/>
          <w:iCs/>
          <w:lang w:val="en-GB"/>
        </w:rPr>
        <w:t>Proceedings of the National Academy of Sciences, USA</w:t>
      </w:r>
      <w:r w:rsidRPr="00FC0216">
        <w:rPr>
          <w:lang w:val="en-GB"/>
        </w:rPr>
        <w:t>, 104, 7461–7465.</w:t>
      </w:r>
    </w:p>
    <w:p w14:paraId="54AFD245" w14:textId="77777777" w:rsidR="00FC0216" w:rsidRPr="00FC0216" w:rsidRDefault="00FC0216" w:rsidP="00FC0216">
      <w:pPr>
        <w:pStyle w:val="Bibliography"/>
        <w:rPr>
          <w:lang w:val="en-GB"/>
        </w:rPr>
      </w:pPr>
      <w:r w:rsidRPr="00FC0216">
        <w:rPr>
          <w:lang w:val="en-GB"/>
        </w:rPr>
        <w:t xml:space="preserve">Ursin, E. (1967). A Mathematical Model of Some Aspects of Fish Growth, Respiration, and Mortality. </w:t>
      </w:r>
      <w:r w:rsidRPr="00FC0216">
        <w:rPr>
          <w:i/>
          <w:iCs/>
          <w:lang w:val="en-GB"/>
        </w:rPr>
        <w:t>Journal of the Fisheries Research Board of Canada</w:t>
      </w:r>
      <w:r w:rsidRPr="00FC0216">
        <w:rPr>
          <w:lang w:val="en-GB"/>
        </w:rPr>
        <w:t>, 24, 2355–2453.</w:t>
      </w:r>
    </w:p>
    <w:p w14:paraId="7822744F" w14:textId="77777777" w:rsidR="00FC0216" w:rsidRPr="00F10E9E" w:rsidRDefault="00FC0216" w:rsidP="00FC0216">
      <w:pPr>
        <w:pStyle w:val="Bibliography"/>
        <w:rPr>
          <w:lang w:val="sv-SE"/>
        </w:rPr>
      </w:pPr>
      <w:r w:rsidRPr="00FC0216">
        <w:rPr>
          <w:lang w:val="en-GB"/>
        </w:rPr>
        <w:t xml:space="preserve">Ursin, E. (1973). On the prey size preferences of cod and dab. </w:t>
      </w:r>
      <w:r w:rsidRPr="00F10E9E">
        <w:rPr>
          <w:i/>
          <w:iCs/>
          <w:lang w:val="sv-SE"/>
        </w:rPr>
        <w:t xml:space="preserve">Meddelelser </w:t>
      </w:r>
      <w:proofErr w:type="spellStart"/>
      <w:r w:rsidRPr="00F10E9E">
        <w:rPr>
          <w:i/>
          <w:iCs/>
          <w:lang w:val="sv-SE"/>
        </w:rPr>
        <w:t>fra</w:t>
      </w:r>
      <w:proofErr w:type="spellEnd"/>
      <w:r w:rsidRPr="00F10E9E">
        <w:rPr>
          <w:i/>
          <w:iCs/>
          <w:lang w:val="sv-SE"/>
        </w:rPr>
        <w:t xml:space="preserve"> Danmarks Fiskeri-</w:t>
      </w:r>
      <w:proofErr w:type="spellStart"/>
      <w:r w:rsidRPr="00F10E9E">
        <w:rPr>
          <w:i/>
          <w:iCs/>
          <w:lang w:val="sv-SE"/>
        </w:rPr>
        <w:t>og</w:t>
      </w:r>
      <w:proofErr w:type="spellEnd"/>
      <w:r w:rsidRPr="00F10E9E">
        <w:rPr>
          <w:i/>
          <w:iCs/>
          <w:lang w:val="sv-SE"/>
        </w:rPr>
        <w:t xml:space="preserve"> </w:t>
      </w:r>
      <w:proofErr w:type="spellStart"/>
      <w:proofErr w:type="gramStart"/>
      <w:r w:rsidRPr="00F10E9E">
        <w:rPr>
          <w:i/>
          <w:iCs/>
          <w:lang w:val="sv-SE"/>
        </w:rPr>
        <w:t>Havun</w:t>
      </w:r>
      <w:proofErr w:type="spellEnd"/>
      <w:r w:rsidRPr="00F10E9E">
        <w:rPr>
          <w:i/>
          <w:iCs/>
          <w:lang w:val="sv-SE"/>
        </w:rPr>
        <w:t xml:space="preserve">- </w:t>
      </w:r>
      <w:proofErr w:type="spellStart"/>
      <w:r w:rsidRPr="00F10E9E">
        <w:rPr>
          <w:i/>
          <w:iCs/>
          <w:lang w:val="sv-SE"/>
        </w:rPr>
        <w:t>dersgelser</w:t>
      </w:r>
      <w:proofErr w:type="spellEnd"/>
      <w:proofErr w:type="gramEnd"/>
      <w:r w:rsidRPr="00F10E9E">
        <w:rPr>
          <w:lang w:val="sv-SE"/>
        </w:rPr>
        <w:t>, 7:8598.</w:t>
      </w:r>
    </w:p>
    <w:p w14:paraId="5CD4F355" w14:textId="77777777" w:rsidR="00FC0216" w:rsidRPr="00FC0216" w:rsidRDefault="00FC0216" w:rsidP="00FC0216">
      <w:pPr>
        <w:pStyle w:val="Bibliography"/>
        <w:rPr>
          <w:lang w:val="en-GB"/>
        </w:rPr>
      </w:pPr>
      <w:r w:rsidRPr="00FC0216">
        <w:rPr>
          <w:lang w:val="en-GB"/>
        </w:rPr>
        <w:t>Woodworth-</w:t>
      </w:r>
      <w:proofErr w:type="spellStart"/>
      <w:r w:rsidRPr="00FC0216">
        <w:rPr>
          <w:lang w:val="en-GB"/>
        </w:rPr>
        <w:t>Jefcoats</w:t>
      </w:r>
      <w:proofErr w:type="spellEnd"/>
      <w:r w:rsidRPr="00FC0216">
        <w:rPr>
          <w:lang w:val="en-GB"/>
        </w:rPr>
        <w:t xml:space="preserve">, P.A., Blanchard, J.L. &amp; </w:t>
      </w:r>
      <w:proofErr w:type="spellStart"/>
      <w:r w:rsidRPr="00FC0216">
        <w:rPr>
          <w:lang w:val="en-GB"/>
        </w:rPr>
        <w:t>Drazen</w:t>
      </w:r>
      <w:proofErr w:type="spellEnd"/>
      <w:r w:rsidRPr="00FC0216">
        <w:rPr>
          <w:lang w:val="en-GB"/>
        </w:rPr>
        <w:t xml:space="preserve">, J.C. (2019). Relative Impacts of Simultaneous Stressors on a Pelagic Marine Ecosystem. </w:t>
      </w:r>
      <w:r w:rsidRPr="00FC0216">
        <w:rPr>
          <w:i/>
          <w:iCs/>
          <w:lang w:val="en-GB"/>
        </w:rPr>
        <w:t>Frontiers in Marine Science</w:t>
      </w:r>
      <w:r w:rsidRPr="00FC0216">
        <w:rPr>
          <w:lang w:val="en-GB"/>
        </w:rPr>
        <w:t>, 6.</w:t>
      </w:r>
    </w:p>
    <w:p w14:paraId="7087EECD" w14:textId="77777777" w:rsidR="00FC0216" w:rsidRPr="00FC0216" w:rsidRDefault="00FC0216" w:rsidP="00FC0216">
      <w:pPr>
        <w:pStyle w:val="Bibliography"/>
        <w:rPr>
          <w:lang w:val="en-GB"/>
        </w:rPr>
      </w:pPr>
      <w:r w:rsidRPr="00FC0216">
        <w:rPr>
          <w:lang w:val="en-GB"/>
        </w:rPr>
        <w:t>Woodworth-</w:t>
      </w:r>
      <w:proofErr w:type="spellStart"/>
      <w:r w:rsidRPr="00FC0216">
        <w:rPr>
          <w:lang w:val="en-GB"/>
        </w:rPr>
        <w:t>Jefcoats</w:t>
      </w:r>
      <w:proofErr w:type="spellEnd"/>
      <w:r w:rsidRPr="00FC0216">
        <w:rPr>
          <w:lang w:val="en-GB"/>
        </w:rPr>
        <w:t xml:space="preserve">, P.A., </w:t>
      </w:r>
      <w:proofErr w:type="spellStart"/>
      <w:r w:rsidRPr="00FC0216">
        <w:rPr>
          <w:lang w:val="en-GB"/>
        </w:rPr>
        <w:t>Polovina</w:t>
      </w:r>
      <w:proofErr w:type="spellEnd"/>
      <w:r w:rsidRPr="00FC0216">
        <w:rPr>
          <w:lang w:val="en-GB"/>
        </w:rPr>
        <w:t xml:space="preserve">, J.J., Dunne, J.P. &amp; Blanchard, J.L. (2013). Ecosystem size structure response to 21st century climate projection: large fish abundance decreases in the central North Pacific and increases in the California Current. </w:t>
      </w:r>
      <w:r w:rsidRPr="00FC0216">
        <w:rPr>
          <w:i/>
          <w:iCs/>
          <w:lang w:val="en-GB"/>
        </w:rPr>
        <w:t>Global Change Biology</w:t>
      </w:r>
      <w:r w:rsidRPr="00FC0216">
        <w:rPr>
          <w:lang w:val="en-GB"/>
        </w:rPr>
        <w:t>, 19, 724–733.</w:t>
      </w:r>
    </w:p>
    <w:p w14:paraId="29E11008" w14:textId="77777777" w:rsidR="00FC0216" w:rsidRPr="00FC0216" w:rsidRDefault="00FC0216" w:rsidP="00FC0216">
      <w:pPr>
        <w:pStyle w:val="Bibliography"/>
        <w:rPr>
          <w:lang w:val="en-GB"/>
        </w:rPr>
      </w:pPr>
      <w:r w:rsidRPr="00FC0216">
        <w:rPr>
          <w:lang w:val="en-GB"/>
        </w:rPr>
        <w:t>Woodworth-</w:t>
      </w:r>
      <w:proofErr w:type="spellStart"/>
      <w:r w:rsidRPr="00FC0216">
        <w:rPr>
          <w:lang w:val="en-GB"/>
        </w:rPr>
        <w:t>Jefcoats</w:t>
      </w:r>
      <w:proofErr w:type="spellEnd"/>
      <w:r w:rsidRPr="00FC0216">
        <w:rPr>
          <w:lang w:val="en-GB"/>
        </w:rPr>
        <w:t xml:space="preserve">, P.A., </w:t>
      </w:r>
      <w:proofErr w:type="spellStart"/>
      <w:r w:rsidRPr="00FC0216">
        <w:rPr>
          <w:lang w:val="en-GB"/>
        </w:rPr>
        <w:t>Polovina</w:t>
      </w:r>
      <w:proofErr w:type="spellEnd"/>
      <w:r w:rsidRPr="00FC0216">
        <w:rPr>
          <w:lang w:val="en-GB"/>
        </w:rPr>
        <w:t xml:space="preserve">, J.J., Howell, E.A. &amp; Blanchard, J.L. (2015). Two takes on the ecosystem impacts of climate change and fishing: Comparing a size-based and a species-based ecosystem model in the central North Pacific. </w:t>
      </w:r>
      <w:r w:rsidRPr="00FC0216">
        <w:rPr>
          <w:i/>
          <w:iCs/>
          <w:lang w:val="en-GB"/>
        </w:rPr>
        <w:t>Progress in Oceanography</w:t>
      </w:r>
      <w:r w:rsidRPr="00FC0216">
        <w:rPr>
          <w:lang w:val="en-GB"/>
        </w:rPr>
        <w:t>, 138, 533–545.</w:t>
      </w:r>
    </w:p>
    <w:p w14:paraId="3A30C990" w14:textId="77777777" w:rsidR="00FC0216" w:rsidRPr="00FC0216" w:rsidRDefault="00FC0216" w:rsidP="00FC0216">
      <w:pPr>
        <w:pStyle w:val="Bibliography"/>
        <w:rPr>
          <w:lang w:val="en-GB"/>
        </w:rPr>
      </w:pPr>
      <w:r w:rsidRPr="00FC0216">
        <w:rPr>
          <w:lang w:val="en-GB"/>
        </w:rPr>
        <w:t xml:space="preserve">Yvon‐Durocher, G., Montoya, J.M., Trimmer, M. &amp; Woodward, G. (2011). Warming alters the size spectrum and shifts the distribution of biomass in freshwater ecosystems. </w:t>
      </w:r>
      <w:r w:rsidRPr="00FC0216">
        <w:rPr>
          <w:i/>
          <w:iCs/>
          <w:lang w:val="en-GB"/>
        </w:rPr>
        <w:t>Global Change Biology</w:t>
      </w:r>
      <w:r w:rsidRPr="00FC0216">
        <w:rPr>
          <w:lang w:val="en-GB"/>
        </w:rPr>
        <w:t>, 17, 1681–1694.</w:t>
      </w:r>
    </w:p>
    <w:p w14:paraId="6CD5CE7B" w14:textId="5FBAEF8F" w:rsidR="00AD548E" w:rsidRPr="0053282F" w:rsidRDefault="00C572FC" w:rsidP="00182BA9">
      <w:pPr>
        <w:spacing w:line="480" w:lineRule="auto"/>
        <w:contextualSpacing/>
        <w:jc w:val="both"/>
        <w:rPr>
          <w:rFonts w:cstheme="minorHAnsi"/>
          <w:b/>
        </w:rPr>
      </w:pPr>
      <w:r>
        <w:rPr>
          <w:rFonts w:cstheme="minorHAnsi"/>
          <w:b/>
        </w:rPr>
        <w:fldChar w:fldCharType="end"/>
      </w:r>
    </w:p>
    <w:sectPr w:rsidR="00AD548E" w:rsidRPr="0053282F" w:rsidSect="00250410">
      <w:headerReference w:type="even" r:id="rId23"/>
      <w:footerReference w:type="even" r:id="rId24"/>
      <w:footerReference w:type="default"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na Gårdmark" w:date="2020-01-13T08:20:00Z" w:initials="AG">
    <w:p w14:paraId="5F8C3FC5" w14:textId="36661A38" w:rsidR="008C3CBC" w:rsidRDefault="008C3CBC">
      <w:pPr>
        <w:pStyle w:val="CommentText"/>
        <w:rPr>
          <w:lang w:val="en-GB"/>
        </w:rPr>
      </w:pPr>
      <w:r>
        <w:rPr>
          <w:rStyle w:val="CommentReference"/>
        </w:rPr>
        <w:annotationRef/>
      </w:r>
      <w:r w:rsidRPr="00EE1CF3">
        <w:rPr>
          <w:lang w:val="en-GB"/>
        </w:rPr>
        <w:t>too long ti</w:t>
      </w:r>
      <w:r>
        <w:rPr>
          <w:lang w:val="en-GB"/>
        </w:rPr>
        <w:t>tle, in my opinion. I’d cut out the second half (you anyway have the keyword size-spectra included in the first part). One way to shorten it and still contain all info would be:</w:t>
      </w:r>
    </w:p>
    <w:p w14:paraId="3CFA360F" w14:textId="57CAC603" w:rsidR="008C3CBC" w:rsidRPr="00EE1CF3" w:rsidRDefault="008C3CBC">
      <w:pPr>
        <w:pStyle w:val="CommentText"/>
        <w:rPr>
          <w:lang w:val="en-GB"/>
        </w:rPr>
      </w:pPr>
      <w:r>
        <w:rPr>
          <w:lang w:val="en-GB"/>
        </w:rPr>
        <w:t>“Bottom up and top down effects of temperature on body growth, population size spectra and yield in multi-species size-spectrum model”.  (but consider changing the first size spectra to size distribution to get more hits – avoid repeating words in the title)</w:t>
      </w:r>
    </w:p>
  </w:comment>
  <w:comment w:id="1" w:author="Max Lindmark" w:date="2020-01-21T10:34:00Z" w:initials="ML">
    <w:p w14:paraId="01B0D1C0" w14:textId="3F52A09E" w:rsidR="008C3CBC" w:rsidRPr="007F3BEE" w:rsidRDefault="008C3CBC">
      <w:pPr>
        <w:pStyle w:val="CommentText"/>
      </w:pPr>
      <w:r>
        <w:rPr>
          <w:rStyle w:val="CommentReference"/>
        </w:rPr>
        <w:annotationRef/>
      </w:r>
      <w:r w:rsidRPr="007F3BEE">
        <w:t xml:space="preserve">Good idea, will change for the paper </w:t>
      </w:r>
      <w:r>
        <w:t>but keep it like this for the thesis (because the chapter titles are already submitted)</w:t>
      </w:r>
    </w:p>
  </w:comment>
  <w:comment w:id="2" w:author="Anna Gårdmark" w:date="2020-01-13T08:25:00Z" w:initials="AG">
    <w:p w14:paraId="2B25A0D3" w14:textId="5301A270" w:rsidR="008C3CBC" w:rsidRPr="00EE1CF3" w:rsidRDefault="008C3CBC">
      <w:pPr>
        <w:pStyle w:val="CommentText"/>
        <w:rPr>
          <w:lang w:val="en-GB"/>
        </w:rPr>
      </w:pPr>
      <w:r>
        <w:rPr>
          <w:rStyle w:val="CommentReference"/>
        </w:rPr>
        <w:annotationRef/>
      </w:r>
      <w:r w:rsidRPr="00EE1CF3">
        <w:rPr>
          <w:lang w:val="en-GB"/>
        </w:rPr>
        <w:t>since physiological effects of warming aren’t really top-down effects, I’d write ’top-down</w:t>
      </w:r>
      <w:r>
        <w:rPr>
          <w:lang w:val="en-GB"/>
        </w:rPr>
        <w:t>’ effects here, and the first time you use (and explain) it in the main text</w:t>
      </w:r>
    </w:p>
  </w:comment>
  <w:comment w:id="3" w:author="Max Lindmark" w:date="2020-01-21T10:38:00Z" w:initials="ML">
    <w:p w14:paraId="73376CAF" w14:textId="0D20CAC2" w:rsidR="008C3CBC" w:rsidRPr="00AE0639" w:rsidRDefault="008C3CBC">
      <w:pPr>
        <w:pStyle w:val="CommentText"/>
      </w:pPr>
      <w:r>
        <w:rPr>
          <w:rStyle w:val="CommentReference"/>
        </w:rPr>
        <w:annotationRef/>
      </w:r>
      <w:r w:rsidRPr="00AE0639">
        <w:rPr>
          <w:rStyle w:val="CommentReference"/>
        </w:rPr>
        <w:t xml:space="preserve">For the paper I’ll </w:t>
      </w:r>
      <w:r>
        <w:rPr>
          <w:rStyle w:val="CommentReference"/>
        </w:rPr>
        <w:t>come up with something different, too confusing to use that term here… but will keep it like this for the thesis and explain what I mean according to your suggestion</w:t>
      </w:r>
    </w:p>
  </w:comment>
  <w:comment w:id="4" w:author="Max Lindmark" w:date="2020-01-05T11:20:00Z" w:initials="ML">
    <w:p w14:paraId="722F5CE6" w14:textId="32962AB3" w:rsidR="008C3CBC" w:rsidRPr="00EE1CF3" w:rsidRDefault="008C3CBC">
      <w:pPr>
        <w:pStyle w:val="CommentText"/>
        <w:rPr>
          <w:lang w:val="en-GB"/>
        </w:rPr>
      </w:pPr>
      <w:r>
        <w:rPr>
          <w:rStyle w:val="CommentReference"/>
        </w:rPr>
        <w:annotationRef/>
      </w:r>
      <w:r w:rsidRPr="00EE1CF3">
        <w:rPr>
          <w:lang w:val="en-GB"/>
        </w:rPr>
        <w:t>See fig. S1</w:t>
      </w:r>
      <w:r w:rsidR="00ED6AA0">
        <w:rPr>
          <w:lang w:val="en-GB"/>
        </w:rPr>
        <w:t>5</w:t>
      </w:r>
      <w:r w:rsidRPr="00EE1CF3">
        <w:rPr>
          <w:lang w:val="en-GB"/>
        </w:rPr>
        <w:t xml:space="preserve"> for an example of this.</w:t>
      </w:r>
    </w:p>
  </w:comment>
  <w:comment w:id="5" w:author="Asta Audzijonyte" w:date="2020-01-10T12:59:00Z" w:initials="AA">
    <w:p w14:paraId="56FFDFD9" w14:textId="77777777" w:rsidR="008C3CBC" w:rsidRPr="00EE1CF3" w:rsidRDefault="008C3CBC" w:rsidP="00277301">
      <w:pPr>
        <w:pStyle w:val="CommentText"/>
        <w:rPr>
          <w:lang w:val="en-GB"/>
        </w:rPr>
      </w:pPr>
      <w:r>
        <w:rPr>
          <w:rStyle w:val="CommentReference"/>
        </w:rPr>
        <w:annotationRef/>
      </w:r>
      <w:r w:rsidRPr="00EE1CF3">
        <w:rPr>
          <w:lang w:val="en-GB"/>
        </w:rPr>
        <w:t>That’s interesting. Is it for both warm and cold ecosystems? It is often said that for cold ecosystems productivity might increase, although I don’t have a reference now</w:t>
      </w:r>
    </w:p>
  </w:comment>
  <w:comment w:id="6" w:author="Anna Gårdmark" w:date="2020-01-13T08:38:00Z" w:initials="AG">
    <w:p w14:paraId="313B657E" w14:textId="77777777" w:rsidR="008C3CBC" w:rsidRPr="00B934BF" w:rsidRDefault="008C3CBC" w:rsidP="00277301">
      <w:pPr>
        <w:pStyle w:val="CommentText"/>
        <w:rPr>
          <w:lang w:val="en-GB"/>
        </w:rPr>
      </w:pPr>
      <w:r>
        <w:rPr>
          <w:rStyle w:val="CommentReference"/>
        </w:rPr>
        <w:annotationRef/>
      </w:r>
      <w:r w:rsidRPr="00B934BF">
        <w:rPr>
          <w:lang w:val="en-GB"/>
        </w:rPr>
        <w:t xml:space="preserve">one ref on increasing fisheries catch potential in cold regions is </w:t>
      </w:r>
      <w:r>
        <w:rPr>
          <w:lang w:val="en-GB"/>
        </w:rPr>
        <w:t xml:space="preserve">the </w:t>
      </w:r>
      <w:r w:rsidRPr="00B934BF">
        <w:rPr>
          <w:lang w:val="en-GB"/>
        </w:rPr>
        <w:t>FAO 2018 Impacts of Climate change on fisheries and aquaculture</w:t>
      </w:r>
      <w:r>
        <w:rPr>
          <w:lang w:val="en-GB"/>
        </w:rPr>
        <w:t xml:space="preserve"> report. Don’t know now which papers that’s based on. </w:t>
      </w:r>
    </w:p>
  </w:comment>
  <w:comment w:id="7" w:author="Max Lindmark" w:date="2020-01-23T10:46:00Z" w:initials="ML">
    <w:p w14:paraId="1A2EF796" w14:textId="6201EAAC" w:rsidR="008C3CBC" w:rsidRPr="00423E09" w:rsidRDefault="008C3CBC">
      <w:pPr>
        <w:pStyle w:val="CommentText"/>
        <w:rPr>
          <w:lang w:val="en-US"/>
        </w:rPr>
      </w:pPr>
      <w:r>
        <w:rPr>
          <w:rStyle w:val="CommentReference"/>
        </w:rPr>
        <w:annotationRef/>
      </w:r>
      <w:r w:rsidRPr="00423E09">
        <w:rPr>
          <w:lang w:val="en-US"/>
        </w:rPr>
        <w:t>They find that latitude does not explain the temperature response,</w:t>
      </w:r>
      <w:r>
        <w:rPr>
          <w:lang w:val="en-US"/>
        </w:rPr>
        <w:t xml:space="preserve"> but it’s good to point out uncertainty in the predictions about future PP (and regional differences). I’ve expanded on that and added a few references from other papers, but I don’t know the literature that well!</w:t>
      </w:r>
    </w:p>
  </w:comment>
  <w:comment w:id="8" w:author="Max Lindmark" w:date="2020-01-24T15:54:00Z" w:initials="ML">
    <w:p w14:paraId="5D5FD4E4" w14:textId="7E48E87B" w:rsidR="005873DE" w:rsidRPr="005873DE" w:rsidRDefault="005873DE">
      <w:pPr>
        <w:pStyle w:val="CommentText"/>
        <w:rPr>
          <w:lang w:val="en-US"/>
        </w:rPr>
      </w:pPr>
      <w:r>
        <w:rPr>
          <w:rStyle w:val="CommentReference"/>
        </w:rPr>
        <w:annotationRef/>
      </w:r>
      <w:r w:rsidRPr="005873DE">
        <w:rPr>
          <w:lang w:val="en-US"/>
        </w:rPr>
        <w:t xml:space="preserve">Better link to following paragraph, depending on what I talk about </w:t>
      </w:r>
      <w:proofErr w:type="spellStart"/>
      <w:r w:rsidRPr="005873DE">
        <w:rPr>
          <w:lang w:val="en-US"/>
        </w:rPr>
        <w:t>there</w:t>
      </w:r>
      <w:proofErr w:type="spellEnd"/>
      <w:r w:rsidRPr="005873DE">
        <w:rPr>
          <w:lang w:val="en-US"/>
        </w:rPr>
        <w:t>…</w:t>
      </w:r>
    </w:p>
  </w:comment>
  <w:comment w:id="9" w:author="Max Lindmark" w:date="2020-01-24T16:20:00Z" w:initials="ML">
    <w:p w14:paraId="1AB03803" w14:textId="77777777" w:rsidR="00C36DC2" w:rsidRDefault="00C36DC2" w:rsidP="00C36DC2">
      <w:pPr>
        <w:pStyle w:val="CommentText"/>
        <w:rPr>
          <w:lang w:val="en-US"/>
        </w:rPr>
      </w:pPr>
      <w:r>
        <w:rPr>
          <w:rStyle w:val="CommentReference"/>
        </w:rPr>
        <w:annotationRef/>
      </w:r>
      <w:r w:rsidRPr="0062189F">
        <w:rPr>
          <w:lang w:val="en-US"/>
        </w:rPr>
        <w:t xml:space="preserve">Do they cite </w:t>
      </w:r>
      <w:proofErr w:type="spellStart"/>
      <w:r w:rsidRPr="0062189F">
        <w:rPr>
          <w:lang w:val="en-US"/>
        </w:rPr>
        <w:t>cheung</w:t>
      </w:r>
      <w:proofErr w:type="spellEnd"/>
      <w:r w:rsidRPr="0062189F">
        <w:rPr>
          <w:lang w:val="en-US"/>
        </w:rPr>
        <w:t>??</w:t>
      </w:r>
    </w:p>
    <w:p w14:paraId="75617A38" w14:textId="77777777" w:rsidR="00C36DC2" w:rsidRDefault="00C36DC2" w:rsidP="00C36DC2">
      <w:pPr>
        <w:pStyle w:val="CommentText"/>
        <w:rPr>
          <w:lang w:val="en-US"/>
        </w:rPr>
      </w:pPr>
    </w:p>
    <w:p w14:paraId="379A99D9" w14:textId="77777777" w:rsidR="00C36DC2" w:rsidRDefault="00C36DC2" w:rsidP="00C36DC2">
      <w:pPr>
        <w:pStyle w:val="CommentText"/>
        <w:rPr>
          <w:lang w:val="en-US"/>
        </w:rPr>
      </w:pPr>
      <w:r>
        <w:rPr>
          <w:lang w:val="en-US"/>
        </w:rPr>
        <w:t>Check papers in there…</w:t>
      </w:r>
    </w:p>
    <w:p w14:paraId="410CFC10" w14:textId="77777777" w:rsidR="00C36DC2" w:rsidRDefault="00C36DC2" w:rsidP="00C36DC2">
      <w:pPr>
        <w:pStyle w:val="CommentText"/>
        <w:rPr>
          <w:lang w:val="en-US"/>
        </w:rPr>
      </w:pPr>
    </w:p>
    <w:p w14:paraId="2A2ED0AC" w14:textId="77777777" w:rsidR="00C36DC2" w:rsidRDefault="00C36DC2" w:rsidP="00C36DC2">
      <w:pPr>
        <w:pStyle w:val="CommentText"/>
        <w:rPr>
          <w:lang w:val="en-US"/>
        </w:rPr>
      </w:pPr>
      <w:r>
        <w:rPr>
          <w:lang w:val="en-US"/>
        </w:rPr>
        <w:t xml:space="preserve">Cite </w:t>
      </w:r>
      <w:proofErr w:type="spellStart"/>
      <w:r>
        <w:rPr>
          <w:lang w:val="en-US"/>
        </w:rPr>
        <w:t>cheung</w:t>
      </w:r>
      <w:proofErr w:type="spellEnd"/>
      <w:r>
        <w:rPr>
          <w:lang w:val="en-US"/>
        </w:rPr>
        <w:t xml:space="preserve"> as another approach? Cheung approach to shrinking is top down!!! No one is considering both???  (in species-setting at </w:t>
      </w:r>
      <w:proofErr w:type="spellStart"/>
      <w:r>
        <w:rPr>
          <w:lang w:val="en-US"/>
        </w:rPr>
        <w:t>elast</w:t>
      </w:r>
      <w:proofErr w:type="spellEnd"/>
      <w:r>
        <w:rPr>
          <w:lang w:val="en-US"/>
        </w:rPr>
        <w:t>)</w:t>
      </w:r>
    </w:p>
    <w:p w14:paraId="61082EAC" w14:textId="77777777" w:rsidR="00C36DC2" w:rsidRDefault="00C36DC2" w:rsidP="00C36DC2">
      <w:pPr>
        <w:pStyle w:val="CommentText"/>
        <w:rPr>
          <w:lang w:val="en-US"/>
        </w:rPr>
      </w:pPr>
    </w:p>
    <w:p w14:paraId="11F374AC" w14:textId="77777777" w:rsidR="00C36DC2" w:rsidRDefault="00C36DC2" w:rsidP="00C36DC2">
      <w:pPr>
        <w:pStyle w:val="CommentText"/>
        <w:rPr>
          <w:lang w:val="en-US"/>
        </w:rPr>
      </w:pPr>
      <w:r>
        <w:rPr>
          <w:lang w:val="en-US"/>
        </w:rPr>
        <w:t xml:space="preserve">Maybe: ideally, mechanistic models can model processes and let size-effects </w:t>
      </w:r>
      <w:proofErr w:type="spellStart"/>
      <w:r>
        <w:rPr>
          <w:lang w:val="en-US"/>
        </w:rPr>
        <w:t>eemerge</w:t>
      </w:r>
      <w:proofErr w:type="spellEnd"/>
      <w:r>
        <w:rPr>
          <w:lang w:val="en-US"/>
        </w:rPr>
        <w:t xml:space="preserve">. ecosystem models have linked this to food dep… </w:t>
      </w:r>
      <w:proofErr w:type="spellStart"/>
      <w:r>
        <w:rPr>
          <w:lang w:val="en-US"/>
        </w:rPr>
        <w:t>cheung</w:t>
      </w:r>
      <w:proofErr w:type="spellEnd"/>
      <w:r>
        <w:rPr>
          <w:lang w:val="en-US"/>
        </w:rPr>
        <w:t xml:space="preserve"> linked it to physiological </w:t>
      </w:r>
      <w:proofErr w:type="spellStart"/>
      <w:r>
        <w:rPr>
          <w:lang w:val="en-US"/>
        </w:rPr>
        <w:t>constratins</w:t>
      </w:r>
      <w:proofErr w:type="spellEnd"/>
      <w:r>
        <w:rPr>
          <w:lang w:val="en-US"/>
        </w:rPr>
        <w:t xml:space="preserve">. The former is not species-resolved (n </w:t>
      </w:r>
      <w:proofErr w:type="spellStart"/>
      <w:r>
        <w:rPr>
          <w:lang w:val="en-US"/>
        </w:rPr>
        <w:t>ind</w:t>
      </w:r>
      <w:proofErr w:type="spellEnd"/>
      <w:r>
        <w:rPr>
          <w:lang w:val="en-US"/>
        </w:rPr>
        <w:t xml:space="preserve"> physio – but </w:t>
      </w:r>
      <w:proofErr w:type="spellStart"/>
      <w:r>
        <w:rPr>
          <w:lang w:val="en-US"/>
        </w:rPr>
        <w:t>chekl</w:t>
      </w:r>
      <w:proofErr w:type="spellEnd"/>
      <w:r>
        <w:rPr>
          <w:lang w:val="en-US"/>
        </w:rPr>
        <w:t xml:space="preserve">), and the other does not account for food dep. To evaluate this, we need species, physio and food </w:t>
      </w:r>
      <w:proofErr w:type="spellStart"/>
      <w:r>
        <w:rPr>
          <w:lang w:val="en-US"/>
        </w:rPr>
        <w:t>depn</w:t>
      </w:r>
      <w:proofErr w:type="spellEnd"/>
      <w:r>
        <w:rPr>
          <w:lang w:val="en-US"/>
        </w:rPr>
        <w:t xml:space="preserve"> ecological interaction). In a recent model, wood showed this. We can’t generalize, and basal </w:t>
      </w:r>
      <w:proofErr w:type="spellStart"/>
      <w:r>
        <w:rPr>
          <w:lang w:val="en-US"/>
        </w:rPr>
        <w:t>resoures</w:t>
      </w:r>
      <w:proofErr w:type="spellEnd"/>
      <w:r>
        <w:rPr>
          <w:lang w:val="en-US"/>
        </w:rPr>
        <w:t xml:space="preserve"> are note explicit, and. Physiological </w:t>
      </w:r>
      <w:proofErr w:type="spellStart"/>
      <w:r>
        <w:rPr>
          <w:lang w:val="en-US"/>
        </w:rPr>
        <w:t>parametes</w:t>
      </w:r>
      <w:proofErr w:type="spellEnd"/>
      <w:r>
        <w:rPr>
          <w:lang w:val="en-US"/>
        </w:rPr>
        <w:t xml:space="preserve"> are </w:t>
      </w:r>
      <w:proofErr w:type="spellStart"/>
      <w:r>
        <w:rPr>
          <w:lang w:val="en-US"/>
        </w:rPr>
        <w:t>waaaaay</w:t>
      </w:r>
      <w:proofErr w:type="spellEnd"/>
      <w:r>
        <w:rPr>
          <w:lang w:val="en-US"/>
        </w:rPr>
        <w:t xml:space="preserve"> uncertain, but </w:t>
      </w:r>
      <w:proofErr w:type="spellStart"/>
      <w:r>
        <w:rPr>
          <w:lang w:val="en-US"/>
        </w:rPr>
        <w:t>unceratinyt</w:t>
      </w:r>
      <w:proofErr w:type="spellEnd"/>
      <w:r>
        <w:rPr>
          <w:lang w:val="en-US"/>
        </w:rPr>
        <w:t xml:space="preserve"> is not usually accounted for in </w:t>
      </w:r>
      <w:proofErr w:type="gramStart"/>
      <w:r>
        <w:rPr>
          <w:lang w:val="en-US"/>
        </w:rPr>
        <w:t>processes based</w:t>
      </w:r>
      <w:proofErr w:type="gramEnd"/>
      <w:r>
        <w:rPr>
          <w:lang w:val="en-US"/>
        </w:rPr>
        <w:t xml:space="preserve"> models</w:t>
      </w:r>
    </w:p>
    <w:p w14:paraId="43CFAB73" w14:textId="77777777" w:rsidR="00C36DC2" w:rsidRDefault="00C36DC2" w:rsidP="00C36DC2">
      <w:pPr>
        <w:pStyle w:val="CommentText"/>
        <w:rPr>
          <w:lang w:val="en-US"/>
        </w:rPr>
      </w:pPr>
    </w:p>
    <w:p w14:paraId="10F120C3" w14:textId="77777777" w:rsidR="00C36DC2" w:rsidRDefault="00C36DC2" w:rsidP="00C36DC2">
      <w:pPr>
        <w:pStyle w:val="CommentText"/>
        <w:rPr>
          <w:lang w:val="en-US"/>
        </w:rPr>
      </w:pPr>
      <w:r>
        <w:rPr>
          <w:lang w:val="en-US"/>
        </w:rPr>
        <w:t xml:space="preserve">Maybe reduce </w:t>
      </w:r>
      <w:proofErr w:type="spellStart"/>
      <w:r>
        <w:rPr>
          <w:lang w:val="en-US"/>
        </w:rPr>
        <w:t>cheung</w:t>
      </w:r>
      <w:proofErr w:type="spellEnd"/>
      <w:r>
        <w:rPr>
          <w:lang w:val="en-US"/>
        </w:rPr>
        <w:t xml:space="preserve"> intro and then go to: what’s </w:t>
      </w:r>
      <w:proofErr w:type="spellStart"/>
      <w:r>
        <w:rPr>
          <w:lang w:val="en-US"/>
        </w:rPr>
        <w:t>mssing</w:t>
      </w:r>
      <w:proofErr w:type="spellEnd"/>
      <w:r>
        <w:rPr>
          <w:lang w:val="en-US"/>
        </w:rPr>
        <w:t xml:space="preserve">? Species resolved (to get the </w:t>
      </w:r>
      <w:proofErr w:type="spellStart"/>
      <w:r>
        <w:rPr>
          <w:lang w:val="en-US"/>
        </w:rPr>
        <w:t>intrasecific</w:t>
      </w:r>
      <w:proofErr w:type="spellEnd"/>
      <w:r>
        <w:rPr>
          <w:lang w:val="en-US"/>
        </w:rPr>
        <w:t xml:space="preserve"> response, which is the TSR!), Food web models </w:t>
      </w:r>
      <w:proofErr w:type="spellStart"/>
      <w:r>
        <w:rPr>
          <w:lang w:val="en-US"/>
        </w:rPr>
        <w:t>cant</w:t>
      </w:r>
      <w:proofErr w:type="spellEnd"/>
      <w:r>
        <w:rPr>
          <w:lang w:val="en-US"/>
        </w:rPr>
        <w:t xml:space="preserve"> explain if individuals of species reach a smaller size-at-age, and food limitation is not usually predicted to cause TSR </w:t>
      </w:r>
      <w:proofErr w:type="spellStart"/>
      <w:r>
        <w:rPr>
          <w:lang w:val="en-US"/>
        </w:rPr>
        <w:t>becaue</w:t>
      </w:r>
      <w:proofErr w:type="spellEnd"/>
      <w:r>
        <w:rPr>
          <w:lang w:val="en-US"/>
        </w:rPr>
        <w:t xml:space="preserve"> even in controlled scenarios, at ad lib, you still can see TSR in declining optimum with size</w:t>
      </w:r>
    </w:p>
    <w:p w14:paraId="0D82A558" w14:textId="77777777" w:rsidR="00C36DC2" w:rsidRDefault="00C36DC2" w:rsidP="00C36DC2">
      <w:pPr>
        <w:pStyle w:val="CommentText"/>
        <w:rPr>
          <w:lang w:val="en-US"/>
        </w:rPr>
      </w:pPr>
    </w:p>
    <w:p w14:paraId="1AC3D4DF" w14:textId="680DE5E7" w:rsidR="00C36DC2" w:rsidRDefault="00C36DC2" w:rsidP="00C36DC2">
      <w:pPr>
        <w:pStyle w:val="CommentText"/>
      </w:pPr>
      <w:r>
        <w:rPr>
          <w:lang w:val="en-US"/>
        </w:rPr>
        <w:t xml:space="preserve">physiology and food dependence. Then cite </w:t>
      </w:r>
      <w:proofErr w:type="spellStart"/>
      <w:r>
        <w:rPr>
          <w:lang w:val="en-US"/>
        </w:rPr>
        <w:t>woodwort</w:t>
      </w:r>
      <w:proofErr w:type="spellEnd"/>
      <w:r>
        <w:rPr>
          <w:lang w:val="en-US"/>
        </w:rPr>
        <w:t xml:space="preserve"> as a species.</w:t>
      </w:r>
    </w:p>
  </w:comment>
  <w:comment w:id="10" w:author="Max Lindmark" w:date="2020-01-24T15:55:00Z" w:initials="ML">
    <w:p w14:paraId="4FA3DB44" w14:textId="6872DEC8" w:rsidR="004B4DF7" w:rsidRPr="004B4DF7" w:rsidRDefault="004B4DF7">
      <w:pPr>
        <w:pStyle w:val="CommentText"/>
        <w:rPr>
          <w:lang w:val="en-US"/>
        </w:rPr>
      </w:pPr>
      <w:r>
        <w:rPr>
          <w:rStyle w:val="CommentReference"/>
        </w:rPr>
        <w:annotationRef/>
      </w:r>
      <w:proofErr w:type="spellStart"/>
      <w:r w:rsidRPr="004B4DF7">
        <w:rPr>
          <w:lang w:val="en-US"/>
        </w:rPr>
        <w:t>Asta</w:t>
      </w:r>
      <w:proofErr w:type="spellEnd"/>
      <w:r w:rsidRPr="004B4DF7">
        <w:rPr>
          <w:lang w:val="en-US"/>
        </w:rPr>
        <w:t xml:space="preserve">, I liked your idea about </w:t>
      </w:r>
      <w:r>
        <w:rPr>
          <w:lang w:val="en-US"/>
        </w:rPr>
        <w:t xml:space="preserve">introducing other Baltic models here. However, I moved that part to the discussion, because for being a region-specific model it is very conceptual and does not fit super well. </w:t>
      </w:r>
      <w:proofErr w:type="gramStart"/>
      <w:r>
        <w:rPr>
          <w:lang w:val="en-US"/>
        </w:rPr>
        <w:t>So</w:t>
      </w:r>
      <w:proofErr w:type="gramEnd"/>
      <w:r>
        <w:rPr>
          <w:lang w:val="en-US"/>
        </w:rPr>
        <w:t xml:space="preserve"> by not bringing that up I hope to phrase this more as a general food web model</w:t>
      </w:r>
      <w:r w:rsidR="007065A3">
        <w:rPr>
          <w:lang w:val="en-US"/>
        </w:rPr>
        <w:t xml:space="preserve"> that is aiming to mimic a real food web</w:t>
      </w:r>
      <w:r>
        <w:rPr>
          <w:lang w:val="en-US"/>
        </w:rPr>
        <w:t>, and discuss limitation</w:t>
      </w:r>
      <w:r w:rsidR="007065A3">
        <w:rPr>
          <w:lang w:val="en-US"/>
        </w:rPr>
        <w:t>s</w:t>
      </w:r>
      <w:r>
        <w:rPr>
          <w:lang w:val="en-US"/>
        </w:rPr>
        <w:t xml:space="preserve"> of fitting </w:t>
      </w:r>
      <w:r w:rsidR="007065A3">
        <w:rPr>
          <w:lang w:val="en-US"/>
        </w:rPr>
        <w:t xml:space="preserve">size-spectrum models </w:t>
      </w:r>
      <w:r>
        <w:rPr>
          <w:lang w:val="en-US"/>
        </w:rPr>
        <w:t>to data in the discussion.</w:t>
      </w:r>
    </w:p>
  </w:comment>
  <w:comment w:id="11" w:author="Asta Audzijonyte" w:date="2019-11-29T14:04:00Z" w:initials="AA">
    <w:p w14:paraId="2A4542E0" w14:textId="77777777" w:rsidR="008C3CBC" w:rsidRPr="00EE1CF3" w:rsidRDefault="008C3CBC" w:rsidP="00133480">
      <w:pPr>
        <w:pStyle w:val="CommentText"/>
        <w:rPr>
          <w:lang w:val="en-GB"/>
        </w:rPr>
      </w:pPr>
      <w:r>
        <w:rPr>
          <w:rStyle w:val="CommentReference"/>
        </w:rPr>
        <w:annotationRef/>
      </w:r>
      <w:r w:rsidRPr="00EE1CF3">
        <w:rPr>
          <w:lang w:val="en-GB"/>
        </w:rPr>
        <w:t xml:space="preserve">Yes, how much of the total biomass is made by these species? </w:t>
      </w:r>
    </w:p>
  </w:comment>
  <w:comment w:id="12" w:author="Max Lindmark" w:date="2019-12-19T09:06:00Z" w:initials="ML">
    <w:p w14:paraId="16266152" w14:textId="77777777" w:rsidR="008C3CBC" w:rsidRPr="00EE1CF3" w:rsidRDefault="008C3CBC" w:rsidP="00133480">
      <w:pPr>
        <w:pStyle w:val="CommentText"/>
        <w:rPr>
          <w:lang w:val="en-GB"/>
        </w:rPr>
      </w:pPr>
      <w:r>
        <w:rPr>
          <w:rStyle w:val="CommentReference"/>
        </w:rPr>
        <w:annotationRef/>
      </w:r>
      <w:r w:rsidRPr="00EE1CF3">
        <w:rPr>
          <w:lang w:val="en-GB"/>
        </w:rPr>
        <w:t xml:space="preserve">Hm, that’s quite hard to say since they are basically the only ones that are assessed! My guess is that some flatfishes could be up there, but I don’t think any other species or groups are. </w:t>
      </w:r>
    </w:p>
    <w:p w14:paraId="59703684" w14:textId="77777777" w:rsidR="008C3CBC" w:rsidRPr="00EE1CF3" w:rsidRDefault="008C3CBC" w:rsidP="00133480">
      <w:pPr>
        <w:pStyle w:val="CommentText"/>
        <w:rPr>
          <w:lang w:val="en-GB"/>
        </w:rPr>
      </w:pPr>
    </w:p>
    <w:p w14:paraId="40E85AD7" w14:textId="77777777" w:rsidR="008C3CBC" w:rsidRPr="00EE1CF3" w:rsidRDefault="008C3CBC" w:rsidP="00133480">
      <w:pPr>
        <w:pStyle w:val="CommentText"/>
        <w:rPr>
          <w:lang w:val="en-GB"/>
        </w:rPr>
      </w:pPr>
      <w:r w:rsidRPr="00EE1CF3">
        <w:rPr>
          <w:lang w:val="en-GB"/>
        </w:rPr>
        <w:t>More recently though stickleback has increased a lot and an assessment came out in 2019 estimating that they in some years can have twice the biomass of sprat (!).</w:t>
      </w:r>
    </w:p>
    <w:p w14:paraId="2CF1D1BC" w14:textId="77777777" w:rsidR="008C3CBC" w:rsidRPr="00EE1CF3" w:rsidRDefault="008C3CBC" w:rsidP="00133480">
      <w:pPr>
        <w:pStyle w:val="CommentText"/>
        <w:rPr>
          <w:lang w:val="en-GB"/>
        </w:rPr>
      </w:pPr>
      <w:hyperlink r:id="rId1" w:history="1">
        <w:r w:rsidRPr="00EE1CF3">
          <w:rPr>
            <w:rStyle w:val="Hyperlink"/>
            <w:lang w:val="en-GB"/>
          </w:rPr>
          <w:t>https://academic.oup.com/icesjms/article-abstract/76/6/1653/5480400</w:t>
        </w:r>
      </w:hyperlink>
      <w:r w:rsidRPr="00EE1CF3">
        <w:rPr>
          <w:lang w:val="en-GB"/>
        </w:rPr>
        <w:t>. Although, I think that was an extreme case and even now they are not that abundant most years. And likely not in the time periods we largely consider here.</w:t>
      </w:r>
    </w:p>
  </w:comment>
  <w:comment w:id="13" w:author="Max Lindmark" w:date="2020-01-03T10:06:00Z" w:initials="ML">
    <w:p w14:paraId="5407D4CA" w14:textId="77777777" w:rsidR="008C3CBC" w:rsidRPr="00EE1CF3" w:rsidRDefault="008C3CBC" w:rsidP="00133480">
      <w:pPr>
        <w:pStyle w:val="CommentText"/>
        <w:rPr>
          <w:lang w:val="en-GB"/>
        </w:rPr>
      </w:pPr>
      <w:r>
        <w:rPr>
          <w:rStyle w:val="CommentReference"/>
        </w:rPr>
        <w:annotationRef/>
      </w:r>
      <w:r w:rsidRPr="00EE1CF3">
        <w:rPr>
          <w:lang w:val="en-GB"/>
        </w:rPr>
        <w:t>I do think it’s fair to say they are the main species. Can change “among the main” or simply “they are dominant species in terms of biomass”</w:t>
      </w:r>
    </w:p>
  </w:comment>
  <w:comment w:id="14" w:author="Max Lindmark" w:date="2020-01-21T11:15:00Z" w:initials="ML">
    <w:p w14:paraId="6D78DCE0" w14:textId="0CF80F98" w:rsidR="008C3CBC" w:rsidRDefault="008C3CBC">
      <w:pPr>
        <w:pStyle w:val="CommentText"/>
      </w:pPr>
      <w:r>
        <w:rPr>
          <w:rStyle w:val="CommentReference"/>
        </w:rPr>
        <w:annotationRef/>
      </w:r>
      <w:r>
        <w:rPr>
          <w:rFonts w:ascii="Times" w:hAnsi="Times"/>
        </w:rPr>
        <w:t>Hopefully a reference to Audzijonyte et al. soon</w:t>
      </w:r>
    </w:p>
  </w:comment>
  <w:comment w:id="15" w:author="Max Lindmark" w:date="2020-01-21T11:16:00Z" w:initials="ML">
    <w:p w14:paraId="1007B399" w14:textId="77777777" w:rsidR="008C3CBC" w:rsidRPr="00E71823" w:rsidRDefault="008C3CBC">
      <w:pPr>
        <w:pStyle w:val="CommentText"/>
        <w:rPr>
          <w:color w:val="FF0000"/>
        </w:rPr>
      </w:pPr>
      <w:r>
        <w:rPr>
          <w:rStyle w:val="CommentReference"/>
        </w:rPr>
        <w:annotationRef/>
      </w:r>
      <w:r w:rsidRPr="00E71823">
        <w:rPr>
          <w:color w:val="FF0000"/>
        </w:rPr>
        <w:t>I did not include a size-temperature interaction, partly because I already had scenarios and partly because I had not come so far with my other analysis.</w:t>
      </w:r>
    </w:p>
    <w:p w14:paraId="205D41A1" w14:textId="77777777" w:rsidR="008C3CBC" w:rsidRPr="00E71823" w:rsidRDefault="008C3CBC">
      <w:pPr>
        <w:pStyle w:val="CommentText"/>
        <w:rPr>
          <w:color w:val="FF0000"/>
        </w:rPr>
      </w:pPr>
    </w:p>
    <w:p w14:paraId="2350D65A" w14:textId="7F9992AF" w:rsidR="008C3CBC" w:rsidRPr="00E71823" w:rsidRDefault="008C3CBC">
      <w:pPr>
        <w:pStyle w:val="CommentText"/>
        <w:rPr>
          <w:color w:val="FF0000"/>
        </w:rPr>
      </w:pPr>
      <w:r w:rsidRPr="00E71823">
        <w:rPr>
          <w:color w:val="FF0000"/>
        </w:rPr>
        <w:t>I will add some scenarios with c=/=0 and put them either in the appendix or just add them to my plots (but they are getting crowded with scenarios).</w:t>
      </w:r>
    </w:p>
    <w:p w14:paraId="7D19D35B" w14:textId="77777777" w:rsidR="008C3CBC" w:rsidRPr="00E71823" w:rsidRDefault="008C3CBC">
      <w:pPr>
        <w:pStyle w:val="CommentText"/>
        <w:rPr>
          <w:color w:val="FF0000"/>
        </w:rPr>
      </w:pPr>
    </w:p>
    <w:p w14:paraId="474B2B19" w14:textId="3B5EF910" w:rsidR="008C3CBC" w:rsidRPr="00E71823" w:rsidRDefault="008C3CBC">
      <w:pPr>
        <w:pStyle w:val="CommentText"/>
        <w:rPr>
          <w:color w:val="FF0000"/>
        </w:rPr>
      </w:pPr>
      <w:r w:rsidRPr="00E71823">
        <w:rPr>
          <w:color w:val="FF0000"/>
        </w:rPr>
        <w:t>The original reference for that equation would be Ohlberger et al 2012 in Oikos I think, since they are not unimodal + size-dependent as Anna showed they can be.</w:t>
      </w:r>
    </w:p>
  </w:comment>
  <w:comment w:id="16" w:author="Max Lindmark" w:date="2020-01-21T13:32:00Z" w:initials="ML">
    <w:p w14:paraId="17E1806D" w14:textId="4C16EC61" w:rsidR="008C3CBC" w:rsidRPr="00B11591" w:rsidRDefault="008C3CBC">
      <w:pPr>
        <w:pStyle w:val="CommentText"/>
      </w:pPr>
      <w:r>
        <w:rPr>
          <w:rStyle w:val="CommentReference"/>
        </w:rPr>
        <w:annotationRef/>
      </w:r>
      <w:r w:rsidRPr="00B11591">
        <w:t xml:space="preserve">I think this is the way </w:t>
      </w:r>
      <w:r>
        <w:t>I’ll do it, mainly for consistency. This means some of your comments about how to make it more specific were in the end not included</w:t>
      </w:r>
    </w:p>
  </w:comment>
  <w:comment w:id="17" w:author="Max Lindmark" w:date="2020-01-21T13:23:00Z" w:initials="ML">
    <w:p w14:paraId="57805CCD" w14:textId="410BF277" w:rsidR="008C3CBC" w:rsidRPr="00493CCE" w:rsidRDefault="008C3CBC">
      <w:pPr>
        <w:pStyle w:val="CommentText"/>
      </w:pPr>
      <w:r>
        <w:rPr>
          <w:rStyle w:val="CommentReference"/>
        </w:rPr>
        <w:annotationRef/>
      </w:r>
      <w:r w:rsidRPr="00493CCE">
        <w:t>This one slightly differs from the mizer vignette as they work with gears but I have species-specific efforts</w:t>
      </w:r>
    </w:p>
  </w:comment>
  <w:comment w:id="18" w:author="Anna Gårdmark" w:date="2020-01-13T09:36:00Z" w:initials="AG">
    <w:p w14:paraId="5FBC7EFA" w14:textId="1933B929" w:rsidR="008C3CBC" w:rsidRPr="00B54BB4" w:rsidRDefault="008C3CBC">
      <w:pPr>
        <w:pStyle w:val="CommentText"/>
        <w:rPr>
          <w:lang w:val="en-GB"/>
        </w:rPr>
      </w:pPr>
      <w:r>
        <w:rPr>
          <w:rStyle w:val="CommentReference"/>
        </w:rPr>
        <w:annotationRef/>
      </w:r>
      <w:r w:rsidRPr="00B54BB4">
        <w:rPr>
          <w:lang w:val="en-GB"/>
        </w:rPr>
        <w:t>ar</w:t>
      </w:r>
      <w:r>
        <w:rPr>
          <w:lang w:val="en-GB"/>
        </w:rPr>
        <w:t>e you varying this selectivity at any point? very strong assumption that fishing starts exactly at maturation</w:t>
      </w:r>
    </w:p>
  </w:comment>
  <w:comment w:id="19" w:author="Max Lindmark" w:date="2020-01-21T11:52:00Z" w:initials="ML">
    <w:p w14:paraId="03957E3D" w14:textId="77777777" w:rsidR="008C3CBC" w:rsidRDefault="008C3CBC">
      <w:pPr>
        <w:pStyle w:val="CommentText"/>
      </w:pPr>
      <w:r>
        <w:rPr>
          <w:rStyle w:val="CommentReference"/>
        </w:rPr>
        <w:annotationRef/>
      </w:r>
      <w:r w:rsidRPr="00991535">
        <w:t>Is it tho</w:t>
      </w:r>
      <w:r>
        <w:t xml:space="preserve">ugh, as a first approximation? It’s also a standard assumption in mizer. </w:t>
      </w:r>
    </w:p>
    <w:p w14:paraId="5440D721" w14:textId="77777777" w:rsidR="008C3CBC" w:rsidRDefault="008C3CBC">
      <w:pPr>
        <w:pStyle w:val="CommentText"/>
      </w:pPr>
    </w:p>
    <w:p w14:paraId="72E36855" w14:textId="565B4093" w:rsidR="008C3CBC" w:rsidRDefault="008C3CBC">
      <w:pPr>
        <w:pStyle w:val="CommentText"/>
      </w:pPr>
      <w:r>
        <w:t>If there are minimum landing sizes gears will start catching fish a little smaller than that if assuming sigmoidal. The minimum landing sizes for cod and herring is roughly 1.5*maturation size, and we don’t think that the minimum landing size is the first size that is caught by fishing. Seems OK and also consistent as a default!</w:t>
      </w:r>
    </w:p>
    <w:p w14:paraId="4BE7E283" w14:textId="77777777" w:rsidR="008C3CBC" w:rsidRDefault="008C3CBC">
      <w:pPr>
        <w:pStyle w:val="CommentText"/>
      </w:pPr>
    </w:p>
    <w:p w14:paraId="5488E8F1" w14:textId="6FBA641B" w:rsidR="008C3CBC" w:rsidRPr="00991535" w:rsidRDefault="008C3CBC">
      <w:pPr>
        <w:pStyle w:val="CommentText"/>
      </w:pPr>
      <w:r>
        <w:t>But the original idea was to also look at fishing, including selectivity, so maybe this can be implemented later. Also knife-edge seems like a strong assumption in this case. But again, these are ok defaults in my view before going into more detail!</w:t>
      </w:r>
    </w:p>
  </w:comment>
  <w:comment w:id="20" w:author="Asta Audzijonyte" w:date="2020-01-10T13:38:00Z" w:initials="AA">
    <w:p w14:paraId="4E7DFABD" w14:textId="590E24D1" w:rsidR="008C3CBC" w:rsidRPr="00EE1CF3" w:rsidRDefault="008C3CBC">
      <w:pPr>
        <w:pStyle w:val="CommentText"/>
        <w:rPr>
          <w:lang w:val="en-GB"/>
        </w:rPr>
      </w:pPr>
      <w:r>
        <w:rPr>
          <w:rStyle w:val="CommentReference"/>
        </w:rPr>
        <w:annotationRef/>
      </w:r>
      <w:r w:rsidRPr="00EE1CF3">
        <w:rPr>
          <w:lang w:val="en-GB"/>
        </w:rPr>
        <w:t xml:space="preserve">I think this is the instantaneous fishing mortality with the units (1/year) for the fully recruited individuals. Effort refers to something like nets/day and could lead to different mortality values depending on the stock abundance. </w:t>
      </w:r>
    </w:p>
  </w:comment>
  <w:comment w:id="21" w:author="Max Lindmark" w:date="2020-01-21T12:04:00Z" w:initials="ML">
    <w:p w14:paraId="4E2BC9FE" w14:textId="77777777" w:rsidR="008C3CBC" w:rsidRDefault="008C3CBC">
      <w:pPr>
        <w:pStyle w:val="CommentText"/>
      </w:pPr>
      <w:r>
        <w:rPr>
          <w:rStyle w:val="CommentReference"/>
        </w:rPr>
        <w:annotationRef/>
      </w:r>
      <w:r w:rsidRPr="009B5F2E">
        <w:t xml:space="preserve">Hmm, </w:t>
      </w:r>
      <w:r>
        <w:t>yes</w:t>
      </w:r>
      <w:r w:rsidRPr="009B5F2E">
        <w:t xml:space="preserve"> </w:t>
      </w:r>
      <w:r>
        <w:t xml:space="preserve">I agree with that definition of effort, but in mizer, if catchability is set to 1, the effort corresponds to the instantaneous fishing mortality (1/year), right? </w:t>
      </w:r>
    </w:p>
    <w:p w14:paraId="520871FB" w14:textId="4E02496E" w:rsidR="008C3CBC" w:rsidRPr="009B5F2E" w:rsidRDefault="008C3CBC">
      <w:pPr>
        <w:pStyle w:val="CommentText"/>
      </w:pPr>
      <w:r>
        <w:t>(including also selectivity, so F is a function of w)</w:t>
      </w:r>
    </w:p>
  </w:comment>
  <w:comment w:id="23" w:author="Anna Gårdmark" w:date="2020-01-13T11:27:00Z" w:initials="AG">
    <w:p w14:paraId="068BA63C" w14:textId="3AAA6384" w:rsidR="008C3CBC" w:rsidRPr="008445F4" w:rsidRDefault="008C3CBC">
      <w:pPr>
        <w:pStyle w:val="CommentText"/>
        <w:rPr>
          <w:lang w:val="en-GB"/>
        </w:rPr>
      </w:pPr>
      <w:r>
        <w:rPr>
          <w:rStyle w:val="CommentReference"/>
        </w:rPr>
        <w:annotationRef/>
      </w:r>
      <w:r w:rsidRPr="008445F4">
        <w:rPr>
          <w:lang w:val="en-GB"/>
        </w:rPr>
        <w:t xml:space="preserve">missing a multiplication with </w:t>
      </w:r>
      <w:proofErr w:type="spellStart"/>
      <w:proofErr w:type="gramStart"/>
      <w:r w:rsidRPr="008445F4">
        <w:rPr>
          <w:lang w:val="en-GB"/>
        </w:rPr>
        <w:t>Ee,i</w:t>
      </w:r>
      <w:proofErr w:type="spellEnd"/>
      <w:proofErr w:type="gramEnd"/>
      <w:r w:rsidRPr="008445F4">
        <w:rPr>
          <w:lang w:val="en-GB"/>
        </w:rPr>
        <w:t xml:space="preserve"> in this equation – shouldn’t there be</w:t>
      </w:r>
      <w:r>
        <w:rPr>
          <w:lang w:val="en-GB"/>
        </w:rPr>
        <w:t>?</w:t>
      </w:r>
    </w:p>
  </w:comment>
  <w:comment w:id="24" w:author="Max Lindmark" w:date="2020-01-21T14:35:00Z" w:initials="ML">
    <w:p w14:paraId="3E1DF86A" w14:textId="35DB6E49" w:rsidR="008C3CBC" w:rsidRPr="00DB6D60" w:rsidRDefault="008C3CBC">
      <w:pPr>
        <w:pStyle w:val="CommentText"/>
      </w:pPr>
      <w:r>
        <w:rPr>
          <w:rStyle w:val="CommentReference"/>
        </w:rPr>
        <w:annotationRef/>
      </w:r>
      <w:r w:rsidRPr="00DB6D60">
        <w:t>E</w:t>
      </w:r>
      <w:r>
        <w:t>_e_i is in the 0:1 scaled functional response (proportion of encountered food eaten, Eq. 6), which is multiplied by h_i*w^n to get consumed food.</w:t>
      </w:r>
    </w:p>
  </w:comment>
  <w:comment w:id="25" w:author="Asta Audzijonyte" w:date="2020-01-10T13:47:00Z" w:initials="AA">
    <w:p w14:paraId="3E87E586" w14:textId="1C573778" w:rsidR="008C3CBC" w:rsidRPr="00EE1CF3" w:rsidRDefault="008C3CBC">
      <w:pPr>
        <w:pStyle w:val="CommentText"/>
        <w:rPr>
          <w:lang w:val="en-GB"/>
        </w:rPr>
      </w:pPr>
      <w:r>
        <w:rPr>
          <w:rStyle w:val="CommentReference"/>
        </w:rPr>
        <w:annotationRef/>
      </w:r>
      <w:proofErr w:type="gramStart"/>
      <w:r w:rsidRPr="00EE1CF3">
        <w:rPr>
          <w:lang w:val="en-GB"/>
        </w:rPr>
        <w:t>Actually</w:t>
      </w:r>
      <w:proofErr w:type="gramEnd"/>
      <w:r w:rsidRPr="00EE1CF3">
        <w:rPr>
          <w:lang w:val="en-GB"/>
        </w:rPr>
        <w:t xml:space="preserve"> it is not 0 at maturation weight, but 0.5 I think. Check the equation and see what you get. Some allocation to reproduction starts quite early on in life </w:t>
      </w:r>
    </w:p>
  </w:comment>
  <w:comment w:id="26" w:author="Max Lindmark" w:date="2020-01-21T14:44:00Z" w:initials="ML">
    <w:p w14:paraId="11AAEC5D" w14:textId="25AD1170" w:rsidR="008C3CBC" w:rsidRPr="000F01AC" w:rsidRDefault="008C3CBC">
      <w:pPr>
        <w:pStyle w:val="CommentText"/>
      </w:pPr>
      <w:r>
        <w:rPr>
          <w:rStyle w:val="CommentReference"/>
        </w:rPr>
        <w:annotationRef/>
      </w:r>
      <w:r w:rsidRPr="000F01AC">
        <w:t xml:space="preserve">Ah, thanks for </w:t>
      </w:r>
      <w:r>
        <w:t>noticing that. You’re right of course. It varies between 0.1 and 0.25 for my species depending on the ratio between w_mat and w_inf</w:t>
      </w:r>
    </w:p>
  </w:comment>
  <w:comment w:id="27" w:author="Anna Gårdmark" w:date="2020-01-13T11:19:00Z" w:initials="AG">
    <w:p w14:paraId="58E55CEF" w14:textId="79B27FEF" w:rsidR="008C3CBC" w:rsidRPr="00301A9A" w:rsidRDefault="008C3CBC">
      <w:pPr>
        <w:pStyle w:val="CommentText"/>
        <w:rPr>
          <w:lang w:val="en-GB"/>
        </w:rPr>
      </w:pPr>
      <w:r>
        <w:rPr>
          <w:rStyle w:val="CommentReference"/>
        </w:rPr>
        <w:annotationRef/>
      </w:r>
      <w:r w:rsidRPr="00301A9A">
        <w:rPr>
          <w:lang w:val="en-GB"/>
        </w:rPr>
        <w:t>what does p stand for here</w:t>
      </w:r>
      <w:r>
        <w:rPr>
          <w:lang w:val="en-GB"/>
        </w:rPr>
        <w:t xml:space="preserve"> (and in </w:t>
      </w:r>
      <w:proofErr w:type="spellStart"/>
      <w:r>
        <w:rPr>
          <w:lang w:val="en-GB"/>
        </w:rPr>
        <w:t>eq</w:t>
      </w:r>
      <w:proofErr w:type="spellEnd"/>
      <w:r>
        <w:rPr>
          <w:lang w:val="en-GB"/>
        </w:rPr>
        <w:t xml:space="preserve"> below)</w:t>
      </w:r>
      <w:r w:rsidRPr="00301A9A">
        <w:rPr>
          <w:lang w:val="en-GB"/>
        </w:rPr>
        <w:t>?</w:t>
      </w:r>
    </w:p>
  </w:comment>
  <w:comment w:id="28" w:author="Max Lindmark" w:date="2020-01-21T14:49:00Z" w:initials="ML">
    <w:p w14:paraId="4B1C9395" w14:textId="0FE5D17B" w:rsidR="008C3CBC" w:rsidRPr="00E87ABA" w:rsidRDefault="008C3CBC">
      <w:pPr>
        <w:pStyle w:val="CommentText"/>
      </w:pPr>
      <w:r>
        <w:t xml:space="preserve">Good point. </w:t>
      </w:r>
      <w:r>
        <w:rPr>
          <w:rStyle w:val="CommentReference"/>
        </w:rPr>
        <w:annotationRef/>
      </w:r>
      <w:r w:rsidRPr="00E87ABA">
        <w:t>Physiological recruitment</w:t>
      </w:r>
      <w:r>
        <w:t>, explained this better.</w:t>
      </w:r>
    </w:p>
  </w:comment>
  <w:comment w:id="29" w:author="Anna Gårdmark" w:date="2020-01-13T11:30:00Z" w:initials="AG">
    <w:p w14:paraId="618A2EBD" w14:textId="6D4708A3" w:rsidR="008C3CBC" w:rsidRDefault="008C3CBC">
      <w:pPr>
        <w:pStyle w:val="CommentText"/>
      </w:pPr>
      <w:r>
        <w:rPr>
          <w:rStyle w:val="CommentReference"/>
        </w:rPr>
        <w:annotationRef/>
      </w:r>
      <w:r>
        <w:t>what’s p here?</w:t>
      </w:r>
    </w:p>
  </w:comment>
  <w:comment w:id="30" w:author="Max Lindmark" w:date="2020-01-21T15:17:00Z" w:initials="ML">
    <w:p w14:paraId="0FA4B2BD" w14:textId="2737FE3A" w:rsidR="008C3CBC" w:rsidRPr="00E24A34" w:rsidRDefault="008C3CBC">
      <w:pPr>
        <w:pStyle w:val="CommentText"/>
      </w:pPr>
      <w:r>
        <w:rPr>
          <w:rStyle w:val="CommentReference"/>
        </w:rPr>
        <w:annotationRef/>
      </w:r>
      <w:r w:rsidRPr="00E24A34">
        <w:t>Allometric exponent of metabolism</w:t>
      </w:r>
    </w:p>
  </w:comment>
  <w:comment w:id="31" w:author="Anna Gårdmark" w:date="2020-01-13T11:30:00Z" w:initials="AG">
    <w:p w14:paraId="756882C0" w14:textId="4BB712B3" w:rsidR="008C3CBC" w:rsidRPr="008A569A" w:rsidRDefault="008C3CBC">
      <w:pPr>
        <w:pStyle w:val="CommentText"/>
        <w:rPr>
          <w:lang w:val="en-GB"/>
        </w:rPr>
      </w:pPr>
      <w:r>
        <w:rPr>
          <w:rStyle w:val="CommentReference"/>
        </w:rPr>
        <w:annotationRef/>
      </w:r>
      <w:r w:rsidRPr="008A569A">
        <w:rPr>
          <w:lang w:val="en-GB"/>
        </w:rPr>
        <w:t xml:space="preserve">what’s </w:t>
      </w:r>
      <w:proofErr w:type="spellStart"/>
      <w:r w:rsidRPr="008A569A">
        <w:rPr>
          <w:lang w:val="en-GB"/>
        </w:rPr>
        <w:t>p</w:t>
      </w:r>
      <w:proofErr w:type="spellEnd"/>
      <w:r w:rsidRPr="008A569A">
        <w:rPr>
          <w:lang w:val="en-GB"/>
        </w:rPr>
        <w:t xml:space="preserve"> here</w:t>
      </w:r>
    </w:p>
  </w:comment>
  <w:comment w:id="32" w:author="Max Lindmark" w:date="2020-01-21T15:21:00Z" w:initials="ML">
    <w:p w14:paraId="3A1E5866" w14:textId="73B139C2" w:rsidR="008C3CBC" w:rsidRPr="006D7A47" w:rsidRDefault="008C3CBC">
      <w:pPr>
        <w:pStyle w:val="CommentText"/>
      </w:pPr>
      <w:r>
        <w:rPr>
          <w:rStyle w:val="CommentReference"/>
        </w:rPr>
        <w:annotationRef/>
      </w:r>
      <m:oMath>
        <m:sSub>
          <m:sSubPr>
            <m:ctrlPr>
              <w:rPr>
                <w:rFonts w:ascii="Cambria Math" w:hAnsi="Cambria Math"/>
                <w:i/>
              </w:rPr>
            </m:ctrlPr>
          </m:sSubPr>
          <m:e>
            <m:r>
              <w:rPr>
                <w:rFonts w:ascii="Cambria Math" w:hAnsi="Cambria Math"/>
              </w:rPr>
              <m:t>μ</m:t>
            </m:r>
          </m:e>
          <m:sub>
            <m:r>
              <w:rPr>
                <w:rFonts w:ascii="Cambria Math" w:hAnsi="Cambria Math"/>
              </w:rPr>
              <m:t>p</m:t>
            </m:r>
            <m:r>
              <m:rPr>
                <m:sty m:val="p"/>
              </m:rPr>
              <w:rPr>
                <w:rStyle w:val="CommentReference"/>
              </w:rPr>
              <w:annotationRef/>
            </m:r>
            <m:r>
              <m:rPr>
                <m:sty m:val="p"/>
              </m:rPr>
              <w:rPr>
                <w:rStyle w:val="CommentReference"/>
              </w:rPr>
              <w:annotationRef/>
            </m:r>
          </m:sub>
        </m:sSub>
        <m:r>
          <w:rPr>
            <w:rFonts w:ascii="Cambria Math" w:hAnsi="Cambria Math"/>
          </w:rPr>
          <m:t>=predation mortality</m:t>
        </m:r>
      </m:oMath>
      <w:r w:rsidRPr="006D7A47">
        <w:rPr>
          <w:rFonts w:eastAsiaTheme="minorEastAsia"/>
        </w:rPr>
        <w:t xml:space="preserve">, eq. </w:t>
      </w:r>
      <w:r>
        <w:rPr>
          <w:rFonts w:eastAsiaTheme="minorEastAsia"/>
        </w:rPr>
        <w:t>5</w:t>
      </w:r>
    </w:p>
  </w:comment>
  <w:comment w:id="33" w:author="Anna Gårdmark" w:date="2020-01-13T11:42:00Z" w:initials="AG">
    <w:p w14:paraId="5DFE4FB7" w14:textId="06F7D60D" w:rsidR="008C3CBC" w:rsidRPr="001E5279" w:rsidRDefault="008C3CBC">
      <w:pPr>
        <w:pStyle w:val="CommentText"/>
        <w:rPr>
          <w:lang w:val="en-GB"/>
        </w:rPr>
      </w:pPr>
      <w:r>
        <w:rPr>
          <w:rStyle w:val="CommentReference"/>
        </w:rPr>
        <w:annotationRef/>
      </w:r>
      <w:r w:rsidRPr="001E5279">
        <w:rPr>
          <w:lang w:val="en-GB"/>
        </w:rPr>
        <w:t>not the common phrase when using semi-chemostat function; it’s the maximum population biomass</w:t>
      </w:r>
    </w:p>
  </w:comment>
  <w:comment w:id="34" w:author="Max Lindmark" w:date="2020-01-21T15:18:00Z" w:initials="ML">
    <w:p w14:paraId="700A1778" w14:textId="494C2036" w:rsidR="008C3CBC" w:rsidRPr="00037B24" w:rsidRDefault="008C3CBC">
      <w:pPr>
        <w:pStyle w:val="CommentText"/>
      </w:pPr>
      <w:r>
        <w:rPr>
          <w:rStyle w:val="CommentReference"/>
        </w:rPr>
        <w:annotationRef/>
      </w:r>
      <w:r w:rsidRPr="00037B24">
        <w:t xml:space="preserve">Perhaps, but it is the same </w:t>
      </w:r>
      <w:r>
        <w:t>thing</w:t>
      </w:r>
      <w:r w:rsidRPr="00250410">
        <w:rPr>
          <w:lang w:val="en-US"/>
        </w:rPr>
        <w:t xml:space="preserve"> in this case</w:t>
      </w:r>
      <w:r>
        <w:t>, and carrying capacity is what’s used in mizer</w:t>
      </w:r>
    </w:p>
  </w:comment>
  <w:comment w:id="35" w:author="Anna Gårdmark" w:date="2020-01-13T11:31:00Z" w:initials="AG">
    <w:p w14:paraId="41169B97" w14:textId="315746E3" w:rsidR="008C3CBC" w:rsidRPr="008A569A" w:rsidRDefault="008C3CBC">
      <w:pPr>
        <w:pStyle w:val="CommentText"/>
        <w:rPr>
          <w:lang w:val="en-GB"/>
        </w:rPr>
      </w:pPr>
      <w:r>
        <w:rPr>
          <w:rStyle w:val="CommentReference"/>
        </w:rPr>
        <w:annotationRef/>
      </w:r>
      <w:r w:rsidRPr="008A569A">
        <w:rPr>
          <w:lang w:val="en-GB"/>
        </w:rPr>
        <w:t>what’s q and n – have they been defined earlier?</w:t>
      </w:r>
    </w:p>
  </w:comment>
  <w:comment w:id="36" w:author="Max Lindmark" w:date="2020-01-21T15:19:00Z" w:initials="ML">
    <w:p w14:paraId="26BAD7C6" w14:textId="5A814480" w:rsidR="008C3CBC" w:rsidRPr="00E00520" w:rsidRDefault="008C3CBC">
      <w:pPr>
        <w:pStyle w:val="CommentText"/>
      </w:pPr>
      <w:r>
        <w:rPr>
          <w:rStyle w:val="CommentReference"/>
        </w:rPr>
        <w:annotationRef/>
      </w:r>
      <w:r w:rsidRPr="00E00520">
        <w:t xml:space="preserve">Yes, </w:t>
      </w:r>
      <w:r>
        <w:t>mass-exponent of search rate and maximum consumption. Defined around eq. 10 and 11</w:t>
      </w:r>
    </w:p>
  </w:comment>
  <w:comment w:id="37" w:author="Anna Gårdmark" w:date="2020-01-13T11:40:00Z" w:initials="AG">
    <w:p w14:paraId="18C4B2F5" w14:textId="2E7C67DE" w:rsidR="008C3CBC" w:rsidRPr="001E5279" w:rsidRDefault="008C3CBC">
      <w:pPr>
        <w:pStyle w:val="CommentText"/>
        <w:rPr>
          <w:lang w:val="en-GB"/>
        </w:rPr>
      </w:pPr>
      <w:r>
        <w:rPr>
          <w:rStyle w:val="CommentReference"/>
        </w:rPr>
        <w:annotationRef/>
      </w:r>
      <w:r w:rsidRPr="001E5279">
        <w:rPr>
          <w:lang w:val="en-GB"/>
        </w:rPr>
        <w:t xml:space="preserve">use </w:t>
      </w:r>
      <w:proofErr w:type="spellStart"/>
      <w:r w:rsidRPr="001E5279">
        <w:rPr>
          <w:lang w:val="en-GB"/>
        </w:rPr>
        <w:t>A_k</w:t>
      </w:r>
      <w:proofErr w:type="spellEnd"/>
      <w:r w:rsidRPr="001E5279">
        <w:rPr>
          <w:lang w:val="en-GB"/>
        </w:rPr>
        <w:t xml:space="preserve"> instead, since you’ve used E for the energy that predators get through feeding?</w:t>
      </w:r>
    </w:p>
  </w:comment>
  <w:comment w:id="38" w:author="Max Lindmark" w:date="2020-01-21T15:25:00Z" w:initials="ML">
    <w:p w14:paraId="1BA624AC" w14:textId="27DEC06E" w:rsidR="008C3CBC" w:rsidRPr="009817ED" w:rsidRDefault="008C3CBC">
      <w:pPr>
        <w:pStyle w:val="CommentText"/>
      </w:pPr>
      <w:r>
        <w:rPr>
          <w:rStyle w:val="CommentReference"/>
        </w:rPr>
        <w:annotationRef/>
      </w:r>
      <w:r>
        <w:rPr>
          <w:rStyle w:val="CommentReference"/>
        </w:rPr>
        <w:t>Yes, that’s not optimal… good suggestion!</w:t>
      </w:r>
    </w:p>
  </w:comment>
  <w:comment w:id="39" w:author="Asta Audzijonyte" w:date="2020-01-10T13:56:00Z" w:initials="AA">
    <w:p w14:paraId="1EF010F9" w14:textId="2F67AE57" w:rsidR="008C3CBC" w:rsidRPr="00EE1CF3" w:rsidRDefault="008C3CBC">
      <w:pPr>
        <w:pStyle w:val="CommentText"/>
        <w:rPr>
          <w:lang w:val="en-GB"/>
        </w:rPr>
      </w:pPr>
      <w:r>
        <w:rPr>
          <w:rStyle w:val="CommentReference"/>
        </w:rPr>
        <w:annotationRef/>
      </w:r>
      <w:r w:rsidRPr="00EE1CF3">
        <w:rPr>
          <w:lang w:val="en-GB"/>
        </w:rPr>
        <w:t xml:space="preserve">Or should this simply be r0? I assume the size dependence is the same, just r0 changes? </w:t>
      </w:r>
    </w:p>
  </w:comment>
  <w:comment w:id="40" w:author="Max Lindmark" w:date="2020-01-21T15:40:00Z" w:initials="ML">
    <w:p w14:paraId="1DDC92F3" w14:textId="65415F15" w:rsidR="008C3CBC" w:rsidRPr="002B36B1" w:rsidRDefault="008C3CBC">
      <w:pPr>
        <w:pStyle w:val="CommentText"/>
      </w:pPr>
      <w:r>
        <w:rPr>
          <w:rStyle w:val="CommentReference"/>
        </w:rPr>
        <w:annotationRef/>
      </w:r>
      <w:r w:rsidRPr="002B36B1">
        <w:t>Good point, tried to clarify</w:t>
      </w:r>
      <w:r>
        <w:t xml:space="preserve">, you assume correct </w:t>
      </w:r>
      <w:r>
        <w:sym w:font="Wingdings" w:char="F04A"/>
      </w:r>
    </w:p>
  </w:comment>
  <w:comment w:id="43" w:author="Anna Gårdmark" w:date="2020-01-13T11:51:00Z" w:initials="AG">
    <w:p w14:paraId="4BEF9924" w14:textId="64996990" w:rsidR="008C3CBC" w:rsidRPr="00F1526C" w:rsidRDefault="008C3CBC">
      <w:pPr>
        <w:pStyle w:val="CommentText"/>
        <w:rPr>
          <w:lang w:val="en-GB"/>
        </w:rPr>
      </w:pPr>
      <w:r>
        <w:rPr>
          <w:rStyle w:val="CommentReference"/>
        </w:rPr>
        <w:annotationRef/>
      </w:r>
      <w:r w:rsidRPr="00F1526C">
        <w:rPr>
          <w:lang w:val="en-GB"/>
        </w:rPr>
        <w:t>right?</w:t>
      </w:r>
    </w:p>
  </w:comment>
  <w:comment w:id="44" w:author="Max Lindmark" w:date="2020-01-21T15:41:00Z" w:initials="ML">
    <w:p w14:paraId="06067520" w14:textId="3DA41993" w:rsidR="008C3CBC" w:rsidRPr="00EC416B" w:rsidRDefault="008C3CBC">
      <w:pPr>
        <w:pStyle w:val="CommentText"/>
      </w:pPr>
      <w:r>
        <w:rPr>
          <w:rStyle w:val="CommentReference"/>
        </w:rPr>
        <w:annotationRef/>
      </w:r>
      <w:r w:rsidRPr="00EC416B">
        <w:t xml:space="preserve">Not really since </w:t>
      </w:r>
      <w:r>
        <w:t xml:space="preserve">all species rates’ scale the same (i.e. not rate*species, just rate). Kept it as it was. </w:t>
      </w:r>
    </w:p>
  </w:comment>
  <w:comment w:id="41" w:author="Anna Gårdmark" w:date="2020-01-13T11:53:00Z" w:initials="AG">
    <w:p w14:paraId="312C1030" w14:textId="2EC5DC09" w:rsidR="008C3CBC" w:rsidRPr="00F1526C" w:rsidRDefault="008C3CBC">
      <w:pPr>
        <w:pStyle w:val="CommentText"/>
        <w:rPr>
          <w:lang w:val="en-GB"/>
        </w:rPr>
      </w:pPr>
      <w:r>
        <w:rPr>
          <w:rStyle w:val="CommentReference"/>
        </w:rPr>
        <w:annotationRef/>
      </w:r>
      <w:r w:rsidRPr="00F1526C">
        <w:rPr>
          <w:lang w:val="en-GB"/>
        </w:rPr>
        <w:t>is this actually done for all rates, or just from the max consumption and metabolic rate?</w:t>
      </w:r>
    </w:p>
  </w:comment>
  <w:comment w:id="42" w:author="Max Lindmark" w:date="2020-01-21T15:41:00Z" w:initials="ML">
    <w:p w14:paraId="20ABD2C6" w14:textId="76853074" w:rsidR="008C3CBC" w:rsidRPr="002D1D10" w:rsidRDefault="008C3CBC">
      <w:pPr>
        <w:pStyle w:val="CommentText"/>
      </w:pPr>
      <w:r>
        <w:rPr>
          <w:rStyle w:val="CommentReference"/>
        </w:rPr>
        <w:annotationRef/>
      </w:r>
      <w:r w:rsidRPr="002D1D10">
        <w:rPr>
          <w:rStyle w:val="CommentReference"/>
        </w:rPr>
        <w:t xml:space="preserve">All </w:t>
      </w:r>
      <w:r w:rsidRPr="002D1D10">
        <w:t>temperature depen</w:t>
      </w:r>
      <w:r>
        <w:t>dent rates</w:t>
      </w:r>
    </w:p>
  </w:comment>
  <w:comment w:id="45" w:author="Asta Audzijonyte" w:date="2020-01-10T13:59:00Z" w:initials="AA">
    <w:p w14:paraId="4AE4F794" w14:textId="32FD6622" w:rsidR="008C3CBC" w:rsidRPr="00EE1CF3" w:rsidRDefault="008C3CBC">
      <w:pPr>
        <w:pStyle w:val="CommentText"/>
        <w:rPr>
          <w:lang w:val="en-GB"/>
        </w:rPr>
      </w:pPr>
      <w:r>
        <w:rPr>
          <w:rStyle w:val="CommentReference"/>
        </w:rPr>
        <w:annotationRef/>
      </w:r>
      <w:r w:rsidRPr="00EE1CF3">
        <w:rPr>
          <w:lang w:val="en-GB"/>
        </w:rPr>
        <w:t>This is cool and very important! I think you need to mention this in the intro – you are studying temperature responses in a probabilistic framework!</w:t>
      </w:r>
    </w:p>
  </w:comment>
  <w:comment w:id="46" w:author="Anna Gårdmark" w:date="2020-01-13T11:51:00Z" w:initials="AG">
    <w:p w14:paraId="71F6FE03" w14:textId="644BA67E" w:rsidR="008C3CBC" w:rsidRPr="00F1526C" w:rsidRDefault="008C3CBC">
      <w:pPr>
        <w:pStyle w:val="CommentText"/>
        <w:rPr>
          <w:lang w:val="en-GB"/>
        </w:rPr>
      </w:pPr>
      <w:r>
        <w:rPr>
          <w:rStyle w:val="CommentReference"/>
        </w:rPr>
        <w:annotationRef/>
      </w:r>
      <w:r w:rsidRPr="00F1526C">
        <w:rPr>
          <w:lang w:val="en-GB"/>
        </w:rPr>
        <w:t>each of the 200 runs, or are you changing temperature-dependencies between each time step??!</w:t>
      </w:r>
    </w:p>
  </w:comment>
  <w:comment w:id="47" w:author="Max Lindmark" w:date="2020-01-21T15:43:00Z" w:initials="ML">
    <w:p w14:paraId="558435D0" w14:textId="5BEBF142" w:rsidR="008C3CBC" w:rsidRPr="000B4878" w:rsidRDefault="008C3CBC">
      <w:pPr>
        <w:pStyle w:val="CommentText"/>
      </w:pPr>
      <w:r>
        <w:rPr>
          <w:rStyle w:val="CommentReference"/>
        </w:rPr>
        <w:annotationRef/>
      </w:r>
      <w:r w:rsidRPr="000B4878">
        <w:t>Not 200 time</w:t>
      </w:r>
      <w:r>
        <w:t>-</w:t>
      </w:r>
      <w:r w:rsidRPr="000B4878">
        <w:t>steps but times, and each time with a new s</w:t>
      </w:r>
      <w:r>
        <w:t>et of parameters</w:t>
      </w:r>
    </w:p>
  </w:comment>
  <w:comment w:id="48" w:author="Asta Audzijonyte" w:date="2020-01-10T14:01:00Z" w:initials="AA">
    <w:p w14:paraId="60D38B07" w14:textId="55CB0EC8" w:rsidR="008C3CBC" w:rsidRPr="00EE1CF3" w:rsidRDefault="008C3CBC">
      <w:pPr>
        <w:pStyle w:val="CommentText"/>
        <w:rPr>
          <w:lang w:val="en-GB"/>
        </w:rPr>
      </w:pPr>
      <w:r>
        <w:rPr>
          <w:rStyle w:val="CommentReference"/>
        </w:rPr>
        <w:annotationRef/>
      </w:r>
      <w:r w:rsidRPr="00EE1CF3">
        <w:rPr>
          <w:lang w:val="en-GB"/>
        </w:rPr>
        <w:t xml:space="preserve">Does it mean the distribution is the same? Not clear to me. </w:t>
      </w:r>
    </w:p>
  </w:comment>
  <w:comment w:id="49" w:author="Max Lindmark" w:date="2020-01-21T15:47:00Z" w:initials="ML">
    <w:p w14:paraId="75868CBE" w14:textId="3E116F0C" w:rsidR="008C3CBC" w:rsidRPr="003A5DCB" w:rsidRDefault="008C3CBC">
      <w:pPr>
        <w:pStyle w:val="CommentText"/>
      </w:pPr>
      <w:r>
        <w:rPr>
          <w:rStyle w:val="CommentReference"/>
        </w:rPr>
        <w:annotationRef/>
      </w:r>
      <w:r w:rsidRPr="003A5DCB">
        <w:t>Ah</w:t>
      </w:r>
      <w:r>
        <w:t xml:space="preserve">, yes, the distribution is the same, but I draw them separately. Could also just have used the same vector.. </w:t>
      </w:r>
    </w:p>
  </w:comment>
  <w:comment w:id="50" w:author="Asta Audzijonyte" w:date="2020-01-10T14:01:00Z" w:initials="AA">
    <w:p w14:paraId="279C19B5" w14:textId="19B8EF12" w:rsidR="008C3CBC" w:rsidRPr="00EE1CF3" w:rsidRDefault="008C3CBC">
      <w:pPr>
        <w:pStyle w:val="CommentText"/>
        <w:rPr>
          <w:lang w:val="en-GB"/>
        </w:rPr>
      </w:pPr>
      <w:r>
        <w:rPr>
          <w:rStyle w:val="CommentReference"/>
        </w:rPr>
        <w:annotationRef/>
      </w:r>
      <w:r w:rsidRPr="00EE1CF3">
        <w:rPr>
          <w:lang w:val="en-GB"/>
        </w:rPr>
        <w:t>Are specific details given in the Appendix? Very cool!</w:t>
      </w:r>
    </w:p>
  </w:comment>
  <w:comment w:id="51" w:author="Asta Audzijonyte" w:date="2020-01-10T14:06:00Z" w:initials="AA">
    <w:p w14:paraId="4B793178" w14:textId="41FD0DCA" w:rsidR="008C3CBC" w:rsidRPr="00EE1CF3" w:rsidRDefault="008C3CBC">
      <w:pPr>
        <w:pStyle w:val="CommentText"/>
        <w:rPr>
          <w:lang w:val="en-GB"/>
        </w:rPr>
      </w:pPr>
      <w:r>
        <w:rPr>
          <w:rStyle w:val="CommentReference"/>
        </w:rPr>
        <w:annotationRef/>
      </w:r>
      <w:r w:rsidRPr="00EE1CF3">
        <w:rPr>
          <w:lang w:val="en-GB"/>
        </w:rPr>
        <w:t xml:space="preserve">Are you aiming to see whether this decline emerges in your results? </w:t>
      </w:r>
    </w:p>
  </w:comment>
  <w:comment w:id="52" w:author="Max Lindmark" w:date="2020-01-21T15:58:00Z" w:initials="ML">
    <w:p w14:paraId="4A0EFB58" w14:textId="77777777" w:rsidR="008C3CBC" w:rsidRDefault="008C3CBC">
      <w:pPr>
        <w:pStyle w:val="CommentText"/>
      </w:pPr>
      <w:r>
        <w:t xml:space="preserve">Ooh I mean that would have been nice but </w:t>
      </w:r>
      <w:r>
        <w:rPr>
          <w:rStyle w:val="CommentReference"/>
        </w:rPr>
        <w:annotationRef/>
      </w:r>
      <w:r w:rsidRPr="00B54067">
        <w:t>I don</w:t>
      </w:r>
      <w:r>
        <w:t xml:space="preserve">’t think I’ll do that. </w:t>
      </w:r>
    </w:p>
    <w:p w14:paraId="757C0B5F" w14:textId="77777777" w:rsidR="008C3CBC" w:rsidRDefault="008C3CBC">
      <w:pPr>
        <w:pStyle w:val="CommentText"/>
      </w:pPr>
    </w:p>
    <w:p w14:paraId="1B25F7D1" w14:textId="249F9672" w:rsidR="008C3CBC" w:rsidRPr="00B54067" w:rsidRDefault="008C3CBC">
      <w:pPr>
        <w:pStyle w:val="CommentText"/>
      </w:pPr>
      <w:r>
        <w:t xml:space="preserve">Not sure it’s meaningful right now since we do not include other important factors such as changes in distribution of sprat and herring, </w:t>
      </w:r>
      <w:r>
        <w:rPr>
          <w:noProof/>
        </w:rPr>
        <w:t>fishing selectivty trauncating the population size structure, limited growth due to competition with flounder sprat for benthos and hypoxia, all of which others have linked to this phenomenon empirically!</w:t>
      </w:r>
    </w:p>
  </w:comment>
  <w:comment w:id="53" w:author="Julia Blanchard" w:date="2019-06-06T22:59:00Z" w:initials="JB">
    <w:p w14:paraId="0AEF0669" w14:textId="77777777" w:rsidR="008C3CBC" w:rsidRPr="00D511C7" w:rsidRDefault="008C3CBC" w:rsidP="001B012A">
      <w:pPr>
        <w:pStyle w:val="CommentText"/>
      </w:pPr>
      <w:r>
        <w:rPr>
          <w:rStyle w:val="CommentReference"/>
        </w:rPr>
        <w:annotationRef/>
      </w:r>
      <w:r w:rsidRPr="003A0E5C">
        <w:t xml:space="preserve">Do you have catches? One issue that has come up a lot – and see follow on papers ( Spence et al) is an issue abut using SSB. </w:t>
      </w:r>
      <w:r w:rsidRPr="00D511C7">
        <w:t>On one hadn they are form statistical fitted stock assessment models so they do fit the data. But on the other hand based on very different assumptions – it is a surprise we get differences…</w:t>
      </w:r>
    </w:p>
    <w:p w14:paraId="0ED597C7" w14:textId="77777777" w:rsidR="008C3CBC" w:rsidRPr="00D511C7" w:rsidRDefault="008C3CBC" w:rsidP="001B012A">
      <w:pPr>
        <w:pStyle w:val="CommentText"/>
      </w:pPr>
    </w:p>
    <w:p w14:paraId="332C7886" w14:textId="77777777" w:rsidR="008C3CBC" w:rsidRPr="003A0E5C" w:rsidRDefault="008C3CBC" w:rsidP="001B012A">
      <w:pPr>
        <w:pStyle w:val="CommentText"/>
      </w:pPr>
      <w:r w:rsidRPr="003A0E5C">
        <w:t>So you might want to think about comparing what happens if you fit to catches (rather than only SSB )</w:t>
      </w:r>
    </w:p>
    <w:p w14:paraId="4C186E3E" w14:textId="77777777" w:rsidR="008C3CBC" w:rsidRPr="003A0E5C" w:rsidRDefault="008C3CBC" w:rsidP="001B012A">
      <w:pPr>
        <w:pStyle w:val="CommentText"/>
      </w:pPr>
    </w:p>
    <w:p w14:paraId="604A17E3" w14:textId="77777777" w:rsidR="008C3CBC" w:rsidRPr="00D511C7" w:rsidRDefault="008C3CBC" w:rsidP="001B012A">
      <w:pPr>
        <w:pStyle w:val="CommentText"/>
      </w:pPr>
      <w:r w:rsidRPr="003A0E5C">
        <w:t xml:space="preserve">But there is no single way to do this…. </w:t>
      </w:r>
      <w:r w:rsidRPr="00D511C7">
        <w:t>So you need to also use your judgement about the system to decide what is most appropriate</w:t>
      </w:r>
    </w:p>
  </w:comment>
  <w:comment w:id="54" w:author="Max Lindmark [2]" w:date="2019-08-02T11:02:00Z" w:initials="ML">
    <w:p w14:paraId="48BA7615" w14:textId="30ACAB42" w:rsidR="008C3CBC" w:rsidRPr="00EE1CF3" w:rsidRDefault="008C3CBC" w:rsidP="001B012A">
      <w:pPr>
        <w:pStyle w:val="CommentText"/>
        <w:rPr>
          <w:rStyle w:val="CommentReference"/>
          <w:lang w:val="en-GB"/>
        </w:rPr>
      </w:pPr>
      <w:r>
        <w:rPr>
          <w:rStyle w:val="CommentReference"/>
        </w:rPr>
        <w:annotationRef/>
      </w:r>
      <w:r w:rsidRPr="00EE1CF3">
        <w:rPr>
          <w:rStyle w:val="CommentReference"/>
          <w:lang w:val="en-GB"/>
        </w:rPr>
        <w:t>I have thought a lot about this but did not in the end try catches simply because the quota has not been caught since 2007, so they would not really reflect the true abundance in the same way throughout the time series.</w:t>
      </w:r>
    </w:p>
    <w:p w14:paraId="1D8F334B" w14:textId="77777777" w:rsidR="008C3CBC" w:rsidRPr="00EE1CF3" w:rsidRDefault="008C3CBC" w:rsidP="001B012A">
      <w:pPr>
        <w:pStyle w:val="CommentText"/>
        <w:rPr>
          <w:rStyle w:val="CommentReference"/>
          <w:lang w:val="en-GB"/>
        </w:rPr>
      </w:pPr>
    </w:p>
    <w:p w14:paraId="158357BA" w14:textId="3AD7C062" w:rsidR="008C3CBC" w:rsidRPr="00EE1CF3" w:rsidRDefault="008C3CBC" w:rsidP="001B012A">
      <w:pPr>
        <w:pStyle w:val="CommentText"/>
        <w:rPr>
          <w:lang w:val="en-GB"/>
        </w:rPr>
      </w:pPr>
      <w:r w:rsidRPr="00EE1CF3">
        <w:rPr>
          <w:rStyle w:val="CommentReference"/>
          <w:lang w:val="en-GB"/>
        </w:rPr>
        <w:t>There is also serious misreporting of catches for the pelagic species (which also affects the SSBs, but perhaps not to the same degree).</w:t>
      </w:r>
    </w:p>
  </w:comment>
  <w:comment w:id="55" w:author="Asta Audzijonyte" w:date="2020-01-10T14:15:00Z" w:initials="AA">
    <w:p w14:paraId="06F1D301" w14:textId="1E87D320" w:rsidR="008C3CBC" w:rsidRPr="00EE1CF3" w:rsidRDefault="008C3CBC">
      <w:pPr>
        <w:pStyle w:val="CommentText"/>
        <w:rPr>
          <w:lang w:val="en-GB"/>
        </w:rPr>
      </w:pPr>
      <w:r>
        <w:rPr>
          <w:rStyle w:val="CommentReference"/>
        </w:rPr>
        <w:annotationRef/>
      </w:r>
      <w:r w:rsidRPr="00EE1CF3">
        <w:rPr>
          <w:lang w:val="en-GB"/>
        </w:rPr>
        <w:t xml:space="preserve">This is a new concept and should be explained better. This density dependence will depend on </w:t>
      </w:r>
      <w:proofErr w:type="spellStart"/>
      <w:r w:rsidRPr="00EE1CF3">
        <w:rPr>
          <w:lang w:val="en-GB"/>
        </w:rPr>
        <w:t>erepro</w:t>
      </w:r>
      <w:proofErr w:type="spellEnd"/>
      <w:r w:rsidRPr="00EE1CF3">
        <w:rPr>
          <w:lang w:val="en-GB"/>
        </w:rPr>
        <w:t xml:space="preserve"> and </w:t>
      </w:r>
      <w:proofErr w:type="spellStart"/>
      <w:r w:rsidRPr="00EE1CF3">
        <w:rPr>
          <w:lang w:val="en-GB"/>
        </w:rPr>
        <w:t>Rmax</w:t>
      </w:r>
      <w:proofErr w:type="spellEnd"/>
      <w:r w:rsidRPr="00EE1CF3">
        <w:rPr>
          <w:lang w:val="en-GB"/>
        </w:rPr>
        <w:t xml:space="preserve">, and </w:t>
      </w:r>
      <w:proofErr w:type="spellStart"/>
      <w:r w:rsidRPr="00EE1CF3">
        <w:rPr>
          <w:lang w:val="en-GB"/>
        </w:rPr>
        <w:t>erepro</w:t>
      </w:r>
      <w:proofErr w:type="spellEnd"/>
      <w:r w:rsidRPr="00EE1CF3">
        <w:rPr>
          <w:lang w:val="en-GB"/>
        </w:rPr>
        <w:t xml:space="preserve"> has not been introduced or discussed above. </w:t>
      </w:r>
    </w:p>
  </w:comment>
  <w:comment w:id="56" w:author="Max Lindmark" w:date="2020-01-22T14:44:00Z" w:initials="ML">
    <w:p w14:paraId="6353B54F" w14:textId="49242960" w:rsidR="008C3CBC" w:rsidRDefault="008C3CBC">
      <w:pPr>
        <w:pStyle w:val="CommentText"/>
      </w:pPr>
      <w:r>
        <w:rPr>
          <w:rStyle w:val="CommentReference"/>
        </w:rPr>
        <w:annotationRef/>
      </w:r>
      <w:r>
        <w:t>I have expanded on this now! And erepro is disuccsed when I describe the recruitment</w:t>
      </w:r>
    </w:p>
  </w:comment>
  <w:comment w:id="57" w:author="Anna Gårdmark" w:date="2020-01-13T12:46:00Z" w:initials="AG">
    <w:p w14:paraId="05A5A855" w14:textId="2F28E3AE" w:rsidR="008C3CBC" w:rsidRDefault="008C3CBC">
      <w:pPr>
        <w:pStyle w:val="CommentText"/>
      </w:pPr>
      <w:r>
        <w:rPr>
          <w:rStyle w:val="CommentReference"/>
        </w:rPr>
        <w:annotationRef/>
      </w:r>
      <w:r>
        <w:t>how?</w:t>
      </w:r>
    </w:p>
  </w:comment>
  <w:comment w:id="58" w:author="Max Lindmark" w:date="2020-01-21T17:51:00Z" w:initials="ML">
    <w:p w14:paraId="04083F49" w14:textId="6032B174" w:rsidR="008C3CBC" w:rsidRDefault="008C3CBC">
      <w:pPr>
        <w:pStyle w:val="CommentText"/>
      </w:pPr>
      <w:r>
        <w:rPr>
          <w:rStyle w:val="CommentReference"/>
        </w:rPr>
        <w:annotationRef/>
      </w:r>
      <w:r>
        <w:t>See comment below and the added sentences</w:t>
      </w:r>
    </w:p>
  </w:comment>
  <w:comment w:id="59" w:author="Asta Audzijonyte" w:date="2020-01-10T14:15:00Z" w:initials="AA">
    <w:p w14:paraId="26550F37" w14:textId="678D7F23" w:rsidR="008C3CBC" w:rsidRPr="00EE1CF3" w:rsidRDefault="008C3CBC">
      <w:pPr>
        <w:pStyle w:val="CommentText"/>
        <w:rPr>
          <w:lang w:val="en-GB"/>
        </w:rPr>
      </w:pPr>
      <w:r>
        <w:rPr>
          <w:rStyle w:val="CommentReference"/>
        </w:rPr>
        <w:annotationRef/>
      </w:r>
      <w:r w:rsidRPr="00EE1CF3">
        <w:rPr>
          <w:lang w:val="en-GB"/>
        </w:rPr>
        <w:t xml:space="preserve">What is appropriate? I think it is very important to mention the approximate levels here </w:t>
      </w:r>
    </w:p>
  </w:comment>
  <w:comment w:id="60" w:author="Max Lindmark" w:date="2020-01-21T17:51:00Z" w:initials="ML">
    <w:p w14:paraId="6953DDE4" w14:textId="6154A910" w:rsidR="008C3CBC" w:rsidRDefault="008C3CBC">
      <w:pPr>
        <w:pStyle w:val="CommentText"/>
      </w:pPr>
      <w:r>
        <w:rPr>
          <w:rStyle w:val="CommentReference"/>
        </w:rPr>
        <w:annotationRef/>
      </w:r>
      <w:r>
        <w:t>See comment below and the added sentences</w:t>
      </w:r>
    </w:p>
  </w:comment>
  <w:comment w:id="61" w:author="Anna Gårdmark" w:date="2020-01-13T12:46:00Z" w:initials="AG">
    <w:p w14:paraId="7F5B4E9C" w14:textId="794D848B" w:rsidR="008C3CBC" w:rsidRPr="005A0F15" w:rsidRDefault="008C3CBC">
      <w:pPr>
        <w:pStyle w:val="CommentText"/>
        <w:rPr>
          <w:lang w:val="en-GB"/>
        </w:rPr>
      </w:pPr>
      <w:r>
        <w:rPr>
          <w:rStyle w:val="CommentReference"/>
        </w:rPr>
        <w:annotationRef/>
      </w:r>
      <w:r w:rsidRPr="005A0F15">
        <w:rPr>
          <w:lang w:val="en-GB"/>
        </w:rPr>
        <w:t xml:space="preserve">what should this ratio be? </w:t>
      </w:r>
      <w:r>
        <w:rPr>
          <w:lang w:val="en-GB"/>
        </w:rPr>
        <w:t>Unclear to me how you used this information for the calibration</w:t>
      </w:r>
    </w:p>
  </w:comment>
  <w:comment w:id="62" w:author="Max Lindmark" w:date="2020-01-21T17:51:00Z" w:initials="ML">
    <w:p w14:paraId="715E88EF" w14:textId="0D885AAA" w:rsidR="008C3CBC" w:rsidRDefault="008C3CBC">
      <w:pPr>
        <w:pStyle w:val="CommentText"/>
      </w:pPr>
      <w:r>
        <w:rPr>
          <w:rStyle w:val="CommentReference"/>
        </w:rPr>
        <w:annotationRef/>
      </w:r>
      <w:r>
        <w:t>See comment below and the added sentences</w:t>
      </w:r>
    </w:p>
  </w:comment>
  <w:comment w:id="63" w:author="Max Lindmark" w:date="2020-01-21T17:33:00Z" w:initials="ML">
    <w:p w14:paraId="3C70ED48" w14:textId="77777777" w:rsidR="008C3CBC" w:rsidRDefault="008C3CBC" w:rsidP="00EF66DC">
      <w:pPr>
        <w:pStyle w:val="CommentText"/>
        <w:rPr>
          <w:rStyle w:val="CommentReference"/>
        </w:rPr>
      </w:pPr>
      <w:r>
        <w:rPr>
          <w:rStyle w:val="CommentReference"/>
        </w:rPr>
        <w:annotationRef/>
      </w:r>
      <w:r>
        <w:rPr>
          <w:rStyle w:val="CommentReference"/>
        </w:rPr>
        <w:t>I added a few sentences here.</w:t>
      </w:r>
    </w:p>
    <w:p w14:paraId="534BA6BE" w14:textId="77777777" w:rsidR="008C3CBC" w:rsidRDefault="008C3CBC" w:rsidP="00EF66DC">
      <w:pPr>
        <w:pStyle w:val="CommentText"/>
        <w:rPr>
          <w:rStyle w:val="CommentReference"/>
        </w:rPr>
      </w:pPr>
    </w:p>
    <w:p w14:paraId="18489AB9" w14:textId="77777777" w:rsidR="008C3CBC" w:rsidRDefault="008C3CBC" w:rsidP="00EF66DC">
      <w:pPr>
        <w:pStyle w:val="CommentText"/>
        <w:rPr>
          <w:rStyle w:val="CommentReference"/>
        </w:rPr>
      </w:pPr>
      <w:r>
        <w:rPr>
          <w:rStyle w:val="CommentReference"/>
        </w:rPr>
        <w:annotationRef/>
      </w:r>
      <w:r w:rsidRPr="00051CCB">
        <w:rPr>
          <w:rStyle w:val="CommentReference"/>
        </w:rPr>
        <w:t>I</w:t>
      </w:r>
      <w:r>
        <w:rPr>
          <w:rStyle w:val="CommentReference"/>
        </w:rPr>
        <w:t xml:space="preserve"> </w:t>
      </w:r>
      <w:r w:rsidRPr="00051CCB">
        <w:rPr>
          <w:rStyle w:val="CommentReference"/>
        </w:rPr>
        <w:t xml:space="preserve">give more details about the </w:t>
      </w:r>
      <w:r>
        <w:rPr>
          <w:rStyle w:val="CommentReference"/>
        </w:rPr>
        <w:t xml:space="preserve">targets in the appendix, so I don’t think I need to be more specific here. But, even in the appendix, these are just ballpark estimates, and as far as I know we don’t really know where they should be (what is the recruitment as a proportion of a straight over SSB?). </w:t>
      </w:r>
    </w:p>
    <w:p w14:paraId="34645A90" w14:textId="77777777" w:rsidR="008C3CBC" w:rsidRDefault="008C3CBC" w:rsidP="00EF66DC">
      <w:pPr>
        <w:pStyle w:val="CommentText"/>
        <w:rPr>
          <w:rStyle w:val="CommentReference"/>
        </w:rPr>
      </w:pPr>
    </w:p>
    <w:p w14:paraId="3BED5579" w14:textId="08F3185D" w:rsidR="008C3CBC" w:rsidRDefault="008C3CBC" w:rsidP="00EF66DC">
      <w:pPr>
        <w:pStyle w:val="CommentText"/>
      </w:pPr>
      <w:r>
        <w:rPr>
          <w:rStyle w:val="CommentReference"/>
        </w:rPr>
        <w:t>This is also not something we calibrate (just like the feeding level, for instance), but something that we check in the model to see it’s “appropriate”. As with the feeding level, we know what happens at the extremes, and we know roughly where we want it to be, but not more than that…</w:t>
      </w:r>
    </w:p>
  </w:comment>
  <w:comment w:id="64" w:author="Anna Gårdmark" w:date="2020-01-13T12:48:00Z" w:initials="AG">
    <w:p w14:paraId="7E70E98E" w14:textId="47456F32" w:rsidR="008C3CBC" w:rsidRPr="005A0F15" w:rsidRDefault="008C3CBC">
      <w:pPr>
        <w:pStyle w:val="CommentText"/>
        <w:rPr>
          <w:lang w:val="en-GB"/>
        </w:rPr>
      </w:pPr>
      <w:r>
        <w:rPr>
          <w:rStyle w:val="CommentReference"/>
        </w:rPr>
        <w:annotationRef/>
      </w:r>
      <w:proofErr w:type="gramStart"/>
      <w:r w:rsidRPr="005A0F15">
        <w:rPr>
          <w:lang w:val="en-GB"/>
        </w:rPr>
        <w:t>said</w:t>
      </w:r>
      <w:proofErr w:type="gramEnd"/>
      <w:r w:rsidRPr="005A0F15">
        <w:rPr>
          <w:lang w:val="en-GB"/>
        </w:rPr>
        <w:t xml:space="preserve"> above didn’t you?</w:t>
      </w:r>
    </w:p>
  </w:comment>
  <w:comment w:id="65" w:author="Max Lindmark" w:date="2020-01-21T16:07:00Z" w:initials="ML">
    <w:p w14:paraId="5BA0EE76" w14:textId="33304C3E" w:rsidR="008C3CBC" w:rsidRPr="001E3BB3" w:rsidRDefault="008C3CBC">
      <w:pPr>
        <w:pStyle w:val="CommentText"/>
      </w:pPr>
      <w:r>
        <w:rPr>
          <w:rStyle w:val="CommentReference"/>
        </w:rPr>
        <w:annotationRef/>
      </w:r>
      <w:r w:rsidRPr="001E3BB3">
        <w:t>No that referred to the paramete</w:t>
      </w:r>
      <w:r>
        <w:t>rization (as far as I can se)</w:t>
      </w:r>
    </w:p>
  </w:comment>
  <w:comment w:id="66" w:author="Asta Audzijonyte" w:date="2020-01-10T15:55:00Z" w:initials="AA">
    <w:p w14:paraId="11CB4DF9" w14:textId="77777777" w:rsidR="008C3CBC" w:rsidRPr="00EE1CF3" w:rsidRDefault="008C3CBC" w:rsidP="00985029">
      <w:pPr>
        <w:pStyle w:val="CommentText"/>
        <w:rPr>
          <w:lang w:val="en-GB"/>
        </w:rPr>
      </w:pPr>
      <w:r>
        <w:rPr>
          <w:rStyle w:val="CommentReference"/>
        </w:rPr>
        <w:annotationRef/>
      </w:r>
      <w:r w:rsidRPr="00EE1CF3">
        <w:rPr>
          <w:lang w:val="en-GB"/>
        </w:rPr>
        <w:t xml:space="preserve">What are the scenarios? I think you need to list them clearly here. Did you force the temperature time series? There is not enough information on how temperature and fishing were applied in different scenarios </w:t>
      </w:r>
    </w:p>
  </w:comment>
  <w:comment w:id="67" w:author="Max Lindmark" w:date="2020-01-25T12:21:00Z" w:initials="ML">
    <w:p w14:paraId="6269D77D" w14:textId="11139BC4" w:rsidR="00577EF9" w:rsidRPr="00577EF9" w:rsidRDefault="00577EF9">
      <w:pPr>
        <w:pStyle w:val="CommentText"/>
        <w:rPr>
          <w:lang w:val="en-US"/>
        </w:rPr>
      </w:pPr>
      <w:r>
        <w:rPr>
          <w:rStyle w:val="CommentReference"/>
        </w:rPr>
        <w:annotationRef/>
      </w:r>
      <w:r w:rsidRPr="00577EF9">
        <w:rPr>
          <w:lang w:val="en-US"/>
        </w:rPr>
        <w:t xml:space="preserve">I have explained that more </w:t>
      </w:r>
      <w:proofErr w:type="gramStart"/>
      <w:r w:rsidRPr="00577EF9">
        <w:rPr>
          <w:lang w:val="en-US"/>
        </w:rPr>
        <w:t>now, and</w:t>
      </w:r>
      <w:proofErr w:type="gramEnd"/>
      <w:r w:rsidRPr="00577EF9">
        <w:rPr>
          <w:lang w:val="en-US"/>
        </w:rPr>
        <w:t xml:space="preserve"> added a table for the setup</w:t>
      </w:r>
      <w:r>
        <w:rPr>
          <w:lang w:val="en-US"/>
        </w:rPr>
        <w:t>.</w:t>
      </w:r>
    </w:p>
  </w:comment>
  <w:comment w:id="70" w:author="Anna Gårdmark" w:date="2020-01-13T12:49:00Z" w:initials="AG">
    <w:p w14:paraId="7E01DDFA" w14:textId="14CCB8EF" w:rsidR="008C3CBC" w:rsidRPr="005A0F15" w:rsidRDefault="008C3CBC">
      <w:pPr>
        <w:pStyle w:val="CommentText"/>
        <w:rPr>
          <w:lang w:val="en-GB"/>
        </w:rPr>
      </w:pPr>
      <w:r>
        <w:rPr>
          <w:rStyle w:val="CommentReference"/>
        </w:rPr>
        <w:annotationRef/>
      </w:r>
      <w:r w:rsidRPr="005A0F15">
        <w:rPr>
          <w:lang w:val="en-GB"/>
        </w:rPr>
        <w:t xml:space="preserve">are fishing mortalities time varying? </w:t>
      </w:r>
      <w:r>
        <w:rPr>
          <w:lang w:val="en-GB"/>
        </w:rPr>
        <w:t>or are they constant through time?</w:t>
      </w:r>
    </w:p>
  </w:comment>
  <w:comment w:id="71" w:author="Max Lindmark" w:date="2020-01-21T17:52:00Z" w:initials="ML">
    <w:p w14:paraId="65376C5E" w14:textId="3F2EB86F" w:rsidR="008C3CBC" w:rsidRDefault="008C3CBC">
      <w:pPr>
        <w:pStyle w:val="CommentText"/>
      </w:pPr>
      <w:r>
        <w:rPr>
          <w:rStyle w:val="CommentReference"/>
        </w:rPr>
        <w:annotationRef/>
      </w:r>
      <w:r>
        <w:t>Constant, as stated in the first sentence</w:t>
      </w:r>
    </w:p>
  </w:comment>
  <w:comment w:id="68" w:author="Asta Audzijonyte" w:date="2020-01-10T15:54:00Z" w:initials="AA">
    <w:p w14:paraId="31AA5443" w14:textId="4E7185FD" w:rsidR="008C3CBC" w:rsidRPr="00EE1CF3" w:rsidRDefault="008C3CBC">
      <w:pPr>
        <w:pStyle w:val="CommentText"/>
        <w:rPr>
          <w:lang w:val="en-GB"/>
        </w:rPr>
      </w:pPr>
      <w:r>
        <w:rPr>
          <w:rStyle w:val="CommentReference"/>
        </w:rPr>
        <w:annotationRef/>
      </w:r>
      <w:r w:rsidRPr="00EE1CF3">
        <w:rPr>
          <w:lang w:val="en-GB"/>
        </w:rPr>
        <w:t xml:space="preserve">Don’t understand this. Varied how? Did you apply a constant F into the future, or a time series? </w:t>
      </w:r>
    </w:p>
  </w:comment>
  <w:comment w:id="69" w:author="Max Lindmark" w:date="2020-01-21T17:38:00Z" w:initials="ML">
    <w:p w14:paraId="05112600" w14:textId="70D5D597" w:rsidR="008C3CBC" w:rsidRPr="00A6352F" w:rsidRDefault="008C3CBC">
      <w:pPr>
        <w:pStyle w:val="CommentText"/>
      </w:pPr>
      <w:r>
        <w:rPr>
          <w:rStyle w:val="CommentReference"/>
        </w:rPr>
        <w:annotationRef/>
      </w:r>
      <w:r w:rsidRPr="00A6352F">
        <w:t>Clari</w:t>
      </w:r>
      <w:r>
        <w:t>fied that this referred to the non-time varying projections</w:t>
      </w:r>
    </w:p>
  </w:comment>
  <w:comment w:id="72" w:author="Anna Gårdmark" w:date="2020-01-13T12:50:00Z" w:initials="AG">
    <w:p w14:paraId="64E96E01" w14:textId="66E735C5" w:rsidR="008C3CBC" w:rsidRPr="005A0F15" w:rsidRDefault="008C3CBC">
      <w:pPr>
        <w:pStyle w:val="CommentText"/>
        <w:rPr>
          <w:lang w:val="en-GB"/>
        </w:rPr>
      </w:pPr>
      <w:r>
        <w:rPr>
          <w:rStyle w:val="CommentReference"/>
        </w:rPr>
        <w:annotationRef/>
      </w:r>
      <w:r w:rsidRPr="005A0F15">
        <w:rPr>
          <w:lang w:val="en-GB"/>
        </w:rPr>
        <w:t xml:space="preserve">what do you mean by current model? </w:t>
      </w:r>
      <w:r>
        <w:rPr>
          <w:lang w:val="en-GB"/>
        </w:rPr>
        <w:t xml:space="preserve"> which F-values do you use from that one? </w:t>
      </w:r>
    </w:p>
  </w:comment>
  <w:comment w:id="73" w:author="Max Lindmark" w:date="2020-01-21T17:38:00Z" w:initials="ML">
    <w:p w14:paraId="555F18DF" w14:textId="2261A49C" w:rsidR="008C3CBC" w:rsidRPr="00EB7352" w:rsidRDefault="008C3CBC">
      <w:pPr>
        <w:pStyle w:val="CommentText"/>
      </w:pPr>
      <w:r>
        <w:t>Clarified that it’s the</w:t>
      </w:r>
      <w:r>
        <w:rPr>
          <w:rStyle w:val="CommentReference"/>
        </w:rPr>
        <w:annotationRef/>
      </w:r>
      <w:r>
        <w:t xml:space="preserve"> FMSY estimated from this model</w:t>
      </w:r>
    </w:p>
  </w:comment>
  <w:comment w:id="74" w:author="Anna Gårdmark" w:date="2020-01-13T13:13:00Z" w:initials="AG">
    <w:p w14:paraId="07E223B7" w14:textId="666DB0DD" w:rsidR="008C3CBC" w:rsidRPr="00C343FD" w:rsidRDefault="008C3CBC">
      <w:pPr>
        <w:pStyle w:val="CommentText"/>
        <w:rPr>
          <w:lang w:val="en-GB"/>
        </w:rPr>
      </w:pPr>
      <w:r>
        <w:rPr>
          <w:rStyle w:val="CommentReference"/>
        </w:rPr>
        <w:annotationRef/>
      </w:r>
      <w:r w:rsidRPr="00C343FD">
        <w:rPr>
          <w:lang w:val="en-GB"/>
        </w:rPr>
        <w:t xml:space="preserve">amazing that </w:t>
      </w:r>
      <w:r>
        <w:rPr>
          <w:lang w:val="en-GB"/>
        </w:rPr>
        <w:t>the even the case with temp-dependence on both physiology and resources (purple line) doesn’t even cross the zero-change line for any combination of activation energies! Is that true, or is it me just not seeing it in the plot? If it’s true, what’s the reason you think that warming leads to growth increases for all body sizes?   (is it the narrow range of activation energies?)</w:t>
      </w:r>
    </w:p>
  </w:comment>
  <w:comment w:id="75" w:author="Max Lindmark" w:date="2020-01-21T18:00:00Z" w:initials="ML">
    <w:p w14:paraId="71E0D7E4" w14:textId="77777777" w:rsidR="008C3CBC" w:rsidRDefault="008C3CBC">
      <w:pPr>
        <w:pStyle w:val="CommentText"/>
      </w:pPr>
      <w:r>
        <w:rPr>
          <w:rStyle w:val="CommentReference"/>
        </w:rPr>
        <w:annotationRef/>
      </w:r>
      <w:r>
        <w:t>Some do (minimal overlap with 0), but yes, it’s interesting.</w:t>
      </w:r>
    </w:p>
    <w:p w14:paraId="77181F3A" w14:textId="77777777" w:rsidR="008C3CBC" w:rsidRDefault="008C3CBC">
      <w:pPr>
        <w:pStyle w:val="CommentText"/>
      </w:pPr>
    </w:p>
    <w:p w14:paraId="5D65BC68" w14:textId="68CB47E5" w:rsidR="008C3CBC" w:rsidRDefault="008C3CBC">
      <w:pPr>
        <w:pStyle w:val="CommentText"/>
      </w:pPr>
      <w:r>
        <w:t>I did some sensitivity analysis on this in a more controlled model, and the difference in activation energies needs to be quite large, as I explain below in a comment.</w:t>
      </w:r>
    </w:p>
  </w:comment>
  <w:comment w:id="76" w:author="Asta Audzijonyte" w:date="2020-01-10T16:26:00Z" w:initials="AA">
    <w:p w14:paraId="7D28BFC7" w14:textId="77777777" w:rsidR="008C3CBC" w:rsidRPr="00EE1CF3" w:rsidRDefault="008C3CBC">
      <w:pPr>
        <w:pStyle w:val="CommentText"/>
        <w:rPr>
          <w:lang w:val="en-GB"/>
        </w:rPr>
      </w:pPr>
      <w:r>
        <w:rPr>
          <w:rStyle w:val="CommentReference"/>
        </w:rPr>
        <w:annotationRef/>
      </w:r>
      <w:r w:rsidRPr="00EE1CF3">
        <w:rPr>
          <w:lang w:val="en-GB"/>
        </w:rPr>
        <w:t xml:space="preserve">So generally smallest individuals </w:t>
      </w:r>
      <w:proofErr w:type="gramStart"/>
      <w:r w:rsidRPr="00EE1CF3">
        <w:rPr>
          <w:lang w:val="en-GB"/>
        </w:rPr>
        <w:t>shows</w:t>
      </w:r>
      <w:proofErr w:type="gramEnd"/>
      <w:r w:rsidRPr="00EE1CF3">
        <w:rPr>
          <w:lang w:val="en-GB"/>
        </w:rPr>
        <w:t xml:space="preserve"> strongest response, either positive or negative. How does their feeding level change in these scenarios? Does it explain anything?... </w:t>
      </w:r>
    </w:p>
    <w:p w14:paraId="45064F38" w14:textId="77777777" w:rsidR="008C3CBC" w:rsidRPr="00EE1CF3" w:rsidRDefault="008C3CBC">
      <w:pPr>
        <w:pStyle w:val="CommentText"/>
        <w:rPr>
          <w:lang w:val="en-GB"/>
        </w:rPr>
      </w:pPr>
    </w:p>
    <w:p w14:paraId="38FF9F64" w14:textId="159097FF" w:rsidR="008C3CBC" w:rsidRPr="00EE1CF3" w:rsidRDefault="008C3CBC">
      <w:pPr>
        <w:pStyle w:val="CommentText"/>
        <w:rPr>
          <w:lang w:val="en-GB"/>
        </w:rPr>
      </w:pPr>
      <w:r w:rsidRPr="00EE1CF3">
        <w:rPr>
          <w:lang w:val="en-GB"/>
        </w:rPr>
        <w:t xml:space="preserve">Oh, ok, just saw it now the appendix figure. Ok… the feeding level initially is “reasonable” but at the end of warming simulations is extremely high, basically close to 1. </w:t>
      </w:r>
      <w:proofErr w:type="gramStart"/>
      <w:r w:rsidRPr="00EE1CF3">
        <w:rPr>
          <w:lang w:val="en-GB"/>
        </w:rPr>
        <w:t>So</w:t>
      </w:r>
      <w:proofErr w:type="gramEnd"/>
      <w:r w:rsidRPr="00EE1CF3">
        <w:rPr>
          <w:lang w:val="en-GB"/>
        </w:rPr>
        <w:t xml:space="preserve"> there is a lot of food and kappa level is very high. I think such feeding level might be somewhat unrealistic. I am not sure what the predictions for the Baltic Sea, but does plankton and benthos productivity really expected to increase that much so as fish end up with satiation feeding levels? I know you totally don’t want to change your model now, so will just have to do with this feeding </w:t>
      </w:r>
      <w:proofErr w:type="gramStart"/>
      <w:r w:rsidRPr="00EE1CF3">
        <w:rPr>
          <w:lang w:val="en-GB"/>
        </w:rPr>
        <w:t>level, but</w:t>
      </w:r>
      <w:proofErr w:type="gramEnd"/>
      <w:r w:rsidRPr="00EE1CF3">
        <w:rPr>
          <w:lang w:val="en-GB"/>
        </w:rPr>
        <w:t xml:space="preserve"> is quite possible that if feeding levels were lower you would get more emergent species interactions and effects. </w:t>
      </w:r>
    </w:p>
    <w:p w14:paraId="6DEEF020" w14:textId="21DFA58A" w:rsidR="008C3CBC" w:rsidRPr="00EE1CF3" w:rsidRDefault="008C3CBC">
      <w:pPr>
        <w:pStyle w:val="CommentText"/>
        <w:rPr>
          <w:lang w:val="en-GB"/>
        </w:rPr>
      </w:pPr>
    </w:p>
  </w:comment>
  <w:comment w:id="77" w:author="Max Lindmark" w:date="2020-01-21T18:06:00Z" w:initials="ML">
    <w:p w14:paraId="6FBC068A" w14:textId="557A5665" w:rsidR="008C3CBC" w:rsidRDefault="008C3CBC">
      <w:pPr>
        <w:pStyle w:val="CommentText"/>
      </w:pPr>
      <w:r>
        <w:rPr>
          <w:rStyle w:val="CommentReference"/>
        </w:rPr>
        <w:annotationRef/>
      </w:r>
      <w:r>
        <w:t>Actually Fig. S12 in the previous version</w:t>
      </w:r>
      <w:r w:rsidR="00C7599A" w:rsidRPr="00C7599A">
        <w:rPr>
          <w:lang w:val="en-US"/>
        </w:rPr>
        <w:t xml:space="preserve"> (current fig S13)</w:t>
      </w:r>
      <w:r>
        <w:t xml:space="preserve"> showed relative feeding levels (typo in legend but not graph, fixed now). So, they were still food-limited, because a 1 there meant it does not change much with warming and that they are still food limited, because the baseline feeding level is between 0.6-0.75.</w:t>
      </w:r>
    </w:p>
  </w:comment>
  <w:comment w:id="78" w:author="Asta Audzijonyte" w:date="2020-01-10T16:45:00Z" w:initials="AA">
    <w:p w14:paraId="3002707A" w14:textId="77777777" w:rsidR="008C3CBC" w:rsidRPr="00EE1CF3" w:rsidRDefault="008C3CBC">
      <w:pPr>
        <w:pStyle w:val="CommentText"/>
        <w:rPr>
          <w:lang w:val="en-GB"/>
        </w:rPr>
      </w:pPr>
      <w:r>
        <w:rPr>
          <w:rStyle w:val="CommentReference"/>
        </w:rPr>
        <w:annotationRef/>
      </w:r>
      <w:r w:rsidRPr="00EE1CF3">
        <w:rPr>
          <w:lang w:val="en-GB"/>
        </w:rPr>
        <w:t xml:space="preserve">Ok, so thinking about it a bit more what I think might be happening is that smallest individuals (before maturation) have strongest link between intake and growth. </w:t>
      </w:r>
      <w:proofErr w:type="gramStart"/>
      <w:r w:rsidRPr="00EE1CF3">
        <w:rPr>
          <w:lang w:val="en-GB"/>
        </w:rPr>
        <w:t>So</w:t>
      </w:r>
      <w:proofErr w:type="gramEnd"/>
      <w:r w:rsidRPr="00EE1CF3">
        <w:rPr>
          <w:lang w:val="en-GB"/>
        </w:rPr>
        <w:t xml:space="preserve"> any differences in intake (given that feeding level is 1 for them) will change growth directly. As they get older, more energy goes into reproduction and effects on growth cannot be seen anymore. And since we have </w:t>
      </w:r>
      <w:proofErr w:type="spellStart"/>
      <w:r w:rsidRPr="00EE1CF3">
        <w:rPr>
          <w:lang w:val="en-GB"/>
        </w:rPr>
        <w:t>Rmax</w:t>
      </w:r>
      <w:proofErr w:type="spellEnd"/>
      <w:r w:rsidRPr="00EE1CF3">
        <w:rPr>
          <w:lang w:val="en-GB"/>
        </w:rPr>
        <w:t xml:space="preserve"> that increased reproductive output does not necessarily translate to much extra recruitment (</w:t>
      </w:r>
      <w:proofErr w:type="spellStart"/>
      <w:r w:rsidRPr="00EE1CF3">
        <w:rPr>
          <w:lang w:val="en-GB"/>
        </w:rPr>
        <w:t>Rmax</w:t>
      </w:r>
      <w:proofErr w:type="spellEnd"/>
      <w:r w:rsidRPr="00EE1CF3">
        <w:rPr>
          <w:lang w:val="en-GB"/>
        </w:rPr>
        <w:t xml:space="preserve"> does not change with temperature). </w:t>
      </w:r>
    </w:p>
    <w:p w14:paraId="540D6FED" w14:textId="77777777" w:rsidR="008C3CBC" w:rsidRPr="00EE1CF3" w:rsidRDefault="008C3CBC">
      <w:pPr>
        <w:pStyle w:val="CommentText"/>
        <w:rPr>
          <w:lang w:val="en-GB"/>
        </w:rPr>
      </w:pPr>
    </w:p>
    <w:p w14:paraId="1DEC69D6" w14:textId="2CDD9917" w:rsidR="008C3CBC" w:rsidRPr="00EE1CF3" w:rsidRDefault="008C3CBC">
      <w:pPr>
        <w:pStyle w:val="CommentText"/>
        <w:rPr>
          <w:lang w:val="en-GB"/>
        </w:rPr>
      </w:pPr>
      <w:r w:rsidRPr="00EE1CF3">
        <w:rPr>
          <w:lang w:val="en-GB"/>
        </w:rPr>
        <w:t>Also, one important process we are not including here is that higher temperature leads to earlier maturation, which means that switch to reproductive investment starts earlier. That would probably affect adult size-at-age in empirical studies</w:t>
      </w:r>
    </w:p>
  </w:comment>
  <w:comment w:id="79" w:author="Anna Gårdmark" w:date="2020-01-13T13:09:00Z" w:initials="AG">
    <w:p w14:paraId="5D806F21" w14:textId="7A77CEE2" w:rsidR="008C3CBC" w:rsidRPr="00C343FD" w:rsidRDefault="008C3CBC">
      <w:pPr>
        <w:pStyle w:val="CommentText"/>
        <w:rPr>
          <w:lang w:val="en-GB"/>
        </w:rPr>
      </w:pPr>
      <w:r>
        <w:rPr>
          <w:rStyle w:val="CommentReference"/>
        </w:rPr>
        <w:annotationRef/>
      </w:r>
      <w:r w:rsidRPr="00C343FD">
        <w:rPr>
          <w:lang w:val="en-GB"/>
        </w:rPr>
        <w:t>good points. The latter one is important to bring up in the discussion</w:t>
      </w:r>
    </w:p>
  </w:comment>
  <w:comment w:id="80" w:author="Max Lindmark" w:date="2020-01-21T18:09:00Z" w:initials="ML">
    <w:p w14:paraId="4DD49427" w14:textId="1180D0C7" w:rsidR="008C3CBC" w:rsidRDefault="008C3CBC">
      <w:pPr>
        <w:pStyle w:val="CommentText"/>
      </w:pPr>
      <w:r>
        <w:rPr>
          <w:rStyle w:val="CommentReference"/>
        </w:rPr>
        <w:annotationRef/>
      </w:r>
      <w:r>
        <w:t>Yes, good points! I can just add that they are not at feeding levels = 1 (see earlier comment), but rather the same as in the baseline (it’s 1 on the relative scale that the plot showed). But I still think that’s a valid point, and something definitely happens around maturation size (as can be seen from the relative-abundance changes)</w:t>
      </w:r>
    </w:p>
  </w:comment>
  <w:comment w:id="81" w:author="Max Lindmark" w:date="2020-01-04T18:28:00Z" w:initials="ML">
    <w:p w14:paraId="0D32AFEB" w14:textId="77777777" w:rsidR="008C3CBC" w:rsidRPr="00EE1CF3" w:rsidRDefault="008C3CBC">
      <w:pPr>
        <w:pStyle w:val="CommentText"/>
        <w:rPr>
          <w:lang w:val="en-GB"/>
        </w:rPr>
      </w:pPr>
      <w:r>
        <w:rPr>
          <w:rStyle w:val="CommentReference"/>
        </w:rPr>
        <w:annotationRef/>
      </w:r>
      <w:r w:rsidRPr="00EE1CF3">
        <w:rPr>
          <w:lang w:val="en-GB"/>
        </w:rPr>
        <w:t xml:space="preserve">Actually, the activation energy for </w:t>
      </w:r>
      <w:proofErr w:type="spellStart"/>
      <w:r w:rsidRPr="00EE1CF3">
        <w:rPr>
          <w:lang w:val="en-GB"/>
        </w:rPr>
        <w:t>cmax</w:t>
      </w:r>
      <w:proofErr w:type="spellEnd"/>
      <w:r w:rsidRPr="00EE1CF3">
        <w:rPr>
          <w:lang w:val="en-GB"/>
        </w:rPr>
        <w:t xml:space="preserve"> (h) must be quite a lot lower than that for metabolism (</w:t>
      </w:r>
      <w:proofErr w:type="spellStart"/>
      <w:r w:rsidRPr="00EE1CF3">
        <w:rPr>
          <w:lang w:val="en-GB"/>
        </w:rPr>
        <w:t>k_s</w:t>
      </w:r>
      <w:proofErr w:type="spellEnd"/>
      <w:r w:rsidRPr="00EE1CF3">
        <w:rPr>
          <w:lang w:val="en-GB"/>
        </w:rPr>
        <w:t>) for temperature to have a negative effect on size at age. For instance, assuming E = 0.4 for h and 0.8 for metabolism and mortality yields smaller size-at-age for cod but almost equal size-at-age for sprat and herring when comparing no-warming with the projected temperature increase.</w:t>
      </w:r>
    </w:p>
    <w:p w14:paraId="72F64C7D" w14:textId="77777777" w:rsidR="008C3CBC" w:rsidRPr="00EE1CF3" w:rsidRDefault="008C3CBC">
      <w:pPr>
        <w:pStyle w:val="CommentText"/>
        <w:rPr>
          <w:lang w:val="en-GB"/>
        </w:rPr>
      </w:pPr>
    </w:p>
    <w:p w14:paraId="0F426246" w14:textId="2F862F30" w:rsidR="008C3CBC" w:rsidRPr="00EE1CF3" w:rsidRDefault="008C3CBC">
      <w:pPr>
        <w:pStyle w:val="CommentText"/>
        <w:rPr>
          <w:lang w:val="en-GB"/>
        </w:rPr>
      </w:pPr>
      <w:r w:rsidRPr="00EE1CF3">
        <w:rPr>
          <w:lang w:val="en-GB"/>
        </w:rPr>
        <w:t>Those differences are not really found in any of the intra-specific fish data I’ve seen, and definitely not in the data set I’ve been working on, so I think the picture is accurate. Moreover, Looking at experimental growth data or time series of field data, size-at-age always increases with warming (could be the older/larger fish may shrink a bit, but overall the increase in early growth rate/size at age is quite solid, compared to the change in large fish size).</w:t>
      </w:r>
    </w:p>
  </w:comment>
  <w:comment w:id="82" w:author="Asta Audzijonyte" w:date="2020-01-10T16:10:00Z" w:initials="AA">
    <w:p w14:paraId="2E795C5D" w14:textId="4B61EFCE" w:rsidR="008C3CBC" w:rsidRPr="00EE1CF3" w:rsidRDefault="008C3CBC">
      <w:pPr>
        <w:pStyle w:val="CommentText"/>
        <w:rPr>
          <w:lang w:val="en-GB"/>
        </w:rPr>
      </w:pPr>
      <w:r>
        <w:rPr>
          <w:rStyle w:val="CommentReference"/>
        </w:rPr>
        <w:annotationRef/>
      </w:r>
      <w:r w:rsidRPr="00EE1CF3">
        <w:rPr>
          <w:lang w:val="en-GB"/>
        </w:rPr>
        <w:t xml:space="preserve">I think that decreasing adult body size (TSR) at higher temperatures is one of the few rules in ecology, and there is quite a bit of experimental data showing that size-at-age of adults DECREASES with temperature. Same for empirical observations from many fish stocks, although there we mostly can’t separate the effects of fishing from temperature. </w:t>
      </w:r>
    </w:p>
  </w:comment>
  <w:comment w:id="83" w:author="Asta Audzijonyte" w:date="2020-01-10T16:12:00Z" w:initials="AA">
    <w:p w14:paraId="3473C746" w14:textId="2186D947" w:rsidR="008C3CBC" w:rsidRPr="00EE1CF3" w:rsidRDefault="008C3CBC">
      <w:pPr>
        <w:pStyle w:val="CommentText"/>
        <w:rPr>
          <w:lang w:val="en-GB"/>
        </w:rPr>
      </w:pPr>
      <w:r>
        <w:rPr>
          <w:rStyle w:val="CommentReference"/>
        </w:rPr>
        <w:annotationRef/>
      </w:r>
      <w:r w:rsidRPr="00EE1CF3">
        <w:rPr>
          <w:lang w:val="en-GB"/>
        </w:rPr>
        <w:t xml:space="preserve">Replying to the first sentence of the comment here about the different in activation rates required – which size-at-age do you mean? Juvenile or adults? </w:t>
      </w:r>
    </w:p>
  </w:comment>
  <w:comment w:id="84" w:author="Anna Gårdmark" w:date="2020-01-13T13:19:00Z" w:initials="AG">
    <w:p w14:paraId="7912A0B1" w14:textId="2A9D09B5" w:rsidR="008C3CBC" w:rsidRPr="0063626B" w:rsidRDefault="008C3CBC">
      <w:pPr>
        <w:pStyle w:val="CommentText"/>
        <w:rPr>
          <w:lang w:val="en-GB"/>
        </w:rPr>
      </w:pPr>
      <w:r>
        <w:rPr>
          <w:rStyle w:val="CommentReference"/>
        </w:rPr>
        <w:annotationRef/>
      </w:r>
      <w:r w:rsidRPr="0063626B">
        <w:rPr>
          <w:lang w:val="en-GB"/>
        </w:rPr>
        <w:t xml:space="preserve">I think the results </w:t>
      </w:r>
      <w:r>
        <w:rPr>
          <w:lang w:val="en-GB"/>
        </w:rPr>
        <w:t>you present in your comment above are important information that you should put in an appendix! Could help answer my question in the comment further above.</w:t>
      </w:r>
    </w:p>
  </w:comment>
  <w:comment w:id="85" w:author="Max Lindmark" w:date="2020-01-21T18:35:00Z" w:initials="ML">
    <w:p w14:paraId="08F6F6A7" w14:textId="77777777" w:rsidR="008C3CBC" w:rsidRDefault="008C3CBC">
      <w:pPr>
        <w:pStyle w:val="CommentText"/>
        <w:rPr>
          <w:rStyle w:val="CommentReference"/>
        </w:rPr>
      </w:pPr>
      <w:r w:rsidRPr="00CD245E">
        <w:rPr>
          <w:rStyle w:val="CommentReference"/>
          <w:b/>
          <w:bCs/>
        </w:rPr>
        <w:t xml:space="preserve">Asta#2: </w:t>
      </w:r>
      <w:r>
        <w:rPr>
          <w:rStyle w:val="CommentReference"/>
        </w:rPr>
        <w:annotationRef/>
      </w:r>
      <w:r>
        <w:rPr>
          <w:rStyle w:val="CommentReference"/>
        </w:rPr>
        <w:t xml:space="preserve">I actually meant quite broadly across all sizes when referring to the results and scenarios in my first comment here. </w:t>
      </w:r>
    </w:p>
    <w:p w14:paraId="3EFA7D29" w14:textId="57936D1C" w:rsidR="008C3CBC" w:rsidRPr="00CD245E" w:rsidRDefault="008C3CBC" w:rsidP="00A400E1">
      <w:pPr>
        <w:pStyle w:val="CommentText"/>
      </w:pPr>
      <w:r w:rsidRPr="00CD245E">
        <w:rPr>
          <w:rStyle w:val="CommentReference"/>
          <w:b/>
          <w:bCs/>
        </w:rPr>
        <w:t>Asta#1</w:t>
      </w:r>
      <w:r>
        <w:rPr>
          <w:rStyle w:val="CommentReference"/>
          <w:b/>
          <w:bCs/>
        </w:rPr>
        <w:t xml:space="preserve">: </w:t>
      </w:r>
      <w:r>
        <w:rPr>
          <w:rStyle w:val="CommentReference"/>
        </w:rPr>
        <w:t>I agree in general (across taxa and adult size). For fish I think there is definitely strong evidence in both experiments (large and small scale) and data (time series of reconstructed growth) of positive effects on juvenile growth and size at age. In terms of declines in size-at-age of large fish, or simply adults), it seems to me that typical fish survey-data do support declines in adult (or at least the large adults) (van Rijn 2017; Baudron 2014), but the effects are hard to separate. More controlled data, or experimental studies seem to show that the negative effects on (large) adult size-at-age are more uncertain than the positive effects on small individuals (e.g. Barneche et al 2019; Huss et al 2019).</w:t>
      </w:r>
    </w:p>
  </w:comment>
  <w:comment w:id="86" w:author="Anna Gårdmark" w:date="2020-01-13T13:24:00Z" w:initials="AG">
    <w:p w14:paraId="08E71A4A" w14:textId="2F959748" w:rsidR="008C3CBC" w:rsidRPr="001F2BB0" w:rsidRDefault="008C3CBC">
      <w:pPr>
        <w:pStyle w:val="CommentText"/>
        <w:rPr>
          <w:lang w:val="en-GB"/>
        </w:rPr>
      </w:pPr>
      <w:r>
        <w:rPr>
          <w:rStyle w:val="CommentReference"/>
        </w:rPr>
        <w:annotationRef/>
      </w:r>
      <w:r w:rsidRPr="001F2BB0">
        <w:rPr>
          <w:lang w:val="en-GB"/>
        </w:rPr>
        <w:t>it does not always increase for cod either, as the box plot crosses the dashed line</w:t>
      </w:r>
    </w:p>
  </w:comment>
  <w:comment w:id="87" w:author="Max Lindmark" w:date="2020-01-21T18:24:00Z" w:initials="ML">
    <w:p w14:paraId="472F4494" w14:textId="636A4783" w:rsidR="008C3CBC" w:rsidRPr="00761559" w:rsidRDefault="008C3CBC">
      <w:pPr>
        <w:pStyle w:val="CommentText"/>
        <w:rPr>
          <w:color w:val="FF0000"/>
        </w:rPr>
      </w:pPr>
      <w:r w:rsidRPr="00761559">
        <w:rPr>
          <w:rStyle w:val="CommentReference"/>
          <w:color w:val="FF0000"/>
        </w:rPr>
        <w:annotationRef/>
      </w:r>
      <w:r w:rsidRPr="00761559">
        <w:rPr>
          <w:color w:val="FF0000"/>
        </w:rPr>
        <w:t xml:space="preserve">hence the “to some degree” </w:t>
      </w:r>
      <w:r w:rsidRPr="00761559">
        <w:rPr>
          <w:color w:val="FF0000"/>
        </w:rPr>
        <w:sym w:font="Wingdings" w:char="F04A"/>
      </w:r>
      <w:r w:rsidRPr="00761559">
        <w:rPr>
          <w:color w:val="FF0000"/>
        </w:rPr>
        <w:t xml:space="preserve"> The median and the 25</w:t>
      </w:r>
      <w:r w:rsidRPr="00761559">
        <w:rPr>
          <w:color w:val="FF0000"/>
          <w:vertAlign w:val="superscript"/>
        </w:rPr>
        <w:t>th</w:t>
      </w:r>
      <w:r w:rsidRPr="00761559">
        <w:rPr>
          <w:color w:val="FF0000"/>
        </w:rPr>
        <w:t xml:space="preserve"> and 75</w:t>
      </w:r>
      <w:r w:rsidRPr="00761559">
        <w:rPr>
          <w:color w:val="FF0000"/>
          <w:vertAlign w:val="superscript"/>
        </w:rPr>
        <w:t>th</w:t>
      </w:r>
      <w:r w:rsidRPr="00761559">
        <w:rPr>
          <w:color w:val="FF0000"/>
        </w:rPr>
        <w:t xml:space="preserve"> quantiles are positive. I just wanted to describe that there’s a difference between species here.</w:t>
      </w:r>
    </w:p>
  </w:comment>
  <w:comment w:id="88" w:author="Anna Gårdmark" w:date="2020-01-13T13:25:00Z" w:initials="AG">
    <w:p w14:paraId="51ED38F8" w14:textId="326A6C7F" w:rsidR="008C3CBC" w:rsidRPr="001F2BB0" w:rsidRDefault="008C3CBC">
      <w:pPr>
        <w:pStyle w:val="CommentText"/>
        <w:rPr>
          <w:lang w:val="en-GB"/>
        </w:rPr>
      </w:pPr>
      <w:r>
        <w:rPr>
          <w:rStyle w:val="CommentReference"/>
        </w:rPr>
        <w:annotationRef/>
      </w:r>
      <w:r w:rsidRPr="001F2BB0">
        <w:rPr>
          <w:lang w:val="en-GB"/>
        </w:rPr>
        <w:t xml:space="preserve">think you can remove also this. </w:t>
      </w:r>
      <w:r>
        <w:rPr>
          <w:lang w:val="en-GB"/>
        </w:rPr>
        <w:t>but if you want to keep it “physiological scaling” is too uninformative</w:t>
      </w:r>
    </w:p>
  </w:comment>
  <w:comment w:id="91" w:author="Anna Gårdmark" w:date="2020-01-13T13:27:00Z" w:initials="AG">
    <w:p w14:paraId="1F9BC1DD" w14:textId="4C0CDF56" w:rsidR="008C3CBC" w:rsidRPr="001F2BB0" w:rsidRDefault="008C3CBC">
      <w:pPr>
        <w:pStyle w:val="CommentText"/>
        <w:rPr>
          <w:lang w:val="en-GB"/>
        </w:rPr>
      </w:pPr>
      <w:r>
        <w:rPr>
          <w:rStyle w:val="CommentReference"/>
        </w:rPr>
        <w:annotationRef/>
      </w:r>
      <w:r w:rsidRPr="001F2BB0">
        <w:rPr>
          <w:lang w:val="en-GB"/>
        </w:rPr>
        <w:t>I assume you mean larger than ½ kg?</w:t>
      </w:r>
    </w:p>
  </w:comment>
  <w:comment w:id="90" w:author="Max Lindmark" w:date="2020-01-21T18:28:00Z" w:initials="ML">
    <w:p w14:paraId="30D92320" w14:textId="4FB8F499" w:rsidR="008C3CBC" w:rsidRPr="00C71D32" w:rsidRDefault="008C3CBC">
      <w:pPr>
        <w:pStyle w:val="CommentText"/>
        <w:rPr>
          <w:color w:val="FF0000"/>
        </w:rPr>
      </w:pPr>
      <w:r w:rsidRPr="00C71D32">
        <w:rPr>
          <w:rStyle w:val="CommentReference"/>
          <w:color w:val="FF0000"/>
        </w:rPr>
        <w:annotationRef/>
      </w:r>
      <w:r w:rsidRPr="00C71D32">
        <w:rPr>
          <w:color w:val="FF0000"/>
        </w:rPr>
        <w:t>Update this number, zoom in on the plot! Could be as much as 10000 g, and this links to Annas comment below.</w:t>
      </w:r>
    </w:p>
  </w:comment>
  <w:comment w:id="89" w:author="Anna Gårdmark" w:date="2020-01-13T13:28:00Z" w:initials="AG">
    <w:p w14:paraId="4B6860A9" w14:textId="58EE25B2" w:rsidR="008C3CBC" w:rsidRPr="001F2BB0" w:rsidRDefault="008C3CBC">
      <w:pPr>
        <w:pStyle w:val="CommentText"/>
        <w:rPr>
          <w:lang w:val="en-GB"/>
        </w:rPr>
      </w:pPr>
      <w:r>
        <w:rPr>
          <w:rStyle w:val="CommentReference"/>
        </w:rPr>
        <w:annotationRef/>
      </w:r>
      <w:r w:rsidRPr="001F2BB0">
        <w:rPr>
          <w:lang w:val="en-GB"/>
        </w:rPr>
        <w:t>interesting – why do you think this is?</w:t>
      </w:r>
    </w:p>
  </w:comment>
  <w:comment w:id="92" w:author="Anna Gårdmark" w:date="2020-01-13T13:33:00Z" w:initials="AG">
    <w:p w14:paraId="4746F33E" w14:textId="48537116" w:rsidR="008C3CBC" w:rsidRPr="001F2BB0" w:rsidRDefault="008C3CBC">
      <w:pPr>
        <w:pStyle w:val="CommentText"/>
        <w:rPr>
          <w:lang w:val="en-GB"/>
        </w:rPr>
      </w:pPr>
      <w:r>
        <w:rPr>
          <w:rStyle w:val="CommentReference"/>
        </w:rPr>
        <w:annotationRef/>
      </w:r>
      <w:r>
        <w:rPr>
          <w:lang w:val="en-GB"/>
        </w:rPr>
        <w:t xml:space="preserve">perhaps </w:t>
      </w:r>
      <w:r w:rsidRPr="001F2BB0">
        <w:rPr>
          <w:lang w:val="en-GB"/>
        </w:rPr>
        <w:t xml:space="preserve">use </w:t>
      </w:r>
      <w:proofErr w:type="spellStart"/>
      <w:r w:rsidRPr="001F2BB0">
        <w:rPr>
          <w:lang w:val="en-GB"/>
        </w:rPr>
        <w:t>suplot</w:t>
      </w:r>
      <w:proofErr w:type="spellEnd"/>
      <w:r w:rsidRPr="001F2BB0">
        <w:rPr>
          <w:lang w:val="en-GB"/>
        </w:rPr>
        <w:t xml:space="preserve"> lettering a-f in fig 4 so you can direct the reader to the right </w:t>
      </w:r>
      <w:proofErr w:type="spellStart"/>
      <w:r w:rsidRPr="001F2BB0">
        <w:rPr>
          <w:lang w:val="en-GB"/>
        </w:rPr>
        <w:t>subplanel</w:t>
      </w:r>
      <w:proofErr w:type="spellEnd"/>
      <w:r>
        <w:rPr>
          <w:lang w:val="en-GB"/>
        </w:rPr>
        <w:t>?</w:t>
      </w:r>
    </w:p>
  </w:comment>
  <w:comment w:id="93" w:author="Anna Gårdmark" w:date="2020-01-13T13:50:00Z" w:initials="AG">
    <w:p w14:paraId="1B3F5012" w14:textId="4B1C6F31" w:rsidR="008C3CBC" w:rsidRPr="00702530" w:rsidRDefault="008C3CBC">
      <w:pPr>
        <w:pStyle w:val="CommentText"/>
        <w:rPr>
          <w:lang w:val="en-GB"/>
        </w:rPr>
      </w:pPr>
      <w:r>
        <w:rPr>
          <w:rStyle w:val="CommentReference"/>
        </w:rPr>
        <w:annotationRef/>
      </w:r>
      <w:r w:rsidRPr="00702530">
        <w:rPr>
          <w:lang w:val="en-GB"/>
        </w:rPr>
        <w:t xml:space="preserve">this becomes quite contradictory to how you wrote about fig 4 in the paragraph above, and what it looks like in fig 4 due to the log-scale of the x-axis. </w:t>
      </w:r>
      <w:r>
        <w:rPr>
          <w:lang w:val="en-GB"/>
        </w:rPr>
        <w:t xml:space="preserve">Suggest you split this explanation up for sprat &amp; herring vs for cod in two different sentences (as what you say here is </w:t>
      </w:r>
      <w:proofErr w:type="gramStart"/>
      <w:r>
        <w:rPr>
          <w:lang w:val="en-GB"/>
        </w:rPr>
        <w:t>more true</w:t>
      </w:r>
      <w:proofErr w:type="gramEnd"/>
      <w:r>
        <w:rPr>
          <w:lang w:val="en-GB"/>
        </w:rPr>
        <w:t xml:space="preserve"> for sprat and herring, than for cod, and because there may be different explanations)</w:t>
      </w:r>
    </w:p>
  </w:comment>
  <w:comment w:id="94" w:author="Max Lindmark" w:date="2020-01-21T18:31:00Z" w:initials="ML">
    <w:p w14:paraId="31749291" w14:textId="62EEA93F" w:rsidR="008C3CBC" w:rsidRDefault="008C3CBC">
      <w:pPr>
        <w:pStyle w:val="CommentText"/>
      </w:pPr>
      <w:r w:rsidRPr="00695D37">
        <w:rPr>
          <w:rStyle w:val="CommentReference"/>
          <w:color w:val="FF0000"/>
        </w:rPr>
        <w:annotationRef/>
      </w:r>
      <w:r w:rsidRPr="00695D37">
        <w:rPr>
          <w:color w:val="FF0000"/>
        </w:rPr>
        <w:t>Check what I say about abundance spectra again…</w:t>
      </w:r>
    </w:p>
  </w:comment>
  <w:comment w:id="95" w:author="Anna Gårdmark" w:date="2020-01-13T13:51:00Z" w:initials="AG">
    <w:p w14:paraId="0E6B3094" w14:textId="39A296DD" w:rsidR="008C3CBC" w:rsidRPr="00702530" w:rsidRDefault="008C3CBC">
      <w:pPr>
        <w:pStyle w:val="CommentText"/>
        <w:rPr>
          <w:lang w:val="en-GB"/>
        </w:rPr>
      </w:pPr>
      <w:r>
        <w:rPr>
          <w:rStyle w:val="CommentReference"/>
        </w:rPr>
        <w:annotationRef/>
      </w:r>
      <w:r w:rsidRPr="00702530">
        <w:rPr>
          <w:lang w:val="en-GB"/>
        </w:rPr>
        <w:t>can you illustrate in appendix which size classes that constitute the main catches</w:t>
      </w:r>
      <w:r>
        <w:rPr>
          <w:lang w:val="en-GB"/>
        </w:rPr>
        <w:t xml:space="preserve"> for each of the three species</w:t>
      </w:r>
      <w:r w:rsidRPr="00702530">
        <w:rPr>
          <w:lang w:val="en-GB"/>
        </w:rPr>
        <w:t xml:space="preserve">, or </w:t>
      </w:r>
      <w:r>
        <w:rPr>
          <w:lang w:val="en-GB"/>
        </w:rPr>
        <w:t xml:space="preserve">at least </w:t>
      </w:r>
      <w:r w:rsidRPr="00702530">
        <w:rPr>
          <w:lang w:val="en-GB"/>
        </w:rPr>
        <w:t xml:space="preserve">derive </w:t>
      </w:r>
      <w:r>
        <w:rPr>
          <w:lang w:val="en-GB"/>
        </w:rPr>
        <w:t>which proportion that cod &gt; 500g make out (which is the limit you used when you talked about size classes increasing in abundance when reporting on fig 4 results)?</w:t>
      </w:r>
    </w:p>
  </w:comment>
  <w:comment w:id="96" w:author="Max Lindmark" w:date="2020-01-21T18:31:00Z" w:initials="ML">
    <w:p w14:paraId="45FD10EF" w14:textId="14E241AD" w:rsidR="008C3CBC" w:rsidRDefault="008C3CBC">
      <w:pPr>
        <w:pStyle w:val="CommentText"/>
      </w:pPr>
      <w:r w:rsidRPr="00206E44">
        <w:rPr>
          <w:rStyle w:val="CommentReference"/>
          <w:color w:val="FF0000"/>
        </w:rPr>
        <w:annotationRef/>
      </w:r>
      <w:r w:rsidRPr="00206E44">
        <w:rPr>
          <w:color w:val="FF0000"/>
        </w:rPr>
        <w:t>Again…</w:t>
      </w:r>
    </w:p>
  </w:comment>
  <w:comment w:id="97" w:author="Anna Gårdmark" w:date="2020-01-13T14:01:00Z" w:initials="AG">
    <w:p w14:paraId="125D7D33" w14:textId="5DF9CF6C" w:rsidR="008C3CBC" w:rsidRPr="009D0F06" w:rsidRDefault="008C3CBC">
      <w:pPr>
        <w:pStyle w:val="CommentText"/>
        <w:rPr>
          <w:lang w:val="en-GB"/>
        </w:rPr>
      </w:pPr>
      <w:r>
        <w:rPr>
          <w:rStyle w:val="CommentReference"/>
        </w:rPr>
        <w:annotationRef/>
      </w:r>
      <w:r w:rsidRPr="009D0F06">
        <w:rPr>
          <w:lang w:val="en-GB"/>
        </w:rPr>
        <w:t xml:space="preserve">the set-up of your introduction </w:t>
      </w:r>
      <w:r>
        <w:rPr>
          <w:lang w:val="en-GB"/>
        </w:rPr>
        <w:t xml:space="preserve">&amp; abstract is I guess that previous studies have used bottom-up temperature effects, but less so top-down effects. And that’s why you’ve used the contrast with the 5 scenarios, resource only, physiology only, combined (and then both empirical and MTE). The first three is important to use here as well, i.e. I’m missing a scenario here when only resources are </w:t>
      </w:r>
      <w:proofErr w:type="gramStart"/>
      <w:r>
        <w:rPr>
          <w:lang w:val="en-GB"/>
        </w:rPr>
        <w:t>temperature-dependent</w:t>
      </w:r>
      <w:proofErr w:type="gramEnd"/>
      <w:r>
        <w:rPr>
          <w:lang w:val="en-GB"/>
        </w:rPr>
        <w:t>. Suggest you do that run, and then we rewrite this part of the paragraph accordingly</w:t>
      </w:r>
    </w:p>
  </w:comment>
  <w:comment w:id="98" w:author="Anna Gårdmark" w:date="2020-01-13T13:10:00Z" w:initials="AG">
    <w:p w14:paraId="6F3AE226" w14:textId="3BD0DE7E" w:rsidR="008C3CBC" w:rsidRPr="00C343FD" w:rsidRDefault="008C3CBC">
      <w:pPr>
        <w:pStyle w:val="CommentText"/>
        <w:rPr>
          <w:lang w:val="en-GB"/>
        </w:rPr>
      </w:pPr>
      <w:r>
        <w:rPr>
          <w:rStyle w:val="CommentReference"/>
        </w:rPr>
        <w:annotationRef/>
      </w:r>
      <w:r w:rsidRPr="00C343FD">
        <w:rPr>
          <w:lang w:val="en-GB"/>
        </w:rPr>
        <w:t>hard to see</w:t>
      </w:r>
      <w:r>
        <w:rPr>
          <w:lang w:val="en-GB"/>
        </w:rPr>
        <w:t xml:space="preserve"> differences in the </w:t>
      </w:r>
      <w:proofErr w:type="spellStart"/>
      <w:r>
        <w:rPr>
          <w:lang w:val="en-GB"/>
        </w:rPr>
        <w:t>colors</w:t>
      </w:r>
      <w:proofErr w:type="spellEnd"/>
      <w:r>
        <w:rPr>
          <w:lang w:val="en-GB"/>
        </w:rPr>
        <w:t xml:space="preserve"> (green/turquoise, red/pink)</w:t>
      </w:r>
    </w:p>
  </w:comment>
  <w:comment w:id="99" w:author="Max Lindmark" w:date="2020-01-22T16:06:00Z" w:initials="ML">
    <w:p w14:paraId="70365237" w14:textId="4A57AF09" w:rsidR="008C3CBC" w:rsidRDefault="008C3CBC">
      <w:pPr>
        <w:pStyle w:val="CommentText"/>
      </w:pPr>
      <w:r>
        <w:rPr>
          <w:rStyle w:val="CommentReference"/>
        </w:rPr>
        <w:annotationRef/>
      </w:r>
      <w:r>
        <w:t xml:space="preserve">Hmm, I quite like this palette for contrasting colors. It’s from the RColorBrewer package for friendly palettes. I can try and make them more visible. </w:t>
      </w:r>
    </w:p>
  </w:comment>
  <w:comment w:id="101" w:author="Asta Audzijonyte" w:date="2019-11-29T15:20:00Z" w:initials="AA">
    <w:p w14:paraId="094D282A" w14:textId="77777777" w:rsidR="008C3CBC" w:rsidRPr="00EE1CF3" w:rsidRDefault="008C3CBC" w:rsidP="004641D2">
      <w:pPr>
        <w:pStyle w:val="CommentText"/>
        <w:rPr>
          <w:lang w:val="en-GB"/>
        </w:rPr>
      </w:pPr>
      <w:r>
        <w:rPr>
          <w:rStyle w:val="CommentReference"/>
        </w:rPr>
        <w:annotationRef/>
      </w:r>
      <w:r w:rsidRPr="00EE1CF3">
        <w:rPr>
          <w:lang w:val="en-GB"/>
        </w:rPr>
        <w:t xml:space="preserve">The activation energies for the three rates are quite similar (at least the median), so we might expect that things will generally stay similar. Why do they grow faster? It should be possible to disentangle that. Does the feeding level improve with higher temp? </w:t>
      </w:r>
    </w:p>
  </w:comment>
  <w:comment w:id="102" w:author="Max Lindmark" w:date="2020-01-02T07:28:00Z" w:initials="ML">
    <w:p w14:paraId="1E9D35CA" w14:textId="77777777" w:rsidR="008C3CBC" w:rsidRPr="00EE1CF3" w:rsidRDefault="008C3CBC" w:rsidP="004641D2">
      <w:pPr>
        <w:pStyle w:val="CommentText"/>
        <w:rPr>
          <w:lang w:val="en-GB"/>
        </w:rPr>
      </w:pPr>
      <w:r>
        <w:rPr>
          <w:rStyle w:val="CommentReference"/>
        </w:rPr>
        <w:annotationRef/>
      </w:r>
      <w:r w:rsidRPr="00EE1CF3">
        <w:rPr>
          <w:lang w:val="en-GB"/>
        </w:rPr>
        <w:t xml:space="preserve">Feeding levels do not change much at all (it actually declines when we scale only h because we only scale the denominator). The effect is that we increase the actual consumption rate. </w:t>
      </w:r>
    </w:p>
    <w:p w14:paraId="4C0715CC" w14:textId="77777777" w:rsidR="008C3CBC" w:rsidRPr="00EE1CF3" w:rsidRDefault="008C3CBC" w:rsidP="004641D2">
      <w:pPr>
        <w:pStyle w:val="CommentText"/>
        <w:rPr>
          <w:lang w:val="en-GB"/>
        </w:rPr>
      </w:pPr>
    </w:p>
    <w:p w14:paraId="700A781F" w14:textId="7297FE63" w:rsidR="008C3CBC" w:rsidRPr="00EE1CF3" w:rsidRDefault="008C3CBC" w:rsidP="004641D2">
      <w:pPr>
        <w:pStyle w:val="CommentText"/>
        <w:rPr>
          <w:lang w:val="en-GB"/>
        </w:rPr>
      </w:pPr>
      <w:r w:rsidRPr="00EE1CF3">
        <w:rPr>
          <w:lang w:val="en-GB"/>
        </w:rPr>
        <w:t xml:space="preserve">I think it’s just a matter of the model being relatively sensitive to metabolism and feeding parameters (which was also found by Zhang et al 2015). </w:t>
      </w:r>
    </w:p>
    <w:p w14:paraId="5CAF2530" w14:textId="77777777" w:rsidR="008C3CBC" w:rsidRPr="00EE1CF3" w:rsidRDefault="008C3CBC" w:rsidP="004641D2">
      <w:pPr>
        <w:pStyle w:val="CommentText"/>
        <w:rPr>
          <w:lang w:val="en-GB"/>
        </w:rPr>
      </w:pPr>
    </w:p>
    <w:p w14:paraId="463279E1" w14:textId="15D9C86E" w:rsidR="008C3CBC" w:rsidRPr="00EE1CF3" w:rsidRDefault="008C3CBC" w:rsidP="004641D2">
      <w:pPr>
        <w:pStyle w:val="CommentText"/>
        <w:rPr>
          <w:lang w:val="en-GB"/>
        </w:rPr>
      </w:pPr>
      <w:r>
        <w:rPr>
          <w:lang w:val="en-GB"/>
        </w:rPr>
        <w:t>As a comparison, w</w:t>
      </w:r>
      <w:r w:rsidRPr="00EE1CF3">
        <w:rPr>
          <w:lang w:val="en-GB"/>
        </w:rPr>
        <w:t xml:space="preserve">hen I tried to improve growth rates </w:t>
      </w:r>
      <w:r>
        <w:rPr>
          <w:lang w:val="en-GB"/>
        </w:rPr>
        <w:t xml:space="preserve">during calibration, </w:t>
      </w:r>
      <w:r w:rsidRPr="00EE1CF3">
        <w:rPr>
          <w:lang w:val="en-GB"/>
        </w:rPr>
        <w:t>I added a factor 1.5 to h, which made growth go from terrible to ok.</w:t>
      </w:r>
    </w:p>
    <w:p w14:paraId="197A859B" w14:textId="77777777" w:rsidR="008C3CBC" w:rsidRPr="00EE1CF3" w:rsidRDefault="008C3CBC" w:rsidP="004641D2">
      <w:pPr>
        <w:pStyle w:val="CommentText"/>
        <w:rPr>
          <w:lang w:val="en-GB"/>
        </w:rPr>
      </w:pPr>
    </w:p>
    <w:p w14:paraId="0C644F1F" w14:textId="77777777" w:rsidR="008C3CBC" w:rsidRPr="00EE1CF3" w:rsidRDefault="008C3CBC" w:rsidP="004641D2">
      <w:pPr>
        <w:pStyle w:val="CommentText"/>
        <w:rPr>
          <w:lang w:val="en-GB"/>
        </w:rPr>
      </w:pPr>
      <w:r w:rsidRPr="00EE1CF3">
        <w:rPr>
          <w:lang w:val="en-GB"/>
        </w:rPr>
        <w:t xml:space="preserve">I have also verified this by increasing h relative to </w:t>
      </w:r>
      <w:proofErr w:type="spellStart"/>
      <w:r w:rsidRPr="00EE1CF3">
        <w:rPr>
          <w:lang w:val="en-GB"/>
        </w:rPr>
        <w:t>ks</w:t>
      </w:r>
      <w:proofErr w:type="spellEnd"/>
      <w:r w:rsidRPr="00EE1CF3">
        <w:rPr>
          <w:lang w:val="en-GB"/>
        </w:rPr>
        <w:t xml:space="preserve"> in a similar magnitude as the temperature-scaling in a non-temperature dependent model and the same result can be seen there (both growth and spectra)</w:t>
      </w:r>
    </w:p>
  </w:comment>
  <w:comment w:id="103" w:author="Anna Gårdmark" w:date="2020-01-13T14:05:00Z" w:initials="AG">
    <w:p w14:paraId="69E9A602" w14:textId="56C38754" w:rsidR="008C3CBC" w:rsidRPr="009D0F06" w:rsidRDefault="008C3CBC">
      <w:pPr>
        <w:pStyle w:val="CommentText"/>
        <w:rPr>
          <w:lang w:val="en-GB"/>
        </w:rPr>
      </w:pPr>
      <w:r>
        <w:rPr>
          <w:rStyle w:val="CommentReference"/>
        </w:rPr>
        <w:annotationRef/>
      </w:r>
      <w:r w:rsidRPr="009D0F06">
        <w:rPr>
          <w:lang w:val="en-GB"/>
        </w:rPr>
        <w:t>or population biomasses?</w:t>
      </w:r>
    </w:p>
  </w:comment>
  <w:comment w:id="104" w:author="Anna Gårdmark" w:date="2020-01-13T14:05:00Z" w:initials="AG">
    <w:p w14:paraId="35532CE9" w14:textId="227DDC1A" w:rsidR="008C3CBC" w:rsidRPr="009D0F06" w:rsidRDefault="008C3CBC">
      <w:pPr>
        <w:pStyle w:val="CommentText"/>
        <w:rPr>
          <w:lang w:val="en-GB"/>
        </w:rPr>
      </w:pPr>
      <w:r>
        <w:rPr>
          <w:rStyle w:val="CommentReference"/>
        </w:rPr>
        <w:annotationRef/>
      </w:r>
      <w:r w:rsidRPr="009D0F06">
        <w:rPr>
          <w:lang w:val="en-GB"/>
        </w:rPr>
        <w:t xml:space="preserve">below </w:t>
      </w:r>
      <w:proofErr w:type="spellStart"/>
      <w:r w:rsidRPr="009D0F06">
        <w:rPr>
          <w:lang w:val="en-GB"/>
        </w:rPr>
        <w:t>w_mat</w:t>
      </w:r>
      <w:proofErr w:type="spellEnd"/>
      <w:r w:rsidRPr="009D0F06">
        <w:rPr>
          <w:lang w:val="en-GB"/>
        </w:rPr>
        <w:t xml:space="preserve"> shouldn’t affect yields at all (at least for cod; for clupeids it may lead to declined yields of cod, as they constitute prey of cod)</w:t>
      </w:r>
    </w:p>
  </w:comment>
  <w:comment w:id="105" w:author="Anna Gårdmark" w:date="2020-01-13T14:06:00Z" w:initials="AG">
    <w:p w14:paraId="6EA945EB" w14:textId="77501FF5" w:rsidR="008C3CBC" w:rsidRPr="009D0F06" w:rsidRDefault="008C3CBC">
      <w:pPr>
        <w:pStyle w:val="CommentText"/>
        <w:rPr>
          <w:lang w:val="en-GB"/>
        </w:rPr>
      </w:pPr>
      <w:r>
        <w:rPr>
          <w:rStyle w:val="CommentReference"/>
        </w:rPr>
        <w:annotationRef/>
      </w:r>
      <w:r w:rsidRPr="009D0F06">
        <w:rPr>
          <w:lang w:val="en-GB"/>
        </w:rPr>
        <w:t xml:space="preserve">consider again how you phrased your reporting of fig 4 in the results then, because </w:t>
      </w:r>
      <w:r>
        <w:rPr>
          <w:lang w:val="en-GB"/>
        </w:rPr>
        <w:t>there you give quite the opposite impression (starting from “</w:t>
      </w:r>
      <w:r>
        <w:rPr>
          <w:rFonts w:cstheme="minorHAnsi"/>
          <w:bCs/>
        </w:rPr>
        <w:t>For cod, the abundance of the largest fish (&gt;</w:t>
      </w:r>
      <w:r>
        <w:rPr>
          <w:rStyle w:val="CommentReference"/>
        </w:rPr>
        <w:annotationRef/>
      </w:r>
      <m:oMath>
        <m:r>
          <w:rPr>
            <w:rFonts w:ascii="Cambria Math" w:hAnsi="Cambria Math" w:cstheme="minorHAnsi"/>
          </w:rPr>
          <m:t>~</m:t>
        </m:r>
      </m:oMath>
      <w:r>
        <w:rPr>
          <w:rFonts w:cstheme="minorHAnsi"/>
          <w:bCs/>
        </w:rPr>
        <w:t>500g) increases in all scenarios</w:t>
      </w:r>
      <w:r>
        <w:rPr>
          <w:rStyle w:val="CommentReference"/>
        </w:rPr>
        <w:annotationRef/>
      </w:r>
      <w:r w:rsidRPr="001E348C">
        <w:rPr>
          <w:rFonts w:cstheme="minorHAnsi"/>
          <w:bCs/>
          <w:lang w:val="en-GB"/>
        </w:rPr>
        <w:t>…</w:t>
      </w:r>
      <w:r>
        <w:rPr>
          <w:lang w:val="en-GB"/>
        </w:rPr>
        <w:t xml:space="preserve">”). If all cod above half a kilogram increases in abundance, isn’t that’s more or less all cod to be caught? Hmm, realized from your appendix that you use maturation weight of about 270g, may be worth to include that in your paragraph when talking about individuals larger than maturation size, to be able to relate 500g to this?    On the other </w:t>
      </w:r>
      <w:proofErr w:type="gramStart"/>
      <w:r>
        <w:rPr>
          <w:lang w:val="en-GB"/>
        </w:rPr>
        <w:t>hand</w:t>
      </w:r>
      <w:proofErr w:type="gramEnd"/>
      <w:r>
        <w:rPr>
          <w:lang w:val="en-GB"/>
        </w:rPr>
        <w:t xml:space="preserve"> since 267 g = 30 cm and 500 g = 37 cm with your L-W-parameters, is the majority of the catches really made up by individuals &lt; 37 cm?  </w:t>
      </w:r>
    </w:p>
  </w:comment>
  <w:comment w:id="106" w:author="Anna Gårdmark" w:date="2020-01-13T14:21:00Z" w:initials="AG">
    <w:p w14:paraId="5E89064D" w14:textId="58DED15D" w:rsidR="008C3CBC" w:rsidRPr="006B1C22" w:rsidRDefault="008C3CBC">
      <w:pPr>
        <w:pStyle w:val="CommentText"/>
        <w:rPr>
          <w:lang w:val="en-GB"/>
        </w:rPr>
      </w:pPr>
      <w:r>
        <w:rPr>
          <w:rStyle w:val="CommentReference"/>
        </w:rPr>
        <w:annotationRef/>
      </w:r>
      <w:r w:rsidRPr="006B1C22">
        <w:rPr>
          <w:lang w:val="en-GB"/>
        </w:rPr>
        <w:t>need to discuss assumptions you’ve used that results in that you saw this also in large individuals</w:t>
      </w:r>
    </w:p>
  </w:comment>
  <w:comment w:id="107" w:author="Asta Audzijonyte" w:date="2020-01-10T13:01:00Z" w:initials="AA">
    <w:p w14:paraId="4460E4C2" w14:textId="77777777" w:rsidR="008C3CBC" w:rsidRPr="00EE1CF3" w:rsidRDefault="008C3CBC" w:rsidP="000744BE">
      <w:pPr>
        <w:pStyle w:val="CommentText"/>
        <w:rPr>
          <w:lang w:val="en-GB"/>
        </w:rPr>
      </w:pPr>
      <w:r>
        <w:rPr>
          <w:rStyle w:val="CommentReference"/>
        </w:rPr>
        <w:annotationRef/>
      </w:r>
      <w:proofErr w:type="spellStart"/>
      <w:r w:rsidRPr="00EE1CF3">
        <w:rPr>
          <w:lang w:val="en-GB"/>
        </w:rPr>
        <w:t>Shackell</w:t>
      </w:r>
      <w:proofErr w:type="spellEnd"/>
      <w:r w:rsidRPr="00EE1CF3">
        <w:rPr>
          <w:lang w:val="en-GB"/>
        </w:rPr>
        <w:t xml:space="preserve"> et al. 2010 paper might be good to cite here, where they show that decreased predator body size (but not biomass) reduced top down control and increased prey biomass</w:t>
      </w:r>
    </w:p>
  </w:comment>
  <w:comment w:id="113" w:author="Max Lindmark" w:date="2019-11-20T14:29:00Z" w:initials="ML">
    <w:p w14:paraId="0758F59F" w14:textId="1E032493" w:rsidR="008C3CBC" w:rsidRPr="00EE1CF3" w:rsidRDefault="008C3CBC">
      <w:pPr>
        <w:pStyle w:val="CommentText"/>
        <w:rPr>
          <w:lang w:val="en-GB"/>
        </w:rPr>
      </w:pPr>
      <w:r>
        <w:rPr>
          <w:rStyle w:val="CommentReference"/>
        </w:rPr>
        <w:annotationRef/>
      </w:r>
      <w:r w:rsidRPr="00EE1CF3">
        <w:rPr>
          <w:lang w:val="en-GB"/>
        </w:rPr>
        <w:t>Does this sound OK to everyone?</w:t>
      </w:r>
    </w:p>
  </w:comment>
  <w:comment w:id="114" w:author="Anna Gårdmark" w:date="2020-01-13T14:23:00Z" w:initials="AG">
    <w:p w14:paraId="6D145A93" w14:textId="43F0C9DF" w:rsidR="008C3CBC" w:rsidRDefault="008C3CBC">
      <w:pPr>
        <w:pStyle w:val="CommentText"/>
      </w:pPr>
      <w:r>
        <w:rPr>
          <w:rStyle w:val="CommentReference"/>
        </w:rPr>
        <w:annotationRef/>
      </w:r>
      <w:r>
        <w:t>fine with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FA360F" w15:done="0"/>
  <w15:commentEx w15:paraId="01B0D1C0" w15:paraIdParent="3CFA360F" w15:done="0"/>
  <w15:commentEx w15:paraId="2B25A0D3" w15:done="0"/>
  <w15:commentEx w15:paraId="73376CAF" w15:paraIdParent="2B25A0D3" w15:done="0"/>
  <w15:commentEx w15:paraId="722F5CE6" w15:done="0"/>
  <w15:commentEx w15:paraId="56FFDFD9" w15:done="0"/>
  <w15:commentEx w15:paraId="313B657E" w15:paraIdParent="56FFDFD9" w15:done="0"/>
  <w15:commentEx w15:paraId="1A2EF796" w15:paraIdParent="56FFDFD9" w15:done="0"/>
  <w15:commentEx w15:paraId="5D5FD4E4" w15:done="0"/>
  <w15:commentEx w15:paraId="1AC3D4DF" w15:done="0"/>
  <w15:commentEx w15:paraId="4FA3DB44" w15:done="0"/>
  <w15:commentEx w15:paraId="2A4542E0" w15:done="0"/>
  <w15:commentEx w15:paraId="2CF1D1BC" w15:paraIdParent="2A4542E0" w15:done="0"/>
  <w15:commentEx w15:paraId="5407D4CA" w15:paraIdParent="2A4542E0" w15:done="0"/>
  <w15:commentEx w15:paraId="6D78DCE0" w15:done="0"/>
  <w15:commentEx w15:paraId="474B2B19" w15:done="0"/>
  <w15:commentEx w15:paraId="17E1806D" w15:done="0"/>
  <w15:commentEx w15:paraId="57805CCD" w15:done="0"/>
  <w15:commentEx w15:paraId="5FBC7EFA" w15:done="0"/>
  <w15:commentEx w15:paraId="5488E8F1" w15:paraIdParent="5FBC7EFA" w15:done="0"/>
  <w15:commentEx w15:paraId="4E7DFABD" w15:done="0"/>
  <w15:commentEx w15:paraId="520871FB" w15:paraIdParent="4E7DFABD" w15:done="0"/>
  <w15:commentEx w15:paraId="068BA63C" w15:done="0"/>
  <w15:commentEx w15:paraId="3E1DF86A" w15:paraIdParent="068BA63C" w15:done="0"/>
  <w15:commentEx w15:paraId="3E87E586" w15:done="0"/>
  <w15:commentEx w15:paraId="11AAEC5D" w15:paraIdParent="3E87E586" w15:done="0"/>
  <w15:commentEx w15:paraId="58E55CEF" w15:done="0"/>
  <w15:commentEx w15:paraId="4B1C9395" w15:paraIdParent="58E55CEF" w15:done="0"/>
  <w15:commentEx w15:paraId="618A2EBD" w15:done="0"/>
  <w15:commentEx w15:paraId="0FA4B2BD" w15:paraIdParent="618A2EBD" w15:done="0"/>
  <w15:commentEx w15:paraId="756882C0" w15:done="0"/>
  <w15:commentEx w15:paraId="3A1E5866" w15:paraIdParent="756882C0" w15:done="0"/>
  <w15:commentEx w15:paraId="5DFE4FB7" w15:done="0"/>
  <w15:commentEx w15:paraId="700A1778" w15:paraIdParent="5DFE4FB7" w15:done="0"/>
  <w15:commentEx w15:paraId="41169B97" w15:done="0"/>
  <w15:commentEx w15:paraId="26BAD7C6" w15:paraIdParent="41169B97" w15:done="0"/>
  <w15:commentEx w15:paraId="18C4B2F5" w15:done="0"/>
  <w15:commentEx w15:paraId="1BA624AC" w15:paraIdParent="18C4B2F5" w15:done="0"/>
  <w15:commentEx w15:paraId="1EF010F9" w15:done="0"/>
  <w15:commentEx w15:paraId="1DDC92F3" w15:paraIdParent="1EF010F9" w15:done="0"/>
  <w15:commentEx w15:paraId="4BEF9924" w15:done="0"/>
  <w15:commentEx w15:paraId="06067520" w15:paraIdParent="4BEF9924" w15:done="0"/>
  <w15:commentEx w15:paraId="312C1030" w15:done="0"/>
  <w15:commentEx w15:paraId="20ABD2C6" w15:paraIdParent="312C1030" w15:done="0"/>
  <w15:commentEx w15:paraId="4AE4F794" w15:done="0"/>
  <w15:commentEx w15:paraId="71F6FE03" w15:done="0"/>
  <w15:commentEx w15:paraId="558435D0" w15:paraIdParent="71F6FE03" w15:done="0"/>
  <w15:commentEx w15:paraId="60D38B07" w15:done="0"/>
  <w15:commentEx w15:paraId="75868CBE" w15:paraIdParent="60D38B07" w15:done="0"/>
  <w15:commentEx w15:paraId="279C19B5" w15:done="0"/>
  <w15:commentEx w15:paraId="4B793178" w15:done="0"/>
  <w15:commentEx w15:paraId="1B25F7D1" w15:paraIdParent="4B793178" w15:done="0"/>
  <w15:commentEx w15:paraId="604A17E3" w15:done="0"/>
  <w15:commentEx w15:paraId="158357BA" w15:paraIdParent="604A17E3" w15:done="0"/>
  <w15:commentEx w15:paraId="06F1D301" w15:done="0"/>
  <w15:commentEx w15:paraId="6353B54F" w15:paraIdParent="06F1D301" w15:done="0"/>
  <w15:commentEx w15:paraId="05A5A855" w15:done="0"/>
  <w15:commentEx w15:paraId="04083F49" w15:paraIdParent="05A5A855" w15:done="0"/>
  <w15:commentEx w15:paraId="26550F37" w15:done="0"/>
  <w15:commentEx w15:paraId="6953DDE4" w15:paraIdParent="26550F37" w15:done="0"/>
  <w15:commentEx w15:paraId="7F5B4E9C" w15:done="0"/>
  <w15:commentEx w15:paraId="715E88EF" w15:paraIdParent="7F5B4E9C" w15:done="0"/>
  <w15:commentEx w15:paraId="3BED5579" w15:done="0"/>
  <w15:commentEx w15:paraId="7E70E98E" w15:done="0"/>
  <w15:commentEx w15:paraId="5BA0EE76" w15:paraIdParent="7E70E98E" w15:done="0"/>
  <w15:commentEx w15:paraId="11CB4DF9" w15:done="0"/>
  <w15:commentEx w15:paraId="6269D77D" w15:paraIdParent="11CB4DF9" w15:done="0"/>
  <w15:commentEx w15:paraId="7E01DDFA" w15:done="0"/>
  <w15:commentEx w15:paraId="65376C5E" w15:paraIdParent="7E01DDFA" w15:done="0"/>
  <w15:commentEx w15:paraId="31AA5443" w15:done="0"/>
  <w15:commentEx w15:paraId="05112600" w15:paraIdParent="31AA5443" w15:done="0"/>
  <w15:commentEx w15:paraId="64E96E01" w15:done="0"/>
  <w15:commentEx w15:paraId="555F18DF" w15:paraIdParent="64E96E01" w15:done="0"/>
  <w15:commentEx w15:paraId="07E223B7" w15:done="0"/>
  <w15:commentEx w15:paraId="5D65BC68" w15:paraIdParent="07E223B7" w15:done="0"/>
  <w15:commentEx w15:paraId="6DEEF020" w15:done="0"/>
  <w15:commentEx w15:paraId="6FBC068A" w15:paraIdParent="6DEEF020" w15:done="0"/>
  <w15:commentEx w15:paraId="1DEC69D6" w15:done="0"/>
  <w15:commentEx w15:paraId="5D806F21" w15:paraIdParent="1DEC69D6" w15:done="0"/>
  <w15:commentEx w15:paraId="4DD49427" w15:paraIdParent="1DEC69D6" w15:done="0"/>
  <w15:commentEx w15:paraId="0F426246" w15:done="0"/>
  <w15:commentEx w15:paraId="2E795C5D" w15:paraIdParent="0F426246" w15:done="0"/>
  <w15:commentEx w15:paraId="3473C746" w15:paraIdParent="0F426246" w15:done="0"/>
  <w15:commentEx w15:paraId="7912A0B1" w15:paraIdParent="0F426246" w15:done="0"/>
  <w15:commentEx w15:paraId="3EFA7D29" w15:paraIdParent="0F426246" w15:done="0"/>
  <w15:commentEx w15:paraId="08E71A4A" w15:done="0"/>
  <w15:commentEx w15:paraId="472F4494" w15:paraIdParent="08E71A4A" w15:done="0"/>
  <w15:commentEx w15:paraId="51ED38F8" w15:done="0"/>
  <w15:commentEx w15:paraId="1F9BC1DD" w15:done="0"/>
  <w15:commentEx w15:paraId="30D92320" w15:done="0"/>
  <w15:commentEx w15:paraId="4B6860A9" w15:done="0"/>
  <w15:commentEx w15:paraId="4746F33E" w15:done="0"/>
  <w15:commentEx w15:paraId="1B3F5012" w15:done="0"/>
  <w15:commentEx w15:paraId="31749291" w15:paraIdParent="1B3F5012" w15:done="0"/>
  <w15:commentEx w15:paraId="0E6B3094" w15:done="0"/>
  <w15:commentEx w15:paraId="45FD10EF" w15:paraIdParent="0E6B3094" w15:done="0"/>
  <w15:commentEx w15:paraId="125D7D33" w15:done="0"/>
  <w15:commentEx w15:paraId="6F3AE226" w15:done="0"/>
  <w15:commentEx w15:paraId="70365237" w15:paraIdParent="6F3AE226" w15:done="0"/>
  <w15:commentEx w15:paraId="094D282A" w15:done="0"/>
  <w15:commentEx w15:paraId="0C644F1F" w15:paraIdParent="094D282A" w15:done="0"/>
  <w15:commentEx w15:paraId="69E9A602" w15:done="0"/>
  <w15:commentEx w15:paraId="35532CE9" w15:done="0"/>
  <w15:commentEx w15:paraId="6EA945EB" w15:done="0"/>
  <w15:commentEx w15:paraId="5E89064D" w15:done="0"/>
  <w15:commentEx w15:paraId="4460E4C2" w15:done="0"/>
  <w15:commentEx w15:paraId="0758F59F" w15:done="0"/>
  <w15:commentEx w15:paraId="6D145A93" w15:paraIdParent="0758F5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FA360F" w16cid:durableId="21D151CB"/>
  <w16cid:commentId w16cid:paraId="01B0D1C0" w16cid:durableId="21D1527F"/>
  <w16cid:commentId w16cid:paraId="2B25A0D3" w16cid:durableId="21D151CD"/>
  <w16cid:commentId w16cid:paraId="73376CAF" w16cid:durableId="21D15327"/>
  <w16cid:commentId w16cid:paraId="722F5CE6" w16cid:durableId="21BC44E2"/>
  <w16cid:commentId w16cid:paraId="56FFDFD9" w16cid:durableId="21C2F39D"/>
  <w16cid:commentId w16cid:paraId="313B657E" w16cid:durableId="21D151D8"/>
  <w16cid:commentId w16cid:paraId="1A2EF796" w16cid:durableId="21D3F7FB"/>
  <w16cid:commentId w16cid:paraId="5D5FD4E4" w16cid:durableId="21D591BB"/>
  <w16cid:commentId w16cid:paraId="1AC3D4DF" w16cid:durableId="21D597DA"/>
  <w16cid:commentId w16cid:paraId="4FA3DB44" w16cid:durableId="21D5920A"/>
  <w16cid:commentId w16cid:paraId="2A4542E0" w16cid:durableId="21D151F5"/>
  <w16cid:commentId w16cid:paraId="2CF1D1BC" w16cid:durableId="21D151F6"/>
  <w16cid:commentId w16cid:paraId="5407D4CA" w16cid:durableId="21D151F7"/>
  <w16cid:commentId w16cid:paraId="6D78DCE0" w16cid:durableId="21D15BD8"/>
  <w16cid:commentId w16cid:paraId="474B2B19" w16cid:durableId="21D15C09"/>
  <w16cid:commentId w16cid:paraId="17E1806D" w16cid:durableId="21D17BFE"/>
  <w16cid:commentId w16cid:paraId="57805CCD" w16cid:durableId="21D179C7"/>
  <w16cid:commentId w16cid:paraId="5FBC7EFA" w16cid:durableId="21D15201"/>
  <w16cid:commentId w16cid:paraId="5488E8F1" w16cid:durableId="21D16498"/>
  <w16cid:commentId w16cid:paraId="4E7DFABD" w16cid:durableId="21C2FCD2"/>
  <w16cid:commentId w16cid:paraId="520871FB" w16cid:durableId="21D16744"/>
  <w16cid:commentId w16cid:paraId="068BA63C" w16cid:durableId="21D15211"/>
  <w16cid:commentId w16cid:paraId="3E1DF86A" w16cid:durableId="21D18AB4"/>
  <w16cid:commentId w16cid:paraId="3E87E586" w16cid:durableId="21C2FEF8"/>
  <w16cid:commentId w16cid:paraId="11AAEC5D" w16cid:durableId="21D18CEB"/>
  <w16cid:commentId w16cid:paraId="58E55CEF" w16cid:durableId="21D1521A"/>
  <w16cid:commentId w16cid:paraId="4B1C9395" w16cid:durableId="21D18DE6"/>
  <w16cid:commentId w16cid:paraId="618A2EBD" w16cid:durableId="21D1521F"/>
  <w16cid:commentId w16cid:paraId="0FA4B2BD" w16cid:durableId="21D194A7"/>
  <w16cid:commentId w16cid:paraId="756882C0" w16cid:durableId="21D15221"/>
  <w16cid:commentId w16cid:paraId="3A1E5866" w16cid:durableId="21D1955F"/>
  <w16cid:commentId w16cid:paraId="5DFE4FB7" w16cid:durableId="21D15222"/>
  <w16cid:commentId w16cid:paraId="700A1778" w16cid:durableId="21D194C8"/>
  <w16cid:commentId w16cid:paraId="41169B97" w16cid:durableId="21D15223"/>
  <w16cid:commentId w16cid:paraId="26BAD7C6" w16cid:durableId="21D19517"/>
  <w16cid:commentId w16cid:paraId="18C4B2F5" w16cid:durableId="21D15224"/>
  <w16cid:commentId w16cid:paraId="1BA624AC" w16cid:durableId="21D19684"/>
  <w16cid:commentId w16cid:paraId="1EF010F9" w16cid:durableId="21D15227"/>
  <w16cid:commentId w16cid:paraId="1DDC92F3" w16cid:durableId="21D199D5"/>
  <w16cid:commentId w16cid:paraId="4BEF9924" w16cid:durableId="21D1522D"/>
  <w16cid:commentId w16cid:paraId="06067520" w16cid:durableId="21D19A38"/>
  <w16cid:commentId w16cid:paraId="312C1030" w16cid:durableId="21D1522E"/>
  <w16cid:commentId w16cid:paraId="20ABD2C6" w16cid:durableId="21D19A1D"/>
  <w16cid:commentId w16cid:paraId="4AE4F794" w16cid:durableId="21C301C0"/>
  <w16cid:commentId w16cid:paraId="71F6FE03" w16cid:durableId="21D15230"/>
  <w16cid:commentId w16cid:paraId="558435D0" w16cid:durableId="21D19AA8"/>
  <w16cid:commentId w16cid:paraId="60D38B07" w16cid:durableId="21C3022B"/>
  <w16cid:commentId w16cid:paraId="75868CBE" w16cid:durableId="21D19B8C"/>
  <w16cid:commentId w16cid:paraId="279C19B5" w16cid:durableId="21C30246"/>
  <w16cid:commentId w16cid:paraId="4B793178" w16cid:durableId="21C30356"/>
  <w16cid:commentId w16cid:paraId="1B25F7D1" w16cid:durableId="21D19E15"/>
  <w16cid:commentId w16cid:paraId="604A17E3" w16cid:durableId="216FE6C1"/>
  <w16cid:commentId w16cid:paraId="158357BA" w16cid:durableId="216FE6C2"/>
  <w16cid:commentId w16cid:paraId="06F1D301" w16cid:durableId="21C30592"/>
  <w16cid:commentId w16cid:paraId="6353B54F" w16cid:durableId="21D2DE63"/>
  <w16cid:commentId w16cid:paraId="05A5A855" w16cid:durableId="21D15241"/>
  <w16cid:commentId w16cid:paraId="04083F49" w16cid:durableId="21D1B89E"/>
  <w16cid:commentId w16cid:paraId="26550F37" w16cid:durableId="21C30576"/>
  <w16cid:commentId w16cid:paraId="6953DDE4" w16cid:durableId="21D1B8AE"/>
  <w16cid:commentId w16cid:paraId="7F5B4E9C" w16cid:durableId="21D15243"/>
  <w16cid:commentId w16cid:paraId="715E88EF" w16cid:durableId="21D1B8B0"/>
  <w16cid:commentId w16cid:paraId="3BED5579" w16cid:durableId="21D1B466"/>
  <w16cid:commentId w16cid:paraId="7E70E98E" w16cid:durableId="21D15245"/>
  <w16cid:commentId w16cid:paraId="5BA0EE76" w16cid:durableId="21D1A027"/>
  <w16cid:commentId w16cid:paraId="11CB4DF9" w16cid:durableId="21C31CE3"/>
  <w16cid:commentId w16cid:paraId="6269D77D" w16cid:durableId="21D6B143"/>
  <w16cid:commentId w16cid:paraId="7E01DDFA" w16cid:durableId="21D15247"/>
  <w16cid:commentId w16cid:paraId="65376C5E" w16cid:durableId="21D1B8E3"/>
  <w16cid:commentId w16cid:paraId="31AA5443" w16cid:durableId="21C31C9F"/>
  <w16cid:commentId w16cid:paraId="05112600" w16cid:durableId="21D1B5AE"/>
  <w16cid:commentId w16cid:paraId="64E96E01" w16cid:durableId="21D15249"/>
  <w16cid:commentId w16cid:paraId="555F18DF" w16cid:durableId="21D1B59E"/>
  <w16cid:commentId w16cid:paraId="07E223B7" w16cid:durableId="21D15257"/>
  <w16cid:commentId w16cid:paraId="5D65BC68" w16cid:durableId="21D1BAD2"/>
  <w16cid:commentId w16cid:paraId="6DEEF020" w16cid:durableId="21C32422"/>
  <w16cid:commentId w16cid:paraId="6FBC068A" w16cid:durableId="21D1BC1E"/>
  <w16cid:commentId w16cid:paraId="1DEC69D6" w16cid:durableId="21C328A7"/>
  <w16cid:commentId w16cid:paraId="5D806F21" w16cid:durableId="21D1525B"/>
  <w16cid:commentId w16cid:paraId="4DD49427" w16cid:durableId="21D1BCC4"/>
  <w16cid:commentId w16cid:paraId="0F426246" w16cid:durableId="21BB57B5"/>
  <w16cid:commentId w16cid:paraId="2E795C5D" w16cid:durableId="21C3208F"/>
  <w16cid:commentId w16cid:paraId="3473C746" w16cid:durableId="21C320F6"/>
  <w16cid:commentId w16cid:paraId="7912A0B1" w16cid:durableId="21D15261"/>
  <w16cid:commentId w16cid:paraId="3EFA7D29" w16cid:durableId="21D1C2E5"/>
  <w16cid:commentId w16cid:paraId="08E71A4A" w16cid:durableId="21D15262"/>
  <w16cid:commentId w16cid:paraId="472F4494" w16cid:durableId="21D1C0B9"/>
  <w16cid:commentId w16cid:paraId="51ED38F8" w16cid:durableId="21D15263"/>
  <w16cid:commentId w16cid:paraId="1F9BC1DD" w16cid:durableId="21D15264"/>
  <w16cid:commentId w16cid:paraId="30D92320" w16cid:durableId="21D1C134"/>
  <w16cid:commentId w16cid:paraId="4B6860A9" w16cid:durableId="21D15265"/>
  <w16cid:commentId w16cid:paraId="4746F33E" w16cid:durableId="21D15266"/>
  <w16cid:commentId w16cid:paraId="1B3F5012" w16cid:durableId="21D1526A"/>
  <w16cid:commentId w16cid:paraId="31749291" w16cid:durableId="21D1C1F2"/>
  <w16cid:commentId w16cid:paraId="0E6B3094" w16cid:durableId="21D1526B"/>
  <w16cid:commentId w16cid:paraId="45FD10EF" w16cid:durableId="21D1C215"/>
  <w16cid:commentId w16cid:paraId="125D7D33" w16cid:durableId="21D1526D"/>
  <w16cid:commentId w16cid:paraId="6F3AE226" w16cid:durableId="21D1526F"/>
  <w16cid:commentId w16cid:paraId="70365237" w16cid:durableId="21D2F189"/>
  <w16cid:commentId w16cid:paraId="094D282A" w16cid:durableId="218BB5C7"/>
  <w16cid:commentId w16cid:paraId="0C644F1F" w16cid:durableId="21B81A18"/>
  <w16cid:commentId w16cid:paraId="69E9A602" w16cid:durableId="21D15279"/>
  <w16cid:commentId w16cid:paraId="35532CE9" w16cid:durableId="21D1527A"/>
  <w16cid:commentId w16cid:paraId="6EA945EB" w16cid:durableId="21D1527B"/>
  <w16cid:commentId w16cid:paraId="5E89064D" w16cid:durableId="21D1527C"/>
  <w16cid:commentId w16cid:paraId="4460E4C2" w16cid:durableId="21C2F43D"/>
  <w16cid:commentId w16cid:paraId="0758F59F" w16cid:durableId="217FCC2E"/>
  <w16cid:commentId w16cid:paraId="6D145A93" w16cid:durableId="21D152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C5C040" w14:textId="77777777" w:rsidR="00BA6D48" w:rsidRDefault="00BA6D48" w:rsidP="00B65B3A">
      <w:r>
        <w:separator/>
      </w:r>
    </w:p>
    <w:p w14:paraId="6F6D48EA" w14:textId="77777777" w:rsidR="00BA6D48" w:rsidRDefault="00BA6D48"/>
  </w:endnote>
  <w:endnote w:type="continuationSeparator" w:id="0">
    <w:p w14:paraId="7E6E9C29" w14:textId="77777777" w:rsidR="00BA6D48" w:rsidRDefault="00BA6D48" w:rsidP="00B65B3A">
      <w:r>
        <w:continuationSeparator/>
      </w:r>
    </w:p>
    <w:p w14:paraId="7469C987" w14:textId="77777777" w:rsidR="00BA6D48" w:rsidRDefault="00BA6D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8314761"/>
      <w:docPartObj>
        <w:docPartGallery w:val="Page Numbers (Bottom of Page)"/>
        <w:docPartUnique/>
      </w:docPartObj>
    </w:sdtPr>
    <w:sdtContent>
      <w:p w14:paraId="05301E73" w14:textId="6158308B" w:rsidR="008C3CBC" w:rsidRDefault="008C3CBC"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BD2B3A" w14:textId="77777777" w:rsidR="008C3CBC" w:rsidRDefault="008C3C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51456837"/>
      <w:docPartObj>
        <w:docPartGallery w:val="Page Numbers (Bottom of Page)"/>
        <w:docPartUnique/>
      </w:docPartObj>
    </w:sdtPr>
    <w:sdtContent>
      <w:p w14:paraId="69B68724" w14:textId="0A7202F6" w:rsidR="008C3CBC" w:rsidRDefault="008C3CBC"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6997F54" w14:textId="77777777" w:rsidR="008C3CBC" w:rsidRDefault="008C3C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CA1B41" w14:textId="77777777" w:rsidR="00BA6D48" w:rsidRDefault="00BA6D48" w:rsidP="00B65B3A">
      <w:r>
        <w:separator/>
      </w:r>
    </w:p>
  </w:footnote>
  <w:footnote w:type="continuationSeparator" w:id="0">
    <w:p w14:paraId="190E27D6" w14:textId="77777777" w:rsidR="00BA6D48" w:rsidRDefault="00BA6D48"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8648" w14:textId="77777777" w:rsidR="008C3CBC" w:rsidRDefault="008C3CBC" w:rsidP="00B65B3A">
    <w:pPr>
      <w:pStyle w:val="Header"/>
      <w:spacing w:before="240" w:after="276"/>
    </w:pPr>
  </w:p>
  <w:p w14:paraId="7D056D57" w14:textId="77777777" w:rsidR="008C3CBC" w:rsidRDefault="008C3CBC" w:rsidP="00B65B3A">
    <w:pPr>
      <w:spacing w:after="276"/>
    </w:pPr>
  </w:p>
  <w:p w14:paraId="5440A61B" w14:textId="77777777" w:rsidR="008C3CBC" w:rsidRDefault="008C3CBC"/>
  <w:p w14:paraId="4F312B41" w14:textId="77777777" w:rsidR="008C3CBC" w:rsidRDefault="008C3CB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5474" w14:textId="77777777" w:rsidR="008C3CBC" w:rsidRPr="00B30794" w:rsidRDefault="008C3CBC"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51746"/>
    <w:multiLevelType w:val="hybridMultilevel"/>
    <w:tmpl w:val="3A72AF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87115A"/>
    <w:multiLevelType w:val="hybridMultilevel"/>
    <w:tmpl w:val="94E0EE02"/>
    <w:lvl w:ilvl="0" w:tplc="0809000F">
      <w:start w:val="1"/>
      <w:numFmt w:val="decimal"/>
      <w:lvlText w:val="%1."/>
      <w:lvlJc w:val="left"/>
      <w:pPr>
        <w:ind w:left="723" w:hanging="360"/>
      </w:pPr>
    </w:lvl>
    <w:lvl w:ilvl="1" w:tplc="08090019" w:tentative="1">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14"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626A09"/>
    <w:multiLevelType w:val="hybridMultilevel"/>
    <w:tmpl w:val="3544E17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070AE7"/>
    <w:multiLevelType w:val="hybridMultilevel"/>
    <w:tmpl w:val="1444E96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0"/>
  </w:num>
  <w:num w:numId="4">
    <w:abstractNumId w:val="1"/>
  </w:num>
  <w:num w:numId="5">
    <w:abstractNumId w:val="4"/>
  </w:num>
  <w:num w:numId="6">
    <w:abstractNumId w:val="23"/>
  </w:num>
  <w:num w:numId="7">
    <w:abstractNumId w:val="21"/>
  </w:num>
  <w:num w:numId="8">
    <w:abstractNumId w:val="28"/>
  </w:num>
  <w:num w:numId="9">
    <w:abstractNumId w:val="2"/>
  </w:num>
  <w:num w:numId="10">
    <w:abstractNumId w:val="7"/>
  </w:num>
  <w:num w:numId="11">
    <w:abstractNumId w:val="22"/>
  </w:num>
  <w:num w:numId="12">
    <w:abstractNumId w:val="27"/>
  </w:num>
  <w:num w:numId="13">
    <w:abstractNumId w:val="18"/>
  </w:num>
  <w:num w:numId="14">
    <w:abstractNumId w:val="15"/>
  </w:num>
  <w:num w:numId="15">
    <w:abstractNumId w:val="9"/>
  </w:num>
  <w:num w:numId="16">
    <w:abstractNumId w:val="17"/>
  </w:num>
  <w:num w:numId="17">
    <w:abstractNumId w:val="10"/>
  </w:num>
  <w:num w:numId="18">
    <w:abstractNumId w:val="24"/>
  </w:num>
  <w:num w:numId="19">
    <w:abstractNumId w:val="6"/>
  </w:num>
  <w:num w:numId="20">
    <w:abstractNumId w:val="5"/>
  </w:num>
  <w:num w:numId="21">
    <w:abstractNumId w:val="8"/>
  </w:num>
  <w:num w:numId="22">
    <w:abstractNumId w:val="26"/>
  </w:num>
  <w:num w:numId="23">
    <w:abstractNumId w:val="12"/>
  </w:num>
  <w:num w:numId="24">
    <w:abstractNumId w:val="14"/>
  </w:num>
  <w:num w:numId="25">
    <w:abstractNumId w:val="11"/>
  </w:num>
  <w:num w:numId="26">
    <w:abstractNumId w:val="13"/>
  </w:num>
  <w:num w:numId="27">
    <w:abstractNumId w:val="3"/>
  </w:num>
  <w:num w:numId="28">
    <w:abstractNumId w:val="25"/>
  </w:num>
  <w:num w:numId="29">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Gårdmark">
    <w15:presenceInfo w15:providerId="AD" w15:userId="S-1-5-21-1060284298-1343024091-682003330-100775"/>
  </w15:person>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rson w15:author="Julia Blanchard">
    <w15:presenceInfo w15:providerId="AD" w15:userId="S::julia.blanchard@utas.edu.au::73adb783-d8e8-4349-9414-c15c0b292cbc"/>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00C0"/>
    <w:rsid w:val="00000960"/>
    <w:rsid w:val="00001036"/>
    <w:rsid w:val="000013E2"/>
    <w:rsid w:val="00001877"/>
    <w:rsid w:val="000023A4"/>
    <w:rsid w:val="000023D2"/>
    <w:rsid w:val="000023DA"/>
    <w:rsid w:val="00002429"/>
    <w:rsid w:val="000024F0"/>
    <w:rsid w:val="000027E3"/>
    <w:rsid w:val="00002E7B"/>
    <w:rsid w:val="00002EF2"/>
    <w:rsid w:val="0000418E"/>
    <w:rsid w:val="00004671"/>
    <w:rsid w:val="00004674"/>
    <w:rsid w:val="00004857"/>
    <w:rsid w:val="000054D0"/>
    <w:rsid w:val="000058BB"/>
    <w:rsid w:val="00005A5E"/>
    <w:rsid w:val="00005EBF"/>
    <w:rsid w:val="000060C8"/>
    <w:rsid w:val="000060F5"/>
    <w:rsid w:val="00006119"/>
    <w:rsid w:val="00006134"/>
    <w:rsid w:val="00007676"/>
    <w:rsid w:val="00007D80"/>
    <w:rsid w:val="00007F16"/>
    <w:rsid w:val="00011540"/>
    <w:rsid w:val="00011EF4"/>
    <w:rsid w:val="00012402"/>
    <w:rsid w:val="000124FD"/>
    <w:rsid w:val="0001254E"/>
    <w:rsid w:val="00012766"/>
    <w:rsid w:val="00012E9F"/>
    <w:rsid w:val="000132B3"/>
    <w:rsid w:val="000138C3"/>
    <w:rsid w:val="0001390A"/>
    <w:rsid w:val="0001424C"/>
    <w:rsid w:val="00014304"/>
    <w:rsid w:val="0001497B"/>
    <w:rsid w:val="00014BF3"/>
    <w:rsid w:val="000153A4"/>
    <w:rsid w:val="00015A34"/>
    <w:rsid w:val="000161B4"/>
    <w:rsid w:val="000161E4"/>
    <w:rsid w:val="0001645E"/>
    <w:rsid w:val="000165CF"/>
    <w:rsid w:val="00016808"/>
    <w:rsid w:val="000172E8"/>
    <w:rsid w:val="00017F5C"/>
    <w:rsid w:val="000200BC"/>
    <w:rsid w:val="000200F7"/>
    <w:rsid w:val="00021281"/>
    <w:rsid w:val="000217A5"/>
    <w:rsid w:val="00022700"/>
    <w:rsid w:val="0002287F"/>
    <w:rsid w:val="00022F2A"/>
    <w:rsid w:val="000230D3"/>
    <w:rsid w:val="0002314C"/>
    <w:rsid w:val="0002347E"/>
    <w:rsid w:val="00023D26"/>
    <w:rsid w:val="00024C76"/>
    <w:rsid w:val="00024F33"/>
    <w:rsid w:val="000251BD"/>
    <w:rsid w:val="0002602F"/>
    <w:rsid w:val="000260CA"/>
    <w:rsid w:val="0002640F"/>
    <w:rsid w:val="00026663"/>
    <w:rsid w:val="00026E52"/>
    <w:rsid w:val="00026F01"/>
    <w:rsid w:val="00027159"/>
    <w:rsid w:val="000274FB"/>
    <w:rsid w:val="00027695"/>
    <w:rsid w:val="00027978"/>
    <w:rsid w:val="00030800"/>
    <w:rsid w:val="00030F0C"/>
    <w:rsid w:val="0003125C"/>
    <w:rsid w:val="00031744"/>
    <w:rsid w:val="00031861"/>
    <w:rsid w:val="00031925"/>
    <w:rsid w:val="00031B08"/>
    <w:rsid w:val="00031C53"/>
    <w:rsid w:val="000331D4"/>
    <w:rsid w:val="00033AC0"/>
    <w:rsid w:val="00033EC7"/>
    <w:rsid w:val="0003491C"/>
    <w:rsid w:val="00035199"/>
    <w:rsid w:val="00035532"/>
    <w:rsid w:val="00035903"/>
    <w:rsid w:val="00035A9E"/>
    <w:rsid w:val="00035B57"/>
    <w:rsid w:val="00035E60"/>
    <w:rsid w:val="000366A6"/>
    <w:rsid w:val="000369EB"/>
    <w:rsid w:val="000373CA"/>
    <w:rsid w:val="000376B5"/>
    <w:rsid w:val="00037B24"/>
    <w:rsid w:val="00037C00"/>
    <w:rsid w:val="00037D90"/>
    <w:rsid w:val="00037E63"/>
    <w:rsid w:val="0004009E"/>
    <w:rsid w:val="00040904"/>
    <w:rsid w:val="00040B9A"/>
    <w:rsid w:val="00040E25"/>
    <w:rsid w:val="00041EDA"/>
    <w:rsid w:val="00041EDC"/>
    <w:rsid w:val="00041FFB"/>
    <w:rsid w:val="000422F0"/>
    <w:rsid w:val="00042E84"/>
    <w:rsid w:val="00042FAC"/>
    <w:rsid w:val="00043B30"/>
    <w:rsid w:val="00043DEE"/>
    <w:rsid w:val="0004409B"/>
    <w:rsid w:val="00044519"/>
    <w:rsid w:val="00044745"/>
    <w:rsid w:val="000453CE"/>
    <w:rsid w:val="00045537"/>
    <w:rsid w:val="000455DA"/>
    <w:rsid w:val="00045CFD"/>
    <w:rsid w:val="00045D9D"/>
    <w:rsid w:val="000460D1"/>
    <w:rsid w:val="000466B2"/>
    <w:rsid w:val="00046D33"/>
    <w:rsid w:val="00046D89"/>
    <w:rsid w:val="00046F36"/>
    <w:rsid w:val="000475F7"/>
    <w:rsid w:val="00047613"/>
    <w:rsid w:val="00047EF2"/>
    <w:rsid w:val="00050044"/>
    <w:rsid w:val="00050496"/>
    <w:rsid w:val="00050727"/>
    <w:rsid w:val="00050A51"/>
    <w:rsid w:val="0005116C"/>
    <w:rsid w:val="000513E5"/>
    <w:rsid w:val="0005173A"/>
    <w:rsid w:val="000517FD"/>
    <w:rsid w:val="00051CCB"/>
    <w:rsid w:val="000523A5"/>
    <w:rsid w:val="000524A9"/>
    <w:rsid w:val="0005289A"/>
    <w:rsid w:val="000535B7"/>
    <w:rsid w:val="00053E8C"/>
    <w:rsid w:val="00053E90"/>
    <w:rsid w:val="000541BF"/>
    <w:rsid w:val="00054393"/>
    <w:rsid w:val="000548A1"/>
    <w:rsid w:val="00054BB9"/>
    <w:rsid w:val="00054DBB"/>
    <w:rsid w:val="000552F3"/>
    <w:rsid w:val="00055464"/>
    <w:rsid w:val="0005559B"/>
    <w:rsid w:val="00055BF9"/>
    <w:rsid w:val="00056D99"/>
    <w:rsid w:val="00057295"/>
    <w:rsid w:val="00057344"/>
    <w:rsid w:val="000576B5"/>
    <w:rsid w:val="0005786D"/>
    <w:rsid w:val="00057ED1"/>
    <w:rsid w:val="00060043"/>
    <w:rsid w:val="00060302"/>
    <w:rsid w:val="0006053F"/>
    <w:rsid w:val="00060615"/>
    <w:rsid w:val="00060ACD"/>
    <w:rsid w:val="00060F2D"/>
    <w:rsid w:val="00060FBE"/>
    <w:rsid w:val="000610FD"/>
    <w:rsid w:val="00061821"/>
    <w:rsid w:val="00061C14"/>
    <w:rsid w:val="00062536"/>
    <w:rsid w:val="00062AD5"/>
    <w:rsid w:val="00062C9E"/>
    <w:rsid w:val="00062D9E"/>
    <w:rsid w:val="000631F0"/>
    <w:rsid w:val="00063459"/>
    <w:rsid w:val="00064033"/>
    <w:rsid w:val="00064421"/>
    <w:rsid w:val="00064B8F"/>
    <w:rsid w:val="00065255"/>
    <w:rsid w:val="00065B56"/>
    <w:rsid w:val="0006603E"/>
    <w:rsid w:val="0006630D"/>
    <w:rsid w:val="00066C55"/>
    <w:rsid w:val="0006707E"/>
    <w:rsid w:val="000672C4"/>
    <w:rsid w:val="00067C02"/>
    <w:rsid w:val="00067D10"/>
    <w:rsid w:val="00067E68"/>
    <w:rsid w:val="0007093C"/>
    <w:rsid w:val="000714CA"/>
    <w:rsid w:val="00071C9D"/>
    <w:rsid w:val="00071CB0"/>
    <w:rsid w:val="00072572"/>
    <w:rsid w:val="0007273D"/>
    <w:rsid w:val="00072949"/>
    <w:rsid w:val="00073F1E"/>
    <w:rsid w:val="00074149"/>
    <w:rsid w:val="00074354"/>
    <w:rsid w:val="000744BE"/>
    <w:rsid w:val="00074BD7"/>
    <w:rsid w:val="000751D4"/>
    <w:rsid w:val="00075F41"/>
    <w:rsid w:val="00075F7F"/>
    <w:rsid w:val="000760F9"/>
    <w:rsid w:val="00076242"/>
    <w:rsid w:val="0007627B"/>
    <w:rsid w:val="000762B9"/>
    <w:rsid w:val="00076A64"/>
    <w:rsid w:val="00076BDC"/>
    <w:rsid w:val="0007731E"/>
    <w:rsid w:val="00077569"/>
    <w:rsid w:val="000800A4"/>
    <w:rsid w:val="00080490"/>
    <w:rsid w:val="00080B5D"/>
    <w:rsid w:val="00080EAC"/>
    <w:rsid w:val="00081072"/>
    <w:rsid w:val="0008130D"/>
    <w:rsid w:val="000813F3"/>
    <w:rsid w:val="000818EC"/>
    <w:rsid w:val="00081906"/>
    <w:rsid w:val="00081C53"/>
    <w:rsid w:val="0008255F"/>
    <w:rsid w:val="000825E4"/>
    <w:rsid w:val="0008267D"/>
    <w:rsid w:val="00082B51"/>
    <w:rsid w:val="00082E8E"/>
    <w:rsid w:val="0008336D"/>
    <w:rsid w:val="00083430"/>
    <w:rsid w:val="0008466A"/>
    <w:rsid w:val="0008469F"/>
    <w:rsid w:val="00085056"/>
    <w:rsid w:val="000851C4"/>
    <w:rsid w:val="00085208"/>
    <w:rsid w:val="0008532D"/>
    <w:rsid w:val="00085DC7"/>
    <w:rsid w:val="00085E0D"/>
    <w:rsid w:val="00086A75"/>
    <w:rsid w:val="00086AEF"/>
    <w:rsid w:val="00086E20"/>
    <w:rsid w:val="00087875"/>
    <w:rsid w:val="00090162"/>
    <w:rsid w:val="000907BE"/>
    <w:rsid w:val="00092011"/>
    <w:rsid w:val="00092C1C"/>
    <w:rsid w:val="0009369F"/>
    <w:rsid w:val="00093CE4"/>
    <w:rsid w:val="000943FF"/>
    <w:rsid w:val="000954E3"/>
    <w:rsid w:val="00095CE8"/>
    <w:rsid w:val="00096E01"/>
    <w:rsid w:val="00096F34"/>
    <w:rsid w:val="000977A6"/>
    <w:rsid w:val="000979B8"/>
    <w:rsid w:val="000A02C4"/>
    <w:rsid w:val="000A0DB4"/>
    <w:rsid w:val="000A0E95"/>
    <w:rsid w:val="000A0F0E"/>
    <w:rsid w:val="000A1108"/>
    <w:rsid w:val="000A1234"/>
    <w:rsid w:val="000A17CD"/>
    <w:rsid w:val="000A1951"/>
    <w:rsid w:val="000A1C50"/>
    <w:rsid w:val="000A1C5A"/>
    <w:rsid w:val="000A2377"/>
    <w:rsid w:val="000A3677"/>
    <w:rsid w:val="000A452F"/>
    <w:rsid w:val="000A4738"/>
    <w:rsid w:val="000A47FF"/>
    <w:rsid w:val="000A518C"/>
    <w:rsid w:val="000A5292"/>
    <w:rsid w:val="000A52CF"/>
    <w:rsid w:val="000A54A7"/>
    <w:rsid w:val="000A567F"/>
    <w:rsid w:val="000A5AD3"/>
    <w:rsid w:val="000A639E"/>
    <w:rsid w:val="000A6455"/>
    <w:rsid w:val="000A6B98"/>
    <w:rsid w:val="000A70AC"/>
    <w:rsid w:val="000A7406"/>
    <w:rsid w:val="000A74FF"/>
    <w:rsid w:val="000A786D"/>
    <w:rsid w:val="000A7B94"/>
    <w:rsid w:val="000A7B9E"/>
    <w:rsid w:val="000A7E81"/>
    <w:rsid w:val="000A7FFD"/>
    <w:rsid w:val="000B0058"/>
    <w:rsid w:val="000B0456"/>
    <w:rsid w:val="000B04B8"/>
    <w:rsid w:val="000B06EE"/>
    <w:rsid w:val="000B1194"/>
    <w:rsid w:val="000B14BE"/>
    <w:rsid w:val="000B15DC"/>
    <w:rsid w:val="000B1AB6"/>
    <w:rsid w:val="000B25A7"/>
    <w:rsid w:val="000B2B8D"/>
    <w:rsid w:val="000B2F98"/>
    <w:rsid w:val="000B2FEE"/>
    <w:rsid w:val="000B327D"/>
    <w:rsid w:val="000B3482"/>
    <w:rsid w:val="000B36A8"/>
    <w:rsid w:val="000B3760"/>
    <w:rsid w:val="000B3B73"/>
    <w:rsid w:val="000B400E"/>
    <w:rsid w:val="000B4716"/>
    <w:rsid w:val="000B4878"/>
    <w:rsid w:val="000B49A2"/>
    <w:rsid w:val="000B5283"/>
    <w:rsid w:val="000B5471"/>
    <w:rsid w:val="000B54C0"/>
    <w:rsid w:val="000B5BCE"/>
    <w:rsid w:val="000B5E8E"/>
    <w:rsid w:val="000B6344"/>
    <w:rsid w:val="000B637C"/>
    <w:rsid w:val="000C0470"/>
    <w:rsid w:val="000C0EE8"/>
    <w:rsid w:val="000C125B"/>
    <w:rsid w:val="000C18A9"/>
    <w:rsid w:val="000C1E8C"/>
    <w:rsid w:val="000C1EA9"/>
    <w:rsid w:val="000C238F"/>
    <w:rsid w:val="000C286F"/>
    <w:rsid w:val="000C2A69"/>
    <w:rsid w:val="000C2AAC"/>
    <w:rsid w:val="000C2E59"/>
    <w:rsid w:val="000C30A8"/>
    <w:rsid w:val="000C3366"/>
    <w:rsid w:val="000C343E"/>
    <w:rsid w:val="000C4CB3"/>
    <w:rsid w:val="000C527E"/>
    <w:rsid w:val="000C5337"/>
    <w:rsid w:val="000C5566"/>
    <w:rsid w:val="000C55D9"/>
    <w:rsid w:val="000C6411"/>
    <w:rsid w:val="000C69B9"/>
    <w:rsid w:val="000C6F0C"/>
    <w:rsid w:val="000C6F16"/>
    <w:rsid w:val="000C6F50"/>
    <w:rsid w:val="000C7077"/>
    <w:rsid w:val="000C71C3"/>
    <w:rsid w:val="000C72A1"/>
    <w:rsid w:val="000C73BE"/>
    <w:rsid w:val="000C740F"/>
    <w:rsid w:val="000C770F"/>
    <w:rsid w:val="000D0023"/>
    <w:rsid w:val="000D032A"/>
    <w:rsid w:val="000D04CC"/>
    <w:rsid w:val="000D0590"/>
    <w:rsid w:val="000D0734"/>
    <w:rsid w:val="000D0C9C"/>
    <w:rsid w:val="000D0FE3"/>
    <w:rsid w:val="000D142F"/>
    <w:rsid w:val="000D1A4E"/>
    <w:rsid w:val="000D1EDE"/>
    <w:rsid w:val="000D2332"/>
    <w:rsid w:val="000D2816"/>
    <w:rsid w:val="000D28BE"/>
    <w:rsid w:val="000D29CC"/>
    <w:rsid w:val="000D2B45"/>
    <w:rsid w:val="000D2C5E"/>
    <w:rsid w:val="000D2D21"/>
    <w:rsid w:val="000D3239"/>
    <w:rsid w:val="000D3A6B"/>
    <w:rsid w:val="000D42B7"/>
    <w:rsid w:val="000D4740"/>
    <w:rsid w:val="000D570A"/>
    <w:rsid w:val="000D5B5D"/>
    <w:rsid w:val="000D5E33"/>
    <w:rsid w:val="000D66A6"/>
    <w:rsid w:val="000D6F49"/>
    <w:rsid w:val="000D7586"/>
    <w:rsid w:val="000D7625"/>
    <w:rsid w:val="000E0499"/>
    <w:rsid w:val="000E1174"/>
    <w:rsid w:val="000E16FF"/>
    <w:rsid w:val="000E1EAC"/>
    <w:rsid w:val="000E2D79"/>
    <w:rsid w:val="000E2FF7"/>
    <w:rsid w:val="000E3329"/>
    <w:rsid w:val="000E349A"/>
    <w:rsid w:val="000E3914"/>
    <w:rsid w:val="000E46E0"/>
    <w:rsid w:val="000E4A28"/>
    <w:rsid w:val="000E4DB0"/>
    <w:rsid w:val="000E4E79"/>
    <w:rsid w:val="000E51F6"/>
    <w:rsid w:val="000E5478"/>
    <w:rsid w:val="000E5527"/>
    <w:rsid w:val="000E5DC7"/>
    <w:rsid w:val="000E619F"/>
    <w:rsid w:val="000E6C5E"/>
    <w:rsid w:val="000E6C69"/>
    <w:rsid w:val="000E701C"/>
    <w:rsid w:val="000E7D52"/>
    <w:rsid w:val="000F01AC"/>
    <w:rsid w:val="000F01FE"/>
    <w:rsid w:val="000F052F"/>
    <w:rsid w:val="000F0A5D"/>
    <w:rsid w:val="000F0D0B"/>
    <w:rsid w:val="000F0D4D"/>
    <w:rsid w:val="000F183F"/>
    <w:rsid w:val="000F20B4"/>
    <w:rsid w:val="000F24EB"/>
    <w:rsid w:val="000F2591"/>
    <w:rsid w:val="000F2F1A"/>
    <w:rsid w:val="000F3BE1"/>
    <w:rsid w:val="000F3FB8"/>
    <w:rsid w:val="000F4C08"/>
    <w:rsid w:val="000F4D7E"/>
    <w:rsid w:val="000F577B"/>
    <w:rsid w:val="000F5856"/>
    <w:rsid w:val="000F5A3B"/>
    <w:rsid w:val="000F5E03"/>
    <w:rsid w:val="000F6239"/>
    <w:rsid w:val="000F6736"/>
    <w:rsid w:val="000F6EF0"/>
    <w:rsid w:val="000F7B0F"/>
    <w:rsid w:val="000F7C4E"/>
    <w:rsid w:val="0010097D"/>
    <w:rsid w:val="001011D4"/>
    <w:rsid w:val="00101DF9"/>
    <w:rsid w:val="00102023"/>
    <w:rsid w:val="0010253A"/>
    <w:rsid w:val="00102648"/>
    <w:rsid w:val="0010266A"/>
    <w:rsid w:val="00103047"/>
    <w:rsid w:val="00103447"/>
    <w:rsid w:val="001034AF"/>
    <w:rsid w:val="0010377B"/>
    <w:rsid w:val="001037D9"/>
    <w:rsid w:val="00103A12"/>
    <w:rsid w:val="00103C41"/>
    <w:rsid w:val="001041C3"/>
    <w:rsid w:val="00104521"/>
    <w:rsid w:val="001052BE"/>
    <w:rsid w:val="00105465"/>
    <w:rsid w:val="001059BB"/>
    <w:rsid w:val="00105D79"/>
    <w:rsid w:val="00106082"/>
    <w:rsid w:val="001062DF"/>
    <w:rsid w:val="0010682B"/>
    <w:rsid w:val="00106A25"/>
    <w:rsid w:val="00106DB4"/>
    <w:rsid w:val="00106DBA"/>
    <w:rsid w:val="001073CF"/>
    <w:rsid w:val="00107430"/>
    <w:rsid w:val="00107621"/>
    <w:rsid w:val="001079B0"/>
    <w:rsid w:val="00107E1E"/>
    <w:rsid w:val="0011012D"/>
    <w:rsid w:val="00110936"/>
    <w:rsid w:val="00111163"/>
    <w:rsid w:val="00111672"/>
    <w:rsid w:val="00111C99"/>
    <w:rsid w:val="001124D2"/>
    <w:rsid w:val="00112C00"/>
    <w:rsid w:val="0011310E"/>
    <w:rsid w:val="001133BC"/>
    <w:rsid w:val="0011358C"/>
    <w:rsid w:val="001135D7"/>
    <w:rsid w:val="00113A46"/>
    <w:rsid w:val="00113AC2"/>
    <w:rsid w:val="00113C9D"/>
    <w:rsid w:val="00114319"/>
    <w:rsid w:val="00114B8A"/>
    <w:rsid w:val="0011545C"/>
    <w:rsid w:val="00115DB6"/>
    <w:rsid w:val="001162C0"/>
    <w:rsid w:val="00116344"/>
    <w:rsid w:val="001168B5"/>
    <w:rsid w:val="00116AEB"/>
    <w:rsid w:val="0011702F"/>
    <w:rsid w:val="00117104"/>
    <w:rsid w:val="00117194"/>
    <w:rsid w:val="001174FE"/>
    <w:rsid w:val="0011756B"/>
    <w:rsid w:val="00117CA2"/>
    <w:rsid w:val="00117DE5"/>
    <w:rsid w:val="00120149"/>
    <w:rsid w:val="001204E2"/>
    <w:rsid w:val="001206AD"/>
    <w:rsid w:val="00120DD1"/>
    <w:rsid w:val="001210CA"/>
    <w:rsid w:val="00121EB0"/>
    <w:rsid w:val="00122656"/>
    <w:rsid w:val="00122827"/>
    <w:rsid w:val="001228C2"/>
    <w:rsid w:val="00122925"/>
    <w:rsid w:val="001231E4"/>
    <w:rsid w:val="00123473"/>
    <w:rsid w:val="001237D7"/>
    <w:rsid w:val="00123DCF"/>
    <w:rsid w:val="0012449A"/>
    <w:rsid w:val="00124B95"/>
    <w:rsid w:val="00125B89"/>
    <w:rsid w:val="00125E59"/>
    <w:rsid w:val="00125EC5"/>
    <w:rsid w:val="00126035"/>
    <w:rsid w:val="001260F4"/>
    <w:rsid w:val="00126321"/>
    <w:rsid w:val="001264D7"/>
    <w:rsid w:val="001267C3"/>
    <w:rsid w:val="00126C03"/>
    <w:rsid w:val="00127047"/>
    <w:rsid w:val="0012731E"/>
    <w:rsid w:val="001273AB"/>
    <w:rsid w:val="0012783F"/>
    <w:rsid w:val="00127E69"/>
    <w:rsid w:val="00127E6E"/>
    <w:rsid w:val="00130060"/>
    <w:rsid w:val="00130A4C"/>
    <w:rsid w:val="00130D32"/>
    <w:rsid w:val="0013117F"/>
    <w:rsid w:val="001318BD"/>
    <w:rsid w:val="001325C6"/>
    <w:rsid w:val="001329DD"/>
    <w:rsid w:val="00132A30"/>
    <w:rsid w:val="00133480"/>
    <w:rsid w:val="001341B9"/>
    <w:rsid w:val="001342B0"/>
    <w:rsid w:val="00134387"/>
    <w:rsid w:val="00134E65"/>
    <w:rsid w:val="001355FA"/>
    <w:rsid w:val="00135699"/>
    <w:rsid w:val="00135AA6"/>
    <w:rsid w:val="00135EE5"/>
    <w:rsid w:val="001369C8"/>
    <w:rsid w:val="00137F80"/>
    <w:rsid w:val="00137F8B"/>
    <w:rsid w:val="001404C3"/>
    <w:rsid w:val="001405C9"/>
    <w:rsid w:val="001406CC"/>
    <w:rsid w:val="00140803"/>
    <w:rsid w:val="001408DD"/>
    <w:rsid w:val="001411A5"/>
    <w:rsid w:val="001414D6"/>
    <w:rsid w:val="00141508"/>
    <w:rsid w:val="001432B4"/>
    <w:rsid w:val="00143300"/>
    <w:rsid w:val="00143CDE"/>
    <w:rsid w:val="00144008"/>
    <w:rsid w:val="00144853"/>
    <w:rsid w:val="00144D1C"/>
    <w:rsid w:val="00144EBE"/>
    <w:rsid w:val="00145ED4"/>
    <w:rsid w:val="001465C1"/>
    <w:rsid w:val="001466F4"/>
    <w:rsid w:val="00146E01"/>
    <w:rsid w:val="00146ED4"/>
    <w:rsid w:val="00146FC9"/>
    <w:rsid w:val="0014799D"/>
    <w:rsid w:val="001509C7"/>
    <w:rsid w:val="00150B2E"/>
    <w:rsid w:val="0015105C"/>
    <w:rsid w:val="001512DF"/>
    <w:rsid w:val="00151D52"/>
    <w:rsid w:val="001526BE"/>
    <w:rsid w:val="00152970"/>
    <w:rsid w:val="00152A91"/>
    <w:rsid w:val="00152C1E"/>
    <w:rsid w:val="00153304"/>
    <w:rsid w:val="00153B94"/>
    <w:rsid w:val="00153C2D"/>
    <w:rsid w:val="00154069"/>
    <w:rsid w:val="001540A3"/>
    <w:rsid w:val="0015413B"/>
    <w:rsid w:val="00154F46"/>
    <w:rsid w:val="0015508E"/>
    <w:rsid w:val="001553F6"/>
    <w:rsid w:val="00155ADC"/>
    <w:rsid w:val="00155CA3"/>
    <w:rsid w:val="00155CDB"/>
    <w:rsid w:val="00156A43"/>
    <w:rsid w:val="00156E14"/>
    <w:rsid w:val="00157AC4"/>
    <w:rsid w:val="00157AED"/>
    <w:rsid w:val="001601EF"/>
    <w:rsid w:val="00160528"/>
    <w:rsid w:val="001608F1"/>
    <w:rsid w:val="00160E0B"/>
    <w:rsid w:val="00161424"/>
    <w:rsid w:val="00162007"/>
    <w:rsid w:val="00162FA5"/>
    <w:rsid w:val="0016357E"/>
    <w:rsid w:val="001637B9"/>
    <w:rsid w:val="00163FD9"/>
    <w:rsid w:val="00164E85"/>
    <w:rsid w:val="00164FF9"/>
    <w:rsid w:val="001650FA"/>
    <w:rsid w:val="00166870"/>
    <w:rsid w:val="00166891"/>
    <w:rsid w:val="00166CEE"/>
    <w:rsid w:val="00166EEF"/>
    <w:rsid w:val="00167D6A"/>
    <w:rsid w:val="00167D73"/>
    <w:rsid w:val="00167E93"/>
    <w:rsid w:val="00170240"/>
    <w:rsid w:val="001702EA"/>
    <w:rsid w:val="00170B56"/>
    <w:rsid w:val="00170E13"/>
    <w:rsid w:val="00171273"/>
    <w:rsid w:val="00171274"/>
    <w:rsid w:val="001715DB"/>
    <w:rsid w:val="0017185D"/>
    <w:rsid w:val="00171B57"/>
    <w:rsid w:val="00171DFA"/>
    <w:rsid w:val="00172267"/>
    <w:rsid w:val="00173680"/>
    <w:rsid w:val="00173D7F"/>
    <w:rsid w:val="0017405E"/>
    <w:rsid w:val="0017567B"/>
    <w:rsid w:val="00175B10"/>
    <w:rsid w:val="001762CE"/>
    <w:rsid w:val="00176D12"/>
    <w:rsid w:val="001773D1"/>
    <w:rsid w:val="001773F1"/>
    <w:rsid w:val="00177435"/>
    <w:rsid w:val="00177AA2"/>
    <w:rsid w:val="001801EF"/>
    <w:rsid w:val="001803DC"/>
    <w:rsid w:val="0018090A"/>
    <w:rsid w:val="00180948"/>
    <w:rsid w:val="001809C0"/>
    <w:rsid w:val="00181209"/>
    <w:rsid w:val="00181F70"/>
    <w:rsid w:val="00182BA9"/>
    <w:rsid w:val="00182C35"/>
    <w:rsid w:val="00182CEC"/>
    <w:rsid w:val="00182E4B"/>
    <w:rsid w:val="00183128"/>
    <w:rsid w:val="00183A5A"/>
    <w:rsid w:val="00183D7D"/>
    <w:rsid w:val="00184425"/>
    <w:rsid w:val="001846ED"/>
    <w:rsid w:val="00184DC3"/>
    <w:rsid w:val="001852A2"/>
    <w:rsid w:val="00185751"/>
    <w:rsid w:val="001857CC"/>
    <w:rsid w:val="00185E7A"/>
    <w:rsid w:val="00186206"/>
    <w:rsid w:val="0018621C"/>
    <w:rsid w:val="001864FA"/>
    <w:rsid w:val="0018680B"/>
    <w:rsid w:val="00186C9C"/>
    <w:rsid w:val="001873C4"/>
    <w:rsid w:val="001903F9"/>
    <w:rsid w:val="001906CA"/>
    <w:rsid w:val="00190D74"/>
    <w:rsid w:val="00190E51"/>
    <w:rsid w:val="0019179C"/>
    <w:rsid w:val="001920A5"/>
    <w:rsid w:val="00192836"/>
    <w:rsid w:val="00192A89"/>
    <w:rsid w:val="00192BF3"/>
    <w:rsid w:val="00193777"/>
    <w:rsid w:val="00193B6A"/>
    <w:rsid w:val="00193EE9"/>
    <w:rsid w:val="00193FA3"/>
    <w:rsid w:val="00195129"/>
    <w:rsid w:val="00195587"/>
    <w:rsid w:val="00196B58"/>
    <w:rsid w:val="00196E83"/>
    <w:rsid w:val="001971F4"/>
    <w:rsid w:val="0019797F"/>
    <w:rsid w:val="001979E7"/>
    <w:rsid w:val="00197E8F"/>
    <w:rsid w:val="00197F7E"/>
    <w:rsid w:val="001A003A"/>
    <w:rsid w:val="001A00FA"/>
    <w:rsid w:val="001A0347"/>
    <w:rsid w:val="001A0540"/>
    <w:rsid w:val="001A0D92"/>
    <w:rsid w:val="001A12D8"/>
    <w:rsid w:val="001A16A9"/>
    <w:rsid w:val="001A1817"/>
    <w:rsid w:val="001A18A0"/>
    <w:rsid w:val="001A1F63"/>
    <w:rsid w:val="001A2079"/>
    <w:rsid w:val="001A22F5"/>
    <w:rsid w:val="001A28F2"/>
    <w:rsid w:val="001A2B61"/>
    <w:rsid w:val="001A2FE2"/>
    <w:rsid w:val="001A2FF6"/>
    <w:rsid w:val="001A3103"/>
    <w:rsid w:val="001A357C"/>
    <w:rsid w:val="001A36B6"/>
    <w:rsid w:val="001A37A7"/>
    <w:rsid w:val="001A3855"/>
    <w:rsid w:val="001A3CE9"/>
    <w:rsid w:val="001A4367"/>
    <w:rsid w:val="001A4BDC"/>
    <w:rsid w:val="001A531D"/>
    <w:rsid w:val="001A539F"/>
    <w:rsid w:val="001A5A83"/>
    <w:rsid w:val="001A5D4A"/>
    <w:rsid w:val="001A5DBE"/>
    <w:rsid w:val="001A60E8"/>
    <w:rsid w:val="001A62CD"/>
    <w:rsid w:val="001A6AD4"/>
    <w:rsid w:val="001A6E73"/>
    <w:rsid w:val="001A6F0C"/>
    <w:rsid w:val="001A74CB"/>
    <w:rsid w:val="001A7B17"/>
    <w:rsid w:val="001A7F5F"/>
    <w:rsid w:val="001B012A"/>
    <w:rsid w:val="001B038F"/>
    <w:rsid w:val="001B04F3"/>
    <w:rsid w:val="001B088B"/>
    <w:rsid w:val="001B0908"/>
    <w:rsid w:val="001B0C3D"/>
    <w:rsid w:val="001B1269"/>
    <w:rsid w:val="001B155A"/>
    <w:rsid w:val="001B1A03"/>
    <w:rsid w:val="001B1C72"/>
    <w:rsid w:val="001B2859"/>
    <w:rsid w:val="001B2BC7"/>
    <w:rsid w:val="001B331B"/>
    <w:rsid w:val="001B3620"/>
    <w:rsid w:val="001B3776"/>
    <w:rsid w:val="001B3CB8"/>
    <w:rsid w:val="001B3DAB"/>
    <w:rsid w:val="001B403C"/>
    <w:rsid w:val="001B4193"/>
    <w:rsid w:val="001B43B5"/>
    <w:rsid w:val="001B47A9"/>
    <w:rsid w:val="001B48C5"/>
    <w:rsid w:val="001B4BD4"/>
    <w:rsid w:val="001B596A"/>
    <w:rsid w:val="001B5E5A"/>
    <w:rsid w:val="001B655E"/>
    <w:rsid w:val="001B6EEE"/>
    <w:rsid w:val="001B7189"/>
    <w:rsid w:val="001B72EE"/>
    <w:rsid w:val="001B7A5A"/>
    <w:rsid w:val="001C0369"/>
    <w:rsid w:val="001C06E1"/>
    <w:rsid w:val="001C0E43"/>
    <w:rsid w:val="001C0F0D"/>
    <w:rsid w:val="001C14B5"/>
    <w:rsid w:val="001C1B17"/>
    <w:rsid w:val="001C1E7C"/>
    <w:rsid w:val="001C234B"/>
    <w:rsid w:val="001C2883"/>
    <w:rsid w:val="001C2E9E"/>
    <w:rsid w:val="001C3335"/>
    <w:rsid w:val="001C3529"/>
    <w:rsid w:val="001C37E3"/>
    <w:rsid w:val="001C3845"/>
    <w:rsid w:val="001C46E2"/>
    <w:rsid w:val="001C4879"/>
    <w:rsid w:val="001C4CC7"/>
    <w:rsid w:val="001C5872"/>
    <w:rsid w:val="001C58D8"/>
    <w:rsid w:val="001C5A20"/>
    <w:rsid w:val="001C5D66"/>
    <w:rsid w:val="001C5F01"/>
    <w:rsid w:val="001C61F0"/>
    <w:rsid w:val="001C6351"/>
    <w:rsid w:val="001C6775"/>
    <w:rsid w:val="001C68FD"/>
    <w:rsid w:val="001C6B31"/>
    <w:rsid w:val="001C6F6E"/>
    <w:rsid w:val="001C792A"/>
    <w:rsid w:val="001C7F80"/>
    <w:rsid w:val="001D0F3C"/>
    <w:rsid w:val="001D1AAE"/>
    <w:rsid w:val="001D1BFD"/>
    <w:rsid w:val="001D1CAA"/>
    <w:rsid w:val="001D2442"/>
    <w:rsid w:val="001D26F6"/>
    <w:rsid w:val="001D27C3"/>
    <w:rsid w:val="001D299F"/>
    <w:rsid w:val="001D331E"/>
    <w:rsid w:val="001D33D2"/>
    <w:rsid w:val="001D37BE"/>
    <w:rsid w:val="001D37C0"/>
    <w:rsid w:val="001D3AF6"/>
    <w:rsid w:val="001D3DE3"/>
    <w:rsid w:val="001D4435"/>
    <w:rsid w:val="001D4BA0"/>
    <w:rsid w:val="001D4FDF"/>
    <w:rsid w:val="001D54BB"/>
    <w:rsid w:val="001D54E6"/>
    <w:rsid w:val="001D5CA1"/>
    <w:rsid w:val="001D5F02"/>
    <w:rsid w:val="001D5F84"/>
    <w:rsid w:val="001D5FB0"/>
    <w:rsid w:val="001D6174"/>
    <w:rsid w:val="001D6187"/>
    <w:rsid w:val="001D6B5D"/>
    <w:rsid w:val="001D6DB2"/>
    <w:rsid w:val="001D79F8"/>
    <w:rsid w:val="001E00FF"/>
    <w:rsid w:val="001E0483"/>
    <w:rsid w:val="001E05C4"/>
    <w:rsid w:val="001E077D"/>
    <w:rsid w:val="001E0A1D"/>
    <w:rsid w:val="001E0C17"/>
    <w:rsid w:val="001E29CB"/>
    <w:rsid w:val="001E2F3B"/>
    <w:rsid w:val="001E313A"/>
    <w:rsid w:val="001E348C"/>
    <w:rsid w:val="001E3763"/>
    <w:rsid w:val="001E389F"/>
    <w:rsid w:val="001E3B86"/>
    <w:rsid w:val="001E3BB3"/>
    <w:rsid w:val="001E4D98"/>
    <w:rsid w:val="001E4E0E"/>
    <w:rsid w:val="001E5279"/>
    <w:rsid w:val="001E570C"/>
    <w:rsid w:val="001E5A04"/>
    <w:rsid w:val="001E5CC8"/>
    <w:rsid w:val="001E5CCD"/>
    <w:rsid w:val="001E5D49"/>
    <w:rsid w:val="001E626E"/>
    <w:rsid w:val="001E6329"/>
    <w:rsid w:val="001E6B6F"/>
    <w:rsid w:val="001E73D2"/>
    <w:rsid w:val="001E7808"/>
    <w:rsid w:val="001F0912"/>
    <w:rsid w:val="001F0CBB"/>
    <w:rsid w:val="001F0F13"/>
    <w:rsid w:val="001F0FB9"/>
    <w:rsid w:val="001F0FEB"/>
    <w:rsid w:val="001F1530"/>
    <w:rsid w:val="001F1A5F"/>
    <w:rsid w:val="001F1FAF"/>
    <w:rsid w:val="001F212C"/>
    <w:rsid w:val="001F225B"/>
    <w:rsid w:val="001F22E6"/>
    <w:rsid w:val="001F23CA"/>
    <w:rsid w:val="001F2AE5"/>
    <w:rsid w:val="001F2BB0"/>
    <w:rsid w:val="001F2CAC"/>
    <w:rsid w:val="001F2DD1"/>
    <w:rsid w:val="001F2E59"/>
    <w:rsid w:val="001F352D"/>
    <w:rsid w:val="001F39D3"/>
    <w:rsid w:val="001F3E41"/>
    <w:rsid w:val="001F3EE3"/>
    <w:rsid w:val="001F4285"/>
    <w:rsid w:val="001F4517"/>
    <w:rsid w:val="001F4B92"/>
    <w:rsid w:val="001F4FE7"/>
    <w:rsid w:val="001F5044"/>
    <w:rsid w:val="001F55DA"/>
    <w:rsid w:val="001F5C1B"/>
    <w:rsid w:val="001F67E8"/>
    <w:rsid w:val="001F6EAC"/>
    <w:rsid w:val="001F7145"/>
    <w:rsid w:val="001F771A"/>
    <w:rsid w:val="001F7A86"/>
    <w:rsid w:val="001F7CEE"/>
    <w:rsid w:val="002002BF"/>
    <w:rsid w:val="002010B3"/>
    <w:rsid w:val="00201BB7"/>
    <w:rsid w:val="00201BF4"/>
    <w:rsid w:val="00202781"/>
    <w:rsid w:val="00202F04"/>
    <w:rsid w:val="00203BF3"/>
    <w:rsid w:val="00203CD7"/>
    <w:rsid w:val="00203DCF"/>
    <w:rsid w:val="002040AA"/>
    <w:rsid w:val="002041A5"/>
    <w:rsid w:val="00204315"/>
    <w:rsid w:val="00204555"/>
    <w:rsid w:val="0020479A"/>
    <w:rsid w:val="00204977"/>
    <w:rsid w:val="00204C76"/>
    <w:rsid w:val="00204CCF"/>
    <w:rsid w:val="0020547E"/>
    <w:rsid w:val="002056B3"/>
    <w:rsid w:val="00205717"/>
    <w:rsid w:val="00206E44"/>
    <w:rsid w:val="00206F8C"/>
    <w:rsid w:val="002070AC"/>
    <w:rsid w:val="0020720B"/>
    <w:rsid w:val="0020724F"/>
    <w:rsid w:val="002075E9"/>
    <w:rsid w:val="00207C29"/>
    <w:rsid w:val="00207E21"/>
    <w:rsid w:val="00207E9C"/>
    <w:rsid w:val="00210007"/>
    <w:rsid w:val="00210538"/>
    <w:rsid w:val="0021094A"/>
    <w:rsid w:val="00211962"/>
    <w:rsid w:val="00211A3E"/>
    <w:rsid w:val="002127BA"/>
    <w:rsid w:val="002137F4"/>
    <w:rsid w:val="002138E6"/>
    <w:rsid w:val="00213D7E"/>
    <w:rsid w:val="00214139"/>
    <w:rsid w:val="002141BA"/>
    <w:rsid w:val="002142AB"/>
    <w:rsid w:val="002147C6"/>
    <w:rsid w:val="00214AA8"/>
    <w:rsid w:val="00214CF4"/>
    <w:rsid w:val="00215EAE"/>
    <w:rsid w:val="00215EDF"/>
    <w:rsid w:val="002161BF"/>
    <w:rsid w:val="002167C8"/>
    <w:rsid w:val="002169D8"/>
    <w:rsid w:val="00216D42"/>
    <w:rsid w:val="0021710A"/>
    <w:rsid w:val="002171D6"/>
    <w:rsid w:val="002173C3"/>
    <w:rsid w:val="00217483"/>
    <w:rsid w:val="002175B8"/>
    <w:rsid w:val="00217DC7"/>
    <w:rsid w:val="00217F25"/>
    <w:rsid w:val="0022023E"/>
    <w:rsid w:val="0022058E"/>
    <w:rsid w:val="002208E5"/>
    <w:rsid w:val="00220A40"/>
    <w:rsid w:val="00220E5A"/>
    <w:rsid w:val="002221FD"/>
    <w:rsid w:val="0022239E"/>
    <w:rsid w:val="00222759"/>
    <w:rsid w:val="002228E1"/>
    <w:rsid w:val="00222B49"/>
    <w:rsid w:val="00223709"/>
    <w:rsid w:val="00223C69"/>
    <w:rsid w:val="00223ECB"/>
    <w:rsid w:val="00224267"/>
    <w:rsid w:val="00224733"/>
    <w:rsid w:val="00224998"/>
    <w:rsid w:val="00224D33"/>
    <w:rsid w:val="002251B9"/>
    <w:rsid w:val="002258A1"/>
    <w:rsid w:val="00225B88"/>
    <w:rsid w:val="00225C7A"/>
    <w:rsid w:val="00226032"/>
    <w:rsid w:val="002264B1"/>
    <w:rsid w:val="00226620"/>
    <w:rsid w:val="00226802"/>
    <w:rsid w:val="00226876"/>
    <w:rsid w:val="00226A26"/>
    <w:rsid w:val="00226B6B"/>
    <w:rsid w:val="00226EB8"/>
    <w:rsid w:val="0022728D"/>
    <w:rsid w:val="00227603"/>
    <w:rsid w:val="00230ABF"/>
    <w:rsid w:val="002314EA"/>
    <w:rsid w:val="0023169A"/>
    <w:rsid w:val="0023278F"/>
    <w:rsid w:val="002329C4"/>
    <w:rsid w:val="00232A89"/>
    <w:rsid w:val="00232AF7"/>
    <w:rsid w:val="00232C58"/>
    <w:rsid w:val="002331E6"/>
    <w:rsid w:val="0023351B"/>
    <w:rsid w:val="002335BD"/>
    <w:rsid w:val="00233A0F"/>
    <w:rsid w:val="00233FE3"/>
    <w:rsid w:val="0023473E"/>
    <w:rsid w:val="00234A68"/>
    <w:rsid w:val="00234C04"/>
    <w:rsid w:val="00234D68"/>
    <w:rsid w:val="002351DC"/>
    <w:rsid w:val="00235703"/>
    <w:rsid w:val="00235913"/>
    <w:rsid w:val="00235A53"/>
    <w:rsid w:val="00235D99"/>
    <w:rsid w:val="0023613B"/>
    <w:rsid w:val="00236265"/>
    <w:rsid w:val="00236611"/>
    <w:rsid w:val="00236744"/>
    <w:rsid w:val="00236A93"/>
    <w:rsid w:val="00236D73"/>
    <w:rsid w:val="00236E38"/>
    <w:rsid w:val="002375D8"/>
    <w:rsid w:val="00237E7E"/>
    <w:rsid w:val="002402CE"/>
    <w:rsid w:val="00240396"/>
    <w:rsid w:val="0024051B"/>
    <w:rsid w:val="00240FA2"/>
    <w:rsid w:val="00240FA8"/>
    <w:rsid w:val="00241BFE"/>
    <w:rsid w:val="00241D70"/>
    <w:rsid w:val="002420A4"/>
    <w:rsid w:val="002420C9"/>
    <w:rsid w:val="002424B3"/>
    <w:rsid w:val="002425E1"/>
    <w:rsid w:val="002426F7"/>
    <w:rsid w:val="00242DED"/>
    <w:rsid w:val="00243641"/>
    <w:rsid w:val="00244EF2"/>
    <w:rsid w:val="00245077"/>
    <w:rsid w:val="00245369"/>
    <w:rsid w:val="00245625"/>
    <w:rsid w:val="00245842"/>
    <w:rsid w:val="002464E4"/>
    <w:rsid w:val="0024679F"/>
    <w:rsid w:val="002472F4"/>
    <w:rsid w:val="00247D4B"/>
    <w:rsid w:val="00250410"/>
    <w:rsid w:val="00250852"/>
    <w:rsid w:val="00250A85"/>
    <w:rsid w:val="00251DBF"/>
    <w:rsid w:val="00251F00"/>
    <w:rsid w:val="00251F64"/>
    <w:rsid w:val="0025227A"/>
    <w:rsid w:val="002529EA"/>
    <w:rsid w:val="00252B96"/>
    <w:rsid w:val="00252BEE"/>
    <w:rsid w:val="00252EE7"/>
    <w:rsid w:val="00253389"/>
    <w:rsid w:val="00253FDD"/>
    <w:rsid w:val="00254101"/>
    <w:rsid w:val="00254138"/>
    <w:rsid w:val="00254800"/>
    <w:rsid w:val="00254AF8"/>
    <w:rsid w:val="00254BFE"/>
    <w:rsid w:val="00254F7B"/>
    <w:rsid w:val="00255211"/>
    <w:rsid w:val="0025583E"/>
    <w:rsid w:val="00255EB0"/>
    <w:rsid w:val="00255F16"/>
    <w:rsid w:val="00256045"/>
    <w:rsid w:val="00256BE6"/>
    <w:rsid w:val="00256BFA"/>
    <w:rsid w:val="00256D60"/>
    <w:rsid w:val="00256DC7"/>
    <w:rsid w:val="00256F1B"/>
    <w:rsid w:val="00256F5C"/>
    <w:rsid w:val="00257492"/>
    <w:rsid w:val="00257A9B"/>
    <w:rsid w:val="00257BC4"/>
    <w:rsid w:val="00257F99"/>
    <w:rsid w:val="002605BD"/>
    <w:rsid w:val="00260841"/>
    <w:rsid w:val="002608D3"/>
    <w:rsid w:val="00260936"/>
    <w:rsid w:val="00260A6A"/>
    <w:rsid w:val="00260F24"/>
    <w:rsid w:val="00260FC6"/>
    <w:rsid w:val="0026163E"/>
    <w:rsid w:val="00261676"/>
    <w:rsid w:val="00261D45"/>
    <w:rsid w:val="0026206A"/>
    <w:rsid w:val="00262601"/>
    <w:rsid w:val="002628FC"/>
    <w:rsid w:val="002634F7"/>
    <w:rsid w:val="00263D05"/>
    <w:rsid w:val="00264203"/>
    <w:rsid w:val="0026465F"/>
    <w:rsid w:val="002647A0"/>
    <w:rsid w:val="00264E8E"/>
    <w:rsid w:val="0026574F"/>
    <w:rsid w:val="00265D10"/>
    <w:rsid w:val="00265D48"/>
    <w:rsid w:val="00265FDB"/>
    <w:rsid w:val="002661F5"/>
    <w:rsid w:val="0026626D"/>
    <w:rsid w:val="00266542"/>
    <w:rsid w:val="002668B8"/>
    <w:rsid w:val="00266BE1"/>
    <w:rsid w:val="00266D17"/>
    <w:rsid w:val="002673B6"/>
    <w:rsid w:val="0026771B"/>
    <w:rsid w:val="002678DE"/>
    <w:rsid w:val="00267C48"/>
    <w:rsid w:val="00270502"/>
    <w:rsid w:val="00270635"/>
    <w:rsid w:val="002708FD"/>
    <w:rsid w:val="002712EB"/>
    <w:rsid w:val="0027146D"/>
    <w:rsid w:val="002714C6"/>
    <w:rsid w:val="00271709"/>
    <w:rsid w:val="002719A0"/>
    <w:rsid w:val="00271BEC"/>
    <w:rsid w:val="00271CDA"/>
    <w:rsid w:val="00271E89"/>
    <w:rsid w:val="002724A0"/>
    <w:rsid w:val="00272830"/>
    <w:rsid w:val="00272E60"/>
    <w:rsid w:val="002731F5"/>
    <w:rsid w:val="002732A2"/>
    <w:rsid w:val="0027379C"/>
    <w:rsid w:val="00273A96"/>
    <w:rsid w:val="00273DA3"/>
    <w:rsid w:val="00273F3D"/>
    <w:rsid w:val="0027421F"/>
    <w:rsid w:val="002745CB"/>
    <w:rsid w:val="002748E8"/>
    <w:rsid w:val="00274A16"/>
    <w:rsid w:val="00274D78"/>
    <w:rsid w:val="00274E52"/>
    <w:rsid w:val="0027544A"/>
    <w:rsid w:val="00275904"/>
    <w:rsid w:val="00275B26"/>
    <w:rsid w:val="00275C0E"/>
    <w:rsid w:val="00275C64"/>
    <w:rsid w:val="002763A8"/>
    <w:rsid w:val="002765C8"/>
    <w:rsid w:val="00276A51"/>
    <w:rsid w:val="00276A72"/>
    <w:rsid w:val="00277283"/>
    <w:rsid w:val="00277301"/>
    <w:rsid w:val="00277AD8"/>
    <w:rsid w:val="00277AE9"/>
    <w:rsid w:val="00277CF3"/>
    <w:rsid w:val="0028019E"/>
    <w:rsid w:val="002804B4"/>
    <w:rsid w:val="002804BC"/>
    <w:rsid w:val="00280819"/>
    <w:rsid w:val="002810F1"/>
    <w:rsid w:val="0028179E"/>
    <w:rsid w:val="002817AF"/>
    <w:rsid w:val="00282127"/>
    <w:rsid w:val="00282315"/>
    <w:rsid w:val="00282BBD"/>
    <w:rsid w:val="00283612"/>
    <w:rsid w:val="00283BDA"/>
    <w:rsid w:val="00283E07"/>
    <w:rsid w:val="002845CD"/>
    <w:rsid w:val="00284E93"/>
    <w:rsid w:val="00285017"/>
    <w:rsid w:val="00285407"/>
    <w:rsid w:val="0028576F"/>
    <w:rsid w:val="0028608E"/>
    <w:rsid w:val="002861C6"/>
    <w:rsid w:val="00286B76"/>
    <w:rsid w:val="00286EEC"/>
    <w:rsid w:val="00287088"/>
    <w:rsid w:val="002873AD"/>
    <w:rsid w:val="002873EA"/>
    <w:rsid w:val="0028781C"/>
    <w:rsid w:val="00287912"/>
    <w:rsid w:val="00287A1D"/>
    <w:rsid w:val="00290060"/>
    <w:rsid w:val="0029096F"/>
    <w:rsid w:val="0029177A"/>
    <w:rsid w:val="00291B1A"/>
    <w:rsid w:val="002921A0"/>
    <w:rsid w:val="00292B8E"/>
    <w:rsid w:val="00293030"/>
    <w:rsid w:val="0029321E"/>
    <w:rsid w:val="0029332A"/>
    <w:rsid w:val="002939D9"/>
    <w:rsid w:val="00293C6E"/>
    <w:rsid w:val="002941E4"/>
    <w:rsid w:val="00294295"/>
    <w:rsid w:val="00294610"/>
    <w:rsid w:val="002946E7"/>
    <w:rsid w:val="002947F2"/>
    <w:rsid w:val="00294CCA"/>
    <w:rsid w:val="00295070"/>
    <w:rsid w:val="002950E7"/>
    <w:rsid w:val="00295178"/>
    <w:rsid w:val="0029566C"/>
    <w:rsid w:val="002956BC"/>
    <w:rsid w:val="002957F0"/>
    <w:rsid w:val="00296271"/>
    <w:rsid w:val="0029656A"/>
    <w:rsid w:val="00296627"/>
    <w:rsid w:val="0029668E"/>
    <w:rsid w:val="0029745C"/>
    <w:rsid w:val="002A01B3"/>
    <w:rsid w:val="002A12FE"/>
    <w:rsid w:val="002A1396"/>
    <w:rsid w:val="002A2195"/>
    <w:rsid w:val="002A2216"/>
    <w:rsid w:val="002A2677"/>
    <w:rsid w:val="002A267D"/>
    <w:rsid w:val="002A2D2B"/>
    <w:rsid w:val="002A322C"/>
    <w:rsid w:val="002A3262"/>
    <w:rsid w:val="002A32F5"/>
    <w:rsid w:val="002A33A0"/>
    <w:rsid w:val="002A362D"/>
    <w:rsid w:val="002A37CE"/>
    <w:rsid w:val="002A3D0E"/>
    <w:rsid w:val="002A4034"/>
    <w:rsid w:val="002A4905"/>
    <w:rsid w:val="002A4993"/>
    <w:rsid w:val="002A4A0E"/>
    <w:rsid w:val="002A5D1B"/>
    <w:rsid w:val="002A5D5E"/>
    <w:rsid w:val="002A5F0D"/>
    <w:rsid w:val="002A62BC"/>
    <w:rsid w:val="002A6B9B"/>
    <w:rsid w:val="002A6C6D"/>
    <w:rsid w:val="002A6D26"/>
    <w:rsid w:val="002A6E16"/>
    <w:rsid w:val="002A7349"/>
    <w:rsid w:val="002A77A7"/>
    <w:rsid w:val="002A780D"/>
    <w:rsid w:val="002B0526"/>
    <w:rsid w:val="002B0B3C"/>
    <w:rsid w:val="002B0ED2"/>
    <w:rsid w:val="002B123B"/>
    <w:rsid w:val="002B15BB"/>
    <w:rsid w:val="002B19DE"/>
    <w:rsid w:val="002B1E95"/>
    <w:rsid w:val="002B21C1"/>
    <w:rsid w:val="002B3432"/>
    <w:rsid w:val="002B36B1"/>
    <w:rsid w:val="002B3BB4"/>
    <w:rsid w:val="002B3C56"/>
    <w:rsid w:val="002B3DE0"/>
    <w:rsid w:val="002B42F7"/>
    <w:rsid w:val="002B4516"/>
    <w:rsid w:val="002B473D"/>
    <w:rsid w:val="002B5071"/>
    <w:rsid w:val="002B52DE"/>
    <w:rsid w:val="002B5954"/>
    <w:rsid w:val="002B6538"/>
    <w:rsid w:val="002B7BDF"/>
    <w:rsid w:val="002B7CFB"/>
    <w:rsid w:val="002C0486"/>
    <w:rsid w:val="002C0CDA"/>
    <w:rsid w:val="002C0F96"/>
    <w:rsid w:val="002C1372"/>
    <w:rsid w:val="002C1624"/>
    <w:rsid w:val="002C1EE3"/>
    <w:rsid w:val="002C2804"/>
    <w:rsid w:val="002C2B77"/>
    <w:rsid w:val="002C2C91"/>
    <w:rsid w:val="002C3745"/>
    <w:rsid w:val="002C3C1A"/>
    <w:rsid w:val="002C4207"/>
    <w:rsid w:val="002C4B2B"/>
    <w:rsid w:val="002C4B2C"/>
    <w:rsid w:val="002C4CF6"/>
    <w:rsid w:val="002C4E91"/>
    <w:rsid w:val="002C53EC"/>
    <w:rsid w:val="002C54E5"/>
    <w:rsid w:val="002C5641"/>
    <w:rsid w:val="002C5746"/>
    <w:rsid w:val="002C597A"/>
    <w:rsid w:val="002C5A73"/>
    <w:rsid w:val="002C5B76"/>
    <w:rsid w:val="002C5C09"/>
    <w:rsid w:val="002C62BA"/>
    <w:rsid w:val="002C63B4"/>
    <w:rsid w:val="002C6895"/>
    <w:rsid w:val="002C6995"/>
    <w:rsid w:val="002C69FE"/>
    <w:rsid w:val="002C7529"/>
    <w:rsid w:val="002C7952"/>
    <w:rsid w:val="002C797D"/>
    <w:rsid w:val="002C7A82"/>
    <w:rsid w:val="002D032D"/>
    <w:rsid w:val="002D068E"/>
    <w:rsid w:val="002D0EE7"/>
    <w:rsid w:val="002D13DC"/>
    <w:rsid w:val="002D1497"/>
    <w:rsid w:val="002D1562"/>
    <w:rsid w:val="002D1AA9"/>
    <w:rsid w:val="002D1C7C"/>
    <w:rsid w:val="002D1D10"/>
    <w:rsid w:val="002D1DCF"/>
    <w:rsid w:val="002D28D1"/>
    <w:rsid w:val="002D2B96"/>
    <w:rsid w:val="002D2C6A"/>
    <w:rsid w:val="002D2D95"/>
    <w:rsid w:val="002D2FEE"/>
    <w:rsid w:val="002D304F"/>
    <w:rsid w:val="002D3583"/>
    <w:rsid w:val="002D35FC"/>
    <w:rsid w:val="002D36AC"/>
    <w:rsid w:val="002D393F"/>
    <w:rsid w:val="002D40FE"/>
    <w:rsid w:val="002D415C"/>
    <w:rsid w:val="002D4232"/>
    <w:rsid w:val="002D4288"/>
    <w:rsid w:val="002D4BD8"/>
    <w:rsid w:val="002D5ADD"/>
    <w:rsid w:val="002D6773"/>
    <w:rsid w:val="002D6F80"/>
    <w:rsid w:val="002D754E"/>
    <w:rsid w:val="002D76FD"/>
    <w:rsid w:val="002E018B"/>
    <w:rsid w:val="002E14C5"/>
    <w:rsid w:val="002E1854"/>
    <w:rsid w:val="002E1D23"/>
    <w:rsid w:val="002E1DC1"/>
    <w:rsid w:val="002E1F96"/>
    <w:rsid w:val="002E2303"/>
    <w:rsid w:val="002E28B3"/>
    <w:rsid w:val="002E3AF9"/>
    <w:rsid w:val="002E4205"/>
    <w:rsid w:val="002E4BB4"/>
    <w:rsid w:val="002E4E80"/>
    <w:rsid w:val="002E5235"/>
    <w:rsid w:val="002E5404"/>
    <w:rsid w:val="002E576F"/>
    <w:rsid w:val="002E5861"/>
    <w:rsid w:val="002E5E1C"/>
    <w:rsid w:val="002E6302"/>
    <w:rsid w:val="002E6882"/>
    <w:rsid w:val="002E690F"/>
    <w:rsid w:val="002E6AE3"/>
    <w:rsid w:val="002E6BD8"/>
    <w:rsid w:val="002E7671"/>
    <w:rsid w:val="002E789E"/>
    <w:rsid w:val="002E79F2"/>
    <w:rsid w:val="002E7FF8"/>
    <w:rsid w:val="002F012A"/>
    <w:rsid w:val="002F0825"/>
    <w:rsid w:val="002F09B2"/>
    <w:rsid w:val="002F0C15"/>
    <w:rsid w:val="002F17C2"/>
    <w:rsid w:val="002F1AAF"/>
    <w:rsid w:val="002F1E37"/>
    <w:rsid w:val="002F1F8B"/>
    <w:rsid w:val="002F21E5"/>
    <w:rsid w:val="002F26F3"/>
    <w:rsid w:val="002F3CA9"/>
    <w:rsid w:val="002F41F6"/>
    <w:rsid w:val="002F4200"/>
    <w:rsid w:val="002F4209"/>
    <w:rsid w:val="002F49A6"/>
    <w:rsid w:val="002F4B31"/>
    <w:rsid w:val="002F5417"/>
    <w:rsid w:val="002F5C3A"/>
    <w:rsid w:val="002F5E20"/>
    <w:rsid w:val="002F5FC6"/>
    <w:rsid w:val="002F5FC9"/>
    <w:rsid w:val="002F66D0"/>
    <w:rsid w:val="002F6C9D"/>
    <w:rsid w:val="002F6FB0"/>
    <w:rsid w:val="002F6FBE"/>
    <w:rsid w:val="002F7104"/>
    <w:rsid w:val="002F75CE"/>
    <w:rsid w:val="002F7C4C"/>
    <w:rsid w:val="002F7CED"/>
    <w:rsid w:val="0030010C"/>
    <w:rsid w:val="00300204"/>
    <w:rsid w:val="00300364"/>
    <w:rsid w:val="00300437"/>
    <w:rsid w:val="00300750"/>
    <w:rsid w:val="00300BAD"/>
    <w:rsid w:val="003010A1"/>
    <w:rsid w:val="0030116A"/>
    <w:rsid w:val="0030125D"/>
    <w:rsid w:val="00301973"/>
    <w:rsid w:val="00301A9A"/>
    <w:rsid w:val="00301C1C"/>
    <w:rsid w:val="003022FE"/>
    <w:rsid w:val="003027FF"/>
    <w:rsid w:val="00302883"/>
    <w:rsid w:val="00302B56"/>
    <w:rsid w:val="00303C2C"/>
    <w:rsid w:val="00303DD5"/>
    <w:rsid w:val="00303FF2"/>
    <w:rsid w:val="00304F60"/>
    <w:rsid w:val="00305A15"/>
    <w:rsid w:val="003067F7"/>
    <w:rsid w:val="00306B58"/>
    <w:rsid w:val="0030709D"/>
    <w:rsid w:val="0030728B"/>
    <w:rsid w:val="003074BC"/>
    <w:rsid w:val="00307572"/>
    <w:rsid w:val="003100EC"/>
    <w:rsid w:val="00310139"/>
    <w:rsid w:val="00310486"/>
    <w:rsid w:val="00310733"/>
    <w:rsid w:val="00310AA7"/>
    <w:rsid w:val="0031104E"/>
    <w:rsid w:val="00311086"/>
    <w:rsid w:val="0031111B"/>
    <w:rsid w:val="003114B3"/>
    <w:rsid w:val="0031196D"/>
    <w:rsid w:val="00311972"/>
    <w:rsid w:val="00311CFD"/>
    <w:rsid w:val="003121C2"/>
    <w:rsid w:val="0031227D"/>
    <w:rsid w:val="0031239F"/>
    <w:rsid w:val="00312553"/>
    <w:rsid w:val="0031278C"/>
    <w:rsid w:val="0031289B"/>
    <w:rsid w:val="00313403"/>
    <w:rsid w:val="003143D8"/>
    <w:rsid w:val="003146A9"/>
    <w:rsid w:val="003147D4"/>
    <w:rsid w:val="00315160"/>
    <w:rsid w:val="003152C4"/>
    <w:rsid w:val="0031537A"/>
    <w:rsid w:val="00315621"/>
    <w:rsid w:val="003159F8"/>
    <w:rsid w:val="00315C3D"/>
    <w:rsid w:val="00316710"/>
    <w:rsid w:val="0031681F"/>
    <w:rsid w:val="00316839"/>
    <w:rsid w:val="00316A50"/>
    <w:rsid w:val="00316A97"/>
    <w:rsid w:val="00316E51"/>
    <w:rsid w:val="003174A4"/>
    <w:rsid w:val="00317632"/>
    <w:rsid w:val="00317AF7"/>
    <w:rsid w:val="00317F11"/>
    <w:rsid w:val="003206BD"/>
    <w:rsid w:val="00320E8D"/>
    <w:rsid w:val="003213E6"/>
    <w:rsid w:val="00321706"/>
    <w:rsid w:val="00321EDC"/>
    <w:rsid w:val="00322C3A"/>
    <w:rsid w:val="0032396F"/>
    <w:rsid w:val="00323C1B"/>
    <w:rsid w:val="00324BE2"/>
    <w:rsid w:val="00325118"/>
    <w:rsid w:val="00325753"/>
    <w:rsid w:val="00325D35"/>
    <w:rsid w:val="00325D5D"/>
    <w:rsid w:val="00325E1C"/>
    <w:rsid w:val="00325F34"/>
    <w:rsid w:val="003260F1"/>
    <w:rsid w:val="00326C3B"/>
    <w:rsid w:val="00327DD7"/>
    <w:rsid w:val="00327E8C"/>
    <w:rsid w:val="0033018F"/>
    <w:rsid w:val="00330F5F"/>
    <w:rsid w:val="00330F69"/>
    <w:rsid w:val="00331809"/>
    <w:rsid w:val="003318EF"/>
    <w:rsid w:val="00331CFB"/>
    <w:rsid w:val="0033223F"/>
    <w:rsid w:val="00332A0F"/>
    <w:rsid w:val="00332CA4"/>
    <w:rsid w:val="00332EA0"/>
    <w:rsid w:val="00333107"/>
    <w:rsid w:val="00333179"/>
    <w:rsid w:val="00333486"/>
    <w:rsid w:val="003336BD"/>
    <w:rsid w:val="00333EF5"/>
    <w:rsid w:val="00333FEE"/>
    <w:rsid w:val="00334638"/>
    <w:rsid w:val="00334AAD"/>
    <w:rsid w:val="00334FBA"/>
    <w:rsid w:val="0033510F"/>
    <w:rsid w:val="0033530B"/>
    <w:rsid w:val="00335680"/>
    <w:rsid w:val="00335C40"/>
    <w:rsid w:val="00336383"/>
    <w:rsid w:val="00336425"/>
    <w:rsid w:val="00336454"/>
    <w:rsid w:val="0033653E"/>
    <w:rsid w:val="00336842"/>
    <w:rsid w:val="00337A1B"/>
    <w:rsid w:val="00337E32"/>
    <w:rsid w:val="00340896"/>
    <w:rsid w:val="003411B4"/>
    <w:rsid w:val="0034127E"/>
    <w:rsid w:val="00341633"/>
    <w:rsid w:val="003416AD"/>
    <w:rsid w:val="003417D8"/>
    <w:rsid w:val="003422FB"/>
    <w:rsid w:val="00342403"/>
    <w:rsid w:val="003429C0"/>
    <w:rsid w:val="00342ADF"/>
    <w:rsid w:val="0034302F"/>
    <w:rsid w:val="003430BA"/>
    <w:rsid w:val="003430C9"/>
    <w:rsid w:val="003436D8"/>
    <w:rsid w:val="00343DF5"/>
    <w:rsid w:val="00343E4C"/>
    <w:rsid w:val="0034431F"/>
    <w:rsid w:val="0034482B"/>
    <w:rsid w:val="00344CE9"/>
    <w:rsid w:val="00344D03"/>
    <w:rsid w:val="00344D57"/>
    <w:rsid w:val="003452A0"/>
    <w:rsid w:val="003452C5"/>
    <w:rsid w:val="0034533F"/>
    <w:rsid w:val="0034538F"/>
    <w:rsid w:val="0034563F"/>
    <w:rsid w:val="00345B0B"/>
    <w:rsid w:val="00345CBA"/>
    <w:rsid w:val="00345FA3"/>
    <w:rsid w:val="003461AA"/>
    <w:rsid w:val="00346952"/>
    <w:rsid w:val="003471EC"/>
    <w:rsid w:val="00347256"/>
    <w:rsid w:val="00347D78"/>
    <w:rsid w:val="00350195"/>
    <w:rsid w:val="00350E33"/>
    <w:rsid w:val="003515B8"/>
    <w:rsid w:val="00351651"/>
    <w:rsid w:val="00351AF0"/>
    <w:rsid w:val="00351D0F"/>
    <w:rsid w:val="0035218C"/>
    <w:rsid w:val="00352F0C"/>
    <w:rsid w:val="0035370D"/>
    <w:rsid w:val="003537FA"/>
    <w:rsid w:val="00353DB7"/>
    <w:rsid w:val="003549A9"/>
    <w:rsid w:val="00354E09"/>
    <w:rsid w:val="00355384"/>
    <w:rsid w:val="00355603"/>
    <w:rsid w:val="00355A2A"/>
    <w:rsid w:val="00355E8C"/>
    <w:rsid w:val="0035652B"/>
    <w:rsid w:val="00356566"/>
    <w:rsid w:val="00356CBE"/>
    <w:rsid w:val="00357557"/>
    <w:rsid w:val="0035766C"/>
    <w:rsid w:val="0036048A"/>
    <w:rsid w:val="003607CD"/>
    <w:rsid w:val="00360BDE"/>
    <w:rsid w:val="00360F30"/>
    <w:rsid w:val="00360F45"/>
    <w:rsid w:val="00362263"/>
    <w:rsid w:val="0036248B"/>
    <w:rsid w:val="0036280C"/>
    <w:rsid w:val="0036297F"/>
    <w:rsid w:val="00362D5D"/>
    <w:rsid w:val="00363334"/>
    <w:rsid w:val="00363839"/>
    <w:rsid w:val="0036395A"/>
    <w:rsid w:val="00363BEE"/>
    <w:rsid w:val="00363E0D"/>
    <w:rsid w:val="003640EA"/>
    <w:rsid w:val="00364211"/>
    <w:rsid w:val="00364A9D"/>
    <w:rsid w:val="00364AF2"/>
    <w:rsid w:val="00364B9D"/>
    <w:rsid w:val="00364C66"/>
    <w:rsid w:val="003659B9"/>
    <w:rsid w:val="00366274"/>
    <w:rsid w:val="00366343"/>
    <w:rsid w:val="0036671A"/>
    <w:rsid w:val="0036706C"/>
    <w:rsid w:val="003670B2"/>
    <w:rsid w:val="003670FB"/>
    <w:rsid w:val="00367170"/>
    <w:rsid w:val="003678D8"/>
    <w:rsid w:val="00367D1F"/>
    <w:rsid w:val="0037063E"/>
    <w:rsid w:val="003711F9"/>
    <w:rsid w:val="0037156E"/>
    <w:rsid w:val="00371A6E"/>
    <w:rsid w:val="00371DB4"/>
    <w:rsid w:val="0037217F"/>
    <w:rsid w:val="003724A6"/>
    <w:rsid w:val="00372CC3"/>
    <w:rsid w:val="00372EE7"/>
    <w:rsid w:val="00373333"/>
    <w:rsid w:val="00373994"/>
    <w:rsid w:val="0037403D"/>
    <w:rsid w:val="00374518"/>
    <w:rsid w:val="0037451C"/>
    <w:rsid w:val="00374713"/>
    <w:rsid w:val="00374751"/>
    <w:rsid w:val="003749A5"/>
    <w:rsid w:val="00374F53"/>
    <w:rsid w:val="00375178"/>
    <w:rsid w:val="003751D2"/>
    <w:rsid w:val="003753D5"/>
    <w:rsid w:val="00376381"/>
    <w:rsid w:val="00376AE3"/>
    <w:rsid w:val="00377206"/>
    <w:rsid w:val="0037763A"/>
    <w:rsid w:val="00377740"/>
    <w:rsid w:val="00377B45"/>
    <w:rsid w:val="00377CDF"/>
    <w:rsid w:val="00380245"/>
    <w:rsid w:val="003809D9"/>
    <w:rsid w:val="00380F16"/>
    <w:rsid w:val="00381431"/>
    <w:rsid w:val="00381649"/>
    <w:rsid w:val="00381A59"/>
    <w:rsid w:val="00381BDE"/>
    <w:rsid w:val="00381F46"/>
    <w:rsid w:val="003823FC"/>
    <w:rsid w:val="0038273B"/>
    <w:rsid w:val="00382918"/>
    <w:rsid w:val="00382CBD"/>
    <w:rsid w:val="00382F41"/>
    <w:rsid w:val="0038348A"/>
    <w:rsid w:val="0038396B"/>
    <w:rsid w:val="00383BE8"/>
    <w:rsid w:val="00384676"/>
    <w:rsid w:val="00384C8B"/>
    <w:rsid w:val="0038526D"/>
    <w:rsid w:val="0038534B"/>
    <w:rsid w:val="0038535A"/>
    <w:rsid w:val="0038545A"/>
    <w:rsid w:val="003856F5"/>
    <w:rsid w:val="00385923"/>
    <w:rsid w:val="003859AF"/>
    <w:rsid w:val="00385AB3"/>
    <w:rsid w:val="00385DA3"/>
    <w:rsid w:val="00385DAD"/>
    <w:rsid w:val="003864A8"/>
    <w:rsid w:val="00387323"/>
    <w:rsid w:val="0038736C"/>
    <w:rsid w:val="00387CDE"/>
    <w:rsid w:val="00390AE1"/>
    <w:rsid w:val="00391163"/>
    <w:rsid w:val="003915E8"/>
    <w:rsid w:val="00391714"/>
    <w:rsid w:val="0039175F"/>
    <w:rsid w:val="00391781"/>
    <w:rsid w:val="00391845"/>
    <w:rsid w:val="0039222B"/>
    <w:rsid w:val="003926F3"/>
    <w:rsid w:val="00392E8B"/>
    <w:rsid w:val="003933C4"/>
    <w:rsid w:val="00393E69"/>
    <w:rsid w:val="0039451A"/>
    <w:rsid w:val="00394CD3"/>
    <w:rsid w:val="0039587F"/>
    <w:rsid w:val="0039592A"/>
    <w:rsid w:val="00395DB7"/>
    <w:rsid w:val="00395DC0"/>
    <w:rsid w:val="003964CA"/>
    <w:rsid w:val="00396C18"/>
    <w:rsid w:val="00397157"/>
    <w:rsid w:val="003975CD"/>
    <w:rsid w:val="00397B0B"/>
    <w:rsid w:val="003A014A"/>
    <w:rsid w:val="003A0674"/>
    <w:rsid w:val="003A0FA9"/>
    <w:rsid w:val="003A114D"/>
    <w:rsid w:val="003A1295"/>
    <w:rsid w:val="003A2D1A"/>
    <w:rsid w:val="003A3244"/>
    <w:rsid w:val="003A3FE3"/>
    <w:rsid w:val="003A4C07"/>
    <w:rsid w:val="003A4C56"/>
    <w:rsid w:val="003A4E85"/>
    <w:rsid w:val="003A503E"/>
    <w:rsid w:val="003A5378"/>
    <w:rsid w:val="003A5DCB"/>
    <w:rsid w:val="003A5FA1"/>
    <w:rsid w:val="003A6058"/>
    <w:rsid w:val="003A61ED"/>
    <w:rsid w:val="003A6347"/>
    <w:rsid w:val="003A6511"/>
    <w:rsid w:val="003A65FB"/>
    <w:rsid w:val="003A7450"/>
    <w:rsid w:val="003A74C5"/>
    <w:rsid w:val="003A7922"/>
    <w:rsid w:val="003A7CDF"/>
    <w:rsid w:val="003B04CF"/>
    <w:rsid w:val="003B094E"/>
    <w:rsid w:val="003B09A3"/>
    <w:rsid w:val="003B0B89"/>
    <w:rsid w:val="003B0F67"/>
    <w:rsid w:val="003B10E7"/>
    <w:rsid w:val="003B15B1"/>
    <w:rsid w:val="003B1C93"/>
    <w:rsid w:val="003B21BC"/>
    <w:rsid w:val="003B2798"/>
    <w:rsid w:val="003B28D7"/>
    <w:rsid w:val="003B2C18"/>
    <w:rsid w:val="003B2C8F"/>
    <w:rsid w:val="003B2F68"/>
    <w:rsid w:val="003B3E8A"/>
    <w:rsid w:val="003B40A0"/>
    <w:rsid w:val="003B4AA5"/>
    <w:rsid w:val="003B4C52"/>
    <w:rsid w:val="003B4CBA"/>
    <w:rsid w:val="003B4CC4"/>
    <w:rsid w:val="003B54DB"/>
    <w:rsid w:val="003B6452"/>
    <w:rsid w:val="003B75E6"/>
    <w:rsid w:val="003B7730"/>
    <w:rsid w:val="003B7910"/>
    <w:rsid w:val="003B7C2D"/>
    <w:rsid w:val="003B7FE7"/>
    <w:rsid w:val="003C0121"/>
    <w:rsid w:val="003C0984"/>
    <w:rsid w:val="003C0D14"/>
    <w:rsid w:val="003C21E7"/>
    <w:rsid w:val="003C2839"/>
    <w:rsid w:val="003C3234"/>
    <w:rsid w:val="003C338F"/>
    <w:rsid w:val="003C3560"/>
    <w:rsid w:val="003C38C7"/>
    <w:rsid w:val="003C3B74"/>
    <w:rsid w:val="003C3CC9"/>
    <w:rsid w:val="003C4624"/>
    <w:rsid w:val="003C545C"/>
    <w:rsid w:val="003C64AD"/>
    <w:rsid w:val="003C6B8D"/>
    <w:rsid w:val="003C6DD6"/>
    <w:rsid w:val="003C72AF"/>
    <w:rsid w:val="003C7307"/>
    <w:rsid w:val="003C75D8"/>
    <w:rsid w:val="003C7665"/>
    <w:rsid w:val="003C7F15"/>
    <w:rsid w:val="003D0659"/>
    <w:rsid w:val="003D0AEB"/>
    <w:rsid w:val="003D14DA"/>
    <w:rsid w:val="003D1829"/>
    <w:rsid w:val="003D23F4"/>
    <w:rsid w:val="003D2A41"/>
    <w:rsid w:val="003D2C23"/>
    <w:rsid w:val="003D2E4A"/>
    <w:rsid w:val="003D2E62"/>
    <w:rsid w:val="003D38DE"/>
    <w:rsid w:val="003D3D93"/>
    <w:rsid w:val="003D479E"/>
    <w:rsid w:val="003D47EC"/>
    <w:rsid w:val="003D4C0A"/>
    <w:rsid w:val="003D4D8C"/>
    <w:rsid w:val="003D5231"/>
    <w:rsid w:val="003D5B34"/>
    <w:rsid w:val="003D5D44"/>
    <w:rsid w:val="003D5E5B"/>
    <w:rsid w:val="003D634A"/>
    <w:rsid w:val="003D66C9"/>
    <w:rsid w:val="003D6A7D"/>
    <w:rsid w:val="003D6BAD"/>
    <w:rsid w:val="003D6E5A"/>
    <w:rsid w:val="003D6FF4"/>
    <w:rsid w:val="003D7199"/>
    <w:rsid w:val="003D76AC"/>
    <w:rsid w:val="003D7A0E"/>
    <w:rsid w:val="003D7B6A"/>
    <w:rsid w:val="003D7F84"/>
    <w:rsid w:val="003D7FB4"/>
    <w:rsid w:val="003E03EE"/>
    <w:rsid w:val="003E0CC8"/>
    <w:rsid w:val="003E1290"/>
    <w:rsid w:val="003E12D8"/>
    <w:rsid w:val="003E16DD"/>
    <w:rsid w:val="003E19A8"/>
    <w:rsid w:val="003E1B33"/>
    <w:rsid w:val="003E1D9C"/>
    <w:rsid w:val="003E1F4E"/>
    <w:rsid w:val="003E2045"/>
    <w:rsid w:val="003E24B6"/>
    <w:rsid w:val="003E2B22"/>
    <w:rsid w:val="003E2BE7"/>
    <w:rsid w:val="003E2EA1"/>
    <w:rsid w:val="003E36BF"/>
    <w:rsid w:val="003E400A"/>
    <w:rsid w:val="003E42CA"/>
    <w:rsid w:val="003E4B85"/>
    <w:rsid w:val="003E4D44"/>
    <w:rsid w:val="003E57F4"/>
    <w:rsid w:val="003E5D98"/>
    <w:rsid w:val="003E5DF0"/>
    <w:rsid w:val="003E5F77"/>
    <w:rsid w:val="003E6129"/>
    <w:rsid w:val="003E627B"/>
    <w:rsid w:val="003E762C"/>
    <w:rsid w:val="003E7A6F"/>
    <w:rsid w:val="003E7BBA"/>
    <w:rsid w:val="003E7C97"/>
    <w:rsid w:val="003F004F"/>
    <w:rsid w:val="003F03D8"/>
    <w:rsid w:val="003F071C"/>
    <w:rsid w:val="003F164D"/>
    <w:rsid w:val="003F1819"/>
    <w:rsid w:val="003F1BFA"/>
    <w:rsid w:val="003F21EB"/>
    <w:rsid w:val="003F2282"/>
    <w:rsid w:val="003F2324"/>
    <w:rsid w:val="003F2D51"/>
    <w:rsid w:val="003F2DAA"/>
    <w:rsid w:val="003F3E99"/>
    <w:rsid w:val="003F4115"/>
    <w:rsid w:val="003F4557"/>
    <w:rsid w:val="003F477C"/>
    <w:rsid w:val="003F4C6F"/>
    <w:rsid w:val="003F4D49"/>
    <w:rsid w:val="003F50F9"/>
    <w:rsid w:val="003F520F"/>
    <w:rsid w:val="003F5AE4"/>
    <w:rsid w:val="003F602E"/>
    <w:rsid w:val="003F65AC"/>
    <w:rsid w:val="003F67CE"/>
    <w:rsid w:val="003F67F5"/>
    <w:rsid w:val="003F6E30"/>
    <w:rsid w:val="003F718B"/>
    <w:rsid w:val="003F745B"/>
    <w:rsid w:val="003F7488"/>
    <w:rsid w:val="003F7862"/>
    <w:rsid w:val="003F7B28"/>
    <w:rsid w:val="003F7B6B"/>
    <w:rsid w:val="003F7D4A"/>
    <w:rsid w:val="004003D9"/>
    <w:rsid w:val="004004A4"/>
    <w:rsid w:val="004005D6"/>
    <w:rsid w:val="00400821"/>
    <w:rsid w:val="004009B3"/>
    <w:rsid w:val="00400CC2"/>
    <w:rsid w:val="0040100A"/>
    <w:rsid w:val="004010B8"/>
    <w:rsid w:val="004014C4"/>
    <w:rsid w:val="00401A33"/>
    <w:rsid w:val="00401DAB"/>
    <w:rsid w:val="00401F0B"/>
    <w:rsid w:val="004029A8"/>
    <w:rsid w:val="004029FC"/>
    <w:rsid w:val="00403352"/>
    <w:rsid w:val="00403662"/>
    <w:rsid w:val="00403749"/>
    <w:rsid w:val="004039F6"/>
    <w:rsid w:val="00403E84"/>
    <w:rsid w:val="00403EEC"/>
    <w:rsid w:val="004042E6"/>
    <w:rsid w:val="00404566"/>
    <w:rsid w:val="004045DA"/>
    <w:rsid w:val="00404691"/>
    <w:rsid w:val="004047E9"/>
    <w:rsid w:val="00404BA5"/>
    <w:rsid w:val="00404F8C"/>
    <w:rsid w:val="00404FC4"/>
    <w:rsid w:val="00405034"/>
    <w:rsid w:val="00405935"/>
    <w:rsid w:val="00406EFA"/>
    <w:rsid w:val="00407069"/>
    <w:rsid w:val="004070DB"/>
    <w:rsid w:val="00407A56"/>
    <w:rsid w:val="004102E1"/>
    <w:rsid w:val="00410C00"/>
    <w:rsid w:val="00410C16"/>
    <w:rsid w:val="00410DE1"/>
    <w:rsid w:val="00411F9E"/>
    <w:rsid w:val="0041206E"/>
    <w:rsid w:val="00412075"/>
    <w:rsid w:val="0041211A"/>
    <w:rsid w:val="00413446"/>
    <w:rsid w:val="004136D3"/>
    <w:rsid w:val="00414023"/>
    <w:rsid w:val="00414565"/>
    <w:rsid w:val="00414667"/>
    <w:rsid w:val="0041499B"/>
    <w:rsid w:val="00414B34"/>
    <w:rsid w:val="004154AF"/>
    <w:rsid w:val="00415908"/>
    <w:rsid w:val="00415BA8"/>
    <w:rsid w:val="004178D3"/>
    <w:rsid w:val="00417922"/>
    <w:rsid w:val="00417980"/>
    <w:rsid w:val="004179C4"/>
    <w:rsid w:val="00417AA4"/>
    <w:rsid w:val="00417AC9"/>
    <w:rsid w:val="00417F51"/>
    <w:rsid w:val="004200ED"/>
    <w:rsid w:val="00420B4E"/>
    <w:rsid w:val="00420C1A"/>
    <w:rsid w:val="004210DE"/>
    <w:rsid w:val="004211EF"/>
    <w:rsid w:val="00421465"/>
    <w:rsid w:val="00421487"/>
    <w:rsid w:val="00421AED"/>
    <w:rsid w:val="00421EC5"/>
    <w:rsid w:val="004222D8"/>
    <w:rsid w:val="004227D9"/>
    <w:rsid w:val="00422965"/>
    <w:rsid w:val="00422A25"/>
    <w:rsid w:val="00422BF2"/>
    <w:rsid w:val="00422C27"/>
    <w:rsid w:val="00422E7E"/>
    <w:rsid w:val="00422EDD"/>
    <w:rsid w:val="004231F5"/>
    <w:rsid w:val="00423A52"/>
    <w:rsid w:val="00423AF0"/>
    <w:rsid w:val="00423E09"/>
    <w:rsid w:val="0042441E"/>
    <w:rsid w:val="00424E7B"/>
    <w:rsid w:val="00425117"/>
    <w:rsid w:val="0042579E"/>
    <w:rsid w:val="0042585E"/>
    <w:rsid w:val="00425C9A"/>
    <w:rsid w:val="00426419"/>
    <w:rsid w:val="004267A3"/>
    <w:rsid w:val="00426B8E"/>
    <w:rsid w:val="00426CA6"/>
    <w:rsid w:val="00426D22"/>
    <w:rsid w:val="00430716"/>
    <w:rsid w:val="004317A5"/>
    <w:rsid w:val="00431987"/>
    <w:rsid w:val="00432333"/>
    <w:rsid w:val="00432970"/>
    <w:rsid w:val="004329B8"/>
    <w:rsid w:val="00432D60"/>
    <w:rsid w:val="00432EF7"/>
    <w:rsid w:val="00432F58"/>
    <w:rsid w:val="0043312D"/>
    <w:rsid w:val="004331A6"/>
    <w:rsid w:val="004332BF"/>
    <w:rsid w:val="00433607"/>
    <w:rsid w:val="0043361A"/>
    <w:rsid w:val="00433C1E"/>
    <w:rsid w:val="0043437E"/>
    <w:rsid w:val="004343E5"/>
    <w:rsid w:val="00434A99"/>
    <w:rsid w:val="004356D1"/>
    <w:rsid w:val="0043589D"/>
    <w:rsid w:val="00435B8B"/>
    <w:rsid w:val="00435C98"/>
    <w:rsid w:val="00435D15"/>
    <w:rsid w:val="00435DA0"/>
    <w:rsid w:val="00436B65"/>
    <w:rsid w:val="00436BD5"/>
    <w:rsid w:val="00437472"/>
    <w:rsid w:val="00437959"/>
    <w:rsid w:val="00437BC7"/>
    <w:rsid w:val="0044090E"/>
    <w:rsid w:val="00441361"/>
    <w:rsid w:val="0044140F"/>
    <w:rsid w:val="00441900"/>
    <w:rsid w:val="00441D6F"/>
    <w:rsid w:val="00442058"/>
    <w:rsid w:val="004421D9"/>
    <w:rsid w:val="004422B3"/>
    <w:rsid w:val="004426FE"/>
    <w:rsid w:val="00443984"/>
    <w:rsid w:val="00444600"/>
    <w:rsid w:val="00444C55"/>
    <w:rsid w:val="00444CD6"/>
    <w:rsid w:val="00445F0A"/>
    <w:rsid w:val="00446480"/>
    <w:rsid w:val="0044650C"/>
    <w:rsid w:val="00446547"/>
    <w:rsid w:val="0044660D"/>
    <w:rsid w:val="00446F8E"/>
    <w:rsid w:val="0044704F"/>
    <w:rsid w:val="004478A6"/>
    <w:rsid w:val="00447EA3"/>
    <w:rsid w:val="0045018A"/>
    <w:rsid w:val="00450F77"/>
    <w:rsid w:val="00451022"/>
    <w:rsid w:val="00451071"/>
    <w:rsid w:val="004521D3"/>
    <w:rsid w:val="004522F1"/>
    <w:rsid w:val="004524BF"/>
    <w:rsid w:val="00452AEF"/>
    <w:rsid w:val="00452F47"/>
    <w:rsid w:val="004531F8"/>
    <w:rsid w:val="004532EE"/>
    <w:rsid w:val="00453A0C"/>
    <w:rsid w:val="00453C00"/>
    <w:rsid w:val="00453C0B"/>
    <w:rsid w:val="00453E72"/>
    <w:rsid w:val="0045434E"/>
    <w:rsid w:val="004544D0"/>
    <w:rsid w:val="00454E00"/>
    <w:rsid w:val="00454F2E"/>
    <w:rsid w:val="004559F7"/>
    <w:rsid w:val="00456A2A"/>
    <w:rsid w:val="00456C67"/>
    <w:rsid w:val="0045703B"/>
    <w:rsid w:val="004571F9"/>
    <w:rsid w:val="00457D5E"/>
    <w:rsid w:val="00457DF0"/>
    <w:rsid w:val="00457E5E"/>
    <w:rsid w:val="00460528"/>
    <w:rsid w:val="004606A3"/>
    <w:rsid w:val="00460803"/>
    <w:rsid w:val="00461298"/>
    <w:rsid w:val="0046184C"/>
    <w:rsid w:val="00461A19"/>
    <w:rsid w:val="00461B49"/>
    <w:rsid w:val="00461BA9"/>
    <w:rsid w:val="00461CD6"/>
    <w:rsid w:val="00462256"/>
    <w:rsid w:val="0046261E"/>
    <w:rsid w:val="00462CB4"/>
    <w:rsid w:val="00462F2B"/>
    <w:rsid w:val="00463513"/>
    <w:rsid w:val="00463633"/>
    <w:rsid w:val="00464138"/>
    <w:rsid w:val="004641D2"/>
    <w:rsid w:val="004648EB"/>
    <w:rsid w:val="00464D33"/>
    <w:rsid w:val="00465023"/>
    <w:rsid w:val="004650EB"/>
    <w:rsid w:val="004653D1"/>
    <w:rsid w:val="00465C49"/>
    <w:rsid w:val="00467477"/>
    <w:rsid w:val="00467BCF"/>
    <w:rsid w:val="00467D20"/>
    <w:rsid w:val="00467E9D"/>
    <w:rsid w:val="0047026B"/>
    <w:rsid w:val="00470BD9"/>
    <w:rsid w:val="00470CC5"/>
    <w:rsid w:val="00470FC3"/>
    <w:rsid w:val="00471377"/>
    <w:rsid w:val="00471FB4"/>
    <w:rsid w:val="00472792"/>
    <w:rsid w:val="00472A29"/>
    <w:rsid w:val="00472AFA"/>
    <w:rsid w:val="00472D27"/>
    <w:rsid w:val="00474414"/>
    <w:rsid w:val="00474587"/>
    <w:rsid w:val="0047473D"/>
    <w:rsid w:val="004747A0"/>
    <w:rsid w:val="00474B82"/>
    <w:rsid w:val="00474D25"/>
    <w:rsid w:val="00475688"/>
    <w:rsid w:val="00475871"/>
    <w:rsid w:val="0047587D"/>
    <w:rsid w:val="0047599C"/>
    <w:rsid w:val="00475AD4"/>
    <w:rsid w:val="00475B76"/>
    <w:rsid w:val="00475CDC"/>
    <w:rsid w:val="00476114"/>
    <w:rsid w:val="004779C7"/>
    <w:rsid w:val="00477DD0"/>
    <w:rsid w:val="00477E92"/>
    <w:rsid w:val="004802A9"/>
    <w:rsid w:val="004808BB"/>
    <w:rsid w:val="00480961"/>
    <w:rsid w:val="004817FB"/>
    <w:rsid w:val="00481D8A"/>
    <w:rsid w:val="004822DC"/>
    <w:rsid w:val="00482838"/>
    <w:rsid w:val="00482CCE"/>
    <w:rsid w:val="00482D0E"/>
    <w:rsid w:val="00482F12"/>
    <w:rsid w:val="00483373"/>
    <w:rsid w:val="00483AA3"/>
    <w:rsid w:val="00483AF3"/>
    <w:rsid w:val="00483D52"/>
    <w:rsid w:val="0048406B"/>
    <w:rsid w:val="00484A9A"/>
    <w:rsid w:val="0048505E"/>
    <w:rsid w:val="004850C3"/>
    <w:rsid w:val="00485AE6"/>
    <w:rsid w:val="004862D6"/>
    <w:rsid w:val="00486572"/>
    <w:rsid w:val="004868AD"/>
    <w:rsid w:val="004874F1"/>
    <w:rsid w:val="00487CFF"/>
    <w:rsid w:val="00490D08"/>
    <w:rsid w:val="00490EDC"/>
    <w:rsid w:val="004910AF"/>
    <w:rsid w:val="004919AB"/>
    <w:rsid w:val="00491BBF"/>
    <w:rsid w:val="00492259"/>
    <w:rsid w:val="004923D4"/>
    <w:rsid w:val="00492652"/>
    <w:rsid w:val="00492934"/>
    <w:rsid w:val="00492A53"/>
    <w:rsid w:val="00492D98"/>
    <w:rsid w:val="0049321F"/>
    <w:rsid w:val="00493330"/>
    <w:rsid w:val="00493466"/>
    <w:rsid w:val="0049374F"/>
    <w:rsid w:val="00493CCE"/>
    <w:rsid w:val="00493DF7"/>
    <w:rsid w:val="00493EEE"/>
    <w:rsid w:val="00494158"/>
    <w:rsid w:val="00494385"/>
    <w:rsid w:val="00494409"/>
    <w:rsid w:val="004952AF"/>
    <w:rsid w:val="004953E9"/>
    <w:rsid w:val="0049547B"/>
    <w:rsid w:val="0049550D"/>
    <w:rsid w:val="00495F89"/>
    <w:rsid w:val="004962C8"/>
    <w:rsid w:val="004965A5"/>
    <w:rsid w:val="004967EE"/>
    <w:rsid w:val="004968E7"/>
    <w:rsid w:val="00496BE4"/>
    <w:rsid w:val="00496CF2"/>
    <w:rsid w:val="004970B7"/>
    <w:rsid w:val="0049729F"/>
    <w:rsid w:val="00497BB2"/>
    <w:rsid w:val="00497BEA"/>
    <w:rsid w:val="004A016B"/>
    <w:rsid w:val="004A0693"/>
    <w:rsid w:val="004A0D66"/>
    <w:rsid w:val="004A0D9E"/>
    <w:rsid w:val="004A178A"/>
    <w:rsid w:val="004A1E6B"/>
    <w:rsid w:val="004A1EB8"/>
    <w:rsid w:val="004A24BB"/>
    <w:rsid w:val="004A26B9"/>
    <w:rsid w:val="004A2744"/>
    <w:rsid w:val="004A2E87"/>
    <w:rsid w:val="004A3478"/>
    <w:rsid w:val="004A3B1D"/>
    <w:rsid w:val="004A44A9"/>
    <w:rsid w:val="004A473B"/>
    <w:rsid w:val="004A4834"/>
    <w:rsid w:val="004A4D36"/>
    <w:rsid w:val="004A5020"/>
    <w:rsid w:val="004A5EAD"/>
    <w:rsid w:val="004A697B"/>
    <w:rsid w:val="004A6BB2"/>
    <w:rsid w:val="004A6D04"/>
    <w:rsid w:val="004A6E6D"/>
    <w:rsid w:val="004A6FEB"/>
    <w:rsid w:val="004A7491"/>
    <w:rsid w:val="004A7B43"/>
    <w:rsid w:val="004A7CC1"/>
    <w:rsid w:val="004A7D25"/>
    <w:rsid w:val="004B01F6"/>
    <w:rsid w:val="004B0967"/>
    <w:rsid w:val="004B0BF8"/>
    <w:rsid w:val="004B0C3B"/>
    <w:rsid w:val="004B0E2F"/>
    <w:rsid w:val="004B1500"/>
    <w:rsid w:val="004B2088"/>
    <w:rsid w:val="004B259F"/>
    <w:rsid w:val="004B28C6"/>
    <w:rsid w:val="004B2F6E"/>
    <w:rsid w:val="004B30A2"/>
    <w:rsid w:val="004B323D"/>
    <w:rsid w:val="004B3309"/>
    <w:rsid w:val="004B3675"/>
    <w:rsid w:val="004B37B0"/>
    <w:rsid w:val="004B3A9E"/>
    <w:rsid w:val="004B4296"/>
    <w:rsid w:val="004B4793"/>
    <w:rsid w:val="004B4CAB"/>
    <w:rsid w:val="004B4DF7"/>
    <w:rsid w:val="004B5788"/>
    <w:rsid w:val="004B5BE9"/>
    <w:rsid w:val="004B5DF5"/>
    <w:rsid w:val="004B5F6B"/>
    <w:rsid w:val="004B6550"/>
    <w:rsid w:val="004B6DB2"/>
    <w:rsid w:val="004B75CA"/>
    <w:rsid w:val="004B76BA"/>
    <w:rsid w:val="004B78C7"/>
    <w:rsid w:val="004B7A2A"/>
    <w:rsid w:val="004B7ED2"/>
    <w:rsid w:val="004C03DF"/>
    <w:rsid w:val="004C064C"/>
    <w:rsid w:val="004C0865"/>
    <w:rsid w:val="004C0A7C"/>
    <w:rsid w:val="004C1476"/>
    <w:rsid w:val="004C19C5"/>
    <w:rsid w:val="004C1C98"/>
    <w:rsid w:val="004C1D09"/>
    <w:rsid w:val="004C32CA"/>
    <w:rsid w:val="004C3350"/>
    <w:rsid w:val="004C370D"/>
    <w:rsid w:val="004C427E"/>
    <w:rsid w:val="004C4463"/>
    <w:rsid w:val="004C4BD5"/>
    <w:rsid w:val="004C4E7F"/>
    <w:rsid w:val="004C52AF"/>
    <w:rsid w:val="004C5551"/>
    <w:rsid w:val="004C571B"/>
    <w:rsid w:val="004C5E0B"/>
    <w:rsid w:val="004C6185"/>
    <w:rsid w:val="004C6233"/>
    <w:rsid w:val="004C6385"/>
    <w:rsid w:val="004C640D"/>
    <w:rsid w:val="004C643C"/>
    <w:rsid w:val="004C65A9"/>
    <w:rsid w:val="004C6CF0"/>
    <w:rsid w:val="004C7025"/>
    <w:rsid w:val="004C7189"/>
    <w:rsid w:val="004C7592"/>
    <w:rsid w:val="004C76D2"/>
    <w:rsid w:val="004D0007"/>
    <w:rsid w:val="004D04DF"/>
    <w:rsid w:val="004D1556"/>
    <w:rsid w:val="004D1F0B"/>
    <w:rsid w:val="004D25DB"/>
    <w:rsid w:val="004D269A"/>
    <w:rsid w:val="004D28A8"/>
    <w:rsid w:val="004D3064"/>
    <w:rsid w:val="004D3067"/>
    <w:rsid w:val="004D30FB"/>
    <w:rsid w:val="004D3853"/>
    <w:rsid w:val="004D47C6"/>
    <w:rsid w:val="004D4906"/>
    <w:rsid w:val="004D50EC"/>
    <w:rsid w:val="004D54E6"/>
    <w:rsid w:val="004D6C5E"/>
    <w:rsid w:val="004D6D7F"/>
    <w:rsid w:val="004D723D"/>
    <w:rsid w:val="004D7DD3"/>
    <w:rsid w:val="004E0949"/>
    <w:rsid w:val="004E173E"/>
    <w:rsid w:val="004E1BDD"/>
    <w:rsid w:val="004E2440"/>
    <w:rsid w:val="004E272A"/>
    <w:rsid w:val="004E2921"/>
    <w:rsid w:val="004E29CA"/>
    <w:rsid w:val="004E2DF8"/>
    <w:rsid w:val="004E41EE"/>
    <w:rsid w:val="004E47E6"/>
    <w:rsid w:val="004E49F2"/>
    <w:rsid w:val="004E50DD"/>
    <w:rsid w:val="004E57A9"/>
    <w:rsid w:val="004E63CA"/>
    <w:rsid w:val="004E6632"/>
    <w:rsid w:val="004E67D4"/>
    <w:rsid w:val="004E6914"/>
    <w:rsid w:val="004E6963"/>
    <w:rsid w:val="004E79B4"/>
    <w:rsid w:val="004E7E45"/>
    <w:rsid w:val="004F0502"/>
    <w:rsid w:val="004F0FFE"/>
    <w:rsid w:val="004F213C"/>
    <w:rsid w:val="004F2162"/>
    <w:rsid w:val="004F2236"/>
    <w:rsid w:val="004F22E5"/>
    <w:rsid w:val="004F235F"/>
    <w:rsid w:val="004F276E"/>
    <w:rsid w:val="004F30EB"/>
    <w:rsid w:val="004F34DC"/>
    <w:rsid w:val="004F3549"/>
    <w:rsid w:val="004F3667"/>
    <w:rsid w:val="004F36A1"/>
    <w:rsid w:val="004F3A94"/>
    <w:rsid w:val="004F44FF"/>
    <w:rsid w:val="004F4BD7"/>
    <w:rsid w:val="004F51A1"/>
    <w:rsid w:val="004F589C"/>
    <w:rsid w:val="004F596A"/>
    <w:rsid w:val="004F5B85"/>
    <w:rsid w:val="004F6012"/>
    <w:rsid w:val="004F602C"/>
    <w:rsid w:val="004F602D"/>
    <w:rsid w:val="004F61BB"/>
    <w:rsid w:val="004F670E"/>
    <w:rsid w:val="004F6D3C"/>
    <w:rsid w:val="004F71AD"/>
    <w:rsid w:val="004F74D3"/>
    <w:rsid w:val="004F77DC"/>
    <w:rsid w:val="004F7A8F"/>
    <w:rsid w:val="00500454"/>
    <w:rsid w:val="005012F6"/>
    <w:rsid w:val="00501FDD"/>
    <w:rsid w:val="0050215F"/>
    <w:rsid w:val="00502524"/>
    <w:rsid w:val="0050387A"/>
    <w:rsid w:val="00503CA2"/>
    <w:rsid w:val="00503CED"/>
    <w:rsid w:val="00503FC4"/>
    <w:rsid w:val="00504128"/>
    <w:rsid w:val="00505108"/>
    <w:rsid w:val="00505276"/>
    <w:rsid w:val="00505D11"/>
    <w:rsid w:val="00505FA3"/>
    <w:rsid w:val="005065F6"/>
    <w:rsid w:val="00507298"/>
    <w:rsid w:val="00507AEB"/>
    <w:rsid w:val="00507B5E"/>
    <w:rsid w:val="00507CC0"/>
    <w:rsid w:val="005109B8"/>
    <w:rsid w:val="0051121D"/>
    <w:rsid w:val="00511C39"/>
    <w:rsid w:val="00512308"/>
    <w:rsid w:val="00512829"/>
    <w:rsid w:val="00512833"/>
    <w:rsid w:val="00512DC7"/>
    <w:rsid w:val="00513222"/>
    <w:rsid w:val="00513C4D"/>
    <w:rsid w:val="00513F06"/>
    <w:rsid w:val="005146B8"/>
    <w:rsid w:val="00514B78"/>
    <w:rsid w:val="0051507A"/>
    <w:rsid w:val="005155E1"/>
    <w:rsid w:val="0051578E"/>
    <w:rsid w:val="00515929"/>
    <w:rsid w:val="00515EAC"/>
    <w:rsid w:val="0051682C"/>
    <w:rsid w:val="00516878"/>
    <w:rsid w:val="00516F9D"/>
    <w:rsid w:val="005170E1"/>
    <w:rsid w:val="0051764F"/>
    <w:rsid w:val="00517718"/>
    <w:rsid w:val="00517859"/>
    <w:rsid w:val="00517AD1"/>
    <w:rsid w:val="00520160"/>
    <w:rsid w:val="0052062A"/>
    <w:rsid w:val="00520992"/>
    <w:rsid w:val="00520AB6"/>
    <w:rsid w:val="00520C51"/>
    <w:rsid w:val="00520D62"/>
    <w:rsid w:val="0052153E"/>
    <w:rsid w:val="0052190E"/>
    <w:rsid w:val="00521C3B"/>
    <w:rsid w:val="00522FFA"/>
    <w:rsid w:val="00523092"/>
    <w:rsid w:val="005230A0"/>
    <w:rsid w:val="00523145"/>
    <w:rsid w:val="00523970"/>
    <w:rsid w:val="00523A9A"/>
    <w:rsid w:val="00523F10"/>
    <w:rsid w:val="00524624"/>
    <w:rsid w:val="0052484B"/>
    <w:rsid w:val="005249B3"/>
    <w:rsid w:val="00524BB1"/>
    <w:rsid w:val="00524D2F"/>
    <w:rsid w:val="00525205"/>
    <w:rsid w:val="005252BB"/>
    <w:rsid w:val="00525529"/>
    <w:rsid w:val="00525626"/>
    <w:rsid w:val="00525754"/>
    <w:rsid w:val="00525BB3"/>
    <w:rsid w:val="0052646A"/>
    <w:rsid w:val="005267B8"/>
    <w:rsid w:val="00526C60"/>
    <w:rsid w:val="00527611"/>
    <w:rsid w:val="00527759"/>
    <w:rsid w:val="00527CF2"/>
    <w:rsid w:val="00530043"/>
    <w:rsid w:val="0053025F"/>
    <w:rsid w:val="00530717"/>
    <w:rsid w:val="005308F5"/>
    <w:rsid w:val="00530A7E"/>
    <w:rsid w:val="0053124B"/>
    <w:rsid w:val="00531BB7"/>
    <w:rsid w:val="00532020"/>
    <w:rsid w:val="0053267A"/>
    <w:rsid w:val="0053282F"/>
    <w:rsid w:val="00532CEE"/>
    <w:rsid w:val="00532F9F"/>
    <w:rsid w:val="005339AD"/>
    <w:rsid w:val="00534592"/>
    <w:rsid w:val="00534BD8"/>
    <w:rsid w:val="00534BEF"/>
    <w:rsid w:val="005350A0"/>
    <w:rsid w:val="005356D9"/>
    <w:rsid w:val="0053579B"/>
    <w:rsid w:val="0053597E"/>
    <w:rsid w:val="00535FA5"/>
    <w:rsid w:val="0053608F"/>
    <w:rsid w:val="00536540"/>
    <w:rsid w:val="00537193"/>
    <w:rsid w:val="005375C3"/>
    <w:rsid w:val="00537842"/>
    <w:rsid w:val="00537E8C"/>
    <w:rsid w:val="00537F24"/>
    <w:rsid w:val="00540175"/>
    <w:rsid w:val="00540259"/>
    <w:rsid w:val="005408DE"/>
    <w:rsid w:val="005409B9"/>
    <w:rsid w:val="00540B53"/>
    <w:rsid w:val="00541113"/>
    <w:rsid w:val="00541488"/>
    <w:rsid w:val="005419FA"/>
    <w:rsid w:val="00541A45"/>
    <w:rsid w:val="00541B70"/>
    <w:rsid w:val="00541E7E"/>
    <w:rsid w:val="005422AF"/>
    <w:rsid w:val="00542F5B"/>
    <w:rsid w:val="00544142"/>
    <w:rsid w:val="0054489F"/>
    <w:rsid w:val="00544BA8"/>
    <w:rsid w:val="00544FD4"/>
    <w:rsid w:val="0054509C"/>
    <w:rsid w:val="00545115"/>
    <w:rsid w:val="005456D7"/>
    <w:rsid w:val="0054613A"/>
    <w:rsid w:val="00546836"/>
    <w:rsid w:val="00546AC8"/>
    <w:rsid w:val="00546F46"/>
    <w:rsid w:val="0055013C"/>
    <w:rsid w:val="0055072F"/>
    <w:rsid w:val="00550746"/>
    <w:rsid w:val="005508D9"/>
    <w:rsid w:val="00550BD4"/>
    <w:rsid w:val="00550D50"/>
    <w:rsid w:val="00550DF4"/>
    <w:rsid w:val="00550E6B"/>
    <w:rsid w:val="00551AE8"/>
    <w:rsid w:val="00551B0D"/>
    <w:rsid w:val="00551B5A"/>
    <w:rsid w:val="00552057"/>
    <w:rsid w:val="005521F2"/>
    <w:rsid w:val="00552AFD"/>
    <w:rsid w:val="00553054"/>
    <w:rsid w:val="00553E13"/>
    <w:rsid w:val="00553F4C"/>
    <w:rsid w:val="00554525"/>
    <w:rsid w:val="0055474E"/>
    <w:rsid w:val="00554A40"/>
    <w:rsid w:val="00554A79"/>
    <w:rsid w:val="00554BEF"/>
    <w:rsid w:val="00555634"/>
    <w:rsid w:val="00555CF9"/>
    <w:rsid w:val="00556ABF"/>
    <w:rsid w:val="00556D69"/>
    <w:rsid w:val="00556F4D"/>
    <w:rsid w:val="00557AA8"/>
    <w:rsid w:val="00557C66"/>
    <w:rsid w:val="005607F3"/>
    <w:rsid w:val="00560AC5"/>
    <w:rsid w:val="00560FB5"/>
    <w:rsid w:val="0056106B"/>
    <w:rsid w:val="005611A9"/>
    <w:rsid w:val="00561C81"/>
    <w:rsid w:val="0056235C"/>
    <w:rsid w:val="00562B0B"/>
    <w:rsid w:val="005630E8"/>
    <w:rsid w:val="005636E9"/>
    <w:rsid w:val="00563949"/>
    <w:rsid w:val="005646A7"/>
    <w:rsid w:val="00564A18"/>
    <w:rsid w:val="00564B5D"/>
    <w:rsid w:val="00564B99"/>
    <w:rsid w:val="005652E4"/>
    <w:rsid w:val="005655A4"/>
    <w:rsid w:val="00565774"/>
    <w:rsid w:val="00565B11"/>
    <w:rsid w:val="00565D21"/>
    <w:rsid w:val="0056650A"/>
    <w:rsid w:val="00566966"/>
    <w:rsid w:val="00566D54"/>
    <w:rsid w:val="005701EF"/>
    <w:rsid w:val="00570364"/>
    <w:rsid w:val="00570815"/>
    <w:rsid w:val="00571078"/>
    <w:rsid w:val="00571165"/>
    <w:rsid w:val="005716A4"/>
    <w:rsid w:val="0057251A"/>
    <w:rsid w:val="00572536"/>
    <w:rsid w:val="00572567"/>
    <w:rsid w:val="00572C65"/>
    <w:rsid w:val="00572D87"/>
    <w:rsid w:val="00572EF0"/>
    <w:rsid w:val="0057344E"/>
    <w:rsid w:val="0057366B"/>
    <w:rsid w:val="00573A18"/>
    <w:rsid w:val="00573B37"/>
    <w:rsid w:val="00573F8E"/>
    <w:rsid w:val="00574187"/>
    <w:rsid w:val="0057459C"/>
    <w:rsid w:val="0057467C"/>
    <w:rsid w:val="00574BF5"/>
    <w:rsid w:val="00574C0B"/>
    <w:rsid w:val="00574CAE"/>
    <w:rsid w:val="00574E4C"/>
    <w:rsid w:val="00574E7C"/>
    <w:rsid w:val="0057551B"/>
    <w:rsid w:val="0057581C"/>
    <w:rsid w:val="00575F18"/>
    <w:rsid w:val="00576742"/>
    <w:rsid w:val="00576E11"/>
    <w:rsid w:val="00577D1D"/>
    <w:rsid w:val="00577EF9"/>
    <w:rsid w:val="005800F8"/>
    <w:rsid w:val="00580E53"/>
    <w:rsid w:val="005813FD"/>
    <w:rsid w:val="005816D6"/>
    <w:rsid w:val="00581707"/>
    <w:rsid w:val="00581C57"/>
    <w:rsid w:val="00581F9D"/>
    <w:rsid w:val="005820B3"/>
    <w:rsid w:val="005824E5"/>
    <w:rsid w:val="005829AB"/>
    <w:rsid w:val="005829D5"/>
    <w:rsid w:val="00582B3B"/>
    <w:rsid w:val="00582FCA"/>
    <w:rsid w:val="005831DB"/>
    <w:rsid w:val="005832AE"/>
    <w:rsid w:val="00583337"/>
    <w:rsid w:val="0058375A"/>
    <w:rsid w:val="00583CB3"/>
    <w:rsid w:val="00584563"/>
    <w:rsid w:val="00584901"/>
    <w:rsid w:val="00584CDF"/>
    <w:rsid w:val="005855CD"/>
    <w:rsid w:val="00585663"/>
    <w:rsid w:val="00585703"/>
    <w:rsid w:val="00585D1C"/>
    <w:rsid w:val="00585F02"/>
    <w:rsid w:val="00586AC8"/>
    <w:rsid w:val="00586E0F"/>
    <w:rsid w:val="00586F02"/>
    <w:rsid w:val="005873B9"/>
    <w:rsid w:val="005873DE"/>
    <w:rsid w:val="00587941"/>
    <w:rsid w:val="00587A5C"/>
    <w:rsid w:val="00587BCC"/>
    <w:rsid w:val="00587FDA"/>
    <w:rsid w:val="0059011C"/>
    <w:rsid w:val="00590142"/>
    <w:rsid w:val="0059037F"/>
    <w:rsid w:val="00591185"/>
    <w:rsid w:val="00591280"/>
    <w:rsid w:val="005914C8"/>
    <w:rsid w:val="005916C0"/>
    <w:rsid w:val="005918CE"/>
    <w:rsid w:val="00592224"/>
    <w:rsid w:val="00592278"/>
    <w:rsid w:val="00592292"/>
    <w:rsid w:val="005922A0"/>
    <w:rsid w:val="005925C0"/>
    <w:rsid w:val="00592989"/>
    <w:rsid w:val="00592CC2"/>
    <w:rsid w:val="00592DD8"/>
    <w:rsid w:val="00593018"/>
    <w:rsid w:val="005930E4"/>
    <w:rsid w:val="00593772"/>
    <w:rsid w:val="005938E8"/>
    <w:rsid w:val="00594232"/>
    <w:rsid w:val="00594947"/>
    <w:rsid w:val="00594B52"/>
    <w:rsid w:val="00594BD7"/>
    <w:rsid w:val="005953D9"/>
    <w:rsid w:val="00595490"/>
    <w:rsid w:val="0059551A"/>
    <w:rsid w:val="005955E9"/>
    <w:rsid w:val="005959EB"/>
    <w:rsid w:val="00595A15"/>
    <w:rsid w:val="00595B5A"/>
    <w:rsid w:val="00595E6A"/>
    <w:rsid w:val="00597838"/>
    <w:rsid w:val="005A0F15"/>
    <w:rsid w:val="005A0FE6"/>
    <w:rsid w:val="005A1328"/>
    <w:rsid w:val="005A1837"/>
    <w:rsid w:val="005A1C6B"/>
    <w:rsid w:val="005A1D4D"/>
    <w:rsid w:val="005A1E6F"/>
    <w:rsid w:val="005A26B3"/>
    <w:rsid w:val="005A2B4B"/>
    <w:rsid w:val="005A2FBD"/>
    <w:rsid w:val="005A3332"/>
    <w:rsid w:val="005A34FF"/>
    <w:rsid w:val="005A36DD"/>
    <w:rsid w:val="005A3D46"/>
    <w:rsid w:val="005A4821"/>
    <w:rsid w:val="005A491F"/>
    <w:rsid w:val="005A4B38"/>
    <w:rsid w:val="005A5090"/>
    <w:rsid w:val="005A58A9"/>
    <w:rsid w:val="005A6C98"/>
    <w:rsid w:val="005A727C"/>
    <w:rsid w:val="005A748F"/>
    <w:rsid w:val="005A7A0E"/>
    <w:rsid w:val="005A7D7F"/>
    <w:rsid w:val="005B06FD"/>
    <w:rsid w:val="005B0832"/>
    <w:rsid w:val="005B0F50"/>
    <w:rsid w:val="005B0FD5"/>
    <w:rsid w:val="005B12D0"/>
    <w:rsid w:val="005B153D"/>
    <w:rsid w:val="005B17FC"/>
    <w:rsid w:val="005B1AC5"/>
    <w:rsid w:val="005B1EB0"/>
    <w:rsid w:val="005B1EE8"/>
    <w:rsid w:val="005B21B3"/>
    <w:rsid w:val="005B2548"/>
    <w:rsid w:val="005B2713"/>
    <w:rsid w:val="005B27DA"/>
    <w:rsid w:val="005B29F7"/>
    <w:rsid w:val="005B3364"/>
    <w:rsid w:val="005B336B"/>
    <w:rsid w:val="005B3585"/>
    <w:rsid w:val="005B3920"/>
    <w:rsid w:val="005B4F0B"/>
    <w:rsid w:val="005B5620"/>
    <w:rsid w:val="005B5662"/>
    <w:rsid w:val="005B57A8"/>
    <w:rsid w:val="005B5F2F"/>
    <w:rsid w:val="005B5FE9"/>
    <w:rsid w:val="005B66FE"/>
    <w:rsid w:val="005B6711"/>
    <w:rsid w:val="005B6B36"/>
    <w:rsid w:val="005B7440"/>
    <w:rsid w:val="005B7E07"/>
    <w:rsid w:val="005B7E20"/>
    <w:rsid w:val="005C0448"/>
    <w:rsid w:val="005C0579"/>
    <w:rsid w:val="005C06B0"/>
    <w:rsid w:val="005C0D17"/>
    <w:rsid w:val="005C0DF5"/>
    <w:rsid w:val="005C0E87"/>
    <w:rsid w:val="005C0EBD"/>
    <w:rsid w:val="005C104F"/>
    <w:rsid w:val="005C1198"/>
    <w:rsid w:val="005C1D4E"/>
    <w:rsid w:val="005C2008"/>
    <w:rsid w:val="005C2085"/>
    <w:rsid w:val="005C2632"/>
    <w:rsid w:val="005C2BC2"/>
    <w:rsid w:val="005C3786"/>
    <w:rsid w:val="005C3C48"/>
    <w:rsid w:val="005C3D24"/>
    <w:rsid w:val="005C4904"/>
    <w:rsid w:val="005C4A53"/>
    <w:rsid w:val="005C4AC8"/>
    <w:rsid w:val="005C503B"/>
    <w:rsid w:val="005C5328"/>
    <w:rsid w:val="005C548B"/>
    <w:rsid w:val="005C574F"/>
    <w:rsid w:val="005C57BC"/>
    <w:rsid w:val="005C62F1"/>
    <w:rsid w:val="005C648F"/>
    <w:rsid w:val="005C64AD"/>
    <w:rsid w:val="005C66CC"/>
    <w:rsid w:val="005C66CE"/>
    <w:rsid w:val="005C6997"/>
    <w:rsid w:val="005C744A"/>
    <w:rsid w:val="005C794A"/>
    <w:rsid w:val="005C7A3C"/>
    <w:rsid w:val="005D021A"/>
    <w:rsid w:val="005D04EC"/>
    <w:rsid w:val="005D062B"/>
    <w:rsid w:val="005D0BD0"/>
    <w:rsid w:val="005D0E17"/>
    <w:rsid w:val="005D16E5"/>
    <w:rsid w:val="005D4254"/>
    <w:rsid w:val="005D4E02"/>
    <w:rsid w:val="005D4E70"/>
    <w:rsid w:val="005D4FA1"/>
    <w:rsid w:val="005D5251"/>
    <w:rsid w:val="005D5755"/>
    <w:rsid w:val="005D5A3E"/>
    <w:rsid w:val="005D5D1E"/>
    <w:rsid w:val="005D5D60"/>
    <w:rsid w:val="005D648C"/>
    <w:rsid w:val="005D6701"/>
    <w:rsid w:val="005D6CAD"/>
    <w:rsid w:val="005D6E9B"/>
    <w:rsid w:val="005D7A24"/>
    <w:rsid w:val="005D7CAD"/>
    <w:rsid w:val="005E0262"/>
    <w:rsid w:val="005E0AB0"/>
    <w:rsid w:val="005E0E70"/>
    <w:rsid w:val="005E1C1D"/>
    <w:rsid w:val="005E1C4E"/>
    <w:rsid w:val="005E1D93"/>
    <w:rsid w:val="005E27C1"/>
    <w:rsid w:val="005E2841"/>
    <w:rsid w:val="005E2A69"/>
    <w:rsid w:val="005E2E91"/>
    <w:rsid w:val="005E38F5"/>
    <w:rsid w:val="005E3DC8"/>
    <w:rsid w:val="005E4085"/>
    <w:rsid w:val="005E447F"/>
    <w:rsid w:val="005E4AE8"/>
    <w:rsid w:val="005E4CB1"/>
    <w:rsid w:val="005E4D68"/>
    <w:rsid w:val="005E4E91"/>
    <w:rsid w:val="005E4F76"/>
    <w:rsid w:val="005E5904"/>
    <w:rsid w:val="005E5D68"/>
    <w:rsid w:val="005E5E0C"/>
    <w:rsid w:val="005E6DFE"/>
    <w:rsid w:val="005E6E93"/>
    <w:rsid w:val="005E713F"/>
    <w:rsid w:val="005F00E5"/>
    <w:rsid w:val="005F0258"/>
    <w:rsid w:val="005F037F"/>
    <w:rsid w:val="005F03B6"/>
    <w:rsid w:val="005F08C2"/>
    <w:rsid w:val="005F0C71"/>
    <w:rsid w:val="005F165B"/>
    <w:rsid w:val="005F181D"/>
    <w:rsid w:val="005F18B3"/>
    <w:rsid w:val="005F19CA"/>
    <w:rsid w:val="005F1A93"/>
    <w:rsid w:val="005F2CE7"/>
    <w:rsid w:val="005F2DB7"/>
    <w:rsid w:val="005F2DD0"/>
    <w:rsid w:val="005F2FD1"/>
    <w:rsid w:val="005F3132"/>
    <w:rsid w:val="005F3803"/>
    <w:rsid w:val="005F3F53"/>
    <w:rsid w:val="005F4098"/>
    <w:rsid w:val="005F4765"/>
    <w:rsid w:val="005F5456"/>
    <w:rsid w:val="005F55C1"/>
    <w:rsid w:val="005F580A"/>
    <w:rsid w:val="005F6AB4"/>
    <w:rsid w:val="005F6FF5"/>
    <w:rsid w:val="005F730A"/>
    <w:rsid w:val="005F735B"/>
    <w:rsid w:val="005F7508"/>
    <w:rsid w:val="005F7791"/>
    <w:rsid w:val="005F7AC2"/>
    <w:rsid w:val="005F7ADA"/>
    <w:rsid w:val="006000ED"/>
    <w:rsid w:val="0060030D"/>
    <w:rsid w:val="00600723"/>
    <w:rsid w:val="00600ADB"/>
    <w:rsid w:val="00600FEC"/>
    <w:rsid w:val="006013C5"/>
    <w:rsid w:val="0060168D"/>
    <w:rsid w:val="006016A3"/>
    <w:rsid w:val="0060197D"/>
    <w:rsid w:val="00601B49"/>
    <w:rsid w:val="0060211B"/>
    <w:rsid w:val="00602771"/>
    <w:rsid w:val="00602BCB"/>
    <w:rsid w:val="00602C36"/>
    <w:rsid w:val="006032AD"/>
    <w:rsid w:val="00603CBB"/>
    <w:rsid w:val="00604410"/>
    <w:rsid w:val="00604453"/>
    <w:rsid w:val="006045E6"/>
    <w:rsid w:val="006049CB"/>
    <w:rsid w:val="00604ABE"/>
    <w:rsid w:val="006052E5"/>
    <w:rsid w:val="0060586D"/>
    <w:rsid w:val="00605A02"/>
    <w:rsid w:val="00605B8D"/>
    <w:rsid w:val="00606126"/>
    <w:rsid w:val="0060679E"/>
    <w:rsid w:val="006071FE"/>
    <w:rsid w:val="00607398"/>
    <w:rsid w:val="0060798C"/>
    <w:rsid w:val="00607C65"/>
    <w:rsid w:val="00607CBF"/>
    <w:rsid w:val="00610082"/>
    <w:rsid w:val="0061038F"/>
    <w:rsid w:val="006107AC"/>
    <w:rsid w:val="00610B30"/>
    <w:rsid w:val="0061110E"/>
    <w:rsid w:val="00611146"/>
    <w:rsid w:val="00611455"/>
    <w:rsid w:val="006114A3"/>
    <w:rsid w:val="00612303"/>
    <w:rsid w:val="0061290F"/>
    <w:rsid w:val="00612A24"/>
    <w:rsid w:val="00612F1B"/>
    <w:rsid w:val="00613524"/>
    <w:rsid w:val="00613E36"/>
    <w:rsid w:val="006141D8"/>
    <w:rsid w:val="00614390"/>
    <w:rsid w:val="00614501"/>
    <w:rsid w:val="00614B1D"/>
    <w:rsid w:val="00614B64"/>
    <w:rsid w:val="00614BC1"/>
    <w:rsid w:val="00614E03"/>
    <w:rsid w:val="00614EF6"/>
    <w:rsid w:val="006151CD"/>
    <w:rsid w:val="00615F66"/>
    <w:rsid w:val="00615FF1"/>
    <w:rsid w:val="006161A1"/>
    <w:rsid w:val="006161EF"/>
    <w:rsid w:val="0061620B"/>
    <w:rsid w:val="006166E1"/>
    <w:rsid w:val="00616FF3"/>
    <w:rsid w:val="0061749A"/>
    <w:rsid w:val="0061778B"/>
    <w:rsid w:val="00617D6D"/>
    <w:rsid w:val="006201CD"/>
    <w:rsid w:val="00620736"/>
    <w:rsid w:val="00620BF1"/>
    <w:rsid w:val="00620D80"/>
    <w:rsid w:val="00621357"/>
    <w:rsid w:val="0062189F"/>
    <w:rsid w:val="00621DFE"/>
    <w:rsid w:val="006220E9"/>
    <w:rsid w:val="0062224D"/>
    <w:rsid w:val="00622275"/>
    <w:rsid w:val="00622B3C"/>
    <w:rsid w:val="006230C5"/>
    <w:rsid w:val="00623D12"/>
    <w:rsid w:val="0062469A"/>
    <w:rsid w:val="006250A0"/>
    <w:rsid w:val="00625218"/>
    <w:rsid w:val="00625C62"/>
    <w:rsid w:val="006261DB"/>
    <w:rsid w:val="006262D8"/>
    <w:rsid w:val="006267BC"/>
    <w:rsid w:val="00626A25"/>
    <w:rsid w:val="00627661"/>
    <w:rsid w:val="00627C08"/>
    <w:rsid w:val="006301CF"/>
    <w:rsid w:val="006309CE"/>
    <w:rsid w:val="00630DAE"/>
    <w:rsid w:val="006311D3"/>
    <w:rsid w:val="006318DB"/>
    <w:rsid w:val="00631D2D"/>
    <w:rsid w:val="006323DC"/>
    <w:rsid w:val="00633F86"/>
    <w:rsid w:val="0063419B"/>
    <w:rsid w:val="00634226"/>
    <w:rsid w:val="00634624"/>
    <w:rsid w:val="00634B73"/>
    <w:rsid w:val="00634C72"/>
    <w:rsid w:val="006351C1"/>
    <w:rsid w:val="00635234"/>
    <w:rsid w:val="0063626B"/>
    <w:rsid w:val="006364DD"/>
    <w:rsid w:val="006367BC"/>
    <w:rsid w:val="00636C7F"/>
    <w:rsid w:val="00636D01"/>
    <w:rsid w:val="00637350"/>
    <w:rsid w:val="0063748A"/>
    <w:rsid w:val="00637CAE"/>
    <w:rsid w:val="00637EA2"/>
    <w:rsid w:val="006403B0"/>
    <w:rsid w:val="0064048A"/>
    <w:rsid w:val="00641D9A"/>
    <w:rsid w:val="00641F2F"/>
    <w:rsid w:val="006422B3"/>
    <w:rsid w:val="0064303E"/>
    <w:rsid w:val="00643C58"/>
    <w:rsid w:val="00643F2B"/>
    <w:rsid w:val="00644696"/>
    <w:rsid w:val="00645250"/>
    <w:rsid w:val="006452EF"/>
    <w:rsid w:val="00645408"/>
    <w:rsid w:val="006454AE"/>
    <w:rsid w:val="00645645"/>
    <w:rsid w:val="0064571F"/>
    <w:rsid w:val="00645A9C"/>
    <w:rsid w:val="00645D4F"/>
    <w:rsid w:val="00645F94"/>
    <w:rsid w:val="0064651F"/>
    <w:rsid w:val="00646E0B"/>
    <w:rsid w:val="006473D3"/>
    <w:rsid w:val="00647A5A"/>
    <w:rsid w:val="00647ABB"/>
    <w:rsid w:val="00647F17"/>
    <w:rsid w:val="00647F3E"/>
    <w:rsid w:val="0065088B"/>
    <w:rsid w:val="00650C7A"/>
    <w:rsid w:val="00651643"/>
    <w:rsid w:val="006518AA"/>
    <w:rsid w:val="00651DF9"/>
    <w:rsid w:val="00651E52"/>
    <w:rsid w:val="006521AB"/>
    <w:rsid w:val="00652477"/>
    <w:rsid w:val="00652531"/>
    <w:rsid w:val="006526FC"/>
    <w:rsid w:val="006530DF"/>
    <w:rsid w:val="0065310C"/>
    <w:rsid w:val="0065400C"/>
    <w:rsid w:val="00654B1E"/>
    <w:rsid w:val="00654C8E"/>
    <w:rsid w:val="00655B5B"/>
    <w:rsid w:val="00655D25"/>
    <w:rsid w:val="006560BA"/>
    <w:rsid w:val="006566B4"/>
    <w:rsid w:val="006569B7"/>
    <w:rsid w:val="00657202"/>
    <w:rsid w:val="0065722E"/>
    <w:rsid w:val="00657378"/>
    <w:rsid w:val="00657B32"/>
    <w:rsid w:val="006600E0"/>
    <w:rsid w:val="0066053B"/>
    <w:rsid w:val="006605E7"/>
    <w:rsid w:val="006609A6"/>
    <w:rsid w:val="006609DD"/>
    <w:rsid w:val="006614E5"/>
    <w:rsid w:val="00661BB2"/>
    <w:rsid w:val="00661D7D"/>
    <w:rsid w:val="00661E04"/>
    <w:rsid w:val="006621D2"/>
    <w:rsid w:val="0066251E"/>
    <w:rsid w:val="00662689"/>
    <w:rsid w:val="00662842"/>
    <w:rsid w:val="00662860"/>
    <w:rsid w:val="006628E8"/>
    <w:rsid w:val="00662925"/>
    <w:rsid w:val="00662E41"/>
    <w:rsid w:val="00662FE4"/>
    <w:rsid w:val="00663004"/>
    <w:rsid w:val="00663289"/>
    <w:rsid w:val="00663CFF"/>
    <w:rsid w:val="00664134"/>
    <w:rsid w:val="006646FA"/>
    <w:rsid w:val="00664B58"/>
    <w:rsid w:val="00664E61"/>
    <w:rsid w:val="00664F04"/>
    <w:rsid w:val="00665694"/>
    <w:rsid w:val="00665B4F"/>
    <w:rsid w:val="006667CF"/>
    <w:rsid w:val="006667FC"/>
    <w:rsid w:val="00666F3D"/>
    <w:rsid w:val="00666F80"/>
    <w:rsid w:val="0066721D"/>
    <w:rsid w:val="00667918"/>
    <w:rsid w:val="00667E83"/>
    <w:rsid w:val="006700B4"/>
    <w:rsid w:val="00670A55"/>
    <w:rsid w:val="00670F47"/>
    <w:rsid w:val="0067104A"/>
    <w:rsid w:val="00671AD6"/>
    <w:rsid w:val="00671B2E"/>
    <w:rsid w:val="00671DF3"/>
    <w:rsid w:val="006724CC"/>
    <w:rsid w:val="00672A2A"/>
    <w:rsid w:val="00672D0A"/>
    <w:rsid w:val="00672E2B"/>
    <w:rsid w:val="00672EA5"/>
    <w:rsid w:val="00673296"/>
    <w:rsid w:val="00673B30"/>
    <w:rsid w:val="00673BF6"/>
    <w:rsid w:val="006740DE"/>
    <w:rsid w:val="00674436"/>
    <w:rsid w:val="00674B63"/>
    <w:rsid w:val="00674CBD"/>
    <w:rsid w:val="00674D7C"/>
    <w:rsid w:val="00674ECE"/>
    <w:rsid w:val="006753D1"/>
    <w:rsid w:val="006767C0"/>
    <w:rsid w:val="006768E7"/>
    <w:rsid w:val="00677170"/>
    <w:rsid w:val="006771C1"/>
    <w:rsid w:val="006771C6"/>
    <w:rsid w:val="006772A0"/>
    <w:rsid w:val="006772C1"/>
    <w:rsid w:val="00677679"/>
    <w:rsid w:val="006777DD"/>
    <w:rsid w:val="00677AF3"/>
    <w:rsid w:val="00680190"/>
    <w:rsid w:val="006801B6"/>
    <w:rsid w:val="00680325"/>
    <w:rsid w:val="006806CC"/>
    <w:rsid w:val="00680C3D"/>
    <w:rsid w:val="006816BB"/>
    <w:rsid w:val="00681815"/>
    <w:rsid w:val="006818FE"/>
    <w:rsid w:val="00682119"/>
    <w:rsid w:val="006829A5"/>
    <w:rsid w:val="006839D5"/>
    <w:rsid w:val="00683E39"/>
    <w:rsid w:val="0068455F"/>
    <w:rsid w:val="00684BEC"/>
    <w:rsid w:val="006850FF"/>
    <w:rsid w:val="0068561A"/>
    <w:rsid w:val="00685E1D"/>
    <w:rsid w:val="006862D4"/>
    <w:rsid w:val="00686C9F"/>
    <w:rsid w:val="00686EAB"/>
    <w:rsid w:val="00686F0B"/>
    <w:rsid w:val="00686F17"/>
    <w:rsid w:val="0068738F"/>
    <w:rsid w:val="0068740F"/>
    <w:rsid w:val="0068777A"/>
    <w:rsid w:val="006907AE"/>
    <w:rsid w:val="006909A4"/>
    <w:rsid w:val="00691472"/>
    <w:rsid w:val="00692409"/>
    <w:rsid w:val="00692520"/>
    <w:rsid w:val="006925BE"/>
    <w:rsid w:val="006928BB"/>
    <w:rsid w:val="00693DE4"/>
    <w:rsid w:val="006940E2"/>
    <w:rsid w:val="00694A16"/>
    <w:rsid w:val="00694C2A"/>
    <w:rsid w:val="00694CD1"/>
    <w:rsid w:val="00694D10"/>
    <w:rsid w:val="00694D65"/>
    <w:rsid w:val="00695131"/>
    <w:rsid w:val="00695170"/>
    <w:rsid w:val="0069599D"/>
    <w:rsid w:val="00695D37"/>
    <w:rsid w:val="00695E24"/>
    <w:rsid w:val="00696171"/>
    <w:rsid w:val="006963B2"/>
    <w:rsid w:val="0069665C"/>
    <w:rsid w:val="0069677C"/>
    <w:rsid w:val="00696881"/>
    <w:rsid w:val="00696D26"/>
    <w:rsid w:val="00697D1F"/>
    <w:rsid w:val="00697E1B"/>
    <w:rsid w:val="00697E2B"/>
    <w:rsid w:val="006A024A"/>
    <w:rsid w:val="006A0673"/>
    <w:rsid w:val="006A09B3"/>
    <w:rsid w:val="006A0D27"/>
    <w:rsid w:val="006A1159"/>
    <w:rsid w:val="006A11C3"/>
    <w:rsid w:val="006A11DA"/>
    <w:rsid w:val="006A1495"/>
    <w:rsid w:val="006A1E19"/>
    <w:rsid w:val="006A2761"/>
    <w:rsid w:val="006A27FF"/>
    <w:rsid w:val="006A2DF2"/>
    <w:rsid w:val="006A2F29"/>
    <w:rsid w:val="006A2F62"/>
    <w:rsid w:val="006A31FC"/>
    <w:rsid w:val="006A325B"/>
    <w:rsid w:val="006A34E7"/>
    <w:rsid w:val="006A3CE6"/>
    <w:rsid w:val="006A3FFA"/>
    <w:rsid w:val="006A43DD"/>
    <w:rsid w:val="006A46D2"/>
    <w:rsid w:val="006A47A4"/>
    <w:rsid w:val="006A4861"/>
    <w:rsid w:val="006A5A9A"/>
    <w:rsid w:val="006A5AE0"/>
    <w:rsid w:val="006A6474"/>
    <w:rsid w:val="006A6553"/>
    <w:rsid w:val="006A67DD"/>
    <w:rsid w:val="006A6E77"/>
    <w:rsid w:val="006A7AC7"/>
    <w:rsid w:val="006A7C4B"/>
    <w:rsid w:val="006A7CCD"/>
    <w:rsid w:val="006A7CE6"/>
    <w:rsid w:val="006A7E03"/>
    <w:rsid w:val="006B005F"/>
    <w:rsid w:val="006B1392"/>
    <w:rsid w:val="006B1B00"/>
    <w:rsid w:val="006B1C22"/>
    <w:rsid w:val="006B1D70"/>
    <w:rsid w:val="006B1E3A"/>
    <w:rsid w:val="006B2701"/>
    <w:rsid w:val="006B27AF"/>
    <w:rsid w:val="006B2903"/>
    <w:rsid w:val="006B2A59"/>
    <w:rsid w:val="006B384F"/>
    <w:rsid w:val="006B3DE1"/>
    <w:rsid w:val="006B3FE1"/>
    <w:rsid w:val="006B4684"/>
    <w:rsid w:val="006B4A02"/>
    <w:rsid w:val="006B51A2"/>
    <w:rsid w:val="006B5A4A"/>
    <w:rsid w:val="006B60EF"/>
    <w:rsid w:val="006B6186"/>
    <w:rsid w:val="006B61BC"/>
    <w:rsid w:val="006B634F"/>
    <w:rsid w:val="006B6787"/>
    <w:rsid w:val="006B6874"/>
    <w:rsid w:val="006B694D"/>
    <w:rsid w:val="006B69CE"/>
    <w:rsid w:val="006B717F"/>
    <w:rsid w:val="006B7714"/>
    <w:rsid w:val="006B77B9"/>
    <w:rsid w:val="006B7A5F"/>
    <w:rsid w:val="006C07EC"/>
    <w:rsid w:val="006C0AC9"/>
    <w:rsid w:val="006C11E5"/>
    <w:rsid w:val="006C1686"/>
    <w:rsid w:val="006C1801"/>
    <w:rsid w:val="006C1B98"/>
    <w:rsid w:val="006C1DC4"/>
    <w:rsid w:val="006C2109"/>
    <w:rsid w:val="006C2317"/>
    <w:rsid w:val="006C24C1"/>
    <w:rsid w:val="006C2A94"/>
    <w:rsid w:val="006C2C83"/>
    <w:rsid w:val="006C2DE3"/>
    <w:rsid w:val="006C2E77"/>
    <w:rsid w:val="006C34F3"/>
    <w:rsid w:val="006C4495"/>
    <w:rsid w:val="006C44B0"/>
    <w:rsid w:val="006C47D9"/>
    <w:rsid w:val="006C480A"/>
    <w:rsid w:val="006C48BA"/>
    <w:rsid w:val="006C4FBB"/>
    <w:rsid w:val="006C5296"/>
    <w:rsid w:val="006C5E84"/>
    <w:rsid w:val="006C5F39"/>
    <w:rsid w:val="006C5FB5"/>
    <w:rsid w:val="006C608E"/>
    <w:rsid w:val="006C66AF"/>
    <w:rsid w:val="006C671E"/>
    <w:rsid w:val="006C6895"/>
    <w:rsid w:val="006C6A13"/>
    <w:rsid w:val="006C6DC0"/>
    <w:rsid w:val="006C701D"/>
    <w:rsid w:val="006C794C"/>
    <w:rsid w:val="006C7BA1"/>
    <w:rsid w:val="006C7C15"/>
    <w:rsid w:val="006C7EEC"/>
    <w:rsid w:val="006C7EF6"/>
    <w:rsid w:val="006D090B"/>
    <w:rsid w:val="006D1498"/>
    <w:rsid w:val="006D1BC4"/>
    <w:rsid w:val="006D1E1E"/>
    <w:rsid w:val="006D1F7E"/>
    <w:rsid w:val="006D2198"/>
    <w:rsid w:val="006D24DB"/>
    <w:rsid w:val="006D27D1"/>
    <w:rsid w:val="006D27EB"/>
    <w:rsid w:val="006D296E"/>
    <w:rsid w:val="006D2BD6"/>
    <w:rsid w:val="006D2CA4"/>
    <w:rsid w:val="006D2E2B"/>
    <w:rsid w:val="006D2FD0"/>
    <w:rsid w:val="006D303F"/>
    <w:rsid w:val="006D35A3"/>
    <w:rsid w:val="006D3FEF"/>
    <w:rsid w:val="006D41E6"/>
    <w:rsid w:val="006D4E64"/>
    <w:rsid w:val="006D5124"/>
    <w:rsid w:val="006D5A07"/>
    <w:rsid w:val="006D60DE"/>
    <w:rsid w:val="006D62A9"/>
    <w:rsid w:val="006D6B58"/>
    <w:rsid w:val="006D7446"/>
    <w:rsid w:val="006D75FF"/>
    <w:rsid w:val="006D7A47"/>
    <w:rsid w:val="006D7D4B"/>
    <w:rsid w:val="006E09E7"/>
    <w:rsid w:val="006E1092"/>
    <w:rsid w:val="006E1345"/>
    <w:rsid w:val="006E14D3"/>
    <w:rsid w:val="006E235A"/>
    <w:rsid w:val="006E2617"/>
    <w:rsid w:val="006E2951"/>
    <w:rsid w:val="006E2A4C"/>
    <w:rsid w:val="006E2F59"/>
    <w:rsid w:val="006E37FE"/>
    <w:rsid w:val="006E3E32"/>
    <w:rsid w:val="006E3ED5"/>
    <w:rsid w:val="006E4110"/>
    <w:rsid w:val="006E4830"/>
    <w:rsid w:val="006E4F82"/>
    <w:rsid w:val="006E533B"/>
    <w:rsid w:val="006E5D16"/>
    <w:rsid w:val="006E6356"/>
    <w:rsid w:val="006E7984"/>
    <w:rsid w:val="006E7C93"/>
    <w:rsid w:val="006F018C"/>
    <w:rsid w:val="006F04A5"/>
    <w:rsid w:val="006F0571"/>
    <w:rsid w:val="006F0ACA"/>
    <w:rsid w:val="006F0BD7"/>
    <w:rsid w:val="006F0D41"/>
    <w:rsid w:val="006F1004"/>
    <w:rsid w:val="006F1636"/>
    <w:rsid w:val="006F1777"/>
    <w:rsid w:val="006F17B0"/>
    <w:rsid w:val="006F1C74"/>
    <w:rsid w:val="006F1E72"/>
    <w:rsid w:val="006F223F"/>
    <w:rsid w:val="006F22F5"/>
    <w:rsid w:val="006F23D4"/>
    <w:rsid w:val="006F2B1C"/>
    <w:rsid w:val="006F2B20"/>
    <w:rsid w:val="006F2B39"/>
    <w:rsid w:val="006F3604"/>
    <w:rsid w:val="006F37E2"/>
    <w:rsid w:val="006F415D"/>
    <w:rsid w:val="006F4750"/>
    <w:rsid w:val="006F4801"/>
    <w:rsid w:val="006F4AE7"/>
    <w:rsid w:val="006F505C"/>
    <w:rsid w:val="006F5897"/>
    <w:rsid w:val="006F58D4"/>
    <w:rsid w:val="006F6020"/>
    <w:rsid w:val="006F64AE"/>
    <w:rsid w:val="006F66DE"/>
    <w:rsid w:val="006F6E9B"/>
    <w:rsid w:val="006F73D7"/>
    <w:rsid w:val="006F7CB9"/>
    <w:rsid w:val="006F7DF4"/>
    <w:rsid w:val="006F7F60"/>
    <w:rsid w:val="007002D7"/>
    <w:rsid w:val="0070037D"/>
    <w:rsid w:val="007003B7"/>
    <w:rsid w:val="00700826"/>
    <w:rsid w:val="007011A3"/>
    <w:rsid w:val="0070130D"/>
    <w:rsid w:val="007014EB"/>
    <w:rsid w:val="007016AC"/>
    <w:rsid w:val="00701CA1"/>
    <w:rsid w:val="00702530"/>
    <w:rsid w:val="007026C7"/>
    <w:rsid w:val="00702804"/>
    <w:rsid w:val="007030B6"/>
    <w:rsid w:val="007031F6"/>
    <w:rsid w:val="00703402"/>
    <w:rsid w:val="0070346C"/>
    <w:rsid w:val="0070374E"/>
    <w:rsid w:val="007042B6"/>
    <w:rsid w:val="007042EE"/>
    <w:rsid w:val="007043D1"/>
    <w:rsid w:val="00704B72"/>
    <w:rsid w:val="007057B9"/>
    <w:rsid w:val="00705ECE"/>
    <w:rsid w:val="007061CF"/>
    <w:rsid w:val="007065A3"/>
    <w:rsid w:val="00706A31"/>
    <w:rsid w:val="00706BB8"/>
    <w:rsid w:val="00707063"/>
    <w:rsid w:val="00707138"/>
    <w:rsid w:val="007072CD"/>
    <w:rsid w:val="00707708"/>
    <w:rsid w:val="00707806"/>
    <w:rsid w:val="00707ACA"/>
    <w:rsid w:val="00707B2E"/>
    <w:rsid w:val="00707BFC"/>
    <w:rsid w:val="007100DF"/>
    <w:rsid w:val="007101D9"/>
    <w:rsid w:val="00710491"/>
    <w:rsid w:val="00710979"/>
    <w:rsid w:val="00711014"/>
    <w:rsid w:val="00711296"/>
    <w:rsid w:val="00711413"/>
    <w:rsid w:val="007117D1"/>
    <w:rsid w:val="0071180B"/>
    <w:rsid w:val="00711E6E"/>
    <w:rsid w:val="007120E7"/>
    <w:rsid w:val="007121F4"/>
    <w:rsid w:val="00712F02"/>
    <w:rsid w:val="0071353B"/>
    <w:rsid w:val="00713E30"/>
    <w:rsid w:val="007140A2"/>
    <w:rsid w:val="0071440C"/>
    <w:rsid w:val="00714622"/>
    <w:rsid w:val="00714703"/>
    <w:rsid w:val="00714FD6"/>
    <w:rsid w:val="007156CB"/>
    <w:rsid w:val="007158AF"/>
    <w:rsid w:val="00715E57"/>
    <w:rsid w:val="00715F46"/>
    <w:rsid w:val="007165B3"/>
    <w:rsid w:val="007166A7"/>
    <w:rsid w:val="007173F4"/>
    <w:rsid w:val="007177CD"/>
    <w:rsid w:val="00717CD2"/>
    <w:rsid w:val="00720660"/>
    <w:rsid w:val="00720920"/>
    <w:rsid w:val="00720E43"/>
    <w:rsid w:val="00720FA8"/>
    <w:rsid w:val="007212EF"/>
    <w:rsid w:val="00721558"/>
    <w:rsid w:val="0072160F"/>
    <w:rsid w:val="007221B5"/>
    <w:rsid w:val="007224EB"/>
    <w:rsid w:val="0072260E"/>
    <w:rsid w:val="00722B31"/>
    <w:rsid w:val="00722D33"/>
    <w:rsid w:val="00722F81"/>
    <w:rsid w:val="00723066"/>
    <w:rsid w:val="007230FB"/>
    <w:rsid w:val="00724DE2"/>
    <w:rsid w:val="0072545B"/>
    <w:rsid w:val="00725FD7"/>
    <w:rsid w:val="00726289"/>
    <w:rsid w:val="007265AC"/>
    <w:rsid w:val="007268EE"/>
    <w:rsid w:val="00726A7C"/>
    <w:rsid w:val="00726CD7"/>
    <w:rsid w:val="00726D65"/>
    <w:rsid w:val="00726ECD"/>
    <w:rsid w:val="0073000E"/>
    <w:rsid w:val="007300CE"/>
    <w:rsid w:val="007304D5"/>
    <w:rsid w:val="00730587"/>
    <w:rsid w:val="0073068C"/>
    <w:rsid w:val="00730999"/>
    <w:rsid w:val="00730E5C"/>
    <w:rsid w:val="007318F4"/>
    <w:rsid w:val="007318FA"/>
    <w:rsid w:val="00731DEE"/>
    <w:rsid w:val="00731E92"/>
    <w:rsid w:val="007322F8"/>
    <w:rsid w:val="00733288"/>
    <w:rsid w:val="00733A9C"/>
    <w:rsid w:val="00733B64"/>
    <w:rsid w:val="00734D92"/>
    <w:rsid w:val="007350DC"/>
    <w:rsid w:val="00735100"/>
    <w:rsid w:val="0073549D"/>
    <w:rsid w:val="00735BC9"/>
    <w:rsid w:val="00736073"/>
    <w:rsid w:val="007365DF"/>
    <w:rsid w:val="007378CF"/>
    <w:rsid w:val="00737C3D"/>
    <w:rsid w:val="00737CC3"/>
    <w:rsid w:val="00737D76"/>
    <w:rsid w:val="00737F5B"/>
    <w:rsid w:val="007405D9"/>
    <w:rsid w:val="00740B27"/>
    <w:rsid w:val="00740E07"/>
    <w:rsid w:val="00740F6E"/>
    <w:rsid w:val="0074131E"/>
    <w:rsid w:val="00742C07"/>
    <w:rsid w:val="00742C8E"/>
    <w:rsid w:val="00743135"/>
    <w:rsid w:val="007431EF"/>
    <w:rsid w:val="007433A5"/>
    <w:rsid w:val="00743FA0"/>
    <w:rsid w:val="00743FD4"/>
    <w:rsid w:val="00744075"/>
    <w:rsid w:val="00744408"/>
    <w:rsid w:val="0074562F"/>
    <w:rsid w:val="00745928"/>
    <w:rsid w:val="00745C69"/>
    <w:rsid w:val="00745D1F"/>
    <w:rsid w:val="00745E68"/>
    <w:rsid w:val="0074611E"/>
    <w:rsid w:val="00746C9F"/>
    <w:rsid w:val="00746D1B"/>
    <w:rsid w:val="00746D81"/>
    <w:rsid w:val="00747041"/>
    <w:rsid w:val="00747A1B"/>
    <w:rsid w:val="00750ED7"/>
    <w:rsid w:val="007514FF"/>
    <w:rsid w:val="00751841"/>
    <w:rsid w:val="00751AA7"/>
    <w:rsid w:val="00751B4F"/>
    <w:rsid w:val="00752641"/>
    <w:rsid w:val="007526D7"/>
    <w:rsid w:val="00752BBB"/>
    <w:rsid w:val="00752FEB"/>
    <w:rsid w:val="00753159"/>
    <w:rsid w:val="0075366C"/>
    <w:rsid w:val="00753ECF"/>
    <w:rsid w:val="007548CB"/>
    <w:rsid w:val="00754E22"/>
    <w:rsid w:val="0075570F"/>
    <w:rsid w:val="00755F3C"/>
    <w:rsid w:val="00756356"/>
    <w:rsid w:val="00756361"/>
    <w:rsid w:val="0075677A"/>
    <w:rsid w:val="007572AD"/>
    <w:rsid w:val="007575D8"/>
    <w:rsid w:val="00757C87"/>
    <w:rsid w:val="00760071"/>
    <w:rsid w:val="00760158"/>
    <w:rsid w:val="00760304"/>
    <w:rsid w:val="0076107A"/>
    <w:rsid w:val="00761435"/>
    <w:rsid w:val="00761559"/>
    <w:rsid w:val="0076185F"/>
    <w:rsid w:val="007622D5"/>
    <w:rsid w:val="007627AF"/>
    <w:rsid w:val="007629BE"/>
    <w:rsid w:val="00762A2F"/>
    <w:rsid w:val="00762C3D"/>
    <w:rsid w:val="00762CE6"/>
    <w:rsid w:val="00762F94"/>
    <w:rsid w:val="00763461"/>
    <w:rsid w:val="007638D2"/>
    <w:rsid w:val="00763981"/>
    <w:rsid w:val="00763B5F"/>
    <w:rsid w:val="00763DAA"/>
    <w:rsid w:val="0076490A"/>
    <w:rsid w:val="00764D2B"/>
    <w:rsid w:val="007653B0"/>
    <w:rsid w:val="007656D2"/>
    <w:rsid w:val="00765A81"/>
    <w:rsid w:val="0076660E"/>
    <w:rsid w:val="0076690B"/>
    <w:rsid w:val="00767432"/>
    <w:rsid w:val="0076777A"/>
    <w:rsid w:val="00767989"/>
    <w:rsid w:val="00767A8B"/>
    <w:rsid w:val="00767B53"/>
    <w:rsid w:val="00767D6B"/>
    <w:rsid w:val="0077021F"/>
    <w:rsid w:val="0077022F"/>
    <w:rsid w:val="0077040B"/>
    <w:rsid w:val="0077042F"/>
    <w:rsid w:val="0077074D"/>
    <w:rsid w:val="007707AB"/>
    <w:rsid w:val="00770C16"/>
    <w:rsid w:val="007711C7"/>
    <w:rsid w:val="00771279"/>
    <w:rsid w:val="0077149D"/>
    <w:rsid w:val="00771F0A"/>
    <w:rsid w:val="007726BD"/>
    <w:rsid w:val="0077293C"/>
    <w:rsid w:val="00772A65"/>
    <w:rsid w:val="00772F44"/>
    <w:rsid w:val="00773066"/>
    <w:rsid w:val="00773246"/>
    <w:rsid w:val="00773A8B"/>
    <w:rsid w:val="00773B7E"/>
    <w:rsid w:val="00773D78"/>
    <w:rsid w:val="00774236"/>
    <w:rsid w:val="0077435E"/>
    <w:rsid w:val="00774B72"/>
    <w:rsid w:val="00775976"/>
    <w:rsid w:val="007761CF"/>
    <w:rsid w:val="007768CD"/>
    <w:rsid w:val="0077691A"/>
    <w:rsid w:val="00776BAA"/>
    <w:rsid w:val="0077712A"/>
    <w:rsid w:val="0077745B"/>
    <w:rsid w:val="0077783D"/>
    <w:rsid w:val="00777B2F"/>
    <w:rsid w:val="0078096C"/>
    <w:rsid w:val="00780CF1"/>
    <w:rsid w:val="00780D03"/>
    <w:rsid w:val="00780E97"/>
    <w:rsid w:val="007811F2"/>
    <w:rsid w:val="007817D2"/>
    <w:rsid w:val="00781822"/>
    <w:rsid w:val="00781C83"/>
    <w:rsid w:val="00781E1E"/>
    <w:rsid w:val="00782276"/>
    <w:rsid w:val="00782442"/>
    <w:rsid w:val="00782A5D"/>
    <w:rsid w:val="00782E67"/>
    <w:rsid w:val="00783CF4"/>
    <w:rsid w:val="007841C6"/>
    <w:rsid w:val="00784202"/>
    <w:rsid w:val="00784203"/>
    <w:rsid w:val="007842F9"/>
    <w:rsid w:val="00784BBB"/>
    <w:rsid w:val="00784EF0"/>
    <w:rsid w:val="007855C3"/>
    <w:rsid w:val="00785BFD"/>
    <w:rsid w:val="00785D12"/>
    <w:rsid w:val="00785D40"/>
    <w:rsid w:val="007861CD"/>
    <w:rsid w:val="00787084"/>
    <w:rsid w:val="0078729C"/>
    <w:rsid w:val="00787627"/>
    <w:rsid w:val="00787C2D"/>
    <w:rsid w:val="00787D1E"/>
    <w:rsid w:val="00790136"/>
    <w:rsid w:val="007904BE"/>
    <w:rsid w:val="00790B83"/>
    <w:rsid w:val="0079161C"/>
    <w:rsid w:val="00791940"/>
    <w:rsid w:val="00791ACB"/>
    <w:rsid w:val="00791BA0"/>
    <w:rsid w:val="0079243D"/>
    <w:rsid w:val="00792936"/>
    <w:rsid w:val="0079297B"/>
    <w:rsid w:val="00792B87"/>
    <w:rsid w:val="00792CB8"/>
    <w:rsid w:val="00792F43"/>
    <w:rsid w:val="00793407"/>
    <w:rsid w:val="007936A5"/>
    <w:rsid w:val="007938C9"/>
    <w:rsid w:val="00793C82"/>
    <w:rsid w:val="00793E90"/>
    <w:rsid w:val="0079465F"/>
    <w:rsid w:val="007946CA"/>
    <w:rsid w:val="00794DD1"/>
    <w:rsid w:val="007950D7"/>
    <w:rsid w:val="00795481"/>
    <w:rsid w:val="00795752"/>
    <w:rsid w:val="00795B97"/>
    <w:rsid w:val="00795E37"/>
    <w:rsid w:val="00796A90"/>
    <w:rsid w:val="00796BD2"/>
    <w:rsid w:val="00796EB5"/>
    <w:rsid w:val="00796FAA"/>
    <w:rsid w:val="0079711F"/>
    <w:rsid w:val="00797921"/>
    <w:rsid w:val="007979A6"/>
    <w:rsid w:val="00797D22"/>
    <w:rsid w:val="00797EDE"/>
    <w:rsid w:val="007A03E9"/>
    <w:rsid w:val="007A0913"/>
    <w:rsid w:val="007A09EE"/>
    <w:rsid w:val="007A139C"/>
    <w:rsid w:val="007A1405"/>
    <w:rsid w:val="007A196D"/>
    <w:rsid w:val="007A1DC2"/>
    <w:rsid w:val="007A1EE6"/>
    <w:rsid w:val="007A2458"/>
    <w:rsid w:val="007A24A8"/>
    <w:rsid w:val="007A2AE9"/>
    <w:rsid w:val="007A2FB4"/>
    <w:rsid w:val="007A33CD"/>
    <w:rsid w:val="007A3689"/>
    <w:rsid w:val="007A3BDD"/>
    <w:rsid w:val="007A3E1F"/>
    <w:rsid w:val="007A48F3"/>
    <w:rsid w:val="007A4EED"/>
    <w:rsid w:val="007A4FAB"/>
    <w:rsid w:val="007A5176"/>
    <w:rsid w:val="007A5294"/>
    <w:rsid w:val="007A54F6"/>
    <w:rsid w:val="007A5843"/>
    <w:rsid w:val="007A5BC3"/>
    <w:rsid w:val="007A5CF1"/>
    <w:rsid w:val="007A682F"/>
    <w:rsid w:val="007A6E17"/>
    <w:rsid w:val="007A71A9"/>
    <w:rsid w:val="007B00DC"/>
    <w:rsid w:val="007B0479"/>
    <w:rsid w:val="007B0AFD"/>
    <w:rsid w:val="007B102C"/>
    <w:rsid w:val="007B14B8"/>
    <w:rsid w:val="007B156C"/>
    <w:rsid w:val="007B15A2"/>
    <w:rsid w:val="007B23F3"/>
    <w:rsid w:val="007B2408"/>
    <w:rsid w:val="007B24AD"/>
    <w:rsid w:val="007B2E57"/>
    <w:rsid w:val="007B2EF0"/>
    <w:rsid w:val="007B3101"/>
    <w:rsid w:val="007B3AA5"/>
    <w:rsid w:val="007B3EA5"/>
    <w:rsid w:val="007B4362"/>
    <w:rsid w:val="007B43CC"/>
    <w:rsid w:val="007B441D"/>
    <w:rsid w:val="007B4834"/>
    <w:rsid w:val="007B4C95"/>
    <w:rsid w:val="007B5042"/>
    <w:rsid w:val="007B6478"/>
    <w:rsid w:val="007B6921"/>
    <w:rsid w:val="007B69DF"/>
    <w:rsid w:val="007B6E27"/>
    <w:rsid w:val="007B72AF"/>
    <w:rsid w:val="007B79A1"/>
    <w:rsid w:val="007B7D04"/>
    <w:rsid w:val="007C05D4"/>
    <w:rsid w:val="007C0DFA"/>
    <w:rsid w:val="007C1156"/>
    <w:rsid w:val="007C12D4"/>
    <w:rsid w:val="007C19D4"/>
    <w:rsid w:val="007C1F89"/>
    <w:rsid w:val="007C28D5"/>
    <w:rsid w:val="007C2949"/>
    <w:rsid w:val="007C316A"/>
    <w:rsid w:val="007C3424"/>
    <w:rsid w:val="007C38B3"/>
    <w:rsid w:val="007C3A29"/>
    <w:rsid w:val="007C3ECC"/>
    <w:rsid w:val="007C47B4"/>
    <w:rsid w:val="007C4A55"/>
    <w:rsid w:val="007C580E"/>
    <w:rsid w:val="007C583A"/>
    <w:rsid w:val="007C5846"/>
    <w:rsid w:val="007C589F"/>
    <w:rsid w:val="007C5A32"/>
    <w:rsid w:val="007C6093"/>
    <w:rsid w:val="007C6251"/>
    <w:rsid w:val="007C6696"/>
    <w:rsid w:val="007C6970"/>
    <w:rsid w:val="007C7338"/>
    <w:rsid w:val="007C734C"/>
    <w:rsid w:val="007C737A"/>
    <w:rsid w:val="007C73A0"/>
    <w:rsid w:val="007D0232"/>
    <w:rsid w:val="007D148B"/>
    <w:rsid w:val="007D168E"/>
    <w:rsid w:val="007D1FB3"/>
    <w:rsid w:val="007D2083"/>
    <w:rsid w:val="007D2255"/>
    <w:rsid w:val="007D2875"/>
    <w:rsid w:val="007D2B5B"/>
    <w:rsid w:val="007D2D71"/>
    <w:rsid w:val="007D3929"/>
    <w:rsid w:val="007D4C7F"/>
    <w:rsid w:val="007D4D7A"/>
    <w:rsid w:val="007D4D8D"/>
    <w:rsid w:val="007D500D"/>
    <w:rsid w:val="007D50D1"/>
    <w:rsid w:val="007D569D"/>
    <w:rsid w:val="007D588B"/>
    <w:rsid w:val="007D5C85"/>
    <w:rsid w:val="007D5D0A"/>
    <w:rsid w:val="007D5E94"/>
    <w:rsid w:val="007D6443"/>
    <w:rsid w:val="007D680F"/>
    <w:rsid w:val="007D6C9C"/>
    <w:rsid w:val="007D7370"/>
    <w:rsid w:val="007D7600"/>
    <w:rsid w:val="007D79AD"/>
    <w:rsid w:val="007D7D44"/>
    <w:rsid w:val="007E05D1"/>
    <w:rsid w:val="007E08C3"/>
    <w:rsid w:val="007E0AAB"/>
    <w:rsid w:val="007E16AE"/>
    <w:rsid w:val="007E1A58"/>
    <w:rsid w:val="007E1E3C"/>
    <w:rsid w:val="007E1E81"/>
    <w:rsid w:val="007E2020"/>
    <w:rsid w:val="007E20A6"/>
    <w:rsid w:val="007E2224"/>
    <w:rsid w:val="007E226C"/>
    <w:rsid w:val="007E2616"/>
    <w:rsid w:val="007E2CB8"/>
    <w:rsid w:val="007E3017"/>
    <w:rsid w:val="007E3174"/>
    <w:rsid w:val="007E32D1"/>
    <w:rsid w:val="007E3BBD"/>
    <w:rsid w:val="007E3BE1"/>
    <w:rsid w:val="007E3C1C"/>
    <w:rsid w:val="007E3F21"/>
    <w:rsid w:val="007E411E"/>
    <w:rsid w:val="007E4608"/>
    <w:rsid w:val="007E4639"/>
    <w:rsid w:val="007E47DA"/>
    <w:rsid w:val="007E4B03"/>
    <w:rsid w:val="007E4B37"/>
    <w:rsid w:val="007E4F16"/>
    <w:rsid w:val="007E50CA"/>
    <w:rsid w:val="007E5481"/>
    <w:rsid w:val="007E5B58"/>
    <w:rsid w:val="007E6AD5"/>
    <w:rsid w:val="007E7405"/>
    <w:rsid w:val="007E744B"/>
    <w:rsid w:val="007E7792"/>
    <w:rsid w:val="007E7B1E"/>
    <w:rsid w:val="007F0124"/>
    <w:rsid w:val="007F0242"/>
    <w:rsid w:val="007F0DE9"/>
    <w:rsid w:val="007F0F7B"/>
    <w:rsid w:val="007F123E"/>
    <w:rsid w:val="007F1521"/>
    <w:rsid w:val="007F1677"/>
    <w:rsid w:val="007F2018"/>
    <w:rsid w:val="007F2107"/>
    <w:rsid w:val="007F277F"/>
    <w:rsid w:val="007F2B0B"/>
    <w:rsid w:val="007F2BD5"/>
    <w:rsid w:val="007F3399"/>
    <w:rsid w:val="007F385E"/>
    <w:rsid w:val="007F3BEE"/>
    <w:rsid w:val="007F3D4A"/>
    <w:rsid w:val="007F3E50"/>
    <w:rsid w:val="007F3F68"/>
    <w:rsid w:val="007F468A"/>
    <w:rsid w:val="007F4947"/>
    <w:rsid w:val="007F5255"/>
    <w:rsid w:val="007F52FC"/>
    <w:rsid w:val="007F597E"/>
    <w:rsid w:val="007F610A"/>
    <w:rsid w:val="007F680C"/>
    <w:rsid w:val="007F6ABE"/>
    <w:rsid w:val="007F6C86"/>
    <w:rsid w:val="007F6D10"/>
    <w:rsid w:val="007F6F9B"/>
    <w:rsid w:val="007F6FE4"/>
    <w:rsid w:val="007F750F"/>
    <w:rsid w:val="007F7D45"/>
    <w:rsid w:val="007F7E70"/>
    <w:rsid w:val="007F7E88"/>
    <w:rsid w:val="007F7F60"/>
    <w:rsid w:val="0080056F"/>
    <w:rsid w:val="00800DA1"/>
    <w:rsid w:val="00800E21"/>
    <w:rsid w:val="00801556"/>
    <w:rsid w:val="0080198F"/>
    <w:rsid w:val="00801A62"/>
    <w:rsid w:val="00801C3B"/>
    <w:rsid w:val="008020E8"/>
    <w:rsid w:val="008022D9"/>
    <w:rsid w:val="008023C8"/>
    <w:rsid w:val="00802D9F"/>
    <w:rsid w:val="0080347B"/>
    <w:rsid w:val="00803792"/>
    <w:rsid w:val="00803A33"/>
    <w:rsid w:val="00803BBB"/>
    <w:rsid w:val="00803E05"/>
    <w:rsid w:val="00803EE0"/>
    <w:rsid w:val="00803FD5"/>
    <w:rsid w:val="00804414"/>
    <w:rsid w:val="00804454"/>
    <w:rsid w:val="0080483A"/>
    <w:rsid w:val="00804CBF"/>
    <w:rsid w:val="00804D04"/>
    <w:rsid w:val="0080506F"/>
    <w:rsid w:val="008053EE"/>
    <w:rsid w:val="00805644"/>
    <w:rsid w:val="0080571F"/>
    <w:rsid w:val="00805FB5"/>
    <w:rsid w:val="0080677B"/>
    <w:rsid w:val="00807195"/>
    <w:rsid w:val="0080744F"/>
    <w:rsid w:val="008075BF"/>
    <w:rsid w:val="00807989"/>
    <w:rsid w:val="00807A8E"/>
    <w:rsid w:val="00807D3A"/>
    <w:rsid w:val="00807F6D"/>
    <w:rsid w:val="0081075C"/>
    <w:rsid w:val="00810DA0"/>
    <w:rsid w:val="00810FE6"/>
    <w:rsid w:val="0081107D"/>
    <w:rsid w:val="00812124"/>
    <w:rsid w:val="008128D1"/>
    <w:rsid w:val="00812BDF"/>
    <w:rsid w:val="0081347C"/>
    <w:rsid w:val="00813D50"/>
    <w:rsid w:val="00813DE7"/>
    <w:rsid w:val="00813ECB"/>
    <w:rsid w:val="00814006"/>
    <w:rsid w:val="008143DC"/>
    <w:rsid w:val="008145C8"/>
    <w:rsid w:val="00814612"/>
    <w:rsid w:val="00815671"/>
    <w:rsid w:val="00815E75"/>
    <w:rsid w:val="00816824"/>
    <w:rsid w:val="00816FAA"/>
    <w:rsid w:val="00817247"/>
    <w:rsid w:val="008178AD"/>
    <w:rsid w:val="00817939"/>
    <w:rsid w:val="008179B5"/>
    <w:rsid w:val="00817A5E"/>
    <w:rsid w:val="00817F44"/>
    <w:rsid w:val="00817F71"/>
    <w:rsid w:val="008203ED"/>
    <w:rsid w:val="00820E1B"/>
    <w:rsid w:val="00820E6D"/>
    <w:rsid w:val="00820F99"/>
    <w:rsid w:val="008213F0"/>
    <w:rsid w:val="00821613"/>
    <w:rsid w:val="0082162A"/>
    <w:rsid w:val="00821B50"/>
    <w:rsid w:val="00822842"/>
    <w:rsid w:val="00822B46"/>
    <w:rsid w:val="00822D40"/>
    <w:rsid w:val="0082323E"/>
    <w:rsid w:val="00823242"/>
    <w:rsid w:val="00823D34"/>
    <w:rsid w:val="0082406B"/>
    <w:rsid w:val="00824518"/>
    <w:rsid w:val="00824A93"/>
    <w:rsid w:val="00824F85"/>
    <w:rsid w:val="008250A6"/>
    <w:rsid w:val="008250DB"/>
    <w:rsid w:val="00825555"/>
    <w:rsid w:val="0082655E"/>
    <w:rsid w:val="00826918"/>
    <w:rsid w:val="008269D1"/>
    <w:rsid w:val="00826EB3"/>
    <w:rsid w:val="008273DC"/>
    <w:rsid w:val="00827AAD"/>
    <w:rsid w:val="00827BCE"/>
    <w:rsid w:val="00827D10"/>
    <w:rsid w:val="00827D62"/>
    <w:rsid w:val="00830575"/>
    <w:rsid w:val="00830A45"/>
    <w:rsid w:val="00830CF8"/>
    <w:rsid w:val="008314DB"/>
    <w:rsid w:val="00831558"/>
    <w:rsid w:val="00831D08"/>
    <w:rsid w:val="0083241D"/>
    <w:rsid w:val="00832503"/>
    <w:rsid w:val="008329DD"/>
    <w:rsid w:val="00832C1C"/>
    <w:rsid w:val="00833F8E"/>
    <w:rsid w:val="008340A5"/>
    <w:rsid w:val="0083412E"/>
    <w:rsid w:val="0083443B"/>
    <w:rsid w:val="00834D1B"/>
    <w:rsid w:val="00834F5F"/>
    <w:rsid w:val="00835C18"/>
    <w:rsid w:val="00835D5E"/>
    <w:rsid w:val="00835E55"/>
    <w:rsid w:val="008360D5"/>
    <w:rsid w:val="008368B5"/>
    <w:rsid w:val="00836D89"/>
    <w:rsid w:val="0083722E"/>
    <w:rsid w:val="00837235"/>
    <w:rsid w:val="008373CB"/>
    <w:rsid w:val="00837581"/>
    <w:rsid w:val="008377C0"/>
    <w:rsid w:val="00837AFF"/>
    <w:rsid w:val="008402F9"/>
    <w:rsid w:val="00840648"/>
    <w:rsid w:val="00840ADB"/>
    <w:rsid w:val="00840D96"/>
    <w:rsid w:val="008411D5"/>
    <w:rsid w:val="0084126C"/>
    <w:rsid w:val="00841E35"/>
    <w:rsid w:val="00842019"/>
    <w:rsid w:val="0084216C"/>
    <w:rsid w:val="008429EC"/>
    <w:rsid w:val="008431DB"/>
    <w:rsid w:val="0084353D"/>
    <w:rsid w:val="00843760"/>
    <w:rsid w:val="00843A60"/>
    <w:rsid w:val="00843EA7"/>
    <w:rsid w:val="008441A2"/>
    <w:rsid w:val="00844485"/>
    <w:rsid w:val="008445F4"/>
    <w:rsid w:val="00844995"/>
    <w:rsid w:val="00844BD9"/>
    <w:rsid w:val="00844E8C"/>
    <w:rsid w:val="0084631A"/>
    <w:rsid w:val="0084674F"/>
    <w:rsid w:val="008469B3"/>
    <w:rsid w:val="00847126"/>
    <w:rsid w:val="00847B77"/>
    <w:rsid w:val="00847BFF"/>
    <w:rsid w:val="00847E97"/>
    <w:rsid w:val="008502F3"/>
    <w:rsid w:val="008509BA"/>
    <w:rsid w:val="00851220"/>
    <w:rsid w:val="00851971"/>
    <w:rsid w:val="0085201A"/>
    <w:rsid w:val="00852138"/>
    <w:rsid w:val="00852357"/>
    <w:rsid w:val="00852664"/>
    <w:rsid w:val="008527A1"/>
    <w:rsid w:val="00852ADB"/>
    <w:rsid w:val="00853001"/>
    <w:rsid w:val="0085324D"/>
    <w:rsid w:val="00853845"/>
    <w:rsid w:val="00853863"/>
    <w:rsid w:val="00853A27"/>
    <w:rsid w:val="00854152"/>
    <w:rsid w:val="00854C0D"/>
    <w:rsid w:val="00856DA0"/>
    <w:rsid w:val="008571FC"/>
    <w:rsid w:val="00857D68"/>
    <w:rsid w:val="00857FFB"/>
    <w:rsid w:val="008603E1"/>
    <w:rsid w:val="00860673"/>
    <w:rsid w:val="00860AED"/>
    <w:rsid w:val="00860BC7"/>
    <w:rsid w:val="0086102B"/>
    <w:rsid w:val="00861192"/>
    <w:rsid w:val="008611D6"/>
    <w:rsid w:val="00861268"/>
    <w:rsid w:val="00861C08"/>
    <w:rsid w:val="0086208E"/>
    <w:rsid w:val="0086231B"/>
    <w:rsid w:val="008624BA"/>
    <w:rsid w:val="00862510"/>
    <w:rsid w:val="008625EF"/>
    <w:rsid w:val="008637E9"/>
    <w:rsid w:val="00863A3C"/>
    <w:rsid w:val="00863B56"/>
    <w:rsid w:val="00863D24"/>
    <w:rsid w:val="008642DC"/>
    <w:rsid w:val="0086463A"/>
    <w:rsid w:val="00864A48"/>
    <w:rsid w:val="00864EFB"/>
    <w:rsid w:val="0086519C"/>
    <w:rsid w:val="00865523"/>
    <w:rsid w:val="00865641"/>
    <w:rsid w:val="00865781"/>
    <w:rsid w:val="00866075"/>
    <w:rsid w:val="00866113"/>
    <w:rsid w:val="00866255"/>
    <w:rsid w:val="00866431"/>
    <w:rsid w:val="00867A57"/>
    <w:rsid w:val="00867F6C"/>
    <w:rsid w:val="0087008B"/>
    <w:rsid w:val="00870DEB"/>
    <w:rsid w:val="00870E0D"/>
    <w:rsid w:val="00871072"/>
    <w:rsid w:val="00871080"/>
    <w:rsid w:val="00871396"/>
    <w:rsid w:val="00871411"/>
    <w:rsid w:val="00871616"/>
    <w:rsid w:val="008718E0"/>
    <w:rsid w:val="008721BE"/>
    <w:rsid w:val="008726A3"/>
    <w:rsid w:val="008729B6"/>
    <w:rsid w:val="00872B85"/>
    <w:rsid w:val="00872BAF"/>
    <w:rsid w:val="00872E04"/>
    <w:rsid w:val="00873969"/>
    <w:rsid w:val="00873AB4"/>
    <w:rsid w:val="00873D32"/>
    <w:rsid w:val="00873D4C"/>
    <w:rsid w:val="00875994"/>
    <w:rsid w:val="00875C74"/>
    <w:rsid w:val="008762E4"/>
    <w:rsid w:val="00876BB5"/>
    <w:rsid w:val="008770F8"/>
    <w:rsid w:val="00877B06"/>
    <w:rsid w:val="00877B8D"/>
    <w:rsid w:val="00877EC7"/>
    <w:rsid w:val="00880174"/>
    <w:rsid w:val="00881486"/>
    <w:rsid w:val="0088162C"/>
    <w:rsid w:val="0088174D"/>
    <w:rsid w:val="008819A4"/>
    <w:rsid w:val="008819C6"/>
    <w:rsid w:val="00881D76"/>
    <w:rsid w:val="00882079"/>
    <w:rsid w:val="008821DB"/>
    <w:rsid w:val="00882D7A"/>
    <w:rsid w:val="0088321B"/>
    <w:rsid w:val="00883452"/>
    <w:rsid w:val="00883529"/>
    <w:rsid w:val="0088451B"/>
    <w:rsid w:val="008848F5"/>
    <w:rsid w:val="00884C45"/>
    <w:rsid w:val="00885875"/>
    <w:rsid w:val="00885A17"/>
    <w:rsid w:val="00885BE5"/>
    <w:rsid w:val="00885E9B"/>
    <w:rsid w:val="00886162"/>
    <w:rsid w:val="0088623D"/>
    <w:rsid w:val="00886290"/>
    <w:rsid w:val="008862C6"/>
    <w:rsid w:val="0088678C"/>
    <w:rsid w:val="00887348"/>
    <w:rsid w:val="008873DE"/>
    <w:rsid w:val="00887888"/>
    <w:rsid w:val="00887FD4"/>
    <w:rsid w:val="00890B5B"/>
    <w:rsid w:val="0089165C"/>
    <w:rsid w:val="00891AB6"/>
    <w:rsid w:val="00891AB8"/>
    <w:rsid w:val="00892408"/>
    <w:rsid w:val="0089244D"/>
    <w:rsid w:val="008928D0"/>
    <w:rsid w:val="008931F1"/>
    <w:rsid w:val="00893797"/>
    <w:rsid w:val="00893AC4"/>
    <w:rsid w:val="00893E10"/>
    <w:rsid w:val="008940A1"/>
    <w:rsid w:val="00894549"/>
    <w:rsid w:val="0089470D"/>
    <w:rsid w:val="00894C53"/>
    <w:rsid w:val="00894D4F"/>
    <w:rsid w:val="0089518D"/>
    <w:rsid w:val="008956B7"/>
    <w:rsid w:val="00895E3F"/>
    <w:rsid w:val="00896C0C"/>
    <w:rsid w:val="0089707F"/>
    <w:rsid w:val="008973A8"/>
    <w:rsid w:val="00897735"/>
    <w:rsid w:val="00897FE8"/>
    <w:rsid w:val="008A0A97"/>
    <w:rsid w:val="008A100B"/>
    <w:rsid w:val="008A136E"/>
    <w:rsid w:val="008A179A"/>
    <w:rsid w:val="008A1C37"/>
    <w:rsid w:val="008A1CB2"/>
    <w:rsid w:val="008A224A"/>
    <w:rsid w:val="008A226C"/>
    <w:rsid w:val="008A2306"/>
    <w:rsid w:val="008A2508"/>
    <w:rsid w:val="008A288A"/>
    <w:rsid w:val="008A2B44"/>
    <w:rsid w:val="008A356E"/>
    <w:rsid w:val="008A38D5"/>
    <w:rsid w:val="008A3CF4"/>
    <w:rsid w:val="008A41E5"/>
    <w:rsid w:val="008A44DA"/>
    <w:rsid w:val="008A44E4"/>
    <w:rsid w:val="008A4692"/>
    <w:rsid w:val="008A476D"/>
    <w:rsid w:val="008A50BC"/>
    <w:rsid w:val="008A569A"/>
    <w:rsid w:val="008A56E8"/>
    <w:rsid w:val="008A56F2"/>
    <w:rsid w:val="008A5934"/>
    <w:rsid w:val="008A5F37"/>
    <w:rsid w:val="008A63E6"/>
    <w:rsid w:val="008A6869"/>
    <w:rsid w:val="008A6FDB"/>
    <w:rsid w:val="008A722C"/>
    <w:rsid w:val="008B0224"/>
    <w:rsid w:val="008B0F22"/>
    <w:rsid w:val="008B10AB"/>
    <w:rsid w:val="008B1285"/>
    <w:rsid w:val="008B148C"/>
    <w:rsid w:val="008B1D68"/>
    <w:rsid w:val="008B254B"/>
    <w:rsid w:val="008B26E8"/>
    <w:rsid w:val="008B26F4"/>
    <w:rsid w:val="008B2749"/>
    <w:rsid w:val="008B2968"/>
    <w:rsid w:val="008B2F07"/>
    <w:rsid w:val="008B3410"/>
    <w:rsid w:val="008B35B5"/>
    <w:rsid w:val="008B383D"/>
    <w:rsid w:val="008B3890"/>
    <w:rsid w:val="008B39CD"/>
    <w:rsid w:val="008B4922"/>
    <w:rsid w:val="008B4AB9"/>
    <w:rsid w:val="008B4F62"/>
    <w:rsid w:val="008B4FB6"/>
    <w:rsid w:val="008B5782"/>
    <w:rsid w:val="008B5E20"/>
    <w:rsid w:val="008B60E1"/>
    <w:rsid w:val="008B687A"/>
    <w:rsid w:val="008B68C2"/>
    <w:rsid w:val="008B6935"/>
    <w:rsid w:val="008B6ECC"/>
    <w:rsid w:val="008B72AB"/>
    <w:rsid w:val="008B741A"/>
    <w:rsid w:val="008B77C5"/>
    <w:rsid w:val="008B7F28"/>
    <w:rsid w:val="008C0026"/>
    <w:rsid w:val="008C01F1"/>
    <w:rsid w:val="008C0F7B"/>
    <w:rsid w:val="008C1286"/>
    <w:rsid w:val="008C148A"/>
    <w:rsid w:val="008C1523"/>
    <w:rsid w:val="008C1CCF"/>
    <w:rsid w:val="008C1E21"/>
    <w:rsid w:val="008C268E"/>
    <w:rsid w:val="008C294C"/>
    <w:rsid w:val="008C3C19"/>
    <w:rsid w:val="008C3CBC"/>
    <w:rsid w:val="008C3D31"/>
    <w:rsid w:val="008C3F35"/>
    <w:rsid w:val="008C3FDC"/>
    <w:rsid w:val="008C440C"/>
    <w:rsid w:val="008C51AC"/>
    <w:rsid w:val="008C53C4"/>
    <w:rsid w:val="008C5E9C"/>
    <w:rsid w:val="008C63B2"/>
    <w:rsid w:val="008C689C"/>
    <w:rsid w:val="008C6FEA"/>
    <w:rsid w:val="008C73F9"/>
    <w:rsid w:val="008C7779"/>
    <w:rsid w:val="008C7F1C"/>
    <w:rsid w:val="008C7FA3"/>
    <w:rsid w:val="008D031A"/>
    <w:rsid w:val="008D0DD3"/>
    <w:rsid w:val="008D0ECB"/>
    <w:rsid w:val="008D125D"/>
    <w:rsid w:val="008D157E"/>
    <w:rsid w:val="008D22E1"/>
    <w:rsid w:val="008D24EB"/>
    <w:rsid w:val="008D2A60"/>
    <w:rsid w:val="008D2AD0"/>
    <w:rsid w:val="008D2CED"/>
    <w:rsid w:val="008D3889"/>
    <w:rsid w:val="008D3FA8"/>
    <w:rsid w:val="008D423B"/>
    <w:rsid w:val="008D4338"/>
    <w:rsid w:val="008D4A0C"/>
    <w:rsid w:val="008D4B92"/>
    <w:rsid w:val="008D4C9E"/>
    <w:rsid w:val="008D593A"/>
    <w:rsid w:val="008D6139"/>
    <w:rsid w:val="008D63B8"/>
    <w:rsid w:val="008D697E"/>
    <w:rsid w:val="008D782D"/>
    <w:rsid w:val="008D7D84"/>
    <w:rsid w:val="008D7E4C"/>
    <w:rsid w:val="008E0166"/>
    <w:rsid w:val="008E0A26"/>
    <w:rsid w:val="008E0ABB"/>
    <w:rsid w:val="008E0D54"/>
    <w:rsid w:val="008E1647"/>
    <w:rsid w:val="008E16E7"/>
    <w:rsid w:val="008E18BF"/>
    <w:rsid w:val="008E1A13"/>
    <w:rsid w:val="008E1DE7"/>
    <w:rsid w:val="008E21A0"/>
    <w:rsid w:val="008E22D8"/>
    <w:rsid w:val="008E231C"/>
    <w:rsid w:val="008E2407"/>
    <w:rsid w:val="008E2415"/>
    <w:rsid w:val="008E279F"/>
    <w:rsid w:val="008E2971"/>
    <w:rsid w:val="008E2B03"/>
    <w:rsid w:val="008E2C57"/>
    <w:rsid w:val="008E3B9E"/>
    <w:rsid w:val="008E3BD3"/>
    <w:rsid w:val="008E3F12"/>
    <w:rsid w:val="008E4087"/>
    <w:rsid w:val="008E4449"/>
    <w:rsid w:val="008E4528"/>
    <w:rsid w:val="008E4AF2"/>
    <w:rsid w:val="008E4B23"/>
    <w:rsid w:val="008E4C05"/>
    <w:rsid w:val="008E4EA7"/>
    <w:rsid w:val="008E56DB"/>
    <w:rsid w:val="008E5751"/>
    <w:rsid w:val="008E5843"/>
    <w:rsid w:val="008E587E"/>
    <w:rsid w:val="008E592A"/>
    <w:rsid w:val="008E6672"/>
    <w:rsid w:val="008E6675"/>
    <w:rsid w:val="008E683F"/>
    <w:rsid w:val="008E69D4"/>
    <w:rsid w:val="008E70C7"/>
    <w:rsid w:val="008E7176"/>
    <w:rsid w:val="008E724E"/>
    <w:rsid w:val="008E78FF"/>
    <w:rsid w:val="008F0297"/>
    <w:rsid w:val="008F064F"/>
    <w:rsid w:val="008F0CF1"/>
    <w:rsid w:val="008F0D46"/>
    <w:rsid w:val="008F156C"/>
    <w:rsid w:val="008F187B"/>
    <w:rsid w:val="008F1906"/>
    <w:rsid w:val="008F209B"/>
    <w:rsid w:val="008F24D9"/>
    <w:rsid w:val="008F27B3"/>
    <w:rsid w:val="008F28DB"/>
    <w:rsid w:val="008F34D5"/>
    <w:rsid w:val="008F3734"/>
    <w:rsid w:val="008F4825"/>
    <w:rsid w:val="008F487E"/>
    <w:rsid w:val="008F4F1B"/>
    <w:rsid w:val="008F5245"/>
    <w:rsid w:val="008F5A1A"/>
    <w:rsid w:val="008F6337"/>
    <w:rsid w:val="008F65F9"/>
    <w:rsid w:val="008F6736"/>
    <w:rsid w:val="008F7272"/>
    <w:rsid w:val="008F74BB"/>
    <w:rsid w:val="008F755A"/>
    <w:rsid w:val="008F7561"/>
    <w:rsid w:val="008F76CB"/>
    <w:rsid w:val="008F776E"/>
    <w:rsid w:val="008F7887"/>
    <w:rsid w:val="008F7F5E"/>
    <w:rsid w:val="009012D0"/>
    <w:rsid w:val="009014F6"/>
    <w:rsid w:val="00901BDF"/>
    <w:rsid w:val="00902E5A"/>
    <w:rsid w:val="00902F8C"/>
    <w:rsid w:val="00903092"/>
    <w:rsid w:val="009037B7"/>
    <w:rsid w:val="00903EAA"/>
    <w:rsid w:val="00904F9D"/>
    <w:rsid w:val="00905C1C"/>
    <w:rsid w:val="00906014"/>
    <w:rsid w:val="00906266"/>
    <w:rsid w:val="0090628B"/>
    <w:rsid w:val="00906495"/>
    <w:rsid w:val="009064F5"/>
    <w:rsid w:val="00906544"/>
    <w:rsid w:val="009066DC"/>
    <w:rsid w:val="00906E51"/>
    <w:rsid w:val="00907549"/>
    <w:rsid w:val="009079BF"/>
    <w:rsid w:val="009109E8"/>
    <w:rsid w:val="009112D6"/>
    <w:rsid w:val="009114BA"/>
    <w:rsid w:val="009120FB"/>
    <w:rsid w:val="00912577"/>
    <w:rsid w:val="00912B39"/>
    <w:rsid w:val="00912F1A"/>
    <w:rsid w:val="00912F76"/>
    <w:rsid w:val="009130FB"/>
    <w:rsid w:val="00913142"/>
    <w:rsid w:val="009133E9"/>
    <w:rsid w:val="009134AA"/>
    <w:rsid w:val="0091369D"/>
    <w:rsid w:val="00913720"/>
    <w:rsid w:val="00913A4D"/>
    <w:rsid w:val="00913CD6"/>
    <w:rsid w:val="00914601"/>
    <w:rsid w:val="0091478A"/>
    <w:rsid w:val="009148BF"/>
    <w:rsid w:val="00914B6D"/>
    <w:rsid w:val="00915180"/>
    <w:rsid w:val="00915247"/>
    <w:rsid w:val="009153BE"/>
    <w:rsid w:val="009155B5"/>
    <w:rsid w:val="0091560F"/>
    <w:rsid w:val="009157EF"/>
    <w:rsid w:val="00915D8B"/>
    <w:rsid w:val="00916982"/>
    <w:rsid w:val="009169E7"/>
    <w:rsid w:val="00916E9B"/>
    <w:rsid w:val="009174EA"/>
    <w:rsid w:val="00917683"/>
    <w:rsid w:val="00917C38"/>
    <w:rsid w:val="009200B6"/>
    <w:rsid w:val="00920354"/>
    <w:rsid w:val="00920F30"/>
    <w:rsid w:val="009212C0"/>
    <w:rsid w:val="00921305"/>
    <w:rsid w:val="009214DD"/>
    <w:rsid w:val="009215D1"/>
    <w:rsid w:val="00921A9F"/>
    <w:rsid w:val="00922A31"/>
    <w:rsid w:val="00922C5B"/>
    <w:rsid w:val="00922CB9"/>
    <w:rsid w:val="00922EA6"/>
    <w:rsid w:val="009232DB"/>
    <w:rsid w:val="009233AE"/>
    <w:rsid w:val="009233BD"/>
    <w:rsid w:val="009235EF"/>
    <w:rsid w:val="009236C1"/>
    <w:rsid w:val="00923BC1"/>
    <w:rsid w:val="00923EE0"/>
    <w:rsid w:val="00923EE1"/>
    <w:rsid w:val="00923F8E"/>
    <w:rsid w:val="0092406B"/>
    <w:rsid w:val="00924300"/>
    <w:rsid w:val="00925149"/>
    <w:rsid w:val="00925885"/>
    <w:rsid w:val="00925AB2"/>
    <w:rsid w:val="00925DA1"/>
    <w:rsid w:val="009263FA"/>
    <w:rsid w:val="00926519"/>
    <w:rsid w:val="00926BB9"/>
    <w:rsid w:val="00926EAE"/>
    <w:rsid w:val="00927343"/>
    <w:rsid w:val="009279F1"/>
    <w:rsid w:val="00927ACA"/>
    <w:rsid w:val="00927B40"/>
    <w:rsid w:val="0093011D"/>
    <w:rsid w:val="009305DF"/>
    <w:rsid w:val="0093073A"/>
    <w:rsid w:val="00930760"/>
    <w:rsid w:val="009309E4"/>
    <w:rsid w:val="00930A4F"/>
    <w:rsid w:val="00931288"/>
    <w:rsid w:val="009313D0"/>
    <w:rsid w:val="0093197A"/>
    <w:rsid w:val="00932851"/>
    <w:rsid w:val="009328B4"/>
    <w:rsid w:val="00932B6D"/>
    <w:rsid w:val="00932D40"/>
    <w:rsid w:val="00933041"/>
    <w:rsid w:val="009337F0"/>
    <w:rsid w:val="00933C88"/>
    <w:rsid w:val="0093412C"/>
    <w:rsid w:val="009346CD"/>
    <w:rsid w:val="009349D2"/>
    <w:rsid w:val="00934A28"/>
    <w:rsid w:val="0093575B"/>
    <w:rsid w:val="009363B7"/>
    <w:rsid w:val="00937FC3"/>
    <w:rsid w:val="00940647"/>
    <w:rsid w:val="00940901"/>
    <w:rsid w:val="00940BF0"/>
    <w:rsid w:val="00941189"/>
    <w:rsid w:val="0094180F"/>
    <w:rsid w:val="00941822"/>
    <w:rsid w:val="00941F07"/>
    <w:rsid w:val="0094206E"/>
    <w:rsid w:val="009421DF"/>
    <w:rsid w:val="00942237"/>
    <w:rsid w:val="0094240C"/>
    <w:rsid w:val="00942F67"/>
    <w:rsid w:val="00943672"/>
    <w:rsid w:val="00943979"/>
    <w:rsid w:val="00943FDB"/>
    <w:rsid w:val="0094468F"/>
    <w:rsid w:val="0094491A"/>
    <w:rsid w:val="0094557A"/>
    <w:rsid w:val="00945FD0"/>
    <w:rsid w:val="00947007"/>
    <w:rsid w:val="009476AC"/>
    <w:rsid w:val="009501CF"/>
    <w:rsid w:val="00950BBE"/>
    <w:rsid w:val="00950E26"/>
    <w:rsid w:val="009510C5"/>
    <w:rsid w:val="00951117"/>
    <w:rsid w:val="009516B7"/>
    <w:rsid w:val="0095177E"/>
    <w:rsid w:val="009517EC"/>
    <w:rsid w:val="00951C56"/>
    <w:rsid w:val="00951DF7"/>
    <w:rsid w:val="00951F66"/>
    <w:rsid w:val="00952192"/>
    <w:rsid w:val="009522EC"/>
    <w:rsid w:val="009524E1"/>
    <w:rsid w:val="00952988"/>
    <w:rsid w:val="00952C09"/>
    <w:rsid w:val="009533AF"/>
    <w:rsid w:val="00953D4D"/>
    <w:rsid w:val="00953DE0"/>
    <w:rsid w:val="00954285"/>
    <w:rsid w:val="009543A7"/>
    <w:rsid w:val="0095454A"/>
    <w:rsid w:val="00954ABD"/>
    <w:rsid w:val="00954B51"/>
    <w:rsid w:val="00954C64"/>
    <w:rsid w:val="00954F53"/>
    <w:rsid w:val="00955897"/>
    <w:rsid w:val="00955DBB"/>
    <w:rsid w:val="00956169"/>
    <w:rsid w:val="009564A7"/>
    <w:rsid w:val="009565FA"/>
    <w:rsid w:val="009566E4"/>
    <w:rsid w:val="009566EF"/>
    <w:rsid w:val="00956D0C"/>
    <w:rsid w:val="009604BE"/>
    <w:rsid w:val="009605D2"/>
    <w:rsid w:val="0096079E"/>
    <w:rsid w:val="0096126C"/>
    <w:rsid w:val="00961C0B"/>
    <w:rsid w:val="0096296A"/>
    <w:rsid w:val="00962A53"/>
    <w:rsid w:val="00962D72"/>
    <w:rsid w:val="00962F80"/>
    <w:rsid w:val="00962F93"/>
    <w:rsid w:val="00963D84"/>
    <w:rsid w:val="009643B2"/>
    <w:rsid w:val="009647B5"/>
    <w:rsid w:val="009649BB"/>
    <w:rsid w:val="00965DC1"/>
    <w:rsid w:val="009662BC"/>
    <w:rsid w:val="00966C22"/>
    <w:rsid w:val="009671D1"/>
    <w:rsid w:val="00967358"/>
    <w:rsid w:val="0096775D"/>
    <w:rsid w:val="009678A7"/>
    <w:rsid w:val="009679B9"/>
    <w:rsid w:val="00967B0D"/>
    <w:rsid w:val="00970418"/>
    <w:rsid w:val="00970A0B"/>
    <w:rsid w:val="00970CBF"/>
    <w:rsid w:val="00971A73"/>
    <w:rsid w:val="00971B8B"/>
    <w:rsid w:val="00971D31"/>
    <w:rsid w:val="00972017"/>
    <w:rsid w:val="00972083"/>
    <w:rsid w:val="00972BB4"/>
    <w:rsid w:val="00972D74"/>
    <w:rsid w:val="00973178"/>
    <w:rsid w:val="0097318F"/>
    <w:rsid w:val="00973EA6"/>
    <w:rsid w:val="00973F15"/>
    <w:rsid w:val="00974366"/>
    <w:rsid w:val="00974CC4"/>
    <w:rsid w:val="00975275"/>
    <w:rsid w:val="009756CE"/>
    <w:rsid w:val="00975708"/>
    <w:rsid w:val="009759A9"/>
    <w:rsid w:val="00975A02"/>
    <w:rsid w:val="00975C54"/>
    <w:rsid w:val="009760C3"/>
    <w:rsid w:val="00976A8B"/>
    <w:rsid w:val="00976C02"/>
    <w:rsid w:val="00977868"/>
    <w:rsid w:val="00977EE1"/>
    <w:rsid w:val="00980065"/>
    <w:rsid w:val="0098006F"/>
    <w:rsid w:val="0098038F"/>
    <w:rsid w:val="00980551"/>
    <w:rsid w:val="00980C83"/>
    <w:rsid w:val="00980CAE"/>
    <w:rsid w:val="00980E17"/>
    <w:rsid w:val="00981280"/>
    <w:rsid w:val="00981587"/>
    <w:rsid w:val="009817ED"/>
    <w:rsid w:val="00981827"/>
    <w:rsid w:val="009818F7"/>
    <w:rsid w:val="00981D29"/>
    <w:rsid w:val="00981DD3"/>
    <w:rsid w:val="00981EBE"/>
    <w:rsid w:val="009820BA"/>
    <w:rsid w:val="00983577"/>
    <w:rsid w:val="009839E1"/>
    <w:rsid w:val="00983D5E"/>
    <w:rsid w:val="009840AC"/>
    <w:rsid w:val="009846D1"/>
    <w:rsid w:val="00984AF9"/>
    <w:rsid w:val="00984E1C"/>
    <w:rsid w:val="00985029"/>
    <w:rsid w:val="009854AE"/>
    <w:rsid w:val="009855EE"/>
    <w:rsid w:val="009859F4"/>
    <w:rsid w:val="00985C50"/>
    <w:rsid w:val="00985E66"/>
    <w:rsid w:val="00986198"/>
    <w:rsid w:val="009863A6"/>
    <w:rsid w:val="00986849"/>
    <w:rsid w:val="00986874"/>
    <w:rsid w:val="009868B0"/>
    <w:rsid w:val="00986A8C"/>
    <w:rsid w:val="0098750A"/>
    <w:rsid w:val="0098750B"/>
    <w:rsid w:val="00987577"/>
    <w:rsid w:val="00987985"/>
    <w:rsid w:val="00990140"/>
    <w:rsid w:val="00990B15"/>
    <w:rsid w:val="00990CC1"/>
    <w:rsid w:val="00990DF0"/>
    <w:rsid w:val="00991345"/>
    <w:rsid w:val="00991535"/>
    <w:rsid w:val="009918AD"/>
    <w:rsid w:val="00992094"/>
    <w:rsid w:val="0099220E"/>
    <w:rsid w:val="009924E7"/>
    <w:rsid w:val="009931B7"/>
    <w:rsid w:val="00993234"/>
    <w:rsid w:val="009933B0"/>
    <w:rsid w:val="00993704"/>
    <w:rsid w:val="00993B7E"/>
    <w:rsid w:val="00993F1C"/>
    <w:rsid w:val="009944E2"/>
    <w:rsid w:val="00994B67"/>
    <w:rsid w:val="00994EE9"/>
    <w:rsid w:val="009955CD"/>
    <w:rsid w:val="009957CA"/>
    <w:rsid w:val="00995C88"/>
    <w:rsid w:val="00995EA1"/>
    <w:rsid w:val="00996616"/>
    <w:rsid w:val="0099698C"/>
    <w:rsid w:val="009979DA"/>
    <w:rsid w:val="00997F8F"/>
    <w:rsid w:val="009A0100"/>
    <w:rsid w:val="009A033D"/>
    <w:rsid w:val="009A15A6"/>
    <w:rsid w:val="009A1612"/>
    <w:rsid w:val="009A2305"/>
    <w:rsid w:val="009A26B5"/>
    <w:rsid w:val="009A29F2"/>
    <w:rsid w:val="009A2BA0"/>
    <w:rsid w:val="009A2CFD"/>
    <w:rsid w:val="009A2E51"/>
    <w:rsid w:val="009A3469"/>
    <w:rsid w:val="009A3AC7"/>
    <w:rsid w:val="009A3E44"/>
    <w:rsid w:val="009A3E84"/>
    <w:rsid w:val="009A436E"/>
    <w:rsid w:val="009A50C8"/>
    <w:rsid w:val="009A5ACC"/>
    <w:rsid w:val="009A64E2"/>
    <w:rsid w:val="009A64F2"/>
    <w:rsid w:val="009A69E5"/>
    <w:rsid w:val="009A7070"/>
    <w:rsid w:val="009A73AA"/>
    <w:rsid w:val="009A73F9"/>
    <w:rsid w:val="009B0314"/>
    <w:rsid w:val="009B0864"/>
    <w:rsid w:val="009B0A34"/>
    <w:rsid w:val="009B0DF8"/>
    <w:rsid w:val="009B0EB0"/>
    <w:rsid w:val="009B1090"/>
    <w:rsid w:val="009B21BC"/>
    <w:rsid w:val="009B21E3"/>
    <w:rsid w:val="009B26DC"/>
    <w:rsid w:val="009B27AB"/>
    <w:rsid w:val="009B2986"/>
    <w:rsid w:val="009B2AFA"/>
    <w:rsid w:val="009B36BB"/>
    <w:rsid w:val="009B37F4"/>
    <w:rsid w:val="009B3FAD"/>
    <w:rsid w:val="009B48FF"/>
    <w:rsid w:val="009B5F2E"/>
    <w:rsid w:val="009B6061"/>
    <w:rsid w:val="009B60F4"/>
    <w:rsid w:val="009B616C"/>
    <w:rsid w:val="009B629C"/>
    <w:rsid w:val="009B62C3"/>
    <w:rsid w:val="009B6867"/>
    <w:rsid w:val="009C0075"/>
    <w:rsid w:val="009C01C9"/>
    <w:rsid w:val="009C052B"/>
    <w:rsid w:val="009C0809"/>
    <w:rsid w:val="009C1272"/>
    <w:rsid w:val="009C1DCA"/>
    <w:rsid w:val="009C1FC5"/>
    <w:rsid w:val="009C21CD"/>
    <w:rsid w:val="009C274C"/>
    <w:rsid w:val="009C2A0F"/>
    <w:rsid w:val="009C2A8A"/>
    <w:rsid w:val="009C30FB"/>
    <w:rsid w:val="009C39AF"/>
    <w:rsid w:val="009C3DDF"/>
    <w:rsid w:val="009C41C6"/>
    <w:rsid w:val="009C41D8"/>
    <w:rsid w:val="009C4887"/>
    <w:rsid w:val="009C4D2D"/>
    <w:rsid w:val="009C50CE"/>
    <w:rsid w:val="009C553A"/>
    <w:rsid w:val="009C5683"/>
    <w:rsid w:val="009C5789"/>
    <w:rsid w:val="009C5852"/>
    <w:rsid w:val="009C58D6"/>
    <w:rsid w:val="009C5950"/>
    <w:rsid w:val="009C5A22"/>
    <w:rsid w:val="009C5AF2"/>
    <w:rsid w:val="009C5DBA"/>
    <w:rsid w:val="009C60A4"/>
    <w:rsid w:val="009C6680"/>
    <w:rsid w:val="009C6788"/>
    <w:rsid w:val="009C6A81"/>
    <w:rsid w:val="009C7611"/>
    <w:rsid w:val="009C76C7"/>
    <w:rsid w:val="009C785D"/>
    <w:rsid w:val="009C7DD3"/>
    <w:rsid w:val="009D02C0"/>
    <w:rsid w:val="009D0724"/>
    <w:rsid w:val="009D0A4F"/>
    <w:rsid w:val="009D0B7E"/>
    <w:rsid w:val="009D0EA2"/>
    <w:rsid w:val="009D0F06"/>
    <w:rsid w:val="009D0F71"/>
    <w:rsid w:val="009D0F7C"/>
    <w:rsid w:val="009D1445"/>
    <w:rsid w:val="009D192C"/>
    <w:rsid w:val="009D1E1C"/>
    <w:rsid w:val="009D23A8"/>
    <w:rsid w:val="009D23CE"/>
    <w:rsid w:val="009D2754"/>
    <w:rsid w:val="009D2928"/>
    <w:rsid w:val="009D2B32"/>
    <w:rsid w:val="009D2C06"/>
    <w:rsid w:val="009D2C0D"/>
    <w:rsid w:val="009D341F"/>
    <w:rsid w:val="009D3C8A"/>
    <w:rsid w:val="009D47FA"/>
    <w:rsid w:val="009D48A7"/>
    <w:rsid w:val="009D4C8C"/>
    <w:rsid w:val="009D4E7C"/>
    <w:rsid w:val="009D5389"/>
    <w:rsid w:val="009D59B9"/>
    <w:rsid w:val="009D673B"/>
    <w:rsid w:val="009D6884"/>
    <w:rsid w:val="009D6973"/>
    <w:rsid w:val="009D6F1E"/>
    <w:rsid w:val="009D7260"/>
    <w:rsid w:val="009D7EC3"/>
    <w:rsid w:val="009E04A7"/>
    <w:rsid w:val="009E0757"/>
    <w:rsid w:val="009E0CEE"/>
    <w:rsid w:val="009E0DF8"/>
    <w:rsid w:val="009E0E3A"/>
    <w:rsid w:val="009E12F9"/>
    <w:rsid w:val="009E13A8"/>
    <w:rsid w:val="009E2A2D"/>
    <w:rsid w:val="009E2CDB"/>
    <w:rsid w:val="009E2E1B"/>
    <w:rsid w:val="009E3084"/>
    <w:rsid w:val="009E310D"/>
    <w:rsid w:val="009E32C7"/>
    <w:rsid w:val="009E3ABB"/>
    <w:rsid w:val="009E42D7"/>
    <w:rsid w:val="009E45D3"/>
    <w:rsid w:val="009E4DA5"/>
    <w:rsid w:val="009E513D"/>
    <w:rsid w:val="009E5D8B"/>
    <w:rsid w:val="009E5D96"/>
    <w:rsid w:val="009E6297"/>
    <w:rsid w:val="009E62F1"/>
    <w:rsid w:val="009E6692"/>
    <w:rsid w:val="009E7076"/>
    <w:rsid w:val="009E7258"/>
    <w:rsid w:val="009E7588"/>
    <w:rsid w:val="009E75F4"/>
    <w:rsid w:val="009E797D"/>
    <w:rsid w:val="009E7CBC"/>
    <w:rsid w:val="009F0186"/>
    <w:rsid w:val="009F05FF"/>
    <w:rsid w:val="009F0A25"/>
    <w:rsid w:val="009F10B5"/>
    <w:rsid w:val="009F1391"/>
    <w:rsid w:val="009F1C8C"/>
    <w:rsid w:val="009F1C93"/>
    <w:rsid w:val="009F25C4"/>
    <w:rsid w:val="009F2667"/>
    <w:rsid w:val="009F2A8E"/>
    <w:rsid w:val="009F3117"/>
    <w:rsid w:val="009F37C9"/>
    <w:rsid w:val="009F38EE"/>
    <w:rsid w:val="009F3A00"/>
    <w:rsid w:val="009F481F"/>
    <w:rsid w:val="009F5009"/>
    <w:rsid w:val="009F5215"/>
    <w:rsid w:val="009F53CF"/>
    <w:rsid w:val="009F5602"/>
    <w:rsid w:val="009F58BE"/>
    <w:rsid w:val="009F5AD4"/>
    <w:rsid w:val="009F5CA1"/>
    <w:rsid w:val="009F5E2B"/>
    <w:rsid w:val="009F6AC7"/>
    <w:rsid w:val="009F6C8D"/>
    <w:rsid w:val="00A0009B"/>
    <w:rsid w:val="00A018FD"/>
    <w:rsid w:val="00A02463"/>
    <w:rsid w:val="00A0277F"/>
    <w:rsid w:val="00A02A63"/>
    <w:rsid w:val="00A02B71"/>
    <w:rsid w:val="00A02C6B"/>
    <w:rsid w:val="00A02EAF"/>
    <w:rsid w:val="00A0351C"/>
    <w:rsid w:val="00A0363E"/>
    <w:rsid w:val="00A03965"/>
    <w:rsid w:val="00A0467B"/>
    <w:rsid w:val="00A04EAF"/>
    <w:rsid w:val="00A060E9"/>
    <w:rsid w:val="00A0658A"/>
    <w:rsid w:val="00A0672C"/>
    <w:rsid w:val="00A06A70"/>
    <w:rsid w:val="00A06B02"/>
    <w:rsid w:val="00A06F97"/>
    <w:rsid w:val="00A076BD"/>
    <w:rsid w:val="00A07925"/>
    <w:rsid w:val="00A1015E"/>
    <w:rsid w:val="00A102C3"/>
    <w:rsid w:val="00A1057B"/>
    <w:rsid w:val="00A107D2"/>
    <w:rsid w:val="00A108F2"/>
    <w:rsid w:val="00A10B04"/>
    <w:rsid w:val="00A10CFB"/>
    <w:rsid w:val="00A11179"/>
    <w:rsid w:val="00A115FA"/>
    <w:rsid w:val="00A117E9"/>
    <w:rsid w:val="00A11913"/>
    <w:rsid w:val="00A119DA"/>
    <w:rsid w:val="00A11D73"/>
    <w:rsid w:val="00A11E17"/>
    <w:rsid w:val="00A13E36"/>
    <w:rsid w:val="00A13F33"/>
    <w:rsid w:val="00A14CE4"/>
    <w:rsid w:val="00A156C4"/>
    <w:rsid w:val="00A16106"/>
    <w:rsid w:val="00A167B0"/>
    <w:rsid w:val="00A16874"/>
    <w:rsid w:val="00A16A13"/>
    <w:rsid w:val="00A16B74"/>
    <w:rsid w:val="00A16DC9"/>
    <w:rsid w:val="00A17A59"/>
    <w:rsid w:val="00A17C7C"/>
    <w:rsid w:val="00A17EEF"/>
    <w:rsid w:val="00A2050B"/>
    <w:rsid w:val="00A20C13"/>
    <w:rsid w:val="00A2116A"/>
    <w:rsid w:val="00A21CA7"/>
    <w:rsid w:val="00A21F10"/>
    <w:rsid w:val="00A22A18"/>
    <w:rsid w:val="00A22D5E"/>
    <w:rsid w:val="00A22E00"/>
    <w:rsid w:val="00A22E53"/>
    <w:rsid w:val="00A23280"/>
    <w:rsid w:val="00A23647"/>
    <w:rsid w:val="00A23675"/>
    <w:rsid w:val="00A236AE"/>
    <w:rsid w:val="00A24425"/>
    <w:rsid w:val="00A2446E"/>
    <w:rsid w:val="00A245AA"/>
    <w:rsid w:val="00A24896"/>
    <w:rsid w:val="00A24B74"/>
    <w:rsid w:val="00A25A05"/>
    <w:rsid w:val="00A25D94"/>
    <w:rsid w:val="00A25EC3"/>
    <w:rsid w:val="00A26412"/>
    <w:rsid w:val="00A26421"/>
    <w:rsid w:val="00A26C54"/>
    <w:rsid w:val="00A26CD6"/>
    <w:rsid w:val="00A273E5"/>
    <w:rsid w:val="00A27467"/>
    <w:rsid w:val="00A2755A"/>
    <w:rsid w:val="00A27BE8"/>
    <w:rsid w:val="00A300F5"/>
    <w:rsid w:val="00A30DC0"/>
    <w:rsid w:val="00A30E00"/>
    <w:rsid w:val="00A317C1"/>
    <w:rsid w:val="00A31BBC"/>
    <w:rsid w:val="00A31CC3"/>
    <w:rsid w:val="00A324ED"/>
    <w:rsid w:val="00A32B1F"/>
    <w:rsid w:val="00A32F32"/>
    <w:rsid w:val="00A3309E"/>
    <w:rsid w:val="00A33767"/>
    <w:rsid w:val="00A3439B"/>
    <w:rsid w:val="00A34C62"/>
    <w:rsid w:val="00A34CEE"/>
    <w:rsid w:val="00A34D3F"/>
    <w:rsid w:val="00A355F9"/>
    <w:rsid w:val="00A35F2B"/>
    <w:rsid w:val="00A3628B"/>
    <w:rsid w:val="00A3638F"/>
    <w:rsid w:val="00A3670B"/>
    <w:rsid w:val="00A36A74"/>
    <w:rsid w:val="00A36A8A"/>
    <w:rsid w:val="00A36AC7"/>
    <w:rsid w:val="00A36F1E"/>
    <w:rsid w:val="00A37036"/>
    <w:rsid w:val="00A37463"/>
    <w:rsid w:val="00A3769C"/>
    <w:rsid w:val="00A37951"/>
    <w:rsid w:val="00A37ACB"/>
    <w:rsid w:val="00A37E2E"/>
    <w:rsid w:val="00A4000C"/>
    <w:rsid w:val="00A400DE"/>
    <w:rsid w:val="00A400E1"/>
    <w:rsid w:val="00A406D5"/>
    <w:rsid w:val="00A408CC"/>
    <w:rsid w:val="00A408D7"/>
    <w:rsid w:val="00A40BFF"/>
    <w:rsid w:val="00A40DBB"/>
    <w:rsid w:val="00A41548"/>
    <w:rsid w:val="00A416CE"/>
    <w:rsid w:val="00A41C25"/>
    <w:rsid w:val="00A41C65"/>
    <w:rsid w:val="00A41CA0"/>
    <w:rsid w:val="00A41F68"/>
    <w:rsid w:val="00A424BE"/>
    <w:rsid w:val="00A431AD"/>
    <w:rsid w:val="00A4355E"/>
    <w:rsid w:val="00A43780"/>
    <w:rsid w:val="00A43888"/>
    <w:rsid w:val="00A439AC"/>
    <w:rsid w:val="00A43BFE"/>
    <w:rsid w:val="00A44888"/>
    <w:rsid w:val="00A44BD9"/>
    <w:rsid w:val="00A44C03"/>
    <w:rsid w:val="00A451DA"/>
    <w:rsid w:val="00A46E68"/>
    <w:rsid w:val="00A47A74"/>
    <w:rsid w:val="00A47EDF"/>
    <w:rsid w:val="00A51120"/>
    <w:rsid w:val="00A5167E"/>
    <w:rsid w:val="00A51889"/>
    <w:rsid w:val="00A51BF3"/>
    <w:rsid w:val="00A51CB4"/>
    <w:rsid w:val="00A52396"/>
    <w:rsid w:val="00A52979"/>
    <w:rsid w:val="00A52F7D"/>
    <w:rsid w:val="00A532D8"/>
    <w:rsid w:val="00A53439"/>
    <w:rsid w:val="00A535AD"/>
    <w:rsid w:val="00A5385F"/>
    <w:rsid w:val="00A53AC2"/>
    <w:rsid w:val="00A54279"/>
    <w:rsid w:val="00A545AF"/>
    <w:rsid w:val="00A5484F"/>
    <w:rsid w:val="00A54DA5"/>
    <w:rsid w:val="00A55575"/>
    <w:rsid w:val="00A55E0F"/>
    <w:rsid w:val="00A567A4"/>
    <w:rsid w:val="00A56A64"/>
    <w:rsid w:val="00A56CC2"/>
    <w:rsid w:val="00A5764A"/>
    <w:rsid w:val="00A577B8"/>
    <w:rsid w:val="00A601B0"/>
    <w:rsid w:val="00A606D2"/>
    <w:rsid w:val="00A609CA"/>
    <w:rsid w:val="00A60AB4"/>
    <w:rsid w:val="00A61B33"/>
    <w:rsid w:val="00A626D9"/>
    <w:rsid w:val="00A62881"/>
    <w:rsid w:val="00A629F5"/>
    <w:rsid w:val="00A62BE6"/>
    <w:rsid w:val="00A630B7"/>
    <w:rsid w:val="00A63453"/>
    <w:rsid w:val="00A6352F"/>
    <w:rsid w:val="00A6361C"/>
    <w:rsid w:val="00A63719"/>
    <w:rsid w:val="00A6371E"/>
    <w:rsid w:val="00A63CC1"/>
    <w:rsid w:val="00A63EC2"/>
    <w:rsid w:val="00A63ECD"/>
    <w:rsid w:val="00A640D3"/>
    <w:rsid w:val="00A64456"/>
    <w:rsid w:val="00A65244"/>
    <w:rsid w:val="00A6588F"/>
    <w:rsid w:val="00A659BB"/>
    <w:rsid w:val="00A65D54"/>
    <w:rsid w:val="00A65E4D"/>
    <w:rsid w:val="00A660CC"/>
    <w:rsid w:val="00A6616F"/>
    <w:rsid w:val="00A661AA"/>
    <w:rsid w:val="00A6692C"/>
    <w:rsid w:val="00A66C8A"/>
    <w:rsid w:val="00A6709E"/>
    <w:rsid w:val="00A67BEA"/>
    <w:rsid w:val="00A67CEC"/>
    <w:rsid w:val="00A70C8B"/>
    <w:rsid w:val="00A70DB9"/>
    <w:rsid w:val="00A71165"/>
    <w:rsid w:val="00A723B2"/>
    <w:rsid w:val="00A726AD"/>
    <w:rsid w:val="00A72BE9"/>
    <w:rsid w:val="00A72C57"/>
    <w:rsid w:val="00A73167"/>
    <w:rsid w:val="00A73C26"/>
    <w:rsid w:val="00A743FC"/>
    <w:rsid w:val="00A74654"/>
    <w:rsid w:val="00A749C9"/>
    <w:rsid w:val="00A74CAD"/>
    <w:rsid w:val="00A74E00"/>
    <w:rsid w:val="00A753C5"/>
    <w:rsid w:val="00A7555F"/>
    <w:rsid w:val="00A759ED"/>
    <w:rsid w:val="00A76742"/>
    <w:rsid w:val="00A76F29"/>
    <w:rsid w:val="00A77184"/>
    <w:rsid w:val="00A77A94"/>
    <w:rsid w:val="00A77D24"/>
    <w:rsid w:val="00A800FE"/>
    <w:rsid w:val="00A804B0"/>
    <w:rsid w:val="00A80898"/>
    <w:rsid w:val="00A81238"/>
    <w:rsid w:val="00A81C1A"/>
    <w:rsid w:val="00A81C20"/>
    <w:rsid w:val="00A821E6"/>
    <w:rsid w:val="00A82303"/>
    <w:rsid w:val="00A823E7"/>
    <w:rsid w:val="00A82421"/>
    <w:rsid w:val="00A82749"/>
    <w:rsid w:val="00A8297A"/>
    <w:rsid w:val="00A82AEC"/>
    <w:rsid w:val="00A83158"/>
    <w:rsid w:val="00A831B8"/>
    <w:rsid w:val="00A8330D"/>
    <w:rsid w:val="00A8345F"/>
    <w:rsid w:val="00A83BF4"/>
    <w:rsid w:val="00A8467E"/>
    <w:rsid w:val="00A846EE"/>
    <w:rsid w:val="00A850DA"/>
    <w:rsid w:val="00A85114"/>
    <w:rsid w:val="00A85611"/>
    <w:rsid w:val="00A8595D"/>
    <w:rsid w:val="00A85FC3"/>
    <w:rsid w:val="00A8619D"/>
    <w:rsid w:val="00A87288"/>
    <w:rsid w:val="00A87450"/>
    <w:rsid w:val="00A8749C"/>
    <w:rsid w:val="00A875BA"/>
    <w:rsid w:val="00A90BCB"/>
    <w:rsid w:val="00A90CA9"/>
    <w:rsid w:val="00A9110C"/>
    <w:rsid w:val="00A913C2"/>
    <w:rsid w:val="00A919C6"/>
    <w:rsid w:val="00A92707"/>
    <w:rsid w:val="00A9286E"/>
    <w:rsid w:val="00A92EC5"/>
    <w:rsid w:val="00A92FD1"/>
    <w:rsid w:val="00A93294"/>
    <w:rsid w:val="00A93CDF"/>
    <w:rsid w:val="00A9451C"/>
    <w:rsid w:val="00A9476F"/>
    <w:rsid w:val="00A94E0D"/>
    <w:rsid w:val="00A95034"/>
    <w:rsid w:val="00A950B4"/>
    <w:rsid w:val="00A95103"/>
    <w:rsid w:val="00A957D0"/>
    <w:rsid w:val="00A968FF"/>
    <w:rsid w:val="00A96B1F"/>
    <w:rsid w:val="00A97745"/>
    <w:rsid w:val="00A97859"/>
    <w:rsid w:val="00A97F6F"/>
    <w:rsid w:val="00AA0016"/>
    <w:rsid w:val="00AA04A1"/>
    <w:rsid w:val="00AA0573"/>
    <w:rsid w:val="00AA0D01"/>
    <w:rsid w:val="00AA102B"/>
    <w:rsid w:val="00AA1D4A"/>
    <w:rsid w:val="00AA2196"/>
    <w:rsid w:val="00AA241A"/>
    <w:rsid w:val="00AA2420"/>
    <w:rsid w:val="00AA2E27"/>
    <w:rsid w:val="00AA35A8"/>
    <w:rsid w:val="00AA3E3F"/>
    <w:rsid w:val="00AA4C6C"/>
    <w:rsid w:val="00AA56A9"/>
    <w:rsid w:val="00AA5A49"/>
    <w:rsid w:val="00AA5E5B"/>
    <w:rsid w:val="00AA5ED1"/>
    <w:rsid w:val="00AA634F"/>
    <w:rsid w:val="00AA6D9F"/>
    <w:rsid w:val="00AA7157"/>
    <w:rsid w:val="00AA72C4"/>
    <w:rsid w:val="00AB01B4"/>
    <w:rsid w:val="00AB01BD"/>
    <w:rsid w:val="00AB08E2"/>
    <w:rsid w:val="00AB099C"/>
    <w:rsid w:val="00AB0BE2"/>
    <w:rsid w:val="00AB0EDF"/>
    <w:rsid w:val="00AB1859"/>
    <w:rsid w:val="00AB1D2A"/>
    <w:rsid w:val="00AB3042"/>
    <w:rsid w:val="00AB30F5"/>
    <w:rsid w:val="00AB338E"/>
    <w:rsid w:val="00AB36F5"/>
    <w:rsid w:val="00AB39B7"/>
    <w:rsid w:val="00AB4928"/>
    <w:rsid w:val="00AB55AE"/>
    <w:rsid w:val="00AB57C6"/>
    <w:rsid w:val="00AB57DA"/>
    <w:rsid w:val="00AB6075"/>
    <w:rsid w:val="00AB6222"/>
    <w:rsid w:val="00AB6837"/>
    <w:rsid w:val="00AB6BE0"/>
    <w:rsid w:val="00AB78EA"/>
    <w:rsid w:val="00AB79FC"/>
    <w:rsid w:val="00AB7A57"/>
    <w:rsid w:val="00AB7DAD"/>
    <w:rsid w:val="00AC00B3"/>
    <w:rsid w:val="00AC01CB"/>
    <w:rsid w:val="00AC032D"/>
    <w:rsid w:val="00AC034F"/>
    <w:rsid w:val="00AC04F1"/>
    <w:rsid w:val="00AC05EA"/>
    <w:rsid w:val="00AC0BC2"/>
    <w:rsid w:val="00AC12D1"/>
    <w:rsid w:val="00AC2256"/>
    <w:rsid w:val="00AC26B0"/>
    <w:rsid w:val="00AC2C36"/>
    <w:rsid w:val="00AC2F54"/>
    <w:rsid w:val="00AC301D"/>
    <w:rsid w:val="00AC385C"/>
    <w:rsid w:val="00AC3D6E"/>
    <w:rsid w:val="00AC4C11"/>
    <w:rsid w:val="00AC577D"/>
    <w:rsid w:val="00AC5E69"/>
    <w:rsid w:val="00AC6221"/>
    <w:rsid w:val="00AC668C"/>
    <w:rsid w:val="00AC73D9"/>
    <w:rsid w:val="00AC7414"/>
    <w:rsid w:val="00AC7516"/>
    <w:rsid w:val="00AC7647"/>
    <w:rsid w:val="00AC77FB"/>
    <w:rsid w:val="00AC7A44"/>
    <w:rsid w:val="00AC7CF8"/>
    <w:rsid w:val="00AD0151"/>
    <w:rsid w:val="00AD01A8"/>
    <w:rsid w:val="00AD0ABF"/>
    <w:rsid w:val="00AD0C4D"/>
    <w:rsid w:val="00AD0EB7"/>
    <w:rsid w:val="00AD1441"/>
    <w:rsid w:val="00AD1A0A"/>
    <w:rsid w:val="00AD1BEB"/>
    <w:rsid w:val="00AD2077"/>
    <w:rsid w:val="00AD227F"/>
    <w:rsid w:val="00AD22DD"/>
    <w:rsid w:val="00AD2376"/>
    <w:rsid w:val="00AD23ED"/>
    <w:rsid w:val="00AD2A6C"/>
    <w:rsid w:val="00AD2BC0"/>
    <w:rsid w:val="00AD2D26"/>
    <w:rsid w:val="00AD2E57"/>
    <w:rsid w:val="00AD35F4"/>
    <w:rsid w:val="00AD3783"/>
    <w:rsid w:val="00AD3C18"/>
    <w:rsid w:val="00AD434A"/>
    <w:rsid w:val="00AD46A7"/>
    <w:rsid w:val="00AD4FDE"/>
    <w:rsid w:val="00AD5239"/>
    <w:rsid w:val="00AD548E"/>
    <w:rsid w:val="00AD5A1F"/>
    <w:rsid w:val="00AD5BD1"/>
    <w:rsid w:val="00AD67E3"/>
    <w:rsid w:val="00AD6A94"/>
    <w:rsid w:val="00AD724C"/>
    <w:rsid w:val="00AD7521"/>
    <w:rsid w:val="00AD7FD4"/>
    <w:rsid w:val="00AE0639"/>
    <w:rsid w:val="00AE0731"/>
    <w:rsid w:val="00AE0DE4"/>
    <w:rsid w:val="00AE1585"/>
    <w:rsid w:val="00AE1BBF"/>
    <w:rsid w:val="00AE34B3"/>
    <w:rsid w:val="00AE3C93"/>
    <w:rsid w:val="00AE402C"/>
    <w:rsid w:val="00AE4058"/>
    <w:rsid w:val="00AE4683"/>
    <w:rsid w:val="00AE4BE7"/>
    <w:rsid w:val="00AE4FBF"/>
    <w:rsid w:val="00AE56F2"/>
    <w:rsid w:val="00AE614F"/>
    <w:rsid w:val="00AE66F5"/>
    <w:rsid w:val="00AE6A5B"/>
    <w:rsid w:val="00AE6C56"/>
    <w:rsid w:val="00AE7033"/>
    <w:rsid w:val="00AE7162"/>
    <w:rsid w:val="00AE7209"/>
    <w:rsid w:val="00AE749B"/>
    <w:rsid w:val="00AE7810"/>
    <w:rsid w:val="00AE7984"/>
    <w:rsid w:val="00AF0FDD"/>
    <w:rsid w:val="00AF15F8"/>
    <w:rsid w:val="00AF1950"/>
    <w:rsid w:val="00AF1B21"/>
    <w:rsid w:val="00AF1D45"/>
    <w:rsid w:val="00AF1F03"/>
    <w:rsid w:val="00AF23BC"/>
    <w:rsid w:val="00AF27E0"/>
    <w:rsid w:val="00AF32CB"/>
    <w:rsid w:val="00AF3826"/>
    <w:rsid w:val="00AF3931"/>
    <w:rsid w:val="00AF3CA3"/>
    <w:rsid w:val="00AF3FC0"/>
    <w:rsid w:val="00AF4251"/>
    <w:rsid w:val="00AF45AC"/>
    <w:rsid w:val="00AF4634"/>
    <w:rsid w:val="00AF4666"/>
    <w:rsid w:val="00AF48B0"/>
    <w:rsid w:val="00AF4B25"/>
    <w:rsid w:val="00AF4CA9"/>
    <w:rsid w:val="00AF4CAE"/>
    <w:rsid w:val="00AF4F06"/>
    <w:rsid w:val="00AF4F8D"/>
    <w:rsid w:val="00AF4FE6"/>
    <w:rsid w:val="00AF568C"/>
    <w:rsid w:val="00AF5803"/>
    <w:rsid w:val="00AF585F"/>
    <w:rsid w:val="00AF5948"/>
    <w:rsid w:val="00AF5FF4"/>
    <w:rsid w:val="00AF6598"/>
    <w:rsid w:val="00AF69C1"/>
    <w:rsid w:val="00AF6B92"/>
    <w:rsid w:val="00AF7215"/>
    <w:rsid w:val="00AF747B"/>
    <w:rsid w:val="00AF7B27"/>
    <w:rsid w:val="00AF7CBE"/>
    <w:rsid w:val="00B00746"/>
    <w:rsid w:val="00B00FF4"/>
    <w:rsid w:val="00B01017"/>
    <w:rsid w:val="00B011E6"/>
    <w:rsid w:val="00B0122B"/>
    <w:rsid w:val="00B012EE"/>
    <w:rsid w:val="00B01850"/>
    <w:rsid w:val="00B01B33"/>
    <w:rsid w:val="00B01CA4"/>
    <w:rsid w:val="00B01EF4"/>
    <w:rsid w:val="00B02C09"/>
    <w:rsid w:val="00B02D60"/>
    <w:rsid w:val="00B02D6F"/>
    <w:rsid w:val="00B030A5"/>
    <w:rsid w:val="00B03189"/>
    <w:rsid w:val="00B035ED"/>
    <w:rsid w:val="00B03A2A"/>
    <w:rsid w:val="00B03B8A"/>
    <w:rsid w:val="00B03BFD"/>
    <w:rsid w:val="00B03EC5"/>
    <w:rsid w:val="00B03F7C"/>
    <w:rsid w:val="00B04F4A"/>
    <w:rsid w:val="00B05398"/>
    <w:rsid w:val="00B058C1"/>
    <w:rsid w:val="00B05999"/>
    <w:rsid w:val="00B06084"/>
    <w:rsid w:val="00B0620F"/>
    <w:rsid w:val="00B06547"/>
    <w:rsid w:val="00B065A5"/>
    <w:rsid w:val="00B06D7D"/>
    <w:rsid w:val="00B070DF"/>
    <w:rsid w:val="00B07490"/>
    <w:rsid w:val="00B07740"/>
    <w:rsid w:val="00B077E6"/>
    <w:rsid w:val="00B078F5"/>
    <w:rsid w:val="00B07983"/>
    <w:rsid w:val="00B07B53"/>
    <w:rsid w:val="00B10481"/>
    <w:rsid w:val="00B10A3B"/>
    <w:rsid w:val="00B11505"/>
    <w:rsid w:val="00B11591"/>
    <w:rsid w:val="00B11A46"/>
    <w:rsid w:val="00B1244B"/>
    <w:rsid w:val="00B12D4F"/>
    <w:rsid w:val="00B12D9A"/>
    <w:rsid w:val="00B12FA6"/>
    <w:rsid w:val="00B131EB"/>
    <w:rsid w:val="00B1324C"/>
    <w:rsid w:val="00B13337"/>
    <w:rsid w:val="00B135F5"/>
    <w:rsid w:val="00B13943"/>
    <w:rsid w:val="00B13989"/>
    <w:rsid w:val="00B141B5"/>
    <w:rsid w:val="00B14516"/>
    <w:rsid w:val="00B145F9"/>
    <w:rsid w:val="00B1463E"/>
    <w:rsid w:val="00B1551D"/>
    <w:rsid w:val="00B15A0B"/>
    <w:rsid w:val="00B15AE6"/>
    <w:rsid w:val="00B15B0D"/>
    <w:rsid w:val="00B15E0E"/>
    <w:rsid w:val="00B161CA"/>
    <w:rsid w:val="00B162CD"/>
    <w:rsid w:val="00B1676D"/>
    <w:rsid w:val="00B16AB2"/>
    <w:rsid w:val="00B1791D"/>
    <w:rsid w:val="00B179A4"/>
    <w:rsid w:val="00B17B6E"/>
    <w:rsid w:val="00B202B3"/>
    <w:rsid w:val="00B203E0"/>
    <w:rsid w:val="00B20448"/>
    <w:rsid w:val="00B206E7"/>
    <w:rsid w:val="00B20970"/>
    <w:rsid w:val="00B20C28"/>
    <w:rsid w:val="00B213DE"/>
    <w:rsid w:val="00B2178B"/>
    <w:rsid w:val="00B21D26"/>
    <w:rsid w:val="00B22441"/>
    <w:rsid w:val="00B22781"/>
    <w:rsid w:val="00B22974"/>
    <w:rsid w:val="00B235BF"/>
    <w:rsid w:val="00B23BC4"/>
    <w:rsid w:val="00B24EBF"/>
    <w:rsid w:val="00B24F32"/>
    <w:rsid w:val="00B2588C"/>
    <w:rsid w:val="00B25A7C"/>
    <w:rsid w:val="00B25E41"/>
    <w:rsid w:val="00B25F79"/>
    <w:rsid w:val="00B260DE"/>
    <w:rsid w:val="00B2650E"/>
    <w:rsid w:val="00B26DF3"/>
    <w:rsid w:val="00B26E22"/>
    <w:rsid w:val="00B30625"/>
    <w:rsid w:val="00B30696"/>
    <w:rsid w:val="00B30794"/>
    <w:rsid w:val="00B308B2"/>
    <w:rsid w:val="00B30A01"/>
    <w:rsid w:val="00B30A59"/>
    <w:rsid w:val="00B30A94"/>
    <w:rsid w:val="00B31262"/>
    <w:rsid w:val="00B32D90"/>
    <w:rsid w:val="00B33139"/>
    <w:rsid w:val="00B33807"/>
    <w:rsid w:val="00B3381B"/>
    <w:rsid w:val="00B33864"/>
    <w:rsid w:val="00B338C9"/>
    <w:rsid w:val="00B33E1D"/>
    <w:rsid w:val="00B33FEA"/>
    <w:rsid w:val="00B34121"/>
    <w:rsid w:val="00B34C06"/>
    <w:rsid w:val="00B35358"/>
    <w:rsid w:val="00B353A2"/>
    <w:rsid w:val="00B35B5C"/>
    <w:rsid w:val="00B363C9"/>
    <w:rsid w:val="00B36629"/>
    <w:rsid w:val="00B36872"/>
    <w:rsid w:val="00B37D30"/>
    <w:rsid w:val="00B40367"/>
    <w:rsid w:val="00B403D9"/>
    <w:rsid w:val="00B40B65"/>
    <w:rsid w:val="00B40E48"/>
    <w:rsid w:val="00B41118"/>
    <w:rsid w:val="00B41384"/>
    <w:rsid w:val="00B414C8"/>
    <w:rsid w:val="00B414F1"/>
    <w:rsid w:val="00B4151E"/>
    <w:rsid w:val="00B416FD"/>
    <w:rsid w:val="00B41C29"/>
    <w:rsid w:val="00B41C84"/>
    <w:rsid w:val="00B42331"/>
    <w:rsid w:val="00B42E51"/>
    <w:rsid w:val="00B43063"/>
    <w:rsid w:val="00B43328"/>
    <w:rsid w:val="00B435DA"/>
    <w:rsid w:val="00B437EE"/>
    <w:rsid w:val="00B43A06"/>
    <w:rsid w:val="00B43A2D"/>
    <w:rsid w:val="00B43C3F"/>
    <w:rsid w:val="00B44231"/>
    <w:rsid w:val="00B44472"/>
    <w:rsid w:val="00B445BB"/>
    <w:rsid w:val="00B446CA"/>
    <w:rsid w:val="00B44AEE"/>
    <w:rsid w:val="00B451D5"/>
    <w:rsid w:val="00B45B60"/>
    <w:rsid w:val="00B45CD7"/>
    <w:rsid w:val="00B45EEC"/>
    <w:rsid w:val="00B46428"/>
    <w:rsid w:val="00B46653"/>
    <w:rsid w:val="00B46E3F"/>
    <w:rsid w:val="00B46F1E"/>
    <w:rsid w:val="00B4705A"/>
    <w:rsid w:val="00B479A1"/>
    <w:rsid w:val="00B50417"/>
    <w:rsid w:val="00B50BB7"/>
    <w:rsid w:val="00B50D29"/>
    <w:rsid w:val="00B50E46"/>
    <w:rsid w:val="00B51F9C"/>
    <w:rsid w:val="00B522EA"/>
    <w:rsid w:val="00B52390"/>
    <w:rsid w:val="00B5277F"/>
    <w:rsid w:val="00B52C7C"/>
    <w:rsid w:val="00B539AE"/>
    <w:rsid w:val="00B53A37"/>
    <w:rsid w:val="00B53ACE"/>
    <w:rsid w:val="00B53FCC"/>
    <w:rsid w:val="00B54067"/>
    <w:rsid w:val="00B54712"/>
    <w:rsid w:val="00B5481B"/>
    <w:rsid w:val="00B54BB4"/>
    <w:rsid w:val="00B54D19"/>
    <w:rsid w:val="00B54E6A"/>
    <w:rsid w:val="00B54EA0"/>
    <w:rsid w:val="00B554A1"/>
    <w:rsid w:val="00B55988"/>
    <w:rsid w:val="00B55E47"/>
    <w:rsid w:val="00B561EC"/>
    <w:rsid w:val="00B56AE8"/>
    <w:rsid w:val="00B56AF5"/>
    <w:rsid w:val="00B56E67"/>
    <w:rsid w:val="00B56F06"/>
    <w:rsid w:val="00B57765"/>
    <w:rsid w:val="00B57801"/>
    <w:rsid w:val="00B57B22"/>
    <w:rsid w:val="00B57D5E"/>
    <w:rsid w:val="00B60537"/>
    <w:rsid w:val="00B6097B"/>
    <w:rsid w:val="00B60DF1"/>
    <w:rsid w:val="00B612AD"/>
    <w:rsid w:val="00B6138F"/>
    <w:rsid w:val="00B61B84"/>
    <w:rsid w:val="00B61D55"/>
    <w:rsid w:val="00B620E2"/>
    <w:rsid w:val="00B625F5"/>
    <w:rsid w:val="00B62B2C"/>
    <w:rsid w:val="00B62E8B"/>
    <w:rsid w:val="00B6326E"/>
    <w:rsid w:val="00B633DB"/>
    <w:rsid w:val="00B63565"/>
    <w:rsid w:val="00B637BD"/>
    <w:rsid w:val="00B637C5"/>
    <w:rsid w:val="00B63B7C"/>
    <w:rsid w:val="00B63F60"/>
    <w:rsid w:val="00B6415E"/>
    <w:rsid w:val="00B644FB"/>
    <w:rsid w:val="00B64AA1"/>
    <w:rsid w:val="00B64ACF"/>
    <w:rsid w:val="00B651AC"/>
    <w:rsid w:val="00B653E3"/>
    <w:rsid w:val="00B654AF"/>
    <w:rsid w:val="00B656E6"/>
    <w:rsid w:val="00B65B3A"/>
    <w:rsid w:val="00B664D2"/>
    <w:rsid w:val="00B666D4"/>
    <w:rsid w:val="00B673AF"/>
    <w:rsid w:val="00B676CE"/>
    <w:rsid w:val="00B67733"/>
    <w:rsid w:val="00B6788F"/>
    <w:rsid w:val="00B678BB"/>
    <w:rsid w:val="00B67914"/>
    <w:rsid w:val="00B6792E"/>
    <w:rsid w:val="00B67EED"/>
    <w:rsid w:val="00B70297"/>
    <w:rsid w:val="00B706E2"/>
    <w:rsid w:val="00B70A18"/>
    <w:rsid w:val="00B70A3E"/>
    <w:rsid w:val="00B713B2"/>
    <w:rsid w:val="00B713F8"/>
    <w:rsid w:val="00B71A61"/>
    <w:rsid w:val="00B71D4D"/>
    <w:rsid w:val="00B72595"/>
    <w:rsid w:val="00B726FC"/>
    <w:rsid w:val="00B72E31"/>
    <w:rsid w:val="00B736F1"/>
    <w:rsid w:val="00B737FE"/>
    <w:rsid w:val="00B73DC9"/>
    <w:rsid w:val="00B73DF3"/>
    <w:rsid w:val="00B7456F"/>
    <w:rsid w:val="00B75438"/>
    <w:rsid w:val="00B75480"/>
    <w:rsid w:val="00B754F1"/>
    <w:rsid w:val="00B75685"/>
    <w:rsid w:val="00B758C5"/>
    <w:rsid w:val="00B75902"/>
    <w:rsid w:val="00B75CDE"/>
    <w:rsid w:val="00B76CD4"/>
    <w:rsid w:val="00B7705E"/>
    <w:rsid w:val="00B772FD"/>
    <w:rsid w:val="00B773B4"/>
    <w:rsid w:val="00B804F7"/>
    <w:rsid w:val="00B807C9"/>
    <w:rsid w:val="00B80902"/>
    <w:rsid w:val="00B813A0"/>
    <w:rsid w:val="00B817E8"/>
    <w:rsid w:val="00B82FA2"/>
    <w:rsid w:val="00B831DD"/>
    <w:rsid w:val="00B83289"/>
    <w:rsid w:val="00B836CF"/>
    <w:rsid w:val="00B84191"/>
    <w:rsid w:val="00B849B9"/>
    <w:rsid w:val="00B849D0"/>
    <w:rsid w:val="00B84B91"/>
    <w:rsid w:val="00B84D0E"/>
    <w:rsid w:val="00B85A38"/>
    <w:rsid w:val="00B863DC"/>
    <w:rsid w:val="00B87522"/>
    <w:rsid w:val="00B8770B"/>
    <w:rsid w:val="00B8775A"/>
    <w:rsid w:val="00B87AE8"/>
    <w:rsid w:val="00B87CCC"/>
    <w:rsid w:val="00B87D34"/>
    <w:rsid w:val="00B90222"/>
    <w:rsid w:val="00B90582"/>
    <w:rsid w:val="00B91F2D"/>
    <w:rsid w:val="00B9277D"/>
    <w:rsid w:val="00B934BF"/>
    <w:rsid w:val="00B93BF1"/>
    <w:rsid w:val="00B93DD0"/>
    <w:rsid w:val="00B93F1C"/>
    <w:rsid w:val="00B93F3B"/>
    <w:rsid w:val="00B9499F"/>
    <w:rsid w:val="00B94D52"/>
    <w:rsid w:val="00B95C31"/>
    <w:rsid w:val="00B960C8"/>
    <w:rsid w:val="00B964F7"/>
    <w:rsid w:val="00B96643"/>
    <w:rsid w:val="00B96AD2"/>
    <w:rsid w:val="00B96E07"/>
    <w:rsid w:val="00B9700E"/>
    <w:rsid w:val="00B971FF"/>
    <w:rsid w:val="00B972CA"/>
    <w:rsid w:val="00B97725"/>
    <w:rsid w:val="00B977D1"/>
    <w:rsid w:val="00BA008E"/>
    <w:rsid w:val="00BA02FC"/>
    <w:rsid w:val="00BA0A7D"/>
    <w:rsid w:val="00BA0E41"/>
    <w:rsid w:val="00BA10A7"/>
    <w:rsid w:val="00BA242E"/>
    <w:rsid w:val="00BA262D"/>
    <w:rsid w:val="00BA26DB"/>
    <w:rsid w:val="00BA314F"/>
    <w:rsid w:val="00BA319B"/>
    <w:rsid w:val="00BA39E0"/>
    <w:rsid w:val="00BA3B39"/>
    <w:rsid w:val="00BA4BC1"/>
    <w:rsid w:val="00BA4D99"/>
    <w:rsid w:val="00BA510E"/>
    <w:rsid w:val="00BA55A7"/>
    <w:rsid w:val="00BA5A82"/>
    <w:rsid w:val="00BA5D29"/>
    <w:rsid w:val="00BA60BD"/>
    <w:rsid w:val="00BA6121"/>
    <w:rsid w:val="00BA6829"/>
    <w:rsid w:val="00BA6C4F"/>
    <w:rsid w:val="00BA6D24"/>
    <w:rsid w:val="00BA6D48"/>
    <w:rsid w:val="00BA7442"/>
    <w:rsid w:val="00BA791D"/>
    <w:rsid w:val="00BA7B0C"/>
    <w:rsid w:val="00BA7C77"/>
    <w:rsid w:val="00BA7DBE"/>
    <w:rsid w:val="00BA7DED"/>
    <w:rsid w:val="00BB1356"/>
    <w:rsid w:val="00BB13AE"/>
    <w:rsid w:val="00BB18CE"/>
    <w:rsid w:val="00BB1C37"/>
    <w:rsid w:val="00BB28F5"/>
    <w:rsid w:val="00BB29B7"/>
    <w:rsid w:val="00BB2B27"/>
    <w:rsid w:val="00BB349A"/>
    <w:rsid w:val="00BB39BC"/>
    <w:rsid w:val="00BB4229"/>
    <w:rsid w:val="00BB46FA"/>
    <w:rsid w:val="00BB5125"/>
    <w:rsid w:val="00BB5408"/>
    <w:rsid w:val="00BB541D"/>
    <w:rsid w:val="00BB5510"/>
    <w:rsid w:val="00BB6065"/>
    <w:rsid w:val="00BB614F"/>
    <w:rsid w:val="00BB68A4"/>
    <w:rsid w:val="00BB6F46"/>
    <w:rsid w:val="00BB72D8"/>
    <w:rsid w:val="00BB754E"/>
    <w:rsid w:val="00BC02DA"/>
    <w:rsid w:val="00BC0A02"/>
    <w:rsid w:val="00BC0D22"/>
    <w:rsid w:val="00BC11CB"/>
    <w:rsid w:val="00BC1299"/>
    <w:rsid w:val="00BC12E1"/>
    <w:rsid w:val="00BC1ADE"/>
    <w:rsid w:val="00BC2251"/>
    <w:rsid w:val="00BC2789"/>
    <w:rsid w:val="00BC2904"/>
    <w:rsid w:val="00BC2D5C"/>
    <w:rsid w:val="00BC2E23"/>
    <w:rsid w:val="00BC34F0"/>
    <w:rsid w:val="00BC3781"/>
    <w:rsid w:val="00BC3DFB"/>
    <w:rsid w:val="00BC4071"/>
    <w:rsid w:val="00BC448E"/>
    <w:rsid w:val="00BC4505"/>
    <w:rsid w:val="00BC49C4"/>
    <w:rsid w:val="00BC49E0"/>
    <w:rsid w:val="00BC4B42"/>
    <w:rsid w:val="00BC4C95"/>
    <w:rsid w:val="00BC5773"/>
    <w:rsid w:val="00BC5BB3"/>
    <w:rsid w:val="00BC5CDB"/>
    <w:rsid w:val="00BC5DBB"/>
    <w:rsid w:val="00BC6019"/>
    <w:rsid w:val="00BC692D"/>
    <w:rsid w:val="00BC6ED9"/>
    <w:rsid w:val="00BC7D80"/>
    <w:rsid w:val="00BD02E6"/>
    <w:rsid w:val="00BD087D"/>
    <w:rsid w:val="00BD1236"/>
    <w:rsid w:val="00BD141C"/>
    <w:rsid w:val="00BD168D"/>
    <w:rsid w:val="00BD1D41"/>
    <w:rsid w:val="00BD1E5B"/>
    <w:rsid w:val="00BD2085"/>
    <w:rsid w:val="00BD281F"/>
    <w:rsid w:val="00BD2A1A"/>
    <w:rsid w:val="00BD2C66"/>
    <w:rsid w:val="00BD3AF8"/>
    <w:rsid w:val="00BD3D90"/>
    <w:rsid w:val="00BD3DEE"/>
    <w:rsid w:val="00BD42F4"/>
    <w:rsid w:val="00BD49BC"/>
    <w:rsid w:val="00BD4B43"/>
    <w:rsid w:val="00BD4CC5"/>
    <w:rsid w:val="00BD51CE"/>
    <w:rsid w:val="00BD54DC"/>
    <w:rsid w:val="00BD56B8"/>
    <w:rsid w:val="00BD5AD4"/>
    <w:rsid w:val="00BD5B6D"/>
    <w:rsid w:val="00BD61AE"/>
    <w:rsid w:val="00BD6258"/>
    <w:rsid w:val="00BD6458"/>
    <w:rsid w:val="00BD66CA"/>
    <w:rsid w:val="00BD66EC"/>
    <w:rsid w:val="00BD6A6C"/>
    <w:rsid w:val="00BD6B63"/>
    <w:rsid w:val="00BD6BE2"/>
    <w:rsid w:val="00BD6F1D"/>
    <w:rsid w:val="00BD7078"/>
    <w:rsid w:val="00BD7457"/>
    <w:rsid w:val="00BD760C"/>
    <w:rsid w:val="00BD7618"/>
    <w:rsid w:val="00BD7CB6"/>
    <w:rsid w:val="00BD7D34"/>
    <w:rsid w:val="00BE035B"/>
    <w:rsid w:val="00BE061F"/>
    <w:rsid w:val="00BE0E2F"/>
    <w:rsid w:val="00BE1742"/>
    <w:rsid w:val="00BE1C8E"/>
    <w:rsid w:val="00BE1E8C"/>
    <w:rsid w:val="00BE22A6"/>
    <w:rsid w:val="00BE2308"/>
    <w:rsid w:val="00BE2780"/>
    <w:rsid w:val="00BE2B88"/>
    <w:rsid w:val="00BE2ED1"/>
    <w:rsid w:val="00BE31E2"/>
    <w:rsid w:val="00BE3E91"/>
    <w:rsid w:val="00BE4D8A"/>
    <w:rsid w:val="00BE4FE3"/>
    <w:rsid w:val="00BE5386"/>
    <w:rsid w:val="00BE551F"/>
    <w:rsid w:val="00BE59F1"/>
    <w:rsid w:val="00BE5BFA"/>
    <w:rsid w:val="00BE5D9E"/>
    <w:rsid w:val="00BE5E52"/>
    <w:rsid w:val="00BE61FE"/>
    <w:rsid w:val="00BE6B84"/>
    <w:rsid w:val="00BE6E2A"/>
    <w:rsid w:val="00BF0888"/>
    <w:rsid w:val="00BF08E3"/>
    <w:rsid w:val="00BF1046"/>
    <w:rsid w:val="00BF23FF"/>
    <w:rsid w:val="00BF2D9F"/>
    <w:rsid w:val="00BF3745"/>
    <w:rsid w:val="00BF39CA"/>
    <w:rsid w:val="00BF48CB"/>
    <w:rsid w:val="00BF4DDF"/>
    <w:rsid w:val="00BF5EBE"/>
    <w:rsid w:val="00BF61D8"/>
    <w:rsid w:val="00BF6CD3"/>
    <w:rsid w:val="00BF6CDA"/>
    <w:rsid w:val="00BF6E65"/>
    <w:rsid w:val="00BF7B05"/>
    <w:rsid w:val="00BF7C72"/>
    <w:rsid w:val="00BF7D17"/>
    <w:rsid w:val="00BF7DC8"/>
    <w:rsid w:val="00C003A7"/>
    <w:rsid w:val="00C00544"/>
    <w:rsid w:val="00C00594"/>
    <w:rsid w:val="00C005A7"/>
    <w:rsid w:val="00C00BDE"/>
    <w:rsid w:val="00C00E68"/>
    <w:rsid w:val="00C00F2E"/>
    <w:rsid w:val="00C01021"/>
    <w:rsid w:val="00C0123C"/>
    <w:rsid w:val="00C013A9"/>
    <w:rsid w:val="00C01D06"/>
    <w:rsid w:val="00C02A51"/>
    <w:rsid w:val="00C02C08"/>
    <w:rsid w:val="00C031E7"/>
    <w:rsid w:val="00C04075"/>
    <w:rsid w:val="00C04090"/>
    <w:rsid w:val="00C05075"/>
    <w:rsid w:val="00C059DD"/>
    <w:rsid w:val="00C05AE2"/>
    <w:rsid w:val="00C05C0F"/>
    <w:rsid w:val="00C05CDD"/>
    <w:rsid w:val="00C0617D"/>
    <w:rsid w:val="00C0647F"/>
    <w:rsid w:val="00C06BCB"/>
    <w:rsid w:val="00C0715F"/>
    <w:rsid w:val="00C07176"/>
    <w:rsid w:val="00C074CD"/>
    <w:rsid w:val="00C07627"/>
    <w:rsid w:val="00C076E2"/>
    <w:rsid w:val="00C07959"/>
    <w:rsid w:val="00C07AC4"/>
    <w:rsid w:val="00C07E2D"/>
    <w:rsid w:val="00C07FB5"/>
    <w:rsid w:val="00C103BF"/>
    <w:rsid w:val="00C10673"/>
    <w:rsid w:val="00C10775"/>
    <w:rsid w:val="00C10B57"/>
    <w:rsid w:val="00C10C9B"/>
    <w:rsid w:val="00C10F07"/>
    <w:rsid w:val="00C1111F"/>
    <w:rsid w:val="00C11216"/>
    <w:rsid w:val="00C11441"/>
    <w:rsid w:val="00C11AC3"/>
    <w:rsid w:val="00C11C95"/>
    <w:rsid w:val="00C1285C"/>
    <w:rsid w:val="00C12BDE"/>
    <w:rsid w:val="00C13408"/>
    <w:rsid w:val="00C134E1"/>
    <w:rsid w:val="00C135A2"/>
    <w:rsid w:val="00C13F29"/>
    <w:rsid w:val="00C1447F"/>
    <w:rsid w:val="00C14B91"/>
    <w:rsid w:val="00C14D45"/>
    <w:rsid w:val="00C14F6C"/>
    <w:rsid w:val="00C1521C"/>
    <w:rsid w:val="00C15736"/>
    <w:rsid w:val="00C15BE8"/>
    <w:rsid w:val="00C15D06"/>
    <w:rsid w:val="00C164EC"/>
    <w:rsid w:val="00C16603"/>
    <w:rsid w:val="00C1745A"/>
    <w:rsid w:val="00C1754D"/>
    <w:rsid w:val="00C17D12"/>
    <w:rsid w:val="00C2112C"/>
    <w:rsid w:val="00C21750"/>
    <w:rsid w:val="00C2181C"/>
    <w:rsid w:val="00C219A6"/>
    <w:rsid w:val="00C220A2"/>
    <w:rsid w:val="00C2252A"/>
    <w:rsid w:val="00C22781"/>
    <w:rsid w:val="00C22887"/>
    <w:rsid w:val="00C22A48"/>
    <w:rsid w:val="00C22F6E"/>
    <w:rsid w:val="00C230E3"/>
    <w:rsid w:val="00C235AF"/>
    <w:rsid w:val="00C23B84"/>
    <w:rsid w:val="00C23FBA"/>
    <w:rsid w:val="00C25B5C"/>
    <w:rsid w:val="00C25FCC"/>
    <w:rsid w:val="00C26402"/>
    <w:rsid w:val="00C267FA"/>
    <w:rsid w:val="00C26923"/>
    <w:rsid w:val="00C26B20"/>
    <w:rsid w:val="00C27421"/>
    <w:rsid w:val="00C27775"/>
    <w:rsid w:val="00C27CF2"/>
    <w:rsid w:val="00C27DE4"/>
    <w:rsid w:val="00C27E9B"/>
    <w:rsid w:val="00C27FF4"/>
    <w:rsid w:val="00C303AF"/>
    <w:rsid w:val="00C3052E"/>
    <w:rsid w:val="00C30556"/>
    <w:rsid w:val="00C30580"/>
    <w:rsid w:val="00C30A19"/>
    <w:rsid w:val="00C312C5"/>
    <w:rsid w:val="00C314F5"/>
    <w:rsid w:val="00C316EE"/>
    <w:rsid w:val="00C326A2"/>
    <w:rsid w:val="00C32DEC"/>
    <w:rsid w:val="00C32E09"/>
    <w:rsid w:val="00C32E20"/>
    <w:rsid w:val="00C33641"/>
    <w:rsid w:val="00C336EB"/>
    <w:rsid w:val="00C33856"/>
    <w:rsid w:val="00C338BC"/>
    <w:rsid w:val="00C339EC"/>
    <w:rsid w:val="00C33A34"/>
    <w:rsid w:val="00C343FD"/>
    <w:rsid w:val="00C34743"/>
    <w:rsid w:val="00C3479A"/>
    <w:rsid w:val="00C35237"/>
    <w:rsid w:val="00C35597"/>
    <w:rsid w:val="00C3562B"/>
    <w:rsid w:val="00C35B8B"/>
    <w:rsid w:val="00C36DC2"/>
    <w:rsid w:val="00C36E60"/>
    <w:rsid w:val="00C37713"/>
    <w:rsid w:val="00C37A55"/>
    <w:rsid w:val="00C37A62"/>
    <w:rsid w:val="00C402B8"/>
    <w:rsid w:val="00C4032E"/>
    <w:rsid w:val="00C40441"/>
    <w:rsid w:val="00C4091A"/>
    <w:rsid w:val="00C40B1B"/>
    <w:rsid w:val="00C40D29"/>
    <w:rsid w:val="00C40E42"/>
    <w:rsid w:val="00C428A8"/>
    <w:rsid w:val="00C42CA4"/>
    <w:rsid w:val="00C43646"/>
    <w:rsid w:val="00C44443"/>
    <w:rsid w:val="00C448CB"/>
    <w:rsid w:val="00C44A87"/>
    <w:rsid w:val="00C44C83"/>
    <w:rsid w:val="00C452BF"/>
    <w:rsid w:val="00C456A0"/>
    <w:rsid w:val="00C45741"/>
    <w:rsid w:val="00C457CA"/>
    <w:rsid w:val="00C459D9"/>
    <w:rsid w:val="00C46548"/>
    <w:rsid w:val="00C4656C"/>
    <w:rsid w:val="00C4705A"/>
    <w:rsid w:val="00C47A0D"/>
    <w:rsid w:val="00C47B37"/>
    <w:rsid w:val="00C50809"/>
    <w:rsid w:val="00C51726"/>
    <w:rsid w:val="00C51B15"/>
    <w:rsid w:val="00C51C98"/>
    <w:rsid w:val="00C51D6A"/>
    <w:rsid w:val="00C524C9"/>
    <w:rsid w:val="00C52833"/>
    <w:rsid w:val="00C52BA7"/>
    <w:rsid w:val="00C52D28"/>
    <w:rsid w:val="00C52D67"/>
    <w:rsid w:val="00C52DD7"/>
    <w:rsid w:val="00C530F2"/>
    <w:rsid w:val="00C53834"/>
    <w:rsid w:val="00C5387A"/>
    <w:rsid w:val="00C539A6"/>
    <w:rsid w:val="00C53DB9"/>
    <w:rsid w:val="00C53DD5"/>
    <w:rsid w:val="00C54321"/>
    <w:rsid w:val="00C54627"/>
    <w:rsid w:val="00C5492C"/>
    <w:rsid w:val="00C5497C"/>
    <w:rsid w:val="00C54AD5"/>
    <w:rsid w:val="00C54DA3"/>
    <w:rsid w:val="00C54F95"/>
    <w:rsid w:val="00C55C61"/>
    <w:rsid w:val="00C55DFE"/>
    <w:rsid w:val="00C56526"/>
    <w:rsid w:val="00C56586"/>
    <w:rsid w:val="00C56D4E"/>
    <w:rsid w:val="00C572FC"/>
    <w:rsid w:val="00C57327"/>
    <w:rsid w:val="00C5764E"/>
    <w:rsid w:val="00C60EB3"/>
    <w:rsid w:val="00C61FB8"/>
    <w:rsid w:val="00C62241"/>
    <w:rsid w:val="00C62885"/>
    <w:rsid w:val="00C62AB9"/>
    <w:rsid w:val="00C62D02"/>
    <w:rsid w:val="00C62F16"/>
    <w:rsid w:val="00C632B0"/>
    <w:rsid w:val="00C63EAB"/>
    <w:rsid w:val="00C6441C"/>
    <w:rsid w:val="00C646E5"/>
    <w:rsid w:val="00C64DB0"/>
    <w:rsid w:val="00C65589"/>
    <w:rsid w:val="00C66869"/>
    <w:rsid w:val="00C66B07"/>
    <w:rsid w:val="00C66D5D"/>
    <w:rsid w:val="00C66D99"/>
    <w:rsid w:val="00C6771C"/>
    <w:rsid w:val="00C67B59"/>
    <w:rsid w:val="00C71D32"/>
    <w:rsid w:val="00C7249C"/>
    <w:rsid w:val="00C7264C"/>
    <w:rsid w:val="00C72840"/>
    <w:rsid w:val="00C72AAC"/>
    <w:rsid w:val="00C72D9B"/>
    <w:rsid w:val="00C73365"/>
    <w:rsid w:val="00C735A6"/>
    <w:rsid w:val="00C739E8"/>
    <w:rsid w:val="00C73A38"/>
    <w:rsid w:val="00C73F19"/>
    <w:rsid w:val="00C74859"/>
    <w:rsid w:val="00C748F6"/>
    <w:rsid w:val="00C74F36"/>
    <w:rsid w:val="00C74F37"/>
    <w:rsid w:val="00C75482"/>
    <w:rsid w:val="00C757B3"/>
    <w:rsid w:val="00C75889"/>
    <w:rsid w:val="00C7599A"/>
    <w:rsid w:val="00C761A0"/>
    <w:rsid w:val="00C76B5B"/>
    <w:rsid w:val="00C76C92"/>
    <w:rsid w:val="00C770C6"/>
    <w:rsid w:val="00C7736D"/>
    <w:rsid w:val="00C77B54"/>
    <w:rsid w:val="00C77F5C"/>
    <w:rsid w:val="00C801CF"/>
    <w:rsid w:val="00C80418"/>
    <w:rsid w:val="00C809B0"/>
    <w:rsid w:val="00C80C3F"/>
    <w:rsid w:val="00C8146B"/>
    <w:rsid w:val="00C819FF"/>
    <w:rsid w:val="00C81ED6"/>
    <w:rsid w:val="00C81EE4"/>
    <w:rsid w:val="00C8214A"/>
    <w:rsid w:val="00C82624"/>
    <w:rsid w:val="00C829F1"/>
    <w:rsid w:val="00C82C29"/>
    <w:rsid w:val="00C82F33"/>
    <w:rsid w:val="00C83144"/>
    <w:rsid w:val="00C8325D"/>
    <w:rsid w:val="00C83AB7"/>
    <w:rsid w:val="00C83B1A"/>
    <w:rsid w:val="00C83DB2"/>
    <w:rsid w:val="00C8400A"/>
    <w:rsid w:val="00C8430B"/>
    <w:rsid w:val="00C84384"/>
    <w:rsid w:val="00C84AB4"/>
    <w:rsid w:val="00C84EBA"/>
    <w:rsid w:val="00C858B3"/>
    <w:rsid w:val="00C8636F"/>
    <w:rsid w:val="00C86D2E"/>
    <w:rsid w:val="00C86E9E"/>
    <w:rsid w:val="00C87604"/>
    <w:rsid w:val="00C876C3"/>
    <w:rsid w:val="00C878B0"/>
    <w:rsid w:val="00C903BD"/>
    <w:rsid w:val="00C90ABF"/>
    <w:rsid w:val="00C9140E"/>
    <w:rsid w:val="00C914DE"/>
    <w:rsid w:val="00C915EE"/>
    <w:rsid w:val="00C91796"/>
    <w:rsid w:val="00C91DCB"/>
    <w:rsid w:val="00C9201C"/>
    <w:rsid w:val="00C92680"/>
    <w:rsid w:val="00C93198"/>
    <w:rsid w:val="00C934CE"/>
    <w:rsid w:val="00C934E9"/>
    <w:rsid w:val="00C93765"/>
    <w:rsid w:val="00C93AA5"/>
    <w:rsid w:val="00C95D37"/>
    <w:rsid w:val="00C95F1E"/>
    <w:rsid w:val="00C96401"/>
    <w:rsid w:val="00C96774"/>
    <w:rsid w:val="00C97256"/>
    <w:rsid w:val="00C974FC"/>
    <w:rsid w:val="00C9760A"/>
    <w:rsid w:val="00C97A30"/>
    <w:rsid w:val="00CA08E9"/>
    <w:rsid w:val="00CA0DCC"/>
    <w:rsid w:val="00CA0FCB"/>
    <w:rsid w:val="00CA1589"/>
    <w:rsid w:val="00CA1B9F"/>
    <w:rsid w:val="00CA1E68"/>
    <w:rsid w:val="00CA220A"/>
    <w:rsid w:val="00CA255E"/>
    <w:rsid w:val="00CA25E0"/>
    <w:rsid w:val="00CA2B04"/>
    <w:rsid w:val="00CA33BC"/>
    <w:rsid w:val="00CA41D2"/>
    <w:rsid w:val="00CA490E"/>
    <w:rsid w:val="00CA491A"/>
    <w:rsid w:val="00CA5447"/>
    <w:rsid w:val="00CA5702"/>
    <w:rsid w:val="00CA5989"/>
    <w:rsid w:val="00CA5ACD"/>
    <w:rsid w:val="00CA5BE2"/>
    <w:rsid w:val="00CA5E8C"/>
    <w:rsid w:val="00CA6058"/>
    <w:rsid w:val="00CA665C"/>
    <w:rsid w:val="00CA693B"/>
    <w:rsid w:val="00CA6B55"/>
    <w:rsid w:val="00CA700E"/>
    <w:rsid w:val="00CA71EE"/>
    <w:rsid w:val="00CB104C"/>
    <w:rsid w:val="00CB1133"/>
    <w:rsid w:val="00CB1A14"/>
    <w:rsid w:val="00CB1A57"/>
    <w:rsid w:val="00CB1A93"/>
    <w:rsid w:val="00CB1BA9"/>
    <w:rsid w:val="00CB2259"/>
    <w:rsid w:val="00CB2BE1"/>
    <w:rsid w:val="00CB2D95"/>
    <w:rsid w:val="00CB3318"/>
    <w:rsid w:val="00CB36CC"/>
    <w:rsid w:val="00CB37C7"/>
    <w:rsid w:val="00CB392E"/>
    <w:rsid w:val="00CB4175"/>
    <w:rsid w:val="00CB53FF"/>
    <w:rsid w:val="00CB56AA"/>
    <w:rsid w:val="00CB57EA"/>
    <w:rsid w:val="00CB5EF9"/>
    <w:rsid w:val="00CB6295"/>
    <w:rsid w:val="00CB7019"/>
    <w:rsid w:val="00CB7437"/>
    <w:rsid w:val="00CB7AFF"/>
    <w:rsid w:val="00CB7DDA"/>
    <w:rsid w:val="00CB7E76"/>
    <w:rsid w:val="00CB7E80"/>
    <w:rsid w:val="00CB7F6F"/>
    <w:rsid w:val="00CC043E"/>
    <w:rsid w:val="00CC04F0"/>
    <w:rsid w:val="00CC0D46"/>
    <w:rsid w:val="00CC0D96"/>
    <w:rsid w:val="00CC163E"/>
    <w:rsid w:val="00CC2146"/>
    <w:rsid w:val="00CC22A0"/>
    <w:rsid w:val="00CC2825"/>
    <w:rsid w:val="00CC293B"/>
    <w:rsid w:val="00CC2B67"/>
    <w:rsid w:val="00CC2BA6"/>
    <w:rsid w:val="00CC2D10"/>
    <w:rsid w:val="00CC31D7"/>
    <w:rsid w:val="00CC31F8"/>
    <w:rsid w:val="00CC328F"/>
    <w:rsid w:val="00CC3347"/>
    <w:rsid w:val="00CC3ED5"/>
    <w:rsid w:val="00CC3FB9"/>
    <w:rsid w:val="00CC43F7"/>
    <w:rsid w:val="00CC43F9"/>
    <w:rsid w:val="00CC44DD"/>
    <w:rsid w:val="00CC4639"/>
    <w:rsid w:val="00CC4B15"/>
    <w:rsid w:val="00CC59B3"/>
    <w:rsid w:val="00CC64FB"/>
    <w:rsid w:val="00CC70BA"/>
    <w:rsid w:val="00CC716B"/>
    <w:rsid w:val="00CC72B9"/>
    <w:rsid w:val="00CC7303"/>
    <w:rsid w:val="00CC73EE"/>
    <w:rsid w:val="00CC75A1"/>
    <w:rsid w:val="00CC7A27"/>
    <w:rsid w:val="00CC7AE5"/>
    <w:rsid w:val="00CD0618"/>
    <w:rsid w:val="00CD07E1"/>
    <w:rsid w:val="00CD0AF7"/>
    <w:rsid w:val="00CD1AB1"/>
    <w:rsid w:val="00CD1C81"/>
    <w:rsid w:val="00CD1D46"/>
    <w:rsid w:val="00CD23DC"/>
    <w:rsid w:val="00CD245E"/>
    <w:rsid w:val="00CD253B"/>
    <w:rsid w:val="00CD2AC1"/>
    <w:rsid w:val="00CD2BF7"/>
    <w:rsid w:val="00CD32A7"/>
    <w:rsid w:val="00CD37DE"/>
    <w:rsid w:val="00CD3C81"/>
    <w:rsid w:val="00CD3C8F"/>
    <w:rsid w:val="00CD410A"/>
    <w:rsid w:val="00CD4275"/>
    <w:rsid w:val="00CD4617"/>
    <w:rsid w:val="00CD4661"/>
    <w:rsid w:val="00CD4AA2"/>
    <w:rsid w:val="00CD57B5"/>
    <w:rsid w:val="00CD5ADD"/>
    <w:rsid w:val="00CD6361"/>
    <w:rsid w:val="00CD63EF"/>
    <w:rsid w:val="00CD67BC"/>
    <w:rsid w:val="00CD6822"/>
    <w:rsid w:val="00CD68EF"/>
    <w:rsid w:val="00CD69B8"/>
    <w:rsid w:val="00CD715A"/>
    <w:rsid w:val="00CD743C"/>
    <w:rsid w:val="00CD7490"/>
    <w:rsid w:val="00CD7CA8"/>
    <w:rsid w:val="00CE0699"/>
    <w:rsid w:val="00CE071D"/>
    <w:rsid w:val="00CE0E36"/>
    <w:rsid w:val="00CE13B1"/>
    <w:rsid w:val="00CE1722"/>
    <w:rsid w:val="00CE18DD"/>
    <w:rsid w:val="00CE1A27"/>
    <w:rsid w:val="00CE1DB1"/>
    <w:rsid w:val="00CE1E69"/>
    <w:rsid w:val="00CE201A"/>
    <w:rsid w:val="00CE2612"/>
    <w:rsid w:val="00CE3A4C"/>
    <w:rsid w:val="00CE3CE3"/>
    <w:rsid w:val="00CE4158"/>
    <w:rsid w:val="00CE41CE"/>
    <w:rsid w:val="00CE454F"/>
    <w:rsid w:val="00CE4B4F"/>
    <w:rsid w:val="00CE4F55"/>
    <w:rsid w:val="00CE507F"/>
    <w:rsid w:val="00CE5E99"/>
    <w:rsid w:val="00CE6391"/>
    <w:rsid w:val="00CE67C1"/>
    <w:rsid w:val="00CE68AF"/>
    <w:rsid w:val="00CE75D5"/>
    <w:rsid w:val="00CE7644"/>
    <w:rsid w:val="00CE781B"/>
    <w:rsid w:val="00CE79DD"/>
    <w:rsid w:val="00CE7C57"/>
    <w:rsid w:val="00CE7D89"/>
    <w:rsid w:val="00CF03E1"/>
    <w:rsid w:val="00CF05F8"/>
    <w:rsid w:val="00CF0D70"/>
    <w:rsid w:val="00CF1304"/>
    <w:rsid w:val="00CF16EF"/>
    <w:rsid w:val="00CF175D"/>
    <w:rsid w:val="00CF287B"/>
    <w:rsid w:val="00CF2A97"/>
    <w:rsid w:val="00CF2CA2"/>
    <w:rsid w:val="00CF37DA"/>
    <w:rsid w:val="00CF3814"/>
    <w:rsid w:val="00CF3EFD"/>
    <w:rsid w:val="00CF4047"/>
    <w:rsid w:val="00CF40C7"/>
    <w:rsid w:val="00CF40D1"/>
    <w:rsid w:val="00CF4604"/>
    <w:rsid w:val="00CF46D7"/>
    <w:rsid w:val="00CF4CD4"/>
    <w:rsid w:val="00CF4DC7"/>
    <w:rsid w:val="00CF5566"/>
    <w:rsid w:val="00CF5CA0"/>
    <w:rsid w:val="00CF5CB0"/>
    <w:rsid w:val="00CF5D5A"/>
    <w:rsid w:val="00CF64D7"/>
    <w:rsid w:val="00CF66D9"/>
    <w:rsid w:val="00CF7277"/>
    <w:rsid w:val="00CF761E"/>
    <w:rsid w:val="00CF7C83"/>
    <w:rsid w:val="00CF7EEA"/>
    <w:rsid w:val="00D00324"/>
    <w:rsid w:val="00D005DB"/>
    <w:rsid w:val="00D00942"/>
    <w:rsid w:val="00D00E93"/>
    <w:rsid w:val="00D01345"/>
    <w:rsid w:val="00D018B0"/>
    <w:rsid w:val="00D01F43"/>
    <w:rsid w:val="00D022D5"/>
    <w:rsid w:val="00D0261F"/>
    <w:rsid w:val="00D02845"/>
    <w:rsid w:val="00D031F8"/>
    <w:rsid w:val="00D03517"/>
    <w:rsid w:val="00D03A77"/>
    <w:rsid w:val="00D03AEE"/>
    <w:rsid w:val="00D03B4C"/>
    <w:rsid w:val="00D03D59"/>
    <w:rsid w:val="00D041CF"/>
    <w:rsid w:val="00D04C09"/>
    <w:rsid w:val="00D05517"/>
    <w:rsid w:val="00D0563C"/>
    <w:rsid w:val="00D056C0"/>
    <w:rsid w:val="00D05987"/>
    <w:rsid w:val="00D05D8F"/>
    <w:rsid w:val="00D05F98"/>
    <w:rsid w:val="00D0641A"/>
    <w:rsid w:val="00D06DE4"/>
    <w:rsid w:val="00D07082"/>
    <w:rsid w:val="00D07497"/>
    <w:rsid w:val="00D076D7"/>
    <w:rsid w:val="00D079C0"/>
    <w:rsid w:val="00D07FF4"/>
    <w:rsid w:val="00D10F78"/>
    <w:rsid w:val="00D1106A"/>
    <w:rsid w:val="00D11178"/>
    <w:rsid w:val="00D11397"/>
    <w:rsid w:val="00D1153D"/>
    <w:rsid w:val="00D11890"/>
    <w:rsid w:val="00D11959"/>
    <w:rsid w:val="00D12BCC"/>
    <w:rsid w:val="00D13484"/>
    <w:rsid w:val="00D135A4"/>
    <w:rsid w:val="00D13855"/>
    <w:rsid w:val="00D138C0"/>
    <w:rsid w:val="00D139A6"/>
    <w:rsid w:val="00D13AB6"/>
    <w:rsid w:val="00D13C18"/>
    <w:rsid w:val="00D13C99"/>
    <w:rsid w:val="00D1460C"/>
    <w:rsid w:val="00D14941"/>
    <w:rsid w:val="00D14B55"/>
    <w:rsid w:val="00D14E4B"/>
    <w:rsid w:val="00D14E66"/>
    <w:rsid w:val="00D1592B"/>
    <w:rsid w:val="00D15B06"/>
    <w:rsid w:val="00D15CAE"/>
    <w:rsid w:val="00D15D0B"/>
    <w:rsid w:val="00D15FAE"/>
    <w:rsid w:val="00D163F8"/>
    <w:rsid w:val="00D1725E"/>
    <w:rsid w:val="00D17262"/>
    <w:rsid w:val="00D174E5"/>
    <w:rsid w:val="00D17B9E"/>
    <w:rsid w:val="00D17C46"/>
    <w:rsid w:val="00D17C80"/>
    <w:rsid w:val="00D17DE9"/>
    <w:rsid w:val="00D17F0F"/>
    <w:rsid w:val="00D20150"/>
    <w:rsid w:val="00D201AA"/>
    <w:rsid w:val="00D209ED"/>
    <w:rsid w:val="00D20A59"/>
    <w:rsid w:val="00D21CBC"/>
    <w:rsid w:val="00D2235D"/>
    <w:rsid w:val="00D22A65"/>
    <w:rsid w:val="00D22C14"/>
    <w:rsid w:val="00D22DA0"/>
    <w:rsid w:val="00D22F3B"/>
    <w:rsid w:val="00D23269"/>
    <w:rsid w:val="00D23690"/>
    <w:rsid w:val="00D23BE0"/>
    <w:rsid w:val="00D24176"/>
    <w:rsid w:val="00D24335"/>
    <w:rsid w:val="00D24498"/>
    <w:rsid w:val="00D244D3"/>
    <w:rsid w:val="00D24517"/>
    <w:rsid w:val="00D245D3"/>
    <w:rsid w:val="00D2486A"/>
    <w:rsid w:val="00D24E10"/>
    <w:rsid w:val="00D24F24"/>
    <w:rsid w:val="00D257BC"/>
    <w:rsid w:val="00D258E5"/>
    <w:rsid w:val="00D2649E"/>
    <w:rsid w:val="00D265B3"/>
    <w:rsid w:val="00D26FCD"/>
    <w:rsid w:val="00D276A5"/>
    <w:rsid w:val="00D27BA6"/>
    <w:rsid w:val="00D27C1D"/>
    <w:rsid w:val="00D30313"/>
    <w:rsid w:val="00D3061E"/>
    <w:rsid w:val="00D30663"/>
    <w:rsid w:val="00D306D9"/>
    <w:rsid w:val="00D30893"/>
    <w:rsid w:val="00D30D68"/>
    <w:rsid w:val="00D319EA"/>
    <w:rsid w:val="00D31BA3"/>
    <w:rsid w:val="00D31BFE"/>
    <w:rsid w:val="00D31F32"/>
    <w:rsid w:val="00D3294C"/>
    <w:rsid w:val="00D32A71"/>
    <w:rsid w:val="00D32B21"/>
    <w:rsid w:val="00D32E07"/>
    <w:rsid w:val="00D33125"/>
    <w:rsid w:val="00D331D4"/>
    <w:rsid w:val="00D3322B"/>
    <w:rsid w:val="00D335C1"/>
    <w:rsid w:val="00D33BB0"/>
    <w:rsid w:val="00D3486C"/>
    <w:rsid w:val="00D34B3A"/>
    <w:rsid w:val="00D34F05"/>
    <w:rsid w:val="00D35F1C"/>
    <w:rsid w:val="00D360F3"/>
    <w:rsid w:val="00D36440"/>
    <w:rsid w:val="00D36472"/>
    <w:rsid w:val="00D3678B"/>
    <w:rsid w:val="00D369DB"/>
    <w:rsid w:val="00D37AA1"/>
    <w:rsid w:val="00D402D8"/>
    <w:rsid w:val="00D405EB"/>
    <w:rsid w:val="00D40B23"/>
    <w:rsid w:val="00D41A14"/>
    <w:rsid w:val="00D4231A"/>
    <w:rsid w:val="00D423E7"/>
    <w:rsid w:val="00D42D66"/>
    <w:rsid w:val="00D42F89"/>
    <w:rsid w:val="00D431D2"/>
    <w:rsid w:val="00D43352"/>
    <w:rsid w:val="00D436B5"/>
    <w:rsid w:val="00D43C50"/>
    <w:rsid w:val="00D4492D"/>
    <w:rsid w:val="00D45450"/>
    <w:rsid w:val="00D455A3"/>
    <w:rsid w:val="00D45D42"/>
    <w:rsid w:val="00D4610C"/>
    <w:rsid w:val="00D469CC"/>
    <w:rsid w:val="00D471AC"/>
    <w:rsid w:val="00D477E5"/>
    <w:rsid w:val="00D47853"/>
    <w:rsid w:val="00D47FE1"/>
    <w:rsid w:val="00D501C2"/>
    <w:rsid w:val="00D502B7"/>
    <w:rsid w:val="00D504A6"/>
    <w:rsid w:val="00D50620"/>
    <w:rsid w:val="00D51447"/>
    <w:rsid w:val="00D514EB"/>
    <w:rsid w:val="00D51F49"/>
    <w:rsid w:val="00D521B0"/>
    <w:rsid w:val="00D526C3"/>
    <w:rsid w:val="00D52DB5"/>
    <w:rsid w:val="00D52E7F"/>
    <w:rsid w:val="00D52F3B"/>
    <w:rsid w:val="00D5305C"/>
    <w:rsid w:val="00D532C9"/>
    <w:rsid w:val="00D5351D"/>
    <w:rsid w:val="00D5386D"/>
    <w:rsid w:val="00D539AA"/>
    <w:rsid w:val="00D53C1D"/>
    <w:rsid w:val="00D541F6"/>
    <w:rsid w:val="00D54540"/>
    <w:rsid w:val="00D54700"/>
    <w:rsid w:val="00D549E1"/>
    <w:rsid w:val="00D54CF9"/>
    <w:rsid w:val="00D54E61"/>
    <w:rsid w:val="00D54ECF"/>
    <w:rsid w:val="00D5594B"/>
    <w:rsid w:val="00D55FBD"/>
    <w:rsid w:val="00D5601E"/>
    <w:rsid w:val="00D56374"/>
    <w:rsid w:val="00D56CAE"/>
    <w:rsid w:val="00D5757B"/>
    <w:rsid w:val="00D576EB"/>
    <w:rsid w:val="00D57836"/>
    <w:rsid w:val="00D579AE"/>
    <w:rsid w:val="00D57CD2"/>
    <w:rsid w:val="00D57D37"/>
    <w:rsid w:val="00D57E6E"/>
    <w:rsid w:val="00D6020E"/>
    <w:rsid w:val="00D603E2"/>
    <w:rsid w:val="00D60D10"/>
    <w:rsid w:val="00D61212"/>
    <w:rsid w:val="00D62207"/>
    <w:rsid w:val="00D623D6"/>
    <w:rsid w:val="00D62C2E"/>
    <w:rsid w:val="00D62CA1"/>
    <w:rsid w:val="00D634E4"/>
    <w:rsid w:val="00D637B9"/>
    <w:rsid w:val="00D638F5"/>
    <w:rsid w:val="00D639C6"/>
    <w:rsid w:val="00D63AD9"/>
    <w:rsid w:val="00D63BB1"/>
    <w:rsid w:val="00D64557"/>
    <w:rsid w:val="00D64DF0"/>
    <w:rsid w:val="00D64FEA"/>
    <w:rsid w:val="00D6560A"/>
    <w:rsid w:val="00D65A45"/>
    <w:rsid w:val="00D65C53"/>
    <w:rsid w:val="00D6693F"/>
    <w:rsid w:val="00D66A52"/>
    <w:rsid w:val="00D66AC0"/>
    <w:rsid w:val="00D673FA"/>
    <w:rsid w:val="00D67D88"/>
    <w:rsid w:val="00D701CB"/>
    <w:rsid w:val="00D70585"/>
    <w:rsid w:val="00D716D9"/>
    <w:rsid w:val="00D7185E"/>
    <w:rsid w:val="00D72120"/>
    <w:rsid w:val="00D723F2"/>
    <w:rsid w:val="00D73038"/>
    <w:rsid w:val="00D73941"/>
    <w:rsid w:val="00D73B8A"/>
    <w:rsid w:val="00D73F1D"/>
    <w:rsid w:val="00D74050"/>
    <w:rsid w:val="00D7418D"/>
    <w:rsid w:val="00D741D0"/>
    <w:rsid w:val="00D74266"/>
    <w:rsid w:val="00D744F2"/>
    <w:rsid w:val="00D746FA"/>
    <w:rsid w:val="00D747CB"/>
    <w:rsid w:val="00D74877"/>
    <w:rsid w:val="00D74CAA"/>
    <w:rsid w:val="00D74FBA"/>
    <w:rsid w:val="00D74FCF"/>
    <w:rsid w:val="00D750F2"/>
    <w:rsid w:val="00D75F75"/>
    <w:rsid w:val="00D76065"/>
    <w:rsid w:val="00D76302"/>
    <w:rsid w:val="00D76791"/>
    <w:rsid w:val="00D7697F"/>
    <w:rsid w:val="00D76D94"/>
    <w:rsid w:val="00D7707C"/>
    <w:rsid w:val="00D7749F"/>
    <w:rsid w:val="00D779B2"/>
    <w:rsid w:val="00D803AF"/>
    <w:rsid w:val="00D80918"/>
    <w:rsid w:val="00D80A4E"/>
    <w:rsid w:val="00D813C4"/>
    <w:rsid w:val="00D81412"/>
    <w:rsid w:val="00D8155E"/>
    <w:rsid w:val="00D8193D"/>
    <w:rsid w:val="00D82020"/>
    <w:rsid w:val="00D8204B"/>
    <w:rsid w:val="00D82C2D"/>
    <w:rsid w:val="00D82DBD"/>
    <w:rsid w:val="00D83025"/>
    <w:rsid w:val="00D8319C"/>
    <w:rsid w:val="00D83439"/>
    <w:rsid w:val="00D83995"/>
    <w:rsid w:val="00D83999"/>
    <w:rsid w:val="00D84627"/>
    <w:rsid w:val="00D846BD"/>
    <w:rsid w:val="00D84740"/>
    <w:rsid w:val="00D84B1F"/>
    <w:rsid w:val="00D85137"/>
    <w:rsid w:val="00D851A0"/>
    <w:rsid w:val="00D8597D"/>
    <w:rsid w:val="00D85D03"/>
    <w:rsid w:val="00D85D25"/>
    <w:rsid w:val="00D86084"/>
    <w:rsid w:val="00D86085"/>
    <w:rsid w:val="00D863A2"/>
    <w:rsid w:val="00D8660C"/>
    <w:rsid w:val="00D86C61"/>
    <w:rsid w:val="00D86CDB"/>
    <w:rsid w:val="00D87A60"/>
    <w:rsid w:val="00D87DD5"/>
    <w:rsid w:val="00D90376"/>
    <w:rsid w:val="00D90B50"/>
    <w:rsid w:val="00D90E0B"/>
    <w:rsid w:val="00D90F6B"/>
    <w:rsid w:val="00D910AF"/>
    <w:rsid w:val="00D91884"/>
    <w:rsid w:val="00D91ADA"/>
    <w:rsid w:val="00D91F60"/>
    <w:rsid w:val="00D92068"/>
    <w:rsid w:val="00D921E6"/>
    <w:rsid w:val="00D921F3"/>
    <w:rsid w:val="00D92C08"/>
    <w:rsid w:val="00D92F27"/>
    <w:rsid w:val="00D931D8"/>
    <w:rsid w:val="00D931F3"/>
    <w:rsid w:val="00D93A5A"/>
    <w:rsid w:val="00D93C22"/>
    <w:rsid w:val="00D93CBE"/>
    <w:rsid w:val="00D93EB5"/>
    <w:rsid w:val="00D94BBC"/>
    <w:rsid w:val="00D94F4C"/>
    <w:rsid w:val="00D957F7"/>
    <w:rsid w:val="00D95A64"/>
    <w:rsid w:val="00D960AE"/>
    <w:rsid w:val="00D960B6"/>
    <w:rsid w:val="00D96855"/>
    <w:rsid w:val="00D969DE"/>
    <w:rsid w:val="00D977D9"/>
    <w:rsid w:val="00D97B4D"/>
    <w:rsid w:val="00DA0092"/>
    <w:rsid w:val="00DA0490"/>
    <w:rsid w:val="00DA060A"/>
    <w:rsid w:val="00DA09F5"/>
    <w:rsid w:val="00DA1A55"/>
    <w:rsid w:val="00DA1AE4"/>
    <w:rsid w:val="00DA1E35"/>
    <w:rsid w:val="00DA1EE1"/>
    <w:rsid w:val="00DA22AF"/>
    <w:rsid w:val="00DA2398"/>
    <w:rsid w:val="00DA2428"/>
    <w:rsid w:val="00DA3107"/>
    <w:rsid w:val="00DA32AF"/>
    <w:rsid w:val="00DA3738"/>
    <w:rsid w:val="00DA4408"/>
    <w:rsid w:val="00DA445E"/>
    <w:rsid w:val="00DA454B"/>
    <w:rsid w:val="00DA4D0D"/>
    <w:rsid w:val="00DA4FE9"/>
    <w:rsid w:val="00DA52B8"/>
    <w:rsid w:val="00DA5708"/>
    <w:rsid w:val="00DA6A14"/>
    <w:rsid w:val="00DA6A32"/>
    <w:rsid w:val="00DA6A99"/>
    <w:rsid w:val="00DA7719"/>
    <w:rsid w:val="00DA7A1B"/>
    <w:rsid w:val="00DB00B4"/>
    <w:rsid w:val="00DB02E7"/>
    <w:rsid w:val="00DB04E7"/>
    <w:rsid w:val="00DB12CC"/>
    <w:rsid w:val="00DB1301"/>
    <w:rsid w:val="00DB1394"/>
    <w:rsid w:val="00DB15BC"/>
    <w:rsid w:val="00DB1951"/>
    <w:rsid w:val="00DB1A31"/>
    <w:rsid w:val="00DB1E0D"/>
    <w:rsid w:val="00DB256A"/>
    <w:rsid w:val="00DB26B7"/>
    <w:rsid w:val="00DB324A"/>
    <w:rsid w:val="00DB3EC4"/>
    <w:rsid w:val="00DB3F82"/>
    <w:rsid w:val="00DB42F4"/>
    <w:rsid w:val="00DB481E"/>
    <w:rsid w:val="00DB4FE1"/>
    <w:rsid w:val="00DB5279"/>
    <w:rsid w:val="00DB53E0"/>
    <w:rsid w:val="00DB5485"/>
    <w:rsid w:val="00DB581A"/>
    <w:rsid w:val="00DB5B2F"/>
    <w:rsid w:val="00DB5BD0"/>
    <w:rsid w:val="00DB5BE0"/>
    <w:rsid w:val="00DB5BE2"/>
    <w:rsid w:val="00DB5CC4"/>
    <w:rsid w:val="00DB5E1F"/>
    <w:rsid w:val="00DB6016"/>
    <w:rsid w:val="00DB62C2"/>
    <w:rsid w:val="00DB6450"/>
    <w:rsid w:val="00DB667A"/>
    <w:rsid w:val="00DB6D60"/>
    <w:rsid w:val="00DB76E1"/>
    <w:rsid w:val="00DB787D"/>
    <w:rsid w:val="00DB7E7E"/>
    <w:rsid w:val="00DB7FEB"/>
    <w:rsid w:val="00DC01E8"/>
    <w:rsid w:val="00DC05E2"/>
    <w:rsid w:val="00DC0B8F"/>
    <w:rsid w:val="00DC0BEF"/>
    <w:rsid w:val="00DC1A93"/>
    <w:rsid w:val="00DC1E9E"/>
    <w:rsid w:val="00DC260E"/>
    <w:rsid w:val="00DC2DB2"/>
    <w:rsid w:val="00DC2EE1"/>
    <w:rsid w:val="00DC358E"/>
    <w:rsid w:val="00DC3659"/>
    <w:rsid w:val="00DC3673"/>
    <w:rsid w:val="00DC3FC3"/>
    <w:rsid w:val="00DC4FFF"/>
    <w:rsid w:val="00DC536D"/>
    <w:rsid w:val="00DC53DD"/>
    <w:rsid w:val="00DC6063"/>
    <w:rsid w:val="00DC6169"/>
    <w:rsid w:val="00DC624B"/>
    <w:rsid w:val="00DC62DD"/>
    <w:rsid w:val="00DC6511"/>
    <w:rsid w:val="00DC6622"/>
    <w:rsid w:val="00DC680B"/>
    <w:rsid w:val="00DC6A7C"/>
    <w:rsid w:val="00DC6C45"/>
    <w:rsid w:val="00DC6CE6"/>
    <w:rsid w:val="00DC742F"/>
    <w:rsid w:val="00DC77E3"/>
    <w:rsid w:val="00DC78C7"/>
    <w:rsid w:val="00DC7A7C"/>
    <w:rsid w:val="00DC7FF0"/>
    <w:rsid w:val="00DD0209"/>
    <w:rsid w:val="00DD050C"/>
    <w:rsid w:val="00DD0567"/>
    <w:rsid w:val="00DD085D"/>
    <w:rsid w:val="00DD08A1"/>
    <w:rsid w:val="00DD1A90"/>
    <w:rsid w:val="00DD1BA0"/>
    <w:rsid w:val="00DD1FDA"/>
    <w:rsid w:val="00DD21FA"/>
    <w:rsid w:val="00DD27FA"/>
    <w:rsid w:val="00DD3C77"/>
    <w:rsid w:val="00DD412E"/>
    <w:rsid w:val="00DD439A"/>
    <w:rsid w:val="00DD4892"/>
    <w:rsid w:val="00DD5634"/>
    <w:rsid w:val="00DD5636"/>
    <w:rsid w:val="00DD5764"/>
    <w:rsid w:val="00DD59D8"/>
    <w:rsid w:val="00DD5C55"/>
    <w:rsid w:val="00DD5D47"/>
    <w:rsid w:val="00DD5F91"/>
    <w:rsid w:val="00DD61A7"/>
    <w:rsid w:val="00DD6508"/>
    <w:rsid w:val="00DD721D"/>
    <w:rsid w:val="00DD7933"/>
    <w:rsid w:val="00DD79C7"/>
    <w:rsid w:val="00DD7C99"/>
    <w:rsid w:val="00DE091C"/>
    <w:rsid w:val="00DE0996"/>
    <w:rsid w:val="00DE1085"/>
    <w:rsid w:val="00DE113D"/>
    <w:rsid w:val="00DE169C"/>
    <w:rsid w:val="00DE1988"/>
    <w:rsid w:val="00DE1A44"/>
    <w:rsid w:val="00DE2843"/>
    <w:rsid w:val="00DE2D5A"/>
    <w:rsid w:val="00DE2EE2"/>
    <w:rsid w:val="00DE2F4C"/>
    <w:rsid w:val="00DE30A3"/>
    <w:rsid w:val="00DE335D"/>
    <w:rsid w:val="00DE36C8"/>
    <w:rsid w:val="00DE36FD"/>
    <w:rsid w:val="00DE3C91"/>
    <w:rsid w:val="00DE3D95"/>
    <w:rsid w:val="00DE3E98"/>
    <w:rsid w:val="00DE3FAE"/>
    <w:rsid w:val="00DE430D"/>
    <w:rsid w:val="00DE4361"/>
    <w:rsid w:val="00DE46DC"/>
    <w:rsid w:val="00DE4832"/>
    <w:rsid w:val="00DE4B70"/>
    <w:rsid w:val="00DE5170"/>
    <w:rsid w:val="00DE52E6"/>
    <w:rsid w:val="00DE5303"/>
    <w:rsid w:val="00DE54BD"/>
    <w:rsid w:val="00DE562B"/>
    <w:rsid w:val="00DE5685"/>
    <w:rsid w:val="00DE579A"/>
    <w:rsid w:val="00DE5B5B"/>
    <w:rsid w:val="00DE5D77"/>
    <w:rsid w:val="00DE6138"/>
    <w:rsid w:val="00DE621B"/>
    <w:rsid w:val="00DE6636"/>
    <w:rsid w:val="00DE66D0"/>
    <w:rsid w:val="00DE6BDE"/>
    <w:rsid w:val="00DE6EC5"/>
    <w:rsid w:val="00DE70F2"/>
    <w:rsid w:val="00DE7E63"/>
    <w:rsid w:val="00DF0299"/>
    <w:rsid w:val="00DF08D4"/>
    <w:rsid w:val="00DF0905"/>
    <w:rsid w:val="00DF14CB"/>
    <w:rsid w:val="00DF151D"/>
    <w:rsid w:val="00DF163F"/>
    <w:rsid w:val="00DF1992"/>
    <w:rsid w:val="00DF2195"/>
    <w:rsid w:val="00DF22D7"/>
    <w:rsid w:val="00DF23F5"/>
    <w:rsid w:val="00DF2729"/>
    <w:rsid w:val="00DF2C53"/>
    <w:rsid w:val="00DF3085"/>
    <w:rsid w:val="00DF3139"/>
    <w:rsid w:val="00DF4006"/>
    <w:rsid w:val="00DF45BD"/>
    <w:rsid w:val="00DF46B5"/>
    <w:rsid w:val="00DF474C"/>
    <w:rsid w:val="00DF48B2"/>
    <w:rsid w:val="00DF48DD"/>
    <w:rsid w:val="00DF4FBB"/>
    <w:rsid w:val="00DF5468"/>
    <w:rsid w:val="00DF562C"/>
    <w:rsid w:val="00DF58D7"/>
    <w:rsid w:val="00DF5E3C"/>
    <w:rsid w:val="00DF6050"/>
    <w:rsid w:val="00DF619F"/>
    <w:rsid w:val="00DF67A3"/>
    <w:rsid w:val="00DF6933"/>
    <w:rsid w:val="00DF6A33"/>
    <w:rsid w:val="00DF7167"/>
    <w:rsid w:val="00DF79F6"/>
    <w:rsid w:val="00DF7FC7"/>
    <w:rsid w:val="00E00123"/>
    <w:rsid w:val="00E00323"/>
    <w:rsid w:val="00E00520"/>
    <w:rsid w:val="00E00700"/>
    <w:rsid w:val="00E00920"/>
    <w:rsid w:val="00E0097F"/>
    <w:rsid w:val="00E00A55"/>
    <w:rsid w:val="00E010B2"/>
    <w:rsid w:val="00E013E0"/>
    <w:rsid w:val="00E01698"/>
    <w:rsid w:val="00E01874"/>
    <w:rsid w:val="00E01AE2"/>
    <w:rsid w:val="00E02073"/>
    <w:rsid w:val="00E023DE"/>
    <w:rsid w:val="00E02543"/>
    <w:rsid w:val="00E02577"/>
    <w:rsid w:val="00E026EC"/>
    <w:rsid w:val="00E02974"/>
    <w:rsid w:val="00E02F11"/>
    <w:rsid w:val="00E032A9"/>
    <w:rsid w:val="00E03498"/>
    <w:rsid w:val="00E03877"/>
    <w:rsid w:val="00E0445F"/>
    <w:rsid w:val="00E046A4"/>
    <w:rsid w:val="00E047BA"/>
    <w:rsid w:val="00E048B2"/>
    <w:rsid w:val="00E04DA1"/>
    <w:rsid w:val="00E0572C"/>
    <w:rsid w:val="00E073F5"/>
    <w:rsid w:val="00E07431"/>
    <w:rsid w:val="00E07533"/>
    <w:rsid w:val="00E10203"/>
    <w:rsid w:val="00E10705"/>
    <w:rsid w:val="00E108F5"/>
    <w:rsid w:val="00E10DAE"/>
    <w:rsid w:val="00E10F58"/>
    <w:rsid w:val="00E111AF"/>
    <w:rsid w:val="00E111C7"/>
    <w:rsid w:val="00E112A7"/>
    <w:rsid w:val="00E11743"/>
    <w:rsid w:val="00E11BD3"/>
    <w:rsid w:val="00E11C03"/>
    <w:rsid w:val="00E11C96"/>
    <w:rsid w:val="00E11CB6"/>
    <w:rsid w:val="00E11CE4"/>
    <w:rsid w:val="00E11D09"/>
    <w:rsid w:val="00E120D0"/>
    <w:rsid w:val="00E1211A"/>
    <w:rsid w:val="00E12DD0"/>
    <w:rsid w:val="00E13557"/>
    <w:rsid w:val="00E137DF"/>
    <w:rsid w:val="00E13880"/>
    <w:rsid w:val="00E1394D"/>
    <w:rsid w:val="00E13C0F"/>
    <w:rsid w:val="00E14241"/>
    <w:rsid w:val="00E14A90"/>
    <w:rsid w:val="00E14BE7"/>
    <w:rsid w:val="00E14E52"/>
    <w:rsid w:val="00E15252"/>
    <w:rsid w:val="00E153D5"/>
    <w:rsid w:val="00E15CC3"/>
    <w:rsid w:val="00E15D06"/>
    <w:rsid w:val="00E16175"/>
    <w:rsid w:val="00E1624C"/>
    <w:rsid w:val="00E162AD"/>
    <w:rsid w:val="00E165F6"/>
    <w:rsid w:val="00E170A0"/>
    <w:rsid w:val="00E17891"/>
    <w:rsid w:val="00E17A17"/>
    <w:rsid w:val="00E17ED0"/>
    <w:rsid w:val="00E20290"/>
    <w:rsid w:val="00E2094D"/>
    <w:rsid w:val="00E209F7"/>
    <w:rsid w:val="00E21517"/>
    <w:rsid w:val="00E216B7"/>
    <w:rsid w:val="00E21873"/>
    <w:rsid w:val="00E219A7"/>
    <w:rsid w:val="00E226F9"/>
    <w:rsid w:val="00E22E65"/>
    <w:rsid w:val="00E232B4"/>
    <w:rsid w:val="00E23936"/>
    <w:rsid w:val="00E23EF2"/>
    <w:rsid w:val="00E2411F"/>
    <w:rsid w:val="00E24A34"/>
    <w:rsid w:val="00E24A8F"/>
    <w:rsid w:val="00E24BA7"/>
    <w:rsid w:val="00E24ECD"/>
    <w:rsid w:val="00E24FCB"/>
    <w:rsid w:val="00E25331"/>
    <w:rsid w:val="00E25675"/>
    <w:rsid w:val="00E265FE"/>
    <w:rsid w:val="00E26B7D"/>
    <w:rsid w:val="00E26BAA"/>
    <w:rsid w:val="00E26C0C"/>
    <w:rsid w:val="00E26CAC"/>
    <w:rsid w:val="00E26DE4"/>
    <w:rsid w:val="00E27677"/>
    <w:rsid w:val="00E2767E"/>
    <w:rsid w:val="00E277B7"/>
    <w:rsid w:val="00E2782E"/>
    <w:rsid w:val="00E27F76"/>
    <w:rsid w:val="00E305E5"/>
    <w:rsid w:val="00E30838"/>
    <w:rsid w:val="00E30B9C"/>
    <w:rsid w:val="00E31026"/>
    <w:rsid w:val="00E32464"/>
    <w:rsid w:val="00E3283E"/>
    <w:rsid w:val="00E32A53"/>
    <w:rsid w:val="00E32A95"/>
    <w:rsid w:val="00E32BC2"/>
    <w:rsid w:val="00E3381C"/>
    <w:rsid w:val="00E33EEC"/>
    <w:rsid w:val="00E34D32"/>
    <w:rsid w:val="00E35434"/>
    <w:rsid w:val="00E358D6"/>
    <w:rsid w:val="00E3592A"/>
    <w:rsid w:val="00E35ECE"/>
    <w:rsid w:val="00E362C9"/>
    <w:rsid w:val="00E36345"/>
    <w:rsid w:val="00E36445"/>
    <w:rsid w:val="00E36666"/>
    <w:rsid w:val="00E368E4"/>
    <w:rsid w:val="00E36ACC"/>
    <w:rsid w:val="00E36C2C"/>
    <w:rsid w:val="00E36F02"/>
    <w:rsid w:val="00E3715B"/>
    <w:rsid w:val="00E37D6E"/>
    <w:rsid w:val="00E37F4D"/>
    <w:rsid w:val="00E403D0"/>
    <w:rsid w:val="00E40D34"/>
    <w:rsid w:val="00E4166B"/>
    <w:rsid w:val="00E41C57"/>
    <w:rsid w:val="00E41DAF"/>
    <w:rsid w:val="00E420D0"/>
    <w:rsid w:val="00E42138"/>
    <w:rsid w:val="00E43105"/>
    <w:rsid w:val="00E436BD"/>
    <w:rsid w:val="00E43789"/>
    <w:rsid w:val="00E43911"/>
    <w:rsid w:val="00E43D64"/>
    <w:rsid w:val="00E44E06"/>
    <w:rsid w:val="00E45150"/>
    <w:rsid w:val="00E45C98"/>
    <w:rsid w:val="00E460FD"/>
    <w:rsid w:val="00E4630C"/>
    <w:rsid w:val="00E46641"/>
    <w:rsid w:val="00E46C9A"/>
    <w:rsid w:val="00E4713E"/>
    <w:rsid w:val="00E47A0E"/>
    <w:rsid w:val="00E51031"/>
    <w:rsid w:val="00E51286"/>
    <w:rsid w:val="00E51493"/>
    <w:rsid w:val="00E52000"/>
    <w:rsid w:val="00E5217E"/>
    <w:rsid w:val="00E52194"/>
    <w:rsid w:val="00E5258F"/>
    <w:rsid w:val="00E529B0"/>
    <w:rsid w:val="00E52BFC"/>
    <w:rsid w:val="00E52E09"/>
    <w:rsid w:val="00E532A5"/>
    <w:rsid w:val="00E538C6"/>
    <w:rsid w:val="00E53BFC"/>
    <w:rsid w:val="00E5422F"/>
    <w:rsid w:val="00E54544"/>
    <w:rsid w:val="00E551A9"/>
    <w:rsid w:val="00E55390"/>
    <w:rsid w:val="00E55B22"/>
    <w:rsid w:val="00E55F45"/>
    <w:rsid w:val="00E560D4"/>
    <w:rsid w:val="00E56247"/>
    <w:rsid w:val="00E565A0"/>
    <w:rsid w:val="00E56668"/>
    <w:rsid w:val="00E5675F"/>
    <w:rsid w:val="00E567EA"/>
    <w:rsid w:val="00E56B00"/>
    <w:rsid w:val="00E57515"/>
    <w:rsid w:val="00E57707"/>
    <w:rsid w:val="00E57FB8"/>
    <w:rsid w:val="00E6002A"/>
    <w:rsid w:val="00E60233"/>
    <w:rsid w:val="00E60349"/>
    <w:rsid w:val="00E608D8"/>
    <w:rsid w:val="00E60F09"/>
    <w:rsid w:val="00E6149A"/>
    <w:rsid w:val="00E615D7"/>
    <w:rsid w:val="00E61679"/>
    <w:rsid w:val="00E6187E"/>
    <w:rsid w:val="00E61881"/>
    <w:rsid w:val="00E61FED"/>
    <w:rsid w:val="00E6207F"/>
    <w:rsid w:val="00E62FE6"/>
    <w:rsid w:val="00E63033"/>
    <w:rsid w:val="00E63E9B"/>
    <w:rsid w:val="00E63F97"/>
    <w:rsid w:val="00E6410A"/>
    <w:rsid w:val="00E64642"/>
    <w:rsid w:val="00E6484F"/>
    <w:rsid w:val="00E649B0"/>
    <w:rsid w:val="00E64F88"/>
    <w:rsid w:val="00E65326"/>
    <w:rsid w:val="00E65798"/>
    <w:rsid w:val="00E65E3B"/>
    <w:rsid w:val="00E662DB"/>
    <w:rsid w:val="00E6642B"/>
    <w:rsid w:val="00E6667F"/>
    <w:rsid w:val="00E66851"/>
    <w:rsid w:val="00E67212"/>
    <w:rsid w:val="00E67333"/>
    <w:rsid w:val="00E674F8"/>
    <w:rsid w:val="00E677A8"/>
    <w:rsid w:val="00E67B38"/>
    <w:rsid w:val="00E67E54"/>
    <w:rsid w:val="00E7009C"/>
    <w:rsid w:val="00E70F3B"/>
    <w:rsid w:val="00E7178A"/>
    <w:rsid w:val="00E71823"/>
    <w:rsid w:val="00E71BC1"/>
    <w:rsid w:val="00E71EC9"/>
    <w:rsid w:val="00E72360"/>
    <w:rsid w:val="00E724F0"/>
    <w:rsid w:val="00E72AF3"/>
    <w:rsid w:val="00E72DDE"/>
    <w:rsid w:val="00E73444"/>
    <w:rsid w:val="00E73542"/>
    <w:rsid w:val="00E743C7"/>
    <w:rsid w:val="00E7466A"/>
    <w:rsid w:val="00E74AAE"/>
    <w:rsid w:val="00E75420"/>
    <w:rsid w:val="00E7566F"/>
    <w:rsid w:val="00E75CCF"/>
    <w:rsid w:val="00E75D63"/>
    <w:rsid w:val="00E76239"/>
    <w:rsid w:val="00E7638B"/>
    <w:rsid w:val="00E76F55"/>
    <w:rsid w:val="00E777EF"/>
    <w:rsid w:val="00E77E91"/>
    <w:rsid w:val="00E77EE2"/>
    <w:rsid w:val="00E800D9"/>
    <w:rsid w:val="00E80101"/>
    <w:rsid w:val="00E809D3"/>
    <w:rsid w:val="00E80A99"/>
    <w:rsid w:val="00E80C1B"/>
    <w:rsid w:val="00E80E67"/>
    <w:rsid w:val="00E81DE2"/>
    <w:rsid w:val="00E8237D"/>
    <w:rsid w:val="00E82D42"/>
    <w:rsid w:val="00E831BE"/>
    <w:rsid w:val="00E832A7"/>
    <w:rsid w:val="00E833F3"/>
    <w:rsid w:val="00E83A3A"/>
    <w:rsid w:val="00E83F18"/>
    <w:rsid w:val="00E842AC"/>
    <w:rsid w:val="00E8435A"/>
    <w:rsid w:val="00E84EE4"/>
    <w:rsid w:val="00E85DFB"/>
    <w:rsid w:val="00E86E94"/>
    <w:rsid w:val="00E87ABA"/>
    <w:rsid w:val="00E87B12"/>
    <w:rsid w:val="00E87FCF"/>
    <w:rsid w:val="00E90227"/>
    <w:rsid w:val="00E9030D"/>
    <w:rsid w:val="00E90515"/>
    <w:rsid w:val="00E90561"/>
    <w:rsid w:val="00E90AA8"/>
    <w:rsid w:val="00E90E1B"/>
    <w:rsid w:val="00E913D7"/>
    <w:rsid w:val="00E91E31"/>
    <w:rsid w:val="00E922C1"/>
    <w:rsid w:val="00E92C42"/>
    <w:rsid w:val="00E92C54"/>
    <w:rsid w:val="00E93381"/>
    <w:rsid w:val="00E9358B"/>
    <w:rsid w:val="00E93A5C"/>
    <w:rsid w:val="00E93DCD"/>
    <w:rsid w:val="00E94987"/>
    <w:rsid w:val="00E94DEB"/>
    <w:rsid w:val="00E94FFC"/>
    <w:rsid w:val="00E95035"/>
    <w:rsid w:val="00E959DC"/>
    <w:rsid w:val="00E95AFB"/>
    <w:rsid w:val="00E95D90"/>
    <w:rsid w:val="00E95F7B"/>
    <w:rsid w:val="00E960D8"/>
    <w:rsid w:val="00E96813"/>
    <w:rsid w:val="00E972C6"/>
    <w:rsid w:val="00E97A9F"/>
    <w:rsid w:val="00E97F3D"/>
    <w:rsid w:val="00EA0188"/>
    <w:rsid w:val="00EA07F0"/>
    <w:rsid w:val="00EA0BBC"/>
    <w:rsid w:val="00EA0D1A"/>
    <w:rsid w:val="00EA0E3D"/>
    <w:rsid w:val="00EA0FD7"/>
    <w:rsid w:val="00EA10F8"/>
    <w:rsid w:val="00EA1567"/>
    <w:rsid w:val="00EA163C"/>
    <w:rsid w:val="00EA29B3"/>
    <w:rsid w:val="00EA34CC"/>
    <w:rsid w:val="00EA4135"/>
    <w:rsid w:val="00EA429B"/>
    <w:rsid w:val="00EA44F4"/>
    <w:rsid w:val="00EA5112"/>
    <w:rsid w:val="00EA5356"/>
    <w:rsid w:val="00EA5BF7"/>
    <w:rsid w:val="00EA664E"/>
    <w:rsid w:val="00EA68E2"/>
    <w:rsid w:val="00EA6BA9"/>
    <w:rsid w:val="00EA6BE4"/>
    <w:rsid w:val="00EA6CEB"/>
    <w:rsid w:val="00EA6E4F"/>
    <w:rsid w:val="00EA6E89"/>
    <w:rsid w:val="00EA740E"/>
    <w:rsid w:val="00EA7ABB"/>
    <w:rsid w:val="00EA7CED"/>
    <w:rsid w:val="00EB0185"/>
    <w:rsid w:val="00EB0D7D"/>
    <w:rsid w:val="00EB0DA6"/>
    <w:rsid w:val="00EB0E38"/>
    <w:rsid w:val="00EB15B9"/>
    <w:rsid w:val="00EB1745"/>
    <w:rsid w:val="00EB1D28"/>
    <w:rsid w:val="00EB2240"/>
    <w:rsid w:val="00EB23E5"/>
    <w:rsid w:val="00EB271D"/>
    <w:rsid w:val="00EB27A0"/>
    <w:rsid w:val="00EB2997"/>
    <w:rsid w:val="00EB2A56"/>
    <w:rsid w:val="00EB2EC8"/>
    <w:rsid w:val="00EB2EF3"/>
    <w:rsid w:val="00EB2FE9"/>
    <w:rsid w:val="00EB31D5"/>
    <w:rsid w:val="00EB3432"/>
    <w:rsid w:val="00EB3441"/>
    <w:rsid w:val="00EB36EE"/>
    <w:rsid w:val="00EB3CB6"/>
    <w:rsid w:val="00EB3EA0"/>
    <w:rsid w:val="00EB4015"/>
    <w:rsid w:val="00EB425C"/>
    <w:rsid w:val="00EB4C14"/>
    <w:rsid w:val="00EB4C63"/>
    <w:rsid w:val="00EB62C0"/>
    <w:rsid w:val="00EB6E6A"/>
    <w:rsid w:val="00EB716C"/>
    <w:rsid w:val="00EB7352"/>
    <w:rsid w:val="00EB7FAA"/>
    <w:rsid w:val="00EB7FEF"/>
    <w:rsid w:val="00EC0421"/>
    <w:rsid w:val="00EC07D5"/>
    <w:rsid w:val="00EC0C9B"/>
    <w:rsid w:val="00EC0F21"/>
    <w:rsid w:val="00EC1103"/>
    <w:rsid w:val="00EC13FA"/>
    <w:rsid w:val="00EC15EC"/>
    <w:rsid w:val="00EC160F"/>
    <w:rsid w:val="00EC1959"/>
    <w:rsid w:val="00EC19A9"/>
    <w:rsid w:val="00EC22EC"/>
    <w:rsid w:val="00EC246B"/>
    <w:rsid w:val="00EC2B2B"/>
    <w:rsid w:val="00EC3554"/>
    <w:rsid w:val="00EC3599"/>
    <w:rsid w:val="00EC3B2C"/>
    <w:rsid w:val="00EC3C7A"/>
    <w:rsid w:val="00EC40A0"/>
    <w:rsid w:val="00EC4154"/>
    <w:rsid w:val="00EC416B"/>
    <w:rsid w:val="00EC437E"/>
    <w:rsid w:val="00EC4495"/>
    <w:rsid w:val="00EC484A"/>
    <w:rsid w:val="00EC4BDD"/>
    <w:rsid w:val="00EC51EB"/>
    <w:rsid w:val="00EC53E3"/>
    <w:rsid w:val="00EC5701"/>
    <w:rsid w:val="00EC60BB"/>
    <w:rsid w:val="00EC6538"/>
    <w:rsid w:val="00EC68EE"/>
    <w:rsid w:val="00EC6B9C"/>
    <w:rsid w:val="00EC6F41"/>
    <w:rsid w:val="00EC71A8"/>
    <w:rsid w:val="00EC7276"/>
    <w:rsid w:val="00EC7594"/>
    <w:rsid w:val="00ED0242"/>
    <w:rsid w:val="00ED057B"/>
    <w:rsid w:val="00ED0AAC"/>
    <w:rsid w:val="00ED1318"/>
    <w:rsid w:val="00ED1510"/>
    <w:rsid w:val="00ED2C3B"/>
    <w:rsid w:val="00ED3013"/>
    <w:rsid w:val="00ED310F"/>
    <w:rsid w:val="00ED3637"/>
    <w:rsid w:val="00ED3CA3"/>
    <w:rsid w:val="00ED4582"/>
    <w:rsid w:val="00ED493C"/>
    <w:rsid w:val="00ED4B76"/>
    <w:rsid w:val="00ED5038"/>
    <w:rsid w:val="00ED56C4"/>
    <w:rsid w:val="00ED60B1"/>
    <w:rsid w:val="00ED61E1"/>
    <w:rsid w:val="00ED66C9"/>
    <w:rsid w:val="00ED6AA0"/>
    <w:rsid w:val="00ED707B"/>
    <w:rsid w:val="00ED7C51"/>
    <w:rsid w:val="00ED7D46"/>
    <w:rsid w:val="00EE04C8"/>
    <w:rsid w:val="00EE0679"/>
    <w:rsid w:val="00EE0968"/>
    <w:rsid w:val="00EE0AB3"/>
    <w:rsid w:val="00EE0B22"/>
    <w:rsid w:val="00EE0D51"/>
    <w:rsid w:val="00EE12E2"/>
    <w:rsid w:val="00EE1BDA"/>
    <w:rsid w:val="00EE1C47"/>
    <w:rsid w:val="00EE1CF3"/>
    <w:rsid w:val="00EE23B6"/>
    <w:rsid w:val="00EE2796"/>
    <w:rsid w:val="00EE288D"/>
    <w:rsid w:val="00EE332C"/>
    <w:rsid w:val="00EE3404"/>
    <w:rsid w:val="00EE36F1"/>
    <w:rsid w:val="00EE43F1"/>
    <w:rsid w:val="00EE43FF"/>
    <w:rsid w:val="00EE5A2D"/>
    <w:rsid w:val="00EE5ACC"/>
    <w:rsid w:val="00EE5B22"/>
    <w:rsid w:val="00EE5BF6"/>
    <w:rsid w:val="00EE5FCE"/>
    <w:rsid w:val="00EE6130"/>
    <w:rsid w:val="00EE6883"/>
    <w:rsid w:val="00EE68D1"/>
    <w:rsid w:val="00EE7C41"/>
    <w:rsid w:val="00EE7D56"/>
    <w:rsid w:val="00EF0B8A"/>
    <w:rsid w:val="00EF1832"/>
    <w:rsid w:val="00EF372F"/>
    <w:rsid w:val="00EF3B8A"/>
    <w:rsid w:val="00EF3D0E"/>
    <w:rsid w:val="00EF3F31"/>
    <w:rsid w:val="00EF3FB4"/>
    <w:rsid w:val="00EF5660"/>
    <w:rsid w:val="00EF668D"/>
    <w:rsid w:val="00EF66DC"/>
    <w:rsid w:val="00EF690F"/>
    <w:rsid w:val="00EF6C0E"/>
    <w:rsid w:val="00EF6F0E"/>
    <w:rsid w:val="00EF7C76"/>
    <w:rsid w:val="00F00C43"/>
    <w:rsid w:val="00F00C9D"/>
    <w:rsid w:val="00F00DE5"/>
    <w:rsid w:val="00F0142A"/>
    <w:rsid w:val="00F01565"/>
    <w:rsid w:val="00F02AB2"/>
    <w:rsid w:val="00F03693"/>
    <w:rsid w:val="00F03F1C"/>
    <w:rsid w:val="00F04F44"/>
    <w:rsid w:val="00F055DF"/>
    <w:rsid w:val="00F05927"/>
    <w:rsid w:val="00F05AD6"/>
    <w:rsid w:val="00F05B25"/>
    <w:rsid w:val="00F05DCB"/>
    <w:rsid w:val="00F064B2"/>
    <w:rsid w:val="00F06906"/>
    <w:rsid w:val="00F06CD8"/>
    <w:rsid w:val="00F0719D"/>
    <w:rsid w:val="00F071B5"/>
    <w:rsid w:val="00F0780A"/>
    <w:rsid w:val="00F079A6"/>
    <w:rsid w:val="00F07B62"/>
    <w:rsid w:val="00F07ED3"/>
    <w:rsid w:val="00F1039B"/>
    <w:rsid w:val="00F106A4"/>
    <w:rsid w:val="00F106F8"/>
    <w:rsid w:val="00F10754"/>
    <w:rsid w:val="00F10C30"/>
    <w:rsid w:val="00F10E9E"/>
    <w:rsid w:val="00F1104C"/>
    <w:rsid w:val="00F11515"/>
    <w:rsid w:val="00F11551"/>
    <w:rsid w:val="00F1187B"/>
    <w:rsid w:val="00F11972"/>
    <w:rsid w:val="00F11BB1"/>
    <w:rsid w:val="00F11CEC"/>
    <w:rsid w:val="00F11D74"/>
    <w:rsid w:val="00F11E5A"/>
    <w:rsid w:val="00F12034"/>
    <w:rsid w:val="00F123BB"/>
    <w:rsid w:val="00F12649"/>
    <w:rsid w:val="00F1269A"/>
    <w:rsid w:val="00F126DC"/>
    <w:rsid w:val="00F12DE8"/>
    <w:rsid w:val="00F1308F"/>
    <w:rsid w:val="00F13A3F"/>
    <w:rsid w:val="00F13A4A"/>
    <w:rsid w:val="00F13B90"/>
    <w:rsid w:val="00F13D83"/>
    <w:rsid w:val="00F13F69"/>
    <w:rsid w:val="00F142C6"/>
    <w:rsid w:val="00F142F0"/>
    <w:rsid w:val="00F14744"/>
    <w:rsid w:val="00F14C7E"/>
    <w:rsid w:val="00F14EA9"/>
    <w:rsid w:val="00F1507A"/>
    <w:rsid w:val="00F1526C"/>
    <w:rsid w:val="00F15545"/>
    <w:rsid w:val="00F158CD"/>
    <w:rsid w:val="00F1680F"/>
    <w:rsid w:val="00F1717C"/>
    <w:rsid w:val="00F171CE"/>
    <w:rsid w:val="00F1782D"/>
    <w:rsid w:val="00F202FA"/>
    <w:rsid w:val="00F20628"/>
    <w:rsid w:val="00F207A8"/>
    <w:rsid w:val="00F20ADA"/>
    <w:rsid w:val="00F214B4"/>
    <w:rsid w:val="00F2159B"/>
    <w:rsid w:val="00F21C05"/>
    <w:rsid w:val="00F2204B"/>
    <w:rsid w:val="00F22A86"/>
    <w:rsid w:val="00F22BA7"/>
    <w:rsid w:val="00F2365B"/>
    <w:rsid w:val="00F23871"/>
    <w:rsid w:val="00F240C5"/>
    <w:rsid w:val="00F242C6"/>
    <w:rsid w:val="00F24FDA"/>
    <w:rsid w:val="00F25328"/>
    <w:rsid w:val="00F2542A"/>
    <w:rsid w:val="00F25828"/>
    <w:rsid w:val="00F25BE9"/>
    <w:rsid w:val="00F25D9D"/>
    <w:rsid w:val="00F26017"/>
    <w:rsid w:val="00F264A1"/>
    <w:rsid w:val="00F264E5"/>
    <w:rsid w:val="00F26545"/>
    <w:rsid w:val="00F26920"/>
    <w:rsid w:val="00F26A6D"/>
    <w:rsid w:val="00F26E84"/>
    <w:rsid w:val="00F26EFB"/>
    <w:rsid w:val="00F26F00"/>
    <w:rsid w:val="00F27491"/>
    <w:rsid w:val="00F27586"/>
    <w:rsid w:val="00F27EEE"/>
    <w:rsid w:val="00F27F4E"/>
    <w:rsid w:val="00F3003F"/>
    <w:rsid w:val="00F3013B"/>
    <w:rsid w:val="00F306FB"/>
    <w:rsid w:val="00F30B32"/>
    <w:rsid w:val="00F30F61"/>
    <w:rsid w:val="00F31012"/>
    <w:rsid w:val="00F31E2F"/>
    <w:rsid w:val="00F324EE"/>
    <w:rsid w:val="00F32C54"/>
    <w:rsid w:val="00F32E89"/>
    <w:rsid w:val="00F3336A"/>
    <w:rsid w:val="00F3360A"/>
    <w:rsid w:val="00F34346"/>
    <w:rsid w:val="00F344BD"/>
    <w:rsid w:val="00F34D7C"/>
    <w:rsid w:val="00F350D2"/>
    <w:rsid w:val="00F3537A"/>
    <w:rsid w:val="00F3537D"/>
    <w:rsid w:val="00F35921"/>
    <w:rsid w:val="00F359E3"/>
    <w:rsid w:val="00F35EA1"/>
    <w:rsid w:val="00F3629D"/>
    <w:rsid w:val="00F363DA"/>
    <w:rsid w:val="00F36535"/>
    <w:rsid w:val="00F36977"/>
    <w:rsid w:val="00F36D17"/>
    <w:rsid w:val="00F370B7"/>
    <w:rsid w:val="00F371AD"/>
    <w:rsid w:val="00F37979"/>
    <w:rsid w:val="00F37D88"/>
    <w:rsid w:val="00F40016"/>
    <w:rsid w:val="00F40335"/>
    <w:rsid w:val="00F40398"/>
    <w:rsid w:val="00F405C3"/>
    <w:rsid w:val="00F40D10"/>
    <w:rsid w:val="00F418AD"/>
    <w:rsid w:val="00F41BBD"/>
    <w:rsid w:val="00F42BC3"/>
    <w:rsid w:val="00F42C08"/>
    <w:rsid w:val="00F43034"/>
    <w:rsid w:val="00F4341A"/>
    <w:rsid w:val="00F4403F"/>
    <w:rsid w:val="00F44628"/>
    <w:rsid w:val="00F44ADF"/>
    <w:rsid w:val="00F44B89"/>
    <w:rsid w:val="00F44BAA"/>
    <w:rsid w:val="00F44D98"/>
    <w:rsid w:val="00F450C1"/>
    <w:rsid w:val="00F45E83"/>
    <w:rsid w:val="00F45EFE"/>
    <w:rsid w:val="00F46745"/>
    <w:rsid w:val="00F46CC4"/>
    <w:rsid w:val="00F46DB8"/>
    <w:rsid w:val="00F47AE5"/>
    <w:rsid w:val="00F47FE2"/>
    <w:rsid w:val="00F50850"/>
    <w:rsid w:val="00F508A1"/>
    <w:rsid w:val="00F50BE3"/>
    <w:rsid w:val="00F510A4"/>
    <w:rsid w:val="00F511FD"/>
    <w:rsid w:val="00F5228F"/>
    <w:rsid w:val="00F5296B"/>
    <w:rsid w:val="00F52B36"/>
    <w:rsid w:val="00F52C7A"/>
    <w:rsid w:val="00F52CE7"/>
    <w:rsid w:val="00F534F2"/>
    <w:rsid w:val="00F53DF0"/>
    <w:rsid w:val="00F54809"/>
    <w:rsid w:val="00F548C7"/>
    <w:rsid w:val="00F5490C"/>
    <w:rsid w:val="00F54B2D"/>
    <w:rsid w:val="00F54CA2"/>
    <w:rsid w:val="00F54E6D"/>
    <w:rsid w:val="00F5558E"/>
    <w:rsid w:val="00F55B92"/>
    <w:rsid w:val="00F55E7B"/>
    <w:rsid w:val="00F55F1F"/>
    <w:rsid w:val="00F55F49"/>
    <w:rsid w:val="00F55FB2"/>
    <w:rsid w:val="00F56405"/>
    <w:rsid w:val="00F564CD"/>
    <w:rsid w:val="00F56F9C"/>
    <w:rsid w:val="00F576C3"/>
    <w:rsid w:val="00F576E5"/>
    <w:rsid w:val="00F5771D"/>
    <w:rsid w:val="00F5798D"/>
    <w:rsid w:val="00F57AAC"/>
    <w:rsid w:val="00F60734"/>
    <w:rsid w:val="00F60C71"/>
    <w:rsid w:val="00F60DC5"/>
    <w:rsid w:val="00F61131"/>
    <w:rsid w:val="00F616DB"/>
    <w:rsid w:val="00F617C1"/>
    <w:rsid w:val="00F61D42"/>
    <w:rsid w:val="00F626AB"/>
    <w:rsid w:val="00F633CC"/>
    <w:rsid w:val="00F639F4"/>
    <w:rsid w:val="00F644BE"/>
    <w:rsid w:val="00F647B5"/>
    <w:rsid w:val="00F64B70"/>
    <w:rsid w:val="00F654AC"/>
    <w:rsid w:val="00F65A57"/>
    <w:rsid w:val="00F65C03"/>
    <w:rsid w:val="00F66292"/>
    <w:rsid w:val="00F664CC"/>
    <w:rsid w:val="00F667B9"/>
    <w:rsid w:val="00F66B70"/>
    <w:rsid w:val="00F67764"/>
    <w:rsid w:val="00F67B0A"/>
    <w:rsid w:val="00F703DF"/>
    <w:rsid w:val="00F71034"/>
    <w:rsid w:val="00F7163E"/>
    <w:rsid w:val="00F72143"/>
    <w:rsid w:val="00F7217C"/>
    <w:rsid w:val="00F722FE"/>
    <w:rsid w:val="00F72379"/>
    <w:rsid w:val="00F7247A"/>
    <w:rsid w:val="00F72831"/>
    <w:rsid w:val="00F728AE"/>
    <w:rsid w:val="00F72B45"/>
    <w:rsid w:val="00F72FD2"/>
    <w:rsid w:val="00F735E4"/>
    <w:rsid w:val="00F739C2"/>
    <w:rsid w:val="00F742EE"/>
    <w:rsid w:val="00F744EC"/>
    <w:rsid w:val="00F74A58"/>
    <w:rsid w:val="00F74B9A"/>
    <w:rsid w:val="00F74DB3"/>
    <w:rsid w:val="00F74F50"/>
    <w:rsid w:val="00F7562D"/>
    <w:rsid w:val="00F75F15"/>
    <w:rsid w:val="00F76CFB"/>
    <w:rsid w:val="00F778B6"/>
    <w:rsid w:val="00F778BE"/>
    <w:rsid w:val="00F779C6"/>
    <w:rsid w:val="00F77A0E"/>
    <w:rsid w:val="00F80149"/>
    <w:rsid w:val="00F8051E"/>
    <w:rsid w:val="00F80769"/>
    <w:rsid w:val="00F80944"/>
    <w:rsid w:val="00F80F4B"/>
    <w:rsid w:val="00F8102B"/>
    <w:rsid w:val="00F81864"/>
    <w:rsid w:val="00F81A4D"/>
    <w:rsid w:val="00F82470"/>
    <w:rsid w:val="00F82A20"/>
    <w:rsid w:val="00F82BF3"/>
    <w:rsid w:val="00F83854"/>
    <w:rsid w:val="00F83CF8"/>
    <w:rsid w:val="00F84594"/>
    <w:rsid w:val="00F84F52"/>
    <w:rsid w:val="00F84FAA"/>
    <w:rsid w:val="00F85170"/>
    <w:rsid w:val="00F85F66"/>
    <w:rsid w:val="00F86611"/>
    <w:rsid w:val="00F86761"/>
    <w:rsid w:val="00F868E4"/>
    <w:rsid w:val="00F86AEB"/>
    <w:rsid w:val="00F86AF2"/>
    <w:rsid w:val="00F86B62"/>
    <w:rsid w:val="00F86FBB"/>
    <w:rsid w:val="00F87309"/>
    <w:rsid w:val="00F875BC"/>
    <w:rsid w:val="00F877B5"/>
    <w:rsid w:val="00F878B0"/>
    <w:rsid w:val="00F87944"/>
    <w:rsid w:val="00F8796B"/>
    <w:rsid w:val="00F87AC3"/>
    <w:rsid w:val="00F87C86"/>
    <w:rsid w:val="00F90060"/>
    <w:rsid w:val="00F909EA"/>
    <w:rsid w:val="00F91024"/>
    <w:rsid w:val="00F913CC"/>
    <w:rsid w:val="00F91767"/>
    <w:rsid w:val="00F91896"/>
    <w:rsid w:val="00F920FD"/>
    <w:rsid w:val="00F922B3"/>
    <w:rsid w:val="00F9240A"/>
    <w:rsid w:val="00F92D18"/>
    <w:rsid w:val="00F9356A"/>
    <w:rsid w:val="00F935BF"/>
    <w:rsid w:val="00F9427A"/>
    <w:rsid w:val="00F94481"/>
    <w:rsid w:val="00F9471B"/>
    <w:rsid w:val="00F94C50"/>
    <w:rsid w:val="00F94CD5"/>
    <w:rsid w:val="00F94EDA"/>
    <w:rsid w:val="00F9504B"/>
    <w:rsid w:val="00F951AE"/>
    <w:rsid w:val="00F95834"/>
    <w:rsid w:val="00F95A25"/>
    <w:rsid w:val="00F95B48"/>
    <w:rsid w:val="00F96163"/>
    <w:rsid w:val="00F964D0"/>
    <w:rsid w:val="00F96777"/>
    <w:rsid w:val="00F96D95"/>
    <w:rsid w:val="00F96DDF"/>
    <w:rsid w:val="00F96F2A"/>
    <w:rsid w:val="00F97AFE"/>
    <w:rsid w:val="00F97B62"/>
    <w:rsid w:val="00F97F32"/>
    <w:rsid w:val="00FA0EC6"/>
    <w:rsid w:val="00FA18BF"/>
    <w:rsid w:val="00FA1C86"/>
    <w:rsid w:val="00FA23AA"/>
    <w:rsid w:val="00FA2BDC"/>
    <w:rsid w:val="00FA2D2A"/>
    <w:rsid w:val="00FA2DCA"/>
    <w:rsid w:val="00FA3729"/>
    <w:rsid w:val="00FA3942"/>
    <w:rsid w:val="00FA4A40"/>
    <w:rsid w:val="00FA4B6C"/>
    <w:rsid w:val="00FA58AB"/>
    <w:rsid w:val="00FA5EED"/>
    <w:rsid w:val="00FA62E3"/>
    <w:rsid w:val="00FA67BC"/>
    <w:rsid w:val="00FA69DC"/>
    <w:rsid w:val="00FA6F1E"/>
    <w:rsid w:val="00FA759C"/>
    <w:rsid w:val="00FA7685"/>
    <w:rsid w:val="00FA7B43"/>
    <w:rsid w:val="00FA7FA5"/>
    <w:rsid w:val="00FB0169"/>
    <w:rsid w:val="00FB0434"/>
    <w:rsid w:val="00FB1025"/>
    <w:rsid w:val="00FB1479"/>
    <w:rsid w:val="00FB1A0C"/>
    <w:rsid w:val="00FB1AE9"/>
    <w:rsid w:val="00FB1D4B"/>
    <w:rsid w:val="00FB1FB6"/>
    <w:rsid w:val="00FB2027"/>
    <w:rsid w:val="00FB28C4"/>
    <w:rsid w:val="00FB2FF8"/>
    <w:rsid w:val="00FB3225"/>
    <w:rsid w:val="00FB3394"/>
    <w:rsid w:val="00FB33F6"/>
    <w:rsid w:val="00FB3572"/>
    <w:rsid w:val="00FB40F5"/>
    <w:rsid w:val="00FB4CC9"/>
    <w:rsid w:val="00FB523B"/>
    <w:rsid w:val="00FB57A6"/>
    <w:rsid w:val="00FB5949"/>
    <w:rsid w:val="00FB5994"/>
    <w:rsid w:val="00FB599B"/>
    <w:rsid w:val="00FB5B43"/>
    <w:rsid w:val="00FB6C31"/>
    <w:rsid w:val="00FB773C"/>
    <w:rsid w:val="00FB7BCF"/>
    <w:rsid w:val="00FB7EA0"/>
    <w:rsid w:val="00FC0073"/>
    <w:rsid w:val="00FC0216"/>
    <w:rsid w:val="00FC04E6"/>
    <w:rsid w:val="00FC0533"/>
    <w:rsid w:val="00FC0986"/>
    <w:rsid w:val="00FC0A34"/>
    <w:rsid w:val="00FC0D11"/>
    <w:rsid w:val="00FC0F9B"/>
    <w:rsid w:val="00FC16D6"/>
    <w:rsid w:val="00FC191B"/>
    <w:rsid w:val="00FC1A31"/>
    <w:rsid w:val="00FC22C9"/>
    <w:rsid w:val="00FC3410"/>
    <w:rsid w:val="00FC358C"/>
    <w:rsid w:val="00FC3617"/>
    <w:rsid w:val="00FC3DB6"/>
    <w:rsid w:val="00FC3EE1"/>
    <w:rsid w:val="00FC41C0"/>
    <w:rsid w:val="00FC4855"/>
    <w:rsid w:val="00FC4AA1"/>
    <w:rsid w:val="00FC5083"/>
    <w:rsid w:val="00FC54BD"/>
    <w:rsid w:val="00FC5A6A"/>
    <w:rsid w:val="00FC5DAA"/>
    <w:rsid w:val="00FC5E7F"/>
    <w:rsid w:val="00FC5F22"/>
    <w:rsid w:val="00FC6519"/>
    <w:rsid w:val="00FC6660"/>
    <w:rsid w:val="00FC6D79"/>
    <w:rsid w:val="00FC71B1"/>
    <w:rsid w:val="00FC72FE"/>
    <w:rsid w:val="00FC73B3"/>
    <w:rsid w:val="00FC767E"/>
    <w:rsid w:val="00FC7887"/>
    <w:rsid w:val="00FC7ABA"/>
    <w:rsid w:val="00FC7F2E"/>
    <w:rsid w:val="00FC7F9A"/>
    <w:rsid w:val="00FD0813"/>
    <w:rsid w:val="00FD0A11"/>
    <w:rsid w:val="00FD0CFA"/>
    <w:rsid w:val="00FD1849"/>
    <w:rsid w:val="00FD1866"/>
    <w:rsid w:val="00FD1888"/>
    <w:rsid w:val="00FD197D"/>
    <w:rsid w:val="00FD21D9"/>
    <w:rsid w:val="00FD27FA"/>
    <w:rsid w:val="00FD29A0"/>
    <w:rsid w:val="00FD330A"/>
    <w:rsid w:val="00FD38A3"/>
    <w:rsid w:val="00FD40E1"/>
    <w:rsid w:val="00FD48F6"/>
    <w:rsid w:val="00FD586B"/>
    <w:rsid w:val="00FD5C6D"/>
    <w:rsid w:val="00FD5C8E"/>
    <w:rsid w:val="00FD5F87"/>
    <w:rsid w:val="00FD6A6F"/>
    <w:rsid w:val="00FD713D"/>
    <w:rsid w:val="00FD77A7"/>
    <w:rsid w:val="00FE00A9"/>
    <w:rsid w:val="00FE0190"/>
    <w:rsid w:val="00FE0292"/>
    <w:rsid w:val="00FE13B3"/>
    <w:rsid w:val="00FE22FF"/>
    <w:rsid w:val="00FE240A"/>
    <w:rsid w:val="00FE2965"/>
    <w:rsid w:val="00FE296C"/>
    <w:rsid w:val="00FE2B33"/>
    <w:rsid w:val="00FE3C17"/>
    <w:rsid w:val="00FE4020"/>
    <w:rsid w:val="00FE403E"/>
    <w:rsid w:val="00FE46D2"/>
    <w:rsid w:val="00FE48B0"/>
    <w:rsid w:val="00FE5726"/>
    <w:rsid w:val="00FE5942"/>
    <w:rsid w:val="00FE64DB"/>
    <w:rsid w:val="00FE7044"/>
    <w:rsid w:val="00FE7104"/>
    <w:rsid w:val="00FE7307"/>
    <w:rsid w:val="00FE780B"/>
    <w:rsid w:val="00FE79FE"/>
    <w:rsid w:val="00FF060C"/>
    <w:rsid w:val="00FF0BCD"/>
    <w:rsid w:val="00FF0E86"/>
    <w:rsid w:val="00FF1572"/>
    <w:rsid w:val="00FF1E00"/>
    <w:rsid w:val="00FF2282"/>
    <w:rsid w:val="00FF2649"/>
    <w:rsid w:val="00FF2935"/>
    <w:rsid w:val="00FF2A74"/>
    <w:rsid w:val="00FF2BED"/>
    <w:rsid w:val="00FF2E82"/>
    <w:rsid w:val="00FF3244"/>
    <w:rsid w:val="00FF358B"/>
    <w:rsid w:val="00FF3F8E"/>
    <w:rsid w:val="00FF401D"/>
    <w:rsid w:val="00FF42F8"/>
    <w:rsid w:val="00FF4BEC"/>
    <w:rsid w:val="00FF4DF3"/>
    <w:rsid w:val="00FF55AE"/>
    <w:rsid w:val="00FF58DE"/>
    <w:rsid w:val="00FF62B4"/>
    <w:rsid w:val="00FF679D"/>
    <w:rsid w:val="00FF6863"/>
    <w:rsid w:val="00FF6D16"/>
    <w:rsid w:val="00FF6DE9"/>
    <w:rsid w:val="00FF70DE"/>
    <w:rsid w:val="00FF770B"/>
    <w:rsid w:val="00FF7810"/>
    <w:rsid w:val="00FF7992"/>
    <w:rsid w:val="00FF7D7E"/>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34A"/>
    <w:pPr>
      <w:spacing w:after="0" w:line="240" w:lineRule="auto"/>
    </w:pPr>
    <w:rPr>
      <w:rFonts w:asciiTheme="minorHAnsi" w:hAnsiTheme="minorHAnsi"/>
      <w:sz w:val="24"/>
      <w:szCs w:val="24"/>
      <w:lang w:val="en-SE"/>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AD434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D434A"/>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20"/>
    <w:qFormat/>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unhideWhenUsed/>
    <w:rsid w:val="00AE66F5"/>
    <w:rPr>
      <w:sz w:val="20"/>
      <w:szCs w:val="20"/>
    </w:rPr>
  </w:style>
  <w:style w:type="character" w:customStyle="1" w:styleId="CommentTextChar">
    <w:name w:val="Comment Text Char"/>
    <w:basedOn w:val="DefaultParagraphFont"/>
    <w:link w:val="CommentText"/>
    <w:uiPriority w:val="99"/>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customStyle="1" w:styleId="UnresolvedMention1">
    <w:name w:val="Unresolved Mention1"/>
    <w:basedOn w:val="DefaultParagraphFont"/>
    <w:uiPriority w:val="99"/>
    <w:semiHidden/>
    <w:unhideWhenUsed/>
    <w:rsid w:val="00A54DA5"/>
    <w:rPr>
      <w:color w:val="605E5C"/>
      <w:shd w:val="clear" w:color="auto" w:fill="E1DFDD"/>
    </w:rPr>
  </w:style>
  <w:style w:type="character" w:styleId="UnresolvedMention">
    <w:name w:val="Unresolved Mention"/>
    <w:basedOn w:val="DefaultParagraphFont"/>
    <w:uiPriority w:val="99"/>
    <w:semiHidden/>
    <w:unhideWhenUsed/>
    <w:rsid w:val="00B445BB"/>
    <w:rPr>
      <w:color w:val="605E5C"/>
      <w:shd w:val="clear" w:color="auto" w:fill="E1DFDD"/>
    </w:rPr>
  </w:style>
  <w:style w:type="character" w:styleId="PageNumber">
    <w:name w:val="page number"/>
    <w:basedOn w:val="DefaultParagraphFont"/>
    <w:uiPriority w:val="99"/>
    <w:semiHidden/>
    <w:unhideWhenUsed/>
    <w:rsid w:val="00250410"/>
  </w:style>
  <w:style w:type="table" w:styleId="ListTable7Colourful">
    <w:name w:val="List Table 7 Colorful"/>
    <w:basedOn w:val="TableNormal"/>
    <w:uiPriority w:val="52"/>
    <w:rsid w:val="00580E5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705060684">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cademic.oup.com/icesjms/article-abstract/76/6/1653/5480400"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E7D0CC7B-BA6F-2A46-A04B-A6C81938E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29</Pages>
  <Words>38603</Words>
  <Characters>220038</Characters>
  <Application>Microsoft Office Word</Application>
  <DocSecurity>0</DocSecurity>
  <Lines>1833</Lines>
  <Paragraphs>516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258125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2126</cp:revision>
  <cp:lastPrinted>2012-03-26T17:07:00Z</cp:lastPrinted>
  <dcterms:created xsi:type="dcterms:W3CDTF">2020-01-13T08:04:00Z</dcterms:created>
  <dcterms:modified xsi:type="dcterms:W3CDTF">2020-01-25T14:16:00Z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id="LtCOmUN2"/&gt;&lt;style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
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EE3CEA" w14:textId="10260415" w:rsidR="004B7ED2" w:rsidRDefault="004B7ED2" w:rsidP="00182BA9">
      <w:pPr>
        <w:spacing w:line="480" w:lineRule="auto"/>
        <w:contextualSpacing/>
        <w:jc w:val="both"/>
        <w:rPr>
          <w:rFonts w:ascii="Times" w:hAnsi="Times"/>
          <w:b/>
          <w:bCs/>
        </w:rPr>
      </w:pPr>
      <w:commentRangeStart w:id="0"/>
      <w:commentRangeStart w:id="1"/>
      <w:r w:rsidRPr="00787D1E">
        <w:rPr>
          <w:rFonts w:ascii="Times" w:hAnsi="Times"/>
          <w:b/>
          <w:bCs/>
        </w:rPr>
        <w:t xml:space="preserve">Bottom up and top down effects of temperature on </w:t>
      </w:r>
      <w:r w:rsidR="00DD721D">
        <w:rPr>
          <w:rFonts w:ascii="Times" w:hAnsi="Times"/>
          <w:b/>
          <w:bCs/>
        </w:rPr>
        <w:t xml:space="preserve">body growth, </w:t>
      </w:r>
      <w:r w:rsidRPr="00787D1E">
        <w:rPr>
          <w:rFonts w:ascii="Times" w:hAnsi="Times"/>
          <w:b/>
          <w:bCs/>
        </w:rPr>
        <w:t xml:space="preserve">population size spectra </w:t>
      </w:r>
      <w:r w:rsidR="00DD721D">
        <w:rPr>
          <w:rFonts w:ascii="Times" w:hAnsi="Times"/>
          <w:b/>
          <w:bCs/>
        </w:rPr>
        <w:t xml:space="preserve">and </w:t>
      </w:r>
      <w:r w:rsidR="005C0DF5">
        <w:rPr>
          <w:rFonts w:ascii="Times" w:hAnsi="Times"/>
          <w:b/>
          <w:bCs/>
        </w:rPr>
        <w:t>yield – an application of a multi-species size</w:t>
      </w:r>
      <w:r w:rsidR="007F3BEE">
        <w:rPr>
          <w:rFonts w:ascii="Times" w:hAnsi="Times"/>
          <w:b/>
          <w:bCs/>
        </w:rPr>
        <w:t xml:space="preserve"> </w:t>
      </w:r>
      <w:r w:rsidR="005C0DF5">
        <w:rPr>
          <w:rFonts w:ascii="Times" w:hAnsi="Times"/>
          <w:b/>
          <w:bCs/>
        </w:rPr>
        <w:t>spectrum model</w:t>
      </w:r>
      <w:commentRangeEnd w:id="0"/>
      <w:r w:rsidR="00EE1CF3">
        <w:rPr>
          <w:rStyle w:val="CommentReference"/>
        </w:rPr>
        <w:commentReference w:id="0"/>
      </w:r>
      <w:commentRangeEnd w:id="1"/>
      <w:r w:rsidR="007F3BEE">
        <w:rPr>
          <w:rStyle w:val="CommentReference"/>
        </w:rPr>
        <w:commentReference w:id="1"/>
      </w:r>
    </w:p>
    <w:p w14:paraId="75D22F84" w14:textId="77777777" w:rsidR="00E24A8F" w:rsidRPr="00787D1E" w:rsidRDefault="00E24A8F" w:rsidP="00182BA9">
      <w:pPr>
        <w:spacing w:line="480" w:lineRule="auto"/>
        <w:contextualSpacing/>
        <w:jc w:val="both"/>
        <w:rPr>
          <w:rFonts w:ascii="Times" w:hAnsi="Times"/>
          <w:b/>
          <w:bCs/>
        </w:rPr>
      </w:pPr>
    </w:p>
    <w:p w14:paraId="7FA24C1E" w14:textId="326215E2" w:rsidR="00AE66F5" w:rsidRPr="00ED493C" w:rsidRDefault="00AE66F5" w:rsidP="00182BA9">
      <w:pPr>
        <w:spacing w:line="480" w:lineRule="auto"/>
        <w:contextualSpacing/>
        <w:jc w:val="both"/>
        <w:rPr>
          <w:rFonts w:ascii="Times" w:hAnsi="Times" w:cstheme="minorHAnsi"/>
          <w:vertAlign w:val="superscript"/>
        </w:rPr>
      </w:pPr>
      <w:r w:rsidRPr="00ED493C">
        <w:rPr>
          <w:rFonts w:ascii="Times" w:hAnsi="Times" w:cstheme="minorHAnsi"/>
        </w:rPr>
        <w:t>Max Lindmark</w:t>
      </w:r>
      <w:r w:rsidRPr="00ED493C">
        <w:rPr>
          <w:rFonts w:ascii="Times" w:hAnsi="Times" w:cstheme="minorHAnsi"/>
          <w:vertAlign w:val="superscript"/>
        </w:rPr>
        <w:t>a,1</w:t>
      </w:r>
      <w:r w:rsidRPr="00ED493C">
        <w:rPr>
          <w:rFonts w:ascii="Times" w:hAnsi="Times" w:cstheme="minorHAnsi"/>
        </w:rPr>
        <w:t>, Asta Audzijonyte</w:t>
      </w:r>
      <w:r w:rsidRPr="00ED493C">
        <w:rPr>
          <w:rFonts w:ascii="Times" w:hAnsi="Times" w:cstheme="minorHAnsi"/>
          <w:vertAlign w:val="superscript"/>
        </w:rPr>
        <w:t>b</w:t>
      </w:r>
      <w:r w:rsidRPr="00ED493C">
        <w:rPr>
          <w:rFonts w:ascii="Times" w:hAnsi="Times" w:cstheme="minorHAnsi"/>
        </w:rPr>
        <w:t>, Julia Blanchard</w:t>
      </w:r>
      <w:r w:rsidRPr="00ED493C">
        <w:rPr>
          <w:rFonts w:ascii="Times" w:hAnsi="Times" w:cstheme="minorHAnsi"/>
          <w:vertAlign w:val="superscript"/>
        </w:rPr>
        <w:t>c</w:t>
      </w:r>
      <w:r w:rsidRPr="00ED493C">
        <w:rPr>
          <w:rFonts w:ascii="Times" w:hAnsi="Times" w:cstheme="minorHAnsi"/>
        </w:rPr>
        <w:t>, Anna Gårdmark</w:t>
      </w:r>
      <w:r w:rsidRPr="00ED493C">
        <w:rPr>
          <w:rFonts w:ascii="Times" w:hAnsi="Times" w:cstheme="minorHAnsi"/>
          <w:vertAlign w:val="superscript"/>
        </w:rPr>
        <w:t>d</w:t>
      </w:r>
    </w:p>
    <w:p w14:paraId="460063EB" w14:textId="77777777" w:rsidR="00AE66F5" w:rsidRPr="00ED493C" w:rsidRDefault="00AE66F5" w:rsidP="00182BA9">
      <w:pPr>
        <w:spacing w:line="480" w:lineRule="auto"/>
        <w:contextualSpacing/>
        <w:jc w:val="both"/>
        <w:rPr>
          <w:rFonts w:cstheme="minorHAnsi"/>
        </w:rPr>
      </w:pPr>
      <w:r w:rsidRPr="00ED493C">
        <w:rPr>
          <w:rFonts w:cstheme="minorHAnsi"/>
          <w:vertAlign w:val="superscript"/>
        </w:rPr>
        <w:t>a</w:t>
      </w:r>
      <w:r w:rsidRPr="00ED493C">
        <w:rPr>
          <w:rFonts w:cstheme="minorHAnsi"/>
        </w:rPr>
        <w:t>Swedish University of Agricultural Sciences, Department of Aquatic Resources, Institute of Coastal Research, Skolgatan 6, Öregrund 742 42, Sweden</w:t>
      </w:r>
    </w:p>
    <w:p w14:paraId="18060E6F" w14:textId="77777777" w:rsidR="00AE66F5" w:rsidRPr="00ED493C" w:rsidRDefault="00AE66F5" w:rsidP="00182BA9">
      <w:pPr>
        <w:spacing w:line="480" w:lineRule="auto"/>
        <w:contextualSpacing/>
        <w:jc w:val="both"/>
        <w:rPr>
          <w:rFonts w:cstheme="minorHAnsi"/>
        </w:rPr>
      </w:pPr>
      <w:r w:rsidRPr="00ED493C">
        <w:rPr>
          <w:rFonts w:cstheme="minorHAnsi"/>
          <w:vertAlign w:val="superscript"/>
        </w:rPr>
        <w:t>b</w:t>
      </w:r>
      <w:r w:rsidRPr="00ED493C">
        <w:rPr>
          <w:rFonts w:cstheme="minorHAnsi"/>
        </w:rPr>
        <w:t>Institute for Marine and Antarctic Studies, University of Tasmania, Battery Point, TAS 7001, Australia</w:t>
      </w:r>
    </w:p>
    <w:p w14:paraId="3B64668E" w14:textId="77777777" w:rsidR="00AE66F5" w:rsidRPr="00ED493C" w:rsidRDefault="00AE66F5" w:rsidP="00182BA9">
      <w:pPr>
        <w:spacing w:line="480" w:lineRule="auto"/>
        <w:contextualSpacing/>
        <w:jc w:val="both"/>
        <w:rPr>
          <w:rFonts w:cstheme="minorHAnsi"/>
        </w:rPr>
      </w:pPr>
      <w:r w:rsidRPr="00ED493C">
        <w:rPr>
          <w:rFonts w:cstheme="minorHAnsi"/>
          <w:vertAlign w:val="superscript"/>
        </w:rPr>
        <w:t>c</w:t>
      </w:r>
      <w:r w:rsidRPr="00ED493C">
        <w:rPr>
          <w:rFonts w:cstheme="minorHAnsi"/>
        </w:rPr>
        <w:t>Institute for Marine and Antarctic Studies and Centre for Marine Socioecology, University of Tasmania, 20 Castray Esplanade, Battery Point, Hobart, TAS 7000, Australia</w:t>
      </w:r>
    </w:p>
    <w:p w14:paraId="15BF3233" w14:textId="77777777" w:rsidR="00AE66F5" w:rsidRPr="00ED493C" w:rsidRDefault="00AE66F5" w:rsidP="00182BA9">
      <w:pPr>
        <w:spacing w:line="480" w:lineRule="auto"/>
        <w:contextualSpacing/>
        <w:jc w:val="both"/>
        <w:rPr>
          <w:rFonts w:cstheme="minorHAnsi"/>
        </w:rPr>
      </w:pPr>
      <w:r w:rsidRPr="00ED493C">
        <w:rPr>
          <w:rFonts w:cstheme="minorHAnsi"/>
          <w:vertAlign w:val="superscript"/>
        </w:rPr>
        <w:t>d</w:t>
      </w:r>
      <w:r w:rsidRPr="00ED493C">
        <w:rPr>
          <w:rFonts w:cstheme="minorHAnsi"/>
        </w:rPr>
        <w:t xml:space="preserve">Swedish University of Agricultural Sciences, Department of Aquatic Resources, Skolgatan 6, SE-742 42 Öregrund, Sweden </w:t>
      </w:r>
    </w:p>
    <w:p w14:paraId="62F5957C" w14:textId="374620BC" w:rsidR="00AE66F5" w:rsidRDefault="00AE66F5" w:rsidP="00182BA9">
      <w:pPr>
        <w:spacing w:line="480" w:lineRule="auto"/>
        <w:contextualSpacing/>
        <w:jc w:val="both"/>
        <w:rPr>
          <w:rFonts w:cstheme="minorHAnsi"/>
          <w:vertAlign w:val="superscript"/>
        </w:rPr>
      </w:pPr>
    </w:p>
    <w:p w14:paraId="1862AADC" w14:textId="77777777" w:rsidR="00E47A0E" w:rsidRDefault="00E47A0E" w:rsidP="00182BA9">
      <w:pPr>
        <w:spacing w:line="480" w:lineRule="auto"/>
        <w:contextualSpacing/>
        <w:jc w:val="both"/>
        <w:rPr>
          <w:rFonts w:cstheme="minorHAnsi"/>
          <w:vertAlign w:val="superscript"/>
        </w:rPr>
      </w:pPr>
    </w:p>
    <w:p w14:paraId="0274906A" w14:textId="0FC4DA46" w:rsidR="00AE66F5" w:rsidRPr="003B7FE7" w:rsidRDefault="003B7FE7" w:rsidP="00182BA9">
      <w:pPr>
        <w:spacing w:line="480" w:lineRule="auto"/>
        <w:contextualSpacing/>
        <w:jc w:val="both"/>
        <w:rPr>
          <w:rFonts w:cstheme="minorHAnsi"/>
          <w:b/>
          <w:bCs/>
        </w:rPr>
      </w:pPr>
      <w:r w:rsidRPr="003B7FE7">
        <w:rPr>
          <w:rFonts w:cstheme="minorHAnsi"/>
          <w:b/>
          <w:bCs/>
        </w:rPr>
        <w:t>Word count</w:t>
      </w:r>
    </w:p>
    <w:p w14:paraId="6BBF650B" w14:textId="6F3DBAF8" w:rsidR="003B7FE7" w:rsidRPr="00EB5037" w:rsidRDefault="003B7FE7" w:rsidP="00182BA9">
      <w:pPr>
        <w:spacing w:line="480" w:lineRule="auto"/>
        <w:contextualSpacing/>
        <w:jc w:val="both"/>
        <w:rPr>
          <w:rFonts w:cstheme="minorHAnsi"/>
          <w:lang w:val="en-US"/>
        </w:rPr>
      </w:pPr>
      <w:r>
        <w:rPr>
          <w:rFonts w:cstheme="minorHAnsi"/>
        </w:rPr>
        <w:t>Abstract:</w:t>
      </w:r>
      <w:r w:rsidR="00A913C2">
        <w:rPr>
          <w:rFonts w:cstheme="minorHAnsi"/>
        </w:rPr>
        <w:t xml:space="preserve"> 2</w:t>
      </w:r>
      <w:r w:rsidR="004B7BCE" w:rsidRPr="00EB5037">
        <w:rPr>
          <w:rFonts w:cstheme="minorHAnsi"/>
          <w:lang w:val="en-US"/>
        </w:rPr>
        <w:t>51</w:t>
      </w:r>
    </w:p>
    <w:p w14:paraId="39CFAA6E" w14:textId="1AE74209" w:rsidR="00A913C2" w:rsidRPr="00EB5037" w:rsidRDefault="00A913C2" w:rsidP="00182BA9">
      <w:pPr>
        <w:spacing w:line="480" w:lineRule="auto"/>
        <w:contextualSpacing/>
        <w:jc w:val="both"/>
        <w:rPr>
          <w:rFonts w:cstheme="minorHAnsi"/>
          <w:lang w:val="en-US"/>
        </w:rPr>
      </w:pPr>
      <w:r>
        <w:rPr>
          <w:rFonts w:cstheme="minorHAnsi"/>
        </w:rPr>
        <w:t xml:space="preserve">Introduction: </w:t>
      </w:r>
      <w:r w:rsidR="00D94E55">
        <w:rPr>
          <w:rFonts w:cstheme="minorHAnsi"/>
        </w:rPr>
        <w:t>~</w:t>
      </w:r>
      <w:r w:rsidR="00D94E55" w:rsidRPr="00EB5037">
        <w:rPr>
          <w:rFonts w:cstheme="minorHAnsi"/>
          <w:lang w:val="en-US"/>
        </w:rPr>
        <w:t>1000</w:t>
      </w:r>
    </w:p>
    <w:p w14:paraId="6364580D" w14:textId="29C4BA02" w:rsidR="00517718" w:rsidRPr="00D94E55" w:rsidRDefault="00517718" w:rsidP="00182BA9">
      <w:pPr>
        <w:spacing w:line="480" w:lineRule="auto"/>
        <w:contextualSpacing/>
        <w:jc w:val="both"/>
        <w:rPr>
          <w:rFonts w:cstheme="minorHAnsi"/>
          <w:lang w:val="en-US"/>
        </w:rPr>
      </w:pPr>
      <w:r>
        <w:rPr>
          <w:rFonts w:cstheme="minorHAnsi"/>
        </w:rPr>
        <w:t xml:space="preserve">Methods: </w:t>
      </w:r>
      <w:r w:rsidR="00D94E55">
        <w:rPr>
          <w:rFonts w:cstheme="minorHAnsi"/>
        </w:rPr>
        <w:t>~</w:t>
      </w:r>
      <w:r w:rsidR="00D94E55" w:rsidRPr="00D94E55">
        <w:rPr>
          <w:rFonts w:cstheme="minorHAnsi"/>
          <w:lang w:val="en-US"/>
        </w:rPr>
        <w:t>2700</w:t>
      </w:r>
    </w:p>
    <w:p w14:paraId="6C80689D" w14:textId="7DD10EAE" w:rsidR="00332EA0" w:rsidRPr="00EB5037" w:rsidRDefault="00332EA0" w:rsidP="00182BA9">
      <w:pPr>
        <w:spacing w:line="480" w:lineRule="auto"/>
        <w:contextualSpacing/>
        <w:jc w:val="both"/>
        <w:rPr>
          <w:rFonts w:cstheme="minorHAnsi"/>
          <w:lang w:val="en-US"/>
        </w:rPr>
      </w:pPr>
      <w:r>
        <w:rPr>
          <w:rFonts w:cstheme="minorHAnsi"/>
        </w:rPr>
        <w:t xml:space="preserve">Results: </w:t>
      </w:r>
      <w:r w:rsidR="00D94E55">
        <w:rPr>
          <w:rFonts w:cstheme="minorHAnsi"/>
        </w:rPr>
        <w:t>~</w:t>
      </w:r>
      <w:r w:rsidR="00D94E55" w:rsidRPr="00EB5037">
        <w:rPr>
          <w:rFonts w:cstheme="minorHAnsi"/>
          <w:lang w:val="en-US"/>
        </w:rPr>
        <w:t>800</w:t>
      </w:r>
    </w:p>
    <w:p w14:paraId="1FAADD35" w14:textId="36B878E8" w:rsidR="00332EA0" w:rsidRPr="00EB5037" w:rsidRDefault="00332EA0" w:rsidP="00182BA9">
      <w:pPr>
        <w:spacing w:line="480" w:lineRule="auto"/>
        <w:contextualSpacing/>
        <w:jc w:val="both"/>
        <w:rPr>
          <w:rFonts w:cstheme="minorHAnsi"/>
          <w:lang w:val="en-US"/>
        </w:rPr>
      </w:pPr>
      <w:r>
        <w:rPr>
          <w:rFonts w:cstheme="minorHAnsi"/>
        </w:rPr>
        <w:t>Discussion:</w:t>
      </w:r>
      <w:r w:rsidR="0068777A">
        <w:rPr>
          <w:rFonts w:cstheme="minorHAnsi"/>
        </w:rPr>
        <w:t xml:space="preserve"> </w:t>
      </w:r>
      <w:r w:rsidR="00D94E55">
        <w:rPr>
          <w:rFonts w:cstheme="minorHAnsi"/>
        </w:rPr>
        <w:t>~</w:t>
      </w:r>
      <w:r w:rsidR="00D94E55" w:rsidRPr="00EB5037">
        <w:rPr>
          <w:rFonts w:cstheme="minorHAnsi"/>
          <w:lang w:val="en-US"/>
        </w:rPr>
        <w:t>1450</w:t>
      </w:r>
    </w:p>
    <w:p w14:paraId="7AA34948" w14:textId="77777777" w:rsidR="00A913C2" w:rsidRPr="00A50D90" w:rsidRDefault="00A913C2" w:rsidP="00182BA9">
      <w:pPr>
        <w:spacing w:line="480" w:lineRule="auto"/>
        <w:contextualSpacing/>
        <w:jc w:val="both"/>
        <w:rPr>
          <w:rFonts w:cstheme="minorHAnsi"/>
        </w:rPr>
      </w:pPr>
    </w:p>
    <w:p w14:paraId="4CD4E83B" w14:textId="77777777" w:rsidR="00AE66F5" w:rsidRDefault="00AE66F5" w:rsidP="00182BA9">
      <w:pPr>
        <w:spacing w:line="480" w:lineRule="auto"/>
        <w:contextualSpacing/>
        <w:jc w:val="both"/>
        <w:rPr>
          <w:rFonts w:cstheme="minorHAnsi"/>
          <w:b/>
        </w:rPr>
      </w:pPr>
    </w:p>
    <w:p w14:paraId="1EDE0258" w14:textId="7DA8E5E8" w:rsidR="00AE66F5" w:rsidRDefault="002D3583" w:rsidP="00182BA9">
      <w:pPr>
        <w:tabs>
          <w:tab w:val="left" w:pos="6086"/>
        </w:tabs>
        <w:spacing w:line="480" w:lineRule="auto"/>
        <w:contextualSpacing/>
        <w:jc w:val="both"/>
        <w:rPr>
          <w:rFonts w:cstheme="minorHAnsi"/>
          <w:b/>
        </w:rPr>
      </w:pPr>
      <w:r>
        <w:rPr>
          <w:rFonts w:cstheme="minorHAnsi"/>
          <w:b/>
        </w:rPr>
        <w:tab/>
      </w:r>
    </w:p>
    <w:p w14:paraId="460CAB75" w14:textId="77777777" w:rsidR="00AE66F5" w:rsidRDefault="00AE66F5" w:rsidP="00182BA9">
      <w:pPr>
        <w:spacing w:line="480" w:lineRule="auto"/>
        <w:contextualSpacing/>
        <w:jc w:val="both"/>
        <w:rPr>
          <w:rFonts w:cstheme="minorHAnsi"/>
          <w:b/>
        </w:rPr>
      </w:pPr>
    </w:p>
    <w:p w14:paraId="6F1A77E6" w14:textId="77777777" w:rsidR="00AE66F5" w:rsidRDefault="00AE66F5" w:rsidP="00182BA9">
      <w:pPr>
        <w:spacing w:line="480" w:lineRule="auto"/>
        <w:contextualSpacing/>
        <w:jc w:val="both"/>
        <w:rPr>
          <w:rFonts w:cstheme="minorHAnsi"/>
          <w:b/>
        </w:rPr>
      </w:pPr>
    </w:p>
    <w:p w14:paraId="27C74C6A" w14:textId="77777777" w:rsidR="00AE66F5" w:rsidRPr="00930760" w:rsidRDefault="00AE66F5" w:rsidP="00182BA9">
      <w:pPr>
        <w:spacing w:line="480" w:lineRule="auto"/>
        <w:contextualSpacing/>
        <w:jc w:val="both"/>
        <w:rPr>
          <w:rFonts w:cstheme="minorHAnsi"/>
          <w:b/>
        </w:rPr>
      </w:pPr>
      <w:r w:rsidRPr="00930760">
        <w:rPr>
          <w:rFonts w:cstheme="minorHAnsi"/>
          <w:b/>
        </w:rPr>
        <w:lastRenderedPageBreak/>
        <w:t>Abstract</w:t>
      </w:r>
    </w:p>
    <w:p w14:paraId="5D5801A4" w14:textId="519530C8" w:rsidR="002D2FEE" w:rsidRPr="00AF32CB" w:rsidRDefault="002D2FEE" w:rsidP="00182BA9">
      <w:pPr>
        <w:spacing w:line="480" w:lineRule="auto"/>
        <w:contextualSpacing/>
        <w:jc w:val="both"/>
        <w:rPr>
          <w:rFonts w:cstheme="minorHAnsi"/>
          <w:sz w:val="22"/>
          <w:szCs w:val="22"/>
        </w:rPr>
      </w:pPr>
      <w:r w:rsidRPr="00AF32CB">
        <w:rPr>
          <w:rFonts w:cstheme="minorHAnsi"/>
          <w:sz w:val="22"/>
          <w:szCs w:val="22"/>
        </w:rPr>
        <w:t xml:space="preserve">Resolving the combined effect of climate warming and exploitation in a food web context is key for predicting future biomass production, size-structure and potential yields of marine fishes. Previous studies based on mechanistic size-based </w:t>
      </w:r>
      <w:r w:rsidR="00073F1E" w:rsidRPr="00AF32CB">
        <w:rPr>
          <w:rFonts w:cstheme="minorHAnsi"/>
          <w:sz w:val="22"/>
          <w:szCs w:val="22"/>
        </w:rPr>
        <w:t>food web</w:t>
      </w:r>
      <w:r w:rsidR="00EE1CF3" w:rsidRPr="00AF32CB">
        <w:rPr>
          <w:rFonts w:cstheme="minorHAnsi"/>
          <w:sz w:val="22"/>
          <w:szCs w:val="22"/>
        </w:rPr>
        <w:t xml:space="preserve"> </w:t>
      </w:r>
      <w:r w:rsidRPr="00AF32CB">
        <w:rPr>
          <w:rFonts w:cstheme="minorHAnsi"/>
          <w:sz w:val="22"/>
          <w:szCs w:val="22"/>
        </w:rPr>
        <w:t xml:space="preserve">models have found that bottom-up processes are important drivers of size-structure and fisheries yield </w:t>
      </w:r>
      <w:r w:rsidR="00436BD5" w:rsidRPr="00AF32CB">
        <w:rPr>
          <w:rFonts w:cstheme="minorHAnsi"/>
          <w:sz w:val="22"/>
          <w:szCs w:val="22"/>
        </w:rPr>
        <w:t>in changing climates</w:t>
      </w:r>
      <w:r w:rsidRPr="00AF32CB">
        <w:rPr>
          <w:rFonts w:cstheme="minorHAnsi"/>
          <w:sz w:val="22"/>
          <w:szCs w:val="22"/>
        </w:rPr>
        <w:t xml:space="preserve">. However, we know </w:t>
      </w:r>
      <w:r w:rsidR="008F6736" w:rsidRPr="00AF32CB">
        <w:rPr>
          <w:rFonts w:cstheme="minorHAnsi"/>
          <w:sz w:val="22"/>
          <w:szCs w:val="22"/>
        </w:rPr>
        <w:t xml:space="preserve">less </w:t>
      </w:r>
      <w:r w:rsidRPr="00AF32CB">
        <w:rPr>
          <w:rFonts w:cstheme="minorHAnsi"/>
          <w:sz w:val="22"/>
          <w:szCs w:val="22"/>
        </w:rPr>
        <w:t xml:space="preserve">about the joint effects </w:t>
      </w:r>
      <w:r w:rsidR="006C5FB5" w:rsidRPr="00AF32CB">
        <w:rPr>
          <w:rFonts w:cstheme="minorHAnsi"/>
          <w:sz w:val="22"/>
          <w:szCs w:val="22"/>
        </w:rPr>
        <w:t xml:space="preserve">bottom up and </w:t>
      </w:r>
      <w:r w:rsidR="00EE1CF3" w:rsidRPr="00AF32CB">
        <w:rPr>
          <w:rFonts w:cstheme="minorHAnsi"/>
          <w:sz w:val="22"/>
          <w:szCs w:val="22"/>
        </w:rPr>
        <w:t>‘</w:t>
      </w:r>
      <w:commentRangeStart w:id="2"/>
      <w:commentRangeStart w:id="3"/>
      <w:r w:rsidR="006C5FB5" w:rsidRPr="00AF32CB">
        <w:rPr>
          <w:rFonts w:cstheme="minorHAnsi"/>
          <w:sz w:val="22"/>
          <w:szCs w:val="22"/>
        </w:rPr>
        <w:t>top down</w:t>
      </w:r>
      <w:r w:rsidR="00EE1CF3" w:rsidRPr="00AF32CB">
        <w:rPr>
          <w:rFonts w:cstheme="minorHAnsi"/>
          <w:sz w:val="22"/>
          <w:szCs w:val="22"/>
        </w:rPr>
        <w:t>’</w:t>
      </w:r>
      <w:r w:rsidR="006C5FB5" w:rsidRPr="00AF32CB">
        <w:rPr>
          <w:rFonts w:cstheme="minorHAnsi"/>
          <w:sz w:val="22"/>
          <w:szCs w:val="22"/>
        </w:rPr>
        <w:t xml:space="preserve"> </w:t>
      </w:r>
      <w:r w:rsidR="00873D4C" w:rsidRPr="00AF32CB">
        <w:rPr>
          <w:rFonts w:cstheme="minorHAnsi"/>
          <w:sz w:val="22"/>
          <w:szCs w:val="22"/>
        </w:rPr>
        <w:t xml:space="preserve">effects </w:t>
      </w:r>
      <w:commentRangeEnd w:id="2"/>
      <w:r w:rsidR="00EE1CF3" w:rsidRPr="00AF32CB">
        <w:rPr>
          <w:rStyle w:val="CommentReference"/>
          <w:sz w:val="22"/>
          <w:szCs w:val="22"/>
        </w:rPr>
        <w:commentReference w:id="2"/>
      </w:r>
      <w:commentRangeEnd w:id="3"/>
      <w:r w:rsidR="00AE0639" w:rsidRPr="00AF32CB">
        <w:rPr>
          <w:rStyle w:val="CommentReference"/>
          <w:sz w:val="22"/>
          <w:szCs w:val="22"/>
        </w:rPr>
        <w:commentReference w:id="3"/>
      </w:r>
      <w:r w:rsidR="006C5FB5" w:rsidRPr="00AF32CB">
        <w:rPr>
          <w:rFonts w:cstheme="minorHAnsi"/>
          <w:sz w:val="22"/>
          <w:szCs w:val="22"/>
        </w:rPr>
        <w:t xml:space="preserve">(direct </w:t>
      </w:r>
      <w:r w:rsidR="00EE1CF3" w:rsidRPr="00AF32CB">
        <w:rPr>
          <w:rFonts w:cstheme="minorHAnsi"/>
          <w:sz w:val="22"/>
          <w:szCs w:val="22"/>
        </w:rPr>
        <w:t xml:space="preserve">effects </w:t>
      </w:r>
      <w:r w:rsidRPr="00AF32CB">
        <w:rPr>
          <w:rFonts w:cstheme="minorHAnsi"/>
          <w:sz w:val="22"/>
          <w:szCs w:val="22"/>
        </w:rPr>
        <w:t xml:space="preserve">of warming </w:t>
      </w:r>
      <w:r w:rsidR="006C5FB5" w:rsidRPr="00AF32CB">
        <w:rPr>
          <w:rFonts w:cstheme="minorHAnsi"/>
          <w:sz w:val="22"/>
          <w:szCs w:val="22"/>
        </w:rPr>
        <w:t xml:space="preserve">on individual-level </w:t>
      </w:r>
      <w:r w:rsidR="00C05075" w:rsidRPr="00AF32CB">
        <w:rPr>
          <w:rFonts w:cstheme="minorHAnsi"/>
          <w:sz w:val="22"/>
          <w:szCs w:val="22"/>
        </w:rPr>
        <w:t>physiolog</w:t>
      </w:r>
      <w:r w:rsidR="00CB7437" w:rsidRPr="00AF32CB">
        <w:rPr>
          <w:rFonts w:cstheme="minorHAnsi"/>
          <w:sz w:val="22"/>
          <w:szCs w:val="22"/>
        </w:rPr>
        <w:t>y</w:t>
      </w:r>
      <w:r w:rsidR="006C5FB5" w:rsidRPr="00AF32CB">
        <w:rPr>
          <w:rFonts w:cstheme="minorHAnsi"/>
          <w:sz w:val="22"/>
          <w:szCs w:val="22"/>
        </w:rPr>
        <w:t>)</w:t>
      </w:r>
      <w:r w:rsidR="00623D12" w:rsidRPr="00AF32CB">
        <w:rPr>
          <w:rFonts w:cstheme="minorHAnsi"/>
          <w:sz w:val="22"/>
          <w:szCs w:val="22"/>
        </w:rPr>
        <w:t xml:space="preserve"> on</w:t>
      </w:r>
      <w:r w:rsidR="000E75C7" w:rsidRPr="000E75C7">
        <w:rPr>
          <w:rFonts w:cstheme="minorHAnsi"/>
          <w:sz w:val="22"/>
          <w:szCs w:val="22"/>
          <w:lang w:val="en-US"/>
        </w:rPr>
        <w:t xml:space="preserve"> </w:t>
      </w:r>
      <w:r w:rsidR="000E75C7">
        <w:rPr>
          <w:rFonts w:cstheme="minorHAnsi"/>
          <w:sz w:val="22"/>
          <w:szCs w:val="22"/>
          <w:lang w:val="en-US"/>
        </w:rPr>
        <w:t xml:space="preserve">the </w:t>
      </w:r>
      <w:r w:rsidR="000E75C7" w:rsidRPr="000E75C7">
        <w:rPr>
          <w:rFonts w:cstheme="minorHAnsi"/>
          <w:sz w:val="22"/>
          <w:szCs w:val="22"/>
          <w:lang w:val="en-US"/>
        </w:rPr>
        <w:t>intraspecific</w:t>
      </w:r>
      <w:r w:rsidR="00623D12" w:rsidRPr="00AF32CB">
        <w:rPr>
          <w:rFonts w:cstheme="minorHAnsi"/>
          <w:sz w:val="22"/>
          <w:szCs w:val="22"/>
        </w:rPr>
        <w:t xml:space="preserve"> </w:t>
      </w:r>
      <w:r w:rsidR="000E75C7" w:rsidRPr="000E75C7">
        <w:rPr>
          <w:rFonts w:cstheme="minorHAnsi"/>
          <w:sz w:val="22"/>
          <w:szCs w:val="22"/>
          <w:lang w:val="en-US"/>
        </w:rPr>
        <w:t>siz</w:t>
      </w:r>
      <w:r w:rsidR="000E75C7">
        <w:rPr>
          <w:rFonts w:cstheme="minorHAnsi"/>
          <w:sz w:val="22"/>
          <w:szCs w:val="22"/>
          <w:lang w:val="en-US"/>
        </w:rPr>
        <w:t xml:space="preserve">e-structure </w:t>
      </w:r>
      <w:r w:rsidR="009516BF">
        <w:rPr>
          <w:rFonts w:cstheme="minorHAnsi"/>
          <w:sz w:val="22"/>
          <w:szCs w:val="22"/>
          <w:lang w:val="en-US"/>
        </w:rPr>
        <w:t xml:space="preserve">in </w:t>
      </w:r>
      <w:r w:rsidR="00623D12" w:rsidRPr="00AF32CB">
        <w:rPr>
          <w:rFonts w:cstheme="minorHAnsi"/>
          <w:sz w:val="22"/>
          <w:szCs w:val="22"/>
        </w:rPr>
        <w:t>exploited food webs</w:t>
      </w:r>
      <w:r w:rsidR="00DD085D" w:rsidRPr="00AF32CB">
        <w:rPr>
          <w:rFonts w:cstheme="minorHAnsi"/>
          <w:sz w:val="22"/>
          <w:szCs w:val="22"/>
        </w:rPr>
        <w:t>.</w:t>
      </w:r>
      <w:r w:rsidR="00623D12" w:rsidRPr="00AF32CB">
        <w:rPr>
          <w:rFonts w:cstheme="minorHAnsi"/>
          <w:sz w:val="22"/>
          <w:szCs w:val="22"/>
        </w:rPr>
        <w:t xml:space="preserve"> </w:t>
      </w:r>
      <w:r w:rsidR="00EE1CF3" w:rsidRPr="00AF32CB">
        <w:rPr>
          <w:rFonts w:cstheme="minorHAnsi"/>
          <w:sz w:val="22"/>
          <w:szCs w:val="22"/>
        </w:rPr>
        <w:t>Here</w:t>
      </w:r>
      <w:r w:rsidRPr="00AF32CB">
        <w:rPr>
          <w:rFonts w:cstheme="minorHAnsi"/>
          <w:sz w:val="22"/>
          <w:szCs w:val="22"/>
        </w:rPr>
        <w:t xml:space="preserve"> we assess how various food web metrics are affected by warming </w:t>
      </w:r>
      <w:r w:rsidR="00EE1CF3" w:rsidRPr="00AF32CB">
        <w:rPr>
          <w:rFonts w:cstheme="minorHAnsi"/>
          <w:sz w:val="22"/>
          <w:szCs w:val="22"/>
        </w:rPr>
        <w:t>through both th</w:t>
      </w:r>
      <w:r w:rsidR="00AE0639" w:rsidRPr="00AF32CB">
        <w:rPr>
          <w:rFonts w:cstheme="minorHAnsi"/>
          <w:sz w:val="22"/>
          <w:szCs w:val="22"/>
        </w:rPr>
        <w:t>e</w:t>
      </w:r>
      <w:r w:rsidR="00EE1CF3" w:rsidRPr="00AF32CB">
        <w:rPr>
          <w:rFonts w:cstheme="minorHAnsi"/>
          <w:sz w:val="22"/>
          <w:szCs w:val="22"/>
        </w:rPr>
        <w:t>s</w:t>
      </w:r>
      <w:r w:rsidR="00AE0639" w:rsidRPr="00AF32CB">
        <w:rPr>
          <w:rFonts w:cstheme="minorHAnsi"/>
          <w:sz w:val="22"/>
          <w:szCs w:val="22"/>
        </w:rPr>
        <w:t>e</w:t>
      </w:r>
      <w:r w:rsidR="00EE1CF3" w:rsidRPr="00AF32CB">
        <w:rPr>
          <w:rFonts w:cstheme="minorHAnsi"/>
          <w:sz w:val="22"/>
          <w:szCs w:val="22"/>
        </w:rPr>
        <w:t xml:space="preserve"> pathways </w:t>
      </w:r>
      <w:r w:rsidRPr="00AF32CB">
        <w:rPr>
          <w:rFonts w:cstheme="minorHAnsi"/>
          <w:sz w:val="22"/>
          <w:szCs w:val="22"/>
        </w:rPr>
        <w:t xml:space="preserve">and </w:t>
      </w:r>
      <w:r w:rsidR="00EE1CF3" w:rsidRPr="00AF32CB">
        <w:rPr>
          <w:rFonts w:cstheme="minorHAnsi"/>
          <w:sz w:val="22"/>
          <w:szCs w:val="22"/>
        </w:rPr>
        <w:t xml:space="preserve">by </w:t>
      </w:r>
      <w:r w:rsidRPr="00AF32CB">
        <w:rPr>
          <w:rFonts w:cstheme="minorHAnsi"/>
          <w:sz w:val="22"/>
          <w:szCs w:val="22"/>
        </w:rPr>
        <w:t>exploitation in a species-resolved size-based food web. We parameterize a dynamic size</w:t>
      </w:r>
      <w:r w:rsidR="00E6667F" w:rsidRPr="00AF32CB">
        <w:rPr>
          <w:rFonts w:cstheme="minorHAnsi"/>
          <w:sz w:val="22"/>
          <w:szCs w:val="22"/>
        </w:rPr>
        <w:t xml:space="preserve"> </w:t>
      </w:r>
      <w:r w:rsidRPr="00AF32CB">
        <w:rPr>
          <w:rFonts w:cstheme="minorHAnsi"/>
          <w:sz w:val="22"/>
          <w:szCs w:val="22"/>
        </w:rPr>
        <w:t xml:space="preserve">spectrum model </w:t>
      </w:r>
      <w:r w:rsidR="00AE0639" w:rsidRPr="00AF32CB">
        <w:rPr>
          <w:rFonts w:cstheme="minorHAnsi"/>
          <w:sz w:val="22"/>
          <w:szCs w:val="22"/>
        </w:rPr>
        <w:t>inspired by</w:t>
      </w:r>
      <w:r w:rsidRPr="00AF32CB">
        <w:rPr>
          <w:rFonts w:cstheme="minorHAnsi"/>
          <w:sz w:val="22"/>
          <w:szCs w:val="22"/>
        </w:rPr>
        <w:t xml:space="preserve"> the offshore Baltic Sea food web, and investigate how </w:t>
      </w:r>
      <w:r w:rsidR="00241BFE" w:rsidRPr="00AF32CB">
        <w:rPr>
          <w:rFonts w:cstheme="minorHAnsi"/>
          <w:sz w:val="22"/>
          <w:szCs w:val="22"/>
        </w:rPr>
        <w:t>individual growth rates,</w:t>
      </w:r>
      <w:r w:rsidRPr="00AF32CB">
        <w:rPr>
          <w:rFonts w:cstheme="minorHAnsi"/>
          <w:sz w:val="22"/>
          <w:szCs w:val="22"/>
        </w:rPr>
        <w:t xml:space="preserve"> size-structure, </w:t>
      </w:r>
      <w:r w:rsidR="00E92C54" w:rsidRPr="00AF32CB">
        <w:rPr>
          <w:rFonts w:cstheme="minorHAnsi"/>
          <w:sz w:val="22"/>
          <w:szCs w:val="22"/>
        </w:rPr>
        <w:t xml:space="preserve">relative abundances of </w:t>
      </w:r>
      <w:r w:rsidRPr="00AF32CB">
        <w:rPr>
          <w:rFonts w:cstheme="minorHAnsi"/>
          <w:sz w:val="22"/>
          <w:szCs w:val="22"/>
        </w:rPr>
        <w:t xml:space="preserve">species and </w:t>
      </w:r>
      <w:r w:rsidR="002141BA" w:rsidRPr="00AF32CB">
        <w:rPr>
          <w:rFonts w:cstheme="minorHAnsi"/>
          <w:sz w:val="22"/>
          <w:szCs w:val="22"/>
        </w:rPr>
        <w:t xml:space="preserve">yields </w:t>
      </w:r>
      <w:r w:rsidRPr="00AF32CB">
        <w:rPr>
          <w:rFonts w:cstheme="minorHAnsi"/>
          <w:sz w:val="22"/>
          <w:szCs w:val="22"/>
        </w:rPr>
        <w:t>are affected by warming under different scenarios of fishing mortality</w:t>
      </w:r>
      <w:r w:rsidR="00C2181C" w:rsidRPr="00AF32CB">
        <w:rPr>
          <w:rFonts w:cstheme="minorHAnsi"/>
          <w:sz w:val="22"/>
          <w:szCs w:val="22"/>
        </w:rPr>
        <w:t xml:space="preserve"> and</w:t>
      </w:r>
      <w:r w:rsidR="00922CB9" w:rsidRPr="00AF32CB">
        <w:rPr>
          <w:rFonts w:cstheme="minorHAnsi"/>
          <w:sz w:val="22"/>
          <w:szCs w:val="22"/>
        </w:rPr>
        <w:t xml:space="preserve"> effects of temperature on physiology</w:t>
      </w:r>
      <w:r w:rsidRPr="00AF32CB">
        <w:rPr>
          <w:rFonts w:cstheme="minorHAnsi"/>
          <w:sz w:val="22"/>
          <w:szCs w:val="22"/>
        </w:rPr>
        <w:t xml:space="preserve">. </w:t>
      </w:r>
      <w:r w:rsidR="00664B58" w:rsidRPr="00AF32CB">
        <w:rPr>
          <w:rFonts w:cstheme="minorHAnsi"/>
          <w:sz w:val="22"/>
          <w:szCs w:val="22"/>
        </w:rPr>
        <w:t>When accounting</w:t>
      </w:r>
      <w:r w:rsidR="00B934BF" w:rsidRPr="00AF32CB">
        <w:rPr>
          <w:rFonts w:cstheme="minorHAnsi"/>
          <w:sz w:val="22"/>
          <w:szCs w:val="22"/>
        </w:rPr>
        <w:t xml:space="preserve"> also</w:t>
      </w:r>
      <w:r w:rsidR="00664B58" w:rsidRPr="00AF32CB">
        <w:rPr>
          <w:rFonts w:cstheme="minorHAnsi"/>
          <w:sz w:val="22"/>
          <w:szCs w:val="22"/>
        </w:rPr>
        <w:t xml:space="preserve"> for </w:t>
      </w:r>
      <w:r w:rsidR="00EE1CF3" w:rsidRPr="00AF32CB">
        <w:rPr>
          <w:rFonts w:cstheme="minorHAnsi"/>
          <w:sz w:val="22"/>
          <w:szCs w:val="22"/>
        </w:rPr>
        <w:t xml:space="preserve">how temperature affects </w:t>
      </w:r>
      <w:r w:rsidR="00664B58" w:rsidRPr="00AF32CB">
        <w:rPr>
          <w:rFonts w:cstheme="minorHAnsi"/>
          <w:sz w:val="22"/>
          <w:szCs w:val="22"/>
        </w:rPr>
        <w:t>physiolog</w:t>
      </w:r>
      <w:r w:rsidR="00EE1CF3" w:rsidRPr="00AF32CB">
        <w:rPr>
          <w:rFonts w:cstheme="minorHAnsi"/>
          <w:sz w:val="22"/>
          <w:szCs w:val="22"/>
        </w:rPr>
        <w:t>y</w:t>
      </w:r>
      <w:r w:rsidR="006724CC" w:rsidRPr="00AF32CB">
        <w:rPr>
          <w:rFonts w:cstheme="minorHAnsi"/>
          <w:sz w:val="22"/>
          <w:szCs w:val="22"/>
        </w:rPr>
        <w:t xml:space="preserve"> compared to </w:t>
      </w:r>
      <w:r w:rsidR="009516B7" w:rsidRPr="00AF32CB">
        <w:rPr>
          <w:rFonts w:cstheme="minorHAnsi"/>
          <w:sz w:val="22"/>
          <w:szCs w:val="22"/>
        </w:rPr>
        <w:t xml:space="preserve">the baseline </w:t>
      </w:r>
      <w:r w:rsidR="00433607" w:rsidRPr="00AF32CB">
        <w:rPr>
          <w:rFonts w:cstheme="minorHAnsi"/>
          <w:sz w:val="22"/>
          <w:szCs w:val="22"/>
        </w:rPr>
        <w:t>level</w:t>
      </w:r>
      <w:r w:rsidR="002D2B96" w:rsidRPr="00AF32CB">
        <w:rPr>
          <w:rFonts w:cstheme="minorHAnsi"/>
          <w:sz w:val="22"/>
          <w:szCs w:val="22"/>
        </w:rPr>
        <w:t>s</w:t>
      </w:r>
      <w:r w:rsidR="00664B58" w:rsidRPr="00AF32CB">
        <w:rPr>
          <w:rFonts w:cstheme="minorHAnsi"/>
          <w:sz w:val="22"/>
          <w:szCs w:val="22"/>
        </w:rPr>
        <w:t>, projected size-at-age increase</w:t>
      </w:r>
      <w:r w:rsidR="00EE1CF3" w:rsidRPr="00AF32CB">
        <w:rPr>
          <w:rFonts w:cstheme="minorHAnsi"/>
          <w:sz w:val="22"/>
          <w:szCs w:val="22"/>
        </w:rPr>
        <w:t>s</w:t>
      </w:r>
      <w:r w:rsidR="00664B58" w:rsidRPr="00AF32CB">
        <w:rPr>
          <w:rFonts w:cstheme="minorHAnsi"/>
          <w:sz w:val="22"/>
          <w:szCs w:val="22"/>
        </w:rPr>
        <w:t xml:space="preserve"> for all species</w:t>
      </w:r>
      <w:r w:rsidR="006740DE" w:rsidRPr="00AF32CB">
        <w:rPr>
          <w:rFonts w:cstheme="minorHAnsi"/>
          <w:sz w:val="22"/>
          <w:szCs w:val="22"/>
        </w:rPr>
        <w:t xml:space="preserve"> in 2050 based on temperature projections according to the RCP 8.5 scenario</w:t>
      </w:r>
      <w:r w:rsidR="00C10B57" w:rsidRPr="00AF32CB">
        <w:rPr>
          <w:rFonts w:cstheme="minorHAnsi"/>
          <w:sz w:val="22"/>
          <w:szCs w:val="22"/>
        </w:rPr>
        <w:t xml:space="preserve">, whereas size-at-age decreases when temperature only affects resource dynamics. </w:t>
      </w:r>
      <w:r w:rsidR="00B934BF" w:rsidRPr="00AF32CB">
        <w:rPr>
          <w:rFonts w:cstheme="minorHAnsi"/>
          <w:sz w:val="22"/>
          <w:szCs w:val="22"/>
        </w:rPr>
        <w:t>However, t</w:t>
      </w:r>
      <w:r w:rsidR="00C00594" w:rsidRPr="00AF32CB">
        <w:rPr>
          <w:rFonts w:cstheme="minorHAnsi"/>
          <w:sz w:val="22"/>
          <w:szCs w:val="22"/>
        </w:rPr>
        <w:t xml:space="preserve">he </w:t>
      </w:r>
      <w:r w:rsidR="00DC536D" w:rsidRPr="00AF32CB">
        <w:rPr>
          <w:rFonts w:cstheme="minorHAnsi"/>
          <w:sz w:val="22"/>
          <w:szCs w:val="22"/>
        </w:rPr>
        <w:t xml:space="preserve">faster growth rates </w:t>
      </w:r>
      <w:r w:rsidR="00B934BF" w:rsidRPr="00AF32CB">
        <w:rPr>
          <w:rFonts w:cstheme="minorHAnsi"/>
          <w:sz w:val="22"/>
          <w:szCs w:val="22"/>
        </w:rPr>
        <w:t xml:space="preserve">in </w:t>
      </w:r>
      <w:r w:rsidR="00DC536D" w:rsidRPr="00AF32CB">
        <w:rPr>
          <w:rFonts w:cstheme="minorHAnsi"/>
          <w:sz w:val="22"/>
          <w:szCs w:val="22"/>
        </w:rPr>
        <w:t xml:space="preserve">the fully temperature-dependent models do not to the same extent translate to larger yields, as </w:t>
      </w:r>
      <w:r w:rsidR="0077598F" w:rsidRPr="004676E5">
        <w:rPr>
          <w:rFonts w:cstheme="minorHAnsi"/>
          <w:sz w:val="22"/>
          <w:szCs w:val="22"/>
          <w:lang w:val="en-US"/>
        </w:rPr>
        <w:t xml:space="preserve">mean body size and </w:t>
      </w:r>
      <w:r w:rsidR="00127E6E" w:rsidRPr="00AF32CB">
        <w:rPr>
          <w:rFonts w:cstheme="minorHAnsi"/>
          <w:sz w:val="22"/>
          <w:szCs w:val="22"/>
        </w:rPr>
        <w:t>spawning stock biomass declines due to increased predation mortality rates.</w:t>
      </w:r>
      <w:r w:rsidR="00190E51" w:rsidRPr="00AF32CB">
        <w:rPr>
          <w:rFonts w:cstheme="minorHAnsi"/>
          <w:sz w:val="22"/>
          <w:szCs w:val="22"/>
        </w:rPr>
        <w:t xml:space="preserve"> </w:t>
      </w:r>
      <w:r w:rsidRPr="00AF32CB">
        <w:rPr>
          <w:rFonts w:cstheme="minorHAnsi"/>
          <w:sz w:val="22"/>
          <w:szCs w:val="22"/>
        </w:rPr>
        <w:t xml:space="preserve">Results from our model </w:t>
      </w:r>
      <w:r w:rsidR="00D54CF9" w:rsidRPr="00AF32CB">
        <w:rPr>
          <w:rFonts w:cstheme="minorHAnsi"/>
          <w:sz w:val="22"/>
          <w:szCs w:val="22"/>
        </w:rPr>
        <w:t>suggest that</w:t>
      </w:r>
      <w:r w:rsidR="009D1445" w:rsidRPr="00AF32CB">
        <w:rPr>
          <w:rFonts w:cstheme="minorHAnsi"/>
          <w:sz w:val="22"/>
          <w:szCs w:val="22"/>
        </w:rPr>
        <w:t xml:space="preserve"> reduced fishing mortality </w:t>
      </w:r>
      <w:r w:rsidRPr="00AF32CB">
        <w:rPr>
          <w:rFonts w:cstheme="minorHAnsi"/>
          <w:sz w:val="22"/>
          <w:szCs w:val="22"/>
        </w:rPr>
        <w:t xml:space="preserve">can </w:t>
      </w:r>
      <w:r w:rsidR="00F778BE" w:rsidRPr="00AF32CB">
        <w:rPr>
          <w:rFonts w:cstheme="minorHAnsi"/>
          <w:sz w:val="22"/>
          <w:szCs w:val="22"/>
        </w:rPr>
        <w:t xml:space="preserve">counteract the potentially negative effects </w:t>
      </w:r>
      <w:r w:rsidR="00E36445" w:rsidRPr="00AF32CB">
        <w:rPr>
          <w:rFonts w:cstheme="minorHAnsi"/>
          <w:sz w:val="22"/>
          <w:szCs w:val="22"/>
        </w:rPr>
        <w:t xml:space="preserve">of warming </w:t>
      </w:r>
      <w:r w:rsidR="00E209F7" w:rsidRPr="00AF32CB">
        <w:rPr>
          <w:rFonts w:cstheme="minorHAnsi"/>
          <w:sz w:val="22"/>
          <w:szCs w:val="22"/>
        </w:rPr>
        <w:t xml:space="preserve">on the </w:t>
      </w:r>
      <w:r w:rsidR="006E1345" w:rsidRPr="00AF32CB">
        <w:rPr>
          <w:rFonts w:cstheme="minorHAnsi"/>
          <w:sz w:val="22"/>
          <w:szCs w:val="22"/>
        </w:rPr>
        <w:t xml:space="preserve">abundance of </w:t>
      </w:r>
      <w:commentRangeStart w:id="4"/>
      <w:r w:rsidR="006E1345" w:rsidRPr="00AF32CB">
        <w:rPr>
          <w:rFonts w:cstheme="minorHAnsi"/>
          <w:sz w:val="22"/>
          <w:szCs w:val="22"/>
        </w:rPr>
        <w:t>fish</w:t>
      </w:r>
      <w:commentRangeEnd w:id="4"/>
      <w:r w:rsidR="006E1345" w:rsidRPr="00AF32CB">
        <w:rPr>
          <w:rStyle w:val="CommentReference"/>
          <w:sz w:val="22"/>
          <w:szCs w:val="22"/>
        </w:rPr>
        <w:commentReference w:id="4"/>
      </w:r>
      <w:r w:rsidR="00E60F09" w:rsidRPr="00AF32CB">
        <w:rPr>
          <w:rFonts w:cstheme="minorHAnsi"/>
          <w:sz w:val="22"/>
          <w:szCs w:val="22"/>
        </w:rPr>
        <w:t xml:space="preserve"> above maturation size</w:t>
      </w:r>
      <w:r w:rsidR="006E1345" w:rsidRPr="00AF32CB">
        <w:rPr>
          <w:rFonts w:cstheme="minorHAnsi"/>
          <w:sz w:val="22"/>
          <w:szCs w:val="22"/>
        </w:rPr>
        <w:t>.</w:t>
      </w:r>
    </w:p>
    <w:p w14:paraId="49E3353F" w14:textId="77777777" w:rsidR="007D4D7A" w:rsidRDefault="007D4D7A" w:rsidP="00182BA9">
      <w:pPr>
        <w:spacing w:line="480" w:lineRule="auto"/>
        <w:contextualSpacing/>
        <w:jc w:val="both"/>
      </w:pPr>
    </w:p>
    <w:p w14:paraId="32C0E13B" w14:textId="77777777" w:rsidR="00AD548E" w:rsidRDefault="00AD548E" w:rsidP="00182BA9">
      <w:pPr>
        <w:spacing w:line="480" w:lineRule="auto"/>
        <w:contextualSpacing/>
        <w:jc w:val="both"/>
      </w:pPr>
    </w:p>
    <w:p w14:paraId="2C8D50FA" w14:textId="75B70989" w:rsidR="00AD548E" w:rsidRDefault="00AD548E" w:rsidP="00182BA9">
      <w:pPr>
        <w:spacing w:line="480" w:lineRule="auto"/>
        <w:contextualSpacing/>
        <w:jc w:val="both"/>
      </w:pPr>
    </w:p>
    <w:p w14:paraId="09F5C435" w14:textId="3752D60D" w:rsidR="002B123B" w:rsidRDefault="002B123B" w:rsidP="00182BA9">
      <w:pPr>
        <w:spacing w:line="480" w:lineRule="auto"/>
        <w:contextualSpacing/>
        <w:jc w:val="both"/>
      </w:pPr>
    </w:p>
    <w:p w14:paraId="7FEA926D" w14:textId="1EC9B7E7" w:rsidR="002B123B" w:rsidRDefault="002B123B" w:rsidP="00182BA9">
      <w:pPr>
        <w:spacing w:line="480" w:lineRule="auto"/>
        <w:contextualSpacing/>
        <w:jc w:val="both"/>
      </w:pPr>
    </w:p>
    <w:p w14:paraId="3BA0D9BB" w14:textId="7D46603D" w:rsidR="00AF32CB" w:rsidRDefault="00AF32CB" w:rsidP="00182BA9">
      <w:pPr>
        <w:spacing w:line="480" w:lineRule="auto"/>
        <w:contextualSpacing/>
        <w:jc w:val="both"/>
      </w:pPr>
    </w:p>
    <w:p w14:paraId="0FE70A36" w14:textId="295EFDB9" w:rsidR="00AF32CB" w:rsidRDefault="00AF32CB" w:rsidP="00182BA9">
      <w:pPr>
        <w:spacing w:line="480" w:lineRule="auto"/>
        <w:contextualSpacing/>
        <w:jc w:val="both"/>
      </w:pPr>
    </w:p>
    <w:p w14:paraId="3C386D23" w14:textId="0E5DF3C8" w:rsidR="00AF32CB" w:rsidRDefault="00AF32CB" w:rsidP="00182BA9">
      <w:pPr>
        <w:spacing w:line="480" w:lineRule="auto"/>
        <w:contextualSpacing/>
        <w:jc w:val="both"/>
      </w:pPr>
    </w:p>
    <w:p w14:paraId="21F10DCD" w14:textId="77777777" w:rsidR="00A577B8" w:rsidRDefault="00AD548E" w:rsidP="00182BA9">
      <w:pPr>
        <w:spacing w:line="480" w:lineRule="auto"/>
        <w:contextualSpacing/>
        <w:jc w:val="both"/>
        <w:rPr>
          <w:rFonts w:cstheme="minorHAnsi"/>
          <w:b/>
        </w:rPr>
      </w:pPr>
      <w:r>
        <w:rPr>
          <w:rFonts w:cstheme="minorHAnsi"/>
          <w:b/>
        </w:rPr>
        <w:lastRenderedPageBreak/>
        <w:t>Introduction</w:t>
      </w:r>
    </w:p>
    <w:p w14:paraId="4C8F2FF4" w14:textId="62529926" w:rsidR="00745C69" w:rsidRPr="002A5D1B" w:rsidRDefault="00277301" w:rsidP="000D6F49">
      <w:pPr>
        <w:spacing w:line="480" w:lineRule="auto"/>
        <w:jc w:val="both"/>
        <w:rPr>
          <w:rFonts w:ascii="Times New Roman" w:hAnsi="Times New Roman" w:cs="Times New Roman"/>
          <w:bCs/>
          <w:sz w:val="22"/>
          <w:szCs w:val="22"/>
          <w:lang w:val="en-US"/>
        </w:rPr>
      </w:pPr>
      <w:r w:rsidRPr="00AF32CB">
        <w:rPr>
          <w:rFonts w:ascii="Times New Roman" w:hAnsi="Times New Roman" w:cs="Times New Roman"/>
          <w:bCs/>
          <w:sz w:val="22"/>
          <w:szCs w:val="22"/>
        </w:rPr>
        <w:t xml:space="preserve">Climate change affects aquatic food webs directly by shifting species’ distribution </w:t>
      </w:r>
      <w:r w:rsidRPr="00AF32CB">
        <w:rPr>
          <w:rFonts w:ascii="Times New Roman" w:hAnsi="Times New Roman" w:cs="Times New Roman"/>
          <w:bCs/>
          <w:sz w:val="22"/>
          <w:szCs w:val="22"/>
        </w:rPr>
        <w:fldChar w:fldCharType="begin"/>
      </w:r>
      <w:r w:rsidRPr="00AF32CB">
        <w:rPr>
          <w:rFonts w:ascii="Times New Roman" w:hAnsi="Times New Roman" w:cs="Times New Roman"/>
          <w:bCs/>
          <w:sz w:val="22"/>
          <w:szCs w:val="22"/>
        </w:rPr>
        <w:instrText xml:space="preserve"> ADDIN ZOTERO_ITEM CSL_CITATION {"citationID":"3HVJIS2N","properties":{"formattedCitation":"(Pinsky {\\i{}et al.} 2013)","plainCitation":"(Pinsky et al. 2013)","noteIndex":0},"citationItems":[{"id":1624,"uris":["http://zotero.org/users/6116610/items/BIW9FSIM"],"uri":["http://zotero.org/users/6116610/items/BIW9FSIM"],"itemData":{"id":1624,"type":"article-journal","abstract":"Local Speeding\nEarly responses of species to climate change seemed to predict a general poleward response (or upward in mountains and downward in the ocean). Pinsky et al. (p. 1239) test an alternative hypothesis that relates more to the nature of climate change than to changes in temperature. Using nearly 50 years of coastal survey data on &gt;350 marine taxa, they found that climate velocity was a much better predictor of patterns of change than individual species' characteristics or life histories. The findings suggest that responses to climate change largely track changes in local conditions.\nOrganisms are expected to adapt or move in response to climate change, but observed distribution shifts span a wide range of directions and rates. Explanations often emphasize biological distinctions among species, but general mechanisms have been elusive. We tested an alternative hypothesis: that differences in climate velocity—the rate and direction that climate shifts across the landscape—can explain observed species shifts. We compiled a database of coastal surveys around North America from 1968 to 2011, sampling 128 million individuals across 360 marine taxa. Climate velocity explained the magnitude and direction of shifts in latitude and depth much more effectively than did species characteristics. Our results demonstrate that marine species shift at different rates and directions because they closely track the complex mosaic of local climate velocities.\nVariation in species’ responses to climate change can be explained by differences in the local rates of climate change.\nVariation in species’ responses to climate change can be explained by differences in the local rates of climate change.","container-title":"Science","DOI":"10.1126/science.1239352","ISSN":"0036-8075, 1095-9203","issue":"6151","language":"en","note":"PMID: 24031017","page":"1239-1242","source":"science.sciencemag.org","title":"Marine Taxa Track Local Climate Velocities","volume":"341","author":[{"family":"Pinsky","given":"Malin L."},{"family":"Worm","given":"Boris"},{"family":"Fogarty","given":"Michael J."},{"family":"Sarmiento","given":"Jorge L."},{"family":"Levin","given":"Simon A."}],"issued":{"date-parts":[["2013",9,13]]}}}],"schema":"https://github.com/citation-style-language/schema/raw/master/csl-citation.json"} </w:instrText>
      </w:r>
      <w:r w:rsidRPr="00AF32CB">
        <w:rPr>
          <w:rFonts w:ascii="Times New Roman" w:hAnsi="Times New Roman" w:cs="Times New Roman"/>
          <w:bCs/>
          <w:sz w:val="22"/>
          <w:szCs w:val="22"/>
        </w:rPr>
        <w:fldChar w:fldCharType="separate"/>
      </w:r>
      <w:r w:rsidRPr="00AF32CB">
        <w:rPr>
          <w:rFonts w:ascii="Times New Roman" w:hAnsi="Times New Roman" w:cs="Times New Roman"/>
          <w:sz w:val="22"/>
          <w:szCs w:val="22"/>
          <w:lang w:val="en-GB"/>
        </w:rPr>
        <w:t xml:space="preserve">(Pinsky </w:t>
      </w:r>
      <w:r w:rsidRPr="00AF32CB">
        <w:rPr>
          <w:rFonts w:ascii="Times New Roman" w:hAnsi="Times New Roman" w:cs="Times New Roman"/>
          <w:i/>
          <w:iCs/>
          <w:sz w:val="22"/>
          <w:szCs w:val="22"/>
          <w:lang w:val="en-GB"/>
        </w:rPr>
        <w:t>et al.</w:t>
      </w:r>
      <w:r w:rsidRPr="00AF32CB">
        <w:rPr>
          <w:rFonts w:ascii="Times New Roman" w:hAnsi="Times New Roman" w:cs="Times New Roman"/>
          <w:sz w:val="22"/>
          <w:szCs w:val="22"/>
          <w:lang w:val="en-GB"/>
        </w:rPr>
        <w:t xml:space="preserve"> 2013)</w:t>
      </w:r>
      <w:r w:rsidRPr="00AF32CB">
        <w:rPr>
          <w:rFonts w:ascii="Times New Roman" w:hAnsi="Times New Roman" w:cs="Times New Roman"/>
          <w:bCs/>
          <w:sz w:val="22"/>
          <w:szCs w:val="22"/>
        </w:rPr>
        <w:fldChar w:fldCharType="end"/>
      </w:r>
      <w:r w:rsidRPr="00AF32CB">
        <w:rPr>
          <w:rFonts w:ascii="Times New Roman" w:hAnsi="Times New Roman" w:cs="Times New Roman"/>
          <w:bCs/>
          <w:sz w:val="22"/>
          <w:szCs w:val="22"/>
        </w:rPr>
        <w:t xml:space="preserve">, abundance </w:t>
      </w:r>
      <w:r w:rsidRPr="00AF32CB">
        <w:rPr>
          <w:rFonts w:ascii="Times New Roman" w:hAnsi="Times New Roman" w:cs="Times New Roman"/>
          <w:bCs/>
          <w:sz w:val="22"/>
          <w:szCs w:val="22"/>
        </w:rPr>
        <w:fldChar w:fldCharType="begin"/>
      </w:r>
      <w:r w:rsidRPr="00AF32CB">
        <w:rPr>
          <w:rFonts w:ascii="Times New Roman" w:hAnsi="Times New Roman" w:cs="Times New Roman"/>
          <w:bCs/>
          <w:sz w:val="22"/>
          <w:szCs w:val="22"/>
        </w:rPr>
        <w:instrText xml:space="preserve"> ADDIN ZOTERO_ITEM CSL_CITATION {"citationID":"hi1Eh55E","properties":{"formattedCitation":"(McCauley {\\i{}et al.} 2015)","plainCitation":"(McCauley et al. 2015)","noteIndex":0},"citationItems":[{"id":1620,"uris":["http://zotero.org/users/6116610/items/GXNSFGWH"],"uri":["http://zotero.org/users/6116610/items/GXNSFGWH"],"itemData":{"id":1620,"type":"article-journal","abstract":"Marine animals are disappearing, too\nThe loss of animal species in terrestrial environments has been well documented and is continuing. Loss of species in marine environments has been slower than in terrestrial systems, but appears to be increasing rapidly. McCauley et al. review the recent patterns of species decline and loss in marine environments. Though they note many worrying declines, they also highlight approaches that might allow us to prevent the type of massive defaunation that has occurred on land.\nScience, this issue 10.1126/science.1255641\nStructured Abstract\nBACKGROUND Comparing patterns of terrestrial and marine defaunation helps to place human impacts on marine fauna in context and to navigate toward recovery. Defauna­tion began in earnest tens of thousands of years later in the oceans than it did on land. Although defaunation has been less severe in the oceans than on land, our effects on marine animals are increasing in pace and impact. Humans have caused few complete extinctions in the sea, but we are responsible for many ecological, commercial, and local extinctions. Despite our late start, humans have already powerfully changed virtually all major marine ecosystems.\nADVANCES Humans have profoundly decreased the abundance of both large (e.g., whales) and small (e.g., anchovies) marine fauna. Such declines can generate waves of ecological change that travel both up and down ma­rine food webs and can alter ocean ecosystem functioning. Human harvesters have also been a major force of evolutionary change in the oceans and have reshaped the genetic structure of marine animal populations. Climate change threatens to accelerate marine defaunation over the next century. The high mobility of many marine animals offers some increased, though limited, capacity for marine species to respond to climate stress, but it also exposes many species to increased risk from other stressors. Because humans are intensely reliant on ocean ecosystems for food and other ecosystem services, we are deeply affected by all of these forecasted changes. Three lessons emerge when comparing the marine and terrestrial defaunation experiences: (i) today’s low rates of marine extinction may be the prelude to a major extinction pulse, similar to that observed on land during the industrial revolution, as the footprint of human ocean use widens; (ii) effectively slowing ocean defaunation requires both protected areas and careful management of the intervening ocean matrix; and (iii) the terrestrial experience and current trends in ocean use suggest that habitat destruction is likely to become an increasingly dominant threat to ocean wildlife over the next 150 years.\nOUTLOOK Wildlife populations in the oceans have been badly damaged by human activity. Nevertheless, marine fauna generally are in better condition than terrestrial fauna: Fewer marine animal extinctions have occurred; many geographic ranges have shrunk less; and numerous ocean ecosystems remain more wild than terrestrial ecosystems. Consequently, meaningful rehabilitation of affected marine animal populations remains within the reach of managers. Human dependency on marine wildlife and the linked fate of marine and terrestrial fauna necessitate that we act quickly to slow the advance of marine defaunation. &lt;img class=\"fragment-image\" aria-describedby=\"F1-caption\" src=\"https://science.sciencemag.org/content/sci/347/6219/1255641/F1.medium.gif\"/&gt; Download high-res image Open in new tab Download Powerpoint Timeline (log scale) of marine and terrestrial defaunation. The marine defaunation experience is much less advanced, even though humans have been harvesting ocean wildlife for thousands of years. The recent industrialization of this harvest, however, initiated an era of intense marine wildlife declines. If left unmanaged, we predict that marine habitat alteration, along with climate change (colored bar: IPCC warming), will exacerbate marine defaunation.\nMarine defaunation, or human-caused animal loss in the oceans, emerged forcefully only hundreds of years ago, whereas terrestrial defaunation has been occurring far longer. Though humans have caused few global marine extinctions, we have profoundly affected marine wildlife, altering the functioning and provisioning of services in every ocean. Current ocean trends, coupled with terrestrial defaunation lessons, suggest that marine defaunation rates will rapidly intensify as human use of the oceans industrializes. Though protected areas are a powerful tool to harness ocean productivity, especially when designed with future climate in mind, additional management strategies will be required. Overall, habitat degradation is likely to intensify as a major driver of marine wildlife loss. Proactive intervention can avert a marine defaunation disaster of the magnitude observed on land.","container-title":"Science","DOI":"10.1126/science.1255641","ISSN":"0036-8075, 1095-9203","issue":"6219","language":"en","note":"PMID: 25593191","source":"science.sciencemag.org","title":"Marine defaunation: Animal loss in the global ocean","title-short":"Marine defaunation","URL":"https://science.sciencemag.org/content/347/6219/1255641","volume":"347","author":[{"family":"McCauley","given":"Douglas J."},{"family":"Pinsky","given":"Malin L."},{"family":"Palumbi","given":"Stephen R."},{"family":"Estes","given":"James A."},{"family":"Joyce","given":"Francis H."},{"family":"Warner","given":"Robert R."}],"accessed":{"date-parts":[["2019",12,20]]},"issued":{"date-parts":[["2015",1,16]]}}}],"schema":"https://github.com/citation-style-language/schema/raw/master/csl-citation.json"} </w:instrText>
      </w:r>
      <w:r w:rsidRPr="00AF32CB">
        <w:rPr>
          <w:rFonts w:ascii="Times New Roman" w:hAnsi="Times New Roman" w:cs="Times New Roman"/>
          <w:bCs/>
          <w:sz w:val="22"/>
          <w:szCs w:val="22"/>
        </w:rPr>
        <w:fldChar w:fldCharType="separate"/>
      </w:r>
      <w:r w:rsidRPr="00AF32CB">
        <w:rPr>
          <w:rFonts w:ascii="Times New Roman" w:hAnsi="Times New Roman" w:cs="Times New Roman"/>
          <w:sz w:val="22"/>
          <w:szCs w:val="22"/>
        </w:rPr>
        <w:t xml:space="preserve">(McCauley </w:t>
      </w:r>
      <w:r w:rsidRPr="00AF32CB">
        <w:rPr>
          <w:rFonts w:ascii="Times New Roman" w:hAnsi="Times New Roman" w:cs="Times New Roman"/>
          <w:i/>
          <w:iCs/>
          <w:sz w:val="22"/>
          <w:szCs w:val="22"/>
        </w:rPr>
        <w:t>et al.</w:t>
      </w:r>
      <w:r w:rsidRPr="00AF32CB">
        <w:rPr>
          <w:rFonts w:ascii="Times New Roman" w:hAnsi="Times New Roman" w:cs="Times New Roman"/>
          <w:sz w:val="22"/>
          <w:szCs w:val="22"/>
        </w:rPr>
        <w:t xml:space="preserve"> 2015)</w:t>
      </w:r>
      <w:r w:rsidRPr="00AF32CB">
        <w:rPr>
          <w:rFonts w:ascii="Times New Roman" w:hAnsi="Times New Roman" w:cs="Times New Roman"/>
          <w:bCs/>
          <w:sz w:val="22"/>
          <w:szCs w:val="22"/>
        </w:rPr>
        <w:fldChar w:fldCharType="end"/>
      </w:r>
      <w:r w:rsidRPr="00AF32CB">
        <w:rPr>
          <w:rFonts w:ascii="Times New Roman" w:hAnsi="Times New Roman" w:cs="Times New Roman"/>
          <w:bCs/>
          <w:sz w:val="22"/>
          <w:szCs w:val="22"/>
        </w:rPr>
        <w:t xml:space="preserve">, body size </w:t>
      </w:r>
      <w:r w:rsidRPr="00AF32CB">
        <w:rPr>
          <w:rFonts w:ascii="Times New Roman" w:hAnsi="Times New Roman" w:cs="Times New Roman"/>
          <w:bCs/>
          <w:sz w:val="22"/>
          <w:szCs w:val="22"/>
        </w:rPr>
        <w:fldChar w:fldCharType="begin"/>
      </w:r>
      <w:r w:rsidRPr="00AF32CB">
        <w:rPr>
          <w:rFonts w:ascii="Times New Roman" w:hAnsi="Times New Roman" w:cs="Times New Roman"/>
          <w:bCs/>
          <w:sz w:val="22"/>
          <w:szCs w:val="22"/>
        </w:rPr>
        <w:instrText xml:space="preserve"> ADDIN ZOTERO_ITEM CSL_CITATION {"citationID":"JLk31TKm","properties":{"formattedCitation":"(Daufresne {\\i{}et al.} 2009; Baudron {\\i{}et al.} 2014)","plainCitation":"(Daufresne et al. 2009; Baudron et al. 2014)","noteIndex":0},"citationItems":[{"id":171,"uris":["http://zotero.org/users/6116610/items/BYIQJ2UA"],"uri":["http://zotero.org/users/6116610/items/BYIQJ2UA"],"itemData":{"id":171,"type":"article-journal","abstract":"Understanding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Pr="00AF32CB">
        <w:rPr>
          <w:rFonts w:ascii="Times New Roman" w:hAnsi="Times New Roman" w:cs="Times New Roman"/>
          <w:bCs/>
          <w:sz w:val="22"/>
          <w:szCs w:val="22"/>
        </w:rPr>
        <w:fldChar w:fldCharType="separate"/>
      </w:r>
      <w:r w:rsidRPr="00AF32CB">
        <w:rPr>
          <w:rFonts w:ascii="Times New Roman" w:hAnsi="Times New Roman" w:cs="Times New Roman"/>
          <w:sz w:val="22"/>
          <w:szCs w:val="22"/>
          <w:lang w:val="en-GB"/>
        </w:rPr>
        <w:t xml:space="preserve">(Daufresne </w:t>
      </w:r>
      <w:r w:rsidRPr="00AF32CB">
        <w:rPr>
          <w:rFonts w:ascii="Times New Roman" w:hAnsi="Times New Roman" w:cs="Times New Roman"/>
          <w:i/>
          <w:iCs/>
          <w:sz w:val="22"/>
          <w:szCs w:val="22"/>
          <w:lang w:val="en-GB"/>
        </w:rPr>
        <w:t>et al.</w:t>
      </w:r>
      <w:r w:rsidRPr="00AF32CB">
        <w:rPr>
          <w:rFonts w:ascii="Times New Roman" w:hAnsi="Times New Roman" w:cs="Times New Roman"/>
          <w:sz w:val="22"/>
          <w:szCs w:val="22"/>
          <w:lang w:val="en-GB"/>
        </w:rPr>
        <w:t xml:space="preserve"> 2009; Baudron </w:t>
      </w:r>
      <w:r w:rsidRPr="00AF32CB">
        <w:rPr>
          <w:rFonts w:ascii="Times New Roman" w:hAnsi="Times New Roman" w:cs="Times New Roman"/>
          <w:i/>
          <w:iCs/>
          <w:sz w:val="22"/>
          <w:szCs w:val="22"/>
          <w:lang w:val="en-GB"/>
        </w:rPr>
        <w:t>et al.</w:t>
      </w:r>
      <w:r w:rsidRPr="00AF32CB">
        <w:rPr>
          <w:rFonts w:ascii="Times New Roman" w:hAnsi="Times New Roman" w:cs="Times New Roman"/>
          <w:sz w:val="22"/>
          <w:szCs w:val="22"/>
          <w:lang w:val="en-GB"/>
        </w:rPr>
        <w:t xml:space="preserve"> 2014)</w:t>
      </w:r>
      <w:r w:rsidRPr="00AF32CB">
        <w:rPr>
          <w:rFonts w:ascii="Times New Roman" w:hAnsi="Times New Roman" w:cs="Times New Roman"/>
          <w:bCs/>
          <w:sz w:val="22"/>
          <w:szCs w:val="22"/>
        </w:rPr>
        <w:fldChar w:fldCharType="end"/>
      </w:r>
      <w:r w:rsidRPr="00AF32CB">
        <w:rPr>
          <w:rFonts w:ascii="Times New Roman" w:hAnsi="Times New Roman" w:cs="Times New Roman"/>
          <w:bCs/>
          <w:sz w:val="22"/>
          <w:szCs w:val="22"/>
        </w:rPr>
        <w:t xml:space="preserve">, and ecosystem function </w:t>
      </w:r>
      <w:r w:rsidRPr="00AF32CB">
        <w:rPr>
          <w:rFonts w:ascii="Times New Roman" w:hAnsi="Times New Roman" w:cs="Times New Roman"/>
          <w:bCs/>
          <w:sz w:val="22"/>
          <w:szCs w:val="22"/>
        </w:rPr>
        <w:fldChar w:fldCharType="begin"/>
      </w:r>
      <w:r w:rsidRPr="00AF32CB">
        <w:rPr>
          <w:rFonts w:ascii="Times New Roman" w:hAnsi="Times New Roman" w:cs="Times New Roman"/>
          <w:bCs/>
          <w:sz w:val="22"/>
          <w:szCs w:val="22"/>
        </w:rPr>
        <w:instrText xml:space="preserve"> ADDIN ZOTERO_ITEM CSL_CITATION {"citationID":"aow4yLX6","properties":{"formattedCitation":"(Pontavice {\\i{}et al.} 2019)","plainCitation":"(Pontavice et al. 2019)","noteIndex":0},"citationItems":[{"id":1618,"uris":["http://zotero.org/users/6116610/items/38IVEI8L"],"uri":["http://zotero.org/users/6116610/items/38IVEI8L"],"itemData":{"id":1618,"type":"article-journal","abstract":"Sea water temperature affects all biological and ecological processes that ultimately impact ecosystem functioning. In this study, we examine the influence of temperature on global biomass transfers from marine secondary production to fish stocks. By combining fisheries catches in all coastal ocean areas and life history traits of exploited marine species, we provide global estimates of two trophic transfer parameters which determine biomass flows in coastal marine food web: the trophic transfer efficiency and the biomass residence time in the food web. We find that biomass transfers in tropical ecosystems are less efficient and faster than in areas with cooler waters. In contrast, biomass transfers through the food web became faster and more efficient between 1950 and 2010. Using simulated changes in sea water temperature from three Earth system models, we project that the mean trophic transfer efficiency in coastal waters would decrease from 7.7% to 7.2% between 2010 and 2,100 under the ‘no effective mitigation’ Representative Concentration Pathway (RCP 8.5), while biomass residence time between trophic level 2 and 4 is projected to decrease from 2.7 to 2.3 year on average. Beyond the global trends, we show that the trophic transfer efficiencies and biomass residence times may vary substantially among ecosystem types and that the polar ecosystems may be the most impacted ecosystems. The detected and projected changes in mean trophic transfer efficiency and biomass residence time will undermine food web functioning. Our study provides quantitative understanding of temperature effects on trophodynamic of marine ecosystems under climate change.","container-title":"Global Change Biology","DOI":"10.1111/gcb.14944","ISSN":"1365-2486","language":"en","source":"Wiley Online Library","title":"Climate change undermines the global functioning of marine food webs","URL":"https://onlinelibrary.wiley.com/doi/abs/10.1111/gcb.14944","author":[{"family":"Pontavice","given":"Hubert","dropping-particle":"du"},{"family":"Gascuel","given":"Didier"},{"family":"Reygondeau","given":"Gabriel"},{"family":"Maureaud","given":"Aurore"},{"family":"Cheung","given":"William W. L."}],"accessed":{"date-parts":[["2019",12,20]]},"issued":{"date-parts":[["2019"]]}}}],"schema":"https://github.com/citation-style-language/schema/raw/master/csl-citation.json"} </w:instrText>
      </w:r>
      <w:r w:rsidRPr="00AF32CB">
        <w:rPr>
          <w:rFonts w:ascii="Times New Roman" w:hAnsi="Times New Roman" w:cs="Times New Roman"/>
          <w:bCs/>
          <w:sz w:val="22"/>
          <w:szCs w:val="22"/>
        </w:rPr>
        <w:fldChar w:fldCharType="separate"/>
      </w:r>
      <w:r w:rsidRPr="00AF32CB">
        <w:rPr>
          <w:rFonts w:ascii="Times New Roman" w:hAnsi="Times New Roman" w:cs="Times New Roman"/>
          <w:sz w:val="22"/>
          <w:szCs w:val="22"/>
          <w:lang w:val="en-GB"/>
        </w:rPr>
        <w:t xml:space="preserve">(Pontavice </w:t>
      </w:r>
      <w:r w:rsidRPr="00AF32CB">
        <w:rPr>
          <w:rFonts w:ascii="Times New Roman" w:hAnsi="Times New Roman" w:cs="Times New Roman"/>
          <w:i/>
          <w:iCs/>
          <w:sz w:val="22"/>
          <w:szCs w:val="22"/>
          <w:lang w:val="en-GB"/>
        </w:rPr>
        <w:t>et al.</w:t>
      </w:r>
      <w:r w:rsidRPr="00AF32CB">
        <w:rPr>
          <w:rFonts w:ascii="Times New Roman" w:hAnsi="Times New Roman" w:cs="Times New Roman"/>
          <w:sz w:val="22"/>
          <w:szCs w:val="22"/>
          <w:lang w:val="en-GB"/>
        </w:rPr>
        <w:t xml:space="preserve"> 2019)</w:t>
      </w:r>
      <w:r w:rsidRPr="00AF32CB">
        <w:rPr>
          <w:rFonts w:ascii="Times New Roman" w:hAnsi="Times New Roman" w:cs="Times New Roman"/>
          <w:bCs/>
          <w:sz w:val="22"/>
          <w:szCs w:val="22"/>
        </w:rPr>
        <w:fldChar w:fldCharType="end"/>
      </w:r>
      <w:r w:rsidRPr="00AF32CB">
        <w:rPr>
          <w:rFonts w:ascii="Times New Roman" w:hAnsi="Times New Roman" w:cs="Times New Roman"/>
          <w:bCs/>
          <w:sz w:val="22"/>
          <w:szCs w:val="22"/>
        </w:rPr>
        <w:t xml:space="preserve">. Global retrospective analysis of warming and fish population dynamics has revealed that productivity </w:t>
      </w:r>
      <w:r w:rsidR="003C6B8D" w:rsidRPr="003C6B8D">
        <w:rPr>
          <w:rFonts w:ascii="Times New Roman" w:hAnsi="Times New Roman" w:cs="Times New Roman"/>
          <w:bCs/>
          <w:sz w:val="22"/>
          <w:szCs w:val="22"/>
          <w:lang w:val="en-US"/>
        </w:rPr>
        <w:t>(</w:t>
      </w:r>
      <w:r w:rsidR="00B56E67">
        <w:rPr>
          <w:rFonts w:ascii="Times New Roman" w:hAnsi="Times New Roman" w:cs="Times New Roman"/>
          <w:bCs/>
          <w:sz w:val="22"/>
          <w:szCs w:val="22"/>
          <w:lang w:val="en-US"/>
        </w:rPr>
        <w:t>maximum sustainable yield, MSY</w:t>
      </w:r>
      <w:r w:rsidR="003C6B8D">
        <w:rPr>
          <w:rFonts w:ascii="Times New Roman" w:hAnsi="Times New Roman" w:cs="Times New Roman"/>
          <w:bCs/>
          <w:sz w:val="22"/>
          <w:szCs w:val="22"/>
          <w:lang w:val="en-US"/>
        </w:rPr>
        <w:t xml:space="preserve">) </w:t>
      </w:r>
      <w:r w:rsidRPr="00AF32CB">
        <w:rPr>
          <w:rFonts w:ascii="Times New Roman" w:hAnsi="Times New Roman" w:cs="Times New Roman"/>
          <w:bCs/>
          <w:sz w:val="22"/>
          <w:szCs w:val="22"/>
        </w:rPr>
        <w:t xml:space="preserve">of scientifically assessed fish populations across ecoregions has already declined </w:t>
      </w:r>
      <w:r w:rsidR="00263D05" w:rsidRPr="00263D05">
        <w:rPr>
          <w:rFonts w:ascii="Times New Roman" w:hAnsi="Times New Roman" w:cs="Times New Roman"/>
          <w:bCs/>
          <w:sz w:val="22"/>
          <w:szCs w:val="22"/>
          <w:lang w:val="en-US"/>
        </w:rPr>
        <w:t>by on average 4.1</w:t>
      </w:r>
      <w:r w:rsidR="00263D05">
        <w:rPr>
          <w:rFonts w:ascii="Times New Roman" w:hAnsi="Times New Roman" w:cs="Times New Roman"/>
          <w:bCs/>
          <w:sz w:val="22"/>
          <w:szCs w:val="22"/>
          <w:lang w:val="en-US"/>
        </w:rPr>
        <w:t xml:space="preserve">% between </w:t>
      </w:r>
      <w:r w:rsidR="00263D05" w:rsidRPr="004029A8">
        <w:rPr>
          <w:rFonts w:ascii="Times New Roman" w:hAnsi="Times New Roman" w:cs="Times New Roman"/>
          <w:bCs/>
          <w:sz w:val="22"/>
          <w:szCs w:val="22"/>
          <w:lang w:val="en-US"/>
        </w:rPr>
        <w:t>1930-2010</w:t>
      </w:r>
      <w:r w:rsidR="00974CC4">
        <w:rPr>
          <w:rFonts w:ascii="Times New Roman" w:hAnsi="Times New Roman" w:cs="Times New Roman"/>
          <w:bCs/>
          <w:sz w:val="22"/>
          <w:szCs w:val="22"/>
          <w:lang w:val="en-US"/>
        </w:rPr>
        <w:t xml:space="preserve"> </w:t>
      </w:r>
      <w:r w:rsidRPr="00AF32CB">
        <w:rPr>
          <w:rFonts w:ascii="Times New Roman" w:hAnsi="Times New Roman" w:cs="Times New Roman"/>
          <w:bCs/>
          <w:sz w:val="22"/>
          <w:szCs w:val="22"/>
        </w:rPr>
        <w:t xml:space="preserve">due </w:t>
      </w:r>
      <w:r w:rsidRPr="004029A8">
        <w:rPr>
          <w:rFonts w:ascii="Times New Roman" w:hAnsi="Times New Roman" w:cs="Times New Roman"/>
          <w:bCs/>
          <w:sz w:val="22"/>
          <w:szCs w:val="22"/>
        </w:rPr>
        <w:t>to climate c</w:t>
      </w:r>
      <w:commentRangeStart w:id="5"/>
      <w:commentRangeStart w:id="6"/>
      <w:commentRangeStart w:id="7"/>
      <w:r w:rsidRPr="004029A8">
        <w:rPr>
          <w:rFonts w:ascii="Times New Roman" w:hAnsi="Times New Roman" w:cs="Times New Roman"/>
          <w:bCs/>
          <w:sz w:val="22"/>
          <w:szCs w:val="22"/>
        </w:rPr>
        <w:t>hang</w:t>
      </w:r>
      <w:commentRangeEnd w:id="5"/>
      <w:r w:rsidRPr="004029A8">
        <w:rPr>
          <w:rStyle w:val="CommentReference"/>
          <w:rFonts w:ascii="Times New Roman" w:hAnsi="Times New Roman" w:cs="Times New Roman"/>
          <w:sz w:val="22"/>
          <w:szCs w:val="22"/>
        </w:rPr>
        <w:commentReference w:id="5"/>
      </w:r>
      <w:commentRangeEnd w:id="6"/>
      <w:r w:rsidRPr="004029A8">
        <w:rPr>
          <w:rStyle w:val="CommentReference"/>
          <w:rFonts w:ascii="Times New Roman" w:hAnsi="Times New Roman" w:cs="Times New Roman"/>
          <w:sz w:val="22"/>
          <w:szCs w:val="22"/>
        </w:rPr>
        <w:commentReference w:id="6"/>
      </w:r>
      <w:commentRangeEnd w:id="7"/>
      <w:r w:rsidR="00423E09">
        <w:rPr>
          <w:rStyle w:val="CommentReference"/>
        </w:rPr>
        <w:commentReference w:id="7"/>
      </w:r>
      <w:r w:rsidRPr="004029A8">
        <w:rPr>
          <w:rFonts w:ascii="Times New Roman" w:hAnsi="Times New Roman" w:cs="Times New Roman"/>
          <w:bCs/>
          <w:sz w:val="22"/>
          <w:szCs w:val="22"/>
        </w:rPr>
        <w:t xml:space="preserve">e </w:t>
      </w:r>
      <w:r w:rsidRPr="004029A8">
        <w:rPr>
          <w:rFonts w:ascii="Times New Roman" w:hAnsi="Times New Roman" w:cs="Times New Roman"/>
          <w:bCs/>
          <w:sz w:val="22"/>
          <w:szCs w:val="22"/>
        </w:rPr>
        <w:fldChar w:fldCharType="begin"/>
      </w:r>
      <w:r w:rsidRPr="004029A8">
        <w:rPr>
          <w:rFonts w:ascii="Times New Roman" w:hAnsi="Times New Roman" w:cs="Times New Roman"/>
          <w:bCs/>
          <w:sz w:val="22"/>
          <w:szCs w:val="22"/>
        </w:rPr>
        <w:instrText xml:space="preserve"> ADDIN ZOTERO_ITEM CSL_CITATION {"citationID":"bMM2wOcp","properties":{"formattedCitation":"(Free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Pr="004029A8">
        <w:rPr>
          <w:rFonts w:ascii="Times New Roman" w:hAnsi="Times New Roman" w:cs="Times New Roman"/>
          <w:bCs/>
          <w:sz w:val="22"/>
          <w:szCs w:val="22"/>
        </w:rPr>
        <w:fldChar w:fldCharType="separate"/>
      </w:r>
      <w:r w:rsidRPr="004029A8">
        <w:rPr>
          <w:rFonts w:ascii="Times New Roman" w:hAnsi="Times New Roman" w:cs="Times New Roman"/>
          <w:sz w:val="22"/>
          <w:szCs w:val="22"/>
          <w:lang w:val="en-GB"/>
        </w:rPr>
        <w:t xml:space="preserve">(Free </w:t>
      </w:r>
      <w:r w:rsidRPr="004029A8">
        <w:rPr>
          <w:rFonts w:ascii="Times New Roman" w:hAnsi="Times New Roman" w:cs="Times New Roman"/>
          <w:i/>
          <w:iCs/>
          <w:sz w:val="22"/>
          <w:szCs w:val="22"/>
          <w:lang w:val="en-GB"/>
        </w:rPr>
        <w:t>et al.</w:t>
      </w:r>
      <w:r w:rsidRPr="004029A8">
        <w:rPr>
          <w:rFonts w:ascii="Times New Roman" w:hAnsi="Times New Roman" w:cs="Times New Roman"/>
          <w:sz w:val="22"/>
          <w:szCs w:val="22"/>
          <w:lang w:val="en-GB"/>
        </w:rPr>
        <w:t xml:space="preserve"> 2019)</w:t>
      </w:r>
      <w:r w:rsidRPr="004029A8">
        <w:rPr>
          <w:rFonts w:ascii="Times New Roman" w:hAnsi="Times New Roman" w:cs="Times New Roman"/>
          <w:bCs/>
          <w:sz w:val="22"/>
          <w:szCs w:val="22"/>
        </w:rPr>
        <w:fldChar w:fldCharType="end"/>
      </w:r>
      <w:r w:rsidRPr="004029A8">
        <w:rPr>
          <w:rFonts w:ascii="Times New Roman" w:hAnsi="Times New Roman" w:cs="Times New Roman"/>
          <w:bCs/>
          <w:sz w:val="22"/>
          <w:szCs w:val="22"/>
        </w:rPr>
        <w:t xml:space="preserve">. These results are also matched in magnitude and direction by </w:t>
      </w:r>
      <w:r w:rsidRPr="00AF32CB">
        <w:rPr>
          <w:rFonts w:ascii="Times New Roman" w:hAnsi="Times New Roman" w:cs="Times New Roman"/>
          <w:bCs/>
          <w:sz w:val="22"/>
          <w:szCs w:val="22"/>
        </w:rPr>
        <w:t xml:space="preserve">projections from an ensemble of mechanistic ecosystem models, which predicts </w:t>
      </w:r>
      <w:r w:rsidR="004029A8">
        <w:rPr>
          <w:rFonts w:ascii="Times New Roman" w:hAnsi="Times New Roman" w:cs="Times New Roman"/>
          <w:bCs/>
          <w:sz w:val="22"/>
          <w:szCs w:val="22"/>
        </w:rPr>
        <w:t>~</w:t>
      </w:r>
      <w:r w:rsidR="00F47FE2" w:rsidRPr="00F47FE2">
        <w:rPr>
          <w:rFonts w:ascii="Times New Roman" w:hAnsi="Times New Roman" w:cs="Times New Roman"/>
          <w:bCs/>
          <w:sz w:val="22"/>
          <w:szCs w:val="22"/>
          <w:lang w:val="en-US"/>
        </w:rPr>
        <w:t>5%</w:t>
      </w:r>
      <w:r w:rsidR="00F47FE2">
        <w:rPr>
          <w:rFonts w:ascii="Times New Roman" w:hAnsi="Times New Roman" w:cs="Times New Roman"/>
          <w:bCs/>
          <w:sz w:val="22"/>
          <w:szCs w:val="22"/>
          <w:lang w:val="en-US"/>
        </w:rPr>
        <w:t xml:space="preserve"> </w:t>
      </w:r>
      <w:r w:rsidR="004029A8" w:rsidRPr="00F47FE2">
        <w:rPr>
          <w:rFonts w:ascii="Times New Roman" w:hAnsi="Times New Roman" w:cs="Times New Roman"/>
          <w:bCs/>
          <w:sz w:val="22"/>
          <w:szCs w:val="22"/>
          <w:lang w:val="en-US"/>
        </w:rPr>
        <w:t>decline</w:t>
      </w:r>
      <w:r w:rsidR="00F47FE2" w:rsidRPr="00F47FE2">
        <w:rPr>
          <w:rFonts w:ascii="Times New Roman" w:hAnsi="Times New Roman" w:cs="Times New Roman"/>
          <w:bCs/>
          <w:sz w:val="22"/>
          <w:szCs w:val="22"/>
          <w:lang w:val="en-US"/>
        </w:rPr>
        <w:t xml:space="preserve"> in </w:t>
      </w:r>
      <w:r w:rsidRPr="00AF32CB">
        <w:rPr>
          <w:rFonts w:ascii="Times New Roman" w:hAnsi="Times New Roman" w:cs="Times New Roman"/>
          <w:bCs/>
          <w:sz w:val="22"/>
          <w:szCs w:val="22"/>
        </w:rPr>
        <w:t>biomass</w:t>
      </w:r>
      <w:r w:rsidR="00523092" w:rsidRPr="00523092">
        <w:rPr>
          <w:rFonts w:ascii="Times New Roman" w:eastAsiaTheme="minorEastAsia" w:hAnsi="Times New Roman" w:cs="Times New Roman"/>
          <w:bCs/>
          <w:sz w:val="22"/>
          <w:szCs w:val="22"/>
          <w:lang w:val="en-US"/>
        </w:rPr>
        <w:t xml:space="preserve"> </w:t>
      </w:r>
      <w:r w:rsidR="002175B8">
        <w:rPr>
          <w:rFonts w:ascii="Times New Roman" w:eastAsiaTheme="minorEastAsia" w:hAnsi="Times New Roman" w:cs="Times New Roman"/>
          <w:bCs/>
          <w:sz w:val="22"/>
          <w:szCs w:val="22"/>
          <w:lang w:val="en-US"/>
        </w:rPr>
        <w:t xml:space="preserve">for every 1 </w:t>
      </w:r>
      <m:oMath>
        <m:r>
          <w:rPr>
            <w:rFonts w:ascii="Cambria Math" w:eastAsiaTheme="minorEastAsia" w:hAnsi="Cambria Math" w:cs="Times New Roman"/>
            <w:sz w:val="22"/>
            <w:szCs w:val="22"/>
            <w:lang w:val="en-US"/>
          </w:rPr>
          <m:t>℃</m:t>
        </m:r>
      </m:oMath>
      <w:r w:rsidR="002175B8">
        <w:rPr>
          <w:rFonts w:ascii="Times New Roman" w:eastAsiaTheme="minorEastAsia" w:hAnsi="Times New Roman" w:cs="Times New Roman"/>
          <w:bCs/>
          <w:sz w:val="22"/>
          <w:szCs w:val="22"/>
          <w:lang w:val="en-US"/>
        </w:rPr>
        <w:t xml:space="preserve"> of warming</w:t>
      </w:r>
      <w:r w:rsidRPr="00AF32CB">
        <w:rPr>
          <w:rFonts w:ascii="Times New Roman" w:hAnsi="Times New Roman" w:cs="Times New Roman"/>
          <w:bCs/>
          <w:sz w:val="22"/>
          <w:szCs w:val="22"/>
        </w:rPr>
        <w:t>, especially at higher trophic levels</w:t>
      </w:r>
      <w:r w:rsidR="00565774" w:rsidRPr="00565774">
        <w:rPr>
          <w:rFonts w:ascii="Times New Roman" w:hAnsi="Times New Roman" w:cs="Times New Roman"/>
          <w:bCs/>
          <w:sz w:val="22"/>
          <w:szCs w:val="22"/>
          <w:lang w:val="en-US"/>
        </w:rPr>
        <w:t xml:space="preserve"> </w:t>
      </w:r>
      <w:r w:rsidR="00565774">
        <w:rPr>
          <w:rFonts w:ascii="Times New Roman" w:hAnsi="Times New Roman" w:cs="Times New Roman"/>
          <w:bCs/>
          <w:sz w:val="22"/>
          <w:szCs w:val="22"/>
          <w:lang w:val="en-US"/>
        </w:rPr>
        <w:fldChar w:fldCharType="begin"/>
      </w:r>
      <w:r w:rsidR="00565774">
        <w:rPr>
          <w:rFonts w:ascii="Times New Roman" w:hAnsi="Times New Roman" w:cs="Times New Roman"/>
          <w:bCs/>
          <w:sz w:val="22"/>
          <w:szCs w:val="22"/>
          <w:lang w:val="en-US"/>
        </w:rPr>
        <w:instrText xml:space="preserve"> ADDIN ZOTERO_ITEM CSL_CITATION {"citationID":"WzdAERda","properties":{"formattedCitation":"(Lotze {\\i{}et al.} 2019)","plainCitation":"(Lotze et al. 2019)","noteIndex":0},"citationItems":[{"id":597,"uris":["http://zotero.org/users/6116610/items/5GZ4YBID"],"uri":["http://zotero.org/users/6116610/items/5GZ4YBID"],"itemData":{"id":597,"type":"article-journal","container-title":"Proceedings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565774">
        <w:rPr>
          <w:rFonts w:ascii="Times New Roman" w:hAnsi="Times New Roman" w:cs="Times New Roman"/>
          <w:bCs/>
          <w:sz w:val="22"/>
          <w:szCs w:val="22"/>
          <w:lang w:val="en-US"/>
        </w:rPr>
        <w:fldChar w:fldCharType="separate"/>
      </w:r>
      <w:r w:rsidR="00565774" w:rsidRPr="00565774">
        <w:rPr>
          <w:rFonts w:ascii="Times New Roman" w:hAnsi="Times New Roman" w:cs="Times New Roman"/>
          <w:sz w:val="22"/>
          <w:lang w:val="en-GB"/>
        </w:rPr>
        <w:t xml:space="preserve">(Lotze </w:t>
      </w:r>
      <w:r w:rsidR="00565774" w:rsidRPr="00565774">
        <w:rPr>
          <w:rFonts w:ascii="Times New Roman" w:hAnsi="Times New Roman" w:cs="Times New Roman"/>
          <w:i/>
          <w:iCs/>
          <w:sz w:val="22"/>
          <w:lang w:val="en-GB"/>
        </w:rPr>
        <w:t>et al.</w:t>
      </w:r>
      <w:r w:rsidR="00565774" w:rsidRPr="00565774">
        <w:rPr>
          <w:rFonts w:ascii="Times New Roman" w:hAnsi="Times New Roman" w:cs="Times New Roman"/>
          <w:sz w:val="22"/>
          <w:lang w:val="en-GB"/>
        </w:rPr>
        <w:t xml:space="preserve"> 2019)</w:t>
      </w:r>
      <w:r w:rsidR="00565774">
        <w:rPr>
          <w:rFonts w:ascii="Times New Roman" w:hAnsi="Times New Roman" w:cs="Times New Roman"/>
          <w:bCs/>
          <w:sz w:val="22"/>
          <w:szCs w:val="22"/>
          <w:lang w:val="en-US"/>
        </w:rPr>
        <w:fldChar w:fldCharType="end"/>
      </w:r>
      <w:r w:rsidRPr="00AF32CB">
        <w:rPr>
          <w:rFonts w:ascii="Times New Roman" w:hAnsi="Times New Roman" w:cs="Times New Roman"/>
          <w:bCs/>
          <w:sz w:val="22"/>
          <w:szCs w:val="22"/>
        </w:rPr>
        <w:t>.</w:t>
      </w:r>
      <w:r w:rsidR="001F1FAF" w:rsidRPr="00DB42F4">
        <w:rPr>
          <w:rFonts w:ascii="Times New Roman" w:hAnsi="Times New Roman" w:cs="Times New Roman"/>
          <w:bCs/>
          <w:sz w:val="22"/>
          <w:szCs w:val="22"/>
          <w:lang w:val="en-US"/>
        </w:rPr>
        <w:t xml:space="preserve"> </w:t>
      </w:r>
      <w:r w:rsidR="002A5D1B" w:rsidRPr="002A5D1B">
        <w:rPr>
          <w:rFonts w:ascii="Times New Roman" w:hAnsi="Times New Roman" w:cs="Times New Roman"/>
          <w:bCs/>
          <w:sz w:val="22"/>
          <w:szCs w:val="22"/>
          <w:lang w:val="en-US"/>
        </w:rPr>
        <w:t xml:space="preserve">The </w:t>
      </w:r>
      <w:r w:rsidR="00520AB6">
        <w:rPr>
          <w:rFonts w:ascii="Times New Roman" w:hAnsi="Times New Roman" w:cs="Times New Roman"/>
          <w:bCs/>
          <w:sz w:val="22"/>
          <w:szCs w:val="22"/>
          <w:lang w:val="en-US"/>
        </w:rPr>
        <w:t xml:space="preserve">causes of </w:t>
      </w:r>
      <w:r w:rsidR="00FB2FF8">
        <w:rPr>
          <w:rFonts w:ascii="Times New Roman" w:hAnsi="Times New Roman" w:cs="Times New Roman"/>
          <w:bCs/>
          <w:sz w:val="22"/>
          <w:szCs w:val="22"/>
          <w:lang w:val="en-US"/>
        </w:rPr>
        <w:t xml:space="preserve">declines in productivity </w:t>
      </w:r>
      <w:r w:rsidR="0072260E">
        <w:rPr>
          <w:rFonts w:ascii="Times New Roman" w:hAnsi="Times New Roman" w:cs="Times New Roman"/>
          <w:bCs/>
          <w:sz w:val="22"/>
          <w:szCs w:val="22"/>
          <w:lang w:val="en-US"/>
        </w:rPr>
        <w:t>of fish stocks</w:t>
      </w:r>
      <w:r w:rsidR="00B70297">
        <w:rPr>
          <w:rFonts w:ascii="Times New Roman" w:hAnsi="Times New Roman" w:cs="Times New Roman"/>
          <w:bCs/>
          <w:sz w:val="22"/>
          <w:szCs w:val="22"/>
          <w:lang w:val="en-US"/>
        </w:rPr>
        <w:t xml:space="preserve">, and </w:t>
      </w:r>
      <w:r w:rsidR="00DE2EE2">
        <w:rPr>
          <w:rFonts w:ascii="Times New Roman" w:hAnsi="Times New Roman" w:cs="Times New Roman"/>
          <w:bCs/>
          <w:sz w:val="22"/>
          <w:szCs w:val="22"/>
          <w:lang w:val="en-US"/>
        </w:rPr>
        <w:t>abundance</w:t>
      </w:r>
      <w:r w:rsidR="00B70297">
        <w:rPr>
          <w:rFonts w:ascii="Times New Roman" w:hAnsi="Times New Roman" w:cs="Times New Roman"/>
          <w:bCs/>
          <w:sz w:val="22"/>
          <w:szCs w:val="22"/>
          <w:lang w:val="en-US"/>
        </w:rPr>
        <w:t xml:space="preserve"> of large fish,</w:t>
      </w:r>
      <w:r w:rsidR="0072260E">
        <w:rPr>
          <w:rFonts w:ascii="Times New Roman" w:hAnsi="Times New Roman" w:cs="Times New Roman"/>
          <w:bCs/>
          <w:sz w:val="22"/>
          <w:szCs w:val="22"/>
          <w:lang w:val="en-US"/>
        </w:rPr>
        <w:t xml:space="preserve"> </w:t>
      </w:r>
      <w:r w:rsidR="00327E8C">
        <w:rPr>
          <w:rFonts w:ascii="Times New Roman" w:hAnsi="Times New Roman" w:cs="Times New Roman"/>
          <w:bCs/>
          <w:sz w:val="22"/>
          <w:szCs w:val="22"/>
          <w:lang w:val="en-US"/>
        </w:rPr>
        <w:t xml:space="preserve">have </w:t>
      </w:r>
      <w:r w:rsidR="00D4610C">
        <w:rPr>
          <w:rFonts w:ascii="Times New Roman" w:hAnsi="Times New Roman" w:cs="Times New Roman"/>
          <w:bCs/>
          <w:sz w:val="22"/>
          <w:szCs w:val="22"/>
          <w:lang w:val="en-US"/>
        </w:rPr>
        <w:t xml:space="preserve">in process-based ecosystem models </w:t>
      </w:r>
      <w:r w:rsidR="009A7070">
        <w:rPr>
          <w:rFonts w:ascii="Times New Roman" w:hAnsi="Times New Roman" w:cs="Times New Roman"/>
          <w:bCs/>
          <w:sz w:val="22"/>
          <w:szCs w:val="22"/>
          <w:lang w:val="en-US"/>
        </w:rPr>
        <w:t xml:space="preserve">mainly been linked to </w:t>
      </w:r>
      <w:r w:rsidR="002A5D1B">
        <w:rPr>
          <w:rFonts w:ascii="Times New Roman" w:hAnsi="Times New Roman" w:cs="Times New Roman"/>
          <w:bCs/>
          <w:sz w:val="22"/>
          <w:szCs w:val="22"/>
          <w:lang w:val="en-US"/>
        </w:rPr>
        <w:t>changes in</w:t>
      </w:r>
      <w:r w:rsidR="00792B87">
        <w:rPr>
          <w:rFonts w:ascii="Times New Roman" w:hAnsi="Times New Roman" w:cs="Times New Roman"/>
          <w:bCs/>
          <w:sz w:val="22"/>
          <w:szCs w:val="22"/>
          <w:lang w:val="en-US"/>
        </w:rPr>
        <w:t xml:space="preserve"> primary</w:t>
      </w:r>
      <w:r w:rsidR="002A5D1B">
        <w:rPr>
          <w:rFonts w:ascii="Times New Roman" w:hAnsi="Times New Roman" w:cs="Times New Roman"/>
          <w:bCs/>
          <w:sz w:val="22"/>
          <w:szCs w:val="22"/>
          <w:lang w:val="en-US"/>
        </w:rPr>
        <w:t xml:space="preserve"> </w:t>
      </w:r>
      <w:r w:rsidR="00E55B22">
        <w:rPr>
          <w:rFonts w:ascii="Times New Roman" w:hAnsi="Times New Roman" w:cs="Times New Roman"/>
          <w:bCs/>
          <w:sz w:val="22"/>
          <w:szCs w:val="22"/>
          <w:lang w:val="en-US"/>
        </w:rPr>
        <w:t>production or zooplankton</w:t>
      </w:r>
      <w:r w:rsidR="004478A6">
        <w:rPr>
          <w:rFonts w:ascii="Times New Roman" w:hAnsi="Times New Roman" w:cs="Times New Roman"/>
          <w:bCs/>
          <w:sz w:val="22"/>
          <w:szCs w:val="22"/>
          <w:lang w:val="en-US"/>
        </w:rPr>
        <w:t xml:space="preserve"> </w:t>
      </w:r>
      <w:r w:rsidR="0007093C" w:rsidRPr="00AF32CB">
        <w:rPr>
          <w:rFonts w:ascii="Times New Roman" w:hAnsi="Times New Roman" w:cs="Times New Roman"/>
          <w:bCs/>
          <w:sz w:val="22"/>
          <w:szCs w:val="22"/>
        </w:rPr>
        <w:fldChar w:fldCharType="begin"/>
      </w:r>
      <w:r w:rsidR="00CE5E99">
        <w:rPr>
          <w:rFonts w:ascii="Times New Roman" w:hAnsi="Times New Roman" w:cs="Times New Roman"/>
          <w:bCs/>
          <w:sz w:val="22"/>
          <w:szCs w:val="22"/>
        </w:rPr>
        <w:instrText xml:space="preserve"> ADDIN ZOTERO_ITEM CSL_CITATION {"citationID":"kWdtLUZz","properties":{"formattedCitation":"(Blanchard {\\i{}et al.} 2012; Woodworth-Jefcoats {\\i{}et al.} 2013, 2015; Barange {\\i{}et al.} 2014; Lotze {\\i{}et al.} 2019)","plainCitation":"(Blanchard et al. 2012; Woodworth-Jefcoats et al. 2013, 2015; Barange et al. 2014; Lotze et al. 2019)","noteIndex":0},"citationItems":[{"id":165,"uris":["http://zotero.org/users/6116610/items/GIX9G57E"],"uri":["http://zotero.org/users/6116610/items/GIX9G57E"],"itemData":{"id":165,"type":"article-journal","abstract":"Existing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K"},{"family":"Barange","given":"M"}],"issued":{"date-parts":[["2012"]]}}},{"id":585,"uris":["http://zotero.org/users/6116610/items/BE5SDFD7"],"uri":["http://zotero.org/users/6116610/items/BE5SDFD7"],"itemData":{"id":585,"type":"article-journal","abstract":"Output from an earth system model is paired with a size-based food web model to investigate the effects of climate change on the abundance of large ﬁsh over the 21st century. The earth system model, forced by the Intergovernmental Panel on Climate Change (IPCC) Special report on emission scenario A2, combines a coupled climate model with a biogeochemical model including major nutrients, three phytoplankton functional groups, and zooplankton grazing. The size-based food web model includes linkages between two size-structured pelagic communities: primary producers and consumers. Our investigation focuses on seven sites in the North Paciﬁc, each highlighting a speciﬁc aspect of projected climate change, and includes top-down ecosystem depletion through ﬁshing. We project declines in large ﬁsh abundance ranging from 0 to 75.8% in the central North Paciﬁc and increases of up to 43.0% in the California Current (CC) region over the 21st century in response to change in phytoplankton size structure and direct physiological effects. We ﬁnd that ﬁsh abundance is especially sensitive to projected changes in large phytoplankton density and our model projects changes in the abundance of large ﬁsh being of the same order of magnitude as changes in the abundance of large phytoplankton. Thus, studies that address only climate-induced impacts to primary production without including changes to phytoplankton size structure may not adequately project ecosystem responses.","container-title":"Global Change Biology","DOI":"10.1111/gcb.12076","ISSN":"13541013","issue":"3","language":"en","page":"724-733","source":"Crossref","title":"Ecosystem size structure response to 21st century climate projection: large fish abundance decreases in the central North Pacific and increases in the California Current","title-short":"Ecosystem size structure response to 21st century climate projection","volume":"19","author":[{"family":"Woodworth-Jefcoats","given":"Phoebe A."},{"family":"Polovina","given":"Jeffrey J."},{"family":"Dunne","given":"John P."},{"family":"Blanchard","given":"Julia L."}],"issued":{"date-parts":[["2013",3]]}}},{"id":586,"uris":["http://zotero.org/users/6116610/items/2UJM2NFH"],"uri":["http://zotero.org/users/6116610/items/2UJM2NFH"],"itemData":{"id":586,"type":"article-journal","abstract":"We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L."}],"issued":{"date-parts":[["2015",11]]}}},{"id":1826,"uris":["http://zotero.org/users/6116610/items/FKINFFKU"],"uri":["http://zotero.org/users/6116610/items/FKINFFKU"],"itemData":{"id":1826,"type":"article-journal","container-title":"Nature Climate Change","DOI":"10.1038/nclimate2119","ISSN":"1758-678X, 1758-6798","issue":"3","journalAbbreviation":"Nature Clim Change","language":"en","page":"211-216","source":"DOI.org (Crossref)","title":"Impacts of climate change on marine ecosystem production in societies dependent on fisheries","volume":"4","author":[{"family":"Barange","given":"M."},{"family":"Merino","given":"G."},{"family":"Blanchard","given":"J. L."},{"family":"Scholtens","given":"J."},{"family":"Harle","given":"J."},{"family":"Allison","given":"E. H."},{"family":"Allen","given":"J. I."},{"family":"Holt","given":"J."},{"family":"Jennings","given":"S."}],"issued":{"date-parts":[["2014",3]]}}},{"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07093C" w:rsidRPr="00AF32CB">
        <w:rPr>
          <w:rFonts w:ascii="Times New Roman" w:hAnsi="Times New Roman" w:cs="Times New Roman"/>
          <w:bCs/>
          <w:sz w:val="22"/>
          <w:szCs w:val="22"/>
        </w:rPr>
        <w:fldChar w:fldCharType="separate"/>
      </w:r>
      <w:r w:rsidR="00CE5E99" w:rsidRPr="00CE5E99">
        <w:rPr>
          <w:rFonts w:ascii="Times New Roman" w:hAnsi="Times New Roman" w:cs="Times New Roman"/>
          <w:sz w:val="22"/>
          <w:lang w:val="en-GB"/>
        </w:rPr>
        <w:t xml:space="preserve">(Blanchard </w:t>
      </w:r>
      <w:r w:rsidR="00CE5E99" w:rsidRPr="00CE5E99">
        <w:rPr>
          <w:rFonts w:ascii="Times New Roman" w:hAnsi="Times New Roman" w:cs="Times New Roman"/>
          <w:i/>
          <w:iCs/>
          <w:sz w:val="22"/>
          <w:lang w:val="en-GB"/>
        </w:rPr>
        <w:t>et al.</w:t>
      </w:r>
      <w:r w:rsidR="00CE5E99" w:rsidRPr="00CE5E99">
        <w:rPr>
          <w:rFonts w:ascii="Times New Roman" w:hAnsi="Times New Roman" w:cs="Times New Roman"/>
          <w:sz w:val="22"/>
          <w:lang w:val="en-GB"/>
        </w:rPr>
        <w:t xml:space="preserve"> 2012; Woodworth-Jefcoats </w:t>
      </w:r>
      <w:r w:rsidR="00CE5E99" w:rsidRPr="00CE5E99">
        <w:rPr>
          <w:rFonts w:ascii="Times New Roman" w:hAnsi="Times New Roman" w:cs="Times New Roman"/>
          <w:i/>
          <w:iCs/>
          <w:sz w:val="22"/>
          <w:lang w:val="en-GB"/>
        </w:rPr>
        <w:t>et al.</w:t>
      </w:r>
      <w:r w:rsidR="00CE5E99" w:rsidRPr="00CE5E99">
        <w:rPr>
          <w:rFonts w:ascii="Times New Roman" w:hAnsi="Times New Roman" w:cs="Times New Roman"/>
          <w:sz w:val="22"/>
          <w:lang w:val="en-GB"/>
        </w:rPr>
        <w:t xml:space="preserve"> 2013, 2015; Barange </w:t>
      </w:r>
      <w:r w:rsidR="00CE5E99" w:rsidRPr="00CE5E99">
        <w:rPr>
          <w:rFonts w:ascii="Times New Roman" w:hAnsi="Times New Roman" w:cs="Times New Roman"/>
          <w:i/>
          <w:iCs/>
          <w:sz w:val="22"/>
          <w:lang w:val="en-GB"/>
        </w:rPr>
        <w:t>et al.</w:t>
      </w:r>
      <w:r w:rsidR="00CE5E99" w:rsidRPr="00CE5E99">
        <w:rPr>
          <w:rFonts w:ascii="Times New Roman" w:hAnsi="Times New Roman" w:cs="Times New Roman"/>
          <w:sz w:val="22"/>
          <w:lang w:val="en-GB"/>
        </w:rPr>
        <w:t xml:space="preserve"> 2014; Lotze </w:t>
      </w:r>
      <w:r w:rsidR="00CE5E99" w:rsidRPr="00CE5E99">
        <w:rPr>
          <w:rFonts w:ascii="Times New Roman" w:hAnsi="Times New Roman" w:cs="Times New Roman"/>
          <w:i/>
          <w:iCs/>
          <w:sz w:val="22"/>
          <w:lang w:val="en-GB"/>
        </w:rPr>
        <w:t>et al.</w:t>
      </w:r>
      <w:r w:rsidR="00CE5E99" w:rsidRPr="00CE5E99">
        <w:rPr>
          <w:rFonts w:ascii="Times New Roman" w:hAnsi="Times New Roman" w:cs="Times New Roman"/>
          <w:sz w:val="22"/>
          <w:lang w:val="en-GB"/>
        </w:rPr>
        <w:t xml:space="preserve"> 2019)</w:t>
      </w:r>
      <w:r w:rsidR="0007093C" w:rsidRPr="00AF32CB">
        <w:rPr>
          <w:rFonts w:ascii="Times New Roman" w:hAnsi="Times New Roman" w:cs="Times New Roman"/>
          <w:bCs/>
          <w:sz w:val="22"/>
          <w:szCs w:val="22"/>
        </w:rPr>
        <w:fldChar w:fldCharType="end"/>
      </w:r>
      <w:r w:rsidR="00C230E3">
        <w:rPr>
          <w:rFonts w:ascii="Times New Roman" w:hAnsi="Times New Roman" w:cs="Times New Roman"/>
          <w:bCs/>
          <w:sz w:val="22"/>
          <w:szCs w:val="22"/>
          <w:lang w:val="en-US"/>
        </w:rPr>
        <w:t xml:space="preserve">. However, </w:t>
      </w:r>
      <w:r w:rsidR="00B57B22">
        <w:rPr>
          <w:rFonts w:ascii="Times New Roman" w:hAnsi="Times New Roman" w:cs="Times New Roman"/>
          <w:bCs/>
          <w:sz w:val="22"/>
          <w:szCs w:val="22"/>
          <w:lang w:val="en-US"/>
        </w:rPr>
        <w:t xml:space="preserve">stock assessment models found </w:t>
      </w:r>
      <w:r w:rsidR="00113AC2">
        <w:rPr>
          <w:rFonts w:ascii="Times New Roman" w:hAnsi="Times New Roman" w:cs="Times New Roman"/>
          <w:bCs/>
          <w:sz w:val="22"/>
          <w:szCs w:val="22"/>
          <w:lang w:val="en-US"/>
        </w:rPr>
        <w:t xml:space="preserve">no clear </w:t>
      </w:r>
      <w:r w:rsidR="00B57B22">
        <w:rPr>
          <w:rFonts w:ascii="Times New Roman" w:hAnsi="Times New Roman" w:cs="Times New Roman"/>
          <w:bCs/>
          <w:sz w:val="22"/>
          <w:szCs w:val="22"/>
          <w:lang w:val="en-US"/>
        </w:rPr>
        <w:t xml:space="preserve">increase in </w:t>
      </w:r>
      <w:r w:rsidR="002C2C91">
        <w:rPr>
          <w:rFonts w:ascii="Times New Roman" w:hAnsi="Times New Roman" w:cs="Times New Roman"/>
          <w:bCs/>
          <w:sz w:val="22"/>
          <w:szCs w:val="22"/>
          <w:lang w:val="en-US"/>
        </w:rPr>
        <w:t xml:space="preserve">fish </w:t>
      </w:r>
      <w:r w:rsidR="00F46CC4">
        <w:rPr>
          <w:rFonts w:ascii="Times New Roman" w:hAnsi="Times New Roman" w:cs="Times New Roman"/>
          <w:bCs/>
          <w:sz w:val="22"/>
          <w:szCs w:val="22"/>
          <w:lang w:val="en-US"/>
        </w:rPr>
        <w:t xml:space="preserve">productivity </w:t>
      </w:r>
      <w:r w:rsidR="00B57B22">
        <w:rPr>
          <w:rFonts w:ascii="Times New Roman" w:hAnsi="Times New Roman" w:cs="Times New Roman"/>
          <w:bCs/>
          <w:sz w:val="22"/>
          <w:szCs w:val="22"/>
          <w:lang w:val="en-US"/>
        </w:rPr>
        <w:t xml:space="preserve">in areas where warming is predicted to </w:t>
      </w:r>
      <w:r w:rsidR="00FE296C">
        <w:rPr>
          <w:rFonts w:ascii="Times New Roman" w:hAnsi="Times New Roman" w:cs="Times New Roman"/>
          <w:bCs/>
          <w:sz w:val="22"/>
          <w:szCs w:val="22"/>
          <w:lang w:val="en-US"/>
        </w:rPr>
        <w:t xml:space="preserve">have positive effects on </w:t>
      </w:r>
      <w:r w:rsidR="00D40B23">
        <w:rPr>
          <w:rFonts w:ascii="Times New Roman" w:hAnsi="Times New Roman" w:cs="Times New Roman"/>
          <w:bCs/>
          <w:sz w:val="22"/>
          <w:szCs w:val="22"/>
          <w:lang w:val="en-US"/>
        </w:rPr>
        <w:t xml:space="preserve">primary production </w:t>
      </w:r>
      <w:r w:rsidR="00584CDF">
        <w:rPr>
          <w:rFonts w:ascii="Times New Roman" w:hAnsi="Times New Roman" w:cs="Times New Roman"/>
          <w:bCs/>
          <w:sz w:val="22"/>
          <w:szCs w:val="22"/>
          <w:lang w:val="en-US"/>
        </w:rPr>
        <w:fldChar w:fldCharType="begin"/>
      </w:r>
      <w:r w:rsidR="00584CDF">
        <w:rPr>
          <w:rFonts w:ascii="Times New Roman" w:hAnsi="Times New Roman" w:cs="Times New Roman"/>
          <w:bCs/>
          <w:sz w:val="22"/>
          <w:szCs w:val="22"/>
          <w:lang w:val="en-US"/>
        </w:rPr>
        <w:instrText xml:space="preserve"> ADDIN ZOTERO_ITEM CSL_CITATION {"citationID":"pGZAkH9E","properties":{"formattedCitation":"(Free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00584CDF">
        <w:rPr>
          <w:rFonts w:ascii="Times New Roman" w:hAnsi="Times New Roman" w:cs="Times New Roman"/>
          <w:bCs/>
          <w:sz w:val="22"/>
          <w:szCs w:val="22"/>
          <w:lang w:val="en-US"/>
        </w:rPr>
        <w:fldChar w:fldCharType="separate"/>
      </w:r>
      <w:r w:rsidR="00584CDF" w:rsidRPr="00584CDF">
        <w:rPr>
          <w:rFonts w:ascii="Times New Roman" w:hAnsi="Times New Roman" w:cs="Times New Roman"/>
          <w:sz w:val="22"/>
          <w:lang w:val="en-GB"/>
        </w:rPr>
        <w:t xml:space="preserve">(Free </w:t>
      </w:r>
      <w:r w:rsidR="00584CDF" w:rsidRPr="00584CDF">
        <w:rPr>
          <w:rFonts w:ascii="Times New Roman" w:hAnsi="Times New Roman" w:cs="Times New Roman"/>
          <w:i/>
          <w:iCs/>
          <w:sz w:val="22"/>
          <w:lang w:val="en-GB"/>
        </w:rPr>
        <w:t>et al.</w:t>
      </w:r>
      <w:r w:rsidR="00584CDF" w:rsidRPr="00584CDF">
        <w:rPr>
          <w:rFonts w:ascii="Times New Roman" w:hAnsi="Times New Roman" w:cs="Times New Roman"/>
          <w:sz w:val="22"/>
          <w:lang w:val="en-GB"/>
        </w:rPr>
        <w:t xml:space="preserve"> 2019)</w:t>
      </w:r>
      <w:r w:rsidR="00584CDF">
        <w:rPr>
          <w:rFonts w:ascii="Times New Roman" w:hAnsi="Times New Roman" w:cs="Times New Roman"/>
          <w:bCs/>
          <w:sz w:val="22"/>
          <w:szCs w:val="22"/>
          <w:lang w:val="en-US"/>
        </w:rPr>
        <w:fldChar w:fldCharType="end"/>
      </w:r>
      <w:r w:rsidR="00DD5C55">
        <w:rPr>
          <w:rFonts w:ascii="Times New Roman" w:hAnsi="Times New Roman" w:cs="Times New Roman"/>
          <w:bCs/>
          <w:sz w:val="22"/>
          <w:szCs w:val="22"/>
          <w:lang w:val="en-US"/>
        </w:rPr>
        <w:t xml:space="preserve">. Instead, </w:t>
      </w:r>
      <w:r w:rsidR="00C66869">
        <w:rPr>
          <w:rFonts w:ascii="Times New Roman" w:hAnsi="Times New Roman" w:cs="Times New Roman"/>
          <w:bCs/>
          <w:sz w:val="22"/>
          <w:szCs w:val="22"/>
          <w:lang w:val="en-US"/>
        </w:rPr>
        <w:t xml:space="preserve">other factors may be more important for population dynamics, including temperature-driven changes in </w:t>
      </w:r>
      <w:r w:rsidR="00303FF2">
        <w:rPr>
          <w:rFonts w:ascii="Times New Roman" w:hAnsi="Times New Roman" w:cs="Times New Roman"/>
          <w:bCs/>
          <w:sz w:val="22"/>
          <w:szCs w:val="22"/>
          <w:lang w:val="en-US"/>
        </w:rPr>
        <w:t>individual- and population level processes such as recruitment, morality and somatic growth</w:t>
      </w:r>
      <w:r w:rsidR="002264B1">
        <w:rPr>
          <w:rFonts w:ascii="Times New Roman" w:hAnsi="Times New Roman" w:cs="Times New Roman"/>
          <w:bCs/>
          <w:sz w:val="22"/>
          <w:szCs w:val="22"/>
          <w:lang w:val="en-US"/>
        </w:rPr>
        <w:t xml:space="preserve"> </w:t>
      </w:r>
      <w:r w:rsidR="0064048A">
        <w:rPr>
          <w:rFonts w:ascii="Times New Roman" w:hAnsi="Times New Roman" w:cs="Times New Roman"/>
          <w:bCs/>
          <w:sz w:val="22"/>
          <w:szCs w:val="22"/>
          <w:lang w:val="en-US"/>
        </w:rPr>
        <w:fldChar w:fldCharType="begin"/>
      </w:r>
      <w:r w:rsidR="0064048A">
        <w:rPr>
          <w:rFonts w:ascii="Times New Roman" w:hAnsi="Times New Roman" w:cs="Times New Roman"/>
          <w:bCs/>
          <w:sz w:val="22"/>
          <w:szCs w:val="22"/>
          <w:lang w:val="en-US"/>
        </w:rPr>
        <w:instrText xml:space="preserve"> ADDIN ZOTERO_ITEM CSL_CITATION {"citationID":"x9qNG4Qa","properties":{"formattedCitation":"(Free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0064048A">
        <w:rPr>
          <w:rFonts w:ascii="Times New Roman" w:hAnsi="Times New Roman" w:cs="Times New Roman"/>
          <w:bCs/>
          <w:sz w:val="22"/>
          <w:szCs w:val="22"/>
          <w:lang w:val="en-US"/>
        </w:rPr>
        <w:fldChar w:fldCharType="separate"/>
      </w:r>
      <w:r w:rsidR="0064048A" w:rsidRPr="0064048A">
        <w:rPr>
          <w:rFonts w:ascii="Times New Roman" w:hAnsi="Times New Roman" w:cs="Times New Roman"/>
          <w:sz w:val="22"/>
          <w:lang w:val="en-GB"/>
        </w:rPr>
        <w:t xml:space="preserve">(Free </w:t>
      </w:r>
      <w:r w:rsidR="0064048A" w:rsidRPr="0064048A">
        <w:rPr>
          <w:rFonts w:ascii="Times New Roman" w:hAnsi="Times New Roman" w:cs="Times New Roman"/>
          <w:i/>
          <w:iCs/>
          <w:sz w:val="22"/>
          <w:lang w:val="en-GB"/>
        </w:rPr>
        <w:t>et al.</w:t>
      </w:r>
      <w:r w:rsidR="0064048A" w:rsidRPr="0064048A">
        <w:rPr>
          <w:rFonts w:ascii="Times New Roman" w:hAnsi="Times New Roman" w:cs="Times New Roman"/>
          <w:sz w:val="22"/>
          <w:lang w:val="en-GB"/>
        </w:rPr>
        <w:t xml:space="preserve"> 2019)</w:t>
      </w:r>
      <w:r w:rsidR="0064048A">
        <w:rPr>
          <w:rFonts w:ascii="Times New Roman" w:hAnsi="Times New Roman" w:cs="Times New Roman"/>
          <w:bCs/>
          <w:sz w:val="22"/>
          <w:szCs w:val="22"/>
          <w:lang w:val="en-US"/>
        </w:rPr>
        <w:fldChar w:fldCharType="end"/>
      </w:r>
      <w:r w:rsidR="00A17C7C">
        <w:rPr>
          <w:rFonts w:ascii="Times New Roman" w:hAnsi="Times New Roman" w:cs="Times New Roman"/>
          <w:bCs/>
          <w:sz w:val="22"/>
          <w:szCs w:val="22"/>
          <w:lang w:val="en-US"/>
        </w:rPr>
        <w:t>. Therefore, the driving mechanism</w:t>
      </w:r>
      <w:r w:rsidR="00B87647">
        <w:rPr>
          <w:rFonts w:ascii="Times New Roman" w:hAnsi="Times New Roman" w:cs="Times New Roman"/>
          <w:bCs/>
          <w:sz w:val="22"/>
          <w:szCs w:val="22"/>
          <w:lang w:val="en-US"/>
        </w:rPr>
        <w:t>s</w:t>
      </w:r>
      <w:r w:rsidR="00A17C7C">
        <w:rPr>
          <w:rFonts w:ascii="Times New Roman" w:hAnsi="Times New Roman" w:cs="Times New Roman"/>
          <w:bCs/>
          <w:sz w:val="22"/>
          <w:szCs w:val="22"/>
          <w:lang w:val="en-US"/>
        </w:rPr>
        <w:t xml:space="preserve"> of changes in </w:t>
      </w:r>
      <w:r w:rsidR="003351E8">
        <w:rPr>
          <w:rFonts w:ascii="Times New Roman" w:hAnsi="Times New Roman" w:cs="Times New Roman"/>
          <w:bCs/>
          <w:sz w:val="22"/>
          <w:szCs w:val="22"/>
          <w:lang w:val="en-US"/>
        </w:rPr>
        <w:t xml:space="preserve">fish productivity and </w:t>
      </w:r>
      <w:r w:rsidR="00A17C7C">
        <w:rPr>
          <w:rFonts w:ascii="Times New Roman" w:hAnsi="Times New Roman" w:cs="Times New Roman"/>
          <w:bCs/>
          <w:sz w:val="22"/>
          <w:szCs w:val="22"/>
          <w:lang w:val="en-US"/>
        </w:rPr>
        <w:t>biomass with warming is uncertain.</w:t>
      </w:r>
    </w:p>
    <w:p w14:paraId="3440788C" w14:textId="51C1B7E3" w:rsidR="001F0912" w:rsidRDefault="008A6FDB" w:rsidP="008F74BB">
      <w:pPr>
        <w:spacing w:line="480" w:lineRule="auto"/>
        <w:ind w:firstLine="284"/>
        <w:jc w:val="both"/>
        <w:rPr>
          <w:rFonts w:ascii="Times New Roman" w:hAnsi="Times New Roman" w:cs="Times New Roman"/>
          <w:bCs/>
          <w:sz w:val="22"/>
          <w:szCs w:val="22"/>
          <w:lang w:val="en-GB"/>
        </w:rPr>
      </w:pPr>
      <w:r>
        <w:rPr>
          <w:rFonts w:ascii="Times New Roman" w:hAnsi="Times New Roman" w:cs="Times New Roman"/>
          <w:bCs/>
          <w:sz w:val="22"/>
          <w:szCs w:val="22"/>
          <w:lang w:val="en-US"/>
        </w:rPr>
        <w:t>Moreover, g</w:t>
      </w:r>
      <w:r w:rsidR="00395DB7">
        <w:rPr>
          <w:rFonts w:ascii="Times New Roman" w:hAnsi="Times New Roman" w:cs="Times New Roman"/>
          <w:bCs/>
          <w:sz w:val="22"/>
          <w:szCs w:val="22"/>
          <w:lang w:val="en-US"/>
        </w:rPr>
        <w:t>lobal warming is also predicted to cause reductions in the adult body size of organism</w:t>
      </w:r>
      <w:r w:rsidR="00D163F8">
        <w:rPr>
          <w:rFonts w:ascii="Times New Roman" w:hAnsi="Times New Roman" w:cs="Times New Roman"/>
          <w:bCs/>
          <w:sz w:val="22"/>
          <w:szCs w:val="22"/>
          <w:lang w:val="en-US"/>
        </w:rPr>
        <w:t>, and thi</w:t>
      </w:r>
      <w:r w:rsidR="00804454">
        <w:rPr>
          <w:rFonts w:ascii="Times New Roman" w:hAnsi="Times New Roman" w:cs="Times New Roman"/>
          <w:bCs/>
          <w:sz w:val="22"/>
          <w:szCs w:val="22"/>
          <w:lang w:val="en-US"/>
        </w:rPr>
        <w:t>s is often referred to as the third universal response to warming</w:t>
      </w:r>
      <w:r w:rsidR="002C69FE">
        <w:rPr>
          <w:rFonts w:ascii="Times New Roman" w:hAnsi="Times New Roman" w:cs="Times New Roman"/>
          <w:bCs/>
          <w:sz w:val="22"/>
          <w:szCs w:val="22"/>
          <w:lang w:val="en-US"/>
        </w:rPr>
        <w:t xml:space="preserve"> </w:t>
      </w:r>
      <w:r w:rsidR="002C69FE">
        <w:rPr>
          <w:rFonts w:ascii="Times New Roman" w:hAnsi="Times New Roman" w:cs="Times New Roman"/>
          <w:bCs/>
          <w:sz w:val="22"/>
          <w:szCs w:val="22"/>
          <w:lang w:val="en-US"/>
        </w:rPr>
        <w:fldChar w:fldCharType="begin"/>
      </w:r>
      <w:r w:rsidR="008C1E21">
        <w:rPr>
          <w:rFonts w:ascii="Times New Roman" w:hAnsi="Times New Roman" w:cs="Times New Roman"/>
          <w:bCs/>
          <w:sz w:val="22"/>
          <w:szCs w:val="22"/>
          <w:lang w:val="en-US"/>
        </w:rPr>
        <w:instrText xml:space="preserve"> ADDIN ZOTERO_ITEM CSL_CITATION {"citationID":"FrTPCJnP","properties":{"formattedCitation":"(Daufresne {\\i{}et al.} 2009; Sheridan &amp; Bickford 2011; Forster {\\i{}et al.} 2012)","plainCitation":"(Daufresne et al. 2009; Sheridan &amp; Bickford 2011; Forster et al. 2012)","noteIndex":0},"citationItems":[{"id":171,"uris":["http://zotero.org/users/6116610/items/BYIQJ2UA"],"uri":["http://zotero.org/users/6116610/items/BYIQJ2UA"],"itemData":{"id":171,"type":"article-journal","abstract":"Understanding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540,"uris":["http://zotero.org/users/6116610/items/DSIDMJ9L"],"uri":["http://zotero.org/users/6116610/items/DSIDMJ9L"],"itemData":{"id":540,"type":"article-journal","container-title":"Nature Climate Change","DOI":"10.1038/nclimate1259","issue":"8","page":"401–406","title":"Shrinking body size as an ecological response to climate change","volume":"1","author":[{"family":"Sheridan","given":"Jennifer A"},{"family":"Bickford","given":"David"}],"issued":{"date-parts":[["2011"]]}}},{"id":1715,"uris":["http://zotero.org/users/6116610/items/AZTYYBDD"],"uri":["http://zotero.org/users/6116610/items/AZTYYBDD"],"itemData":{"id":1715,"type":"article-journal","abstract":"Most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8C1E21">
        <w:rPr>
          <w:rFonts w:ascii="Cambria Math" w:hAnsi="Cambria Math" w:cs="Cambria Math"/>
          <w:bCs/>
          <w:sz w:val="22"/>
          <w:szCs w:val="22"/>
          <w:lang w:val="en-US"/>
        </w:rPr>
        <w:instrText>∼</w:instrText>
      </w:r>
      <w:r w:rsidR="008C1E21">
        <w:rPr>
          <w:rFonts w:ascii="Times New Roman" w:hAnsi="Times New Roman" w:cs="Times New Roman"/>
          <w:bCs/>
          <w:sz w:val="22"/>
          <w:szCs w:val="22"/>
          <w:lang w:val="en-US"/>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G."},{"family":"Atkinson","given":"David"}],"issued":{"date-parts":[["2012",11,20]]}}}],"schema":"https://github.com/citation-style-language/schema/raw/master/csl-citation.json"} </w:instrText>
      </w:r>
      <w:r w:rsidR="002C69FE">
        <w:rPr>
          <w:rFonts w:ascii="Times New Roman" w:hAnsi="Times New Roman" w:cs="Times New Roman"/>
          <w:bCs/>
          <w:sz w:val="22"/>
          <w:szCs w:val="22"/>
          <w:lang w:val="en-US"/>
        </w:rPr>
        <w:fldChar w:fldCharType="separate"/>
      </w:r>
      <w:r w:rsidR="008C1E21" w:rsidRPr="008C1E21">
        <w:rPr>
          <w:rFonts w:ascii="Times New Roman" w:hAnsi="Times New Roman" w:cs="Times New Roman"/>
          <w:sz w:val="22"/>
          <w:lang w:val="en-GB"/>
        </w:rPr>
        <w:t xml:space="preserve">(Daufresne </w:t>
      </w:r>
      <w:r w:rsidR="008C1E21" w:rsidRPr="008C1E21">
        <w:rPr>
          <w:rFonts w:ascii="Times New Roman" w:hAnsi="Times New Roman" w:cs="Times New Roman"/>
          <w:i/>
          <w:iCs/>
          <w:sz w:val="22"/>
          <w:lang w:val="en-GB"/>
        </w:rPr>
        <w:t>et al.</w:t>
      </w:r>
      <w:r w:rsidR="008C1E21" w:rsidRPr="008C1E21">
        <w:rPr>
          <w:rFonts w:ascii="Times New Roman" w:hAnsi="Times New Roman" w:cs="Times New Roman"/>
          <w:sz w:val="22"/>
          <w:lang w:val="en-GB"/>
        </w:rPr>
        <w:t xml:space="preserve"> 2009; Sheridan &amp; Bickford 2011; Forster </w:t>
      </w:r>
      <w:r w:rsidR="008C1E21" w:rsidRPr="008C1E21">
        <w:rPr>
          <w:rFonts w:ascii="Times New Roman" w:hAnsi="Times New Roman" w:cs="Times New Roman"/>
          <w:i/>
          <w:iCs/>
          <w:sz w:val="22"/>
          <w:lang w:val="en-GB"/>
        </w:rPr>
        <w:t>et al.</w:t>
      </w:r>
      <w:r w:rsidR="008C1E21" w:rsidRPr="008C1E21">
        <w:rPr>
          <w:rFonts w:ascii="Times New Roman" w:hAnsi="Times New Roman" w:cs="Times New Roman"/>
          <w:sz w:val="22"/>
          <w:lang w:val="en-GB"/>
        </w:rPr>
        <w:t xml:space="preserve"> 2012)</w:t>
      </w:r>
      <w:r w:rsidR="002C69FE">
        <w:rPr>
          <w:rFonts w:ascii="Times New Roman" w:hAnsi="Times New Roman" w:cs="Times New Roman"/>
          <w:bCs/>
          <w:sz w:val="22"/>
          <w:szCs w:val="22"/>
          <w:lang w:val="en-US"/>
        </w:rPr>
        <w:fldChar w:fldCharType="end"/>
      </w:r>
      <w:r w:rsidR="00804454">
        <w:rPr>
          <w:rFonts w:ascii="Times New Roman" w:hAnsi="Times New Roman" w:cs="Times New Roman"/>
          <w:bCs/>
          <w:sz w:val="22"/>
          <w:szCs w:val="22"/>
          <w:lang w:val="en-US"/>
        </w:rPr>
        <w:t xml:space="preserve">. </w:t>
      </w:r>
      <w:r w:rsidR="00F80ABD">
        <w:rPr>
          <w:rFonts w:ascii="Times New Roman" w:hAnsi="Times New Roman" w:cs="Times New Roman"/>
          <w:bCs/>
          <w:sz w:val="22"/>
          <w:szCs w:val="22"/>
          <w:lang w:val="en-US"/>
        </w:rPr>
        <w:t>In fish, a</w:t>
      </w:r>
      <w:r w:rsidR="00EC13FA">
        <w:rPr>
          <w:rFonts w:ascii="Times New Roman" w:hAnsi="Times New Roman" w:cs="Times New Roman"/>
          <w:bCs/>
          <w:sz w:val="22"/>
          <w:szCs w:val="22"/>
          <w:lang w:val="en-US"/>
        </w:rPr>
        <w:t xml:space="preserve">dult body sizes can decrease due to many reasons, including </w:t>
      </w:r>
      <w:r w:rsidR="005F4E10">
        <w:rPr>
          <w:rFonts w:ascii="Times New Roman" w:hAnsi="Times New Roman" w:cs="Times New Roman"/>
          <w:bCs/>
          <w:sz w:val="22"/>
          <w:szCs w:val="22"/>
          <w:lang w:val="en-US"/>
        </w:rPr>
        <w:t xml:space="preserve">direct </w:t>
      </w:r>
      <w:r w:rsidR="00C77E70">
        <w:rPr>
          <w:rFonts w:ascii="Times New Roman" w:hAnsi="Times New Roman" w:cs="Times New Roman"/>
          <w:bCs/>
          <w:sz w:val="22"/>
          <w:szCs w:val="22"/>
          <w:lang w:val="en-US"/>
        </w:rPr>
        <w:t xml:space="preserve">removals of </w:t>
      </w:r>
      <w:r w:rsidR="00AE4FBF">
        <w:rPr>
          <w:rFonts w:ascii="Times New Roman" w:hAnsi="Times New Roman" w:cs="Times New Roman"/>
          <w:bCs/>
          <w:sz w:val="22"/>
          <w:szCs w:val="22"/>
          <w:lang w:val="en-US"/>
        </w:rPr>
        <w:t xml:space="preserve">old or large fish, or selecting for early maturing </w:t>
      </w:r>
      <w:r w:rsidR="00C54F95">
        <w:rPr>
          <w:rFonts w:ascii="Times New Roman" w:hAnsi="Times New Roman" w:cs="Times New Roman"/>
          <w:bCs/>
          <w:sz w:val="22"/>
          <w:szCs w:val="22"/>
          <w:lang w:val="en-US"/>
        </w:rPr>
        <w:t>and</w:t>
      </w:r>
      <w:r w:rsidR="004C5551">
        <w:rPr>
          <w:rFonts w:ascii="Times New Roman" w:hAnsi="Times New Roman" w:cs="Times New Roman"/>
          <w:bCs/>
          <w:sz w:val="22"/>
          <w:szCs w:val="22"/>
          <w:lang w:val="en-US"/>
        </w:rPr>
        <w:t xml:space="preserve"> </w:t>
      </w:r>
      <w:r w:rsidR="00AE4FBF">
        <w:rPr>
          <w:rFonts w:ascii="Times New Roman" w:hAnsi="Times New Roman" w:cs="Times New Roman"/>
          <w:bCs/>
          <w:sz w:val="22"/>
          <w:szCs w:val="22"/>
          <w:lang w:val="en-US"/>
        </w:rPr>
        <w:t>fast growing individuals</w:t>
      </w:r>
      <w:r w:rsidR="00483AA3">
        <w:rPr>
          <w:rFonts w:ascii="Times New Roman" w:hAnsi="Times New Roman" w:cs="Times New Roman"/>
          <w:bCs/>
          <w:sz w:val="22"/>
          <w:szCs w:val="22"/>
          <w:lang w:val="en-US"/>
        </w:rPr>
        <w:t xml:space="preserve"> </w:t>
      </w:r>
      <w:r w:rsidR="004C5551">
        <w:rPr>
          <w:rFonts w:ascii="Times New Roman" w:hAnsi="Times New Roman" w:cs="Times New Roman"/>
          <w:bCs/>
          <w:sz w:val="22"/>
          <w:szCs w:val="22"/>
          <w:lang w:val="en-US"/>
        </w:rPr>
        <w:fldChar w:fldCharType="begin"/>
      </w:r>
      <w:r w:rsidR="004C5551">
        <w:rPr>
          <w:rFonts w:ascii="Times New Roman" w:hAnsi="Times New Roman" w:cs="Times New Roman"/>
          <w:bCs/>
          <w:sz w:val="22"/>
          <w:szCs w:val="22"/>
          <w:lang w:val="en-US"/>
        </w:rPr>
        <w:instrText xml:space="preserve"> ADDIN ZOTERO_ITEM CSL_CITATION {"citationID":"Xj7sbWCB","properties":{"formattedCitation":"(Audzijonyte {\\i{}et al.} 2013)","plainCitation":"(Audzijonyte et al. 2013)","noteIndex":0},"citationItems":[{"id":1827,"uris":["http://zotero.org/users/6116610/items/U4CP2E9I"],"uri":["http://zotero.org/users/6116610/items/U4CP2E9I"],"itemData":{"id":1827,"type":"article-journal","abstract":"Humans are changing marine ecosystems worldwide, both directly through fishing and indirectly through climate change. One of the little explored outcomes of human-induced change involves the decreasing body sizes of fishes. We use a marine ecosystem model to explore how a slow (less than 0.1% per year) decrease in the length of five harvested species could affect species interactions, biomasses and yields. We find that even small decreases in fish sizes are amplified by positive feedback loops in the ecosystem and can lead to major changes in natural mortality. For some species, a total of 4 per cent decrease in length-at-age over 50 years resulted in 50 per cent increase in predation mortality. However, the magnitude and direction in predation mortality changes differed among species and one shrinking species even experienced reduced predation pressure. Nevertheless, 50 years of gradual decrease in body size resulted in 1–35% decrease in biomasses and catches of all shrinking species. Therefore, fisheries management practices that ignore contemporary life-history changes are likely to overestimate long-term yields and can lead to overfishing.","container-title":"Biology Letters","DOI":"10.1098/rsbl.2012.1103","issue":"2","journalAbbreviation":"Biology Letters","page":"20121103","source":"royalsocietypublishing.org (Atypon)","title":"Ecological consequences of body size decline in harvested fish species: positive feedback loops in trophic interactions amplify human impact","title-short":"Ecological consequences of body size decline in harvested fish species","volume":"9","author":[{"family":"Audzijonyte","given":"Asta"},{"family":"Kuparinen","given":"Anna"},{"family":"Gorton","given":"Rebecca"},{"family":"Fulton","given":"Elizabeth A."}],"issued":{"date-parts":[["2013",4,23]]}}}],"schema":"https://github.com/citation-style-language/schema/raw/master/csl-citation.json"} </w:instrText>
      </w:r>
      <w:r w:rsidR="004C5551">
        <w:rPr>
          <w:rFonts w:ascii="Times New Roman" w:hAnsi="Times New Roman" w:cs="Times New Roman"/>
          <w:bCs/>
          <w:sz w:val="22"/>
          <w:szCs w:val="22"/>
          <w:lang w:val="en-US"/>
        </w:rPr>
        <w:fldChar w:fldCharType="separate"/>
      </w:r>
      <w:r w:rsidR="004C5551" w:rsidRPr="004C5551">
        <w:rPr>
          <w:rFonts w:ascii="Times New Roman" w:hAnsi="Times New Roman" w:cs="Times New Roman"/>
          <w:sz w:val="22"/>
          <w:lang w:val="en-GB"/>
        </w:rPr>
        <w:t xml:space="preserve">(Audzijonyte </w:t>
      </w:r>
      <w:r w:rsidR="004C5551" w:rsidRPr="004C5551">
        <w:rPr>
          <w:rFonts w:ascii="Times New Roman" w:hAnsi="Times New Roman" w:cs="Times New Roman"/>
          <w:i/>
          <w:iCs/>
          <w:sz w:val="22"/>
          <w:lang w:val="en-GB"/>
        </w:rPr>
        <w:t>et al.</w:t>
      </w:r>
      <w:r w:rsidR="004C5551" w:rsidRPr="004C5551">
        <w:rPr>
          <w:rFonts w:ascii="Times New Roman" w:hAnsi="Times New Roman" w:cs="Times New Roman"/>
          <w:sz w:val="22"/>
          <w:lang w:val="en-GB"/>
        </w:rPr>
        <w:t xml:space="preserve"> 2013)</w:t>
      </w:r>
      <w:r w:rsidR="004C5551">
        <w:rPr>
          <w:rFonts w:ascii="Times New Roman" w:hAnsi="Times New Roman" w:cs="Times New Roman"/>
          <w:bCs/>
          <w:sz w:val="22"/>
          <w:szCs w:val="22"/>
          <w:lang w:val="en-US"/>
        </w:rPr>
        <w:fldChar w:fldCharType="end"/>
      </w:r>
      <w:r w:rsidR="00AE4FBF">
        <w:rPr>
          <w:rFonts w:ascii="Times New Roman" w:hAnsi="Times New Roman" w:cs="Times New Roman"/>
          <w:bCs/>
          <w:sz w:val="22"/>
          <w:szCs w:val="22"/>
          <w:lang w:val="en-US"/>
        </w:rPr>
        <w:t>.</w:t>
      </w:r>
      <w:r w:rsidR="00746C9F">
        <w:rPr>
          <w:rFonts w:ascii="Times New Roman" w:hAnsi="Times New Roman" w:cs="Times New Roman"/>
          <w:bCs/>
          <w:sz w:val="22"/>
          <w:szCs w:val="22"/>
          <w:lang w:val="en-US"/>
        </w:rPr>
        <w:t xml:space="preserve"> It could also be an </w:t>
      </w:r>
      <w:r w:rsidR="002A32F5">
        <w:rPr>
          <w:rFonts w:ascii="Times New Roman" w:hAnsi="Times New Roman" w:cs="Times New Roman"/>
          <w:bCs/>
          <w:sz w:val="22"/>
          <w:szCs w:val="22"/>
          <w:lang w:val="en-US"/>
        </w:rPr>
        <w:t xml:space="preserve">adaptive </w:t>
      </w:r>
      <w:r w:rsidR="00746C9F">
        <w:rPr>
          <w:rFonts w:ascii="Times New Roman" w:hAnsi="Times New Roman" w:cs="Times New Roman"/>
          <w:bCs/>
          <w:sz w:val="22"/>
          <w:szCs w:val="22"/>
          <w:lang w:val="en-US"/>
        </w:rPr>
        <w:t>intraspecific</w:t>
      </w:r>
      <w:r w:rsidR="004B4296">
        <w:rPr>
          <w:rFonts w:ascii="Times New Roman" w:hAnsi="Times New Roman" w:cs="Times New Roman"/>
          <w:bCs/>
          <w:sz w:val="22"/>
          <w:szCs w:val="22"/>
          <w:lang w:val="en-US"/>
        </w:rPr>
        <w:t xml:space="preserve"> response</w:t>
      </w:r>
      <w:r w:rsidR="003A2C80">
        <w:rPr>
          <w:rFonts w:ascii="Times New Roman" w:hAnsi="Times New Roman" w:cs="Times New Roman"/>
          <w:bCs/>
          <w:sz w:val="22"/>
          <w:szCs w:val="22"/>
          <w:lang w:val="en-US"/>
        </w:rPr>
        <w:t xml:space="preserve">. The </w:t>
      </w:r>
      <w:r w:rsidR="005F00E5">
        <w:rPr>
          <w:rFonts w:ascii="Times New Roman" w:hAnsi="Times New Roman" w:cs="Times New Roman"/>
          <w:bCs/>
          <w:sz w:val="22"/>
          <w:szCs w:val="22"/>
          <w:lang w:val="en-US"/>
        </w:rPr>
        <w:t>temperature-size rule</w:t>
      </w:r>
      <w:r w:rsidR="008940A1">
        <w:rPr>
          <w:rFonts w:ascii="Times New Roman" w:hAnsi="Times New Roman" w:cs="Times New Roman"/>
          <w:bCs/>
          <w:sz w:val="22"/>
          <w:szCs w:val="22"/>
          <w:lang w:val="en-US"/>
        </w:rPr>
        <w:t xml:space="preserve"> (TSR)</w:t>
      </w:r>
      <w:r w:rsidR="00B773B4">
        <w:rPr>
          <w:rFonts w:ascii="Times New Roman" w:hAnsi="Times New Roman" w:cs="Times New Roman"/>
          <w:bCs/>
          <w:sz w:val="22"/>
          <w:szCs w:val="22"/>
          <w:lang w:val="en-US"/>
        </w:rPr>
        <w:t xml:space="preserve"> </w:t>
      </w:r>
      <w:r w:rsidR="00B773B4">
        <w:rPr>
          <w:rFonts w:ascii="Times New Roman" w:hAnsi="Times New Roman" w:cs="Times New Roman"/>
          <w:bCs/>
          <w:sz w:val="22"/>
          <w:szCs w:val="22"/>
          <w:lang w:val="en-US"/>
        </w:rPr>
        <w:fldChar w:fldCharType="begin"/>
      </w:r>
      <w:r w:rsidR="00B773B4">
        <w:rPr>
          <w:rFonts w:ascii="Times New Roman" w:hAnsi="Times New Roman" w:cs="Times New Roman"/>
          <w:bCs/>
          <w:sz w:val="22"/>
          <w:szCs w:val="22"/>
          <w:lang w:val="en-US"/>
        </w:rPr>
        <w:instrText xml:space="preserve"> ADDIN ZOTERO_ITEM CSL_CITATION {"citationID":"8AnyosWo","properties":{"formattedCitation":"(Atkinson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B773B4">
        <w:rPr>
          <w:rFonts w:ascii="Times New Roman" w:hAnsi="Times New Roman" w:cs="Times New Roman"/>
          <w:bCs/>
          <w:sz w:val="22"/>
          <w:szCs w:val="22"/>
          <w:lang w:val="en-US"/>
        </w:rPr>
        <w:fldChar w:fldCharType="separate"/>
      </w:r>
      <w:r w:rsidR="00B773B4">
        <w:rPr>
          <w:rFonts w:ascii="Times New Roman" w:hAnsi="Times New Roman" w:cs="Times New Roman"/>
          <w:bCs/>
          <w:noProof/>
          <w:sz w:val="22"/>
          <w:szCs w:val="22"/>
          <w:lang w:val="en-US"/>
        </w:rPr>
        <w:t>(Atkinson 1994)</w:t>
      </w:r>
      <w:r w:rsidR="00B773B4">
        <w:rPr>
          <w:rFonts w:ascii="Times New Roman" w:hAnsi="Times New Roman" w:cs="Times New Roman"/>
          <w:bCs/>
          <w:sz w:val="22"/>
          <w:szCs w:val="22"/>
          <w:lang w:val="en-US"/>
        </w:rPr>
        <w:fldChar w:fldCharType="end"/>
      </w:r>
      <w:r w:rsidR="009566E4">
        <w:rPr>
          <w:rFonts w:ascii="Times New Roman" w:hAnsi="Times New Roman" w:cs="Times New Roman"/>
          <w:bCs/>
          <w:sz w:val="22"/>
          <w:szCs w:val="22"/>
          <w:lang w:val="en-US"/>
        </w:rPr>
        <w:t xml:space="preserve"> </w:t>
      </w:r>
      <w:r w:rsidR="005B27DA">
        <w:rPr>
          <w:rFonts w:ascii="Times New Roman" w:hAnsi="Times New Roman" w:cs="Times New Roman"/>
          <w:bCs/>
          <w:sz w:val="22"/>
          <w:szCs w:val="22"/>
          <w:lang w:val="en-US"/>
        </w:rPr>
        <w:t>states that individual</w:t>
      </w:r>
      <w:r w:rsidR="008D0ECB">
        <w:rPr>
          <w:rFonts w:ascii="Times New Roman" w:hAnsi="Times New Roman" w:cs="Times New Roman"/>
          <w:bCs/>
          <w:sz w:val="22"/>
          <w:szCs w:val="22"/>
          <w:lang w:val="en-US"/>
        </w:rPr>
        <w:t>s</w:t>
      </w:r>
      <w:r w:rsidR="005B27DA">
        <w:rPr>
          <w:rFonts w:ascii="Times New Roman" w:hAnsi="Times New Roman" w:cs="Times New Roman"/>
          <w:bCs/>
          <w:sz w:val="22"/>
          <w:szCs w:val="22"/>
          <w:lang w:val="en-US"/>
        </w:rPr>
        <w:t xml:space="preserve"> reared at warmer temperatures </w:t>
      </w:r>
      <w:r w:rsidR="00B52C7C">
        <w:rPr>
          <w:rFonts w:ascii="Times New Roman" w:hAnsi="Times New Roman" w:cs="Times New Roman"/>
          <w:bCs/>
          <w:sz w:val="22"/>
          <w:szCs w:val="22"/>
          <w:lang w:val="en-US"/>
        </w:rPr>
        <w:t xml:space="preserve">develop faster </w:t>
      </w:r>
      <w:r w:rsidR="000C238F">
        <w:rPr>
          <w:rFonts w:ascii="Times New Roman" w:hAnsi="Times New Roman" w:cs="Times New Roman"/>
          <w:bCs/>
          <w:sz w:val="22"/>
          <w:szCs w:val="22"/>
          <w:lang w:val="en-US"/>
        </w:rPr>
        <w:t xml:space="preserve">and thus </w:t>
      </w:r>
      <w:r w:rsidR="006F018C">
        <w:rPr>
          <w:rFonts w:ascii="Times New Roman" w:hAnsi="Times New Roman" w:cs="Times New Roman"/>
          <w:bCs/>
          <w:sz w:val="22"/>
          <w:szCs w:val="22"/>
          <w:lang w:val="en-US"/>
        </w:rPr>
        <w:t xml:space="preserve">acquiring </w:t>
      </w:r>
      <w:r w:rsidR="00B52C7C">
        <w:rPr>
          <w:rFonts w:ascii="Times New Roman" w:hAnsi="Times New Roman" w:cs="Times New Roman"/>
          <w:bCs/>
          <w:sz w:val="22"/>
          <w:szCs w:val="22"/>
          <w:lang w:val="en-US"/>
        </w:rPr>
        <w:t>larger size-at-age</w:t>
      </w:r>
      <w:r w:rsidR="00D1106A">
        <w:rPr>
          <w:rFonts w:ascii="Times New Roman" w:hAnsi="Times New Roman" w:cs="Times New Roman"/>
          <w:bCs/>
          <w:sz w:val="22"/>
          <w:szCs w:val="22"/>
          <w:lang w:val="en-US"/>
        </w:rPr>
        <w:t xml:space="preserve"> or life stage</w:t>
      </w:r>
      <w:r w:rsidR="00B52C7C">
        <w:rPr>
          <w:rFonts w:ascii="Times New Roman" w:hAnsi="Times New Roman" w:cs="Times New Roman"/>
          <w:bCs/>
          <w:sz w:val="22"/>
          <w:szCs w:val="22"/>
          <w:lang w:val="en-US"/>
        </w:rPr>
        <w:t xml:space="preserve">, but </w:t>
      </w:r>
      <w:r w:rsidR="005B27DA">
        <w:rPr>
          <w:rFonts w:ascii="Times New Roman" w:hAnsi="Times New Roman" w:cs="Times New Roman"/>
          <w:bCs/>
          <w:sz w:val="22"/>
          <w:szCs w:val="22"/>
          <w:lang w:val="en-US"/>
        </w:rPr>
        <w:t>reach smaller adult body sizes</w:t>
      </w:r>
      <w:r w:rsidR="00B52C7C">
        <w:rPr>
          <w:rFonts w:ascii="Times New Roman" w:hAnsi="Times New Roman" w:cs="Times New Roman"/>
          <w:bCs/>
          <w:sz w:val="22"/>
          <w:szCs w:val="22"/>
          <w:lang w:val="en-US"/>
        </w:rPr>
        <w:t xml:space="preserve"> </w:t>
      </w:r>
      <w:r w:rsidR="00AF7215">
        <w:rPr>
          <w:rFonts w:ascii="Times New Roman" w:hAnsi="Times New Roman" w:cs="Times New Roman"/>
          <w:bCs/>
          <w:sz w:val="22"/>
          <w:szCs w:val="22"/>
          <w:lang w:val="en-US"/>
        </w:rPr>
        <w:fldChar w:fldCharType="begin"/>
      </w:r>
      <w:r w:rsidR="00AF7215">
        <w:rPr>
          <w:rFonts w:ascii="Times New Roman" w:hAnsi="Times New Roman" w:cs="Times New Roman"/>
          <w:bCs/>
          <w:sz w:val="22"/>
          <w:szCs w:val="22"/>
          <w:lang w:val="en-US"/>
        </w:rPr>
        <w:instrText xml:space="preserve"> ADDIN ZOTERO_ITEM CSL_CITATION {"citationID":"vswdD6Vq","properties":{"formattedCitation":"(Ohlberger 2013)","plainCitation":"(Ohlberger 2013)","noteIndex":0},"citationItems":[{"id":1535,"uris":["http://zotero.org/users/6116610/items/Z98IGZ3S"],"uri":["http://zotero.org/users/6116610/items/Z98IGZ3S"],"itemData":{"id":1535,"type":"article-journal","abstract":"Accumulating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AF7215">
        <w:rPr>
          <w:rFonts w:ascii="Times New Roman" w:hAnsi="Times New Roman" w:cs="Times New Roman"/>
          <w:bCs/>
          <w:sz w:val="22"/>
          <w:szCs w:val="22"/>
          <w:lang w:val="en-US"/>
        </w:rPr>
        <w:fldChar w:fldCharType="separate"/>
      </w:r>
      <w:r w:rsidR="00AF7215">
        <w:rPr>
          <w:rFonts w:ascii="Times New Roman" w:hAnsi="Times New Roman" w:cs="Times New Roman"/>
          <w:bCs/>
          <w:noProof/>
          <w:sz w:val="22"/>
          <w:szCs w:val="22"/>
          <w:lang w:val="en-US"/>
        </w:rPr>
        <w:t>(Ohlberger 2013)</w:t>
      </w:r>
      <w:r w:rsidR="00AF7215">
        <w:rPr>
          <w:rFonts w:ascii="Times New Roman" w:hAnsi="Times New Roman" w:cs="Times New Roman"/>
          <w:bCs/>
          <w:sz w:val="22"/>
          <w:szCs w:val="22"/>
          <w:lang w:val="en-US"/>
        </w:rPr>
        <w:fldChar w:fldCharType="end"/>
      </w:r>
      <w:r w:rsidR="005B27DA">
        <w:rPr>
          <w:rFonts w:ascii="Times New Roman" w:hAnsi="Times New Roman" w:cs="Times New Roman"/>
          <w:bCs/>
          <w:sz w:val="22"/>
          <w:szCs w:val="22"/>
          <w:lang w:val="en-US"/>
        </w:rPr>
        <w:t>.</w:t>
      </w:r>
      <w:r w:rsidR="008E6672">
        <w:rPr>
          <w:rFonts w:ascii="Times New Roman" w:hAnsi="Times New Roman" w:cs="Times New Roman"/>
          <w:bCs/>
          <w:sz w:val="22"/>
          <w:szCs w:val="22"/>
          <w:lang w:val="en-US"/>
        </w:rPr>
        <w:t xml:space="preserve"> </w:t>
      </w:r>
      <w:r w:rsidR="00804777">
        <w:rPr>
          <w:rFonts w:ascii="Times New Roman" w:hAnsi="Times New Roman" w:cs="Times New Roman"/>
          <w:bCs/>
          <w:sz w:val="22"/>
          <w:szCs w:val="22"/>
          <w:lang w:val="en-US"/>
        </w:rPr>
        <w:t>S</w:t>
      </w:r>
      <w:r w:rsidR="00730E5C">
        <w:rPr>
          <w:rFonts w:ascii="Times New Roman" w:hAnsi="Times New Roman" w:cs="Times New Roman"/>
          <w:bCs/>
          <w:sz w:val="22"/>
          <w:szCs w:val="22"/>
          <w:lang w:val="en-US"/>
        </w:rPr>
        <w:t xml:space="preserve">tudies have reported declines in the maximum body size </w:t>
      </w:r>
      <w:r w:rsidR="00730E5C">
        <w:rPr>
          <w:rFonts w:ascii="Times New Roman" w:hAnsi="Times New Roman" w:cs="Times New Roman"/>
          <w:bCs/>
          <w:sz w:val="22"/>
          <w:szCs w:val="22"/>
          <w:lang w:val="en-US"/>
        </w:rPr>
        <w:fldChar w:fldCharType="begin"/>
      </w:r>
      <w:r w:rsidR="00730E5C">
        <w:rPr>
          <w:rFonts w:ascii="Times New Roman" w:hAnsi="Times New Roman" w:cs="Times New Roman"/>
          <w:bCs/>
          <w:sz w:val="22"/>
          <w:szCs w:val="22"/>
          <w:lang w:val="en-US"/>
        </w:rPr>
        <w:instrText xml:space="preserve"> ADDIN ZOTERO_ITEM CSL_CITATION {"citationID":"wRbIp8p0","properties":{"formattedCitation":"(van Rijn {\\i{}et al.} 2017)","plainCitation":"(van Rijn et al. 2017)","noteIndex":0},"citationItems":[{"id":791,"uris":["http://zotero.org/users/6116610/items/FQKN7VRM"],"uri":["http://zotero.org/users/6116610/items/FQKN7VRM"],"itemData":{"id":791,"type":"article-journal","abstract":"Ectotherms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730E5C">
        <w:rPr>
          <w:rFonts w:ascii="Times New Roman" w:hAnsi="Times New Roman" w:cs="Times New Roman"/>
          <w:bCs/>
          <w:sz w:val="22"/>
          <w:szCs w:val="22"/>
          <w:lang w:val="en-US"/>
        </w:rPr>
        <w:fldChar w:fldCharType="separate"/>
      </w:r>
      <w:r w:rsidR="00730E5C" w:rsidRPr="00730E5C">
        <w:rPr>
          <w:rFonts w:ascii="Times New Roman" w:hAnsi="Times New Roman" w:cs="Times New Roman"/>
          <w:sz w:val="22"/>
          <w:lang w:val="en-GB"/>
        </w:rPr>
        <w:t xml:space="preserve">(van Rijn </w:t>
      </w:r>
      <w:r w:rsidR="00730E5C" w:rsidRPr="00730E5C">
        <w:rPr>
          <w:rFonts w:ascii="Times New Roman" w:hAnsi="Times New Roman" w:cs="Times New Roman"/>
          <w:i/>
          <w:iCs/>
          <w:sz w:val="22"/>
          <w:lang w:val="en-GB"/>
        </w:rPr>
        <w:t>et al.</w:t>
      </w:r>
      <w:r w:rsidR="00730E5C" w:rsidRPr="00730E5C">
        <w:rPr>
          <w:rFonts w:ascii="Times New Roman" w:hAnsi="Times New Roman" w:cs="Times New Roman"/>
          <w:sz w:val="22"/>
          <w:lang w:val="en-GB"/>
        </w:rPr>
        <w:t xml:space="preserve"> 2017)</w:t>
      </w:r>
      <w:r w:rsidR="00730E5C">
        <w:rPr>
          <w:rFonts w:ascii="Times New Roman" w:hAnsi="Times New Roman" w:cs="Times New Roman"/>
          <w:bCs/>
          <w:sz w:val="22"/>
          <w:szCs w:val="22"/>
          <w:lang w:val="en-US"/>
        </w:rPr>
        <w:fldChar w:fldCharType="end"/>
      </w:r>
      <w:r w:rsidR="00707BFC">
        <w:rPr>
          <w:rFonts w:ascii="Times New Roman" w:hAnsi="Times New Roman" w:cs="Times New Roman"/>
          <w:bCs/>
          <w:sz w:val="22"/>
          <w:szCs w:val="22"/>
          <w:lang w:val="en-US"/>
        </w:rPr>
        <w:t xml:space="preserve">, and synchronous declines in </w:t>
      </w:r>
      <w:r w:rsidR="00730E5C">
        <w:rPr>
          <w:rFonts w:ascii="Times New Roman" w:hAnsi="Times New Roman" w:cs="Times New Roman"/>
          <w:bCs/>
          <w:sz w:val="22"/>
          <w:szCs w:val="22"/>
          <w:lang w:val="en-US"/>
        </w:rPr>
        <w:t xml:space="preserve">asymptotic </w:t>
      </w:r>
      <w:r w:rsidR="00707BFC">
        <w:rPr>
          <w:rFonts w:ascii="Times New Roman" w:hAnsi="Times New Roman" w:cs="Times New Roman"/>
          <w:bCs/>
          <w:sz w:val="22"/>
          <w:szCs w:val="22"/>
          <w:lang w:val="en-US"/>
        </w:rPr>
        <w:t xml:space="preserve">body size across species in the North Sea </w:t>
      </w:r>
      <w:r w:rsidR="00707BFC">
        <w:rPr>
          <w:rFonts w:ascii="Times New Roman" w:hAnsi="Times New Roman" w:cs="Times New Roman"/>
          <w:bCs/>
          <w:sz w:val="22"/>
          <w:szCs w:val="22"/>
          <w:lang w:val="en-US"/>
        </w:rPr>
        <w:fldChar w:fldCharType="begin"/>
      </w:r>
      <w:r w:rsidR="00707BFC">
        <w:rPr>
          <w:rFonts w:ascii="Times New Roman" w:hAnsi="Times New Roman" w:cs="Times New Roman"/>
          <w:bCs/>
          <w:sz w:val="22"/>
          <w:szCs w:val="22"/>
          <w:lang w:val="en-US"/>
        </w:rPr>
        <w:instrText xml:space="preserve"> ADDIN ZOTERO_ITEM CSL_CITATION {"citationID":"Gg6T1T9I","properties":{"formattedCitation":"(Baudron {\\i{}et al.} 2014)","plainCitation":"(Baudron et al. 2014)","noteIndex":0},"citationItems":[{"id":243,"uris":["http://zotero.org/users/6116610/items/576ZCBBY"],"uri":["http://zotero.org/users/6116610/items/576ZCBBY"],"itemData":{"id":243,"type":"article-journal","abstract":"Decreasing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00707BFC">
        <w:rPr>
          <w:rFonts w:ascii="Times New Roman" w:hAnsi="Times New Roman" w:cs="Times New Roman"/>
          <w:bCs/>
          <w:sz w:val="22"/>
          <w:szCs w:val="22"/>
          <w:lang w:val="en-US"/>
        </w:rPr>
        <w:fldChar w:fldCharType="separate"/>
      </w:r>
      <w:r w:rsidR="00707BFC" w:rsidRPr="00707BFC">
        <w:rPr>
          <w:rFonts w:ascii="Times New Roman" w:hAnsi="Times New Roman" w:cs="Times New Roman"/>
          <w:sz w:val="22"/>
          <w:lang w:val="en-GB"/>
        </w:rPr>
        <w:t xml:space="preserve">(Baudron </w:t>
      </w:r>
      <w:r w:rsidR="00707BFC" w:rsidRPr="00707BFC">
        <w:rPr>
          <w:rFonts w:ascii="Times New Roman" w:hAnsi="Times New Roman" w:cs="Times New Roman"/>
          <w:i/>
          <w:iCs/>
          <w:sz w:val="22"/>
          <w:lang w:val="en-GB"/>
        </w:rPr>
        <w:t>et al.</w:t>
      </w:r>
      <w:r w:rsidR="00707BFC" w:rsidRPr="00707BFC">
        <w:rPr>
          <w:rFonts w:ascii="Times New Roman" w:hAnsi="Times New Roman" w:cs="Times New Roman"/>
          <w:sz w:val="22"/>
          <w:lang w:val="en-GB"/>
        </w:rPr>
        <w:t xml:space="preserve"> 2014)</w:t>
      </w:r>
      <w:r w:rsidR="00707BFC">
        <w:rPr>
          <w:rFonts w:ascii="Times New Roman" w:hAnsi="Times New Roman" w:cs="Times New Roman"/>
          <w:bCs/>
          <w:sz w:val="22"/>
          <w:szCs w:val="22"/>
          <w:lang w:val="en-US"/>
        </w:rPr>
        <w:fldChar w:fldCharType="end"/>
      </w:r>
      <w:r w:rsidR="00707BFC">
        <w:rPr>
          <w:rFonts w:ascii="Times New Roman" w:hAnsi="Times New Roman" w:cs="Times New Roman"/>
          <w:bCs/>
          <w:sz w:val="22"/>
          <w:szCs w:val="22"/>
          <w:lang w:val="en-US"/>
        </w:rPr>
        <w:t xml:space="preserve">. </w:t>
      </w:r>
      <w:r w:rsidR="003A5BAA">
        <w:rPr>
          <w:rFonts w:ascii="Times New Roman" w:hAnsi="Times New Roman" w:cs="Times New Roman"/>
          <w:bCs/>
          <w:sz w:val="22"/>
          <w:szCs w:val="22"/>
          <w:lang w:val="en-US"/>
        </w:rPr>
        <w:t>However</w:t>
      </w:r>
      <w:r w:rsidR="00707BFC">
        <w:rPr>
          <w:rFonts w:ascii="Times New Roman" w:hAnsi="Times New Roman" w:cs="Times New Roman"/>
          <w:bCs/>
          <w:sz w:val="22"/>
          <w:szCs w:val="22"/>
          <w:lang w:val="en-US"/>
        </w:rPr>
        <w:t xml:space="preserve">, </w:t>
      </w:r>
      <w:r w:rsidR="00D63AD9">
        <w:rPr>
          <w:rFonts w:ascii="Times New Roman" w:hAnsi="Times New Roman" w:cs="Times New Roman"/>
          <w:bCs/>
          <w:sz w:val="22"/>
          <w:szCs w:val="22"/>
          <w:lang w:val="en-US"/>
        </w:rPr>
        <w:t xml:space="preserve">no clear </w:t>
      </w:r>
      <w:r w:rsidR="009346CD">
        <w:rPr>
          <w:rFonts w:ascii="Times New Roman" w:hAnsi="Times New Roman" w:cs="Times New Roman"/>
          <w:bCs/>
          <w:sz w:val="22"/>
          <w:szCs w:val="22"/>
          <w:lang w:val="en-US"/>
        </w:rPr>
        <w:t xml:space="preserve">negative effects </w:t>
      </w:r>
      <w:r w:rsidR="00236744">
        <w:rPr>
          <w:rFonts w:ascii="Times New Roman" w:hAnsi="Times New Roman" w:cs="Times New Roman"/>
          <w:bCs/>
          <w:sz w:val="22"/>
          <w:szCs w:val="22"/>
          <w:lang w:val="en-US"/>
        </w:rPr>
        <w:t xml:space="preserve">of warming on the body size </w:t>
      </w:r>
      <w:r w:rsidR="003B0F67">
        <w:rPr>
          <w:rFonts w:ascii="Times New Roman" w:hAnsi="Times New Roman" w:cs="Times New Roman"/>
          <w:bCs/>
          <w:sz w:val="22"/>
          <w:szCs w:val="22"/>
          <w:lang w:val="en-US"/>
        </w:rPr>
        <w:t xml:space="preserve">or </w:t>
      </w:r>
      <w:r w:rsidR="000D42B7">
        <w:rPr>
          <w:rFonts w:ascii="Times New Roman" w:hAnsi="Times New Roman" w:cs="Times New Roman"/>
          <w:bCs/>
          <w:sz w:val="22"/>
          <w:szCs w:val="22"/>
          <w:lang w:val="en-US"/>
        </w:rPr>
        <w:t xml:space="preserve">growth of large fish </w:t>
      </w:r>
      <w:r w:rsidR="00D63AD9">
        <w:rPr>
          <w:rFonts w:ascii="Times New Roman" w:hAnsi="Times New Roman" w:cs="Times New Roman"/>
          <w:bCs/>
          <w:sz w:val="22"/>
          <w:szCs w:val="22"/>
          <w:lang w:val="en-US"/>
        </w:rPr>
        <w:t xml:space="preserve">could be </w:t>
      </w:r>
      <w:r w:rsidR="000D42B7">
        <w:rPr>
          <w:rFonts w:ascii="Times New Roman" w:hAnsi="Times New Roman" w:cs="Times New Roman"/>
          <w:bCs/>
          <w:sz w:val="22"/>
          <w:szCs w:val="22"/>
          <w:lang w:val="en-US"/>
        </w:rPr>
        <w:t xml:space="preserve">found </w:t>
      </w:r>
      <w:r w:rsidR="000D42B7">
        <w:rPr>
          <w:rFonts w:ascii="Times New Roman" w:hAnsi="Times New Roman" w:cs="Times New Roman"/>
          <w:bCs/>
          <w:sz w:val="22"/>
          <w:szCs w:val="22"/>
          <w:lang w:val="en-US"/>
        </w:rPr>
        <w:lastRenderedPageBreak/>
        <w:t xml:space="preserve">in </w:t>
      </w:r>
      <w:r w:rsidR="00AF3A93">
        <w:rPr>
          <w:rFonts w:ascii="Times New Roman" w:hAnsi="Times New Roman" w:cs="Times New Roman"/>
          <w:bCs/>
          <w:sz w:val="22"/>
          <w:szCs w:val="22"/>
          <w:lang w:val="en-US"/>
        </w:rPr>
        <w:t xml:space="preserve">two recent studies form </w:t>
      </w:r>
      <w:r w:rsidR="00337757">
        <w:rPr>
          <w:rFonts w:ascii="Times New Roman" w:hAnsi="Times New Roman" w:cs="Times New Roman"/>
          <w:bCs/>
          <w:sz w:val="22"/>
          <w:szCs w:val="22"/>
          <w:lang w:val="en-US"/>
        </w:rPr>
        <w:t xml:space="preserve">more </w:t>
      </w:r>
      <w:r w:rsidR="00652531">
        <w:rPr>
          <w:rFonts w:ascii="Times New Roman" w:hAnsi="Times New Roman" w:cs="Times New Roman"/>
          <w:bCs/>
          <w:sz w:val="22"/>
          <w:szCs w:val="22"/>
          <w:lang w:val="en-US"/>
        </w:rPr>
        <w:t>controlled</w:t>
      </w:r>
      <w:r w:rsidR="00A63719">
        <w:rPr>
          <w:rFonts w:ascii="Times New Roman" w:hAnsi="Times New Roman" w:cs="Times New Roman"/>
          <w:bCs/>
          <w:sz w:val="22"/>
          <w:szCs w:val="22"/>
          <w:lang w:val="en-US"/>
        </w:rPr>
        <w:t xml:space="preserve"> </w:t>
      </w:r>
      <w:r w:rsidR="004D54E6">
        <w:rPr>
          <w:rFonts w:ascii="Times New Roman" w:hAnsi="Times New Roman" w:cs="Times New Roman"/>
          <w:bCs/>
          <w:sz w:val="22"/>
          <w:szCs w:val="22"/>
          <w:lang w:val="en-US"/>
        </w:rPr>
        <w:t xml:space="preserve">experiments </w:t>
      </w:r>
      <w:r w:rsidR="00652531">
        <w:rPr>
          <w:rFonts w:ascii="Times New Roman" w:hAnsi="Times New Roman" w:cs="Times New Roman"/>
          <w:bCs/>
          <w:sz w:val="22"/>
          <w:szCs w:val="22"/>
          <w:lang w:val="en-US"/>
        </w:rPr>
        <w:t xml:space="preserve">(i.e. </w:t>
      </w:r>
      <w:r w:rsidR="000762B9">
        <w:rPr>
          <w:rFonts w:ascii="Times New Roman" w:hAnsi="Times New Roman" w:cs="Times New Roman"/>
          <w:bCs/>
          <w:sz w:val="22"/>
          <w:szCs w:val="22"/>
          <w:lang w:val="en-US"/>
        </w:rPr>
        <w:t xml:space="preserve">in the absence of potentially </w:t>
      </w:r>
      <w:r w:rsidR="00652531">
        <w:rPr>
          <w:rFonts w:ascii="Times New Roman" w:hAnsi="Times New Roman" w:cs="Times New Roman"/>
          <w:bCs/>
          <w:sz w:val="22"/>
          <w:szCs w:val="22"/>
          <w:lang w:val="en-US"/>
        </w:rPr>
        <w:t xml:space="preserve">confounding factors such as fisheries </w:t>
      </w:r>
      <w:r w:rsidR="009346CD">
        <w:rPr>
          <w:rFonts w:ascii="Times New Roman" w:hAnsi="Times New Roman" w:cs="Times New Roman"/>
          <w:bCs/>
          <w:sz w:val="22"/>
          <w:szCs w:val="22"/>
          <w:lang w:val="en-US"/>
        </w:rPr>
        <w:t>exploitation</w:t>
      </w:r>
      <w:r w:rsidR="00652531">
        <w:rPr>
          <w:rFonts w:ascii="Times New Roman" w:hAnsi="Times New Roman" w:cs="Times New Roman"/>
          <w:bCs/>
          <w:sz w:val="22"/>
          <w:szCs w:val="22"/>
          <w:lang w:val="en-US"/>
        </w:rPr>
        <w:t>)</w:t>
      </w:r>
      <w:r w:rsidR="00AE402C">
        <w:rPr>
          <w:rFonts w:ascii="Times New Roman" w:hAnsi="Times New Roman" w:cs="Times New Roman"/>
          <w:bCs/>
          <w:sz w:val="22"/>
          <w:szCs w:val="22"/>
          <w:lang w:val="en-US"/>
        </w:rPr>
        <w:t xml:space="preserve"> </w:t>
      </w:r>
      <w:r w:rsidR="00AE402C">
        <w:rPr>
          <w:rFonts w:ascii="Times New Roman" w:hAnsi="Times New Roman" w:cs="Times New Roman"/>
          <w:bCs/>
          <w:sz w:val="22"/>
          <w:szCs w:val="22"/>
          <w:lang w:val="en-US"/>
        </w:rPr>
        <w:fldChar w:fldCharType="begin"/>
      </w:r>
      <w:r w:rsidR="00AE402C">
        <w:rPr>
          <w:rFonts w:ascii="Times New Roman" w:hAnsi="Times New Roman" w:cs="Times New Roman"/>
          <w:bCs/>
          <w:sz w:val="22"/>
          <w:szCs w:val="22"/>
          <w:lang w:val="en-US"/>
        </w:rPr>
        <w:instrText xml:space="preserve"> ADDIN ZOTERO_ITEM CSL_CITATION {"citationID":"bSskSjyb","properties":{"formattedCitation":"(Barneche {\\i{}et al.} 2019; Huss {\\i{}et al.} 2019)","plainCitation":"(Barneche et al. 2019; Huss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1365-2486","journalAbbreviation":"Glob Change Biol","language":"en","page":"gcb.14637","source":"DOI.org (Crossref)","title":"Experimental evidence of gradual size‐dependent shifts in body size and growth of fish in response to warming","author":[{"family":"Huss","given":"Magnus"},{"family":"Lindmark","given":"Max"},{"family":"Jacobson","given":"Philip"},{"family":"Dorst","given":"Renee M.","non-dropping-particle":"van"},{"family":"Gårdmark","given":"Anna"}],"issued":{"date-parts":[["2019",4,29]]}}}],"schema":"https://github.com/citation-style-language/schema/raw/master/csl-citation.json"} </w:instrText>
      </w:r>
      <w:r w:rsidR="00AE402C">
        <w:rPr>
          <w:rFonts w:ascii="Times New Roman" w:hAnsi="Times New Roman" w:cs="Times New Roman"/>
          <w:bCs/>
          <w:sz w:val="22"/>
          <w:szCs w:val="22"/>
          <w:lang w:val="en-US"/>
        </w:rPr>
        <w:fldChar w:fldCharType="separate"/>
      </w:r>
      <w:r w:rsidR="00AE402C" w:rsidRPr="00AE402C">
        <w:rPr>
          <w:rFonts w:ascii="Times New Roman" w:hAnsi="Times New Roman" w:cs="Times New Roman"/>
          <w:sz w:val="22"/>
          <w:lang w:val="en-GB"/>
        </w:rPr>
        <w:t xml:space="preserve">(Barneche </w:t>
      </w:r>
      <w:r w:rsidR="00AE402C" w:rsidRPr="00AE402C">
        <w:rPr>
          <w:rFonts w:ascii="Times New Roman" w:hAnsi="Times New Roman" w:cs="Times New Roman"/>
          <w:i/>
          <w:iCs/>
          <w:sz w:val="22"/>
          <w:lang w:val="en-GB"/>
        </w:rPr>
        <w:t>et al.</w:t>
      </w:r>
      <w:r w:rsidR="00AE402C" w:rsidRPr="00AE402C">
        <w:rPr>
          <w:rFonts w:ascii="Times New Roman" w:hAnsi="Times New Roman" w:cs="Times New Roman"/>
          <w:sz w:val="22"/>
          <w:lang w:val="en-GB"/>
        </w:rPr>
        <w:t xml:space="preserve"> 2019; Huss </w:t>
      </w:r>
      <w:r w:rsidR="00AE402C" w:rsidRPr="00AE402C">
        <w:rPr>
          <w:rFonts w:ascii="Times New Roman" w:hAnsi="Times New Roman" w:cs="Times New Roman"/>
          <w:i/>
          <w:iCs/>
          <w:sz w:val="22"/>
          <w:lang w:val="en-GB"/>
        </w:rPr>
        <w:t>et al.</w:t>
      </w:r>
      <w:r w:rsidR="00AE402C" w:rsidRPr="00AE402C">
        <w:rPr>
          <w:rFonts w:ascii="Times New Roman" w:hAnsi="Times New Roman" w:cs="Times New Roman"/>
          <w:sz w:val="22"/>
          <w:lang w:val="en-GB"/>
        </w:rPr>
        <w:t xml:space="preserve"> 2019)</w:t>
      </w:r>
      <w:r w:rsidR="00AE402C">
        <w:rPr>
          <w:rFonts w:ascii="Times New Roman" w:hAnsi="Times New Roman" w:cs="Times New Roman"/>
          <w:bCs/>
          <w:sz w:val="22"/>
          <w:szCs w:val="22"/>
          <w:lang w:val="en-US"/>
        </w:rPr>
        <w:fldChar w:fldCharType="end"/>
      </w:r>
      <w:r w:rsidR="002A780D">
        <w:rPr>
          <w:rFonts w:ascii="Times New Roman" w:hAnsi="Times New Roman" w:cs="Times New Roman"/>
          <w:bCs/>
          <w:sz w:val="22"/>
          <w:szCs w:val="22"/>
          <w:lang w:val="en-US"/>
        </w:rPr>
        <w:t>.</w:t>
      </w:r>
      <w:r w:rsidR="002647A0">
        <w:rPr>
          <w:rFonts w:ascii="Times New Roman" w:hAnsi="Times New Roman" w:cs="Times New Roman"/>
          <w:bCs/>
          <w:sz w:val="22"/>
          <w:szCs w:val="22"/>
          <w:lang w:val="en-US"/>
        </w:rPr>
        <w:t xml:space="preserve"> </w:t>
      </w:r>
      <w:r w:rsidR="00817EE4">
        <w:rPr>
          <w:rFonts w:ascii="Times New Roman" w:hAnsi="Times New Roman" w:cs="Times New Roman"/>
          <w:bCs/>
          <w:sz w:val="22"/>
          <w:szCs w:val="22"/>
          <w:lang w:val="en-US"/>
        </w:rPr>
        <w:t>By contrast</w:t>
      </w:r>
      <w:r w:rsidR="00EA5356">
        <w:rPr>
          <w:rFonts w:ascii="Times New Roman" w:hAnsi="Times New Roman" w:cs="Times New Roman"/>
          <w:bCs/>
          <w:sz w:val="22"/>
          <w:szCs w:val="22"/>
          <w:lang w:val="en-US"/>
        </w:rPr>
        <w:t>,</w:t>
      </w:r>
      <w:r w:rsidR="00BE1742">
        <w:rPr>
          <w:rFonts w:ascii="Times New Roman" w:hAnsi="Times New Roman" w:cs="Times New Roman"/>
          <w:bCs/>
          <w:sz w:val="22"/>
          <w:szCs w:val="22"/>
          <w:lang w:val="en-US"/>
        </w:rPr>
        <w:t xml:space="preserve"> </w:t>
      </w:r>
      <w:r w:rsidR="008A50BC">
        <w:rPr>
          <w:rFonts w:ascii="Times New Roman" w:hAnsi="Times New Roman" w:cs="Times New Roman"/>
          <w:bCs/>
          <w:sz w:val="22"/>
          <w:szCs w:val="22"/>
          <w:lang w:val="en-US"/>
        </w:rPr>
        <w:t>f</w:t>
      </w:r>
      <w:r w:rsidR="00EA5356">
        <w:rPr>
          <w:rFonts w:ascii="Times New Roman" w:hAnsi="Times New Roman" w:cs="Times New Roman"/>
          <w:bCs/>
          <w:sz w:val="22"/>
          <w:szCs w:val="22"/>
          <w:lang w:val="en-US"/>
        </w:rPr>
        <w:t>aster growth rates</w:t>
      </w:r>
      <w:r w:rsidR="006E6356">
        <w:rPr>
          <w:rFonts w:ascii="Times New Roman" w:hAnsi="Times New Roman" w:cs="Times New Roman"/>
          <w:bCs/>
          <w:sz w:val="22"/>
          <w:szCs w:val="22"/>
          <w:lang w:val="en-US"/>
        </w:rPr>
        <w:t xml:space="preserve"> or larger size-at-age</w:t>
      </w:r>
      <w:r w:rsidR="00EA5356">
        <w:rPr>
          <w:rFonts w:ascii="Times New Roman" w:hAnsi="Times New Roman" w:cs="Times New Roman"/>
          <w:bCs/>
          <w:sz w:val="22"/>
          <w:szCs w:val="22"/>
          <w:lang w:val="en-US"/>
        </w:rPr>
        <w:t xml:space="preserve"> </w:t>
      </w:r>
      <w:r w:rsidR="006E6356">
        <w:rPr>
          <w:rFonts w:ascii="Times New Roman" w:hAnsi="Times New Roman" w:cs="Times New Roman"/>
          <w:bCs/>
          <w:sz w:val="22"/>
          <w:szCs w:val="22"/>
          <w:lang w:val="en-US"/>
        </w:rPr>
        <w:t xml:space="preserve">of </w:t>
      </w:r>
      <w:r w:rsidR="00EA5356">
        <w:rPr>
          <w:rFonts w:ascii="Times New Roman" w:hAnsi="Times New Roman" w:cs="Times New Roman"/>
          <w:bCs/>
          <w:sz w:val="22"/>
          <w:szCs w:val="22"/>
          <w:lang w:val="en-US"/>
        </w:rPr>
        <w:t xml:space="preserve">young life stages </w:t>
      </w:r>
      <w:r w:rsidR="0071387D">
        <w:rPr>
          <w:rFonts w:ascii="Times New Roman" w:hAnsi="Times New Roman" w:cs="Times New Roman"/>
          <w:bCs/>
          <w:sz w:val="22"/>
          <w:szCs w:val="22"/>
          <w:lang w:val="en-US"/>
        </w:rPr>
        <w:t xml:space="preserve">was </w:t>
      </w:r>
      <w:r w:rsidR="00EA5356">
        <w:rPr>
          <w:rFonts w:ascii="Times New Roman" w:hAnsi="Times New Roman" w:cs="Times New Roman"/>
          <w:bCs/>
          <w:sz w:val="22"/>
          <w:szCs w:val="22"/>
          <w:lang w:val="en-US"/>
        </w:rPr>
        <w:t xml:space="preserve">commonly found in both experimental and field data </w:t>
      </w:r>
      <w:r w:rsidR="00EA5356">
        <w:rPr>
          <w:rFonts w:ascii="Times New Roman" w:hAnsi="Times New Roman" w:cs="Times New Roman"/>
          <w:bCs/>
          <w:sz w:val="22"/>
          <w:szCs w:val="22"/>
          <w:lang w:val="en-US"/>
        </w:rPr>
        <w:fldChar w:fldCharType="begin"/>
      </w:r>
      <w:r w:rsidR="00EA5356">
        <w:rPr>
          <w:rFonts w:ascii="Times New Roman" w:hAnsi="Times New Roman" w:cs="Times New Roman"/>
          <w:bCs/>
          <w:sz w:val="22"/>
          <w:szCs w:val="22"/>
          <w:lang w:val="en-US"/>
        </w:rPr>
        <w:instrText xml:space="preserve"> ADDIN ZOTERO_ITEM CSL_CITATION {"citationID":"jJTrZCzr","properties":{"formattedCitation":"(Thresher {\\i{}et al.} 2007; Neuheimer {\\i{}et al.} 2011; Neuheimer &amp; Gr\\uc0\\u248{}nkjaer 2012; Baudron {\\i{}et al.} 2014; Huss {\\i{}et al.} 2019)","plainCitation":"(Thresher et al. 2007; Neuheimer et al. 2011; Neuheimer &amp; Grønkjaer 2012;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M."}],"issued":{"date-parts":[["2011",5]]}}},{"id":164,"uris":["http://zotero.org/users/6116610/items/CL598AAM"],"uri":["http://zotero.org/users/6116610/items/CL598AAM"],"itemData":{"id":164,"type":"article-journal","container-title":"Global Change Biology","DOI":"10.1111/j.1365-2486.2012.02673.x","issue":"6","page":"1812–1822","title":"Climate effects on size-at-age: growth in warming waters compensates for earlier maturity in an exploited marine fish","volume":"18","author":[{"family":"Neuheimer","given":"Anna B"},{"family":"Grønkjaer","given":"Peter"}],"issued":{"date-parts":[["2012"]]}}},{"id":243,"uris":["http://zotero.org/users/6116610/items/576ZCBBY"],"uri":["http://zotero.org/users/6116610/items/576ZCBBY"],"itemData":{"id":243,"type":"article-journal","abstract":"Decreasing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1365-2486","journalAbbreviation":"Glob Change Biol","language":"en","page":"gcb.14637","source":"DOI.org (Crossref)","title":"Experimental evidence of gradual size‐dependent shifts in body size and growth of fish in response to warming","author":[{"family":"Huss","given":"Magnus"},{"family":"Lindmark","given":"Max"},{"family":"Jacobson","given":"Philip"},{"family":"Dorst","given":"Renee M.","non-dropping-particle":"van"},{"family":"Gårdmark","given":"Anna"}],"issued":{"date-parts":[["2019",4,29]]}}}],"schema":"https://github.com/citation-style-language/schema/raw/master/csl-citation.json"} </w:instrText>
      </w:r>
      <w:r w:rsidR="00EA5356">
        <w:rPr>
          <w:rFonts w:ascii="Times New Roman" w:hAnsi="Times New Roman" w:cs="Times New Roman"/>
          <w:bCs/>
          <w:sz w:val="22"/>
          <w:szCs w:val="22"/>
          <w:lang w:val="en-US"/>
        </w:rPr>
        <w:fldChar w:fldCharType="separate"/>
      </w:r>
      <w:r w:rsidR="00EA5356" w:rsidRPr="00BB6065">
        <w:rPr>
          <w:rFonts w:ascii="Times New Roman" w:hAnsi="Times New Roman" w:cs="Times New Roman"/>
          <w:sz w:val="22"/>
          <w:lang w:val="en-GB"/>
        </w:rPr>
        <w:t xml:space="preserve">(Thresher </w:t>
      </w:r>
      <w:r w:rsidR="00EA5356" w:rsidRPr="00BB6065">
        <w:rPr>
          <w:rFonts w:ascii="Times New Roman" w:hAnsi="Times New Roman" w:cs="Times New Roman"/>
          <w:i/>
          <w:iCs/>
          <w:sz w:val="22"/>
          <w:lang w:val="en-GB"/>
        </w:rPr>
        <w:t>et al.</w:t>
      </w:r>
      <w:r w:rsidR="00EA5356" w:rsidRPr="00BB6065">
        <w:rPr>
          <w:rFonts w:ascii="Times New Roman" w:hAnsi="Times New Roman" w:cs="Times New Roman"/>
          <w:sz w:val="22"/>
          <w:lang w:val="en-GB"/>
        </w:rPr>
        <w:t xml:space="preserve"> 2007; Neuheimer </w:t>
      </w:r>
      <w:r w:rsidR="00EA5356" w:rsidRPr="00BB6065">
        <w:rPr>
          <w:rFonts w:ascii="Times New Roman" w:hAnsi="Times New Roman" w:cs="Times New Roman"/>
          <w:i/>
          <w:iCs/>
          <w:sz w:val="22"/>
          <w:lang w:val="en-GB"/>
        </w:rPr>
        <w:t>et al.</w:t>
      </w:r>
      <w:r w:rsidR="00EA5356" w:rsidRPr="00BB6065">
        <w:rPr>
          <w:rFonts w:ascii="Times New Roman" w:hAnsi="Times New Roman" w:cs="Times New Roman"/>
          <w:sz w:val="22"/>
          <w:lang w:val="en-GB"/>
        </w:rPr>
        <w:t xml:space="preserve"> 2011; Neuheimer &amp; Grønkjaer 2012; Baudron </w:t>
      </w:r>
      <w:r w:rsidR="00EA5356" w:rsidRPr="00BB6065">
        <w:rPr>
          <w:rFonts w:ascii="Times New Roman" w:hAnsi="Times New Roman" w:cs="Times New Roman"/>
          <w:i/>
          <w:iCs/>
          <w:sz w:val="22"/>
          <w:lang w:val="en-GB"/>
        </w:rPr>
        <w:t>et al.</w:t>
      </w:r>
      <w:r w:rsidR="00EA5356" w:rsidRPr="00BB6065">
        <w:rPr>
          <w:rFonts w:ascii="Times New Roman" w:hAnsi="Times New Roman" w:cs="Times New Roman"/>
          <w:sz w:val="22"/>
          <w:lang w:val="en-GB"/>
        </w:rPr>
        <w:t xml:space="preserve"> 2014; Huss </w:t>
      </w:r>
      <w:r w:rsidR="00EA5356" w:rsidRPr="00BB6065">
        <w:rPr>
          <w:rFonts w:ascii="Times New Roman" w:hAnsi="Times New Roman" w:cs="Times New Roman"/>
          <w:i/>
          <w:iCs/>
          <w:sz w:val="22"/>
          <w:lang w:val="en-GB"/>
        </w:rPr>
        <w:t>et al.</w:t>
      </w:r>
      <w:r w:rsidR="00EA5356" w:rsidRPr="00BB6065">
        <w:rPr>
          <w:rFonts w:ascii="Times New Roman" w:hAnsi="Times New Roman" w:cs="Times New Roman"/>
          <w:sz w:val="22"/>
          <w:lang w:val="en-GB"/>
        </w:rPr>
        <w:t xml:space="preserve"> 2019)</w:t>
      </w:r>
      <w:r w:rsidR="00EA5356">
        <w:rPr>
          <w:rFonts w:ascii="Times New Roman" w:hAnsi="Times New Roman" w:cs="Times New Roman"/>
          <w:bCs/>
          <w:sz w:val="22"/>
          <w:szCs w:val="22"/>
          <w:lang w:val="en-US"/>
        </w:rPr>
        <w:fldChar w:fldCharType="end"/>
      </w:r>
      <w:r w:rsidR="00EA5356">
        <w:rPr>
          <w:rFonts w:ascii="Times New Roman" w:hAnsi="Times New Roman" w:cs="Times New Roman"/>
          <w:bCs/>
          <w:sz w:val="22"/>
          <w:szCs w:val="22"/>
          <w:lang w:val="en-US"/>
        </w:rPr>
        <w:t xml:space="preserve">, </w:t>
      </w:r>
      <w:r w:rsidR="00ED3137">
        <w:rPr>
          <w:rFonts w:ascii="Times New Roman" w:hAnsi="Times New Roman" w:cs="Times New Roman"/>
          <w:bCs/>
          <w:sz w:val="22"/>
          <w:szCs w:val="22"/>
          <w:lang w:val="en-US"/>
        </w:rPr>
        <w:t>in line with the TSR</w:t>
      </w:r>
      <w:r w:rsidR="005C7F23">
        <w:rPr>
          <w:rFonts w:ascii="Times New Roman" w:hAnsi="Times New Roman" w:cs="Times New Roman"/>
          <w:bCs/>
          <w:sz w:val="22"/>
          <w:szCs w:val="22"/>
          <w:lang w:val="en-US"/>
        </w:rPr>
        <w:t xml:space="preserve">. This is likely because </w:t>
      </w:r>
      <w:r w:rsidR="00EA5356">
        <w:rPr>
          <w:rFonts w:ascii="Times New Roman" w:hAnsi="Times New Roman" w:cs="Times New Roman"/>
          <w:bCs/>
          <w:sz w:val="22"/>
          <w:szCs w:val="22"/>
          <w:lang w:val="en-US"/>
        </w:rPr>
        <w:t>most fish species live in thermal environments where growth is still positively related to temperature.</w:t>
      </w:r>
      <w:r w:rsidR="009E2A2D">
        <w:rPr>
          <w:rFonts w:ascii="Times New Roman" w:hAnsi="Times New Roman" w:cs="Times New Roman"/>
          <w:bCs/>
          <w:sz w:val="22"/>
          <w:szCs w:val="22"/>
          <w:lang w:val="en-US"/>
        </w:rPr>
        <w:t xml:space="preserve"> Thus,</w:t>
      </w:r>
      <w:r w:rsidR="0029745C">
        <w:rPr>
          <w:rFonts w:ascii="Times New Roman" w:hAnsi="Times New Roman" w:cs="Times New Roman"/>
          <w:bCs/>
          <w:sz w:val="22"/>
          <w:szCs w:val="22"/>
          <w:lang w:val="en-US"/>
        </w:rPr>
        <w:t xml:space="preserve"> the ecological </w:t>
      </w:r>
      <w:r w:rsidR="0012731E">
        <w:rPr>
          <w:rFonts w:ascii="Times New Roman" w:hAnsi="Times New Roman" w:cs="Times New Roman"/>
          <w:bCs/>
          <w:sz w:val="22"/>
          <w:szCs w:val="22"/>
          <w:lang w:val="en-US"/>
        </w:rPr>
        <w:t xml:space="preserve">rule of shrinking body sizes </w:t>
      </w:r>
      <w:r w:rsidR="00CF05F8">
        <w:rPr>
          <w:rFonts w:ascii="Times New Roman" w:hAnsi="Times New Roman" w:cs="Times New Roman"/>
          <w:bCs/>
          <w:sz w:val="22"/>
          <w:szCs w:val="22"/>
          <w:lang w:val="en-US"/>
        </w:rPr>
        <w:t xml:space="preserve">may be more complex than </w:t>
      </w:r>
      <w:r w:rsidR="003B09A3">
        <w:rPr>
          <w:rFonts w:ascii="Times New Roman" w:hAnsi="Times New Roman" w:cs="Times New Roman"/>
          <w:bCs/>
          <w:sz w:val="22"/>
          <w:szCs w:val="22"/>
          <w:lang w:val="en-US"/>
        </w:rPr>
        <w:t xml:space="preserve">often depicted, as </w:t>
      </w:r>
      <w:r w:rsidR="008862C6">
        <w:rPr>
          <w:rFonts w:ascii="Times New Roman" w:hAnsi="Times New Roman" w:cs="Times New Roman"/>
          <w:bCs/>
          <w:sz w:val="22"/>
          <w:szCs w:val="22"/>
          <w:lang w:val="en-US"/>
        </w:rPr>
        <w:t xml:space="preserve">the effects of </w:t>
      </w:r>
      <w:r w:rsidR="003B09A3">
        <w:rPr>
          <w:rFonts w:ascii="Times New Roman" w:hAnsi="Times New Roman" w:cs="Times New Roman"/>
          <w:bCs/>
          <w:sz w:val="22"/>
          <w:szCs w:val="22"/>
          <w:lang w:val="en-US"/>
        </w:rPr>
        <w:t xml:space="preserve">temperature </w:t>
      </w:r>
      <w:r w:rsidR="008862C6">
        <w:rPr>
          <w:rFonts w:ascii="Times New Roman" w:hAnsi="Times New Roman" w:cs="Times New Roman"/>
          <w:bCs/>
          <w:sz w:val="22"/>
          <w:szCs w:val="22"/>
          <w:lang w:val="en-US"/>
        </w:rPr>
        <w:t xml:space="preserve">on growth and body size </w:t>
      </w:r>
      <w:r w:rsidR="003B09A3">
        <w:rPr>
          <w:rFonts w:ascii="Times New Roman" w:hAnsi="Times New Roman" w:cs="Times New Roman"/>
          <w:bCs/>
          <w:sz w:val="22"/>
          <w:szCs w:val="22"/>
          <w:lang w:val="en-US"/>
        </w:rPr>
        <w:t>relationships tend to vary over ontogeny</w:t>
      </w:r>
      <w:r w:rsidR="00CB1BA9">
        <w:rPr>
          <w:rFonts w:ascii="Times New Roman" w:hAnsi="Times New Roman" w:cs="Times New Roman"/>
          <w:bCs/>
          <w:sz w:val="22"/>
          <w:szCs w:val="22"/>
          <w:lang w:val="en-US"/>
        </w:rPr>
        <w:t xml:space="preserve">. </w:t>
      </w:r>
      <w:r w:rsidR="00631D2D">
        <w:rPr>
          <w:rFonts w:ascii="Times New Roman" w:hAnsi="Times New Roman" w:cs="Times New Roman"/>
          <w:bCs/>
          <w:sz w:val="22"/>
          <w:szCs w:val="22"/>
          <w:lang w:val="en-US"/>
        </w:rPr>
        <w:t xml:space="preserve">As body size is a key trait in aquatic </w:t>
      </w:r>
      <w:r w:rsidR="007D79AD">
        <w:rPr>
          <w:rFonts w:ascii="Times New Roman" w:hAnsi="Times New Roman" w:cs="Times New Roman"/>
          <w:bCs/>
          <w:sz w:val="22"/>
          <w:szCs w:val="22"/>
          <w:lang w:val="en-US"/>
        </w:rPr>
        <w:t>ecosystem</w:t>
      </w:r>
      <w:r w:rsidR="00D7707C">
        <w:rPr>
          <w:rFonts w:ascii="Times New Roman" w:hAnsi="Times New Roman" w:cs="Times New Roman"/>
          <w:bCs/>
          <w:sz w:val="22"/>
          <w:szCs w:val="22"/>
          <w:lang w:val="en-US"/>
        </w:rPr>
        <w:t>s</w:t>
      </w:r>
      <w:r w:rsidR="008D4338">
        <w:rPr>
          <w:rFonts w:ascii="Times New Roman" w:hAnsi="Times New Roman" w:cs="Times New Roman"/>
          <w:bCs/>
          <w:sz w:val="22"/>
          <w:szCs w:val="22"/>
          <w:lang w:val="en-US"/>
        </w:rPr>
        <w:t xml:space="preserve"> </w:t>
      </w:r>
      <w:r w:rsidR="00006134">
        <w:rPr>
          <w:rFonts w:ascii="Times New Roman" w:hAnsi="Times New Roman" w:cs="Times New Roman"/>
          <w:bCs/>
          <w:sz w:val="22"/>
          <w:szCs w:val="22"/>
          <w:lang w:val="en-US"/>
        </w:rPr>
        <w:fldChar w:fldCharType="begin"/>
      </w:r>
      <w:r w:rsidR="00006134">
        <w:rPr>
          <w:rFonts w:ascii="Times New Roman" w:hAnsi="Times New Roman" w:cs="Times New Roman"/>
          <w:bCs/>
          <w:sz w:val="22"/>
          <w:szCs w:val="22"/>
          <w:lang w:val="en-US"/>
        </w:rPr>
        <w:instrText xml:space="preserve"> ADDIN ZOTERO_ITEM CSL_CITATION {"citationID":"Gy0kEprR","properties":{"formattedCitation":"(Andersen {\\i{}et al.} 2016)","plainCitation":"(Andersen et al. 2016)","noteIndex":0},"citationItems":[{"id":1830,"uris":["http://zotero.org/users/6116610/items/Z9LEI2TM"],"uri":["http://zotero.org/users/6116610/items/Z9LEI2TM"],"itemData":{"id":1830,"type":"article-journal","abstract":"The size of an individual organism is a key trait to characterize its physiology and feeding ecology. Size-based scaling laws may have a limited size range of validity or undergo a transition from one scaling exponent to another at some characteristic size. We collate and review data on size-based scaling laws for resource acquisition, mobility, sensory range, and progeny size for all pelagic marine life, from bacteria to whales. Further, we review and develop simple theoretical arguments for observed scaling laws and the characteristic sizes of a change or breakdown of power laws. We divide life in the ocean into seven major realms based on trophic strategy, physiology, and life history strategy. Such a categorization represents a move away from a taxonomically oriented description toward a trait-based description of life in the oceans. Finally, we discuss life forms that transgress the simple size-based rules and identify unanswered questions.","container-title":"Annual Review of Marine Science","DOI":"10.1146/annurev-marine-122414-034144","ISSN":"1941-0611","journalAbbreviation":"Ann Rev Mar Sci","language":"eng","note":"PMID: 26163011","page":"217-241","source":"PubMed","title":"Characteristic Sizes of Life in the Oceans, from Bacteria to Whales","volume":"8","author":[{"family":"Andersen","given":"K. H."},{"family":"Berge","given":"T."},{"family":"Gonçalves","given":"R. J."},{"family":"Hartvig","given":"M."},{"family":"Heuschele","given":"J."},{"family":"Hylander","given":"S."},{"family":"Jacobsen","given":"N. S."},{"family":"Lindemann","given":"C."},{"family":"Martens","given":"E. A."},{"family":"Neuheimer","given":"A. B."},{"family":"Olsson","given":"K."},{"family":"Palacz","given":"A."},{"family":"Prowe","given":"A. E. F."},{"family":"Sainmont","given":"J."},{"family":"Traving","given":"S. J."},{"family":"Visser","given":"A. W."},{"family":"Wadhwa","given":"N."},{"family":"Kiørboe","given":"T."}],"issued":{"date-parts":[["2016"]]}}}],"schema":"https://github.com/citation-style-language/schema/raw/master/csl-citation.json"} </w:instrText>
      </w:r>
      <w:r w:rsidR="00006134">
        <w:rPr>
          <w:rFonts w:ascii="Times New Roman" w:hAnsi="Times New Roman" w:cs="Times New Roman"/>
          <w:bCs/>
          <w:sz w:val="22"/>
          <w:szCs w:val="22"/>
          <w:lang w:val="en-US"/>
        </w:rPr>
        <w:fldChar w:fldCharType="separate"/>
      </w:r>
      <w:r w:rsidR="00006134" w:rsidRPr="00006134">
        <w:rPr>
          <w:rFonts w:ascii="Times New Roman" w:hAnsi="Times New Roman" w:cs="Times New Roman"/>
          <w:sz w:val="22"/>
          <w:lang w:val="en-GB"/>
        </w:rPr>
        <w:t xml:space="preserve">(Andersen </w:t>
      </w:r>
      <w:r w:rsidR="00006134" w:rsidRPr="00006134">
        <w:rPr>
          <w:rFonts w:ascii="Times New Roman" w:hAnsi="Times New Roman" w:cs="Times New Roman"/>
          <w:i/>
          <w:iCs/>
          <w:sz w:val="22"/>
          <w:lang w:val="en-GB"/>
        </w:rPr>
        <w:t>et al.</w:t>
      </w:r>
      <w:r w:rsidR="00006134" w:rsidRPr="00006134">
        <w:rPr>
          <w:rFonts w:ascii="Times New Roman" w:hAnsi="Times New Roman" w:cs="Times New Roman"/>
          <w:sz w:val="22"/>
          <w:lang w:val="en-GB"/>
        </w:rPr>
        <w:t xml:space="preserve"> 2016)</w:t>
      </w:r>
      <w:r w:rsidR="00006134">
        <w:rPr>
          <w:rFonts w:ascii="Times New Roman" w:hAnsi="Times New Roman" w:cs="Times New Roman"/>
          <w:bCs/>
          <w:sz w:val="22"/>
          <w:szCs w:val="22"/>
          <w:lang w:val="en-US"/>
        </w:rPr>
        <w:fldChar w:fldCharType="end"/>
      </w:r>
      <w:r w:rsidR="00631D2D">
        <w:rPr>
          <w:rFonts w:ascii="Times New Roman" w:hAnsi="Times New Roman" w:cs="Times New Roman"/>
          <w:bCs/>
          <w:sz w:val="22"/>
          <w:szCs w:val="22"/>
          <w:lang w:val="en-US"/>
        </w:rPr>
        <w:t xml:space="preserve">, warming-induced changes in </w:t>
      </w:r>
      <w:r w:rsidR="006A11DA">
        <w:rPr>
          <w:rFonts w:ascii="Times New Roman" w:hAnsi="Times New Roman" w:cs="Times New Roman"/>
          <w:bCs/>
          <w:sz w:val="22"/>
          <w:szCs w:val="22"/>
          <w:lang w:val="en-US"/>
        </w:rPr>
        <w:t xml:space="preserve">growth and size-at-age </w:t>
      </w:r>
      <w:r w:rsidR="000E51F6">
        <w:rPr>
          <w:rFonts w:ascii="Times New Roman" w:hAnsi="Times New Roman" w:cs="Times New Roman"/>
          <w:bCs/>
          <w:sz w:val="22"/>
          <w:szCs w:val="22"/>
          <w:lang w:val="en-US"/>
        </w:rPr>
        <w:t>of fish populations</w:t>
      </w:r>
      <w:r w:rsidR="00251F64">
        <w:rPr>
          <w:rFonts w:ascii="Times New Roman" w:hAnsi="Times New Roman" w:cs="Times New Roman"/>
          <w:bCs/>
          <w:sz w:val="22"/>
          <w:szCs w:val="22"/>
          <w:lang w:val="en-US"/>
        </w:rPr>
        <w:t xml:space="preserve"> could</w:t>
      </w:r>
      <w:r w:rsidR="00A0277F">
        <w:rPr>
          <w:rFonts w:ascii="Times New Roman" w:hAnsi="Times New Roman" w:cs="Times New Roman"/>
          <w:bCs/>
          <w:sz w:val="22"/>
          <w:szCs w:val="22"/>
          <w:lang w:val="en-US"/>
        </w:rPr>
        <w:t xml:space="preserve"> have implications not only for </w:t>
      </w:r>
      <w:r w:rsidR="00C83144">
        <w:rPr>
          <w:rFonts w:ascii="Times New Roman" w:hAnsi="Times New Roman" w:cs="Times New Roman"/>
          <w:bCs/>
          <w:sz w:val="22"/>
          <w:szCs w:val="22"/>
          <w:lang w:val="en-US"/>
        </w:rPr>
        <w:t xml:space="preserve">biomass and </w:t>
      </w:r>
      <w:r w:rsidR="00D23690">
        <w:rPr>
          <w:rFonts w:ascii="Times New Roman" w:hAnsi="Times New Roman" w:cs="Times New Roman"/>
          <w:bCs/>
          <w:sz w:val="22"/>
          <w:szCs w:val="22"/>
          <w:lang w:val="en-US"/>
        </w:rPr>
        <w:t>productivity</w:t>
      </w:r>
      <w:r w:rsidR="009C6788">
        <w:rPr>
          <w:rFonts w:ascii="Times New Roman" w:hAnsi="Times New Roman" w:cs="Times New Roman"/>
          <w:bCs/>
          <w:sz w:val="22"/>
          <w:szCs w:val="22"/>
          <w:lang w:val="en-US"/>
        </w:rPr>
        <w:t xml:space="preserve"> </w:t>
      </w:r>
      <w:r w:rsidR="00230ABF">
        <w:rPr>
          <w:rFonts w:ascii="Times New Roman" w:hAnsi="Times New Roman" w:cs="Times New Roman"/>
          <w:bCs/>
          <w:sz w:val="22"/>
          <w:szCs w:val="22"/>
          <w:lang w:val="en-US"/>
        </w:rPr>
        <w:t>but also their structure and stability</w:t>
      </w:r>
      <w:r w:rsidR="00276A51">
        <w:rPr>
          <w:rFonts w:ascii="Times New Roman" w:hAnsi="Times New Roman" w:cs="Times New Roman"/>
          <w:bCs/>
          <w:sz w:val="22"/>
          <w:szCs w:val="22"/>
          <w:lang w:val="en-US"/>
        </w:rPr>
        <w:t xml:space="preserve"> </w:t>
      </w:r>
      <w:r w:rsidR="00276A51">
        <w:rPr>
          <w:rFonts w:ascii="Times New Roman" w:hAnsi="Times New Roman" w:cs="Times New Roman"/>
          <w:bCs/>
          <w:sz w:val="22"/>
          <w:szCs w:val="22"/>
          <w:lang w:val="en-US"/>
        </w:rPr>
        <w:fldChar w:fldCharType="begin"/>
      </w:r>
      <w:r w:rsidR="00276A51">
        <w:rPr>
          <w:rFonts w:ascii="Times New Roman" w:hAnsi="Times New Roman" w:cs="Times New Roman"/>
          <w:bCs/>
          <w:sz w:val="22"/>
          <w:szCs w:val="22"/>
          <w:lang w:val="en-US"/>
        </w:rPr>
        <w:instrText xml:space="preserve"> ADDIN ZOTERO_ITEM CSL_CITATION {"citationID":"oojqr946","properties":{"formattedCitation":"(Audzijonyte {\\i{}et al.} 2013)","plainCitation":"(Audzijonyte et al. 2013)","noteIndex":0},"citationItems":[{"id":1827,"uris":["http://zotero.org/users/6116610/items/U4CP2E9I"],"uri":["http://zotero.org/users/6116610/items/U4CP2E9I"],"itemData":{"id":1827,"type":"article-journal","abstract":"Humans are changing marine ecosystems worldwide, both directly through fishing and indirectly through climate change. One of the little explored outcomes of human-induced change involves the decreasing body sizes of fishes. We use a marine ecosystem model to explore how a slow (less than 0.1% per year) decrease in the length of five harvested species could affect species interactions, biomasses and yields. We find that even small decreases in fish sizes are amplified by positive feedback loops in the ecosystem and can lead to major changes in natural mortality. For some species, a total of 4 per cent decrease in length-at-age over 50 years resulted in 50 per cent increase in predation mortality. However, the magnitude and direction in predation mortality changes differed among species and one shrinking species even experienced reduced predation pressure. Nevertheless, 50 years of gradual decrease in body size resulted in 1–35% decrease in biomasses and catches of all shrinking species. Therefore, fisheries management practices that ignore contemporary life-history changes are likely to overestimate long-term yields and can lead to overfishing.","container-title":"Biology Letters","DOI":"10.1098/rsbl.2012.1103","issue":"2","journalAbbreviation":"Biology Letters","page":"20121103","source":"royalsocietypublishing.org (Atypon)","title":"Ecological consequences of body size decline in harvested fish species: positive feedback loops in trophic interactions amplify human impact","title-short":"Ecological consequences of body size decline in harvested fish species","volume":"9","author":[{"family":"Audzijonyte","given":"Asta"},{"family":"Kuparinen","given":"Anna"},{"family":"Gorton","given":"Rebecca"},{"family":"Fulton","given":"Elizabeth A."}],"issued":{"date-parts":[["2013",4,23]]}}}],"schema":"https://github.com/citation-style-language/schema/raw/master/csl-citation.json"} </w:instrText>
      </w:r>
      <w:r w:rsidR="00276A51">
        <w:rPr>
          <w:rFonts w:ascii="Times New Roman" w:hAnsi="Times New Roman" w:cs="Times New Roman"/>
          <w:bCs/>
          <w:sz w:val="22"/>
          <w:szCs w:val="22"/>
          <w:lang w:val="en-US"/>
        </w:rPr>
        <w:fldChar w:fldCharType="separate"/>
      </w:r>
      <w:r w:rsidR="00276A51" w:rsidRPr="00276A51">
        <w:rPr>
          <w:rFonts w:ascii="Times New Roman" w:hAnsi="Times New Roman" w:cs="Times New Roman"/>
          <w:sz w:val="22"/>
          <w:lang w:val="en-GB"/>
        </w:rPr>
        <w:t xml:space="preserve">(Audzijonyte </w:t>
      </w:r>
      <w:r w:rsidR="00276A51" w:rsidRPr="00276A51">
        <w:rPr>
          <w:rFonts w:ascii="Times New Roman" w:hAnsi="Times New Roman" w:cs="Times New Roman"/>
          <w:i/>
          <w:iCs/>
          <w:sz w:val="22"/>
          <w:lang w:val="en-GB"/>
        </w:rPr>
        <w:t>et al.</w:t>
      </w:r>
      <w:r w:rsidR="00276A51" w:rsidRPr="00276A51">
        <w:rPr>
          <w:rFonts w:ascii="Times New Roman" w:hAnsi="Times New Roman" w:cs="Times New Roman"/>
          <w:sz w:val="22"/>
          <w:lang w:val="en-GB"/>
        </w:rPr>
        <w:t xml:space="preserve"> 2013)</w:t>
      </w:r>
      <w:r w:rsidR="00276A51">
        <w:rPr>
          <w:rFonts w:ascii="Times New Roman" w:hAnsi="Times New Roman" w:cs="Times New Roman"/>
          <w:bCs/>
          <w:sz w:val="22"/>
          <w:szCs w:val="22"/>
          <w:lang w:val="en-US"/>
        </w:rPr>
        <w:fldChar w:fldCharType="end"/>
      </w:r>
      <w:r w:rsidR="00CE4B4F">
        <w:rPr>
          <w:rFonts w:ascii="Times New Roman" w:hAnsi="Times New Roman" w:cs="Times New Roman"/>
          <w:bCs/>
          <w:sz w:val="22"/>
          <w:szCs w:val="22"/>
          <w:lang w:val="en-US"/>
        </w:rPr>
        <w:t xml:space="preserve">. </w:t>
      </w:r>
      <w:r w:rsidR="0044650C">
        <w:rPr>
          <w:rFonts w:ascii="Times New Roman" w:hAnsi="Times New Roman" w:cs="Times New Roman"/>
          <w:bCs/>
          <w:sz w:val="22"/>
          <w:szCs w:val="22"/>
          <w:lang w:val="en-US"/>
        </w:rPr>
        <w:t>I</w:t>
      </w:r>
      <w:r w:rsidR="00CE4B4F">
        <w:rPr>
          <w:rFonts w:ascii="Times New Roman" w:hAnsi="Times New Roman" w:cs="Times New Roman"/>
          <w:bCs/>
          <w:sz w:val="22"/>
          <w:szCs w:val="22"/>
          <w:lang w:val="en-US"/>
        </w:rPr>
        <w:t xml:space="preserve">t is </w:t>
      </w:r>
      <w:r w:rsidR="00B754F1">
        <w:rPr>
          <w:rFonts w:ascii="Times New Roman" w:hAnsi="Times New Roman" w:cs="Times New Roman"/>
          <w:bCs/>
          <w:sz w:val="22"/>
          <w:szCs w:val="22"/>
          <w:lang w:val="en-US"/>
        </w:rPr>
        <w:t xml:space="preserve">therefore </w:t>
      </w:r>
      <w:r w:rsidR="00035532">
        <w:rPr>
          <w:rFonts w:ascii="Times New Roman" w:hAnsi="Times New Roman" w:cs="Times New Roman"/>
          <w:bCs/>
          <w:sz w:val="22"/>
          <w:szCs w:val="22"/>
          <w:lang w:val="en-GB"/>
        </w:rPr>
        <w:t xml:space="preserve">important to </w:t>
      </w:r>
      <w:r w:rsidR="007D6443">
        <w:rPr>
          <w:rFonts w:ascii="Times New Roman" w:hAnsi="Times New Roman" w:cs="Times New Roman"/>
          <w:bCs/>
          <w:sz w:val="22"/>
          <w:szCs w:val="22"/>
          <w:lang w:val="en-GB"/>
        </w:rPr>
        <w:t xml:space="preserve">develop </w:t>
      </w:r>
      <w:r w:rsidR="00173680">
        <w:rPr>
          <w:rFonts w:ascii="Times New Roman" w:hAnsi="Times New Roman" w:cs="Times New Roman"/>
          <w:bCs/>
          <w:sz w:val="22"/>
          <w:szCs w:val="22"/>
          <w:lang w:val="en-GB"/>
        </w:rPr>
        <w:t xml:space="preserve">mechanistic </w:t>
      </w:r>
      <w:r w:rsidR="00643F2B">
        <w:rPr>
          <w:rFonts w:ascii="Times New Roman" w:hAnsi="Times New Roman" w:cs="Times New Roman"/>
          <w:bCs/>
          <w:sz w:val="22"/>
          <w:szCs w:val="22"/>
          <w:lang w:val="en-GB"/>
        </w:rPr>
        <w:t xml:space="preserve">size-based food web </w:t>
      </w:r>
      <w:r w:rsidR="007D6443">
        <w:rPr>
          <w:rFonts w:ascii="Times New Roman" w:hAnsi="Times New Roman" w:cs="Times New Roman"/>
          <w:bCs/>
          <w:sz w:val="22"/>
          <w:szCs w:val="22"/>
          <w:lang w:val="en-GB"/>
        </w:rPr>
        <w:t xml:space="preserve">models </w:t>
      </w:r>
      <w:r w:rsidR="00ED3637">
        <w:rPr>
          <w:rFonts w:ascii="Times New Roman" w:hAnsi="Times New Roman" w:cs="Times New Roman"/>
          <w:bCs/>
          <w:sz w:val="22"/>
          <w:szCs w:val="22"/>
          <w:lang w:val="en-GB"/>
        </w:rPr>
        <w:t>where the impacts of warming on body size and size-based interactions can be evaluated</w:t>
      </w:r>
      <w:r w:rsidR="000124FD">
        <w:rPr>
          <w:rFonts w:ascii="Times New Roman" w:hAnsi="Times New Roman" w:cs="Times New Roman"/>
          <w:bCs/>
          <w:sz w:val="22"/>
          <w:szCs w:val="22"/>
          <w:lang w:val="en-GB"/>
        </w:rPr>
        <w:t>.</w:t>
      </w:r>
    </w:p>
    <w:p w14:paraId="3B504B7E" w14:textId="2A58E059" w:rsidR="00C82C29" w:rsidRDefault="00057295" w:rsidP="005B153D">
      <w:pPr>
        <w:spacing w:line="480" w:lineRule="auto"/>
        <w:ind w:firstLine="284"/>
        <w:jc w:val="both"/>
        <w:rPr>
          <w:rFonts w:ascii="Times New Roman" w:hAnsi="Times New Roman" w:cs="Times New Roman"/>
          <w:bCs/>
          <w:sz w:val="22"/>
          <w:szCs w:val="22"/>
          <w:lang w:val="en-US"/>
        </w:rPr>
      </w:pPr>
      <w:r>
        <w:rPr>
          <w:rFonts w:ascii="Times New Roman" w:hAnsi="Times New Roman" w:cs="Times New Roman"/>
          <w:sz w:val="22"/>
          <w:szCs w:val="22"/>
          <w:lang w:val="en-US"/>
        </w:rPr>
        <w:t>M</w:t>
      </w:r>
      <w:r w:rsidR="00173680" w:rsidRPr="00173680">
        <w:rPr>
          <w:rFonts w:ascii="Times New Roman" w:hAnsi="Times New Roman" w:cs="Times New Roman"/>
          <w:sz w:val="22"/>
          <w:szCs w:val="22"/>
          <w:lang w:val="en-US"/>
        </w:rPr>
        <w:t xml:space="preserve">echanistic </w:t>
      </w:r>
      <w:r w:rsidR="00F83854">
        <w:rPr>
          <w:rFonts w:ascii="Times New Roman" w:hAnsi="Times New Roman" w:cs="Times New Roman"/>
          <w:sz w:val="22"/>
          <w:szCs w:val="22"/>
          <w:lang w:val="en-US"/>
        </w:rPr>
        <w:t xml:space="preserve">models </w:t>
      </w:r>
      <w:r w:rsidR="00C11C95">
        <w:rPr>
          <w:rFonts w:ascii="Times New Roman" w:hAnsi="Times New Roman" w:cs="Times New Roman"/>
          <w:sz w:val="22"/>
          <w:szCs w:val="22"/>
          <w:lang w:val="en-US"/>
        </w:rPr>
        <w:t xml:space="preserve">are useful </w:t>
      </w:r>
      <w:r w:rsidR="007230FB">
        <w:rPr>
          <w:rFonts w:ascii="Times New Roman" w:hAnsi="Times New Roman" w:cs="Times New Roman"/>
          <w:sz w:val="22"/>
          <w:szCs w:val="22"/>
          <w:lang w:val="en-US"/>
        </w:rPr>
        <w:t>for</w:t>
      </w:r>
      <w:r w:rsidR="00C11C95">
        <w:rPr>
          <w:rFonts w:ascii="Times New Roman" w:hAnsi="Times New Roman" w:cs="Times New Roman"/>
          <w:sz w:val="22"/>
          <w:szCs w:val="22"/>
          <w:lang w:val="en-US"/>
        </w:rPr>
        <w:t xml:space="preserve"> </w:t>
      </w:r>
      <w:r w:rsidR="007B69DF">
        <w:rPr>
          <w:rFonts w:ascii="Times New Roman" w:hAnsi="Times New Roman" w:cs="Times New Roman"/>
          <w:sz w:val="22"/>
          <w:szCs w:val="22"/>
          <w:lang w:val="en-US"/>
        </w:rPr>
        <w:t xml:space="preserve">evaluating </w:t>
      </w:r>
      <w:r w:rsidR="00C11C95">
        <w:rPr>
          <w:rFonts w:ascii="Times New Roman" w:hAnsi="Times New Roman" w:cs="Times New Roman"/>
          <w:sz w:val="22"/>
          <w:szCs w:val="22"/>
          <w:lang w:val="en-US"/>
        </w:rPr>
        <w:t xml:space="preserve">the </w:t>
      </w:r>
      <w:r w:rsidR="00613524">
        <w:rPr>
          <w:rFonts w:ascii="Times New Roman" w:hAnsi="Times New Roman" w:cs="Times New Roman"/>
          <w:sz w:val="22"/>
          <w:szCs w:val="22"/>
          <w:lang w:val="en-US"/>
        </w:rPr>
        <w:t xml:space="preserve">implications of </w:t>
      </w:r>
      <w:r w:rsidR="009F5215">
        <w:rPr>
          <w:rFonts w:ascii="Times New Roman" w:hAnsi="Times New Roman" w:cs="Times New Roman"/>
          <w:sz w:val="22"/>
          <w:szCs w:val="22"/>
          <w:lang w:val="en-US"/>
        </w:rPr>
        <w:t>temperature-size responses in food we</w:t>
      </w:r>
      <w:r w:rsidR="00EA7CED">
        <w:rPr>
          <w:rFonts w:ascii="Times New Roman" w:hAnsi="Times New Roman" w:cs="Times New Roman"/>
          <w:sz w:val="22"/>
          <w:szCs w:val="22"/>
          <w:lang w:val="en-US"/>
        </w:rPr>
        <w:t>bs</w:t>
      </w:r>
      <w:r w:rsidR="00281D32">
        <w:rPr>
          <w:rFonts w:ascii="Times New Roman" w:hAnsi="Times New Roman" w:cs="Times New Roman"/>
          <w:sz w:val="22"/>
          <w:szCs w:val="22"/>
          <w:lang w:val="en-US"/>
        </w:rPr>
        <w:t xml:space="preserve"> because </w:t>
      </w:r>
      <w:r w:rsidR="009F5215">
        <w:rPr>
          <w:rFonts w:ascii="Times New Roman" w:hAnsi="Times New Roman" w:cs="Times New Roman"/>
          <w:sz w:val="22"/>
          <w:szCs w:val="22"/>
          <w:lang w:val="en-US"/>
        </w:rPr>
        <w:t xml:space="preserve">results emerge from </w:t>
      </w:r>
      <w:r w:rsidR="00951F66">
        <w:rPr>
          <w:rFonts w:ascii="Times New Roman" w:hAnsi="Times New Roman" w:cs="Times New Roman"/>
          <w:sz w:val="22"/>
          <w:szCs w:val="22"/>
          <w:lang w:val="en-US"/>
        </w:rPr>
        <w:t xml:space="preserve">individual-level </w:t>
      </w:r>
      <w:r w:rsidR="00173680" w:rsidRPr="00173680">
        <w:rPr>
          <w:rFonts w:ascii="Times New Roman" w:hAnsi="Times New Roman" w:cs="Times New Roman"/>
          <w:sz w:val="22"/>
          <w:szCs w:val="22"/>
          <w:lang w:val="en-US"/>
        </w:rPr>
        <w:t>processes</w:t>
      </w:r>
      <w:r w:rsidR="00F83854">
        <w:rPr>
          <w:rFonts w:ascii="Times New Roman" w:hAnsi="Times New Roman" w:cs="Times New Roman"/>
          <w:sz w:val="22"/>
          <w:szCs w:val="22"/>
          <w:lang w:val="en-US"/>
        </w:rPr>
        <w:t>.</w:t>
      </w:r>
      <w:r w:rsidR="001F771A">
        <w:rPr>
          <w:rFonts w:ascii="Times New Roman" w:hAnsi="Times New Roman" w:cs="Times New Roman"/>
          <w:sz w:val="22"/>
          <w:szCs w:val="22"/>
          <w:lang w:val="en-US"/>
        </w:rPr>
        <w:t xml:space="preserve"> </w:t>
      </w:r>
      <w:r w:rsidR="00DE3D95">
        <w:rPr>
          <w:rFonts w:ascii="Times New Roman" w:hAnsi="Times New Roman" w:cs="Times New Roman"/>
          <w:sz w:val="22"/>
          <w:szCs w:val="22"/>
          <w:lang w:val="en-US"/>
        </w:rPr>
        <w:t xml:space="preserve">Using an eco-physiological growth model (generalized </w:t>
      </w:r>
      <w:r w:rsidR="00DE3D95" w:rsidRPr="00AF32CB">
        <w:rPr>
          <w:rFonts w:ascii="Times New Roman" w:hAnsi="Times New Roman" w:cs="Times New Roman"/>
          <w:sz w:val="22"/>
          <w:szCs w:val="22"/>
        </w:rPr>
        <w:t xml:space="preserve">von Bertalanffy growth </w:t>
      </w:r>
      <w:r w:rsidR="00DE3D95" w:rsidRPr="008C7F1C">
        <w:rPr>
          <w:rFonts w:ascii="Times New Roman" w:hAnsi="Times New Roman" w:cs="Times New Roman"/>
          <w:sz w:val="22"/>
          <w:szCs w:val="22"/>
          <w:lang w:val="en-US"/>
        </w:rPr>
        <w:t>mode</w:t>
      </w:r>
      <w:r w:rsidR="00DE3D95">
        <w:rPr>
          <w:rFonts w:ascii="Times New Roman" w:hAnsi="Times New Roman" w:cs="Times New Roman"/>
          <w:sz w:val="22"/>
          <w:szCs w:val="22"/>
          <w:lang w:val="en-US"/>
        </w:rPr>
        <w:t xml:space="preserve">l), </w:t>
      </w:r>
      <w:r w:rsidR="00437BC7">
        <w:rPr>
          <w:rFonts w:ascii="Times New Roman" w:hAnsi="Times New Roman" w:cs="Times New Roman"/>
          <w:sz w:val="22"/>
          <w:szCs w:val="22"/>
          <w:lang w:val="en-US"/>
        </w:rPr>
        <w:t xml:space="preserve">Cheung et al. </w:t>
      </w:r>
      <w:r w:rsidR="00E63F97" w:rsidRPr="00AF32CB">
        <w:rPr>
          <w:rFonts w:ascii="Times New Roman" w:hAnsi="Times New Roman" w:cs="Times New Roman"/>
          <w:sz w:val="22"/>
          <w:szCs w:val="22"/>
        </w:rPr>
        <w:fldChar w:fldCharType="begin"/>
      </w:r>
      <w:r w:rsidR="00BB29B7">
        <w:rPr>
          <w:rFonts w:ascii="Times New Roman" w:hAnsi="Times New Roman" w:cs="Times New Roman"/>
          <w:sz w:val="22"/>
          <w:szCs w:val="22"/>
        </w:rPr>
        <w:instrText xml:space="preserve"> ADDIN ZOTERO_ITEM CSL_CITATION {"citationID":"SUVEA9Bx","properties":{"formattedCitation":"(2013)","plainCitation":"(2013)","noteIndex":0},"citationItems":[{"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L"},{"family":"Watson","given":"Reg"},{"family":"Pauly","given":"Daniel"}],"issued":{"date-parts":[["2013"]]}},"suppress-author":true}],"schema":"https://github.com/citation-style-language/schema/raw/master/csl-citation.json"} </w:instrText>
      </w:r>
      <w:r w:rsidR="00E63F97" w:rsidRPr="00AF32CB">
        <w:rPr>
          <w:rFonts w:ascii="Times New Roman" w:hAnsi="Times New Roman" w:cs="Times New Roman"/>
          <w:sz w:val="22"/>
          <w:szCs w:val="22"/>
        </w:rPr>
        <w:fldChar w:fldCharType="separate"/>
      </w:r>
      <w:r w:rsidR="00BB29B7">
        <w:rPr>
          <w:rFonts w:ascii="Times New Roman" w:hAnsi="Times New Roman" w:cs="Times New Roman"/>
          <w:sz w:val="22"/>
          <w:szCs w:val="22"/>
          <w:lang w:val="en-GB"/>
        </w:rPr>
        <w:t>(2013)</w:t>
      </w:r>
      <w:r w:rsidR="00E63F97" w:rsidRPr="00AF32CB">
        <w:rPr>
          <w:rFonts w:ascii="Times New Roman" w:hAnsi="Times New Roman" w:cs="Times New Roman"/>
          <w:sz w:val="22"/>
          <w:szCs w:val="22"/>
        </w:rPr>
        <w:fldChar w:fldCharType="end"/>
      </w:r>
      <w:r w:rsidR="00E63F97">
        <w:rPr>
          <w:rFonts w:ascii="Times New Roman" w:hAnsi="Times New Roman" w:cs="Times New Roman"/>
          <w:sz w:val="22"/>
          <w:szCs w:val="22"/>
          <w:lang w:val="en-US"/>
        </w:rPr>
        <w:t xml:space="preserve"> predicted a 14-24% decline </w:t>
      </w:r>
      <w:r w:rsidR="00E63F97" w:rsidRPr="00AF32CB">
        <w:rPr>
          <w:rFonts w:ascii="Times New Roman" w:hAnsi="Times New Roman" w:cs="Times New Roman"/>
          <w:sz w:val="22"/>
          <w:szCs w:val="22"/>
        </w:rPr>
        <w:t xml:space="preserve">in </w:t>
      </w:r>
      <w:r w:rsidR="00E63F97">
        <w:rPr>
          <w:rFonts w:ascii="Times New Roman" w:hAnsi="Times New Roman" w:cs="Times New Roman"/>
          <w:sz w:val="22"/>
          <w:szCs w:val="22"/>
          <w:lang w:val="en-US"/>
        </w:rPr>
        <w:t>community-</w:t>
      </w:r>
      <w:r w:rsidR="00E63F97" w:rsidRPr="00AF32CB">
        <w:rPr>
          <w:rFonts w:ascii="Times New Roman" w:hAnsi="Times New Roman" w:cs="Times New Roman"/>
          <w:sz w:val="22"/>
          <w:szCs w:val="22"/>
        </w:rPr>
        <w:t xml:space="preserve">average maximum body mass </w:t>
      </w:r>
      <w:r w:rsidR="00E63F97" w:rsidRPr="00CE41CE">
        <w:rPr>
          <w:rFonts w:ascii="Times New Roman" w:hAnsi="Times New Roman" w:cs="Times New Roman"/>
          <w:sz w:val="22"/>
          <w:szCs w:val="22"/>
          <w:lang w:val="en-US"/>
        </w:rPr>
        <w:t xml:space="preserve">by </w:t>
      </w:r>
      <w:r w:rsidR="00E63F97" w:rsidRPr="001C6351">
        <w:rPr>
          <w:rFonts w:ascii="Times New Roman" w:hAnsi="Times New Roman" w:cs="Times New Roman"/>
          <w:sz w:val="22"/>
          <w:szCs w:val="22"/>
          <w:lang w:val="en-US"/>
        </w:rPr>
        <w:t>20</w:t>
      </w:r>
      <w:r w:rsidR="00E63F97">
        <w:rPr>
          <w:rFonts w:ascii="Times New Roman" w:hAnsi="Times New Roman" w:cs="Times New Roman"/>
          <w:sz w:val="22"/>
          <w:szCs w:val="22"/>
          <w:lang w:val="en-US"/>
        </w:rPr>
        <w:t>50 under high-emission scenarios</w:t>
      </w:r>
      <w:r w:rsidR="00E63F97" w:rsidRPr="001C6351">
        <w:rPr>
          <w:rFonts w:ascii="Times New Roman" w:hAnsi="Times New Roman" w:cs="Times New Roman"/>
          <w:sz w:val="22"/>
          <w:szCs w:val="22"/>
          <w:lang w:val="en-US"/>
        </w:rPr>
        <w:t>, du</w:t>
      </w:r>
      <w:r w:rsidR="00E63F97">
        <w:rPr>
          <w:rFonts w:ascii="Times New Roman" w:hAnsi="Times New Roman" w:cs="Times New Roman"/>
          <w:sz w:val="22"/>
          <w:szCs w:val="22"/>
          <w:lang w:val="en-US"/>
        </w:rPr>
        <w:t xml:space="preserve">e to both </w:t>
      </w:r>
      <w:r w:rsidR="00E63F97" w:rsidRPr="00AF32CB">
        <w:rPr>
          <w:rFonts w:ascii="Times New Roman" w:hAnsi="Times New Roman" w:cs="Times New Roman"/>
          <w:sz w:val="22"/>
          <w:szCs w:val="22"/>
        </w:rPr>
        <w:t xml:space="preserve">changes in distribution and </w:t>
      </w:r>
      <w:r w:rsidR="00E63F97">
        <w:rPr>
          <w:rFonts w:ascii="Times New Roman" w:hAnsi="Times New Roman" w:cs="Times New Roman"/>
          <w:sz w:val="22"/>
          <w:szCs w:val="22"/>
          <w:lang w:val="en-US"/>
        </w:rPr>
        <w:t>warming</w:t>
      </w:r>
      <w:r w:rsidR="00D35F1C">
        <w:rPr>
          <w:rFonts w:ascii="Times New Roman" w:hAnsi="Times New Roman" w:cs="Times New Roman"/>
          <w:sz w:val="22"/>
          <w:szCs w:val="22"/>
          <w:lang w:val="en-US"/>
        </w:rPr>
        <w:t>-induced constraints asymptotic mass</w:t>
      </w:r>
      <w:r w:rsidR="00E63F97" w:rsidRPr="00AF32CB">
        <w:rPr>
          <w:rFonts w:ascii="Times New Roman" w:hAnsi="Times New Roman" w:cs="Times New Roman"/>
          <w:sz w:val="22"/>
          <w:szCs w:val="22"/>
        </w:rPr>
        <w:t xml:space="preserve">. </w:t>
      </w:r>
      <w:r w:rsidR="00E63F97">
        <w:rPr>
          <w:rFonts w:ascii="Times New Roman" w:hAnsi="Times New Roman" w:cs="Times New Roman"/>
          <w:sz w:val="22"/>
          <w:szCs w:val="22"/>
          <w:lang w:val="en-US"/>
        </w:rPr>
        <w:t>While these declines in maximum body size are in line with the “universal” relationship between smaller adult</w:t>
      </w:r>
      <w:r w:rsidR="008A3CF4">
        <w:rPr>
          <w:rFonts w:ascii="Times New Roman" w:hAnsi="Times New Roman" w:cs="Times New Roman"/>
          <w:sz w:val="22"/>
          <w:szCs w:val="22"/>
          <w:lang w:val="en-US"/>
        </w:rPr>
        <w:t xml:space="preserve"> or asymptotic</w:t>
      </w:r>
      <w:r w:rsidR="00E63F97">
        <w:rPr>
          <w:rFonts w:ascii="Times New Roman" w:hAnsi="Times New Roman" w:cs="Times New Roman"/>
          <w:sz w:val="22"/>
          <w:szCs w:val="22"/>
          <w:lang w:val="en-US"/>
        </w:rPr>
        <w:t xml:space="preserve"> body sizes with warming, both the physiological basis and the magnitude of the reductions have been questioned </w:t>
      </w:r>
      <w:r w:rsidR="00E63F97">
        <w:rPr>
          <w:rFonts w:ascii="Times New Roman" w:hAnsi="Times New Roman" w:cs="Times New Roman"/>
          <w:sz w:val="22"/>
          <w:szCs w:val="22"/>
          <w:lang w:val="en-US"/>
        </w:rPr>
        <w:fldChar w:fldCharType="begin"/>
      </w:r>
      <w:r w:rsidR="00E63F97">
        <w:rPr>
          <w:rFonts w:ascii="Times New Roman" w:hAnsi="Times New Roman" w:cs="Times New Roman"/>
          <w:sz w:val="22"/>
          <w:szCs w:val="22"/>
          <w:lang w:val="en-US"/>
        </w:rPr>
        <w:instrText xml:space="preserve"> ADDIN ZOTERO_ITEM CSL_CITATION {"citationID":"ZOiSnDUL","properties":{"formattedCitation":"(Lefevre {\\i{}et al.} 2018; Pauly &amp; Cheung 2018)","plainCitation":"(Lefevre et al. 2018; Pauly &amp; Cheung 2018)","noteIndex":0},"citationItems":[{"id":580,"uris":["http://zotero.org/users/6116610/items/6KT3Y3GN"],"uri":["http://zotero.org/users/6116610/items/6KT3Y3GN"],"itemData":{"id":580,"type":"article-journal","container-title":"Global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E63F97">
        <w:rPr>
          <w:rFonts w:ascii="Times New Roman" w:hAnsi="Times New Roman" w:cs="Times New Roman"/>
          <w:sz w:val="22"/>
          <w:szCs w:val="22"/>
          <w:lang w:val="en-US"/>
        </w:rPr>
        <w:fldChar w:fldCharType="separate"/>
      </w:r>
      <w:r w:rsidR="00E63F97" w:rsidRPr="00695170">
        <w:rPr>
          <w:rFonts w:ascii="Times New Roman" w:hAnsi="Times New Roman" w:cs="Times New Roman"/>
          <w:sz w:val="22"/>
          <w:lang w:val="en-GB"/>
        </w:rPr>
        <w:t xml:space="preserve">(Lefevre </w:t>
      </w:r>
      <w:r w:rsidR="00E63F97" w:rsidRPr="00695170">
        <w:rPr>
          <w:rFonts w:ascii="Times New Roman" w:hAnsi="Times New Roman" w:cs="Times New Roman"/>
          <w:i/>
          <w:iCs/>
          <w:sz w:val="22"/>
          <w:lang w:val="en-GB"/>
        </w:rPr>
        <w:t>et al.</w:t>
      </w:r>
      <w:r w:rsidR="00E63F97" w:rsidRPr="00695170">
        <w:rPr>
          <w:rFonts w:ascii="Times New Roman" w:hAnsi="Times New Roman" w:cs="Times New Roman"/>
          <w:sz w:val="22"/>
          <w:lang w:val="en-GB"/>
        </w:rPr>
        <w:t xml:space="preserve"> 2018; Pauly &amp; Cheung 2018)</w:t>
      </w:r>
      <w:r w:rsidR="00E63F97">
        <w:rPr>
          <w:rFonts w:ascii="Times New Roman" w:hAnsi="Times New Roman" w:cs="Times New Roman"/>
          <w:sz w:val="22"/>
          <w:szCs w:val="22"/>
          <w:lang w:val="en-US"/>
        </w:rPr>
        <w:fldChar w:fldCharType="end"/>
      </w:r>
      <w:r w:rsidR="00E63F97">
        <w:rPr>
          <w:rFonts w:ascii="Times New Roman" w:hAnsi="Times New Roman" w:cs="Times New Roman"/>
          <w:sz w:val="22"/>
          <w:szCs w:val="22"/>
          <w:lang w:val="en-US"/>
        </w:rPr>
        <w:t>.</w:t>
      </w:r>
      <w:r w:rsidR="00E63F97" w:rsidRPr="00787C2D">
        <w:rPr>
          <w:rFonts w:ascii="Times New Roman" w:hAnsi="Times New Roman" w:cs="Times New Roman"/>
          <w:sz w:val="22"/>
          <w:szCs w:val="22"/>
        </w:rPr>
        <w:t xml:space="preserve"> </w:t>
      </w:r>
      <w:r w:rsidR="00E63F97" w:rsidRPr="00AF32CB">
        <w:rPr>
          <w:rFonts w:ascii="Times New Roman" w:hAnsi="Times New Roman" w:cs="Times New Roman"/>
          <w:sz w:val="22"/>
          <w:szCs w:val="22"/>
        </w:rPr>
        <w:t>In addition, body growth</w:t>
      </w:r>
      <w:r w:rsidR="00FC5F22" w:rsidRPr="00FC5F22">
        <w:rPr>
          <w:rFonts w:ascii="Times New Roman" w:hAnsi="Times New Roman" w:cs="Times New Roman"/>
          <w:sz w:val="22"/>
          <w:szCs w:val="22"/>
          <w:lang w:val="en-US"/>
        </w:rPr>
        <w:t xml:space="preserve"> and resulting size-at</w:t>
      </w:r>
      <w:r w:rsidR="00FC5F22">
        <w:rPr>
          <w:rFonts w:ascii="Times New Roman" w:hAnsi="Times New Roman" w:cs="Times New Roman"/>
          <w:sz w:val="22"/>
          <w:szCs w:val="22"/>
          <w:lang w:val="en-US"/>
        </w:rPr>
        <w:t>-age</w:t>
      </w:r>
      <w:r w:rsidR="00E63F97" w:rsidRPr="00AF32CB">
        <w:rPr>
          <w:rFonts w:ascii="Times New Roman" w:hAnsi="Times New Roman" w:cs="Times New Roman"/>
          <w:sz w:val="22"/>
          <w:szCs w:val="22"/>
        </w:rPr>
        <w:t xml:space="preserve"> depends on an interplay between body size, temperature and food availability </w:t>
      </w:r>
      <w:r w:rsidR="00E63F97" w:rsidRPr="00AF32CB">
        <w:rPr>
          <w:rFonts w:ascii="Times New Roman" w:hAnsi="Times New Roman" w:cs="Times New Roman"/>
          <w:sz w:val="22"/>
          <w:szCs w:val="22"/>
        </w:rPr>
        <w:fldChar w:fldCharType="begin"/>
      </w:r>
      <w:r w:rsidR="00E63F97" w:rsidRPr="00AF32CB">
        <w:rPr>
          <w:rFonts w:ascii="Times New Roman" w:hAnsi="Times New Roman" w:cs="Times New Roman"/>
          <w:sz w:val="22"/>
          <w:szCs w:val="22"/>
        </w:rPr>
        <w:instrText xml:space="preserve"> ADDIN ZOTERO_ITEM CSL_CITATION {"citationID":"QEnLIZNb","properties":{"formattedCitation":"(Brett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E63F97" w:rsidRPr="00AF32CB">
        <w:rPr>
          <w:rFonts w:ascii="Times New Roman" w:hAnsi="Times New Roman" w:cs="Times New Roman"/>
          <w:sz w:val="22"/>
          <w:szCs w:val="22"/>
        </w:rPr>
        <w:fldChar w:fldCharType="separate"/>
      </w:r>
      <w:r w:rsidR="00E63F97" w:rsidRPr="00AF32CB">
        <w:rPr>
          <w:rFonts w:ascii="Times New Roman" w:hAnsi="Times New Roman" w:cs="Times New Roman"/>
          <w:sz w:val="22"/>
          <w:szCs w:val="22"/>
          <w:lang w:val="en-GB"/>
        </w:rPr>
        <w:t xml:space="preserve">(Brett </w:t>
      </w:r>
      <w:r w:rsidR="00E63F97" w:rsidRPr="00AF32CB">
        <w:rPr>
          <w:rFonts w:ascii="Times New Roman" w:hAnsi="Times New Roman" w:cs="Times New Roman"/>
          <w:i/>
          <w:iCs/>
          <w:sz w:val="22"/>
          <w:szCs w:val="22"/>
          <w:lang w:val="en-GB"/>
        </w:rPr>
        <w:t>et al.</w:t>
      </w:r>
      <w:r w:rsidR="00E63F97" w:rsidRPr="00AF32CB">
        <w:rPr>
          <w:rFonts w:ascii="Times New Roman" w:hAnsi="Times New Roman" w:cs="Times New Roman"/>
          <w:sz w:val="22"/>
          <w:szCs w:val="22"/>
          <w:lang w:val="en-GB"/>
        </w:rPr>
        <w:t xml:space="preserve"> 1969)</w:t>
      </w:r>
      <w:r w:rsidR="00E63F97" w:rsidRPr="00AF32CB">
        <w:rPr>
          <w:rFonts w:ascii="Times New Roman" w:hAnsi="Times New Roman" w:cs="Times New Roman"/>
          <w:sz w:val="22"/>
          <w:szCs w:val="22"/>
        </w:rPr>
        <w:fldChar w:fldCharType="end"/>
      </w:r>
      <w:r w:rsidR="00B00FF4">
        <w:rPr>
          <w:rFonts w:ascii="Times New Roman" w:hAnsi="Times New Roman" w:cs="Times New Roman"/>
          <w:sz w:val="22"/>
          <w:szCs w:val="22"/>
          <w:lang w:val="en-US"/>
        </w:rPr>
        <w:t xml:space="preserve">. This is for instance </w:t>
      </w:r>
      <w:r w:rsidR="00E63F97">
        <w:rPr>
          <w:rFonts w:ascii="Times New Roman" w:hAnsi="Times New Roman" w:cs="Times New Roman"/>
          <w:sz w:val="22"/>
          <w:szCs w:val="22"/>
          <w:lang w:val="en-US"/>
        </w:rPr>
        <w:t xml:space="preserve">exemplified in </w:t>
      </w:r>
      <w:r w:rsidR="004B4B8A">
        <w:rPr>
          <w:rFonts w:ascii="Times New Roman" w:hAnsi="Times New Roman" w:cs="Times New Roman"/>
          <w:sz w:val="22"/>
          <w:szCs w:val="22"/>
          <w:lang w:val="en-US"/>
        </w:rPr>
        <w:t xml:space="preserve">the </w:t>
      </w:r>
      <w:r w:rsidR="001650FA">
        <w:rPr>
          <w:rFonts w:ascii="Times New Roman" w:hAnsi="Times New Roman" w:cs="Times New Roman"/>
          <w:sz w:val="22"/>
          <w:szCs w:val="22"/>
          <w:lang w:val="en-US"/>
        </w:rPr>
        <w:t xml:space="preserve">within-species </w:t>
      </w:r>
      <w:r w:rsidR="00E63F97">
        <w:rPr>
          <w:rFonts w:ascii="Times New Roman" w:hAnsi="Times New Roman" w:cs="Times New Roman"/>
          <w:sz w:val="22"/>
          <w:szCs w:val="22"/>
          <w:lang w:val="en-US"/>
        </w:rPr>
        <w:t>observation</w:t>
      </w:r>
      <w:r w:rsidR="00B00FF4">
        <w:rPr>
          <w:rFonts w:ascii="Times New Roman" w:hAnsi="Times New Roman" w:cs="Times New Roman"/>
          <w:sz w:val="22"/>
          <w:szCs w:val="22"/>
          <w:lang w:val="en-US"/>
        </w:rPr>
        <w:t xml:space="preserve"> that </w:t>
      </w:r>
      <w:r w:rsidR="0065323B">
        <w:rPr>
          <w:rFonts w:ascii="Times New Roman" w:hAnsi="Times New Roman" w:cs="Times New Roman"/>
          <w:sz w:val="22"/>
          <w:szCs w:val="22"/>
          <w:lang w:val="en-US"/>
        </w:rPr>
        <w:t xml:space="preserve">the optimum </w:t>
      </w:r>
      <w:r w:rsidR="00B00FF4">
        <w:rPr>
          <w:rFonts w:ascii="Times New Roman" w:hAnsi="Times New Roman" w:cs="Times New Roman"/>
          <w:sz w:val="22"/>
          <w:szCs w:val="22"/>
          <w:lang w:val="en-US"/>
        </w:rPr>
        <w:t>temperature</w:t>
      </w:r>
      <w:r w:rsidR="00AB3393">
        <w:rPr>
          <w:rFonts w:ascii="Times New Roman" w:hAnsi="Times New Roman" w:cs="Times New Roman"/>
          <w:sz w:val="22"/>
          <w:szCs w:val="22"/>
          <w:lang w:val="en-US"/>
        </w:rPr>
        <w:t xml:space="preserve"> </w:t>
      </w:r>
      <w:r w:rsidR="00B00FF4">
        <w:rPr>
          <w:rFonts w:ascii="Times New Roman" w:hAnsi="Times New Roman" w:cs="Times New Roman"/>
          <w:sz w:val="22"/>
          <w:szCs w:val="22"/>
          <w:lang w:val="en-US"/>
        </w:rPr>
        <w:t xml:space="preserve">for </w:t>
      </w:r>
      <w:r w:rsidR="00482C9D">
        <w:rPr>
          <w:rFonts w:ascii="Times New Roman" w:hAnsi="Times New Roman" w:cs="Times New Roman"/>
          <w:sz w:val="22"/>
          <w:szCs w:val="22"/>
          <w:lang w:val="en-US"/>
        </w:rPr>
        <w:t>individuals</w:t>
      </w:r>
      <w:r w:rsidR="00510539">
        <w:rPr>
          <w:rFonts w:ascii="Times New Roman" w:hAnsi="Times New Roman" w:cs="Times New Roman"/>
          <w:sz w:val="22"/>
          <w:szCs w:val="22"/>
          <w:lang w:val="en-US"/>
        </w:rPr>
        <w:t xml:space="preserve"> </w:t>
      </w:r>
      <w:r w:rsidR="00B00FF4">
        <w:rPr>
          <w:rFonts w:ascii="Times New Roman" w:hAnsi="Times New Roman" w:cs="Times New Roman"/>
          <w:sz w:val="22"/>
          <w:szCs w:val="22"/>
          <w:lang w:val="en-US"/>
        </w:rPr>
        <w:t xml:space="preserve">growth declines with </w:t>
      </w:r>
      <w:r w:rsidR="005B1BD7">
        <w:rPr>
          <w:rFonts w:ascii="Times New Roman" w:hAnsi="Times New Roman" w:cs="Times New Roman"/>
          <w:sz w:val="22"/>
          <w:szCs w:val="22"/>
          <w:lang w:val="en-US"/>
        </w:rPr>
        <w:t xml:space="preserve">both </w:t>
      </w:r>
      <w:r w:rsidR="00B00FF4">
        <w:rPr>
          <w:rFonts w:ascii="Times New Roman" w:hAnsi="Times New Roman" w:cs="Times New Roman"/>
          <w:sz w:val="22"/>
          <w:szCs w:val="22"/>
          <w:lang w:val="en-US"/>
        </w:rPr>
        <w:t>body size</w:t>
      </w:r>
      <w:r w:rsidR="0010097D">
        <w:rPr>
          <w:rFonts w:ascii="Times New Roman" w:hAnsi="Times New Roman" w:cs="Times New Roman"/>
          <w:sz w:val="22"/>
          <w:szCs w:val="22"/>
          <w:lang w:val="en-US"/>
        </w:rPr>
        <w:t xml:space="preserve"> </w:t>
      </w:r>
      <w:r w:rsidR="00335680">
        <w:rPr>
          <w:rFonts w:ascii="Times New Roman" w:hAnsi="Times New Roman" w:cs="Times New Roman"/>
          <w:sz w:val="22"/>
          <w:szCs w:val="22"/>
          <w:lang w:val="en-US"/>
        </w:rPr>
        <w:fldChar w:fldCharType="begin"/>
      </w:r>
      <w:r w:rsidR="00335680">
        <w:rPr>
          <w:rFonts w:ascii="Times New Roman" w:hAnsi="Times New Roman" w:cs="Times New Roman"/>
          <w:sz w:val="22"/>
          <w:szCs w:val="22"/>
          <w:lang w:val="en-US"/>
        </w:rPr>
        <w:instrText xml:space="preserve"> ADDIN ZOTERO_ITEM CSL_CITATION {"citationID":"nJ4G2zmE","properties":{"formattedCitation":"(Bj\\uc0\\u246{}rnsson 2001; Garc\\uc0\\u237{}a Garc\\uc0\\u237{}a {\\i{}et al.} 2011)","plainCitation":"(Björnsson 2001; García García et al. 2011)","noteIndex":0},"citationItems":[{"id":562,"uris":["http://zotero.org/users/6116610/items/LECVK2NT"],"uri":["http://zotero.org/users/6116610/items/LECVK2NT"],"itemData":{"id":562,"type":"article-journal","container-title":"ICES Journal of Marine Science","DOI":"10.1006/jmsc.2000.0986","ISSN":"10543139","issue":"1","language":"en","page":"29-38","source":"Crossref","title":"Optimal temperature for growth and feed conversion of immature cod (Gadus morhua L.)","volume":"58","author":[{"family":"Björnsson","given":"B"}],"issued":{"date-parts":[["2001",2]]}}},{"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335680">
        <w:rPr>
          <w:rFonts w:ascii="Times New Roman" w:hAnsi="Times New Roman" w:cs="Times New Roman"/>
          <w:sz w:val="22"/>
          <w:szCs w:val="22"/>
          <w:lang w:val="en-US"/>
        </w:rPr>
        <w:fldChar w:fldCharType="separate"/>
      </w:r>
      <w:r w:rsidR="00335680" w:rsidRPr="00335680">
        <w:rPr>
          <w:rFonts w:ascii="Times New Roman" w:hAnsi="Times New Roman" w:cs="Times New Roman"/>
          <w:sz w:val="22"/>
          <w:lang w:val="en-GB"/>
        </w:rPr>
        <w:t xml:space="preserve">(Björnsson 2001; García García </w:t>
      </w:r>
      <w:r w:rsidR="00335680" w:rsidRPr="00335680">
        <w:rPr>
          <w:rFonts w:ascii="Times New Roman" w:hAnsi="Times New Roman" w:cs="Times New Roman"/>
          <w:i/>
          <w:iCs/>
          <w:sz w:val="22"/>
          <w:lang w:val="en-GB"/>
        </w:rPr>
        <w:t>et al.</w:t>
      </w:r>
      <w:r w:rsidR="00335680" w:rsidRPr="00335680">
        <w:rPr>
          <w:rFonts w:ascii="Times New Roman" w:hAnsi="Times New Roman" w:cs="Times New Roman"/>
          <w:sz w:val="22"/>
          <w:lang w:val="en-GB"/>
        </w:rPr>
        <w:t xml:space="preserve"> 2011)</w:t>
      </w:r>
      <w:r w:rsidR="00335680">
        <w:rPr>
          <w:rFonts w:ascii="Times New Roman" w:hAnsi="Times New Roman" w:cs="Times New Roman"/>
          <w:sz w:val="22"/>
          <w:szCs w:val="22"/>
          <w:lang w:val="en-US"/>
        </w:rPr>
        <w:fldChar w:fldCharType="end"/>
      </w:r>
      <w:r w:rsidR="00B00FF4">
        <w:rPr>
          <w:rFonts w:ascii="Times New Roman" w:hAnsi="Times New Roman" w:cs="Times New Roman"/>
          <w:sz w:val="22"/>
          <w:szCs w:val="22"/>
          <w:lang w:val="en-US"/>
        </w:rPr>
        <w:t xml:space="preserve"> and</w:t>
      </w:r>
      <w:r w:rsidR="00E63F97">
        <w:rPr>
          <w:rFonts w:ascii="Times New Roman" w:hAnsi="Times New Roman" w:cs="Times New Roman"/>
          <w:sz w:val="22"/>
          <w:szCs w:val="22"/>
          <w:lang w:val="en-US"/>
        </w:rPr>
        <w:t xml:space="preserve"> </w:t>
      </w:r>
      <w:r w:rsidR="00E63F97" w:rsidRPr="00AF32CB">
        <w:rPr>
          <w:rFonts w:ascii="Times New Roman" w:hAnsi="Times New Roman" w:cs="Times New Roman"/>
          <w:sz w:val="22"/>
          <w:szCs w:val="22"/>
        </w:rPr>
        <w:t xml:space="preserve">reduced food rations </w:t>
      </w:r>
      <w:r w:rsidR="00E63F97" w:rsidRPr="00AF32CB">
        <w:rPr>
          <w:rFonts w:ascii="Times New Roman" w:hAnsi="Times New Roman" w:cs="Times New Roman"/>
          <w:sz w:val="22"/>
          <w:szCs w:val="22"/>
        </w:rPr>
        <w:fldChar w:fldCharType="begin"/>
      </w:r>
      <w:r w:rsidR="00E63F97" w:rsidRPr="00AF32CB">
        <w:rPr>
          <w:rFonts w:ascii="Times New Roman" w:hAnsi="Times New Roman" w:cs="Times New Roman"/>
          <w:sz w:val="22"/>
          <w:szCs w:val="22"/>
        </w:rPr>
        <w:instrText xml:space="preserve"> ADDIN ZOTERO_ITEM CSL_CITATION {"citationID":"30skl0PR","properties":{"formattedCitation":"(Huey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E63F97" w:rsidRPr="00AF32CB">
        <w:rPr>
          <w:rFonts w:ascii="Times New Roman" w:hAnsi="Times New Roman" w:cs="Times New Roman"/>
          <w:sz w:val="22"/>
          <w:szCs w:val="22"/>
        </w:rPr>
        <w:fldChar w:fldCharType="separate"/>
      </w:r>
      <w:r w:rsidR="00E63F97" w:rsidRPr="00AF32CB">
        <w:rPr>
          <w:rFonts w:ascii="Times New Roman" w:hAnsi="Times New Roman" w:cs="Times New Roman"/>
          <w:noProof/>
          <w:sz w:val="22"/>
          <w:szCs w:val="22"/>
        </w:rPr>
        <w:t>(Huey &amp; Kingsolver 2019)</w:t>
      </w:r>
      <w:r w:rsidR="00E63F97" w:rsidRPr="00AF32CB">
        <w:rPr>
          <w:rFonts w:ascii="Times New Roman" w:hAnsi="Times New Roman" w:cs="Times New Roman"/>
          <w:sz w:val="22"/>
          <w:szCs w:val="22"/>
        </w:rPr>
        <w:fldChar w:fldCharType="end"/>
      </w:r>
      <w:r w:rsidR="00E63F97" w:rsidRPr="004D4906">
        <w:rPr>
          <w:rFonts w:ascii="Times New Roman" w:hAnsi="Times New Roman" w:cs="Times New Roman"/>
          <w:sz w:val="22"/>
          <w:szCs w:val="22"/>
          <w:lang w:val="en-US"/>
        </w:rPr>
        <w:t>.</w:t>
      </w:r>
      <w:r w:rsidR="00E63F97">
        <w:rPr>
          <w:rFonts w:ascii="Times New Roman" w:hAnsi="Times New Roman" w:cs="Times New Roman"/>
          <w:sz w:val="22"/>
          <w:szCs w:val="22"/>
          <w:lang w:val="en-US"/>
        </w:rPr>
        <w:t xml:space="preserve"> </w:t>
      </w:r>
      <w:r w:rsidR="00B077E6">
        <w:rPr>
          <w:rFonts w:ascii="Times New Roman" w:hAnsi="Times New Roman" w:cs="Times New Roman"/>
          <w:sz w:val="22"/>
          <w:szCs w:val="22"/>
          <w:lang w:val="en-US"/>
        </w:rPr>
        <w:t xml:space="preserve">Therefore, </w:t>
      </w:r>
      <w:r w:rsidR="00E170A0">
        <w:rPr>
          <w:rFonts w:ascii="Times New Roman" w:hAnsi="Times New Roman" w:cs="Times New Roman"/>
          <w:sz w:val="22"/>
          <w:szCs w:val="22"/>
          <w:lang w:val="en-US"/>
        </w:rPr>
        <w:t xml:space="preserve">mechanistic </w:t>
      </w:r>
      <w:r w:rsidR="00B077E6">
        <w:rPr>
          <w:rFonts w:ascii="Times New Roman" w:hAnsi="Times New Roman" w:cs="Times New Roman"/>
          <w:sz w:val="22"/>
          <w:szCs w:val="22"/>
          <w:lang w:val="en-US"/>
        </w:rPr>
        <w:t>m</w:t>
      </w:r>
      <w:r w:rsidR="0080483A" w:rsidRPr="00A63453">
        <w:rPr>
          <w:rFonts w:ascii="Times New Roman" w:hAnsi="Times New Roman" w:cs="Times New Roman"/>
          <w:bCs/>
          <w:sz w:val="22"/>
          <w:szCs w:val="22"/>
          <w:lang w:val="en-US"/>
        </w:rPr>
        <w:t xml:space="preserve">odels aiming to predict </w:t>
      </w:r>
      <w:r w:rsidR="00177435">
        <w:rPr>
          <w:rFonts w:ascii="Times New Roman" w:hAnsi="Times New Roman" w:cs="Times New Roman"/>
          <w:bCs/>
          <w:sz w:val="22"/>
          <w:szCs w:val="22"/>
          <w:lang w:val="en-US"/>
        </w:rPr>
        <w:t xml:space="preserve">climate change </w:t>
      </w:r>
      <w:r w:rsidR="0080483A" w:rsidRPr="00A63453">
        <w:rPr>
          <w:rFonts w:ascii="Times New Roman" w:hAnsi="Times New Roman" w:cs="Times New Roman"/>
          <w:bCs/>
          <w:sz w:val="22"/>
          <w:szCs w:val="22"/>
          <w:lang w:val="en-US"/>
        </w:rPr>
        <w:t>response</w:t>
      </w:r>
      <w:r w:rsidR="00177435">
        <w:rPr>
          <w:rFonts w:ascii="Times New Roman" w:hAnsi="Times New Roman" w:cs="Times New Roman"/>
          <w:bCs/>
          <w:sz w:val="22"/>
          <w:szCs w:val="22"/>
          <w:lang w:val="en-US"/>
        </w:rPr>
        <w:t>s</w:t>
      </w:r>
      <w:r w:rsidR="0080483A" w:rsidRPr="00A63453">
        <w:rPr>
          <w:rFonts w:ascii="Times New Roman" w:hAnsi="Times New Roman" w:cs="Times New Roman"/>
          <w:bCs/>
          <w:sz w:val="22"/>
          <w:szCs w:val="22"/>
          <w:lang w:val="en-US"/>
        </w:rPr>
        <w:t xml:space="preserve"> </w:t>
      </w:r>
      <w:r w:rsidR="001A2079">
        <w:rPr>
          <w:rFonts w:ascii="Times New Roman" w:hAnsi="Times New Roman" w:cs="Times New Roman"/>
          <w:bCs/>
          <w:sz w:val="22"/>
          <w:szCs w:val="22"/>
          <w:lang w:val="en-US"/>
        </w:rPr>
        <w:t>should</w:t>
      </w:r>
      <w:r w:rsidR="00E61679">
        <w:rPr>
          <w:rFonts w:ascii="Times New Roman" w:hAnsi="Times New Roman" w:cs="Times New Roman"/>
          <w:bCs/>
          <w:sz w:val="22"/>
          <w:szCs w:val="22"/>
          <w:lang w:val="en-US"/>
        </w:rPr>
        <w:t xml:space="preserve"> </w:t>
      </w:r>
      <w:r w:rsidR="00CB2BE1">
        <w:rPr>
          <w:rFonts w:ascii="Times New Roman" w:hAnsi="Times New Roman" w:cs="Times New Roman"/>
          <w:bCs/>
          <w:sz w:val="22"/>
          <w:szCs w:val="22"/>
          <w:lang w:val="en-US"/>
        </w:rPr>
        <w:t xml:space="preserve">also </w:t>
      </w:r>
      <w:r w:rsidR="001B04F3">
        <w:rPr>
          <w:rFonts w:ascii="Times New Roman" w:hAnsi="Times New Roman" w:cs="Times New Roman"/>
          <w:bCs/>
          <w:sz w:val="22"/>
          <w:szCs w:val="22"/>
          <w:lang w:val="en-US"/>
        </w:rPr>
        <w:t xml:space="preserve">account for the food dependence of growth </w:t>
      </w:r>
      <w:r w:rsidR="0076777A">
        <w:rPr>
          <w:rFonts w:ascii="Times New Roman" w:hAnsi="Times New Roman" w:cs="Times New Roman"/>
          <w:bCs/>
          <w:sz w:val="22"/>
          <w:szCs w:val="22"/>
          <w:lang w:val="en-US"/>
        </w:rPr>
        <w:t>through ecological interactions</w:t>
      </w:r>
      <w:r w:rsidR="002B52DE">
        <w:rPr>
          <w:rFonts w:ascii="Times New Roman" w:hAnsi="Times New Roman" w:cs="Times New Roman"/>
          <w:bCs/>
          <w:sz w:val="22"/>
          <w:szCs w:val="22"/>
          <w:lang w:val="en-US"/>
        </w:rPr>
        <w:t xml:space="preserve">, e.g. in a bioenergetic </w:t>
      </w:r>
      <w:r w:rsidR="00E170A0">
        <w:rPr>
          <w:rFonts w:ascii="Times New Roman" w:hAnsi="Times New Roman" w:cs="Times New Roman"/>
          <w:bCs/>
          <w:sz w:val="22"/>
          <w:szCs w:val="22"/>
          <w:lang w:val="en-US"/>
        </w:rPr>
        <w:t>framework</w:t>
      </w:r>
      <w:r w:rsidR="00A2755A">
        <w:rPr>
          <w:rFonts w:ascii="Times New Roman" w:hAnsi="Times New Roman" w:cs="Times New Roman"/>
          <w:bCs/>
          <w:sz w:val="22"/>
          <w:szCs w:val="22"/>
          <w:lang w:val="en-US"/>
        </w:rPr>
        <w:t xml:space="preserve">. </w:t>
      </w:r>
      <w:r w:rsidR="00254138">
        <w:rPr>
          <w:rFonts w:ascii="Times New Roman" w:hAnsi="Times New Roman" w:cs="Times New Roman"/>
          <w:sz w:val="22"/>
          <w:szCs w:val="22"/>
          <w:lang w:val="en-US"/>
        </w:rPr>
        <w:t xml:space="preserve">Such ecosystem models have predicted declines in the maximum body size of communities, driven by reduced plankton abundance or shifts towards smaller plankton, which reduces energy transfer to the top of food webs </w:t>
      </w:r>
      <w:r w:rsidR="00254138">
        <w:rPr>
          <w:rFonts w:ascii="Times New Roman" w:hAnsi="Times New Roman" w:cs="Times New Roman"/>
          <w:sz w:val="22"/>
          <w:szCs w:val="22"/>
          <w:lang w:val="en-US"/>
        </w:rPr>
        <w:fldChar w:fldCharType="begin"/>
      </w:r>
      <w:r w:rsidR="00FC0216">
        <w:rPr>
          <w:rFonts w:ascii="Times New Roman" w:hAnsi="Times New Roman" w:cs="Times New Roman"/>
          <w:sz w:val="22"/>
          <w:szCs w:val="22"/>
          <w:lang w:val="en-US"/>
        </w:rPr>
        <w:instrText xml:space="preserve"> ADDIN ZOTERO_ITEM CSL_CITATION {"citationID":"aYe2sX5k","properties":{"formattedCitation":"(Woodworth-Jefcoats {\\i{}et al.} 2015)","plainCitation":"(Woodworth-Jefcoats et al. 2015)","noteIndex":0},"citationItems":[{"id":586,"uris":["http://zotero.org/users/6116610/items/2UJM2NFH"],"uri":["http://zotero.org/users/6116610/items/2UJM2NFH"],"itemData":{"id":586,"type":"article-journal","abstract":"We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L."}],"issued":{"date-parts":[["2015",11]]}}}],"schema":"https://github.com/citation-style-language/schema/raw/master/csl-citation.json"} </w:instrText>
      </w:r>
      <w:r w:rsidR="00254138">
        <w:rPr>
          <w:rFonts w:ascii="Times New Roman" w:hAnsi="Times New Roman" w:cs="Times New Roman"/>
          <w:sz w:val="22"/>
          <w:szCs w:val="22"/>
          <w:lang w:val="en-US"/>
        </w:rPr>
        <w:fldChar w:fldCharType="separate"/>
      </w:r>
      <w:r w:rsidR="00FC0216" w:rsidRPr="00FC0216">
        <w:rPr>
          <w:rFonts w:ascii="Times New Roman" w:hAnsi="Times New Roman" w:cs="Times New Roman"/>
          <w:sz w:val="22"/>
          <w:lang w:val="en-GB"/>
        </w:rPr>
        <w:t xml:space="preserve">(Woodworth-Jefcoats </w:t>
      </w:r>
      <w:r w:rsidR="00FC0216" w:rsidRPr="00FC0216">
        <w:rPr>
          <w:rFonts w:ascii="Times New Roman" w:hAnsi="Times New Roman" w:cs="Times New Roman"/>
          <w:i/>
          <w:iCs/>
          <w:sz w:val="22"/>
          <w:lang w:val="en-GB"/>
        </w:rPr>
        <w:t>et al.</w:t>
      </w:r>
      <w:r w:rsidR="00FC0216" w:rsidRPr="00FC0216">
        <w:rPr>
          <w:rFonts w:ascii="Times New Roman" w:hAnsi="Times New Roman" w:cs="Times New Roman"/>
          <w:sz w:val="22"/>
          <w:lang w:val="en-GB"/>
        </w:rPr>
        <w:t xml:space="preserve"> 2015)</w:t>
      </w:r>
      <w:r w:rsidR="00254138">
        <w:rPr>
          <w:rFonts w:ascii="Times New Roman" w:hAnsi="Times New Roman" w:cs="Times New Roman"/>
          <w:sz w:val="22"/>
          <w:szCs w:val="22"/>
          <w:lang w:val="en-US"/>
        </w:rPr>
        <w:fldChar w:fldCharType="end"/>
      </w:r>
      <w:r w:rsidR="00254138">
        <w:rPr>
          <w:rFonts w:ascii="Times New Roman" w:hAnsi="Times New Roman" w:cs="Times New Roman"/>
          <w:sz w:val="22"/>
          <w:szCs w:val="22"/>
          <w:lang w:val="en-US"/>
        </w:rPr>
        <w:t xml:space="preserve">. </w:t>
      </w:r>
      <w:r w:rsidR="00CE454F">
        <w:rPr>
          <w:rFonts w:ascii="Times New Roman" w:hAnsi="Times New Roman" w:cs="Times New Roman"/>
          <w:sz w:val="22"/>
          <w:szCs w:val="22"/>
          <w:lang w:val="en-US"/>
        </w:rPr>
        <w:t xml:space="preserve">Models including </w:t>
      </w:r>
      <w:r w:rsidR="00EA44F4">
        <w:rPr>
          <w:rFonts w:ascii="Times New Roman" w:hAnsi="Times New Roman" w:cs="Times New Roman"/>
          <w:sz w:val="22"/>
          <w:szCs w:val="22"/>
          <w:lang w:val="en-US"/>
        </w:rPr>
        <w:lastRenderedPageBreak/>
        <w:t>physiological</w:t>
      </w:r>
      <w:r w:rsidR="00CE454F">
        <w:rPr>
          <w:rFonts w:ascii="Times New Roman" w:hAnsi="Times New Roman" w:cs="Times New Roman"/>
          <w:sz w:val="22"/>
          <w:szCs w:val="22"/>
          <w:lang w:val="en-US"/>
        </w:rPr>
        <w:t xml:space="preserve"> scaling in a species-and size-based resolved food web in general also find </w:t>
      </w:r>
      <w:r w:rsidR="00EA44F4">
        <w:rPr>
          <w:rFonts w:ascii="Times New Roman" w:hAnsi="Times New Roman" w:cs="Times New Roman"/>
          <w:sz w:val="22"/>
          <w:szCs w:val="22"/>
          <w:lang w:val="en-US"/>
        </w:rPr>
        <w:t>these</w:t>
      </w:r>
      <w:r w:rsidR="00CE454F">
        <w:rPr>
          <w:rFonts w:ascii="Times New Roman" w:hAnsi="Times New Roman" w:cs="Times New Roman"/>
          <w:sz w:val="22"/>
          <w:szCs w:val="22"/>
          <w:lang w:val="en-US"/>
        </w:rPr>
        <w:t xml:space="preserve"> results</w:t>
      </w:r>
      <w:r w:rsidR="00EA44F4">
        <w:rPr>
          <w:rFonts w:ascii="Times New Roman" w:hAnsi="Times New Roman" w:cs="Times New Roman"/>
          <w:sz w:val="22"/>
          <w:szCs w:val="22"/>
          <w:lang w:val="en-US"/>
        </w:rPr>
        <w:t xml:space="preserve"> </w:t>
      </w:r>
      <w:r w:rsidR="00EA44F4">
        <w:rPr>
          <w:rFonts w:ascii="Times New Roman" w:hAnsi="Times New Roman" w:cs="Times New Roman"/>
          <w:sz w:val="22"/>
          <w:szCs w:val="22"/>
          <w:lang w:val="en-US"/>
        </w:rPr>
        <w:fldChar w:fldCharType="begin"/>
      </w:r>
      <w:r w:rsidR="00EA44F4">
        <w:rPr>
          <w:rFonts w:ascii="Times New Roman" w:hAnsi="Times New Roman" w:cs="Times New Roman"/>
          <w:sz w:val="22"/>
          <w:szCs w:val="22"/>
          <w:lang w:val="en-US"/>
        </w:rPr>
        <w:instrText xml:space="preserve"> ADDIN ZOTERO_ITEM CSL_CITATION {"citationID":"U5KBiMeb","properties":{"formattedCitation":"(Lefort {\\i{}et al.} 2015; Woodworth-Jefcoats {\\i{}et al.} 2019)","plainCitation":"(Lefort et al. 2015; Woodworth-Jefcoats et al. 2019)","noteIndex":0},"citationItems":[{"id":1839,"uris":["http://zotero.org/users/6116610/items/SHRM9T9G"],"uri":["http://zotero.org/users/6116610/items/SHRM9T9G"],"itemData":{"id":1839,"type":"article-journal","abstract":"Temperature, oxygen, and food availability directly affect marine life. Climate models project a global warming of the ocean's surface ( +3 °C), a de-oxygenation of the ocean's interior ( −3%) and a decrease in total marine net primary production ( −8%) under the ‘business as usual’ climate change scenario (RCP8.5). We estimated the effects of these changes on biological communities using a coupled biogeochemical (PISCES) – ecosystems (APECOSM) model forced by the physical outputs of the last generation of the IPSL-CM Earth System Model. The APECOSM model is a size-structured bio-energetic model that simulates the 3D dynamical distributions of three interactive pelagic communities (epipelagic, mesopelagic, and migratory) under the effects of multiple environmental factors. The PISCES-APECOSM model ran from 1850 to 2100 under historical forcing followed by RCP8.5. Our RCP8.5 simulation highlights significant changes in the spatial distribution, biomass, and maximum body-size of the simulated pelagic communities. Biomass and maximum body-size increase at high latitude over the course of the century, reflecting the capacity of marine organisms to respond to new suitable environment. At low- and midlatitude, biomass and maximum body-size strongly decrease. In those regions, large organisms cannot maintain their high metabolic needs because of limited and declining food availability. This resource reduction enhances the competition and modifies the biomass distribution among and within the three communities: the proportion of small organisms increases in the three communities and the migrant community that initially comprised a higher proportion of small organisms is favored. The greater resilience of small body-size organisms resides in their capacity to fulfill their metabolic needs under reduced energy supply and is further favored by the release of predation pressure due to the decline of large organisms. These results suggest that small body-size organisms might be more resilient to climate change than large ones.","container-title":"Global Change Biology","DOI":"10.1111/gcb.12679","ISSN":"1365-2486","issue":"1","language":"en","page":"154-164","source":"Wiley Online Library","title":"Spatial and body-size dependent response of marine pelagic communities to projected global climate change","volume":"21","author":[{"family":"Lefort","given":"Stelly"},{"family":"Aumont","given":"Olivier"},{"family":"Bopp","given":"Laurent"},{"family":"Arsouze","given":"Thomas"},{"family":"Gehlen","given":"Marion"},{"family":"Maury","given":"Olivier"}],"issued":{"date-parts":[["2015"]]}}},{"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EA44F4">
        <w:rPr>
          <w:rFonts w:ascii="Times New Roman" w:hAnsi="Times New Roman" w:cs="Times New Roman"/>
          <w:sz w:val="22"/>
          <w:szCs w:val="22"/>
          <w:lang w:val="en-US"/>
        </w:rPr>
        <w:fldChar w:fldCharType="separate"/>
      </w:r>
      <w:r w:rsidR="00EA44F4" w:rsidRPr="00EA44F4">
        <w:rPr>
          <w:rFonts w:ascii="Times New Roman" w:hAnsi="Times New Roman" w:cs="Times New Roman"/>
          <w:sz w:val="22"/>
          <w:lang w:val="en-GB"/>
        </w:rPr>
        <w:t xml:space="preserve">(Lefort </w:t>
      </w:r>
      <w:r w:rsidR="00EA44F4" w:rsidRPr="00EA44F4">
        <w:rPr>
          <w:rFonts w:ascii="Times New Roman" w:hAnsi="Times New Roman" w:cs="Times New Roman"/>
          <w:i/>
          <w:iCs/>
          <w:sz w:val="22"/>
          <w:lang w:val="en-GB"/>
        </w:rPr>
        <w:t>et al.</w:t>
      </w:r>
      <w:r w:rsidR="00EA44F4" w:rsidRPr="00EA44F4">
        <w:rPr>
          <w:rFonts w:ascii="Times New Roman" w:hAnsi="Times New Roman" w:cs="Times New Roman"/>
          <w:sz w:val="22"/>
          <w:lang w:val="en-GB"/>
        </w:rPr>
        <w:t xml:space="preserve"> 2015; Woodworth-Jefcoats </w:t>
      </w:r>
      <w:r w:rsidR="00EA44F4" w:rsidRPr="00EA44F4">
        <w:rPr>
          <w:rFonts w:ascii="Times New Roman" w:hAnsi="Times New Roman" w:cs="Times New Roman"/>
          <w:i/>
          <w:iCs/>
          <w:sz w:val="22"/>
          <w:lang w:val="en-GB"/>
        </w:rPr>
        <w:t>et al.</w:t>
      </w:r>
      <w:r w:rsidR="00EA44F4" w:rsidRPr="00EA44F4">
        <w:rPr>
          <w:rFonts w:ascii="Times New Roman" w:hAnsi="Times New Roman" w:cs="Times New Roman"/>
          <w:sz w:val="22"/>
          <w:lang w:val="en-GB"/>
        </w:rPr>
        <w:t xml:space="preserve"> 2019)</w:t>
      </w:r>
      <w:r w:rsidR="00EA44F4">
        <w:rPr>
          <w:rFonts w:ascii="Times New Roman" w:hAnsi="Times New Roman" w:cs="Times New Roman"/>
          <w:sz w:val="22"/>
          <w:szCs w:val="22"/>
          <w:lang w:val="en-US"/>
        </w:rPr>
        <w:fldChar w:fldCharType="end"/>
      </w:r>
      <w:r w:rsidR="00EA44F4">
        <w:rPr>
          <w:rFonts w:ascii="Times New Roman" w:hAnsi="Times New Roman" w:cs="Times New Roman"/>
          <w:sz w:val="22"/>
          <w:szCs w:val="22"/>
          <w:lang w:val="en-US"/>
        </w:rPr>
        <w:t>.</w:t>
      </w:r>
      <w:r w:rsidR="00DE335D">
        <w:rPr>
          <w:rFonts w:ascii="Times New Roman" w:hAnsi="Times New Roman" w:cs="Times New Roman"/>
          <w:bCs/>
          <w:sz w:val="22"/>
          <w:szCs w:val="22"/>
          <w:lang w:val="en-US"/>
        </w:rPr>
        <w:t xml:space="preserve"> </w:t>
      </w:r>
      <w:r w:rsidR="00CE454F">
        <w:rPr>
          <w:rFonts w:ascii="Times New Roman" w:hAnsi="Times New Roman" w:cs="Times New Roman"/>
          <w:sz w:val="22"/>
          <w:szCs w:val="22"/>
          <w:lang w:val="en-US"/>
        </w:rPr>
        <w:t xml:space="preserve">It is unclear however how much this is driven by reduced abundance of large fish versus changes in size-at-age of </w:t>
      </w:r>
      <w:r w:rsidR="00CE454F" w:rsidRPr="00A804DF">
        <w:rPr>
          <w:rFonts w:ascii="Times New Roman" w:hAnsi="Times New Roman" w:cs="Times New Roman"/>
          <w:sz w:val="22"/>
          <w:szCs w:val="22"/>
          <w:lang w:val="en-US"/>
        </w:rPr>
        <w:t>large fish</w:t>
      </w:r>
      <w:r w:rsidR="002542B5">
        <w:rPr>
          <w:rFonts w:ascii="Times New Roman" w:hAnsi="Times New Roman" w:cs="Times New Roman"/>
          <w:sz w:val="22"/>
          <w:szCs w:val="22"/>
          <w:lang w:val="en-US"/>
        </w:rPr>
        <w:t xml:space="preserve">. </w:t>
      </w:r>
      <w:r w:rsidR="00CE454F" w:rsidRPr="00A804DF">
        <w:rPr>
          <w:rFonts w:ascii="Times New Roman" w:hAnsi="Times New Roman" w:cs="Times New Roman"/>
          <w:sz w:val="22"/>
          <w:szCs w:val="22"/>
          <w:lang w:val="en-US"/>
        </w:rPr>
        <w:t>It also r</w:t>
      </w:r>
      <w:r w:rsidR="00CE454F">
        <w:rPr>
          <w:rFonts w:ascii="Times New Roman" w:hAnsi="Times New Roman" w:cs="Times New Roman"/>
          <w:sz w:val="22"/>
          <w:szCs w:val="22"/>
          <w:lang w:val="en-US"/>
        </w:rPr>
        <w:t xml:space="preserve">emains open as to whether climate warming in such models offer any possibility for individuals (in particular small individuals) to benefit from warming in terms of somatic growth, as is commonly observed </w:t>
      </w:r>
      <w:r w:rsidR="00CE454F">
        <w:rPr>
          <w:rFonts w:ascii="Times New Roman" w:hAnsi="Times New Roman" w:cs="Times New Roman"/>
          <w:sz w:val="22"/>
          <w:szCs w:val="22"/>
          <w:lang w:val="en-US"/>
        </w:rPr>
        <w:fldChar w:fldCharType="begin"/>
      </w:r>
      <w:r w:rsidR="00CE454F">
        <w:rPr>
          <w:rFonts w:ascii="Times New Roman" w:hAnsi="Times New Roman" w:cs="Times New Roman"/>
          <w:sz w:val="22"/>
          <w:szCs w:val="22"/>
          <w:lang w:val="en-US"/>
        </w:rPr>
        <w:instrText xml:space="preserve"> ADDIN ZOTERO_ITEM CSL_CITATION {"citationID":"IVQfTlJ7","properties":{"formattedCitation":"(Thresher {\\i{}et al.} 2007; Baudron {\\i{}et al.} 2014; Huss {\\i{}et al.} 2019)","plainCitation":"(Thresher et al. 2007;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1365-2486","journalAbbreviation":"Glob Change Biol","language":"en","page":"gcb.14637","source":"DOI.org (Crossref)","title":"Experimental evidence of gradual size‐dependent shifts in body size and growth of fish in response to warming","author":[{"family":"Huss","given":"Magnus"},{"family":"Lindmark","given":"Max"},{"family":"Jacobson","given":"Philip"},{"family":"Dorst","given":"Renee M.","non-dropping-particle":"van"},{"family":"Gårdmark","given":"Anna"}],"issued":{"date-parts":[["2019",4,29]]}}}],"schema":"https://github.com/citation-style-language/schema/raw/master/csl-citation.json"} </w:instrText>
      </w:r>
      <w:r w:rsidR="00CE454F">
        <w:rPr>
          <w:rFonts w:ascii="Times New Roman" w:hAnsi="Times New Roman" w:cs="Times New Roman"/>
          <w:sz w:val="22"/>
          <w:szCs w:val="22"/>
          <w:lang w:val="en-US"/>
        </w:rPr>
        <w:fldChar w:fldCharType="separate"/>
      </w:r>
      <w:r w:rsidR="00CE454F" w:rsidRPr="006D6B58">
        <w:rPr>
          <w:rFonts w:ascii="Times New Roman" w:hAnsi="Times New Roman" w:cs="Times New Roman"/>
          <w:sz w:val="22"/>
          <w:lang w:val="en-GB"/>
        </w:rPr>
        <w:t xml:space="preserve">(Thresher </w:t>
      </w:r>
      <w:r w:rsidR="00CE454F" w:rsidRPr="006D6B58">
        <w:rPr>
          <w:rFonts w:ascii="Times New Roman" w:hAnsi="Times New Roman" w:cs="Times New Roman"/>
          <w:i/>
          <w:iCs/>
          <w:sz w:val="22"/>
          <w:lang w:val="en-GB"/>
        </w:rPr>
        <w:t>et al.</w:t>
      </w:r>
      <w:r w:rsidR="00CE454F" w:rsidRPr="006D6B58">
        <w:rPr>
          <w:rFonts w:ascii="Times New Roman" w:hAnsi="Times New Roman" w:cs="Times New Roman"/>
          <w:sz w:val="22"/>
          <w:lang w:val="en-GB"/>
        </w:rPr>
        <w:t xml:space="preserve"> 2007; Baudron </w:t>
      </w:r>
      <w:r w:rsidR="00CE454F" w:rsidRPr="006D6B58">
        <w:rPr>
          <w:rFonts w:ascii="Times New Roman" w:hAnsi="Times New Roman" w:cs="Times New Roman"/>
          <w:i/>
          <w:iCs/>
          <w:sz w:val="22"/>
          <w:lang w:val="en-GB"/>
        </w:rPr>
        <w:t>et al.</w:t>
      </w:r>
      <w:r w:rsidR="00CE454F" w:rsidRPr="006D6B58">
        <w:rPr>
          <w:rFonts w:ascii="Times New Roman" w:hAnsi="Times New Roman" w:cs="Times New Roman"/>
          <w:sz w:val="22"/>
          <w:lang w:val="en-GB"/>
        </w:rPr>
        <w:t xml:space="preserve"> 2014; Huss </w:t>
      </w:r>
      <w:r w:rsidR="00CE454F" w:rsidRPr="006D6B58">
        <w:rPr>
          <w:rFonts w:ascii="Times New Roman" w:hAnsi="Times New Roman" w:cs="Times New Roman"/>
          <w:i/>
          <w:iCs/>
          <w:sz w:val="22"/>
          <w:lang w:val="en-GB"/>
        </w:rPr>
        <w:t>et al.</w:t>
      </w:r>
      <w:r w:rsidR="00CE454F" w:rsidRPr="006D6B58">
        <w:rPr>
          <w:rFonts w:ascii="Times New Roman" w:hAnsi="Times New Roman" w:cs="Times New Roman"/>
          <w:sz w:val="22"/>
          <w:lang w:val="en-GB"/>
        </w:rPr>
        <w:t xml:space="preserve"> 2019)</w:t>
      </w:r>
      <w:r w:rsidR="00CE454F">
        <w:rPr>
          <w:rFonts w:ascii="Times New Roman" w:hAnsi="Times New Roman" w:cs="Times New Roman"/>
          <w:sz w:val="22"/>
          <w:szCs w:val="22"/>
          <w:lang w:val="en-US"/>
        </w:rPr>
        <w:fldChar w:fldCharType="end"/>
      </w:r>
      <w:r w:rsidR="00CE454F">
        <w:rPr>
          <w:rFonts w:ascii="Times New Roman" w:hAnsi="Times New Roman" w:cs="Times New Roman"/>
          <w:sz w:val="22"/>
          <w:szCs w:val="22"/>
          <w:lang w:val="en-US"/>
        </w:rPr>
        <w:t>.</w:t>
      </w:r>
    </w:p>
    <w:p w14:paraId="7C4BE11A" w14:textId="58D3404B" w:rsidR="005A491F" w:rsidRPr="00AF32CB" w:rsidRDefault="00FD330A" w:rsidP="005A491F">
      <w:pPr>
        <w:spacing w:line="480" w:lineRule="auto"/>
        <w:ind w:firstLine="284"/>
        <w:jc w:val="both"/>
        <w:rPr>
          <w:rFonts w:ascii="Times New Roman" w:hAnsi="Times New Roman" w:cs="Times New Roman"/>
          <w:sz w:val="22"/>
          <w:szCs w:val="22"/>
        </w:rPr>
      </w:pPr>
      <w:commentRangeStart w:id="8"/>
      <w:r w:rsidRPr="00EE6130">
        <w:rPr>
          <w:rFonts w:ascii="Times New Roman" w:hAnsi="Times New Roman" w:cs="Times New Roman"/>
          <w:sz w:val="22"/>
          <w:szCs w:val="22"/>
          <w:lang w:val="en-US"/>
        </w:rPr>
        <w:t xml:space="preserve">The </w:t>
      </w:r>
      <w:r w:rsidRPr="00FD330A">
        <w:rPr>
          <w:rFonts w:ascii="Times New Roman" w:hAnsi="Times New Roman" w:cs="Times New Roman"/>
          <w:sz w:val="22"/>
          <w:szCs w:val="22"/>
        </w:rPr>
        <w:t>Baltic Sea</w:t>
      </w:r>
      <w:commentRangeEnd w:id="8"/>
      <w:r w:rsidR="004B4DF7">
        <w:rPr>
          <w:rStyle w:val="CommentReference"/>
        </w:rPr>
        <w:commentReference w:id="8"/>
      </w:r>
      <w:r w:rsidRPr="00FD330A">
        <w:rPr>
          <w:rFonts w:ascii="Times New Roman" w:hAnsi="Times New Roman" w:cs="Times New Roman"/>
          <w:sz w:val="22"/>
          <w:szCs w:val="22"/>
        </w:rPr>
        <w:t xml:space="preserve"> </w:t>
      </w:r>
      <w:r w:rsidR="00BC5DBB" w:rsidRPr="0062469A">
        <w:rPr>
          <w:rFonts w:ascii="Times New Roman" w:hAnsi="Times New Roman" w:cs="Times New Roman"/>
          <w:sz w:val="22"/>
          <w:szCs w:val="22"/>
          <w:lang w:val="en-US"/>
        </w:rPr>
        <w:t>constitutes</w:t>
      </w:r>
      <w:r w:rsidR="00EE6130" w:rsidRPr="0062469A">
        <w:rPr>
          <w:rFonts w:ascii="Times New Roman" w:hAnsi="Times New Roman" w:cs="Times New Roman"/>
          <w:sz w:val="22"/>
          <w:szCs w:val="22"/>
          <w:lang w:val="en-US"/>
        </w:rPr>
        <w:t xml:space="preserve"> </w:t>
      </w:r>
      <w:r w:rsidRPr="00FD330A">
        <w:rPr>
          <w:rFonts w:ascii="Times New Roman" w:hAnsi="Times New Roman" w:cs="Times New Roman"/>
          <w:sz w:val="22"/>
          <w:szCs w:val="22"/>
        </w:rPr>
        <w:t xml:space="preserve">a great </w:t>
      </w:r>
      <w:r w:rsidR="00BC5DBB">
        <w:rPr>
          <w:rFonts w:ascii="Times New Roman" w:hAnsi="Times New Roman" w:cs="Times New Roman"/>
          <w:sz w:val="22"/>
          <w:szCs w:val="22"/>
          <w:lang w:val="en-US"/>
        </w:rPr>
        <w:t>example</w:t>
      </w:r>
      <w:r w:rsidR="0062469A" w:rsidRPr="00BC5DBB">
        <w:rPr>
          <w:rFonts w:ascii="Times New Roman" w:hAnsi="Times New Roman" w:cs="Times New Roman"/>
          <w:sz w:val="22"/>
          <w:szCs w:val="22"/>
          <w:lang w:val="en-US"/>
        </w:rPr>
        <w:t xml:space="preserve"> system</w:t>
      </w:r>
      <w:r w:rsidR="00800E21" w:rsidRPr="00BC5DBB">
        <w:rPr>
          <w:rFonts w:ascii="Times New Roman" w:hAnsi="Times New Roman" w:cs="Times New Roman"/>
          <w:sz w:val="22"/>
          <w:szCs w:val="22"/>
          <w:lang w:val="en-US"/>
        </w:rPr>
        <w:t xml:space="preserve"> </w:t>
      </w:r>
      <w:r w:rsidRPr="00FD330A">
        <w:rPr>
          <w:rFonts w:ascii="Times New Roman" w:hAnsi="Times New Roman" w:cs="Times New Roman"/>
          <w:sz w:val="22"/>
          <w:szCs w:val="22"/>
        </w:rPr>
        <w:t xml:space="preserve">to explore </w:t>
      </w:r>
      <w:r w:rsidR="00407069" w:rsidRPr="00407069">
        <w:rPr>
          <w:rFonts w:ascii="Times New Roman" w:hAnsi="Times New Roman" w:cs="Times New Roman"/>
          <w:sz w:val="22"/>
          <w:szCs w:val="22"/>
          <w:lang w:val="en-US"/>
        </w:rPr>
        <w:t xml:space="preserve">the impacts of </w:t>
      </w:r>
      <w:r w:rsidR="00407069">
        <w:rPr>
          <w:rFonts w:ascii="Times New Roman" w:hAnsi="Times New Roman" w:cs="Times New Roman"/>
          <w:sz w:val="22"/>
          <w:szCs w:val="22"/>
          <w:lang w:val="en-US"/>
        </w:rPr>
        <w:t>warming, as it is a relatively well understood and species poor system</w:t>
      </w:r>
      <w:r w:rsidR="0089165C">
        <w:rPr>
          <w:rFonts w:ascii="Times New Roman" w:hAnsi="Times New Roman" w:cs="Times New Roman"/>
          <w:sz w:val="22"/>
          <w:szCs w:val="22"/>
          <w:lang w:val="en-US"/>
        </w:rPr>
        <w:t xml:space="preserve"> </w:t>
      </w:r>
      <w:r w:rsidR="008B5782">
        <w:rPr>
          <w:rFonts w:ascii="Times New Roman" w:hAnsi="Times New Roman" w:cs="Times New Roman"/>
          <w:sz w:val="22"/>
          <w:szCs w:val="22"/>
          <w:lang w:val="en-US"/>
        </w:rPr>
        <w:fldChar w:fldCharType="begin"/>
      </w:r>
      <w:r w:rsidR="00EC0A6B">
        <w:rPr>
          <w:rFonts w:ascii="Times New Roman" w:hAnsi="Times New Roman" w:cs="Times New Roman"/>
          <w:sz w:val="22"/>
          <w:szCs w:val="22"/>
          <w:lang w:val="en-US"/>
        </w:rPr>
        <w:instrText xml:space="preserve"> ADDIN ZOTERO_ITEM CSL_CITATION {"citationID":"wa6sBtyb","properties":{"formattedCitation":"(Mackenzie {\\i{}et al.} 2007; Casini {\\i{}et al.} 2009)","plainCitation":"(Mackenzie et al. 2007; Casini et al. 2009)","noteIndex":0},"citationItems":[{"id":1870,"uris":["http://zotero.org/users/6116610/items/DYNPNFN4"],"uri":["http://zotero.org/users/6116610/items/DYNPNFN4"],"itemData":{"id":1870,"type":"article-journal","abstract":"The Baltic Sea is a large brackish semienclosed sea whose species-poor fish community supports important commercial and recreational fisheries. Both the fish species and the fisheries are strongly affected by climate variations. These climatic effects and the underlying mechanisms are briefly reviewed. We then use recent regional – scale climate – ocean modelling results to consider how climate change during this century will affect the fish community of the Baltic and fisheries management. Expected climate changes in northern Europe will likely affect both the temperature and salinity of the Baltic, causing it to become warmer and fresher. As an estuarine ecosystem with large horizontal and vertical salinity gradients, biodiversity will be particularly sensitive to changes in salinity which can be expected as a consequence of altered precipitation patterns. Marine-tolerant species will be disadvantaged and their distributions will partially contract from the Baltic Sea; habitats of freshwater species will likely expand. Although some new species can be expected to immigrate because of an expected increase in sea temperature, only a few of these species will be able to successfully colonize the Baltic because of its low salinity. Fishing fleets which presently target marine species (e.g. cod, herring, sprat, plaice, sole) in the Baltic will likely have to relocate to more marine areas or switch to other species which tolerate decreasing salinities. Fishery management thresholds that trigger reductions in fishing quotas or fishery closures to conserve local populations (e.g. cod, salmon) will have to be reassessed as the ecological basis on which existing thresholds have been established changes, and new thresholds will have to be developed for immigrant species. The Baltic situation illustrates some of the uncertainties and complexities associated with forecasting how fish populations, communities and industries dependent on an estuarine ecosystem might respond to future climate change.","container-title":"Global Change Biology","DOI":"10.1111/j.1365-2486.2007.01369.x","ISSN":"1365-2486","issue":"7","language":"en","page":"1348-1367","source":"Wiley Online Library","title":"Impact of 21st century climate change on the Baltic Sea fish community and fisheries","volume":"13","author":[{"family":"Mackenzie","given":"Brian R."},{"family":"Gislason","given":"Henrik"},{"family":"Möllmann","given":"Christian"},{"family":"Köster","given":"Friedrich W."}],"issued":{"date-parts":[["2007"]]}}},{"id":442,"uris":["http://zotero.org/users/6116610/items/FYIQFDXV"],"uri":["http://zotero.org/users/6116610/items/FYIQFDXV"],"itemData":{"id":442,"type":"article-journal","container-title":"Proceedings of the National Academy of Sciences, USA","issue":"1","page":"197–202","title":"Trophic cascades promote threshold-like shifts in pelagic marine ecosystems","volume":"106","author":[{"family":"Casini","given":"Michele"},{"family":"Hjelm","given":"Joakim"},{"family":"Molinero","given":"Juan-Carlos"},{"family":"Lövgren","given":"Johan"},{"family":"Cardinale","given":"Massimiliano"},{"family":"Bartolino","given":"Valerio"},{"family":"Belgrano","given":"Andrea"},{"family":"Kornilovs","given":"Georgs"}],"issued":{"date-parts":[["2009"]]}}}],"schema":"https://github.com/citation-style-language/schema/raw/master/csl-citation.json"} </w:instrText>
      </w:r>
      <w:r w:rsidR="008B5782">
        <w:rPr>
          <w:rFonts w:ascii="Times New Roman" w:hAnsi="Times New Roman" w:cs="Times New Roman"/>
          <w:sz w:val="22"/>
          <w:szCs w:val="22"/>
          <w:lang w:val="en-US"/>
        </w:rPr>
        <w:fldChar w:fldCharType="separate"/>
      </w:r>
      <w:r w:rsidR="00EC0A6B" w:rsidRPr="00EC0A6B">
        <w:rPr>
          <w:rFonts w:ascii="Times New Roman" w:hAnsi="Times New Roman" w:cs="Times New Roman"/>
          <w:sz w:val="22"/>
          <w:lang w:val="en-GB"/>
        </w:rPr>
        <w:t xml:space="preserve">(Mackenzie </w:t>
      </w:r>
      <w:r w:rsidR="00EC0A6B" w:rsidRPr="00EC0A6B">
        <w:rPr>
          <w:rFonts w:ascii="Times New Roman" w:hAnsi="Times New Roman" w:cs="Times New Roman"/>
          <w:i/>
          <w:iCs/>
          <w:sz w:val="22"/>
          <w:lang w:val="en-GB"/>
        </w:rPr>
        <w:t>et al.</w:t>
      </w:r>
      <w:r w:rsidR="00EC0A6B" w:rsidRPr="00EC0A6B">
        <w:rPr>
          <w:rFonts w:ascii="Times New Roman" w:hAnsi="Times New Roman" w:cs="Times New Roman"/>
          <w:sz w:val="22"/>
          <w:lang w:val="en-GB"/>
        </w:rPr>
        <w:t xml:space="preserve"> 2007; Casini </w:t>
      </w:r>
      <w:r w:rsidR="00EC0A6B" w:rsidRPr="00EC0A6B">
        <w:rPr>
          <w:rFonts w:ascii="Times New Roman" w:hAnsi="Times New Roman" w:cs="Times New Roman"/>
          <w:i/>
          <w:iCs/>
          <w:sz w:val="22"/>
          <w:lang w:val="en-GB"/>
        </w:rPr>
        <w:t>et al.</w:t>
      </w:r>
      <w:r w:rsidR="00EC0A6B" w:rsidRPr="00EC0A6B">
        <w:rPr>
          <w:rFonts w:ascii="Times New Roman" w:hAnsi="Times New Roman" w:cs="Times New Roman"/>
          <w:sz w:val="22"/>
          <w:lang w:val="en-GB"/>
        </w:rPr>
        <w:t xml:space="preserve"> 2009)</w:t>
      </w:r>
      <w:r w:rsidR="008B5782">
        <w:rPr>
          <w:rFonts w:ascii="Times New Roman" w:hAnsi="Times New Roman" w:cs="Times New Roman"/>
          <w:sz w:val="22"/>
          <w:szCs w:val="22"/>
          <w:lang w:val="en-US"/>
        </w:rPr>
        <w:fldChar w:fldCharType="end"/>
      </w:r>
      <w:r w:rsidR="00407069">
        <w:rPr>
          <w:rFonts w:ascii="Times New Roman" w:hAnsi="Times New Roman" w:cs="Times New Roman"/>
          <w:sz w:val="22"/>
          <w:szCs w:val="22"/>
          <w:lang w:val="en-US"/>
        </w:rPr>
        <w:t xml:space="preserve"> that in addition </w:t>
      </w:r>
      <w:r w:rsidR="005D7A24">
        <w:rPr>
          <w:rFonts w:ascii="Times New Roman" w:hAnsi="Times New Roman" w:cs="Times New Roman"/>
          <w:sz w:val="22"/>
          <w:szCs w:val="22"/>
          <w:lang w:val="en-US"/>
        </w:rPr>
        <w:t>experiences</w:t>
      </w:r>
      <w:r w:rsidR="008B5782">
        <w:rPr>
          <w:rFonts w:ascii="Times New Roman" w:hAnsi="Times New Roman" w:cs="Times New Roman"/>
          <w:sz w:val="22"/>
          <w:szCs w:val="22"/>
          <w:lang w:val="en-US"/>
        </w:rPr>
        <w:t xml:space="preserve"> rapid warming</w:t>
      </w:r>
      <w:r w:rsidR="004F36A1">
        <w:rPr>
          <w:rFonts w:ascii="Times New Roman" w:hAnsi="Times New Roman" w:cs="Times New Roman"/>
          <w:sz w:val="22"/>
          <w:szCs w:val="22"/>
          <w:lang w:val="en-US"/>
        </w:rPr>
        <w:t xml:space="preserve"> </w:t>
      </w:r>
      <w:r w:rsidR="009214DD">
        <w:rPr>
          <w:rFonts w:ascii="Times New Roman" w:hAnsi="Times New Roman" w:cs="Times New Roman"/>
          <w:sz w:val="22"/>
          <w:szCs w:val="22"/>
          <w:lang w:val="en-US"/>
        </w:rPr>
        <w:fldChar w:fldCharType="begin"/>
      </w:r>
      <w:r w:rsidR="009214DD">
        <w:rPr>
          <w:rFonts w:ascii="Times New Roman" w:hAnsi="Times New Roman" w:cs="Times New Roman"/>
          <w:sz w:val="22"/>
          <w:szCs w:val="22"/>
          <w:lang w:val="en-US"/>
        </w:rPr>
        <w:instrText xml:space="preserve"> ADDIN ZOTERO_ITEM CSL_CITATION {"citationID":"2DOjB1za","properties":{"formattedCitation":"(Belkin 2009)","plainCitation":"(Belkin 2009)","noteIndex":0},"citationItems":[{"id":138,"uris":["http://zotero.org/users/6116610/items/NV7I3QEW"],"uri":["http://zotero.org/users/6116610/items/NV7I3QEW"],"itemData":{"id":138,"type":"article-journal","container-title":"Progress in Oceanography","issue":"1","page":"207–213","title":"Rapid warming of large marine ecosystems","volume":"81","author":[{"family":"Belkin","given":"Igor M"}],"issued":{"date-parts":[["2009"]]}}}],"schema":"https://github.com/citation-style-language/schema/raw/master/csl-citation.json"} </w:instrText>
      </w:r>
      <w:r w:rsidR="009214DD">
        <w:rPr>
          <w:rFonts w:ascii="Times New Roman" w:hAnsi="Times New Roman" w:cs="Times New Roman"/>
          <w:sz w:val="22"/>
          <w:szCs w:val="22"/>
          <w:lang w:val="en-US"/>
        </w:rPr>
        <w:fldChar w:fldCharType="separate"/>
      </w:r>
      <w:r w:rsidR="009214DD">
        <w:rPr>
          <w:rFonts w:ascii="Times New Roman" w:hAnsi="Times New Roman" w:cs="Times New Roman"/>
          <w:noProof/>
          <w:sz w:val="22"/>
          <w:szCs w:val="22"/>
          <w:lang w:val="en-US"/>
        </w:rPr>
        <w:t>(Belkin 2009)</w:t>
      </w:r>
      <w:r w:rsidR="009214DD">
        <w:rPr>
          <w:rFonts w:ascii="Times New Roman" w:hAnsi="Times New Roman" w:cs="Times New Roman"/>
          <w:sz w:val="22"/>
          <w:szCs w:val="22"/>
          <w:lang w:val="en-US"/>
        </w:rPr>
        <w:fldChar w:fldCharType="end"/>
      </w:r>
      <w:r w:rsidRPr="00FD330A">
        <w:rPr>
          <w:rFonts w:ascii="Times New Roman" w:hAnsi="Times New Roman" w:cs="Times New Roman"/>
          <w:sz w:val="22"/>
          <w:szCs w:val="22"/>
        </w:rPr>
        <w:t xml:space="preserve">. </w:t>
      </w:r>
      <w:r w:rsidR="001133BC" w:rsidRPr="001133BC">
        <w:rPr>
          <w:rFonts w:ascii="Times New Roman" w:hAnsi="Times New Roman" w:cs="Times New Roman"/>
          <w:sz w:val="22"/>
          <w:szCs w:val="22"/>
        </w:rPr>
        <w:t xml:space="preserve">Here we introduce a </w:t>
      </w:r>
      <w:r w:rsidR="00E073F5">
        <w:rPr>
          <w:rFonts w:ascii="Times New Roman" w:hAnsi="Times New Roman" w:cs="Times New Roman"/>
          <w:sz w:val="22"/>
          <w:szCs w:val="22"/>
          <w:lang w:val="en-US"/>
        </w:rPr>
        <w:t xml:space="preserve">temperature-dependent size-spectrum </w:t>
      </w:r>
      <w:r w:rsidR="00A17EEF">
        <w:rPr>
          <w:rFonts w:ascii="Times New Roman" w:hAnsi="Times New Roman" w:cs="Times New Roman"/>
          <w:sz w:val="22"/>
          <w:szCs w:val="22"/>
          <w:lang w:val="en-US"/>
        </w:rPr>
        <w:t xml:space="preserve">inspired by </w:t>
      </w:r>
      <w:r w:rsidR="001267C3">
        <w:rPr>
          <w:rFonts w:ascii="Times New Roman" w:hAnsi="Times New Roman" w:cs="Times New Roman"/>
          <w:sz w:val="22"/>
          <w:szCs w:val="22"/>
          <w:lang w:val="en-US"/>
        </w:rPr>
        <w:t xml:space="preserve">a </w:t>
      </w:r>
      <w:r w:rsidR="001267C3" w:rsidRPr="00A17EEF">
        <w:rPr>
          <w:rFonts w:ascii="Times New Roman" w:hAnsi="Times New Roman" w:cs="Times New Roman"/>
          <w:sz w:val="22"/>
          <w:szCs w:val="22"/>
          <w:lang w:val="en-US"/>
        </w:rPr>
        <w:t>simpli</w:t>
      </w:r>
      <w:r w:rsidR="001267C3">
        <w:rPr>
          <w:rFonts w:ascii="Times New Roman" w:hAnsi="Times New Roman" w:cs="Times New Roman"/>
          <w:sz w:val="22"/>
          <w:szCs w:val="22"/>
          <w:lang w:val="en-US"/>
        </w:rPr>
        <w:t xml:space="preserve">fied </w:t>
      </w:r>
      <w:r w:rsidR="00A17EEF">
        <w:rPr>
          <w:rFonts w:ascii="Times New Roman" w:hAnsi="Times New Roman" w:cs="Times New Roman"/>
          <w:sz w:val="22"/>
          <w:szCs w:val="22"/>
          <w:lang w:val="en-US"/>
        </w:rPr>
        <w:t>the Baltic Sea</w:t>
      </w:r>
      <w:r w:rsidR="001267C3">
        <w:rPr>
          <w:rFonts w:ascii="Times New Roman" w:hAnsi="Times New Roman" w:cs="Times New Roman"/>
          <w:sz w:val="22"/>
          <w:szCs w:val="22"/>
          <w:lang w:val="en-US"/>
        </w:rPr>
        <w:t xml:space="preserve"> food web</w:t>
      </w:r>
      <w:r w:rsidR="009E7CBC">
        <w:rPr>
          <w:rFonts w:ascii="Times New Roman" w:hAnsi="Times New Roman" w:cs="Times New Roman"/>
          <w:sz w:val="22"/>
          <w:szCs w:val="22"/>
          <w:lang w:val="en-US"/>
        </w:rPr>
        <w:t xml:space="preserve"> with which </w:t>
      </w:r>
      <w:r w:rsidR="00EC4154" w:rsidRPr="009933B0">
        <w:rPr>
          <w:rFonts w:ascii="Times New Roman" w:hAnsi="Times New Roman" w:cs="Times New Roman"/>
          <w:sz w:val="22"/>
          <w:szCs w:val="22"/>
          <w:lang w:val="en-US"/>
        </w:rPr>
        <w:t xml:space="preserve">we </w:t>
      </w:r>
      <w:r w:rsidR="001133BC" w:rsidRPr="001133BC">
        <w:rPr>
          <w:rFonts w:ascii="Times New Roman" w:hAnsi="Times New Roman" w:cs="Times New Roman"/>
          <w:sz w:val="22"/>
          <w:szCs w:val="22"/>
        </w:rPr>
        <w:t xml:space="preserve">assess </w:t>
      </w:r>
      <w:r w:rsidR="004A44A9" w:rsidRPr="0094557A">
        <w:rPr>
          <w:rFonts w:ascii="Times New Roman" w:hAnsi="Times New Roman" w:cs="Times New Roman"/>
          <w:sz w:val="22"/>
          <w:szCs w:val="22"/>
          <w:lang w:val="en-US"/>
        </w:rPr>
        <w:t xml:space="preserve">the joint impacts of </w:t>
      </w:r>
      <w:r w:rsidR="001133BC" w:rsidRPr="001133BC">
        <w:rPr>
          <w:rFonts w:ascii="Times New Roman" w:hAnsi="Times New Roman" w:cs="Times New Roman"/>
          <w:sz w:val="22"/>
          <w:szCs w:val="22"/>
        </w:rPr>
        <w:t xml:space="preserve">both temperature driven </w:t>
      </w:r>
      <w:r w:rsidR="0094557A" w:rsidRPr="0094557A">
        <w:rPr>
          <w:rFonts w:ascii="Times New Roman" w:hAnsi="Times New Roman" w:cs="Times New Roman"/>
          <w:sz w:val="22"/>
          <w:szCs w:val="22"/>
          <w:lang w:val="en-US"/>
        </w:rPr>
        <w:t xml:space="preserve">changes in </w:t>
      </w:r>
      <w:r w:rsidR="001133BC" w:rsidRPr="001133BC">
        <w:rPr>
          <w:rFonts w:ascii="Times New Roman" w:hAnsi="Times New Roman" w:cs="Times New Roman"/>
          <w:sz w:val="22"/>
          <w:szCs w:val="22"/>
        </w:rPr>
        <w:t>productivity</w:t>
      </w:r>
      <w:r w:rsidR="00FF4BEC" w:rsidRPr="00FF4BEC">
        <w:rPr>
          <w:rFonts w:ascii="Times New Roman" w:hAnsi="Times New Roman" w:cs="Times New Roman"/>
          <w:sz w:val="22"/>
          <w:szCs w:val="22"/>
          <w:lang w:val="en-US"/>
        </w:rPr>
        <w:t xml:space="preserve"> and </w:t>
      </w:r>
      <w:r w:rsidR="00FF4BEC">
        <w:rPr>
          <w:rFonts w:ascii="Times New Roman" w:hAnsi="Times New Roman" w:cs="Times New Roman"/>
          <w:sz w:val="22"/>
          <w:szCs w:val="22"/>
          <w:lang w:val="en-US"/>
        </w:rPr>
        <w:t>physiology</w:t>
      </w:r>
      <w:r w:rsidR="00570364">
        <w:rPr>
          <w:rFonts w:ascii="Times New Roman" w:hAnsi="Times New Roman" w:cs="Times New Roman"/>
          <w:sz w:val="22"/>
          <w:szCs w:val="22"/>
          <w:lang w:val="en-US"/>
        </w:rPr>
        <w:t xml:space="preserve"> </w:t>
      </w:r>
      <w:r w:rsidR="001133BC" w:rsidRPr="001133BC">
        <w:rPr>
          <w:rFonts w:ascii="Times New Roman" w:hAnsi="Times New Roman" w:cs="Times New Roman"/>
          <w:sz w:val="22"/>
          <w:szCs w:val="22"/>
        </w:rPr>
        <w:t xml:space="preserve">and its effects on the emergent </w:t>
      </w:r>
      <w:r w:rsidR="000B5471" w:rsidRPr="000B5471">
        <w:rPr>
          <w:rFonts w:ascii="Times New Roman" w:hAnsi="Times New Roman" w:cs="Times New Roman"/>
          <w:sz w:val="22"/>
          <w:szCs w:val="22"/>
          <w:lang w:val="en-US"/>
        </w:rPr>
        <w:t>food web structure</w:t>
      </w:r>
      <w:r w:rsidR="001133BC" w:rsidRPr="001133BC">
        <w:rPr>
          <w:rFonts w:ascii="Times New Roman" w:hAnsi="Times New Roman" w:cs="Times New Roman"/>
          <w:sz w:val="22"/>
          <w:szCs w:val="22"/>
        </w:rPr>
        <w:t xml:space="preserve">. </w:t>
      </w:r>
      <w:r w:rsidR="009933B0">
        <w:rPr>
          <w:rFonts w:ascii="Times New Roman" w:hAnsi="Times New Roman" w:cs="Times New Roman"/>
          <w:sz w:val="22"/>
          <w:szCs w:val="22"/>
          <w:lang w:val="en-US"/>
        </w:rPr>
        <w:t xml:space="preserve">We specifically </w:t>
      </w:r>
      <w:r w:rsidR="007B43CC">
        <w:rPr>
          <w:rFonts w:ascii="Times New Roman" w:hAnsi="Times New Roman" w:cs="Times New Roman"/>
          <w:sz w:val="22"/>
          <w:szCs w:val="22"/>
          <w:lang w:val="en-US"/>
        </w:rPr>
        <w:t>investigate</w:t>
      </w:r>
      <w:r w:rsidR="009933B0">
        <w:rPr>
          <w:rFonts w:ascii="Times New Roman" w:hAnsi="Times New Roman" w:cs="Times New Roman"/>
          <w:sz w:val="22"/>
          <w:szCs w:val="22"/>
          <w:lang w:val="en-US"/>
        </w:rPr>
        <w:t xml:space="preserve"> the impacts of projected warming </w:t>
      </w:r>
      <w:r w:rsidR="00101DF9">
        <w:rPr>
          <w:rFonts w:ascii="Times New Roman" w:hAnsi="Times New Roman" w:cs="Times New Roman"/>
          <w:sz w:val="22"/>
          <w:szCs w:val="22"/>
          <w:lang w:val="en-US"/>
        </w:rPr>
        <w:t xml:space="preserve">(using the </w:t>
      </w:r>
      <w:r w:rsidR="00101DF9" w:rsidRPr="00AF32CB">
        <w:rPr>
          <w:rFonts w:ascii="Times New Roman" w:hAnsi="Times New Roman" w:cs="Times New Roman"/>
          <w:sz w:val="22"/>
          <w:szCs w:val="22"/>
        </w:rPr>
        <w:t>regional coupled model system RCA4-NEMO</w:t>
      </w:r>
      <w:r w:rsidR="00101DF9" w:rsidRPr="00AF32CB">
        <w:rPr>
          <w:rStyle w:val="CommentReference"/>
          <w:rFonts w:ascii="Times New Roman" w:hAnsi="Times New Roman" w:cs="Times New Roman"/>
          <w:sz w:val="22"/>
          <w:szCs w:val="22"/>
        </w:rPr>
        <w:annotationRef/>
      </w:r>
      <w:r w:rsidR="00101DF9" w:rsidRPr="00AF32CB">
        <w:rPr>
          <w:rFonts w:ascii="Times New Roman" w:hAnsi="Times New Roman" w:cs="Times New Roman"/>
          <w:sz w:val="22"/>
          <w:szCs w:val="22"/>
        </w:rPr>
        <w:t xml:space="preserve"> and the RCP 8.5 emission scenario</w:t>
      </w:r>
      <w:r w:rsidR="00101DF9" w:rsidRPr="00101DF9">
        <w:rPr>
          <w:rFonts w:ascii="Times New Roman" w:hAnsi="Times New Roman" w:cs="Times New Roman"/>
          <w:sz w:val="22"/>
          <w:szCs w:val="22"/>
          <w:lang w:val="en-US"/>
        </w:rPr>
        <w:t>)</w:t>
      </w:r>
      <w:r w:rsidR="00101DF9">
        <w:rPr>
          <w:rFonts w:ascii="Times New Roman" w:hAnsi="Times New Roman" w:cs="Times New Roman"/>
          <w:sz w:val="22"/>
          <w:szCs w:val="22"/>
          <w:lang w:val="en-US"/>
        </w:rPr>
        <w:t xml:space="preserve"> </w:t>
      </w:r>
      <w:r w:rsidR="009933B0">
        <w:rPr>
          <w:rFonts w:ascii="Times New Roman" w:hAnsi="Times New Roman" w:cs="Times New Roman"/>
          <w:sz w:val="22"/>
          <w:szCs w:val="22"/>
          <w:lang w:val="en-US"/>
        </w:rPr>
        <w:t xml:space="preserve">on </w:t>
      </w:r>
      <w:r w:rsidR="005A491F" w:rsidRPr="00AF32CB">
        <w:rPr>
          <w:rFonts w:ascii="Times New Roman" w:hAnsi="Times New Roman" w:cs="Times New Roman"/>
          <w:bCs/>
          <w:sz w:val="22"/>
          <w:szCs w:val="22"/>
        </w:rPr>
        <w:t>growth trajectories, average body sizes, population size-structure and yield in a fished ecosystem</w:t>
      </w:r>
      <w:r w:rsidR="00CC7AE5" w:rsidRPr="001B038F">
        <w:rPr>
          <w:rFonts w:ascii="Times New Roman" w:hAnsi="Times New Roman" w:cs="Times New Roman"/>
          <w:bCs/>
          <w:sz w:val="22"/>
          <w:szCs w:val="22"/>
          <w:lang w:val="en-US"/>
        </w:rPr>
        <w:t xml:space="preserve">. </w:t>
      </w:r>
      <w:r w:rsidR="005A491F" w:rsidRPr="00AF32CB">
        <w:rPr>
          <w:rFonts w:ascii="Times New Roman" w:hAnsi="Times New Roman" w:cs="Times New Roman"/>
          <w:bCs/>
          <w:sz w:val="22"/>
          <w:szCs w:val="22"/>
        </w:rPr>
        <w:t xml:space="preserve">Uncertainty in the </w:t>
      </w:r>
      <w:r w:rsidR="001B038F" w:rsidRPr="001B038F">
        <w:rPr>
          <w:rFonts w:ascii="Times New Roman" w:hAnsi="Times New Roman" w:cs="Times New Roman"/>
          <w:bCs/>
          <w:sz w:val="22"/>
          <w:szCs w:val="22"/>
          <w:lang w:val="en-US"/>
        </w:rPr>
        <w:t xml:space="preserve">effect of warming on </w:t>
      </w:r>
      <w:r w:rsidR="001B038F">
        <w:rPr>
          <w:rFonts w:ascii="Times New Roman" w:hAnsi="Times New Roman" w:cs="Times New Roman"/>
          <w:bCs/>
          <w:sz w:val="22"/>
          <w:szCs w:val="22"/>
          <w:lang w:val="en-US"/>
        </w:rPr>
        <w:t xml:space="preserve">physiology </w:t>
      </w:r>
      <w:r w:rsidR="005A491F" w:rsidRPr="00AF32CB">
        <w:rPr>
          <w:rFonts w:ascii="Times New Roman" w:hAnsi="Times New Roman" w:cs="Times New Roman"/>
          <w:bCs/>
          <w:sz w:val="22"/>
          <w:szCs w:val="22"/>
        </w:rPr>
        <w:t xml:space="preserve">is incorporated by </w:t>
      </w:r>
      <w:r w:rsidR="00C6019B" w:rsidRPr="00C6019B">
        <w:rPr>
          <w:rFonts w:ascii="Times New Roman" w:hAnsi="Times New Roman" w:cs="Times New Roman"/>
          <w:bCs/>
          <w:sz w:val="22"/>
          <w:szCs w:val="22"/>
          <w:lang w:val="en-US"/>
        </w:rPr>
        <w:t>r</w:t>
      </w:r>
      <w:r w:rsidR="00C6019B">
        <w:rPr>
          <w:rFonts w:ascii="Times New Roman" w:hAnsi="Times New Roman" w:cs="Times New Roman"/>
          <w:bCs/>
          <w:sz w:val="22"/>
          <w:szCs w:val="22"/>
          <w:lang w:val="en-US"/>
        </w:rPr>
        <w:t xml:space="preserve">andomly parameterizing these rates </w:t>
      </w:r>
      <w:r w:rsidR="005C2A3E">
        <w:rPr>
          <w:rFonts w:ascii="Times New Roman" w:hAnsi="Times New Roman" w:cs="Times New Roman"/>
          <w:bCs/>
          <w:sz w:val="22"/>
          <w:szCs w:val="22"/>
          <w:lang w:val="en-US"/>
        </w:rPr>
        <w:t xml:space="preserve">using </w:t>
      </w:r>
      <w:r w:rsidR="00C6019B">
        <w:rPr>
          <w:rFonts w:ascii="Times New Roman" w:hAnsi="Times New Roman" w:cs="Times New Roman"/>
          <w:bCs/>
          <w:sz w:val="22"/>
          <w:szCs w:val="22"/>
          <w:lang w:val="en-US"/>
        </w:rPr>
        <w:t xml:space="preserve">probability </w:t>
      </w:r>
      <w:r w:rsidR="005A491F" w:rsidRPr="00AF32CB">
        <w:rPr>
          <w:rFonts w:ascii="Times New Roman" w:hAnsi="Times New Roman" w:cs="Times New Roman"/>
          <w:bCs/>
          <w:sz w:val="22"/>
          <w:szCs w:val="22"/>
        </w:rPr>
        <w:t>distributions</w:t>
      </w:r>
      <w:r w:rsidR="000C4D06" w:rsidRPr="000C4D06">
        <w:rPr>
          <w:rFonts w:ascii="Times New Roman" w:hAnsi="Times New Roman" w:cs="Times New Roman"/>
          <w:bCs/>
          <w:sz w:val="22"/>
          <w:szCs w:val="22"/>
          <w:lang w:val="en-US"/>
        </w:rPr>
        <w:t xml:space="preserve"> </w:t>
      </w:r>
      <w:r w:rsidR="000C4D06">
        <w:rPr>
          <w:rFonts w:ascii="Times New Roman" w:hAnsi="Times New Roman" w:cs="Times New Roman"/>
          <w:bCs/>
          <w:sz w:val="22"/>
          <w:szCs w:val="22"/>
          <w:lang w:val="en-US"/>
        </w:rPr>
        <w:t xml:space="preserve">from </w:t>
      </w:r>
      <w:r w:rsidR="005A491F" w:rsidRPr="00AF32CB">
        <w:rPr>
          <w:rFonts w:ascii="Times New Roman" w:hAnsi="Times New Roman" w:cs="Times New Roman"/>
          <w:bCs/>
          <w:sz w:val="22"/>
          <w:szCs w:val="22"/>
        </w:rPr>
        <w:t>meta-analys</w:t>
      </w:r>
      <w:r w:rsidR="0075688E" w:rsidRPr="0045773F">
        <w:rPr>
          <w:rFonts w:ascii="Times New Roman" w:hAnsi="Times New Roman" w:cs="Times New Roman"/>
          <w:bCs/>
          <w:sz w:val="22"/>
          <w:szCs w:val="22"/>
          <w:lang w:val="en-US"/>
        </w:rPr>
        <w:t>e</w:t>
      </w:r>
      <w:r w:rsidR="005A491F" w:rsidRPr="00AF32CB">
        <w:rPr>
          <w:rFonts w:ascii="Times New Roman" w:hAnsi="Times New Roman" w:cs="Times New Roman"/>
          <w:bCs/>
          <w:sz w:val="22"/>
          <w:szCs w:val="22"/>
        </w:rPr>
        <w:t>s.</w:t>
      </w:r>
      <w:r w:rsidR="005A491F" w:rsidRPr="00AF32CB">
        <w:rPr>
          <w:rFonts w:ascii="Times New Roman" w:hAnsi="Times New Roman" w:cs="Times New Roman"/>
          <w:sz w:val="22"/>
          <w:szCs w:val="22"/>
        </w:rPr>
        <w:t xml:space="preserve"> </w:t>
      </w:r>
      <w:r w:rsidR="00665B4F" w:rsidRPr="00D07497">
        <w:rPr>
          <w:rFonts w:ascii="Times New Roman" w:hAnsi="Times New Roman" w:cs="Times New Roman"/>
          <w:sz w:val="22"/>
          <w:szCs w:val="22"/>
          <w:lang w:val="en-US"/>
        </w:rPr>
        <w:t xml:space="preserve">We find that </w:t>
      </w:r>
      <w:r w:rsidR="005A491F" w:rsidRPr="00AF32CB">
        <w:rPr>
          <w:rFonts w:ascii="Times New Roman" w:hAnsi="Times New Roman" w:cs="Times New Roman"/>
          <w:sz w:val="22"/>
          <w:szCs w:val="22"/>
        </w:rPr>
        <w:t>inclusion of temperature-dependent physiological processes leads increased size-at-age</w:t>
      </w:r>
      <w:r w:rsidR="00184150" w:rsidRPr="00184150">
        <w:rPr>
          <w:rFonts w:ascii="Times New Roman" w:hAnsi="Times New Roman" w:cs="Times New Roman"/>
          <w:sz w:val="22"/>
          <w:szCs w:val="22"/>
          <w:lang w:val="en-US"/>
        </w:rPr>
        <w:t>,</w:t>
      </w:r>
      <w:r w:rsidR="005A491F" w:rsidRPr="00AF32CB">
        <w:rPr>
          <w:rFonts w:ascii="Times New Roman" w:hAnsi="Times New Roman" w:cs="Times New Roman"/>
          <w:sz w:val="22"/>
          <w:szCs w:val="22"/>
        </w:rPr>
        <w:t xml:space="preserve"> especially for smaller individuals</w:t>
      </w:r>
      <w:r w:rsidR="00184150" w:rsidRPr="00184150">
        <w:rPr>
          <w:rFonts w:ascii="Times New Roman" w:hAnsi="Times New Roman" w:cs="Times New Roman"/>
          <w:sz w:val="22"/>
          <w:szCs w:val="22"/>
          <w:lang w:val="en-US"/>
        </w:rPr>
        <w:t xml:space="preserve"> and in line with </w:t>
      </w:r>
      <w:r w:rsidR="00184150">
        <w:rPr>
          <w:rFonts w:ascii="Times New Roman" w:hAnsi="Times New Roman" w:cs="Times New Roman"/>
          <w:sz w:val="22"/>
          <w:szCs w:val="22"/>
          <w:lang w:val="en-US"/>
        </w:rPr>
        <w:t>general observations</w:t>
      </w:r>
      <w:r w:rsidR="002077BE" w:rsidRPr="002077BE">
        <w:rPr>
          <w:rFonts w:ascii="Times New Roman" w:hAnsi="Times New Roman" w:cs="Times New Roman"/>
          <w:sz w:val="22"/>
          <w:szCs w:val="22"/>
          <w:lang w:val="en-US"/>
        </w:rPr>
        <w:t xml:space="preserve">, </w:t>
      </w:r>
      <w:r w:rsidR="002077BE">
        <w:rPr>
          <w:rFonts w:ascii="Times New Roman" w:hAnsi="Times New Roman" w:cs="Times New Roman"/>
          <w:sz w:val="22"/>
          <w:szCs w:val="22"/>
          <w:lang w:val="en-US"/>
        </w:rPr>
        <w:t xml:space="preserve">whereas the opposite is observed </w:t>
      </w:r>
      <w:r w:rsidR="002077BE" w:rsidRPr="000A25EC">
        <w:rPr>
          <w:rFonts w:ascii="Times New Roman" w:hAnsi="Times New Roman" w:cs="Times New Roman"/>
          <w:sz w:val="22"/>
          <w:szCs w:val="22"/>
          <w:lang w:val="en-US"/>
        </w:rPr>
        <w:t xml:space="preserve">when </w:t>
      </w:r>
      <w:r w:rsidR="005A491F" w:rsidRPr="00AF32CB">
        <w:rPr>
          <w:rFonts w:ascii="Times New Roman" w:hAnsi="Times New Roman" w:cs="Times New Roman"/>
          <w:sz w:val="22"/>
          <w:szCs w:val="22"/>
        </w:rPr>
        <w:t>only the resource dynamics are temperature dependent</w:t>
      </w:r>
      <w:r w:rsidR="000A25EC">
        <w:rPr>
          <w:rFonts w:ascii="Times New Roman" w:hAnsi="Times New Roman" w:cs="Times New Roman"/>
          <w:sz w:val="22"/>
          <w:szCs w:val="22"/>
          <w:lang w:val="en-US"/>
        </w:rPr>
        <w:t xml:space="preserve">. </w:t>
      </w:r>
      <w:r w:rsidR="009A77F3">
        <w:rPr>
          <w:rFonts w:ascii="Times New Roman" w:hAnsi="Times New Roman" w:cs="Times New Roman"/>
          <w:sz w:val="22"/>
          <w:szCs w:val="22"/>
          <w:lang w:val="en-US"/>
        </w:rPr>
        <w:t xml:space="preserve">However, overall we find declines in mean body size in the population, resulting in lower yields in warmer environments. </w:t>
      </w:r>
    </w:p>
    <w:p w14:paraId="08A6A0E1" w14:textId="77777777" w:rsidR="00D30313" w:rsidRDefault="00D30313" w:rsidP="00182BA9">
      <w:pPr>
        <w:spacing w:line="480" w:lineRule="auto"/>
        <w:contextualSpacing/>
        <w:jc w:val="both"/>
        <w:rPr>
          <w:rFonts w:cstheme="minorHAnsi"/>
          <w:b/>
        </w:rPr>
      </w:pPr>
    </w:p>
    <w:p w14:paraId="7800D9D3" w14:textId="23FDCD2E" w:rsidR="00AD548E" w:rsidRPr="00AC577D" w:rsidRDefault="00AD548E" w:rsidP="00182BA9">
      <w:pPr>
        <w:spacing w:line="480" w:lineRule="auto"/>
        <w:contextualSpacing/>
        <w:jc w:val="both"/>
        <w:rPr>
          <w:rFonts w:cstheme="minorHAnsi"/>
          <w:b/>
        </w:rPr>
      </w:pPr>
      <w:r w:rsidRPr="00AC577D">
        <w:rPr>
          <w:rFonts w:cstheme="minorHAnsi"/>
          <w:b/>
        </w:rPr>
        <w:t>Materials and Methods</w:t>
      </w:r>
    </w:p>
    <w:p w14:paraId="1CA4B7A7" w14:textId="77777777" w:rsidR="00275904" w:rsidRPr="00ED493C" w:rsidRDefault="00275904" w:rsidP="00182BA9">
      <w:pPr>
        <w:spacing w:line="480" w:lineRule="auto"/>
        <w:contextualSpacing/>
        <w:jc w:val="both"/>
        <w:rPr>
          <w:i/>
        </w:rPr>
      </w:pPr>
      <w:r w:rsidRPr="00ED493C">
        <w:rPr>
          <w:i/>
        </w:rPr>
        <w:t>Food web</w:t>
      </w:r>
    </w:p>
    <w:p w14:paraId="4451AC6D" w14:textId="33C4848F" w:rsidR="00190E51" w:rsidRPr="00AF32CB" w:rsidRDefault="00CF287B" w:rsidP="00182BA9">
      <w:pPr>
        <w:spacing w:line="480" w:lineRule="auto"/>
        <w:contextualSpacing/>
        <w:jc w:val="both"/>
        <w:rPr>
          <w:sz w:val="22"/>
          <w:szCs w:val="22"/>
        </w:rPr>
      </w:pPr>
      <w:r w:rsidRPr="00AF32CB">
        <w:rPr>
          <w:sz w:val="22"/>
          <w:szCs w:val="22"/>
        </w:rPr>
        <w:t xml:space="preserve">The Baltic Sea is semi-enclosed brackish sea </w:t>
      </w:r>
      <w:r w:rsidR="00E43105" w:rsidRPr="00AF32CB">
        <w:rPr>
          <w:sz w:val="22"/>
          <w:szCs w:val="22"/>
        </w:rPr>
        <w:t xml:space="preserve">with a </w:t>
      </w:r>
      <w:r w:rsidR="0057251A" w:rsidRPr="00A62881">
        <w:rPr>
          <w:sz w:val="22"/>
          <w:szCs w:val="22"/>
          <w:lang w:val="en-US"/>
        </w:rPr>
        <w:t xml:space="preserve">relatively </w:t>
      </w:r>
      <w:r w:rsidR="00E43105" w:rsidRPr="00AF32CB">
        <w:rPr>
          <w:sz w:val="22"/>
          <w:szCs w:val="22"/>
        </w:rPr>
        <w:t>species-poor</w:t>
      </w:r>
      <w:r w:rsidRPr="00AF32CB">
        <w:rPr>
          <w:sz w:val="22"/>
          <w:szCs w:val="22"/>
        </w:rPr>
        <w:t xml:space="preserve"> food web. </w:t>
      </w:r>
      <w:r w:rsidR="003159F8" w:rsidRPr="00AF32CB">
        <w:rPr>
          <w:sz w:val="22"/>
          <w:szCs w:val="22"/>
        </w:rPr>
        <w:t>W</w:t>
      </w:r>
      <w:r w:rsidR="00057ED1" w:rsidRPr="00AF32CB">
        <w:rPr>
          <w:sz w:val="22"/>
          <w:szCs w:val="22"/>
        </w:rPr>
        <w:t xml:space="preserve">e </w:t>
      </w:r>
      <w:r w:rsidR="008C268E" w:rsidRPr="00AF32CB">
        <w:rPr>
          <w:sz w:val="22"/>
          <w:szCs w:val="22"/>
        </w:rPr>
        <w:t>develop</w:t>
      </w:r>
      <w:r w:rsidR="003159F8" w:rsidRPr="00AF32CB">
        <w:rPr>
          <w:sz w:val="22"/>
          <w:szCs w:val="22"/>
        </w:rPr>
        <w:t>ed</w:t>
      </w:r>
      <w:r w:rsidR="008C268E" w:rsidRPr="00AF32CB">
        <w:rPr>
          <w:sz w:val="22"/>
          <w:szCs w:val="22"/>
        </w:rPr>
        <w:t xml:space="preserve"> </w:t>
      </w:r>
      <w:r w:rsidR="00057ED1" w:rsidRPr="00AF32CB">
        <w:rPr>
          <w:sz w:val="22"/>
          <w:szCs w:val="22"/>
        </w:rPr>
        <w:t>a</w:t>
      </w:r>
      <w:r w:rsidR="008C268E" w:rsidRPr="00AF32CB">
        <w:rPr>
          <w:sz w:val="22"/>
          <w:szCs w:val="22"/>
        </w:rPr>
        <w:t xml:space="preserve"> Multi-species size spectrum model</w:t>
      </w:r>
      <w:r w:rsidR="0077712A" w:rsidRPr="00AF32CB">
        <w:rPr>
          <w:sz w:val="22"/>
          <w:szCs w:val="22"/>
        </w:rPr>
        <w:t xml:space="preserve"> (MSSM)</w:t>
      </w:r>
      <w:r w:rsidR="00057ED1" w:rsidRPr="00AF32CB">
        <w:rPr>
          <w:sz w:val="22"/>
          <w:szCs w:val="22"/>
        </w:rPr>
        <w:t xml:space="preserve"> </w:t>
      </w:r>
      <w:r w:rsidR="008F65F9" w:rsidRPr="00AF32CB">
        <w:rPr>
          <w:sz w:val="22"/>
          <w:szCs w:val="22"/>
        </w:rPr>
        <w:t>parameterized to represent</w:t>
      </w:r>
      <w:r w:rsidR="00057ED1" w:rsidRPr="00AF32CB">
        <w:rPr>
          <w:sz w:val="22"/>
          <w:szCs w:val="22"/>
        </w:rPr>
        <w:t xml:space="preserve"> a simplified version of</w:t>
      </w:r>
      <w:r w:rsidR="008C268E" w:rsidRPr="00AF32CB">
        <w:rPr>
          <w:sz w:val="22"/>
          <w:szCs w:val="22"/>
        </w:rPr>
        <w:t xml:space="preserve"> the</w:t>
      </w:r>
      <w:r w:rsidR="00790B83" w:rsidRPr="00AF32CB">
        <w:rPr>
          <w:sz w:val="22"/>
          <w:szCs w:val="22"/>
        </w:rPr>
        <w:t xml:space="preserve"> food web in the</w:t>
      </w:r>
      <w:r w:rsidR="00814612" w:rsidRPr="00AF32CB">
        <w:rPr>
          <w:sz w:val="22"/>
          <w:szCs w:val="22"/>
        </w:rPr>
        <w:t xml:space="preserve"> pelagic </w:t>
      </w:r>
      <w:r w:rsidR="00B213DE" w:rsidRPr="00AF32CB">
        <w:rPr>
          <w:sz w:val="22"/>
          <w:szCs w:val="22"/>
        </w:rPr>
        <w:t>south-</w:t>
      </w:r>
      <w:r w:rsidR="00814612" w:rsidRPr="00AF32CB">
        <w:rPr>
          <w:sz w:val="22"/>
          <w:szCs w:val="22"/>
        </w:rPr>
        <w:t>central Baltic Sea ecosystem (</w:t>
      </w:r>
      <w:r w:rsidR="008C268E" w:rsidRPr="00AF32CB">
        <w:rPr>
          <w:sz w:val="22"/>
          <w:szCs w:val="22"/>
        </w:rPr>
        <w:t>Baltic proper</w:t>
      </w:r>
      <w:r w:rsidR="00814612" w:rsidRPr="00AF32CB">
        <w:rPr>
          <w:sz w:val="22"/>
          <w:szCs w:val="22"/>
        </w:rPr>
        <w:t>)</w:t>
      </w:r>
      <w:r w:rsidR="008C268E" w:rsidRPr="00AF32CB">
        <w:rPr>
          <w:sz w:val="22"/>
          <w:szCs w:val="22"/>
        </w:rPr>
        <w:t xml:space="preserve"> </w:t>
      </w:r>
      <w:r w:rsidR="00AC577D" w:rsidRPr="00AF32CB">
        <w:rPr>
          <w:sz w:val="22"/>
          <w:szCs w:val="22"/>
        </w:rPr>
        <w:t>(ICES sub divisions 25-29+32</w:t>
      </w:r>
      <w:r w:rsidR="00F87AC3" w:rsidRPr="00AF32CB">
        <w:rPr>
          <w:sz w:val="22"/>
          <w:szCs w:val="22"/>
        </w:rPr>
        <w:t>, Appendix Fig S</w:t>
      </w:r>
      <w:r w:rsidR="00962F93" w:rsidRPr="00962F93">
        <w:rPr>
          <w:sz w:val="22"/>
          <w:szCs w:val="22"/>
          <w:lang w:val="en-US"/>
        </w:rPr>
        <w:t>2</w:t>
      </w:r>
      <w:r w:rsidR="00AC577D" w:rsidRPr="00AF32CB">
        <w:rPr>
          <w:sz w:val="22"/>
          <w:szCs w:val="22"/>
        </w:rPr>
        <w:t>)</w:t>
      </w:r>
      <w:r w:rsidR="008C268E" w:rsidRPr="00AF32CB">
        <w:rPr>
          <w:sz w:val="22"/>
          <w:szCs w:val="22"/>
        </w:rPr>
        <w:t>. This food web is here characterized by</w:t>
      </w:r>
      <w:r w:rsidR="00057ED1" w:rsidRPr="00AF32CB">
        <w:rPr>
          <w:sz w:val="22"/>
          <w:szCs w:val="22"/>
        </w:rPr>
        <w:t xml:space="preserve"> three fish species: cod (</w:t>
      </w:r>
      <w:r w:rsidR="00057ED1" w:rsidRPr="00AF32CB">
        <w:rPr>
          <w:i/>
          <w:sz w:val="22"/>
          <w:szCs w:val="22"/>
        </w:rPr>
        <w:t>Gadus morhua</w:t>
      </w:r>
      <w:r w:rsidR="00057ED1" w:rsidRPr="00AF32CB">
        <w:rPr>
          <w:sz w:val="22"/>
          <w:szCs w:val="22"/>
        </w:rPr>
        <w:t>), sprat (</w:t>
      </w:r>
      <w:r w:rsidR="00057ED1" w:rsidRPr="00AF32CB">
        <w:rPr>
          <w:i/>
          <w:sz w:val="22"/>
          <w:szCs w:val="22"/>
        </w:rPr>
        <w:t>Sprattus sprattus</w:t>
      </w:r>
      <w:r w:rsidR="00057ED1" w:rsidRPr="00AF32CB">
        <w:rPr>
          <w:sz w:val="22"/>
          <w:szCs w:val="22"/>
        </w:rPr>
        <w:t>) and herring (</w:t>
      </w:r>
      <w:r w:rsidR="00057ED1" w:rsidRPr="00AF32CB">
        <w:rPr>
          <w:i/>
          <w:sz w:val="22"/>
          <w:szCs w:val="22"/>
        </w:rPr>
        <w:t>Clupea harengus</w:t>
      </w:r>
      <w:r w:rsidR="00057ED1" w:rsidRPr="00AF32CB">
        <w:rPr>
          <w:sz w:val="22"/>
          <w:szCs w:val="22"/>
        </w:rPr>
        <w:t>)</w:t>
      </w:r>
      <w:r w:rsidR="00F1526C" w:rsidRPr="00AF32CB">
        <w:rPr>
          <w:sz w:val="22"/>
          <w:szCs w:val="22"/>
        </w:rPr>
        <w:t>, and their prey</w:t>
      </w:r>
      <w:r w:rsidR="00E046A4" w:rsidRPr="00AF32CB">
        <w:rPr>
          <w:sz w:val="22"/>
          <w:szCs w:val="22"/>
        </w:rPr>
        <w:t xml:space="preserve">. These species </w:t>
      </w:r>
      <w:r w:rsidR="00133480" w:rsidRPr="00AF32CB">
        <w:rPr>
          <w:sz w:val="22"/>
          <w:szCs w:val="22"/>
        </w:rPr>
        <w:t xml:space="preserve">are dominant species </w:t>
      </w:r>
      <w:r w:rsidR="00133480" w:rsidRPr="00AF32CB">
        <w:rPr>
          <w:sz w:val="22"/>
          <w:szCs w:val="22"/>
        </w:rPr>
        <w:lastRenderedPageBreak/>
        <w:t xml:space="preserve">in terms </w:t>
      </w:r>
      <w:commentRangeStart w:id="9"/>
      <w:r w:rsidR="00133480" w:rsidRPr="00AF32CB">
        <w:rPr>
          <w:sz w:val="22"/>
          <w:szCs w:val="22"/>
        </w:rPr>
        <w:t>of biomass</w:t>
      </w:r>
      <w:commentRangeEnd w:id="9"/>
      <w:r w:rsidR="00133480" w:rsidRPr="00AF32CB">
        <w:rPr>
          <w:rStyle w:val="CommentReference"/>
          <w:sz w:val="22"/>
          <w:szCs w:val="22"/>
        </w:rPr>
        <w:commentReference w:id="9"/>
      </w:r>
      <w:r w:rsidR="001B403C" w:rsidRPr="00AF32CB">
        <w:rPr>
          <w:sz w:val="22"/>
          <w:szCs w:val="22"/>
        </w:rPr>
        <w:t xml:space="preserve">, they </w:t>
      </w:r>
      <w:r w:rsidR="00C8430B" w:rsidRPr="00AF32CB">
        <w:rPr>
          <w:sz w:val="22"/>
          <w:szCs w:val="22"/>
        </w:rPr>
        <w:t xml:space="preserve">are the most important species commercially in this </w:t>
      </w:r>
      <w:r w:rsidR="00EA0FD7" w:rsidRPr="00AF32CB">
        <w:rPr>
          <w:sz w:val="22"/>
          <w:szCs w:val="22"/>
        </w:rPr>
        <w:t xml:space="preserve">southern </w:t>
      </w:r>
      <w:r w:rsidR="00C8430B" w:rsidRPr="00AF32CB">
        <w:rPr>
          <w:sz w:val="22"/>
          <w:szCs w:val="22"/>
        </w:rPr>
        <w:t>sub-region</w:t>
      </w:r>
      <w:r w:rsidR="00D20150" w:rsidRPr="00AF32CB">
        <w:rPr>
          <w:sz w:val="22"/>
          <w:szCs w:val="22"/>
        </w:rPr>
        <w:t xml:space="preserve"> </w:t>
      </w:r>
      <w:r w:rsidR="00EA0FD7" w:rsidRPr="00AF32CB">
        <w:rPr>
          <w:sz w:val="22"/>
          <w:szCs w:val="22"/>
        </w:rPr>
        <w:t xml:space="preserve">of the Baltic </w:t>
      </w:r>
      <w:r w:rsidR="00C8430B" w:rsidRPr="00AF32CB">
        <w:rPr>
          <w:sz w:val="22"/>
          <w:szCs w:val="22"/>
        </w:rPr>
        <w:t xml:space="preserve">and </w:t>
      </w:r>
      <w:r w:rsidR="00D20150" w:rsidRPr="00AF32CB">
        <w:rPr>
          <w:sz w:val="22"/>
          <w:szCs w:val="22"/>
        </w:rPr>
        <w:t>they</w:t>
      </w:r>
      <w:r w:rsidR="00133480" w:rsidRPr="00AF32CB">
        <w:rPr>
          <w:sz w:val="22"/>
          <w:szCs w:val="22"/>
        </w:rPr>
        <w:t xml:space="preserve"> </w:t>
      </w:r>
      <w:commentRangeStart w:id="10"/>
      <w:commentRangeEnd w:id="10"/>
      <w:r w:rsidR="00133480" w:rsidRPr="00AF32CB">
        <w:rPr>
          <w:rStyle w:val="CommentReference"/>
          <w:sz w:val="22"/>
          <w:szCs w:val="22"/>
        </w:rPr>
        <w:commentReference w:id="10"/>
      </w:r>
      <w:commentRangeStart w:id="11"/>
      <w:commentRangeEnd w:id="11"/>
      <w:r w:rsidR="00133480" w:rsidRPr="00AF32CB">
        <w:rPr>
          <w:rStyle w:val="CommentReference"/>
          <w:sz w:val="22"/>
          <w:szCs w:val="22"/>
        </w:rPr>
        <w:commentReference w:id="11"/>
      </w:r>
      <w:r w:rsidR="00133480" w:rsidRPr="00AF32CB">
        <w:rPr>
          <w:sz w:val="22"/>
          <w:szCs w:val="22"/>
        </w:rPr>
        <w:t>all have analytical stock assessments</w:t>
      </w:r>
      <w:r w:rsidR="000D3A6B" w:rsidRPr="00AF32CB">
        <w:rPr>
          <w:sz w:val="22"/>
          <w:szCs w:val="22"/>
        </w:rPr>
        <w:t>.</w:t>
      </w:r>
      <w:r w:rsidR="00E43789" w:rsidRPr="00AF32CB">
        <w:rPr>
          <w:sz w:val="22"/>
          <w:szCs w:val="22"/>
        </w:rPr>
        <w:t xml:space="preserve"> We also model</w:t>
      </w:r>
      <w:r w:rsidR="000D3A6B" w:rsidRPr="00AF32CB">
        <w:rPr>
          <w:sz w:val="22"/>
          <w:szCs w:val="22"/>
        </w:rPr>
        <w:t xml:space="preserve"> </w:t>
      </w:r>
      <w:r w:rsidR="00057ED1" w:rsidRPr="00AF32CB">
        <w:rPr>
          <w:sz w:val="22"/>
          <w:szCs w:val="22"/>
        </w:rPr>
        <w:t>one pelagic</w:t>
      </w:r>
      <w:r w:rsidR="00814612" w:rsidRPr="00AF32CB">
        <w:rPr>
          <w:sz w:val="22"/>
          <w:szCs w:val="22"/>
        </w:rPr>
        <w:t xml:space="preserve"> </w:t>
      </w:r>
      <w:r w:rsidR="00814612" w:rsidRPr="00AF32CB">
        <w:rPr>
          <w:rFonts w:ascii="Times" w:hAnsi="Times"/>
          <w:sz w:val="22"/>
          <w:szCs w:val="22"/>
        </w:rPr>
        <w:t>(such as phyto- and zooplankton, mysids)</w:t>
      </w:r>
      <w:r w:rsidR="00814612" w:rsidRPr="00AF32CB">
        <w:rPr>
          <w:sz w:val="22"/>
          <w:szCs w:val="22"/>
        </w:rPr>
        <w:t xml:space="preserve"> </w:t>
      </w:r>
      <w:r w:rsidR="00057ED1" w:rsidRPr="00AF32CB">
        <w:rPr>
          <w:sz w:val="22"/>
          <w:szCs w:val="22"/>
        </w:rPr>
        <w:t>and one bent</w:t>
      </w:r>
      <w:r w:rsidR="008C268E" w:rsidRPr="00AF32CB">
        <w:rPr>
          <w:sz w:val="22"/>
          <w:szCs w:val="22"/>
        </w:rPr>
        <w:t>hic background resource spectr</w:t>
      </w:r>
      <w:r w:rsidR="002F17C2" w:rsidRPr="00AF32CB">
        <w:rPr>
          <w:sz w:val="22"/>
          <w:szCs w:val="22"/>
        </w:rPr>
        <w:t>um</w:t>
      </w:r>
      <w:r w:rsidR="00814612" w:rsidRPr="00AF32CB">
        <w:rPr>
          <w:rFonts w:ascii="Times" w:hAnsi="Times"/>
          <w:sz w:val="22"/>
          <w:szCs w:val="22"/>
        </w:rPr>
        <w:t xml:space="preserve"> (benthic invert</w:t>
      </w:r>
      <w:r w:rsidR="003A61ED" w:rsidRPr="00AF32CB">
        <w:rPr>
          <w:rFonts w:ascii="Times" w:hAnsi="Times"/>
          <w:sz w:val="22"/>
          <w:szCs w:val="22"/>
        </w:rPr>
        <w:t>ebrates</w:t>
      </w:r>
      <w:r w:rsidR="00814612" w:rsidRPr="00AF32CB">
        <w:rPr>
          <w:rFonts w:ascii="Times" w:hAnsi="Times"/>
          <w:sz w:val="22"/>
          <w:szCs w:val="22"/>
        </w:rPr>
        <w:t>, gobiidaes</w:t>
      </w:r>
      <w:r w:rsidR="00C55C61" w:rsidRPr="00AF32CB">
        <w:rPr>
          <w:rFonts w:ascii="Times" w:hAnsi="Times"/>
          <w:sz w:val="22"/>
          <w:szCs w:val="22"/>
        </w:rPr>
        <w:t xml:space="preserve">, small flatfish </w:t>
      </w:r>
      <w:r w:rsidR="00A41C25" w:rsidRPr="00AF32CB">
        <w:rPr>
          <w:rFonts w:ascii="Times" w:hAnsi="Times"/>
          <w:sz w:val="22"/>
          <w:szCs w:val="22"/>
        </w:rPr>
        <w:t>etc.</w:t>
      </w:r>
      <w:r w:rsidR="00814612" w:rsidRPr="00AF32CB">
        <w:rPr>
          <w:rFonts w:ascii="Times" w:hAnsi="Times"/>
          <w:sz w:val="22"/>
          <w:szCs w:val="22"/>
        </w:rPr>
        <w:t>)</w:t>
      </w:r>
      <w:r w:rsidR="00763981" w:rsidRPr="00AF32CB">
        <w:rPr>
          <w:sz w:val="22"/>
          <w:szCs w:val="22"/>
        </w:rPr>
        <w:t xml:space="preserve">, which constitute dynamic food sources for the </w:t>
      </w:r>
      <w:r w:rsidR="00CE781B" w:rsidRPr="00AF32CB">
        <w:rPr>
          <w:sz w:val="22"/>
          <w:szCs w:val="22"/>
        </w:rPr>
        <w:t xml:space="preserve">smallest individuals </w:t>
      </w:r>
      <w:r w:rsidR="002F17C2" w:rsidRPr="00AF32CB">
        <w:rPr>
          <w:sz w:val="22"/>
          <w:szCs w:val="22"/>
        </w:rPr>
        <w:t xml:space="preserve">of </w:t>
      </w:r>
      <w:r w:rsidR="00CE781B" w:rsidRPr="00AF32CB">
        <w:rPr>
          <w:sz w:val="22"/>
          <w:szCs w:val="22"/>
        </w:rPr>
        <w:t xml:space="preserve">each </w:t>
      </w:r>
      <w:r w:rsidR="002F17C2" w:rsidRPr="00AF32CB">
        <w:rPr>
          <w:sz w:val="22"/>
          <w:szCs w:val="22"/>
        </w:rPr>
        <w:t xml:space="preserve">of the three fish </w:t>
      </w:r>
      <w:r w:rsidR="00CE781B" w:rsidRPr="00AF32CB">
        <w:rPr>
          <w:sz w:val="22"/>
          <w:szCs w:val="22"/>
        </w:rPr>
        <w:t>species</w:t>
      </w:r>
      <w:r w:rsidR="00C1447F" w:rsidRPr="00AF32CB">
        <w:rPr>
          <w:sz w:val="22"/>
          <w:szCs w:val="22"/>
        </w:rPr>
        <w:t>.</w:t>
      </w:r>
    </w:p>
    <w:p w14:paraId="17528C7A" w14:textId="77777777" w:rsidR="00A63EC2" w:rsidRPr="00ED493C" w:rsidRDefault="00A63EC2" w:rsidP="00182BA9">
      <w:pPr>
        <w:spacing w:line="480" w:lineRule="auto"/>
        <w:contextualSpacing/>
        <w:jc w:val="both"/>
        <w:rPr>
          <w:i/>
        </w:rPr>
      </w:pPr>
    </w:p>
    <w:p w14:paraId="0BE08420" w14:textId="4F247A1D" w:rsidR="00FC4AA1" w:rsidRPr="00ED493C" w:rsidRDefault="00FC4AA1" w:rsidP="00182BA9">
      <w:pPr>
        <w:spacing w:line="480" w:lineRule="auto"/>
        <w:contextualSpacing/>
        <w:jc w:val="both"/>
        <w:rPr>
          <w:i/>
        </w:rPr>
      </w:pPr>
      <w:r w:rsidRPr="00ED493C">
        <w:rPr>
          <w:i/>
        </w:rPr>
        <w:t>Size</w:t>
      </w:r>
      <w:r w:rsidR="00E6667F">
        <w:rPr>
          <w:i/>
        </w:rPr>
        <w:t xml:space="preserve"> </w:t>
      </w:r>
      <w:r w:rsidRPr="00ED493C">
        <w:rPr>
          <w:i/>
        </w:rPr>
        <w:t>spectrum model</w:t>
      </w:r>
    </w:p>
    <w:p w14:paraId="642A4207" w14:textId="4249B011" w:rsidR="00902E5A" w:rsidRPr="00AF32CB" w:rsidRDefault="00A97859" w:rsidP="00182BA9">
      <w:pPr>
        <w:spacing w:line="480" w:lineRule="auto"/>
        <w:contextualSpacing/>
        <w:jc w:val="both"/>
        <w:rPr>
          <w:rFonts w:ascii="Times" w:hAnsi="Times"/>
          <w:sz w:val="22"/>
          <w:szCs w:val="22"/>
        </w:rPr>
      </w:pPr>
      <w:r w:rsidRPr="00AF32CB">
        <w:rPr>
          <w:rFonts w:ascii="Times" w:hAnsi="Times"/>
          <w:sz w:val="22"/>
          <w:szCs w:val="22"/>
        </w:rPr>
        <w:t xml:space="preserve">The </w:t>
      </w:r>
      <w:r w:rsidR="005E27C1" w:rsidRPr="00AF32CB">
        <w:rPr>
          <w:rFonts w:ascii="Times" w:hAnsi="Times"/>
          <w:sz w:val="22"/>
          <w:szCs w:val="22"/>
        </w:rPr>
        <w:t>model is based on source code for the multi-species implementation of size</w:t>
      </w:r>
      <w:r w:rsidR="00E6667F" w:rsidRPr="00AF32CB">
        <w:rPr>
          <w:rFonts w:ascii="Times" w:hAnsi="Times"/>
          <w:sz w:val="22"/>
          <w:szCs w:val="22"/>
        </w:rPr>
        <w:t xml:space="preserve"> </w:t>
      </w:r>
      <w:r w:rsidR="005E27C1" w:rsidRPr="00AF32CB">
        <w:rPr>
          <w:rFonts w:ascii="Times" w:hAnsi="Times"/>
          <w:sz w:val="22"/>
          <w:szCs w:val="22"/>
        </w:rPr>
        <w:t xml:space="preserve">spectrum models in the </w:t>
      </w:r>
      <w:r w:rsidR="001C5872" w:rsidRPr="00AF32CB">
        <w:rPr>
          <w:rFonts w:ascii="Times" w:hAnsi="Times"/>
          <w:sz w:val="22"/>
          <w:szCs w:val="22"/>
        </w:rPr>
        <w:t>‘</w:t>
      </w:r>
      <w:r w:rsidR="005E27C1" w:rsidRPr="00AF32CB">
        <w:rPr>
          <w:rFonts w:ascii="Times" w:hAnsi="Times"/>
          <w:sz w:val="22"/>
          <w:szCs w:val="22"/>
        </w:rPr>
        <w:t>R</w:t>
      </w:r>
      <w:r w:rsidR="001C5872" w:rsidRPr="00AF32CB">
        <w:rPr>
          <w:rFonts w:ascii="Times" w:hAnsi="Times"/>
          <w:sz w:val="22"/>
          <w:szCs w:val="22"/>
        </w:rPr>
        <w:t>’</w:t>
      </w:r>
      <w:r w:rsidR="005E27C1" w:rsidRPr="00AF32CB">
        <w:rPr>
          <w:rFonts w:ascii="Times" w:hAnsi="Times"/>
          <w:sz w:val="22"/>
          <w:szCs w:val="22"/>
        </w:rPr>
        <w:t xml:space="preserve">-package </w:t>
      </w:r>
      <w:r w:rsidR="005E27C1" w:rsidRPr="00AF32CB">
        <w:rPr>
          <w:rFonts w:ascii="Times" w:hAnsi="Times"/>
          <w:i/>
          <w:sz w:val="22"/>
          <w:szCs w:val="22"/>
        </w:rPr>
        <w:t>mizer</w:t>
      </w:r>
      <w:r w:rsidR="005E27C1" w:rsidRPr="00AF32CB">
        <w:rPr>
          <w:rFonts w:ascii="Times" w:hAnsi="Times"/>
          <w:sz w:val="22"/>
          <w:szCs w:val="22"/>
        </w:rPr>
        <w:t xml:space="preserve"> </w:t>
      </w:r>
      <w:r w:rsidR="005E27C1" w:rsidRPr="00AF32CB">
        <w:rPr>
          <w:rFonts w:ascii="Times" w:hAnsi="Times"/>
          <w:sz w:val="22"/>
          <w:szCs w:val="22"/>
        </w:rPr>
        <w:fldChar w:fldCharType="begin"/>
      </w:r>
      <w:r w:rsidR="001F7145" w:rsidRPr="00AF32CB">
        <w:rPr>
          <w:rFonts w:ascii="Times" w:hAnsi="Times"/>
          <w:sz w:val="22"/>
          <w:szCs w:val="22"/>
        </w:rPr>
        <w:instrText xml:space="preserve"> ADDIN ZOTERO_ITEM CSL_CITATION {"citationID":"7BD8nJAl","properties":{"formattedCitation":"(Blanchard {\\i{}et al.} 2014; Scott {\\i{}et al.} 2014, 2019; R Core Team 2018)","plainCitation":"(Blanchard et al. 2014; Scott et al. 2014, 2019; R Core Team 2018)","noteIndex":0},"citationItems":[{"id":175,"uris":["http://zotero.org/users/6116610/items/D8WSZLZU"],"uri":["http://zotero.org/users/6116610/items/D8WSZLZU"],"itemData":{"id":175,"type":"article-journal","abstract":"$\\backslash$n$\\backslash$n$\\backslash$n$\\backslash$n*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Haste."}],"issued":{"date-parts":[["2014"]]}}},{"id":595,"uris":["http://zotero.org/users/6116610/items/DJUXBZVN"],"uri":["http://zotero.org/users/6116610/items/DJUXBZVN"],"itemData":{"id":595,"type":"book","genre":"R","title":"mizer: Multi-Species sIZE Spectrum Modelling in R","version":"1.1","author":[{"family":"Scott","given":"Finlay"},{"family":"Blanchard","given":"Julia"},{"family":"Andersen","given":"Ken"}],"issued":{"date-parts":[["2019"]]}}},{"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005E27C1" w:rsidRPr="00AF32CB">
        <w:rPr>
          <w:rFonts w:ascii="Times" w:hAnsi="Times"/>
          <w:sz w:val="22"/>
          <w:szCs w:val="22"/>
        </w:rPr>
        <w:fldChar w:fldCharType="separate"/>
      </w:r>
      <w:r w:rsidR="001C5872" w:rsidRPr="00AF32CB">
        <w:rPr>
          <w:rFonts w:ascii="Times" w:hAnsi="Times" w:cs="Times New Roman"/>
          <w:sz w:val="22"/>
          <w:szCs w:val="22"/>
        </w:rPr>
        <w:t xml:space="preserve">(Blanchard </w:t>
      </w:r>
      <w:r w:rsidR="001C5872" w:rsidRPr="00AF32CB">
        <w:rPr>
          <w:rFonts w:ascii="Times" w:hAnsi="Times" w:cs="Times New Roman"/>
          <w:i/>
          <w:iCs/>
          <w:sz w:val="22"/>
          <w:szCs w:val="22"/>
        </w:rPr>
        <w:t>et al.</w:t>
      </w:r>
      <w:r w:rsidR="001C5872" w:rsidRPr="00AF32CB">
        <w:rPr>
          <w:rFonts w:ascii="Times" w:hAnsi="Times" w:cs="Times New Roman"/>
          <w:sz w:val="22"/>
          <w:szCs w:val="22"/>
        </w:rPr>
        <w:t xml:space="preserve"> 2014; Scott </w:t>
      </w:r>
      <w:r w:rsidR="001C5872" w:rsidRPr="00AF32CB">
        <w:rPr>
          <w:rFonts w:ascii="Times" w:hAnsi="Times" w:cs="Times New Roman"/>
          <w:i/>
          <w:iCs/>
          <w:sz w:val="22"/>
          <w:szCs w:val="22"/>
        </w:rPr>
        <w:t>et al.</w:t>
      </w:r>
      <w:r w:rsidR="001C5872" w:rsidRPr="00AF32CB">
        <w:rPr>
          <w:rFonts w:ascii="Times" w:hAnsi="Times" w:cs="Times New Roman"/>
          <w:sz w:val="22"/>
          <w:szCs w:val="22"/>
        </w:rPr>
        <w:t xml:space="preserve"> 2014, 2019; R Core Team 2018)</w:t>
      </w:r>
      <w:r w:rsidR="005E27C1" w:rsidRPr="00AF32CB">
        <w:rPr>
          <w:rFonts w:ascii="Times" w:hAnsi="Times"/>
          <w:sz w:val="22"/>
          <w:szCs w:val="22"/>
        </w:rPr>
        <w:fldChar w:fldCharType="end"/>
      </w:r>
      <w:r w:rsidR="004005D6" w:rsidRPr="00AF32CB">
        <w:rPr>
          <w:rFonts w:ascii="Times" w:hAnsi="Times"/>
          <w:sz w:val="22"/>
          <w:szCs w:val="22"/>
        </w:rPr>
        <w:t xml:space="preserve">, which </w:t>
      </w:r>
      <w:r w:rsidR="0094180F" w:rsidRPr="00AF32CB">
        <w:rPr>
          <w:rFonts w:ascii="Times" w:hAnsi="Times"/>
          <w:sz w:val="22"/>
          <w:szCs w:val="22"/>
        </w:rPr>
        <w:t xml:space="preserve">has been extended to </w:t>
      </w:r>
      <w:r w:rsidR="002F17C2" w:rsidRPr="00AF32CB">
        <w:rPr>
          <w:rFonts w:ascii="Times" w:hAnsi="Times"/>
          <w:sz w:val="22"/>
          <w:szCs w:val="22"/>
        </w:rPr>
        <w:t>include</w:t>
      </w:r>
      <w:r w:rsidR="0094180F" w:rsidRPr="00AF32CB">
        <w:rPr>
          <w:rFonts w:ascii="Times" w:hAnsi="Times"/>
          <w:sz w:val="22"/>
          <w:szCs w:val="22"/>
        </w:rPr>
        <w:t xml:space="preserve"> </w:t>
      </w:r>
      <w:commentRangeStart w:id="12"/>
      <w:r w:rsidR="00F2159B" w:rsidRPr="00AF32CB">
        <w:rPr>
          <w:rFonts w:ascii="Times" w:hAnsi="Times"/>
          <w:sz w:val="22"/>
          <w:szCs w:val="22"/>
        </w:rPr>
        <w:t>multiple background resources</w:t>
      </w:r>
      <w:commentRangeEnd w:id="12"/>
      <w:r w:rsidR="00BE5E52" w:rsidRPr="00AF32CB">
        <w:rPr>
          <w:rStyle w:val="CommentReference"/>
          <w:sz w:val="22"/>
          <w:szCs w:val="22"/>
        </w:rPr>
        <w:commentReference w:id="12"/>
      </w:r>
      <w:r w:rsidR="0094180F" w:rsidRPr="00AF32CB">
        <w:rPr>
          <w:rFonts w:ascii="Times" w:hAnsi="Times"/>
          <w:sz w:val="22"/>
          <w:szCs w:val="22"/>
        </w:rPr>
        <w:t xml:space="preserve"> </w:t>
      </w:r>
      <w:r w:rsidR="00F2159B" w:rsidRPr="00AF32CB">
        <w:rPr>
          <w:rFonts w:ascii="Times" w:hAnsi="Times"/>
          <w:sz w:val="22"/>
          <w:szCs w:val="22"/>
        </w:rPr>
        <w:t xml:space="preserve"> and </w:t>
      </w:r>
      <w:commentRangeStart w:id="13"/>
      <w:r w:rsidR="004005D6" w:rsidRPr="00AF32CB">
        <w:rPr>
          <w:rFonts w:ascii="Times" w:hAnsi="Times"/>
          <w:sz w:val="22"/>
          <w:szCs w:val="22"/>
        </w:rPr>
        <w:t>temperature-scaling of key physiological processes</w:t>
      </w:r>
      <w:commentRangeEnd w:id="13"/>
      <w:r w:rsidR="002B473D" w:rsidRPr="00AF32CB">
        <w:rPr>
          <w:rStyle w:val="CommentReference"/>
          <w:sz w:val="22"/>
          <w:szCs w:val="22"/>
        </w:rPr>
        <w:commentReference w:id="13"/>
      </w:r>
      <w:r w:rsidR="004005D6" w:rsidRPr="00AF32CB">
        <w:rPr>
          <w:rFonts w:ascii="Times" w:hAnsi="Times"/>
          <w:sz w:val="22"/>
          <w:szCs w:val="22"/>
        </w:rPr>
        <w:t xml:space="preserve">. </w:t>
      </w:r>
      <w:r w:rsidR="0077712A" w:rsidRPr="00AF32CB">
        <w:rPr>
          <w:rFonts w:ascii="Times" w:hAnsi="Times"/>
          <w:sz w:val="22"/>
          <w:szCs w:val="22"/>
        </w:rPr>
        <w:t>In this section we describe the key elements of the MSSM</w:t>
      </w:r>
      <w:r w:rsidR="001C5F01" w:rsidRPr="00AF32CB">
        <w:rPr>
          <w:rFonts w:ascii="Times" w:hAnsi="Times"/>
          <w:sz w:val="22"/>
          <w:szCs w:val="22"/>
        </w:rPr>
        <w:t xml:space="preserve"> </w:t>
      </w:r>
      <w:commentRangeStart w:id="14"/>
      <w:r w:rsidR="001C5F01" w:rsidRPr="00AF32CB">
        <w:rPr>
          <w:rFonts w:ascii="Times" w:hAnsi="Times"/>
          <w:sz w:val="22"/>
          <w:szCs w:val="22"/>
        </w:rPr>
        <w:t xml:space="preserve">using the </w:t>
      </w:r>
      <w:r w:rsidR="00515929" w:rsidRPr="00AF32CB">
        <w:rPr>
          <w:rFonts w:ascii="Times" w:hAnsi="Times"/>
          <w:sz w:val="22"/>
          <w:szCs w:val="22"/>
        </w:rPr>
        <w:t xml:space="preserve">same notation when possible as in the </w:t>
      </w:r>
      <w:r w:rsidR="002D6773" w:rsidRPr="00AF32CB">
        <w:rPr>
          <w:rFonts w:ascii="Times" w:hAnsi="Times"/>
          <w:sz w:val="22"/>
          <w:szCs w:val="22"/>
        </w:rPr>
        <w:t>multispecies mizer model</w:t>
      </w:r>
      <w:r w:rsidR="00D863A2" w:rsidRPr="00AF32CB">
        <w:rPr>
          <w:rFonts w:ascii="Times" w:hAnsi="Times"/>
          <w:sz w:val="22"/>
          <w:szCs w:val="22"/>
        </w:rPr>
        <w:t xml:space="preserve"> </w:t>
      </w:r>
      <w:r w:rsidR="00422BF2" w:rsidRPr="00AF32CB">
        <w:rPr>
          <w:rFonts w:ascii="Times" w:hAnsi="Times"/>
          <w:sz w:val="22"/>
          <w:szCs w:val="22"/>
        </w:rPr>
        <w:t>R-vignette</w:t>
      </w:r>
      <w:r w:rsidR="00680C3D" w:rsidRPr="00AF32CB">
        <w:rPr>
          <w:rFonts w:ascii="Times" w:hAnsi="Times"/>
          <w:sz w:val="22"/>
          <w:szCs w:val="22"/>
        </w:rPr>
        <w:t xml:space="preserve"> for consistencey</w:t>
      </w:r>
      <w:commentRangeEnd w:id="14"/>
      <w:r w:rsidR="00B11591" w:rsidRPr="00AF32CB">
        <w:rPr>
          <w:rStyle w:val="CommentReference"/>
          <w:sz w:val="22"/>
          <w:szCs w:val="22"/>
        </w:rPr>
        <w:commentReference w:id="14"/>
      </w:r>
      <w:r w:rsidR="00422BF2" w:rsidRPr="00AF32CB">
        <w:rPr>
          <w:rFonts w:ascii="Times" w:hAnsi="Times"/>
          <w:sz w:val="22"/>
          <w:szCs w:val="22"/>
        </w:rPr>
        <w:t xml:space="preserve"> </w:t>
      </w:r>
      <w:r w:rsidR="002D6773" w:rsidRPr="00AF32CB">
        <w:rPr>
          <w:rFonts w:ascii="Times" w:hAnsi="Times"/>
          <w:sz w:val="22"/>
          <w:szCs w:val="22"/>
        </w:rPr>
        <w:fldChar w:fldCharType="begin"/>
      </w:r>
      <w:r w:rsidR="00CC73EE" w:rsidRPr="00AF32CB">
        <w:rPr>
          <w:rFonts w:ascii="Times" w:hAnsi="Times"/>
          <w:sz w:val="22"/>
          <w:szCs w:val="22"/>
        </w:rPr>
        <w:instrText xml:space="preserve"> ADDIN ZOTERO_ITEM CSL_CITATION {"citationID":"hvlnFGyz","properties":{"formattedCitation":"(Scott {\\i{}et al.} 2014, 2018)","plainCitation":"(Scott et al. 2014, 2018)","noteIndex":0},"citationItems":[{"id":322,"uris":["http://zotero.org/users/6116610/items/D38VTQSD"],"uri":["http://zotero.org/users/6116610/items/D38VTQSD"],"itemData":{"id":322,"type":"article-journal","abstract":"JRC.G.4-Maritime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Haste."}],"issued":{"date-parts":[["2014"]]}}},{"id":596,"uris":["http://zotero.org/users/6116610/items/M8GJJBMY"],"uri":["http://zotero.org/users/6116610/items/M8GJJBMY"],"itemData":{"id":596,"type":"article-journal","DOI":"10.2788/29830","page":"1–87","title":"Multispecies, trait and community size spectrum ecological modelling in R ( mizer )","author":[{"family":"Scott","given":"Finlay"},{"family":"Blanchard","given":"Julia L."},{"family":"Andersen","given":"Ken Haste."}],"issued":{"date-parts":[["2018"]]}}}],"schema":"https://github.com/citation-style-language/schema/raw/master/csl-citation.json"} </w:instrText>
      </w:r>
      <w:r w:rsidR="002D6773" w:rsidRPr="00AF32CB">
        <w:rPr>
          <w:rFonts w:ascii="Times" w:hAnsi="Times"/>
          <w:sz w:val="22"/>
          <w:szCs w:val="22"/>
        </w:rPr>
        <w:fldChar w:fldCharType="separate"/>
      </w:r>
      <w:r w:rsidR="00CC73EE" w:rsidRPr="00AF32CB">
        <w:rPr>
          <w:rFonts w:ascii="Times" w:hAnsi="Times" w:cs="Times New Roman"/>
          <w:sz w:val="22"/>
          <w:szCs w:val="22"/>
          <w:lang w:val="en-GB"/>
        </w:rPr>
        <w:t xml:space="preserve">(Scott </w:t>
      </w:r>
      <w:r w:rsidR="00CC73EE" w:rsidRPr="00AF32CB">
        <w:rPr>
          <w:rFonts w:ascii="Times" w:hAnsi="Times" w:cs="Times New Roman"/>
          <w:i/>
          <w:iCs/>
          <w:sz w:val="22"/>
          <w:szCs w:val="22"/>
          <w:lang w:val="en-GB"/>
        </w:rPr>
        <w:t>et al.</w:t>
      </w:r>
      <w:r w:rsidR="00CC73EE" w:rsidRPr="00AF32CB">
        <w:rPr>
          <w:rFonts w:ascii="Times" w:hAnsi="Times" w:cs="Times New Roman"/>
          <w:sz w:val="22"/>
          <w:szCs w:val="22"/>
          <w:lang w:val="en-GB"/>
        </w:rPr>
        <w:t xml:space="preserve"> 2014, 2018)</w:t>
      </w:r>
      <w:r w:rsidR="002D6773" w:rsidRPr="00AF32CB">
        <w:rPr>
          <w:rFonts w:ascii="Times" w:hAnsi="Times"/>
          <w:sz w:val="22"/>
          <w:szCs w:val="22"/>
        </w:rPr>
        <w:fldChar w:fldCharType="end"/>
      </w:r>
      <w:r w:rsidR="002D6773" w:rsidRPr="00AF32CB">
        <w:rPr>
          <w:rFonts w:ascii="Times" w:hAnsi="Times"/>
          <w:sz w:val="22"/>
          <w:szCs w:val="22"/>
        </w:rPr>
        <w:t>.</w:t>
      </w:r>
      <w:r w:rsidR="00981827" w:rsidRPr="00AF32CB">
        <w:rPr>
          <w:rFonts w:ascii="Times" w:hAnsi="Times"/>
          <w:sz w:val="22"/>
          <w:szCs w:val="22"/>
        </w:rPr>
        <w:t xml:space="preserve"> </w:t>
      </w:r>
      <w:r w:rsidR="0077712A" w:rsidRPr="00AF32CB">
        <w:rPr>
          <w:rFonts w:ascii="Times" w:hAnsi="Times"/>
          <w:sz w:val="22"/>
          <w:szCs w:val="22"/>
        </w:rPr>
        <w:t xml:space="preserve"> </w:t>
      </w:r>
    </w:p>
    <w:p w14:paraId="2759C58B" w14:textId="532E6C33" w:rsidR="008B10AB" w:rsidRPr="00AF32CB" w:rsidRDefault="0077712A" w:rsidP="00745D1F">
      <w:pPr>
        <w:spacing w:line="480" w:lineRule="auto"/>
        <w:ind w:firstLine="360"/>
        <w:contextualSpacing/>
        <w:jc w:val="both"/>
        <w:rPr>
          <w:rFonts w:ascii="Times" w:hAnsi="Times"/>
          <w:sz w:val="22"/>
          <w:szCs w:val="22"/>
        </w:rPr>
      </w:pPr>
      <w:r w:rsidRPr="00AF32CB">
        <w:rPr>
          <w:rFonts w:ascii="Times" w:hAnsi="Times"/>
          <w:sz w:val="22"/>
          <w:szCs w:val="22"/>
        </w:rPr>
        <w:t>In MSSMs</w:t>
      </w:r>
      <w:r w:rsidR="008B10AB" w:rsidRPr="00AF32CB">
        <w:rPr>
          <w:rFonts w:ascii="Times" w:hAnsi="Times"/>
          <w:sz w:val="22"/>
          <w:szCs w:val="22"/>
        </w:rPr>
        <w:t>, individuals are characterized by their weight (</w:t>
      </w:r>
      <m:oMath>
        <m:r>
          <w:rPr>
            <w:rFonts w:ascii="Cambria Math" w:hAnsi="Cambria Math"/>
            <w:sz w:val="22"/>
            <w:szCs w:val="22"/>
          </w:rPr>
          <m:t>w</m:t>
        </m:r>
      </m:oMath>
      <w:r w:rsidR="008B10AB" w:rsidRPr="00AF32CB">
        <w:rPr>
          <w:rFonts w:ascii="Times" w:hAnsi="Times"/>
          <w:sz w:val="22"/>
          <w:szCs w:val="22"/>
        </w:rPr>
        <w:t>) and species identity (</w:t>
      </w:r>
      <m:oMath>
        <m:r>
          <w:rPr>
            <w:rFonts w:ascii="Cambria Math" w:hAnsi="Cambria Math"/>
            <w:sz w:val="22"/>
            <w:szCs w:val="22"/>
          </w:rPr>
          <m:t>i</m:t>
        </m:r>
      </m:oMath>
      <w:r w:rsidR="008B10AB" w:rsidRPr="00AF32CB">
        <w:rPr>
          <w:rFonts w:ascii="Times" w:hAnsi="Times"/>
          <w:sz w:val="22"/>
          <w:szCs w:val="22"/>
        </w:rPr>
        <w:t xml:space="preserve">). The core equation is the McKendrik-von Foerster equation, which </w:t>
      </w:r>
      <w:r w:rsidR="006772C1" w:rsidRPr="00AF32CB">
        <w:rPr>
          <w:rFonts w:ascii="Times" w:hAnsi="Times"/>
          <w:sz w:val="22"/>
          <w:szCs w:val="22"/>
        </w:rPr>
        <w:t xml:space="preserve">here </w:t>
      </w:r>
      <w:r w:rsidR="008B10AB" w:rsidRPr="00AF32CB">
        <w:rPr>
          <w:rFonts w:ascii="Times" w:hAnsi="Times"/>
          <w:sz w:val="22"/>
          <w:szCs w:val="22"/>
        </w:rPr>
        <w:t xml:space="preserve">describes </w:t>
      </w:r>
      <w:r w:rsidR="006772C1" w:rsidRPr="00AF32CB">
        <w:rPr>
          <w:rFonts w:ascii="Times" w:hAnsi="Times"/>
          <w:sz w:val="22"/>
          <w:szCs w:val="22"/>
        </w:rPr>
        <w:t>the change in abundance at size through time from food dependent somatic growth and mortality</w:t>
      </w:r>
      <w:r w:rsidR="00C72D9B" w:rsidRPr="00AF32CB">
        <w:rPr>
          <w:rFonts w:ascii="Times" w:hAnsi="Times"/>
          <w:sz w:val="22"/>
          <w:szCs w:val="22"/>
        </w:rPr>
        <w:t>, based on bioenergetic principles</w:t>
      </w:r>
      <w:r w:rsidR="006772C1" w:rsidRPr="00AF32CB">
        <w:rPr>
          <w:rFonts w:ascii="Times" w:hAnsi="Times"/>
          <w:sz w:val="22"/>
          <w:szCs w:val="22"/>
        </w:rPr>
        <w:t xml:space="preserve">: </w:t>
      </w:r>
    </w:p>
    <w:p w14:paraId="39FC2DBA" w14:textId="62313A06" w:rsidR="008B10AB" w:rsidRPr="00AF32CB" w:rsidRDefault="00451228" w:rsidP="00901BDF">
      <w:pPr>
        <w:spacing w:line="480" w:lineRule="auto"/>
        <w:ind w:left="360"/>
        <w:contextualSpacing/>
        <w:jc w:val="right"/>
        <w:rPr>
          <w:rFonts w:ascii="Times" w:hAnsi="Times"/>
          <w:sz w:val="22"/>
          <w:szCs w:val="22"/>
        </w:rPr>
      </w:pPr>
      <m:oMath>
        <m:f>
          <m:fPr>
            <m:ctrlPr>
              <w:rPr>
                <w:rFonts w:ascii="Cambria Math" w:hAnsi="Cambria Math"/>
                <w:i/>
                <w:sz w:val="22"/>
                <w:szCs w:val="22"/>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r>
              <w:rPr>
                <w:rFonts w:ascii="Cambria Math" w:hAnsi="Cambria Math"/>
                <w:sz w:val="22"/>
                <w:szCs w:val="22"/>
              </w:rPr>
              <m:t>(w)</m:t>
            </m:r>
          </m:num>
          <m:den>
            <m:r>
              <w:rPr>
                <w:rFonts w:ascii="Cambria Math" w:hAnsi="Cambria Math"/>
                <w:sz w:val="22"/>
                <w:szCs w:val="22"/>
              </w:rPr>
              <m:t>∂t</m:t>
            </m:r>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r>
              <w:rPr>
                <w:rFonts w:ascii="Cambria Math" w:hAnsi="Cambria Math"/>
                <w:sz w:val="22"/>
                <w:szCs w:val="22"/>
              </w:rPr>
              <m:t>(w)</m:t>
            </m:r>
          </m:num>
          <m:den>
            <m:r>
              <w:rPr>
                <w:rFonts w:ascii="Cambria Math" w:hAnsi="Cambria Math"/>
                <w:sz w:val="22"/>
                <w:szCs w:val="22"/>
              </w:rPr>
              <m:t>∂w</m:t>
            </m:r>
          </m:den>
        </m:f>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r>
          <w:rPr>
            <w:rFonts w:ascii="Cambria Math" w:hAnsi="Cambria Math"/>
            <w:sz w:val="22"/>
            <w:szCs w:val="22"/>
          </w:rPr>
          <m:t>(w)</m:t>
        </m:r>
      </m:oMath>
      <w:r w:rsidR="00901BDF" w:rsidRPr="00AF32CB">
        <w:rPr>
          <w:rFonts w:ascii="Times" w:eastAsiaTheme="minorEastAsia" w:hAnsi="Times"/>
          <w:sz w:val="22"/>
          <w:szCs w:val="22"/>
        </w:rPr>
        <w:t xml:space="preserve">                                        (1)</w:t>
      </w:r>
    </w:p>
    <w:p w14:paraId="29D12EBF" w14:textId="2AB80599" w:rsidR="00CC3FB9" w:rsidRPr="00AF32CB" w:rsidRDefault="006772C1" w:rsidP="00745D1F">
      <w:pPr>
        <w:spacing w:line="480" w:lineRule="auto"/>
        <w:contextualSpacing/>
        <w:jc w:val="both"/>
        <w:rPr>
          <w:rFonts w:ascii="Times" w:hAnsi="Times"/>
          <w:sz w:val="22"/>
          <w:szCs w:val="22"/>
        </w:rPr>
      </w:pPr>
      <w:r w:rsidRPr="00AF32CB">
        <w:rPr>
          <w:rFonts w:ascii="Times" w:hAnsi="Times"/>
          <w:sz w:val="22"/>
          <w:szCs w:val="22"/>
        </w:rPr>
        <w:t xml:space="preserve">where </w:t>
      </w:r>
      <m:oMath>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m:t>
            </m:r>
          </m:sub>
        </m:sSub>
        <m:r>
          <w:rPr>
            <w:rFonts w:ascii="Cambria Math" w:hAnsi="Cambria Math"/>
            <w:sz w:val="22"/>
            <w:szCs w:val="22"/>
          </w:rPr>
          <m:t>(w)</m:t>
        </m:r>
      </m:oMath>
      <w:r w:rsidRPr="00AF32CB">
        <w:rPr>
          <w:rFonts w:ascii="Times" w:hAnsi="Times"/>
          <w:sz w:val="22"/>
          <w:szCs w:val="22"/>
        </w:rPr>
        <w:t xml:space="preserve"> [</w:t>
      </w:r>
      <m:oMath>
        <m:r>
          <m:rPr>
            <m:sty m:val="p"/>
          </m:rPr>
          <w:rPr>
            <w:rFonts w:ascii="Cambria Math" w:hAnsi="Cambria Math"/>
            <w:sz w:val="22"/>
            <w:szCs w:val="22"/>
          </w:rPr>
          <m:t>g</m:t>
        </m:r>
        <m:sSup>
          <m:sSupPr>
            <m:ctrlPr>
              <w:rPr>
                <w:rFonts w:ascii="Cambria Math" w:hAnsi="Cambria Math"/>
                <w:iCs/>
                <w:sz w:val="22"/>
                <w:szCs w:val="22"/>
              </w:rPr>
            </m:ctrlPr>
          </m:sSupPr>
          <m:e>
            <m:r>
              <m:rPr>
                <m:sty m:val="p"/>
              </m:rPr>
              <w:rPr>
                <w:rFonts w:ascii="Cambria Math" w:hAnsi="Cambria Math"/>
                <w:sz w:val="22"/>
                <w:szCs w:val="22"/>
              </w:rPr>
              <m:t xml:space="preserve"> year</m:t>
            </m:r>
          </m:e>
          <m:sup>
            <m:r>
              <m:rPr>
                <m:sty m:val="p"/>
              </m:rPr>
              <w:rPr>
                <w:rFonts w:ascii="Cambria Math" w:hAnsi="Cambria Math"/>
                <w:sz w:val="22"/>
                <w:szCs w:val="22"/>
              </w:rPr>
              <m:t>-1</m:t>
            </m:r>
          </m:sup>
        </m:sSup>
      </m:oMath>
      <w:r w:rsidRPr="00AF32CB">
        <w:rPr>
          <w:rFonts w:ascii="Times" w:hAnsi="Times"/>
          <w:sz w:val="22"/>
          <w:szCs w:val="22"/>
        </w:rPr>
        <w:t xml:space="preserve">] </w:t>
      </w:r>
      <w:r w:rsidR="006C44B0" w:rsidRPr="00AF32CB">
        <w:rPr>
          <w:rFonts w:ascii="Times" w:hAnsi="Times"/>
          <w:sz w:val="22"/>
          <w:szCs w:val="22"/>
        </w:rPr>
        <w:t>is s</w:t>
      </w:r>
      <w:r w:rsidRPr="00AF32CB">
        <w:rPr>
          <w:rFonts w:ascii="Times" w:hAnsi="Times"/>
          <w:sz w:val="22"/>
          <w:szCs w:val="22"/>
        </w:rPr>
        <w:t>omatic growth</w:t>
      </w:r>
      <w:r w:rsidR="006C44B0" w:rsidRPr="00AF32CB">
        <w:rPr>
          <w:rFonts w:ascii="Times" w:hAnsi="Times"/>
          <w:sz w:val="22"/>
          <w:szCs w:val="22"/>
        </w:rPr>
        <w:t xml:space="preserve"> (dependent on the availability of background </w:t>
      </w:r>
      <w:r w:rsidR="00FC1A31" w:rsidRPr="00AF32CB">
        <w:rPr>
          <w:rFonts w:ascii="Times" w:hAnsi="Times"/>
          <w:sz w:val="22"/>
          <w:szCs w:val="22"/>
        </w:rPr>
        <w:t>resources</w:t>
      </w:r>
      <w:r w:rsidR="006C44B0" w:rsidRPr="00AF32CB">
        <w:rPr>
          <w:rFonts w:ascii="Times" w:hAnsi="Times"/>
          <w:sz w:val="22"/>
          <w:szCs w:val="22"/>
        </w:rPr>
        <w:t xml:space="preserve"> or prey)</w:t>
      </w:r>
      <w:r w:rsidR="00FD5F87" w:rsidRPr="00AF32CB">
        <w:rPr>
          <w:rFonts w:ascii="Times" w:hAnsi="Times"/>
          <w:sz w:val="22"/>
          <w:szCs w:val="22"/>
        </w:rPr>
        <w:t xml:space="preserve"> and </w:t>
      </w: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oMath>
      <w:r w:rsidR="00795B97" w:rsidRPr="00AF32CB">
        <w:rPr>
          <w:rFonts w:ascii="Times" w:hAnsi="Times"/>
          <w:sz w:val="22"/>
          <w:szCs w:val="22"/>
        </w:rPr>
        <w:t xml:space="preserve"> </w:t>
      </w:r>
      <w:r w:rsidRPr="00AF32CB">
        <w:rPr>
          <w:rFonts w:ascii="Times" w:hAnsi="Times"/>
          <w:sz w:val="22"/>
          <w:szCs w:val="22"/>
        </w:rPr>
        <w:t>[</w:t>
      </w:r>
      <m:oMath>
        <m:sSup>
          <m:sSupPr>
            <m:ctrlPr>
              <w:rPr>
                <w:rFonts w:ascii="Cambria Math" w:hAnsi="Cambria Math"/>
                <w:iCs/>
                <w:sz w:val="22"/>
                <w:szCs w:val="22"/>
              </w:rPr>
            </m:ctrlPr>
          </m:sSupPr>
          <m:e>
            <m:r>
              <m:rPr>
                <m:sty m:val="p"/>
              </m:rPr>
              <w:rPr>
                <w:rFonts w:ascii="Cambria Math" w:hAnsi="Cambria Math"/>
                <w:sz w:val="22"/>
                <w:szCs w:val="22"/>
              </w:rPr>
              <m:t xml:space="preserve"> year</m:t>
            </m:r>
          </m:e>
          <m:sup>
            <m:r>
              <m:rPr>
                <m:sty m:val="p"/>
              </m:rPr>
              <w:rPr>
                <w:rFonts w:ascii="Cambria Math" w:hAnsi="Cambria Math"/>
                <w:sz w:val="22"/>
                <w:szCs w:val="22"/>
              </w:rPr>
              <m:t>-1</m:t>
            </m:r>
          </m:sup>
        </m:sSup>
      </m:oMath>
      <w:r w:rsidRPr="00AF32CB">
        <w:rPr>
          <w:rFonts w:ascii="Times" w:hAnsi="Times"/>
          <w:sz w:val="22"/>
          <w:szCs w:val="22"/>
        </w:rPr>
        <w:t>]</w:t>
      </w:r>
      <w:r w:rsidR="00815E75" w:rsidRPr="00AF32CB">
        <w:rPr>
          <w:rFonts w:ascii="Times" w:hAnsi="Times"/>
          <w:sz w:val="22"/>
          <w:szCs w:val="22"/>
        </w:rPr>
        <w:t xml:space="preserve"> is </w:t>
      </w:r>
      <w:r w:rsidR="00551B5A" w:rsidRPr="00AF32CB">
        <w:rPr>
          <w:rFonts w:ascii="Times" w:hAnsi="Times"/>
          <w:sz w:val="22"/>
          <w:szCs w:val="22"/>
        </w:rPr>
        <w:t xml:space="preserve">total </w:t>
      </w:r>
      <w:r w:rsidR="00815E75" w:rsidRPr="00AF32CB">
        <w:rPr>
          <w:rFonts w:ascii="Times" w:hAnsi="Times"/>
          <w:sz w:val="22"/>
          <w:szCs w:val="22"/>
        </w:rPr>
        <w:t>mortality</w:t>
      </w:r>
      <w:r w:rsidR="00DF7FC7" w:rsidRPr="00AF32CB">
        <w:rPr>
          <w:rFonts w:ascii="Times" w:hAnsi="Times"/>
          <w:sz w:val="22"/>
          <w:szCs w:val="22"/>
        </w:rPr>
        <w:t>.</w:t>
      </w:r>
      <w:r w:rsidR="00604410" w:rsidRPr="00604410">
        <w:rPr>
          <w:rFonts w:ascii="Times" w:hAnsi="Times"/>
          <w:sz w:val="22"/>
          <w:szCs w:val="22"/>
          <w:lang w:val="en-US"/>
        </w:rPr>
        <w:t xml:space="preserve"> A</w:t>
      </w:r>
      <w:r w:rsidR="00604410">
        <w:rPr>
          <w:rFonts w:ascii="Times" w:hAnsi="Times"/>
          <w:sz w:val="22"/>
          <w:szCs w:val="22"/>
          <w:lang w:val="en-US"/>
        </w:rPr>
        <w:t>t the boundary</w:t>
      </w:r>
      <w:r w:rsidR="00155CA3">
        <w:rPr>
          <w:rFonts w:ascii="Times" w:hAnsi="Times"/>
          <w:sz w:val="22"/>
          <w:szCs w:val="22"/>
          <w:lang w:val="en-US"/>
        </w:rPr>
        <w:t xml:space="preserve"> weight (</w:t>
      </w:r>
      <m:oMath>
        <m:sSub>
          <m:sSubPr>
            <m:ctrlPr>
              <w:rPr>
                <w:rFonts w:ascii="Cambria Math" w:hAnsi="Cambria Math"/>
                <w:i/>
                <w:sz w:val="22"/>
                <w:szCs w:val="22"/>
                <w:lang w:val="en-US"/>
              </w:rPr>
            </m:ctrlPr>
          </m:sSubPr>
          <m:e>
            <m:r>
              <w:rPr>
                <w:rFonts w:ascii="Cambria Math" w:hAnsi="Cambria Math"/>
                <w:sz w:val="22"/>
                <w:szCs w:val="22"/>
                <w:lang w:val="en-US"/>
              </w:rPr>
              <m:t>w</m:t>
            </m:r>
          </m:e>
          <m:sub>
            <m:r>
              <w:rPr>
                <w:rFonts w:ascii="Cambria Math" w:hAnsi="Cambria Math"/>
                <w:sz w:val="22"/>
                <w:szCs w:val="22"/>
                <w:lang w:val="en-US"/>
              </w:rPr>
              <m:t>0</m:t>
            </m:r>
          </m:sub>
        </m:sSub>
      </m:oMath>
      <w:r w:rsidR="00155CA3">
        <w:rPr>
          <w:rFonts w:ascii="Times" w:eastAsiaTheme="minorEastAsia" w:hAnsi="Times"/>
          <w:sz w:val="22"/>
          <w:szCs w:val="22"/>
          <w:lang w:val="en-US"/>
        </w:rPr>
        <w:t>)</w:t>
      </w:r>
      <w:r w:rsidR="00604410">
        <w:rPr>
          <w:rFonts w:ascii="Times" w:hAnsi="Times"/>
          <w:sz w:val="22"/>
          <w:szCs w:val="22"/>
          <w:lang w:val="en-US"/>
        </w:rPr>
        <w:t xml:space="preserve">, the flux of individuals is given by recruitment. </w:t>
      </w:r>
      <w:r w:rsidR="00DF7FC7" w:rsidRPr="00AF32CB">
        <w:rPr>
          <w:rFonts w:ascii="Times" w:hAnsi="Times"/>
          <w:sz w:val="22"/>
          <w:szCs w:val="22"/>
        </w:rPr>
        <w:t>The total mortality</w:t>
      </w:r>
      <w:r w:rsidR="006B1392" w:rsidRPr="00AF32CB">
        <w:rPr>
          <w:rFonts w:ascii="Times" w:hAnsi="Times"/>
          <w:sz w:val="22"/>
          <w:szCs w:val="22"/>
        </w:rPr>
        <w:t>,</w:t>
      </w:r>
      <w:r w:rsidR="00DF7FC7"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i</m:t>
            </m:r>
          </m:sub>
        </m:sSub>
      </m:oMath>
      <w:r w:rsidR="006B1392" w:rsidRPr="00AF32CB">
        <w:rPr>
          <w:rFonts w:ascii="Times" w:hAnsi="Times"/>
          <w:sz w:val="22"/>
          <w:szCs w:val="22"/>
        </w:rPr>
        <w:t>,</w:t>
      </w:r>
      <w:r w:rsidR="007A682F" w:rsidRPr="00AF32CB">
        <w:rPr>
          <w:rFonts w:ascii="Times" w:hAnsi="Times"/>
          <w:sz w:val="22"/>
          <w:szCs w:val="22"/>
        </w:rPr>
        <w:t xml:space="preserve"> </w:t>
      </w:r>
      <w:r w:rsidR="00F1507A" w:rsidRPr="00AF32CB">
        <w:rPr>
          <w:rFonts w:ascii="Times" w:hAnsi="Times"/>
          <w:sz w:val="22"/>
          <w:szCs w:val="22"/>
        </w:rPr>
        <w:t>is the sum of</w:t>
      </w:r>
      <w:r w:rsidR="00F1507A" w:rsidRPr="00AF32CB">
        <w:rPr>
          <w:rFonts w:ascii="Times" w:hAnsi="Times"/>
          <w:sz w:val="22"/>
          <w:szCs w:val="22"/>
          <w:lang w:val="en-GB"/>
        </w:rPr>
        <w:t xml:space="preserve"> the</w:t>
      </w:r>
      <w:r w:rsidR="00E277B7" w:rsidRPr="00AF32CB">
        <w:rPr>
          <w:rFonts w:ascii="Times" w:hAnsi="Times"/>
          <w:sz w:val="22"/>
          <w:szCs w:val="22"/>
          <w:lang w:val="en-GB"/>
        </w:rPr>
        <w:t xml:space="preserve"> </w:t>
      </w:r>
      <w:r w:rsidRPr="00AF32CB">
        <w:rPr>
          <w:rFonts w:ascii="Times" w:hAnsi="Times"/>
          <w:sz w:val="22"/>
          <w:szCs w:val="22"/>
        </w:rPr>
        <w:t>background</w:t>
      </w:r>
      <w:r w:rsidR="00B54BB4" w:rsidRPr="00AF32CB">
        <w:rPr>
          <w:rFonts w:ascii="Times" w:hAnsi="Times"/>
          <w:sz w:val="22"/>
          <w:szCs w:val="22"/>
        </w:rPr>
        <w:t>-</w:t>
      </w:r>
      <w:r w:rsidR="00670F47" w:rsidRPr="00AF32CB">
        <w:rPr>
          <w:rFonts w:ascii="Times" w:hAnsi="Times"/>
          <w:sz w:val="22"/>
          <w:szCs w:val="22"/>
        </w:rPr>
        <w:t xml:space="preserve">, </w:t>
      </w:r>
      <w:r w:rsidR="00F03693" w:rsidRPr="00AF32CB">
        <w:rPr>
          <w:rFonts w:ascii="Times" w:hAnsi="Times"/>
          <w:sz w:val="22"/>
          <w:szCs w:val="22"/>
        </w:rPr>
        <w:t xml:space="preserve">starvation-, </w:t>
      </w:r>
      <w:r w:rsidR="00670F47" w:rsidRPr="00AF32CB">
        <w:rPr>
          <w:rFonts w:ascii="Times" w:hAnsi="Times"/>
          <w:sz w:val="22"/>
          <w:szCs w:val="22"/>
        </w:rPr>
        <w:t>fishing</w:t>
      </w:r>
      <w:r w:rsidR="00B54BB4" w:rsidRPr="00AF32CB">
        <w:rPr>
          <w:rFonts w:ascii="Times" w:hAnsi="Times"/>
          <w:sz w:val="22"/>
          <w:szCs w:val="22"/>
        </w:rPr>
        <w:t>-</w:t>
      </w:r>
      <w:r w:rsidR="00670F47" w:rsidRPr="00AF32CB">
        <w:rPr>
          <w:rFonts w:ascii="Times" w:hAnsi="Times"/>
          <w:sz w:val="22"/>
          <w:szCs w:val="22"/>
        </w:rPr>
        <w:t>, and predation</w:t>
      </w:r>
      <w:r w:rsidR="005C7A3C" w:rsidRPr="00AF32CB">
        <w:rPr>
          <w:rFonts w:ascii="Times" w:hAnsi="Times"/>
          <w:sz w:val="22"/>
          <w:szCs w:val="22"/>
        </w:rPr>
        <w:t xml:space="preserve"> mortality</w:t>
      </w:r>
      <w:r w:rsidR="00670F47" w:rsidRPr="00AF32CB">
        <w:rPr>
          <w:rFonts w:ascii="Times" w:hAnsi="Times"/>
          <w:sz w:val="22"/>
          <w:szCs w:val="22"/>
        </w:rPr>
        <w:t xml:space="preserve">. The </w:t>
      </w:r>
      <w:r w:rsidR="00CC3FB9" w:rsidRPr="00AF32CB">
        <w:rPr>
          <w:rFonts w:ascii="Times" w:hAnsi="Times"/>
          <w:sz w:val="22"/>
          <w:szCs w:val="22"/>
          <w:lang w:val="en-GB"/>
        </w:rPr>
        <w:t>c</w:t>
      </w:r>
      <w:r w:rsidR="00CC3FB9" w:rsidRPr="00AF32CB">
        <w:rPr>
          <w:rFonts w:ascii="Times" w:hAnsi="Times"/>
          <w:sz w:val="22"/>
          <w:szCs w:val="22"/>
        </w:rPr>
        <w:t>onstant</w:t>
      </w:r>
      <w:r w:rsidR="001079B0" w:rsidRPr="00AF32CB">
        <w:rPr>
          <w:rFonts w:ascii="Times" w:hAnsi="Times"/>
          <w:sz w:val="22"/>
          <w:szCs w:val="22"/>
        </w:rPr>
        <w:t xml:space="preserve"> size-independent</w:t>
      </w:r>
      <w:r w:rsidR="00CC3FB9" w:rsidRPr="00AF32CB">
        <w:rPr>
          <w:rFonts w:ascii="Times" w:hAnsi="Times"/>
          <w:sz w:val="22"/>
          <w:szCs w:val="22"/>
        </w:rPr>
        <w:t xml:space="preserve"> </w:t>
      </w:r>
      <w:r w:rsidR="001079B0" w:rsidRPr="00AF32CB">
        <w:rPr>
          <w:rFonts w:ascii="Times" w:hAnsi="Times"/>
          <w:sz w:val="22"/>
          <w:szCs w:val="22"/>
        </w:rPr>
        <w:t xml:space="preserve">species-specific </w:t>
      </w:r>
      <w:r w:rsidR="00CC3FB9" w:rsidRPr="00AF32CB">
        <w:rPr>
          <w:rFonts w:ascii="Times" w:hAnsi="Times"/>
          <w:sz w:val="22"/>
          <w:szCs w:val="22"/>
        </w:rPr>
        <w:t>allometric background mortality</w:t>
      </w:r>
      <w:r w:rsidR="001079B0" w:rsidRPr="00AF32CB">
        <w:rPr>
          <w:rFonts w:ascii="Times" w:hAnsi="Times"/>
          <w:sz w:val="22"/>
          <w:szCs w:val="22"/>
        </w:rPr>
        <w:t xml:space="preserve"> depends on the maximum </w:t>
      </w:r>
      <w:r w:rsidR="00B54BB4" w:rsidRPr="00AF32CB">
        <w:rPr>
          <w:rFonts w:ascii="Times" w:hAnsi="Times"/>
          <w:sz w:val="22"/>
          <w:szCs w:val="22"/>
        </w:rPr>
        <w:t xml:space="preserve">body </w:t>
      </w:r>
      <w:r w:rsidR="001079B0" w:rsidRPr="00AF32CB">
        <w:rPr>
          <w:rFonts w:ascii="Times" w:hAnsi="Times"/>
          <w:sz w:val="22"/>
          <w:szCs w:val="22"/>
        </w:rPr>
        <w:t>size of a species</w:t>
      </w:r>
      <w:r w:rsidR="00B54BB4" w:rsidRPr="00AF32CB">
        <w:rPr>
          <w:rFonts w:ascii="Times" w:hAnsi="Times"/>
          <w:sz w:val="22"/>
          <w:szCs w:val="22"/>
        </w:rPr>
        <w:t xml:space="preserve"> </w:t>
      </w:r>
      <m:oMath>
        <m:sSubSup>
          <m:sSubSupPr>
            <m:ctrlPr>
              <w:rPr>
                <w:rFonts w:ascii="Cambria Math" w:hAnsi="Cambria Math"/>
                <w:i/>
                <w:sz w:val="22"/>
                <w:szCs w:val="22"/>
              </w:rPr>
            </m:ctrlPr>
          </m:sSubSupPr>
          <m:e>
            <m:r>
              <w:rPr>
                <w:rFonts w:ascii="Cambria Math" w:hAnsi="Cambria Math"/>
                <w:sz w:val="22"/>
                <w:szCs w:val="22"/>
              </w:rPr>
              <m:t>W</m:t>
            </m:r>
          </m:e>
          <m:sub>
            <m:r>
              <w:rPr>
                <w:rFonts w:ascii="Cambria Math" w:hAnsi="Cambria Math"/>
                <w:sz w:val="22"/>
                <w:szCs w:val="22"/>
              </w:rPr>
              <m:t>i</m:t>
            </m:r>
          </m:sub>
          <m:sup>
            <m:r>
              <w:rPr>
                <w:rFonts w:ascii="Cambria Math" w:hAnsi="Cambria Math"/>
                <w:sz w:val="22"/>
                <w:szCs w:val="22"/>
              </w:rPr>
              <m:t>n-1</m:t>
            </m:r>
          </m:sup>
        </m:sSubSup>
      </m:oMath>
      <w:r w:rsidR="001079B0" w:rsidRPr="00AF32CB">
        <w:rPr>
          <w:rFonts w:ascii="Times" w:hAnsi="Times"/>
          <w:sz w:val="22"/>
          <w:szCs w:val="22"/>
        </w:rPr>
        <w:t xml:space="preserve"> and</w:t>
      </w:r>
      <w:r w:rsidR="00CC3FB9" w:rsidRPr="00AF32CB">
        <w:rPr>
          <w:rFonts w:ascii="Times" w:hAnsi="Times"/>
          <w:sz w:val="22"/>
          <w:szCs w:val="22"/>
        </w:rPr>
        <w:t xml:space="preserve"> is given by:</w:t>
      </w:r>
    </w:p>
    <w:p w14:paraId="3457022E" w14:textId="1B0F814E" w:rsidR="00111672" w:rsidRPr="00AF32CB" w:rsidRDefault="00451228" w:rsidP="00F735E4">
      <w:pPr>
        <w:spacing w:line="480" w:lineRule="auto"/>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b,i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0</m:t>
            </m:r>
          </m:sub>
        </m:sSub>
        <m:sSubSup>
          <m:sSubSupPr>
            <m:ctrlPr>
              <w:rPr>
                <w:rFonts w:ascii="Cambria Math" w:hAnsi="Cambria Math"/>
                <w:i/>
                <w:sz w:val="22"/>
                <w:szCs w:val="22"/>
              </w:rPr>
            </m:ctrlPr>
          </m:sSubSupPr>
          <m:e>
            <m:r>
              <w:rPr>
                <w:rFonts w:ascii="Cambria Math" w:hAnsi="Cambria Math"/>
                <w:sz w:val="22"/>
                <w:szCs w:val="22"/>
              </w:rPr>
              <m:t>W</m:t>
            </m:r>
          </m:e>
          <m:sub>
            <m:r>
              <w:rPr>
                <w:rFonts w:ascii="Cambria Math" w:hAnsi="Cambria Math"/>
                <w:sz w:val="22"/>
                <w:szCs w:val="22"/>
              </w:rPr>
              <m:t>i</m:t>
            </m:r>
          </m:sub>
          <m:sup>
            <m:r>
              <w:rPr>
                <w:rFonts w:ascii="Cambria Math" w:hAnsi="Cambria Math"/>
                <w:sz w:val="22"/>
                <w:szCs w:val="22"/>
              </w:rPr>
              <m:t>n-1</m:t>
            </m:r>
          </m:sup>
        </m:sSubSup>
      </m:oMath>
      <w:r w:rsidR="00F735E4" w:rsidRPr="00AF32CB">
        <w:rPr>
          <w:rFonts w:ascii="Times" w:eastAsiaTheme="minorEastAsia" w:hAnsi="Times"/>
          <w:sz w:val="22"/>
          <w:szCs w:val="22"/>
        </w:rPr>
        <w:t>,                                                     (2)</w:t>
      </w:r>
    </w:p>
    <w:p w14:paraId="052A1FE2" w14:textId="7F2215AE" w:rsidR="00105465" w:rsidRPr="00AF32CB" w:rsidRDefault="00F735E4" w:rsidP="00647A5A">
      <w:pPr>
        <w:spacing w:line="480" w:lineRule="auto"/>
        <w:contextualSpacing/>
        <w:jc w:val="both"/>
        <w:rPr>
          <w:rFonts w:ascii="Times" w:hAnsi="Times"/>
          <w:sz w:val="22"/>
          <w:szCs w:val="22"/>
        </w:rPr>
      </w:pPr>
      <w:r w:rsidRPr="00AF32CB">
        <w:rPr>
          <w:rFonts w:ascii="Times" w:hAnsi="Times"/>
          <w:sz w:val="22"/>
          <w:szCs w:val="22"/>
        </w:rPr>
        <w:t xml:space="preserve">where </w:t>
      </w:r>
      <m:oMath>
        <m:r>
          <w:rPr>
            <w:rFonts w:ascii="Cambria Math" w:hAnsi="Cambria Math"/>
            <w:sz w:val="22"/>
            <w:szCs w:val="22"/>
          </w:rPr>
          <m:t>n</m:t>
        </m:r>
      </m:oMath>
      <w:r w:rsidRPr="00AF32CB">
        <w:rPr>
          <w:rFonts w:ascii="Times" w:hAnsi="Times"/>
          <w:sz w:val="22"/>
          <w:szCs w:val="22"/>
        </w:rPr>
        <w:t xml:space="preserve"> is the mass-exponent of maximum consumption rate and </w:t>
      </w: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0</m:t>
            </m:r>
          </m:sub>
        </m:sSub>
      </m:oMath>
      <w:r w:rsidRPr="00AF32CB">
        <w:rPr>
          <w:rFonts w:ascii="Times" w:eastAsiaTheme="minorEastAsia" w:hAnsi="Times"/>
          <w:sz w:val="22"/>
          <w:szCs w:val="22"/>
        </w:rPr>
        <w:t xml:space="preserve"> is an allometric constant</w:t>
      </w:r>
      <w:r w:rsidRPr="00AF32CB">
        <w:rPr>
          <w:rFonts w:ascii="Times" w:hAnsi="Times"/>
          <w:sz w:val="22"/>
          <w:szCs w:val="22"/>
        </w:rPr>
        <w:t xml:space="preserve">. </w:t>
      </w:r>
      <w:r w:rsidR="00105465" w:rsidRPr="00AF32CB">
        <w:rPr>
          <w:rFonts w:ascii="Times" w:hAnsi="Times"/>
          <w:sz w:val="22"/>
          <w:szCs w:val="22"/>
        </w:rPr>
        <w:t xml:space="preserve">Starvation mortality is </w:t>
      </w:r>
      <w:r w:rsidR="008A136E" w:rsidRPr="00AF32CB">
        <w:rPr>
          <w:rFonts w:ascii="Times" w:hAnsi="Times"/>
          <w:sz w:val="22"/>
          <w:szCs w:val="22"/>
        </w:rPr>
        <w:t>assumed to be proportional to energy deficiency</w:t>
      </w:r>
      <w:r w:rsidR="00FC5083" w:rsidRPr="00AF32CB">
        <w:rPr>
          <w:rFonts w:ascii="Times" w:hAnsi="Times"/>
          <w:sz w:val="22"/>
          <w:szCs w:val="22"/>
        </w:rPr>
        <w:t xml:space="preserve"> (defined in Eq. 11)</w:t>
      </w:r>
      <w:r w:rsidR="008A136E" w:rsidRPr="00AF32CB">
        <w:rPr>
          <w:rFonts w:ascii="Times" w:hAnsi="Times"/>
          <w:sz w:val="22"/>
          <w:szCs w:val="22"/>
        </w:rPr>
        <w:t xml:space="preserve">, </w:t>
      </w:r>
      <w:r w:rsidR="00E67B38" w:rsidRPr="00AF32CB">
        <w:rPr>
          <w:rFonts w:ascii="Times" w:hAnsi="Times"/>
          <w:sz w:val="22"/>
          <w:szCs w:val="22"/>
        </w:rPr>
        <w:t xml:space="preserve">and inversely proportional to body mass, and is </w:t>
      </w:r>
      <w:r w:rsidR="00105465" w:rsidRPr="00AF32CB">
        <w:rPr>
          <w:rFonts w:ascii="Times" w:hAnsi="Times"/>
          <w:sz w:val="22"/>
          <w:szCs w:val="22"/>
        </w:rPr>
        <w:t>defined as:</w:t>
      </w:r>
    </w:p>
    <w:p w14:paraId="587DEC9F" w14:textId="1F0179B8" w:rsidR="00105465" w:rsidRPr="00AF32CB" w:rsidRDefault="00451228" w:rsidP="00105465">
      <w:pPr>
        <w:spacing w:line="480" w:lineRule="auto"/>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s,i</m:t>
            </m:r>
          </m:sub>
        </m:sSub>
        <m:r>
          <w:rPr>
            <w:rFonts w:ascii="Cambria Math" w:hAnsi="Cambria Math"/>
            <w:sz w:val="22"/>
            <w:szCs w:val="22"/>
          </w:rPr>
          <m:t>(w)=</m:t>
        </m:r>
        <m:d>
          <m:dPr>
            <m:begChr m:val="{"/>
            <m:endChr m:val=""/>
            <m:ctrlPr>
              <w:rPr>
                <w:rFonts w:ascii="Cambria Math" w:hAnsi="Cambria Math"/>
                <w:i/>
                <w:sz w:val="22"/>
                <w:szCs w:val="22"/>
              </w:rPr>
            </m:ctrlPr>
          </m:dPr>
          <m:e>
            <m:m>
              <m:mPr>
                <m:mcs>
                  <m:mc>
                    <m:mcPr>
                      <m:count m:val="2"/>
                      <m:mcJc m:val="center"/>
                    </m:mcPr>
                  </m:mc>
                </m:mcs>
                <m:ctrlPr>
                  <w:rPr>
                    <w:rFonts w:ascii="Cambria Math" w:hAnsi="Cambria Math"/>
                    <w:i/>
                    <w:sz w:val="22"/>
                    <w:szCs w:val="22"/>
                  </w:rPr>
                </m:ctrlPr>
              </m:mPr>
              <m:mr>
                <m:e>
                  <m:r>
                    <w:rPr>
                      <w:rFonts w:ascii="Cambria Math" w:hAnsi="Cambria Math"/>
                      <w:sz w:val="22"/>
                      <w:szCs w:val="22"/>
                    </w:rPr>
                    <m:t>0</m:t>
                  </m:r>
                </m:e>
                <m:e>
                  <m:r>
                    <w:rPr>
                      <w:rFonts w:ascii="Cambria Math" w:hAnsi="Cambria Math"/>
                      <w:sz w:val="22"/>
                      <w:szCs w:val="22"/>
                    </w:rPr>
                    <m:t>α</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i</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n</m:t>
                      </m:r>
                    </m:sup>
                  </m:sSup>
                  <m:r>
                    <w:rPr>
                      <w:rFonts w:ascii="Cambria Math" w:hAnsi="Cambria Math"/>
                      <w:sz w:val="22"/>
                      <w:szCs w:val="22"/>
                    </w:rPr>
                    <m:t>&gt;</m:t>
                  </m:r>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s,i</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p</m:t>
                      </m:r>
                    </m:sup>
                  </m:sSup>
                </m:e>
              </m:mr>
              <m:m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s,i</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p</m:t>
                          </m:r>
                        </m:sup>
                      </m:sSup>
                      <m:r>
                        <w:rPr>
                          <w:rFonts w:ascii="Cambria Math" w:hAnsi="Cambria Math"/>
                          <w:sz w:val="22"/>
                          <w:szCs w:val="22"/>
                        </w:rPr>
                        <m:t>-α</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i</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n</m:t>
                          </m:r>
                        </m:sup>
                      </m:sSup>
                    </m:num>
                    <m:den>
                      <m:r>
                        <w:rPr>
                          <w:rFonts w:ascii="Cambria Math" w:hAnsi="Cambria Math"/>
                          <w:sz w:val="22"/>
                          <w:szCs w:val="22"/>
                        </w:rPr>
                        <m:t>ξw</m:t>
                      </m:r>
                    </m:den>
                  </m:f>
                </m:e>
                <m:e>
                  <m:r>
                    <w:rPr>
                      <w:rFonts w:ascii="Cambria Math" w:hAnsi="Cambria Math"/>
                      <w:sz w:val="22"/>
                      <w:szCs w:val="22"/>
                    </w:rPr>
                    <m:t>otherwise</m:t>
                  </m:r>
                </m:e>
              </m:mr>
            </m:m>
          </m:e>
        </m:d>
      </m:oMath>
      <w:r w:rsidR="00435D15">
        <w:rPr>
          <w:rFonts w:ascii="Times" w:eastAsiaTheme="minorEastAsia" w:hAnsi="Times"/>
          <w:sz w:val="22"/>
          <w:szCs w:val="22"/>
        </w:rPr>
        <w:t>,</w:t>
      </w:r>
      <w:r w:rsidR="00105465" w:rsidRPr="00AF32CB">
        <w:rPr>
          <w:rFonts w:ascii="Times" w:eastAsiaTheme="minorEastAsia" w:hAnsi="Times"/>
          <w:sz w:val="22"/>
          <w:szCs w:val="22"/>
        </w:rPr>
        <w:t xml:space="preserve">           </w:t>
      </w:r>
      <w:r w:rsidR="008A136E" w:rsidRPr="00AF32CB">
        <w:rPr>
          <w:rFonts w:ascii="Times" w:eastAsiaTheme="minorEastAsia" w:hAnsi="Times"/>
          <w:sz w:val="22"/>
          <w:szCs w:val="22"/>
        </w:rPr>
        <w:t xml:space="preserve">      </w:t>
      </w:r>
      <w:r w:rsidR="00105465" w:rsidRPr="00AF32CB">
        <w:rPr>
          <w:rFonts w:ascii="Times" w:eastAsiaTheme="minorEastAsia" w:hAnsi="Times"/>
          <w:sz w:val="22"/>
          <w:szCs w:val="22"/>
        </w:rPr>
        <w:t xml:space="preserve">          (</w:t>
      </w:r>
      <w:r w:rsidR="008A136E" w:rsidRPr="00AF32CB">
        <w:rPr>
          <w:rFonts w:ascii="Times" w:eastAsiaTheme="minorEastAsia" w:hAnsi="Times"/>
          <w:sz w:val="22"/>
          <w:szCs w:val="22"/>
        </w:rPr>
        <w:t>3</w:t>
      </w:r>
      <w:r w:rsidR="00105465" w:rsidRPr="00AF32CB">
        <w:rPr>
          <w:rFonts w:ascii="Times" w:eastAsiaTheme="minorEastAsia" w:hAnsi="Times"/>
          <w:sz w:val="22"/>
          <w:szCs w:val="22"/>
        </w:rPr>
        <w:t>)</w:t>
      </w:r>
    </w:p>
    <w:p w14:paraId="7A308D2C" w14:textId="255DB5F0" w:rsidR="00647A5A" w:rsidRPr="00AF32CB" w:rsidRDefault="00435D15" w:rsidP="00647A5A">
      <w:pPr>
        <w:spacing w:line="480" w:lineRule="auto"/>
        <w:contextualSpacing/>
        <w:jc w:val="both"/>
        <w:rPr>
          <w:rFonts w:ascii="Times" w:hAnsi="Times"/>
          <w:sz w:val="22"/>
          <w:szCs w:val="22"/>
        </w:rPr>
      </w:pPr>
      <w:r>
        <w:rPr>
          <w:rFonts w:ascii="Times" w:eastAsiaTheme="minorEastAsia" w:hAnsi="Times"/>
          <w:sz w:val="22"/>
          <w:szCs w:val="22"/>
        </w:rPr>
        <w:lastRenderedPageBreak/>
        <w:t xml:space="preserve">where </w:t>
      </w:r>
      <m:oMath>
        <m:r>
          <w:rPr>
            <w:rFonts w:ascii="Cambria Math" w:hAnsi="Cambria Math"/>
            <w:sz w:val="22"/>
            <w:szCs w:val="22"/>
          </w:rPr>
          <m:t>ξ</m:t>
        </m:r>
        <m:r>
          <w:rPr>
            <w:rFonts w:ascii="Cambria Math" w:eastAsiaTheme="minorEastAsia" w:hAnsi="Cambria Math"/>
            <w:sz w:val="22"/>
            <w:szCs w:val="22"/>
          </w:rPr>
          <m:t>=0.1</m:t>
        </m:r>
      </m:oMath>
      <w:r w:rsidR="001857CC">
        <w:rPr>
          <w:rFonts w:ascii="Times" w:eastAsiaTheme="minorEastAsia" w:hAnsi="Times"/>
          <w:sz w:val="22"/>
          <w:szCs w:val="22"/>
        </w:rPr>
        <w:t xml:space="preserve"> </w:t>
      </w:r>
      <w:r w:rsidR="00641D9A">
        <w:rPr>
          <w:rFonts w:ascii="Times" w:eastAsiaTheme="minorEastAsia" w:hAnsi="Times"/>
          <w:sz w:val="22"/>
          <w:szCs w:val="22"/>
        </w:rPr>
        <w:fldChar w:fldCharType="begin"/>
      </w:r>
      <w:r w:rsidR="00641D9A">
        <w:rPr>
          <w:rFonts w:ascii="Times" w:eastAsiaTheme="minorEastAsia" w:hAnsi="Times"/>
          <w:sz w:val="22"/>
          <w:szCs w:val="22"/>
        </w:rPr>
        <w:instrText xml:space="preserve"> ADDIN ZOTERO_ITEM CSL_CITATION {"citationID":"gWcQd4X4","properties":{"formattedCitation":"(Hartvig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641D9A">
        <w:rPr>
          <w:rFonts w:ascii="Times" w:eastAsiaTheme="minorEastAsia" w:hAnsi="Times"/>
          <w:sz w:val="22"/>
          <w:szCs w:val="22"/>
        </w:rPr>
        <w:fldChar w:fldCharType="separate"/>
      </w:r>
      <w:r w:rsidR="00641D9A" w:rsidRPr="00641D9A">
        <w:rPr>
          <w:rFonts w:ascii="Times" w:hAnsi="Times" w:cs="Times New Roman"/>
          <w:sz w:val="22"/>
          <w:lang w:val="en-GB"/>
        </w:rPr>
        <w:t xml:space="preserve">(Hartvig </w:t>
      </w:r>
      <w:r w:rsidR="00641D9A" w:rsidRPr="00641D9A">
        <w:rPr>
          <w:rFonts w:ascii="Times" w:hAnsi="Times" w:cs="Times New Roman"/>
          <w:i/>
          <w:iCs/>
          <w:sz w:val="22"/>
          <w:lang w:val="en-GB"/>
        </w:rPr>
        <w:t>et al.</w:t>
      </w:r>
      <w:r w:rsidR="00641D9A" w:rsidRPr="00641D9A">
        <w:rPr>
          <w:rFonts w:ascii="Times" w:hAnsi="Times" w:cs="Times New Roman"/>
          <w:sz w:val="22"/>
          <w:lang w:val="en-GB"/>
        </w:rPr>
        <w:t xml:space="preserve"> 2011)</w:t>
      </w:r>
      <w:r w:rsidR="00641D9A">
        <w:rPr>
          <w:rFonts w:ascii="Times" w:eastAsiaTheme="minorEastAsia" w:hAnsi="Times"/>
          <w:sz w:val="22"/>
          <w:szCs w:val="22"/>
        </w:rPr>
        <w:fldChar w:fldCharType="end"/>
      </w:r>
      <w:r>
        <w:rPr>
          <w:rFonts w:ascii="Times" w:eastAsiaTheme="minorEastAsia" w:hAnsi="Times"/>
          <w:sz w:val="22"/>
          <w:szCs w:val="22"/>
        </w:rPr>
        <w:t xml:space="preserve">, </w:t>
      </w:r>
      <w:r w:rsidR="00E95035" w:rsidRPr="00AF32CB">
        <w:rPr>
          <w:rFonts w:ascii="Times" w:hAnsi="Times"/>
          <w:sz w:val="22"/>
          <w:szCs w:val="22"/>
        </w:rPr>
        <w:t>Instantaneous f</w:t>
      </w:r>
      <w:r w:rsidR="00647A5A" w:rsidRPr="00AF32CB">
        <w:rPr>
          <w:rFonts w:ascii="Times" w:hAnsi="Times"/>
          <w:sz w:val="22"/>
          <w:szCs w:val="22"/>
        </w:rPr>
        <w:t>ishing mortality</w:t>
      </w:r>
      <w:r w:rsidR="004C4E7F" w:rsidRPr="00AF32CB">
        <w:rPr>
          <w:rFonts w:ascii="Times" w:hAnsi="Times"/>
          <w:sz w:val="22"/>
          <w:szCs w:val="22"/>
        </w:rPr>
        <w:t xml:space="preserve"> </w:t>
      </w:r>
      <w:r w:rsidR="00C62885" w:rsidRPr="00432333">
        <w:rPr>
          <w:rFonts w:ascii="Times" w:hAnsi="Times"/>
          <w:sz w:val="22"/>
          <w:szCs w:val="22"/>
          <w:lang w:val="en-US"/>
        </w:rPr>
        <w:t xml:space="preserve">(1/year) </w:t>
      </w:r>
      <w:r w:rsidR="004C4E7F" w:rsidRPr="00AF32CB">
        <w:rPr>
          <w:rFonts w:ascii="Times" w:hAnsi="Times"/>
          <w:sz w:val="22"/>
          <w:szCs w:val="22"/>
        </w:rPr>
        <w:t>is defined as:</w:t>
      </w:r>
    </w:p>
    <w:commentRangeStart w:id="15"/>
    <w:p w14:paraId="33A4DB74" w14:textId="19A81A48" w:rsidR="00647A5A" w:rsidRPr="00AF32CB" w:rsidRDefault="00451228" w:rsidP="007B4C95">
      <w:pPr>
        <w:spacing w:line="480" w:lineRule="auto"/>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f,i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i</m:t>
            </m:r>
          </m:sub>
        </m:sSub>
      </m:oMath>
      <w:r w:rsidR="007B4C95" w:rsidRPr="00AF32CB">
        <w:rPr>
          <w:rFonts w:ascii="Times" w:eastAsiaTheme="minorEastAsia" w:hAnsi="Times"/>
          <w:sz w:val="22"/>
          <w:szCs w:val="22"/>
        </w:rPr>
        <w:t xml:space="preserve">                                                      </w:t>
      </w:r>
      <w:commentRangeEnd w:id="15"/>
      <w:r w:rsidR="00140803" w:rsidRPr="00AF32CB">
        <w:rPr>
          <w:rStyle w:val="CommentReference"/>
          <w:sz w:val="22"/>
          <w:szCs w:val="22"/>
        </w:rPr>
        <w:commentReference w:id="15"/>
      </w:r>
      <w:r w:rsidR="007B4C95" w:rsidRPr="00AF32CB">
        <w:rPr>
          <w:rFonts w:ascii="Times" w:eastAsiaTheme="minorEastAsia" w:hAnsi="Times"/>
          <w:sz w:val="22"/>
          <w:szCs w:val="22"/>
        </w:rPr>
        <w:t>(</w:t>
      </w:r>
      <w:r w:rsidR="008A136E" w:rsidRPr="00AF32CB">
        <w:rPr>
          <w:rFonts w:ascii="Times" w:eastAsiaTheme="minorEastAsia" w:hAnsi="Times"/>
          <w:sz w:val="22"/>
          <w:szCs w:val="22"/>
        </w:rPr>
        <w:t>4</w:t>
      </w:r>
      <w:r w:rsidR="007B4C95" w:rsidRPr="00AF32CB">
        <w:rPr>
          <w:rFonts w:ascii="Times" w:eastAsiaTheme="minorEastAsia" w:hAnsi="Times"/>
          <w:sz w:val="22"/>
          <w:szCs w:val="22"/>
        </w:rPr>
        <w:t>)</w:t>
      </w:r>
    </w:p>
    <w:p w14:paraId="6F983D4A" w14:textId="38EE7220" w:rsidR="00111672" w:rsidRPr="00AF32CB" w:rsidRDefault="00551B0D" w:rsidP="00745D1F">
      <w:pPr>
        <w:spacing w:line="480" w:lineRule="auto"/>
        <w:contextualSpacing/>
        <w:jc w:val="both"/>
        <w:rPr>
          <w:rFonts w:ascii="Times" w:hAnsi="Times"/>
          <w:sz w:val="22"/>
          <w:szCs w:val="22"/>
        </w:rPr>
      </w:pPr>
      <w:r w:rsidRPr="00AF32CB">
        <w:rPr>
          <w:rFonts w:ascii="Times" w:hAnsi="Times"/>
          <w:sz w:val="22"/>
          <w:szCs w:val="22"/>
        </w:rPr>
        <w:t xml:space="preserve">where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oMath>
      <w:r w:rsidRPr="00AF32CB">
        <w:rPr>
          <w:rFonts w:ascii="Times" w:hAnsi="Times"/>
          <w:sz w:val="22"/>
          <w:szCs w:val="22"/>
        </w:rPr>
        <w:t xml:space="preserve"> is the selectivity (by default knife-edge selectivity is assumed with a weight at first catch </w:t>
      </w:r>
      <w:commentRangeStart w:id="16"/>
      <w:commentRangeStart w:id="17"/>
      <w:r w:rsidRPr="00AF32CB">
        <w:rPr>
          <w:rFonts w:ascii="Times" w:hAnsi="Times"/>
          <w:sz w:val="22"/>
          <w:szCs w:val="22"/>
        </w:rPr>
        <w:t>corresponding to weight at maturation</w:t>
      </w:r>
      <w:commentRangeEnd w:id="16"/>
      <w:r w:rsidR="00B54BB4" w:rsidRPr="00AF32CB">
        <w:rPr>
          <w:rStyle w:val="CommentReference"/>
          <w:sz w:val="22"/>
          <w:szCs w:val="22"/>
        </w:rPr>
        <w:commentReference w:id="16"/>
      </w:r>
      <w:commentRangeEnd w:id="17"/>
      <w:r w:rsidR="00991535" w:rsidRPr="00AF32CB">
        <w:rPr>
          <w:rStyle w:val="CommentReference"/>
          <w:sz w:val="22"/>
          <w:szCs w:val="22"/>
        </w:rPr>
        <w:commentReference w:id="17"/>
      </w:r>
      <w:r w:rsidRPr="00AF32CB">
        <w:rPr>
          <w:rFonts w:ascii="Times" w:hAnsi="Times"/>
          <w:sz w:val="22"/>
          <w:szCs w:val="22"/>
        </w:rPr>
        <w:t xml:space="preserve">), and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i</m:t>
            </m:r>
          </m:sub>
        </m:sSub>
      </m:oMath>
      <w:r w:rsidR="00404F8C" w:rsidRPr="00AF32CB">
        <w:rPr>
          <w:rFonts w:ascii="Times" w:hAnsi="Times"/>
          <w:sz w:val="22"/>
          <w:szCs w:val="22"/>
        </w:rPr>
        <w:t xml:space="preserve"> </w:t>
      </w:r>
      <w:r w:rsidR="006B51A2" w:rsidRPr="00AF32CB">
        <w:rPr>
          <w:rFonts w:ascii="Times" w:hAnsi="Times"/>
          <w:sz w:val="22"/>
          <w:szCs w:val="22"/>
        </w:rPr>
        <w:t xml:space="preserve">is </w:t>
      </w:r>
      <w:commentRangeStart w:id="18"/>
      <w:commentRangeStart w:id="19"/>
      <w:r w:rsidR="006B51A2" w:rsidRPr="00AF32CB">
        <w:rPr>
          <w:rFonts w:ascii="Times" w:hAnsi="Times"/>
          <w:sz w:val="22"/>
          <w:szCs w:val="22"/>
        </w:rPr>
        <w:t>fishing effort</w:t>
      </w:r>
      <w:r w:rsidR="00CF46D7" w:rsidRPr="00AF32CB">
        <w:rPr>
          <w:rFonts w:ascii="Times" w:hAnsi="Times"/>
          <w:sz w:val="22"/>
          <w:szCs w:val="22"/>
        </w:rPr>
        <w:t>.</w:t>
      </w:r>
      <w:commentRangeEnd w:id="18"/>
      <w:r w:rsidR="001079B0" w:rsidRPr="00AF32CB">
        <w:rPr>
          <w:rStyle w:val="CommentReference"/>
          <w:sz w:val="22"/>
          <w:szCs w:val="22"/>
        </w:rPr>
        <w:commentReference w:id="18"/>
      </w:r>
      <w:commentRangeEnd w:id="19"/>
      <w:r w:rsidR="009B5F2E" w:rsidRPr="00AF32CB">
        <w:rPr>
          <w:rStyle w:val="CommentReference"/>
          <w:sz w:val="22"/>
          <w:szCs w:val="22"/>
        </w:rPr>
        <w:commentReference w:id="19"/>
      </w:r>
      <w:r w:rsidR="00980E17"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lang w:val="sv-SE"/>
              </w:rPr>
              <m:t>E</m:t>
            </m:r>
            <m:ctrlPr>
              <w:rPr>
                <w:rFonts w:ascii="Cambria Math" w:hAnsi="Cambria Math"/>
                <w:i/>
                <w:sz w:val="22"/>
                <w:szCs w:val="22"/>
                <w:lang w:val="sv-SE"/>
              </w:rPr>
            </m:ctrlPr>
          </m:e>
          <m:sub>
            <m:r>
              <w:rPr>
                <w:rFonts w:ascii="Cambria Math" w:hAnsi="Cambria Math"/>
                <w:sz w:val="22"/>
                <w:szCs w:val="22"/>
              </w:rPr>
              <m:t>i</m:t>
            </m:r>
          </m:sub>
        </m:sSub>
      </m:oMath>
      <w:r w:rsidR="00432333" w:rsidRPr="00432333">
        <w:rPr>
          <w:rFonts w:ascii="Times" w:eastAsiaTheme="minorEastAsia" w:hAnsi="Times"/>
          <w:sz w:val="22"/>
          <w:szCs w:val="22"/>
          <w:lang w:val="en-US"/>
        </w:rPr>
        <w:t xml:space="preserve"> is thus </w:t>
      </w:r>
      <w:r w:rsidR="00172267">
        <w:rPr>
          <w:rFonts w:ascii="Times" w:eastAsiaTheme="minorEastAsia" w:hAnsi="Times"/>
          <w:sz w:val="22"/>
          <w:szCs w:val="22"/>
          <w:lang w:val="en-US"/>
        </w:rPr>
        <w:t xml:space="preserve">fishing </w:t>
      </w:r>
      <w:r w:rsidR="00432333" w:rsidRPr="00432333">
        <w:rPr>
          <w:rFonts w:ascii="Times" w:eastAsiaTheme="minorEastAsia" w:hAnsi="Times"/>
          <w:sz w:val="22"/>
          <w:szCs w:val="22"/>
          <w:lang w:val="en-US"/>
        </w:rPr>
        <w:t>mortality</w:t>
      </w:r>
      <w:r w:rsidR="00172267">
        <w:rPr>
          <w:rFonts w:ascii="Times" w:eastAsiaTheme="minorEastAsia" w:hAnsi="Times"/>
          <w:sz w:val="22"/>
          <w:szCs w:val="22"/>
          <w:lang w:val="en-US"/>
        </w:rPr>
        <w:t xml:space="preserve"> and effort </w:t>
      </w:r>
      <w:r w:rsidR="00E1394D">
        <w:rPr>
          <w:rFonts w:ascii="Times" w:eastAsiaTheme="minorEastAsia" w:hAnsi="Times"/>
          <w:sz w:val="22"/>
          <w:szCs w:val="22"/>
          <w:lang w:val="en-US"/>
        </w:rPr>
        <w:t>are used interhangeably</w:t>
      </w:r>
      <w:r w:rsidR="00432333">
        <w:rPr>
          <w:rFonts w:ascii="Times" w:eastAsiaTheme="minorEastAsia" w:hAnsi="Times"/>
          <w:sz w:val="22"/>
          <w:szCs w:val="22"/>
          <w:lang w:val="en-US"/>
        </w:rPr>
        <w:t xml:space="preserve">. </w:t>
      </w:r>
      <w:r w:rsidR="00CB36CC">
        <w:rPr>
          <w:rFonts w:ascii="Times" w:eastAsiaTheme="minorEastAsia" w:hAnsi="Times"/>
          <w:sz w:val="22"/>
          <w:szCs w:val="22"/>
          <w:lang w:val="en-US"/>
        </w:rPr>
        <w:t>P</w:t>
      </w:r>
      <w:r w:rsidR="006772C1" w:rsidRPr="00AF32CB">
        <w:rPr>
          <w:rFonts w:ascii="Times" w:hAnsi="Times"/>
          <w:sz w:val="22"/>
          <w:szCs w:val="22"/>
        </w:rPr>
        <w:t>redation</w:t>
      </w:r>
      <w:r w:rsidR="00551B5A" w:rsidRPr="00AF32CB">
        <w:rPr>
          <w:rFonts w:ascii="Times" w:hAnsi="Times"/>
          <w:sz w:val="22"/>
          <w:szCs w:val="22"/>
        </w:rPr>
        <w:t xml:space="preserve"> </w:t>
      </w:r>
      <w:r w:rsidR="00DF7FC7" w:rsidRPr="00AF32CB">
        <w:rPr>
          <w:rFonts w:ascii="Times" w:hAnsi="Times"/>
          <w:sz w:val="22"/>
          <w:szCs w:val="22"/>
        </w:rPr>
        <w:t>mortality</w:t>
      </w:r>
      <w:r w:rsidR="007C19D4" w:rsidRPr="00AF32CB">
        <w:rPr>
          <w:rFonts w:ascii="Times" w:hAnsi="Times"/>
          <w:sz w:val="22"/>
          <w:szCs w:val="22"/>
        </w:rPr>
        <w:t xml:space="preserve"> </w:t>
      </w:r>
      <w:r w:rsidR="00C44443" w:rsidRPr="00AF32CB">
        <w:rPr>
          <w:rFonts w:ascii="Times" w:hAnsi="Times"/>
          <w:sz w:val="22"/>
          <w:szCs w:val="22"/>
        </w:rPr>
        <w:t xml:space="preserve">for </w:t>
      </w:r>
      <w:r w:rsidR="001079B0" w:rsidRPr="00AF32CB">
        <w:rPr>
          <w:rFonts w:ascii="Times" w:hAnsi="Times"/>
          <w:sz w:val="22"/>
          <w:szCs w:val="22"/>
        </w:rPr>
        <w:t xml:space="preserve">a prey </w:t>
      </w:r>
      <w:r w:rsidR="00C44443" w:rsidRPr="00AF32CB">
        <w:rPr>
          <w:rFonts w:ascii="Times" w:hAnsi="Times"/>
          <w:sz w:val="22"/>
          <w:szCs w:val="22"/>
        </w:rPr>
        <w:t>species</w:t>
      </w:r>
      <w:r w:rsidR="00C316EE" w:rsidRPr="00AF32CB">
        <w:rPr>
          <w:rFonts w:ascii="Times" w:hAnsi="Times"/>
          <w:sz w:val="22"/>
          <w:szCs w:val="22"/>
        </w:rPr>
        <w:t xml:space="preserve"> </w:t>
      </w:r>
      <w:r w:rsidR="009C41C6" w:rsidRPr="00AF32CB">
        <w:rPr>
          <w:rFonts w:ascii="Times" w:hAnsi="Times"/>
          <w:sz w:val="22"/>
          <w:szCs w:val="22"/>
        </w:rPr>
        <w:t>(</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oMath>
      <w:r w:rsidR="009C41C6" w:rsidRPr="00AF32CB">
        <w:rPr>
          <w:rFonts w:ascii="Times" w:hAnsi="Times"/>
          <w:sz w:val="22"/>
          <w:szCs w:val="22"/>
        </w:rPr>
        <w:t>)</w:t>
      </w:r>
      <w:r w:rsidR="00C316EE" w:rsidRPr="00AF32CB">
        <w:rPr>
          <w:rFonts w:ascii="Times" w:hAnsi="Times"/>
          <w:sz w:val="22"/>
          <w:szCs w:val="22"/>
        </w:rPr>
        <w:t xml:space="preserve"> </w:t>
      </w:r>
      <w:r w:rsidR="00C44443" w:rsidRPr="00AF32CB">
        <w:rPr>
          <w:rFonts w:ascii="Times" w:hAnsi="Times"/>
          <w:sz w:val="22"/>
          <w:szCs w:val="22"/>
        </w:rPr>
        <w:t xml:space="preserve">equals the amount </w:t>
      </w:r>
      <w:r w:rsidR="00AE7810" w:rsidRPr="00AF32CB">
        <w:rPr>
          <w:rFonts w:ascii="Times" w:hAnsi="Times"/>
          <w:sz w:val="22"/>
          <w:szCs w:val="22"/>
        </w:rPr>
        <w:t>consumed by</w:t>
      </w:r>
      <w:r w:rsidR="00376381" w:rsidRPr="00AF32CB">
        <w:rPr>
          <w:rFonts w:ascii="Times" w:hAnsi="Times"/>
          <w:sz w:val="22"/>
          <w:szCs w:val="22"/>
        </w:rPr>
        <w:t xml:space="preserve"> predator</w:t>
      </w:r>
      <w:r w:rsidR="00AE7810" w:rsidRPr="00AF32CB">
        <w:rPr>
          <w:rFonts w:ascii="Times" w:hAnsi="Times"/>
          <w:sz w:val="22"/>
          <w:szCs w:val="22"/>
        </w:rPr>
        <w:t xml:space="preserve"> species </w:t>
      </w:r>
      <m:oMath>
        <m:r>
          <w:rPr>
            <w:rFonts w:ascii="Cambria Math" w:hAnsi="Cambria Math"/>
            <w:sz w:val="22"/>
            <w:szCs w:val="22"/>
          </w:rPr>
          <m:t>j</m:t>
        </m:r>
      </m:oMath>
      <w:r w:rsidR="0055072F" w:rsidRPr="00AF32CB">
        <w:rPr>
          <w:rFonts w:ascii="Times" w:eastAsiaTheme="minorEastAsia" w:hAnsi="Times"/>
          <w:sz w:val="22"/>
          <w:szCs w:val="22"/>
        </w:rPr>
        <w:t xml:space="preserve"> (indexed with mass </w:t>
      </w:r>
      <m:oMath>
        <m:r>
          <w:rPr>
            <w:rFonts w:ascii="Cambria Math" w:eastAsiaTheme="minorEastAsia" w:hAnsi="Cambria Math"/>
            <w:sz w:val="22"/>
            <w:szCs w:val="22"/>
          </w:rPr>
          <m:t>w</m:t>
        </m:r>
      </m:oMath>
      <w:r w:rsidR="0055072F" w:rsidRPr="00AF32CB">
        <w:rPr>
          <w:rFonts w:ascii="Times" w:eastAsiaTheme="minorEastAsia" w:hAnsi="Times"/>
          <w:sz w:val="22"/>
          <w:szCs w:val="22"/>
        </w:rPr>
        <w:t>)</w:t>
      </w:r>
      <w:r w:rsidR="00111672" w:rsidRPr="00AF32CB">
        <w:rPr>
          <w:rFonts w:ascii="Times" w:hAnsi="Times"/>
          <w:sz w:val="22"/>
          <w:szCs w:val="22"/>
        </w:rPr>
        <w:t>:</w:t>
      </w:r>
    </w:p>
    <w:p w14:paraId="595F4D82" w14:textId="572F8CF7" w:rsidR="00111672" w:rsidRPr="00AF32CB" w:rsidRDefault="00451228" w:rsidP="006F0ACA">
      <w:pPr>
        <w:spacing w:line="480" w:lineRule="auto"/>
        <w:contextualSpacing/>
        <w:jc w:val="right"/>
        <w:rPr>
          <w:rFonts w:ascii="Times" w:eastAsiaTheme="minorEastAsia" w:hAnsi="Times"/>
          <w:sz w:val="22"/>
          <w:szCs w:val="22"/>
        </w:rPr>
      </w:pPr>
      <m:oMath>
        <m:sSub>
          <m:sSubPr>
            <m:ctrlPr>
              <w:rPr>
                <w:rFonts w:ascii="Cambria Math" w:hAnsi="Cambria Math" w:cs="Arial"/>
                <w:i/>
                <w:sz w:val="22"/>
                <w:szCs w:val="22"/>
              </w:rPr>
            </m:ctrlPr>
          </m:sSubPr>
          <m:e>
            <m:r>
              <w:rPr>
                <w:rFonts w:ascii="Cambria Math" w:hAnsi="Cambria Math" w:cs="Arial"/>
                <w:sz w:val="22"/>
                <w:szCs w:val="22"/>
              </w:rPr>
              <m:t>μ</m:t>
            </m:r>
          </m:e>
          <m:sub>
            <m:r>
              <w:rPr>
                <w:rFonts w:ascii="Cambria Math" w:hAnsi="Cambria Math" w:cs="Arial"/>
                <w:sz w:val="22"/>
                <w:szCs w:val="22"/>
              </w:rPr>
              <m:t>p,i</m:t>
            </m:r>
          </m:sub>
        </m:sSub>
        <m:d>
          <m:dPr>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w</m:t>
                </m:r>
              </m:e>
              <m:sub>
                <m:r>
                  <w:rPr>
                    <w:rFonts w:ascii="Cambria Math" w:hAnsi="Cambria Math" w:cs="Arial"/>
                    <w:sz w:val="22"/>
                    <w:szCs w:val="22"/>
                  </w:rPr>
                  <m:t>p</m:t>
                </m:r>
              </m:sub>
            </m:sSub>
          </m:e>
        </m:d>
        <m:r>
          <w:rPr>
            <w:rFonts w:ascii="Cambria Math" w:hAnsi="Cambria Math" w:cs="Arial"/>
            <w:sz w:val="22"/>
            <w:szCs w:val="22"/>
          </w:rPr>
          <m:t xml:space="preserve">= </m:t>
        </m:r>
        <m:nary>
          <m:naryPr>
            <m:chr m:val="∑"/>
            <m:limLoc m:val="undOvr"/>
            <m:supHide m:val="1"/>
            <m:ctrlPr>
              <w:rPr>
                <w:rFonts w:ascii="Cambria Math" w:hAnsi="Cambria Math" w:cs="Arial"/>
                <w:i/>
                <w:sz w:val="22"/>
                <w:szCs w:val="22"/>
              </w:rPr>
            </m:ctrlPr>
          </m:naryPr>
          <m:sub>
            <m:r>
              <w:rPr>
                <w:rFonts w:ascii="Cambria Math" w:hAnsi="Cambria Math" w:cs="Arial"/>
                <w:sz w:val="22"/>
                <w:szCs w:val="22"/>
              </w:rPr>
              <m:t>j</m:t>
            </m:r>
          </m:sub>
          <m:sup/>
          <m:e>
            <m:sSub>
              <m:sSubPr>
                <m:ctrlPr>
                  <w:rPr>
                    <w:rFonts w:ascii="Cambria Math" w:hAnsi="Cambria Math" w:cs="Arial"/>
                    <w:i/>
                    <w:sz w:val="22"/>
                    <w:szCs w:val="22"/>
                  </w:rPr>
                </m:ctrlPr>
              </m:sSubPr>
              <m:e>
                <m:r>
                  <w:rPr>
                    <w:rFonts w:ascii="Cambria Math" w:hAnsi="Cambria Math" w:cs="Arial"/>
                    <w:sz w:val="22"/>
                    <w:szCs w:val="22"/>
                  </w:rPr>
                  <m:t>θ</m:t>
                </m:r>
              </m:e>
              <m:sub>
                <m:r>
                  <w:rPr>
                    <w:rFonts w:ascii="Cambria Math" w:hAnsi="Cambria Math" w:cs="Arial"/>
                    <w:sz w:val="22"/>
                    <w:szCs w:val="22"/>
                  </w:rPr>
                  <m:t>j,i</m:t>
                </m:r>
              </m:sub>
            </m:sSub>
            <m:nary>
              <m:naryPr>
                <m:limLoc m:val="undOvr"/>
                <m:subHide m:val="1"/>
                <m:supHide m:val="1"/>
                <m:ctrlPr>
                  <w:rPr>
                    <w:rFonts w:ascii="Cambria Math" w:hAnsi="Cambria Math" w:cs="Arial"/>
                    <w:i/>
                    <w:sz w:val="22"/>
                    <w:szCs w:val="22"/>
                  </w:rPr>
                </m:ctrlPr>
              </m:naryPr>
              <m:sub/>
              <m:sup/>
              <m:e>
                <m:sSub>
                  <m:sSubPr>
                    <m:ctrlPr>
                      <w:rPr>
                        <w:rFonts w:ascii="Cambria Math" w:hAnsi="Cambria Math" w:cs="Arial"/>
                        <w:i/>
                        <w:sz w:val="22"/>
                        <w:szCs w:val="22"/>
                      </w:rPr>
                    </m:ctrlPr>
                  </m:sSubPr>
                  <m:e>
                    <m:r>
                      <w:rPr>
                        <w:rFonts w:ascii="Cambria Math" w:hAnsi="Cambria Math" w:cs="Arial"/>
                        <w:sz w:val="22"/>
                        <w:szCs w:val="22"/>
                      </w:rPr>
                      <m:t>ϕ</m:t>
                    </m:r>
                  </m:e>
                  <m:sub>
                    <m:r>
                      <w:rPr>
                        <w:rFonts w:ascii="Cambria Math" w:hAnsi="Cambria Math" w:cs="Arial"/>
                        <w:sz w:val="22"/>
                        <w:szCs w:val="22"/>
                      </w:rPr>
                      <m:t>j</m:t>
                    </m:r>
                  </m:sub>
                </m:sSub>
              </m:e>
            </m:nary>
            <m:d>
              <m:dPr>
                <m:ctrlPr>
                  <w:rPr>
                    <w:rFonts w:ascii="Cambria Math" w:hAnsi="Cambria Math" w:cs="Arial"/>
                    <w:i/>
                    <w:sz w:val="22"/>
                    <w:szCs w:val="22"/>
                  </w:rPr>
                </m:ctrlPr>
              </m:dPr>
              <m:e>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w</m:t>
                        </m:r>
                      </m:e>
                      <m:sub>
                        <m:r>
                          <w:rPr>
                            <w:rFonts w:ascii="Cambria Math" w:hAnsi="Cambria Math" w:cs="Arial"/>
                            <w:sz w:val="22"/>
                            <w:szCs w:val="22"/>
                          </w:rPr>
                          <m:t>p</m:t>
                        </m:r>
                      </m:sub>
                    </m:sSub>
                  </m:num>
                  <m:den>
                    <m:r>
                      <w:rPr>
                        <w:rFonts w:ascii="Cambria Math" w:hAnsi="Cambria Math" w:cs="Arial"/>
                        <w:sz w:val="22"/>
                        <w:szCs w:val="22"/>
                      </w:rPr>
                      <m:t>w</m:t>
                    </m:r>
                  </m:den>
                </m:f>
              </m:e>
            </m:d>
            <m:d>
              <m:dPr>
                <m:ctrlPr>
                  <w:rPr>
                    <w:rFonts w:ascii="Cambria Math" w:hAnsi="Cambria Math" w:cs="Arial"/>
                    <w:i/>
                    <w:sz w:val="22"/>
                    <w:szCs w:val="22"/>
                  </w:rPr>
                </m:ctrlPr>
              </m:dPr>
              <m:e>
                <m:r>
                  <w:rPr>
                    <w:rFonts w:ascii="Cambria Math" w:hAnsi="Cambria Math" w:cs="Arial"/>
                    <w:sz w:val="22"/>
                    <w:szCs w:val="22"/>
                  </w:rPr>
                  <m:t>1-</m:t>
                </m:r>
                <m:sSub>
                  <m:sSubPr>
                    <m:ctrlPr>
                      <w:rPr>
                        <w:rFonts w:ascii="Cambria Math" w:hAnsi="Cambria Math" w:cs="Arial"/>
                        <w:i/>
                        <w:sz w:val="22"/>
                        <w:szCs w:val="22"/>
                      </w:rPr>
                    </m:ctrlPr>
                  </m:sSubPr>
                  <m:e>
                    <m:r>
                      <w:rPr>
                        <w:rFonts w:ascii="Cambria Math" w:hAnsi="Cambria Math" w:cs="Arial"/>
                        <w:sz w:val="22"/>
                        <w:szCs w:val="22"/>
                      </w:rPr>
                      <m:t>f</m:t>
                    </m:r>
                  </m:e>
                  <m:sub>
                    <m:r>
                      <w:rPr>
                        <w:rFonts w:ascii="Cambria Math" w:hAnsi="Cambria Math" w:cs="Arial"/>
                        <w:sz w:val="22"/>
                        <w:szCs w:val="22"/>
                      </w:rPr>
                      <m:t>j</m:t>
                    </m:r>
                  </m:sub>
                </m:sSub>
                <m:d>
                  <m:dPr>
                    <m:ctrlPr>
                      <w:rPr>
                        <w:rFonts w:ascii="Cambria Math" w:hAnsi="Cambria Math" w:cs="Arial"/>
                        <w:i/>
                        <w:sz w:val="22"/>
                        <w:szCs w:val="22"/>
                      </w:rPr>
                    </m:ctrlPr>
                  </m:dPr>
                  <m:e>
                    <m:r>
                      <w:rPr>
                        <w:rFonts w:ascii="Cambria Math" w:hAnsi="Cambria Math" w:cs="Arial"/>
                        <w:sz w:val="22"/>
                        <w:szCs w:val="22"/>
                      </w:rPr>
                      <m:t>w</m:t>
                    </m:r>
                  </m:e>
                </m:d>
              </m:e>
            </m:d>
            <m:sSub>
              <m:sSubPr>
                <m:ctrlPr>
                  <w:rPr>
                    <w:rFonts w:ascii="Cambria Math" w:eastAsia="Calibri" w:hAnsi="Cambria Math" w:cs="Arial"/>
                    <w:i/>
                    <w:sz w:val="22"/>
                    <w:szCs w:val="22"/>
                  </w:rPr>
                </m:ctrlPr>
              </m:sSubPr>
              <m:e>
                <m:r>
                  <w:rPr>
                    <w:rFonts w:ascii="Cambria Math" w:eastAsia="Calibri" w:hAnsi="Cambria Math" w:cs="Arial"/>
                    <w:sz w:val="22"/>
                    <w:szCs w:val="22"/>
                  </w:rPr>
                  <m:t>γ</m:t>
                </m:r>
              </m:e>
              <m:sub>
                <m:r>
                  <w:rPr>
                    <w:rFonts w:ascii="Cambria Math" w:eastAsia="Calibri" w:hAnsi="Cambria Math" w:cs="Arial"/>
                    <w:sz w:val="22"/>
                    <w:szCs w:val="22"/>
                  </w:rPr>
                  <m:t>j</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q</m:t>
                </m:r>
              </m:sup>
            </m:sSup>
            <m:sSub>
              <m:sSubPr>
                <m:ctrlPr>
                  <w:rPr>
                    <w:rFonts w:ascii="Cambria Math" w:eastAsia="Calibri" w:hAnsi="Cambria Math" w:cs="Arial"/>
                    <w:i/>
                    <w:sz w:val="22"/>
                    <w:szCs w:val="22"/>
                  </w:rPr>
                </m:ctrlPr>
              </m:sSubPr>
              <m:e>
                <m:r>
                  <w:rPr>
                    <w:rFonts w:ascii="Cambria Math" w:eastAsia="Calibri" w:hAnsi="Cambria Math" w:cs="Arial"/>
                    <w:sz w:val="22"/>
                    <w:szCs w:val="22"/>
                  </w:rPr>
                  <m:t>N</m:t>
                </m:r>
              </m:e>
              <m:sub>
                <m:r>
                  <w:rPr>
                    <w:rFonts w:ascii="Cambria Math" w:eastAsia="Calibri" w:hAnsi="Cambria Math" w:cs="Arial"/>
                    <w:sz w:val="22"/>
                    <w:szCs w:val="22"/>
                  </w:rPr>
                  <m:t>j</m:t>
                </m:r>
              </m:sub>
            </m:sSub>
            <m:r>
              <w:rPr>
                <w:rFonts w:ascii="Cambria Math" w:eastAsia="Calibri" w:hAnsi="Cambria Math" w:cs="Arial"/>
                <w:sz w:val="22"/>
                <w:szCs w:val="22"/>
              </w:rPr>
              <m:t>(w)dw</m:t>
            </m:r>
          </m:e>
        </m:nary>
      </m:oMath>
      <w:r w:rsidR="00B50417" w:rsidRPr="00AF32CB">
        <w:rPr>
          <w:rFonts w:ascii="Times" w:eastAsiaTheme="minorEastAsia" w:hAnsi="Times"/>
          <w:sz w:val="22"/>
          <w:szCs w:val="22"/>
        </w:rPr>
        <w:t>,</w:t>
      </w:r>
      <w:r w:rsidR="006F0ACA" w:rsidRPr="00AF32CB">
        <w:rPr>
          <w:rFonts w:ascii="Times" w:eastAsiaTheme="minorEastAsia" w:hAnsi="Times"/>
          <w:sz w:val="22"/>
          <w:szCs w:val="22"/>
        </w:rPr>
        <w:t xml:space="preserve">                       (</w:t>
      </w:r>
      <w:r w:rsidR="008A136E" w:rsidRPr="00AF32CB">
        <w:rPr>
          <w:rFonts w:ascii="Times" w:eastAsiaTheme="minorEastAsia" w:hAnsi="Times"/>
          <w:sz w:val="22"/>
          <w:szCs w:val="22"/>
        </w:rPr>
        <w:t>5</w:t>
      </w:r>
      <w:r w:rsidR="006F0ACA" w:rsidRPr="00AF32CB">
        <w:rPr>
          <w:rFonts w:ascii="Times" w:eastAsiaTheme="minorEastAsia" w:hAnsi="Times"/>
          <w:sz w:val="22"/>
          <w:szCs w:val="22"/>
        </w:rPr>
        <w:t>)</w:t>
      </w:r>
    </w:p>
    <w:p w14:paraId="6133E73F" w14:textId="5F9015FD" w:rsidR="00BE5D9E" w:rsidRPr="00AF32CB" w:rsidRDefault="00B50417" w:rsidP="00F76CFB">
      <w:pPr>
        <w:spacing w:line="480" w:lineRule="auto"/>
        <w:contextualSpacing/>
        <w:jc w:val="both"/>
        <w:rPr>
          <w:rFonts w:ascii="Times" w:hAnsi="Times"/>
          <w:sz w:val="22"/>
          <w:szCs w:val="22"/>
        </w:rPr>
      </w:pPr>
      <w:r w:rsidRPr="00AF32CB">
        <w:rPr>
          <w:rFonts w:ascii="Times" w:eastAsiaTheme="minorEastAsia" w:hAnsi="Times"/>
          <w:sz w:val="22"/>
          <w:szCs w:val="22"/>
        </w:rPr>
        <w:t xml:space="preserve">where </w:t>
      </w:r>
      <m:oMath>
        <m:sSub>
          <m:sSubPr>
            <m:ctrlPr>
              <w:rPr>
                <w:rFonts w:ascii="Cambria Math" w:hAnsi="Cambria Math" w:cs="Arial"/>
                <w:i/>
                <w:sz w:val="22"/>
                <w:szCs w:val="22"/>
              </w:rPr>
            </m:ctrlPr>
          </m:sSubPr>
          <m:e>
            <m:r>
              <w:rPr>
                <w:rFonts w:ascii="Cambria Math" w:hAnsi="Cambria Math" w:cs="Arial"/>
                <w:sz w:val="22"/>
                <w:szCs w:val="22"/>
              </w:rPr>
              <m:t>θ</m:t>
            </m:r>
          </m:e>
          <m:sub>
            <m:r>
              <w:rPr>
                <w:rFonts w:ascii="Cambria Math" w:hAnsi="Cambria Math" w:cs="Arial"/>
                <w:sz w:val="22"/>
                <w:szCs w:val="22"/>
              </w:rPr>
              <m:t>j,i</m:t>
            </m:r>
          </m:sub>
        </m:sSub>
      </m:oMath>
      <w:r w:rsidRPr="00AF32CB">
        <w:rPr>
          <w:rFonts w:ascii="Times" w:eastAsiaTheme="minorEastAsia" w:hAnsi="Times"/>
          <w:sz w:val="22"/>
          <w:szCs w:val="22"/>
        </w:rPr>
        <w:t xml:space="preserve"> is the non-size based preference of species </w:t>
      </w:r>
      <m:oMath>
        <m:r>
          <w:rPr>
            <w:rFonts w:ascii="Cambria Math" w:eastAsiaTheme="minorEastAsia" w:hAnsi="Cambria Math"/>
            <w:sz w:val="22"/>
            <w:szCs w:val="22"/>
          </w:rPr>
          <m:t>j</m:t>
        </m:r>
      </m:oMath>
      <w:r w:rsidRPr="00AF32CB">
        <w:rPr>
          <w:rFonts w:ascii="Times" w:eastAsiaTheme="minorEastAsia" w:hAnsi="Times"/>
          <w:sz w:val="22"/>
          <w:szCs w:val="22"/>
        </w:rPr>
        <w:t xml:space="preserve"> on species </w:t>
      </w:r>
      <m:oMath>
        <m:r>
          <w:rPr>
            <w:rFonts w:ascii="Cambria Math" w:eastAsiaTheme="minorEastAsia" w:hAnsi="Cambria Math"/>
            <w:sz w:val="22"/>
            <w:szCs w:val="22"/>
          </w:rPr>
          <m:t>i</m:t>
        </m:r>
      </m:oMath>
      <w:r w:rsidRPr="00AF32CB">
        <w:rPr>
          <w:rFonts w:ascii="Times" w:eastAsiaTheme="minorEastAsia" w:hAnsi="Times"/>
          <w:sz w:val="22"/>
          <w:szCs w:val="22"/>
        </w:rPr>
        <w:t xml:space="preserve">, and </w:t>
      </w:r>
      <m:oMath>
        <m:sSub>
          <m:sSubPr>
            <m:ctrlPr>
              <w:rPr>
                <w:rFonts w:ascii="Cambria Math" w:hAnsi="Cambria Math" w:cs="Arial"/>
                <w:i/>
                <w:sz w:val="22"/>
                <w:szCs w:val="22"/>
              </w:rPr>
            </m:ctrlPr>
          </m:sSubPr>
          <m:e>
            <m:r>
              <w:rPr>
                <w:rFonts w:ascii="Cambria Math" w:hAnsi="Cambria Math" w:cs="Arial"/>
                <w:sz w:val="22"/>
                <w:szCs w:val="22"/>
              </w:rPr>
              <m:t>ϕ</m:t>
            </m:r>
          </m:e>
          <m:sub>
            <m:r>
              <w:rPr>
                <w:rFonts w:ascii="Cambria Math" w:hAnsi="Cambria Math" w:cs="Arial"/>
                <w:sz w:val="22"/>
                <w:szCs w:val="22"/>
              </w:rPr>
              <m:t>j</m:t>
            </m:r>
          </m:sub>
        </m:sSub>
      </m:oMath>
      <w:r w:rsidRPr="00AF32CB">
        <w:rPr>
          <w:rFonts w:ascii="Times" w:eastAsiaTheme="minorEastAsia" w:hAnsi="Times"/>
          <w:sz w:val="22"/>
          <w:szCs w:val="22"/>
        </w:rPr>
        <w:t xml:space="preserve"> describes the weight-based preference from the log-normal selection model (see below)</w:t>
      </w:r>
      <w:r w:rsidR="009D2754" w:rsidRPr="00AF32CB">
        <w:rPr>
          <w:rFonts w:ascii="Times" w:eastAsiaTheme="minorEastAsia" w:hAnsi="Times"/>
          <w:sz w:val="22"/>
          <w:szCs w:val="22"/>
        </w:rPr>
        <w:t xml:space="preserve"> </w:t>
      </w:r>
      <w:r w:rsidR="009D2754" w:rsidRPr="00AF32CB">
        <w:rPr>
          <w:rFonts w:ascii="Times" w:eastAsiaTheme="minorEastAsia" w:hAnsi="Times"/>
          <w:sz w:val="22"/>
          <w:szCs w:val="22"/>
        </w:rPr>
        <w:fldChar w:fldCharType="begin"/>
      </w:r>
      <w:r w:rsidR="009D2754" w:rsidRPr="00AF32CB">
        <w:rPr>
          <w:rFonts w:ascii="Times" w:eastAsiaTheme="minorEastAsia" w:hAnsi="Times"/>
          <w:sz w:val="22"/>
          <w:szCs w:val="22"/>
        </w:rPr>
        <w:instrText xml:space="preserve"> ADDIN ZOTERO_ITEM CSL_CITATION {"citationID":"oik8MIWU","properties":{"formattedCitation":"(Ursin 1973)","plainCitation":"(Ursin 1973)","noteIndex":0},"citationItems":[{"id":1815,"uris":["http://zotero.org/users/6116610/items/XWN9LESA"],"uri":["http://zotero.org/users/6116610/items/XWN9LESA"],"itemData":{"id":1815,"type":"article-journal","container-title":"Meddelelser fra Danmarks Fiskeri-og Havun- dersgelser","title":"On the prey size preferences of cod and dab","volume":"7:8598","author":[{"family":"Ursin","given":"Erik"}],"issued":{"date-parts":[["1973"]]}}}],"schema":"https://github.com/citation-style-language/schema/raw/master/csl-citation.json"} </w:instrText>
      </w:r>
      <w:r w:rsidR="009D2754" w:rsidRPr="00AF32CB">
        <w:rPr>
          <w:rFonts w:ascii="Times" w:eastAsiaTheme="minorEastAsia" w:hAnsi="Times"/>
          <w:sz w:val="22"/>
          <w:szCs w:val="22"/>
        </w:rPr>
        <w:fldChar w:fldCharType="separate"/>
      </w:r>
      <w:r w:rsidR="009D2754" w:rsidRPr="00AF32CB">
        <w:rPr>
          <w:rFonts w:ascii="Times" w:eastAsiaTheme="minorEastAsia" w:hAnsi="Times"/>
          <w:noProof/>
          <w:sz w:val="22"/>
          <w:szCs w:val="22"/>
        </w:rPr>
        <w:t>(Ursin 1973)</w:t>
      </w:r>
      <w:r w:rsidR="009D2754" w:rsidRPr="00AF32CB">
        <w:rPr>
          <w:rFonts w:ascii="Times" w:eastAsiaTheme="minorEastAsia" w:hAnsi="Times"/>
          <w:sz w:val="22"/>
          <w:szCs w:val="22"/>
        </w:rPr>
        <w:fldChar w:fldCharType="end"/>
      </w:r>
      <w:r w:rsidRPr="00AF32CB">
        <w:rPr>
          <w:rFonts w:ascii="Times" w:eastAsiaTheme="minorEastAsia" w:hAnsi="Times"/>
          <w:sz w:val="22"/>
          <w:szCs w:val="22"/>
        </w:rPr>
        <w:t xml:space="preserve">. </w:t>
      </w:r>
      <w:r w:rsidR="00A55575" w:rsidRPr="00AF32CB">
        <w:rPr>
          <w:rFonts w:ascii="Times" w:hAnsi="Times"/>
          <w:sz w:val="22"/>
          <w:szCs w:val="22"/>
        </w:rPr>
        <w:t xml:space="preserve">The </w:t>
      </w:r>
      <w:r w:rsidR="00E95AFB" w:rsidRPr="00AF32CB">
        <w:rPr>
          <w:rFonts w:ascii="Times" w:hAnsi="Times"/>
          <w:sz w:val="22"/>
          <w:szCs w:val="22"/>
        </w:rPr>
        <w:t>proportions</w:t>
      </w:r>
      <w:r w:rsidR="009134AA" w:rsidRPr="00AF32CB">
        <w:rPr>
          <w:rFonts w:ascii="Times" w:hAnsi="Times"/>
          <w:sz w:val="22"/>
          <w:szCs w:val="22"/>
        </w:rPr>
        <w:t xml:space="preserve"> of encountered food that </w:t>
      </w:r>
      <w:r w:rsidR="00E10F58" w:rsidRPr="00AF32CB">
        <w:rPr>
          <w:rFonts w:ascii="Times" w:hAnsi="Times"/>
          <w:sz w:val="22"/>
          <w:szCs w:val="22"/>
        </w:rPr>
        <w:t>are</w:t>
      </w:r>
      <w:r w:rsidR="009134AA" w:rsidRPr="00AF32CB">
        <w:rPr>
          <w:rFonts w:ascii="Times" w:hAnsi="Times"/>
          <w:sz w:val="22"/>
          <w:szCs w:val="22"/>
        </w:rPr>
        <w:t xml:space="preserve"> consumed</w:t>
      </w:r>
      <w:r w:rsidR="003E2B22" w:rsidRPr="00AF32CB">
        <w:rPr>
          <w:rFonts w:ascii="Times" w:hAnsi="Times"/>
          <w:sz w:val="22"/>
          <w:szCs w:val="22"/>
        </w:rPr>
        <w:t xml:space="preserve"> </w:t>
      </w:r>
      <w:r w:rsidR="001079B0" w:rsidRPr="00AF32CB">
        <w:rPr>
          <w:rFonts w:ascii="Times" w:hAnsi="Times"/>
          <w:sz w:val="22"/>
          <w:szCs w:val="22"/>
        </w:rPr>
        <w:t xml:space="preserve">by a species </w:t>
      </w:r>
      <m:oMath>
        <m:r>
          <w:rPr>
            <w:rFonts w:ascii="Cambria Math" w:hAnsi="Cambria Math"/>
            <w:sz w:val="22"/>
            <w:szCs w:val="22"/>
          </w:rPr>
          <m:t>i</m:t>
        </m:r>
      </m:oMath>
      <w:r w:rsidR="001079B0" w:rsidRPr="00AF32CB">
        <w:rPr>
          <w:rFonts w:ascii="Times" w:hAnsi="Times"/>
          <w:sz w:val="22"/>
          <w:szCs w:val="22"/>
        </w:rPr>
        <w:t xml:space="preserve"> </w:t>
      </w:r>
      <w:r w:rsidR="00A25EC3" w:rsidRPr="00AF32CB">
        <w:rPr>
          <w:rFonts w:ascii="Times" w:hAnsi="Times"/>
          <w:sz w:val="22"/>
          <w:szCs w:val="22"/>
        </w:rPr>
        <w:t>follows a Holling functional response type II</w:t>
      </w:r>
      <w:r w:rsidR="00740B27" w:rsidRPr="00AF32CB">
        <w:rPr>
          <w:rFonts w:ascii="Times" w:hAnsi="Times"/>
          <w:sz w:val="22"/>
          <w:szCs w:val="22"/>
        </w:rPr>
        <w:t>:</w:t>
      </w:r>
      <w:r w:rsidR="009134AA" w:rsidRPr="00AF32CB">
        <w:rPr>
          <w:rFonts w:ascii="Times" w:hAnsi="Times"/>
          <w:sz w:val="22"/>
          <w:szCs w:val="22"/>
        </w:rPr>
        <w:t xml:space="preserve"> </w:t>
      </w:r>
    </w:p>
    <w:p w14:paraId="08D76489" w14:textId="6E70D1D1" w:rsidR="00F00C43" w:rsidRPr="00AF32CB" w:rsidRDefault="00451228" w:rsidP="003C7307">
      <w:pPr>
        <w:spacing w:line="480" w:lineRule="auto"/>
        <w:ind w:firstLine="357"/>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e,i</m:t>
                </m:r>
              </m:sub>
            </m:sSub>
            <m:d>
              <m:dPr>
                <m:ctrlPr>
                  <w:rPr>
                    <w:rFonts w:ascii="Cambria Math" w:hAnsi="Cambria Math"/>
                    <w:i/>
                    <w:sz w:val="22"/>
                    <w:szCs w:val="22"/>
                  </w:rPr>
                </m:ctrlPr>
              </m:dPr>
              <m:e>
                <m:r>
                  <w:rPr>
                    <w:rFonts w:ascii="Cambria Math" w:hAnsi="Cambria Math"/>
                    <w:sz w:val="22"/>
                    <w:szCs w:val="22"/>
                  </w:rPr>
                  <m:t>w</m:t>
                </m:r>
              </m:e>
            </m:d>
          </m:num>
          <m:den>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e,i</m:t>
                </m:r>
              </m:sub>
            </m:sSub>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i</m:t>
                </m:r>
              </m:sub>
            </m:sSub>
            <m:sSup>
              <m:sSupPr>
                <m:ctrlPr>
                  <w:rPr>
                    <w:rFonts w:ascii="Cambria Math" w:hAnsi="Cambria Math"/>
                    <w:i/>
                    <w:sz w:val="22"/>
                    <w:szCs w:val="22"/>
                  </w:rPr>
                </m:ctrlPr>
              </m:sSupPr>
              <m:e>
                <m:r>
                  <w:rPr>
                    <w:rFonts w:ascii="Cambria Math" w:hAnsi="Cambria Math"/>
                    <w:sz w:val="22"/>
                    <w:szCs w:val="22"/>
                  </w:rPr>
                  <m:t>w</m:t>
                </m:r>
                <m:r>
                  <w:del w:id="20" w:author="Anna Gårdmark" w:date="2020-01-13T09:42:00Z">
                    <w:rPr>
                      <w:rFonts w:ascii="Cambria Math" w:hAnsi="Cambria Math"/>
                      <w:sz w:val="22"/>
                      <w:szCs w:val="22"/>
                    </w:rPr>
                    <m:t>w</m:t>
                  </w:del>
                </m:r>
              </m:e>
              <m:sup>
                <m:r>
                  <w:rPr>
                    <w:rFonts w:ascii="Cambria Math" w:hAnsi="Cambria Math"/>
                    <w:sz w:val="22"/>
                    <w:szCs w:val="22"/>
                  </w:rPr>
                  <m:t>n</m:t>
                </m:r>
              </m:sup>
            </m:sSup>
          </m:den>
        </m:f>
      </m:oMath>
      <w:r w:rsidR="003C7307" w:rsidRPr="00AF32CB">
        <w:rPr>
          <w:rFonts w:ascii="Times" w:eastAsiaTheme="minorEastAsia" w:hAnsi="Times"/>
          <w:sz w:val="22"/>
          <w:szCs w:val="22"/>
        </w:rPr>
        <w:t xml:space="preserve">                                                      (</w:t>
      </w:r>
      <w:r w:rsidR="008A136E" w:rsidRPr="00AF32CB">
        <w:rPr>
          <w:rFonts w:ascii="Times" w:eastAsiaTheme="minorEastAsia" w:hAnsi="Times"/>
          <w:sz w:val="22"/>
          <w:szCs w:val="22"/>
        </w:rPr>
        <w:t>6</w:t>
      </w:r>
      <w:r w:rsidR="003C7307" w:rsidRPr="00AF32CB">
        <w:rPr>
          <w:rFonts w:ascii="Times" w:eastAsiaTheme="minorEastAsia" w:hAnsi="Times"/>
          <w:sz w:val="22"/>
          <w:szCs w:val="22"/>
        </w:rPr>
        <w:t>)</w:t>
      </w:r>
    </w:p>
    <w:p w14:paraId="7F30E813" w14:textId="01219591" w:rsidR="00607C65" w:rsidRPr="00AF32CB" w:rsidRDefault="004B3A9E" w:rsidP="00745D1F">
      <w:pPr>
        <w:spacing w:line="480" w:lineRule="auto"/>
        <w:contextualSpacing/>
        <w:jc w:val="both"/>
        <w:rPr>
          <w:rFonts w:ascii="Times" w:hAnsi="Times"/>
          <w:sz w:val="22"/>
          <w:szCs w:val="22"/>
        </w:rPr>
      </w:pPr>
      <w:r w:rsidRPr="00AF32CB">
        <w:rPr>
          <w:rFonts w:ascii="Times" w:hAnsi="Times"/>
          <w:sz w:val="22"/>
          <w:szCs w:val="22"/>
        </w:rPr>
        <w:t xml:space="preserve">where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oMath>
      <w:r w:rsidRPr="00AF32CB">
        <w:rPr>
          <w:rFonts w:ascii="Times" w:hAnsi="Times"/>
          <w:sz w:val="22"/>
          <w:szCs w:val="22"/>
        </w:rPr>
        <w:t xml:space="preserve"> is the feeding level (</w:t>
      </w:r>
      <w:r w:rsidR="00607398" w:rsidRPr="00AF32CB">
        <w:rPr>
          <w:rFonts w:ascii="Times" w:hAnsi="Times"/>
          <w:sz w:val="22"/>
          <w:szCs w:val="22"/>
        </w:rPr>
        <w:t xml:space="preserve">which describes the level of satiation and varies between </w:t>
      </w:r>
      <w:r w:rsidRPr="00AF32CB">
        <w:rPr>
          <w:rFonts w:ascii="Times" w:hAnsi="Times"/>
          <w:sz w:val="22"/>
          <w:szCs w:val="22"/>
        </w:rPr>
        <w:t>0:1)</w:t>
      </w:r>
      <w:r w:rsidR="00B863DC" w:rsidRPr="00AF32CB">
        <w:rPr>
          <w:rFonts w:ascii="Times" w:hAnsi="Times"/>
          <w:sz w:val="22"/>
          <w:szCs w:val="22"/>
        </w:rPr>
        <w:t>,</w:t>
      </w:r>
      <w:r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i</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n</m:t>
            </m:r>
          </m:sup>
        </m:sSup>
      </m:oMath>
      <w:r w:rsidR="00B863DC" w:rsidRPr="00AF32CB">
        <w:rPr>
          <w:rFonts w:ascii="Times" w:hAnsi="Times"/>
          <w:sz w:val="22"/>
          <w:szCs w:val="22"/>
        </w:rPr>
        <w:t xml:space="preserve"> is the </w:t>
      </w:r>
      <w:r w:rsidR="00674436" w:rsidRPr="00AF32CB">
        <w:rPr>
          <w:rFonts w:ascii="Times" w:hAnsi="Times"/>
          <w:sz w:val="22"/>
          <w:szCs w:val="22"/>
        </w:rPr>
        <w:t xml:space="preserve">allometric </w:t>
      </w:r>
      <w:r w:rsidR="00B863DC" w:rsidRPr="00AF32CB">
        <w:rPr>
          <w:rFonts w:ascii="Times" w:hAnsi="Times"/>
          <w:sz w:val="22"/>
          <w:szCs w:val="22"/>
        </w:rPr>
        <w:t xml:space="preserve">maximum consumption rate </w:t>
      </w:r>
      <w:r w:rsidR="00674436" w:rsidRPr="00AF32CB">
        <w:rPr>
          <w:rFonts w:ascii="Times" w:hAnsi="Times"/>
          <w:sz w:val="22"/>
          <w:szCs w:val="22"/>
        </w:rPr>
        <w:t xml:space="preserve">and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e,i</m:t>
            </m:r>
          </m:sub>
        </m:sSub>
        <m:d>
          <m:dPr>
            <m:ctrlPr>
              <w:rPr>
                <w:rFonts w:ascii="Cambria Math" w:hAnsi="Cambria Math"/>
                <w:i/>
                <w:sz w:val="22"/>
                <w:szCs w:val="22"/>
              </w:rPr>
            </m:ctrlPr>
          </m:dPr>
          <m:e>
            <m:r>
              <w:rPr>
                <w:rFonts w:ascii="Cambria Math" w:hAnsi="Cambria Math"/>
                <w:sz w:val="22"/>
                <w:szCs w:val="22"/>
              </w:rPr>
              <m:t>w</m:t>
            </m:r>
          </m:e>
        </m:d>
      </m:oMath>
      <w:r w:rsidR="00674436" w:rsidRPr="00AF32CB">
        <w:rPr>
          <w:rFonts w:ascii="Times" w:hAnsi="Times"/>
          <w:sz w:val="22"/>
          <w:szCs w:val="22"/>
        </w:rPr>
        <w:t xml:space="preserve"> is the encountered </w:t>
      </w:r>
      <w:r w:rsidR="007E4F16" w:rsidRPr="00AF32CB">
        <w:rPr>
          <w:rFonts w:ascii="Times" w:hAnsi="Times"/>
          <w:sz w:val="22"/>
          <w:szCs w:val="22"/>
        </w:rPr>
        <w:t>food</w:t>
      </w:r>
      <w:r w:rsidR="00F9240A" w:rsidRPr="00AF32CB">
        <w:rPr>
          <w:rFonts w:ascii="Times" w:hAnsi="Times"/>
          <w:sz w:val="22"/>
          <w:szCs w:val="22"/>
        </w:rPr>
        <w:t xml:space="preserve"> (mass per time)</w:t>
      </w:r>
      <w:r w:rsidRPr="00AF32CB">
        <w:rPr>
          <w:rFonts w:ascii="Times" w:hAnsi="Times"/>
          <w:sz w:val="22"/>
          <w:szCs w:val="22"/>
        </w:rPr>
        <w:t>.</w:t>
      </w:r>
      <w:r w:rsidR="008E4AF2" w:rsidRPr="00AF32CB">
        <w:rPr>
          <w:rFonts w:ascii="Times" w:hAnsi="Times"/>
          <w:sz w:val="22"/>
          <w:szCs w:val="22"/>
        </w:rPr>
        <w:t xml:space="preserve"> </w:t>
      </w:r>
      <w:r w:rsidR="00353DB7" w:rsidRPr="00AF32CB">
        <w:rPr>
          <w:rFonts w:ascii="Times" w:hAnsi="Times"/>
          <w:sz w:val="22"/>
          <w:szCs w:val="22"/>
        </w:rPr>
        <w:t>The amount of</w:t>
      </w:r>
      <w:r w:rsidR="00C4656C" w:rsidRPr="00AF32CB">
        <w:rPr>
          <w:rFonts w:ascii="Times" w:hAnsi="Times"/>
          <w:sz w:val="22"/>
          <w:szCs w:val="22"/>
        </w:rPr>
        <w:t xml:space="preserve"> </w:t>
      </w:r>
      <w:r w:rsidR="00A55575" w:rsidRPr="00AF32CB">
        <w:rPr>
          <w:rFonts w:ascii="Times" w:hAnsi="Times"/>
          <w:sz w:val="22"/>
          <w:szCs w:val="22"/>
        </w:rPr>
        <w:t xml:space="preserve">encountered food </w:t>
      </w:r>
      <w:r w:rsidR="002C5B76" w:rsidRPr="00AF32CB">
        <w:rPr>
          <w:rFonts w:ascii="Times" w:hAnsi="Times"/>
          <w:sz w:val="22"/>
          <w:szCs w:val="22"/>
        </w:rPr>
        <w:t xml:space="preserve">for a predator of body weight </w:t>
      </w:r>
      <m:oMath>
        <m:r>
          <w:rPr>
            <w:rFonts w:ascii="Cambria Math" w:hAnsi="Cambria Math"/>
            <w:sz w:val="22"/>
            <w:szCs w:val="22"/>
          </w:rPr>
          <m:t>w</m:t>
        </m:r>
      </m:oMath>
      <w:r w:rsidR="002C5B76" w:rsidRPr="00AF32CB">
        <w:rPr>
          <w:rFonts w:ascii="Times" w:hAnsi="Times"/>
          <w:sz w:val="22"/>
          <w:szCs w:val="22"/>
        </w:rPr>
        <w:t xml:space="preserve"> is </w:t>
      </w:r>
      <w:r w:rsidR="00265FDB" w:rsidRPr="00AF32CB">
        <w:rPr>
          <w:rFonts w:ascii="Times" w:hAnsi="Times"/>
          <w:sz w:val="22"/>
          <w:szCs w:val="22"/>
        </w:rPr>
        <w:t>given</w:t>
      </w:r>
      <w:r w:rsidR="002C5B76" w:rsidRPr="00AF32CB">
        <w:rPr>
          <w:rFonts w:ascii="Times" w:hAnsi="Times"/>
          <w:sz w:val="22"/>
          <w:szCs w:val="22"/>
        </w:rPr>
        <w:t xml:space="preserve"> by </w:t>
      </w:r>
      <w:r w:rsidR="00852ADB" w:rsidRPr="00AF32CB">
        <w:rPr>
          <w:rFonts w:ascii="Times" w:hAnsi="Times"/>
          <w:sz w:val="22"/>
          <w:szCs w:val="22"/>
        </w:rPr>
        <w:t xml:space="preserve">the </w:t>
      </w:r>
      <w:r w:rsidR="00DE2F4C" w:rsidRPr="00AF32CB">
        <w:rPr>
          <w:rFonts w:ascii="Times" w:hAnsi="Times"/>
          <w:sz w:val="22"/>
          <w:szCs w:val="22"/>
        </w:rPr>
        <w:t>available food in the system</w:t>
      </w:r>
      <w:r w:rsidR="00AF5FF4" w:rsidRPr="00AF32CB">
        <w:rPr>
          <w:rFonts w:ascii="Times" w:hAnsi="Times"/>
          <w:sz w:val="22"/>
          <w:szCs w:val="22"/>
        </w:rPr>
        <w:t xml:space="preserve"> </w:t>
      </w:r>
      <w:r w:rsidR="00CB7AFF" w:rsidRPr="00AF32CB">
        <w:rPr>
          <w:rFonts w:ascii="Times" w:hAnsi="Times"/>
          <w:sz w:val="22"/>
          <w:szCs w:val="22"/>
        </w:rPr>
        <w:t xml:space="preserve">multiplied with </w:t>
      </w:r>
      <w:r w:rsidR="00AF5FF4" w:rsidRPr="00AF32CB">
        <w:rPr>
          <w:rFonts w:ascii="Times" w:hAnsi="Times"/>
          <w:sz w:val="22"/>
          <w:szCs w:val="22"/>
        </w:rPr>
        <w:t xml:space="preserve">the </w:t>
      </w:r>
      <w:r w:rsidR="00C96774" w:rsidRPr="00AF32CB">
        <w:rPr>
          <w:rFonts w:ascii="Times" w:hAnsi="Times"/>
          <w:sz w:val="22"/>
          <w:szCs w:val="22"/>
        </w:rPr>
        <w:t>search rate</w:t>
      </w:r>
      <w:r w:rsidR="00E37D6E" w:rsidRPr="00AF32CB">
        <w:rPr>
          <w:rFonts w:ascii="Times" w:hAnsi="Times"/>
          <w:sz w:val="22"/>
          <w:szCs w:val="22"/>
        </w:rPr>
        <w:t xml:space="preserve">, </w:t>
      </w:r>
      <m:oMath>
        <m:sSub>
          <m:sSubPr>
            <m:ctrlPr>
              <w:rPr>
                <w:rFonts w:ascii="Cambria Math" w:eastAsia="Calibri" w:hAnsi="Cambria Math" w:cs="Arial"/>
                <w:i/>
                <w:sz w:val="22"/>
                <w:szCs w:val="22"/>
              </w:rPr>
            </m:ctrlPr>
          </m:sSubPr>
          <m:e>
            <m:r>
              <w:rPr>
                <w:rFonts w:ascii="Cambria Math" w:eastAsia="Calibri" w:hAnsi="Cambria Math" w:cs="Arial"/>
                <w:sz w:val="22"/>
                <w:szCs w:val="22"/>
              </w:rPr>
              <m:t>γ</m:t>
            </m:r>
          </m:e>
          <m:sub>
            <m:r>
              <w:rPr>
                <w:rFonts w:ascii="Cambria Math" w:eastAsia="Calibri" w:hAnsi="Cambria Math" w:cs="Arial"/>
                <w:sz w:val="22"/>
                <w:szCs w:val="22"/>
              </w:rPr>
              <m:t>i</m:t>
            </m:r>
          </m:sub>
        </m:sSub>
      </m:oMath>
      <w:r w:rsidR="00C96774" w:rsidRPr="00AF32CB">
        <w:rPr>
          <w:rFonts w:ascii="Times" w:hAnsi="Times"/>
          <w:sz w:val="22"/>
          <w:szCs w:val="22"/>
        </w:rPr>
        <w:t xml:space="preserve">. </w:t>
      </w:r>
      <w:r w:rsidR="00A51CB4" w:rsidRPr="00AF32CB">
        <w:rPr>
          <w:rFonts w:ascii="Times" w:hAnsi="Times"/>
          <w:sz w:val="22"/>
          <w:szCs w:val="22"/>
        </w:rPr>
        <w:t xml:space="preserve">Here, </w:t>
      </w:r>
      <w:r w:rsidR="0061778B" w:rsidRPr="00AF32CB">
        <w:rPr>
          <w:rFonts w:ascii="Times" w:hAnsi="Times"/>
          <w:sz w:val="22"/>
          <w:szCs w:val="22"/>
        </w:rPr>
        <w:t>available food</w:t>
      </w:r>
      <w:r w:rsidR="003C72AF"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a,i</m:t>
            </m:r>
          </m:sub>
        </m:sSub>
      </m:oMath>
      <w:r w:rsidR="003C72AF" w:rsidRPr="00AF32CB">
        <w:rPr>
          <w:rFonts w:ascii="Times" w:hAnsi="Times"/>
          <w:sz w:val="22"/>
          <w:szCs w:val="22"/>
        </w:rPr>
        <w:t xml:space="preserve">, </w:t>
      </w:r>
      <w:r w:rsidR="0061778B" w:rsidRPr="00AF32CB">
        <w:rPr>
          <w:rFonts w:ascii="Times" w:hAnsi="Times"/>
          <w:sz w:val="22"/>
          <w:szCs w:val="22"/>
        </w:rPr>
        <w:t xml:space="preserve">is </w:t>
      </w:r>
      <w:r w:rsidR="006C24C1" w:rsidRPr="00AF32CB">
        <w:rPr>
          <w:rFonts w:ascii="Times" w:hAnsi="Times"/>
          <w:sz w:val="22"/>
          <w:szCs w:val="22"/>
        </w:rPr>
        <w:t>the integral</w:t>
      </w:r>
      <w:r w:rsidR="00B737FE" w:rsidRPr="00AF32CB">
        <w:rPr>
          <w:rFonts w:ascii="Times" w:hAnsi="Times"/>
          <w:sz w:val="22"/>
          <w:szCs w:val="22"/>
        </w:rPr>
        <w:t xml:space="preserve"> of </w:t>
      </w:r>
      <w:r w:rsidR="00FC7ABA" w:rsidRPr="00AF32CB">
        <w:rPr>
          <w:rFonts w:ascii="Times" w:hAnsi="Times"/>
          <w:sz w:val="22"/>
          <w:szCs w:val="22"/>
        </w:rPr>
        <w:t xml:space="preserve">the biomass of </w:t>
      </w:r>
      <w:r w:rsidR="00AF27E0" w:rsidRPr="00AF32CB">
        <w:rPr>
          <w:rFonts w:ascii="Times" w:hAnsi="Times"/>
          <w:sz w:val="22"/>
          <w:szCs w:val="22"/>
        </w:rPr>
        <w:t xml:space="preserve">all species and background </w:t>
      </w:r>
      <w:r w:rsidR="009C4887" w:rsidRPr="00AF32CB">
        <w:rPr>
          <w:rFonts w:ascii="Times" w:hAnsi="Times"/>
          <w:sz w:val="22"/>
          <w:szCs w:val="22"/>
        </w:rPr>
        <w:t>resource</w:t>
      </w:r>
      <w:r w:rsidR="00FC7ABA" w:rsidRPr="00AF32CB">
        <w:rPr>
          <w:rFonts w:ascii="Times" w:hAnsi="Times"/>
          <w:sz w:val="22"/>
          <w:szCs w:val="22"/>
        </w:rPr>
        <w:t xml:space="preserve"> that falls within the prey preference </w:t>
      </w:r>
      <w:r w:rsidR="005B336B" w:rsidRPr="00AF32CB">
        <w:rPr>
          <w:rFonts w:ascii="Times" w:hAnsi="Times"/>
          <w:sz w:val="22"/>
          <w:szCs w:val="22"/>
        </w:rPr>
        <w:t>(</w:t>
      </w:r>
      <m:oMath>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i,R</m:t>
            </m:r>
          </m:sub>
        </m:sSub>
      </m:oMath>
      <w:r w:rsidR="005B336B" w:rsidRPr="00AF32CB">
        <w:rPr>
          <w:rFonts w:ascii="Times" w:hAnsi="Times"/>
          <w:sz w:val="22"/>
          <w:szCs w:val="22"/>
        </w:rPr>
        <w:t xml:space="preserve">) </w:t>
      </w:r>
      <w:r w:rsidR="00FC7ABA" w:rsidRPr="00AF32CB">
        <w:rPr>
          <w:rFonts w:ascii="Times" w:hAnsi="Times"/>
          <w:sz w:val="22"/>
          <w:szCs w:val="22"/>
        </w:rPr>
        <w:t xml:space="preserve">and size-selectivity </w:t>
      </w:r>
      <w:r w:rsidR="00037E63" w:rsidRPr="00AF32CB">
        <w:rPr>
          <w:rFonts w:ascii="Times" w:hAnsi="Times"/>
          <w:sz w:val="22"/>
          <w:szCs w:val="22"/>
        </w:rPr>
        <w:t>(</w:t>
      </w:r>
      <m:oMath>
        <m:sSub>
          <m:sSubPr>
            <m:ctrlPr>
              <w:rPr>
                <w:rFonts w:ascii="Cambria Math" w:hAnsi="Cambria Math"/>
                <w:i/>
                <w:sz w:val="22"/>
                <w:szCs w:val="22"/>
              </w:rPr>
            </m:ctrlPr>
          </m:sSubPr>
          <m:e>
            <m:r>
              <w:rPr>
                <w:rFonts w:ascii="Cambria Math" w:hAnsi="Cambria Math"/>
                <w:sz w:val="22"/>
                <w:szCs w:val="22"/>
              </w:rPr>
              <m:t>ϕ</m:t>
            </m:r>
          </m:e>
          <m:sub>
            <m:r>
              <w:rPr>
                <w:rFonts w:ascii="Cambria Math" w:hAnsi="Cambria Math"/>
                <w:sz w:val="22"/>
                <w:szCs w:val="22"/>
              </w:rPr>
              <m:t>i</m:t>
            </m:r>
          </m:sub>
        </m:sSub>
      </m:oMath>
      <w:r w:rsidR="00037E63" w:rsidRPr="00AF32CB">
        <w:rPr>
          <w:rFonts w:ascii="Times" w:hAnsi="Times"/>
          <w:sz w:val="22"/>
          <w:szCs w:val="22"/>
        </w:rPr>
        <w:t xml:space="preserve">) </w:t>
      </w:r>
      <w:r w:rsidR="00FC7ABA" w:rsidRPr="00AF32CB">
        <w:rPr>
          <w:rFonts w:ascii="Times" w:hAnsi="Times"/>
          <w:sz w:val="22"/>
          <w:szCs w:val="22"/>
        </w:rPr>
        <w:t xml:space="preserve">of species </w:t>
      </w:r>
      <m:oMath>
        <m:r>
          <w:rPr>
            <w:rFonts w:ascii="Cambria Math" w:hAnsi="Cambria Math"/>
            <w:sz w:val="22"/>
            <w:szCs w:val="22"/>
          </w:rPr>
          <m:t>i</m:t>
        </m:r>
      </m:oMath>
      <w:r w:rsidR="0028576F" w:rsidRPr="00AF32CB">
        <w:rPr>
          <w:rFonts w:ascii="Times" w:hAnsi="Times"/>
          <w:sz w:val="22"/>
          <w:szCs w:val="22"/>
        </w:rPr>
        <w:t>:</w:t>
      </w:r>
      <w:r w:rsidR="00FC7ABA" w:rsidRPr="00AF32CB">
        <w:rPr>
          <w:rFonts w:ascii="Times" w:hAnsi="Times"/>
          <w:sz w:val="22"/>
          <w:szCs w:val="22"/>
        </w:rPr>
        <w:t xml:space="preserve"> </w:t>
      </w:r>
    </w:p>
    <w:p w14:paraId="2A4BF9FC" w14:textId="43919463" w:rsidR="003C72AF" w:rsidRPr="00AF32CB" w:rsidRDefault="00451228" w:rsidP="00573F8E">
      <w:pPr>
        <w:spacing w:line="480" w:lineRule="auto"/>
        <w:ind w:firstLine="357"/>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a,i</m:t>
            </m:r>
          </m:sub>
        </m:sSub>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nary>
          <m:naryPr>
            <m:limLoc m:val="undOvr"/>
            <m:subHide m:val="1"/>
            <m:supHide m:val="1"/>
            <m:ctrlPr>
              <w:rPr>
                <w:rFonts w:ascii="Cambria Math" w:hAnsi="Cambria Math"/>
                <w:i/>
                <w:sz w:val="22"/>
                <w:szCs w:val="22"/>
              </w:rPr>
            </m:ctrlPr>
          </m:naryPr>
          <m:sub/>
          <m:sup/>
          <m:e>
            <m:d>
              <m:dPr>
                <m:ctrlPr>
                  <w:rPr>
                    <w:rFonts w:ascii="Cambria Math" w:hAnsi="Cambria Math"/>
                    <w:i/>
                    <w:sz w:val="22"/>
                    <w:szCs w:val="22"/>
                  </w:rPr>
                </m:ctrlPr>
              </m:dPr>
              <m:e>
                <m:nary>
                  <m:naryPr>
                    <m:chr m:val="∑"/>
                    <m:limLoc m:val="undOvr"/>
                    <m:supHide m:val="1"/>
                    <m:ctrlPr>
                      <w:rPr>
                        <w:rFonts w:ascii="Cambria Math" w:hAnsi="Cambria Math"/>
                        <w:i/>
                        <w:sz w:val="22"/>
                        <w:szCs w:val="22"/>
                      </w:rPr>
                    </m:ctrlPr>
                  </m:naryPr>
                  <m:sub>
                    <m:r>
                      <w:rPr>
                        <w:rFonts w:ascii="Cambria Math" w:hAnsi="Cambria Math"/>
                        <w:sz w:val="22"/>
                        <w:szCs w:val="22"/>
                      </w:rPr>
                      <m:t>R</m:t>
                    </m:r>
                  </m:sub>
                  <m:sup/>
                  <m:e>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i,R</m:t>
                        </m:r>
                      </m:sub>
                    </m:sSub>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R</m:t>
                        </m:r>
                      </m:sub>
                    </m:sSub>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e>
                    </m:d>
                  </m:e>
                </m:nary>
                <m:r>
                  <w:rPr>
                    <w:rFonts w:ascii="Cambria Math" w:hAnsi="Cambria Math"/>
                    <w:sz w:val="22"/>
                    <w:szCs w:val="22"/>
                  </w:rPr>
                  <m:t>+</m:t>
                </m:r>
                <m:nary>
                  <m:naryPr>
                    <m:chr m:val="∑"/>
                    <m:limLoc m:val="undOvr"/>
                    <m:supHide m:val="1"/>
                    <m:ctrlPr>
                      <w:rPr>
                        <w:rFonts w:ascii="Cambria Math" w:hAnsi="Cambria Math"/>
                        <w:i/>
                        <w:sz w:val="22"/>
                        <w:szCs w:val="22"/>
                      </w:rPr>
                    </m:ctrlPr>
                  </m:naryPr>
                  <m:sub>
                    <m:r>
                      <w:rPr>
                        <w:rFonts w:ascii="Cambria Math" w:hAnsi="Cambria Math"/>
                        <w:sz w:val="22"/>
                        <w:szCs w:val="22"/>
                      </w:rPr>
                      <m:t>j</m:t>
                    </m:r>
                  </m:sub>
                  <m:sup/>
                  <m:e>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j</m:t>
                        </m:r>
                      </m:sub>
                    </m:sSub>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e>
                    </m:d>
                  </m:e>
                </m:nary>
              </m:e>
            </m:d>
            <m:sSub>
              <m:sSubPr>
                <m:ctrlPr>
                  <w:rPr>
                    <w:rFonts w:ascii="Cambria Math" w:hAnsi="Cambria Math"/>
                    <w:i/>
                    <w:sz w:val="22"/>
                    <w:szCs w:val="22"/>
                  </w:rPr>
                </m:ctrlPr>
              </m:sSubPr>
              <m:e>
                <m:r>
                  <w:rPr>
                    <w:rFonts w:ascii="Cambria Math" w:hAnsi="Cambria Math"/>
                    <w:sz w:val="22"/>
                    <w:szCs w:val="22"/>
                  </w:rPr>
                  <m:t>ϕ</m:t>
                </m:r>
              </m:e>
              <m:sub>
                <m:r>
                  <w:rPr>
                    <w:rFonts w:ascii="Cambria Math" w:hAnsi="Cambria Math"/>
                    <w:sz w:val="22"/>
                    <w:szCs w:val="22"/>
                  </w:rPr>
                  <m:t>i</m:t>
                </m:r>
              </m:sub>
            </m:sSub>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num>
                  <m:den>
                    <m:r>
                      <w:rPr>
                        <w:rFonts w:ascii="Cambria Math" w:hAnsi="Cambria Math"/>
                        <w:sz w:val="22"/>
                        <w:szCs w:val="22"/>
                      </w:rPr>
                      <m:t>w</m:t>
                    </m:r>
                  </m:den>
                </m:f>
              </m:e>
            </m:d>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e>
        </m:nary>
      </m:oMath>
      <w:r w:rsidR="00573F8E" w:rsidRPr="00AF32CB">
        <w:rPr>
          <w:rFonts w:ascii="Times" w:eastAsiaTheme="minorEastAsia" w:hAnsi="Times"/>
          <w:sz w:val="22"/>
          <w:szCs w:val="22"/>
        </w:rPr>
        <w:t xml:space="preserve">                       (</w:t>
      </w:r>
      <w:r w:rsidR="008A136E" w:rsidRPr="00AF32CB">
        <w:rPr>
          <w:rFonts w:ascii="Times" w:eastAsiaTheme="minorEastAsia" w:hAnsi="Times"/>
          <w:sz w:val="22"/>
          <w:szCs w:val="22"/>
        </w:rPr>
        <w:t>7</w:t>
      </w:r>
      <w:r w:rsidR="00573F8E" w:rsidRPr="00AF32CB">
        <w:rPr>
          <w:rFonts w:ascii="Times" w:eastAsiaTheme="minorEastAsia" w:hAnsi="Times"/>
          <w:sz w:val="22"/>
          <w:szCs w:val="22"/>
        </w:rPr>
        <w:t>)</w:t>
      </w:r>
    </w:p>
    <w:p w14:paraId="1F5A9DA6" w14:textId="22541091" w:rsidR="0079711F" w:rsidRPr="00AF32CB" w:rsidRDefault="0079711F" w:rsidP="00745D1F">
      <w:pPr>
        <w:spacing w:line="480" w:lineRule="auto"/>
        <w:contextualSpacing/>
        <w:jc w:val="both"/>
        <w:rPr>
          <w:rFonts w:ascii="Times" w:hAnsi="Times"/>
          <w:sz w:val="22"/>
          <w:szCs w:val="22"/>
        </w:rPr>
      </w:pPr>
      <w:r w:rsidRPr="00AF32CB">
        <w:rPr>
          <w:rFonts w:ascii="Times" w:hAnsi="Times"/>
          <w:sz w:val="22"/>
          <w:szCs w:val="22"/>
        </w:rPr>
        <w:t>where</w:t>
      </w:r>
      <w:r w:rsidR="00F106F8"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oMath>
      <w:r w:rsidR="00F106F8" w:rsidRPr="00AF32CB">
        <w:rPr>
          <w:rFonts w:ascii="Times" w:hAnsi="Times"/>
          <w:sz w:val="22"/>
          <w:szCs w:val="22"/>
        </w:rPr>
        <w:t xml:space="preserve"> is the weight of prey, </w:t>
      </w:r>
      <m:oMath>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i,R</m:t>
            </m:r>
          </m:sub>
        </m:sSub>
      </m:oMath>
      <w:r w:rsidR="00374518" w:rsidRPr="00AF32CB">
        <w:rPr>
          <w:rFonts w:ascii="Times" w:hAnsi="Times"/>
          <w:sz w:val="22"/>
          <w:szCs w:val="22"/>
        </w:rPr>
        <w:t xml:space="preserve"> is the preference of species </w:t>
      </w:r>
      <m:oMath>
        <m:r>
          <w:rPr>
            <w:rFonts w:ascii="Cambria Math" w:hAnsi="Cambria Math"/>
            <w:sz w:val="22"/>
            <w:szCs w:val="22"/>
          </w:rPr>
          <m:t>i</m:t>
        </m:r>
      </m:oMath>
      <w:r w:rsidR="00374518" w:rsidRPr="00AF32CB">
        <w:rPr>
          <w:rFonts w:ascii="Times" w:hAnsi="Times"/>
          <w:sz w:val="22"/>
          <w:szCs w:val="22"/>
        </w:rPr>
        <w:t xml:space="preserve"> </w:t>
      </w:r>
      <w:r w:rsidR="00D47853" w:rsidRPr="00AF32CB">
        <w:rPr>
          <w:rFonts w:ascii="Times" w:hAnsi="Times"/>
          <w:sz w:val="22"/>
          <w:szCs w:val="22"/>
        </w:rPr>
        <w:t>for</w:t>
      </w:r>
      <w:r w:rsidR="00374518" w:rsidRPr="00AF32CB">
        <w:rPr>
          <w:rFonts w:ascii="Times" w:hAnsi="Times"/>
          <w:sz w:val="22"/>
          <w:szCs w:val="22"/>
        </w:rPr>
        <w:t xml:space="preserve"> resource </w:t>
      </w:r>
      <m:oMath>
        <m:r>
          <w:rPr>
            <w:rFonts w:ascii="Cambria Math" w:hAnsi="Cambria Math"/>
            <w:sz w:val="22"/>
            <w:szCs w:val="22"/>
          </w:rPr>
          <m:t>R</m:t>
        </m:r>
      </m:oMath>
      <w:r w:rsidR="00906014" w:rsidRPr="00AF32CB">
        <w:rPr>
          <w:rFonts w:ascii="Times" w:hAnsi="Times"/>
          <w:sz w:val="22"/>
          <w:szCs w:val="22"/>
        </w:rPr>
        <w:t xml:space="preserve">, and </w:t>
      </w:r>
      <m:oMath>
        <m:r>
          <w:rPr>
            <w:rFonts w:ascii="Cambria Math" w:hAnsi="Cambria Math"/>
            <w:sz w:val="22"/>
            <w:szCs w:val="22"/>
          </w:rPr>
          <m:t>j</m:t>
        </m:r>
      </m:oMath>
      <w:r w:rsidR="00F875BC" w:rsidRPr="00AF32CB">
        <w:rPr>
          <w:rFonts w:ascii="Times" w:hAnsi="Times"/>
          <w:sz w:val="22"/>
          <w:szCs w:val="22"/>
        </w:rPr>
        <w:t xml:space="preserve"> indicates </w:t>
      </w:r>
      <w:r w:rsidR="000672C4" w:rsidRPr="00AF32CB">
        <w:rPr>
          <w:rFonts w:ascii="Times" w:hAnsi="Times"/>
          <w:sz w:val="22"/>
          <w:szCs w:val="22"/>
        </w:rPr>
        <w:t xml:space="preserve">prey </w:t>
      </w:r>
      <w:r w:rsidR="00F875BC" w:rsidRPr="00AF32CB">
        <w:rPr>
          <w:rFonts w:ascii="Times" w:hAnsi="Times"/>
          <w:sz w:val="22"/>
          <w:szCs w:val="22"/>
        </w:rPr>
        <w:t>species</w:t>
      </w:r>
      <w:r w:rsidR="002F5FC6" w:rsidRPr="00AF32CB">
        <w:rPr>
          <w:rFonts w:ascii="Times" w:hAnsi="Times"/>
          <w:sz w:val="22"/>
          <w:szCs w:val="22"/>
        </w:rPr>
        <w:t xml:space="preserve">. Note that </w:t>
      </w:r>
      <w:r w:rsidR="003206BD" w:rsidRPr="00AF32CB">
        <w:rPr>
          <w:rFonts w:ascii="Times" w:hAnsi="Times"/>
          <w:sz w:val="22"/>
          <w:szCs w:val="22"/>
        </w:rPr>
        <w:t xml:space="preserve">in contrast to other MSSMs </w:t>
      </w:r>
      <w:r w:rsidR="001F7145" w:rsidRPr="00AF32CB">
        <w:rPr>
          <w:rFonts w:ascii="Times" w:hAnsi="Times"/>
          <w:sz w:val="22"/>
          <w:szCs w:val="22"/>
        </w:rPr>
        <w:fldChar w:fldCharType="begin"/>
      </w:r>
      <w:r w:rsidR="001F7145" w:rsidRPr="00AF32CB">
        <w:rPr>
          <w:rFonts w:ascii="Times" w:hAnsi="Times"/>
          <w:sz w:val="22"/>
          <w:szCs w:val="22"/>
        </w:rPr>
        <w:instrText xml:space="preserve"> ADDIN ZOTERO_ITEM CSL_CITATION {"citationID":"Pbh4ZLYL","properties":{"formattedCitation":"(Blanchard {\\i{}et al.} 2014; Reum {\\i{}et al.} 2019)","plainCitation":"(Blanchard et al. 2014; Reum et al. 2019)","noteIndex":0},"citationItems":[{"id":175,"uris":["http://zotero.org/users/6116610/items/D8WSZLZU"],"uri":["http://zotero.org/users/6116610/items/D8WSZLZU"],"itemData":{"id":175,"type":"article-journal","abstract":"$\\backslash$n$\\backslash$n$\\backslash$n$\\backslash$n*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1533,"uris":["http://zotero.org/users/6116610/items/HNV3TQNV"],"uri":["http://zotero.org/users/6116610/items/HNV3TQNV"],"itemData":{"id":1533,"type":"article-journal","container-title":"Oikos","DOI":"10.1111/oik.05630","ISSN":"0030-1299, 1600-0706","issue":"7","journalAbbreviation":"Oikos","language":"en","page":"1051-1064","source":"DOI.org (Crossref)","title":"Species</w:instrText>
      </w:r>
      <w:r w:rsidR="001F7145" w:rsidRPr="00AF32CB">
        <w:rPr>
          <w:rFonts w:ascii="Cambria Math" w:hAnsi="Cambria Math" w:cs="Cambria Math"/>
          <w:sz w:val="22"/>
          <w:szCs w:val="22"/>
        </w:rPr>
        <w:instrText>‐</w:instrText>
      </w:r>
      <w:r w:rsidR="001F7145" w:rsidRPr="00AF32CB">
        <w:rPr>
          <w:rFonts w:ascii="Times" w:hAnsi="Times"/>
          <w:sz w:val="22"/>
          <w:szCs w:val="22"/>
        </w:rPr>
        <w:instrText xml:space="preserve">specific ontogenetic diet shifts attenuate trophic cascades and lengthen food chains in exploited ecosystems","volume":"128","author":[{"family":"Reum","given":"Jonathan C. P."},{"family":"Blanchard","given":"Julia L."},{"family":"Holsman","given":"Kirstin K."},{"family":"Aydin","given":"Kerim"},{"family":"Punt","given":"André E."}],"issued":{"date-parts":[["2019",7]]}}}],"schema":"https://github.com/citation-style-language/schema/raw/master/csl-citation.json"} </w:instrText>
      </w:r>
      <w:r w:rsidR="001F7145" w:rsidRPr="00AF32CB">
        <w:rPr>
          <w:rFonts w:ascii="Times" w:hAnsi="Times"/>
          <w:sz w:val="22"/>
          <w:szCs w:val="22"/>
        </w:rPr>
        <w:fldChar w:fldCharType="separate"/>
      </w:r>
      <w:r w:rsidR="001F7145" w:rsidRPr="00AF32CB">
        <w:rPr>
          <w:rFonts w:ascii="Times" w:hAnsi="Times" w:cs="Times New Roman"/>
          <w:sz w:val="22"/>
          <w:szCs w:val="22"/>
          <w:lang w:val="en-GB"/>
        </w:rPr>
        <w:t xml:space="preserve">(Blanchard </w:t>
      </w:r>
      <w:r w:rsidR="001F7145" w:rsidRPr="00AF32CB">
        <w:rPr>
          <w:rFonts w:ascii="Times" w:hAnsi="Times" w:cs="Times New Roman"/>
          <w:i/>
          <w:iCs/>
          <w:sz w:val="22"/>
          <w:szCs w:val="22"/>
          <w:lang w:val="en-GB"/>
        </w:rPr>
        <w:t>et al.</w:t>
      </w:r>
      <w:r w:rsidR="001F7145" w:rsidRPr="00AF32CB">
        <w:rPr>
          <w:rFonts w:ascii="Times" w:hAnsi="Times" w:cs="Times New Roman"/>
          <w:sz w:val="22"/>
          <w:szCs w:val="22"/>
          <w:lang w:val="en-GB"/>
        </w:rPr>
        <w:t xml:space="preserve"> 2014; Reum </w:t>
      </w:r>
      <w:r w:rsidR="001F7145" w:rsidRPr="00AF32CB">
        <w:rPr>
          <w:rFonts w:ascii="Times" w:hAnsi="Times" w:cs="Times New Roman"/>
          <w:i/>
          <w:iCs/>
          <w:sz w:val="22"/>
          <w:szCs w:val="22"/>
          <w:lang w:val="en-GB"/>
        </w:rPr>
        <w:t>et al.</w:t>
      </w:r>
      <w:r w:rsidR="001F7145" w:rsidRPr="00AF32CB">
        <w:rPr>
          <w:rFonts w:ascii="Times" w:hAnsi="Times" w:cs="Times New Roman"/>
          <w:sz w:val="22"/>
          <w:szCs w:val="22"/>
          <w:lang w:val="en-GB"/>
        </w:rPr>
        <w:t xml:space="preserve"> 2019)</w:t>
      </w:r>
      <w:r w:rsidR="001F7145" w:rsidRPr="00AF32CB">
        <w:rPr>
          <w:rFonts w:ascii="Times" w:hAnsi="Times"/>
          <w:sz w:val="22"/>
          <w:szCs w:val="22"/>
        </w:rPr>
        <w:fldChar w:fldCharType="end"/>
      </w:r>
      <w:r w:rsidR="003206BD" w:rsidRPr="00AF32CB">
        <w:rPr>
          <w:rFonts w:ascii="Times" w:hAnsi="Times"/>
          <w:sz w:val="22"/>
          <w:szCs w:val="22"/>
        </w:rPr>
        <w:t xml:space="preserve"> </w:t>
      </w:r>
      <w:r w:rsidR="006B3FE1" w:rsidRPr="00AF32CB">
        <w:rPr>
          <w:rFonts w:ascii="Times" w:hAnsi="Times"/>
          <w:sz w:val="22"/>
          <w:szCs w:val="22"/>
        </w:rPr>
        <w:t xml:space="preserve">we have </w:t>
      </w:r>
      <w:r w:rsidR="00B13989" w:rsidRPr="00AF32CB">
        <w:rPr>
          <w:rFonts w:ascii="Times" w:hAnsi="Times"/>
          <w:sz w:val="22"/>
          <w:szCs w:val="22"/>
        </w:rPr>
        <w:t xml:space="preserve">a species-preference for </w:t>
      </w:r>
      <w:r w:rsidR="00737C3D" w:rsidRPr="00AF32CB">
        <w:rPr>
          <w:rFonts w:ascii="Times" w:hAnsi="Times"/>
          <w:sz w:val="22"/>
          <w:szCs w:val="22"/>
        </w:rPr>
        <w:t>the background resource</w:t>
      </w:r>
      <w:r w:rsidR="00F72379" w:rsidRPr="00AF32CB">
        <w:rPr>
          <w:rFonts w:ascii="Times" w:hAnsi="Times"/>
          <w:sz w:val="22"/>
          <w:szCs w:val="22"/>
        </w:rPr>
        <w:t>s</w:t>
      </w:r>
      <w:r w:rsidR="00DF45BD" w:rsidRPr="00AF32CB">
        <w:rPr>
          <w:rFonts w:ascii="Times" w:hAnsi="Times"/>
          <w:sz w:val="22"/>
          <w:szCs w:val="22"/>
        </w:rPr>
        <w:t xml:space="preserve"> to account for species feeding differently on benthic and pelagic </w:t>
      </w:r>
      <w:r w:rsidR="00250410" w:rsidRPr="00AF32CB">
        <w:rPr>
          <w:rFonts w:ascii="Times" w:hAnsi="Times"/>
          <w:sz w:val="22"/>
          <w:szCs w:val="22"/>
        </w:rPr>
        <w:t>resources but</w:t>
      </w:r>
      <w:r w:rsidR="00B13989" w:rsidRPr="00AF32CB">
        <w:rPr>
          <w:rFonts w:ascii="Times" w:hAnsi="Times"/>
          <w:sz w:val="22"/>
          <w:szCs w:val="22"/>
        </w:rPr>
        <w:t xml:space="preserve"> assume no preference in terms of the</w:t>
      </w:r>
      <w:r w:rsidR="00FC7ABA" w:rsidRPr="00AF32CB">
        <w:rPr>
          <w:rFonts w:ascii="Times" w:hAnsi="Times"/>
          <w:sz w:val="22"/>
          <w:szCs w:val="22"/>
        </w:rPr>
        <w:t xml:space="preserve"> other</w:t>
      </w:r>
      <w:r w:rsidR="00B13989" w:rsidRPr="00AF32CB">
        <w:rPr>
          <w:rFonts w:ascii="Times" w:hAnsi="Times"/>
          <w:sz w:val="22"/>
          <w:szCs w:val="22"/>
        </w:rPr>
        <w:t xml:space="preserve"> species interactions</w:t>
      </w:r>
      <w:r w:rsidR="001079B0" w:rsidRPr="00AF32CB">
        <w:rPr>
          <w:rFonts w:ascii="Times" w:hAnsi="Times"/>
          <w:sz w:val="22"/>
          <w:szCs w:val="22"/>
        </w:rPr>
        <w:t xml:space="preserve"> (all terms in the species interaction matrix are identical and equal to </w:t>
      </w:r>
      <w:r w:rsidR="00CF3EFD" w:rsidRPr="00AF32CB">
        <w:rPr>
          <w:rFonts w:ascii="Times" w:hAnsi="Times"/>
          <w:sz w:val="22"/>
          <w:szCs w:val="22"/>
        </w:rPr>
        <w:t>1</w:t>
      </w:r>
      <w:r w:rsidR="001079B0" w:rsidRPr="00AF32CB">
        <w:rPr>
          <w:rFonts w:ascii="Times" w:hAnsi="Times"/>
          <w:sz w:val="22"/>
          <w:szCs w:val="22"/>
        </w:rPr>
        <w:t>)</w:t>
      </w:r>
      <w:r w:rsidR="00737C3D" w:rsidRPr="00AF32CB">
        <w:rPr>
          <w:rFonts w:ascii="Times" w:hAnsi="Times"/>
          <w:sz w:val="22"/>
          <w:szCs w:val="22"/>
        </w:rPr>
        <w:t>.</w:t>
      </w:r>
      <w:r w:rsidR="00F52B36" w:rsidRPr="00AF32CB">
        <w:rPr>
          <w:rFonts w:ascii="Times" w:hAnsi="Times"/>
          <w:sz w:val="22"/>
          <w:szCs w:val="22"/>
        </w:rPr>
        <w:t xml:space="preserve"> </w:t>
      </w:r>
      <w:r w:rsidR="004D25DB" w:rsidRPr="00AF32CB">
        <w:rPr>
          <w:rFonts w:ascii="Times" w:hAnsi="Times"/>
          <w:sz w:val="22"/>
          <w:szCs w:val="22"/>
        </w:rPr>
        <w:t>This is for simplicity</w:t>
      </w:r>
      <w:r w:rsidR="00E07431" w:rsidRPr="00AF32CB">
        <w:rPr>
          <w:rFonts w:ascii="Times" w:hAnsi="Times"/>
          <w:sz w:val="22"/>
          <w:szCs w:val="22"/>
        </w:rPr>
        <w:t>,</w:t>
      </w:r>
      <w:r w:rsidR="004D25DB" w:rsidRPr="00AF32CB">
        <w:rPr>
          <w:rFonts w:ascii="Times" w:hAnsi="Times"/>
          <w:sz w:val="22"/>
          <w:szCs w:val="22"/>
        </w:rPr>
        <w:t xml:space="preserve"> </w:t>
      </w:r>
      <w:r w:rsidR="00226032" w:rsidRPr="00AF32CB">
        <w:rPr>
          <w:rFonts w:ascii="Times" w:hAnsi="Times"/>
          <w:sz w:val="22"/>
          <w:szCs w:val="22"/>
        </w:rPr>
        <w:t xml:space="preserve">as </w:t>
      </w:r>
      <w:r w:rsidR="003C3B74" w:rsidRPr="00AF32CB">
        <w:rPr>
          <w:rFonts w:ascii="Times" w:hAnsi="Times"/>
          <w:sz w:val="22"/>
          <w:szCs w:val="22"/>
        </w:rPr>
        <w:t>the</w:t>
      </w:r>
      <w:r w:rsidR="008A63E6" w:rsidRPr="00AF32CB">
        <w:rPr>
          <w:rFonts w:ascii="Times" w:hAnsi="Times"/>
          <w:sz w:val="22"/>
          <w:szCs w:val="22"/>
        </w:rPr>
        <w:t xml:space="preserve"> </w:t>
      </w:r>
      <w:r w:rsidR="003C3B74" w:rsidRPr="00AF32CB">
        <w:rPr>
          <w:rFonts w:ascii="Times" w:hAnsi="Times"/>
          <w:sz w:val="22"/>
          <w:szCs w:val="22"/>
        </w:rPr>
        <w:t>body</w:t>
      </w:r>
      <w:r w:rsidR="008A63E6" w:rsidRPr="00AF32CB">
        <w:rPr>
          <w:rFonts w:ascii="Times" w:hAnsi="Times"/>
          <w:sz w:val="22"/>
          <w:szCs w:val="22"/>
        </w:rPr>
        <w:t xml:space="preserve"> </w:t>
      </w:r>
      <w:r w:rsidR="003C3B74" w:rsidRPr="00AF32CB">
        <w:rPr>
          <w:rFonts w:ascii="Times" w:hAnsi="Times"/>
          <w:sz w:val="22"/>
          <w:szCs w:val="22"/>
        </w:rPr>
        <w:t>size</w:t>
      </w:r>
      <w:r w:rsidR="008A63E6" w:rsidRPr="00AF32CB">
        <w:rPr>
          <w:rFonts w:ascii="Times" w:hAnsi="Times"/>
          <w:sz w:val="22"/>
          <w:szCs w:val="22"/>
        </w:rPr>
        <w:t>-only</w:t>
      </w:r>
      <w:r w:rsidR="003C3B74" w:rsidRPr="00AF32CB">
        <w:rPr>
          <w:rFonts w:ascii="Times" w:hAnsi="Times"/>
          <w:sz w:val="22"/>
          <w:szCs w:val="22"/>
        </w:rPr>
        <w:t xml:space="preserve"> </w:t>
      </w:r>
      <w:r w:rsidR="00B1551D" w:rsidRPr="00AF32CB">
        <w:rPr>
          <w:rFonts w:ascii="Times" w:hAnsi="Times"/>
          <w:sz w:val="22"/>
          <w:szCs w:val="22"/>
        </w:rPr>
        <w:t xml:space="preserve">prey </w:t>
      </w:r>
      <w:r w:rsidR="003C4624" w:rsidRPr="00AF32CB">
        <w:rPr>
          <w:rFonts w:ascii="Times" w:hAnsi="Times"/>
          <w:sz w:val="22"/>
          <w:szCs w:val="22"/>
        </w:rPr>
        <w:t xml:space="preserve">selection and </w:t>
      </w:r>
      <w:r w:rsidR="003146A9" w:rsidRPr="00AF32CB">
        <w:rPr>
          <w:rFonts w:ascii="Times" w:hAnsi="Times"/>
          <w:sz w:val="22"/>
          <w:szCs w:val="22"/>
        </w:rPr>
        <w:t xml:space="preserve">encounter </w:t>
      </w:r>
      <w:r w:rsidR="0071440C" w:rsidRPr="00AF32CB">
        <w:rPr>
          <w:rFonts w:ascii="Times" w:hAnsi="Times"/>
          <w:sz w:val="22"/>
          <w:szCs w:val="22"/>
        </w:rPr>
        <w:t>captures</w:t>
      </w:r>
      <w:r w:rsidR="003067F7" w:rsidRPr="00AF32CB">
        <w:rPr>
          <w:rFonts w:ascii="Times" w:hAnsi="Times"/>
          <w:sz w:val="22"/>
          <w:szCs w:val="22"/>
        </w:rPr>
        <w:t xml:space="preserve"> the </w:t>
      </w:r>
      <w:r w:rsidR="009E3084" w:rsidRPr="00AF32CB">
        <w:rPr>
          <w:rFonts w:ascii="Times" w:hAnsi="Times"/>
          <w:sz w:val="22"/>
          <w:szCs w:val="22"/>
        </w:rPr>
        <w:t xml:space="preserve">important </w:t>
      </w:r>
      <w:r w:rsidR="0086463A" w:rsidRPr="00AF32CB">
        <w:rPr>
          <w:rFonts w:ascii="Times" w:hAnsi="Times"/>
          <w:sz w:val="22"/>
          <w:szCs w:val="22"/>
        </w:rPr>
        <w:t>predation interactions</w:t>
      </w:r>
      <w:r w:rsidR="00896C0C" w:rsidRPr="00AF32CB">
        <w:rPr>
          <w:rFonts w:ascii="Times" w:hAnsi="Times"/>
          <w:sz w:val="22"/>
          <w:szCs w:val="22"/>
        </w:rPr>
        <w:t xml:space="preserve"> </w:t>
      </w:r>
      <w:r w:rsidR="007629BE" w:rsidRPr="00AF32CB">
        <w:rPr>
          <w:rFonts w:ascii="Times" w:hAnsi="Times"/>
          <w:sz w:val="22"/>
          <w:szCs w:val="22"/>
        </w:rPr>
        <w:t>in this system</w:t>
      </w:r>
      <w:r w:rsidR="001079B0" w:rsidRPr="00AF32CB">
        <w:rPr>
          <w:rFonts w:ascii="Times" w:hAnsi="Times"/>
          <w:sz w:val="22"/>
          <w:szCs w:val="22"/>
        </w:rPr>
        <w:t xml:space="preserve"> </w:t>
      </w:r>
      <w:r w:rsidR="00E26C0C" w:rsidRPr="00AF32CB">
        <w:rPr>
          <w:rFonts w:ascii="Times" w:hAnsi="Times"/>
          <w:sz w:val="22"/>
          <w:szCs w:val="22"/>
        </w:rPr>
        <w:t xml:space="preserve">(as inferred from independent stomach data, see model calibration, Appendix S1) </w:t>
      </w:r>
      <w:r w:rsidR="003A6511" w:rsidRPr="00AF32CB">
        <w:rPr>
          <w:rFonts w:ascii="Times" w:hAnsi="Times"/>
          <w:sz w:val="22"/>
          <w:szCs w:val="22"/>
        </w:rPr>
        <w:t xml:space="preserve">and the species largely occupy </w:t>
      </w:r>
      <w:r w:rsidR="003A6511" w:rsidRPr="00AF32CB">
        <w:rPr>
          <w:rFonts w:ascii="Times" w:hAnsi="Times"/>
          <w:sz w:val="22"/>
          <w:szCs w:val="22"/>
        </w:rPr>
        <w:lastRenderedPageBreak/>
        <w:t xml:space="preserve">similar spatial areas in the time period </w:t>
      </w:r>
      <w:r w:rsidR="00197F7E" w:rsidRPr="00AF32CB">
        <w:rPr>
          <w:rFonts w:ascii="Times" w:hAnsi="Times"/>
          <w:sz w:val="22"/>
          <w:szCs w:val="22"/>
        </w:rPr>
        <w:t>of the model calibration</w:t>
      </w:r>
      <w:r w:rsidR="005F730A" w:rsidRPr="00AF32CB">
        <w:rPr>
          <w:rFonts w:ascii="Times" w:hAnsi="Times"/>
          <w:sz w:val="22"/>
          <w:szCs w:val="22"/>
        </w:rPr>
        <w:t xml:space="preserve"> (</w:t>
      </w:r>
      <w:r w:rsidR="001E0483" w:rsidRPr="00E832A7">
        <w:rPr>
          <w:rFonts w:ascii="Times" w:hAnsi="Times"/>
          <w:sz w:val="22"/>
          <w:szCs w:val="22"/>
        </w:rPr>
        <w:t xml:space="preserve">Fig </w:t>
      </w:r>
      <w:r w:rsidR="00E832A7" w:rsidRPr="00E832A7">
        <w:rPr>
          <w:rFonts w:ascii="Times" w:hAnsi="Times"/>
          <w:sz w:val="22"/>
          <w:szCs w:val="22"/>
        </w:rPr>
        <w:t>S</w:t>
      </w:r>
      <w:r w:rsidR="00E832A7" w:rsidRPr="00E832A7">
        <w:rPr>
          <w:rFonts w:ascii="Times" w:hAnsi="Times"/>
          <w:sz w:val="22"/>
          <w:szCs w:val="22"/>
          <w:lang w:val="en-US"/>
        </w:rPr>
        <w:t>2</w:t>
      </w:r>
      <w:r w:rsidR="005F730A" w:rsidRPr="00AF32CB">
        <w:rPr>
          <w:rFonts w:ascii="Times" w:hAnsi="Times"/>
          <w:sz w:val="22"/>
          <w:szCs w:val="22"/>
        </w:rPr>
        <w:t>)</w:t>
      </w:r>
      <w:r w:rsidR="00572567" w:rsidRPr="00AF32CB">
        <w:rPr>
          <w:rFonts w:ascii="Times" w:hAnsi="Times"/>
          <w:sz w:val="22"/>
          <w:szCs w:val="22"/>
        </w:rPr>
        <w:t xml:space="preserve">. </w:t>
      </w:r>
      <w:r w:rsidR="00193B6A" w:rsidRPr="00AF32CB">
        <w:rPr>
          <w:rFonts w:ascii="Times" w:hAnsi="Times"/>
          <w:sz w:val="22"/>
          <w:szCs w:val="22"/>
        </w:rPr>
        <w:t xml:space="preserve">The </w:t>
      </w:r>
      <w:r w:rsidR="00FC7ABA" w:rsidRPr="00AF32CB">
        <w:rPr>
          <w:rFonts w:ascii="Times" w:hAnsi="Times"/>
          <w:sz w:val="22"/>
          <w:szCs w:val="22"/>
        </w:rPr>
        <w:t>size-selectivity of feeding</w:t>
      </w:r>
      <w:r w:rsidR="00193B6A"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ϕ</m:t>
            </m:r>
          </m:e>
          <m:sub>
            <m:r>
              <w:rPr>
                <w:rFonts w:ascii="Cambria Math" w:hAnsi="Cambria Math"/>
                <w:sz w:val="22"/>
                <w:szCs w:val="22"/>
              </w:rPr>
              <m:t>i</m:t>
            </m:r>
          </m:sub>
        </m:sSub>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num>
              <m:den>
                <m:r>
                  <w:rPr>
                    <w:rFonts w:ascii="Cambria Math" w:hAnsi="Cambria Math"/>
                    <w:sz w:val="22"/>
                    <w:szCs w:val="22"/>
                  </w:rPr>
                  <m:t>w</m:t>
                </m:r>
              </m:den>
            </m:f>
          </m:e>
        </m:d>
      </m:oMath>
      <w:r w:rsidR="00193B6A" w:rsidRPr="00AF32CB">
        <w:rPr>
          <w:rFonts w:ascii="Times" w:hAnsi="Times"/>
          <w:sz w:val="22"/>
          <w:szCs w:val="22"/>
        </w:rPr>
        <w:t xml:space="preserve">, </w:t>
      </w:r>
      <w:r w:rsidR="00060ACD" w:rsidRPr="00AF32CB">
        <w:rPr>
          <w:rFonts w:ascii="Times" w:hAnsi="Times"/>
          <w:sz w:val="22"/>
          <w:szCs w:val="22"/>
        </w:rPr>
        <w:t>is given by a log-normal selection function</w:t>
      </w:r>
      <w:r w:rsidR="00BC7D80" w:rsidRPr="00AF32CB">
        <w:rPr>
          <w:rFonts w:ascii="Times" w:hAnsi="Times"/>
          <w:sz w:val="22"/>
          <w:szCs w:val="22"/>
        </w:rPr>
        <w:t xml:space="preserve"> </w:t>
      </w:r>
      <w:r w:rsidR="00454E00" w:rsidRPr="00AF32CB">
        <w:rPr>
          <w:rFonts w:ascii="Times" w:hAnsi="Times"/>
          <w:sz w:val="22"/>
          <w:szCs w:val="22"/>
        </w:rPr>
        <w:fldChar w:fldCharType="begin"/>
      </w:r>
      <w:r w:rsidR="00454E00" w:rsidRPr="00AF32CB">
        <w:rPr>
          <w:rFonts w:ascii="Times" w:hAnsi="Times"/>
          <w:sz w:val="22"/>
          <w:szCs w:val="22"/>
        </w:rPr>
        <w:instrText xml:space="preserve"> ADDIN ZOTERO_ITEM CSL_CITATION {"citationID":"iXJx67Ls","properties":{"formattedCitation":"(Ursin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454E00" w:rsidRPr="00AF32CB">
        <w:rPr>
          <w:rFonts w:ascii="Times" w:hAnsi="Times"/>
          <w:sz w:val="22"/>
          <w:szCs w:val="22"/>
        </w:rPr>
        <w:fldChar w:fldCharType="separate"/>
      </w:r>
      <w:r w:rsidR="00454E00" w:rsidRPr="00AF32CB">
        <w:rPr>
          <w:rFonts w:ascii="Times" w:hAnsi="Times"/>
          <w:noProof/>
          <w:sz w:val="22"/>
          <w:szCs w:val="22"/>
        </w:rPr>
        <w:t>(Ursin 1967)</w:t>
      </w:r>
      <w:r w:rsidR="00454E00" w:rsidRPr="00AF32CB">
        <w:rPr>
          <w:rFonts w:ascii="Times" w:hAnsi="Times"/>
          <w:sz w:val="22"/>
          <w:szCs w:val="22"/>
        </w:rPr>
        <w:fldChar w:fldCharType="end"/>
      </w:r>
      <w:r w:rsidR="00060ACD" w:rsidRPr="00AF32CB">
        <w:rPr>
          <w:rFonts w:ascii="Times" w:hAnsi="Times"/>
          <w:sz w:val="22"/>
          <w:szCs w:val="22"/>
        </w:rPr>
        <w:t>:</w:t>
      </w:r>
    </w:p>
    <w:p w14:paraId="389FA21B" w14:textId="32001E67" w:rsidR="00060ACD" w:rsidRPr="00AF32CB" w:rsidRDefault="00451228" w:rsidP="007026C7">
      <w:pPr>
        <w:spacing w:line="480" w:lineRule="auto"/>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ϕ</m:t>
            </m:r>
          </m:e>
          <m:sub>
            <m:r>
              <w:rPr>
                <w:rFonts w:ascii="Cambria Math" w:hAnsi="Cambria Math"/>
                <w:sz w:val="22"/>
                <w:szCs w:val="22"/>
              </w:rPr>
              <m:t>i</m:t>
            </m:r>
          </m:sub>
        </m:sSub>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num>
              <m:den>
                <m:r>
                  <w:rPr>
                    <w:rFonts w:ascii="Cambria Math" w:hAnsi="Cambria Math"/>
                    <w:sz w:val="22"/>
                    <w:szCs w:val="22"/>
                  </w:rPr>
                  <m:t>w</m:t>
                </m:r>
              </m:den>
            </m:f>
          </m:e>
        </m:d>
        <m:r>
          <w:rPr>
            <w:rFonts w:ascii="Cambria Math" w:hAnsi="Cambria Math"/>
            <w:sz w:val="22"/>
            <w:szCs w:val="22"/>
          </w:rPr>
          <m:t>=</m:t>
        </m:r>
        <m:r>
          <m:rPr>
            <m:sty m:val="p"/>
          </m:rPr>
          <w:rPr>
            <w:rFonts w:ascii="Cambria Math" w:hAnsi="Cambria Math"/>
            <w:sz w:val="22"/>
            <w:szCs w:val="22"/>
          </w:rPr>
          <m:t>exp</m:t>
        </m:r>
        <m:d>
          <m:dPr>
            <m:begChr m:val="["/>
            <m:endChr m:val="]"/>
            <m:ctrlPr>
              <w:rPr>
                <w:rFonts w:ascii="Cambria Math" w:hAnsi="Cambria Math"/>
                <w:sz w:val="22"/>
                <w:szCs w:val="22"/>
              </w:rPr>
            </m:ctrlPr>
          </m:dPr>
          <m:e>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ln</m:t>
                        </m:r>
                        <m:d>
                          <m:dPr>
                            <m:ctrlPr>
                              <w:rPr>
                                <w:rFonts w:ascii="Cambria Math" w:hAnsi="Cambria Math"/>
                                <w:i/>
                                <w:sz w:val="22"/>
                                <w:szCs w:val="22"/>
                              </w:rPr>
                            </m:ctrlPr>
                          </m:dPr>
                          <m:e>
                            <m:r>
                              <w:rPr>
                                <w:rFonts w:ascii="Cambria Math" w:hAnsi="Cambria Math"/>
                                <w:sz w:val="22"/>
                                <w:szCs w:val="22"/>
                              </w:rPr>
                              <m:t>w/</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i</m:t>
                                    </m:r>
                                  </m:sub>
                                </m:sSub>
                              </m:e>
                            </m:d>
                          </m:e>
                        </m:d>
                      </m:e>
                    </m:d>
                  </m:e>
                  <m:sup>
                    <m:r>
                      <w:rPr>
                        <w:rFonts w:ascii="Cambria Math" w:hAnsi="Cambria Math"/>
                        <w:sz w:val="22"/>
                        <w:szCs w:val="22"/>
                      </w:rPr>
                      <m:t>2</m:t>
                    </m:r>
                  </m:sup>
                </m:sSup>
              </m:num>
              <m:den>
                <m:r>
                  <w:rPr>
                    <w:rFonts w:ascii="Cambria Math" w:hAnsi="Cambria Math"/>
                    <w:sz w:val="22"/>
                    <w:szCs w:val="22"/>
                  </w:rPr>
                  <m:t>2</m:t>
                </m:r>
                <m:sSubSup>
                  <m:sSubSupPr>
                    <m:ctrlPr>
                      <w:rPr>
                        <w:rFonts w:ascii="Cambria Math" w:hAnsi="Cambria Math"/>
                        <w:i/>
                        <w:sz w:val="22"/>
                        <w:szCs w:val="22"/>
                      </w:rPr>
                    </m:ctrlPr>
                  </m:sSubSupPr>
                  <m:e>
                    <m:r>
                      <w:rPr>
                        <w:rFonts w:ascii="Cambria Math" w:hAnsi="Cambria Math"/>
                        <w:sz w:val="22"/>
                        <w:szCs w:val="22"/>
                      </w:rPr>
                      <m:t>σ</m:t>
                    </m:r>
                  </m:e>
                  <m:sub>
                    <m:r>
                      <w:rPr>
                        <w:rFonts w:ascii="Cambria Math" w:hAnsi="Cambria Math"/>
                        <w:sz w:val="22"/>
                        <w:szCs w:val="22"/>
                      </w:rPr>
                      <m:t>i</m:t>
                    </m:r>
                  </m:sub>
                  <m:sup>
                    <m:r>
                      <w:rPr>
                        <w:rFonts w:ascii="Cambria Math" w:hAnsi="Cambria Math"/>
                        <w:sz w:val="22"/>
                        <w:szCs w:val="22"/>
                      </w:rPr>
                      <m:t>2</m:t>
                    </m:r>
                  </m:sup>
                </m:sSubSup>
              </m:den>
            </m:f>
          </m:e>
        </m:d>
      </m:oMath>
      <w:r w:rsidR="007026C7" w:rsidRPr="00AF32CB">
        <w:rPr>
          <w:rFonts w:ascii="Times" w:eastAsiaTheme="minorEastAsia" w:hAnsi="Times"/>
          <w:sz w:val="22"/>
          <w:szCs w:val="22"/>
        </w:rPr>
        <w:t xml:space="preserve">                                             (</w:t>
      </w:r>
      <w:r w:rsidR="0043437E" w:rsidRPr="00AF32CB">
        <w:rPr>
          <w:rFonts w:ascii="Times" w:eastAsiaTheme="minorEastAsia" w:hAnsi="Times"/>
          <w:sz w:val="22"/>
          <w:szCs w:val="22"/>
        </w:rPr>
        <w:t>8</w:t>
      </w:r>
      <w:r w:rsidR="007026C7" w:rsidRPr="00AF32CB">
        <w:rPr>
          <w:rFonts w:ascii="Times" w:eastAsiaTheme="minorEastAsia" w:hAnsi="Times"/>
          <w:sz w:val="22"/>
          <w:szCs w:val="22"/>
        </w:rPr>
        <w:t>)</w:t>
      </w:r>
    </w:p>
    <w:p w14:paraId="3CA8334B" w14:textId="5E0114E7" w:rsidR="0034563F" w:rsidRPr="00AF32CB" w:rsidRDefault="00A726AD" w:rsidP="00745D1F">
      <w:pPr>
        <w:spacing w:line="480" w:lineRule="auto"/>
        <w:contextualSpacing/>
        <w:jc w:val="both"/>
        <w:rPr>
          <w:rFonts w:ascii="Times" w:hAnsi="Times"/>
          <w:sz w:val="22"/>
          <w:szCs w:val="22"/>
        </w:rPr>
      </w:pPr>
      <w:r w:rsidRPr="00AF32CB">
        <w:rPr>
          <w:rFonts w:ascii="Times" w:hAnsi="Times"/>
          <w:sz w:val="22"/>
          <w:szCs w:val="22"/>
        </w:rPr>
        <w:t xml:space="preserve">where parameters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i</m:t>
            </m:r>
          </m:sub>
        </m:sSub>
      </m:oMath>
      <w:r w:rsidRPr="00AF32CB">
        <w:rPr>
          <w:rFonts w:ascii="Times" w:hAnsi="Times"/>
          <w:sz w:val="22"/>
          <w:szCs w:val="22"/>
        </w:rPr>
        <w:t xml:space="preserve"> and </w:t>
      </w:r>
      <m:oMath>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sz w:val="22"/>
                <w:szCs w:val="22"/>
              </w:rPr>
              <m:t>i</m:t>
            </m:r>
          </m:sub>
        </m:sSub>
      </m:oMath>
      <w:r w:rsidRPr="00AF32CB">
        <w:rPr>
          <w:rFonts w:ascii="Times" w:hAnsi="Times"/>
          <w:sz w:val="22"/>
          <w:szCs w:val="22"/>
        </w:rPr>
        <w:t xml:space="preserve"> are the preferred predator-prey mass ratio and the standard deviation </w:t>
      </w:r>
      <w:r w:rsidR="00924300" w:rsidRPr="00AF32CB">
        <w:rPr>
          <w:rFonts w:ascii="Times" w:hAnsi="Times"/>
          <w:sz w:val="22"/>
          <w:szCs w:val="22"/>
        </w:rPr>
        <w:t>of the log-normal distribution</w:t>
      </w:r>
      <w:r w:rsidR="00FC7ABA" w:rsidRPr="00AF32CB">
        <w:rPr>
          <w:rFonts w:ascii="Times" w:hAnsi="Times"/>
          <w:sz w:val="22"/>
          <w:szCs w:val="22"/>
        </w:rPr>
        <w:t xml:space="preserve">, </w:t>
      </w:r>
      <w:r w:rsidR="001E0483" w:rsidRPr="00AF32CB">
        <w:rPr>
          <w:rFonts w:ascii="Times" w:hAnsi="Times"/>
          <w:sz w:val="22"/>
          <w:szCs w:val="22"/>
        </w:rPr>
        <w:t>respectively</w:t>
      </w:r>
      <w:r w:rsidR="006A7CE6" w:rsidRPr="00AF32CB">
        <w:rPr>
          <w:rFonts w:ascii="Times" w:hAnsi="Times"/>
          <w:sz w:val="22"/>
          <w:szCs w:val="22"/>
        </w:rPr>
        <w:t xml:space="preserve">. </w:t>
      </w:r>
      <w:r w:rsidR="00BF2D9F" w:rsidRPr="00AF32CB">
        <w:rPr>
          <w:rFonts w:ascii="Times" w:hAnsi="Times"/>
          <w:sz w:val="22"/>
          <w:szCs w:val="22"/>
        </w:rPr>
        <w:t xml:space="preserve">Together, </w:t>
      </w:r>
      <w:r w:rsidR="00737CC3" w:rsidRPr="00AF32CB">
        <w:rPr>
          <w:rFonts w:ascii="Times" w:hAnsi="Times"/>
          <w:sz w:val="22"/>
          <w:szCs w:val="22"/>
        </w:rPr>
        <w:t xml:space="preserve">the size-based selection function and the amount of available prey </w:t>
      </w:r>
      <w:r w:rsidR="000D0C9C" w:rsidRPr="00AF32CB">
        <w:rPr>
          <w:rFonts w:ascii="Times" w:hAnsi="Times"/>
          <w:sz w:val="22"/>
          <w:szCs w:val="22"/>
        </w:rPr>
        <w:t xml:space="preserve">is multiplied with the allometric function describing the </w:t>
      </w:r>
      <w:r w:rsidR="00E24FCB" w:rsidRPr="00AF32CB">
        <w:rPr>
          <w:rFonts w:ascii="Times" w:hAnsi="Times"/>
          <w:sz w:val="22"/>
          <w:szCs w:val="22"/>
        </w:rPr>
        <w:t xml:space="preserve">allometric </w:t>
      </w:r>
      <w:r w:rsidR="001079B0" w:rsidRPr="00AF32CB">
        <w:rPr>
          <w:rFonts w:ascii="Times" w:hAnsi="Times"/>
          <w:sz w:val="22"/>
          <w:szCs w:val="22"/>
        </w:rPr>
        <w:t xml:space="preserve">coefficient of </w:t>
      </w:r>
      <w:r w:rsidR="000D0C9C" w:rsidRPr="00AF32CB">
        <w:rPr>
          <w:rFonts w:ascii="Times" w:hAnsi="Times"/>
          <w:sz w:val="22"/>
          <w:szCs w:val="22"/>
        </w:rPr>
        <w:t>search rate</w:t>
      </w:r>
      <w:r w:rsidR="00B6792E" w:rsidRPr="00AF32CB">
        <w:rPr>
          <w:rFonts w:ascii="Times" w:hAnsi="Times"/>
          <w:sz w:val="22"/>
          <w:szCs w:val="22"/>
        </w:rPr>
        <w:t xml:space="preserve">, </w:t>
      </w:r>
      <w:r w:rsidR="00F91767" w:rsidRPr="00AF32CB">
        <w:rPr>
          <w:rFonts w:ascii="Times" w:hAnsi="Times"/>
          <w:sz w:val="22"/>
          <w:szCs w:val="22"/>
        </w:rPr>
        <w:t xml:space="preserve">which is calculated </w:t>
      </w:r>
      <w:r w:rsidR="006032AD" w:rsidRPr="00AF32CB">
        <w:rPr>
          <w:rFonts w:ascii="Times" w:hAnsi="Times"/>
          <w:sz w:val="22"/>
          <w:szCs w:val="22"/>
        </w:rPr>
        <w:t>as</w:t>
      </w:r>
      <w:r w:rsidR="0034563F" w:rsidRPr="00AF32CB">
        <w:rPr>
          <w:rFonts w:ascii="Times" w:hAnsi="Times"/>
          <w:sz w:val="22"/>
          <w:szCs w:val="22"/>
        </w:rPr>
        <w:t>:</w:t>
      </w:r>
    </w:p>
    <w:p w14:paraId="48385E3C" w14:textId="5D9CD2A4" w:rsidR="0034563F" w:rsidRPr="00AF32CB" w:rsidRDefault="00451228" w:rsidP="00161424">
      <w:pPr>
        <w:spacing w:line="480" w:lineRule="auto"/>
        <w:contextualSpacing/>
        <w:jc w:val="right"/>
        <w:rPr>
          <w:rFonts w:ascii="Times" w:hAnsi="Times"/>
          <w:sz w:val="22"/>
          <w:szCs w:val="22"/>
        </w:rPr>
      </w:pPr>
      <m:oMath>
        <m:sSub>
          <m:sSubPr>
            <m:ctrlPr>
              <w:rPr>
                <w:rFonts w:ascii="Cambria Math" w:eastAsia="Calibri" w:hAnsi="Cambria Math" w:cs="Arial"/>
                <w:i/>
                <w:sz w:val="22"/>
                <w:szCs w:val="22"/>
              </w:rPr>
            </m:ctrlPr>
          </m:sSubPr>
          <m:e>
            <m:r>
              <w:rPr>
                <w:rFonts w:ascii="Cambria Math" w:eastAsia="Calibri" w:hAnsi="Cambria Math" w:cs="Arial"/>
                <w:sz w:val="22"/>
                <w:szCs w:val="22"/>
              </w:rPr>
              <m:t>γ</m:t>
            </m:r>
          </m:e>
          <m:sub>
            <m:r>
              <w:rPr>
                <w:rFonts w:ascii="Cambria Math" w:eastAsia="Calibri" w:hAnsi="Cambria Math" w:cs="Arial"/>
                <w:sz w:val="22"/>
                <w:szCs w:val="22"/>
              </w:rPr>
              <m:t>i</m:t>
            </m:r>
          </m:sub>
        </m:sSub>
        <m:r>
          <w:rPr>
            <w:rFonts w:ascii="Cambria Math" w:eastAsia="Calibri" w:hAnsi="Cambria Math" w:cs="Arial"/>
            <w:sz w:val="22"/>
            <w:szCs w:val="22"/>
          </w:rPr>
          <m:t>(</m:t>
        </m:r>
        <m:sSub>
          <m:sSubPr>
            <m:ctrlPr>
              <w:rPr>
                <w:rFonts w:ascii="Cambria Math" w:eastAsia="Calibri" w:hAnsi="Cambria Math" w:cs="Arial"/>
                <w:i/>
                <w:sz w:val="22"/>
                <w:szCs w:val="22"/>
              </w:rPr>
            </m:ctrlPr>
          </m:sSubPr>
          <m:e>
            <m:r>
              <w:rPr>
                <w:rFonts w:ascii="Cambria Math" w:eastAsia="Calibri" w:hAnsi="Cambria Math" w:cs="Arial"/>
                <w:sz w:val="22"/>
                <w:szCs w:val="22"/>
              </w:rPr>
              <m:t>f</m:t>
            </m:r>
          </m:e>
          <m:sub>
            <m:r>
              <w:rPr>
                <w:rFonts w:ascii="Cambria Math" w:eastAsia="Calibri" w:hAnsi="Cambria Math" w:cs="Arial"/>
                <w:sz w:val="22"/>
                <w:szCs w:val="22"/>
              </w:rPr>
              <m:t>0</m:t>
            </m:r>
          </m:sub>
        </m:sSub>
        <m:r>
          <w:rPr>
            <w:rFonts w:ascii="Cambria Math" w:eastAsia="Calibri" w:hAnsi="Cambria Math" w:cs="Arial"/>
            <w:sz w:val="22"/>
            <w:szCs w:val="22"/>
          </w:rPr>
          <m:t>)=</m:t>
        </m:r>
        <m:f>
          <m:fPr>
            <m:ctrlPr>
              <w:rPr>
                <w:rFonts w:ascii="Cambria Math" w:eastAsia="Calibri" w:hAnsi="Cambria Math" w:cs="Arial"/>
                <w:i/>
                <w:sz w:val="22"/>
                <w:szCs w:val="22"/>
              </w:rPr>
            </m:ctrlPr>
          </m:fPr>
          <m:num>
            <m:sSub>
              <m:sSubPr>
                <m:ctrlPr>
                  <w:rPr>
                    <w:rFonts w:ascii="Cambria Math" w:eastAsia="Times New Roman" w:hAnsi="Cambria Math" w:cs="Times New Roman"/>
                    <w:i/>
                    <w:sz w:val="22"/>
                    <w:szCs w:val="22"/>
                  </w:rPr>
                </m:ctrlPr>
              </m:sSubPr>
              <m:e>
                <m:r>
                  <w:rPr>
                    <w:rFonts w:ascii="Cambria Math" w:eastAsia="Times New Roman" w:hAnsi="Cambria Math" w:cs="Times New Roman"/>
                    <w:sz w:val="22"/>
                    <w:szCs w:val="22"/>
                  </w:rPr>
                  <m:t>f</m:t>
                </m:r>
                <m:ctrlPr>
                  <w:rPr>
                    <w:rFonts w:ascii="Cambria Math" w:eastAsia="Calibri" w:hAnsi="Cambria Math" w:cs="Arial"/>
                    <w:i/>
                    <w:sz w:val="22"/>
                    <w:szCs w:val="22"/>
                  </w:rPr>
                </m:ctrlPr>
              </m:e>
              <m:sub>
                <m:r>
                  <w:rPr>
                    <w:rFonts w:ascii="Cambria Math" w:eastAsia="Times New Roman" w:hAnsi="Cambria Math" w:cs="Times New Roman"/>
                    <w:sz w:val="22"/>
                    <w:szCs w:val="22"/>
                  </w:rPr>
                  <m:t>0</m:t>
                </m:r>
              </m:sub>
            </m:sSub>
            <m:sSub>
              <m:sSubPr>
                <m:ctrlPr>
                  <w:rPr>
                    <w:rFonts w:ascii="Cambria Math" w:eastAsia="Times New Roman" w:hAnsi="Cambria Math" w:cs="Times New Roman"/>
                    <w:i/>
                    <w:sz w:val="22"/>
                    <w:szCs w:val="22"/>
                  </w:rPr>
                </m:ctrlPr>
              </m:sSubPr>
              <m:e>
                <m:r>
                  <w:rPr>
                    <w:rFonts w:ascii="Cambria Math" w:eastAsia="Times New Roman" w:hAnsi="Cambria Math" w:cs="Times New Roman"/>
                    <w:sz w:val="22"/>
                    <w:szCs w:val="22"/>
                  </w:rPr>
                  <m:t>h</m:t>
                </m:r>
              </m:e>
              <m:sub>
                <m:r>
                  <w:rPr>
                    <w:rFonts w:ascii="Cambria Math" w:eastAsia="Times New Roman" w:hAnsi="Cambria Math" w:cs="Times New Roman"/>
                    <w:sz w:val="22"/>
                    <w:szCs w:val="22"/>
                  </w:rPr>
                  <m:t>i</m:t>
                </m:r>
              </m:sub>
            </m:sSub>
            <m:sSubSup>
              <m:sSubSupPr>
                <m:ctrlPr>
                  <w:rPr>
                    <w:rFonts w:ascii="Cambria Math" w:hAnsi="Cambria Math" w:cs="Arial"/>
                    <w:i/>
                    <w:sz w:val="22"/>
                    <w:szCs w:val="22"/>
                  </w:rPr>
                </m:ctrlPr>
              </m:sSubSupPr>
              <m:e>
                <m:r>
                  <w:rPr>
                    <w:rFonts w:ascii="Cambria Math" w:hAnsi="Cambria Math" w:cs="Arial"/>
                    <w:sz w:val="22"/>
                    <w:szCs w:val="22"/>
                  </w:rPr>
                  <m:t>β</m:t>
                </m:r>
              </m:e>
              <m:sub>
                <m:r>
                  <w:rPr>
                    <w:rFonts w:ascii="Cambria Math" w:hAnsi="Cambria Math" w:cs="Arial"/>
                    <w:sz w:val="22"/>
                    <w:szCs w:val="22"/>
                  </w:rPr>
                  <m:t>i</m:t>
                </m:r>
              </m:sub>
              <m:sup>
                <m:r>
                  <w:rPr>
                    <w:rFonts w:ascii="Cambria Math" w:hAnsi="Cambria Math" w:cs="Arial"/>
                    <w:sz w:val="22"/>
                    <w:szCs w:val="22"/>
                  </w:rPr>
                  <m:t>2-λ</m:t>
                </m:r>
              </m:sup>
            </m:sSubSup>
            <m:r>
              <m:rPr>
                <m:sty m:val="p"/>
              </m:rPr>
              <w:rPr>
                <w:rFonts w:ascii="Cambria Math" w:hAnsi="Cambria Math" w:cs="Arial"/>
                <w:sz w:val="22"/>
                <w:szCs w:val="22"/>
              </w:rPr>
              <m:t>exp</m:t>
            </m:r>
            <m:r>
              <w:rPr>
                <w:rFonts w:ascii="Cambria Math" w:hAnsi="Cambria Math" w:cs="Arial"/>
                <w:sz w:val="22"/>
                <w:szCs w:val="22"/>
              </w:rPr>
              <m:t>(-</m:t>
            </m:r>
            <m:sSup>
              <m:sSupPr>
                <m:ctrlPr>
                  <w:rPr>
                    <w:rFonts w:ascii="Cambria Math" w:hAnsi="Cambria Math" w:cs="Arial"/>
                    <w:i/>
                    <w:sz w:val="22"/>
                    <w:szCs w:val="22"/>
                  </w:rPr>
                </m:ctrlPr>
              </m:sSupPr>
              <m:e>
                <m:d>
                  <m:dPr>
                    <m:ctrlPr>
                      <w:rPr>
                        <w:rFonts w:ascii="Cambria Math" w:hAnsi="Cambria Math" w:cs="Arial"/>
                        <w:i/>
                        <w:sz w:val="22"/>
                        <w:szCs w:val="22"/>
                      </w:rPr>
                    </m:ctrlPr>
                  </m:dPr>
                  <m:e>
                    <m:r>
                      <w:rPr>
                        <w:rFonts w:ascii="Cambria Math" w:hAnsi="Cambria Math" w:cs="Arial"/>
                        <w:sz w:val="22"/>
                        <w:szCs w:val="22"/>
                      </w:rPr>
                      <m:t>λ-2</m:t>
                    </m:r>
                  </m:e>
                </m:d>
              </m:e>
              <m:sup>
                <m:r>
                  <w:rPr>
                    <w:rFonts w:ascii="Cambria Math" w:hAnsi="Cambria Math" w:cs="Arial"/>
                    <w:sz w:val="22"/>
                    <w:szCs w:val="22"/>
                  </w:rPr>
                  <m:t>2</m:t>
                </m:r>
              </m:sup>
            </m:sSup>
            <m:sSubSup>
              <m:sSubSupPr>
                <m:ctrlPr>
                  <w:rPr>
                    <w:rFonts w:ascii="Cambria Math" w:hAnsi="Cambria Math" w:cs="Arial"/>
                    <w:i/>
                    <w:sz w:val="22"/>
                    <w:szCs w:val="22"/>
                  </w:rPr>
                </m:ctrlPr>
              </m:sSubSupPr>
              <m:e>
                <m:r>
                  <w:rPr>
                    <w:rFonts w:ascii="Cambria Math" w:hAnsi="Cambria Math" w:cs="Arial"/>
                    <w:sz w:val="22"/>
                    <w:szCs w:val="22"/>
                  </w:rPr>
                  <m:t>σ</m:t>
                </m:r>
              </m:e>
              <m:sub>
                <m:r>
                  <w:rPr>
                    <w:rFonts w:ascii="Cambria Math" w:hAnsi="Cambria Math" w:cs="Arial"/>
                    <w:sz w:val="22"/>
                    <w:szCs w:val="22"/>
                  </w:rPr>
                  <m:t>i</m:t>
                </m:r>
              </m:sub>
              <m:sup>
                <m:r>
                  <w:rPr>
                    <w:rFonts w:ascii="Cambria Math" w:hAnsi="Cambria Math" w:cs="Arial"/>
                    <w:sz w:val="22"/>
                    <w:szCs w:val="22"/>
                  </w:rPr>
                  <m:t>2</m:t>
                </m:r>
              </m:sup>
            </m:sSubSup>
            <m:r>
              <w:rPr>
                <w:rFonts w:ascii="Cambria Math" w:hAnsi="Cambria Math" w:cs="Arial"/>
                <w:sz w:val="22"/>
                <w:szCs w:val="22"/>
              </w:rPr>
              <m:t>/2)</m:t>
            </m:r>
          </m:num>
          <m:den>
            <m:d>
              <m:dPr>
                <m:ctrlPr>
                  <w:rPr>
                    <w:rFonts w:ascii="Cambria Math" w:eastAsia="Calibri" w:hAnsi="Cambria Math" w:cs="Arial"/>
                    <w:i/>
                    <w:sz w:val="22"/>
                    <w:szCs w:val="22"/>
                  </w:rPr>
                </m:ctrlPr>
              </m:dPr>
              <m:e>
                <m:r>
                  <w:rPr>
                    <w:rFonts w:ascii="Cambria Math" w:eastAsia="Calibri" w:hAnsi="Cambria Math" w:cs="Arial"/>
                    <w:sz w:val="22"/>
                    <w:szCs w:val="22"/>
                  </w:rPr>
                  <m:t>1-</m:t>
                </m:r>
                <m:sSub>
                  <m:sSubPr>
                    <m:ctrlPr>
                      <w:rPr>
                        <w:rFonts w:ascii="Cambria Math" w:eastAsia="Calibri" w:hAnsi="Cambria Math" w:cs="Arial"/>
                        <w:i/>
                        <w:sz w:val="22"/>
                        <w:szCs w:val="22"/>
                      </w:rPr>
                    </m:ctrlPr>
                  </m:sSubPr>
                  <m:e>
                    <m:r>
                      <w:rPr>
                        <w:rFonts w:ascii="Cambria Math" w:eastAsia="Calibri" w:hAnsi="Cambria Math" w:cs="Arial"/>
                        <w:sz w:val="22"/>
                        <w:szCs w:val="22"/>
                      </w:rPr>
                      <m:t>f</m:t>
                    </m:r>
                  </m:e>
                  <m:sub>
                    <m:r>
                      <w:rPr>
                        <w:rFonts w:ascii="Cambria Math" w:eastAsia="Calibri" w:hAnsi="Cambria Math" w:cs="Arial"/>
                        <w:sz w:val="22"/>
                        <w:szCs w:val="22"/>
                      </w:rPr>
                      <m:t>0</m:t>
                    </m:r>
                  </m:sub>
                </m:sSub>
              </m:e>
            </m:d>
            <m:rad>
              <m:radPr>
                <m:degHide m:val="1"/>
                <m:ctrlPr>
                  <w:rPr>
                    <w:rFonts w:ascii="Cambria Math" w:eastAsia="Calibri" w:hAnsi="Cambria Math" w:cs="Arial"/>
                    <w:i/>
                    <w:sz w:val="22"/>
                    <w:szCs w:val="22"/>
                  </w:rPr>
                </m:ctrlPr>
              </m:radPr>
              <m:deg/>
              <m:e>
                <m:r>
                  <w:rPr>
                    <w:rFonts w:ascii="Cambria Math" w:eastAsia="Calibri" w:hAnsi="Cambria Math" w:cs="Arial"/>
                    <w:sz w:val="22"/>
                    <w:szCs w:val="22"/>
                  </w:rPr>
                  <m:t>2π</m:t>
                </m:r>
              </m:e>
            </m:rad>
            <m:r>
              <w:rPr>
                <w:rFonts w:ascii="Cambria Math" w:hAnsi="Cambria Math" w:cs="Arial"/>
                <w:sz w:val="22"/>
                <w:szCs w:val="22"/>
              </w:rPr>
              <m:t>κ</m:t>
            </m:r>
            <m:sSub>
              <m:sSubPr>
                <m:ctrlPr>
                  <w:rPr>
                    <w:rFonts w:ascii="Cambria Math" w:hAnsi="Cambria Math" w:cs="Arial"/>
                    <w:i/>
                    <w:sz w:val="22"/>
                    <w:szCs w:val="22"/>
                  </w:rPr>
                </m:ctrlPr>
              </m:sSubPr>
              <m:e>
                <m:r>
                  <w:rPr>
                    <w:rFonts w:ascii="Cambria Math" w:hAnsi="Cambria Math" w:cs="Arial"/>
                    <w:sz w:val="22"/>
                    <w:szCs w:val="22"/>
                  </w:rPr>
                  <m:t>σ</m:t>
                </m:r>
              </m:e>
              <m:sub>
                <m:r>
                  <w:rPr>
                    <w:rFonts w:ascii="Cambria Math" w:hAnsi="Cambria Math" w:cs="Arial"/>
                    <w:sz w:val="22"/>
                    <w:szCs w:val="22"/>
                  </w:rPr>
                  <m:t>i</m:t>
                </m:r>
              </m:sub>
            </m:sSub>
          </m:den>
        </m:f>
      </m:oMath>
      <w:r w:rsidR="00161424" w:rsidRPr="00AF32CB">
        <w:rPr>
          <w:rFonts w:ascii="Times" w:eastAsiaTheme="minorEastAsia" w:hAnsi="Times"/>
          <w:sz w:val="22"/>
          <w:szCs w:val="22"/>
        </w:rPr>
        <w:t xml:space="preserve">                                             (</w:t>
      </w:r>
      <w:r w:rsidR="0043437E" w:rsidRPr="00AF32CB">
        <w:rPr>
          <w:rFonts w:ascii="Times" w:eastAsiaTheme="minorEastAsia" w:hAnsi="Times"/>
          <w:sz w:val="22"/>
          <w:szCs w:val="22"/>
        </w:rPr>
        <w:t>9</w:t>
      </w:r>
      <w:r w:rsidR="00161424" w:rsidRPr="00AF32CB">
        <w:rPr>
          <w:rFonts w:ascii="Times" w:eastAsiaTheme="minorEastAsia" w:hAnsi="Times"/>
          <w:sz w:val="22"/>
          <w:szCs w:val="22"/>
        </w:rPr>
        <w:t>)</w:t>
      </w:r>
    </w:p>
    <w:p w14:paraId="123CB1E0" w14:textId="0F4EC8A5" w:rsidR="0031227D" w:rsidRPr="00AF32CB" w:rsidRDefault="00471377" w:rsidP="00745D1F">
      <w:pPr>
        <w:spacing w:line="480" w:lineRule="auto"/>
        <w:contextualSpacing/>
        <w:jc w:val="both"/>
        <w:rPr>
          <w:rFonts w:ascii="Times" w:hAnsi="Times"/>
          <w:sz w:val="22"/>
          <w:szCs w:val="22"/>
        </w:rPr>
      </w:pPr>
      <w:r w:rsidRPr="00AF32CB">
        <w:rPr>
          <w:rFonts w:ascii="Times" w:hAnsi="Times"/>
          <w:sz w:val="22"/>
          <w:szCs w:val="22"/>
        </w:rPr>
        <w:fldChar w:fldCharType="begin"/>
      </w:r>
      <w:r w:rsidR="00641D9A">
        <w:rPr>
          <w:rFonts w:ascii="Times" w:hAnsi="Times"/>
          <w:sz w:val="22"/>
          <w:szCs w:val="22"/>
        </w:rPr>
        <w:instrText xml:space="preserve"> ADDIN ZOTERO_ITEM CSL_CITATION {"citationID":"KxJ2Unya","properties":{"formattedCitation":"(Andersen &amp; Beyer 2006; Scott {\\i{}et al.} 2018)","plainCitation":"(Andersen &amp; Beyer 2006; Scott et al. 2018)","noteIndex":0},"citationItems":[{"id":641,"uris":["http://zotero.org/users/6116610/items/4ZAL4EMW"],"uri":["http://zotero.org/users/6116610/items/4ZAL4EMW"],"itemData":{"id":641,"type":"article-journal","abstract":"The majority of higher organisms in the marine environment display indeterminate growth; that is, they continue to grow throughout their life, limited by an asymptotic size. We derive the abundance of species as a function of their asymptotic size. The derivation is based on size-spectrum theory, where population structure is derived from physiology and simple arguments regarding the predator-prey interaction. Using a hypothesis of constant satiation, which states that the average degree of satiation is independent of the size of an organism, the number of individuals with a given size is found to be proportional to the weight raised to the power </w:instrText>
      </w:r>
      <w:r w:rsidR="00641D9A">
        <w:rPr>
          <w:rFonts w:ascii="Cambria" w:hAnsi="Cambria" w:cs="Cambria"/>
          <w:sz w:val="22"/>
          <w:szCs w:val="22"/>
        </w:rPr>
        <w:instrText>Ϫ</w:instrText>
      </w:r>
      <w:r w:rsidR="00641D9A">
        <w:rPr>
          <w:rFonts w:ascii="Times" w:hAnsi="Times"/>
          <w:sz w:val="22"/>
          <w:szCs w:val="22"/>
        </w:rPr>
        <w:instrText xml:space="preserve">2.05, independent of the predator/prey size ratio. This is the ﬁrst time the spectrum exponent has been derived solely on the basis of processes at the individual level. The theory furthermore predicts that the parameters in the von Bertalanffy growth function are related as K </w:instrText>
      </w:r>
      <w:r w:rsidR="00641D9A">
        <w:rPr>
          <w:rFonts w:ascii="Cambria Math" w:hAnsi="Cambria Math" w:cs="Cambria Math"/>
          <w:sz w:val="22"/>
          <w:szCs w:val="22"/>
        </w:rPr>
        <w:instrText>∝</w:instrText>
      </w:r>
      <w:r w:rsidR="00641D9A">
        <w:rPr>
          <w:rFonts w:ascii="Times" w:hAnsi="Times"/>
          <w:sz w:val="22"/>
          <w:szCs w:val="22"/>
        </w:rPr>
        <w:instrText xml:space="preserve"> L</w:instrText>
      </w:r>
      <w:r w:rsidR="00641D9A">
        <w:rPr>
          <w:rFonts w:ascii="Cambria" w:hAnsi="Cambria" w:cs="Cambria"/>
          <w:sz w:val="22"/>
          <w:szCs w:val="22"/>
        </w:rPr>
        <w:instrText>Ϫϱ</w:instrText>
      </w:r>
      <w:r w:rsidR="00641D9A">
        <w:rPr>
          <w:rFonts w:ascii="Times" w:hAnsi="Times"/>
          <w:sz w:val="22"/>
          <w:szCs w:val="22"/>
        </w:rPr>
        <w:instrText xml:space="preserve">1.","container-title":"The American Naturalist","issue":"1","language":"en","page":"8","source":"Zotero","title":"Asymptotic Size Determines Species Abundance in the Marine Size Spectrum.","volume":"168","author":[{"family":"Andersen","given":"K H"},{"family":"Beyer","given":"J E"}],"issued":{"date-parts":[["2006"]]}}},{"id":596,"uris":["http://zotero.org/users/6116610/items/M8GJJBMY"],"uri":["http://zotero.org/users/6116610/items/M8GJJBMY"],"itemData":{"id":596,"type":"article-journal","DOI":"10.2788/29830","page":"1–87","title":"Multispecies, trait and community size spectrum ecological modelling in R ( mizer )","author":[{"family":"Scott","given":"Finlay"},{"family":"Blanchard","given":"Julia L."},{"family":"Andersen","given":"Ken Haste."}],"issued":{"date-parts":[["2018"]]}}}],"schema":"https://github.com/citation-style-language/schema/raw/master/csl-citation.json"} </w:instrText>
      </w:r>
      <w:r w:rsidRPr="00AF32CB">
        <w:rPr>
          <w:rFonts w:ascii="Times" w:hAnsi="Times"/>
          <w:sz w:val="22"/>
          <w:szCs w:val="22"/>
        </w:rPr>
        <w:fldChar w:fldCharType="separate"/>
      </w:r>
      <w:r w:rsidRPr="00AF32CB">
        <w:rPr>
          <w:rFonts w:ascii="Times" w:hAnsi="Times" w:cs="Times New Roman"/>
          <w:sz w:val="22"/>
          <w:szCs w:val="22"/>
          <w:lang w:val="en-GB"/>
        </w:rPr>
        <w:t xml:space="preserve">(Andersen &amp; Beyer 2006; Scott </w:t>
      </w:r>
      <w:r w:rsidRPr="00AF32CB">
        <w:rPr>
          <w:rFonts w:ascii="Times" w:hAnsi="Times" w:cs="Times New Roman"/>
          <w:i/>
          <w:iCs/>
          <w:sz w:val="22"/>
          <w:szCs w:val="22"/>
          <w:lang w:val="en-GB"/>
        </w:rPr>
        <w:t>et al.</w:t>
      </w:r>
      <w:r w:rsidRPr="00AF32CB">
        <w:rPr>
          <w:rFonts w:ascii="Times" w:hAnsi="Times" w:cs="Times New Roman"/>
          <w:sz w:val="22"/>
          <w:szCs w:val="22"/>
          <w:lang w:val="en-GB"/>
        </w:rPr>
        <w:t xml:space="preserve"> 2018)</w:t>
      </w:r>
      <w:r w:rsidRPr="00AF32CB">
        <w:rPr>
          <w:rFonts w:ascii="Times" w:hAnsi="Times"/>
          <w:sz w:val="22"/>
          <w:szCs w:val="22"/>
        </w:rPr>
        <w:fldChar w:fldCharType="end"/>
      </w:r>
      <w:r w:rsidRPr="00AF32CB">
        <w:rPr>
          <w:rFonts w:ascii="Times" w:hAnsi="Times"/>
          <w:sz w:val="22"/>
          <w:szCs w:val="22"/>
        </w:rPr>
        <w:t>,</w:t>
      </w:r>
      <w:r w:rsidR="006C2A94" w:rsidRPr="00AF32CB">
        <w:rPr>
          <w:rFonts w:ascii="Times" w:hAnsi="Times"/>
          <w:sz w:val="22"/>
          <w:szCs w:val="22"/>
        </w:rPr>
        <w:t xml:space="preserve"> </w:t>
      </w:r>
      <w:r w:rsidR="000D0C9C" w:rsidRPr="00AF32CB">
        <w:rPr>
          <w:rFonts w:ascii="Times" w:hAnsi="Times"/>
          <w:sz w:val="22"/>
          <w:szCs w:val="22"/>
        </w:rPr>
        <w:t>to get the actual</w:t>
      </w:r>
      <w:r w:rsidR="00FC7ABA" w:rsidRPr="00AF32CB">
        <w:rPr>
          <w:rFonts w:ascii="Times" w:hAnsi="Times"/>
          <w:sz w:val="22"/>
          <w:szCs w:val="22"/>
        </w:rPr>
        <w:t xml:space="preserve"> biomass of food</w:t>
      </w:r>
      <w:r w:rsidR="000D0C9C" w:rsidRPr="00AF32CB">
        <w:rPr>
          <w:rFonts w:ascii="Times" w:hAnsi="Times"/>
          <w:sz w:val="22"/>
          <w:szCs w:val="22"/>
        </w:rPr>
        <w:t xml:space="preserve"> encountered</w:t>
      </w:r>
      <w:r w:rsidR="00FC7ABA" w:rsidRPr="00AF32CB">
        <w:rPr>
          <w:rFonts w:ascii="Times" w:hAnsi="Times"/>
          <w:sz w:val="22"/>
          <w:szCs w:val="22"/>
        </w:rPr>
        <w:t>,</w:t>
      </w:r>
      <w:r w:rsidR="008445F4"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e,i</m:t>
            </m:r>
          </m:sub>
        </m:sSub>
        <m:d>
          <m:dPr>
            <m:ctrlPr>
              <w:rPr>
                <w:rFonts w:ascii="Cambria Math" w:hAnsi="Cambria Math"/>
                <w:i/>
                <w:sz w:val="22"/>
                <w:szCs w:val="22"/>
              </w:rPr>
            </m:ctrlPr>
          </m:dPr>
          <m:e>
            <m:r>
              <w:rPr>
                <w:rFonts w:ascii="Cambria Math" w:hAnsi="Cambria Math"/>
                <w:sz w:val="22"/>
                <w:szCs w:val="22"/>
              </w:rPr>
              <m:t>w</m:t>
            </m:r>
          </m:e>
        </m:d>
      </m:oMath>
      <w:r w:rsidR="001E0483" w:rsidRPr="00AF32CB">
        <w:rPr>
          <w:rFonts w:ascii="Times" w:hAnsi="Times"/>
          <w:sz w:val="22"/>
          <w:szCs w:val="22"/>
        </w:rPr>
        <w:t>:</w:t>
      </w:r>
    </w:p>
    <w:p w14:paraId="63C5B4F5" w14:textId="6EB17D26" w:rsidR="00CD67BC" w:rsidRPr="00AF32CB" w:rsidRDefault="00451228" w:rsidP="002B15BB">
      <w:pPr>
        <w:spacing w:line="480" w:lineRule="auto"/>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e,i</m:t>
            </m:r>
          </m:sub>
        </m:sSub>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i</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q</m:t>
            </m:r>
          </m:sup>
        </m:sSup>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a,i</m:t>
            </m:r>
          </m:sub>
        </m:sSub>
        <m:r>
          <w:rPr>
            <w:rFonts w:ascii="Cambria Math" w:hAnsi="Cambria Math"/>
            <w:sz w:val="22"/>
            <w:szCs w:val="22"/>
          </w:rPr>
          <m:t>(w)</m:t>
        </m:r>
      </m:oMath>
      <w:r w:rsidR="003D5E5B" w:rsidRPr="00AF32CB">
        <w:rPr>
          <w:rFonts w:ascii="Times" w:hAnsi="Times"/>
          <w:sz w:val="22"/>
          <w:szCs w:val="22"/>
        </w:rPr>
        <w:t>.</w:t>
      </w:r>
      <w:r w:rsidR="002B15BB" w:rsidRPr="00AF32CB">
        <w:rPr>
          <w:rFonts w:ascii="Times" w:eastAsiaTheme="minorEastAsia" w:hAnsi="Times"/>
          <w:sz w:val="22"/>
          <w:szCs w:val="22"/>
        </w:rPr>
        <w:t xml:space="preserve">                                                  (</w:t>
      </w:r>
      <w:r w:rsidR="0043437E" w:rsidRPr="00AF32CB">
        <w:rPr>
          <w:rFonts w:ascii="Times" w:eastAsiaTheme="minorEastAsia" w:hAnsi="Times"/>
          <w:sz w:val="22"/>
          <w:szCs w:val="22"/>
        </w:rPr>
        <w:t>10</w:t>
      </w:r>
      <w:r w:rsidR="002B15BB" w:rsidRPr="00AF32CB">
        <w:rPr>
          <w:rFonts w:ascii="Times" w:eastAsiaTheme="minorEastAsia" w:hAnsi="Times"/>
          <w:sz w:val="22"/>
          <w:szCs w:val="22"/>
        </w:rPr>
        <w:t>)</w:t>
      </w:r>
    </w:p>
    <w:p w14:paraId="59945E3D" w14:textId="1145CA81" w:rsidR="00745D1F" w:rsidRPr="00AF32CB" w:rsidRDefault="00FC7ABA" w:rsidP="00745D1F">
      <w:pPr>
        <w:spacing w:line="480" w:lineRule="auto"/>
        <w:contextualSpacing/>
        <w:jc w:val="both"/>
        <w:rPr>
          <w:rFonts w:ascii="Times" w:hAnsi="Times"/>
          <w:sz w:val="22"/>
          <w:szCs w:val="22"/>
        </w:rPr>
      </w:pPr>
      <w:r w:rsidRPr="00AF32CB">
        <w:rPr>
          <w:rFonts w:ascii="Times" w:hAnsi="Times"/>
          <w:sz w:val="22"/>
          <w:szCs w:val="22"/>
        </w:rPr>
        <w:t>H</w:t>
      </w:r>
      <w:r w:rsidR="001079B0" w:rsidRPr="00AF32CB">
        <w:rPr>
          <w:rFonts w:ascii="Times" w:hAnsi="Times"/>
          <w:sz w:val="22"/>
          <w:szCs w:val="22"/>
        </w:rPr>
        <w:t xml:space="preserve">ere </w:t>
      </w:r>
      <m:oMath>
        <m:r>
          <w:rPr>
            <w:rFonts w:ascii="Cambria Math" w:hAnsi="Cambria Math"/>
            <w:sz w:val="22"/>
            <w:szCs w:val="22"/>
          </w:rPr>
          <m:t>q</m:t>
        </m:r>
      </m:oMath>
      <w:r w:rsidR="001079B0" w:rsidRPr="00AF32CB">
        <w:rPr>
          <w:rFonts w:ascii="Times" w:hAnsi="Times"/>
          <w:sz w:val="22"/>
          <w:szCs w:val="22"/>
        </w:rPr>
        <w:t xml:space="preserve"> is the size scaling exponent of the search rate. </w:t>
      </w:r>
      <w:r w:rsidR="00AC7647" w:rsidRPr="00AF32CB">
        <w:rPr>
          <w:rFonts w:ascii="Times" w:hAnsi="Times"/>
          <w:sz w:val="22"/>
          <w:szCs w:val="22"/>
        </w:rPr>
        <w:t xml:space="preserve">The rate at which </w:t>
      </w:r>
      <w:r w:rsidR="000E2D79" w:rsidRPr="00AF32CB">
        <w:rPr>
          <w:rFonts w:ascii="Times" w:hAnsi="Times"/>
          <w:sz w:val="22"/>
          <w:szCs w:val="22"/>
        </w:rPr>
        <w:t>food is</w:t>
      </w:r>
      <w:r w:rsidR="001C6F6E" w:rsidRPr="00AF32CB">
        <w:rPr>
          <w:rFonts w:ascii="Times" w:hAnsi="Times"/>
          <w:sz w:val="22"/>
          <w:szCs w:val="22"/>
        </w:rPr>
        <w:t xml:space="preserve"> </w:t>
      </w:r>
      <w:r w:rsidR="00E13C0F" w:rsidRPr="00AF32CB">
        <w:rPr>
          <w:rFonts w:ascii="Times" w:hAnsi="Times"/>
          <w:sz w:val="22"/>
          <w:szCs w:val="22"/>
        </w:rPr>
        <w:t>consumed</w:t>
      </w:r>
      <w:r w:rsidR="001C37E3" w:rsidRPr="00AF32CB">
        <w:rPr>
          <w:rFonts w:ascii="Times" w:hAnsi="Times"/>
          <w:sz w:val="22"/>
          <w:szCs w:val="22"/>
        </w:rPr>
        <w:t xml:space="preserve"> is given </w:t>
      </w:r>
      <w:r w:rsidR="001C6F6E" w:rsidRPr="00AF32CB">
        <w:rPr>
          <w:rFonts w:ascii="Times" w:hAnsi="Times"/>
          <w:sz w:val="22"/>
          <w:szCs w:val="22"/>
        </w:rPr>
        <w:t xml:space="preserve">by the product </w:t>
      </w:r>
      <m:oMath>
        <m:sSub>
          <m:sSubPr>
            <m:ctrlPr>
              <w:rPr>
                <w:rFonts w:ascii="Cambria Math" w:eastAsia="Calibri" w:hAnsi="Cambria Math" w:cs="Arial"/>
                <w:i/>
                <w:sz w:val="22"/>
                <w:szCs w:val="22"/>
              </w:rPr>
            </m:ctrlPr>
          </m:sSubPr>
          <m:e>
            <m:sSub>
              <m:sSubPr>
                <m:ctrlPr>
                  <w:rPr>
                    <w:rFonts w:ascii="Cambria Math" w:eastAsia="Calibri" w:hAnsi="Cambria Math" w:cs="Arial"/>
                    <w:i/>
                    <w:sz w:val="22"/>
                    <w:szCs w:val="22"/>
                  </w:rPr>
                </m:ctrlPr>
              </m:sSubPr>
              <m:e>
                <m:r>
                  <w:rPr>
                    <w:rFonts w:ascii="Cambria Math" w:eastAsia="Calibri" w:hAnsi="Cambria Math" w:cs="Arial"/>
                    <w:sz w:val="22"/>
                    <w:szCs w:val="22"/>
                  </w:rPr>
                  <m:t>f</m:t>
                </m:r>
              </m:e>
              <m:sub>
                <m:r>
                  <w:rPr>
                    <w:rFonts w:ascii="Cambria Math" w:eastAsia="Calibri" w:hAnsi="Cambria Math" w:cs="Arial"/>
                    <w:sz w:val="22"/>
                    <w:szCs w:val="22"/>
                  </w:rPr>
                  <m:t>i</m:t>
                </m:r>
              </m:sub>
            </m:sSub>
            <m:d>
              <m:dPr>
                <m:ctrlPr>
                  <w:rPr>
                    <w:rFonts w:ascii="Cambria Math" w:eastAsia="Calibri" w:hAnsi="Cambria Math" w:cs="Arial"/>
                    <w:i/>
                    <w:sz w:val="22"/>
                    <w:szCs w:val="22"/>
                  </w:rPr>
                </m:ctrlPr>
              </m:dPr>
              <m:e>
                <m:r>
                  <w:rPr>
                    <w:rFonts w:ascii="Cambria Math" w:eastAsia="Calibri" w:hAnsi="Cambria Math" w:cs="Arial"/>
                    <w:sz w:val="22"/>
                    <w:szCs w:val="22"/>
                  </w:rPr>
                  <m:t>w</m:t>
                </m:r>
              </m:e>
            </m:d>
            <m:r>
              <w:rPr>
                <w:rFonts w:ascii="Cambria Math" w:eastAsia="Calibri" w:hAnsi="Cambria Math" w:cs="Arial"/>
                <w:sz w:val="22"/>
                <w:szCs w:val="22"/>
              </w:rPr>
              <m:t>h</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n</m:t>
            </m:r>
          </m:sup>
        </m:sSup>
      </m:oMath>
      <w:r w:rsidR="001C6F6E" w:rsidRPr="00AF32CB">
        <w:rPr>
          <w:rFonts w:ascii="Times" w:hAnsi="Times"/>
          <w:sz w:val="22"/>
          <w:szCs w:val="22"/>
          <w:lang w:val="en-GB"/>
        </w:rPr>
        <w:t xml:space="preserve">, and is </w:t>
      </w:r>
      <w:r w:rsidR="00137F80" w:rsidRPr="00AF32CB">
        <w:rPr>
          <w:rFonts w:ascii="Times" w:hAnsi="Times"/>
          <w:sz w:val="22"/>
          <w:szCs w:val="22"/>
        </w:rPr>
        <w:t xml:space="preserve">assimilated with </w:t>
      </w:r>
      <w:r w:rsidR="003E1B33" w:rsidRPr="00AF32CB">
        <w:rPr>
          <w:rFonts w:ascii="Times" w:hAnsi="Times"/>
          <w:sz w:val="22"/>
          <w:szCs w:val="22"/>
        </w:rPr>
        <w:t xml:space="preserve">efficiency </w:t>
      </w:r>
      <m:oMath>
        <m:r>
          <w:rPr>
            <w:rFonts w:ascii="Cambria Math" w:hAnsi="Cambria Math"/>
            <w:sz w:val="22"/>
            <w:szCs w:val="22"/>
          </w:rPr>
          <m:t>α</m:t>
        </m:r>
      </m:oMath>
      <w:r w:rsidR="00493330" w:rsidRPr="00AF32CB">
        <w:rPr>
          <w:rFonts w:ascii="Times" w:hAnsi="Times"/>
          <w:sz w:val="22"/>
          <w:szCs w:val="22"/>
        </w:rPr>
        <w:t xml:space="preserve"> and used to cover basal metabolic costs</w:t>
      </w:r>
      <w:r w:rsidR="00086E20" w:rsidRPr="00AF32CB">
        <w:rPr>
          <w:rFonts w:ascii="Times" w:hAnsi="Times"/>
          <w:sz w:val="22"/>
          <w:szCs w:val="22"/>
        </w:rPr>
        <w:t xml:space="preserve">. Metabolic costs </w:t>
      </w:r>
      <w:r w:rsidR="00493330" w:rsidRPr="00AF32CB">
        <w:rPr>
          <w:rFonts w:ascii="Times" w:hAnsi="Times"/>
          <w:sz w:val="22"/>
          <w:szCs w:val="22"/>
        </w:rPr>
        <w:t xml:space="preserve">scale allometrically as </w:t>
      </w:r>
      <m:oMath>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s,i</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p</m:t>
            </m:r>
          </m:sup>
        </m:sSup>
      </m:oMath>
      <w:r w:rsidR="00D623D6" w:rsidRPr="00AF32CB">
        <w:rPr>
          <w:rFonts w:ascii="Times" w:eastAsiaTheme="minorEastAsia" w:hAnsi="Times"/>
          <w:sz w:val="22"/>
          <w:szCs w:val="22"/>
        </w:rPr>
        <w:t xml:space="preserve">, where </w:t>
      </w:r>
      <m:oMath>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s,i</m:t>
            </m:r>
          </m:sub>
        </m:sSub>
      </m:oMath>
      <w:r w:rsidR="00D623D6" w:rsidRPr="00AF32CB">
        <w:rPr>
          <w:rFonts w:ascii="Times" w:eastAsiaTheme="minorEastAsia" w:hAnsi="Times"/>
          <w:sz w:val="22"/>
          <w:szCs w:val="22"/>
        </w:rPr>
        <w:t xml:space="preserve"> and </w:t>
      </w:r>
      <m:oMath>
        <m:r>
          <w:rPr>
            <w:rFonts w:ascii="Cambria Math" w:eastAsiaTheme="minorEastAsia" w:hAnsi="Cambria Math"/>
            <w:sz w:val="22"/>
            <w:szCs w:val="22"/>
          </w:rPr>
          <m:t>p</m:t>
        </m:r>
      </m:oMath>
      <w:r w:rsidR="00D623D6" w:rsidRPr="00AF32CB">
        <w:rPr>
          <w:rFonts w:ascii="Times" w:eastAsiaTheme="minorEastAsia" w:hAnsi="Times"/>
          <w:sz w:val="22"/>
          <w:szCs w:val="22"/>
        </w:rPr>
        <w:t xml:space="preserve"> is the allometric constant and exponent</w:t>
      </w:r>
      <w:r w:rsidR="00B67733" w:rsidRPr="00AF32CB">
        <w:rPr>
          <w:rFonts w:ascii="Times" w:hAnsi="Times"/>
          <w:sz w:val="22"/>
          <w:szCs w:val="22"/>
        </w:rPr>
        <w:t xml:space="preserve">. The remaining energy,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r,i</m:t>
            </m:r>
          </m:sub>
        </m:sSub>
      </m:oMath>
      <w:r w:rsidR="00E9358B" w:rsidRPr="00AF32CB">
        <w:rPr>
          <w:rFonts w:ascii="Times" w:hAnsi="Times"/>
          <w:sz w:val="22"/>
          <w:szCs w:val="22"/>
        </w:rPr>
        <w:t xml:space="preserve">, is </w:t>
      </w:r>
      <w:r w:rsidR="00745D1F" w:rsidRPr="00AF32CB">
        <w:rPr>
          <w:rFonts w:ascii="Times" w:hAnsi="Times"/>
          <w:sz w:val="22"/>
          <w:szCs w:val="22"/>
        </w:rPr>
        <w:t xml:space="preserve">thus: </w:t>
      </w:r>
    </w:p>
    <w:p w14:paraId="6B09E259" w14:textId="77390603" w:rsidR="00745D1F" w:rsidRPr="00AF32CB" w:rsidRDefault="00451228" w:rsidP="002C5746">
      <w:pPr>
        <w:spacing w:line="480" w:lineRule="auto"/>
        <w:contextualSpacing/>
        <w:jc w:val="right"/>
        <w:rPr>
          <w:rFonts w:ascii="Times New Roman" w:eastAsia="Cambria" w:hAnsi="Times New Roman" w:cs="Arial"/>
          <w:sz w:val="22"/>
          <w:szCs w:val="22"/>
        </w:rPr>
      </w:pP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r.i</m:t>
            </m:r>
          </m:sub>
        </m:sSub>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r>
          <m:rPr>
            <m:sty m:val="p"/>
          </m:rPr>
          <w:rPr>
            <w:rFonts w:ascii="Cambria Math" w:eastAsia="Calibri" w:hAnsi="Cambria Math" w:cs="Arial"/>
            <w:sz w:val="22"/>
            <w:szCs w:val="22"/>
          </w:rPr>
          <m:t>max⁡</m:t>
        </m:r>
        <m:r>
          <w:rPr>
            <w:rFonts w:ascii="Cambria Math" w:eastAsia="Calibri" w:hAnsi="Cambria Math" w:cs="Arial"/>
            <w:sz w:val="22"/>
            <w:szCs w:val="22"/>
          </w:rPr>
          <m:t>(0, α</m:t>
        </m:r>
        <w:commentRangeStart w:id="21"/>
        <w:commentRangeStart w:id="22"/>
        <m:sSub>
          <m:sSubPr>
            <m:ctrlPr>
              <w:rPr>
                <w:rFonts w:ascii="Cambria Math" w:eastAsia="Calibri" w:hAnsi="Cambria Math" w:cs="Arial"/>
                <w:i/>
                <w:sz w:val="22"/>
                <w:szCs w:val="22"/>
              </w:rPr>
            </m:ctrlPr>
          </m:sSubPr>
          <m:e>
            <m:r>
              <w:rPr>
                <w:rFonts w:ascii="Cambria Math" w:eastAsia="Calibri" w:hAnsi="Cambria Math" w:cs="Arial"/>
                <w:sz w:val="22"/>
                <w:szCs w:val="22"/>
              </w:rPr>
              <m:t>f</m:t>
            </m:r>
          </m:e>
          <m:sub>
            <m:r>
              <w:rPr>
                <w:rFonts w:ascii="Cambria Math" w:eastAsia="Calibri" w:hAnsi="Cambria Math" w:cs="Arial"/>
                <w:sz w:val="22"/>
                <w:szCs w:val="22"/>
              </w:rPr>
              <m:t>i</m:t>
            </m:r>
          </m:sub>
        </m:sSub>
        <m:d>
          <m:dPr>
            <m:ctrlPr>
              <w:rPr>
                <w:rFonts w:ascii="Cambria Math" w:eastAsia="Calibri" w:hAnsi="Cambria Math" w:cs="Arial"/>
                <w:i/>
                <w:sz w:val="22"/>
                <w:szCs w:val="22"/>
              </w:rPr>
            </m:ctrlPr>
          </m:dPr>
          <m:e>
            <m:r>
              <w:rPr>
                <w:rFonts w:ascii="Cambria Math" w:eastAsia="Calibri" w:hAnsi="Cambria Math" w:cs="Arial"/>
                <w:sz w:val="22"/>
                <w:szCs w:val="22"/>
              </w:rPr>
              <m:t>w</m:t>
            </m:r>
          </m:e>
        </m:d>
        <m:sSub>
          <m:sSubPr>
            <m:ctrlPr>
              <w:rPr>
                <w:rFonts w:ascii="Cambria Math" w:eastAsia="Calibri" w:hAnsi="Cambria Math" w:cs="Arial"/>
                <w:i/>
                <w:sz w:val="22"/>
                <w:szCs w:val="22"/>
              </w:rPr>
            </m:ctrlPr>
          </m:sSubPr>
          <m:e>
            <m:r>
              <w:rPr>
                <w:rFonts w:ascii="Cambria Math" w:eastAsia="Calibri" w:hAnsi="Cambria Math" w:cs="Arial"/>
                <w:sz w:val="22"/>
                <w:szCs w:val="22"/>
              </w:rPr>
              <m:t>h</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n</m:t>
            </m:r>
          </m:sup>
        </m:sSup>
        <m:r>
          <w:rPr>
            <w:rFonts w:ascii="Cambria Math" w:eastAsia="Calibri" w:hAnsi="Cambria Math" w:cs="Arial"/>
            <w:sz w:val="22"/>
            <w:szCs w:val="22"/>
          </w:rPr>
          <m:t>-</m:t>
        </m:r>
        <m:sSub>
          <m:sSubPr>
            <m:ctrlPr>
              <w:rPr>
                <w:rFonts w:ascii="Cambria Math" w:eastAsia="Calibri" w:hAnsi="Cambria Math" w:cs="Arial"/>
                <w:i/>
                <w:sz w:val="22"/>
                <w:szCs w:val="22"/>
              </w:rPr>
            </m:ctrlPr>
          </m:sSubPr>
          <m:e>
            <m:r>
              <w:rPr>
                <w:rFonts w:ascii="Cambria Math" w:eastAsia="Calibri" w:hAnsi="Cambria Math" w:cs="Arial"/>
                <w:sz w:val="22"/>
                <w:szCs w:val="22"/>
              </w:rPr>
              <m:t>k</m:t>
            </m:r>
          </m:e>
          <m:sub>
            <m:r>
              <w:rPr>
                <w:rFonts w:ascii="Cambria Math" w:eastAsia="Calibri" w:hAnsi="Cambria Math" w:cs="Arial"/>
                <w:sz w:val="22"/>
                <w:szCs w:val="22"/>
              </w:rPr>
              <m:t>s.i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p</m:t>
            </m:r>
          </m:sup>
        </m:sSup>
        <w:commentRangeEnd w:id="21"/>
        <m:r>
          <m:rPr>
            <m:sty m:val="p"/>
          </m:rPr>
          <w:rPr>
            <w:rStyle w:val="CommentReference"/>
            <w:sz w:val="22"/>
            <w:szCs w:val="22"/>
          </w:rPr>
          <w:commentReference w:id="21"/>
        </m:r>
        <w:commentRangeEnd w:id="22"/>
        <m:r>
          <m:rPr>
            <m:sty m:val="p"/>
          </m:rPr>
          <w:rPr>
            <w:rStyle w:val="CommentReference"/>
            <w:sz w:val="22"/>
            <w:szCs w:val="22"/>
          </w:rPr>
          <w:commentReference w:id="22"/>
        </m:r>
        <m:r>
          <w:rPr>
            <w:rFonts w:ascii="Cambria Math" w:eastAsia="Cambria" w:hAnsi="Cambria Math" w:cs="Arial"/>
            <w:sz w:val="22"/>
            <w:szCs w:val="22"/>
          </w:rPr>
          <m:t>)</m:t>
        </m:r>
      </m:oMath>
      <w:r w:rsidR="002C5746" w:rsidRPr="00AF32CB">
        <w:rPr>
          <w:rFonts w:ascii="Times New Roman" w:eastAsia="Cambria" w:hAnsi="Times New Roman" w:cs="Arial"/>
          <w:sz w:val="22"/>
          <w:szCs w:val="22"/>
        </w:rPr>
        <w:t xml:space="preserve">                                  (1</w:t>
      </w:r>
      <w:r w:rsidR="0043437E" w:rsidRPr="00AF32CB">
        <w:rPr>
          <w:rFonts w:ascii="Times New Roman" w:eastAsia="Cambria" w:hAnsi="Times New Roman" w:cs="Arial"/>
          <w:sz w:val="22"/>
          <w:szCs w:val="22"/>
        </w:rPr>
        <w:t>1</w:t>
      </w:r>
      <w:r w:rsidR="002C5746" w:rsidRPr="00AF32CB">
        <w:rPr>
          <w:rFonts w:ascii="Times New Roman" w:eastAsia="Cambria" w:hAnsi="Times New Roman" w:cs="Arial"/>
          <w:sz w:val="22"/>
          <w:szCs w:val="22"/>
        </w:rPr>
        <w:t>)</w:t>
      </w:r>
    </w:p>
    <w:p w14:paraId="0014FE34" w14:textId="721E54B5" w:rsidR="00747A1B" w:rsidRPr="00AF32CB" w:rsidRDefault="00301A9A" w:rsidP="00745D1F">
      <w:pPr>
        <w:spacing w:line="480" w:lineRule="auto"/>
        <w:contextualSpacing/>
        <w:jc w:val="both"/>
        <w:rPr>
          <w:rFonts w:ascii="Times" w:hAnsi="Times"/>
          <w:sz w:val="22"/>
          <w:szCs w:val="22"/>
        </w:rPr>
      </w:pPr>
      <w:r w:rsidRPr="00AF32CB">
        <w:rPr>
          <w:rFonts w:ascii="Times" w:hAnsi="Times"/>
          <w:sz w:val="22"/>
          <w:szCs w:val="22"/>
          <w:lang w:val="en-GB"/>
        </w:rPr>
        <w:t xml:space="preserve">and </w:t>
      </w:r>
      <w:r w:rsidR="00745D1F" w:rsidRPr="00AF32CB">
        <w:rPr>
          <w:rFonts w:ascii="Times" w:hAnsi="Times"/>
          <w:sz w:val="22"/>
          <w:szCs w:val="22"/>
          <w:lang w:val="en-GB"/>
        </w:rPr>
        <w:t xml:space="preserve">is </w:t>
      </w:r>
      <w:r w:rsidR="00B437EE" w:rsidRPr="00AF32CB">
        <w:rPr>
          <w:rFonts w:ascii="Times" w:hAnsi="Times"/>
          <w:sz w:val="22"/>
          <w:szCs w:val="22"/>
        </w:rPr>
        <w:t>allocate</w:t>
      </w:r>
      <w:r w:rsidR="00FE403E" w:rsidRPr="00AF32CB">
        <w:rPr>
          <w:rFonts w:ascii="Times" w:hAnsi="Times"/>
          <w:sz w:val="22"/>
          <w:szCs w:val="22"/>
        </w:rPr>
        <w:t>d</w:t>
      </w:r>
      <w:r w:rsidR="00B437EE" w:rsidRPr="00AF32CB">
        <w:rPr>
          <w:rFonts w:ascii="Times" w:hAnsi="Times"/>
          <w:sz w:val="22"/>
          <w:szCs w:val="22"/>
        </w:rPr>
        <w:t xml:space="preserve"> to growth or reproduction. Th</w:t>
      </w:r>
      <w:r w:rsidRPr="00AF32CB">
        <w:rPr>
          <w:rFonts w:ascii="Times" w:hAnsi="Times"/>
          <w:sz w:val="22"/>
          <w:szCs w:val="22"/>
        </w:rPr>
        <w:t>e</w:t>
      </w:r>
      <w:r w:rsidR="00B437EE" w:rsidRPr="00AF32CB">
        <w:rPr>
          <w:rFonts w:ascii="Times" w:hAnsi="Times"/>
          <w:sz w:val="22"/>
          <w:szCs w:val="22"/>
        </w:rPr>
        <w:t xml:space="preserve"> allocation </w:t>
      </w:r>
      <w:r w:rsidR="00C53834" w:rsidRPr="00AF32CB">
        <w:rPr>
          <w:rFonts w:ascii="Times" w:hAnsi="Times"/>
          <w:sz w:val="22"/>
          <w:szCs w:val="22"/>
        </w:rPr>
        <w:t>to reproduction</w:t>
      </w:r>
      <w:r w:rsidR="00BC4505"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ψ</m:t>
            </m:r>
          </m:e>
          <m:sub>
            <m:r>
              <w:rPr>
                <w:rFonts w:ascii="Cambria Math" w:hAnsi="Cambria Math"/>
                <w:sz w:val="22"/>
                <w:szCs w:val="22"/>
              </w:rPr>
              <m:t>i</m:t>
            </m:r>
          </m:sub>
        </m:sSub>
      </m:oMath>
      <w:r w:rsidR="00BC4505" w:rsidRPr="00AF32CB">
        <w:rPr>
          <w:rFonts w:ascii="Times" w:hAnsi="Times"/>
          <w:sz w:val="22"/>
          <w:szCs w:val="22"/>
        </w:rPr>
        <w:t>)</w:t>
      </w:r>
      <w:r w:rsidR="00C53834" w:rsidRPr="00AF32CB">
        <w:rPr>
          <w:rFonts w:ascii="Times" w:hAnsi="Times"/>
          <w:sz w:val="22"/>
          <w:szCs w:val="22"/>
        </w:rPr>
        <w:t xml:space="preserve"> </w:t>
      </w:r>
      <w:r w:rsidR="00AA72C4" w:rsidRPr="00AF32CB">
        <w:rPr>
          <w:rFonts w:ascii="Times" w:hAnsi="Times"/>
          <w:sz w:val="22"/>
          <w:szCs w:val="22"/>
        </w:rPr>
        <w:t xml:space="preserve">increases smoothly from </w:t>
      </w:r>
      <w:commentRangeStart w:id="23"/>
      <w:commentRangeStart w:id="24"/>
      <w:r w:rsidR="00AA72C4" w:rsidRPr="00AF32CB">
        <w:rPr>
          <w:rFonts w:ascii="Times" w:hAnsi="Times"/>
          <w:sz w:val="22"/>
          <w:szCs w:val="22"/>
        </w:rPr>
        <w:t xml:space="preserve">0 </w:t>
      </w:r>
      <w:r w:rsidR="00D405EB" w:rsidRPr="00AF32CB">
        <w:rPr>
          <w:rFonts w:ascii="Times" w:hAnsi="Times"/>
          <w:sz w:val="22"/>
          <w:szCs w:val="22"/>
        </w:rPr>
        <w:t>around</w:t>
      </w:r>
      <w:r w:rsidR="00AA72C4" w:rsidRPr="00AF32CB">
        <w:rPr>
          <w:rFonts w:ascii="Times" w:hAnsi="Times"/>
          <w:sz w:val="22"/>
          <w:szCs w:val="22"/>
        </w:rPr>
        <w:t xml:space="preserve"> the weight maturation,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mat,i</m:t>
            </m:r>
          </m:sub>
        </m:sSub>
      </m:oMath>
      <w:r w:rsidR="00AA72C4" w:rsidRPr="00AF32CB">
        <w:rPr>
          <w:rFonts w:ascii="Times" w:hAnsi="Times"/>
          <w:sz w:val="22"/>
          <w:szCs w:val="22"/>
        </w:rPr>
        <w:t xml:space="preserve">, </w:t>
      </w:r>
      <w:commentRangeEnd w:id="23"/>
      <w:r w:rsidR="00AD67E3" w:rsidRPr="00AF32CB">
        <w:rPr>
          <w:rStyle w:val="CommentReference"/>
          <w:sz w:val="22"/>
          <w:szCs w:val="22"/>
        </w:rPr>
        <w:commentReference w:id="23"/>
      </w:r>
      <w:commentRangeEnd w:id="24"/>
      <w:r w:rsidR="000F01AC" w:rsidRPr="00AF32CB">
        <w:rPr>
          <w:rStyle w:val="CommentReference"/>
          <w:sz w:val="22"/>
          <w:szCs w:val="22"/>
        </w:rPr>
        <w:commentReference w:id="24"/>
      </w:r>
      <w:r w:rsidR="00AA72C4" w:rsidRPr="00AF32CB">
        <w:rPr>
          <w:rFonts w:ascii="Times" w:hAnsi="Times"/>
          <w:sz w:val="22"/>
          <w:szCs w:val="22"/>
        </w:rPr>
        <w:t xml:space="preserve">to 1 at the asymptotic weight,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rsidR="00747A1B" w:rsidRPr="00AF32CB">
        <w:rPr>
          <w:rFonts w:ascii="Times" w:hAnsi="Times"/>
          <w:sz w:val="22"/>
          <w:szCs w:val="22"/>
        </w:rPr>
        <w:t>, according to the function:</w:t>
      </w:r>
    </w:p>
    <w:p w14:paraId="20F67640" w14:textId="419E3E4D" w:rsidR="00747A1B" w:rsidRPr="00AF32CB" w:rsidRDefault="00451228" w:rsidP="00E6484F">
      <w:pPr>
        <w:spacing w:line="480" w:lineRule="auto"/>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ψ</m:t>
            </m:r>
          </m:e>
          <m:sub>
            <m:r>
              <w:rPr>
                <w:rFonts w:ascii="Cambria Math" w:hAnsi="Cambria Math"/>
                <w:sz w:val="22"/>
                <w:szCs w:val="22"/>
              </w:rPr>
              <m:t>i</m:t>
            </m:r>
          </m:sub>
        </m:sSub>
        <m:r>
          <w:rPr>
            <w:rFonts w:ascii="Cambria Math" w:hAnsi="Cambria Math"/>
            <w:sz w:val="22"/>
            <w:szCs w:val="22"/>
          </w:rPr>
          <m:t>=</m:t>
        </m:r>
        <m:sSup>
          <m:sSupPr>
            <m:ctrlPr>
              <w:rPr>
                <w:rFonts w:ascii="Cambria Math" w:hAnsi="Cambria Math"/>
                <w:i/>
                <w:sz w:val="22"/>
                <w:szCs w:val="22"/>
              </w:rPr>
            </m:ctrlPr>
          </m:sSupPr>
          <m:e>
            <m:d>
              <m:dPr>
                <m:begChr m:val="["/>
                <m:endChr m:val="]"/>
                <m:ctrlPr>
                  <w:rPr>
                    <w:rFonts w:ascii="Cambria Math" w:hAnsi="Cambria Math"/>
                    <w:i/>
                    <w:sz w:val="22"/>
                    <w:szCs w:val="22"/>
                  </w:rPr>
                </m:ctrlPr>
              </m:dPr>
              <m:e>
                <m:r>
                  <w:rPr>
                    <w:rFonts w:ascii="Cambria Math" w:hAnsi="Cambria Math"/>
                    <w:sz w:val="22"/>
                    <w:szCs w:val="22"/>
                  </w:rPr>
                  <m:t>1+</m:t>
                </m:r>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w</m:t>
                            </m:r>
                          </m:num>
                          <m:den>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mat,i</m:t>
                                </m:r>
                              </m:sub>
                            </m:sSub>
                          </m:den>
                        </m:f>
                      </m:e>
                    </m:d>
                  </m:e>
                  <m:sup>
                    <m:r>
                      <w:rPr>
                        <w:rFonts w:ascii="Cambria Math" w:hAnsi="Cambria Math"/>
                        <w:sz w:val="22"/>
                        <w:szCs w:val="22"/>
                      </w:rPr>
                      <m:t>-5</m:t>
                    </m:r>
                  </m:sup>
                </m:sSup>
              </m:e>
            </m:d>
          </m:e>
          <m:sup>
            <m:r>
              <w:rPr>
                <w:rFonts w:ascii="Cambria Math" w:hAnsi="Cambria Math"/>
                <w:sz w:val="22"/>
                <w:szCs w:val="22"/>
              </w:rPr>
              <m:t>-1</m:t>
            </m:r>
          </m:sup>
        </m:sSup>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w</m:t>
                    </m:r>
                  </m:num>
                  <m:den>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den>
                </m:f>
              </m:e>
            </m:d>
          </m:e>
          <m:sup>
            <m:r>
              <w:rPr>
                <w:rFonts w:ascii="Cambria Math" w:hAnsi="Cambria Math"/>
                <w:sz w:val="22"/>
                <w:szCs w:val="22"/>
              </w:rPr>
              <m:t>1-n</m:t>
            </m:r>
          </m:sup>
        </m:sSup>
      </m:oMath>
      <w:r w:rsidR="00E6484F" w:rsidRPr="00AF32CB">
        <w:rPr>
          <w:rFonts w:ascii="Times New Roman" w:eastAsia="Cambria" w:hAnsi="Times New Roman" w:cs="Arial"/>
          <w:sz w:val="22"/>
          <w:szCs w:val="22"/>
        </w:rPr>
        <w:t xml:space="preserve">                                          (12)</w:t>
      </w:r>
    </w:p>
    <w:p w14:paraId="35123D18" w14:textId="06F9E6D6" w:rsidR="0010253A" w:rsidRPr="00AF32CB" w:rsidRDefault="006B384F" w:rsidP="00745D1F">
      <w:pPr>
        <w:spacing w:line="480" w:lineRule="auto"/>
        <w:contextualSpacing/>
        <w:jc w:val="both"/>
        <w:rPr>
          <w:rFonts w:ascii="Times" w:hAnsi="Times"/>
          <w:sz w:val="22"/>
          <w:szCs w:val="22"/>
        </w:rPr>
      </w:pPr>
      <w:r w:rsidRPr="00AF32CB">
        <w:rPr>
          <w:rFonts w:ascii="Times" w:hAnsi="Times"/>
          <w:sz w:val="22"/>
          <w:szCs w:val="22"/>
        </w:rPr>
        <w:fldChar w:fldCharType="begin"/>
      </w:r>
      <w:r w:rsidRPr="00AF32CB">
        <w:rPr>
          <w:rFonts w:ascii="Times" w:hAnsi="Times"/>
          <w:sz w:val="22"/>
          <w:szCs w:val="22"/>
        </w:rPr>
        <w:instrText xml:space="preserve"> ADDIN ZOTERO_ITEM CSL_CITATION {"citationID":"gRy6wdfi","properties":{"formattedCitation":"(Andersen 2019)","plainCitation":"(Andersen 2019)","noteIndex":0},"citationItems":[{"id":1816,"uris":["http://zotero.org/users/6116610/items/ATL294ZJ"],"uri":["http://zotero.org/users/6116610/items/ATL294ZJ"],"itemData":{"id":1816,"type":"book","abstract":"Fish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Pr="00AF32CB">
        <w:rPr>
          <w:rFonts w:ascii="Times" w:hAnsi="Times"/>
          <w:sz w:val="22"/>
          <w:szCs w:val="22"/>
        </w:rPr>
        <w:fldChar w:fldCharType="separate"/>
      </w:r>
      <w:r w:rsidRPr="00AF32CB">
        <w:rPr>
          <w:rFonts w:ascii="Times" w:hAnsi="Times"/>
          <w:noProof/>
          <w:sz w:val="22"/>
          <w:szCs w:val="22"/>
        </w:rPr>
        <w:t>(Andersen 2019)</w:t>
      </w:r>
      <w:r w:rsidRPr="00AF32CB">
        <w:rPr>
          <w:rFonts w:ascii="Times" w:hAnsi="Times"/>
          <w:sz w:val="22"/>
          <w:szCs w:val="22"/>
        </w:rPr>
        <w:fldChar w:fldCharType="end"/>
      </w:r>
      <w:r w:rsidRPr="00AF32CB">
        <w:rPr>
          <w:rFonts w:ascii="Times" w:hAnsi="Times"/>
          <w:sz w:val="22"/>
          <w:szCs w:val="22"/>
        </w:rPr>
        <w:t xml:space="preserve">. </w:t>
      </w:r>
      <w:r w:rsidR="00301A9A" w:rsidRPr="00AF32CB">
        <w:rPr>
          <w:rFonts w:ascii="Times" w:hAnsi="Times"/>
          <w:sz w:val="22"/>
          <w:szCs w:val="22"/>
        </w:rPr>
        <w:t xml:space="preserve">This function results in </w:t>
      </w:r>
      <w:r w:rsidR="0010253A" w:rsidRPr="00AF32CB">
        <w:rPr>
          <w:rFonts w:ascii="Times" w:hAnsi="Times"/>
          <w:sz w:val="22"/>
          <w:szCs w:val="22"/>
        </w:rPr>
        <w:t xml:space="preserve">that the growth rate, i.e. </w:t>
      </w:r>
    </w:p>
    <w:p w14:paraId="2FBB389D" w14:textId="2D98224E" w:rsidR="0010253A" w:rsidRPr="00AF32CB" w:rsidRDefault="00451228" w:rsidP="0053579B">
      <w:pPr>
        <w:spacing w:line="480" w:lineRule="auto"/>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r,i</m:t>
            </m:r>
          </m:sub>
        </m:sSub>
        <m:r>
          <w:rPr>
            <w:rFonts w:ascii="Cambria Math" w:hAnsi="Cambria Math"/>
            <w:sz w:val="22"/>
            <w:szCs w:val="22"/>
          </w:rPr>
          <m:t>(w)(1-</m:t>
        </m:r>
        <m:sSub>
          <m:sSubPr>
            <m:ctrlPr>
              <w:rPr>
                <w:rFonts w:ascii="Cambria Math" w:hAnsi="Cambria Math"/>
                <w:i/>
                <w:sz w:val="22"/>
                <w:szCs w:val="22"/>
              </w:rPr>
            </m:ctrlPr>
          </m:sSubPr>
          <m:e>
            <m:r>
              <w:rPr>
                <w:rFonts w:ascii="Cambria Math" w:hAnsi="Cambria Math"/>
                <w:sz w:val="22"/>
                <w:szCs w:val="22"/>
              </w:rPr>
              <m:t>ψ</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oMath>
      <w:r w:rsidR="0053579B" w:rsidRPr="00AF32CB">
        <w:rPr>
          <w:rFonts w:ascii="Times New Roman" w:eastAsia="Cambria" w:hAnsi="Times New Roman" w:cs="Arial"/>
          <w:sz w:val="22"/>
          <w:szCs w:val="22"/>
        </w:rPr>
        <w:t xml:space="preserve">                                             (13)</w:t>
      </w:r>
    </w:p>
    <w:p w14:paraId="180B859C" w14:textId="0EBEEA15" w:rsidR="00F405C3" w:rsidRPr="00AF32CB" w:rsidRDefault="006C6DC0" w:rsidP="00745D1F">
      <w:pPr>
        <w:spacing w:line="480" w:lineRule="auto"/>
        <w:contextualSpacing/>
        <w:jc w:val="both"/>
        <w:rPr>
          <w:rFonts w:ascii="Times" w:hAnsi="Times"/>
          <w:sz w:val="22"/>
          <w:szCs w:val="22"/>
        </w:rPr>
      </w:pPr>
      <w:r w:rsidRPr="00AF32CB">
        <w:rPr>
          <w:rFonts w:ascii="Times" w:hAnsi="Times"/>
          <w:sz w:val="22"/>
          <w:szCs w:val="22"/>
        </w:rPr>
        <w:t>a</w:t>
      </w:r>
      <w:r w:rsidR="007B2E57" w:rsidRPr="00AF32CB">
        <w:rPr>
          <w:rFonts w:ascii="Times" w:hAnsi="Times"/>
          <w:sz w:val="22"/>
          <w:szCs w:val="22"/>
        </w:rPr>
        <w:t>pproximates a von Bertalanffy growth curve when the feeding level is constant</w:t>
      </w:r>
      <w:r w:rsidR="00E70F3B" w:rsidRPr="00AF32CB">
        <w:rPr>
          <w:rFonts w:ascii="Times" w:hAnsi="Times"/>
          <w:sz w:val="22"/>
          <w:szCs w:val="22"/>
        </w:rPr>
        <w:t xml:space="preserve"> </w:t>
      </w:r>
      <w:r w:rsidR="00527611" w:rsidRPr="00AF32CB">
        <w:rPr>
          <w:rFonts w:ascii="Times" w:hAnsi="Times"/>
          <w:sz w:val="22"/>
          <w:szCs w:val="22"/>
        </w:rPr>
        <w:fldChar w:fldCharType="begin"/>
      </w:r>
      <w:r w:rsidR="00C52D67" w:rsidRPr="00AF32CB">
        <w:rPr>
          <w:rFonts w:ascii="Times" w:hAnsi="Times"/>
          <w:sz w:val="22"/>
          <w:szCs w:val="22"/>
        </w:rPr>
        <w:instrText xml:space="preserve"> ADDIN ZOTERO_ITEM CSL_CITATION {"citationID":"xeDiUcT8","properties":{"formattedCitation":"(Hartvig {\\i{}et al.} 2011; Andersen 2019)","plainCitation":"(Hartvig et al. 2011; Andersen 2019)","noteIndex":0},"citationItems":[{"id":699,"uris":["http://zotero.org/users/6116610/items/DI6PRUI4"],"uri":["http://zotero.org/users/6116610/items/DI6PRUI4"],"itemData":{"id":699,"type":"article-journal","abstract":"We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527611" w:rsidRPr="00AF32CB">
        <w:rPr>
          <w:rFonts w:ascii="Times" w:hAnsi="Times"/>
          <w:sz w:val="22"/>
          <w:szCs w:val="22"/>
        </w:rPr>
        <w:fldChar w:fldCharType="separate"/>
      </w:r>
      <w:r w:rsidR="00C52D67" w:rsidRPr="00AF32CB">
        <w:rPr>
          <w:rFonts w:ascii="Times" w:hAnsi="Times" w:cs="Times New Roman"/>
          <w:sz w:val="22"/>
          <w:szCs w:val="22"/>
          <w:lang w:val="en-GB"/>
        </w:rPr>
        <w:t xml:space="preserve">(Hartvig </w:t>
      </w:r>
      <w:r w:rsidR="00C52D67" w:rsidRPr="00AF32CB">
        <w:rPr>
          <w:rFonts w:ascii="Times" w:hAnsi="Times" w:cs="Times New Roman"/>
          <w:i/>
          <w:iCs/>
          <w:sz w:val="22"/>
          <w:szCs w:val="22"/>
          <w:lang w:val="en-GB"/>
        </w:rPr>
        <w:t>et al.</w:t>
      </w:r>
      <w:r w:rsidR="00C52D67" w:rsidRPr="00AF32CB">
        <w:rPr>
          <w:rFonts w:ascii="Times" w:hAnsi="Times" w:cs="Times New Roman"/>
          <w:sz w:val="22"/>
          <w:szCs w:val="22"/>
          <w:lang w:val="en-GB"/>
        </w:rPr>
        <w:t xml:space="preserve"> 2011; Andersen 2019)</w:t>
      </w:r>
      <w:r w:rsidR="00527611" w:rsidRPr="00AF32CB">
        <w:rPr>
          <w:rFonts w:ascii="Times" w:hAnsi="Times"/>
          <w:sz w:val="22"/>
          <w:szCs w:val="22"/>
        </w:rPr>
        <w:fldChar w:fldCharType="end"/>
      </w:r>
      <w:r w:rsidR="007B2E57" w:rsidRPr="00AF32CB">
        <w:rPr>
          <w:rFonts w:ascii="Times" w:hAnsi="Times"/>
          <w:sz w:val="22"/>
          <w:szCs w:val="22"/>
        </w:rPr>
        <w:t xml:space="preserve">. </w:t>
      </w:r>
      <w:r w:rsidR="00D57E6E" w:rsidRPr="00AF32CB">
        <w:rPr>
          <w:rFonts w:ascii="Times" w:hAnsi="Times"/>
          <w:sz w:val="22"/>
          <w:szCs w:val="22"/>
        </w:rPr>
        <w:t xml:space="preserve">Reproduction is </w:t>
      </w:r>
      <w:r w:rsidR="00D64DF0" w:rsidRPr="00AF32CB">
        <w:rPr>
          <w:rFonts w:ascii="Times" w:hAnsi="Times"/>
          <w:sz w:val="22"/>
          <w:szCs w:val="22"/>
        </w:rPr>
        <w:t>given</w:t>
      </w:r>
      <w:r w:rsidR="000B5283" w:rsidRPr="00AF32CB">
        <w:rPr>
          <w:rFonts w:ascii="Times" w:hAnsi="Times"/>
          <w:sz w:val="22"/>
          <w:szCs w:val="22"/>
        </w:rPr>
        <w:t xml:space="preserve"> </w:t>
      </w:r>
      <w:r w:rsidR="00D57E6E" w:rsidRPr="00AF32CB">
        <w:rPr>
          <w:rFonts w:ascii="Times" w:hAnsi="Times"/>
          <w:sz w:val="22"/>
          <w:szCs w:val="22"/>
        </w:rPr>
        <w:t xml:space="preserve">by the </w:t>
      </w:r>
      <w:r w:rsidR="00DC53DD" w:rsidRPr="00AF32CB">
        <w:rPr>
          <w:rFonts w:ascii="Times" w:hAnsi="Times"/>
          <w:sz w:val="22"/>
          <w:szCs w:val="22"/>
        </w:rPr>
        <w:t>total egg</w:t>
      </w:r>
      <w:r w:rsidR="00301A9A" w:rsidRPr="00AF32CB">
        <w:rPr>
          <w:rFonts w:ascii="Times" w:hAnsi="Times"/>
          <w:sz w:val="22"/>
          <w:szCs w:val="22"/>
        </w:rPr>
        <w:t xml:space="preserve"> </w:t>
      </w:r>
      <w:r w:rsidR="00DC53DD" w:rsidRPr="00AF32CB">
        <w:rPr>
          <w:rFonts w:ascii="Times" w:hAnsi="Times"/>
          <w:sz w:val="22"/>
          <w:szCs w:val="22"/>
        </w:rPr>
        <w:t xml:space="preserve">production </w:t>
      </w:r>
      <w:r w:rsidR="002A267D" w:rsidRPr="00AF32CB">
        <w:rPr>
          <w:rFonts w:ascii="Times" w:hAnsi="Times"/>
          <w:sz w:val="22"/>
          <w:szCs w:val="22"/>
        </w:rPr>
        <w:t xml:space="preserve">in numbers, which is the integral of </w:t>
      </w:r>
      <w:r w:rsidR="00F405C3" w:rsidRPr="00AF32CB">
        <w:rPr>
          <w:rFonts w:ascii="Times" w:hAnsi="Times"/>
          <w:sz w:val="22"/>
          <w:szCs w:val="22"/>
        </w:rPr>
        <w:t>the energy allocated to reproduction multiplied by a</w:t>
      </w:r>
      <w:r w:rsidR="00AD67E3" w:rsidRPr="00AF32CB">
        <w:rPr>
          <w:rFonts w:ascii="Times" w:hAnsi="Times"/>
          <w:sz w:val="22"/>
          <w:szCs w:val="22"/>
        </w:rPr>
        <w:t xml:space="preserve"> reproduction </w:t>
      </w:r>
      <w:r w:rsidR="00F405C3" w:rsidRPr="00AF32CB">
        <w:rPr>
          <w:rFonts w:ascii="Times" w:hAnsi="Times"/>
          <w:sz w:val="22"/>
          <w:szCs w:val="22"/>
        </w:rPr>
        <w:t>efficiency factor (</w:t>
      </w:r>
      <m:oMath>
        <m:r>
          <w:rPr>
            <w:rFonts w:ascii="Cambria Math" w:hAnsi="Cambria Math"/>
            <w:sz w:val="22"/>
            <w:szCs w:val="22"/>
          </w:rPr>
          <m:t>ϵ, erepro</m:t>
        </m:r>
      </m:oMath>
      <w:r w:rsidR="00F405C3" w:rsidRPr="00AF32CB">
        <w:rPr>
          <w:rFonts w:ascii="Times" w:hAnsi="Times"/>
          <w:sz w:val="22"/>
          <w:szCs w:val="22"/>
        </w:rPr>
        <w:t xml:space="preserve">) divided by the egg weight,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0</m:t>
            </m:r>
          </m:sub>
        </m:sSub>
      </m:oMath>
      <w:r w:rsidR="00F405C3" w:rsidRPr="00AF32CB">
        <w:rPr>
          <w:rFonts w:ascii="Times" w:hAnsi="Times"/>
          <w:sz w:val="22"/>
          <w:szCs w:val="22"/>
        </w:rPr>
        <w:t>:</w:t>
      </w:r>
    </w:p>
    <w:commentRangeStart w:id="25"/>
    <w:commentRangeStart w:id="26"/>
    <w:p w14:paraId="5A1D3FA1" w14:textId="3858C492" w:rsidR="0044140F" w:rsidRPr="00AF32CB" w:rsidRDefault="00451228" w:rsidP="00D05987">
      <w:pPr>
        <w:spacing w:line="480" w:lineRule="auto"/>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p,i</m:t>
            </m:r>
          </m:sub>
        </m:sSub>
        <w:commentRangeEnd w:id="25"/>
        <m:r>
          <m:rPr>
            <m:sty m:val="p"/>
          </m:rPr>
          <w:rPr>
            <w:rStyle w:val="CommentReference"/>
            <w:sz w:val="22"/>
            <w:szCs w:val="22"/>
          </w:rPr>
          <w:commentReference w:id="25"/>
        </m:r>
        <w:commentRangeEnd w:id="26"/>
        <m:r>
          <m:rPr>
            <m:sty m:val="p"/>
          </m:rPr>
          <w:rPr>
            <w:rStyle w:val="CommentReference"/>
            <w:sz w:val="22"/>
            <w:szCs w:val="22"/>
          </w:rPr>
          <w:commentReference w:id="26"/>
        </m:r>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ϵ</m:t>
            </m:r>
          </m:num>
          <m:den>
            <m:r>
              <w:rPr>
                <w:rFonts w:ascii="Cambria Math" w:hAnsi="Cambria Math"/>
                <w:sz w:val="22"/>
                <w:szCs w:val="22"/>
              </w:rPr>
              <m:t>2</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0</m:t>
                </m:r>
              </m:sub>
            </m:sSub>
          </m:den>
        </m:f>
        <m:nary>
          <m:naryPr>
            <m:limLoc m:val="undOvr"/>
            <m:subHide m:val="1"/>
            <m:supHide m:val="1"/>
            <m:ctrlPr>
              <w:rPr>
                <w:rFonts w:ascii="Cambria Math" w:hAnsi="Cambria Math"/>
                <w:i/>
                <w:sz w:val="22"/>
                <w:szCs w:val="22"/>
              </w:rPr>
            </m:ctrlPr>
          </m:naryPr>
          <m:sub/>
          <m:sup/>
          <m:e>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d>
                  <m:dPr>
                    <m:ctrlPr>
                      <w:rPr>
                        <w:rFonts w:ascii="Cambria Math" w:hAnsi="Cambria Math"/>
                        <w:i/>
                        <w:sz w:val="22"/>
                        <w:szCs w:val="22"/>
                      </w:rPr>
                    </m:ctrlPr>
                  </m:dPr>
                  <m:e>
                    <m:r>
                      <w:rPr>
                        <w:rFonts w:ascii="Cambria Math" w:hAnsi="Cambria Math"/>
                        <w:sz w:val="22"/>
                        <w:szCs w:val="22"/>
                      </w:rPr>
                      <m:t>w</m:t>
                    </m:r>
                  </m:e>
                </m:d>
              </m:sub>
            </m:sSub>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r,i</m:t>
                </m:r>
              </m:sub>
            </m:sSub>
            <m:d>
              <m:dPr>
                <m:ctrlPr>
                  <w:rPr>
                    <w:rFonts w:ascii="Cambria Math" w:hAnsi="Cambria Math"/>
                    <w:i/>
                    <w:sz w:val="22"/>
                    <w:szCs w:val="22"/>
                  </w:rPr>
                </m:ctrlPr>
              </m:dPr>
              <m:e>
                <m:r>
                  <w:rPr>
                    <w:rFonts w:ascii="Cambria Math" w:hAnsi="Cambria Math"/>
                    <w:sz w:val="22"/>
                    <w:szCs w:val="22"/>
                  </w:rPr>
                  <m:t>w</m:t>
                </m:r>
              </m:e>
            </m:d>
            <m:sSub>
              <m:sSubPr>
                <m:ctrlPr>
                  <w:rPr>
                    <w:rFonts w:ascii="Cambria Math" w:hAnsi="Cambria Math"/>
                    <w:i/>
                    <w:sz w:val="22"/>
                    <w:szCs w:val="22"/>
                  </w:rPr>
                </m:ctrlPr>
              </m:sSubPr>
              <m:e>
                <m:r>
                  <w:rPr>
                    <w:rFonts w:ascii="Cambria Math" w:hAnsi="Cambria Math"/>
                    <w:sz w:val="22"/>
                    <w:szCs w:val="22"/>
                  </w:rPr>
                  <m:t>ψ</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dw</m:t>
            </m:r>
          </m:e>
        </m:nary>
      </m:oMath>
      <w:r w:rsidR="00D05987" w:rsidRPr="00AF32CB">
        <w:rPr>
          <w:rFonts w:ascii="Times New Roman" w:eastAsia="Cambria" w:hAnsi="Times New Roman" w:cs="Arial"/>
          <w:sz w:val="22"/>
          <w:szCs w:val="22"/>
        </w:rPr>
        <w:t xml:space="preserve">                                        (14)</w:t>
      </w:r>
    </w:p>
    <w:p w14:paraId="39CD93A1" w14:textId="1BE671C3" w:rsidR="00737F5B" w:rsidRPr="00AF32CB" w:rsidRDefault="00DE5303" w:rsidP="00182BA9">
      <w:pPr>
        <w:spacing w:line="480" w:lineRule="auto"/>
        <w:contextualSpacing/>
        <w:jc w:val="both"/>
        <w:rPr>
          <w:rFonts w:ascii="Times" w:hAnsi="Times"/>
          <w:sz w:val="22"/>
          <w:szCs w:val="22"/>
        </w:rPr>
      </w:pPr>
      <w:r w:rsidRPr="00AF32CB">
        <w:rPr>
          <w:rFonts w:ascii="Times" w:hAnsi="Times"/>
          <w:sz w:val="22"/>
          <w:szCs w:val="22"/>
        </w:rPr>
        <w:t>Th</w:t>
      </w:r>
      <w:r w:rsidR="0038545A" w:rsidRPr="00AF32CB">
        <w:rPr>
          <w:rFonts w:ascii="Times" w:hAnsi="Times"/>
          <w:sz w:val="22"/>
          <w:szCs w:val="22"/>
        </w:rPr>
        <w:t>is “physiological”</w:t>
      </w:r>
      <w:r w:rsidRPr="00AF32CB">
        <w:rPr>
          <w:rFonts w:ascii="Times" w:hAnsi="Times"/>
          <w:sz w:val="22"/>
          <w:szCs w:val="22"/>
        </w:rPr>
        <w:t xml:space="preserve"> r</w:t>
      </w:r>
      <w:r w:rsidR="000B3B73" w:rsidRPr="00AF32CB">
        <w:rPr>
          <w:rFonts w:ascii="Times" w:hAnsi="Times"/>
          <w:sz w:val="22"/>
          <w:szCs w:val="22"/>
        </w:rPr>
        <w:t xml:space="preserve">ecruitment </w:t>
      </w:r>
      <w:r w:rsidR="0038545A" w:rsidRPr="00AF32CB">
        <w:rPr>
          <w:rFonts w:ascii="Times" w:hAnsi="Times"/>
          <w:sz w:val="22"/>
          <w:szCs w:val="22"/>
        </w:rPr>
        <w:t>(index</w:t>
      </w:r>
      <w:r w:rsidR="00F5490C" w:rsidRPr="00AF32CB">
        <w:rPr>
          <w:rFonts w:ascii="Times" w:hAnsi="Times"/>
          <w:sz w:val="22"/>
          <w:szCs w:val="22"/>
        </w:rPr>
        <w:t>ed</w:t>
      </w:r>
      <w:r w:rsidR="0038545A" w:rsidRPr="00AF32CB">
        <w:rPr>
          <w:rFonts w:ascii="Times" w:hAnsi="Times"/>
          <w:sz w:val="22"/>
          <w:szCs w:val="22"/>
        </w:rPr>
        <w:t xml:space="preserve"> </w:t>
      </w:r>
      <m:oMath>
        <m:r>
          <w:rPr>
            <w:rFonts w:ascii="Cambria Math" w:hAnsi="Cambria Math"/>
            <w:sz w:val="22"/>
            <w:szCs w:val="22"/>
          </w:rPr>
          <m:t>p</m:t>
        </m:r>
      </m:oMath>
      <w:r w:rsidR="0038545A" w:rsidRPr="00AF32CB">
        <w:rPr>
          <w:rFonts w:ascii="Times" w:hAnsi="Times"/>
          <w:sz w:val="22"/>
          <w:szCs w:val="22"/>
        </w:rPr>
        <w:t xml:space="preserve">) </w:t>
      </w:r>
      <w:r w:rsidRPr="00AF32CB">
        <w:rPr>
          <w:rFonts w:ascii="Times" w:hAnsi="Times"/>
          <w:sz w:val="22"/>
          <w:szCs w:val="22"/>
        </w:rPr>
        <w:t xml:space="preserve">of offspring to each species </w:t>
      </w:r>
      <w:r w:rsidR="001762CE" w:rsidRPr="00AF32CB">
        <w:rPr>
          <w:rFonts w:ascii="Times" w:hAnsi="Times"/>
          <w:sz w:val="22"/>
          <w:szCs w:val="22"/>
        </w:rPr>
        <w:t>relate</w:t>
      </w:r>
      <w:r w:rsidR="00254800" w:rsidRPr="00AF32CB">
        <w:rPr>
          <w:rFonts w:ascii="Times" w:hAnsi="Times"/>
          <w:sz w:val="22"/>
          <w:szCs w:val="22"/>
        </w:rPr>
        <w:t>s</w:t>
      </w:r>
      <w:r w:rsidR="001762CE" w:rsidRPr="00AF32CB">
        <w:rPr>
          <w:rFonts w:ascii="Times" w:hAnsi="Times"/>
          <w:sz w:val="22"/>
          <w:szCs w:val="22"/>
        </w:rPr>
        <w:t xml:space="preserve"> to the total egg production </w:t>
      </w:r>
      <w:r w:rsidR="00AD0C4D" w:rsidRPr="00AF32CB">
        <w:rPr>
          <w:rFonts w:ascii="Times" w:hAnsi="Times"/>
          <w:sz w:val="22"/>
          <w:szCs w:val="22"/>
        </w:rPr>
        <w:t xml:space="preserve">via a Beverton-Holt stock recruit </w:t>
      </w:r>
      <w:r w:rsidR="00A81C1A" w:rsidRPr="00AF32CB">
        <w:rPr>
          <w:rFonts w:ascii="Times" w:hAnsi="Times"/>
          <w:sz w:val="22"/>
          <w:szCs w:val="22"/>
        </w:rPr>
        <w:t>relationship</w:t>
      </w:r>
      <w:r w:rsidR="00737F5B" w:rsidRPr="00AF32CB">
        <w:rPr>
          <w:rFonts w:ascii="Times" w:hAnsi="Times"/>
          <w:sz w:val="22"/>
          <w:szCs w:val="22"/>
        </w:rPr>
        <w:t>, such that recruitment reaches a maximum as the egg production increases</w:t>
      </w:r>
      <w:r w:rsidR="00301A9A" w:rsidRPr="00AF32CB">
        <w:rPr>
          <w:rFonts w:ascii="Times" w:hAnsi="Times"/>
          <w:sz w:val="22"/>
          <w:szCs w:val="22"/>
        </w:rPr>
        <w:t>,</w:t>
      </w:r>
    </w:p>
    <w:p w14:paraId="62B7D62D" w14:textId="505887CD" w:rsidR="006E235A" w:rsidRPr="00AF32CB" w:rsidRDefault="00451228" w:rsidP="00EE0679">
      <w:pPr>
        <w:spacing w:line="480" w:lineRule="auto"/>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max,i</m:t>
            </m:r>
          </m:sub>
        </m:sSub>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p,i</m:t>
                </m:r>
              </m:sub>
            </m:sSub>
          </m:num>
          <m:den>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max,i</m:t>
                </m:r>
              </m:sub>
            </m:sSub>
          </m:den>
        </m:f>
      </m:oMath>
      <w:r w:rsidR="00301A9A" w:rsidRPr="00AF32CB">
        <w:rPr>
          <w:rFonts w:ascii="Times" w:eastAsiaTheme="minorEastAsia" w:hAnsi="Times"/>
          <w:sz w:val="22"/>
          <w:szCs w:val="22"/>
        </w:rPr>
        <w:t>,</w:t>
      </w:r>
      <w:r w:rsidR="00EE0679" w:rsidRPr="00AF32CB">
        <w:rPr>
          <w:rFonts w:ascii="Times" w:eastAsiaTheme="minorEastAsia" w:hAnsi="Times"/>
          <w:sz w:val="22"/>
          <w:szCs w:val="22"/>
        </w:rPr>
        <w:t xml:space="preserve">                                                  </w:t>
      </w:r>
      <w:r w:rsidR="00EE0679" w:rsidRPr="00AF32CB">
        <w:rPr>
          <w:rFonts w:ascii="Times New Roman" w:eastAsia="Cambria" w:hAnsi="Times New Roman" w:cs="Arial"/>
          <w:sz w:val="22"/>
          <w:szCs w:val="22"/>
        </w:rPr>
        <w:t>(1</w:t>
      </w:r>
      <w:r w:rsidR="006000ED" w:rsidRPr="00AF32CB">
        <w:rPr>
          <w:rFonts w:ascii="Times New Roman" w:eastAsia="Cambria" w:hAnsi="Times New Roman" w:cs="Arial"/>
          <w:sz w:val="22"/>
          <w:szCs w:val="22"/>
        </w:rPr>
        <w:t>5</w:t>
      </w:r>
      <w:r w:rsidR="00EE0679" w:rsidRPr="00AF32CB">
        <w:rPr>
          <w:rFonts w:ascii="Times New Roman" w:eastAsia="Cambria" w:hAnsi="Times New Roman" w:cs="Arial"/>
          <w:sz w:val="22"/>
          <w:szCs w:val="22"/>
        </w:rPr>
        <w:t>)</w:t>
      </w:r>
    </w:p>
    <w:p w14:paraId="6AE05D51" w14:textId="4D5B7AC5" w:rsidR="00053E8C" w:rsidRPr="00AF32CB" w:rsidRDefault="0030010C" w:rsidP="00182BA9">
      <w:pPr>
        <w:spacing w:line="480" w:lineRule="auto"/>
        <w:contextualSpacing/>
        <w:jc w:val="both"/>
        <w:rPr>
          <w:rFonts w:ascii="Times" w:hAnsi="Times"/>
          <w:sz w:val="22"/>
          <w:szCs w:val="22"/>
        </w:rPr>
      </w:pPr>
      <w:r w:rsidRPr="00AF32CB">
        <w:rPr>
          <w:rFonts w:ascii="Times" w:hAnsi="Times"/>
          <w:sz w:val="22"/>
          <w:szCs w:val="22"/>
        </w:rPr>
        <w:t xml:space="preserve">where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max,i</m:t>
            </m:r>
          </m:sub>
        </m:sSub>
      </m:oMath>
      <w:r w:rsidRPr="00AF32CB">
        <w:rPr>
          <w:rFonts w:ascii="Times" w:hAnsi="Times"/>
          <w:sz w:val="22"/>
          <w:szCs w:val="22"/>
        </w:rPr>
        <w:t xml:space="preserve"> is the maximum recruitment of each species</w:t>
      </w:r>
      <w:r w:rsidR="006A6E77"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max,i</m:t>
            </m:r>
          </m:sub>
        </m:sSub>
      </m:oMath>
      <w:r w:rsidR="006A6E77" w:rsidRPr="00AF32CB">
        <w:rPr>
          <w:rFonts w:ascii="Times" w:hAnsi="Times"/>
          <w:sz w:val="22"/>
          <w:szCs w:val="22"/>
        </w:rPr>
        <w:t xml:space="preserve"> is here treated as a free parameter that is found in the calibration process by </w:t>
      </w:r>
      <w:r w:rsidR="006D5A07" w:rsidRPr="00AF32CB">
        <w:rPr>
          <w:rFonts w:ascii="Times" w:hAnsi="Times"/>
          <w:sz w:val="22"/>
          <w:szCs w:val="22"/>
        </w:rPr>
        <w:t>minimizing the residual sum of squares between</w:t>
      </w:r>
      <w:r w:rsidR="001715DB" w:rsidRPr="00AF32CB">
        <w:rPr>
          <w:rFonts w:ascii="Times" w:hAnsi="Times"/>
          <w:sz w:val="22"/>
          <w:szCs w:val="22"/>
        </w:rPr>
        <w:t xml:space="preserve"> </w:t>
      </w:r>
      <w:r w:rsidR="00EC4BDD" w:rsidRPr="00AF32CB">
        <w:rPr>
          <w:rFonts w:ascii="Times" w:hAnsi="Times"/>
          <w:sz w:val="22"/>
          <w:szCs w:val="22"/>
        </w:rPr>
        <w:t>spawning stock biomass from stock assessment and the MSSM.</w:t>
      </w:r>
      <w:r w:rsidR="003A114D" w:rsidRPr="00AF32CB">
        <w:rPr>
          <w:rFonts w:ascii="Times" w:hAnsi="Times"/>
          <w:sz w:val="22"/>
          <w:szCs w:val="22"/>
        </w:rPr>
        <w:t xml:space="preserve"> In doing so, it also ensures that the species coexist</w:t>
      </w:r>
      <w:r w:rsidR="00F1104C" w:rsidRPr="00AF32CB">
        <w:rPr>
          <w:rFonts w:ascii="Times" w:hAnsi="Times"/>
          <w:sz w:val="22"/>
          <w:szCs w:val="22"/>
        </w:rPr>
        <w:t xml:space="preserve"> </w:t>
      </w:r>
      <w:r w:rsidR="008A569A" w:rsidRPr="00AF32CB">
        <w:rPr>
          <w:rFonts w:ascii="Times" w:hAnsi="Times"/>
          <w:sz w:val="22"/>
          <w:szCs w:val="22"/>
        </w:rPr>
        <w:t xml:space="preserve">in the model </w:t>
      </w:r>
      <w:r w:rsidR="00565B11" w:rsidRPr="00AF32CB">
        <w:rPr>
          <w:rFonts w:ascii="Times" w:hAnsi="Times"/>
          <w:sz w:val="22"/>
          <w:szCs w:val="22"/>
        </w:rPr>
        <w:fldChar w:fldCharType="begin"/>
      </w:r>
      <w:r w:rsidR="00565B11" w:rsidRPr="00AF32CB">
        <w:rPr>
          <w:rFonts w:ascii="Times" w:hAnsi="Times"/>
          <w:sz w:val="22"/>
          <w:szCs w:val="22"/>
        </w:rPr>
        <w:instrText xml:space="preserve"> ADDIN ZOTERO_ITEM CSL_CITATION {"citationID":"UvDQkPeF","properties":{"formattedCitation":"(Hartvig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65B11" w:rsidRPr="00AF32CB">
        <w:rPr>
          <w:rFonts w:ascii="Times" w:hAnsi="Times"/>
          <w:sz w:val="22"/>
          <w:szCs w:val="22"/>
        </w:rPr>
        <w:fldChar w:fldCharType="separate"/>
      </w:r>
      <w:r w:rsidR="00565B11" w:rsidRPr="00AF32CB">
        <w:rPr>
          <w:rFonts w:ascii="Times" w:hAnsi="Times" w:cs="Times New Roman"/>
          <w:sz w:val="22"/>
          <w:szCs w:val="22"/>
          <w:lang w:val="en-GB"/>
        </w:rPr>
        <w:t xml:space="preserve">(Hartvig </w:t>
      </w:r>
      <w:r w:rsidR="00565B11" w:rsidRPr="00AF32CB">
        <w:rPr>
          <w:rFonts w:ascii="Times" w:hAnsi="Times" w:cs="Times New Roman"/>
          <w:i/>
          <w:iCs/>
          <w:sz w:val="22"/>
          <w:szCs w:val="22"/>
          <w:lang w:val="en-GB"/>
        </w:rPr>
        <w:t>et al.</w:t>
      </w:r>
      <w:r w:rsidR="00565B11" w:rsidRPr="00AF32CB">
        <w:rPr>
          <w:rFonts w:ascii="Times" w:hAnsi="Times" w:cs="Times New Roman"/>
          <w:sz w:val="22"/>
          <w:szCs w:val="22"/>
          <w:lang w:val="en-GB"/>
        </w:rPr>
        <w:t xml:space="preserve"> 2011)</w:t>
      </w:r>
      <w:r w:rsidR="00565B11" w:rsidRPr="00AF32CB">
        <w:rPr>
          <w:rFonts w:ascii="Times" w:hAnsi="Times"/>
          <w:sz w:val="22"/>
          <w:szCs w:val="22"/>
        </w:rPr>
        <w:fldChar w:fldCharType="end"/>
      </w:r>
      <w:r w:rsidR="00D14E66" w:rsidRPr="00AF32CB">
        <w:rPr>
          <w:rFonts w:ascii="Times" w:hAnsi="Times"/>
          <w:sz w:val="22"/>
          <w:szCs w:val="22"/>
        </w:rPr>
        <w:t>.</w:t>
      </w:r>
    </w:p>
    <w:p w14:paraId="3E6A08A1" w14:textId="739386D6" w:rsidR="008B10AB" w:rsidRPr="00AF32CB" w:rsidRDefault="008B10AB" w:rsidP="00182BA9">
      <w:pPr>
        <w:spacing w:line="480" w:lineRule="auto"/>
        <w:ind w:firstLine="357"/>
        <w:contextualSpacing/>
        <w:jc w:val="both"/>
        <w:rPr>
          <w:rFonts w:ascii="Times" w:hAnsi="Times"/>
          <w:sz w:val="22"/>
          <w:szCs w:val="22"/>
        </w:rPr>
      </w:pPr>
      <w:r w:rsidRPr="00AF32CB">
        <w:rPr>
          <w:rFonts w:ascii="Times" w:hAnsi="Times"/>
          <w:sz w:val="22"/>
          <w:szCs w:val="22"/>
        </w:rPr>
        <w:t xml:space="preserve">The temporal </w:t>
      </w:r>
      <w:r w:rsidR="00046D33" w:rsidRPr="00AF32CB">
        <w:rPr>
          <w:rFonts w:ascii="Times" w:hAnsi="Times"/>
          <w:sz w:val="22"/>
          <w:szCs w:val="22"/>
        </w:rPr>
        <w:t>dynamics</w:t>
      </w:r>
      <w:r w:rsidRPr="00AF32CB">
        <w:rPr>
          <w:rFonts w:ascii="Times" w:hAnsi="Times"/>
          <w:sz w:val="22"/>
          <w:szCs w:val="22"/>
        </w:rPr>
        <w:t xml:space="preserve"> of the background resource</w:t>
      </w:r>
      <w:r w:rsidR="008C73F9"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R</m:t>
            </m:r>
          </m:sub>
        </m:sSub>
      </m:oMath>
      <w:r w:rsidR="008C73F9" w:rsidRPr="00AF32CB">
        <w:rPr>
          <w:rFonts w:ascii="Times" w:hAnsi="Times"/>
          <w:sz w:val="22"/>
          <w:szCs w:val="22"/>
        </w:rPr>
        <w:t>)</w:t>
      </w:r>
      <w:r w:rsidRPr="00AF32CB">
        <w:rPr>
          <w:rFonts w:ascii="Times" w:hAnsi="Times"/>
          <w:sz w:val="22"/>
          <w:szCs w:val="22"/>
        </w:rPr>
        <w:t xml:space="preserve"> spectra </w:t>
      </w:r>
      <w:r w:rsidR="004A6FEB" w:rsidRPr="00AF32CB">
        <w:rPr>
          <w:rFonts w:ascii="Times" w:hAnsi="Times"/>
          <w:sz w:val="22"/>
          <w:szCs w:val="22"/>
        </w:rPr>
        <w:t xml:space="preserve">(benthic </w:t>
      </w:r>
      <w:r w:rsidR="001846ED" w:rsidRPr="00AF32CB">
        <w:rPr>
          <w:rFonts w:ascii="Times" w:hAnsi="Times"/>
          <w:sz w:val="22"/>
          <w:szCs w:val="22"/>
        </w:rPr>
        <w:t>and</w:t>
      </w:r>
      <w:r w:rsidR="002947F2" w:rsidRPr="00AF32CB">
        <w:rPr>
          <w:rFonts w:ascii="Times" w:hAnsi="Times"/>
          <w:sz w:val="22"/>
          <w:szCs w:val="22"/>
        </w:rPr>
        <w:t xml:space="preserve"> </w:t>
      </w:r>
      <w:r w:rsidR="004A6FEB" w:rsidRPr="00AF32CB">
        <w:rPr>
          <w:rFonts w:ascii="Times" w:hAnsi="Times"/>
          <w:sz w:val="22"/>
          <w:szCs w:val="22"/>
        </w:rPr>
        <w:t xml:space="preserve">pelagic) </w:t>
      </w:r>
      <w:r w:rsidRPr="00AF32CB">
        <w:rPr>
          <w:rFonts w:ascii="Times" w:hAnsi="Times"/>
          <w:sz w:val="22"/>
          <w:szCs w:val="22"/>
        </w:rPr>
        <w:t>is defined as:</w:t>
      </w:r>
    </w:p>
    <w:p w14:paraId="04D9EA33" w14:textId="68E86E46" w:rsidR="008B10AB" w:rsidRPr="00AF32CB" w:rsidRDefault="00451228" w:rsidP="00AA2E27">
      <w:pPr>
        <w:spacing w:line="480" w:lineRule="auto"/>
        <w:ind w:left="360"/>
        <w:contextualSpacing/>
        <w:jc w:val="right"/>
        <w:rPr>
          <w:rFonts w:ascii="Times" w:hAnsi="Times"/>
          <w:sz w:val="22"/>
          <w:szCs w:val="22"/>
        </w:rPr>
      </w:pPr>
      <m:oMath>
        <m:f>
          <m:fPr>
            <m:ctrlPr>
              <w:rPr>
                <w:rFonts w:ascii="Cambria Math" w:hAnsi="Cambria Math"/>
                <w:i/>
                <w:sz w:val="22"/>
                <w:szCs w:val="22"/>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R</m:t>
                </m:r>
              </m:sub>
            </m:sSub>
            <m:r>
              <w:rPr>
                <w:rFonts w:ascii="Cambria Math" w:hAnsi="Cambria Math"/>
                <w:sz w:val="22"/>
                <w:szCs w:val="22"/>
              </w:rPr>
              <m:t>(w,t)</m:t>
            </m:r>
          </m:num>
          <m:den>
            <m:r>
              <w:rPr>
                <w:rFonts w:ascii="Cambria Math" w:hAnsi="Cambria Math"/>
                <w:sz w:val="22"/>
                <w:szCs w:val="22"/>
              </w:rPr>
              <m:t>∂t</m:t>
            </m:r>
          </m:den>
        </m:f>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o</m:t>
            </m:r>
          </m:sub>
        </m:sSub>
        <m:sSup>
          <m:sSupPr>
            <m:ctrlPr>
              <w:rPr>
                <w:rFonts w:ascii="Cambria Math" w:hAnsi="Cambria Math"/>
                <w:i/>
                <w:sz w:val="22"/>
                <w:szCs w:val="22"/>
              </w:rPr>
            </m:ctrlPr>
          </m:sSupPr>
          <m:e>
            <m:r>
              <w:rPr>
                <w:rFonts w:ascii="Cambria Math" w:hAnsi="Cambria Math"/>
                <w:sz w:val="22"/>
                <w:szCs w:val="22"/>
              </w:rPr>
              <m:t>w</m:t>
            </m:r>
          </m:e>
          <m:sup>
            <w:commentRangeStart w:id="27"/>
            <w:commentRangeStart w:id="28"/>
            <m:r>
              <w:rPr>
                <w:rFonts w:ascii="Cambria Math" w:hAnsi="Cambria Math"/>
                <w:sz w:val="22"/>
                <w:szCs w:val="22"/>
              </w:rPr>
              <m:t>p</m:t>
            </m:r>
            <w:commentRangeEnd w:id="27"/>
            <m:r>
              <m:rPr>
                <m:sty m:val="p"/>
              </m:rPr>
              <w:rPr>
                <w:rStyle w:val="CommentReference"/>
                <w:sz w:val="22"/>
                <w:szCs w:val="22"/>
              </w:rPr>
              <w:commentReference w:id="27"/>
            </m:r>
            <w:commentRangeEnd w:id="28"/>
            <m:r>
              <m:rPr>
                <m:sty m:val="p"/>
              </m:rPr>
              <w:rPr>
                <w:rStyle w:val="CommentReference"/>
                <w:sz w:val="22"/>
                <w:szCs w:val="22"/>
              </w:rPr>
              <w:commentReference w:id="28"/>
            </m:r>
            <m:r>
              <w:rPr>
                <w:rFonts w:ascii="Cambria Math" w:hAnsi="Cambria Math"/>
                <w:sz w:val="22"/>
                <w:szCs w:val="22"/>
              </w:rPr>
              <m:t>-1</m:t>
            </m:r>
          </m:sup>
        </m:sSup>
        <m:d>
          <m:dPr>
            <m:begChr m:val="["/>
            <m:endChr m:val="]"/>
            <m:ctrlPr>
              <w:rPr>
                <w:rFonts w:ascii="Cambria Math" w:hAnsi="Cambria Math"/>
                <w:i/>
                <w:sz w:val="22"/>
                <w:szCs w:val="22"/>
              </w:rPr>
            </m:ctrlPr>
          </m:dPr>
          <m:e>
            <m:r>
              <w:rPr>
                <w:rFonts w:ascii="Cambria Math" w:hAnsi="Cambria Math" w:cs="Cambria Math"/>
                <w:sz w:val="22"/>
                <w:szCs w:val="22"/>
              </w:rPr>
              <m:t>κ</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w</m:t>
                </m:r>
              </m:e>
              <m:sup>
                <m:r>
                  <w:rPr>
                    <w:rFonts w:ascii="Cambria Math" w:eastAsia="Times New Roman" w:hAnsi="Cambria Math" w:cs="Times New Roman"/>
                    <w:sz w:val="22"/>
                    <w:szCs w:val="22"/>
                  </w:rPr>
                  <m:t>-</m:t>
                </m:r>
                <m:r>
                  <w:rPr>
                    <w:rFonts w:ascii="Cambria Math" w:hAnsi="Cambria Math" w:cstheme="minorHAnsi"/>
                    <w:sz w:val="22"/>
                    <w:szCs w:val="22"/>
                  </w:rPr>
                  <m:t>λ</m:t>
                </m:r>
              </m:sup>
            </m:sSup>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w,t</m:t>
                </m:r>
              </m:e>
            </m:d>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μ</m:t>
            </m:r>
          </m:e>
          <m:sub>
            <w:commentRangeStart w:id="29"/>
            <w:commentRangeStart w:id="30"/>
            <m:r>
              <w:rPr>
                <w:rFonts w:ascii="Cambria Math" w:hAnsi="Cambria Math"/>
                <w:sz w:val="22"/>
                <w:szCs w:val="22"/>
              </w:rPr>
              <m:t>p</m:t>
            </m:r>
            <w:commentRangeEnd w:id="29"/>
            <m:r>
              <m:rPr>
                <m:sty m:val="p"/>
              </m:rPr>
              <w:rPr>
                <w:rStyle w:val="CommentReference"/>
                <w:sz w:val="22"/>
                <w:szCs w:val="22"/>
              </w:rPr>
              <w:commentReference w:id="29"/>
            </m:r>
            <w:commentRangeEnd w:id="30"/>
            <m:r>
              <m:rPr>
                <m:sty m:val="p"/>
              </m:rPr>
              <w:rPr>
                <w:rStyle w:val="CommentReference"/>
                <w:sz w:val="22"/>
                <w:szCs w:val="22"/>
              </w:rPr>
              <w:commentReference w:id="30"/>
            </m:r>
          </m:sub>
        </m:sSub>
        <m:d>
          <m:dPr>
            <m:ctrlPr>
              <w:rPr>
                <w:rFonts w:ascii="Cambria Math" w:hAnsi="Cambria Math"/>
                <w:i/>
                <w:sz w:val="22"/>
                <w:szCs w:val="22"/>
              </w:rPr>
            </m:ctrlPr>
          </m:dPr>
          <m:e>
            <m:r>
              <w:rPr>
                <w:rFonts w:ascii="Cambria Math" w:hAnsi="Cambria Math"/>
                <w:sz w:val="22"/>
                <w:szCs w:val="22"/>
              </w:rPr>
              <m:t>w</m:t>
            </m:r>
          </m:e>
        </m:d>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R</m:t>
            </m:r>
          </m:sub>
        </m:sSub>
        <m:r>
          <w:rPr>
            <w:rFonts w:ascii="Cambria Math" w:hAnsi="Cambria Math"/>
            <w:sz w:val="22"/>
            <w:szCs w:val="22"/>
          </w:rPr>
          <m:t>(w,t)</m:t>
        </m:r>
      </m:oMath>
      <w:r w:rsidR="00AA2E27" w:rsidRPr="00AF32CB">
        <w:rPr>
          <w:rFonts w:ascii="Times" w:eastAsiaTheme="minorEastAsia" w:hAnsi="Times"/>
          <w:sz w:val="22"/>
          <w:szCs w:val="22"/>
        </w:rPr>
        <w:t xml:space="preserve">           </w:t>
      </w:r>
      <w:r w:rsidR="00D716D9" w:rsidRPr="00AF32CB">
        <w:rPr>
          <w:rFonts w:ascii="Times" w:eastAsiaTheme="minorEastAsia" w:hAnsi="Times"/>
          <w:sz w:val="22"/>
          <w:szCs w:val="22"/>
        </w:rPr>
        <w:t xml:space="preserve">   </w:t>
      </w:r>
      <w:r w:rsidR="00AA2E27" w:rsidRPr="00AF32CB">
        <w:rPr>
          <w:rFonts w:ascii="Times" w:eastAsiaTheme="minorEastAsia" w:hAnsi="Times"/>
          <w:sz w:val="22"/>
          <w:szCs w:val="22"/>
        </w:rPr>
        <w:t xml:space="preserve">      (16)</w:t>
      </w:r>
    </w:p>
    <w:p w14:paraId="365F2CBA" w14:textId="13584E34" w:rsidR="00C572FC" w:rsidRPr="00AF32CB" w:rsidRDefault="008B10AB" w:rsidP="00182BA9">
      <w:pPr>
        <w:spacing w:line="480" w:lineRule="auto"/>
        <w:contextualSpacing/>
        <w:jc w:val="both"/>
        <w:rPr>
          <w:rFonts w:ascii="Times" w:hAnsi="Times"/>
          <w:sz w:val="22"/>
          <w:szCs w:val="22"/>
        </w:rPr>
      </w:pPr>
      <w:r w:rsidRPr="00AF32CB">
        <w:rPr>
          <w:rFonts w:ascii="Times" w:hAnsi="Times"/>
          <w:sz w:val="22"/>
          <w:szCs w:val="22"/>
        </w:rPr>
        <w:t xml:space="preserve">where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o</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p-1</m:t>
            </m:r>
          </m:sup>
        </m:sSup>
      </m:oMath>
      <w:r w:rsidRPr="00AF32CB">
        <w:rPr>
          <w:rFonts w:ascii="Times" w:hAnsi="Times"/>
          <w:sz w:val="22"/>
          <w:szCs w:val="22"/>
        </w:rPr>
        <w:t xml:space="preserve"> is the population regeneration rate, </w:t>
      </w:r>
      <m:oMath>
        <m:r>
          <w:rPr>
            <w:rFonts w:ascii="Cambria Math" w:hAnsi="Cambria Math" w:cs="Cambria Math"/>
            <w:sz w:val="22"/>
            <w:szCs w:val="22"/>
          </w:rPr>
          <m:t>κ</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w</m:t>
            </m:r>
          </m:e>
          <m:sup>
            <m:r>
              <w:rPr>
                <w:rFonts w:ascii="Cambria Math" w:eastAsia="Times New Roman" w:hAnsi="Cambria Math" w:cs="Times New Roman"/>
                <w:sz w:val="22"/>
                <w:szCs w:val="22"/>
              </w:rPr>
              <m:t>-</m:t>
            </m:r>
            <m:r>
              <w:rPr>
                <w:rFonts w:ascii="Cambria Math" w:hAnsi="Cambria Math" w:cstheme="minorHAnsi"/>
                <w:sz w:val="22"/>
                <w:szCs w:val="22"/>
              </w:rPr>
              <m:t>λ</m:t>
            </m:r>
          </m:sup>
        </m:sSup>
      </m:oMath>
      <w:r w:rsidRPr="00AF32CB">
        <w:rPr>
          <w:rFonts w:ascii="Times" w:hAnsi="Times"/>
          <w:sz w:val="22"/>
          <w:szCs w:val="22"/>
        </w:rPr>
        <w:t xml:space="preserve"> is the population </w:t>
      </w:r>
      <w:commentRangeStart w:id="31"/>
      <w:commentRangeStart w:id="32"/>
      <w:r w:rsidRPr="00AF32CB">
        <w:rPr>
          <w:rFonts w:ascii="Times" w:hAnsi="Times"/>
          <w:sz w:val="22"/>
          <w:szCs w:val="22"/>
        </w:rPr>
        <w:t xml:space="preserve">carrying capacity </w:t>
      </w:r>
      <w:commentRangeEnd w:id="31"/>
      <w:r w:rsidR="001E5279" w:rsidRPr="00AF32CB">
        <w:rPr>
          <w:rStyle w:val="CommentReference"/>
          <w:sz w:val="22"/>
          <w:szCs w:val="22"/>
        </w:rPr>
        <w:commentReference w:id="31"/>
      </w:r>
      <w:commentRangeEnd w:id="32"/>
      <w:r w:rsidR="00037B24" w:rsidRPr="00AF32CB">
        <w:rPr>
          <w:rStyle w:val="CommentReference"/>
          <w:sz w:val="22"/>
          <w:szCs w:val="22"/>
        </w:rPr>
        <w:commentReference w:id="32"/>
      </w:r>
      <w:r w:rsidRPr="00AF32CB">
        <w:rPr>
          <w:rFonts w:ascii="Times" w:hAnsi="Times"/>
          <w:sz w:val="22"/>
          <w:szCs w:val="22"/>
        </w:rPr>
        <w:t xml:space="preserve">and </w:t>
      </w: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p</m:t>
            </m:r>
          </m:sub>
        </m:sSub>
      </m:oMath>
      <w:r w:rsidRPr="00AF32CB">
        <w:rPr>
          <w:rFonts w:ascii="Times" w:hAnsi="Times"/>
          <w:sz w:val="22"/>
          <w:szCs w:val="22"/>
        </w:rPr>
        <w:t xml:space="preserve"> is predation mortality</w:t>
      </w:r>
      <w:r w:rsidR="00F12DE8" w:rsidRPr="00AF32CB">
        <w:rPr>
          <w:rFonts w:ascii="Times" w:hAnsi="Times"/>
          <w:sz w:val="22"/>
          <w:szCs w:val="22"/>
        </w:rPr>
        <w:t xml:space="preserve"> </w:t>
      </w:r>
      <w:r w:rsidR="00E153D5" w:rsidRPr="00AF32CB">
        <w:rPr>
          <w:rFonts w:ascii="Times" w:hAnsi="Times"/>
          <w:sz w:val="22"/>
          <w:szCs w:val="22"/>
        </w:rPr>
        <w:t xml:space="preserve">and lambda is </w:t>
      </w:r>
      <w:r w:rsidR="00F47AE5" w:rsidRPr="00AF32CB">
        <w:rPr>
          <w:rFonts w:ascii="Times" w:hAnsi="Times"/>
          <w:sz w:val="22"/>
          <w:szCs w:val="22"/>
        </w:rPr>
        <w:t xml:space="preserve">defined as </w:t>
      </w:r>
      <m:oMath>
        <m:r>
          <w:rPr>
            <w:rFonts w:ascii="Cambria Math" w:hAnsi="Cambria Math"/>
            <w:sz w:val="22"/>
            <w:szCs w:val="22"/>
          </w:rPr>
          <m:t>-2-</m:t>
        </m:r>
        <w:commentRangeStart w:id="33"/>
        <w:commentRangeStart w:id="34"/>
        <m:r>
          <w:rPr>
            <w:rFonts w:ascii="Cambria Math" w:hAnsi="Cambria Math"/>
            <w:sz w:val="22"/>
            <w:szCs w:val="22"/>
          </w:rPr>
          <m:t>q+n</m:t>
        </m:r>
      </m:oMath>
      <w:r w:rsidR="00683E39" w:rsidRPr="00AF32CB">
        <w:rPr>
          <w:rFonts w:ascii="Times" w:eastAsiaTheme="minorEastAsia" w:hAnsi="Times"/>
          <w:sz w:val="22"/>
          <w:szCs w:val="22"/>
        </w:rPr>
        <w:t xml:space="preserve"> </w:t>
      </w:r>
      <w:r w:rsidR="00683E39" w:rsidRPr="00AF32CB">
        <w:rPr>
          <w:rFonts w:ascii="Times" w:eastAsiaTheme="minorEastAsia" w:hAnsi="Times"/>
          <w:sz w:val="22"/>
          <w:szCs w:val="22"/>
        </w:rPr>
        <w:fldChar w:fldCharType="begin"/>
      </w:r>
      <w:r w:rsidR="00683E39" w:rsidRPr="00AF32CB">
        <w:rPr>
          <w:rFonts w:ascii="Times" w:eastAsiaTheme="minorEastAsia" w:hAnsi="Times"/>
          <w:sz w:val="22"/>
          <w:szCs w:val="22"/>
        </w:rPr>
        <w:instrText xml:space="preserve"> ADDIN ZOTERO_ITEM CSL_CITATION {"citationID":"XmcogiEb","properties":{"formattedCitation":"(Andersen 2019)","plainCitation":"(Andersen 2019)","noteIndex":0},"citationItems":[{"id":1816,"uris":["http://zotero.org/users/6116610/items/ATL294ZJ"],"uri":["http://zotero.org/users/6116610/items/ATL294ZJ"],"itemData":{"id":1816,"type":"book","abstract":"Fish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683E39" w:rsidRPr="00AF32CB">
        <w:rPr>
          <w:rFonts w:ascii="Times" w:eastAsiaTheme="minorEastAsia" w:hAnsi="Times"/>
          <w:sz w:val="22"/>
          <w:szCs w:val="22"/>
        </w:rPr>
        <w:fldChar w:fldCharType="separate"/>
      </w:r>
      <w:r w:rsidR="00683E39" w:rsidRPr="00AF32CB">
        <w:rPr>
          <w:rFonts w:ascii="Times" w:eastAsiaTheme="minorEastAsia" w:hAnsi="Times"/>
          <w:noProof/>
          <w:sz w:val="22"/>
          <w:szCs w:val="22"/>
        </w:rPr>
        <w:t>(Andersen 2019)</w:t>
      </w:r>
      <w:r w:rsidR="00683E39" w:rsidRPr="00AF32CB">
        <w:rPr>
          <w:rFonts w:ascii="Times" w:eastAsiaTheme="minorEastAsia" w:hAnsi="Times"/>
          <w:sz w:val="22"/>
          <w:szCs w:val="22"/>
        </w:rPr>
        <w:fldChar w:fldCharType="end"/>
      </w:r>
      <w:r w:rsidRPr="00AF32CB">
        <w:rPr>
          <w:rFonts w:ascii="Times" w:hAnsi="Times"/>
          <w:sz w:val="22"/>
          <w:szCs w:val="22"/>
        </w:rPr>
        <w:t>.</w:t>
      </w:r>
      <w:r w:rsidR="00AD67E3" w:rsidRPr="00AF32CB">
        <w:rPr>
          <w:rFonts w:ascii="Times" w:hAnsi="Times"/>
          <w:sz w:val="22"/>
          <w:szCs w:val="22"/>
        </w:rPr>
        <w:t xml:space="preserve"> </w:t>
      </w:r>
      <w:commentRangeEnd w:id="33"/>
      <w:r w:rsidR="008A569A" w:rsidRPr="00AF32CB">
        <w:rPr>
          <w:rStyle w:val="CommentReference"/>
          <w:sz w:val="22"/>
          <w:szCs w:val="22"/>
        </w:rPr>
        <w:commentReference w:id="33"/>
      </w:r>
      <w:commentRangeEnd w:id="34"/>
      <w:r w:rsidR="00E00520" w:rsidRPr="00AF32CB">
        <w:rPr>
          <w:rStyle w:val="CommentReference"/>
          <w:sz w:val="22"/>
          <w:szCs w:val="22"/>
        </w:rPr>
        <w:commentReference w:id="34"/>
      </w:r>
    </w:p>
    <w:p w14:paraId="25091500" w14:textId="77777777" w:rsidR="00A3638F" w:rsidRPr="00AF32CB" w:rsidRDefault="00A3638F" w:rsidP="00182BA9">
      <w:pPr>
        <w:spacing w:line="480" w:lineRule="auto"/>
        <w:contextualSpacing/>
        <w:jc w:val="both"/>
        <w:rPr>
          <w:i/>
          <w:sz w:val="22"/>
          <w:szCs w:val="22"/>
        </w:rPr>
      </w:pPr>
    </w:p>
    <w:p w14:paraId="415CDCCA" w14:textId="3AC14F39" w:rsidR="00FC4AA1" w:rsidRPr="00505108" w:rsidRDefault="00FC4AA1" w:rsidP="00182BA9">
      <w:pPr>
        <w:spacing w:line="480" w:lineRule="auto"/>
        <w:contextualSpacing/>
        <w:jc w:val="both"/>
        <w:rPr>
          <w:i/>
        </w:rPr>
      </w:pPr>
      <w:r w:rsidRPr="00505108">
        <w:rPr>
          <w:i/>
        </w:rPr>
        <w:t>Temperature</w:t>
      </w:r>
      <w:r w:rsidR="00947007" w:rsidRPr="00505108">
        <w:rPr>
          <w:i/>
        </w:rPr>
        <w:t xml:space="preserve"> dependence</w:t>
      </w:r>
    </w:p>
    <w:p w14:paraId="5ED41849" w14:textId="2301E2FD" w:rsidR="00A800FE" w:rsidRPr="00AF32CB" w:rsidRDefault="001773F1" w:rsidP="00A800FE">
      <w:pPr>
        <w:spacing w:line="480" w:lineRule="auto"/>
        <w:jc w:val="both"/>
        <w:rPr>
          <w:rFonts w:ascii="Times" w:hAnsi="Times"/>
          <w:sz w:val="22"/>
          <w:szCs w:val="22"/>
        </w:rPr>
      </w:pPr>
      <w:r w:rsidRPr="00AF32CB">
        <w:rPr>
          <w:rFonts w:ascii="Times" w:hAnsi="Times"/>
          <w:sz w:val="22"/>
          <w:szCs w:val="22"/>
        </w:rPr>
        <w:t xml:space="preserve">Temperature </w:t>
      </w:r>
      <w:r w:rsidR="002B6538" w:rsidRPr="00AF32CB">
        <w:rPr>
          <w:rFonts w:ascii="Times" w:hAnsi="Times"/>
          <w:sz w:val="22"/>
          <w:szCs w:val="22"/>
        </w:rPr>
        <w:t xml:space="preserve">affects </w:t>
      </w:r>
      <w:r w:rsidR="008A569A" w:rsidRPr="00AF32CB">
        <w:rPr>
          <w:rFonts w:ascii="Times" w:hAnsi="Times"/>
          <w:sz w:val="22"/>
          <w:szCs w:val="22"/>
        </w:rPr>
        <w:t xml:space="preserve">the rate of </w:t>
      </w:r>
      <w:r w:rsidRPr="00AF32CB">
        <w:rPr>
          <w:rFonts w:ascii="Times" w:hAnsi="Times"/>
          <w:sz w:val="22"/>
          <w:szCs w:val="22"/>
        </w:rPr>
        <w:t>metabolism</w:t>
      </w:r>
      <w:r w:rsidR="00870E0D" w:rsidRPr="00AF32CB">
        <w:rPr>
          <w:rFonts w:ascii="Times" w:hAnsi="Times"/>
          <w:sz w:val="22"/>
          <w:szCs w:val="22"/>
        </w:rPr>
        <w:t xml:space="preserve"> </w:t>
      </w:r>
      <w:r w:rsidR="00B41118" w:rsidRPr="00AF32CB">
        <w:rPr>
          <w:rFonts w:ascii="Times" w:hAnsi="Times"/>
          <w:sz w:val="22"/>
          <w:szCs w:val="22"/>
        </w:rPr>
        <w:fldChar w:fldCharType="begin"/>
      </w:r>
      <w:r w:rsidR="00CC2BA6" w:rsidRPr="00AF32CB">
        <w:rPr>
          <w:rFonts w:ascii="Times" w:hAnsi="Times"/>
          <w:sz w:val="22"/>
          <w:szCs w:val="22"/>
        </w:rPr>
        <w:instrText xml:space="preserve"> ADDIN ZOTERO_ITEM CSL_CITATION {"citationID":"cjLy9kar","properties":{"formattedCitation":"(Clarke &amp; Johnston 1999; Gillooly {\\i{}et al.} 2001)","plainCitation":"(Clarke &amp; Johnston 1999; Gillooly et al. 2001)","noteIndex":0},"citationItems":[{"id":361,"uris":["http://zotero.org/users/6116610/items/6S42PU4A"],"uri":["http://zotero.org/users/6116610/items/6S42PU4A"],"itemData":{"id":361,"type":"article-journal","container-title":"Journal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L"}],"issued":{"date-parts":[["2001"]]}}}],"schema":"https://github.com/citation-style-language/schema/raw/master/csl-citation.json"} </w:instrText>
      </w:r>
      <w:r w:rsidR="00B41118" w:rsidRPr="00AF32CB">
        <w:rPr>
          <w:rFonts w:ascii="Times" w:hAnsi="Times"/>
          <w:sz w:val="22"/>
          <w:szCs w:val="22"/>
        </w:rPr>
        <w:fldChar w:fldCharType="separate"/>
      </w:r>
      <w:r w:rsidR="00CC2BA6" w:rsidRPr="00AF32CB">
        <w:rPr>
          <w:rFonts w:ascii="Times" w:hAnsi="Times" w:cs="Times New Roman"/>
          <w:sz w:val="22"/>
          <w:szCs w:val="22"/>
          <w:lang w:val="en-GB"/>
        </w:rPr>
        <w:t xml:space="preserve">(Clarke &amp; Johnston 1999; Gillooly </w:t>
      </w:r>
      <w:r w:rsidR="00CC2BA6" w:rsidRPr="00AF32CB">
        <w:rPr>
          <w:rFonts w:ascii="Times" w:hAnsi="Times" w:cs="Times New Roman"/>
          <w:i/>
          <w:iCs/>
          <w:sz w:val="22"/>
          <w:szCs w:val="22"/>
          <w:lang w:val="en-GB"/>
        </w:rPr>
        <w:t>et al.</w:t>
      </w:r>
      <w:r w:rsidR="00CC2BA6" w:rsidRPr="00AF32CB">
        <w:rPr>
          <w:rFonts w:ascii="Times" w:hAnsi="Times" w:cs="Times New Roman"/>
          <w:sz w:val="22"/>
          <w:szCs w:val="22"/>
          <w:lang w:val="en-GB"/>
        </w:rPr>
        <w:t xml:space="preserve"> 2001)</w:t>
      </w:r>
      <w:r w:rsidR="00B41118" w:rsidRPr="00AF32CB">
        <w:rPr>
          <w:rFonts w:ascii="Times" w:hAnsi="Times"/>
          <w:sz w:val="22"/>
          <w:szCs w:val="22"/>
        </w:rPr>
        <w:fldChar w:fldCharType="end"/>
      </w:r>
      <w:r w:rsidR="00BE61FE" w:rsidRPr="00AF32CB">
        <w:rPr>
          <w:rFonts w:ascii="Times" w:hAnsi="Times"/>
          <w:sz w:val="22"/>
          <w:szCs w:val="22"/>
        </w:rPr>
        <w:t xml:space="preserve">, </w:t>
      </w:r>
      <w:r w:rsidR="00BD7CB6" w:rsidRPr="00AF32CB">
        <w:rPr>
          <w:rFonts w:ascii="Times" w:hAnsi="Times"/>
          <w:sz w:val="22"/>
          <w:szCs w:val="22"/>
        </w:rPr>
        <w:t xml:space="preserve">which also affects </w:t>
      </w:r>
      <w:r w:rsidR="008F0CF1" w:rsidRPr="00AF32CB">
        <w:rPr>
          <w:rFonts w:ascii="Times" w:hAnsi="Times"/>
          <w:sz w:val="22"/>
          <w:szCs w:val="22"/>
        </w:rPr>
        <w:t xml:space="preserve">e.g. </w:t>
      </w:r>
      <w:r w:rsidR="00B56AF5" w:rsidRPr="00AF32CB">
        <w:rPr>
          <w:rFonts w:ascii="Times" w:hAnsi="Times"/>
          <w:sz w:val="22"/>
          <w:szCs w:val="22"/>
        </w:rPr>
        <w:t xml:space="preserve">maximum </w:t>
      </w:r>
      <w:r w:rsidR="008F0CF1" w:rsidRPr="00AF32CB">
        <w:rPr>
          <w:rFonts w:ascii="Times" w:hAnsi="Times"/>
          <w:sz w:val="22"/>
          <w:szCs w:val="22"/>
        </w:rPr>
        <w:t>consumption rates</w:t>
      </w:r>
      <w:r w:rsidR="00F44628" w:rsidRPr="00AF32CB">
        <w:rPr>
          <w:rFonts w:ascii="Times" w:hAnsi="Times"/>
          <w:sz w:val="22"/>
          <w:szCs w:val="22"/>
        </w:rPr>
        <w:t xml:space="preserve"> </w:t>
      </w:r>
      <w:r w:rsidR="00F44628" w:rsidRPr="00AF32CB">
        <w:rPr>
          <w:rFonts w:ascii="Times" w:hAnsi="Times"/>
          <w:sz w:val="22"/>
          <w:szCs w:val="22"/>
        </w:rPr>
        <w:fldChar w:fldCharType="begin"/>
      </w:r>
      <w:r w:rsidR="00F44628" w:rsidRPr="00AF32CB">
        <w:rPr>
          <w:rFonts w:ascii="Times" w:hAnsi="Times"/>
          <w:sz w:val="22"/>
          <w:szCs w:val="22"/>
        </w:rPr>
        <w:instrText xml:space="preserve"> ADDIN ZOTERO_ITEM CSL_CITATION {"citationID":"uHdC6sHY","properties":{"formattedCitation":"(Englund {\\i{}et al.} 2011; Rall {\\i{}et al.} 2012)","plainCitation":"(Englund et al. 2011; Rall et al. 2012)","noteIndex":0},"citationItems":[{"id":1539,"uris":["http://zotero.org/users/6116610/items/VX2UYM3J"],"uri":["http://zotero.org/users/6116610/items/VX2UYM3J"],"itemData":{"id":1539,"type":"article-journal","abstract":"Ecology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F44628" w:rsidRPr="00AF32CB">
        <w:rPr>
          <w:rFonts w:ascii="Times" w:hAnsi="Times"/>
          <w:sz w:val="22"/>
          <w:szCs w:val="22"/>
        </w:rPr>
        <w:fldChar w:fldCharType="separate"/>
      </w:r>
      <w:r w:rsidR="00F44628" w:rsidRPr="00AF32CB">
        <w:rPr>
          <w:rFonts w:ascii="Times" w:hAnsi="Times" w:cs="Times New Roman"/>
          <w:sz w:val="22"/>
          <w:szCs w:val="22"/>
          <w:lang w:val="en-GB"/>
        </w:rPr>
        <w:t xml:space="preserve">(Englund </w:t>
      </w:r>
      <w:r w:rsidR="00F44628" w:rsidRPr="00AF32CB">
        <w:rPr>
          <w:rFonts w:ascii="Times" w:hAnsi="Times" w:cs="Times New Roman"/>
          <w:i/>
          <w:iCs/>
          <w:sz w:val="22"/>
          <w:szCs w:val="22"/>
          <w:lang w:val="en-GB"/>
        </w:rPr>
        <w:t>et al.</w:t>
      </w:r>
      <w:r w:rsidR="00F44628" w:rsidRPr="00AF32CB">
        <w:rPr>
          <w:rFonts w:ascii="Times" w:hAnsi="Times" w:cs="Times New Roman"/>
          <w:sz w:val="22"/>
          <w:szCs w:val="22"/>
          <w:lang w:val="en-GB"/>
        </w:rPr>
        <w:t xml:space="preserve"> 2011; Rall </w:t>
      </w:r>
      <w:r w:rsidR="00F44628" w:rsidRPr="00AF32CB">
        <w:rPr>
          <w:rFonts w:ascii="Times" w:hAnsi="Times" w:cs="Times New Roman"/>
          <w:i/>
          <w:iCs/>
          <w:sz w:val="22"/>
          <w:szCs w:val="22"/>
          <w:lang w:val="en-GB"/>
        </w:rPr>
        <w:t>et al.</w:t>
      </w:r>
      <w:r w:rsidR="00F44628" w:rsidRPr="00AF32CB">
        <w:rPr>
          <w:rFonts w:ascii="Times" w:hAnsi="Times" w:cs="Times New Roman"/>
          <w:sz w:val="22"/>
          <w:szCs w:val="22"/>
          <w:lang w:val="en-GB"/>
        </w:rPr>
        <w:t xml:space="preserve"> 2012)</w:t>
      </w:r>
      <w:r w:rsidR="00F44628" w:rsidRPr="00AF32CB">
        <w:rPr>
          <w:rFonts w:ascii="Times" w:hAnsi="Times"/>
          <w:sz w:val="22"/>
          <w:szCs w:val="22"/>
        </w:rPr>
        <w:fldChar w:fldCharType="end"/>
      </w:r>
      <w:r w:rsidR="008F0CF1" w:rsidRPr="00AF32CB">
        <w:rPr>
          <w:rFonts w:ascii="Times" w:hAnsi="Times"/>
          <w:sz w:val="22"/>
          <w:szCs w:val="22"/>
        </w:rPr>
        <w:t>,</w:t>
      </w:r>
      <w:r w:rsidR="00AD67E3" w:rsidRPr="00AF32CB">
        <w:rPr>
          <w:rFonts w:ascii="Times" w:hAnsi="Times"/>
          <w:sz w:val="22"/>
          <w:szCs w:val="22"/>
        </w:rPr>
        <w:t xml:space="preserve"> </w:t>
      </w:r>
      <w:r w:rsidR="008F0CF1" w:rsidRPr="00AF32CB">
        <w:rPr>
          <w:rFonts w:ascii="Times" w:hAnsi="Times"/>
          <w:sz w:val="22"/>
          <w:szCs w:val="22"/>
        </w:rPr>
        <w:t xml:space="preserve"> </w:t>
      </w:r>
      <w:r w:rsidR="00BE3E91" w:rsidRPr="00AF32CB">
        <w:rPr>
          <w:rFonts w:ascii="Times" w:hAnsi="Times"/>
          <w:sz w:val="22"/>
          <w:szCs w:val="22"/>
        </w:rPr>
        <w:t>and mortality</w:t>
      </w:r>
      <w:r w:rsidR="003F3E99" w:rsidRPr="00AF32CB">
        <w:rPr>
          <w:rFonts w:ascii="Times" w:hAnsi="Times"/>
          <w:sz w:val="22"/>
          <w:szCs w:val="22"/>
        </w:rPr>
        <w:t xml:space="preserve"> </w:t>
      </w:r>
      <w:r w:rsidR="00420B4E" w:rsidRPr="00AF32CB">
        <w:rPr>
          <w:rFonts w:ascii="Times" w:hAnsi="Times"/>
          <w:sz w:val="22"/>
          <w:szCs w:val="22"/>
        </w:rPr>
        <w:fldChar w:fldCharType="begin"/>
      </w:r>
      <w:r w:rsidR="000B2F98" w:rsidRPr="00AF32CB">
        <w:rPr>
          <w:rFonts w:ascii="Times" w:hAnsi="Times"/>
          <w:sz w:val="22"/>
          <w:szCs w:val="22"/>
        </w:rPr>
        <w:instrText xml:space="preserve"> ADDIN ZOTERO_ITEM CSL_CITATION {"citationID":"Tt8FJ7Zt","properties":{"formattedCitation":"(Pauly 1980; Thorson {\\i{}et al.} 2017)","plainCitation":"(Pauly 1980; Thorson et al. 2017)","noteIndex":0},"citationItems":[{"id":619,"uris":["http://zotero.org/users/6116610/items/77LBQAKL"],"uri":["http://zotero.org/users/6116610/items/77LBQAKL"],"itemData":{"id":619,"type":"article-journal","container-title":"ICES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1685,"uris":["http://zotero.org/users/6116610/items/56NUQ2AJ"],"uri":["http://zotero.org/users/6116610/items/56NUQ2AJ"],"itemData":{"id":1685,"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M."},{"family":"Gao","given":"Jin"}],"issued":{"date-parts":[["2017"]]}}}],"schema":"https://github.com/citation-style-language/schema/raw/master/csl-citation.json"} </w:instrText>
      </w:r>
      <w:r w:rsidR="00420B4E" w:rsidRPr="00AF32CB">
        <w:rPr>
          <w:rFonts w:ascii="Times" w:hAnsi="Times"/>
          <w:sz w:val="22"/>
          <w:szCs w:val="22"/>
        </w:rPr>
        <w:fldChar w:fldCharType="separate"/>
      </w:r>
      <w:r w:rsidR="000B2F98" w:rsidRPr="00AF32CB">
        <w:rPr>
          <w:rFonts w:ascii="Times" w:hAnsi="Times" w:cs="Times New Roman"/>
          <w:sz w:val="22"/>
          <w:szCs w:val="22"/>
          <w:lang w:val="en-GB"/>
        </w:rPr>
        <w:t xml:space="preserve">(Pauly 1980; Thorson </w:t>
      </w:r>
      <w:r w:rsidR="000B2F98" w:rsidRPr="00AF32CB">
        <w:rPr>
          <w:rFonts w:ascii="Times" w:hAnsi="Times" w:cs="Times New Roman"/>
          <w:i/>
          <w:iCs/>
          <w:sz w:val="22"/>
          <w:szCs w:val="22"/>
          <w:lang w:val="en-GB"/>
        </w:rPr>
        <w:t>et al.</w:t>
      </w:r>
      <w:r w:rsidR="000B2F98" w:rsidRPr="00AF32CB">
        <w:rPr>
          <w:rFonts w:ascii="Times" w:hAnsi="Times" w:cs="Times New Roman"/>
          <w:sz w:val="22"/>
          <w:szCs w:val="22"/>
          <w:lang w:val="en-GB"/>
        </w:rPr>
        <w:t xml:space="preserve"> 2017)</w:t>
      </w:r>
      <w:r w:rsidR="00420B4E" w:rsidRPr="00AF32CB">
        <w:rPr>
          <w:rFonts w:ascii="Times" w:hAnsi="Times"/>
          <w:sz w:val="22"/>
          <w:szCs w:val="22"/>
        </w:rPr>
        <w:fldChar w:fldCharType="end"/>
      </w:r>
      <w:r w:rsidR="00E93A5C" w:rsidRPr="00AF32CB">
        <w:rPr>
          <w:rFonts w:ascii="Times" w:hAnsi="Times"/>
          <w:sz w:val="22"/>
          <w:szCs w:val="22"/>
        </w:rPr>
        <w:t xml:space="preserve">. </w:t>
      </w:r>
      <w:r w:rsidR="008637E9" w:rsidRPr="00AF32CB">
        <w:rPr>
          <w:rFonts w:ascii="Times" w:hAnsi="Times"/>
          <w:sz w:val="22"/>
          <w:szCs w:val="22"/>
        </w:rPr>
        <w:t>We scale</w:t>
      </w:r>
      <w:r w:rsidR="008A569A" w:rsidRPr="00AF32CB">
        <w:rPr>
          <w:rFonts w:ascii="Times" w:hAnsi="Times"/>
          <w:sz w:val="22"/>
          <w:szCs w:val="22"/>
        </w:rPr>
        <w:t xml:space="preserve"> rates of</w:t>
      </w:r>
      <w:r w:rsidR="008637E9" w:rsidRPr="00AF32CB">
        <w:rPr>
          <w:rFonts w:ascii="Times" w:hAnsi="Times"/>
          <w:sz w:val="22"/>
          <w:szCs w:val="22"/>
        </w:rPr>
        <w:t xml:space="preserve"> </w:t>
      </w:r>
      <w:r w:rsidR="000C2AAC" w:rsidRPr="00AF32CB">
        <w:rPr>
          <w:rFonts w:ascii="Times" w:hAnsi="Times"/>
          <w:sz w:val="22"/>
          <w:szCs w:val="22"/>
        </w:rPr>
        <w:t xml:space="preserve">individual </w:t>
      </w:r>
      <w:r w:rsidR="008637E9" w:rsidRPr="00AF32CB">
        <w:rPr>
          <w:rFonts w:ascii="Times" w:hAnsi="Times"/>
          <w:sz w:val="22"/>
          <w:szCs w:val="22"/>
        </w:rPr>
        <w:t>metabolism (</w:t>
      </w:r>
      <m:oMath>
        <m:sSub>
          <m:sSubPr>
            <m:ctrlPr>
              <w:rPr>
                <w:rFonts w:ascii="Cambria Math" w:eastAsia="Calibri" w:hAnsi="Cambria Math" w:cs="Arial"/>
                <w:i/>
                <w:sz w:val="22"/>
                <w:szCs w:val="22"/>
              </w:rPr>
            </m:ctrlPr>
          </m:sSubPr>
          <m:e>
            <m:r>
              <w:rPr>
                <w:rFonts w:ascii="Cambria Math" w:eastAsia="Calibri" w:hAnsi="Cambria Math" w:cs="Arial"/>
                <w:sz w:val="22"/>
                <w:szCs w:val="22"/>
              </w:rPr>
              <m:t>k</m:t>
            </m:r>
          </m:e>
          <m:sub>
            <m:r>
              <w:rPr>
                <w:rFonts w:ascii="Cambria Math" w:eastAsia="Calibri" w:hAnsi="Cambria Math" w:cs="Arial"/>
                <w:sz w:val="22"/>
                <w:szCs w:val="22"/>
              </w:rPr>
              <m:t>s</m:t>
            </m:r>
            <m:r>
              <w:rPr>
                <w:rFonts w:ascii="Cambria Math" w:eastAsia="Calibri" w:hAnsi="Cambria Math" w:cs="Arial"/>
                <w:sz w:val="22"/>
                <w:szCs w:val="22"/>
                <w:lang w:val="en-GB"/>
              </w:rPr>
              <m:t>.</m:t>
            </m:r>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p</m:t>
            </m:r>
          </m:sup>
        </m:sSup>
      </m:oMath>
      <w:r w:rsidR="008637E9" w:rsidRPr="00AF32CB">
        <w:rPr>
          <w:rFonts w:ascii="Times" w:hAnsi="Times"/>
          <w:sz w:val="22"/>
          <w:szCs w:val="22"/>
          <w:lang w:val="en-GB"/>
        </w:rPr>
        <w:t>), maximum consumption (</w:t>
      </w:r>
      <m:oMath>
        <m:sSub>
          <m:sSubPr>
            <m:ctrlPr>
              <w:rPr>
                <w:rFonts w:ascii="Cambria Math" w:eastAsia="Calibri" w:hAnsi="Cambria Math" w:cs="Arial"/>
                <w:i/>
                <w:sz w:val="22"/>
                <w:szCs w:val="22"/>
              </w:rPr>
            </m:ctrlPr>
          </m:sSubPr>
          <m:e>
            <m:r>
              <w:rPr>
                <w:rFonts w:ascii="Cambria Math" w:eastAsia="Calibri" w:hAnsi="Cambria Math" w:cs="Arial"/>
                <w:sz w:val="22"/>
                <w:szCs w:val="22"/>
                <w:lang w:val="en-GB"/>
              </w:rPr>
              <m:t>h</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n</m:t>
            </m:r>
          </m:sup>
        </m:sSup>
      </m:oMath>
      <w:r w:rsidR="008637E9" w:rsidRPr="00AF32CB">
        <w:rPr>
          <w:rFonts w:ascii="Times" w:hAnsi="Times"/>
          <w:sz w:val="22"/>
          <w:szCs w:val="22"/>
          <w:lang w:val="en-GB"/>
        </w:rPr>
        <w:t>) and background mortality</w:t>
      </w:r>
      <w:r w:rsidR="009066DC" w:rsidRPr="00AF32CB">
        <w:rPr>
          <w:rFonts w:ascii="Times" w:hAnsi="Times"/>
          <w:sz w:val="22"/>
          <w:szCs w:val="22"/>
          <w:lang w:val="en-GB"/>
        </w:rPr>
        <w:t xml:space="preserve"> (</w:t>
      </w: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0</m:t>
            </m:r>
          </m:sub>
        </m:sSub>
        <m:sSubSup>
          <m:sSubSupPr>
            <m:ctrlPr>
              <w:rPr>
                <w:rFonts w:ascii="Cambria Math" w:hAnsi="Cambria Math"/>
                <w:i/>
                <w:sz w:val="22"/>
                <w:szCs w:val="22"/>
              </w:rPr>
            </m:ctrlPr>
          </m:sSubSupPr>
          <m:e>
            <m:r>
              <w:rPr>
                <w:rFonts w:ascii="Cambria Math" w:hAnsi="Cambria Math"/>
                <w:sz w:val="22"/>
                <w:szCs w:val="22"/>
              </w:rPr>
              <m:t>W</m:t>
            </m:r>
          </m:e>
          <m:sub>
            <m:r>
              <w:rPr>
                <w:rFonts w:ascii="Cambria Math" w:hAnsi="Cambria Math"/>
                <w:sz w:val="22"/>
                <w:szCs w:val="22"/>
              </w:rPr>
              <m:t>i</m:t>
            </m:r>
          </m:sub>
          <m:sup>
            <m:r>
              <w:rPr>
                <w:rFonts w:ascii="Cambria Math" w:hAnsi="Cambria Math"/>
                <w:sz w:val="22"/>
                <w:szCs w:val="22"/>
              </w:rPr>
              <m:t>n-1</m:t>
            </m:r>
          </m:sup>
        </m:sSubSup>
      </m:oMath>
      <w:r w:rsidR="009066DC" w:rsidRPr="00AF32CB">
        <w:rPr>
          <w:rFonts w:ascii="Times" w:hAnsi="Times"/>
          <w:sz w:val="22"/>
          <w:szCs w:val="22"/>
          <w:lang w:val="en-GB"/>
        </w:rPr>
        <w:t>)</w:t>
      </w:r>
      <w:r w:rsidR="00CA5E8C" w:rsidRPr="00AF32CB">
        <w:rPr>
          <w:rFonts w:ascii="Times" w:hAnsi="Times"/>
          <w:sz w:val="22"/>
          <w:szCs w:val="22"/>
          <w:lang w:val="en-GB"/>
        </w:rPr>
        <w:t xml:space="preserve"> with temperature </w:t>
      </w:r>
      <w:r w:rsidR="006D2CA4" w:rsidRPr="00AF32CB">
        <w:rPr>
          <w:rFonts w:ascii="Times" w:hAnsi="Times"/>
          <w:sz w:val="22"/>
          <w:szCs w:val="22"/>
        </w:rPr>
        <w:t xml:space="preserve">using </w:t>
      </w:r>
      <w:r w:rsidR="00A800FE" w:rsidRPr="00AF32CB">
        <w:rPr>
          <w:rFonts w:ascii="Times" w:hAnsi="Times"/>
          <w:sz w:val="22"/>
          <w:szCs w:val="22"/>
        </w:rPr>
        <w:t xml:space="preserve">an Arrhenius temperature correction factor: </w:t>
      </w:r>
    </w:p>
    <w:p w14:paraId="09B496D1" w14:textId="00C6F956" w:rsidR="00A800FE" w:rsidRPr="00C122E6" w:rsidRDefault="00A800FE" w:rsidP="00A800FE">
      <w:pPr>
        <w:spacing w:line="480" w:lineRule="auto"/>
        <w:jc w:val="both"/>
        <w:rPr>
          <w:rFonts w:ascii="Times" w:hAnsi="Times"/>
          <w:sz w:val="22"/>
          <w:szCs w:val="22"/>
        </w:rPr>
      </w:pPr>
      <m:oMathPara>
        <m:oMath>
          <m:r>
            <w:rPr>
              <w:rFonts w:ascii="Cambria Math" w:hAnsi="Cambria Math"/>
              <w:sz w:val="22"/>
              <w:szCs w:val="22"/>
            </w:rPr>
            <m:t>r</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e</m:t>
              </m:r>
            </m:e>
            <m:sup>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k</m:t>
                      </m:r>
                    </m:sub>
                  </m:sSub>
                  <m:d>
                    <m:dPr>
                      <m:ctrlPr>
                        <w:rPr>
                          <w:rFonts w:ascii="Cambria Math" w:hAnsi="Cambria Math"/>
                          <w:i/>
                          <w:sz w:val="22"/>
                          <w:szCs w:val="22"/>
                        </w:rPr>
                      </m:ctrlPr>
                    </m:dPr>
                    <m:e>
                      <m:r>
                        <w:rPr>
                          <w:rFonts w:ascii="Cambria Math" w:hAnsi="Cambria Math"/>
                          <w:sz w:val="22"/>
                          <w:szCs w:val="22"/>
                        </w:rPr>
                        <m:t>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ref</m:t>
                          </m:r>
                        </m:sub>
                      </m:sSub>
                    </m:e>
                  </m:d>
                </m:num>
                <m:den>
                  <m:r>
                    <w:rPr>
                      <w:rFonts w:ascii="Cambria Math" w:hAnsi="Cambria Math"/>
                      <w:sz w:val="22"/>
                      <w:szCs w:val="22"/>
                    </w:rPr>
                    <m:t>kT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ref</m:t>
                      </m:r>
                    </m:sub>
                  </m:sSub>
                </m:den>
              </m:f>
            </m:sup>
          </m:sSup>
        </m:oMath>
      </m:oMathPara>
    </w:p>
    <w:p w14:paraId="0AE4E04A" w14:textId="25075C03" w:rsidR="00103047" w:rsidRPr="00AF32CB" w:rsidRDefault="00A800FE" w:rsidP="00103047">
      <w:pPr>
        <w:spacing w:line="480" w:lineRule="auto"/>
        <w:jc w:val="both"/>
        <w:rPr>
          <w:rFonts w:ascii="Times" w:hAnsi="Times"/>
          <w:sz w:val="22"/>
          <w:szCs w:val="22"/>
        </w:rPr>
      </w:pPr>
      <w:r w:rsidRPr="00AF32CB">
        <w:rPr>
          <w:rFonts w:ascii="Times" w:hAnsi="Times"/>
          <w:sz w:val="22"/>
          <w:szCs w:val="22"/>
        </w:rPr>
        <w:t xml:space="preserve">where </w:t>
      </w:r>
      <w:commentRangeStart w:id="35"/>
      <w:commentRangeStart w:id="36"/>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k</m:t>
            </m:r>
          </m:sub>
        </m:sSub>
      </m:oMath>
      <w:r w:rsidRPr="00AF32CB">
        <w:rPr>
          <w:rFonts w:ascii="Times" w:hAnsi="Times"/>
          <w:sz w:val="22"/>
          <w:szCs w:val="22"/>
        </w:rPr>
        <w:t xml:space="preserve"> is the activation energy</w:t>
      </w:r>
      <w:r w:rsidR="00C33856" w:rsidRPr="00AF32CB">
        <w:rPr>
          <w:rFonts w:ascii="Times" w:hAnsi="Times"/>
          <w:sz w:val="22"/>
          <w:szCs w:val="22"/>
        </w:rPr>
        <w:t xml:space="preserve"> </w:t>
      </w:r>
      <w:commentRangeEnd w:id="35"/>
      <w:r w:rsidR="001E5279" w:rsidRPr="00AF32CB">
        <w:rPr>
          <w:rStyle w:val="CommentReference"/>
          <w:sz w:val="22"/>
          <w:szCs w:val="22"/>
        </w:rPr>
        <w:commentReference w:id="35"/>
      </w:r>
      <w:commentRangeEnd w:id="36"/>
      <w:r w:rsidR="009817ED" w:rsidRPr="00AF32CB">
        <w:rPr>
          <w:rStyle w:val="CommentReference"/>
          <w:sz w:val="22"/>
          <w:szCs w:val="22"/>
        </w:rPr>
        <w:commentReference w:id="36"/>
      </w:r>
      <w:r w:rsidR="00C33856" w:rsidRPr="00AF32CB">
        <w:rPr>
          <w:rFonts w:ascii="Times" w:hAnsi="Times"/>
          <w:sz w:val="22"/>
          <w:szCs w:val="22"/>
        </w:rPr>
        <w:t xml:space="preserve">for individual rate </w:t>
      </w:r>
      <m:oMath>
        <m:r>
          <w:rPr>
            <w:rFonts w:ascii="Cambria Math" w:hAnsi="Cambria Math"/>
            <w:sz w:val="22"/>
            <w:szCs w:val="22"/>
          </w:rPr>
          <m:t>k</m:t>
        </m:r>
      </m:oMath>
      <w:r w:rsidRPr="00AF32CB">
        <w:rPr>
          <w:rFonts w:ascii="Times" w:hAnsi="Times"/>
          <w:sz w:val="22"/>
          <w:szCs w:val="22"/>
        </w:rPr>
        <w:t xml:space="preserve"> [</w:t>
      </w:r>
      <m:oMath>
        <m:r>
          <m:rPr>
            <m:sty m:val="p"/>
          </m:rPr>
          <w:rPr>
            <w:rFonts w:ascii="Cambria Math" w:hAnsi="Cambria Math"/>
            <w:sz w:val="22"/>
            <w:szCs w:val="22"/>
          </w:rPr>
          <m:t>eV</m:t>
        </m:r>
      </m:oMath>
      <w:r w:rsidRPr="00AF32CB">
        <w:rPr>
          <w:rFonts w:ascii="Times" w:hAnsi="Times"/>
          <w:sz w:val="22"/>
          <w:szCs w:val="22"/>
        </w:rPr>
        <w:t xml:space="preserve">], </w:t>
      </w:r>
      <m:oMath>
        <m:r>
          <w:rPr>
            <w:rFonts w:ascii="Cambria Math" w:hAnsi="Cambria Math"/>
            <w:sz w:val="22"/>
            <w:szCs w:val="22"/>
          </w:rPr>
          <m:t>T</m:t>
        </m:r>
      </m:oMath>
      <w:r w:rsidRPr="00AF32CB">
        <w:rPr>
          <w:rFonts w:ascii="Times" w:hAnsi="Times"/>
          <w:sz w:val="22"/>
          <w:szCs w:val="22"/>
        </w:rPr>
        <w:t xml:space="preserve"> is temperature [</w:t>
      </w:r>
      <m:oMath>
        <m:r>
          <m:rPr>
            <m:sty m:val="p"/>
          </m:rPr>
          <w:rPr>
            <w:rFonts w:ascii="Cambria Math" w:hAnsi="Cambria Math"/>
            <w:sz w:val="22"/>
            <w:szCs w:val="22"/>
          </w:rPr>
          <m:t>K</m:t>
        </m:r>
      </m:oMath>
      <w:r w:rsidRPr="00AF32CB">
        <w:rPr>
          <w:rFonts w:ascii="Times" w:hAnsi="Times"/>
          <w:iCs/>
          <w:sz w:val="22"/>
          <w:szCs w:val="22"/>
        </w:rPr>
        <w:t xml:space="preserve">], </w:t>
      </w:r>
      <m:oMath>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ref</m:t>
            </m:r>
          </m:sub>
        </m:sSub>
      </m:oMath>
      <w:r w:rsidRPr="00AF32CB">
        <w:rPr>
          <w:rFonts w:ascii="Times" w:hAnsi="Times"/>
          <w:sz w:val="22"/>
          <w:szCs w:val="22"/>
        </w:rPr>
        <w:t xml:space="preserve"> is the reference temperature</w:t>
      </w:r>
      <w:r w:rsidR="003E24B6" w:rsidRPr="00AF32CB">
        <w:rPr>
          <w:rFonts w:ascii="Times" w:hAnsi="Times"/>
          <w:sz w:val="22"/>
          <w:szCs w:val="22"/>
        </w:rPr>
        <w:t xml:space="preserve"> </w:t>
      </w:r>
      <w:r w:rsidR="0040100A" w:rsidRPr="00AF32CB">
        <w:rPr>
          <w:rFonts w:ascii="Times" w:hAnsi="Times"/>
          <w:sz w:val="22"/>
          <w:szCs w:val="22"/>
        </w:rPr>
        <w:t>(</w:t>
      </w:r>
      <w:r w:rsidR="001E5279" w:rsidRPr="00AF32CB">
        <w:rPr>
          <w:rFonts w:ascii="Times" w:hAnsi="Times"/>
          <w:sz w:val="22"/>
          <w:szCs w:val="22"/>
        </w:rPr>
        <w:t xml:space="preserve">here </w:t>
      </w:r>
      <w:r w:rsidR="003E24B6" w:rsidRPr="00AF32CB">
        <w:rPr>
          <w:rFonts w:ascii="Times" w:hAnsi="Times"/>
          <w:sz w:val="22"/>
          <w:szCs w:val="22"/>
        </w:rPr>
        <w:t>283.15</w:t>
      </w:r>
      <w:r w:rsidR="003D6A7D" w:rsidRPr="00AF32CB">
        <w:rPr>
          <w:rFonts w:ascii="Times" w:hAnsi="Times"/>
          <w:sz w:val="22"/>
          <w:szCs w:val="22"/>
        </w:rPr>
        <w:t xml:space="preserve"> </w:t>
      </w:r>
      <m:oMath>
        <m:r>
          <m:rPr>
            <m:sty m:val="p"/>
          </m:rPr>
          <w:rPr>
            <w:rFonts w:ascii="Cambria Math" w:hAnsi="Cambria Math"/>
            <w:sz w:val="22"/>
            <w:szCs w:val="22"/>
          </w:rPr>
          <m:t>K</m:t>
        </m:r>
      </m:oMath>
      <w:r w:rsidR="0040100A" w:rsidRPr="00AF32CB">
        <w:rPr>
          <w:rFonts w:ascii="Times" w:hAnsi="Times"/>
          <w:sz w:val="22"/>
          <w:szCs w:val="22"/>
        </w:rPr>
        <w:t>, where the correction factor=1)</w:t>
      </w:r>
      <w:r w:rsidRPr="00AF32CB">
        <w:rPr>
          <w:rFonts w:ascii="Times" w:hAnsi="Times"/>
          <w:sz w:val="22"/>
          <w:szCs w:val="22"/>
        </w:rPr>
        <w:t xml:space="preserve">, </w:t>
      </w:r>
      <w:r w:rsidRPr="00AF32CB">
        <w:rPr>
          <w:rFonts w:cstheme="minorHAnsi"/>
          <w:bCs/>
          <w:sz w:val="22"/>
          <w:szCs w:val="22"/>
          <w:lang w:val="en-GB"/>
        </w:rPr>
        <w:t xml:space="preserve">and </w:t>
      </w:r>
      <m:oMath>
        <m:r>
          <w:rPr>
            <w:rFonts w:ascii="Cambria Math" w:hAnsi="Cambria Math" w:cstheme="minorHAnsi"/>
            <w:sz w:val="22"/>
            <w:szCs w:val="22"/>
          </w:rPr>
          <m:t>k</m:t>
        </m:r>
      </m:oMath>
      <w:r w:rsidRPr="00AF32CB">
        <w:rPr>
          <w:rFonts w:cstheme="minorHAnsi"/>
          <w:bCs/>
          <w:sz w:val="22"/>
          <w:szCs w:val="22"/>
          <w:lang w:val="en-GB"/>
        </w:rPr>
        <w:t xml:space="preserve"> is Boltzmann’s constant in </w:t>
      </w:r>
      <m:oMath>
        <m:r>
          <m:rPr>
            <m:sty m:val="p"/>
          </m:rPr>
          <w:rPr>
            <w:rFonts w:ascii="Cambria Math" w:hAnsi="Cambria Math" w:cstheme="minorHAnsi"/>
            <w:sz w:val="22"/>
            <w:szCs w:val="22"/>
            <w:lang w:val="en-GB"/>
          </w:rPr>
          <m:t xml:space="preserve">eV </m:t>
        </m:r>
        <m:sSup>
          <m:sSupPr>
            <m:ctrlPr>
              <w:rPr>
                <w:rFonts w:ascii="Cambria Math" w:hAnsi="Cambria Math" w:cstheme="minorHAnsi"/>
                <w:bCs/>
                <w:iCs/>
                <w:sz w:val="22"/>
                <w:szCs w:val="22"/>
              </w:rPr>
            </m:ctrlPr>
          </m:sSupPr>
          <m:e>
            <m:r>
              <m:rPr>
                <m:sty m:val="p"/>
              </m:rPr>
              <w:rPr>
                <w:rFonts w:ascii="Cambria Math" w:hAnsi="Cambria Math" w:cstheme="minorHAnsi"/>
                <w:sz w:val="22"/>
                <w:szCs w:val="22"/>
                <w:lang w:val="en-GB"/>
              </w:rPr>
              <m:t>K</m:t>
            </m:r>
          </m:e>
          <m:sup>
            <m:r>
              <w:rPr>
                <w:rFonts w:ascii="Cambria Math" w:hAnsi="Cambria Math" w:cstheme="minorHAnsi"/>
                <w:sz w:val="22"/>
                <w:szCs w:val="22"/>
                <w:lang w:val="en-GB"/>
              </w:rPr>
              <m:t>-1</m:t>
            </m:r>
          </m:sup>
        </m:sSup>
      </m:oMath>
      <w:r w:rsidRPr="00AF32CB">
        <w:rPr>
          <w:rFonts w:cstheme="minorHAnsi"/>
          <w:bCs/>
          <w:sz w:val="22"/>
          <w:szCs w:val="22"/>
          <w:lang w:val="en-GB"/>
        </w:rPr>
        <w:t xml:space="preserve"> (</w:t>
      </w:r>
      <m:oMath>
        <m:r>
          <w:rPr>
            <w:rFonts w:ascii="Cambria Math" w:hAnsi="Cambria Math" w:cstheme="minorHAnsi"/>
            <w:sz w:val="22"/>
            <w:szCs w:val="22"/>
            <w:lang w:val="en-GB"/>
          </w:rPr>
          <m:t>=8.617×</m:t>
        </m:r>
        <m:sSup>
          <m:sSupPr>
            <m:ctrlPr>
              <w:rPr>
                <w:rFonts w:ascii="Cambria Math" w:hAnsi="Cambria Math" w:cstheme="minorHAnsi"/>
                <w:bCs/>
                <w:i/>
                <w:sz w:val="22"/>
                <w:szCs w:val="22"/>
              </w:rPr>
            </m:ctrlPr>
          </m:sSupPr>
          <m:e>
            <m:r>
              <w:rPr>
                <w:rFonts w:ascii="Cambria Math" w:hAnsi="Cambria Math" w:cstheme="minorHAnsi"/>
                <w:sz w:val="22"/>
                <w:szCs w:val="22"/>
                <w:lang w:val="en-GB"/>
              </w:rPr>
              <m:t>10</m:t>
            </m:r>
          </m:e>
          <m:sup>
            <m:r>
              <w:rPr>
                <w:rFonts w:ascii="Cambria Math" w:hAnsi="Cambria Math" w:cstheme="minorHAnsi"/>
                <w:sz w:val="22"/>
                <w:szCs w:val="22"/>
                <w:lang w:val="en-GB"/>
              </w:rPr>
              <m:t>-5</m:t>
            </m:r>
          </m:sup>
        </m:sSup>
        <m:r>
          <w:rPr>
            <w:rFonts w:ascii="Cambria Math" w:hAnsi="Cambria Math" w:cstheme="minorHAnsi"/>
            <w:sz w:val="22"/>
            <w:szCs w:val="22"/>
            <w:lang w:val="en-GB"/>
          </w:rPr>
          <m:t xml:space="preserve"> </m:t>
        </m:r>
        <m:r>
          <m:rPr>
            <m:sty m:val="p"/>
          </m:rPr>
          <w:rPr>
            <w:rFonts w:ascii="Cambria Math" w:hAnsi="Cambria Math" w:cstheme="minorHAnsi"/>
            <w:sz w:val="22"/>
            <w:szCs w:val="22"/>
            <w:lang w:val="en-GB"/>
          </w:rPr>
          <m:t xml:space="preserve">eV </m:t>
        </m:r>
        <m:sSup>
          <m:sSupPr>
            <m:ctrlPr>
              <w:rPr>
                <w:rFonts w:ascii="Cambria Math" w:hAnsi="Cambria Math" w:cstheme="minorHAnsi"/>
                <w:bCs/>
                <w:iCs/>
                <w:sz w:val="22"/>
                <w:szCs w:val="22"/>
              </w:rPr>
            </m:ctrlPr>
          </m:sSupPr>
          <m:e>
            <m:r>
              <m:rPr>
                <m:sty m:val="p"/>
              </m:rPr>
              <w:rPr>
                <w:rFonts w:ascii="Cambria Math" w:hAnsi="Cambria Math" w:cstheme="minorHAnsi"/>
                <w:sz w:val="22"/>
                <w:szCs w:val="22"/>
                <w:lang w:val="en-GB"/>
              </w:rPr>
              <m:t>K</m:t>
            </m:r>
          </m:e>
          <m:sup>
            <m:r>
              <m:rPr>
                <m:sty m:val="p"/>
              </m:rPr>
              <w:rPr>
                <w:rFonts w:ascii="Cambria Math" w:hAnsi="Cambria Math" w:cstheme="minorHAnsi"/>
                <w:sz w:val="22"/>
                <w:szCs w:val="22"/>
                <w:lang w:val="en-GB"/>
              </w:rPr>
              <m:t>-1</m:t>
            </m:r>
          </m:sup>
        </m:sSup>
      </m:oMath>
      <w:r w:rsidRPr="00AF32CB">
        <w:rPr>
          <w:rFonts w:cstheme="minorHAnsi"/>
          <w:bCs/>
          <w:sz w:val="22"/>
          <w:szCs w:val="22"/>
          <w:lang w:val="en-GB"/>
        </w:rPr>
        <w:t>).</w:t>
      </w:r>
      <w:r w:rsidR="004A1E6B" w:rsidRPr="00AF32CB">
        <w:rPr>
          <w:rFonts w:cstheme="minorHAnsi"/>
          <w:bCs/>
          <w:sz w:val="22"/>
          <w:szCs w:val="22"/>
          <w:lang w:val="en-GB"/>
        </w:rPr>
        <w:t xml:space="preserve"> </w:t>
      </w:r>
      <w:r w:rsidR="00AE7033" w:rsidRPr="00AF32CB">
        <w:rPr>
          <w:rFonts w:cstheme="minorHAnsi"/>
          <w:bCs/>
          <w:sz w:val="22"/>
          <w:szCs w:val="22"/>
          <w:lang w:val="en-GB"/>
        </w:rPr>
        <w:t xml:space="preserve">We chose </w:t>
      </w:r>
      <w:r w:rsidR="00701CA1" w:rsidRPr="00AF32CB">
        <w:rPr>
          <w:rFonts w:cstheme="minorHAnsi"/>
          <w:bCs/>
          <w:sz w:val="22"/>
          <w:szCs w:val="22"/>
          <w:lang w:val="en-GB"/>
        </w:rPr>
        <w:t>an</w:t>
      </w:r>
      <w:r w:rsidR="00AE7033" w:rsidRPr="00AF32CB">
        <w:rPr>
          <w:rFonts w:cstheme="minorHAnsi"/>
          <w:bCs/>
          <w:sz w:val="22"/>
          <w:szCs w:val="22"/>
          <w:lang w:val="en-GB"/>
        </w:rPr>
        <w:t xml:space="preserve"> </w:t>
      </w:r>
      <w:r w:rsidR="00701CA1" w:rsidRPr="00AF32CB">
        <w:rPr>
          <w:rFonts w:cstheme="minorHAnsi"/>
          <w:bCs/>
          <w:sz w:val="22"/>
          <w:szCs w:val="22"/>
          <w:lang w:val="en-GB"/>
        </w:rPr>
        <w:t xml:space="preserve">exponential temperature </w:t>
      </w:r>
      <w:r w:rsidR="0048406B" w:rsidRPr="00AF32CB">
        <w:rPr>
          <w:rFonts w:cstheme="minorHAnsi"/>
          <w:bCs/>
          <w:sz w:val="22"/>
          <w:szCs w:val="22"/>
          <w:lang w:val="en-GB"/>
        </w:rPr>
        <w:t xml:space="preserve">dependence </w:t>
      </w:r>
      <w:r w:rsidR="00A4000C" w:rsidRPr="00AF32CB">
        <w:rPr>
          <w:rFonts w:cstheme="minorHAnsi"/>
          <w:bCs/>
          <w:sz w:val="22"/>
          <w:szCs w:val="22"/>
          <w:lang w:val="en-GB"/>
        </w:rPr>
        <w:t xml:space="preserve">as it </w:t>
      </w:r>
      <w:r w:rsidR="00D6020E" w:rsidRPr="00AF32CB">
        <w:rPr>
          <w:rFonts w:cstheme="minorHAnsi"/>
          <w:bCs/>
          <w:sz w:val="22"/>
          <w:szCs w:val="22"/>
          <w:lang w:val="en-GB"/>
        </w:rPr>
        <w:t xml:space="preserve">provides a good </w:t>
      </w:r>
      <w:r w:rsidR="00D6020E" w:rsidRPr="00AF32CB">
        <w:rPr>
          <w:rFonts w:cstheme="minorHAnsi"/>
          <w:bCs/>
          <w:sz w:val="22"/>
          <w:szCs w:val="22"/>
          <w:lang w:val="en-GB"/>
        </w:rPr>
        <w:lastRenderedPageBreak/>
        <w:t>statistical fit</w:t>
      </w:r>
      <w:r w:rsidR="00AD67E3" w:rsidRPr="00AF32CB">
        <w:rPr>
          <w:rFonts w:cstheme="minorHAnsi"/>
          <w:bCs/>
          <w:sz w:val="22"/>
          <w:szCs w:val="22"/>
          <w:lang w:val="en-GB"/>
        </w:rPr>
        <w:t xml:space="preserve"> to</w:t>
      </w:r>
      <w:r w:rsidR="00D6020E" w:rsidRPr="00AF32CB">
        <w:rPr>
          <w:rFonts w:cstheme="minorHAnsi"/>
          <w:bCs/>
          <w:sz w:val="22"/>
          <w:szCs w:val="22"/>
          <w:lang w:val="en-GB"/>
        </w:rPr>
        <w:t xml:space="preserve"> </w:t>
      </w:r>
      <w:r w:rsidR="00B058C1" w:rsidRPr="00AF32CB">
        <w:rPr>
          <w:rFonts w:cstheme="minorHAnsi"/>
          <w:bCs/>
          <w:sz w:val="22"/>
          <w:szCs w:val="22"/>
          <w:lang w:val="en-GB"/>
        </w:rPr>
        <w:t xml:space="preserve">data, is widely adopted </w:t>
      </w:r>
      <w:r w:rsidR="0094206E" w:rsidRPr="00AF32CB">
        <w:rPr>
          <w:rFonts w:cstheme="minorHAnsi"/>
          <w:bCs/>
          <w:sz w:val="22"/>
          <w:szCs w:val="22"/>
          <w:lang w:val="en-GB"/>
        </w:rPr>
        <w:t xml:space="preserve">and because we assume that the projected change </w:t>
      </w:r>
      <w:r w:rsidR="005C2632" w:rsidRPr="00AF32CB">
        <w:rPr>
          <w:rFonts w:cstheme="minorHAnsi"/>
          <w:bCs/>
          <w:sz w:val="22"/>
          <w:szCs w:val="22"/>
          <w:lang w:val="en-GB"/>
        </w:rPr>
        <w:t>in ocean temperature in our time-range does not lead to temperature</w:t>
      </w:r>
      <w:r w:rsidR="001E5279" w:rsidRPr="00AF32CB">
        <w:rPr>
          <w:rFonts w:cstheme="minorHAnsi"/>
          <w:bCs/>
          <w:sz w:val="22"/>
          <w:szCs w:val="22"/>
          <w:lang w:val="en-GB"/>
        </w:rPr>
        <w:t>s</w:t>
      </w:r>
      <w:r w:rsidR="005C2632" w:rsidRPr="00AF32CB">
        <w:rPr>
          <w:rFonts w:cstheme="minorHAnsi"/>
          <w:bCs/>
          <w:sz w:val="22"/>
          <w:szCs w:val="22"/>
          <w:lang w:val="en-GB"/>
        </w:rPr>
        <w:t xml:space="preserve"> above physiological optimum</w:t>
      </w:r>
      <w:r w:rsidR="00AD67E3" w:rsidRPr="00AF32CB">
        <w:rPr>
          <w:rFonts w:cstheme="minorHAnsi"/>
          <w:bCs/>
          <w:sz w:val="22"/>
          <w:szCs w:val="22"/>
          <w:lang w:val="en-GB"/>
        </w:rPr>
        <w:t>, where physiological rates might be expected to decline</w:t>
      </w:r>
      <w:r w:rsidR="007936A5" w:rsidRPr="00AF32CB">
        <w:rPr>
          <w:rFonts w:cstheme="minorHAnsi"/>
          <w:bCs/>
          <w:sz w:val="22"/>
          <w:szCs w:val="22"/>
          <w:lang w:val="en-GB"/>
        </w:rPr>
        <w:t xml:space="preserve"> (e.g. </w:t>
      </w:r>
      <w:r w:rsidR="00A406D5" w:rsidRPr="00AF32CB">
        <w:rPr>
          <w:rFonts w:cstheme="minorHAnsi"/>
          <w:bCs/>
          <w:sz w:val="22"/>
          <w:szCs w:val="22"/>
        </w:rPr>
        <w:fldChar w:fldCharType="begin"/>
      </w:r>
      <w:r w:rsidR="00A406D5" w:rsidRPr="00AF32CB">
        <w:rPr>
          <w:rFonts w:cstheme="minorHAnsi"/>
          <w:bCs/>
          <w:sz w:val="22"/>
          <w:szCs w:val="22"/>
          <w:lang w:val="en-GB"/>
        </w:rPr>
        <w:instrText xml:space="preserve"> ADDIN ZOTERO_ITEM CSL_CITATION {"citationID":"blICwNOC","properties":{"formattedCitation":"(Righton {\\i{}et al.} 2010)","plainCitation":"(Righton et al. 2010)","noteIndex":0},"citationItems":[{"id":413,"uris":["http://zotero.org/users/6116610/items/E67BRRZR"],"uri":["http://zotero.org/users/6116610/items/E67BRRZR"],"itemData":{"id":413,"type":"article-journal","container-title":"Marine Ecology Progress Series","DOI":"10.3354/meps08889","page":"1–13","title":"Thermal niche of Atlantic cod Gadus morhua: limits, tolerance and optima","volume":"420","author":[{"family":"Righton","given":"D A"},{"family":"Andersen","given":"Ken Haste."},{"family":"Neat","given":"F"},{"family":"Thorsteinsson","given":"V"},{"family":"Steingrund","given":"P"},{"family":"Svedäng","given":"H"},{"family":"Michalsen","given":"K"},{"family":"Hinrichsen","given":"H H"},{"family":"Bendall","given":"V"},{"family":"Neuenfeldt","given":"S"},{"family":"Wright","given":"P"},{"family":"Jonsson","given":"P"},{"family":"Huse","given":"G"},{"family":"Kooij","given":"J","non-dropping-particle":"van der"},{"family":"Mosegaard","given":"H"},{"family":"Hüssy","given":"K"},{"family":"Metcalfe","given":"J"}],"issued":{"date-parts":[["2010"]]}}}],"schema":"https://github.com/citation-style-language/schema/raw/master/csl-citation.json"} </w:instrText>
      </w:r>
      <w:r w:rsidR="00A406D5" w:rsidRPr="00AF32CB">
        <w:rPr>
          <w:rFonts w:cstheme="minorHAnsi"/>
          <w:bCs/>
          <w:sz w:val="22"/>
          <w:szCs w:val="22"/>
        </w:rPr>
        <w:fldChar w:fldCharType="separate"/>
      </w:r>
      <w:r w:rsidR="00A406D5" w:rsidRPr="00AF32CB">
        <w:rPr>
          <w:rFonts w:ascii="Times New Roman" w:cs="Times New Roman"/>
          <w:sz w:val="22"/>
          <w:szCs w:val="22"/>
          <w:lang w:val="en-GB"/>
        </w:rPr>
        <w:t xml:space="preserve">(Righton </w:t>
      </w:r>
      <w:r w:rsidR="00A406D5" w:rsidRPr="00AF32CB">
        <w:rPr>
          <w:rFonts w:ascii="Times New Roman" w:cs="Times New Roman"/>
          <w:i/>
          <w:iCs/>
          <w:sz w:val="22"/>
          <w:szCs w:val="22"/>
          <w:lang w:val="en-GB"/>
        </w:rPr>
        <w:t>et al.</w:t>
      </w:r>
      <w:r w:rsidR="00A406D5" w:rsidRPr="00AF32CB">
        <w:rPr>
          <w:rFonts w:ascii="Times New Roman" w:cs="Times New Roman"/>
          <w:sz w:val="22"/>
          <w:szCs w:val="22"/>
          <w:lang w:val="en-GB"/>
        </w:rPr>
        <w:t xml:space="preserve"> 2010)</w:t>
      </w:r>
      <w:r w:rsidR="00A406D5" w:rsidRPr="00AF32CB">
        <w:rPr>
          <w:rFonts w:cstheme="minorHAnsi"/>
          <w:bCs/>
          <w:sz w:val="22"/>
          <w:szCs w:val="22"/>
        </w:rPr>
        <w:fldChar w:fldCharType="end"/>
      </w:r>
      <w:r w:rsidR="007936A5" w:rsidRPr="00AF32CB">
        <w:rPr>
          <w:rFonts w:cstheme="minorHAnsi"/>
          <w:bCs/>
          <w:sz w:val="22"/>
          <w:szCs w:val="22"/>
          <w:lang w:val="en-GB"/>
        </w:rPr>
        <w:t xml:space="preserve"> as an example for cod)</w:t>
      </w:r>
      <w:r w:rsidR="00A4000C" w:rsidRPr="00AF32CB">
        <w:rPr>
          <w:rFonts w:cstheme="minorHAnsi"/>
          <w:bCs/>
          <w:sz w:val="22"/>
          <w:szCs w:val="22"/>
          <w:lang w:val="en-GB"/>
        </w:rPr>
        <w:t xml:space="preserve">. </w:t>
      </w:r>
      <w:r w:rsidR="001F23CA" w:rsidRPr="00AF32CB">
        <w:rPr>
          <w:rFonts w:ascii="Times" w:hAnsi="Times"/>
          <w:sz w:val="22"/>
          <w:szCs w:val="22"/>
        </w:rPr>
        <w:t>While temperature likely</w:t>
      </w:r>
      <w:r w:rsidR="00DB00B4" w:rsidRPr="00AF32CB">
        <w:rPr>
          <w:rFonts w:ascii="Times" w:hAnsi="Times"/>
          <w:sz w:val="22"/>
          <w:szCs w:val="22"/>
        </w:rPr>
        <w:t xml:space="preserve"> affects other </w:t>
      </w:r>
      <w:r w:rsidR="00AD67E3" w:rsidRPr="00AF32CB">
        <w:rPr>
          <w:rFonts w:ascii="Times" w:hAnsi="Times"/>
          <w:sz w:val="22"/>
          <w:szCs w:val="22"/>
        </w:rPr>
        <w:t>physiological</w:t>
      </w:r>
      <w:r w:rsidR="005F181D" w:rsidRPr="00AF32CB">
        <w:rPr>
          <w:rFonts w:ascii="Times" w:hAnsi="Times"/>
          <w:sz w:val="22"/>
          <w:szCs w:val="22"/>
        </w:rPr>
        <w:t xml:space="preserve"> </w:t>
      </w:r>
      <w:r w:rsidR="00DB00B4" w:rsidRPr="00AF32CB">
        <w:rPr>
          <w:rFonts w:ascii="Times" w:hAnsi="Times"/>
          <w:sz w:val="22"/>
          <w:szCs w:val="22"/>
        </w:rPr>
        <w:t>processes as well</w:t>
      </w:r>
      <w:r w:rsidR="00F40398" w:rsidRPr="00AF32CB">
        <w:rPr>
          <w:rFonts w:ascii="Times" w:hAnsi="Times"/>
          <w:sz w:val="22"/>
          <w:szCs w:val="22"/>
        </w:rPr>
        <w:t xml:space="preserve"> (</w:t>
      </w:r>
      <w:r w:rsidR="00DB00B4" w:rsidRPr="00AF32CB">
        <w:rPr>
          <w:rFonts w:ascii="Times" w:hAnsi="Times"/>
          <w:sz w:val="22"/>
          <w:szCs w:val="22"/>
        </w:rPr>
        <w:t xml:space="preserve">e.g. cost of growth </w:t>
      </w:r>
      <w:r w:rsidR="00DB00B4" w:rsidRPr="00AF32CB">
        <w:rPr>
          <w:rFonts w:ascii="Times" w:hAnsi="Times"/>
          <w:sz w:val="22"/>
          <w:szCs w:val="22"/>
        </w:rPr>
        <w:fldChar w:fldCharType="begin"/>
      </w:r>
      <w:r w:rsidR="00DB00B4" w:rsidRPr="00AF32CB">
        <w:rPr>
          <w:rFonts w:ascii="Times" w:hAnsi="Times"/>
          <w:sz w:val="22"/>
          <w:szCs w:val="22"/>
        </w:rPr>
        <w:instrText xml:space="preserve"> ADDIN ZOTERO_ITEM CSL_CITATION {"citationID":"pg0xvp9O","properties":{"formattedCitation":"(Barneche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DB00B4" w:rsidRPr="00AF32CB">
        <w:rPr>
          <w:rFonts w:ascii="Times" w:hAnsi="Times"/>
          <w:sz w:val="22"/>
          <w:szCs w:val="22"/>
        </w:rPr>
        <w:fldChar w:fldCharType="separate"/>
      </w:r>
      <w:r w:rsidR="00DB00B4" w:rsidRPr="00AF32CB">
        <w:rPr>
          <w:rFonts w:ascii="Times" w:hAnsi="Times" w:cs="Times New Roman"/>
          <w:sz w:val="22"/>
          <w:szCs w:val="22"/>
          <w:lang w:val="en-GB"/>
        </w:rPr>
        <w:t xml:space="preserve">(Barneche </w:t>
      </w:r>
      <w:r w:rsidR="00DB00B4" w:rsidRPr="00AF32CB">
        <w:rPr>
          <w:rFonts w:ascii="Times" w:hAnsi="Times" w:cs="Times New Roman"/>
          <w:i/>
          <w:iCs/>
          <w:sz w:val="22"/>
          <w:szCs w:val="22"/>
          <w:lang w:val="en-GB"/>
        </w:rPr>
        <w:t>et al.</w:t>
      </w:r>
      <w:r w:rsidR="00DB00B4" w:rsidRPr="00AF32CB">
        <w:rPr>
          <w:rFonts w:ascii="Times" w:hAnsi="Times" w:cs="Times New Roman"/>
          <w:sz w:val="22"/>
          <w:szCs w:val="22"/>
          <w:lang w:val="en-GB"/>
        </w:rPr>
        <w:t xml:space="preserve"> 2019)</w:t>
      </w:r>
      <w:r w:rsidR="00DB00B4" w:rsidRPr="00AF32CB">
        <w:rPr>
          <w:rFonts w:ascii="Times" w:hAnsi="Times"/>
          <w:sz w:val="22"/>
          <w:szCs w:val="22"/>
        </w:rPr>
        <w:fldChar w:fldCharType="end"/>
      </w:r>
      <w:r w:rsidR="00301C1C" w:rsidRPr="00AF32CB">
        <w:rPr>
          <w:rFonts w:ascii="Times" w:hAnsi="Times"/>
          <w:sz w:val="22"/>
          <w:szCs w:val="22"/>
        </w:rPr>
        <w:t xml:space="preserve">, </w:t>
      </w:r>
      <w:r w:rsidR="001903F9" w:rsidRPr="00AF32CB">
        <w:rPr>
          <w:rFonts w:ascii="Times" w:hAnsi="Times"/>
          <w:sz w:val="22"/>
          <w:szCs w:val="22"/>
        </w:rPr>
        <w:t>food conversion</w:t>
      </w:r>
      <w:r w:rsidR="00D07082" w:rsidRPr="00AF32CB">
        <w:rPr>
          <w:rFonts w:ascii="Times" w:hAnsi="Times"/>
          <w:sz w:val="22"/>
          <w:szCs w:val="22"/>
        </w:rPr>
        <w:t xml:space="preserve"> </w:t>
      </w:r>
      <w:r w:rsidR="003D1829" w:rsidRPr="00AF32CB">
        <w:rPr>
          <w:rFonts w:ascii="Times" w:hAnsi="Times"/>
          <w:sz w:val="22"/>
          <w:szCs w:val="22"/>
        </w:rPr>
        <w:t>efficiency</w:t>
      </w:r>
      <w:r w:rsidR="00082E8E" w:rsidRPr="00AF32CB">
        <w:rPr>
          <w:rFonts w:ascii="Times" w:hAnsi="Times"/>
          <w:sz w:val="22"/>
          <w:szCs w:val="22"/>
        </w:rPr>
        <w:t xml:space="preserve"> </w:t>
      </w:r>
      <w:r w:rsidR="00082E8E" w:rsidRPr="00AF32CB">
        <w:rPr>
          <w:rFonts w:ascii="Times" w:hAnsi="Times"/>
          <w:sz w:val="22"/>
          <w:szCs w:val="22"/>
        </w:rPr>
        <w:fldChar w:fldCharType="begin"/>
      </w:r>
      <w:r w:rsidR="00082E8E" w:rsidRPr="00AF32CB">
        <w:rPr>
          <w:rFonts w:ascii="Times" w:hAnsi="Times"/>
          <w:sz w:val="22"/>
          <w:szCs w:val="22"/>
        </w:rPr>
        <w:instrText xml:space="preserve"> ADDIN ZOTERO_ITEM CSL_CITATION {"citationID":"SJIoYpAN","properties":{"formattedCitation":"(Handeland {\\i{}et al.} 2008)","plainCitation":"(Handeland et al. 2008)","noteIndex":0},"citationItems":[{"id":1688,"uris":["http://zotero.org/users/6116610/items/8IYEADKE"],"uri":["http://zotero.org/users/6116610/items/8IYEADKE"],"itemData":{"id":1688,"type":"article-journal","abstract":"The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082E8E" w:rsidRPr="00AF32CB">
        <w:rPr>
          <w:rFonts w:ascii="Times" w:hAnsi="Times"/>
          <w:sz w:val="22"/>
          <w:szCs w:val="22"/>
        </w:rPr>
        <w:fldChar w:fldCharType="separate"/>
      </w:r>
      <w:r w:rsidR="00082E8E" w:rsidRPr="00AF32CB">
        <w:rPr>
          <w:rFonts w:ascii="Times" w:hAnsi="Times" w:cs="Times New Roman"/>
          <w:sz w:val="22"/>
          <w:szCs w:val="22"/>
          <w:lang w:val="en-GB"/>
        </w:rPr>
        <w:t xml:space="preserve">(Handeland </w:t>
      </w:r>
      <w:r w:rsidR="00082E8E" w:rsidRPr="00AF32CB">
        <w:rPr>
          <w:rFonts w:ascii="Times" w:hAnsi="Times" w:cs="Times New Roman"/>
          <w:i/>
          <w:iCs/>
          <w:sz w:val="22"/>
          <w:szCs w:val="22"/>
          <w:lang w:val="en-GB"/>
        </w:rPr>
        <w:t>et al.</w:t>
      </w:r>
      <w:r w:rsidR="00082E8E" w:rsidRPr="00AF32CB">
        <w:rPr>
          <w:rFonts w:ascii="Times" w:hAnsi="Times" w:cs="Times New Roman"/>
          <w:sz w:val="22"/>
          <w:szCs w:val="22"/>
          <w:lang w:val="en-GB"/>
        </w:rPr>
        <w:t xml:space="preserve"> 2008)</w:t>
      </w:r>
      <w:r w:rsidR="00082E8E" w:rsidRPr="00AF32CB">
        <w:rPr>
          <w:rFonts w:ascii="Times" w:hAnsi="Times"/>
          <w:sz w:val="22"/>
          <w:szCs w:val="22"/>
        </w:rPr>
        <w:fldChar w:fldCharType="end"/>
      </w:r>
      <w:r w:rsidR="008E5843" w:rsidRPr="00AF32CB">
        <w:rPr>
          <w:rFonts w:ascii="Times" w:hAnsi="Times"/>
          <w:sz w:val="22"/>
          <w:szCs w:val="22"/>
        </w:rPr>
        <w:t>)</w:t>
      </w:r>
      <w:r w:rsidR="00CE2612" w:rsidRPr="00AF32CB">
        <w:rPr>
          <w:rFonts w:ascii="Times" w:hAnsi="Times"/>
          <w:sz w:val="22"/>
          <w:szCs w:val="22"/>
        </w:rPr>
        <w:t xml:space="preserve">, </w:t>
      </w:r>
      <w:r w:rsidR="00D86085" w:rsidRPr="00AF32CB">
        <w:rPr>
          <w:rFonts w:ascii="Times" w:hAnsi="Times"/>
          <w:sz w:val="22"/>
          <w:szCs w:val="22"/>
        </w:rPr>
        <w:t xml:space="preserve">we </w:t>
      </w:r>
      <w:r w:rsidR="004222D8" w:rsidRPr="00AF32CB">
        <w:rPr>
          <w:rFonts w:ascii="Times" w:hAnsi="Times"/>
          <w:sz w:val="22"/>
          <w:szCs w:val="22"/>
        </w:rPr>
        <w:t>focus on</w:t>
      </w:r>
      <w:r w:rsidR="00932B6D" w:rsidRPr="00AF32CB">
        <w:rPr>
          <w:rFonts w:ascii="Times" w:hAnsi="Times"/>
          <w:sz w:val="22"/>
          <w:szCs w:val="22"/>
        </w:rPr>
        <w:t xml:space="preserve"> metabolism, maximum consumption and mortality as </w:t>
      </w:r>
      <w:r w:rsidR="00105D79" w:rsidRPr="00AF32CB">
        <w:rPr>
          <w:rFonts w:ascii="Times" w:hAnsi="Times"/>
          <w:sz w:val="22"/>
          <w:szCs w:val="22"/>
        </w:rPr>
        <w:t>the</w:t>
      </w:r>
      <w:r w:rsidR="00E6002A" w:rsidRPr="00AF32CB">
        <w:rPr>
          <w:rFonts w:ascii="Times" w:hAnsi="Times"/>
          <w:sz w:val="22"/>
          <w:szCs w:val="22"/>
        </w:rPr>
        <w:t xml:space="preserve">ir temperature dependence is </w:t>
      </w:r>
      <w:r w:rsidR="009818F7" w:rsidRPr="00AF32CB">
        <w:rPr>
          <w:rFonts w:ascii="Times" w:hAnsi="Times"/>
          <w:sz w:val="22"/>
          <w:szCs w:val="22"/>
        </w:rPr>
        <w:t xml:space="preserve">relatively well </w:t>
      </w:r>
      <w:r w:rsidR="00A47EDF" w:rsidRPr="00AF32CB">
        <w:rPr>
          <w:rFonts w:ascii="Times" w:hAnsi="Times"/>
          <w:sz w:val="22"/>
          <w:szCs w:val="22"/>
        </w:rPr>
        <w:t>documented</w:t>
      </w:r>
      <w:r w:rsidR="00B15B0D" w:rsidRPr="00AF32CB">
        <w:rPr>
          <w:rFonts w:ascii="Times" w:hAnsi="Times"/>
          <w:sz w:val="22"/>
          <w:szCs w:val="22"/>
        </w:rPr>
        <w:t>.</w:t>
      </w:r>
    </w:p>
    <w:p w14:paraId="09EC3146" w14:textId="5B5172FA" w:rsidR="001B0D38" w:rsidRDefault="00E7009C" w:rsidP="00ED4826">
      <w:pPr>
        <w:spacing w:line="480" w:lineRule="auto"/>
        <w:ind w:firstLine="284"/>
        <w:jc w:val="both"/>
        <w:rPr>
          <w:rFonts w:ascii="Times" w:hAnsi="Times"/>
          <w:sz w:val="22"/>
          <w:szCs w:val="22"/>
          <w:lang w:val="en-US"/>
        </w:rPr>
      </w:pPr>
      <w:r w:rsidRPr="00AF32CB">
        <w:rPr>
          <w:rFonts w:ascii="Times" w:hAnsi="Times"/>
          <w:sz w:val="22"/>
          <w:szCs w:val="22"/>
        </w:rPr>
        <w:t xml:space="preserve">Temperature also affects </w:t>
      </w:r>
      <w:r w:rsidR="006D24DB" w:rsidRPr="00AF32CB">
        <w:rPr>
          <w:rFonts w:ascii="Times" w:hAnsi="Times"/>
          <w:sz w:val="22"/>
          <w:szCs w:val="22"/>
        </w:rPr>
        <w:t xml:space="preserve">the amount of available </w:t>
      </w:r>
      <w:r w:rsidR="003A6058" w:rsidRPr="00AF32CB">
        <w:rPr>
          <w:rFonts w:ascii="Times" w:hAnsi="Times"/>
          <w:sz w:val="22"/>
          <w:szCs w:val="22"/>
        </w:rPr>
        <w:t xml:space="preserve">background </w:t>
      </w:r>
      <w:r w:rsidR="006D24DB" w:rsidRPr="00AF32CB">
        <w:rPr>
          <w:rFonts w:ascii="Times" w:hAnsi="Times"/>
          <w:sz w:val="22"/>
          <w:szCs w:val="22"/>
        </w:rPr>
        <w:t>resources</w:t>
      </w:r>
      <w:r w:rsidR="001E5279" w:rsidRPr="00AF32CB">
        <w:rPr>
          <w:rFonts w:ascii="Times" w:hAnsi="Times"/>
          <w:sz w:val="22"/>
          <w:szCs w:val="22"/>
        </w:rPr>
        <w:t>, via the same type of individual-level processes</w:t>
      </w:r>
      <w:r w:rsidR="006D24DB" w:rsidRPr="00AF32CB">
        <w:rPr>
          <w:rFonts w:ascii="Times" w:hAnsi="Times"/>
          <w:sz w:val="22"/>
          <w:szCs w:val="22"/>
        </w:rPr>
        <w:t xml:space="preserve">. </w:t>
      </w:r>
      <w:r w:rsidR="00722B31" w:rsidRPr="00722B31">
        <w:rPr>
          <w:rFonts w:ascii="Times" w:hAnsi="Times"/>
          <w:sz w:val="22"/>
          <w:szCs w:val="22"/>
          <w:lang w:val="en-US"/>
        </w:rPr>
        <w:t xml:space="preserve">In many </w:t>
      </w:r>
      <w:r w:rsidR="00722B31">
        <w:rPr>
          <w:rFonts w:ascii="Times" w:hAnsi="Times"/>
          <w:sz w:val="22"/>
          <w:szCs w:val="22"/>
          <w:lang w:val="en-US"/>
        </w:rPr>
        <w:t xml:space="preserve">size-spectrum model to date, </w:t>
      </w:r>
      <w:r w:rsidR="001D0F3C">
        <w:rPr>
          <w:rFonts w:ascii="Times" w:hAnsi="Times"/>
          <w:sz w:val="22"/>
          <w:szCs w:val="22"/>
          <w:lang w:val="en-US"/>
        </w:rPr>
        <w:t>climate impacts primary production (and in some cases zooplankton)</w:t>
      </w:r>
      <w:r w:rsidR="00735BC9">
        <w:rPr>
          <w:rFonts w:ascii="Times" w:hAnsi="Times"/>
          <w:sz w:val="22"/>
          <w:szCs w:val="22"/>
          <w:lang w:val="en-US"/>
        </w:rPr>
        <w:t xml:space="preserve">, and this is modelled by forcing </w:t>
      </w:r>
      <w:r w:rsidR="009B21E3">
        <w:rPr>
          <w:rFonts w:ascii="Times" w:hAnsi="Times"/>
          <w:sz w:val="22"/>
          <w:szCs w:val="22"/>
          <w:lang w:val="en-US"/>
        </w:rPr>
        <w:t>the background spectra to observed abundances-at-size</w:t>
      </w:r>
      <w:r w:rsidR="0059037F">
        <w:rPr>
          <w:rFonts w:ascii="Times" w:hAnsi="Times"/>
          <w:sz w:val="22"/>
          <w:szCs w:val="22"/>
          <w:lang w:val="en-US"/>
        </w:rPr>
        <w:t xml:space="preserve"> of plankton</w:t>
      </w:r>
      <w:r w:rsidR="004E2921">
        <w:rPr>
          <w:rFonts w:ascii="Times" w:hAnsi="Times"/>
          <w:sz w:val="22"/>
          <w:szCs w:val="22"/>
          <w:lang w:val="en-US"/>
        </w:rPr>
        <w:t xml:space="preserve"> from either remotely sensed variables such as </w:t>
      </w:r>
      <w:r w:rsidR="004E2921" w:rsidRPr="004E2921">
        <w:rPr>
          <w:rFonts w:ascii="Times" w:hAnsi="Times"/>
          <w:sz w:val="22"/>
          <w:szCs w:val="22"/>
          <w:lang w:val="en-US"/>
        </w:rPr>
        <w:t>chlorophyll-a</w:t>
      </w:r>
      <w:r w:rsidR="004E2921">
        <w:rPr>
          <w:rFonts w:ascii="Times" w:hAnsi="Times"/>
          <w:sz w:val="22"/>
          <w:szCs w:val="22"/>
          <w:lang w:val="en-US"/>
        </w:rPr>
        <w:t xml:space="preserve"> or </w:t>
      </w:r>
      <w:r w:rsidR="007101D9">
        <w:rPr>
          <w:rFonts w:ascii="Times" w:hAnsi="Times"/>
          <w:sz w:val="22"/>
          <w:szCs w:val="22"/>
          <w:lang w:val="en-US"/>
        </w:rPr>
        <w:t>from output from earth-system model</w:t>
      </w:r>
      <w:r w:rsidR="00C11441">
        <w:rPr>
          <w:rFonts w:ascii="Times" w:hAnsi="Times"/>
          <w:sz w:val="22"/>
          <w:szCs w:val="22"/>
          <w:lang w:val="en-US"/>
        </w:rPr>
        <w:t xml:space="preserve"> </w:t>
      </w:r>
      <w:r w:rsidR="00C11441">
        <w:rPr>
          <w:rFonts w:ascii="Times" w:hAnsi="Times"/>
          <w:sz w:val="22"/>
          <w:szCs w:val="22"/>
          <w:lang w:val="en-US"/>
        </w:rPr>
        <w:fldChar w:fldCharType="begin"/>
      </w:r>
      <w:r w:rsidR="00C11441">
        <w:rPr>
          <w:rFonts w:ascii="Times" w:hAnsi="Times"/>
          <w:sz w:val="22"/>
          <w:szCs w:val="22"/>
          <w:lang w:val="en-US"/>
        </w:rPr>
        <w:instrText xml:space="preserve"> ADDIN ZOTERO_ITEM CSL_CITATION {"citationID":"cKBwYjsu","properties":{"formattedCitation":"(Canales {\\i{}et al.} 2016; Woodworth-Jefcoats {\\i{}et al.} 2019)","plainCitation":"(Canales et al. 2016; Woodworth-Jefcoats et al. 2019)","noteIndex":0},"citationItems":[{"id":758,"uris":["http://zotero.org/users/6116610/items/9KKV5V2N"],"uri":["http://zotero.org/users/6116610/items/9KKV5V2N"],"itemData":{"id":758,"type":"article-journal","abstract":"Fluctuations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C11441">
        <w:rPr>
          <w:rFonts w:ascii="Times" w:hAnsi="Times"/>
          <w:sz w:val="22"/>
          <w:szCs w:val="22"/>
          <w:lang w:val="en-US"/>
        </w:rPr>
        <w:fldChar w:fldCharType="separate"/>
      </w:r>
      <w:r w:rsidR="00C11441" w:rsidRPr="00C11441">
        <w:rPr>
          <w:rFonts w:ascii="Times" w:hAnsi="Times" w:cs="Times New Roman"/>
          <w:sz w:val="22"/>
          <w:lang w:val="en-GB"/>
        </w:rPr>
        <w:t xml:space="preserve">(Canales </w:t>
      </w:r>
      <w:r w:rsidR="00C11441" w:rsidRPr="00C11441">
        <w:rPr>
          <w:rFonts w:ascii="Times" w:hAnsi="Times" w:cs="Times New Roman"/>
          <w:i/>
          <w:iCs/>
          <w:sz w:val="22"/>
          <w:lang w:val="en-GB"/>
        </w:rPr>
        <w:t>et al.</w:t>
      </w:r>
      <w:r w:rsidR="00C11441" w:rsidRPr="00C11441">
        <w:rPr>
          <w:rFonts w:ascii="Times" w:hAnsi="Times" w:cs="Times New Roman"/>
          <w:sz w:val="22"/>
          <w:lang w:val="en-GB"/>
        </w:rPr>
        <w:t xml:space="preserve"> 2016; Woodworth-Jefcoats </w:t>
      </w:r>
      <w:r w:rsidR="00C11441" w:rsidRPr="00C11441">
        <w:rPr>
          <w:rFonts w:ascii="Times" w:hAnsi="Times" w:cs="Times New Roman"/>
          <w:i/>
          <w:iCs/>
          <w:sz w:val="22"/>
          <w:lang w:val="en-GB"/>
        </w:rPr>
        <w:t>et al.</w:t>
      </w:r>
      <w:r w:rsidR="00C11441" w:rsidRPr="00C11441">
        <w:rPr>
          <w:rFonts w:ascii="Times" w:hAnsi="Times" w:cs="Times New Roman"/>
          <w:sz w:val="22"/>
          <w:lang w:val="en-GB"/>
        </w:rPr>
        <w:t xml:space="preserve"> 2019)</w:t>
      </w:r>
      <w:r w:rsidR="00C11441">
        <w:rPr>
          <w:rFonts w:ascii="Times" w:hAnsi="Times"/>
          <w:sz w:val="22"/>
          <w:szCs w:val="22"/>
          <w:lang w:val="en-US"/>
        </w:rPr>
        <w:fldChar w:fldCharType="end"/>
      </w:r>
      <w:r w:rsidR="009B21E3">
        <w:rPr>
          <w:rFonts w:ascii="Times" w:hAnsi="Times"/>
          <w:sz w:val="22"/>
          <w:szCs w:val="22"/>
          <w:lang w:val="en-US"/>
        </w:rPr>
        <w:t>.</w:t>
      </w:r>
      <w:r w:rsidR="007016AC">
        <w:rPr>
          <w:rFonts w:ascii="Times" w:hAnsi="Times"/>
          <w:sz w:val="22"/>
          <w:szCs w:val="22"/>
          <w:lang w:val="en-US"/>
        </w:rPr>
        <w:t xml:space="preserve"> </w:t>
      </w:r>
      <w:r w:rsidR="00072572">
        <w:rPr>
          <w:rFonts w:ascii="Times" w:hAnsi="Times"/>
          <w:sz w:val="22"/>
          <w:szCs w:val="22"/>
          <w:lang w:val="en-US"/>
        </w:rPr>
        <w:t xml:space="preserve">This allows for </w:t>
      </w:r>
      <w:r w:rsidR="006D1E1E">
        <w:rPr>
          <w:rFonts w:ascii="Times" w:hAnsi="Times"/>
          <w:sz w:val="22"/>
          <w:szCs w:val="22"/>
          <w:lang w:val="en-US"/>
        </w:rPr>
        <w:t xml:space="preserve">predictions </w:t>
      </w:r>
      <w:r w:rsidR="0031289B">
        <w:rPr>
          <w:rFonts w:ascii="Times" w:hAnsi="Times"/>
          <w:sz w:val="22"/>
          <w:szCs w:val="22"/>
          <w:lang w:val="en-US"/>
        </w:rPr>
        <w:t>tuned to specific systems</w:t>
      </w:r>
      <w:r w:rsidR="008819A4">
        <w:rPr>
          <w:rFonts w:ascii="Times" w:hAnsi="Times"/>
          <w:sz w:val="22"/>
          <w:szCs w:val="22"/>
          <w:lang w:val="en-US"/>
        </w:rPr>
        <w:t xml:space="preserve">. However, </w:t>
      </w:r>
      <w:r w:rsidR="00257BC4">
        <w:rPr>
          <w:rFonts w:ascii="Times" w:hAnsi="Times"/>
          <w:sz w:val="22"/>
          <w:szCs w:val="22"/>
          <w:lang w:val="en-US"/>
        </w:rPr>
        <w:t>s</w:t>
      </w:r>
      <w:r w:rsidR="007016AC">
        <w:rPr>
          <w:rFonts w:ascii="Times" w:hAnsi="Times"/>
          <w:sz w:val="22"/>
          <w:szCs w:val="22"/>
          <w:lang w:val="en-US"/>
        </w:rPr>
        <w:t>ince we want to contrast climate effects on “bottom up” (e.g. background spectra) to “top down” (physiology)</w:t>
      </w:r>
      <w:r w:rsidR="003B0B89">
        <w:rPr>
          <w:rFonts w:ascii="Times" w:hAnsi="Times"/>
          <w:sz w:val="22"/>
          <w:szCs w:val="22"/>
          <w:lang w:val="en-US"/>
        </w:rPr>
        <w:t xml:space="preserve"> we </w:t>
      </w:r>
      <w:r w:rsidR="00BB1356">
        <w:rPr>
          <w:rFonts w:ascii="Times" w:hAnsi="Times"/>
          <w:sz w:val="22"/>
          <w:szCs w:val="22"/>
          <w:lang w:val="en-US"/>
        </w:rPr>
        <w:t>instead</w:t>
      </w:r>
      <w:r w:rsidR="007016AC">
        <w:rPr>
          <w:rFonts w:ascii="Times" w:hAnsi="Times"/>
          <w:sz w:val="22"/>
          <w:szCs w:val="22"/>
          <w:lang w:val="en-US"/>
        </w:rPr>
        <w:t xml:space="preserve"> </w:t>
      </w:r>
      <w:r w:rsidR="00BB1356" w:rsidRPr="00BB1356">
        <w:rPr>
          <w:rFonts w:ascii="Times" w:hAnsi="Times"/>
          <w:sz w:val="22"/>
          <w:szCs w:val="22"/>
          <w:lang w:val="en-US"/>
        </w:rPr>
        <w:t xml:space="preserve">implement </w:t>
      </w:r>
      <w:r w:rsidR="00BB1356">
        <w:rPr>
          <w:rFonts w:ascii="Times" w:hAnsi="Times"/>
          <w:sz w:val="22"/>
          <w:szCs w:val="22"/>
          <w:lang w:val="en-US"/>
        </w:rPr>
        <w:t xml:space="preserve">temperature </w:t>
      </w:r>
      <w:r w:rsidR="00BB1356" w:rsidRPr="00AF32CB">
        <w:rPr>
          <w:rFonts w:ascii="Times" w:hAnsi="Times"/>
          <w:sz w:val="22"/>
          <w:szCs w:val="22"/>
        </w:rPr>
        <w:t xml:space="preserve">scaling </w:t>
      </w:r>
      <w:r w:rsidR="00A8619D" w:rsidRPr="00A8619D">
        <w:rPr>
          <w:rFonts w:ascii="Times" w:hAnsi="Times"/>
          <w:sz w:val="22"/>
          <w:szCs w:val="22"/>
          <w:lang w:val="en-US"/>
        </w:rPr>
        <w:t xml:space="preserve">to </w:t>
      </w:r>
      <w:r w:rsidR="00A8619D">
        <w:rPr>
          <w:rFonts w:ascii="Times" w:hAnsi="Times"/>
          <w:sz w:val="22"/>
          <w:szCs w:val="22"/>
          <w:lang w:val="en-US"/>
        </w:rPr>
        <w:t xml:space="preserve">the </w:t>
      </w:r>
      <w:r w:rsidR="00BB1356" w:rsidRPr="00AF32CB">
        <w:rPr>
          <w:rFonts w:ascii="Times" w:hAnsi="Times"/>
          <w:sz w:val="22"/>
          <w:szCs w:val="22"/>
        </w:rPr>
        <w:t xml:space="preserve">population biomass regeneration rate and carrying capacity </w:t>
      </w:r>
      <w:r w:rsidR="00A8619D" w:rsidRPr="00A8619D">
        <w:rPr>
          <w:rFonts w:ascii="Times" w:hAnsi="Times"/>
          <w:sz w:val="22"/>
          <w:szCs w:val="22"/>
          <w:lang w:val="en-US"/>
        </w:rPr>
        <w:t>(</w:t>
      </w:r>
      <w:r w:rsidR="00A8619D">
        <w:rPr>
          <w:rFonts w:ascii="Times" w:hAnsi="Times"/>
          <w:sz w:val="22"/>
          <w:szCs w:val="22"/>
          <w:lang w:val="en-US"/>
        </w:rPr>
        <w:t xml:space="preserve">in the </w:t>
      </w:r>
      <w:r w:rsidR="00A8619D" w:rsidRPr="00AF32CB">
        <w:rPr>
          <w:rFonts w:ascii="Times" w:hAnsi="Times"/>
          <w:sz w:val="22"/>
          <w:szCs w:val="22"/>
        </w:rPr>
        <w:t>semi-chemostat</w:t>
      </w:r>
      <w:r w:rsidR="00A8619D" w:rsidRPr="00FC0D11">
        <w:rPr>
          <w:rFonts w:ascii="Times" w:hAnsi="Times"/>
          <w:sz w:val="22"/>
          <w:szCs w:val="22"/>
          <w:lang w:val="en-US"/>
        </w:rPr>
        <w:t xml:space="preserve"> equation</w:t>
      </w:r>
      <w:r w:rsidR="00A8619D" w:rsidRPr="00A8619D">
        <w:rPr>
          <w:rFonts w:ascii="Times" w:hAnsi="Times"/>
          <w:sz w:val="22"/>
          <w:szCs w:val="22"/>
          <w:lang w:val="en-US"/>
        </w:rPr>
        <w:t xml:space="preserve">) </w:t>
      </w:r>
      <w:r w:rsidR="00BB1356" w:rsidRPr="00AF32CB">
        <w:rPr>
          <w:rFonts w:ascii="Times" w:hAnsi="Times"/>
          <w:sz w:val="22"/>
          <w:szCs w:val="22"/>
        </w:rPr>
        <w:t xml:space="preserve">with the Arrhenius correction factor with activation energy </w:t>
      </w:r>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r</m:t>
            </m:r>
          </m:sub>
        </m:sSub>
      </m:oMath>
      <w:r w:rsidR="00BB1356" w:rsidRPr="00AF32CB">
        <w:rPr>
          <w:rFonts w:ascii="Times" w:hAnsi="Times"/>
          <w:sz w:val="22"/>
          <w:szCs w:val="22"/>
        </w:rPr>
        <w:t xml:space="preserve">, where </w:t>
      </w:r>
      <m:oMath>
        <m:r>
          <w:rPr>
            <w:rFonts w:ascii="Cambria Math" w:hAnsi="Cambria Math"/>
            <w:sz w:val="22"/>
            <w:szCs w:val="22"/>
          </w:rPr>
          <m:t>r</m:t>
        </m:r>
      </m:oMath>
      <w:r w:rsidR="00BB1356" w:rsidRPr="00AF32CB">
        <w:rPr>
          <w:rFonts w:ascii="Times" w:hAnsi="Times"/>
          <w:sz w:val="22"/>
          <w:szCs w:val="22"/>
        </w:rPr>
        <w:t xml:space="preserve"> refers to background resource parameter. </w:t>
      </w:r>
      <w:r w:rsidR="00F973B7">
        <w:rPr>
          <w:rFonts w:ascii="Times" w:hAnsi="Times"/>
          <w:sz w:val="22"/>
          <w:szCs w:val="22"/>
          <w:lang w:val="en-US"/>
        </w:rPr>
        <w:t>W</w:t>
      </w:r>
      <w:r w:rsidR="00B414C8" w:rsidRPr="00B414C8">
        <w:rPr>
          <w:rFonts w:ascii="Times" w:hAnsi="Times"/>
          <w:sz w:val="22"/>
          <w:szCs w:val="22"/>
          <w:lang w:val="en-US"/>
        </w:rPr>
        <w:t>e cont</w:t>
      </w:r>
      <w:r w:rsidR="00B414C8">
        <w:rPr>
          <w:rFonts w:ascii="Times" w:hAnsi="Times"/>
          <w:sz w:val="22"/>
          <w:szCs w:val="22"/>
          <w:lang w:val="en-US"/>
        </w:rPr>
        <w:t>rasted</w:t>
      </w:r>
      <w:r w:rsidR="00BB1356">
        <w:rPr>
          <w:rFonts w:ascii="Times" w:hAnsi="Times"/>
          <w:sz w:val="22"/>
          <w:szCs w:val="22"/>
          <w:lang w:val="en-US"/>
        </w:rPr>
        <w:t xml:space="preserve"> </w:t>
      </w:r>
      <w:r w:rsidR="000E3329" w:rsidRPr="00AF32CB">
        <w:rPr>
          <w:rFonts w:ascii="Times" w:hAnsi="Times"/>
          <w:sz w:val="22"/>
          <w:szCs w:val="22"/>
        </w:rPr>
        <w:t>two scenarios</w:t>
      </w:r>
      <w:r w:rsidR="00535FA5" w:rsidRPr="00AF32CB">
        <w:rPr>
          <w:rFonts w:ascii="Times" w:hAnsi="Times"/>
          <w:sz w:val="22"/>
          <w:szCs w:val="22"/>
        </w:rPr>
        <w:t xml:space="preserve"> </w:t>
      </w:r>
      <w:r w:rsidR="001E5279" w:rsidRPr="00AF32CB">
        <w:rPr>
          <w:rFonts w:ascii="Times" w:hAnsi="Times"/>
          <w:sz w:val="22"/>
          <w:szCs w:val="22"/>
        </w:rPr>
        <w:t xml:space="preserve">for temperature-dependence </w:t>
      </w:r>
      <w:r w:rsidR="00535FA5" w:rsidRPr="00AF32CB">
        <w:rPr>
          <w:rFonts w:ascii="Times" w:hAnsi="Times"/>
          <w:sz w:val="22"/>
          <w:szCs w:val="22"/>
        </w:rPr>
        <w:t xml:space="preserve">based on </w:t>
      </w:r>
      <w:r w:rsidR="00447EA3" w:rsidRPr="00AF32CB">
        <w:rPr>
          <w:rFonts w:ascii="Times" w:hAnsi="Times"/>
          <w:sz w:val="22"/>
          <w:szCs w:val="22"/>
        </w:rPr>
        <w:t xml:space="preserve">predictions from </w:t>
      </w:r>
      <w:r w:rsidR="00535FA5" w:rsidRPr="00AF32CB">
        <w:rPr>
          <w:rFonts w:ascii="Times" w:hAnsi="Times"/>
          <w:sz w:val="22"/>
          <w:szCs w:val="22"/>
        </w:rPr>
        <w:t xml:space="preserve">metabolic </w:t>
      </w:r>
      <w:r w:rsidR="00D22A65" w:rsidRPr="00AF32CB">
        <w:rPr>
          <w:rFonts w:ascii="Times" w:hAnsi="Times"/>
          <w:sz w:val="22"/>
          <w:szCs w:val="22"/>
        </w:rPr>
        <w:t xml:space="preserve">scaling </w:t>
      </w:r>
      <w:r w:rsidR="00447EA3" w:rsidRPr="00AF32CB">
        <w:rPr>
          <w:rFonts w:ascii="Times" w:hAnsi="Times"/>
          <w:sz w:val="22"/>
          <w:szCs w:val="22"/>
        </w:rPr>
        <w:t>theory</w:t>
      </w:r>
      <w:r w:rsidR="007E08C3" w:rsidRPr="00AF32CB">
        <w:rPr>
          <w:rFonts w:ascii="Times" w:hAnsi="Times"/>
          <w:sz w:val="22"/>
          <w:szCs w:val="22"/>
        </w:rPr>
        <w:t xml:space="preserve"> </w:t>
      </w:r>
      <w:r w:rsidR="00535FA5" w:rsidRPr="00AF32CB">
        <w:rPr>
          <w:rFonts w:ascii="Times" w:hAnsi="Times"/>
          <w:sz w:val="22"/>
          <w:szCs w:val="22"/>
        </w:rPr>
        <w:t xml:space="preserve">and </w:t>
      </w:r>
      <w:r w:rsidR="00C92680" w:rsidRPr="00C92680">
        <w:rPr>
          <w:rFonts w:ascii="Times" w:hAnsi="Times"/>
          <w:sz w:val="22"/>
          <w:szCs w:val="22"/>
          <w:lang w:val="en-US"/>
        </w:rPr>
        <w:t>observ</w:t>
      </w:r>
      <w:r w:rsidR="00C92680">
        <w:rPr>
          <w:rFonts w:ascii="Times" w:hAnsi="Times"/>
          <w:sz w:val="22"/>
          <w:szCs w:val="22"/>
          <w:lang w:val="en-US"/>
        </w:rPr>
        <w:t>ational data</w:t>
      </w:r>
      <w:r w:rsidR="001C234B" w:rsidRPr="00AF32CB">
        <w:rPr>
          <w:rFonts w:ascii="Times" w:hAnsi="Times"/>
          <w:sz w:val="22"/>
          <w:szCs w:val="22"/>
        </w:rPr>
        <w:t>:</w:t>
      </w:r>
      <w:r w:rsidR="000A0A56" w:rsidRPr="000A0A56">
        <w:rPr>
          <w:rFonts w:ascii="Times" w:hAnsi="Times"/>
          <w:sz w:val="22"/>
          <w:szCs w:val="22"/>
          <w:lang w:val="en-US"/>
        </w:rPr>
        <w:t xml:space="preserve"> </w:t>
      </w:r>
    </w:p>
    <w:p w14:paraId="78173763" w14:textId="2DB4BE10" w:rsidR="001B0D38" w:rsidRDefault="000A0A56" w:rsidP="00ED4826">
      <w:pPr>
        <w:spacing w:line="480" w:lineRule="auto"/>
        <w:ind w:firstLine="284"/>
        <w:jc w:val="both"/>
        <w:rPr>
          <w:rFonts w:ascii="Times" w:hAnsi="Times"/>
          <w:sz w:val="22"/>
          <w:szCs w:val="22"/>
          <w:lang w:val="en-US"/>
        </w:rPr>
      </w:pPr>
      <w:r w:rsidRPr="000A0A56">
        <w:rPr>
          <w:rFonts w:ascii="Times" w:hAnsi="Times"/>
          <w:b/>
          <w:bCs/>
          <w:sz w:val="22"/>
          <w:szCs w:val="22"/>
          <w:lang w:val="en-US"/>
        </w:rPr>
        <w:t>(1)</w:t>
      </w:r>
      <w:r>
        <w:rPr>
          <w:rFonts w:ascii="Times" w:hAnsi="Times"/>
          <w:sz w:val="22"/>
          <w:szCs w:val="22"/>
          <w:lang w:val="en-US"/>
        </w:rPr>
        <w:t xml:space="preserve"> </w:t>
      </w:r>
      <w:r w:rsidR="00A26412" w:rsidRPr="00AF32CB">
        <w:rPr>
          <w:rFonts w:ascii="Times" w:hAnsi="Times"/>
          <w:sz w:val="22"/>
          <w:szCs w:val="22"/>
        </w:rPr>
        <w:t>Metabolic Theory of Ecology</w:t>
      </w:r>
      <w:r w:rsidRPr="000A0A56">
        <w:rPr>
          <w:rFonts w:ascii="Times" w:hAnsi="Times"/>
          <w:sz w:val="22"/>
          <w:szCs w:val="22"/>
          <w:lang w:val="en-US"/>
        </w:rPr>
        <w:t xml:space="preserve"> </w:t>
      </w:r>
      <w:r>
        <w:rPr>
          <w:rFonts w:ascii="Times" w:hAnsi="Times"/>
          <w:sz w:val="22"/>
          <w:szCs w:val="22"/>
          <w:lang w:val="en-US"/>
        </w:rPr>
        <w:t>(</w:t>
      </w:r>
      <w:r w:rsidR="00A26412" w:rsidRPr="00AF32CB">
        <w:rPr>
          <w:rFonts w:ascii="Times" w:hAnsi="Times"/>
          <w:sz w:val="22"/>
          <w:szCs w:val="22"/>
        </w:rPr>
        <w:t xml:space="preserve">MTE) scenario: </w:t>
      </w:r>
      <w:r w:rsidR="0003491C" w:rsidRPr="00AF32CB">
        <w:rPr>
          <w:rFonts w:ascii="Times" w:hAnsi="Times"/>
          <w:sz w:val="22"/>
          <w:szCs w:val="22"/>
        </w:rPr>
        <w:t>T</w:t>
      </w:r>
      <w:r w:rsidR="003809D9" w:rsidRPr="00AF32CB">
        <w:rPr>
          <w:rFonts w:ascii="Times" w:hAnsi="Times"/>
          <w:sz w:val="22"/>
          <w:szCs w:val="22"/>
        </w:rPr>
        <w:t>he regeneration rate</w:t>
      </w:r>
      <w:r w:rsidR="002921A0" w:rsidRPr="00AF32CB">
        <w:rPr>
          <w:rFonts w:ascii="Times" w:hAnsi="Times"/>
          <w:sz w:val="22"/>
          <w:szCs w:val="22"/>
        </w:rPr>
        <w:t xml:space="preserve"> (</w:t>
      </w:r>
      <w:commentRangeStart w:id="37"/>
      <w:commentRangeStart w:id="38"/>
      <w:commentRangeEnd w:id="37"/>
      <m:oMath>
        <m:r>
          <m:rPr>
            <m:sty m:val="p"/>
          </m:rPr>
          <w:rPr>
            <w:rStyle w:val="CommentReference"/>
            <w:rFonts w:ascii="Cambria Math" w:hAnsi="Cambria Math"/>
            <w:sz w:val="22"/>
            <w:szCs w:val="22"/>
          </w:rPr>
          <w:commentReference w:id="37"/>
        </m:r>
        <w:commentRangeEnd w:id="38"/>
        <m:r>
          <m:rPr>
            <m:sty m:val="p"/>
          </m:rPr>
          <w:rPr>
            <w:rStyle w:val="CommentReference"/>
            <w:rFonts w:ascii="Cambria Math" w:hAnsi="Cambria Math"/>
            <w:sz w:val="22"/>
            <w:szCs w:val="22"/>
          </w:rPr>
          <w:commentReference w:id="38"/>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0</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p-1</m:t>
            </m:r>
          </m:sup>
        </m:sSup>
      </m:oMath>
      <w:r w:rsidR="002921A0" w:rsidRPr="00AF32CB">
        <w:rPr>
          <w:rFonts w:ascii="Times" w:hAnsi="Times"/>
          <w:sz w:val="22"/>
          <w:szCs w:val="22"/>
        </w:rPr>
        <w:t>)</w:t>
      </w:r>
      <w:r w:rsidR="003809D9" w:rsidRPr="00AF32CB">
        <w:rPr>
          <w:rFonts w:ascii="Times" w:hAnsi="Times"/>
          <w:sz w:val="22"/>
          <w:szCs w:val="22"/>
        </w:rPr>
        <w:t xml:space="preserve"> </w:t>
      </w:r>
      <w:r w:rsidR="00334638" w:rsidRPr="00AF32CB">
        <w:rPr>
          <w:rFonts w:ascii="Times" w:hAnsi="Times"/>
          <w:sz w:val="22"/>
          <w:szCs w:val="22"/>
        </w:rPr>
        <w:t>increases</w:t>
      </w:r>
      <w:r w:rsidR="001E5279" w:rsidRPr="00AF32CB">
        <w:rPr>
          <w:rFonts w:ascii="Times" w:hAnsi="Times"/>
          <w:sz w:val="22"/>
          <w:szCs w:val="22"/>
        </w:rPr>
        <w:t xml:space="preserve"> </w:t>
      </w:r>
      <w:r w:rsidR="00D14941" w:rsidRPr="00AF32CB">
        <w:rPr>
          <w:rFonts w:ascii="Times" w:hAnsi="Times"/>
          <w:sz w:val="22"/>
          <w:szCs w:val="22"/>
        </w:rPr>
        <w:t>in proportion</w:t>
      </w:r>
      <w:r w:rsidR="001E5279" w:rsidRPr="00AF32CB">
        <w:rPr>
          <w:rFonts w:ascii="Times" w:hAnsi="Times"/>
          <w:sz w:val="22"/>
          <w:szCs w:val="22"/>
        </w:rPr>
        <w:t xml:space="preserve"> to</w:t>
      </w:r>
      <w:r w:rsidR="00D14941" w:rsidRPr="00AF32CB">
        <w:rPr>
          <w:rFonts w:ascii="Times" w:hAnsi="Times"/>
          <w:sz w:val="22"/>
          <w:szCs w:val="22"/>
        </w:rPr>
        <w:t xml:space="preserve"> </w:t>
      </w:r>
      <m:oMath>
        <m:sSup>
          <m:sSupPr>
            <m:ctrlPr>
              <w:rPr>
                <w:rFonts w:ascii="Cambria Math" w:hAnsi="Cambria Math"/>
                <w:i/>
                <w:sz w:val="22"/>
                <w:szCs w:val="22"/>
              </w:rPr>
            </m:ctrlPr>
          </m:sSupPr>
          <m:e>
            <m:r>
              <w:rPr>
                <w:rFonts w:ascii="Cambria Math" w:hAnsi="Cambria Math"/>
                <w:sz w:val="22"/>
                <w:szCs w:val="22"/>
              </w:rPr>
              <m:t>e</m:t>
            </m:r>
          </m:e>
          <m:sup>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ref</m:t>
                        </m:r>
                      </m:sub>
                    </m:sSub>
                  </m:e>
                </m:d>
              </m:num>
              <m:den>
                <m:r>
                  <w:rPr>
                    <w:rFonts w:ascii="Cambria Math" w:hAnsi="Cambria Math"/>
                    <w:sz w:val="22"/>
                    <w:szCs w:val="22"/>
                  </w:rPr>
                  <m:t>kT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ref</m:t>
                    </m:r>
                  </m:sub>
                </m:sSub>
              </m:den>
            </m:f>
          </m:sup>
        </m:sSup>
        <m:r>
          <w:rPr>
            <w:rFonts w:ascii="Cambria Math" w:hAnsi="Cambria Math"/>
            <w:sz w:val="22"/>
            <w:szCs w:val="22"/>
          </w:rPr>
          <m:t xml:space="preserve"> </m:t>
        </m:r>
      </m:oMath>
      <w:r w:rsidR="00334638" w:rsidRPr="00AF32CB">
        <w:rPr>
          <w:rFonts w:ascii="Times" w:hAnsi="Times"/>
          <w:sz w:val="22"/>
          <w:szCs w:val="22"/>
        </w:rPr>
        <w:t>due to elevated metabolic rates</w:t>
      </w:r>
      <w:r w:rsidR="001E5279" w:rsidRPr="00AF32CB">
        <w:rPr>
          <w:rFonts w:ascii="Times" w:hAnsi="Times"/>
          <w:sz w:val="22"/>
          <w:szCs w:val="22"/>
        </w:rPr>
        <w:t xml:space="preserve"> in resource organisms</w:t>
      </w:r>
      <w:r w:rsidR="003D2C23" w:rsidRPr="00AF32CB">
        <w:rPr>
          <w:rFonts w:ascii="Times" w:hAnsi="Times"/>
          <w:sz w:val="22"/>
          <w:szCs w:val="22"/>
        </w:rPr>
        <w:t xml:space="preserve">, which </w:t>
      </w:r>
      <w:r w:rsidR="00B75480" w:rsidRPr="00AF32CB">
        <w:rPr>
          <w:rFonts w:ascii="Times" w:hAnsi="Times"/>
          <w:sz w:val="22"/>
          <w:szCs w:val="22"/>
        </w:rPr>
        <w:t xml:space="preserve">increases the rates of energy acquisition, </w:t>
      </w:r>
      <w:r w:rsidR="004200ED" w:rsidRPr="00AF32CB">
        <w:rPr>
          <w:rFonts w:ascii="Times" w:hAnsi="Times"/>
          <w:sz w:val="22"/>
          <w:szCs w:val="22"/>
        </w:rPr>
        <w:t>gro</w:t>
      </w:r>
      <w:r w:rsidR="004421D9" w:rsidRPr="00AF32CB">
        <w:rPr>
          <w:rFonts w:ascii="Times" w:hAnsi="Times"/>
          <w:sz w:val="22"/>
          <w:szCs w:val="22"/>
        </w:rPr>
        <w:t>w</w:t>
      </w:r>
      <w:r w:rsidR="004200ED" w:rsidRPr="00AF32CB">
        <w:rPr>
          <w:rFonts w:ascii="Times" w:hAnsi="Times"/>
          <w:sz w:val="22"/>
          <w:szCs w:val="22"/>
        </w:rPr>
        <w:t>th, maintenance and reproduction</w:t>
      </w:r>
      <w:r w:rsidR="005A7A0E" w:rsidRPr="00AF32CB">
        <w:rPr>
          <w:rFonts w:ascii="Times" w:hAnsi="Times"/>
          <w:sz w:val="22"/>
          <w:szCs w:val="22"/>
        </w:rPr>
        <w:t xml:space="preserve"> </w:t>
      </w:r>
      <w:r w:rsidR="00F26EFB" w:rsidRPr="00AF32CB">
        <w:rPr>
          <w:rFonts w:ascii="Times" w:hAnsi="Times"/>
          <w:sz w:val="22"/>
          <w:szCs w:val="22"/>
        </w:rPr>
        <w:fldChar w:fldCharType="begin"/>
      </w:r>
      <w:r w:rsidR="00641D9A">
        <w:rPr>
          <w:rFonts w:ascii="Times" w:hAnsi="Times"/>
          <w:sz w:val="22"/>
          <w:szCs w:val="22"/>
        </w:rPr>
        <w:instrText xml:space="preserve"> ADDIN ZOTERO_ITEM CSL_CITATION {"citationID":"LAVWmH49","properties":{"formattedCitation":"(Savage {\\i{}et al.} 2004)","plainCitation":"(Savage et al. 2004)","noteIndex":0},"citationItems":[{"id":"LtCOmUN2/jr7BMXhL","uris":["http://zotero.org/users/6116610/items/5EKRHGLR"],"uri":["http://zotero.org/users/6116610/items/5EKRHGLR"],"itemData":{"id":"CKQJ1ax4/jRfK4Prd","type":"article-journal","container-title":"The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F26EFB" w:rsidRPr="00AF32CB">
        <w:rPr>
          <w:rFonts w:ascii="Times" w:hAnsi="Times"/>
          <w:sz w:val="22"/>
          <w:szCs w:val="22"/>
        </w:rPr>
        <w:fldChar w:fldCharType="separate"/>
      </w:r>
      <w:r w:rsidR="004C7025" w:rsidRPr="00AF32CB">
        <w:rPr>
          <w:rFonts w:ascii="Times" w:hAnsi="Times" w:cs="Times New Roman"/>
          <w:sz w:val="22"/>
          <w:szCs w:val="22"/>
          <w:lang w:val="en-GB"/>
        </w:rPr>
        <w:t xml:space="preserve">(Savage </w:t>
      </w:r>
      <w:r w:rsidR="004C7025" w:rsidRPr="00AF32CB">
        <w:rPr>
          <w:rFonts w:ascii="Times" w:hAnsi="Times" w:cs="Times New Roman"/>
          <w:i/>
          <w:iCs/>
          <w:sz w:val="22"/>
          <w:szCs w:val="22"/>
          <w:lang w:val="en-GB"/>
        </w:rPr>
        <w:t>et al.</w:t>
      </w:r>
      <w:r w:rsidR="004C7025" w:rsidRPr="00AF32CB">
        <w:rPr>
          <w:rFonts w:ascii="Times" w:hAnsi="Times" w:cs="Times New Roman"/>
          <w:sz w:val="22"/>
          <w:szCs w:val="22"/>
          <w:lang w:val="en-GB"/>
        </w:rPr>
        <w:t xml:space="preserve"> 2004)</w:t>
      </w:r>
      <w:r w:rsidR="00F26EFB" w:rsidRPr="00AF32CB">
        <w:rPr>
          <w:rFonts w:ascii="Times" w:hAnsi="Times"/>
          <w:sz w:val="22"/>
          <w:szCs w:val="22"/>
        </w:rPr>
        <w:fldChar w:fldCharType="end"/>
      </w:r>
      <w:r w:rsidR="002D28D1" w:rsidRPr="00AF32CB">
        <w:rPr>
          <w:rFonts w:ascii="Times" w:hAnsi="Times"/>
          <w:sz w:val="22"/>
          <w:szCs w:val="22"/>
        </w:rPr>
        <w:t xml:space="preserve"> (but n</w:t>
      </w:r>
      <w:r w:rsidR="00BA5A82" w:rsidRPr="00AF32CB">
        <w:rPr>
          <w:rFonts w:ascii="Times" w:hAnsi="Times"/>
          <w:sz w:val="22"/>
          <w:szCs w:val="22"/>
        </w:rPr>
        <w:t>ote th</w:t>
      </w:r>
      <w:r w:rsidR="001E5279" w:rsidRPr="00AF32CB">
        <w:rPr>
          <w:rFonts w:ascii="Times" w:hAnsi="Times"/>
          <w:sz w:val="22"/>
          <w:szCs w:val="22"/>
        </w:rPr>
        <w:t>ese individual-level rates of resources are</w:t>
      </w:r>
      <w:r w:rsidR="00BA5A82" w:rsidRPr="00AF32CB">
        <w:rPr>
          <w:rFonts w:ascii="Times" w:hAnsi="Times"/>
          <w:sz w:val="22"/>
          <w:szCs w:val="22"/>
        </w:rPr>
        <w:t xml:space="preserve"> not explicitly modelled</w:t>
      </w:r>
      <w:r w:rsidR="001B3DAB" w:rsidRPr="00AF32CB">
        <w:rPr>
          <w:rFonts w:ascii="Times" w:hAnsi="Times"/>
          <w:sz w:val="22"/>
          <w:szCs w:val="22"/>
        </w:rPr>
        <w:t>)</w:t>
      </w:r>
      <w:r w:rsidR="00BA5A82" w:rsidRPr="00AF32CB">
        <w:rPr>
          <w:rFonts w:ascii="Times" w:hAnsi="Times"/>
          <w:sz w:val="22"/>
          <w:szCs w:val="22"/>
        </w:rPr>
        <w:t>.</w:t>
      </w:r>
      <w:r w:rsidR="00F0780A" w:rsidRPr="00AF32CB">
        <w:rPr>
          <w:rFonts w:ascii="Times" w:hAnsi="Times"/>
          <w:sz w:val="22"/>
          <w:szCs w:val="22"/>
        </w:rPr>
        <w:t xml:space="preserve"> </w:t>
      </w:r>
      <w:r w:rsidR="0052062A" w:rsidRPr="00AF32CB">
        <w:rPr>
          <w:rFonts w:ascii="Times" w:hAnsi="Times"/>
          <w:sz w:val="22"/>
          <w:szCs w:val="22"/>
        </w:rPr>
        <w:t xml:space="preserve">We implement this by making the parameter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0</m:t>
            </m:r>
          </m:sub>
        </m:sSub>
      </m:oMath>
      <w:r w:rsidR="0052062A" w:rsidRPr="00AF32CB">
        <w:rPr>
          <w:rFonts w:ascii="Times" w:eastAsiaTheme="minorEastAsia" w:hAnsi="Times"/>
          <w:sz w:val="22"/>
          <w:szCs w:val="22"/>
        </w:rPr>
        <w:t xml:space="preserve"> temperature dependent. </w:t>
      </w:r>
      <w:r w:rsidR="00DF163F" w:rsidRPr="00AF32CB">
        <w:rPr>
          <w:rFonts w:ascii="Times" w:hAnsi="Times"/>
          <w:sz w:val="22"/>
          <w:szCs w:val="22"/>
        </w:rPr>
        <w:t>T</w:t>
      </w:r>
      <w:r w:rsidR="008E56DB" w:rsidRPr="00AF32CB">
        <w:rPr>
          <w:rFonts w:ascii="Times" w:hAnsi="Times"/>
          <w:sz w:val="22"/>
          <w:szCs w:val="22"/>
        </w:rPr>
        <w:t xml:space="preserve">he </w:t>
      </w:r>
      <w:r w:rsidR="00A37E2E" w:rsidRPr="00AF32CB">
        <w:rPr>
          <w:rFonts w:ascii="Times" w:hAnsi="Times"/>
          <w:sz w:val="22"/>
          <w:szCs w:val="22"/>
        </w:rPr>
        <w:t xml:space="preserve">carrying capacity </w:t>
      </w:r>
      <w:r w:rsidR="00721558" w:rsidRPr="00AF32CB">
        <w:rPr>
          <w:rFonts w:ascii="Times" w:hAnsi="Times"/>
          <w:sz w:val="22"/>
          <w:szCs w:val="22"/>
        </w:rPr>
        <w:t>(</w:t>
      </w:r>
      <m:oMath>
        <m:r>
          <w:rPr>
            <w:rFonts w:ascii="Cambria Math" w:hAnsi="Cambria Math"/>
            <w:sz w:val="22"/>
            <w:szCs w:val="22"/>
          </w:rPr>
          <m:t>κ</m:t>
        </m:r>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λ</m:t>
            </m:r>
          </m:sup>
        </m:sSup>
      </m:oMath>
      <w:r w:rsidR="00721558" w:rsidRPr="00AF32CB">
        <w:rPr>
          <w:rFonts w:ascii="Times" w:hAnsi="Times"/>
          <w:sz w:val="22"/>
          <w:szCs w:val="22"/>
        </w:rPr>
        <w:t xml:space="preserve">) </w:t>
      </w:r>
      <w:r w:rsidR="00A37E2E" w:rsidRPr="00AF32CB">
        <w:rPr>
          <w:rFonts w:ascii="Times" w:hAnsi="Times"/>
          <w:sz w:val="22"/>
          <w:szCs w:val="22"/>
        </w:rPr>
        <w:t>decline</w:t>
      </w:r>
      <w:r w:rsidR="0005559B" w:rsidRPr="00AF32CB">
        <w:rPr>
          <w:rFonts w:ascii="Times" w:hAnsi="Times"/>
          <w:sz w:val="22"/>
          <w:szCs w:val="22"/>
        </w:rPr>
        <w:t>s</w:t>
      </w:r>
      <w:r w:rsidR="0082406B" w:rsidRPr="00AF32CB">
        <w:rPr>
          <w:rFonts w:ascii="Times" w:hAnsi="Times"/>
          <w:sz w:val="22"/>
          <w:szCs w:val="22"/>
        </w:rPr>
        <w:t xml:space="preserve"> </w:t>
      </w:r>
      <w:r w:rsidR="009E0757" w:rsidRPr="00AF32CB">
        <w:rPr>
          <w:rFonts w:ascii="Times" w:hAnsi="Times"/>
          <w:sz w:val="22"/>
          <w:szCs w:val="22"/>
        </w:rPr>
        <w:t xml:space="preserve">at the same rate as population </w:t>
      </w:r>
      <w:r w:rsidR="00D13C99" w:rsidRPr="00AF32CB">
        <w:rPr>
          <w:rFonts w:ascii="Times" w:hAnsi="Times"/>
          <w:sz w:val="22"/>
          <w:szCs w:val="22"/>
        </w:rPr>
        <w:t>regeneration</w:t>
      </w:r>
      <w:r w:rsidR="009E0757" w:rsidRPr="00AF32CB">
        <w:rPr>
          <w:rFonts w:ascii="Times" w:hAnsi="Times"/>
          <w:sz w:val="22"/>
          <w:szCs w:val="22"/>
        </w:rPr>
        <w:t xml:space="preserve"> rate increase</w:t>
      </w:r>
      <w:r w:rsidR="001E5279" w:rsidRPr="00AF32CB">
        <w:rPr>
          <w:rFonts w:ascii="Times" w:hAnsi="Times"/>
          <w:sz w:val="22"/>
          <w:szCs w:val="22"/>
        </w:rPr>
        <w:t>s</w:t>
      </w:r>
      <w:r w:rsidR="009E0757" w:rsidRPr="00AF32CB">
        <w:rPr>
          <w:rFonts w:ascii="Times" w:hAnsi="Times"/>
          <w:sz w:val="22"/>
          <w:szCs w:val="22"/>
        </w:rPr>
        <w:t xml:space="preserve"> with temperature</w:t>
      </w:r>
      <w:r w:rsidR="00E44E06" w:rsidRPr="00AF32CB">
        <w:rPr>
          <w:rFonts w:ascii="Times" w:hAnsi="Times"/>
          <w:sz w:val="22"/>
          <w:szCs w:val="22"/>
        </w:rPr>
        <w:t xml:space="preserve"> </w:t>
      </w:r>
      <w:r w:rsidR="00381649" w:rsidRPr="00AF32CB">
        <w:rPr>
          <w:rFonts w:ascii="Times" w:hAnsi="Times"/>
          <w:sz w:val="22"/>
          <w:szCs w:val="22"/>
        </w:rPr>
        <w:fldChar w:fldCharType="begin"/>
      </w:r>
      <w:r w:rsidR="00641D9A">
        <w:rPr>
          <w:rFonts w:ascii="Times" w:hAnsi="Times"/>
          <w:sz w:val="22"/>
          <w:szCs w:val="22"/>
        </w:rPr>
        <w:instrText xml:space="preserve"> ADDIN ZOTERO_ITEM CSL_CITATION {"citationID":"Bw10xA31","properties":{"formattedCitation":"(Savage {\\i{}et al.} 2004; Gilbert {\\i{}et al.} 2014)","plainCitation":"(Savage et al. 2004; Gilbert et al. 2014)","noteIndex":0},"citationItems":[{"id":"LtCOmUN2/jr7BMXhL","uris":["http://zotero.org/users/6116610/items/5EKRHGLR"],"uri":["http://zotero.org/users/6116610/items/5EKRHGLR"],"itemData":{"id":"CKQJ1ax4/jRfK4Prd","type":"article-journal","container-title":"The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L"}],"issued":{"date-parts":[["2004"]]}}},{"id":505,"uris":["http://zotero.org/users/6116610/items/RLHZ2SYU"],"uri":["http://zotero.org/users/6116610/items/RLHZ2SYU"],"itemData":{"id":505,"type":"article-journal","abstract":"Changing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00381649" w:rsidRPr="00AF32CB">
        <w:rPr>
          <w:rFonts w:ascii="Times" w:hAnsi="Times"/>
          <w:sz w:val="22"/>
          <w:szCs w:val="22"/>
        </w:rPr>
        <w:fldChar w:fldCharType="separate"/>
      </w:r>
      <w:r w:rsidR="004C7025" w:rsidRPr="00AF32CB">
        <w:rPr>
          <w:rFonts w:ascii="Times" w:hAnsi="Times" w:cs="Times New Roman"/>
          <w:sz w:val="22"/>
          <w:szCs w:val="22"/>
          <w:lang w:val="en-GB"/>
        </w:rPr>
        <w:t xml:space="preserve">(Savage </w:t>
      </w:r>
      <w:r w:rsidR="004C7025" w:rsidRPr="00AF32CB">
        <w:rPr>
          <w:rFonts w:ascii="Times" w:hAnsi="Times" w:cs="Times New Roman"/>
          <w:i/>
          <w:iCs/>
          <w:sz w:val="22"/>
          <w:szCs w:val="22"/>
          <w:lang w:val="en-GB"/>
        </w:rPr>
        <w:t>et al.</w:t>
      </w:r>
      <w:r w:rsidR="004C7025" w:rsidRPr="00AF32CB">
        <w:rPr>
          <w:rFonts w:ascii="Times" w:hAnsi="Times" w:cs="Times New Roman"/>
          <w:sz w:val="22"/>
          <w:szCs w:val="22"/>
          <w:lang w:val="en-GB"/>
        </w:rPr>
        <w:t xml:space="preserve"> 2004; Gilbert </w:t>
      </w:r>
      <w:r w:rsidR="004C7025" w:rsidRPr="00AF32CB">
        <w:rPr>
          <w:rFonts w:ascii="Times" w:hAnsi="Times" w:cs="Times New Roman"/>
          <w:i/>
          <w:iCs/>
          <w:sz w:val="22"/>
          <w:szCs w:val="22"/>
          <w:lang w:val="en-GB"/>
        </w:rPr>
        <w:t>et al.</w:t>
      </w:r>
      <w:r w:rsidR="004C7025" w:rsidRPr="00AF32CB">
        <w:rPr>
          <w:rFonts w:ascii="Times" w:hAnsi="Times" w:cs="Times New Roman"/>
          <w:sz w:val="22"/>
          <w:szCs w:val="22"/>
          <w:lang w:val="en-GB"/>
        </w:rPr>
        <w:t xml:space="preserve"> 2014)</w:t>
      </w:r>
      <w:r w:rsidR="00381649" w:rsidRPr="00AF32CB">
        <w:rPr>
          <w:rFonts w:ascii="Times" w:hAnsi="Times"/>
          <w:sz w:val="22"/>
          <w:szCs w:val="22"/>
        </w:rPr>
        <w:fldChar w:fldCharType="end"/>
      </w:r>
      <w:r w:rsidR="001F6EAC" w:rsidRPr="00AF32CB">
        <w:rPr>
          <w:rFonts w:ascii="Times" w:hAnsi="Times"/>
          <w:sz w:val="22"/>
          <w:szCs w:val="22"/>
          <w:lang w:val="en-GB"/>
        </w:rPr>
        <w:t xml:space="preserve">, </w:t>
      </w:r>
      <w:r w:rsidR="00913CD6" w:rsidRPr="00AF32CB">
        <w:rPr>
          <w:rFonts w:ascii="Times" w:hAnsi="Times"/>
          <w:sz w:val="22"/>
          <w:szCs w:val="22"/>
          <w:lang w:val="en-GB"/>
        </w:rPr>
        <w:t>i.e.</w:t>
      </w:r>
      <w:r w:rsidR="00F8051E" w:rsidRPr="00AF32CB">
        <w:rPr>
          <w:rFonts w:ascii="Times" w:hAnsi="Times"/>
          <w:sz w:val="22"/>
          <w:szCs w:val="22"/>
          <w:lang w:val="en-GB"/>
        </w:rPr>
        <w:t xml:space="preserve"> in </w:t>
      </w:r>
      <m:oMath>
        <m:r>
          <w:rPr>
            <w:rFonts w:ascii="Cambria Math" w:hAnsi="Cambria Math"/>
            <w:sz w:val="22"/>
            <w:szCs w:val="22"/>
          </w:rPr>
          <m:t>κ</m:t>
        </m:r>
      </m:oMath>
      <w:r w:rsidR="0071353B" w:rsidRPr="00AF32CB">
        <w:rPr>
          <w:rFonts w:ascii="Times" w:hAnsi="Times"/>
          <w:sz w:val="22"/>
          <w:szCs w:val="22"/>
          <w:lang w:val="en-GB"/>
        </w:rPr>
        <w:t xml:space="preserve"> scales with </w:t>
      </w:r>
      <w:r w:rsidR="00C134E1" w:rsidRPr="00AF32CB">
        <w:rPr>
          <w:rFonts w:ascii="Times" w:hAnsi="Times"/>
          <w:sz w:val="22"/>
          <w:szCs w:val="22"/>
          <w:lang w:val="en-GB"/>
        </w:rPr>
        <w:t>temperature</w:t>
      </w:r>
      <w:r w:rsidR="0071353B" w:rsidRPr="00AF32CB">
        <w:rPr>
          <w:rFonts w:ascii="Times" w:hAnsi="Times"/>
          <w:sz w:val="22"/>
          <w:szCs w:val="22"/>
          <w:lang w:val="en-GB"/>
        </w:rPr>
        <w:t xml:space="preserve"> in </w:t>
      </w:r>
      <w:r w:rsidR="00F8051E" w:rsidRPr="00AF32CB">
        <w:rPr>
          <w:rFonts w:ascii="Times" w:hAnsi="Times"/>
          <w:sz w:val="22"/>
          <w:szCs w:val="22"/>
          <w:lang w:val="en-GB"/>
        </w:rPr>
        <w:t>proportion to</w:t>
      </w:r>
      <w:r w:rsidR="00913CD6" w:rsidRPr="00AF32CB">
        <w:rPr>
          <w:rFonts w:ascii="Times" w:hAnsi="Times"/>
          <w:sz w:val="22"/>
          <w:szCs w:val="22"/>
          <w:lang w:val="en-GB"/>
        </w:rPr>
        <w:t xml:space="preserve"> </w:t>
      </w:r>
      <m:oMath>
        <m:sSup>
          <m:sSupPr>
            <m:ctrlPr>
              <w:rPr>
                <w:rFonts w:ascii="Cambria Math" w:hAnsi="Cambria Math"/>
                <w:i/>
                <w:sz w:val="22"/>
                <w:szCs w:val="22"/>
              </w:rPr>
            </m:ctrlPr>
          </m:sSupPr>
          <m:e>
            <m:r>
              <w:rPr>
                <w:rFonts w:ascii="Cambria Math" w:hAnsi="Cambria Math"/>
                <w:sz w:val="22"/>
                <w:szCs w:val="22"/>
              </w:rPr>
              <m:t>e</m:t>
            </m:r>
          </m:e>
          <m:sup>
            <m:f>
              <m:fPr>
                <m:ctrlPr>
                  <w:rPr>
                    <w:rFonts w:ascii="Cambria Math" w:hAnsi="Cambria Math"/>
                    <w:i/>
                    <w:sz w:val="22"/>
                    <w:szCs w:val="22"/>
                  </w:rPr>
                </m:ctrlPr>
              </m:fPr>
              <m:num>
                <m:r>
                  <w:rPr>
                    <w:rFonts w:ascii="Cambria Math" w:hAnsi="Cambria Math"/>
                    <w:sz w:val="22"/>
                    <w:szCs w:val="22"/>
                    <w:lang w:val="en-GB"/>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T</m:t>
                    </m:r>
                    <m:r>
                      <w:rPr>
                        <w:rFonts w:ascii="Cambria Math" w:hAnsi="Cambria Math"/>
                        <w:sz w:val="22"/>
                        <w:szCs w:val="22"/>
                        <w:lang w:val="en-GB"/>
                      </w:rPr>
                      <m: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ref</m:t>
                        </m:r>
                      </m:sub>
                    </m:sSub>
                  </m:e>
                </m:d>
              </m:num>
              <m:den>
                <m:r>
                  <w:rPr>
                    <w:rFonts w:ascii="Cambria Math" w:hAnsi="Cambria Math"/>
                    <w:sz w:val="22"/>
                    <w:szCs w:val="22"/>
                  </w:rPr>
                  <m:t>kT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ref</m:t>
                    </m:r>
                  </m:sub>
                </m:sSub>
              </m:den>
            </m:f>
          </m:sup>
        </m:sSup>
      </m:oMath>
      <w:r w:rsidR="00913CD6" w:rsidRPr="00AF32CB">
        <w:rPr>
          <w:rFonts w:ascii="Times" w:hAnsi="Times"/>
          <w:sz w:val="22"/>
          <w:szCs w:val="22"/>
        </w:rPr>
        <w:t xml:space="preserve">, if assuming a fixed supply of </w:t>
      </w:r>
      <w:r w:rsidR="00892408" w:rsidRPr="00AF32CB">
        <w:rPr>
          <w:rFonts w:ascii="Times" w:hAnsi="Times"/>
          <w:sz w:val="22"/>
          <w:szCs w:val="22"/>
        </w:rPr>
        <w:t xml:space="preserve">limiting </w:t>
      </w:r>
      <w:r w:rsidR="00913CD6" w:rsidRPr="00AF32CB">
        <w:rPr>
          <w:rFonts w:ascii="Times" w:hAnsi="Times"/>
          <w:sz w:val="22"/>
          <w:szCs w:val="22"/>
        </w:rPr>
        <w:t>resources</w:t>
      </w:r>
      <w:r w:rsidR="00892408" w:rsidRPr="00AF32CB">
        <w:rPr>
          <w:rFonts w:ascii="Times" w:hAnsi="Times"/>
          <w:sz w:val="22"/>
          <w:szCs w:val="22"/>
        </w:rPr>
        <w:t xml:space="preserve"> (e.g. nutrients)</w:t>
      </w:r>
      <w:r w:rsidR="001E5279" w:rsidRPr="00AF32CB">
        <w:rPr>
          <w:rFonts w:ascii="Times" w:hAnsi="Times"/>
          <w:sz w:val="22"/>
          <w:szCs w:val="22"/>
        </w:rPr>
        <w:t xml:space="preserve"> for the resource populations</w:t>
      </w:r>
      <w:r w:rsidR="00AC7A44" w:rsidRPr="00AF32CB">
        <w:rPr>
          <w:rFonts w:ascii="Times" w:hAnsi="Times"/>
          <w:sz w:val="22"/>
          <w:szCs w:val="22"/>
        </w:rPr>
        <w:t>.</w:t>
      </w:r>
      <w:r w:rsidR="006B1D70" w:rsidRPr="00AF32CB">
        <w:rPr>
          <w:rFonts w:ascii="Times" w:hAnsi="Times"/>
          <w:sz w:val="22"/>
          <w:szCs w:val="22"/>
        </w:rPr>
        <w:t xml:space="preserve"> This theoretical prediction </w:t>
      </w:r>
      <w:r w:rsidR="001F6EAC" w:rsidRPr="00AF32CB">
        <w:rPr>
          <w:rFonts w:ascii="Times" w:hAnsi="Times"/>
          <w:sz w:val="22"/>
          <w:szCs w:val="22"/>
        </w:rPr>
        <w:t>has been verified experimentally</w:t>
      </w:r>
      <w:r w:rsidR="00456C67" w:rsidRPr="00AF32CB">
        <w:rPr>
          <w:rFonts w:ascii="Times" w:hAnsi="Times"/>
          <w:sz w:val="22"/>
          <w:szCs w:val="22"/>
        </w:rPr>
        <w:t xml:space="preserve"> </w:t>
      </w:r>
      <w:r w:rsidR="00456C67" w:rsidRPr="00AF32CB">
        <w:rPr>
          <w:rFonts w:ascii="Times" w:hAnsi="Times"/>
          <w:sz w:val="22"/>
          <w:szCs w:val="22"/>
        </w:rPr>
        <w:lastRenderedPageBreak/>
        <w:fldChar w:fldCharType="begin"/>
      </w:r>
      <w:r w:rsidR="00456C67" w:rsidRPr="00AF32CB">
        <w:rPr>
          <w:rFonts w:ascii="Times" w:hAnsi="Times"/>
          <w:sz w:val="22"/>
          <w:szCs w:val="22"/>
        </w:rPr>
        <w:instrText xml:space="preserve"> ADDIN ZOTERO_ITEM CSL_CITATION {"citationID":"HqF1vrkK","properties":{"formattedCitation":"(Bernhardt {\\i{}et al.} 2018)","plainCitation":"(Bernhardt et al. 2018)","noteIndex":0},"citationItems":[{"id":662,"uris":["http://zotero.org/users/6116610/items/X5SB6ILE"],"uri":["http://zotero.org/users/6116610/items/X5SB6ILE"],"itemData":{"id":662,"type":"article-journal","abstract":"The temperature dependence of highly conserved subcellular metabolic systems affects ecological patterns and processes across scales, from organisms to ecosystems. Population density at carrying capacity plays an important role in evolutionary processes, biodiversity, and ecosystem function, yet how it varies with temperature-dependent metabolism remains unclear. Though the exponential effect of temperature on intrinsic population growth rate, r, is well known, we still lack clear evidence that population density at carrying capacity, K, declines with increasing per capita metabolic rate, as predicted by the metabolic theory of ecology (MTE). We experimentally tested whether temperature effects on photosynthesis propagate directly to population carrying capacity in a model species, the mobile phytoplankton Tetraselmis tetrahele. After maintaining populations at a fixed resource supply and fixed temperatures for 43 days, we found that carrying capacity declined with increasing temperature. This decline was predicted quantitatively when models included temperature-dependent metabolic rates and temperature-associated body-size shifts. Our results demonstrate that warming reduces carrying capacity and that temperature effects on body size and metabolic rate interact to determine how temperature affects population dynamics. These findings bolster efforts to relate metabolic temperature dependence to population and ecosystem patterns via MTE.","container-title":"The American Naturalist","DOI":"10.1086/700114","ISSN":"0003-0147","issue":"6","journalAbbreviation":"The American Naturalist","page":"687-697","source":"journals.uchicago.edu (Atypon)","title":"Metabolic Theory and the Temperature-Size Rule Explain the Temperature Dependence of Population Carrying Capacity","volume":"192","author":[{"family":"Bernhardt","given":"Joey R."},{"family":"Sunday","given":"Jennifer M."},{"family":"O’Connor","given":"Mary I."}],"issued":{"date-parts":[["2018",10,22]]}}}],"schema":"https://github.com/citation-style-language/schema/raw/master/csl-citation.json"} </w:instrText>
      </w:r>
      <w:r w:rsidR="00456C67" w:rsidRPr="00AF32CB">
        <w:rPr>
          <w:rFonts w:ascii="Times" w:hAnsi="Times"/>
          <w:sz w:val="22"/>
          <w:szCs w:val="22"/>
        </w:rPr>
        <w:fldChar w:fldCharType="separate"/>
      </w:r>
      <w:r w:rsidR="00456C67" w:rsidRPr="00AF32CB">
        <w:rPr>
          <w:rFonts w:ascii="Times" w:hAnsi="Times" w:cs="Times New Roman"/>
          <w:sz w:val="22"/>
          <w:szCs w:val="22"/>
        </w:rPr>
        <w:t xml:space="preserve">(Bernhardt </w:t>
      </w:r>
      <w:r w:rsidR="00456C67" w:rsidRPr="00AF32CB">
        <w:rPr>
          <w:rFonts w:ascii="Times" w:hAnsi="Times" w:cs="Times New Roman"/>
          <w:i/>
          <w:iCs/>
          <w:sz w:val="22"/>
          <w:szCs w:val="22"/>
        </w:rPr>
        <w:t>et al.</w:t>
      </w:r>
      <w:r w:rsidR="00456C67" w:rsidRPr="00AF32CB">
        <w:rPr>
          <w:rFonts w:ascii="Times" w:hAnsi="Times" w:cs="Times New Roman"/>
          <w:sz w:val="22"/>
          <w:szCs w:val="22"/>
        </w:rPr>
        <w:t xml:space="preserve"> 2018)</w:t>
      </w:r>
      <w:r w:rsidR="00456C67" w:rsidRPr="00AF32CB">
        <w:rPr>
          <w:rFonts w:ascii="Times" w:hAnsi="Times"/>
          <w:sz w:val="22"/>
          <w:szCs w:val="22"/>
        </w:rPr>
        <w:fldChar w:fldCharType="end"/>
      </w:r>
      <w:r w:rsidR="009E0757" w:rsidRPr="00AF32CB">
        <w:rPr>
          <w:rFonts w:ascii="Times" w:hAnsi="Times"/>
          <w:sz w:val="22"/>
          <w:szCs w:val="22"/>
        </w:rPr>
        <w:t xml:space="preserve">. </w:t>
      </w:r>
      <w:r w:rsidR="00205717" w:rsidRPr="00205717">
        <w:rPr>
          <w:rFonts w:ascii="Times" w:hAnsi="Times"/>
          <w:sz w:val="22"/>
          <w:szCs w:val="22"/>
          <w:lang w:val="en-US"/>
        </w:rPr>
        <w:t>This scenario is referred to as ”exp” for experimental</w:t>
      </w:r>
      <w:r w:rsidR="00205717">
        <w:rPr>
          <w:rFonts w:ascii="Times" w:hAnsi="Times"/>
          <w:sz w:val="22"/>
          <w:szCs w:val="22"/>
          <w:lang w:val="en-US"/>
        </w:rPr>
        <w:t xml:space="preserve"> to reflect where data stem from.</w:t>
      </w:r>
      <w:r w:rsidR="00ED4826" w:rsidRPr="00ED4826">
        <w:rPr>
          <w:rFonts w:ascii="Times" w:hAnsi="Times"/>
          <w:sz w:val="22"/>
          <w:szCs w:val="22"/>
          <w:lang w:val="en-US"/>
        </w:rPr>
        <w:t xml:space="preserve"> </w:t>
      </w:r>
    </w:p>
    <w:p w14:paraId="546FC27F" w14:textId="5FAFD8A6" w:rsidR="00393E69" w:rsidRPr="00ED4826" w:rsidRDefault="00ED4826" w:rsidP="00ED4826">
      <w:pPr>
        <w:spacing w:line="480" w:lineRule="auto"/>
        <w:ind w:firstLine="284"/>
        <w:jc w:val="both"/>
        <w:rPr>
          <w:rFonts w:ascii="Times" w:hAnsi="Times"/>
          <w:sz w:val="22"/>
          <w:szCs w:val="22"/>
        </w:rPr>
      </w:pPr>
      <w:r w:rsidRPr="00ED4826">
        <w:rPr>
          <w:rFonts w:ascii="Times" w:hAnsi="Times"/>
          <w:b/>
          <w:bCs/>
          <w:sz w:val="22"/>
          <w:szCs w:val="22"/>
          <w:lang w:val="en-US"/>
        </w:rPr>
        <w:t>(2)</w:t>
      </w:r>
      <w:r w:rsidRPr="00ED4826">
        <w:rPr>
          <w:rFonts w:ascii="Times" w:hAnsi="Times"/>
          <w:sz w:val="22"/>
          <w:szCs w:val="22"/>
          <w:lang w:val="en-US"/>
        </w:rPr>
        <w:t xml:space="preserve"> </w:t>
      </w:r>
      <w:r w:rsidR="00FF0BCD" w:rsidRPr="00ED4826">
        <w:rPr>
          <w:rFonts w:ascii="Times" w:hAnsi="Times"/>
          <w:sz w:val="22"/>
          <w:szCs w:val="22"/>
        </w:rPr>
        <w:t xml:space="preserve">Empirical scenario: </w:t>
      </w:r>
      <w:r w:rsidR="000F577B" w:rsidRPr="00ED4826">
        <w:rPr>
          <w:rFonts w:ascii="Times" w:hAnsi="Times"/>
          <w:sz w:val="22"/>
          <w:szCs w:val="22"/>
        </w:rPr>
        <w:t>The carrying capacity declines with temperature</w:t>
      </w:r>
      <w:r w:rsidR="001E5279" w:rsidRPr="00ED4826">
        <w:rPr>
          <w:rFonts w:ascii="Times" w:hAnsi="Times"/>
          <w:sz w:val="22"/>
          <w:szCs w:val="22"/>
        </w:rPr>
        <w:t xml:space="preserve"> proportionally to</w:t>
      </w:r>
      <w:r w:rsidR="000F577B" w:rsidRPr="00ED4826">
        <w:rPr>
          <w:rFonts w:ascii="Times" w:hAnsi="Times"/>
          <w:sz w:val="22"/>
          <w:szCs w:val="22"/>
        </w:rPr>
        <w:t xml:space="preserve"> </w:t>
      </w:r>
      <m:oMath>
        <m:sSup>
          <m:sSupPr>
            <m:ctrlPr>
              <w:rPr>
                <w:rFonts w:ascii="Cambria Math" w:hAnsi="Cambria Math"/>
                <w:i/>
                <w:sz w:val="22"/>
                <w:szCs w:val="22"/>
              </w:rPr>
            </m:ctrlPr>
          </m:sSupPr>
          <m:e>
            <m:r>
              <w:rPr>
                <w:rFonts w:ascii="Cambria Math" w:hAnsi="Cambria Math"/>
                <w:sz w:val="22"/>
                <w:szCs w:val="22"/>
              </w:rPr>
              <m:t>e</m:t>
            </m:r>
          </m:e>
          <m:sup>
            <m:f>
              <m:fPr>
                <m:ctrlPr>
                  <w:rPr>
                    <w:rFonts w:ascii="Cambria Math" w:hAnsi="Cambria Math"/>
                    <w:i/>
                    <w:sz w:val="22"/>
                    <w:szCs w:val="22"/>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ref</m:t>
                        </m:r>
                      </m:sub>
                    </m:sSub>
                  </m:e>
                </m:d>
              </m:num>
              <m:den>
                <m:r>
                  <w:rPr>
                    <w:rFonts w:ascii="Cambria Math" w:hAnsi="Cambria Math"/>
                    <w:sz w:val="22"/>
                    <w:szCs w:val="22"/>
                  </w:rPr>
                  <m:t>kT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ref</m:t>
                    </m:r>
                  </m:sub>
                </m:sSub>
              </m:den>
            </m:f>
          </m:sup>
        </m:sSup>
      </m:oMath>
      <w:r w:rsidR="00C0617D" w:rsidRPr="00ED4826">
        <w:rPr>
          <w:rFonts w:ascii="Times" w:hAnsi="Times"/>
          <w:sz w:val="22"/>
          <w:szCs w:val="22"/>
        </w:rPr>
        <w:t xml:space="preserve">, based on </w:t>
      </w:r>
      <w:r w:rsidR="00954B51" w:rsidRPr="00ED4826">
        <w:rPr>
          <w:rFonts w:ascii="Times" w:hAnsi="Times"/>
          <w:sz w:val="22"/>
          <w:szCs w:val="22"/>
        </w:rPr>
        <w:t xml:space="preserve">the </w:t>
      </w:r>
      <w:r w:rsidR="00C0617D" w:rsidRPr="00ED4826">
        <w:rPr>
          <w:rFonts w:ascii="Times" w:hAnsi="Times"/>
          <w:sz w:val="22"/>
          <w:szCs w:val="22"/>
        </w:rPr>
        <w:t xml:space="preserve">observed relationship between temperature and </w:t>
      </w:r>
      <w:r w:rsidR="00442058" w:rsidRPr="00ED4826">
        <w:rPr>
          <w:rFonts w:ascii="Times" w:hAnsi="Times"/>
          <w:sz w:val="22"/>
          <w:szCs w:val="22"/>
        </w:rPr>
        <w:t xml:space="preserve">the intercept of </w:t>
      </w:r>
      <w:r w:rsidR="00C0617D" w:rsidRPr="00ED4826">
        <w:rPr>
          <w:rFonts w:ascii="Times" w:hAnsi="Times"/>
          <w:sz w:val="22"/>
          <w:szCs w:val="22"/>
        </w:rPr>
        <w:t>marine phytoplankton size</w:t>
      </w:r>
      <w:r w:rsidR="00E6667F" w:rsidRPr="00ED4826">
        <w:rPr>
          <w:rFonts w:ascii="Times" w:hAnsi="Times"/>
          <w:sz w:val="22"/>
          <w:szCs w:val="22"/>
        </w:rPr>
        <w:t xml:space="preserve"> </w:t>
      </w:r>
      <w:r w:rsidR="00C0617D" w:rsidRPr="00ED4826">
        <w:rPr>
          <w:rFonts w:ascii="Times" w:hAnsi="Times"/>
          <w:sz w:val="22"/>
          <w:szCs w:val="22"/>
        </w:rPr>
        <w:t xml:space="preserve">spectra </w:t>
      </w:r>
      <w:r w:rsidR="009D4C8C" w:rsidRPr="00ED4826">
        <w:rPr>
          <w:rFonts w:ascii="Times" w:hAnsi="Times"/>
          <w:sz w:val="22"/>
          <w:szCs w:val="22"/>
        </w:rPr>
        <w:fldChar w:fldCharType="begin"/>
      </w:r>
      <w:r w:rsidR="009D4C8C" w:rsidRPr="00ED4826">
        <w:rPr>
          <w:rFonts w:ascii="Times" w:hAnsi="Times"/>
          <w:sz w:val="22"/>
          <w:szCs w:val="22"/>
        </w:rPr>
        <w:instrText xml:space="preserve"> ADDIN ZOTERO_ITEM CSL_CITATION {"citationID":"ywYq2A1O","properties":{"formattedCitation":"(Barnes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9D4C8C" w:rsidRPr="00ED4826">
        <w:rPr>
          <w:rFonts w:ascii="Times" w:hAnsi="Times"/>
          <w:sz w:val="22"/>
          <w:szCs w:val="22"/>
        </w:rPr>
        <w:fldChar w:fldCharType="separate"/>
      </w:r>
      <w:r w:rsidR="009D4C8C" w:rsidRPr="00ED4826">
        <w:rPr>
          <w:rFonts w:ascii="Times" w:hAnsi="Times" w:cs="Times New Roman"/>
          <w:sz w:val="22"/>
          <w:szCs w:val="22"/>
          <w:lang w:val="en-GB"/>
        </w:rPr>
        <w:t xml:space="preserve">(Barnes </w:t>
      </w:r>
      <w:r w:rsidR="009D4C8C" w:rsidRPr="00ED4826">
        <w:rPr>
          <w:rFonts w:ascii="Times" w:hAnsi="Times" w:cs="Times New Roman"/>
          <w:i/>
          <w:iCs/>
          <w:sz w:val="22"/>
          <w:szCs w:val="22"/>
          <w:lang w:val="en-GB"/>
        </w:rPr>
        <w:t>et al.</w:t>
      </w:r>
      <w:r w:rsidR="009D4C8C" w:rsidRPr="00ED4826">
        <w:rPr>
          <w:rFonts w:ascii="Times" w:hAnsi="Times" w:cs="Times New Roman"/>
          <w:sz w:val="22"/>
          <w:szCs w:val="22"/>
          <w:lang w:val="en-GB"/>
        </w:rPr>
        <w:t xml:space="preserve"> 2011)</w:t>
      </w:r>
      <w:r w:rsidR="009D4C8C" w:rsidRPr="00ED4826">
        <w:rPr>
          <w:rFonts w:ascii="Times" w:hAnsi="Times"/>
          <w:sz w:val="22"/>
          <w:szCs w:val="22"/>
        </w:rPr>
        <w:fldChar w:fldCharType="end"/>
      </w:r>
      <w:r w:rsidR="004D3064" w:rsidRPr="00ED4826">
        <w:rPr>
          <w:rFonts w:ascii="Times" w:hAnsi="Times"/>
          <w:sz w:val="22"/>
          <w:szCs w:val="22"/>
        </w:rPr>
        <w:t>.</w:t>
      </w:r>
      <w:r w:rsidR="004953E9" w:rsidRPr="00ED4826">
        <w:rPr>
          <w:rFonts w:ascii="Times" w:hAnsi="Times"/>
          <w:sz w:val="22"/>
          <w:szCs w:val="22"/>
          <w:lang w:val="en-US"/>
        </w:rPr>
        <w:t xml:space="preserve"> This scenario is referred to as “obs” as data come from remote sensing</w:t>
      </w:r>
      <w:r w:rsidR="00C0715F" w:rsidRPr="00ED4826">
        <w:rPr>
          <w:rFonts w:ascii="Times" w:hAnsi="Times"/>
          <w:sz w:val="22"/>
          <w:szCs w:val="22"/>
          <w:lang w:val="en-US"/>
        </w:rPr>
        <w:t xml:space="preserve"> </w:t>
      </w:r>
      <w:r w:rsidR="002A3D0E" w:rsidRPr="00ED4826">
        <w:rPr>
          <w:rFonts w:ascii="Times" w:hAnsi="Times"/>
          <w:sz w:val="22"/>
          <w:szCs w:val="22"/>
          <w:lang w:val="en-US"/>
        </w:rPr>
        <w:t>of chlorophyll-a</w:t>
      </w:r>
      <w:r w:rsidR="004953E9" w:rsidRPr="00ED4826">
        <w:rPr>
          <w:rFonts w:ascii="Times" w:hAnsi="Times"/>
          <w:sz w:val="22"/>
          <w:szCs w:val="22"/>
          <w:lang w:val="en-US"/>
        </w:rPr>
        <w:t>.</w:t>
      </w:r>
    </w:p>
    <w:p w14:paraId="394BE49A" w14:textId="5D254938" w:rsidR="00364AF2" w:rsidRPr="00571FB5" w:rsidRDefault="002950E7" w:rsidP="000F577B">
      <w:pPr>
        <w:spacing w:line="480" w:lineRule="auto"/>
        <w:ind w:firstLine="284"/>
        <w:jc w:val="both"/>
        <w:rPr>
          <w:rFonts w:ascii="Times" w:hAnsi="Times"/>
          <w:sz w:val="22"/>
          <w:szCs w:val="22"/>
          <w:lang w:val="en-US"/>
        </w:rPr>
      </w:pPr>
      <w:r w:rsidRPr="00AF32CB">
        <w:rPr>
          <w:rFonts w:ascii="Times" w:hAnsi="Times"/>
          <w:sz w:val="22"/>
          <w:szCs w:val="22"/>
        </w:rPr>
        <w:t>A</w:t>
      </w:r>
      <w:r w:rsidR="00DB5485" w:rsidRPr="00AF32CB">
        <w:rPr>
          <w:rFonts w:ascii="Times" w:hAnsi="Times"/>
          <w:sz w:val="22"/>
          <w:szCs w:val="22"/>
        </w:rPr>
        <w:t>ctivation energ</w:t>
      </w:r>
      <w:r w:rsidR="0015413B" w:rsidRPr="00AF32CB">
        <w:rPr>
          <w:rFonts w:ascii="Times" w:hAnsi="Times"/>
          <w:sz w:val="22"/>
          <w:szCs w:val="22"/>
        </w:rPr>
        <w:t>ies</w:t>
      </w:r>
      <w:r w:rsidR="00A04EAF"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k,r</m:t>
            </m:r>
          </m:sub>
        </m:sSub>
      </m:oMath>
      <w:r w:rsidR="00A04EAF" w:rsidRPr="00AF32CB">
        <w:rPr>
          <w:rFonts w:ascii="Times" w:hAnsi="Times"/>
          <w:sz w:val="22"/>
          <w:szCs w:val="22"/>
        </w:rPr>
        <w:t>)</w:t>
      </w:r>
      <w:r w:rsidR="00BE1E8C" w:rsidRPr="00AF32CB">
        <w:rPr>
          <w:rFonts w:ascii="Times" w:hAnsi="Times"/>
          <w:sz w:val="22"/>
          <w:szCs w:val="22"/>
        </w:rPr>
        <w:t xml:space="preserve">, which </w:t>
      </w:r>
      <w:r w:rsidR="00DB5485" w:rsidRPr="00AF32CB">
        <w:rPr>
          <w:rFonts w:ascii="Times" w:hAnsi="Times"/>
          <w:sz w:val="22"/>
          <w:szCs w:val="22"/>
        </w:rPr>
        <w:t>dictate the temperature sensitivity of a rate,</w:t>
      </w:r>
      <w:r w:rsidR="00122827" w:rsidRPr="00AF32CB">
        <w:rPr>
          <w:rFonts w:ascii="Times" w:hAnsi="Times"/>
          <w:sz w:val="22"/>
          <w:szCs w:val="22"/>
        </w:rPr>
        <w:t xml:space="preserve"> </w:t>
      </w:r>
      <w:r w:rsidR="00EE7D56" w:rsidRPr="00AF32CB">
        <w:rPr>
          <w:rFonts w:ascii="Times" w:hAnsi="Times"/>
          <w:sz w:val="22"/>
          <w:szCs w:val="22"/>
        </w:rPr>
        <w:t>typically var</w:t>
      </w:r>
      <w:r w:rsidR="004C7592" w:rsidRPr="00AF32CB">
        <w:rPr>
          <w:rFonts w:ascii="Times" w:hAnsi="Times"/>
          <w:sz w:val="22"/>
          <w:szCs w:val="22"/>
        </w:rPr>
        <w:t>y</w:t>
      </w:r>
      <w:r w:rsidR="00EE7D56" w:rsidRPr="00AF32CB">
        <w:rPr>
          <w:rFonts w:ascii="Times" w:hAnsi="Times"/>
          <w:sz w:val="22"/>
          <w:szCs w:val="22"/>
        </w:rPr>
        <w:t xml:space="preserve"> </w:t>
      </w:r>
      <w:r w:rsidR="00674B63" w:rsidRPr="00AF32CB">
        <w:rPr>
          <w:rFonts w:ascii="Times" w:hAnsi="Times"/>
          <w:sz w:val="22"/>
          <w:szCs w:val="22"/>
        </w:rPr>
        <w:t xml:space="preserve">substantially between </w:t>
      </w:r>
      <w:r w:rsidR="00715E57" w:rsidRPr="00AF32CB">
        <w:rPr>
          <w:rFonts w:ascii="Times" w:hAnsi="Times"/>
          <w:sz w:val="22"/>
          <w:szCs w:val="22"/>
        </w:rPr>
        <w:t>processes</w:t>
      </w:r>
      <w:r w:rsidR="005B7440" w:rsidRPr="00AF32CB">
        <w:rPr>
          <w:rFonts w:ascii="Times" w:hAnsi="Times"/>
          <w:sz w:val="22"/>
          <w:szCs w:val="22"/>
        </w:rPr>
        <w:t xml:space="preserve">, </w:t>
      </w:r>
      <w:r w:rsidR="00674B63" w:rsidRPr="00AF32CB">
        <w:rPr>
          <w:rFonts w:ascii="Times" w:hAnsi="Times"/>
          <w:sz w:val="22"/>
          <w:szCs w:val="22"/>
        </w:rPr>
        <w:t>species</w:t>
      </w:r>
      <w:r w:rsidR="00203BF3" w:rsidRPr="00AF32CB">
        <w:rPr>
          <w:rFonts w:ascii="Times" w:hAnsi="Times"/>
          <w:sz w:val="22"/>
          <w:szCs w:val="22"/>
        </w:rPr>
        <w:t xml:space="preserve">, taxonomic groups </w:t>
      </w:r>
      <w:r w:rsidR="00A6616F" w:rsidRPr="00AF32CB">
        <w:rPr>
          <w:rFonts w:ascii="Times" w:hAnsi="Times"/>
          <w:sz w:val="22"/>
          <w:szCs w:val="22"/>
        </w:rPr>
        <w:t>and whether or not intra- or interspecific data are used</w:t>
      </w:r>
      <w:r w:rsidR="00F1526C" w:rsidRPr="00AF32CB">
        <w:rPr>
          <w:rFonts w:ascii="Times" w:hAnsi="Times"/>
          <w:sz w:val="22"/>
          <w:szCs w:val="22"/>
        </w:rPr>
        <w:t xml:space="preserve"> for estimation</w:t>
      </w:r>
      <w:r w:rsidR="00A6616F" w:rsidRPr="00AF32CB">
        <w:rPr>
          <w:rFonts w:ascii="Times" w:hAnsi="Times"/>
          <w:sz w:val="22"/>
          <w:szCs w:val="22"/>
        </w:rPr>
        <w:t xml:space="preserve"> </w:t>
      </w:r>
      <w:r w:rsidR="009524E1" w:rsidRPr="00AF32CB">
        <w:rPr>
          <w:rFonts w:ascii="Times" w:hAnsi="Times"/>
          <w:sz w:val="22"/>
          <w:szCs w:val="22"/>
        </w:rPr>
        <w:fldChar w:fldCharType="begin"/>
      </w:r>
      <w:r w:rsidR="00641D9A">
        <w:rPr>
          <w:rFonts w:ascii="Times" w:hAnsi="Times"/>
          <w:sz w:val="22"/>
          <w:szCs w:val="22"/>
        </w:rPr>
        <w:instrText xml:space="preserve"> ADDIN ZOTERO_ITEM CSL_CITATION {"citationID":"vRDkOZeo","properties":{"formattedCitation":"(Savage {\\i{}et al.} 2004; Downs {\\i{}et al.} 2008; Englund {\\i{}et al.} 2011; Rall {\\i{}et al.} 2012)","plainCitation":"(Savage et al. 2004; Downs et al. 2008; Englund et al. 2011; Rall et al. 2012)","noteIndex":0},"citationItems":[{"id":"LtCOmUN2/jr7BMXhL","uris":["http://zotero.org/users/6116610/items/5EKRHGLR"],"uri":["http://zotero.org/users/6116610/items/5EKRHGLR"],"itemData":{"id":"CKQJ1ax4/jRfK4Prd","type":"article-journal","container-title":"The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9524E1" w:rsidRPr="00AF32CB">
        <w:rPr>
          <w:rFonts w:ascii="Times" w:hAnsi="Times"/>
          <w:sz w:val="22"/>
          <w:szCs w:val="22"/>
        </w:rPr>
        <w:fldChar w:fldCharType="separate"/>
      </w:r>
      <w:r w:rsidR="004C7025" w:rsidRPr="00AF32CB">
        <w:rPr>
          <w:rFonts w:ascii="Times" w:hAnsi="Times" w:cs="Times New Roman"/>
          <w:sz w:val="22"/>
          <w:szCs w:val="22"/>
          <w:lang w:val="en-GB"/>
        </w:rPr>
        <w:t xml:space="preserve">(Savage </w:t>
      </w:r>
      <w:r w:rsidR="004C7025" w:rsidRPr="00AF32CB">
        <w:rPr>
          <w:rFonts w:ascii="Times" w:hAnsi="Times" w:cs="Times New Roman"/>
          <w:i/>
          <w:iCs/>
          <w:sz w:val="22"/>
          <w:szCs w:val="22"/>
          <w:lang w:val="en-GB"/>
        </w:rPr>
        <w:t>et al.</w:t>
      </w:r>
      <w:r w:rsidR="004C7025" w:rsidRPr="00AF32CB">
        <w:rPr>
          <w:rFonts w:ascii="Times" w:hAnsi="Times" w:cs="Times New Roman"/>
          <w:sz w:val="22"/>
          <w:szCs w:val="22"/>
          <w:lang w:val="en-GB"/>
        </w:rPr>
        <w:t xml:space="preserve"> 2004; Downs </w:t>
      </w:r>
      <w:r w:rsidR="004C7025" w:rsidRPr="00AF32CB">
        <w:rPr>
          <w:rFonts w:ascii="Times" w:hAnsi="Times" w:cs="Times New Roman"/>
          <w:i/>
          <w:iCs/>
          <w:sz w:val="22"/>
          <w:szCs w:val="22"/>
          <w:lang w:val="en-GB"/>
        </w:rPr>
        <w:t>et al.</w:t>
      </w:r>
      <w:r w:rsidR="004C7025" w:rsidRPr="00AF32CB">
        <w:rPr>
          <w:rFonts w:ascii="Times" w:hAnsi="Times" w:cs="Times New Roman"/>
          <w:sz w:val="22"/>
          <w:szCs w:val="22"/>
          <w:lang w:val="en-GB"/>
        </w:rPr>
        <w:t xml:space="preserve"> 2008; Englund </w:t>
      </w:r>
      <w:r w:rsidR="004C7025" w:rsidRPr="00AF32CB">
        <w:rPr>
          <w:rFonts w:ascii="Times" w:hAnsi="Times" w:cs="Times New Roman"/>
          <w:i/>
          <w:iCs/>
          <w:sz w:val="22"/>
          <w:szCs w:val="22"/>
          <w:lang w:val="en-GB"/>
        </w:rPr>
        <w:t>et al.</w:t>
      </w:r>
      <w:r w:rsidR="004C7025" w:rsidRPr="00AF32CB">
        <w:rPr>
          <w:rFonts w:ascii="Times" w:hAnsi="Times" w:cs="Times New Roman"/>
          <w:sz w:val="22"/>
          <w:szCs w:val="22"/>
          <w:lang w:val="en-GB"/>
        </w:rPr>
        <w:t xml:space="preserve"> 2011; Rall </w:t>
      </w:r>
      <w:r w:rsidR="004C7025" w:rsidRPr="00AF32CB">
        <w:rPr>
          <w:rFonts w:ascii="Times" w:hAnsi="Times" w:cs="Times New Roman"/>
          <w:i/>
          <w:iCs/>
          <w:sz w:val="22"/>
          <w:szCs w:val="22"/>
          <w:lang w:val="en-GB"/>
        </w:rPr>
        <w:t>et al.</w:t>
      </w:r>
      <w:r w:rsidR="004C7025" w:rsidRPr="00AF32CB">
        <w:rPr>
          <w:rFonts w:ascii="Times" w:hAnsi="Times" w:cs="Times New Roman"/>
          <w:sz w:val="22"/>
          <w:szCs w:val="22"/>
          <w:lang w:val="en-GB"/>
        </w:rPr>
        <w:t xml:space="preserve"> 2012)</w:t>
      </w:r>
      <w:r w:rsidR="009524E1" w:rsidRPr="00AF32CB">
        <w:rPr>
          <w:rFonts w:ascii="Times" w:hAnsi="Times"/>
          <w:sz w:val="22"/>
          <w:szCs w:val="22"/>
        </w:rPr>
        <w:fldChar w:fldCharType="end"/>
      </w:r>
      <w:r w:rsidR="009524E1" w:rsidRPr="00AF32CB">
        <w:rPr>
          <w:rFonts w:ascii="Times" w:hAnsi="Times"/>
          <w:sz w:val="22"/>
          <w:szCs w:val="22"/>
        </w:rPr>
        <w:t>.</w:t>
      </w:r>
      <w:r w:rsidR="00EB2EC8" w:rsidRPr="00AF32CB">
        <w:rPr>
          <w:rFonts w:ascii="Times" w:hAnsi="Times"/>
          <w:sz w:val="22"/>
          <w:szCs w:val="22"/>
        </w:rPr>
        <w:t xml:space="preserve"> </w:t>
      </w:r>
      <w:r w:rsidR="003100EC" w:rsidRPr="00AF32CB">
        <w:rPr>
          <w:rFonts w:ascii="Times" w:hAnsi="Times"/>
          <w:sz w:val="22"/>
          <w:szCs w:val="22"/>
        </w:rPr>
        <w:t xml:space="preserve">To overcome this, we </w:t>
      </w:r>
      <w:r w:rsidR="00AE6C56" w:rsidRPr="00AF32CB">
        <w:rPr>
          <w:rFonts w:ascii="Times" w:hAnsi="Times"/>
          <w:sz w:val="22"/>
          <w:szCs w:val="22"/>
        </w:rPr>
        <w:t xml:space="preserve">assigned activation energies by </w:t>
      </w:r>
      <w:r w:rsidR="003100EC" w:rsidRPr="00AF32CB">
        <w:rPr>
          <w:rFonts w:ascii="Times" w:hAnsi="Times"/>
          <w:sz w:val="22"/>
          <w:szCs w:val="22"/>
        </w:rPr>
        <w:t>dr</w:t>
      </w:r>
      <w:r w:rsidR="00AE6C56" w:rsidRPr="00AF32CB">
        <w:rPr>
          <w:rFonts w:ascii="Times" w:hAnsi="Times"/>
          <w:sz w:val="22"/>
          <w:szCs w:val="22"/>
        </w:rPr>
        <w:t>a</w:t>
      </w:r>
      <w:r w:rsidR="003100EC" w:rsidRPr="00AF32CB">
        <w:rPr>
          <w:rFonts w:ascii="Times" w:hAnsi="Times"/>
          <w:sz w:val="22"/>
          <w:szCs w:val="22"/>
        </w:rPr>
        <w:t>w</w:t>
      </w:r>
      <w:r w:rsidR="00AE6C56" w:rsidRPr="00AF32CB">
        <w:rPr>
          <w:rFonts w:ascii="Times" w:hAnsi="Times"/>
          <w:sz w:val="22"/>
          <w:szCs w:val="22"/>
        </w:rPr>
        <w:t>ing</w:t>
      </w:r>
      <w:r w:rsidR="003100EC" w:rsidRPr="00AF32CB">
        <w:rPr>
          <w:rFonts w:ascii="Times" w:hAnsi="Times"/>
          <w:sz w:val="22"/>
          <w:szCs w:val="22"/>
        </w:rPr>
        <w:t xml:space="preserve"> 200 </w:t>
      </w:r>
      <w:r w:rsidR="00536540" w:rsidRPr="00AF32CB">
        <w:rPr>
          <w:rFonts w:ascii="Times" w:hAnsi="Times"/>
          <w:sz w:val="22"/>
          <w:szCs w:val="22"/>
        </w:rPr>
        <w:t xml:space="preserve">random </w:t>
      </w:r>
      <w:r w:rsidR="003F4557" w:rsidRPr="00AF32CB">
        <w:rPr>
          <w:rFonts w:ascii="Times" w:hAnsi="Times"/>
          <w:sz w:val="22"/>
          <w:szCs w:val="22"/>
        </w:rPr>
        <w:t>combinations</w:t>
      </w:r>
      <w:r w:rsidR="00107430" w:rsidRPr="00AF32CB">
        <w:rPr>
          <w:rFonts w:ascii="Times" w:hAnsi="Times"/>
          <w:sz w:val="22"/>
          <w:szCs w:val="22"/>
        </w:rPr>
        <w:t xml:space="preserve"> </w:t>
      </w:r>
      <w:r w:rsidR="009679B9" w:rsidRPr="00AF32CB">
        <w:rPr>
          <w:rFonts w:ascii="Times" w:hAnsi="Times"/>
          <w:sz w:val="22"/>
          <w:szCs w:val="22"/>
        </w:rPr>
        <w:t xml:space="preserve">of </w:t>
      </w:r>
      <w:r w:rsidR="00865781" w:rsidRPr="00AF32CB">
        <w:rPr>
          <w:rFonts w:ascii="Times" w:hAnsi="Times"/>
          <w:sz w:val="22"/>
          <w:szCs w:val="22"/>
        </w:rPr>
        <w:t xml:space="preserve">activation </w:t>
      </w:r>
      <w:r w:rsidR="004F44FF" w:rsidRPr="00AF32CB">
        <w:rPr>
          <w:rFonts w:ascii="Times" w:hAnsi="Times"/>
          <w:sz w:val="22"/>
          <w:szCs w:val="22"/>
        </w:rPr>
        <w:t>e</w:t>
      </w:r>
      <w:r w:rsidR="00865781" w:rsidRPr="00AF32CB">
        <w:rPr>
          <w:rFonts w:ascii="Times" w:hAnsi="Times"/>
          <w:sz w:val="22"/>
          <w:szCs w:val="22"/>
        </w:rPr>
        <w:t xml:space="preserve">nergies for each </w:t>
      </w:r>
      <w:commentRangeStart w:id="39"/>
      <w:commentRangeStart w:id="40"/>
      <w:r w:rsidR="00865781" w:rsidRPr="00AF32CB">
        <w:rPr>
          <w:rFonts w:ascii="Times" w:hAnsi="Times"/>
          <w:sz w:val="22"/>
          <w:szCs w:val="22"/>
        </w:rPr>
        <w:t>temperature-dependent rate</w:t>
      </w:r>
      <w:commentRangeStart w:id="41"/>
      <w:commentRangeStart w:id="42"/>
      <w:commentRangeEnd w:id="41"/>
      <w:r w:rsidR="00F1526C" w:rsidRPr="00AF32CB">
        <w:rPr>
          <w:rStyle w:val="CommentReference"/>
          <w:sz w:val="22"/>
          <w:szCs w:val="22"/>
        </w:rPr>
        <w:commentReference w:id="41"/>
      </w:r>
      <w:commentRangeEnd w:id="39"/>
      <w:commentRangeEnd w:id="42"/>
      <w:r w:rsidR="009C58D6" w:rsidRPr="00AF32CB">
        <w:rPr>
          <w:rFonts w:ascii="Times" w:hAnsi="Times"/>
          <w:sz w:val="22"/>
          <w:szCs w:val="22"/>
        </w:rPr>
        <w:t xml:space="preserve"> </w:t>
      </w:r>
      <w:r w:rsidR="00EC416B" w:rsidRPr="00AF32CB">
        <w:rPr>
          <w:rStyle w:val="CommentReference"/>
          <w:sz w:val="22"/>
          <w:szCs w:val="22"/>
        </w:rPr>
        <w:commentReference w:id="42"/>
      </w:r>
      <w:r w:rsidR="00F1526C" w:rsidRPr="00AF32CB">
        <w:rPr>
          <w:rStyle w:val="CommentReference"/>
          <w:sz w:val="22"/>
          <w:szCs w:val="22"/>
        </w:rPr>
        <w:commentReference w:id="39"/>
      </w:r>
      <w:commentRangeEnd w:id="40"/>
      <w:r w:rsidR="002D1D10" w:rsidRPr="00AF32CB">
        <w:rPr>
          <w:rStyle w:val="CommentReference"/>
          <w:sz w:val="22"/>
          <w:szCs w:val="22"/>
        </w:rPr>
        <w:commentReference w:id="40"/>
      </w:r>
      <w:commentRangeStart w:id="43"/>
      <w:commentRangeStart w:id="44"/>
      <w:r w:rsidR="00D50620" w:rsidRPr="00AF32CB">
        <w:rPr>
          <w:rFonts w:ascii="Times" w:hAnsi="Times"/>
          <w:sz w:val="22"/>
          <w:szCs w:val="22"/>
        </w:rPr>
        <w:t>from probability distributions</w:t>
      </w:r>
      <w:commentRangeEnd w:id="43"/>
      <w:r w:rsidR="00F26545" w:rsidRPr="00AF32CB">
        <w:rPr>
          <w:rStyle w:val="CommentReference"/>
          <w:sz w:val="22"/>
          <w:szCs w:val="22"/>
        </w:rPr>
        <w:commentReference w:id="43"/>
      </w:r>
      <w:commentRangeEnd w:id="44"/>
      <w:r w:rsidR="000948DF">
        <w:rPr>
          <w:rStyle w:val="CommentReference"/>
        </w:rPr>
        <w:commentReference w:id="44"/>
      </w:r>
      <w:r w:rsidR="00CE1DB1" w:rsidRPr="00AF32CB">
        <w:rPr>
          <w:rFonts w:ascii="Times" w:hAnsi="Times"/>
          <w:sz w:val="22"/>
          <w:szCs w:val="22"/>
        </w:rPr>
        <w:t xml:space="preserve"> </w:t>
      </w:r>
      <w:r w:rsidR="002B0B3C" w:rsidRPr="00AF32CB">
        <w:rPr>
          <w:rFonts w:ascii="Times" w:hAnsi="Times"/>
          <w:sz w:val="22"/>
          <w:szCs w:val="22"/>
        </w:rPr>
        <w:t xml:space="preserve">(Table 1; </w:t>
      </w:r>
      <w:r w:rsidR="00646E0B" w:rsidRPr="00AF32CB">
        <w:rPr>
          <w:rFonts w:ascii="Times" w:hAnsi="Times"/>
          <w:sz w:val="22"/>
          <w:szCs w:val="22"/>
        </w:rPr>
        <w:t xml:space="preserve">Fig </w:t>
      </w:r>
      <w:r w:rsidR="00CE507F" w:rsidRPr="00AF32CB">
        <w:rPr>
          <w:rFonts w:ascii="Times" w:hAnsi="Times"/>
          <w:sz w:val="22"/>
          <w:szCs w:val="22"/>
        </w:rPr>
        <w:t>S</w:t>
      </w:r>
      <w:r w:rsidR="00D744F2" w:rsidRPr="00AF32CB">
        <w:rPr>
          <w:rFonts w:ascii="Times" w:hAnsi="Times"/>
          <w:sz w:val="22"/>
          <w:szCs w:val="22"/>
        </w:rPr>
        <w:t>1</w:t>
      </w:r>
      <w:r w:rsidR="000C6411" w:rsidRPr="00096E01">
        <w:rPr>
          <w:rFonts w:ascii="Times" w:hAnsi="Times"/>
          <w:sz w:val="22"/>
          <w:szCs w:val="22"/>
          <w:lang w:val="en-US"/>
        </w:rPr>
        <w:t>1</w:t>
      </w:r>
      <w:r w:rsidR="005F1A93" w:rsidRPr="00AF32CB">
        <w:rPr>
          <w:rFonts w:ascii="Times" w:hAnsi="Times"/>
          <w:sz w:val="22"/>
          <w:szCs w:val="22"/>
        </w:rPr>
        <w:t>)</w:t>
      </w:r>
      <w:r w:rsidR="00972083" w:rsidRPr="00AF32CB">
        <w:rPr>
          <w:rFonts w:ascii="Times" w:hAnsi="Times"/>
          <w:sz w:val="22"/>
          <w:szCs w:val="22"/>
        </w:rPr>
        <w:t xml:space="preserve">. </w:t>
      </w:r>
      <w:r w:rsidR="002C7952" w:rsidRPr="00AF32CB">
        <w:rPr>
          <w:rFonts w:ascii="Times" w:hAnsi="Times"/>
          <w:sz w:val="22"/>
          <w:szCs w:val="22"/>
        </w:rPr>
        <w:t>T</w:t>
      </w:r>
      <w:r w:rsidR="0049321F" w:rsidRPr="00AF32CB">
        <w:rPr>
          <w:rFonts w:ascii="Times" w:hAnsi="Times"/>
          <w:sz w:val="22"/>
          <w:szCs w:val="22"/>
        </w:rPr>
        <w:t xml:space="preserve">he model </w:t>
      </w:r>
      <w:r w:rsidR="002C7952" w:rsidRPr="00AF32CB">
        <w:rPr>
          <w:rFonts w:ascii="Times" w:hAnsi="Times"/>
          <w:sz w:val="22"/>
          <w:szCs w:val="22"/>
        </w:rPr>
        <w:t xml:space="preserve">is then </w:t>
      </w:r>
      <w:r w:rsidR="00271CDA" w:rsidRPr="00AF32CB">
        <w:rPr>
          <w:rFonts w:ascii="Times" w:hAnsi="Times"/>
          <w:sz w:val="22"/>
          <w:szCs w:val="22"/>
        </w:rPr>
        <w:t xml:space="preserve">projected </w:t>
      </w:r>
      <w:r w:rsidR="00B012EE" w:rsidRPr="00AF32CB">
        <w:rPr>
          <w:rFonts w:ascii="Times" w:hAnsi="Times"/>
          <w:sz w:val="22"/>
          <w:szCs w:val="22"/>
        </w:rPr>
        <w:t xml:space="preserve">to </w:t>
      </w:r>
      <w:r w:rsidR="0049321F" w:rsidRPr="00AF32CB">
        <w:rPr>
          <w:rFonts w:ascii="Times" w:hAnsi="Times"/>
          <w:sz w:val="22"/>
          <w:szCs w:val="22"/>
        </w:rPr>
        <w:t xml:space="preserve">forward </w:t>
      </w:r>
      <w:r w:rsidR="00B012EE" w:rsidRPr="00AF32CB">
        <w:rPr>
          <w:rFonts w:ascii="Times" w:hAnsi="Times"/>
          <w:sz w:val="22"/>
          <w:szCs w:val="22"/>
        </w:rPr>
        <w:t>to 2050</w:t>
      </w:r>
      <w:r w:rsidR="00DF5592" w:rsidRPr="00DF5592">
        <w:rPr>
          <w:rFonts w:ascii="Times" w:hAnsi="Times"/>
          <w:sz w:val="22"/>
          <w:szCs w:val="22"/>
          <w:lang w:val="en-US"/>
        </w:rPr>
        <w:t>. T</w:t>
      </w:r>
      <w:r w:rsidR="00DF5592">
        <w:rPr>
          <w:rFonts w:ascii="Times" w:hAnsi="Times"/>
          <w:sz w:val="22"/>
          <w:szCs w:val="22"/>
          <w:lang w:val="en-US"/>
        </w:rPr>
        <w:t>his is repeated</w:t>
      </w:r>
      <w:r w:rsidR="00B012EE" w:rsidRPr="00AF32CB">
        <w:rPr>
          <w:rFonts w:ascii="Times" w:hAnsi="Times"/>
          <w:sz w:val="22"/>
          <w:szCs w:val="22"/>
        </w:rPr>
        <w:t xml:space="preserve"> </w:t>
      </w:r>
      <w:r w:rsidR="00F52CE7" w:rsidRPr="00AF32CB">
        <w:rPr>
          <w:rFonts w:ascii="Times" w:hAnsi="Times"/>
          <w:sz w:val="22"/>
          <w:szCs w:val="22"/>
        </w:rPr>
        <w:t xml:space="preserve">200 times, </w:t>
      </w:r>
      <w:commentRangeStart w:id="45"/>
      <w:commentRangeStart w:id="46"/>
      <w:r w:rsidR="00F52CE7" w:rsidRPr="00AF32CB">
        <w:rPr>
          <w:rFonts w:ascii="Times" w:hAnsi="Times"/>
          <w:sz w:val="22"/>
          <w:szCs w:val="22"/>
        </w:rPr>
        <w:t xml:space="preserve">each time </w:t>
      </w:r>
      <w:commentRangeEnd w:id="45"/>
      <w:r w:rsidR="00F1526C" w:rsidRPr="00AF32CB">
        <w:rPr>
          <w:rStyle w:val="CommentReference"/>
          <w:sz w:val="22"/>
          <w:szCs w:val="22"/>
        </w:rPr>
        <w:commentReference w:id="45"/>
      </w:r>
      <w:commentRangeEnd w:id="46"/>
      <w:r w:rsidR="000B4878" w:rsidRPr="00AF32CB">
        <w:rPr>
          <w:rStyle w:val="CommentReference"/>
          <w:sz w:val="22"/>
          <w:szCs w:val="22"/>
        </w:rPr>
        <w:commentReference w:id="46"/>
      </w:r>
      <w:r w:rsidR="00F52CE7" w:rsidRPr="00AF32CB">
        <w:rPr>
          <w:rFonts w:ascii="Times" w:hAnsi="Times"/>
          <w:sz w:val="22"/>
          <w:szCs w:val="22"/>
        </w:rPr>
        <w:t xml:space="preserve">with another set of </w:t>
      </w:r>
      <w:r w:rsidR="00401A33" w:rsidRPr="00AF32CB">
        <w:rPr>
          <w:rFonts w:ascii="Times" w:hAnsi="Times"/>
          <w:sz w:val="22"/>
          <w:szCs w:val="22"/>
        </w:rPr>
        <w:t>parameters</w:t>
      </w:r>
      <w:r w:rsidR="00A85FC3" w:rsidRPr="00AF32CB">
        <w:rPr>
          <w:rFonts w:ascii="Times" w:hAnsi="Times"/>
          <w:sz w:val="22"/>
          <w:szCs w:val="22"/>
        </w:rPr>
        <w:t xml:space="preserve">. We then </w:t>
      </w:r>
      <w:r w:rsidR="003E7C97" w:rsidRPr="00AF32CB">
        <w:rPr>
          <w:rFonts w:ascii="Times" w:hAnsi="Times"/>
          <w:sz w:val="22"/>
          <w:szCs w:val="22"/>
        </w:rPr>
        <w:t xml:space="preserve">quantify </w:t>
      </w:r>
      <w:r w:rsidR="005F1A93" w:rsidRPr="00AF32CB">
        <w:rPr>
          <w:rFonts w:ascii="Times" w:hAnsi="Times"/>
          <w:sz w:val="22"/>
          <w:szCs w:val="22"/>
        </w:rPr>
        <w:t xml:space="preserve">the </w:t>
      </w:r>
      <w:r w:rsidR="00AA5ED1" w:rsidRPr="00AF32CB">
        <w:rPr>
          <w:rFonts w:ascii="Times" w:hAnsi="Times"/>
          <w:sz w:val="22"/>
          <w:szCs w:val="22"/>
        </w:rPr>
        <w:t xml:space="preserve">overall </w:t>
      </w:r>
      <w:r w:rsidR="005F1A93" w:rsidRPr="00AF32CB">
        <w:rPr>
          <w:rFonts w:ascii="Times" w:hAnsi="Times"/>
          <w:sz w:val="22"/>
          <w:szCs w:val="22"/>
        </w:rPr>
        <w:t xml:space="preserve">mean response </w:t>
      </w:r>
      <w:r w:rsidR="00C76C92" w:rsidRPr="00AF32CB">
        <w:rPr>
          <w:rFonts w:ascii="Times" w:hAnsi="Times"/>
          <w:sz w:val="22"/>
          <w:szCs w:val="22"/>
        </w:rPr>
        <w:t xml:space="preserve">and the ranges of predictions from </w:t>
      </w:r>
      <w:r w:rsidR="007F3399" w:rsidRPr="00AF32CB">
        <w:rPr>
          <w:rFonts w:ascii="Times" w:hAnsi="Times"/>
          <w:sz w:val="22"/>
          <w:szCs w:val="22"/>
        </w:rPr>
        <w:t>the random draws</w:t>
      </w:r>
      <w:r w:rsidR="000A0E95" w:rsidRPr="00AF32CB">
        <w:rPr>
          <w:rFonts w:ascii="Times" w:hAnsi="Times"/>
          <w:sz w:val="22"/>
          <w:szCs w:val="22"/>
        </w:rPr>
        <w:t xml:space="preserve">. </w:t>
      </w:r>
      <w:r w:rsidR="00273DA3" w:rsidRPr="00AF32CB">
        <w:rPr>
          <w:rFonts w:ascii="Times" w:hAnsi="Times"/>
          <w:sz w:val="22"/>
          <w:szCs w:val="22"/>
        </w:rPr>
        <w:t xml:space="preserve">The </w:t>
      </w:r>
      <w:r w:rsidR="00F26545" w:rsidRPr="00AF32CB">
        <w:rPr>
          <w:rFonts w:ascii="Times" w:hAnsi="Times"/>
          <w:sz w:val="22"/>
          <w:szCs w:val="22"/>
        </w:rPr>
        <w:t xml:space="preserve">probability </w:t>
      </w:r>
      <w:r w:rsidR="00273DA3" w:rsidRPr="00AF32CB">
        <w:rPr>
          <w:rFonts w:ascii="Times" w:hAnsi="Times"/>
          <w:sz w:val="22"/>
          <w:szCs w:val="22"/>
        </w:rPr>
        <w:t xml:space="preserve">distributions </w:t>
      </w:r>
      <w:r w:rsidR="00C428A8" w:rsidRPr="00AF32CB">
        <w:rPr>
          <w:rFonts w:ascii="Times" w:hAnsi="Times"/>
          <w:sz w:val="22"/>
          <w:szCs w:val="22"/>
        </w:rPr>
        <w:t xml:space="preserve">for </w:t>
      </w:r>
      <w:r w:rsidR="00F26545" w:rsidRPr="00AF32CB">
        <w:rPr>
          <w:rFonts w:ascii="Times" w:hAnsi="Times"/>
          <w:sz w:val="22"/>
          <w:szCs w:val="22"/>
        </w:rPr>
        <w:t xml:space="preserve">the </w:t>
      </w:r>
      <w:r w:rsidR="00F1526C" w:rsidRPr="00AF32CB">
        <w:rPr>
          <w:rFonts w:ascii="Times" w:hAnsi="Times"/>
          <w:sz w:val="22"/>
          <w:szCs w:val="22"/>
        </w:rPr>
        <w:t xml:space="preserve">temperature-dependencies of </w:t>
      </w:r>
      <w:r w:rsidR="00C428A8" w:rsidRPr="00AF32CB">
        <w:rPr>
          <w:rFonts w:ascii="Times" w:hAnsi="Times"/>
          <w:sz w:val="22"/>
          <w:szCs w:val="22"/>
        </w:rPr>
        <w:t xml:space="preserve">maximum consumption rate and metabolic rate </w:t>
      </w:r>
      <w:r w:rsidR="00F26545" w:rsidRPr="00AF32CB">
        <w:rPr>
          <w:rFonts w:ascii="Times" w:hAnsi="Times"/>
          <w:sz w:val="22"/>
          <w:szCs w:val="22"/>
        </w:rPr>
        <w:t>are taken</w:t>
      </w:r>
      <w:r w:rsidR="001A1817" w:rsidRPr="00AF32CB">
        <w:rPr>
          <w:rFonts w:ascii="Times" w:hAnsi="Times"/>
          <w:sz w:val="22"/>
          <w:szCs w:val="22"/>
        </w:rPr>
        <w:t xml:space="preserve"> from a systematic literature review on the intraspecific size- and temperature dependent scaling (Lindmark et al, in prep)</w:t>
      </w:r>
      <w:r w:rsidR="00045537" w:rsidRPr="00AF32CB">
        <w:rPr>
          <w:rFonts w:ascii="Times" w:hAnsi="Times"/>
          <w:sz w:val="22"/>
          <w:szCs w:val="22"/>
        </w:rPr>
        <w:t>. M</w:t>
      </w:r>
      <w:r w:rsidR="004C6CF0" w:rsidRPr="00AF32CB">
        <w:rPr>
          <w:rFonts w:ascii="Times" w:hAnsi="Times"/>
          <w:sz w:val="22"/>
          <w:szCs w:val="22"/>
        </w:rPr>
        <w:t>ortality i</w:t>
      </w:r>
      <w:commentRangeStart w:id="47"/>
      <w:commentRangeStart w:id="48"/>
      <w:r w:rsidR="004C6CF0" w:rsidRPr="00AF32CB">
        <w:rPr>
          <w:rFonts w:ascii="Times" w:hAnsi="Times"/>
          <w:sz w:val="22"/>
          <w:szCs w:val="22"/>
        </w:rPr>
        <w:t xml:space="preserve">s assumed to scale in proportion to </w:t>
      </w:r>
      <w:r w:rsidR="008368B5" w:rsidRPr="00AF32CB">
        <w:rPr>
          <w:rFonts w:ascii="Times" w:hAnsi="Times"/>
          <w:sz w:val="22"/>
          <w:szCs w:val="22"/>
        </w:rPr>
        <w:t>metabolic rate</w:t>
      </w:r>
      <w:commentRangeEnd w:id="47"/>
      <w:r w:rsidR="00F26545" w:rsidRPr="00AF32CB">
        <w:rPr>
          <w:rStyle w:val="CommentReference"/>
          <w:sz w:val="22"/>
          <w:szCs w:val="22"/>
        </w:rPr>
        <w:commentReference w:id="47"/>
      </w:r>
      <w:commentRangeEnd w:id="48"/>
      <w:r w:rsidR="003A5DCB" w:rsidRPr="00AF32CB">
        <w:rPr>
          <w:rStyle w:val="CommentReference"/>
          <w:sz w:val="22"/>
          <w:szCs w:val="22"/>
        </w:rPr>
        <w:commentReference w:id="48"/>
      </w:r>
      <w:r w:rsidR="008368B5" w:rsidRPr="00AF32CB">
        <w:rPr>
          <w:rFonts w:ascii="Times" w:hAnsi="Times"/>
          <w:sz w:val="22"/>
          <w:szCs w:val="22"/>
        </w:rPr>
        <w:t xml:space="preserve"> </w:t>
      </w:r>
      <w:r w:rsidR="00045537" w:rsidRPr="00AF32CB">
        <w:rPr>
          <w:rFonts w:ascii="Times" w:hAnsi="Times"/>
          <w:sz w:val="22"/>
          <w:szCs w:val="22"/>
        </w:rPr>
        <w:t>with temperature, and therefore the random draws are take from the same distribution as metabolic rate</w:t>
      </w:r>
      <w:r w:rsidR="0037217F" w:rsidRPr="00AF32CB">
        <w:rPr>
          <w:rFonts w:ascii="Times" w:hAnsi="Times"/>
          <w:sz w:val="22"/>
          <w:szCs w:val="22"/>
        </w:rPr>
        <w:t xml:space="preserve"> </w:t>
      </w:r>
      <w:r w:rsidR="009363B7" w:rsidRPr="00AF32CB">
        <w:rPr>
          <w:rFonts w:ascii="Times" w:hAnsi="Times"/>
          <w:sz w:val="22"/>
          <w:szCs w:val="22"/>
        </w:rPr>
        <w:fldChar w:fldCharType="begin"/>
      </w:r>
      <w:r w:rsidR="000F48EF">
        <w:rPr>
          <w:rFonts w:ascii="Times" w:hAnsi="Times"/>
          <w:sz w:val="22"/>
          <w:szCs w:val="22"/>
        </w:rPr>
        <w:instrText xml:space="preserve"> ADDIN ZOTERO_ITEM CSL_CITATION {"citationID":"erU4dyOI","properties":{"formattedCitation":"(Brown {\\i{}et al.} 2004a; Blanchard {\\i{}et al.} 2012)","plainCitation":"(Brown et al. 2004a; Blanchard et al. 2012)","noteIndex":0},"citationItems":[{"id":"LtCOmUN2/iThkOWMz","uris":["http://zotero.org/users/6116610/items/U72KD5M3"],"uri":["http://zotero.org/users/6116610/items/U72KD5M3"],"itemData":{"id":"CKQJ1ax4/hOtcD1y0","type":"article-journal","title":"Toward a metabolic theory of ecology","container-title":"Ecology","page":"1771–1789","volume":"85","issue":"7","author":[{"family":"Brown","given":"J H"},{"family":"Gillooly","given":"J F"},{"family":"Allen","given":"A P"},{"family":"Savage","given":"V M"},{"family":"West","given":"G B"}],"issued":{"date-parts":[["2004"]]}}},{"id":165,"uris":["http://zotero.org/users/6116610/items/GIX9G57E"],"uri":["http://zotero.org/users/6116610/items/GIX9G57E"],"itemData":{"id":165,"type":"article-journal","abstract":"Existing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K"},{"family":"Barange","given":"M"}],"issued":{"date-parts":[["2012"]]}}}],"schema":"https://github.com/citation-style-language/schema/raw/master/csl-citation.json"} </w:instrText>
      </w:r>
      <w:r w:rsidR="009363B7" w:rsidRPr="00AF32CB">
        <w:rPr>
          <w:rFonts w:ascii="Times" w:hAnsi="Times"/>
          <w:sz w:val="22"/>
          <w:szCs w:val="22"/>
        </w:rPr>
        <w:fldChar w:fldCharType="separate"/>
      </w:r>
      <w:r w:rsidR="000F48EF" w:rsidRPr="000F48EF">
        <w:rPr>
          <w:rFonts w:ascii="Times" w:hAnsi="Times" w:cs="Times New Roman"/>
          <w:sz w:val="22"/>
          <w:lang w:val="en-GB"/>
        </w:rPr>
        <w:t xml:space="preserve">(Brown </w:t>
      </w:r>
      <w:r w:rsidR="000F48EF" w:rsidRPr="000F48EF">
        <w:rPr>
          <w:rFonts w:ascii="Times" w:hAnsi="Times" w:cs="Times New Roman"/>
          <w:i/>
          <w:iCs/>
          <w:sz w:val="22"/>
          <w:lang w:val="en-GB"/>
        </w:rPr>
        <w:t>et al.</w:t>
      </w:r>
      <w:r w:rsidR="000F48EF" w:rsidRPr="000F48EF">
        <w:rPr>
          <w:rFonts w:ascii="Times" w:hAnsi="Times" w:cs="Times New Roman"/>
          <w:sz w:val="22"/>
          <w:lang w:val="en-GB"/>
        </w:rPr>
        <w:t xml:space="preserve"> 2004a; Blanchard </w:t>
      </w:r>
      <w:r w:rsidR="000F48EF" w:rsidRPr="000F48EF">
        <w:rPr>
          <w:rFonts w:ascii="Times" w:hAnsi="Times" w:cs="Times New Roman"/>
          <w:i/>
          <w:iCs/>
          <w:sz w:val="22"/>
          <w:lang w:val="en-GB"/>
        </w:rPr>
        <w:t>et al.</w:t>
      </w:r>
      <w:r w:rsidR="000F48EF" w:rsidRPr="000F48EF">
        <w:rPr>
          <w:rFonts w:ascii="Times" w:hAnsi="Times" w:cs="Times New Roman"/>
          <w:sz w:val="22"/>
          <w:lang w:val="en-GB"/>
        </w:rPr>
        <w:t xml:space="preserve"> 2012)</w:t>
      </w:r>
      <w:r w:rsidR="009363B7" w:rsidRPr="00AF32CB">
        <w:rPr>
          <w:rFonts w:ascii="Times" w:hAnsi="Times"/>
          <w:sz w:val="22"/>
          <w:szCs w:val="22"/>
        </w:rPr>
        <w:fldChar w:fldCharType="end"/>
      </w:r>
      <w:r w:rsidR="007817D2" w:rsidRPr="00AF32CB">
        <w:rPr>
          <w:rFonts w:ascii="Times" w:hAnsi="Times"/>
          <w:sz w:val="22"/>
          <w:szCs w:val="22"/>
        </w:rPr>
        <w:t xml:space="preserve">. </w:t>
      </w:r>
      <w:r w:rsidR="007B441D" w:rsidRPr="007B441D">
        <w:rPr>
          <w:rFonts w:ascii="Times" w:hAnsi="Times"/>
          <w:sz w:val="22"/>
          <w:szCs w:val="22"/>
          <w:lang w:val="en-US"/>
        </w:rPr>
        <w:t>For si</w:t>
      </w:r>
      <w:r w:rsidR="007B441D">
        <w:rPr>
          <w:rFonts w:ascii="Times" w:hAnsi="Times"/>
          <w:sz w:val="22"/>
          <w:szCs w:val="22"/>
          <w:lang w:val="en-US"/>
        </w:rPr>
        <w:t xml:space="preserve">mplicity, </w:t>
      </w:r>
      <w:r w:rsidR="007B441D" w:rsidRPr="00396C18">
        <w:rPr>
          <w:rFonts w:ascii="Times" w:hAnsi="Times"/>
          <w:sz w:val="22"/>
          <w:szCs w:val="22"/>
          <w:lang w:val="en-US"/>
        </w:rPr>
        <w:t xml:space="preserve">we </w:t>
      </w:r>
      <w:r w:rsidR="007B441D" w:rsidRPr="00BB5408">
        <w:rPr>
          <w:rFonts w:ascii="Times" w:hAnsi="Times"/>
          <w:sz w:val="22"/>
          <w:szCs w:val="22"/>
        </w:rPr>
        <w:t>assume</w:t>
      </w:r>
      <w:r w:rsidR="007B441D" w:rsidRPr="00396C18">
        <w:rPr>
          <w:rFonts w:ascii="Times" w:hAnsi="Times"/>
          <w:sz w:val="22"/>
          <w:szCs w:val="22"/>
          <w:lang w:val="en-US"/>
        </w:rPr>
        <w:t>d</w:t>
      </w:r>
      <w:r w:rsidR="007B441D" w:rsidRPr="00BB5408">
        <w:rPr>
          <w:rFonts w:ascii="Times" w:hAnsi="Times"/>
          <w:sz w:val="22"/>
          <w:szCs w:val="22"/>
        </w:rPr>
        <w:t xml:space="preserve"> the distributions of each rate from which the draws are taken are independent.</w:t>
      </w:r>
      <w:r w:rsidR="00E74AAE" w:rsidRPr="00396C18">
        <w:rPr>
          <w:rFonts w:ascii="Times" w:hAnsi="Times"/>
          <w:sz w:val="22"/>
          <w:szCs w:val="22"/>
          <w:lang w:val="en-US"/>
        </w:rPr>
        <w:t xml:space="preserve"> </w:t>
      </w:r>
      <w:r w:rsidR="00C54627" w:rsidRPr="00AF32CB">
        <w:rPr>
          <w:rFonts w:ascii="Times" w:hAnsi="Times"/>
          <w:sz w:val="22"/>
          <w:szCs w:val="22"/>
        </w:rPr>
        <w:t xml:space="preserve">Activation energies for resource </w:t>
      </w:r>
      <w:r w:rsidR="008502F3" w:rsidRPr="00AF32CB">
        <w:rPr>
          <w:rFonts w:ascii="Times" w:hAnsi="Times"/>
          <w:sz w:val="22"/>
          <w:szCs w:val="22"/>
        </w:rPr>
        <w:t xml:space="preserve">parameters </w:t>
      </w:r>
      <w:r w:rsidR="0050387A" w:rsidRPr="00AF32CB">
        <w:rPr>
          <w:rFonts w:ascii="Times" w:hAnsi="Times"/>
          <w:sz w:val="22"/>
          <w:szCs w:val="22"/>
        </w:rPr>
        <w:t xml:space="preserve">were </w:t>
      </w:r>
      <w:r w:rsidR="00D723F2" w:rsidRPr="00AF32CB">
        <w:rPr>
          <w:rFonts w:ascii="Times" w:hAnsi="Times"/>
          <w:sz w:val="22"/>
          <w:szCs w:val="22"/>
        </w:rPr>
        <w:t>acquired by fitting</w:t>
      </w:r>
      <w:r w:rsidR="00995C88" w:rsidRPr="006D1F7E">
        <w:rPr>
          <w:rFonts w:ascii="Times" w:hAnsi="Times"/>
          <w:sz w:val="22"/>
          <w:szCs w:val="22"/>
          <w:lang w:val="en-US"/>
        </w:rPr>
        <w:t xml:space="preserve"> a</w:t>
      </w:r>
      <w:r w:rsidR="00D723F2" w:rsidRPr="00AF32CB">
        <w:rPr>
          <w:rFonts w:ascii="Times" w:hAnsi="Times"/>
          <w:sz w:val="22"/>
          <w:szCs w:val="22"/>
        </w:rPr>
        <w:t xml:space="preserve"> linear regression of natural log of growth rate as a function of Arrhenius temperature (</w:t>
      </w:r>
      <m:oMath>
        <m:r>
          <w:rPr>
            <w:rFonts w:ascii="Cambria Math" w:hAnsi="Cambria Math"/>
            <w:sz w:val="22"/>
            <w:szCs w:val="22"/>
          </w:rPr>
          <m:t>1/kT</m:t>
        </m:r>
      </m:oMath>
      <w:r w:rsidR="00D723F2" w:rsidRPr="00AF32CB">
        <w:rPr>
          <w:rFonts w:ascii="Times" w:hAnsi="Times"/>
          <w:sz w:val="22"/>
          <w:szCs w:val="22"/>
        </w:rPr>
        <w:t xml:space="preserve">) </w:t>
      </w:r>
      <w:r w:rsidR="008502F3" w:rsidRPr="00AF32CB">
        <w:rPr>
          <w:rFonts w:ascii="Times" w:hAnsi="Times"/>
          <w:sz w:val="22"/>
          <w:szCs w:val="22"/>
        </w:rPr>
        <w:t xml:space="preserve">from </w:t>
      </w:r>
      <w:r w:rsidR="00262601" w:rsidRPr="00AF32CB">
        <w:rPr>
          <w:rFonts w:ascii="Times" w:hAnsi="Times"/>
          <w:sz w:val="22"/>
          <w:szCs w:val="22"/>
        </w:rPr>
        <w:t xml:space="preserve">experimental data in </w:t>
      </w:r>
      <w:r w:rsidR="00262601" w:rsidRPr="00AF32CB">
        <w:rPr>
          <w:rFonts w:ascii="Times" w:hAnsi="Times"/>
          <w:sz w:val="22"/>
          <w:szCs w:val="22"/>
        </w:rPr>
        <w:fldChar w:fldCharType="begin"/>
      </w:r>
      <w:r w:rsidR="00641D9A">
        <w:rPr>
          <w:rFonts w:ascii="Times" w:hAnsi="Times"/>
          <w:sz w:val="22"/>
          <w:szCs w:val="22"/>
        </w:rPr>
        <w:instrText xml:space="preserve"> ADDIN ZOTERO_ITEM CSL_CITATION {"citationID":"iFXh405t","properties":{"formattedCitation":"(Savage {\\i{}et al.} 2004)","plainCitation":"(Savage et al. 2004)","noteIndex":0},"citationItems":[{"id":"LtCOmUN2/jr7BMXhL","uris":["http://zotero.org/users/6116610/items/5EKRHGLR"],"uri":["http://zotero.org/users/6116610/items/5EKRHGLR"],"itemData":{"id":"a9J8YZsy/ccYTjRvA","type":"article-journal","container-title":"The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262601" w:rsidRPr="00AF32CB">
        <w:rPr>
          <w:rFonts w:ascii="Times" w:hAnsi="Times"/>
          <w:sz w:val="22"/>
          <w:szCs w:val="22"/>
        </w:rPr>
        <w:fldChar w:fldCharType="separate"/>
      </w:r>
      <w:r w:rsidR="00262601" w:rsidRPr="00AF32CB">
        <w:rPr>
          <w:rFonts w:ascii="Times" w:hAnsi="Times" w:cs="Times New Roman"/>
          <w:sz w:val="22"/>
          <w:szCs w:val="22"/>
          <w:lang w:val="en-GB"/>
        </w:rPr>
        <w:t xml:space="preserve">(Savage </w:t>
      </w:r>
      <w:r w:rsidR="00262601" w:rsidRPr="00AF32CB">
        <w:rPr>
          <w:rFonts w:ascii="Times" w:hAnsi="Times" w:cs="Times New Roman"/>
          <w:i/>
          <w:iCs/>
          <w:sz w:val="22"/>
          <w:szCs w:val="22"/>
          <w:lang w:val="en-GB"/>
        </w:rPr>
        <w:t>et al.</w:t>
      </w:r>
      <w:r w:rsidR="00262601" w:rsidRPr="00AF32CB">
        <w:rPr>
          <w:rFonts w:ascii="Times" w:hAnsi="Times" w:cs="Times New Roman"/>
          <w:sz w:val="22"/>
          <w:szCs w:val="22"/>
          <w:lang w:val="en-GB"/>
        </w:rPr>
        <w:t xml:space="preserve"> 2004)</w:t>
      </w:r>
      <w:r w:rsidR="00262601" w:rsidRPr="00AF32CB">
        <w:rPr>
          <w:rFonts w:ascii="Times" w:hAnsi="Times"/>
          <w:sz w:val="22"/>
          <w:szCs w:val="22"/>
        </w:rPr>
        <w:fldChar w:fldCharType="end"/>
      </w:r>
      <w:r w:rsidR="00262601" w:rsidRPr="00AF32CB">
        <w:rPr>
          <w:rFonts w:ascii="Times" w:hAnsi="Times"/>
          <w:sz w:val="22"/>
          <w:szCs w:val="22"/>
        </w:rPr>
        <w:t xml:space="preserve"> </w:t>
      </w:r>
      <w:r w:rsidR="00550BD4" w:rsidRPr="00AF32CB">
        <w:rPr>
          <w:rFonts w:ascii="Times" w:hAnsi="Times"/>
          <w:sz w:val="22"/>
          <w:szCs w:val="22"/>
        </w:rPr>
        <w:t>(</w:t>
      </w:r>
      <w:r w:rsidR="00125B89" w:rsidRPr="00AF32CB">
        <w:rPr>
          <w:rFonts w:ascii="Times" w:hAnsi="Times"/>
          <w:sz w:val="22"/>
          <w:szCs w:val="22"/>
        </w:rPr>
        <w:t xml:space="preserve">pooling </w:t>
      </w:r>
      <w:r w:rsidR="00550BD4" w:rsidRPr="00AF32CB">
        <w:rPr>
          <w:rFonts w:ascii="Times" w:hAnsi="Times"/>
          <w:sz w:val="22"/>
          <w:szCs w:val="22"/>
        </w:rPr>
        <w:t xml:space="preserve">protists, algae, </w:t>
      </w:r>
      <w:r w:rsidR="004C6233" w:rsidRPr="004C6233">
        <w:rPr>
          <w:rFonts w:ascii="Times" w:hAnsi="Times"/>
          <w:sz w:val="22"/>
          <w:szCs w:val="22"/>
          <w:lang w:val="en-US"/>
        </w:rPr>
        <w:t xml:space="preserve"> </w:t>
      </w:r>
      <w:r w:rsidR="00550BD4" w:rsidRPr="00AF32CB">
        <w:rPr>
          <w:rFonts w:ascii="Times" w:hAnsi="Times"/>
          <w:sz w:val="22"/>
          <w:szCs w:val="22"/>
        </w:rPr>
        <w:t>zooplankton)</w:t>
      </w:r>
      <w:r w:rsidR="00857D68" w:rsidRPr="00AF32CB">
        <w:rPr>
          <w:rFonts w:ascii="Times" w:hAnsi="Times"/>
          <w:sz w:val="22"/>
          <w:szCs w:val="22"/>
        </w:rPr>
        <w:t xml:space="preserve"> for the MTE-</w:t>
      </w:r>
      <w:commentRangeStart w:id="49"/>
      <w:commentRangeStart w:id="50"/>
      <w:r w:rsidR="00857D68" w:rsidRPr="00AF32CB">
        <w:rPr>
          <w:rFonts w:ascii="Times" w:hAnsi="Times"/>
          <w:sz w:val="22"/>
          <w:szCs w:val="22"/>
        </w:rPr>
        <w:t>scenario</w:t>
      </w:r>
      <w:commentRangeEnd w:id="49"/>
      <w:r w:rsidR="00F26545" w:rsidRPr="00AF32CB">
        <w:rPr>
          <w:rStyle w:val="CommentReference"/>
          <w:sz w:val="22"/>
          <w:szCs w:val="22"/>
        </w:rPr>
        <w:commentReference w:id="49"/>
      </w:r>
      <w:commentRangeEnd w:id="50"/>
      <w:r w:rsidR="00F612FF">
        <w:rPr>
          <w:rStyle w:val="CommentReference"/>
        </w:rPr>
        <w:commentReference w:id="50"/>
      </w:r>
      <w:r w:rsidR="00086A75" w:rsidRPr="00086A75">
        <w:rPr>
          <w:rFonts w:ascii="Times" w:hAnsi="Times"/>
          <w:sz w:val="22"/>
          <w:szCs w:val="22"/>
          <w:lang w:val="en-US"/>
        </w:rPr>
        <w:t xml:space="preserve">, </w:t>
      </w:r>
      <w:r w:rsidR="00086A75">
        <w:rPr>
          <w:rFonts w:ascii="Times" w:hAnsi="Times"/>
          <w:sz w:val="22"/>
          <w:szCs w:val="22"/>
          <w:lang w:val="en-US"/>
        </w:rPr>
        <w:t xml:space="preserve">and </w:t>
      </w:r>
      <w:r w:rsidR="00086A75" w:rsidRPr="00AF32CB">
        <w:rPr>
          <w:rFonts w:ascii="Times" w:hAnsi="Times"/>
          <w:sz w:val="22"/>
          <w:szCs w:val="22"/>
        </w:rPr>
        <w:t>fitting</w:t>
      </w:r>
      <w:r w:rsidR="000D66A6" w:rsidRPr="006D1F7E">
        <w:rPr>
          <w:rFonts w:ascii="Times" w:hAnsi="Times"/>
          <w:sz w:val="22"/>
          <w:szCs w:val="22"/>
          <w:lang w:val="en-US"/>
        </w:rPr>
        <w:t xml:space="preserve"> a</w:t>
      </w:r>
      <w:r w:rsidR="00086A75" w:rsidRPr="00AF32CB">
        <w:rPr>
          <w:rFonts w:ascii="Times" w:hAnsi="Times"/>
          <w:sz w:val="22"/>
          <w:szCs w:val="22"/>
        </w:rPr>
        <w:t xml:space="preserve"> linear regression of natural log of </w:t>
      </w:r>
      <m:oMath>
        <m:r>
          <w:rPr>
            <w:rFonts w:ascii="Cambria Math" w:hAnsi="Cambria Math"/>
            <w:sz w:val="22"/>
            <w:szCs w:val="22"/>
          </w:rPr>
          <m:t>κ</m:t>
        </m:r>
      </m:oMath>
      <w:r w:rsidR="006D1F7E" w:rsidRPr="006D1F7E">
        <w:rPr>
          <w:rFonts w:ascii="Times" w:eastAsiaTheme="minorEastAsia" w:hAnsi="Times"/>
          <w:sz w:val="22"/>
          <w:szCs w:val="22"/>
          <w:lang w:val="en-US"/>
        </w:rPr>
        <w:t xml:space="preserve"> </w:t>
      </w:r>
      <w:r w:rsidR="00086A75" w:rsidRPr="00AF32CB">
        <w:rPr>
          <w:rFonts w:ascii="Times" w:hAnsi="Times"/>
          <w:sz w:val="22"/>
          <w:szCs w:val="22"/>
        </w:rPr>
        <w:t>as a function of Arrhenius temperature (</w:t>
      </w:r>
      <m:oMath>
        <m:r>
          <w:rPr>
            <w:rFonts w:ascii="Cambria Math" w:hAnsi="Cambria Math"/>
            <w:sz w:val="22"/>
            <w:szCs w:val="22"/>
          </w:rPr>
          <m:t>1/kT</m:t>
        </m:r>
      </m:oMath>
      <w:r w:rsidR="00086A75" w:rsidRPr="00AF32CB">
        <w:rPr>
          <w:rFonts w:ascii="Times" w:hAnsi="Times"/>
          <w:sz w:val="22"/>
          <w:szCs w:val="22"/>
        </w:rPr>
        <w:t xml:space="preserve">) from </w:t>
      </w:r>
      <w:r w:rsidR="006D1F7E" w:rsidRPr="006D1F7E">
        <w:rPr>
          <w:rFonts w:ascii="Times" w:hAnsi="Times"/>
          <w:sz w:val="22"/>
          <w:szCs w:val="22"/>
          <w:lang w:val="en-US"/>
        </w:rPr>
        <w:t xml:space="preserve">data </w:t>
      </w:r>
      <w:r w:rsidR="00CD2F49">
        <w:rPr>
          <w:rFonts w:ascii="Times" w:hAnsi="Times"/>
          <w:sz w:val="22"/>
          <w:szCs w:val="22"/>
          <w:lang w:val="en-US"/>
        </w:rPr>
        <w:t>p</w:t>
      </w:r>
      <w:r w:rsidR="006D1F7E" w:rsidRPr="006D1F7E">
        <w:rPr>
          <w:rFonts w:ascii="Times" w:hAnsi="Times"/>
          <w:sz w:val="22"/>
          <w:szCs w:val="22"/>
          <w:lang w:val="en-US"/>
        </w:rPr>
        <w:t xml:space="preserve">rovided in </w:t>
      </w:r>
      <w:r w:rsidR="006D1F7E">
        <w:rPr>
          <w:rFonts w:ascii="Times" w:hAnsi="Times"/>
          <w:sz w:val="22"/>
          <w:szCs w:val="22"/>
          <w:lang w:val="en-US"/>
        </w:rPr>
        <w:fldChar w:fldCharType="begin"/>
      </w:r>
      <w:r w:rsidR="006D1F7E">
        <w:rPr>
          <w:rFonts w:ascii="Times" w:hAnsi="Times"/>
          <w:sz w:val="22"/>
          <w:szCs w:val="22"/>
          <w:lang w:val="en-US"/>
        </w:rPr>
        <w:instrText xml:space="preserve"> ADDIN ZOTERO_ITEM CSL_CITATION {"citationID":"Sd8dhsiz","properties":{"formattedCitation":"(Barnes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6D1F7E">
        <w:rPr>
          <w:rFonts w:ascii="Times" w:hAnsi="Times"/>
          <w:sz w:val="22"/>
          <w:szCs w:val="22"/>
          <w:lang w:val="en-US"/>
        </w:rPr>
        <w:fldChar w:fldCharType="separate"/>
      </w:r>
      <w:r w:rsidR="006D1F7E" w:rsidRPr="006D1F7E">
        <w:rPr>
          <w:rFonts w:ascii="Times" w:hAnsi="Times" w:cs="Times New Roman"/>
          <w:sz w:val="22"/>
          <w:lang w:val="en-GB"/>
        </w:rPr>
        <w:t xml:space="preserve">(Barnes </w:t>
      </w:r>
      <w:r w:rsidR="006D1F7E" w:rsidRPr="006D1F7E">
        <w:rPr>
          <w:rFonts w:ascii="Times" w:hAnsi="Times" w:cs="Times New Roman"/>
          <w:i/>
          <w:iCs/>
          <w:sz w:val="22"/>
          <w:lang w:val="en-GB"/>
        </w:rPr>
        <w:t>et al.</w:t>
      </w:r>
      <w:r w:rsidR="006D1F7E" w:rsidRPr="006D1F7E">
        <w:rPr>
          <w:rFonts w:ascii="Times" w:hAnsi="Times" w:cs="Times New Roman"/>
          <w:sz w:val="22"/>
          <w:lang w:val="en-GB"/>
        </w:rPr>
        <w:t xml:space="preserve"> 2011)</w:t>
      </w:r>
      <w:r w:rsidR="006D1F7E">
        <w:rPr>
          <w:rFonts w:ascii="Times" w:hAnsi="Times"/>
          <w:sz w:val="22"/>
          <w:szCs w:val="22"/>
          <w:lang w:val="en-US"/>
        </w:rPr>
        <w:fldChar w:fldCharType="end"/>
      </w:r>
      <w:r w:rsidR="004C7025" w:rsidRPr="00AF32CB">
        <w:rPr>
          <w:rFonts w:ascii="Times" w:hAnsi="Times"/>
          <w:sz w:val="22"/>
          <w:szCs w:val="22"/>
        </w:rPr>
        <w:t>.</w:t>
      </w:r>
      <w:r w:rsidR="00773A8B" w:rsidRPr="00BB5408">
        <w:rPr>
          <w:rFonts w:ascii="Times" w:hAnsi="Times"/>
          <w:sz w:val="22"/>
          <w:szCs w:val="22"/>
        </w:rPr>
        <w:t xml:space="preserve"> </w:t>
      </w:r>
      <w:r w:rsidR="00DD7341" w:rsidRPr="00DD7341">
        <w:rPr>
          <w:rFonts w:ascii="Times" w:hAnsi="Times"/>
          <w:sz w:val="22"/>
          <w:szCs w:val="22"/>
          <w:lang w:val="en-US"/>
        </w:rPr>
        <w:t>In both cases data w</w:t>
      </w:r>
      <w:r w:rsidR="00DD7341">
        <w:rPr>
          <w:rFonts w:ascii="Times" w:hAnsi="Times"/>
          <w:sz w:val="22"/>
          <w:szCs w:val="22"/>
          <w:lang w:val="en-US"/>
        </w:rPr>
        <w:t xml:space="preserve">ere extracted using the software WebPlotDigitizer </w:t>
      </w:r>
      <w:r w:rsidR="00DD7341">
        <w:rPr>
          <w:rFonts w:ascii="Times" w:hAnsi="Times"/>
          <w:sz w:val="22"/>
          <w:szCs w:val="22"/>
          <w:lang w:val="en-US"/>
        </w:rPr>
        <w:fldChar w:fldCharType="begin"/>
      </w:r>
      <w:r w:rsidR="00DD7341">
        <w:rPr>
          <w:rFonts w:ascii="Times" w:hAnsi="Times"/>
          <w:sz w:val="22"/>
          <w:szCs w:val="22"/>
          <w:lang w:val="en-US"/>
        </w:rPr>
        <w:instrText xml:space="preserve"> ADDIN ZOTERO_ITEM CSL_CITATION {"citationID":"hjE6ixTj","properties":{"formattedCitation":"(Rohatgi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DD7341">
        <w:rPr>
          <w:rFonts w:ascii="Times" w:hAnsi="Times"/>
          <w:sz w:val="22"/>
          <w:szCs w:val="22"/>
          <w:lang w:val="en-US"/>
        </w:rPr>
        <w:fldChar w:fldCharType="separate"/>
      </w:r>
      <w:r w:rsidR="00DD7341">
        <w:rPr>
          <w:rFonts w:ascii="Times" w:hAnsi="Times"/>
          <w:noProof/>
          <w:sz w:val="22"/>
          <w:szCs w:val="22"/>
          <w:lang w:val="en-US"/>
        </w:rPr>
        <w:t>(Rohatgi 2012)</w:t>
      </w:r>
      <w:r w:rsidR="00DD7341">
        <w:rPr>
          <w:rFonts w:ascii="Times" w:hAnsi="Times"/>
          <w:sz w:val="22"/>
          <w:szCs w:val="22"/>
          <w:lang w:val="en-US"/>
        </w:rPr>
        <w:fldChar w:fldCharType="end"/>
      </w:r>
      <w:r w:rsidR="00DD7341">
        <w:rPr>
          <w:rFonts w:ascii="Times" w:hAnsi="Times"/>
          <w:sz w:val="22"/>
          <w:szCs w:val="22"/>
          <w:lang w:val="en-US"/>
        </w:rPr>
        <w:t xml:space="preserve">. </w:t>
      </w:r>
      <w:r w:rsidR="007D1550" w:rsidRPr="00571FB5">
        <w:rPr>
          <w:rFonts w:ascii="Times" w:hAnsi="Times"/>
          <w:sz w:val="22"/>
          <w:szCs w:val="22"/>
          <w:lang w:val="en-US"/>
        </w:rPr>
        <w:t xml:space="preserve">We acknowledge that these scenarios </w:t>
      </w:r>
      <w:r w:rsidR="00571FB5" w:rsidRPr="00571FB5">
        <w:rPr>
          <w:rFonts w:ascii="Times" w:hAnsi="Times"/>
          <w:sz w:val="22"/>
          <w:szCs w:val="22"/>
          <w:lang w:val="en-US"/>
        </w:rPr>
        <w:t>are very simplified</w:t>
      </w:r>
      <w:r w:rsidR="00DE221C">
        <w:rPr>
          <w:rFonts w:ascii="Times" w:hAnsi="Times"/>
          <w:sz w:val="22"/>
          <w:szCs w:val="22"/>
          <w:lang w:val="en-US"/>
        </w:rPr>
        <w:t xml:space="preserve"> to evaluate </w:t>
      </w:r>
      <w:r w:rsidR="008C3B36">
        <w:rPr>
          <w:rFonts w:ascii="Times" w:hAnsi="Times"/>
          <w:sz w:val="22"/>
          <w:szCs w:val="22"/>
          <w:lang w:val="en-US"/>
        </w:rPr>
        <w:t xml:space="preserve">changes in productivity versus physiology with warming, and do not necessarily reflect the predicted conditions in the Baltic Sea, nor </w:t>
      </w:r>
      <w:r w:rsidR="00772E57">
        <w:rPr>
          <w:rFonts w:ascii="Times" w:hAnsi="Times"/>
          <w:sz w:val="22"/>
          <w:szCs w:val="22"/>
          <w:lang w:val="en-US"/>
        </w:rPr>
        <w:t xml:space="preserve">all the potential </w:t>
      </w:r>
      <w:r w:rsidR="0003013E">
        <w:rPr>
          <w:rFonts w:ascii="Times" w:hAnsi="Times"/>
          <w:sz w:val="22"/>
          <w:szCs w:val="22"/>
          <w:lang w:val="en-US"/>
        </w:rPr>
        <w:t xml:space="preserve">pathways by which climate changes </w:t>
      </w:r>
      <w:r w:rsidR="00177B14">
        <w:rPr>
          <w:rFonts w:ascii="Times" w:hAnsi="Times"/>
          <w:sz w:val="22"/>
          <w:szCs w:val="22"/>
          <w:lang w:val="en-US"/>
        </w:rPr>
        <w:t>affects the environmental conditions in the Baltic Sea.</w:t>
      </w:r>
    </w:p>
    <w:p w14:paraId="7AC15E5F" w14:textId="63F7A4D1" w:rsidR="001B012A" w:rsidRPr="00ED493C" w:rsidRDefault="001B012A" w:rsidP="001B012A">
      <w:pPr>
        <w:spacing w:line="480" w:lineRule="auto"/>
        <w:contextualSpacing/>
        <w:jc w:val="both"/>
        <w:rPr>
          <w:i/>
        </w:rPr>
      </w:pPr>
      <w:r w:rsidRPr="00ED493C">
        <w:rPr>
          <w:i/>
        </w:rPr>
        <w:lastRenderedPageBreak/>
        <w:t>Model calibration</w:t>
      </w:r>
    </w:p>
    <w:p w14:paraId="674E5DD7" w14:textId="0F78386C" w:rsidR="001B012A" w:rsidRPr="00AF32CB" w:rsidRDefault="007221B5" w:rsidP="001B012A">
      <w:pPr>
        <w:spacing w:line="480" w:lineRule="auto"/>
        <w:contextualSpacing/>
        <w:jc w:val="both"/>
        <w:rPr>
          <w:rFonts w:ascii="Times" w:hAnsi="Times"/>
          <w:sz w:val="22"/>
          <w:szCs w:val="22"/>
        </w:rPr>
      </w:pPr>
      <w:r w:rsidRPr="00AF32CB">
        <w:rPr>
          <w:rFonts w:ascii="Times" w:hAnsi="Times"/>
          <w:sz w:val="22"/>
          <w:szCs w:val="22"/>
        </w:rPr>
        <w:t xml:space="preserve">The MSSM is parameterized </w:t>
      </w:r>
      <w:r w:rsidR="00007D80" w:rsidRPr="00AF32CB">
        <w:rPr>
          <w:rFonts w:ascii="Times" w:hAnsi="Times"/>
          <w:sz w:val="22"/>
          <w:szCs w:val="22"/>
        </w:rPr>
        <w:t xml:space="preserve">to represent the Baltic Sea </w:t>
      </w:r>
      <w:r w:rsidR="00D07FF4" w:rsidRPr="00AF32CB">
        <w:rPr>
          <w:rFonts w:ascii="Times" w:hAnsi="Times"/>
          <w:sz w:val="22"/>
          <w:szCs w:val="22"/>
        </w:rPr>
        <w:t xml:space="preserve">offshore </w:t>
      </w:r>
      <w:r w:rsidR="002714C6" w:rsidRPr="00AF32CB">
        <w:rPr>
          <w:rFonts w:ascii="Times" w:hAnsi="Times"/>
          <w:sz w:val="22"/>
          <w:szCs w:val="22"/>
        </w:rPr>
        <w:t>food web</w:t>
      </w:r>
      <w:r w:rsidR="00D07FF4" w:rsidRPr="00AF32CB">
        <w:rPr>
          <w:rFonts w:ascii="Times" w:hAnsi="Times"/>
          <w:sz w:val="22"/>
          <w:szCs w:val="22"/>
        </w:rPr>
        <w:t xml:space="preserve"> </w:t>
      </w:r>
      <w:r w:rsidR="009F58BE" w:rsidRPr="00AF32CB">
        <w:rPr>
          <w:rFonts w:ascii="Times" w:hAnsi="Times"/>
          <w:sz w:val="22"/>
          <w:szCs w:val="22"/>
        </w:rPr>
        <w:t xml:space="preserve">by </w:t>
      </w:r>
      <w:r w:rsidR="00DC6A7C" w:rsidRPr="00AF32CB">
        <w:rPr>
          <w:rFonts w:ascii="Times" w:hAnsi="Times"/>
          <w:sz w:val="22"/>
          <w:szCs w:val="22"/>
        </w:rPr>
        <w:t xml:space="preserve">estimating </w:t>
      </w:r>
      <w:r w:rsidRPr="00AF32CB">
        <w:rPr>
          <w:rFonts w:ascii="Times" w:hAnsi="Times"/>
          <w:sz w:val="22"/>
          <w:szCs w:val="22"/>
        </w:rPr>
        <w:t xml:space="preserve">life history parameters from </w:t>
      </w:r>
      <w:r w:rsidR="00CC70BA" w:rsidRPr="00AF32CB">
        <w:rPr>
          <w:rFonts w:ascii="Times" w:hAnsi="Times"/>
          <w:sz w:val="22"/>
          <w:szCs w:val="22"/>
        </w:rPr>
        <w:t>scientific trawl survey data</w:t>
      </w:r>
      <w:r w:rsidR="00422C27" w:rsidRPr="00AF32CB">
        <w:rPr>
          <w:rFonts w:ascii="Times" w:hAnsi="Times"/>
          <w:sz w:val="22"/>
          <w:szCs w:val="22"/>
        </w:rPr>
        <w:t xml:space="preserve"> </w:t>
      </w:r>
      <w:r w:rsidR="00F779C6" w:rsidRPr="00AF32CB">
        <w:rPr>
          <w:rFonts w:ascii="Times" w:hAnsi="Times"/>
          <w:sz w:val="22"/>
          <w:szCs w:val="22"/>
        </w:rPr>
        <w:t>(</w:t>
      </w:r>
      <w:r w:rsidR="00306B58" w:rsidRPr="00AF32CB">
        <w:rPr>
          <w:rFonts w:ascii="Times" w:hAnsi="Times"/>
          <w:sz w:val="22"/>
          <w:szCs w:val="22"/>
        </w:rPr>
        <w:t xml:space="preserve">for details, </w:t>
      </w:r>
      <w:r w:rsidR="000C3366" w:rsidRPr="00AF32CB">
        <w:rPr>
          <w:rFonts w:ascii="Times" w:hAnsi="Times"/>
          <w:sz w:val="22"/>
          <w:szCs w:val="22"/>
        </w:rPr>
        <w:t xml:space="preserve">see Appendix </w:t>
      </w:r>
      <w:r w:rsidR="00261676" w:rsidRPr="00AF32CB">
        <w:rPr>
          <w:rFonts w:ascii="Times" w:hAnsi="Times"/>
          <w:sz w:val="22"/>
          <w:szCs w:val="22"/>
        </w:rPr>
        <w:t>S1</w:t>
      </w:r>
      <w:r w:rsidR="00844485" w:rsidRPr="00AF32CB">
        <w:rPr>
          <w:rFonts w:ascii="Times" w:hAnsi="Times"/>
          <w:sz w:val="22"/>
          <w:szCs w:val="22"/>
        </w:rPr>
        <w:t>, Table S1-S2</w:t>
      </w:r>
      <w:r w:rsidR="00F779C6" w:rsidRPr="00AF32CB">
        <w:rPr>
          <w:rFonts w:ascii="Times" w:hAnsi="Times"/>
          <w:sz w:val="22"/>
          <w:szCs w:val="22"/>
        </w:rPr>
        <w:t>)</w:t>
      </w:r>
      <w:r w:rsidR="00677679" w:rsidRPr="00AF32CB">
        <w:rPr>
          <w:rFonts w:ascii="Times" w:hAnsi="Times"/>
          <w:sz w:val="22"/>
          <w:szCs w:val="22"/>
        </w:rPr>
        <w:t xml:space="preserve">. Next, the model is </w:t>
      </w:r>
      <w:r w:rsidR="004A1EB8" w:rsidRPr="00AF32CB">
        <w:rPr>
          <w:rFonts w:ascii="Times" w:hAnsi="Times"/>
          <w:sz w:val="22"/>
          <w:szCs w:val="22"/>
        </w:rPr>
        <w:t>calibrated to</w:t>
      </w:r>
      <w:r w:rsidR="007E3C1C" w:rsidRPr="00AF32CB">
        <w:rPr>
          <w:rFonts w:ascii="Times" w:hAnsi="Times"/>
          <w:sz w:val="22"/>
          <w:szCs w:val="22"/>
        </w:rPr>
        <w:t xml:space="preserve"> </w:t>
      </w:r>
      <w:r w:rsidR="00BD49BC" w:rsidRPr="00AF32CB">
        <w:rPr>
          <w:rFonts w:ascii="Times" w:hAnsi="Times"/>
          <w:sz w:val="22"/>
          <w:szCs w:val="22"/>
        </w:rPr>
        <w:t>average</w:t>
      </w:r>
      <w:r w:rsidR="00735100" w:rsidRPr="00AF32CB">
        <w:rPr>
          <w:rFonts w:ascii="Times" w:hAnsi="Times"/>
          <w:sz w:val="22"/>
          <w:szCs w:val="22"/>
        </w:rPr>
        <w:t xml:space="preserve">d </w:t>
      </w:r>
      <w:r w:rsidR="007E3C1C" w:rsidRPr="00AF32CB">
        <w:rPr>
          <w:rFonts w:ascii="Times" w:hAnsi="Times"/>
          <w:sz w:val="22"/>
          <w:szCs w:val="22"/>
        </w:rPr>
        <w:t xml:space="preserve">stock assessment data </w:t>
      </w:r>
      <w:r w:rsidR="00176D12" w:rsidRPr="00AF32CB">
        <w:rPr>
          <w:rFonts w:ascii="Times" w:hAnsi="Times"/>
          <w:sz w:val="22"/>
          <w:szCs w:val="22"/>
        </w:rPr>
        <w:t xml:space="preserve">(fishing mortality, F and spawning stock biomass, SSB) </w:t>
      </w:r>
      <w:r w:rsidR="00993F1C" w:rsidRPr="00AF32CB">
        <w:rPr>
          <w:rFonts w:ascii="Times" w:hAnsi="Times"/>
          <w:sz w:val="22"/>
          <w:szCs w:val="22"/>
        </w:rPr>
        <w:fldChar w:fldCharType="begin"/>
      </w:r>
      <w:r w:rsidR="00641D9A">
        <w:rPr>
          <w:rFonts w:ascii="Times" w:hAnsi="Times"/>
          <w:sz w:val="22"/>
          <w:szCs w:val="22"/>
        </w:rPr>
        <w:instrText xml:space="preserve"> ADDIN ZOTERO_ITEM CSL_CITATION {"citationID":"HFfDMuFR","properties":{"formattedCitation":"(ICES 2013, 2015)","plainCitation":"(ICES 2013, 2015)","noteIndex":0},"citationItems":[{"id":588,"uris":["http://zotero.org/users/6116610/items/5G8G83P9"],"uri":["http://zotero.org/users/6116610/items/5G8G83P9"],"itemData":{"id":588,"type":"report","event-place":"10-17 April 2013 ICES Headquarters, Copenhagen","number":"ICES CM 2013/ACOM:10.","page":"747 pp. [Final accepted analytical assessment by ICES; done using SAM model]","publisher-place":"10-17 April 2013 ICES Headquarters, Copenhagen","title":"Report of the Baltic Fisheries Assessment Working Group (WGBFAS)","author":[{"family":"ICES","given":""}],"issued":{"date-parts":[["2013"]]}}},{"id":"LtCOmUN2/CDBdaQrW","uris":["http://zotero.org/users/local/FTg3Qpza/items/5BPR42FJ"],"uri":["http://zotero.org/users/local/FTg3Qpza/items/5BPR42FJ"],"itemData":{"id":"unPSi9Md/7Wk96EN1","type":"report","title":"Report of the Baltic Fisheries Assessment Working Group (WGBFAS)","publisher-place":"14-21 April 2015 ICES Headquarters, Copenhagen","page":"[from XSA model]","event-place":"14-21 April 2015 ICES Headquarters, Copenhagen","number":"ICES CM 2015/ACOM:10","author":[{"family":"ICES","given":""}],"issued":{"date-parts":[["2015"]]}}}],"schema":"https://github.com/citation-style-language/schema/raw/master/csl-citation.json"} </w:instrText>
      </w:r>
      <w:r w:rsidR="00993F1C" w:rsidRPr="00AF32CB">
        <w:rPr>
          <w:rFonts w:ascii="Times" w:hAnsi="Times"/>
          <w:sz w:val="22"/>
          <w:szCs w:val="22"/>
        </w:rPr>
        <w:fldChar w:fldCharType="separate"/>
      </w:r>
      <w:r w:rsidR="00993F1C" w:rsidRPr="00AF32CB">
        <w:rPr>
          <w:rFonts w:ascii="Times" w:hAnsi="Times"/>
          <w:noProof/>
          <w:sz w:val="22"/>
          <w:szCs w:val="22"/>
        </w:rPr>
        <w:t>(ICES 2013, 2015)</w:t>
      </w:r>
      <w:r w:rsidR="00993F1C" w:rsidRPr="00AF32CB">
        <w:rPr>
          <w:rFonts w:ascii="Times" w:hAnsi="Times"/>
          <w:sz w:val="22"/>
          <w:szCs w:val="22"/>
        </w:rPr>
        <w:fldChar w:fldCharType="end"/>
      </w:r>
      <w:r w:rsidR="00564A18" w:rsidRPr="00AF32CB">
        <w:rPr>
          <w:rFonts w:ascii="Times" w:hAnsi="Times"/>
          <w:sz w:val="22"/>
          <w:szCs w:val="22"/>
        </w:rPr>
        <w:t xml:space="preserve"> </w:t>
      </w:r>
      <w:r w:rsidR="00672E2B" w:rsidRPr="00AF32CB">
        <w:rPr>
          <w:rFonts w:ascii="Times" w:hAnsi="Times"/>
          <w:sz w:val="22"/>
          <w:szCs w:val="22"/>
        </w:rPr>
        <w:t xml:space="preserve">in a specific time window to </w:t>
      </w:r>
      <w:r w:rsidR="002732A2" w:rsidRPr="00AF32CB">
        <w:rPr>
          <w:rFonts w:ascii="Times" w:hAnsi="Times"/>
          <w:sz w:val="22"/>
          <w:szCs w:val="22"/>
        </w:rPr>
        <w:t>tune the system to get realistic biomass ratio</w:t>
      </w:r>
      <w:r w:rsidR="007E1E81" w:rsidRPr="00AF32CB">
        <w:rPr>
          <w:rFonts w:ascii="Times" w:hAnsi="Times"/>
          <w:sz w:val="22"/>
          <w:szCs w:val="22"/>
        </w:rPr>
        <w:t>s.</w:t>
      </w:r>
      <w:r w:rsidR="004A1EB8" w:rsidRPr="00AF32CB">
        <w:rPr>
          <w:rFonts w:ascii="Times" w:hAnsi="Times"/>
          <w:sz w:val="22"/>
          <w:szCs w:val="22"/>
        </w:rPr>
        <w:t xml:space="preserve"> I</w:t>
      </w:r>
      <w:r w:rsidR="004A5020" w:rsidRPr="00AF32CB">
        <w:rPr>
          <w:rFonts w:ascii="Times" w:hAnsi="Times"/>
          <w:sz w:val="22"/>
          <w:szCs w:val="22"/>
        </w:rPr>
        <w:t xml:space="preserve">deally </w:t>
      </w:r>
      <w:r w:rsidR="00176D12" w:rsidRPr="00AF32CB">
        <w:rPr>
          <w:rFonts w:ascii="Times" w:hAnsi="Times"/>
          <w:sz w:val="22"/>
          <w:szCs w:val="22"/>
        </w:rPr>
        <w:t xml:space="preserve">the </w:t>
      </w:r>
      <w:r w:rsidR="00502524" w:rsidRPr="00AF32CB">
        <w:rPr>
          <w:rFonts w:ascii="Times" w:hAnsi="Times"/>
          <w:sz w:val="22"/>
          <w:szCs w:val="22"/>
        </w:rPr>
        <w:t>period for calibration should exhibit relative stability</w:t>
      </w:r>
      <w:r w:rsidR="0026163E" w:rsidRPr="00AF32CB">
        <w:rPr>
          <w:rFonts w:ascii="Times" w:hAnsi="Times"/>
          <w:sz w:val="22"/>
          <w:szCs w:val="22"/>
        </w:rPr>
        <w:t xml:space="preserve">, </w:t>
      </w:r>
      <w:r w:rsidR="00CF5CA0" w:rsidRPr="00AF32CB">
        <w:rPr>
          <w:rFonts w:ascii="Times" w:hAnsi="Times"/>
          <w:sz w:val="22"/>
          <w:szCs w:val="22"/>
        </w:rPr>
        <w:t>but such periods do not exist in</w:t>
      </w:r>
      <w:r w:rsidR="0026163E" w:rsidRPr="00AF32CB">
        <w:rPr>
          <w:rFonts w:ascii="Times" w:hAnsi="Times"/>
          <w:sz w:val="22"/>
          <w:szCs w:val="22"/>
        </w:rPr>
        <w:t xml:space="preserve"> the </w:t>
      </w:r>
      <w:r w:rsidR="005B2548" w:rsidRPr="00AF32CB">
        <w:rPr>
          <w:rFonts w:ascii="Times" w:hAnsi="Times"/>
          <w:sz w:val="22"/>
          <w:szCs w:val="22"/>
        </w:rPr>
        <w:t>Baltic Sea</w:t>
      </w:r>
      <w:r w:rsidR="00F1526C" w:rsidRPr="00AF32CB">
        <w:rPr>
          <w:rFonts w:ascii="Times" w:hAnsi="Times"/>
          <w:sz w:val="22"/>
          <w:szCs w:val="22"/>
        </w:rPr>
        <w:t>,</w:t>
      </w:r>
      <w:r w:rsidR="005B2548" w:rsidRPr="00AF32CB">
        <w:rPr>
          <w:rFonts w:ascii="Times" w:hAnsi="Times"/>
          <w:sz w:val="22"/>
          <w:szCs w:val="22"/>
        </w:rPr>
        <w:t xml:space="preserve"> which is largely influence</w:t>
      </w:r>
      <w:r w:rsidR="00970CBF" w:rsidRPr="00AF32CB">
        <w:rPr>
          <w:rFonts w:ascii="Times" w:hAnsi="Times"/>
          <w:sz w:val="22"/>
          <w:szCs w:val="22"/>
        </w:rPr>
        <w:t>d</w:t>
      </w:r>
      <w:r w:rsidR="005B2548" w:rsidRPr="00AF32CB">
        <w:rPr>
          <w:rFonts w:ascii="Times" w:hAnsi="Times"/>
          <w:sz w:val="22"/>
          <w:szCs w:val="22"/>
        </w:rPr>
        <w:t xml:space="preserve"> by anthropogenic activities</w:t>
      </w:r>
      <w:r w:rsidR="00B96AD2" w:rsidRPr="00AF32CB">
        <w:rPr>
          <w:rFonts w:ascii="Times" w:hAnsi="Times"/>
          <w:sz w:val="22"/>
          <w:szCs w:val="22"/>
        </w:rPr>
        <w:t xml:space="preserve"> and </w:t>
      </w:r>
      <w:r w:rsidR="001B012A" w:rsidRPr="00AF32CB">
        <w:rPr>
          <w:rFonts w:ascii="Times" w:hAnsi="Times"/>
          <w:sz w:val="22"/>
          <w:szCs w:val="22"/>
        </w:rPr>
        <w:t>has experienced dramatic structur</w:t>
      </w:r>
      <w:r w:rsidR="00400CC2" w:rsidRPr="00AF32CB">
        <w:rPr>
          <w:rFonts w:ascii="Times" w:hAnsi="Times"/>
          <w:sz w:val="22"/>
          <w:szCs w:val="22"/>
        </w:rPr>
        <w:t>al</w:t>
      </w:r>
      <w:r w:rsidR="001B012A" w:rsidRPr="00AF32CB">
        <w:rPr>
          <w:rFonts w:ascii="Times" w:hAnsi="Times"/>
          <w:sz w:val="22"/>
          <w:szCs w:val="22"/>
        </w:rPr>
        <w:t xml:space="preserve"> changes over the last </w:t>
      </w:r>
      <w:r w:rsidR="00F1526C" w:rsidRPr="00AF32CB">
        <w:rPr>
          <w:rFonts w:ascii="Times" w:hAnsi="Times"/>
          <w:sz w:val="22"/>
          <w:szCs w:val="22"/>
        </w:rPr>
        <w:t xml:space="preserve">four </w:t>
      </w:r>
      <w:r w:rsidR="001B012A" w:rsidRPr="00AF32CB">
        <w:rPr>
          <w:rFonts w:ascii="Times" w:hAnsi="Times"/>
          <w:sz w:val="22"/>
          <w:szCs w:val="22"/>
        </w:rPr>
        <w:t>decades</w:t>
      </w:r>
      <w:r w:rsidR="00714FD6" w:rsidRPr="00AF32CB">
        <w:rPr>
          <w:rFonts w:ascii="Times" w:hAnsi="Times"/>
          <w:sz w:val="22"/>
          <w:szCs w:val="22"/>
        </w:rPr>
        <w:t xml:space="preserve"> </w:t>
      </w:r>
      <w:r w:rsidR="00796FAA" w:rsidRPr="00AF32CB">
        <w:rPr>
          <w:rFonts w:ascii="Times" w:hAnsi="Times"/>
          <w:sz w:val="22"/>
          <w:szCs w:val="22"/>
        </w:rPr>
        <w:fldChar w:fldCharType="begin"/>
      </w:r>
      <w:r w:rsidR="00796FAA" w:rsidRPr="00AF32CB">
        <w:rPr>
          <w:rFonts w:ascii="Times" w:hAnsi="Times"/>
          <w:sz w:val="22"/>
          <w:szCs w:val="22"/>
        </w:rPr>
        <w:instrText xml:space="preserve"> ADDIN ZOTERO_ITEM CSL_CITATION {"citationID":"ppqPFYZY","properties":{"formattedCitation":"(M\\uc0\\u246{}llmann {\\i{}et al.} 2009)","plainCitation":"(Möllmann et al. 2009)","noteIndex":0},"citationItems":[{"id":1818,"uris":["http://zotero.org/users/6116610/items/DVZJXZ48"],"uri":["http://zotero.org/users/6116610/items/DVZJXZ48"],"itemData":{"id":1818,"type":"article-journal","abstract":"Marine ecosystems such as the Baltic Sea are currently under strong atmospheric and anthropogenic pressure. Besides natural and human-induced changes in climate, major anthropogenic drivers such as overfishing and anthropogenic eutrophication are significantly affecting ecosystem structure and function. Recently, studies demonstrated the existence of alternative stable states in various terrestrial and aquatic ecosystems. These so-called ecosystem regime shifts have been explained mainly as a result of multiple causes, e.g. climatic regime shifts, overexploitation or a combination of both. The occurrence of ecosystem regime shifts has important management implications, as they can cause significant losses of ecological and economic resources. Because of hysteresis in ecosystem responses, restoring regimes considered as favourable may require drastic and expensive management actions. Also the Baltic Sea, the largest brackish water body in the world ocean, and its ecosystems are strongly affected by atmospheric and anthropogenic drivers. Here, we present results of an analysis of the state and development of the Central Baltic Sea ecosystem integrating hydroclimatic, nutrient, phyto- and zooplankton as well as fisheries data. Our analyses of 52 biotic and abiotic variables using multivariate statistics demonstrated a major reorganization of the ecosystem and identified two stable states between 1974 and 2005, separated by a transition period in 1988–1993. We show the change in Baltic ecosystem structure to have the characteristics of a discontinuous regime shift, initiated by climate-induced changes in the abiotic environment and stabilized by fisheries-induced feedback loops in the food web. Our results indicate the importance of maintaining the resilience of an ecosystem to atmospherically induced environmental change by reducing the anthropogenic impact.","container-title":"Global Change Biology","DOI":"10.1111/j.1365-2486.2008.01814.x","ISSN":"1365-2486","issue":"6","language":"en","page":"1377-1393","source":"Wiley Online Library","title":"Reorganization of a large marine ecosystem due to atmospheric and anthropogenic pressure: a discontinuous regime shift in the Central Baltic Sea","title-short":"Reorganization of a large marine ecosystem due to atmospheric and anthropogenic pressure","volume":"15","author":[{"family":"Möllmann","given":"Christian"},{"family":"Diekmann","given":"Rabea"},{"family":"Müller</w:instrText>
      </w:r>
      <w:r w:rsidR="00796FAA" w:rsidRPr="00AF32CB">
        <w:rPr>
          <w:rFonts w:ascii="Cambria Math" w:hAnsi="Cambria Math" w:cs="Cambria Math"/>
          <w:sz w:val="22"/>
          <w:szCs w:val="22"/>
        </w:rPr>
        <w:instrText>‐</w:instrText>
      </w:r>
      <w:r w:rsidR="00796FAA" w:rsidRPr="00AF32CB">
        <w:rPr>
          <w:rFonts w:ascii="Times" w:hAnsi="Times"/>
          <w:sz w:val="22"/>
          <w:szCs w:val="22"/>
        </w:rPr>
        <w:instrText xml:space="preserve">Karulis","given":"Bärbel"},{"family":"Kornilovs","given":"Georgs"},{"family":"Plikshs","given":"Maris"},{"family":"Axe","given":"Philip"}],"issued":{"date-parts":[["2009"]]}}}],"schema":"https://github.com/citation-style-language/schema/raw/master/csl-citation.json"} </w:instrText>
      </w:r>
      <w:r w:rsidR="00796FAA" w:rsidRPr="00AF32CB">
        <w:rPr>
          <w:rFonts w:ascii="Times" w:hAnsi="Times"/>
          <w:sz w:val="22"/>
          <w:szCs w:val="22"/>
        </w:rPr>
        <w:fldChar w:fldCharType="separate"/>
      </w:r>
      <w:r w:rsidR="00796FAA" w:rsidRPr="00AF32CB">
        <w:rPr>
          <w:rFonts w:ascii="Times" w:hAnsi="Times" w:cs="Times New Roman"/>
          <w:sz w:val="22"/>
          <w:szCs w:val="22"/>
          <w:lang w:val="en-GB"/>
        </w:rPr>
        <w:t xml:space="preserve">(Möllmann </w:t>
      </w:r>
      <w:r w:rsidR="00796FAA" w:rsidRPr="00AF32CB">
        <w:rPr>
          <w:rFonts w:ascii="Times" w:hAnsi="Times" w:cs="Times New Roman"/>
          <w:i/>
          <w:iCs/>
          <w:sz w:val="22"/>
          <w:szCs w:val="22"/>
          <w:lang w:val="en-GB"/>
        </w:rPr>
        <w:t>et al.</w:t>
      </w:r>
      <w:r w:rsidR="00796FAA" w:rsidRPr="00AF32CB">
        <w:rPr>
          <w:rFonts w:ascii="Times" w:hAnsi="Times" w:cs="Times New Roman"/>
          <w:sz w:val="22"/>
          <w:szCs w:val="22"/>
          <w:lang w:val="en-GB"/>
        </w:rPr>
        <w:t xml:space="preserve"> 2009)</w:t>
      </w:r>
      <w:r w:rsidR="00796FAA" w:rsidRPr="00AF32CB">
        <w:rPr>
          <w:rFonts w:ascii="Times" w:hAnsi="Times"/>
          <w:sz w:val="22"/>
          <w:szCs w:val="22"/>
        </w:rPr>
        <w:fldChar w:fldCharType="end"/>
      </w:r>
      <w:r w:rsidR="001B012A" w:rsidRPr="00AF32CB">
        <w:rPr>
          <w:rFonts w:ascii="Times" w:hAnsi="Times"/>
          <w:sz w:val="22"/>
          <w:szCs w:val="22"/>
        </w:rPr>
        <w:t xml:space="preserve">. We chose to calibrate our model to the time period 1992-2002 as in </w:t>
      </w:r>
      <w:r w:rsidR="001B012A" w:rsidRPr="00AF32CB">
        <w:rPr>
          <w:rFonts w:ascii="Times" w:hAnsi="Times"/>
          <w:sz w:val="22"/>
          <w:szCs w:val="22"/>
        </w:rPr>
        <w:fldChar w:fldCharType="begin"/>
      </w:r>
      <w:r w:rsidR="00ED61E1" w:rsidRPr="00AF32CB">
        <w:rPr>
          <w:rFonts w:ascii="Times" w:hAnsi="Times"/>
          <w:sz w:val="22"/>
          <w:szCs w:val="22"/>
        </w:rPr>
        <w:instrText xml:space="preserve"> ADDIN ZOTERO_ITEM CSL_CITATION {"citationID":"lvQgaNp6","properties":{"formattedCitation":"(Jacobsen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1B012A" w:rsidRPr="00AF32CB">
        <w:rPr>
          <w:rFonts w:ascii="Times" w:hAnsi="Times"/>
          <w:sz w:val="22"/>
          <w:szCs w:val="22"/>
        </w:rPr>
        <w:fldChar w:fldCharType="separate"/>
      </w:r>
      <w:r w:rsidR="001B012A" w:rsidRPr="00AF32CB">
        <w:rPr>
          <w:rFonts w:ascii="Times" w:hAnsi="Times" w:cs="Times New Roman"/>
          <w:sz w:val="22"/>
          <w:szCs w:val="22"/>
        </w:rPr>
        <w:t xml:space="preserve">(Jacobsen </w:t>
      </w:r>
      <w:r w:rsidR="001B012A" w:rsidRPr="00AF32CB">
        <w:rPr>
          <w:rFonts w:ascii="Times" w:hAnsi="Times" w:cs="Times New Roman"/>
          <w:i/>
          <w:iCs/>
          <w:sz w:val="22"/>
          <w:szCs w:val="22"/>
        </w:rPr>
        <w:t>et al.</w:t>
      </w:r>
      <w:r w:rsidR="001B012A" w:rsidRPr="00AF32CB">
        <w:rPr>
          <w:rFonts w:ascii="Times" w:hAnsi="Times" w:cs="Times New Roman"/>
          <w:sz w:val="22"/>
          <w:szCs w:val="22"/>
        </w:rPr>
        <w:t xml:space="preserve"> 2017)</w:t>
      </w:r>
      <w:r w:rsidR="001B012A" w:rsidRPr="00AF32CB">
        <w:rPr>
          <w:rFonts w:ascii="Times" w:hAnsi="Times"/>
          <w:sz w:val="22"/>
          <w:szCs w:val="22"/>
        </w:rPr>
        <w:fldChar w:fldCharType="end"/>
      </w:r>
      <w:r w:rsidR="001B012A" w:rsidRPr="00AF32CB">
        <w:rPr>
          <w:rFonts w:ascii="Times" w:hAnsi="Times"/>
          <w:sz w:val="22"/>
          <w:szCs w:val="22"/>
        </w:rPr>
        <w:t>, which is a post-regime shift period characterized by high fishing mortality (</w:t>
      </w:r>
      <w:r w:rsidR="000B3760" w:rsidRPr="00AF32CB">
        <w:rPr>
          <w:rFonts w:ascii="Times" w:hAnsi="Times"/>
          <w:sz w:val="22"/>
          <w:szCs w:val="22"/>
        </w:rPr>
        <w:t>F</w:t>
      </w:r>
      <w:r w:rsidR="001B012A" w:rsidRPr="00AF32CB">
        <w:rPr>
          <w:rFonts w:ascii="Times" w:hAnsi="Times"/>
          <w:sz w:val="22"/>
          <w:szCs w:val="22"/>
        </w:rPr>
        <w:t xml:space="preserve">) on cod, low cod and herring abundance and high sprat abundance </w:t>
      </w:r>
      <w:r w:rsidR="001B012A" w:rsidRPr="00AF32CB">
        <w:rPr>
          <w:rFonts w:ascii="Times" w:hAnsi="Times"/>
          <w:sz w:val="22"/>
          <w:szCs w:val="22"/>
        </w:rPr>
        <w:fldChar w:fldCharType="begin"/>
      </w:r>
      <w:r w:rsidR="00ED61E1" w:rsidRPr="00AF32CB">
        <w:rPr>
          <w:rFonts w:ascii="Times" w:hAnsi="Times"/>
          <w:sz w:val="22"/>
          <w:szCs w:val="22"/>
        </w:rPr>
        <w:instrText xml:space="preserve"> ADDIN ZOTERO_ITEM CSL_CITATION {"citationID":"KyTKa7qu","properties":{"formattedCitation":"(G\\uc0\\u229{}rdmark {\\i{}et al.} 2015)","plainCitation":"(Gårdmark et al. 2015)","noteIndex":0},"citationItems":[{"id":1529,"uris":["http://zotero.org/users/6116610/items/SJT7RQU9"],"uri":["http://zotero.org/users/6116610/items/SJT7RQU9"],"itemData":{"id":1529,"type":"article-journal","container-title":"Philosophical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M.","non-dropping-particle":"de"}],"issued":{"date-parts":[["2015",1,5]]}}}],"schema":"https://github.com/citation-style-language/schema/raw/master/csl-citation.json"} </w:instrText>
      </w:r>
      <w:r w:rsidR="001B012A" w:rsidRPr="00AF32CB">
        <w:rPr>
          <w:rFonts w:ascii="Times" w:hAnsi="Times"/>
          <w:sz w:val="22"/>
          <w:szCs w:val="22"/>
        </w:rPr>
        <w:fldChar w:fldCharType="separate"/>
      </w:r>
      <w:r w:rsidR="001B012A" w:rsidRPr="00AF32CB">
        <w:rPr>
          <w:rFonts w:ascii="Times" w:hAnsi="Times" w:cs="Times New Roman"/>
          <w:sz w:val="22"/>
          <w:szCs w:val="22"/>
          <w:lang w:val="en-GB"/>
        </w:rPr>
        <w:t xml:space="preserve">(Gårdmark </w:t>
      </w:r>
      <w:r w:rsidR="001B012A" w:rsidRPr="00AF32CB">
        <w:rPr>
          <w:rFonts w:ascii="Times" w:hAnsi="Times" w:cs="Times New Roman"/>
          <w:i/>
          <w:iCs/>
          <w:sz w:val="22"/>
          <w:szCs w:val="22"/>
          <w:lang w:val="en-GB"/>
        </w:rPr>
        <w:t>et al.</w:t>
      </w:r>
      <w:r w:rsidR="001B012A" w:rsidRPr="00AF32CB">
        <w:rPr>
          <w:rFonts w:ascii="Times" w:hAnsi="Times" w:cs="Times New Roman"/>
          <w:sz w:val="22"/>
          <w:szCs w:val="22"/>
          <w:lang w:val="en-GB"/>
        </w:rPr>
        <w:t xml:space="preserve"> 2015)</w:t>
      </w:r>
      <w:r w:rsidR="001B012A" w:rsidRPr="00AF32CB">
        <w:rPr>
          <w:rFonts w:ascii="Times" w:hAnsi="Times"/>
          <w:sz w:val="22"/>
          <w:szCs w:val="22"/>
        </w:rPr>
        <w:fldChar w:fldCharType="end"/>
      </w:r>
      <w:r w:rsidR="00C076E2" w:rsidRPr="00AF32CB">
        <w:rPr>
          <w:rFonts w:ascii="Times" w:hAnsi="Times"/>
          <w:sz w:val="22"/>
          <w:szCs w:val="22"/>
        </w:rPr>
        <w:t xml:space="preserve"> (Fig. 1</w:t>
      </w:r>
      <w:r w:rsidR="00E00123" w:rsidRPr="00AF32CB">
        <w:rPr>
          <w:rFonts w:ascii="Times" w:hAnsi="Times"/>
          <w:sz w:val="22"/>
          <w:szCs w:val="22"/>
        </w:rPr>
        <w:t xml:space="preserve">, </w:t>
      </w:r>
      <w:r w:rsidR="001E5CCD" w:rsidRPr="00AF32CB">
        <w:rPr>
          <w:rFonts w:ascii="Times" w:hAnsi="Times"/>
          <w:sz w:val="22"/>
          <w:szCs w:val="22"/>
        </w:rPr>
        <w:t>Fig.S2</w:t>
      </w:r>
      <w:r w:rsidR="00C076E2" w:rsidRPr="00AF32CB">
        <w:rPr>
          <w:rFonts w:ascii="Times" w:hAnsi="Times"/>
          <w:sz w:val="22"/>
          <w:szCs w:val="22"/>
        </w:rPr>
        <w:t>)</w:t>
      </w:r>
      <w:r w:rsidR="001B012A" w:rsidRPr="00AF32CB">
        <w:rPr>
          <w:rFonts w:ascii="Times" w:hAnsi="Times"/>
          <w:sz w:val="22"/>
          <w:szCs w:val="22"/>
        </w:rPr>
        <w:t xml:space="preserve">. The cutoff at 2002 also ensures that we do not calibrate the model to </w:t>
      </w:r>
      <w:r w:rsidR="00167D6A" w:rsidRPr="00AF32CB">
        <w:rPr>
          <w:rFonts w:ascii="Times" w:hAnsi="Times"/>
          <w:sz w:val="22"/>
          <w:szCs w:val="22"/>
        </w:rPr>
        <w:t xml:space="preserve">the period starting from </w:t>
      </w:r>
      <w:r w:rsidR="001B012A" w:rsidRPr="00AF32CB">
        <w:rPr>
          <w:rFonts w:ascii="Times" w:hAnsi="Times"/>
          <w:sz w:val="22"/>
          <w:szCs w:val="22"/>
        </w:rPr>
        <w:t xml:space="preserve">mid 2000’s </w:t>
      </w:r>
      <w:r w:rsidR="00810FE6" w:rsidRPr="00AF32CB">
        <w:rPr>
          <w:rFonts w:ascii="Times" w:hAnsi="Times"/>
          <w:sz w:val="22"/>
          <w:szCs w:val="22"/>
        </w:rPr>
        <w:t>when the</w:t>
      </w:r>
      <w:r w:rsidR="009D0A4F" w:rsidRPr="00AF32CB">
        <w:rPr>
          <w:rFonts w:ascii="Times" w:hAnsi="Times"/>
          <w:sz w:val="22"/>
          <w:szCs w:val="22"/>
        </w:rPr>
        <w:t xml:space="preserve"> </w:t>
      </w:r>
      <w:r w:rsidR="00810FE6" w:rsidRPr="00AF32CB">
        <w:rPr>
          <w:rFonts w:ascii="Times" w:hAnsi="Times"/>
          <w:sz w:val="22"/>
          <w:szCs w:val="22"/>
        </w:rPr>
        <w:t xml:space="preserve"> </w:t>
      </w:r>
      <w:r w:rsidR="001B012A" w:rsidRPr="00AF32CB">
        <w:rPr>
          <w:rFonts w:ascii="Times" w:hAnsi="Times"/>
          <w:sz w:val="22"/>
          <w:szCs w:val="22"/>
        </w:rPr>
        <w:t xml:space="preserve">growth capacity, condition, proportion of large fish in the population and reproductive capacity </w:t>
      </w:r>
      <w:r w:rsidR="00167D6A" w:rsidRPr="00AF32CB">
        <w:rPr>
          <w:rFonts w:ascii="Times" w:hAnsi="Times"/>
          <w:sz w:val="22"/>
          <w:szCs w:val="22"/>
        </w:rPr>
        <w:t xml:space="preserve">of cod </w:t>
      </w:r>
      <w:r w:rsidR="00810FE6" w:rsidRPr="00AF32CB">
        <w:rPr>
          <w:rFonts w:ascii="Times" w:hAnsi="Times"/>
          <w:sz w:val="22"/>
          <w:szCs w:val="22"/>
        </w:rPr>
        <w:t xml:space="preserve">started to </w:t>
      </w:r>
      <w:r w:rsidR="001B012A" w:rsidRPr="00AF32CB">
        <w:rPr>
          <w:rFonts w:ascii="Times" w:hAnsi="Times"/>
          <w:sz w:val="22"/>
          <w:szCs w:val="22"/>
        </w:rPr>
        <w:t>declin</w:t>
      </w:r>
      <w:commentRangeStart w:id="51"/>
      <w:commentRangeStart w:id="52"/>
      <w:r w:rsidR="001B012A" w:rsidRPr="00AF32CB">
        <w:rPr>
          <w:rFonts w:ascii="Times" w:hAnsi="Times"/>
          <w:sz w:val="22"/>
          <w:szCs w:val="22"/>
        </w:rPr>
        <w:t>e</w:t>
      </w:r>
      <w:r w:rsidR="00167D6A" w:rsidRPr="00AF32CB">
        <w:rPr>
          <w:rFonts w:ascii="Times" w:hAnsi="Times"/>
          <w:sz w:val="22"/>
          <w:szCs w:val="22"/>
        </w:rPr>
        <w:t xml:space="preserve"> rapidly</w:t>
      </w:r>
      <w:commentRangeEnd w:id="51"/>
      <w:r w:rsidR="00167D6A" w:rsidRPr="00AF32CB">
        <w:rPr>
          <w:rStyle w:val="CommentReference"/>
          <w:sz w:val="22"/>
          <w:szCs w:val="22"/>
        </w:rPr>
        <w:commentReference w:id="51"/>
      </w:r>
      <w:commentRangeEnd w:id="52"/>
      <w:r w:rsidR="00B54067" w:rsidRPr="00AF32CB">
        <w:rPr>
          <w:rStyle w:val="CommentReference"/>
          <w:sz w:val="22"/>
          <w:szCs w:val="22"/>
        </w:rPr>
        <w:commentReference w:id="52"/>
      </w:r>
      <w:r w:rsidR="001B012A" w:rsidRPr="00AF32CB">
        <w:rPr>
          <w:rFonts w:ascii="Times" w:hAnsi="Times"/>
          <w:sz w:val="22"/>
          <w:szCs w:val="22"/>
        </w:rPr>
        <w:t xml:space="preserve"> </w:t>
      </w:r>
      <w:r w:rsidR="00810FE6" w:rsidRPr="00AF32CB">
        <w:rPr>
          <w:rFonts w:ascii="Times" w:hAnsi="Times"/>
          <w:sz w:val="22"/>
          <w:szCs w:val="22"/>
        </w:rPr>
        <w:fldChar w:fldCharType="begin"/>
      </w:r>
      <w:r w:rsidR="00641D9A">
        <w:rPr>
          <w:rFonts w:ascii="Times" w:hAnsi="Times"/>
          <w:sz w:val="22"/>
          <w:szCs w:val="22"/>
        </w:rPr>
        <w:instrText xml:space="preserve"> ADDIN ZOTERO_ITEM CSL_CITATION {"citationID":"b28PAfjh","properties":{"formattedCitation":"(Sved\\uc0\\u228{}ng &amp; Hornborg 2014; Mion {\\i{}et al.} 2018; Neuenfeldt {\\i{}et al.} 2019)","plainCitation":"(Svedäng &amp; Hornborg 2014; Mion et al. 2018; Neuenfeldt et al. 2019)","noteIndex":0},"citationItems":[{"id":80,"uris":["http://zotero.org/users/6116610/items/IDYQ34SF"],"uri":["http://zotero.org/users/6116610/items/IDYQ34SF"],"itemData":{"id":80,"type":"article-journal","abstract":"Over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LtCOmUN2/g5byqUrx","uris":["http://zotero.org/users/local/FTg3Qpza/items/6EDMCCUI"],"uri":["http://zotero.org/users/local/FTg3Qpza/items/6EDMCCUI"],"itemData":{"id":"zpqVxrTP/NDE7Ngna","type":"article-journal","title":"Effect of fish length and nutritional condition on the fecundity of distressed Atlantic cod &lt;i&gt;Gadus morhua&lt;/i&gt; from the Baltic Sea: POTENTIAL FECUNDITY OF BALTIC &lt;i&gt;G. MORHUA&lt;/i&gt;","container-title":"Journal of Fish Biology","page":"1016-1034","volume":"92","issue":"4","source":"Crossref","DOI":"10.1111/jfb.13563","ISSN":"00221112","title-short":"Effect of fish length and nutritional condition on the fecundity of distressed Atlantic cod &lt;i&gt;Gadus morhua&lt;/i&gt; from the Baltic Sea","language":"en","author":[{"family":"Mion","given":"M."},{"family":"Thorsen","given":"A."},{"family":"Vitale","given":"F."},{"family":"Dierking","given":"J."},{"family":"Herrmann","given":"J. P."},{"family":"Huwer","given":"B."},{"family":"Dewitz","given":"B.","non-dropping-particle":"von"},{"family":"Casini","given":"M."}],"issued":{"date-parts":[["2018",4]]}}},{"id":1643,"uris":["http://zotero.org/users/6116610/items/K43P9JFL"],"uri":["http://zotero.org/users/6116610/items/K43P9JFL"],"itemData":{"id":1643,"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00810FE6" w:rsidRPr="00AF32CB">
        <w:rPr>
          <w:rFonts w:ascii="Times" w:hAnsi="Times"/>
          <w:sz w:val="22"/>
          <w:szCs w:val="22"/>
        </w:rPr>
        <w:fldChar w:fldCharType="separate"/>
      </w:r>
      <w:r w:rsidR="00810FE6" w:rsidRPr="00AF32CB">
        <w:rPr>
          <w:rFonts w:ascii="Times" w:hAnsi="Times" w:cs="Times New Roman"/>
          <w:sz w:val="22"/>
          <w:szCs w:val="22"/>
          <w:lang w:val="en-GB"/>
        </w:rPr>
        <w:t xml:space="preserve">(Svedäng &amp; Hornborg 2014; Mion </w:t>
      </w:r>
      <w:r w:rsidR="00810FE6" w:rsidRPr="00AF32CB">
        <w:rPr>
          <w:rFonts w:ascii="Times" w:hAnsi="Times" w:cs="Times New Roman"/>
          <w:i/>
          <w:iCs/>
          <w:sz w:val="22"/>
          <w:szCs w:val="22"/>
          <w:lang w:val="en-GB"/>
        </w:rPr>
        <w:t>et al.</w:t>
      </w:r>
      <w:r w:rsidR="00810FE6" w:rsidRPr="00AF32CB">
        <w:rPr>
          <w:rFonts w:ascii="Times" w:hAnsi="Times" w:cs="Times New Roman"/>
          <w:sz w:val="22"/>
          <w:szCs w:val="22"/>
          <w:lang w:val="en-GB"/>
        </w:rPr>
        <w:t xml:space="preserve"> 2018; Neuenfeldt </w:t>
      </w:r>
      <w:r w:rsidR="00810FE6" w:rsidRPr="00AF32CB">
        <w:rPr>
          <w:rFonts w:ascii="Times" w:hAnsi="Times" w:cs="Times New Roman"/>
          <w:i/>
          <w:iCs/>
          <w:sz w:val="22"/>
          <w:szCs w:val="22"/>
          <w:lang w:val="en-GB"/>
        </w:rPr>
        <w:t>et al.</w:t>
      </w:r>
      <w:r w:rsidR="00810FE6" w:rsidRPr="00AF32CB">
        <w:rPr>
          <w:rFonts w:ascii="Times" w:hAnsi="Times" w:cs="Times New Roman"/>
          <w:sz w:val="22"/>
          <w:szCs w:val="22"/>
          <w:lang w:val="en-GB"/>
        </w:rPr>
        <w:t xml:space="preserve"> 2019)</w:t>
      </w:r>
      <w:r w:rsidR="00810FE6" w:rsidRPr="00AF32CB">
        <w:rPr>
          <w:rFonts w:ascii="Times" w:hAnsi="Times"/>
          <w:sz w:val="22"/>
          <w:szCs w:val="22"/>
        </w:rPr>
        <w:fldChar w:fldCharType="end"/>
      </w:r>
      <w:r w:rsidR="00810FE6" w:rsidRPr="00AF32CB">
        <w:rPr>
          <w:rFonts w:ascii="Times" w:hAnsi="Times"/>
          <w:sz w:val="22"/>
          <w:szCs w:val="22"/>
        </w:rPr>
        <w:t>.</w:t>
      </w:r>
      <w:r w:rsidR="001B012A" w:rsidRPr="00AF32CB">
        <w:rPr>
          <w:rFonts w:ascii="Times" w:hAnsi="Times"/>
          <w:sz w:val="22"/>
          <w:szCs w:val="22"/>
        </w:rPr>
        <w:t xml:space="preserve"> </w:t>
      </w:r>
    </w:p>
    <w:p w14:paraId="447300B5" w14:textId="6EA5F49D" w:rsidR="001B012A" w:rsidRPr="00C24E83" w:rsidRDefault="00167D6A" w:rsidP="002C1624">
      <w:pPr>
        <w:spacing w:line="480" w:lineRule="auto"/>
        <w:ind w:firstLine="284"/>
        <w:contextualSpacing/>
        <w:jc w:val="both"/>
        <w:rPr>
          <w:rFonts w:ascii="Times" w:hAnsi="Times"/>
          <w:sz w:val="22"/>
          <w:szCs w:val="22"/>
        </w:rPr>
      </w:pPr>
      <w:r w:rsidRPr="00C24E83">
        <w:rPr>
          <w:rFonts w:ascii="Times" w:hAnsi="Times" w:cstheme="minorHAnsi"/>
          <w:sz w:val="22"/>
          <w:szCs w:val="22"/>
        </w:rPr>
        <w:t>Maximum recruitment values (</w:t>
      </w:r>
      <m:oMath>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max</m:t>
            </m:r>
          </m:sub>
        </m:sSub>
      </m:oMath>
      <w:r w:rsidRPr="00C24E83">
        <w:rPr>
          <w:rFonts w:ascii="Times" w:hAnsi="Times" w:cstheme="minorHAnsi"/>
          <w:sz w:val="22"/>
          <w:szCs w:val="22"/>
        </w:rPr>
        <w:t>)</w:t>
      </w:r>
      <w:r w:rsidR="00EB15B9" w:rsidRPr="00C24E83">
        <w:rPr>
          <w:rFonts w:ascii="Times" w:hAnsi="Times" w:cstheme="minorHAnsi"/>
          <w:sz w:val="22"/>
          <w:szCs w:val="22"/>
        </w:rPr>
        <w:t xml:space="preserve"> for the three model species were</w:t>
      </w:r>
      <w:r w:rsidRPr="00C24E83">
        <w:rPr>
          <w:rFonts w:ascii="Times" w:hAnsi="Times" w:cstheme="minorHAnsi"/>
          <w:sz w:val="22"/>
          <w:szCs w:val="22"/>
        </w:rPr>
        <w:t xml:space="preserve"> </w:t>
      </w:r>
      <w:r w:rsidR="001B012A" w:rsidRPr="00C24E83">
        <w:rPr>
          <w:rFonts w:ascii="Times" w:hAnsi="Times" w:cstheme="minorHAnsi"/>
          <w:sz w:val="22"/>
          <w:szCs w:val="22"/>
        </w:rPr>
        <w:t>calibrate</w:t>
      </w:r>
      <w:r w:rsidR="00981EBE" w:rsidRPr="00C24E83">
        <w:rPr>
          <w:rFonts w:ascii="Times" w:hAnsi="Times" w:cstheme="minorHAnsi"/>
          <w:sz w:val="22"/>
          <w:szCs w:val="22"/>
        </w:rPr>
        <w:t>d</w:t>
      </w:r>
      <w:r w:rsidR="001B012A" w:rsidRPr="00C24E83">
        <w:rPr>
          <w:rFonts w:ascii="Times" w:hAnsi="Times" w:cstheme="minorHAnsi"/>
          <w:sz w:val="22"/>
          <w:szCs w:val="22"/>
        </w:rPr>
        <w:t xml:space="preserve"> </w:t>
      </w:r>
      <w:r w:rsidR="00EB15B9" w:rsidRPr="00C24E83">
        <w:rPr>
          <w:rFonts w:ascii="Times" w:hAnsi="Times" w:cstheme="minorHAnsi"/>
          <w:sz w:val="22"/>
          <w:szCs w:val="22"/>
        </w:rPr>
        <w:t>by</w:t>
      </w:r>
      <w:r w:rsidR="001B012A" w:rsidRPr="00C24E83">
        <w:rPr>
          <w:rFonts w:ascii="Times" w:hAnsi="Times" w:cstheme="minorHAnsi"/>
          <w:sz w:val="22"/>
          <w:szCs w:val="22"/>
        </w:rPr>
        <w:t xml:space="preserve"> minimiz</w:t>
      </w:r>
      <w:r w:rsidR="00EB15B9" w:rsidRPr="00C24E83">
        <w:rPr>
          <w:rFonts w:ascii="Times" w:hAnsi="Times" w:cstheme="minorHAnsi"/>
          <w:sz w:val="22"/>
          <w:szCs w:val="22"/>
        </w:rPr>
        <w:t>ing</w:t>
      </w:r>
      <w:r w:rsidR="001B012A" w:rsidRPr="00C24E83">
        <w:rPr>
          <w:rFonts w:ascii="Times" w:hAnsi="Times" w:cstheme="minorHAnsi"/>
          <w:sz w:val="22"/>
          <w:szCs w:val="22"/>
        </w:rPr>
        <w:t xml:space="preserve"> the residual sum of square</w:t>
      </w:r>
      <w:r w:rsidR="00EB15B9" w:rsidRPr="00C24E83">
        <w:rPr>
          <w:rFonts w:ascii="Times" w:hAnsi="Times" w:cstheme="minorHAnsi"/>
          <w:sz w:val="22"/>
          <w:szCs w:val="22"/>
        </w:rPr>
        <w:t>s</w:t>
      </w:r>
      <w:r w:rsidR="001B012A" w:rsidRPr="00C24E83">
        <w:rPr>
          <w:rFonts w:ascii="Times" w:hAnsi="Times" w:cstheme="minorHAnsi"/>
          <w:sz w:val="22"/>
          <w:szCs w:val="22"/>
        </w:rPr>
        <w:t xml:space="preserve"> between </w:t>
      </w:r>
      <w:r w:rsidR="00F10C30" w:rsidRPr="00C24E83">
        <w:rPr>
          <w:rFonts w:ascii="Times" w:hAnsi="Times" w:cstheme="minorHAnsi"/>
          <w:sz w:val="22"/>
          <w:szCs w:val="22"/>
        </w:rPr>
        <w:t xml:space="preserve">the natural log of </w:t>
      </w:r>
      <w:r w:rsidR="001B012A" w:rsidRPr="00C24E83">
        <w:rPr>
          <w:rFonts w:ascii="Times" w:hAnsi="Times" w:cstheme="minorHAnsi"/>
          <w:sz w:val="22"/>
          <w:szCs w:val="22"/>
        </w:rPr>
        <w:t>spawning stock biomass (</w:t>
      </w:r>
      <w:commentRangeStart w:id="53"/>
      <w:commentRangeStart w:id="54"/>
      <w:r w:rsidR="001B012A" w:rsidRPr="00C24E83">
        <w:rPr>
          <w:rFonts w:ascii="Times" w:hAnsi="Times" w:cstheme="minorHAnsi"/>
          <w:sz w:val="22"/>
          <w:szCs w:val="22"/>
        </w:rPr>
        <w:t>SSB</w:t>
      </w:r>
      <w:commentRangeEnd w:id="53"/>
      <w:r w:rsidR="001B012A" w:rsidRPr="00C24E83">
        <w:rPr>
          <w:rFonts w:ascii="Times" w:hAnsi="Times" w:cstheme="minorHAnsi"/>
          <w:sz w:val="22"/>
          <w:szCs w:val="22"/>
        </w:rPr>
        <w:t>)</w:t>
      </w:r>
      <w:r w:rsidR="001B012A" w:rsidRPr="00C24E83">
        <w:rPr>
          <w:rStyle w:val="CommentReference"/>
          <w:rFonts w:ascii="Times" w:hAnsi="Times"/>
          <w:sz w:val="22"/>
          <w:szCs w:val="22"/>
        </w:rPr>
        <w:commentReference w:id="53"/>
      </w:r>
      <w:commentRangeEnd w:id="54"/>
      <w:r w:rsidR="001B012A" w:rsidRPr="00C24E83">
        <w:rPr>
          <w:rStyle w:val="CommentReference"/>
          <w:rFonts w:ascii="Times" w:hAnsi="Times"/>
          <w:sz w:val="22"/>
          <w:szCs w:val="22"/>
        </w:rPr>
        <w:commentReference w:id="54"/>
      </w:r>
      <w:r w:rsidR="001B012A" w:rsidRPr="00C24E83">
        <w:rPr>
          <w:rFonts w:ascii="Times" w:hAnsi="Times" w:cstheme="minorHAnsi"/>
          <w:sz w:val="22"/>
          <w:szCs w:val="22"/>
        </w:rPr>
        <w:t xml:space="preserve"> </w:t>
      </w:r>
      <w:r w:rsidR="00EB15B9" w:rsidRPr="00C24E83">
        <w:rPr>
          <w:rFonts w:ascii="Times" w:hAnsi="Times" w:cstheme="minorHAnsi"/>
          <w:sz w:val="22"/>
          <w:szCs w:val="22"/>
        </w:rPr>
        <w:t xml:space="preserve">estimated in </w:t>
      </w:r>
      <w:r w:rsidR="001B012A" w:rsidRPr="00C24E83">
        <w:rPr>
          <w:rFonts w:ascii="Times" w:hAnsi="Times" w:cstheme="minorHAnsi"/>
          <w:sz w:val="22"/>
          <w:szCs w:val="22"/>
        </w:rPr>
        <w:t xml:space="preserve">stock assessment output and </w:t>
      </w:r>
      <w:r w:rsidR="00EB15B9" w:rsidRPr="00C24E83">
        <w:rPr>
          <w:rFonts w:ascii="Times" w:hAnsi="Times" w:cstheme="minorHAnsi"/>
          <w:sz w:val="22"/>
          <w:szCs w:val="22"/>
        </w:rPr>
        <w:t xml:space="preserve">those emergent in the model for the years 1992-2002, while holding the </w:t>
      </w:r>
      <w:r w:rsidR="00EB15B9" w:rsidRPr="00C24E83">
        <w:rPr>
          <w:rFonts w:ascii="Times" w:hAnsi="Times" w:cstheme="minorHAnsi"/>
          <w:iCs/>
          <w:sz w:val="22"/>
          <w:szCs w:val="22"/>
        </w:rPr>
        <w:t xml:space="preserve">temperature constant at </w:t>
      </w:r>
      <m:oMath>
        <m:sSub>
          <m:sSubPr>
            <m:ctrlPr>
              <w:rPr>
                <w:rFonts w:ascii="Cambria Math" w:hAnsi="Cambria Math" w:cstheme="minorHAnsi"/>
                <w:i/>
                <w:iCs/>
                <w:sz w:val="22"/>
                <w:szCs w:val="22"/>
              </w:rPr>
            </m:ctrlPr>
          </m:sSubPr>
          <m:e>
            <m:r>
              <w:rPr>
                <w:rFonts w:ascii="Cambria Math" w:hAnsi="Cambria Math" w:cstheme="minorHAnsi"/>
                <w:sz w:val="22"/>
                <w:szCs w:val="22"/>
              </w:rPr>
              <m:t>T</m:t>
            </m:r>
          </m:e>
          <m:sub>
            <m:r>
              <w:rPr>
                <w:rFonts w:ascii="Cambria Math" w:hAnsi="Cambria Math" w:cstheme="minorHAnsi"/>
                <w:sz w:val="22"/>
                <w:szCs w:val="22"/>
              </w:rPr>
              <m:t>ref</m:t>
            </m:r>
          </m:sub>
        </m:sSub>
      </m:oMath>
      <w:r w:rsidR="00EB15B9" w:rsidRPr="00C24E83">
        <w:rPr>
          <w:rFonts w:ascii="Times" w:hAnsi="Times" w:cstheme="minorHAnsi"/>
          <w:iCs/>
          <w:sz w:val="22"/>
          <w:szCs w:val="22"/>
        </w:rPr>
        <w:t>.</w:t>
      </w:r>
      <w:r w:rsidR="00EB15B9" w:rsidRPr="00C24E83">
        <w:rPr>
          <w:rFonts w:ascii="Times" w:hAnsi="Times" w:cstheme="minorHAnsi"/>
          <w:sz w:val="22"/>
          <w:szCs w:val="22"/>
        </w:rPr>
        <w:t xml:space="preserve"> Calibration was done </w:t>
      </w:r>
      <w:r w:rsidR="001B012A" w:rsidRPr="00C24E83">
        <w:rPr>
          <w:rFonts w:ascii="Times" w:hAnsi="Times" w:cstheme="minorHAnsi"/>
          <w:sz w:val="22"/>
          <w:szCs w:val="22"/>
        </w:rPr>
        <w:t>using the</w:t>
      </w:r>
      <w:r w:rsidR="00C50809" w:rsidRPr="00C24E83">
        <w:rPr>
          <w:rFonts w:ascii="Times" w:hAnsi="Times" w:cstheme="minorHAnsi"/>
          <w:sz w:val="22"/>
          <w:szCs w:val="22"/>
        </w:rPr>
        <w:t xml:space="preserve"> "L-BFGS-B" algorithm </w:t>
      </w:r>
      <w:r w:rsidR="00B40E48" w:rsidRPr="00C24E83">
        <w:rPr>
          <w:rFonts w:ascii="Times" w:hAnsi="Times" w:cstheme="minorHAnsi"/>
          <w:sz w:val="22"/>
          <w:szCs w:val="22"/>
        </w:rPr>
        <w:fldChar w:fldCharType="begin"/>
      </w:r>
      <w:r w:rsidR="00B40E48" w:rsidRPr="00C24E83">
        <w:rPr>
          <w:rFonts w:ascii="Times" w:hAnsi="Times" w:cstheme="minorHAnsi"/>
          <w:sz w:val="22"/>
          <w:szCs w:val="22"/>
        </w:rPr>
        <w:instrText xml:space="preserve"> ADDIN ZOTERO_ITEM CSL_CITATION {"citationID":"ItoDVdgy","properties":{"formattedCitation":"(Byrd {\\i{}et al.} 1995)","plainCitation":"(Byrd et al. 1995)","noteIndex":0},"citationItems":[{"id":1821,"uris":["http://zotero.org/users/6116610/items/DM7QYGF4"],"uri":["http://zotero.org/users/6116610/items/DM7QYGF4"],"itemData":{"id":1821,"type":"article-journal","abstract":"An algorithm for solving large nonlinear optimization problems with simple bounds is described. It is based on the gradient projection method and uses a limited memory BFGS matrix to approximate the Hessian of the objective function. It is shown how to take advantage of the form of the limited memory approximation to implement the algorithm efficiently. The results of numerical tests on a set of large problems are reported.","container-title":"SIAM Journal on Scientific Computing","DOI":"10.1137/0916069","ISSN":"1064-8275","issue":"5","journalAbbreviation":"SIAM J. Sci. Comput.","page":"1190-1208","source":"epubs.siam.org (Atypon)","title":"A Limited Memory Algorithm for Bound Constrained Optimization","volume":"16","author":[{"family":"Byrd","given":"Richard H."},{"family":"Lu","given":"Peihuang."},{"family":"Nocedal","given":"Jorge."},{"family":"Zhu","given":"Ciyou."}],"issued":{"date-parts":[["1995",9,1]]}}}],"schema":"https://github.com/citation-style-language/schema/raw/master/csl-citation.json"} </w:instrText>
      </w:r>
      <w:r w:rsidR="00B40E48" w:rsidRPr="00C24E83">
        <w:rPr>
          <w:rFonts w:ascii="Times" w:hAnsi="Times" w:cstheme="minorHAnsi"/>
          <w:sz w:val="22"/>
          <w:szCs w:val="22"/>
        </w:rPr>
        <w:fldChar w:fldCharType="separate"/>
      </w:r>
      <w:r w:rsidR="00B40E48" w:rsidRPr="00C24E83">
        <w:rPr>
          <w:rFonts w:ascii="Times" w:hAnsi="Times" w:cs="Times New Roman"/>
          <w:sz w:val="22"/>
          <w:szCs w:val="22"/>
          <w:lang w:val="en-GB"/>
        </w:rPr>
        <w:t xml:space="preserve">(Byrd </w:t>
      </w:r>
      <w:r w:rsidR="00B40E48" w:rsidRPr="00C24E83">
        <w:rPr>
          <w:rFonts w:ascii="Times" w:hAnsi="Times" w:cs="Times New Roman"/>
          <w:i/>
          <w:iCs/>
          <w:sz w:val="22"/>
          <w:szCs w:val="22"/>
          <w:lang w:val="en-GB"/>
        </w:rPr>
        <w:t>et al.</w:t>
      </w:r>
      <w:r w:rsidR="00B40E48" w:rsidRPr="00C24E83">
        <w:rPr>
          <w:rFonts w:ascii="Times" w:hAnsi="Times" w:cs="Times New Roman"/>
          <w:sz w:val="22"/>
          <w:szCs w:val="22"/>
          <w:lang w:val="en-GB"/>
        </w:rPr>
        <w:t xml:space="preserve"> 1995)</w:t>
      </w:r>
      <w:r w:rsidR="00B40E48" w:rsidRPr="00C24E83">
        <w:rPr>
          <w:rFonts w:ascii="Times" w:hAnsi="Times" w:cstheme="minorHAnsi"/>
          <w:sz w:val="22"/>
          <w:szCs w:val="22"/>
        </w:rPr>
        <w:fldChar w:fldCharType="end"/>
      </w:r>
      <w:r w:rsidR="00A823E7" w:rsidRPr="00C24E83">
        <w:rPr>
          <w:rFonts w:ascii="Times" w:hAnsi="Times" w:cstheme="minorHAnsi"/>
          <w:sz w:val="22"/>
          <w:szCs w:val="22"/>
        </w:rPr>
        <w:t xml:space="preserve"> </w:t>
      </w:r>
      <w:r w:rsidR="00C50809" w:rsidRPr="00C24E83">
        <w:rPr>
          <w:rFonts w:ascii="Times" w:hAnsi="Times" w:cstheme="minorHAnsi"/>
          <w:sz w:val="22"/>
          <w:szCs w:val="22"/>
        </w:rPr>
        <w:t>in the</w:t>
      </w:r>
      <w:r w:rsidR="001B012A" w:rsidRPr="00C24E83">
        <w:rPr>
          <w:rFonts w:ascii="Times" w:hAnsi="Times" w:cstheme="minorHAnsi"/>
          <w:sz w:val="22"/>
          <w:szCs w:val="22"/>
        </w:rPr>
        <w:t xml:space="preserve"> </w:t>
      </w:r>
      <w:r w:rsidR="00264E8E" w:rsidRPr="00C24E83">
        <w:rPr>
          <w:rFonts w:ascii="Times" w:hAnsi="Times" w:cstheme="minorHAnsi"/>
          <w:sz w:val="22"/>
          <w:szCs w:val="22"/>
        </w:rPr>
        <w:t xml:space="preserve">‘R’-optimization function </w:t>
      </w:r>
      <w:r w:rsidR="001B012A" w:rsidRPr="00C24E83">
        <w:rPr>
          <w:rFonts w:ascii="Times" w:hAnsi="Times" w:cstheme="minorHAnsi"/>
          <w:sz w:val="22"/>
          <w:szCs w:val="22"/>
        </w:rPr>
        <w:t>‘</w:t>
      </w:r>
      <w:r w:rsidR="001B012A" w:rsidRPr="00C24E83">
        <w:rPr>
          <w:rFonts w:ascii="Times" w:hAnsi="Times" w:cstheme="minorHAnsi"/>
          <w:i/>
          <w:sz w:val="22"/>
          <w:szCs w:val="22"/>
        </w:rPr>
        <w:t>optim</w:t>
      </w:r>
      <w:r w:rsidR="0004700E" w:rsidRPr="00C24E83">
        <w:rPr>
          <w:rFonts w:ascii="Times" w:hAnsi="Times" w:cstheme="minorHAnsi"/>
          <w:i/>
          <w:sz w:val="22"/>
          <w:szCs w:val="22"/>
          <w:lang w:val="en-US"/>
        </w:rPr>
        <w:t>’.</w:t>
      </w:r>
      <w:r w:rsidR="00904DEA" w:rsidRPr="00C24E83">
        <w:rPr>
          <w:rFonts w:ascii="Times" w:hAnsi="Times" w:cstheme="minorHAnsi"/>
          <w:i/>
          <w:sz w:val="22"/>
          <w:szCs w:val="22"/>
          <w:lang w:val="en-US"/>
        </w:rPr>
        <w:t xml:space="preserve"> </w:t>
      </w:r>
      <w:r w:rsidR="00E219A7" w:rsidRPr="00C24E83">
        <w:rPr>
          <w:rFonts w:ascii="Times" w:hAnsi="Times" w:cstheme="minorHAnsi"/>
          <w:sz w:val="22"/>
          <w:szCs w:val="22"/>
          <w:lang w:val="en-US"/>
        </w:rPr>
        <w:t>We</w:t>
      </w:r>
      <w:r w:rsidR="00A11D73" w:rsidRPr="00C24E83">
        <w:rPr>
          <w:rFonts w:ascii="Times" w:hAnsi="Times" w:cstheme="minorHAnsi"/>
          <w:sz w:val="22"/>
          <w:szCs w:val="22"/>
        </w:rPr>
        <w:t xml:space="preserve"> </w:t>
      </w:r>
      <w:r w:rsidR="001B012A" w:rsidRPr="00C24E83">
        <w:rPr>
          <w:rFonts w:ascii="Times" w:hAnsi="Times" w:cstheme="minorHAnsi"/>
          <w:sz w:val="22"/>
          <w:szCs w:val="22"/>
        </w:rPr>
        <w:t>ensure</w:t>
      </w:r>
      <w:r w:rsidR="00A11D73" w:rsidRPr="00C24E83">
        <w:rPr>
          <w:rFonts w:ascii="Times" w:hAnsi="Times" w:cstheme="minorHAnsi"/>
          <w:sz w:val="22"/>
          <w:szCs w:val="22"/>
        </w:rPr>
        <w:t>d</w:t>
      </w:r>
      <w:r w:rsidR="001B012A" w:rsidRPr="00C24E83">
        <w:rPr>
          <w:rFonts w:ascii="Times" w:hAnsi="Times" w:cstheme="minorHAnsi"/>
          <w:sz w:val="22"/>
          <w:szCs w:val="22"/>
        </w:rPr>
        <w:t xml:space="preserve"> that also growth-rates </w:t>
      </w:r>
      <w:r w:rsidR="001A62CD" w:rsidRPr="00C24E83">
        <w:rPr>
          <w:rFonts w:ascii="Times" w:hAnsi="Times" w:cstheme="minorHAnsi"/>
          <w:sz w:val="22"/>
          <w:szCs w:val="22"/>
        </w:rPr>
        <w:t xml:space="preserve">were </w:t>
      </w:r>
      <w:r w:rsidR="005A0F15" w:rsidRPr="00C24E83">
        <w:rPr>
          <w:rFonts w:ascii="Times" w:hAnsi="Times" w:cstheme="minorHAnsi"/>
          <w:sz w:val="22"/>
          <w:szCs w:val="22"/>
        </w:rPr>
        <w:t xml:space="preserve">close to observed </w:t>
      </w:r>
      <w:r w:rsidR="001A62CD" w:rsidRPr="00C24E83">
        <w:rPr>
          <w:rFonts w:ascii="Times" w:hAnsi="Times" w:cstheme="minorHAnsi"/>
          <w:sz w:val="22"/>
          <w:szCs w:val="22"/>
        </w:rPr>
        <w:t>by comparing the</w:t>
      </w:r>
      <w:r w:rsidR="005A0F15" w:rsidRPr="00C24E83">
        <w:rPr>
          <w:rFonts w:ascii="Times" w:hAnsi="Times" w:cstheme="minorHAnsi"/>
          <w:sz w:val="22"/>
          <w:szCs w:val="22"/>
        </w:rPr>
        <w:t xml:space="preserve"> growth curves emerging in the model</w:t>
      </w:r>
      <w:r w:rsidR="001A62CD" w:rsidRPr="00C24E83">
        <w:rPr>
          <w:rFonts w:ascii="Times" w:hAnsi="Times" w:cstheme="minorHAnsi"/>
          <w:sz w:val="22"/>
          <w:szCs w:val="22"/>
        </w:rPr>
        <w:t xml:space="preserve"> to </w:t>
      </w:r>
      <w:r w:rsidR="001D54BB" w:rsidRPr="00C24E83">
        <w:rPr>
          <w:rFonts w:ascii="Times" w:hAnsi="Times" w:cstheme="minorHAnsi"/>
          <w:sz w:val="22"/>
          <w:szCs w:val="22"/>
        </w:rPr>
        <w:t>von Bertalanffy</w:t>
      </w:r>
      <w:r w:rsidR="001A62CD" w:rsidRPr="00C24E83">
        <w:rPr>
          <w:rFonts w:ascii="Times" w:hAnsi="Times" w:cstheme="minorHAnsi"/>
          <w:sz w:val="22"/>
          <w:szCs w:val="22"/>
        </w:rPr>
        <w:t xml:space="preserve"> curves fitted to trawl survey data</w:t>
      </w:r>
      <w:r w:rsidR="005A0F15" w:rsidRPr="00C24E83">
        <w:rPr>
          <w:rFonts w:ascii="Times" w:hAnsi="Times" w:cstheme="minorHAnsi"/>
          <w:sz w:val="22"/>
          <w:szCs w:val="22"/>
        </w:rPr>
        <w:t xml:space="preserve"> (</w:t>
      </w:r>
      <w:r w:rsidR="00993B7E" w:rsidRPr="00C24E83">
        <w:rPr>
          <w:rFonts w:ascii="Times" w:hAnsi="Times" w:cstheme="minorHAnsi"/>
          <w:sz w:val="22"/>
          <w:szCs w:val="22"/>
        </w:rPr>
        <w:t>Fig. S4</w:t>
      </w:r>
      <w:r w:rsidR="005A0F15" w:rsidRPr="00C24E83">
        <w:rPr>
          <w:rFonts w:ascii="Times" w:hAnsi="Times" w:cstheme="minorHAnsi"/>
          <w:sz w:val="22"/>
          <w:szCs w:val="22"/>
        </w:rPr>
        <w:t>)</w:t>
      </w:r>
      <w:r w:rsidR="007D148B" w:rsidRPr="00C24E83">
        <w:rPr>
          <w:rFonts w:ascii="Times" w:hAnsi="Times" w:cstheme="minorHAnsi"/>
          <w:sz w:val="22"/>
          <w:szCs w:val="22"/>
        </w:rPr>
        <w:t xml:space="preserve">, which they were after a stepwise manual </w:t>
      </w:r>
      <w:r w:rsidR="002A6B9B" w:rsidRPr="00C24E83">
        <w:rPr>
          <w:rFonts w:ascii="Times" w:hAnsi="Times" w:cstheme="minorHAnsi"/>
          <w:sz w:val="22"/>
          <w:szCs w:val="22"/>
        </w:rPr>
        <w:t>increas</w:t>
      </w:r>
      <w:r w:rsidR="005855CD" w:rsidRPr="00C24E83">
        <w:rPr>
          <w:rFonts w:ascii="Times" w:hAnsi="Times" w:cstheme="minorHAnsi"/>
          <w:sz w:val="22"/>
          <w:szCs w:val="22"/>
        </w:rPr>
        <w:t>e of the constant in the allometric maximum-consumption rate (</w:t>
      </w:r>
      <m:oMath>
        <m:sSub>
          <m:sSubPr>
            <m:ctrlPr>
              <w:rPr>
                <w:rFonts w:ascii="Cambria Math" w:hAnsi="Cambria Math" w:cstheme="minorHAnsi"/>
                <w:i/>
                <w:sz w:val="22"/>
                <w:szCs w:val="22"/>
              </w:rPr>
            </m:ctrlPr>
          </m:sSubPr>
          <m:e>
            <m:r>
              <w:rPr>
                <w:rFonts w:ascii="Cambria Math" w:hAnsi="Cambria Math" w:cstheme="minorHAnsi"/>
                <w:sz w:val="22"/>
                <w:szCs w:val="22"/>
              </w:rPr>
              <m:t>h</m:t>
            </m:r>
          </m:e>
          <m:sub>
            <m:r>
              <w:rPr>
                <w:rFonts w:ascii="Cambria Math" w:hAnsi="Cambria Math" w:cstheme="minorHAnsi"/>
                <w:sz w:val="22"/>
                <w:szCs w:val="22"/>
              </w:rPr>
              <m:t>i</m:t>
            </m:r>
          </m:sub>
        </m:sSub>
      </m:oMath>
      <w:r w:rsidR="005855CD" w:rsidRPr="00C24E83">
        <w:rPr>
          <w:rFonts w:ascii="Times" w:hAnsi="Times" w:cstheme="minorHAnsi"/>
          <w:sz w:val="22"/>
          <w:szCs w:val="22"/>
        </w:rPr>
        <w:t>)</w:t>
      </w:r>
      <w:r w:rsidR="00780CF1" w:rsidRPr="00C24E83">
        <w:rPr>
          <w:rFonts w:ascii="Times" w:hAnsi="Times" w:cstheme="minorHAnsi"/>
          <w:sz w:val="22"/>
          <w:szCs w:val="22"/>
        </w:rPr>
        <w:t xml:space="preserve"> (Appendix S1)</w:t>
      </w:r>
      <w:r w:rsidR="005855CD" w:rsidRPr="00C24E83">
        <w:rPr>
          <w:rFonts w:ascii="Times" w:hAnsi="Times" w:cstheme="minorHAnsi"/>
          <w:sz w:val="22"/>
          <w:szCs w:val="22"/>
        </w:rPr>
        <w:t xml:space="preserve">. We also </w:t>
      </w:r>
      <w:r w:rsidR="0031111B" w:rsidRPr="00C24E83">
        <w:rPr>
          <w:rFonts w:ascii="Times" w:hAnsi="Times" w:cstheme="minorHAnsi"/>
          <w:sz w:val="22"/>
          <w:szCs w:val="22"/>
        </w:rPr>
        <w:t>evaluated the level</w:t>
      </w:r>
      <w:r w:rsidR="00EB10F1" w:rsidRPr="00C24E83">
        <w:rPr>
          <w:rFonts w:ascii="Times" w:hAnsi="Times" w:cstheme="minorHAnsi"/>
          <w:sz w:val="22"/>
          <w:szCs w:val="22"/>
          <w:lang w:val="en-US"/>
        </w:rPr>
        <w:t>of</w:t>
      </w:r>
      <w:r w:rsidR="00397157" w:rsidRPr="00C24E83">
        <w:rPr>
          <w:rFonts w:ascii="Times" w:hAnsi="Times" w:cstheme="minorHAnsi"/>
          <w:sz w:val="22"/>
          <w:szCs w:val="22"/>
        </w:rPr>
        <w:t xml:space="preserve"> </w:t>
      </w:r>
      <w:commentRangeStart w:id="55"/>
      <w:commentRangeStart w:id="56"/>
      <w:r w:rsidR="001B012A" w:rsidRPr="00C24E83">
        <w:rPr>
          <w:rFonts w:ascii="Times" w:hAnsi="Times" w:cstheme="minorHAnsi"/>
          <w:sz w:val="22"/>
          <w:szCs w:val="22"/>
        </w:rPr>
        <w:t>density dependence</w:t>
      </w:r>
      <w:r w:rsidR="00397157" w:rsidRPr="00C24E83">
        <w:rPr>
          <w:rFonts w:ascii="Times" w:hAnsi="Times" w:cstheme="minorHAnsi"/>
          <w:sz w:val="22"/>
          <w:szCs w:val="22"/>
        </w:rPr>
        <w:t xml:space="preserve"> due to the stock-recruit</w:t>
      </w:r>
      <w:commentRangeEnd w:id="55"/>
      <w:commentRangeEnd w:id="56"/>
      <w:r w:rsidR="00EB15B9" w:rsidRPr="00C24E83">
        <w:rPr>
          <w:rStyle w:val="CommentReference"/>
          <w:sz w:val="22"/>
          <w:szCs w:val="22"/>
        </w:rPr>
        <w:commentReference w:id="55"/>
      </w:r>
      <w:r w:rsidR="006C026F" w:rsidRPr="00C24E83">
        <w:rPr>
          <w:rFonts w:ascii="Times" w:hAnsi="Times" w:cstheme="minorHAnsi"/>
          <w:sz w:val="22"/>
          <w:szCs w:val="22"/>
          <w:lang w:val="en-US"/>
        </w:rPr>
        <w:t xml:space="preserve"> function</w:t>
      </w:r>
      <w:r w:rsidR="00CE7D89" w:rsidRPr="00C24E83">
        <w:rPr>
          <w:rStyle w:val="CommentReference"/>
          <w:sz w:val="22"/>
          <w:szCs w:val="22"/>
        </w:rPr>
        <w:commentReference w:id="56"/>
      </w:r>
      <w:commentRangeStart w:id="57"/>
      <w:commentRangeStart w:id="58"/>
      <w:commentRangeStart w:id="59"/>
      <w:commentRangeStart w:id="60"/>
      <w:commentRangeEnd w:id="57"/>
      <w:r w:rsidR="005A0F15" w:rsidRPr="00C24E83">
        <w:rPr>
          <w:rStyle w:val="CommentReference"/>
          <w:sz w:val="22"/>
          <w:szCs w:val="22"/>
        </w:rPr>
        <w:commentReference w:id="57"/>
      </w:r>
      <w:commentRangeEnd w:id="58"/>
      <w:commentRangeEnd w:id="59"/>
      <w:commentRangeEnd w:id="60"/>
      <w:r w:rsidR="003751D2" w:rsidRPr="00C24E83">
        <w:rPr>
          <w:rStyle w:val="CommentReference"/>
          <w:sz w:val="22"/>
          <w:szCs w:val="22"/>
        </w:rPr>
        <w:commentReference w:id="58"/>
      </w:r>
      <w:r w:rsidR="009079BF" w:rsidRPr="00C24E83">
        <w:rPr>
          <w:rFonts w:ascii="Times" w:hAnsi="Times" w:cstheme="minorHAnsi"/>
          <w:sz w:val="22"/>
          <w:szCs w:val="22"/>
        </w:rPr>
        <w:t>.</w:t>
      </w:r>
      <w:r w:rsidR="00EB15B9" w:rsidRPr="00C24E83">
        <w:rPr>
          <w:rStyle w:val="CommentReference"/>
          <w:sz w:val="22"/>
          <w:szCs w:val="22"/>
        </w:rPr>
        <w:commentReference w:id="59"/>
      </w:r>
      <w:r w:rsidR="003751D2" w:rsidRPr="00C24E83">
        <w:rPr>
          <w:rStyle w:val="CommentReference"/>
          <w:sz w:val="22"/>
          <w:szCs w:val="22"/>
        </w:rPr>
        <w:commentReference w:id="60"/>
      </w:r>
      <w:r w:rsidR="00D11890" w:rsidRPr="00C24E83">
        <w:rPr>
          <w:rFonts w:ascii="Times" w:hAnsi="Times" w:cstheme="minorHAnsi"/>
          <w:sz w:val="22"/>
          <w:szCs w:val="22"/>
        </w:rPr>
        <w:t xml:space="preserve"> </w:t>
      </w:r>
      <w:commentRangeStart w:id="61"/>
      <w:commentRangeStart w:id="62"/>
      <w:r w:rsidR="00D11890" w:rsidRPr="00C24E83">
        <w:rPr>
          <w:rFonts w:ascii="Times" w:hAnsi="Times" w:cstheme="minorHAnsi"/>
          <w:sz w:val="22"/>
          <w:szCs w:val="22"/>
        </w:rPr>
        <w:t>This was assessed</w:t>
      </w:r>
      <w:r w:rsidR="00A51889" w:rsidRPr="00C24E83">
        <w:rPr>
          <w:rFonts w:ascii="Times" w:hAnsi="Times" w:cstheme="minorHAnsi"/>
          <w:sz w:val="22"/>
          <w:szCs w:val="22"/>
        </w:rPr>
        <w:t xml:space="preserve"> from the </w:t>
      </w:r>
      <w:r w:rsidR="003670FB" w:rsidRPr="00C24E83">
        <w:rPr>
          <w:rFonts w:ascii="Times" w:hAnsi="Times" w:cstheme="minorHAnsi"/>
          <w:sz w:val="22"/>
          <w:szCs w:val="22"/>
        </w:rPr>
        <w:t>ratio of recruitment before and after stock-</w:t>
      </w:r>
      <w:r w:rsidR="00EE1C47" w:rsidRPr="00C24E83">
        <w:rPr>
          <w:rFonts w:ascii="Times" w:hAnsi="Times" w:cstheme="minorHAnsi"/>
          <w:sz w:val="22"/>
          <w:szCs w:val="22"/>
        </w:rPr>
        <w:t>recruitment</w:t>
      </w:r>
      <w:r w:rsidR="003670FB" w:rsidRPr="00C24E83">
        <w:rPr>
          <w:rFonts w:ascii="Times" w:hAnsi="Times" w:cstheme="minorHAnsi"/>
          <w:sz w:val="22"/>
          <w:szCs w:val="22"/>
        </w:rPr>
        <w:t xml:space="preserve"> density dependence was applied</w:t>
      </w:r>
      <w:r w:rsidR="00443984" w:rsidRPr="00C24E83">
        <w:rPr>
          <w:rFonts w:ascii="Times" w:hAnsi="Times" w:cstheme="minorHAnsi"/>
          <w:sz w:val="22"/>
          <w:szCs w:val="22"/>
        </w:rPr>
        <w:t xml:space="preserve"> (i.e.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p,i</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i</m:t>
            </m:r>
          </m:sub>
        </m:sSub>
      </m:oMath>
      <w:r w:rsidR="00443984" w:rsidRPr="00C24E83">
        <w:rPr>
          <w:rFonts w:ascii="Times" w:hAnsi="Times" w:cstheme="minorHAnsi"/>
          <w:sz w:val="22"/>
          <w:szCs w:val="22"/>
        </w:rPr>
        <w:t>)</w:t>
      </w:r>
      <w:r w:rsidR="00E82D42" w:rsidRPr="00C24E83">
        <w:rPr>
          <w:rFonts w:ascii="Times" w:hAnsi="Times" w:cstheme="minorHAnsi"/>
          <w:sz w:val="22"/>
          <w:szCs w:val="22"/>
        </w:rPr>
        <w:t xml:space="preserve"> </w:t>
      </w:r>
      <w:r w:rsidR="003D6E5A" w:rsidRPr="00C24E83">
        <w:rPr>
          <w:rFonts w:ascii="Times" w:hAnsi="Times" w:cstheme="minorHAnsi"/>
          <w:sz w:val="22"/>
          <w:szCs w:val="22"/>
        </w:rPr>
        <w:fldChar w:fldCharType="begin"/>
      </w:r>
      <w:r w:rsidR="003D6E5A" w:rsidRPr="00C24E83">
        <w:rPr>
          <w:rFonts w:ascii="Times" w:hAnsi="Times" w:cstheme="minorHAnsi"/>
          <w:sz w:val="22"/>
          <w:szCs w:val="22"/>
        </w:rPr>
        <w:instrText xml:space="preserve"> ADDIN ZOTERO_ITEM CSL_CITATION {"citationID":"zwtKCL5w","properties":{"formattedCitation":"(Jacobsen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3D6E5A" w:rsidRPr="00C24E83">
        <w:rPr>
          <w:rFonts w:ascii="Times" w:hAnsi="Times" w:cstheme="minorHAnsi"/>
          <w:sz w:val="22"/>
          <w:szCs w:val="22"/>
        </w:rPr>
        <w:fldChar w:fldCharType="separate"/>
      </w:r>
      <w:r w:rsidR="003D6E5A" w:rsidRPr="00C24E83">
        <w:rPr>
          <w:rFonts w:ascii="Times" w:hAnsi="Times" w:cs="Times New Roman"/>
          <w:sz w:val="22"/>
          <w:szCs w:val="22"/>
          <w:lang w:val="en-GB"/>
        </w:rPr>
        <w:t xml:space="preserve">(Jacobsen </w:t>
      </w:r>
      <w:r w:rsidR="003D6E5A" w:rsidRPr="00C24E83">
        <w:rPr>
          <w:rFonts w:ascii="Times" w:hAnsi="Times" w:cs="Times New Roman"/>
          <w:i/>
          <w:iCs/>
          <w:sz w:val="22"/>
          <w:szCs w:val="22"/>
          <w:lang w:val="en-GB"/>
        </w:rPr>
        <w:t>et al.</w:t>
      </w:r>
      <w:r w:rsidR="003D6E5A" w:rsidRPr="00C24E83">
        <w:rPr>
          <w:rFonts w:ascii="Times" w:hAnsi="Times" w:cs="Times New Roman"/>
          <w:sz w:val="22"/>
          <w:szCs w:val="22"/>
          <w:lang w:val="en-GB"/>
        </w:rPr>
        <w:t xml:space="preserve"> 2017)</w:t>
      </w:r>
      <w:r w:rsidR="003D6E5A" w:rsidRPr="00C24E83">
        <w:rPr>
          <w:rFonts w:ascii="Times" w:hAnsi="Times" w:cstheme="minorHAnsi"/>
          <w:sz w:val="22"/>
          <w:szCs w:val="22"/>
        </w:rPr>
        <w:fldChar w:fldCharType="end"/>
      </w:r>
      <w:r w:rsidR="00CE1E69" w:rsidRPr="00C24E83">
        <w:rPr>
          <w:rFonts w:ascii="Times" w:hAnsi="Times" w:cstheme="minorHAnsi"/>
          <w:sz w:val="22"/>
          <w:szCs w:val="22"/>
        </w:rPr>
        <w:t xml:space="preserve"> (Appendix S1)</w:t>
      </w:r>
      <w:r w:rsidR="001B012A" w:rsidRPr="00C24E83">
        <w:rPr>
          <w:rFonts w:ascii="Times" w:hAnsi="Times" w:cstheme="minorHAnsi"/>
          <w:sz w:val="22"/>
          <w:szCs w:val="22"/>
        </w:rPr>
        <w:t xml:space="preserve">. </w:t>
      </w:r>
      <w:commentRangeEnd w:id="61"/>
      <w:r w:rsidR="005A0F15" w:rsidRPr="00C24E83">
        <w:rPr>
          <w:rStyle w:val="CommentReference"/>
          <w:sz w:val="22"/>
          <w:szCs w:val="22"/>
        </w:rPr>
        <w:commentReference w:id="61"/>
      </w:r>
      <w:commentRangeEnd w:id="62"/>
      <w:r w:rsidR="003751D2" w:rsidRPr="00C24E83">
        <w:rPr>
          <w:rStyle w:val="CommentReference"/>
          <w:sz w:val="22"/>
          <w:szCs w:val="22"/>
        </w:rPr>
        <w:commentReference w:id="62"/>
      </w:r>
      <w:r w:rsidR="005832AE" w:rsidRPr="00C24E83">
        <w:rPr>
          <w:rFonts w:ascii="Times" w:hAnsi="Times" w:cstheme="minorHAnsi"/>
          <w:sz w:val="22"/>
          <w:szCs w:val="22"/>
        </w:rPr>
        <w:t xml:space="preserve"> </w:t>
      </w:r>
      <w:commentRangeStart w:id="63"/>
      <w:r w:rsidR="005832AE" w:rsidRPr="00C24E83">
        <w:rPr>
          <w:rFonts w:ascii="Times" w:hAnsi="Times" w:cstheme="minorHAnsi"/>
          <w:sz w:val="22"/>
          <w:szCs w:val="22"/>
        </w:rPr>
        <w:t>If th</w:t>
      </w:r>
      <w:r w:rsidR="00C50C06" w:rsidRPr="00C24E83">
        <w:rPr>
          <w:rFonts w:ascii="Times" w:hAnsi="Times" w:cstheme="minorHAnsi"/>
          <w:sz w:val="22"/>
          <w:szCs w:val="22"/>
          <w:lang w:val="en-US"/>
        </w:rPr>
        <w:t>is</w:t>
      </w:r>
      <w:r w:rsidR="005832AE" w:rsidRPr="00C24E83">
        <w:rPr>
          <w:rFonts w:ascii="Times" w:hAnsi="Times" w:cstheme="minorHAnsi"/>
          <w:sz w:val="22"/>
          <w:szCs w:val="22"/>
        </w:rPr>
        <w:t xml:space="preserve"> ratio is close to 1, there is no additional density dependence from the stock-recruitment function</w:t>
      </w:r>
      <w:r w:rsidR="000F24EB" w:rsidRPr="00C24E83">
        <w:rPr>
          <w:rFonts w:ascii="Times" w:hAnsi="Times" w:cstheme="minorHAnsi"/>
          <w:sz w:val="22"/>
          <w:szCs w:val="22"/>
        </w:rPr>
        <w:t xml:space="preserve"> </w:t>
      </w:r>
      <w:r w:rsidR="00457DF0" w:rsidRPr="00C24E83">
        <w:rPr>
          <w:rFonts w:ascii="Times" w:hAnsi="Times" w:cstheme="minorHAnsi"/>
          <w:sz w:val="22"/>
          <w:szCs w:val="22"/>
        </w:rPr>
        <w:t xml:space="preserve">and if it is very high </w:t>
      </w:r>
      <w:r w:rsidR="007627AF" w:rsidRPr="00C24E83">
        <w:rPr>
          <w:rFonts w:ascii="Times" w:hAnsi="Times" w:cstheme="minorHAnsi"/>
          <w:sz w:val="22"/>
          <w:szCs w:val="22"/>
        </w:rPr>
        <w:t>recruitment</w:t>
      </w:r>
      <w:r w:rsidR="00A96B1F" w:rsidRPr="00C24E83">
        <w:rPr>
          <w:rFonts w:ascii="Times" w:hAnsi="Times" w:cstheme="minorHAnsi"/>
          <w:sz w:val="22"/>
          <w:szCs w:val="22"/>
        </w:rPr>
        <w:t xml:space="preserve"> is </w:t>
      </w:r>
      <w:r w:rsidR="00D45D42" w:rsidRPr="00C24E83">
        <w:rPr>
          <w:rFonts w:ascii="Times" w:hAnsi="Times" w:cstheme="minorHAnsi"/>
          <w:sz w:val="22"/>
          <w:szCs w:val="22"/>
        </w:rPr>
        <w:t>largely controlled</w:t>
      </w:r>
      <w:r w:rsidR="002C7529" w:rsidRPr="00C24E83">
        <w:rPr>
          <w:rFonts w:ascii="Times" w:hAnsi="Times" w:cstheme="minorHAnsi"/>
          <w:sz w:val="22"/>
          <w:szCs w:val="22"/>
        </w:rPr>
        <w:t xml:space="preserve"> by </w:t>
      </w:r>
      <m:oMath>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max,i</m:t>
            </m:r>
          </m:sub>
        </m:sSub>
      </m:oMath>
      <w:r w:rsidR="003B2798" w:rsidRPr="00C24E83">
        <w:rPr>
          <w:rFonts w:ascii="Times" w:eastAsiaTheme="minorEastAsia" w:hAnsi="Times" w:cstheme="minorHAnsi"/>
          <w:sz w:val="22"/>
          <w:szCs w:val="22"/>
        </w:rPr>
        <w:t xml:space="preserve"> rather than emergent processes.</w:t>
      </w:r>
      <w:r w:rsidR="009B36BB" w:rsidRPr="00C24E83">
        <w:rPr>
          <w:rFonts w:ascii="Times" w:eastAsiaTheme="minorEastAsia" w:hAnsi="Times" w:cstheme="minorHAnsi"/>
          <w:sz w:val="22"/>
          <w:szCs w:val="22"/>
        </w:rPr>
        <w:t xml:space="preserve"> </w:t>
      </w:r>
      <w:r w:rsidR="00592224" w:rsidRPr="00C24E83">
        <w:rPr>
          <w:rFonts w:ascii="Times" w:eastAsiaTheme="minorEastAsia" w:hAnsi="Times" w:cstheme="minorHAnsi"/>
          <w:sz w:val="22"/>
          <w:szCs w:val="22"/>
        </w:rPr>
        <w:t xml:space="preserve">After calibrating the model, we acquired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p,i</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i</m:t>
            </m:r>
          </m:sub>
        </m:sSub>
      </m:oMath>
      <w:r w:rsidR="0008466A" w:rsidRPr="00C24E83">
        <w:rPr>
          <w:rFonts w:ascii="Times" w:eastAsiaTheme="minorEastAsia" w:hAnsi="Times" w:cstheme="minorHAnsi"/>
          <w:sz w:val="22"/>
          <w:szCs w:val="22"/>
        </w:rPr>
        <w:t xml:space="preserve"> ratios of </w:t>
      </w:r>
      <w:r w:rsidR="00BF08E3" w:rsidRPr="00C24E83">
        <w:rPr>
          <w:rFonts w:ascii="Times New Roman" w:eastAsiaTheme="minorEastAsia" w:hAnsi="Times New Roman" w:cs="Times New Roman"/>
          <w:sz w:val="22"/>
          <w:szCs w:val="22"/>
          <w:lang w:val="en-US"/>
        </w:rPr>
        <w:t xml:space="preserve">9.8, 9.5 and 9.4 </w:t>
      </w:r>
      <w:r w:rsidR="006E4F82" w:rsidRPr="00C24E83">
        <w:rPr>
          <w:rFonts w:ascii="Times New Roman" w:eastAsiaTheme="minorEastAsia" w:hAnsi="Times New Roman" w:cs="Times New Roman"/>
          <w:sz w:val="22"/>
          <w:szCs w:val="22"/>
          <w:lang w:val="en-US"/>
        </w:rPr>
        <w:t xml:space="preserve">and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p,i</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max,i</m:t>
            </m:r>
          </m:sub>
        </m:sSub>
      </m:oMath>
      <w:r w:rsidR="006E4F82" w:rsidRPr="00C24E83">
        <w:rPr>
          <w:rFonts w:ascii="Times New Roman" w:eastAsiaTheme="minorEastAsia" w:hAnsi="Times New Roman" w:cs="Times New Roman"/>
          <w:sz w:val="22"/>
          <w:szCs w:val="22"/>
          <w:lang w:val="en-US"/>
        </w:rPr>
        <w:t xml:space="preserve"> ratios of 8.8, 8.5 </w:t>
      </w:r>
      <w:r w:rsidR="006E4F82" w:rsidRPr="00C24E83">
        <w:rPr>
          <w:rFonts w:ascii="Times New Roman" w:eastAsiaTheme="minorEastAsia" w:hAnsi="Times New Roman" w:cs="Times New Roman"/>
          <w:sz w:val="22"/>
          <w:szCs w:val="22"/>
          <w:lang w:val="en-US"/>
        </w:rPr>
        <w:lastRenderedPageBreak/>
        <w:t xml:space="preserve">and 8.4 </w:t>
      </w:r>
      <w:r w:rsidR="00BF08E3" w:rsidRPr="00C24E83">
        <w:rPr>
          <w:rFonts w:ascii="Times New Roman" w:eastAsiaTheme="minorEastAsia" w:hAnsi="Times New Roman" w:cs="Times New Roman"/>
          <w:sz w:val="22"/>
          <w:szCs w:val="22"/>
          <w:lang w:val="en-US"/>
        </w:rPr>
        <w:t xml:space="preserve">for cod, sprat and herring, </w:t>
      </w:r>
      <w:r w:rsidR="001C3845" w:rsidRPr="00C24E83">
        <w:rPr>
          <w:rFonts w:ascii="Times New Roman" w:eastAsiaTheme="minorEastAsia" w:hAnsi="Times New Roman" w:cs="Times New Roman"/>
          <w:sz w:val="22"/>
          <w:szCs w:val="22"/>
          <w:lang w:val="en-US"/>
        </w:rPr>
        <w:t>respectively</w:t>
      </w:r>
      <w:r w:rsidR="0008466A" w:rsidRPr="00C24E83">
        <w:rPr>
          <w:rFonts w:ascii="Times" w:eastAsiaTheme="minorEastAsia" w:hAnsi="Times" w:cstheme="minorHAnsi"/>
          <w:sz w:val="22"/>
          <w:szCs w:val="22"/>
        </w:rPr>
        <w:t>, which is largely in line</w:t>
      </w:r>
      <w:r w:rsidR="00B308B2" w:rsidRPr="00C24E83">
        <w:rPr>
          <w:rFonts w:ascii="Times" w:eastAsiaTheme="minorEastAsia" w:hAnsi="Times" w:cstheme="minorHAnsi"/>
          <w:sz w:val="22"/>
          <w:szCs w:val="22"/>
        </w:rPr>
        <w:t xml:space="preserve"> with </w:t>
      </w:r>
      <w:r w:rsidR="00807195" w:rsidRPr="00C24E83">
        <w:rPr>
          <w:rFonts w:ascii="Times" w:eastAsiaTheme="minorEastAsia" w:hAnsi="Times" w:cstheme="minorHAnsi"/>
          <w:sz w:val="22"/>
          <w:szCs w:val="22"/>
        </w:rPr>
        <w:fldChar w:fldCharType="begin"/>
      </w:r>
      <w:r w:rsidR="00807195" w:rsidRPr="00C24E83">
        <w:rPr>
          <w:rFonts w:ascii="Times" w:eastAsiaTheme="minorEastAsia" w:hAnsi="Times" w:cstheme="minorHAnsi"/>
          <w:sz w:val="22"/>
          <w:szCs w:val="22"/>
        </w:rPr>
        <w:instrText xml:space="preserve"> ADDIN ZOTERO_ITEM CSL_CITATION {"citationID":"0dofv4RT","properties":{"formattedCitation":"(Andersen &amp; Beyer 2015)","plainCitation":"(Andersen &amp; Beyer 2015)","noteIndex":0},"citationItems":[{"id":1656,"uris":["http://zotero.org/users/6116610/items/93UU6EG5"],"uri":["http://zotero.org/users/6116610/items/93UU6EG5"],"itemData":{"id":1656,"type":"article-journal","abstract":"Impact assessments of ﬁshing on a stock require parameterization of vital rates: growth, mortality and recruitment. For ‘data-poor’ stocks, vital rates may be estimated from empirical size-based relationships or from life-history invariants. However, a theoretical framework to synthesize these empirical relations is lacking. Here, we combine life-history invariants, metabolic scaling and size-spectrum theory to develop a general size- and trait-based theory for demography and recruitment of exploited ﬁsh stocks. Important concepts are physiological or metabolic scaled mortalities and ﬂux of individuals or their biomass to size. The theory is based on classic metabolic relations at the individual level and uses asymptotic size W</w:instrText>
      </w:r>
      <w:r w:rsidR="00807195" w:rsidRPr="00C24E83">
        <w:rPr>
          <w:rFonts w:ascii="Times" w:eastAsiaTheme="minorEastAsia" w:hAnsi="Times" w:cstheme="minorHAnsi" w:hint="eastAsia"/>
          <w:sz w:val="22"/>
          <w:szCs w:val="22"/>
        </w:rPr>
        <w:instrText>∞</w:instrText>
      </w:r>
      <w:r w:rsidR="00807195" w:rsidRPr="00C24E83">
        <w:rPr>
          <w:rFonts w:ascii="Times" w:eastAsiaTheme="minorEastAsia" w:hAnsi="Times" w:cstheme="minorHAnsi"/>
          <w:sz w:val="22"/>
          <w:szCs w:val="22"/>
        </w:rPr>
        <w:instrText xml:space="preserve"> as a trait. The theory predicts fundamental similarities and differences between small and large species in vital rates and response to ﬁshing. The central result is that larger species have a higher egg production per recruit than small species. This means that density dependence is stronger for large than for small species and has the consequence that ﬁsheries reference points that incorporate recruitment do not obey metabolic scaling rules. This result implies that even though small species have a higher productivity than large species their resilience towards ﬁshing is lower than expected from metabolic scaling rules. Further, we show that the ﬁshing mortality leading to maximum yield per recruit is an ill-suited reference point. The theory can be used to generalize the impact of ﬁshing across species and for making demographic and evolutionary impact assessments of ﬁshing, particularly in data-poor situations.","container-title":"Fish and Fisheries","DOI":"10.1111/faf.12042","ISSN":"14672960","issue":"1","journalAbbreviation":"Fish Fish","language":"en","page":"1-22","source":"DOI.org (Crossref)","title":"Size structure, not metabolic scaling rules, determines fisheries reference points","volume":"16","author":[{"family":"Andersen","given":"Ken H"},{"family":"Beyer","given":"Jan E"}],"issued":{"date-parts":[["2015",3]]}}}],"schema":"https://github.com/citation-style-language/schema/raw/master/csl-citation.json"} </w:instrText>
      </w:r>
      <w:r w:rsidR="00807195" w:rsidRPr="00C24E83">
        <w:rPr>
          <w:rFonts w:ascii="Times" w:eastAsiaTheme="minorEastAsia" w:hAnsi="Times" w:cstheme="minorHAnsi"/>
          <w:sz w:val="22"/>
          <w:szCs w:val="22"/>
        </w:rPr>
        <w:fldChar w:fldCharType="separate"/>
      </w:r>
      <w:r w:rsidR="00807195" w:rsidRPr="00C24E83">
        <w:rPr>
          <w:rFonts w:ascii="Times" w:eastAsiaTheme="minorEastAsia" w:hAnsi="Times" w:cstheme="minorHAnsi"/>
          <w:noProof/>
          <w:sz w:val="22"/>
          <w:szCs w:val="22"/>
        </w:rPr>
        <w:t>(Andersen &amp; Beyer 2015)</w:t>
      </w:r>
      <w:r w:rsidR="00807195" w:rsidRPr="00C24E83">
        <w:rPr>
          <w:rFonts w:ascii="Times" w:eastAsiaTheme="minorEastAsia" w:hAnsi="Times" w:cstheme="minorHAnsi"/>
          <w:sz w:val="22"/>
          <w:szCs w:val="22"/>
        </w:rPr>
        <w:fldChar w:fldCharType="end"/>
      </w:r>
      <w:r w:rsidR="004D6D7F" w:rsidRPr="00C24E83">
        <w:rPr>
          <w:rFonts w:ascii="Times" w:eastAsiaTheme="minorEastAsia" w:hAnsi="Times" w:cstheme="minorHAnsi"/>
          <w:sz w:val="22"/>
          <w:szCs w:val="22"/>
        </w:rPr>
        <w:t xml:space="preserve"> and indicates there is some density dependence in early life stages in the model</w:t>
      </w:r>
      <w:r w:rsidR="007B6E27" w:rsidRPr="00C24E83">
        <w:rPr>
          <w:rFonts w:ascii="Times" w:eastAsiaTheme="minorEastAsia" w:hAnsi="Times" w:cstheme="minorHAnsi"/>
          <w:sz w:val="22"/>
          <w:szCs w:val="22"/>
        </w:rPr>
        <w:t>.</w:t>
      </w:r>
      <w:commentRangeEnd w:id="63"/>
      <w:r w:rsidR="00EF66DC" w:rsidRPr="00C24E83">
        <w:rPr>
          <w:rStyle w:val="CommentReference"/>
          <w:sz w:val="22"/>
          <w:szCs w:val="22"/>
        </w:rPr>
        <w:commentReference w:id="63"/>
      </w:r>
      <w:r w:rsidR="00B12FA6" w:rsidRPr="00C24E83">
        <w:rPr>
          <w:rFonts w:ascii="Times" w:eastAsiaTheme="minorEastAsia" w:hAnsi="Times" w:cstheme="minorHAnsi"/>
          <w:sz w:val="22"/>
          <w:szCs w:val="22"/>
        </w:rPr>
        <w:t xml:space="preserve"> </w:t>
      </w:r>
      <w:r w:rsidR="00926BB9" w:rsidRPr="00C24E83">
        <w:rPr>
          <w:rFonts w:ascii="Times" w:eastAsiaTheme="minorEastAsia" w:hAnsi="Times" w:cstheme="minorHAnsi"/>
          <w:sz w:val="22"/>
          <w:szCs w:val="22"/>
        </w:rPr>
        <w:t>T</w:t>
      </w:r>
      <w:r w:rsidR="001B012A" w:rsidRPr="00C24E83">
        <w:rPr>
          <w:rFonts w:ascii="Times" w:hAnsi="Times" w:cstheme="minorHAnsi"/>
          <w:sz w:val="22"/>
          <w:szCs w:val="22"/>
        </w:rPr>
        <w:t>ime series of model</w:t>
      </w:r>
      <w:r w:rsidR="00F11551" w:rsidRPr="00C24E83">
        <w:rPr>
          <w:rFonts w:ascii="Times" w:hAnsi="Times" w:cstheme="minorHAnsi"/>
          <w:sz w:val="22"/>
          <w:szCs w:val="22"/>
        </w:rPr>
        <w:t>led</w:t>
      </w:r>
      <w:r w:rsidR="001B012A" w:rsidRPr="00C24E83">
        <w:rPr>
          <w:rFonts w:ascii="Times" w:hAnsi="Times" w:cstheme="minorHAnsi"/>
          <w:sz w:val="22"/>
          <w:szCs w:val="22"/>
        </w:rPr>
        <w:t xml:space="preserve"> </w:t>
      </w:r>
      <w:r w:rsidR="004E2440" w:rsidRPr="00C24E83">
        <w:rPr>
          <w:rFonts w:ascii="Times" w:hAnsi="Times" w:cstheme="minorHAnsi"/>
          <w:sz w:val="22"/>
          <w:szCs w:val="22"/>
        </w:rPr>
        <w:t xml:space="preserve">SSB </w:t>
      </w:r>
      <w:r w:rsidR="001B012A" w:rsidRPr="00C24E83">
        <w:rPr>
          <w:rFonts w:ascii="Times" w:hAnsi="Times" w:cstheme="minorHAnsi"/>
          <w:sz w:val="22"/>
          <w:szCs w:val="22"/>
        </w:rPr>
        <w:t xml:space="preserve">simulated together with historical temperature and fishing effort data with stock assessment output. </w:t>
      </w:r>
      <w:r w:rsidR="000B5E8E" w:rsidRPr="00C24E83">
        <w:rPr>
          <w:rFonts w:ascii="Times" w:hAnsi="Times" w:cstheme="minorHAnsi"/>
          <w:sz w:val="22"/>
          <w:szCs w:val="22"/>
        </w:rPr>
        <w:t>A detailed description of the step-by-step calibration protocol used in this study</w:t>
      </w:r>
      <w:commentRangeStart w:id="64"/>
      <w:commentRangeStart w:id="65"/>
      <w:commentRangeEnd w:id="64"/>
      <w:r w:rsidR="005A0F15" w:rsidRPr="00C24E83">
        <w:rPr>
          <w:rStyle w:val="CommentReference"/>
          <w:sz w:val="22"/>
          <w:szCs w:val="22"/>
        </w:rPr>
        <w:commentReference w:id="64"/>
      </w:r>
      <w:commentRangeEnd w:id="65"/>
      <w:r w:rsidR="00BB4229" w:rsidRPr="00C24E83">
        <w:rPr>
          <w:rFonts w:ascii="Times" w:hAnsi="Times" w:cstheme="minorHAnsi"/>
          <w:sz w:val="22"/>
          <w:szCs w:val="22"/>
        </w:rPr>
        <w:t xml:space="preserve"> </w:t>
      </w:r>
      <w:r w:rsidR="001E3BB3" w:rsidRPr="00C24E83">
        <w:rPr>
          <w:rStyle w:val="CommentReference"/>
          <w:sz w:val="22"/>
          <w:szCs w:val="22"/>
        </w:rPr>
        <w:commentReference w:id="65"/>
      </w:r>
      <w:r w:rsidR="000B5E8E" w:rsidRPr="00C24E83">
        <w:rPr>
          <w:rFonts w:ascii="Times" w:hAnsi="Times"/>
          <w:sz w:val="22"/>
          <w:szCs w:val="22"/>
        </w:rPr>
        <w:t>can be found in Appendix S1</w:t>
      </w:r>
      <w:r w:rsidR="009D6F1E" w:rsidRPr="00C24E83">
        <w:rPr>
          <w:rFonts w:ascii="Times" w:hAnsi="Times"/>
          <w:sz w:val="22"/>
          <w:szCs w:val="22"/>
        </w:rPr>
        <w:t xml:space="preserve"> and Fig. S3-S9</w:t>
      </w:r>
      <w:r w:rsidR="001B012A" w:rsidRPr="00C24E83">
        <w:rPr>
          <w:rFonts w:ascii="Times" w:hAnsi="Times"/>
          <w:sz w:val="22"/>
          <w:szCs w:val="22"/>
        </w:rPr>
        <w:t xml:space="preserve">. </w:t>
      </w:r>
    </w:p>
    <w:p w14:paraId="3E9273F6" w14:textId="77777777" w:rsidR="00F35921" w:rsidRDefault="00F35921" w:rsidP="00F35921">
      <w:pPr>
        <w:spacing w:line="480" w:lineRule="auto"/>
        <w:contextualSpacing/>
        <w:jc w:val="both"/>
        <w:rPr>
          <w:i/>
        </w:rPr>
      </w:pPr>
    </w:p>
    <w:p w14:paraId="0A2F5C7B" w14:textId="2CE1CAA7" w:rsidR="00F35921" w:rsidRPr="00ED493C" w:rsidRDefault="00DC680B" w:rsidP="00F35921">
      <w:pPr>
        <w:spacing w:line="480" w:lineRule="auto"/>
        <w:contextualSpacing/>
        <w:jc w:val="both"/>
        <w:rPr>
          <w:i/>
        </w:rPr>
      </w:pPr>
      <w:r>
        <w:rPr>
          <w:i/>
        </w:rPr>
        <w:t>Analysis of responses to warming</w:t>
      </w:r>
    </w:p>
    <w:p w14:paraId="072871FD" w14:textId="364D6188" w:rsidR="00024F33" w:rsidRPr="00FE46D2" w:rsidRDefault="004329B8" w:rsidP="00430716">
      <w:pPr>
        <w:spacing w:line="480" w:lineRule="auto"/>
        <w:jc w:val="both"/>
        <w:rPr>
          <w:sz w:val="22"/>
          <w:szCs w:val="22"/>
          <w:lang w:val="en-US"/>
        </w:rPr>
      </w:pPr>
      <w:r>
        <w:rPr>
          <w:rFonts w:ascii="Times" w:hAnsi="Times" w:cs="Times New Roman"/>
          <w:sz w:val="22"/>
          <w:szCs w:val="22"/>
        </w:rPr>
        <w:t>Models where projected with historical fishing efforts</w:t>
      </w:r>
      <w:r w:rsidR="005D0E17">
        <w:rPr>
          <w:rFonts w:ascii="Times" w:hAnsi="Times" w:cs="Times New Roman"/>
          <w:sz w:val="22"/>
          <w:szCs w:val="22"/>
        </w:rPr>
        <w:t xml:space="preserve"> (1974-201</w:t>
      </w:r>
      <w:r w:rsidR="0049550D">
        <w:rPr>
          <w:rFonts w:ascii="Times" w:hAnsi="Times" w:cs="Times New Roman"/>
          <w:sz w:val="22"/>
          <w:szCs w:val="22"/>
        </w:rPr>
        <w:t>4</w:t>
      </w:r>
      <w:r w:rsidR="00F04F44">
        <w:rPr>
          <w:rFonts w:ascii="Times" w:hAnsi="Times" w:cs="Times New Roman"/>
          <w:sz w:val="22"/>
          <w:szCs w:val="22"/>
        </w:rPr>
        <w:t>)</w:t>
      </w:r>
      <w:r>
        <w:rPr>
          <w:rFonts w:ascii="Times" w:hAnsi="Times" w:cs="Times New Roman"/>
          <w:sz w:val="22"/>
          <w:szCs w:val="22"/>
        </w:rPr>
        <w:t xml:space="preserve"> and relative sea surface temperature </w:t>
      </w:r>
      <w:r w:rsidR="005B3920">
        <w:rPr>
          <w:rFonts w:ascii="Times" w:hAnsi="Times" w:cs="Times New Roman"/>
          <w:sz w:val="22"/>
          <w:szCs w:val="22"/>
        </w:rPr>
        <w:t>(</w:t>
      </w:r>
      <w:r w:rsidR="00813DE7">
        <w:rPr>
          <w:rFonts w:ascii="Times" w:hAnsi="Times" w:cs="Times New Roman"/>
          <w:sz w:val="22"/>
          <w:szCs w:val="22"/>
        </w:rPr>
        <w:t xml:space="preserve">1970-2050, </w:t>
      </w:r>
      <w:r>
        <w:rPr>
          <w:rFonts w:ascii="Times" w:hAnsi="Times" w:cstheme="minorHAnsi"/>
          <w:sz w:val="22"/>
          <w:szCs w:val="22"/>
        </w:rPr>
        <w:t xml:space="preserve">acquired from </w:t>
      </w:r>
      <w:r w:rsidRPr="00AF32CB">
        <w:rPr>
          <w:rFonts w:ascii="Times" w:hAnsi="Times" w:cstheme="minorHAnsi"/>
          <w:sz w:val="22"/>
          <w:szCs w:val="22"/>
        </w:rPr>
        <w:t xml:space="preserve">the </w:t>
      </w:r>
      <w:r w:rsidRPr="00AF32CB">
        <w:rPr>
          <w:rFonts w:ascii="Times" w:hAnsi="Times" w:cs="Times New Roman"/>
          <w:sz w:val="22"/>
          <w:szCs w:val="22"/>
        </w:rPr>
        <w:t>regional coupled model system RCA4-NEMO under the RCP 8.5 scenario</w:t>
      </w:r>
      <w:r w:rsidR="005B3920">
        <w:rPr>
          <w:rFonts w:ascii="Times" w:hAnsi="Times" w:cs="Times New Roman"/>
          <w:sz w:val="22"/>
          <w:szCs w:val="22"/>
        </w:rPr>
        <w:t>)</w:t>
      </w:r>
      <w:r w:rsidR="00374751">
        <w:rPr>
          <w:rFonts w:ascii="Times" w:hAnsi="Times" w:cs="Times New Roman"/>
          <w:sz w:val="22"/>
          <w:szCs w:val="22"/>
        </w:rPr>
        <w:t>.</w:t>
      </w:r>
      <w:r w:rsidR="00A35F2B">
        <w:rPr>
          <w:rFonts w:ascii="Times" w:hAnsi="Times" w:cs="Times New Roman"/>
          <w:sz w:val="22"/>
          <w:szCs w:val="22"/>
        </w:rPr>
        <w:t xml:space="preserve"> </w:t>
      </w:r>
      <w:r w:rsidR="00116AEB">
        <w:rPr>
          <w:rFonts w:ascii="Times" w:hAnsi="Times" w:cs="Times New Roman"/>
          <w:sz w:val="22"/>
          <w:szCs w:val="22"/>
        </w:rPr>
        <w:t>To ensure steady state was reached before time varying effort and mortality was introduced</w:t>
      </w:r>
      <w:r w:rsidR="00310AA7" w:rsidRPr="00310AA7">
        <w:rPr>
          <w:rFonts w:ascii="Times" w:hAnsi="Times" w:cs="Times New Roman"/>
          <w:sz w:val="22"/>
          <w:szCs w:val="22"/>
          <w:lang w:val="en-US"/>
        </w:rPr>
        <w:t xml:space="preserve"> </w:t>
      </w:r>
      <w:r w:rsidR="00310AA7">
        <w:rPr>
          <w:rFonts w:ascii="Times" w:hAnsi="Times" w:cs="Times New Roman"/>
          <w:sz w:val="22"/>
          <w:szCs w:val="22"/>
          <w:lang w:val="en-US"/>
        </w:rPr>
        <w:t>(1974 and 1970, respectively</w:t>
      </w:r>
      <w:r w:rsidR="00116AEB">
        <w:rPr>
          <w:rFonts w:ascii="Times" w:hAnsi="Times" w:cs="Times New Roman"/>
          <w:sz w:val="22"/>
          <w:szCs w:val="22"/>
        </w:rPr>
        <w:t xml:space="preserve">, we applied a </w:t>
      </w:r>
      <w:r w:rsidR="0010682B">
        <w:rPr>
          <w:rFonts w:ascii="Times" w:hAnsi="Times" w:cs="Times New Roman"/>
          <w:sz w:val="22"/>
          <w:szCs w:val="22"/>
        </w:rPr>
        <w:t xml:space="preserve">60-year burn-in period using </w:t>
      </w:r>
      <w:r w:rsidR="009A2CFD">
        <w:rPr>
          <w:sz w:val="22"/>
          <w:szCs w:val="22"/>
        </w:rPr>
        <w:t xml:space="preserve">the first </w:t>
      </w:r>
      <w:r w:rsidR="000C6F0C">
        <w:rPr>
          <w:sz w:val="22"/>
          <w:szCs w:val="22"/>
        </w:rPr>
        <w:t xml:space="preserve">fishing effort </w:t>
      </w:r>
      <w:r w:rsidR="00C25FCC">
        <w:rPr>
          <w:sz w:val="22"/>
          <w:szCs w:val="22"/>
        </w:rPr>
        <w:t xml:space="preserve">and temperature </w:t>
      </w:r>
      <w:r w:rsidR="00CE071D">
        <w:rPr>
          <w:sz w:val="22"/>
          <w:szCs w:val="22"/>
        </w:rPr>
        <w:t xml:space="preserve">values </w:t>
      </w:r>
      <w:r w:rsidR="00C25FCC">
        <w:rPr>
          <w:sz w:val="22"/>
          <w:szCs w:val="22"/>
        </w:rPr>
        <w:t xml:space="preserve">in the respective </w:t>
      </w:r>
      <w:r w:rsidR="00D33125">
        <w:rPr>
          <w:sz w:val="22"/>
          <w:szCs w:val="22"/>
        </w:rPr>
        <w:t>(Fig. S8, S11)</w:t>
      </w:r>
      <w:r w:rsidR="004A7D25">
        <w:rPr>
          <w:sz w:val="22"/>
          <w:szCs w:val="22"/>
        </w:rPr>
        <w:t xml:space="preserve">. </w:t>
      </w:r>
      <w:r w:rsidR="00EC4495" w:rsidRPr="00EC4495">
        <w:rPr>
          <w:sz w:val="22"/>
          <w:szCs w:val="22"/>
          <w:lang w:val="en-US"/>
        </w:rPr>
        <w:t xml:space="preserve">We used the mean </w:t>
      </w:r>
      <w:r w:rsidR="009A26B5">
        <w:rPr>
          <w:sz w:val="22"/>
          <w:szCs w:val="22"/>
          <w:lang w:val="en-US"/>
        </w:rPr>
        <w:t xml:space="preserve">of </w:t>
      </w:r>
      <w:r w:rsidR="00B53FCC">
        <w:rPr>
          <w:sz w:val="22"/>
          <w:szCs w:val="22"/>
          <w:lang w:val="en-US"/>
        </w:rPr>
        <w:t>FMSY from stock assessment models (to which the model was calibrated)</w:t>
      </w:r>
      <w:r w:rsidR="009A26B5">
        <w:rPr>
          <w:sz w:val="22"/>
          <w:szCs w:val="22"/>
          <w:lang w:val="en-US"/>
        </w:rPr>
        <w:t xml:space="preserve"> </w:t>
      </w:r>
      <w:r w:rsidR="00B53FCC">
        <w:rPr>
          <w:sz w:val="22"/>
          <w:szCs w:val="22"/>
          <w:lang w:val="en-US"/>
        </w:rPr>
        <w:t xml:space="preserve">and FMSY </w:t>
      </w:r>
      <w:r w:rsidR="0046184C">
        <w:rPr>
          <w:sz w:val="22"/>
          <w:szCs w:val="22"/>
          <w:lang w:val="en-US"/>
        </w:rPr>
        <w:t>from the size spectrum model</w:t>
      </w:r>
      <w:r w:rsidR="009A26B5">
        <w:rPr>
          <w:sz w:val="22"/>
          <w:szCs w:val="22"/>
          <w:lang w:val="en-US"/>
        </w:rPr>
        <w:t xml:space="preserve"> </w:t>
      </w:r>
      <w:r w:rsidR="002A2216">
        <w:rPr>
          <w:sz w:val="22"/>
          <w:szCs w:val="22"/>
          <w:lang w:val="en-US"/>
        </w:rPr>
        <w:t xml:space="preserve">as fishing mortalities </w:t>
      </w:r>
      <w:r w:rsidR="009A26B5" w:rsidRPr="00B43A2D">
        <w:rPr>
          <w:sz w:val="22"/>
          <w:szCs w:val="22"/>
          <w:lang w:val="en-US"/>
        </w:rPr>
        <w:t>in the y</w:t>
      </w:r>
      <w:r w:rsidR="009A26B5" w:rsidRPr="00FE46D2">
        <w:rPr>
          <w:sz w:val="22"/>
          <w:szCs w:val="22"/>
          <w:lang w:val="en-US"/>
        </w:rPr>
        <w:t>ears 2014</w:t>
      </w:r>
      <w:r w:rsidR="009A26B5">
        <w:rPr>
          <w:sz w:val="22"/>
          <w:szCs w:val="22"/>
          <w:lang w:val="en-US"/>
        </w:rPr>
        <w:t>-2050</w:t>
      </w:r>
      <w:r w:rsidR="001540A3">
        <w:rPr>
          <w:sz w:val="22"/>
          <w:szCs w:val="22"/>
          <w:lang w:val="en-US"/>
        </w:rPr>
        <w:t xml:space="preserve"> </w:t>
      </w:r>
      <w:r w:rsidR="001540A3" w:rsidRPr="00BA6121">
        <w:rPr>
          <w:sz w:val="22"/>
          <w:szCs w:val="22"/>
          <w:lang w:val="en-US"/>
        </w:rPr>
        <w:t>(Fig. S</w:t>
      </w:r>
      <w:r w:rsidR="00BA6121" w:rsidRPr="00BA6121">
        <w:rPr>
          <w:sz w:val="22"/>
          <w:szCs w:val="22"/>
          <w:lang w:val="en-US"/>
        </w:rPr>
        <w:t>3, S12</w:t>
      </w:r>
      <w:r w:rsidR="001540A3" w:rsidRPr="00BA6121">
        <w:rPr>
          <w:sz w:val="22"/>
          <w:szCs w:val="22"/>
          <w:lang w:val="en-US"/>
        </w:rPr>
        <w:t>)</w:t>
      </w:r>
      <w:r w:rsidR="0045018A">
        <w:rPr>
          <w:sz w:val="22"/>
          <w:szCs w:val="22"/>
          <w:lang w:val="en-US"/>
        </w:rPr>
        <w:t xml:space="preserve">. </w:t>
      </w:r>
    </w:p>
    <w:p w14:paraId="3124C750" w14:textId="5204A9D2" w:rsidR="00A6352F" w:rsidRPr="00AF32CB" w:rsidRDefault="006C701D" w:rsidP="001408DD">
      <w:pPr>
        <w:spacing w:line="480" w:lineRule="auto"/>
        <w:ind w:firstLine="284"/>
        <w:jc w:val="both"/>
        <w:rPr>
          <w:rFonts w:ascii="Times" w:hAnsi="Times" w:cs="Times New Roman"/>
          <w:sz w:val="22"/>
          <w:szCs w:val="22"/>
        </w:rPr>
      </w:pPr>
      <w:r w:rsidRPr="00AF32CB">
        <w:rPr>
          <w:rFonts w:ascii="Times" w:hAnsi="Times" w:cstheme="minorHAnsi"/>
          <w:sz w:val="22"/>
          <w:szCs w:val="22"/>
        </w:rPr>
        <w:t>We evaluated the effect</w:t>
      </w:r>
      <w:r w:rsidR="00024F33">
        <w:rPr>
          <w:rFonts w:ascii="Times" w:hAnsi="Times" w:cstheme="minorHAnsi"/>
          <w:sz w:val="22"/>
          <w:szCs w:val="22"/>
        </w:rPr>
        <w:t>s</w:t>
      </w:r>
      <w:r w:rsidRPr="00AF32CB">
        <w:rPr>
          <w:rFonts w:ascii="Times" w:hAnsi="Times" w:cstheme="minorHAnsi"/>
          <w:sz w:val="22"/>
          <w:szCs w:val="22"/>
        </w:rPr>
        <w:t xml:space="preserve"> of warming </w:t>
      </w:r>
      <w:r w:rsidR="00325E1C">
        <w:rPr>
          <w:rFonts w:ascii="Times" w:hAnsi="Times" w:cstheme="minorHAnsi"/>
          <w:sz w:val="22"/>
          <w:szCs w:val="22"/>
        </w:rPr>
        <w:t>on</w:t>
      </w:r>
      <w:r w:rsidR="00DA52B8" w:rsidRPr="00AF32CB">
        <w:rPr>
          <w:rFonts w:ascii="Times" w:hAnsi="Times" w:cs="Times New Roman"/>
          <w:sz w:val="22"/>
          <w:szCs w:val="22"/>
        </w:rPr>
        <w:t xml:space="preserve"> weight-at-age, mean population weight, abundance-at-weight and fisheries yield by species</w:t>
      </w:r>
      <w:r w:rsidR="001408DD">
        <w:rPr>
          <w:rFonts w:ascii="Times" w:hAnsi="Times" w:cs="Times New Roman"/>
          <w:sz w:val="22"/>
          <w:szCs w:val="22"/>
        </w:rPr>
        <w:t xml:space="preserve">. This was done for both absolute values, and by comparing warming food webs to </w:t>
      </w:r>
      <w:r w:rsidR="0024679F">
        <w:rPr>
          <w:rFonts w:ascii="Times" w:hAnsi="Times" w:cstheme="minorHAnsi"/>
          <w:sz w:val="22"/>
          <w:szCs w:val="22"/>
        </w:rPr>
        <w:t>a baseline scenario</w:t>
      </w:r>
      <w:r w:rsidR="00CE79DD">
        <w:rPr>
          <w:rFonts w:ascii="Times" w:hAnsi="Times" w:cstheme="minorHAnsi"/>
          <w:sz w:val="22"/>
          <w:szCs w:val="22"/>
        </w:rPr>
        <w:t xml:space="preserve"> </w:t>
      </w:r>
      <w:r w:rsidR="00A06F97">
        <w:rPr>
          <w:rFonts w:ascii="Times" w:hAnsi="Times" w:cstheme="minorHAnsi"/>
          <w:sz w:val="22"/>
          <w:szCs w:val="22"/>
        </w:rPr>
        <w:t xml:space="preserve">where no warming occurred post </w:t>
      </w:r>
      <w:r w:rsidRPr="00AF32CB">
        <w:rPr>
          <w:rFonts w:ascii="Times" w:hAnsi="Times" w:cstheme="minorHAnsi"/>
          <w:sz w:val="22"/>
          <w:szCs w:val="22"/>
        </w:rPr>
        <w:t>1997 (</w:t>
      </w:r>
      <w:r w:rsidR="001F4B92">
        <w:rPr>
          <w:rFonts w:ascii="Times" w:hAnsi="Times" w:cstheme="minorHAnsi"/>
          <w:sz w:val="22"/>
          <w:szCs w:val="22"/>
        </w:rPr>
        <w:t xml:space="preserve">the </w:t>
      </w:r>
      <w:r w:rsidRPr="00AF32CB">
        <w:rPr>
          <w:rFonts w:ascii="Times" w:hAnsi="Times" w:cstheme="minorHAnsi"/>
          <w:sz w:val="22"/>
          <w:szCs w:val="22"/>
        </w:rPr>
        <w:t>mid-point of calibration time window</w:t>
      </w:r>
      <w:r w:rsidR="00541E7E">
        <w:rPr>
          <w:rFonts w:ascii="Times" w:hAnsi="Times" w:cstheme="minorHAnsi"/>
          <w:sz w:val="22"/>
          <w:szCs w:val="22"/>
        </w:rPr>
        <w:t xml:space="preserve">, where temperature averages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ref</m:t>
            </m:r>
          </m:sub>
        </m:sSub>
      </m:oMath>
      <w:r w:rsidRPr="00AF32CB">
        <w:rPr>
          <w:rFonts w:ascii="Times" w:hAnsi="Times" w:cstheme="minorHAnsi"/>
          <w:sz w:val="22"/>
          <w:szCs w:val="22"/>
        </w:rPr>
        <w:t>)</w:t>
      </w:r>
      <w:r w:rsidR="00541E7E">
        <w:rPr>
          <w:rFonts w:ascii="Times" w:hAnsi="Times" w:cstheme="minorHAnsi"/>
          <w:sz w:val="22"/>
          <w:szCs w:val="22"/>
        </w:rPr>
        <w:t xml:space="preserve"> (Fig. S11</w:t>
      </w:r>
      <w:r w:rsidR="009235EF">
        <w:rPr>
          <w:rFonts w:ascii="Times" w:hAnsi="Times" w:cstheme="minorHAnsi"/>
          <w:sz w:val="22"/>
          <w:szCs w:val="22"/>
        </w:rPr>
        <w:t>, S8)</w:t>
      </w:r>
      <w:r w:rsidRPr="00AF32CB">
        <w:rPr>
          <w:rFonts w:ascii="Times" w:hAnsi="Times" w:cs="Times New Roman"/>
          <w:sz w:val="22"/>
          <w:szCs w:val="22"/>
        </w:rPr>
        <w:t>.</w:t>
      </w:r>
      <w:r w:rsidR="009D02C0">
        <w:rPr>
          <w:rFonts w:ascii="Times" w:hAnsi="Times" w:cs="Times New Roman"/>
          <w:sz w:val="22"/>
          <w:szCs w:val="22"/>
        </w:rPr>
        <w:t xml:space="preserve"> </w:t>
      </w:r>
      <w:r w:rsidR="00985029" w:rsidRPr="00AF32CB">
        <w:rPr>
          <w:rFonts w:ascii="Times" w:hAnsi="Times" w:cs="Times New Roman"/>
          <w:sz w:val="22"/>
          <w:szCs w:val="22"/>
        </w:rPr>
        <w:t xml:space="preserve">To </w:t>
      </w:r>
      <w:r w:rsidR="002A6D26">
        <w:rPr>
          <w:rFonts w:ascii="Times" w:hAnsi="Times" w:cs="Times New Roman"/>
          <w:sz w:val="22"/>
          <w:szCs w:val="22"/>
        </w:rPr>
        <w:t>contrast</w:t>
      </w:r>
      <w:r w:rsidR="00985029" w:rsidRPr="00AF32CB">
        <w:rPr>
          <w:rFonts w:ascii="Times" w:hAnsi="Times" w:cs="Times New Roman"/>
          <w:sz w:val="22"/>
          <w:szCs w:val="22"/>
        </w:rPr>
        <w:t xml:space="preserve"> the effects of temperature affecting fish physiology, their resources or both, we considered </w:t>
      </w:r>
      <w:commentRangeStart w:id="66"/>
      <w:commentRangeStart w:id="67"/>
      <w:r w:rsidR="00985029" w:rsidRPr="00AF32CB">
        <w:rPr>
          <w:rFonts w:ascii="Times" w:hAnsi="Times" w:cs="Times New Roman"/>
          <w:sz w:val="22"/>
          <w:szCs w:val="22"/>
        </w:rPr>
        <w:t>5 different scenarios</w:t>
      </w:r>
      <w:commentRangeEnd w:id="66"/>
      <w:r w:rsidR="00985029" w:rsidRPr="00AF32CB">
        <w:rPr>
          <w:rStyle w:val="CommentReference"/>
          <w:sz w:val="22"/>
          <w:szCs w:val="22"/>
        </w:rPr>
        <w:commentReference w:id="66"/>
      </w:r>
      <w:commentRangeEnd w:id="67"/>
      <w:r w:rsidR="00577EF9">
        <w:rPr>
          <w:rStyle w:val="CommentReference"/>
        </w:rPr>
        <w:commentReference w:id="67"/>
      </w:r>
      <w:r w:rsidR="00047613" w:rsidRPr="00AF32CB">
        <w:rPr>
          <w:rFonts w:ascii="Times" w:hAnsi="Times" w:cs="Times New Roman"/>
          <w:sz w:val="22"/>
          <w:szCs w:val="22"/>
        </w:rPr>
        <w:t xml:space="preserve"> </w:t>
      </w:r>
      <w:r w:rsidR="00DD08A1">
        <w:rPr>
          <w:rFonts w:ascii="Times" w:hAnsi="Times" w:cs="Times New Roman"/>
          <w:sz w:val="22"/>
          <w:szCs w:val="22"/>
        </w:rPr>
        <w:t>and evaluated the food web metrics for each</w:t>
      </w:r>
      <w:r w:rsidR="00BD4B43">
        <w:rPr>
          <w:rFonts w:ascii="Times" w:hAnsi="Times" w:cs="Times New Roman"/>
          <w:sz w:val="22"/>
          <w:szCs w:val="22"/>
        </w:rPr>
        <w:t xml:space="preserve"> </w:t>
      </w:r>
      <w:r w:rsidR="00047613" w:rsidRPr="00AF32CB">
        <w:rPr>
          <w:rFonts w:ascii="Times" w:hAnsi="Times" w:cs="Times New Roman"/>
          <w:sz w:val="22"/>
          <w:szCs w:val="22"/>
        </w:rPr>
        <w:t>(see Table 1)</w:t>
      </w:r>
      <w:r w:rsidR="00EF7C76" w:rsidRPr="00AF32CB">
        <w:rPr>
          <w:rFonts w:ascii="Times" w:hAnsi="Times" w:cs="Times New Roman"/>
          <w:sz w:val="22"/>
          <w:szCs w:val="22"/>
        </w:rPr>
        <w:t>.</w:t>
      </w:r>
      <w:r w:rsidR="007140A2">
        <w:rPr>
          <w:rFonts w:ascii="Times" w:hAnsi="Times" w:cs="Times New Roman"/>
          <w:sz w:val="22"/>
          <w:szCs w:val="22"/>
        </w:rPr>
        <w:t xml:space="preserve"> </w:t>
      </w:r>
    </w:p>
    <w:p w14:paraId="222AA0D4" w14:textId="37A2DF10" w:rsidR="00AC4C11" w:rsidRPr="00AF32CB" w:rsidRDefault="009E2E1B" w:rsidP="00A43888">
      <w:pPr>
        <w:spacing w:line="480" w:lineRule="auto"/>
        <w:ind w:firstLine="284"/>
        <w:jc w:val="both"/>
        <w:rPr>
          <w:sz w:val="22"/>
          <w:szCs w:val="22"/>
        </w:rPr>
      </w:pPr>
      <w:r>
        <w:rPr>
          <w:rFonts w:ascii="Times" w:hAnsi="Times" w:cs="Times New Roman"/>
          <w:sz w:val="22"/>
          <w:szCs w:val="22"/>
        </w:rPr>
        <w:t xml:space="preserve">To evaluate the effect of temperature on fishing mortality on spawning stock biomass </w:t>
      </w:r>
      <w:r w:rsidR="00C530F2">
        <w:rPr>
          <w:rFonts w:ascii="Times" w:hAnsi="Times" w:cs="Times New Roman"/>
          <w:sz w:val="22"/>
          <w:szCs w:val="22"/>
        </w:rPr>
        <w:t>(SSB) and fishing mortality leading to maximized long-term yield (FMSY),</w:t>
      </w:r>
      <w:r w:rsidR="0047026B" w:rsidRPr="00AF32CB">
        <w:rPr>
          <w:rFonts w:ascii="Times" w:hAnsi="Times" w:cs="Times New Roman"/>
          <w:sz w:val="22"/>
          <w:szCs w:val="22"/>
        </w:rPr>
        <w:t xml:space="preserve"> </w:t>
      </w:r>
      <w:r w:rsidR="00594B52">
        <w:rPr>
          <w:rFonts w:ascii="Times" w:hAnsi="Times" w:cs="Times New Roman"/>
          <w:sz w:val="22"/>
          <w:szCs w:val="22"/>
        </w:rPr>
        <w:t>w</w:t>
      </w:r>
      <w:r w:rsidR="001C7F80" w:rsidRPr="00AF32CB">
        <w:rPr>
          <w:rFonts w:ascii="Times" w:hAnsi="Times" w:cs="Times New Roman"/>
          <w:sz w:val="22"/>
          <w:szCs w:val="22"/>
        </w:rPr>
        <w:t xml:space="preserve">e </w:t>
      </w:r>
      <w:r w:rsidR="00155CDB">
        <w:rPr>
          <w:rFonts w:ascii="Times" w:hAnsi="Times" w:cs="Times New Roman"/>
          <w:sz w:val="22"/>
          <w:szCs w:val="22"/>
        </w:rPr>
        <w:t xml:space="preserve">projected </w:t>
      </w:r>
      <w:r w:rsidR="002F012A">
        <w:rPr>
          <w:rFonts w:ascii="Times" w:hAnsi="Times" w:cs="Times New Roman"/>
          <w:sz w:val="22"/>
          <w:szCs w:val="22"/>
        </w:rPr>
        <w:t>the models to</w:t>
      </w:r>
      <w:r w:rsidR="00E358D6" w:rsidRPr="00AF32CB">
        <w:rPr>
          <w:rFonts w:ascii="Times" w:hAnsi="Times" w:cs="Times New Roman"/>
          <w:sz w:val="22"/>
          <w:szCs w:val="22"/>
        </w:rPr>
        <w:t xml:space="preserve"> </w:t>
      </w:r>
      <w:r w:rsidR="00657202" w:rsidRPr="00AF32CB">
        <w:rPr>
          <w:rFonts w:ascii="Times" w:hAnsi="Times" w:cs="Times New Roman"/>
          <w:sz w:val="22"/>
          <w:szCs w:val="22"/>
        </w:rPr>
        <w:t xml:space="preserve">steady state under different constant </w:t>
      </w:r>
      <w:r w:rsidR="00AF7B27" w:rsidRPr="00AF32CB">
        <w:rPr>
          <w:rFonts w:ascii="Times" w:hAnsi="Times" w:cs="Times New Roman"/>
          <w:sz w:val="22"/>
          <w:szCs w:val="22"/>
        </w:rPr>
        <w:t xml:space="preserve">(not time-varying) </w:t>
      </w:r>
      <w:r w:rsidR="00657202" w:rsidRPr="00AF32CB">
        <w:rPr>
          <w:rFonts w:ascii="Times" w:hAnsi="Times" w:cs="Times New Roman"/>
          <w:sz w:val="22"/>
          <w:szCs w:val="22"/>
        </w:rPr>
        <w:t>temperature</w:t>
      </w:r>
      <w:r w:rsidR="004422B3" w:rsidRPr="00AF32CB">
        <w:rPr>
          <w:rFonts w:ascii="Times" w:hAnsi="Times" w:cs="Times New Roman"/>
          <w:sz w:val="22"/>
          <w:szCs w:val="22"/>
        </w:rPr>
        <w:t>s</w:t>
      </w:r>
      <w:r w:rsidR="006F1C74" w:rsidRPr="00AF32CB">
        <w:rPr>
          <w:rFonts w:ascii="Times" w:hAnsi="Times" w:cs="Times New Roman"/>
          <w:sz w:val="22"/>
          <w:szCs w:val="22"/>
        </w:rPr>
        <w:t xml:space="preserve"> and fishing mortalities</w:t>
      </w:r>
      <w:r w:rsidR="004422B3" w:rsidRPr="00AF32CB">
        <w:rPr>
          <w:rFonts w:ascii="Times" w:hAnsi="Times" w:cs="Times New Roman"/>
          <w:sz w:val="22"/>
          <w:szCs w:val="22"/>
        </w:rPr>
        <w:t xml:space="preserve">. </w:t>
      </w:r>
      <w:r w:rsidR="00647F3E" w:rsidRPr="00AF32CB">
        <w:rPr>
          <w:rFonts w:ascii="Times" w:hAnsi="Times" w:cs="Times New Roman"/>
          <w:sz w:val="22"/>
          <w:szCs w:val="22"/>
        </w:rPr>
        <w:t>In the</w:t>
      </w:r>
      <w:r w:rsidR="00DE091C" w:rsidRPr="00AF32CB">
        <w:rPr>
          <w:rFonts w:ascii="Times" w:hAnsi="Times" w:cs="Times New Roman"/>
          <w:sz w:val="22"/>
          <w:szCs w:val="22"/>
        </w:rPr>
        <w:t>se</w:t>
      </w:r>
      <w:r w:rsidR="00647F3E" w:rsidRPr="00AF32CB">
        <w:rPr>
          <w:rFonts w:ascii="Times" w:hAnsi="Times" w:cs="Times New Roman"/>
          <w:sz w:val="22"/>
          <w:szCs w:val="22"/>
        </w:rPr>
        <w:t xml:space="preserve"> </w:t>
      </w:r>
      <w:r w:rsidR="0029332A" w:rsidRPr="00AF32CB">
        <w:rPr>
          <w:rFonts w:ascii="Times" w:hAnsi="Times" w:cs="Times New Roman"/>
          <w:sz w:val="22"/>
          <w:szCs w:val="22"/>
        </w:rPr>
        <w:t>simulations</w:t>
      </w:r>
      <w:r w:rsidR="00647F3E" w:rsidRPr="00AF32CB">
        <w:rPr>
          <w:rFonts w:ascii="Times" w:hAnsi="Times" w:cs="Times New Roman"/>
          <w:sz w:val="22"/>
          <w:szCs w:val="22"/>
        </w:rPr>
        <w:t xml:space="preserve">, </w:t>
      </w:r>
      <w:r w:rsidR="00BB68A4" w:rsidRPr="00AF32CB">
        <w:rPr>
          <w:rFonts w:ascii="Times" w:hAnsi="Times" w:cs="Times New Roman"/>
          <w:sz w:val="22"/>
          <w:szCs w:val="22"/>
        </w:rPr>
        <w:t xml:space="preserve">fishing mortalities </w:t>
      </w:r>
      <w:commentRangeStart w:id="68"/>
      <w:commentRangeStart w:id="69"/>
      <w:r w:rsidR="00072949" w:rsidRPr="00AF32CB">
        <w:rPr>
          <w:rFonts w:ascii="Times" w:hAnsi="Times" w:cs="Times New Roman"/>
          <w:sz w:val="22"/>
          <w:szCs w:val="22"/>
        </w:rPr>
        <w:t xml:space="preserve">were </w:t>
      </w:r>
      <w:commentRangeStart w:id="70"/>
      <w:commentRangeStart w:id="71"/>
      <w:r w:rsidR="00BB68A4" w:rsidRPr="00AF32CB">
        <w:rPr>
          <w:rFonts w:ascii="Times" w:hAnsi="Times" w:cs="Times New Roman"/>
          <w:sz w:val="22"/>
          <w:szCs w:val="22"/>
        </w:rPr>
        <w:t>varied</w:t>
      </w:r>
      <w:r w:rsidR="00790136" w:rsidRPr="00AF32CB">
        <w:rPr>
          <w:rFonts w:ascii="Times" w:hAnsi="Times" w:cs="Times New Roman"/>
          <w:sz w:val="22"/>
          <w:szCs w:val="22"/>
        </w:rPr>
        <w:t xml:space="preserve"> </w:t>
      </w:r>
      <w:commentRangeEnd w:id="70"/>
      <w:r w:rsidR="005A0F15" w:rsidRPr="00AF32CB">
        <w:rPr>
          <w:rStyle w:val="CommentReference"/>
          <w:sz w:val="22"/>
          <w:szCs w:val="22"/>
        </w:rPr>
        <w:commentReference w:id="70"/>
      </w:r>
      <w:commentRangeEnd w:id="71"/>
      <w:r w:rsidR="00D502B7" w:rsidRPr="00AF32CB">
        <w:rPr>
          <w:rStyle w:val="CommentReference"/>
          <w:sz w:val="22"/>
          <w:szCs w:val="22"/>
        </w:rPr>
        <w:commentReference w:id="71"/>
      </w:r>
      <w:r w:rsidR="0011702F" w:rsidRPr="00AF32CB">
        <w:rPr>
          <w:rFonts w:ascii="Times" w:hAnsi="Times" w:cs="Times New Roman"/>
          <w:sz w:val="22"/>
          <w:szCs w:val="22"/>
        </w:rPr>
        <w:t xml:space="preserve">with a factor </w:t>
      </w:r>
      <w:r w:rsidR="002A322C" w:rsidRPr="00AF32CB">
        <w:rPr>
          <w:rFonts w:ascii="Times" w:hAnsi="Times" w:cs="Times New Roman"/>
          <w:sz w:val="22"/>
          <w:szCs w:val="22"/>
        </w:rPr>
        <w:t xml:space="preserve">in relation to </w:t>
      </w:r>
      <w:r w:rsidR="002E79F2" w:rsidRPr="00AF32CB">
        <w:rPr>
          <w:rFonts w:ascii="Times" w:hAnsi="Times" w:cs="Times New Roman"/>
          <w:sz w:val="22"/>
          <w:szCs w:val="22"/>
        </w:rPr>
        <w:t>FMSY-levels</w:t>
      </w:r>
      <w:r w:rsidR="00CC43F9" w:rsidRPr="00AF32CB">
        <w:rPr>
          <w:rFonts w:ascii="Times" w:hAnsi="Times" w:cs="Times New Roman"/>
          <w:sz w:val="22"/>
          <w:szCs w:val="22"/>
        </w:rPr>
        <w:t xml:space="preserve"> </w:t>
      </w:r>
      <w:r w:rsidR="002E79F2" w:rsidRPr="00AF32CB">
        <w:rPr>
          <w:rFonts w:ascii="Times" w:hAnsi="Times" w:cs="Times New Roman"/>
          <w:sz w:val="22"/>
          <w:szCs w:val="22"/>
        </w:rPr>
        <w:t>based on either</w:t>
      </w:r>
      <w:r w:rsidR="00CC43F9" w:rsidRPr="00AF32CB">
        <w:rPr>
          <w:rFonts w:ascii="Times" w:hAnsi="Times" w:cs="Times New Roman"/>
          <w:sz w:val="22"/>
          <w:szCs w:val="22"/>
        </w:rPr>
        <w:t xml:space="preserve"> FMSY from</w:t>
      </w:r>
      <w:commentRangeEnd w:id="68"/>
      <w:r w:rsidR="00072949" w:rsidRPr="00AF32CB">
        <w:rPr>
          <w:rStyle w:val="CommentReference"/>
          <w:sz w:val="22"/>
          <w:szCs w:val="22"/>
        </w:rPr>
        <w:commentReference w:id="68"/>
      </w:r>
      <w:commentRangeEnd w:id="69"/>
      <w:r w:rsidR="00A6352F" w:rsidRPr="00AF32CB">
        <w:rPr>
          <w:rStyle w:val="CommentReference"/>
          <w:sz w:val="22"/>
          <w:szCs w:val="22"/>
        </w:rPr>
        <w:commentReference w:id="69"/>
      </w:r>
      <w:r w:rsidR="002E79F2" w:rsidRPr="00AF32CB">
        <w:rPr>
          <w:rFonts w:ascii="Times" w:hAnsi="Times" w:cs="Times New Roman"/>
          <w:sz w:val="22"/>
          <w:szCs w:val="22"/>
        </w:rPr>
        <w:t xml:space="preserve"> </w:t>
      </w:r>
      <w:r w:rsidR="00CC43F9" w:rsidRPr="00AF32CB">
        <w:rPr>
          <w:rFonts w:ascii="Times" w:hAnsi="Times" w:cs="Times New Roman"/>
          <w:sz w:val="22"/>
          <w:szCs w:val="22"/>
        </w:rPr>
        <w:t>the size</w:t>
      </w:r>
      <w:r w:rsidR="00BF6CD3" w:rsidRPr="00AF32CB">
        <w:rPr>
          <w:rFonts w:ascii="Times" w:hAnsi="Times" w:cs="Times New Roman"/>
          <w:sz w:val="22"/>
          <w:szCs w:val="22"/>
        </w:rPr>
        <w:t xml:space="preserve"> </w:t>
      </w:r>
      <w:r w:rsidR="00CC43F9" w:rsidRPr="00AF32CB">
        <w:rPr>
          <w:rFonts w:ascii="Times" w:hAnsi="Times" w:cs="Times New Roman"/>
          <w:sz w:val="22"/>
          <w:szCs w:val="22"/>
        </w:rPr>
        <w:t xml:space="preserve">spectrum </w:t>
      </w:r>
      <w:commentRangeStart w:id="72"/>
      <w:commentRangeStart w:id="73"/>
      <w:r w:rsidR="002E79F2" w:rsidRPr="00AF32CB">
        <w:rPr>
          <w:rFonts w:ascii="Times" w:hAnsi="Times" w:cs="Times New Roman"/>
          <w:sz w:val="22"/>
          <w:szCs w:val="22"/>
        </w:rPr>
        <w:t xml:space="preserve">model </w:t>
      </w:r>
      <w:commentRangeEnd w:id="72"/>
      <w:r w:rsidR="005A0F15" w:rsidRPr="00AF32CB">
        <w:rPr>
          <w:rStyle w:val="CommentReference"/>
          <w:sz w:val="22"/>
          <w:szCs w:val="22"/>
        </w:rPr>
        <w:commentReference w:id="72"/>
      </w:r>
      <w:commentRangeEnd w:id="73"/>
      <w:r w:rsidR="00EB7352" w:rsidRPr="00AF32CB">
        <w:rPr>
          <w:rStyle w:val="CommentReference"/>
          <w:sz w:val="22"/>
          <w:szCs w:val="22"/>
        </w:rPr>
        <w:commentReference w:id="73"/>
      </w:r>
      <w:r w:rsidR="002E79F2" w:rsidRPr="00AF32CB">
        <w:rPr>
          <w:rFonts w:ascii="Times" w:hAnsi="Times" w:cs="Times New Roman"/>
          <w:sz w:val="22"/>
          <w:szCs w:val="22"/>
        </w:rPr>
        <w:t xml:space="preserve">or an average between the </w:t>
      </w:r>
      <w:r w:rsidR="00BF6CD3" w:rsidRPr="00AF32CB">
        <w:rPr>
          <w:rFonts w:ascii="Times" w:hAnsi="Times" w:cs="Times New Roman"/>
          <w:sz w:val="22"/>
          <w:szCs w:val="22"/>
        </w:rPr>
        <w:t>size spectrum</w:t>
      </w:r>
      <w:r w:rsidR="002E79F2" w:rsidRPr="00AF32CB">
        <w:rPr>
          <w:rFonts w:ascii="Times" w:hAnsi="Times" w:cs="Times New Roman"/>
          <w:sz w:val="22"/>
          <w:szCs w:val="22"/>
        </w:rPr>
        <w:t xml:space="preserve"> model and stock assessment F</w:t>
      </w:r>
      <w:r w:rsidR="004C0865" w:rsidRPr="00AF32CB">
        <w:rPr>
          <w:rFonts w:ascii="Times" w:hAnsi="Times" w:cs="Times New Roman"/>
          <w:sz w:val="22"/>
          <w:szCs w:val="22"/>
        </w:rPr>
        <w:t xml:space="preserve">MSY </w:t>
      </w:r>
      <w:r w:rsidR="00650C7A" w:rsidRPr="00AF32CB">
        <w:rPr>
          <w:rFonts w:ascii="Times" w:hAnsi="Times" w:cs="Times New Roman"/>
          <w:sz w:val="22"/>
          <w:szCs w:val="22"/>
        </w:rPr>
        <w:t xml:space="preserve">(as </w:t>
      </w:r>
      <w:r w:rsidR="0090628B" w:rsidRPr="00AF32CB">
        <w:rPr>
          <w:rFonts w:ascii="Times" w:hAnsi="Times" w:cs="Times New Roman"/>
          <w:sz w:val="22"/>
          <w:szCs w:val="22"/>
        </w:rPr>
        <w:t>the model is calibrated to stock assessment output</w:t>
      </w:r>
      <w:r w:rsidR="006C794C" w:rsidRPr="00AF32CB">
        <w:rPr>
          <w:rFonts w:ascii="Times" w:hAnsi="Times" w:cs="Times New Roman"/>
          <w:sz w:val="22"/>
          <w:szCs w:val="22"/>
        </w:rPr>
        <w:t>s</w:t>
      </w:r>
      <w:r w:rsidR="00650C7A" w:rsidRPr="00AF32CB">
        <w:rPr>
          <w:rFonts w:ascii="Times" w:hAnsi="Times" w:cs="Times New Roman"/>
          <w:sz w:val="22"/>
          <w:szCs w:val="22"/>
        </w:rPr>
        <w:t>)</w:t>
      </w:r>
      <w:r w:rsidR="00C5492C">
        <w:rPr>
          <w:rFonts w:ascii="Times" w:hAnsi="Times" w:cs="Times New Roman"/>
          <w:sz w:val="22"/>
          <w:szCs w:val="22"/>
        </w:rPr>
        <w:t xml:space="preserve"> (Fig. 6)</w:t>
      </w:r>
      <w:r w:rsidR="00FC6519" w:rsidRPr="00AF32CB">
        <w:rPr>
          <w:rFonts w:ascii="Times" w:hAnsi="Times" w:cs="Times New Roman"/>
          <w:sz w:val="22"/>
          <w:szCs w:val="22"/>
        </w:rPr>
        <w:t xml:space="preserve">. </w:t>
      </w:r>
    </w:p>
    <w:p w14:paraId="12CC74BE" w14:textId="57C822A4" w:rsidR="007D2875" w:rsidRDefault="007D2875" w:rsidP="00A0363E">
      <w:pPr>
        <w:spacing w:line="480" w:lineRule="auto"/>
        <w:rPr>
          <w:sz w:val="22"/>
          <w:szCs w:val="22"/>
        </w:rPr>
      </w:pPr>
    </w:p>
    <w:p w14:paraId="60317855" w14:textId="41986AC1" w:rsidR="00EE0968" w:rsidRDefault="00EE0968" w:rsidP="003C2E24">
      <w:pPr>
        <w:pStyle w:val="Caption"/>
        <w:keepNext/>
        <w:spacing w:line="480" w:lineRule="auto"/>
        <w:jc w:val="both"/>
        <w:rPr>
          <w:sz w:val="22"/>
          <w:szCs w:val="22"/>
        </w:rPr>
      </w:pPr>
      <w:r w:rsidRPr="00EE0968">
        <w:rPr>
          <w:sz w:val="22"/>
          <w:szCs w:val="22"/>
        </w:rPr>
        <w:lastRenderedPageBreak/>
        <w:t xml:space="preserve">Table </w:t>
      </w:r>
      <w:r w:rsidRPr="00EE0968">
        <w:rPr>
          <w:sz w:val="22"/>
          <w:szCs w:val="22"/>
        </w:rPr>
        <w:fldChar w:fldCharType="begin"/>
      </w:r>
      <w:r w:rsidRPr="00EE0968">
        <w:rPr>
          <w:sz w:val="22"/>
          <w:szCs w:val="22"/>
        </w:rPr>
        <w:instrText xml:space="preserve"> SEQ Table \* ARABIC </w:instrText>
      </w:r>
      <w:r w:rsidRPr="00EE0968">
        <w:rPr>
          <w:sz w:val="22"/>
          <w:szCs w:val="22"/>
        </w:rPr>
        <w:fldChar w:fldCharType="separate"/>
      </w:r>
      <w:r w:rsidRPr="00EE0968">
        <w:rPr>
          <w:noProof/>
          <w:sz w:val="22"/>
          <w:szCs w:val="22"/>
        </w:rPr>
        <w:t>1</w:t>
      </w:r>
      <w:r w:rsidRPr="00EE0968">
        <w:rPr>
          <w:sz w:val="22"/>
          <w:szCs w:val="22"/>
        </w:rPr>
        <w:fldChar w:fldCharType="end"/>
      </w:r>
      <w:r>
        <w:rPr>
          <w:sz w:val="22"/>
          <w:szCs w:val="22"/>
        </w:rPr>
        <w:t xml:space="preserve"> </w:t>
      </w:r>
      <w:r w:rsidR="00A0363E">
        <w:rPr>
          <w:sz w:val="22"/>
          <w:szCs w:val="22"/>
        </w:rPr>
        <w:t>Temperature-scaling scenarios</w:t>
      </w:r>
      <w:r w:rsidR="007365DF">
        <w:rPr>
          <w:sz w:val="22"/>
          <w:szCs w:val="22"/>
        </w:rPr>
        <w:t xml:space="preserve"> </w:t>
      </w:r>
      <w:r w:rsidR="003F65AC">
        <w:rPr>
          <w:sz w:val="22"/>
          <w:szCs w:val="22"/>
        </w:rPr>
        <w:t>(columns) and which rates or parameters are temperature dependen</w:t>
      </w:r>
      <w:r w:rsidR="007C580E">
        <w:rPr>
          <w:sz w:val="22"/>
          <w:szCs w:val="22"/>
        </w:rPr>
        <w:t>t</w:t>
      </w:r>
      <w:r w:rsidR="003F65AC">
        <w:rPr>
          <w:sz w:val="22"/>
          <w:szCs w:val="22"/>
        </w:rPr>
        <w:t xml:space="preserve"> (rows) </w:t>
      </w:r>
      <w:r w:rsidR="007365DF">
        <w:rPr>
          <w:sz w:val="22"/>
          <w:szCs w:val="22"/>
        </w:rPr>
        <w:t xml:space="preserve">in the </w:t>
      </w:r>
      <w:r w:rsidR="001D299F">
        <w:rPr>
          <w:sz w:val="22"/>
          <w:szCs w:val="22"/>
        </w:rPr>
        <w:t>time</w:t>
      </w:r>
      <w:r w:rsidR="007365DF">
        <w:rPr>
          <w:sz w:val="22"/>
          <w:szCs w:val="22"/>
        </w:rPr>
        <w:t>-varying projections</w:t>
      </w:r>
      <w:r w:rsidR="003F65AC">
        <w:rPr>
          <w:sz w:val="22"/>
          <w:szCs w:val="22"/>
        </w:rPr>
        <w:t>. Green</w:t>
      </w:r>
      <w:r w:rsidR="007A078B" w:rsidRPr="00956B36">
        <w:rPr>
          <w:sz w:val="22"/>
          <w:szCs w:val="22"/>
          <w:lang w:val="en-US"/>
        </w:rPr>
        <w:t>/Yes</w:t>
      </w:r>
      <w:r w:rsidR="003F65AC">
        <w:rPr>
          <w:sz w:val="22"/>
          <w:szCs w:val="22"/>
        </w:rPr>
        <w:t xml:space="preserve"> = </w:t>
      </w:r>
      <w:r w:rsidR="00321706">
        <w:rPr>
          <w:sz w:val="22"/>
          <w:szCs w:val="22"/>
        </w:rPr>
        <w:t xml:space="preserve">temperature dependence included, </w:t>
      </w:r>
      <w:r w:rsidR="007A078B" w:rsidRPr="00956B36">
        <w:rPr>
          <w:sz w:val="22"/>
          <w:szCs w:val="22"/>
          <w:lang w:val="en-US"/>
        </w:rPr>
        <w:t>r</w:t>
      </w:r>
      <w:r w:rsidR="00321706">
        <w:rPr>
          <w:sz w:val="22"/>
          <w:szCs w:val="22"/>
        </w:rPr>
        <w:t>ed</w:t>
      </w:r>
      <w:r w:rsidR="007A078B" w:rsidRPr="00956B36">
        <w:rPr>
          <w:sz w:val="22"/>
          <w:szCs w:val="22"/>
          <w:lang w:val="en-US"/>
        </w:rPr>
        <w:t>/No</w:t>
      </w:r>
      <w:r w:rsidR="00321706">
        <w:rPr>
          <w:sz w:val="22"/>
          <w:szCs w:val="22"/>
        </w:rPr>
        <w:t xml:space="preserve"> = not included.</w:t>
      </w:r>
      <w:r w:rsidR="007C580E">
        <w:rPr>
          <w:sz w:val="22"/>
          <w:szCs w:val="22"/>
        </w:rPr>
        <w:t xml:space="preserve"> See methods for the two alternative approaches to scaling background resources with temperature</w:t>
      </w:r>
      <w:r w:rsidR="002B19DE">
        <w:rPr>
          <w:sz w:val="22"/>
          <w:szCs w:val="22"/>
        </w:rPr>
        <w:t xml:space="preserve"> (</w:t>
      </w:r>
      <w:r w:rsidR="00956B36">
        <w:rPr>
          <w:sz w:val="22"/>
          <w:szCs w:val="22"/>
          <w:lang w:val="en-US"/>
        </w:rPr>
        <w:t>experimental of observational</w:t>
      </w:r>
      <w:r w:rsidR="002B19DE">
        <w:rPr>
          <w:sz w:val="22"/>
          <w:szCs w:val="22"/>
        </w:rPr>
        <w:t>)</w:t>
      </w:r>
      <w:r w:rsidR="008E4EA7">
        <w:rPr>
          <w:sz w:val="22"/>
          <w:szCs w:val="22"/>
        </w:rPr>
        <w:t>.</w:t>
      </w:r>
    </w:p>
    <w:tbl>
      <w:tblPr>
        <w:tblStyle w:val="ListTable7Colourful"/>
        <w:tblW w:w="4397" w:type="pct"/>
        <w:tblLook w:val="04A0" w:firstRow="1" w:lastRow="0" w:firstColumn="1" w:lastColumn="0" w:noHBand="0" w:noVBand="1"/>
      </w:tblPr>
      <w:tblGrid>
        <w:gridCol w:w="2865"/>
        <w:gridCol w:w="932"/>
        <w:gridCol w:w="1035"/>
        <w:gridCol w:w="1035"/>
        <w:gridCol w:w="1035"/>
        <w:gridCol w:w="1035"/>
      </w:tblGrid>
      <w:tr w:rsidR="007F750F" w14:paraId="79ECC5D5" w14:textId="77777777" w:rsidTr="007F750F">
        <w:trPr>
          <w:cnfStyle w:val="100000000000" w:firstRow="1" w:lastRow="0" w:firstColumn="0" w:lastColumn="0" w:oddVBand="0" w:evenVBand="0" w:oddHBand="0" w:evenHBand="0" w:firstRowFirstColumn="0" w:firstRowLastColumn="0" w:lastRowFirstColumn="0" w:lastRowLastColumn="0"/>
          <w:trHeight w:val="962"/>
        </w:trPr>
        <w:tc>
          <w:tcPr>
            <w:cnfStyle w:val="001000000100" w:firstRow="0" w:lastRow="0" w:firstColumn="1" w:lastColumn="0" w:oddVBand="0" w:evenVBand="0" w:oddHBand="0" w:evenHBand="0" w:firstRowFirstColumn="1" w:firstRowLastColumn="0" w:lastRowFirstColumn="0" w:lastRowLastColumn="0"/>
            <w:tcW w:w="1859" w:type="pct"/>
          </w:tcPr>
          <w:p w14:paraId="6E4856A9" w14:textId="77777777" w:rsidR="00444C55" w:rsidRPr="000D7625" w:rsidRDefault="00444C55" w:rsidP="000D7625">
            <w:pPr>
              <w:rPr>
                <w:sz w:val="22"/>
                <w:szCs w:val="22"/>
              </w:rPr>
            </w:pPr>
          </w:p>
        </w:tc>
        <w:tc>
          <w:tcPr>
            <w:tcW w:w="641" w:type="pct"/>
            <w:tcBorders>
              <w:bottom w:val="single" w:sz="4" w:space="0" w:color="auto"/>
            </w:tcBorders>
          </w:tcPr>
          <w:p w14:paraId="7D0F0CC3" w14:textId="329DA7B8" w:rsidR="00444C55" w:rsidRPr="00585D1C" w:rsidRDefault="00444C55" w:rsidP="000D7625">
            <w:pPr>
              <w:cnfStyle w:val="100000000000" w:firstRow="1" w:lastRow="0" w:firstColumn="0" w:lastColumn="0" w:oddVBand="0" w:evenVBand="0" w:oddHBand="0" w:evenHBand="0" w:firstRowFirstColumn="0" w:firstRowLastColumn="0" w:lastRowFirstColumn="0" w:lastRowLastColumn="0"/>
              <w:rPr>
                <w:sz w:val="22"/>
                <w:szCs w:val="22"/>
                <w:lang w:val="sv-SE"/>
              </w:rPr>
            </w:pPr>
            <w:r w:rsidRPr="000D7625">
              <w:rPr>
                <w:sz w:val="22"/>
                <w:szCs w:val="22"/>
              </w:rPr>
              <w:t>Physio</w:t>
            </w:r>
            <w:r w:rsidR="00585D1C">
              <w:rPr>
                <w:sz w:val="22"/>
                <w:szCs w:val="22"/>
                <w:lang w:val="sv-SE"/>
              </w:rPr>
              <w:t>.</w:t>
            </w:r>
          </w:p>
        </w:tc>
        <w:tc>
          <w:tcPr>
            <w:tcW w:w="625" w:type="pct"/>
            <w:tcBorders>
              <w:bottom w:val="single" w:sz="4" w:space="0" w:color="auto"/>
            </w:tcBorders>
          </w:tcPr>
          <w:p w14:paraId="45699677" w14:textId="29AB7CC0" w:rsidR="00444C55" w:rsidRPr="000D7625" w:rsidRDefault="00444C55" w:rsidP="000D7625">
            <w:pPr>
              <w:cnfStyle w:val="100000000000" w:firstRow="1" w:lastRow="0" w:firstColumn="0" w:lastColumn="0" w:oddVBand="0" w:evenVBand="0" w:oddHBand="0" w:evenHBand="0" w:firstRowFirstColumn="0" w:firstRowLastColumn="0" w:lastRowFirstColumn="0" w:lastRowLastColumn="0"/>
              <w:rPr>
                <w:sz w:val="22"/>
                <w:szCs w:val="22"/>
              </w:rPr>
            </w:pPr>
            <w:r w:rsidRPr="000D7625">
              <w:rPr>
                <w:sz w:val="22"/>
                <w:szCs w:val="22"/>
              </w:rPr>
              <w:t xml:space="preserve">Physio. + </w:t>
            </w:r>
            <w:r w:rsidR="00096E01">
              <w:rPr>
                <w:sz w:val="22"/>
                <w:szCs w:val="22"/>
                <w:lang w:val="sv-SE"/>
              </w:rPr>
              <w:t>R</w:t>
            </w:r>
            <w:r w:rsidRPr="000D7625">
              <w:rPr>
                <w:sz w:val="22"/>
                <w:szCs w:val="22"/>
              </w:rPr>
              <w:t>esource (</w:t>
            </w:r>
            <w:r w:rsidR="002F41F6">
              <w:rPr>
                <w:sz w:val="22"/>
                <w:szCs w:val="22"/>
                <w:lang w:val="sv-SE"/>
              </w:rPr>
              <w:t>obs</w:t>
            </w:r>
            <w:r w:rsidR="00096E01">
              <w:rPr>
                <w:sz w:val="22"/>
                <w:szCs w:val="22"/>
                <w:lang w:val="sv-SE"/>
              </w:rPr>
              <w:t>.</w:t>
            </w:r>
            <w:r w:rsidRPr="000D7625">
              <w:rPr>
                <w:sz w:val="22"/>
                <w:szCs w:val="22"/>
              </w:rPr>
              <w:t>)</w:t>
            </w:r>
          </w:p>
        </w:tc>
        <w:tc>
          <w:tcPr>
            <w:tcW w:w="625" w:type="pct"/>
            <w:tcBorders>
              <w:bottom w:val="single" w:sz="4" w:space="0" w:color="auto"/>
            </w:tcBorders>
          </w:tcPr>
          <w:p w14:paraId="7EBE365B" w14:textId="57AD5629" w:rsidR="00444C55" w:rsidRPr="000D7625" w:rsidRDefault="00444C55" w:rsidP="000D7625">
            <w:pPr>
              <w:cnfStyle w:val="100000000000" w:firstRow="1" w:lastRow="0" w:firstColumn="0" w:lastColumn="0" w:oddVBand="0" w:evenVBand="0" w:oddHBand="0" w:evenHBand="0" w:firstRowFirstColumn="0" w:firstRowLastColumn="0" w:lastRowFirstColumn="0" w:lastRowLastColumn="0"/>
              <w:rPr>
                <w:sz w:val="22"/>
                <w:szCs w:val="22"/>
              </w:rPr>
            </w:pPr>
            <w:r w:rsidRPr="000D7625">
              <w:rPr>
                <w:sz w:val="22"/>
                <w:szCs w:val="22"/>
              </w:rPr>
              <w:t xml:space="preserve">Physio. + </w:t>
            </w:r>
            <w:r w:rsidR="00096E01">
              <w:rPr>
                <w:sz w:val="22"/>
                <w:szCs w:val="22"/>
                <w:lang w:val="sv-SE"/>
              </w:rPr>
              <w:t>R</w:t>
            </w:r>
            <w:r w:rsidRPr="000D7625">
              <w:rPr>
                <w:sz w:val="22"/>
                <w:szCs w:val="22"/>
              </w:rPr>
              <w:t>esource (</w:t>
            </w:r>
            <w:r w:rsidR="002F41F6">
              <w:rPr>
                <w:sz w:val="22"/>
                <w:szCs w:val="22"/>
                <w:lang w:val="sv-SE"/>
              </w:rPr>
              <w:t>exp</w:t>
            </w:r>
            <w:r w:rsidR="00096E01">
              <w:rPr>
                <w:sz w:val="22"/>
                <w:szCs w:val="22"/>
                <w:lang w:val="sv-SE"/>
              </w:rPr>
              <w:t>.</w:t>
            </w:r>
            <w:r w:rsidRPr="000D7625">
              <w:rPr>
                <w:sz w:val="22"/>
                <w:szCs w:val="22"/>
              </w:rPr>
              <w:t>)</w:t>
            </w:r>
          </w:p>
        </w:tc>
        <w:tc>
          <w:tcPr>
            <w:tcW w:w="624" w:type="pct"/>
            <w:tcBorders>
              <w:bottom w:val="single" w:sz="4" w:space="0" w:color="auto"/>
            </w:tcBorders>
          </w:tcPr>
          <w:p w14:paraId="62384D2C" w14:textId="32DD9C61" w:rsidR="00444C55" w:rsidRPr="000D7625" w:rsidRDefault="00444C55" w:rsidP="000D7625">
            <w:pPr>
              <w:cnfStyle w:val="100000000000" w:firstRow="1" w:lastRow="0" w:firstColumn="0" w:lastColumn="0" w:oddVBand="0" w:evenVBand="0" w:oddHBand="0" w:evenHBand="0" w:firstRowFirstColumn="0" w:firstRowLastColumn="0" w:lastRowFirstColumn="0" w:lastRowLastColumn="0"/>
              <w:rPr>
                <w:sz w:val="22"/>
                <w:szCs w:val="22"/>
              </w:rPr>
            </w:pPr>
            <w:r w:rsidRPr="000D7625">
              <w:rPr>
                <w:sz w:val="22"/>
                <w:szCs w:val="22"/>
              </w:rPr>
              <w:t>Resource (</w:t>
            </w:r>
            <w:r w:rsidR="002F41F6">
              <w:rPr>
                <w:sz w:val="22"/>
                <w:szCs w:val="22"/>
                <w:lang w:val="sv-SE"/>
              </w:rPr>
              <w:t>obs</w:t>
            </w:r>
            <w:r w:rsidR="00096E01">
              <w:rPr>
                <w:sz w:val="22"/>
                <w:szCs w:val="22"/>
                <w:lang w:val="sv-SE"/>
              </w:rPr>
              <w:t>.</w:t>
            </w:r>
            <w:r w:rsidRPr="000D7625">
              <w:rPr>
                <w:sz w:val="22"/>
                <w:szCs w:val="22"/>
              </w:rPr>
              <w:t>)</w:t>
            </w:r>
          </w:p>
        </w:tc>
        <w:tc>
          <w:tcPr>
            <w:tcW w:w="625" w:type="pct"/>
            <w:tcBorders>
              <w:bottom w:val="single" w:sz="4" w:space="0" w:color="auto"/>
            </w:tcBorders>
          </w:tcPr>
          <w:p w14:paraId="24F5849A" w14:textId="7AC50BC7" w:rsidR="00444C55" w:rsidRPr="000D7625" w:rsidRDefault="00444C55" w:rsidP="000D7625">
            <w:pPr>
              <w:cnfStyle w:val="100000000000" w:firstRow="1" w:lastRow="0" w:firstColumn="0" w:lastColumn="0" w:oddVBand="0" w:evenVBand="0" w:oddHBand="0" w:evenHBand="0" w:firstRowFirstColumn="0" w:firstRowLastColumn="0" w:lastRowFirstColumn="0" w:lastRowLastColumn="0"/>
              <w:rPr>
                <w:sz w:val="22"/>
                <w:szCs w:val="22"/>
              </w:rPr>
            </w:pPr>
            <w:r w:rsidRPr="000D7625">
              <w:rPr>
                <w:sz w:val="22"/>
                <w:szCs w:val="22"/>
              </w:rPr>
              <w:t>Resource (</w:t>
            </w:r>
            <w:r w:rsidR="002F41F6">
              <w:rPr>
                <w:sz w:val="22"/>
                <w:szCs w:val="22"/>
                <w:lang w:val="sv-SE"/>
              </w:rPr>
              <w:t>exp</w:t>
            </w:r>
            <w:r w:rsidR="00096E01">
              <w:rPr>
                <w:sz w:val="22"/>
                <w:szCs w:val="22"/>
                <w:lang w:val="sv-SE"/>
              </w:rPr>
              <w:t>.</w:t>
            </w:r>
            <w:r w:rsidRPr="000D7625">
              <w:rPr>
                <w:sz w:val="22"/>
                <w:szCs w:val="22"/>
              </w:rPr>
              <w:t>)</w:t>
            </w:r>
          </w:p>
        </w:tc>
      </w:tr>
      <w:tr w:rsidR="007F750F" w14:paraId="363D2281" w14:textId="77777777" w:rsidTr="007F750F">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859" w:type="pct"/>
            <w:tcBorders>
              <w:right w:val="single" w:sz="4" w:space="0" w:color="auto"/>
            </w:tcBorders>
          </w:tcPr>
          <w:p w14:paraId="4EAEA34B" w14:textId="493230A3" w:rsidR="00444C55" w:rsidRPr="000D7625" w:rsidRDefault="00444C55" w:rsidP="000D7625">
            <w:pPr>
              <w:rPr>
                <w:sz w:val="22"/>
                <w:szCs w:val="22"/>
                <w:lang w:val="en-US"/>
              </w:rPr>
            </w:pPr>
            <w:r w:rsidRPr="000D7625">
              <w:rPr>
                <w:sz w:val="22"/>
                <w:szCs w:val="22"/>
              </w:rPr>
              <w:t>Physiolog</w:t>
            </w:r>
            <w:r w:rsidR="000455DA" w:rsidRPr="000D7625">
              <w:rPr>
                <w:sz w:val="22"/>
                <w:szCs w:val="22"/>
                <w:lang w:val="en-US"/>
              </w:rPr>
              <w:t>ical rates (metabolism, mortality, max</w:t>
            </w:r>
            <w:r w:rsidR="004A6D04" w:rsidRPr="000D7625">
              <w:rPr>
                <w:sz w:val="22"/>
                <w:szCs w:val="22"/>
                <w:lang w:val="en-US"/>
              </w:rPr>
              <w:t>.</w:t>
            </w:r>
            <w:r w:rsidR="000455DA" w:rsidRPr="000D7625">
              <w:rPr>
                <w:sz w:val="22"/>
                <w:szCs w:val="22"/>
                <w:lang w:val="en-US"/>
              </w:rPr>
              <w:t xml:space="preserve"> consumption)</w:t>
            </w:r>
          </w:p>
        </w:tc>
        <w:tc>
          <w:tcPr>
            <w:tcW w:w="641" w:type="pct"/>
            <w:tcBorders>
              <w:top w:val="single" w:sz="4" w:space="0" w:color="auto"/>
              <w:left w:val="single" w:sz="4" w:space="0" w:color="auto"/>
              <w:bottom w:val="single" w:sz="4" w:space="0" w:color="auto"/>
              <w:right w:val="single" w:sz="4" w:space="0" w:color="auto"/>
            </w:tcBorders>
            <w:shd w:val="clear" w:color="auto" w:fill="6DAA2A"/>
          </w:tcPr>
          <w:p w14:paraId="0B6E7DEF" w14:textId="134804F7"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r w:rsidRPr="000D7625">
              <w:rPr>
                <w:sz w:val="22"/>
                <w:szCs w:val="22"/>
                <w:lang w:val="sv-SE"/>
              </w:rPr>
              <w:t>Yes</w:t>
            </w:r>
          </w:p>
        </w:tc>
        <w:tc>
          <w:tcPr>
            <w:tcW w:w="625" w:type="pct"/>
            <w:tcBorders>
              <w:top w:val="single" w:sz="4" w:space="0" w:color="auto"/>
              <w:left w:val="single" w:sz="4" w:space="0" w:color="auto"/>
              <w:bottom w:val="single" w:sz="4" w:space="0" w:color="auto"/>
              <w:right w:val="single" w:sz="4" w:space="0" w:color="auto"/>
            </w:tcBorders>
            <w:shd w:val="clear" w:color="auto" w:fill="6DAA2A"/>
          </w:tcPr>
          <w:p w14:paraId="28E1EF8D" w14:textId="2A9641DB"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r w:rsidRPr="000D7625">
              <w:rPr>
                <w:sz w:val="22"/>
                <w:szCs w:val="22"/>
                <w:lang w:val="sv-SE"/>
              </w:rPr>
              <w:t>Yes</w:t>
            </w:r>
          </w:p>
        </w:tc>
        <w:tc>
          <w:tcPr>
            <w:tcW w:w="625" w:type="pct"/>
            <w:tcBorders>
              <w:top w:val="single" w:sz="4" w:space="0" w:color="auto"/>
              <w:left w:val="single" w:sz="4" w:space="0" w:color="auto"/>
              <w:bottom w:val="single" w:sz="4" w:space="0" w:color="auto"/>
              <w:right w:val="single" w:sz="4" w:space="0" w:color="auto"/>
            </w:tcBorders>
            <w:shd w:val="clear" w:color="auto" w:fill="6DAA2A"/>
          </w:tcPr>
          <w:p w14:paraId="7EAFB0C3" w14:textId="6F76FB75"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r w:rsidRPr="000D7625">
              <w:rPr>
                <w:sz w:val="22"/>
                <w:szCs w:val="22"/>
                <w:lang w:val="sv-SE"/>
              </w:rPr>
              <w:t>Yes</w:t>
            </w:r>
          </w:p>
        </w:tc>
        <w:tc>
          <w:tcPr>
            <w:tcW w:w="624" w:type="pct"/>
            <w:tcBorders>
              <w:top w:val="single" w:sz="4" w:space="0" w:color="auto"/>
              <w:left w:val="single" w:sz="4" w:space="0" w:color="auto"/>
              <w:bottom w:val="single" w:sz="4" w:space="0" w:color="auto"/>
              <w:right w:val="single" w:sz="4" w:space="0" w:color="auto"/>
            </w:tcBorders>
            <w:shd w:val="clear" w:color="auto" w:fill="EF4C4D"/>
          </w:tcPr>
          <w:p w14:paraId="351D200D" w14:textId="51A8C634"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r w:rsidRPr="000D7625">
              <w:rPr>
                <w:sz w:val="22"/>
                <w:szCs w:val="22"/>
                <w:lang w:val="sv-SE"/>
              </w:rPr>
              <w:t>No</w:t>
            </w:r>
          </w:p>
        </w:tc>
        <w:tc>
          <w:tcPr>
            <w:tcW w:w="625" w:type="pct"/>
            <w:tcBorders>
              <w:top w:val="single" w:sz="4" w:space="0" w:color="auto"/>
              <w:left w:val="single" w:sz="4" w:space="0" w:color="auto"/>
              <w:bottom w:val="single" w:sz="4" w:space="0" w:color="auto"/>
              <w:right w:val="single" w:sz="4" w:space="0" w:color="auto"/>
            </w:tcBorders>
            <w:shd w:val="clear" w:color="auto" w:fill="EF4C4D"/>
          </w:tcPr>
          <w:p w14:paraId="39636C43" w14:textId="7A8BED71"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r w:rsidRPr="000D7625">
              <w:rPr>
                <w:sz w:val="22"/>
                <w:szCs w:val="22"/>
                <w:lang w:val="sv-SE"/>
              </w:rPr>
              <w:t>No</w:t>
            </w:r>
          </w:p>
        </w:tc>
      </w:tr>
      <w:tr w:rsidR="007F750F" w14:paraId="6959D186" w14:textId="77777777" w:rsidTr="007F750F">
        <w:trPr>
          <w:trHeight w:val="790"/>
        </w:trPr>
        <w:tc>
          <w:tcPr>
            <w:cnfStyle w:val="001000000000" w:firstRow="0" w:lastRow="0" w:firstColumn="1" w:lastColumn="0" w:oddVBand="0" w:evenVBand="0" w:oddHBand="0" w:evenHBand="0" w:firstRowFirstColumn="0" w:firstRowLastColumn="0" w:lastRowFirstColumn="0" w:lastRowLastColumn="0"/>
            <w:tcW w:w="1859" w:type="pct"/>
            <w:tcBorders>
              <w:right w:val="single" w:sz="4" w:space="0" w:color="auto"/>
            </w:tcBorders>
          </w:tcPr>
          <w:p w14:paraId="5AC8FB7B" w14:textId="3136A58F" w:rsidR="00444C55" w:rsidRPr="000D7625" w:rsidRDefault="00444C55" w:rsidP="000D7625">
            <w:pPr>
              <w:rPr>
                <w:sz w:val="22"/>
                <w:szCs w:val="22"/>
              </w:rPr>
            </w:pPr>
            <w:r w:rsidRPr="000D7625">
              <w:rPr>
                <w:sz w:val="22"/>
                <w:szCs w:val="22"/>
              </w:rPr>
              <w:t>Resource carrying capacity (</w:t>
            </w:r>
            <m:oMath>
              <m:r>
                <m:rPr>
                  <m:sty m:val="bi"/>
                </m:rPr>
                <w:rPr>
                  <w:rFonts w:ascii="Cambria Math" w:hAnsi="Cambria Math"/>
                  <w:sz w:val="22"/>
                  <w:szCs w:val="22"/>
                </w:rPr>
                <m:t>κ)</m:t>
              </m:r>
            </m:oMath>
          </w:p>
        </w:tc>
        <w:tc>
          <w:tcPr>
            <w:tcW w:w="641" w:type="pct"/>
            <w:tcBorders>
              <w:top w:val="single" w:sz="4" w:space="0" w:color="auto"/>
              <w:left w:val="single" w:sz="4" w:space="0" w:color="auto"/>
              <w:bottom w:val="single" w:sz="4" w:space="0" w:color="auto"/>
              <w:right w:val="single" w:sz="4" w:space="0" w:color="auto"/>
            </w:tcBorders>
            <w:shd w:val="clear" w:color="auto" w:fill="EF4C4D"/>
          </w:tcPr>
          <w:p w14:paraId="6261725F" w14:textId="16D82E12" w:rsidR="00444C55" w:rsidRPr="000D7625" w:rsidRDefault="00580E53" w:rsidP="000D7625">
            <w:pPr>
              <w:cnfStyle w:val="000000000000" w:firstRow="0" w:lastRow="0" w:firstColumn="0" w:lastColumn="0" w:oddVBand="0" w:evenVBand="0" w:oddHBand="0" w:evenHBand="0" w:firstRowFirstColumn="0" w:firstRowLastColumn="0" w:lastRowFirstColumn="0" w:lastRowLastColumn="0"/>
              <w:rPr>
                <w:sz w:val="22"/>
                <w:szCs w:val="22"/>
                <w:lang w:val="sv-SE"/>
              </w:rPr>
            </w:pPr>
            <w:r w:rsidRPr="000D7625">
              <w:rPr>
                <w:sz w:val="22"/>
                <w:szCs w:val="22"/>
                <w:lang w:val="sv-SE"/>
              </w:rPr>
              <w:t>No</w:t>
            </w:r>
          </w:p>
        </w:tc>
        <w:tc>
          <w:tcPr>
            <w:tcW w:w="625" w:type="pct"/>
            <w:tcBorders>
              <w:top w:val="single" w:sz="4" w:space="0" w:color="auto"/>
              <w:left w:val="single" w:sz="4" w:space="0" w:color="auto"/>
              <w:bottom w:val="single" w:sz="4" w:space="0" w:color="auto"/>
              <w:right w:val="single" w:sz="4" w:space="0" w:color="auto"/>
            </w:tcBorders>
            <w:shd w:val="clear" w:color="auto" w:fill="6DAA2A"/>
          </w:tcPr>
          <w:p w14:paraId="4F6D999A" w14:textId="1B4B2DED" w:rsidR="00444C55" w:rsidRPr="000D7625" w:rsidRDefault="00580E53" w:rsidP="000D7625">
            <w:pPr>
              <w:cnfStyle w:val="000000000000" w:firstRow="0" w:lastRow="0" w:firstColumn="0" w:lastColumn="0" w:oddVBand="0" w:evenVBand="0" w:oddHBand="0" w:evenHBand="0" w:firstRowFirstColumn="0" w:firstRowLastColumn="0" w:lastRowFirstColumn="0" w:lastRowLastColumn="0"/>
              <w:rPr>
                <w:sz w:val="22"/>
                <w:szCs w:val="22"/>
                <w:lang w:val="sv-SE"/>
              </w:rPr>
            </w:pPr>
            <w:r w:rsidRPr="000D7625">
              <w:rPr>
                <w:sz w:val="22"/>
                <w:szCs w:val="22"/>
                <w:lang w:val="sv-SE"/>
              </w:rPr>
              <w:t>Yes</w:t>
            </w:r>
          </w:p>
        </w:tc>
        <w:tc>
          <w:tcPr>
            <w:tcW w:w="625" w:type="pct"/>
            <w:tcBorders>
              <w:top w:val="single" w:sz="4" w:space="0" w:color="auto"/>
              <w:left w:val="single" w:sz="4" w:space="0" w:color="auto"/>
              <w:bottom w:val="single" w:sz="4" w:space="0" w:color="auto"/>
              <w:right w:val="single" w:sz="4" w:space="0" w:color="auto"/>
            </w:tcBorders>
            <w:shd w:val="clear" w:color="auto" w:fill="6DAA2A"/>
          </w:tcPr>
          <w:p w14:paraId="3AAA82C9" w14:textId="02E798B0" w:rsidR="00444C55" w:rsidRPr="000D7625" w:rsidRDefault="00580E53" w:rsidP="000D7625">
            <w:pPr>
              <w:cnfStyle w:val="000000000000" w:firstRow="0" w:lastRow="0" w:firstColumn="0" w:lastColumn="0" w:oddVBand="0" w:evenVBand="0" w:oddHBand="0" w:evenHBand="0" w:firstRowFirstColumn="0" w:firstRowLastColumn="0" w:lastRowFirstColumn="0" w:lastRowLastColumn="0"/>
              <w:rPr>
                <w:sz w:val="22"/>
                <w:szCs w:val="22"/>
                <w:lang w:val="sv-SE"/>
              </w:rPr>
            </w:pPr>
            <w:r w:rsidRPr="000D7625">
              <w:rPr>
                <w:sz w:val="22"/>
                <w:szCs w:val="22"/>
                <w:lang w:val="sv-SE"/>
              </w:rPr>
              <w:t>Yes</w:t>
            </w:r>
          </w:p>
        </w:tc>
        <w:tc>
          <w:tcPr>
            <w:tcW w:w="624" w:type="pct"/>
            <w:tcBorders>
              <w:top w:val="single" w:sz="4" w:space="0" w:color="auto"/>
              <w:left w:val="single" w:sz="4" w:space="0" w:color="auto"/>
              <w:bottom w:val="single" w:sz="4" w:space="0" w:color="auto"/>
              <w:right w:val="single" w:sz="4" w:space="0" w:color="auto"/>
            </w:tcBorders>
            <w:shd w:val="clear" w:color="auto" w:fill="6DAA2A"/>
          </w:tcPr>
          <w:p w14:paraId="3A682AB1" w14:textId="4E20F2E4" w:rsidR="00444C55" w:rsidRPr="000D7625" w:rsidRDefault="00580E53" w:rsidP="000D7625">
            <w:pPr>
              <w:cnfStyle w:val="000000000000" w:firstRow="0" w:lastRow="0" w:firstColumn="0" w:lastColumn="0" w:oddVBand="0" w:evenVBand="0" w:oddHBand="0" w:evenHBand="0" w:firstRowFirstColumn="0" w:firstRowLastColumn="0" w:lastRowFirstColumn="0" w:lastRowLastColumn="0"/>
              <w:rPr>
                <w:sz w:val="22"/>
                <w:szCs w:val="22"/>
                <w:lang w:val="sv-SE"/>
              </w:rPr>
            </w:pPr>
            <w:r w:rsidRPr="000D7625">
              <w:rPr>
                <w:sz w:val="22"/>
                <w:szCs w:val="22"/>
                <w:lang w:val="sv-SE"/>
              </w:rPr>
              <w:t>Yes</w:t>
            </w:r>
          </w:p>
        </w:tc>
        <w:tc>
          <w:tcPr>
            <w:tcW w:w="625" w:type="pct"/>
            <w:tcBorders>
              <w:top w:val="single" w:sz="4" w:space="0" w:color="auto"/>
              <w:left w:val="single" w:sz="4" w:space="0" w:color="auto"/>
              <w:bottom w:val="single" w:sz="4" w:space="0" w:color="auto"/>
              <w:right w:val="single" w:sz="4" w:space="0" w:color="auto"/>
            </w:tcBorders>
            <w:shd w:val="clear" w:color="auto" w:fill="6DAA2A"/>
          </w:tcPr>
          <w:p w14:paraId="493AA1B1" w14:textId="76C3E047" w:rsidR="00444C55" w:rsidRPr="000D7625" w:rsidRDefault="00580E53" w:rsidP="000D7625">
            <w:pPr>
              <w:cnfStyle w:val="000000000000" w:firstRow="0" w:lastRow="0" w:firstColumn="0" w:lastColumn="0" w:oddVBand="0" w:evenVBand="0" w:oddHBand="0" w:evenHBand="0" w:firstRowFirstColumn="0" w:firstRowLastColumn="0" w:lastRowFirstColumn="0" w:lastRowLastColumn="0"/>
              <w:rPr>
                <w:sz w:val="22"/>
                <w:szCs w:val="22"/>
                <w:lang w:val="sv-SE"/>
              </w:rPr>
            </w:pPr>
            <w:r w:rsidRPr="000D7625">
              <w:rPr>
                <w:sz w:val="22"/>
                <w:szCs w:val="22"/>
                <w:lang w:val="sv-SE"/>
              </w:rPr>
              <w:t>Yes</w:t>
            </w:r>
          </w:p>
        </w:tc>
      </w:tr>
      <w:tr w:rsidR="007F750F" w14:paraId="076A88D3" w14:textId="77777777" w:rsidTr="007F750F">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1859" w:type="pct"/>
            <w:tcBorders>
              <w:right w:val="single" w:sz="4" w:space="0" w:color="auto"/>
            </w:tcBorders>
          </w:tcPr>
          <w:p w14:paraId="07B787F3" w14:textId="6048829C" w:rsidR="00444C55" w:rsidRPr="000D7625" w:rsidRDefault="00444C55" w:rsidP="000D7625">
            <w:pPr>
              <w:rPr>
                <w:sz w:val="22"/>
                <w:szCs w:val="22"/>
              </w:rPr>
            </w:pPr>
            <w:r w:rsidRPr="000D7625">
              <w:rPr>
                <w:sz w:val="22"/>
                <w:szCs w:val="22"/>
              </w:rPr>
              <w:t>Resource regeneration rate (</w:t>
            </w:r>
            <m:oMath>
              <m:sSub>
                <m:sSubPr>
                  <m:ctrlPr>
                    <w:rPr>
                      <w:rFonts w:ascii="Cambria Math" w:hAnsi="Cambria Math"/>
                      <w:sz w:val="22"/>
                      <w:szCs w:val="22"/>
                    </w:rPr>
                  </m:ctrlPr>
                </m:sSubPr>
                <m:e>
                  <m:r>
                    <m:rPr>
                      <m:sty m:val="bi"/>
                    </m:rPr>
                    <w:rPr>
                      <w:rFonts w:ascii="Cambria Math" w:hAnsi="Cambria Math"/>
                      <w:sz w:val="22"/>
                      <w:szCs w:val="22"/>
                    </w:rPr>
                    <m:t>r</m:t>
                  </m:r>
                </m:e>
                <m:sub>
                  <m:r>
                    <m:rPr>
                      <m:sty m:val="bi"/>
                    </m:rPr>
                    <w:rPr>
                      <w:rFonts w:ascii="Cambria Math" w:hAnsi="Cambria Math"/>
                      <w:sz w:val="22"/>
                      <w:szCs w:val="22"/>
                    </w:rPr>
                    <m:t>0</m:t>
                  </m:r>
                </m:sub>
              </m:sSub>
              <m:r>
                <m:rPr>
                  <m:sty m:val="bi"/>
                </m:rPr>
                <w:rPr>
                  <w:rFonts w:ascii="Cambria Math" w:hAnsi="Cambria Math"/>
                  <w:sz w:val="22"/>
                  <w:szCs w:val="22"/>
                </w:rPr>
                <m:t>)</m:t>
              </m:r>
            </m:oMath>
          </w:p>
        </w:tc>
        <w:tc>
          <w:tcPr>
            <w:tcW w:w="641" w:type="pct"/>
            <w:tcBorders>
              <w:top w:val="single" w:sz="4" w:space="0" w:color="auto"/>
              <w:left w:val="single" w:sz="4" w:space="0" w:color="auto"/>
              <w:bottom w:val="single" w:sz="4" w:space="0" w:color="auto"/>
              <w:right w:val="single" w:sz="4" w:space="0" w:color="auto"/>
            </w:tcBorders>
            <w:shd w:val="clear" w:color="auto" w:fill="EF4C4D"/>
          </w:tcPr>
          <w:p w14:paraId="35C7F3CC" w14:textId="1C9B8F61"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r w:rsidRPr="000D7625">
              <w:rPr>
                <w:sz w:val="22"/>
                <w:szCs w:val="22"/>
                <w:lang w:val="sv-SE"/>
              </w:rPr>
              <w:t>No</w:t>
            </w:r>
          </w:p>
        </w:tc>
        <w:tc>
          <w:tcPr>
            <w:tcW w:w="625" w:type="pct"/>
            <w:tcBorders>
              <w:top w:val="single" w:sz="4" w:space="0" w:color="auto"/>
              <w:left w:val="single" w:sz="4" w:space="0" w:color="auto"/>
              <w:bottom w:val="single" w:sz="4" w:space="0" w:color="auto"/>
              <w:right w:val="single" w:sz="4" w:space="0" w:color="auto"/>
            </w:tcBorders>
            <w:shd w:val="clear" w:color="auto" w:fill="EF4C4D"/>
          </w:tcPr>
          <w:p w14:paraId="52E0A516" w14:textId="60FA7B68" w:rsidR="00444C55" w:rsidRPr="000D7625" w:rsidRDefault="00AD0EB7"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r w:rsidRPr="000D7625">
              <w:rPr>
                <w:sz w:val="22"/>
                <w:szCs w:val="22"/>
                <w:lang w:val="sv-SE"/>
              </w:rPr>
              <w:t>No</w:t>
            </w:r>
          </w:p>
        </w:tc>
        <w:tc>
          <w:tcPr>
            <w:tcW w:w="625" w:type="pct"/>
            <w:tcBorders>
              <w:top w:val="single" w:sz="4" w:space="0" w:color="auto"/>
              <w:left w:val="single" w:sz="4" w:space="0" w:color="auto"/>
              <w:bottom w:val="single" w:sz="4" w:space="0" w:color="auto"/>
              <w:right w:val="single" w:sz="4" w:space="0" w:color="auto"/>
            </w:tcBorders>
            <w:shd w:val="clear" w:color="auto" w:fill="6DAA2A"/>
          </w:tcPr>
          <w:p w14:paraId="0F2A1DE1" w14:textId="379DA967"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r w:rsidRPr="000D7625">
              <w:rPr>
                <w:sz w:val="22"/>
                <w:szCs w:val="22"/>
                <w:lang w:val="sv-SE"/>
              </w:rPr>
              <w:t xml:space="preserve">Yes </w:t>
            </w:r>
          </w:p>
        </w:tc>
        <w:tc>
          <w:tcPr>
            <w:tcW w:w="624" w:type="pct"/>
            <w:tcBorders>
              <w:top w:val="single" w:sz="4" w:space="0" w:color="auto"/>
              <w:left w:val="single" w:sz="4" w:space="0" w:color="auto"/>
              <w:bottom w:val="single" w:sz="4" w:space="0" w:color="auto"/>
              <w:right w:val="single" w:sz="4" w:space="0" w:color="auto"/>
            </w:tcBorders>
            <w:shd w:val="clear" w:color="auto" w:fill="EF4C4D"/>
          </w:tcPr>
          <w:p w14:paraId="5DC8EEE5" w14:textId="44526E11"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r w:rsidRPr="000D7625">
              <w:rPr>
                <w:sz w:val="22"/>
                <w:szCs w:val="22"/>
                <w:lang w:val="sv-SE"/>
              </w:rPr>
              <w:t>No</w:t>
            </w:r>
          </w:p>
        </w:tc>
        <w:tc>
          <w:tcPr>
            <w:tcW w:w="625" w:type="pct"/>
            <w:tcBorders>
              <w:top w:val="single" w:sz="4" w:space="0" w:color="auto"/>
              <w:left w:val="single" w:sz="4" w:space="0" w:color="auto"/>
              <w:bottom w:val="single" w:sz="4" w:space="0" w:color="auto"/>
              <w:right w:val="single" w:sz="4" w:space="0" w:color="auto"/>
            </w:tcBorders>
            <w:shd w:val="clear" w:color="auto" w:fill="6DAA2A"/>
          </w:tcPr>
          <w:p w14:paraId="00819CD7" w14:textId="6E62FF32"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r w:rsidRPr="000D7625">
              <w:rPr>
                <w:sz w:val="22"/>
                <w:szCs w:val="22"/>
                <w:lang w:val="sv-SE"/>
              </w:rPr>
              <w:t>Yes</w:t>
            </w:r>
          </w:p>
        </w:tc>
      </w:tr>
    </w:tbl>
    <w:p w14:paraId="467589C3" w14:textId="38C4A3B0" w:rsidR="0054489F" w:rsidRDefault="0054489F" w:rsidP="00A0363E">
      <w:pPr>
        <w:spacing w:line="480" w:lineRule="auto"/>
      </w:pPr>
    </w:p>
    <w:p w14:paraId="6AC86024" w14:textId="105D4BB2" w:rsidR="0054489F" w:rsidRDefault="0054489F" w:rsidP="00A0363E">
      <w:pPr>
        <w:spacing w:line="480" w:lineRule="auto"/>
      </w:pPr>
    </w:p>
    <w:p w14:paraId="662DA2A9" w14:textId="4F152090" w:rsidR="0054489F" w:rsidRDefault="0054489F" w:rsidP="00A0363E">
      <w:pPr>
        <w:spacing w:line="480" w:lineRule="auto"/>
      </w:pPr>
    </w:p>
    <w:p w14:paraId="788F21B4" w14:textId="77777777" w:rsidR="0054489F" w:rsidRDefault="0054489F" w:rsidP="00A0363E">
      <w:pPr>
        <w:spacing w:line="480" w:lineRule="auto"/>
      </w:pPr>
    </w:p>
    <w:p w14:paraId="2A7DB2F2" w14:textId="5395A7AB" w:rsidR="00ED3013" w:rsidRPr="00087875" w:rsidRDefault="00ED3013" w:rsidP="00182BA9">
      <w:pPr>
        <w:spacing w:line="480" w:lineRule="auto"/>
        <w:contextualSpacing/>
        <w:jc w:val="both"/>
        <w:rPr>
          <w:color w:val="FF0000"/>
        </w:rPr>
      </w:pPr>
    </w:p>
    <w:p w14:paraId="2F4E203E" w14:textId="49D399E6" w:rsidR="00316E51" w:rsidRDefault="00316E51" w:rsidP="00182BA9">
      <w:pPr>
        <w:spacing w:line="480" w:lineRule="auto"/>
        <w:contextualSpacing/>
        <w:jc w:val="both"/>
        <w:rPr>
          <w:color w:val="FF0000"/>
        </w:rPr>
      </w:pPr>
    </w:p>
    <w:p w14:paraId="55C3DBE7" w14:textId="55D81478" w:rsidR="00FF401D" w:rsidRDefault="00FF401D" w:rsidP="00182BA9">
      <w:pPr>
        <w:spacing w:line="480" w:lineRule="auto"/>
        <w:contextualSpacing/>
        <w:jc w:val="both"/>
        <w:rPr>
          <w:color w:val="FF0000"/>
        </w:rPr>
      </w:pPr>
    </w:p>
    <w:p w14:paraId="5D961A7B" w14:textId="6282C72F" w:rsidR="00FF401D" w:rsidRDefault="00FF401D" w:rsidP="00182BA9">
      <w:pPr>
        <w:spacing w:line="480" w:lineRule="auto"/>
        <w:contextualSpacing/>
        <w:jc w:val="both"/>
        <w:rPr>
          <w:color w:val="FF0000"/>
        </w:rPr>
      </w:pPr>
    </w:p>
    <w:p w14:paraId="4E20427F" w14:textId="46A3D59B" w:rsidR="00FF401D" w:rsidRDefault="00FF401D" w:rsidP="00182BA9">
      <w:pPr>
        <w:spacing w:line="480" w:lineRule="auto"/>
        <w:contextualSpacing/>
        <w:jc w:val="both"/>
        <w:rPr>
          <w:color w:val="FF0000"/>
        </w:rPr>
      </w:pPr>
    </w:p>
    <w:p w14:paraId="1646827D" w14:textId="2A08AD75" w:rsidR="00FF401D" w:rsidRDefault="00FF401D" w:rsidP="00182BA9">
      <w:pPr>
        <w:spacing w:line="480" w:lineRule="auto"/>
        <w:contextualSpacing/>
        <w:jc w:val="both"/>
        <w:rPr>
          <w:color w:val="FF0000"/>
        </w:rPr>
      </w:pPr>
    </w:p>
    <w:p w14:paraId="29F33640" w14:textId="10E04986" w:rsidR="00FF401D" w:rsidRDefault="00FF401D" w:rsidP="00182BA9">
      <w:pPr>
        <w:spacing w:line="480" w:lineRule="auto"/>
        <w:contextualSpacing/>
        <w:jc w:val="both"/>
        <w:rPr>
          <w:color w:val="FF0000"/>
        </w:rPr>
      </w:pPr>
    </w:p>
    <w:p w14:paraId="07715FBE" w14:textId="2372A922" w:rsidR="00ED662D" w:rsidRDefault="00ED662D" w:rsidP="00182BA9">
      <w:pPr>
        <w:spacing w:line="480" w:lineRule="auto"/>
        <w:contextualSpacing/>
        <w:jc w:val="both"/>
        <w:rPr>
          <w:color w:val="FF0000"/>
        </w:rPr>
      </w:pPr>
    </w:p>
    <w:p w14:paraId="00CF3E2B" w14:textId="2990AFAB" w:rsidR="00ED662D" w:rsidRDefault="00ED662D" w:rsidP="00182BA9">
      <w:pPr>
        <w:spacing w:line="480" w:lineRule="auto"/>
        <w:contextualSpacing/>
        <w:jc w:val="both"/>
        <w:rPr>
          <w:color w:val="FF0000"/>
        </w:rPr>
      </w:pPr>
    </w:p>
    <w:p w14:paraId="2EB007DE" w14:textId="322A9F56" w:rsidR="00ED662D" w:rsidRDefault="00ED662D" w:rsidP="00182BA9">
      <w:pPr>
        <w:spacing w:line="480" w:lineRule="auto"/>
        <w:contextualSpacing/>
        <w:jc w:val="both"/>
        <w:rPr>
          <w:color w:val="FF0000"/>
        </w:rPr>
      </w:pPr>
    </w:p>
    <w:p w14:paraId="282F739C" w14:textId="77777777" w:rsidR="00ED662D" w:rsidRDefault="00ED662D" w:rsidP="00182BA9">
      <w:pPr>
        <w:spacing w:line="480" w:lineRule="auto"/>
        <w:contextualSpacing/>
        <w:jc w:val="both"/>
        <w:rPr>
          <w:color w:val="FF0000"/>
        </w:rPr>
      </w:pPr>
    </w:p>
    <w:p w14:paraId="20550FE6" w14:textId="56C91D64" w:rsidR="00AD548E" w:rsidRDefault="00AD548E" w:rsidP="00182BA9">
      <w:pPr>
        <w:spacing w:line="480" w:lineRule="auto"/>
        <w:contextualSpacing/>
        <w:jc w:val="both"/>
        <w:rPr>
          <w:rFonts w:cstheme="minorHAnsi"/>
          <w:b/>
        </w:rPr>
      </w:pPr>
      <w:r w:rsidRPr="006A09B3">
        <w:rPr>
          <w:rFonts w:cstheme="minorHAnsi"/>
          <w:b/>
        </w:rPr>
        <w:lastRenderedPageBreak/>
        <w:t>Results</w:t>
      </w:r>
    </w:p>
    <w:p w14:paraId="26839588" w14:textId="7D0A3153" w:rsidR="0063626B" w:rsidRPr="00AF32CB" w:rsidRDefault="00F617C1" w:rsidP="00037C00">
      <w:pPr>
        <w:spacing w:line="480" w:lineRule="auto"/>
        <w:contextualSpacing/>
        <w:jc w:val="both"/>
        <w:rPr>
          <w:rFonts w:cstheme="minorHAnsi"/>
          <w:bCs/>
          <w:sz w:val="22"/>
          <w:szCs w:val="22"/>
        </w:rPr>
      </w:pPr>
      <w:r w:rsidRPr="00AF32CB">
        <w:rPr>
          <w:rFonts w:cstheme="minorHAnsi"/>
          <w:bCs/>
          <w:sz w:val="22"/>
          <w:szCs w:val="22"/>
        </w:rPr>
        <w:t xml:space="preserve">The inclusion of </w:t>
      </w:r>
      <w:r w:rsidR="001C7F80" w:rsidRPr="00AF32CB">
        <w:rPr>
          <w:rFonts w:cstheme="minorHAnsi"/>
          <w:bCs/>
          <w:sz w:val="22"/>
          <w:szCs w:val="22"/>
        </w:rPr>
        <w:t xml:space="preserve">temperature effects on fish </w:t>
      </w:r>
      <w:r w:rsidRPr="00AF32CB">
        <w:rPr>
          <w:rFonts w:cstheme="minorHAnsi"/>
          <w:bCs/>
          <w:sz w:val="22"/>
          <w:szCs w:val="22"/>
        </w:rPr>
        <w:t xml:space="preserve">physiological </w:t>
      </w:r>
      <w:r w:rsidR="001C7F80" w:rsidRPr="00AF32CB">
        <w:rPr>
          <w:rFonts w:cstheme="minorHAnsi"/>
          <w:bCs/>
          <w:sz w:val="22"/>
          <w:szCs w:val="22"/>
        </w:rPr>
        <w:t>processes  (</w:t>
      </w:r>
      <w:r w:rsidR="00C343FD" w:rsidRPr="00AF32CB">
        <w:rPr>
          <w:rFonts w:cstheme="minorHAnsi"/>
          <w:bCs/>
          <w:sz w:val="22"/>
          <w:szCs w:val="22"/>
        </w:rPr>
        <w:t xml:space="preserve">“top-down”, </w:t>
      </w:r>
      <w:r w:rsidR="001C7F80" w:rsidRPr="00AF32CB">
        <w:rPr>
          <w:rFonts w:cstheme="minorHAnsi"/>
          <w:bCs/>
          <w:sz w:val="22"/>
          <w:szCs w:val="22"/>
        </w:rPr>
        <w:t>in addition to temperature-dependence of their background resources</w:t>
      </w:r>
      <w:r w:rsidR="00C343FD" w:rsidRPr="00AF32CB">
        <w:rPr>
          <w:rFonts w:cstheme="minorHAnsi"/>
          <w:bCs/>
          <w:sz w:val="22"/>
          <w:szCs w:val="22"/>
        </w:rPr>
        <w:t>, the “bottom-up”</w:t>
      </w:r>
      <w:r w:rsidR="001C7F80" w:rsidRPr="00AF32CB">
        <w:rPr>
          <w:rFonts w:cstheme="minorHAnsi"/>
          <w:bCs/>
          <w:sz w:val="22"/>
          <w:szCs w:val="22"/>
        </w:rPr>
        <w:t>)</w:t>
      </w:r>
      <w:r w:rsidRPr="00AF32CB">
        <w:rPr>
          <w:rFonts w:cstheme="minorHAnsi"/>
          <w:bCs/>
          <w:sz w:val="22"/>
          <w:szCs w:val="22"/>
        </w:rPr>
        <w:t xml:space="preserve"> </w:t>
      </w:r>
      <w:r w:rsidR="002C2804" w:rsidRPr="00AF32CB">
        <w:rPr>
          <w:rFonts w:cstheme="minorHAnsi"/>
          <w:bCs/>
          <w:sz w:val="22"/>
          <w:szCs w:val="22"/>
        </w:rPr>
        <w:t>has a strong influence on the projected size-at-age in 205</w:t>
      </w:r>
      <w:r w:rsidR="00A16B74" w:rsidRPr="00AF32CB">
        <w:rPr>
          <w:rFonts w:cstheme="minorHAnsi"/>
          <w:bCs/>
          <w:sz w:val="22"/>
          <w:szCs w:val="22"/>
        </w:rPr>
        <w:t>0</w:t>
      </w:r>
      <w:r w:rsidR="002C2804" w:rsidRPr="00AF32CB">
        <w:rPr>
          <w:rFonts w:cstheme="minorHAnsi"/>
          <w:bCs/>
          <w:sz w:val="22"/>
          <w:szCs w:val="22"/>
        </w:rPr>
        <w:t xml:space="preserve"> under the RCP 8.5 emission scenario relative to the baseline projection (</w:t>
      </w:r>
      <w:r w:rsidR="00E60233" w:rsidRPr="00AF32CB">
        <w:rPr>
          <w:rFonts w:cstheme="minorHAnsi"/>
          <w:bCs/>
          <w:sz w:val="22"/>
          <w:szCs w:val="22"/>
        </w:rPr>
        <w:t xml:space="preserve">no </w:t>
      </w:r>
      <w:r w:rsidR="008E0A26" w:rsidRPr="00AF32CB">
        <w:rPr>
          <w:rFonts w:cstheme="minorHAnsi"/>
          <w:bCs/>
          <w:sz w:val="22"/>
          <w:szCs w:val="22"/>
        </w:rPr>
        <w:t>warming</w:t>
      </w:r>
      <w:r w:rsidR="002C2804" w:rsidRPr="00AF32CB">
        <w:rPr>
          <w:rFonts w:cstheme="minorHAnsi"/>
          <w:bCs/>
          <w:sz w:val="22"/>
          <w:szCs w:val="22"/>
        </w:rPr>
        <w:t>)</w:t>
      </w:r>
      <w:r w:rsidR="00FA3729" w:rsidRPr="00AF32CB">
        <w:rPr>
          <w:rFonts w:cstheme="minorHAnsi"/>
          <w:bCs/>
          <w:sz w:val="22"/>
          <w:szCs w:val="22"/>
        </w:rPr>
        <w:t xml:space="preserve"> (Fig. </w:t>
      </w:r>
      <w:r w:rsidR="00F2624A" w:rsidRPr="004C17C5">
        <w:rPr>
          <w:rFonts w:cstheme="minorHAnsi"/>
          <w:bCs/>
          <w:sz w:val="22"/>
          <w:szCs w:val="22"/>
          <w:lang w:val="en-US"/>
        </w:rPr>
        <w:t>1</w:t>
      </w:r>
      <w:r w:rsidR="00FA3729" w:rsidRPr="00AF32CB">
        <w:rPr>
          <w:rFonts w:cstheme="minorHAnsi"/>
          <w:bCs/>
          <w:sz w:val="22"/>
          <w:szCs w:val="22"/>
        </w:rPr>
        <w:t>)</w:t>
      </w:r>
      <w:r w:rsidR="002C2804" w:rsidRPr="00AF32CB">
        <w:rPr>
          <w:rFonts w:cstheme="minorHAnsi"/>
          <w:bCs/>
          <w:sz w:val="22"/>
          <w:szCs w:val="22"/>
        </w:rPr>
        <w:t xml:space="preserve">. </w:t>
      </w:r>
      <w:r w:rsidR="007120E7" w:rsidRPr="00AF32CB">
        <w:rPr>
          <w:rFonts w:cstheme="minorHAnsi"/>
          <w:bCs/>
          <w:sz w:val="22"/>
          <w:szCs w:val="22"/>
        </w:rPr>
        <w:t>Including</w:t>
      </w:r>
      <w:r w:rsidR="002137F4" w:rsidRPr="00AF32CB">
        <w:rPr>
          <w:rFonts w:cstheme="minorHAnsi"/>
          <w:bCs/>
          <w:sz w:val="22"/>
          <w:szCs w:val="22"/>
        </w:rPr>
        <w:t xml:space="preserve"> empirical</w:t>
      </w:r>
      <w:r w:rsidR="007120E7" w:rsidRPr="00AF32CB">
        <w:rPr>
          <w:rFonts w:cstheme="minorHAnsi"/>
          <w:bCs/>
          <w:sz w:val="22"/>
          <w:szCs w:val="22"/>
        </w:rPr>
        <w:t xml:space="preserve"> temperature </w:t>
      </w:r>
      <w:r w:rsidR="001C7F80" w:rsidRPr="00AF32CB">
        <w:rPr>
          <w:rFonts w:cstheme="minorHAnsi"/>
          <w:bCs/>
          <w:sz w:val="22"/>
          <w:szCs w:val="22"/>
        </w:rPr>
        <w:t xml:space="preserve">dependence </w:t>
      </w:r>
      <w:r w:rsidR="007120E7" w:rsidRPr="00AF32CB">
        <w:rPr>
          <w:rFonts w:cstheme="minorHAnsi"/>
          <w:bCs/>
          <w:sz w:val="22"/>
          <w:szCs w:val="22"/>
        </w:rPr>
        <w:t xml:space="preserve">of </w:t>
      </w:r>
      <w:r w:rsidR="00332CA4" w:rsidRPr="00AF32CB">
        <w:rPr>
          <w:rFonts w:cstheme="minorHAnsi"/>
          <w:bCs/>
          <w:sz w:val="22"/>
          <w:szCs w:val="22"/>
        </w:rPr>
        <w:t>maximum consumption, mortality and metabolism</w:t>
      </w:r>
      <w:r w:rsidR="00050727" w:rsidRPr="00AF32CB">
        <w:rPr>
          <w:rFonts w:cstheme="minorHAnsi"/>
          <w:bCs/>
          <w:sz w:val="22"/>
          <w:szCs w:val="22"/>
        </w:rPr>
        <w:t xml:space="preserve">, with </w:t>
      </w:r>
      <w:r w:rsidR="001C7F80" w:rsidRPr="00AF32CB">
        <w:rPr>
          <w:rFonts w:cstheme="minorHAnsi"/>
          <w:bCs/>
          <w:sz w:val="22"/>
          <w:szCs w:val="22"/>
        </w:rPr>
        <w:t xml:space="preserve">or </w:t>
      </w:r>
      <w:r w:rsidR="00050727" w:rsidRPr="00AF32CB">
        <w:rPr>
          <w:rFonts w:cstheme="minorHAnsi"/>
          <w:bCs/>
          <w:sz w:val="22"/>
          <w:szCs w:val="22"/>
        </w:rPr>
        <w:t xml:space="preserve">without </w:t>
      </w:r>
      <w:r w:rsidR="00AD7521" w:rsidRPr="00AF32CB">
        <w:rPr>
          <w:rFonts w:cstheme="minorHAnsi"/>
          <w:bCs/>
          <w:sz w:val="22"/>
          <w:szCs w:val="22"/>
        </w:rPr>
        <w:t>temperature-</w:t>
      </w:r>
      <w:r w:rsidR="00061821" w:rsidRPr="00AF32CB">
        <w:rPr>
          <w:rFonts w:cstheme="minorHAnsi"/>
          <w:bCs/>
          <w:sz w:val="22"/>
          <w:szCs w:val="22"/>
        </w:rPr>
        <w:t>dependence</w:t>
      </w:r>
      <w:r w:rsidR="005F580A" w:rsidRPr="00AF32CB">
        <w:rPr>
          <w:rFonts w:cstheme="minorHAnsi"/>
          <w:bCs/>
          <w:sz w:val="22"/>
          <w:szCs w:val="22"/>
        </w:rPr>
        <w:t xml:space="preserve"> of background resources, </w:t>
      </w:r>
      <w:r w:rsidR="007120E7" w:rsidRPr="00AF32CB">
        <w:rPr>
          <w:rFonts w:cstheme="minorHAnsi"/>
          <w:bCs/>
          <w:sz w:val="22"/>
          <w:szCs w:val="22"/>
        </w:rPr>
        <w:t xml:space="preserve">leads to warming </w:t>
      </w:r>
      <w:r w:rsidR="00D90F6B" w:rsidRPr="00AF32CB">
        <w:rPr>
          <w:rFonts w:cstheme="minorHAnsi"/>
          <w:bCs/>
          <w:sz w:val="22"/>
          <w:szCs w:val="22"/>
        </w:rPr>
        <w:t xml:space="preserve">having </w:t>
      </w:r>
      <w:commentRangeStart w:id="74"/>
      <w:commentRangeStart w:id="75"/>
      <w:r w:rsidR="00D90F6B" w:rsidRPr="00AF32CB">
        <w:rPr>
          <w:rFonts w:cstheme="minorHAnsi"/>
          <w:bCs/>
          <w:sz w:val="22"/>
          <w:szCs w:val="22"/>
        </w:rPr>
        <w:t xml:space="preserve">positive </w:t>
      </w:r>
      <w:commentRangeEnd w:id="74"/>
      <w:r w:rsidR="00C343FD" w:rsidRPr="00AF32CB">
        <w:rPr>
          <w:rStyle w:val="CommentReference"/>
          <w:sz w:val="22"/>
          <w:szCs w:val="22"/>
        </w:rPr>
        <w:commentReference w:id="74"/>
      </w:r>
      <w:commentRangeEnd w:id="75"/>
      <w:r w:rsidR="00202781" w:rsidRPr="00AF32CB">
        <w:rPr>
          <w:rStyle w:val="CommentReference"/>
          <w:sz w:val="22"/>
          <w:szCs w:val="22"/>
        </w:rPr>
        <w:commentReference w:id="75"/>
      </w:r>
      <w:r w:rsidR="00D90F6B" w:rsidRPr="00AF32CB">
        <w:rPr>
          <w:rFonts w:cstheme="minorHAnsi"/>
          <w:bCs/>
          <w:sz w:val="22"/>
          <w:szCs w:val="22"/>
        </w:rPr>
        <w:t>effects o</w:t>
      </w:r>
      <w:r w:rsidR="00C343FD" w:rsidRPr="00AF32CB">
        <w:rPr>
          <w:rFonts w:cstheme="minorHAnsi"/>
          <w:bCs/>
          <w:sz w:val="22"/>
          <w:szCs w:val="22"/>
        </w:rPr>
        <w:t>n</w:t>
      </w:r>
      <w:r w:rsidR="00D90F6B" w:rsidRPr="00AF32CB">
        <w:rPr>
          <w:rFonts w:cstheme="minorHAnsi"/>
          <w:bCs/>
          <w:sz w:val="22"/>
          <w:szCs w:val="22"/>
        </w:rPr>
        <w:t xml:space="preserve"> </w:t>
      </w:r>
      <w:r w:rsidR="00822B46" w:rsidRPr="00AF32CB">
        <w:rPr>
          <w:rFonts w:cstheme="minorHAnsi"/>
          <w:bCs/>
          <w:sz w:val="22"/>
          <w:szCs w:val="22"/>
        </w:rPr>
        <w:t>size-at-age</w:t>
      </w:r>
      <w:r w:rsidR="00D90F6B" w:rsidRPr="00AF32CB">
        <w:rPr>
          <w:rFonts w:cstheme="minorHAnsi"/>
          <w:bCs/>
          <w:sz w:val="22"/>
          <w:szCs w:val="22"/>
        </w:rPr>
        <w:t xml:space="preserve">, whereas </w:t>
      </w:r>
      <w:r w:rsidR="00275C0E" w:rsidRPr="00AF32CB">
        <w:rPr>
          <w:rFonts w:cstheme="minorHAnsi"/>
          <w:bCs/>
          <w:sz w:val="22"/>
          <w:szCs w:val="22"/>
        </w:rPr>
        <w:t xml:space="preserve">scenarios without </w:t>
      </w:r>
      <w:r w:rsidR="001C7F80" w:rsidRPr="00AF32CB">
        <w:rPr>
          <w:rFonts w:cstheme="minorHAnsi"/>
          <w:bCs/>
          <w:sz w:val="22"/>
          <w:szCs w:val="22"/>
        </w:rPr>
        <w:t xml:space="preserve">temperature-dependent </w:t>
      </w:r>
      <w:r w:rsidR="00275C0E" w:rsidRPr="00AF32CB">
        <w:rPr>
          <w:rFonts w:cstheme="minorHAnsi"/>
          <w:bCs/>
          <w:sz w:val="22"/>
          <w:szCs w:val="22"/>
        </w:rPr>
        <w:t xml:space="preserve">physiological </w:t>
      </w:r>
      <w:r w:rsidR="001C7F80" w:rsidRPr="00AF32CB">
        <w:rPr>
          <w:rFonts w:cstheme="minorHAnsi"/>
          <w:bCs/>
          <w:sz w:val="22"/>
          <w:szCs w:val="22"/>
        </w:rPr>
        <w:t>processes</w:t>
      </w:r>
      <w:r w:rsidR="00275C0E" w:rsidRPr="00AF32CB">
        <w:rPr>
          <w:rFonts w:cstheme="minorHAnsi"/>
          <w:bCs/>
          <w:sz w:val="22"/>
          <w:szCs w:val="22"/>
        </w:rPr>
        <w:t xml:space="preserve"> all lead to </w:t>
      </w:r>
      <w:r w:rsidR="00822B46" w:rsidRPr="00AF32CB">
        <w:rPr>
          <w:rFonts w:cstheme="minorHAnsi"/>
          <w:bCs/>
          <w:sz w:val="22"/>
          <w:szCs w:val="22"/>
        </w:rPr>
        <w:t>size-at-age</w:t>
      </w:r>
      <w:r w:rsidR="00DE6636" w:rsidRPr="00AF32CB">
        <w:rPr>
          <w:rFonts w:cstheme="minorHAnsi"/>
          <w:bCs/>
          <w:sz w:val="22"/>
          <w:szCs w:val="22"/>
        </w:rPr>
        <w:t xml:space="preserve"> </w:t>
      </w:r>
      <w:r w:rsidR="001C7F80" w:rsidRPr="00AF32CB">
        <w:rPr>
          <w:rFonts w:cstheme="minorHAnsi"/>
          <w:bCs/>
          <w:sz w:val="22"/>
          <w:szCs w:val="22"/>
        </w:rPr>
        <w:t xml:space="preserve">decreasing with warming </w:t>
      </w:r>
      <w:r w:rsidR="00DE6636" w:rsidRPr="00AF32CB">
        <w:rPr>
          <w:rFonts w:cstheme="minorHAnsi"/>
          <w:bCs/>
          <w:sz w:val="22"/>
          <w:szCs w:val="22"/>
        </w:rPr>
        <w:t xml:space="preserve">(Fig. </w:t>
      </w:r>
      <w:r w:rsidR="00B55B19" w:rsidRPr="00F2624A">
        <w:rPr>
          <w:rFonts w:cstheme="minorHAnsi"/>
          <w:bCs/>
          <w:sz w:val="22"/>
          <w:szCs w:val="22"/>
          <w:lang w:val="en-US"/>
        </w:rPr>
        <w:t>1</w:t>
      </w:r>
      <w:r w:rsidR="00DE6636" w:rsidRPr="00AF32CB">
        <w:rPr>
          <w:rFonts w:cstheme="minorHAnsi"/>
          <w:bCs/>
          <w:sz w:val="22"/>
          <w:szCs w:val="22"/>
        </w:rPr>
        <w:t>)</w:t>
      </w:r>
      <w:r w:rsidR="00822B46" w:rsidRPr="00AF32CB">
        <w:rPr>
          <w:rFonts w:cstheme="minorHAnsi"/>
          <w:bCs/>
          <w:sz w:val="22"/>
          <w:szCs w:val="22"/>
        </w:rPr>
        <w:t>.</w:t>
      </w:r>
      <w:r w:rsidR="006D35A3" w:rsidRPr="00AF32CB">
        <w:rPr>
          <w:rFonts w:cstheme="minorHAnsi"/>
          <w:bCs/>
          <w:sz w:val="22"/>
          <w:szCs w:val="22"/>
        </w:rPr>
        <w:t xml:space="preserve"> </w:t>
      </w:r>
      <w:r w:rsidR="003859AF" w:rsidRPr="00AF32CB">
        <w:rPr>
          <w:rFonts w:cstheme="minorHAnsi"/>
          <w:bCs/>
          <w:sz w:val="22"/>
          <w:szCs w:val="22"/>
        </w:rPr>
        <w:t xml:space="preserve">Specifically, </w:t>
      </w:r>
      <w:r w:rsidR="009B2986" w:rsidRPr="00AF32CB">
        <w:rPr>
          <w:rFonts w:cstheme="minorHAnsi"/>
          <w:bCs/>
          <w:sz w:val="22"/>
          <w:szCs w:val="22"/>
        </w:rPr>
        <w:t>i</w:t>
      </w:r>
      <w:r w:rsidR="00945FD0" w:rsidRPr="00AF32CB">
        <w:rPr>
          <w:rFonts w:cstheme="minorHAnsi"/>
          <w:bCs/>
          <w:sz w:val="22"/>
          <w:szCs w:val="22"/>
        </w:rPr>
        <w:t xml:space="preserve">n scenarios with </w:t>
      </w:r>
      <w:r w:rsidR="00C343FD" w:rsidRPr="00AF32CB">
        <w:rPr>
          <w:rFonts w:cstheme="minorHAnsi"/>
          <w:bCs/>
          <w:sz w:val="22"/>
          <w:szCs w:val="22"/>
        </w:rPr>
        <w:t xml:space="preserve">temperature-dependent </w:t>
      </w:r>
      <w:r w:rsidR="00945FD0" w:rsidRPr="00AF32CB">
        <w:rPr>
          <w:rFonts w:cstheme="minorHAnsi"/>
          <w:bCs/>
          <w:sz w:val="22"/>
          <w:szCs w:val="22"/>
        </w:rPr>
        <w:t xml:space="preserve">physiological </w:t>
      </w:r>
      <w:r w:rsidR="00C343FD" w:rsidRPr="00AF32CB">
        <w:rPr>
          <w:rFonts w:cstheme="minorHAnsi"/>
          <w:bCs/>
          <w:sz w:val="22"/>
          <w:szCs w:val="22"/>
        </w:rPr>
        <w:t>processes</w:t>
      </w:r>
      <w:r w:rsidR="00945FD0" w:rsidRPr="00AF32CB">
        <w:rPr>
          <w:rFonts w:cstheme="minorHAnsi"/>
          <w:bCs/>
          <w:sz w:val="22"/>
          <w:szCs w:val="22"/>
        </w:rPr>
        <w:t>,</w:t>
      </w:r>
      <w:r w:rsidR="0053608F" w:rsidRPr="00AF32CB">
        <w:rPr>
          <w:rFonts w:cstheme="minorHAnsi"/>
          <w:bCs/>
          <w:sz w:val="22"/>
          <w:szCs w:val="22"/>
        </w:rPr>
        <w:t xml:space="preserve"> </w:t>
      </w:r>
      <w:r w:rsidR="00A850DA" w:rsidRPr="00AF32CB">
        <w:rPr>
          <w:rFonts w:cstheme="minorHAnsi"/>
          <w:bCs/>
          <w:sz w:val="22"/>
          <w:szCs w:val="22"/>
        </w:rPr>
        <w:t xml:space="preserve">the positive effect </w:t>
      </w:r>
      <w:r w:rsidR="00C343FD" w:rsidRPr="00AF32CB">
        <w:rPr>
          <w:rFonts w:cstheme="minorHAnsi"/>
          <w:bCs/>
          <w:sz w:val="22"/>
          <w:szCs w:val="22"/>
        </w:rPr>
        <w:t xml:space="preserve">of warming </w:t>
      </w:r>
      <w:r w:rsidR="00A850DA" w:rsidRPr="00AF32CB">
        <w:rPr>
          <w:rFonts w:cstheme="minorHAnsi"/>
          <w:bCs/>
          <w:sz w:val="22"/>
          <w:szCs w:val="22"/>
        </w:rPr>
        <w:t xml:space="preserve">is largest for </w:t>
      </w:r>
      <w:r w:rsidR="0053608F" w:rsidRPr="00AF32CB">
        <w:rPr>
          <w:rFonts w:cstheme="minorHAnsi"/>
          <w:bCs/>
          <w:sz w:val="22"/>
          <w:szCs w:val="22"/>
        </w:rPr>
        <w:t xml:space="preserve">small individuals </w:t>
      </w:r>
      <w:r w:rsidR="00A850DA" w:rsidRPr="00AF32CB">
        <w:rPr>
          <w:rFonts w:cstheme="minorHAnsi"/>
          <w:bCs/>
          <w:sz w:val="22"/>
          <w:szCs w:val="22"/>
        </w:rPr>
        <w:t>and declines with size</w:t>
      </w:r>
      <w:r w:rsidR="00BD6F1D" w:rsidRPr="00AF32CB">
        <w:rPr>
          <w:rFonts w:cstheme="minorHAnsi"/>
          <w:bCs/>
          <w:sz w:val="22"/>
          <w:szCs w:val="22"/>
        </w:rPr>
        <w:t xml:space="preserve">. However, </w:t>
      </w:r>
      <w:r w:rsidR="00C343FD" w:rsidRPr="00AF32CB">
        <w:rPr>
          <w:rFonts w:cstheme="minorHAnsi"/>
          <w:bCs/>
          <w:sz w:val="22"/>
          <w:szCs w:val="22"/>
        </w:rPr>
        <w:t>when</w:t>
      </w:r>
      <w:r w:rsidR="0053608F" w:rsidRPr="00AF32CB">
        <w:rPr>
          <w:rFonts w:cstheme="minorHAnsi"/>
          <w:bCs/>
          <w:sz w:val="22"/>
          <w:szCs w:val="22"/>
        </w:rPr>
        <w:t xml:space="preserve"> only resource dynamics scale with temperature</w:t>
      </w:r>
      <w:r w:rsidR="00ED4B76" w:rsidRPr="00AF32CB">
        <w:rPr>
          <w:rFonts w:cstheme="minorHAnsi"/>
          <w:bCs/>
          <w:sz w:val="22"/>
          <w:szCs w:val="22"/>
        </w:rPr>
        <w:t xml:space="preserve">, </w:t>
      </w:r>
      <w:r w:rsidR="00922C5B" w:rsidRPr="00AF32CB">
        <w:rPr>
          <w:rFonts w:cstheme="minorHAnsi"/>
          <w:bCs/>
          <w:sz w:val="22"/>
          <w:szCs w:val="22"/>
        </w:rPr>
        <w:t xml:space="preserve">small individuals </w:t>
      </w:r>
      <w:commentRangeStart w:id="76"/>
      <w:commentRangeStart w:id="77"/>
      <w:r w:rsidR="00C343FD" w:rsidRPr="00AF32CB">
        <w:rPr>
          <w:rFonts w:cstheme="minorHAnsi"/>
          <w:bCs/>
          <w:sz w:val="22"/>
          <w:szCs w:val="22"/>
        </w:rPr>
        <w:t xml:space="preserve">have </w:t>
      </w:r>
      <w:r w:rsidR="00922C5B" w:rsidRPr="00AF32CB">
        <w:rPr>
          <w:rFonts w:cstheme="minorHAnsi"/>
          <w:bCs/>
          <w:sz w:val="22"/>
          <w:szCs w:val="22"/>
        </w:rPr>
        <w:t>the largest relative change (negative</w:t>
      </w:r>
      <w:r w:rsidR="004910AF" w:rsidRPr="00AF32CB">
        <w:rPr>
          <w:rFonts w:cstheme="minorHAnsi"/>
          <w:bCs/>
          <w:sz w:val="22"/>
          <w:szCs w:val="22"/>
        </w:rPr>
        <w:t>)</w:t>
      </w:r>
      <w:r w:rsidR="00841E35" w:rsidRPr="00AF32CB">
        <w:rPr>
          <w:rFonts w:cstheme="minorHAnsi"/>
          <w:bCs/>
          <w:sz w:val="22"/>
          <w:szCs w:val="22"/>
        </w:rPr>
        <w:t>, and this negative effect</w:t>
      </w:r>
      <w:r w:rsidR="00C343FD" w:rsidRPr="00AF32CB">
        <w:rPr>
          <w:rFonts w:cstheme="minorHAnsi"/>
          <w:bCs/>
          <w:sz w:val="22"/>
          <w:szCs w:val="22"/>
        </w:rPr>
        <w:t xml:space="preserve"> of warming</w:t>
      </w:r>
      <w:r w:rsidR="00D63BB1" w:rsidRPr="00AF32CB">
        <w:rPr>
          <w:rFonts w:cstheme="minorHAnsi"/>
          <w:bCs/>
          <w:sz w:val="22"/>
          <w:szCs w:val="22"/>
        </w:rPr>
        <w:t xml:space="preserve"> </w:t>
      </w:r>
      <w:r w:rsidR="00E232B4" w:rsidRPr="00AF32CB">
        <w:rPr>
          <w:rFonts w:cstheme="minorHAnsi"/>
          <w:bCs/>
          <w:sz w:val="22"/>
          <w:szCs w:val="22"/>
        </w:rPr>
        <w:t xml:space="preserve">declines with body size </w:t>
      </w:r>
      <w:r w:rsidR="008B3890" w:rsidRPr="00AF32CB">
        <w:rPr>
          <w:rFonts w:cstheme="minorHAnsi"/>
          <w:bCs/>
          <w:sz w:val="22"/>
          <w:szCs w:val="22"/>
        </w:rPr>
        <w:t xml:space="preserve">(Fig. </w:t>
      </w:r>
      <w:r w:rsidR="009605D2" w:rsidRPr="00AF32CB">
        <w:rPr>
          <w:rFonts w:cstheme="minorHAnsi"/>
          <w:bCs/>
          <w:sz w:val="22"/>
          <w:szCs w:val="22"/>
        </w:rPr>
        <w:t>2</w:t>
      </w:r>
      <w:r w:rsidR="008B3890" w:rsidRPr="00AF32CB">
        <w:rPr>
          <w:rFonts w:cstheme="minorHAnsi"/>
          <w:bCs/>
          <w:sz w:val="22"/>
          <w:szCs w:val="22"/>
        </w:rPr>
        <w:t>)</w:t>
      </w:r>
      <w:commentRangeEnd w:id="76"/>
      <w:r w:rsidR="00872B85" w:rsidRPr="00AF32CB">
        <w:rPr>
          <w:rStyle w:val="CommentReference"/>
          <w:sz w:val="22"/>
          <w:szCs w:val="22"/>
        </w:rPr>
        <w:commentReference w:id="76"/>
      </w:r>
      <w:commentRangeEnd w:id="77"/>
      <w:r w:rsidR="00830575" w:rsidRPr="00AF32CB">
        <w:rPr>
          <w:rStyle w:val="CommentReference"/>
          <w:sz w:val="22"/>
          <w:szCs w:val="22"/>
        </w:rPr>
        <w:commentReference w:id="77"/>
      </w:r>
      <w:r w:rsidR="008B3890" w:rsidRPr="00AF32CB">
        <w:rPr>
          <w:rFonts w:cstheme="minorHAnsi"/>
          <w:bCs/>
          <w:sz w:val="22"/>
          <w:szCs w:val="22"/>
        </w:rPr>
        <w:t>.</w:t>
      </w:r>
      <w:r w:rsidR="00D11397" w:rsidRPr="00AF32CB">
        <w:rPr>
          <w:rFonts w:cstheme="minorHAnsi"/>
          <w:bCs/>
          <w:sz w:val="22"/>
          <w:szCs w:val="22"/>
        </w:rPr>
        <w:t xml:space="preserve"> </w:t>
      </w:r>
    </w:p>
    <w:p w14:paraId="527D2CC2" w14:textId="6CB1E63D" w:rsidR="00160528" w:rsidRPr="00AF32CB" w:rsidRDefault="00D11397" w:rsidP="00037C00">
      <w:pPr>
        <w:spacing w:line="480" w:lineRule="auto"/>
        <w:ind w:firstLine="284"/>
        <w:contextualSpacing/>
        <w:jc w:val="both"/>
        <w:rPr>
          <w:rFonts w:cstheme="minorHAnsi"/>
          <w:sz w:val="22"/>
          <w:szCs w:val="22"/>
          <w:lang w:val="en-GB"/>
        </w:rPr>
      </w:pPr>
      <w:commentRangeStart w:id="78"/>
      <w:commentRangeStart w:id="79"/>
      <w:commentRangeStart w:id="80"/>
      <w:r w:rsidRPr="00AF32CB">
        <w:rPr>
          <w:rFonts w:cstheme="minorHAnsi"/>
          <w:bCs/>
          <w:sz w:val="22"/>
          <w:szCs w:val="22"/>
        </w:rPr>
        <w:t>D</w:t>
      </w:r>
      <w:commentRangeEnd w:id="78"/>
      <w:r w:rsidR="00B42E51" w:rsidRPr="00AF32CB">
        <w:rPr>
          <w:rStyle w:val="CommentReference"/>
          <w:sz w:val="22"/>
          <w:szCs w:val="22"/>
        </w:rPr>
        <w:commentReference w:id="78"/>
      </w:r>
      <w:commentRangeEnd w:id="79"/>
      <w:r w:rsidR="00C343FD" w:rsidRPr="00AF32CB">
        <w:rPr>
          <w:rStyle w:val="CommentReference"/>
          <w:sz w:val="22"/>
          <w:szCs w:val="22"/>
        </w:rPr>
        <w:commentReference w:id="79"/>
      </w:r>
      <w:commentRangeEnd w:id="80"/>
      <w:r w:rsidR="007A196D" w:rsidRPr="00AF32CB">
        <w:rPr>
          <w:rStyle w:val="CommentReference"/>
          <w:sz w:val="22"/>
          <w:szCs w:val="22"/>
        </w:rPr>
        <w:commentReference w:id="80"/>
      </w:r>
      <w:r w:rsidRPr="00AF32CB">
        <w:rPr>
          <w:rFonts w:cstheme="minorHAnsi"/>
          <w:bCs/>
          <w:sz w:val="22"/>
          <w:szCs w:val="22"/>
        </w:rPr>
        <w:t xml:space="preserve">espite the relatively narrow </w:t>
      </w:r>
      <w:r w:rsidR="008A1C37" w:rsidRPr="00AF32CB">
        <w:rPr>
          <w:rFonts w:cstheme="minorHAnsi"/>
          <w:bCs/>
          <w:sz w:val="22"/>
          <w:szCs w:val="22"/>
        </w:rPr>
        <w:t>range of activation energies for physiological rates considered here (</w:t>
      </w:r>
      <w:r w:rsidR="0038736C" w:rsidRPr="00AF32CB">
        <w:rPr>
          <w:rFonts w:cstheme="minorHAnsi"/>
          <w:bCs/>
          <w:sz w:val="22"/>
          <w:szCs w:val="22"/>
        </w:rPr>
        <w:t>Fig. S1</w:t>
      </w:r>
      <w:r w:rsidR="004C17C5" w:rsidRPr="004C17C5">
        <w:rPr>
          <w:rFonts w:cstheme="minorHAnsi"/>
          <w:bCs/>
          <w:sz w:val="22"/>
          <w:szCs w:val="22"/>
          <w:lang w:val="en-US"/>
        </w:rPr>
        <w:t xml:space="preserve">1; </w:t>
      </w:r>
      <w:r w:rsidR="004C17C5">
        <w:rPr>
          <w:rFonts w:cstheme="minorHAnsi"/>
          <w:bCs/>
          <w:sz w:val="22"/>
          <w:szCs w:val="22"/>
          <w:lang w:val="en-US"/>
        </w:rPr>
        <w:t xml:space="preserve">Table </w:t>
      </w:r>
      <w:r w:rsidR="00467BA8">
        <w:rPr>
          <w:rFonts w:cstheme="minorHAnsi"/>
          <w:bCs/>
          <w:sz w:val="22"/>
          <w:szCs w:val="22"/>
          <w:lang w:val="en-US"/>
        </w:rPr>
        <w:t>S</w:t>
      </w:r>
      <w:r w:rsidR="004C17C5">
        <w:rPr>
          <w:rFonts w:cstheme="minorHAnsi"/>
          <w:bCs/>
          <w:sz w:val="22"/>
          <w:szCs w:val="22"/>
          <w:lang w:val="en-US"/>
        </w:rPr>
        <w:t>4</w:t>
      </w:r>
      <w:r w:rsidR="00CC64FB" w:rsidRPr="00AF32CB">
        <w:rPr>
          <w:rFonts w:cstheme="minorHAnsi"/>
          <w:bCs/>
          <w:sz w:val="22"/>
          <w:szCs w:val="22"/>
        </w:rPr>
        <w:t>)</w:t>
      </w:r>
      <w:r w:rsidR="00DF48B2" w:rsidRPr="00AF32CB">
        <w:rPr>
          <w:rFonts w:cstheme="minorHAnsi"/>
          <w:bCs/>
          <w:sz w:val="22"/>
          <w:szCs w:val="22"/>
        </w:rPr>
        <w:t xml:space="preserve">, the uncertainty associated with variation </w:t>
      </w:r>
      <w:r w:rsidR="00661D7D" w:rsidRPr="00AF32CB">
        <w:rPr>
          <w:rFonts w:cstheme="minorHAnsi"/>
          <w:bCs/>
          <w:sz w:val="22"/>
          <w:szCs w:val="22"/>
        </w:rPr>
        <w:t xml:space="preserve">in the activation energies are </w:t>
      </w:r>
      <w:r w:rsidR="00781E1E" w:rsidRPr="00AF32CB">
        <w:rPr>
          <w:rFonts w:cstheme="minorHAnsi"/>
          <w:bCs/>
          <w:sz w:val="22"/>
          <w:szCs w:val="22"/>
        </w:rPr>
        <w:t xml:space="preserve">large. </w:t>
      </w:r>
      <w:r w:rsidR="000F5856" w:rsidRPr="00AF32CB">
        <w:rPr>
          <w:rFonts w:cstheme="minorHAnsi"/>
          <w:bCs/>
          <w:sz w:val="22"/>
          <w:szCs w:val="22"/>
        </w:rPr>
        <w:t xml:space="preserve">In scenarios where both physiology and </w:t>
      </w:r>
      <w:r w:rsidR="006E1092" w:rsidRPr="00AF32CB">
        <w:rPr>
          <w:rFonts w:cstheme="minorHAnsi"/>
          <w:bCs/>
          <w:sz w:val="22"/>
          <w:szCs w:val="22"/>
        </w:rPr>
        <w:t xml:space="preserve">resources </w:t>
      </w:r>
      <w:r w:rsidR="0063626B" w:rsidRPr="00AF32CB">
        <w:rPr>
          <w:rFonts w:cstheme="minorHAnsi"/>
          <w:bCs/>
          <w:sz w:val="22"/>
          <w:szCs w:val="22"/>
        </w:rPr>
        <w:t>depend on</w:t>
      </w:r>
      <w:r w:rsidR="006E1092" w:rsidRPr="00AF32CB">
        <w:rPr>
          <w:rFonts w:cstheme="minorHAnsi"/>
          <w:bCs/>
          <w:sz w:val="22"/>
          <w:szCs w:val="22"/>
        </w:rPr>
        <w:t xml:space="preserve"> temperature,</w:t>
      </w:r>
      <w:r w:rsidR="00AF4F8D" w:rsidRPr="00AF32CB">
        <w:rPr>
          <w:rFonts w:cstheme="minorHAnsi"/>
          <w:bCs/>
          <w:sz w:val="22"/>
          <w:szCs w:val="22"/>
        </w:rPr>
        <w:t xml:space="preserve"> </w:t>
      </w:r>
      <w:r w:rsidR="00E26BAA" w:rsidRPr="00AF32CB">
        <w:rPr>
          <w:rFonts w:cstheme="minorHAnsi"/>
          <w:bCs/>
          <w:sz w:val="22"/>
          <w:szCs w:val="22"/>
        </w:rPr>
        <w:t xml:space="preserve">the </w:t>
      </w:r>
      <w:r w:rsidR="008B7F28" w:rsidRPr="00AF32CB">
        <w:rPr>
          <w:rFonts w:cstheme="minorHAnsi"/>
          <w:bCs/>
          <w:sz w:val="22"/>
          <w:szCs w:val="22"/>
        </w:rPr>
        <w:t xml:space="preserve">range of predicted changes in size-at-age vary </w:t>
      </w:r>
      <w:r w:rsidR="00872B85" w:rsidRPr="00AF32CB">
        <w:rPr>
          <w:rFonts w:cstheme="minorHAnsi"/>
          <w:bCs/>
          <w:sz w:val="22"/>
          <w:szCs w:val="22"/>
        </w:rPr>
        <w:t>at</w:t>
      </w:r>
      <w:r w:rsidR="00300204" w:rsidRPr="00AF32CB">
        <w:rPr>
          <w:rFonts w:cstheme="minorHAnsi"/>
          <w:bCs/>
          <w:sz w:val="22"/>
          <w:szCs w:val="22"/>
        </w:rPr>
        <w:t xml:space="preserve"> </w:t>
      </w:r>
      <w:r w:rsidR="009D1E1C" w:rsidRPr="00AF32CB">
        <w:rPr>
          <w:rFonts w:cstheme="minorHAnsi"/>
          <w:bCs/>
          <w:sz w:val="22"/>
          <w:szCs w:val="22"/>
        </w:rPr>
        <w:t xml:space="preserve">approximately </w:t>
      </w:r>
      <m:oMath>
        <m:r>
          <w:rPr>
            <w:rFonts w:ascii="Cambria Math" w:hAnsi="Cambria Math" w:cstheme="minorHAnsi"/>
            <w:sz w:val="22"/>
            <w:szCs w:val="22"/>
          </w:rPr>
          <m:t>0</m:t>
        </m:r>
      </m:oMath>
      <w:r w:rsidR="00D42F89" w:rsidRPr="00AF32CB">
        <w:rPr>
          <w:rFonts w:cstheme="minorHAnsi"/>
          <w:bCs/>
          <w:sz w:val="22"/>
          <w:szCs w:val="22"/>
        </w:rPr>
        <w:t xml:space="preserve">% to </w:t>
      </w:r>
      <m:oMath>
        <m:r>
          <w:rPr>
            <w:rFonts w:ascii="Cambria Math" w:hAnsi="Cambria Math" w:cstheme="minorHAnsi"/>
            <w:sz w:val="22"/>
            <w:szCs w:val="22"/>
          </w:rPr>
          <m:t>+</m:t>
        </m:r>
      </m:oMath>
      <w:r w:rsidR="00D42F89" w:rsidRPr="00AF32CB">
        <w:rPr>
          <w:rFonts w:cstheme="minorHAnsi"/>
          <w:bCs/>
          <w:sz w:val="22"/>
          <w:szCs w:val="22"/>
        </w:rPr>
        <w:t>40</w:t>
      </w:r>
      <w:r w:rsidR="004D3067" w:rsidRPr="00AF32CB">
        <w:rPr>
          <w:rFonts w:cstheme="minorHAnsi"/>
          <w:bCs/>
          <w:sz w:val="22"/>
          <w:szCs w:val="22"/>
        </w:rPr>
        <w:t>%</w:t>
      </w:r>
      <w:r w:rsidR="00667918" w:rsidRPr="00AF32CB">
        <w:rPr>
          <w:rFonts w:cstheme="minorHAnsi"/>
          <w:bCs/>
          <w:sz w:val="22"/>
          <w:szCs w:val="22"/>
        </w:rPr>
        <w:t xml:space="preserve"> </w:t>
      </w:r>
      <w:r w:rsidR="00645250" w:rsidRPr="00AF32CB">
        <w:rPr>
          <w:rFonts w:cstheme="minorHAnsi"/>
          <w:bCs/>
          <w:sz w:val="22"/>
          <w:szCs w:val="22"/>
        </w:rPr>
        <w:t xml:space="preserve">for </w:t>
      </w:r>
      <w:r w:rsidR="004C0C69" w:rsidRPr="00792277">
        <w:rPr>
          <w:rFonts w:cstheme="minorHAnsi"/>
          <w:bCs/>
          <w:sz w:val="22"/>
          <w:szCs w:val="22"/>
          <w:lang w:val="en-US"/>
        </w:rPr>
        <w:t>both</w:t>
      </w:r>
      <w:r w:rsidR="000A5E8E">
        <w:rPr>
          <w:rFonts w:cstheme="minorHAnsi"/>
          <w:bCs/>
          <w:sz w:val="22"/>
          <w:szCs w:val="22"/>
          <w:lang w:val="en-US"/>
        </w:rPr>
        <w:t xml:space="preserve"> scenarios </w:t>
      </w:r>
      <w:r w:rsidR="006220E9" w:rsidRPr="00AF32CB">
        <w:rPr>
          <w:rFonts w:cstheme="minorHAnsi"/>
          <w:bCs/>
          <w:sz w:val="22"/>
          <w:szCs w:val="22"/>
        </w:rPr>
        <w:t xml:space="preserve">(Fig. </w:t>
      </w:r>
      <w:r w:rsidR="00BD63F7" w:rsidRPr="00FC1F52">
        <w:rPr>
          <w:rFonts w:cstheme="minorHAnsi"/>
          <w:bCs/>
          <w:sz w:val="22"/>
          <w:szCs w:val="22"/>
          <w:lang w:val="en-US"/>
        </w:rPr>
        <w:t>1</w:t>
      </w:r>
      <w:r w:rsidR="00D2235D" w:rsidRPr="00AF32CB">
        <w:rPr>
          <w:rFonts w:cstheme="minorHAnsi"/>
          <w:bCs/>
          <w:sz w:val="22"/>
          <w:szCs w:val="22"/>
        </w:rPr>
        <w:t>).</w:t>
      </w:r>
      <w:r w:rsidR="00160528" w:rsidRPr="00AF32CB">
        <w:rPr>
          <w:rFonts w:cstheme="minorHAnsi"/>
          <w:bCs/>
          <w:sz w:val="22"/>
          <w:szCs w:val="22"/>
        </w:rPr>
        <w:t xml:space="preserve"> </w:t>
      </w:r>
      <w:r w:rsidR="0020048F" w:rsidRPr="0020048F">
        <w:rPr>
          <w:rFonts w:cstheme="minorHAnsi"/>
          <w:bCs/>
          <w:sz w:val="22"/>
          <w:szCs w:val="22"/>
          <w:lang w:val="en-US"/>
        </w:rPr>
        <w:t>Cod, follow</w:t>
      </w:r>
      <w:r w:rsidR="0020048F">
        <w:rPr>
          <w:rFonts w:cstheme="minorHAnsi"/>
          <w:bCs/>
          <w:sz w:val="22"/>
          <w:szCs w:val="22"/>
          <w:lang w:val="en-US"/>
        </w:rPr>
        <w:t xml:space="preserve">ed by herring and sprat, shows the largest uncertainty in the projected size-at-age </w:t>
      </w:r>
      <w:r w:rsidR="0063626B" w:rsidRPr="00AF32CB">
        <w:rPr>
          <w:rFonts w:cstheme="minorHAnsi"/>
          <w:bCs/>
          <w:sz w:val="22"/>
          <w:szCs w:val="22"/>
        </w:rPr>
        <w:t xml:space="preserve">(Fig. </w:t>
      </w:r>
      <w:r w:rsidR="0020048F" w:rsidRPr="0020048F">
        <w:rPr>
          <w:rFonts w:cstheme="minorHAnsi"/>
          <w:bCs/>
          <w:sz w:val="22"/>
          <w:szCs w:val="22"/>
          <w:lang w:val="en-US"/>
        </w:rPr>
        <w:t>1</w:t>
      </w:r>
      <w:r w:rsidR="0063626B" w:rsidRPr="00AF32CB">
        <w:rPr>
          <w:rFonts w:cstheme="minorHAnsi"/>
          <w:bCs/>
          <w:sz w:val="22"/>
          <w:szCs w:val="22"/>
        </w:rPr>
        <w:t>)</w:t>
      </w:r>
      <w:r w:rsidR="00B50BB7" w:rsidRPr="00AF32CB">
        <w:rPr>
          <w:rFonts w:cstheme="minorHAnsi"/>
          <w:bCs/>
          <w:sz w:val="22"/>
          <w:szCs w:val="22"/>
        </w:rPr>
        <w:t xml:space="preserve">. </w:t>
      </w:r>
      <w:r w:rsidR="005F0A1B">
        <w:rPr>
          <w:rFonts w:cstheme="minorHAnsi"/>
          <w:bCs/>
          <w:sz w:val="22"/>
          <w:szCs w:val="22"/>
          <w:lang w:val="en-US"/>
        </w:rPr>
        <w:t>C</w:t>
      </w:r>
      <w:r w:rsidR="00204977" w:rsidRPr="00AF32CB">
        <w:rPr>
          <w:rFonts w:cstheme="minorHAnsi"/>
          <w:bCs/>
          <w:sz w:val="22"/>
          <w:szCs w:val="22"/>
        </w:rPr>
        <w:t xml:space="preserve">hanges in size-at-age </w:t>
      </w:r>
      <w:r w:rsidR="0063626B" w:rsidRPr="00AF32CB">
        <w:rPr>
          <w:rFonts w:cstheme="minorHAnsi"/>
          <w:bCs/>
          <w:sz w:val="22"/>
          <w:szCs w:val="22"/>
        </w:rPr>
        <w:t>seem to be</w:t>
      </w:r>
      <w:r w:rsidR="00204977" w:rsidRPr="00AF32CB">
        <w:rPr>
          <w:rFonts w:cstheme="minorHAnsi"/>
          <w:bCs/>
          <w:sz w:val="22"/>
          <w:szCs w:val="22"/>
        </w:rPr>
        <w:t xml:space="preserve"> driven by </w:t>
      </w:r>
      <w:r w:rsidR="00AC7647" w:rsidRPr="00AF32CB">
        <w:rPr>
          <w:rFonts w:cstheme="minorHAnsi"/>
          <w:bCs/>
          <w:sz w:val="22"/>
          <w:szCs w:val="22"/>
        </w:rPr>
        <w:t>the temperature-dependence of maximum consumption rate increasing the actual consumption rates</w:t>
      </w:r>
      <w:r w:rsidR="00F964D0" w:rsidRPr="00AF32CB">
        <w:rPr>
          <w:rFonts w:cstheme="minorHAnsi"/>
          <w:bCs/>
          <w:sz w:val="22"/>
          <w:szCs w:val="22"/>
        </w:rPr>
        <w:t xml:space="preserve"> </w:t>
      </w:r>
      <m:oMath>
        <m:d>
          <m:dPr>
            <m:ctrlPr>
              <w:rPr>
                <w:rFonts w:ascii="Cambria Math" w:hAnsi="Cambria Math" w:cstheme="minorHAnsi"/>
                <w:bCs/>
                <w:i/>
                <w:sz w:val="22"/>
                <w:szCs w:val="22"/>
              </w:rPr>
            </m:ctrlPr>
          </m:dPr>
          <m:e>
            <m:sSub>
              <m:sSubPr>
                <m:ctrlPr>
                  <w:rPr>
                    <w:rFonts w:ascii="Cambria Math" w:eastAsia="Calibri" w:hAnsi="Cambria Math" w:cs="Arial"/>
                    <w:i/>
                    <w:sz w:val="22"/>
                    <w:szCs w:val="22"/>
                  </w:rPr>
                </m:ctrlPr>
              </m:sSubPr>
              <m:e>
                <m:sSub>
                  <m:sSubPr>
                    <m:ctrlPr>
                      <w:rPr>
                        <w:rFonts w:ascii="Cambria Math" w:eastAsia="Calibri" w:hAnsi="Cambria Math" w:cs="Arial"/>
                        <w:i/>
                        <w:sz w:val="22"/>
                        <w:szCs w:val="22"/>
                      </w:rPr>
                    </m:ctrlPr>
                  </m:sSubPr>
                  <m:e>
                    <m:r>
                      <w:rPr>
                        <w:rFonts w:ascii="Cambria Math" w:eastAsia="Calibri" w:hAnsi="Cambria Math" w:cs="Arial"/>
                        <w:sz w:val="22"/>
                        <w:szCs w:val="22"/>
                      </w:rPr>
                      <m:t>f</m:t>
                    </m:r>
                  </m:e>
                  <m:sub>
                    <m:r>
                      <w:rPr>
                        <w:rFonts w:ascii="Cambria Math" w:eastAsia="Calibri" w:hAnsi="Cambria Math" w:cs="Arial"/>
                        <w:sz w:val="22"/>
                        <w:szCs w:val="22"/>
                      </w:rPr>
                      <m:t>i</m:t>
                    </m:r>
                  </m:sub>
                </m:sSub>
                <m:d>
                  <m:dPr>
                    <m:ctrlPr>
                      <w:rPr>
                        <w:rFonts w:ascii="Cambria Math" w:eastAsia="Calibri" w:hAnsi="Cambria Math" w:cs="Arial"/>
                        <w:i/>
                        <w:sz w:val="22"/>
                        <w:szCs w:val="22"/>
                      </w:rPr>
                    </m:ctrlPr>
                  </m:dPr>
                  <m:e>
                    <m:r>
                      <w:rPr>
                        <w:rFonts w:ascii="Cambria Math" w:eastAsia="Calibri" w:hAnsi="Cambria Math" w:cs="Arial"/>
                        <w:sz w:val="22"/>
                        <w:szCs w:val="22"/>
                      </w:rPr>
                      <m:t>w</m:t>
                    </m:r>
                  </m:e>
                </m:d>
                <m:r>
                  <w:rPr>
                    <w:rFonts w:ascii="Cambria Math" w:eastAsia="Calibri" w:hAnsi="Cambria Math" w:cs="Arial"/>
                    <w:sz w:val="22"/>
                    <w:szCs w:val="22"/>
                  </w:rPr>
                  <m:t>h</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n</m:t>
                </m:r>
              </m:sup>
            </m:sSup>
            <m:r>
              <w:rPr>
                <w:rFonts w:ascii="Cambria Math" w:hAnsi="Cambria Math" w:cstheme="minorHAnsi"/>
                <w:sz w:val="22"/>
                <w:szCs w:val="22"/>
                <w:lang w:val="en-GB"/>
              </w:rPr>
              <m:t>(</m:t>
            </m:r>
            <m:r>
              <w:rPr>
                <w:rFonts w:ascii="Cambria Math" w:hAnsi="Cambria Math" w:cstheme="minorHAnsi"/>
                <w:sz w:val="22"/>
                <w:szCs w:val="22"/>
              </w:rPr>
              <m:t>T</m:t>
            </m:r>
            <m:r>
              <w:rPr>
                <w:rFonts w:ascii="Cambria Math" w:hAnsi="Cambria Math" w:cstheme="minorHAnsi"/>
                <w:sz w:val="22"/>
                <w:szCs w:val="22"/>
                <w:lang w:val="en-GB"/>
              </w:rPr>
              <m:t>)</m:t>
            </m:r>
          </m:e>
        </m:d>
      </m:oMath>
      <w:r w:rsidR="000E3914" w:rsidRPr="00AF32CB">
        <w:rPr>
          <w:rFonts w:cstheme="minorHAnsi"/>
          <w:sz w:val="22"/>
          <w:szCs w:val="22"/>
          <w:lang w:val="en-GB"/>
        </w:rPr>
        <w:t>, and not due to increased feeding levels</w:t>
      </w:r>
      <w:r w:rsidR="00D13AB6" w:rsidRPr="00AF32CB">
        <w:rPr>
          <w:rFonts w:cstheme="minorHAnsi"/>
          <w:sz w:val="22"/>
          <w:szCs w:val="22"/>
          <w:lang w:val="en-GB"/>
        </w:rPr>
        <w:t xml:space="preserve"> </w:t>
      </w:r>
      <m:oMath>
        <m:d>
          <m:dPr>
            <m:ctrlPr>
              <w:rPr>
                <w:rFonts w:ascii="Cambria Math" w:hAnsi="Cambria Math" w:cstheme="minorHAnsi"/>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e,i</m:t>
                    </m:r>
                  </m:sub>
                </m:sSub>
                <m:d>
                  <m:dPr>
                    <m:ctrlPr>
                      <w:rPr>
                        <w:rFonts w:ascii="Cambria Math" w:hAnsi="Cambria Math"/>
                        <w:i/>
                        <w:sz w:val="22"/>
                        <w:szCs w:val="22"/>
                      </w:rPr>
                    </m:ctrlPr>
                  </m:dPr>
                  <m:e>
                    <m:r>
                      <w:rPr>
                        <w:rFonts w:ascii="Cambria Math" w:hAnsi="Cambria Math"/>
                        <w:sz w:val="22"/>
                        <w:szCs w:val="22"/>
                      </w:rPr>
                      <m:t>w</m:t>
                    </m:r>
                  </m:e>
                </m:d>
              </m:num>
              <m:den>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e,i</m:t>
                    </m:r>
                  </m:sub>
                </m:sSub>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i</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n</m:t>
                    </m:r>
                  </m:sup>
                </m:sSup>
              </m:den>
            </m:f>
          </m:e>
        </m:d>
      </m:oMath>
      <w:r w:rsidR="008D697E" w:rsidRPr="00AF32CB">
        <w:rPr>
          <w:rFonts w:cstheme="minorHAnsi"/>
          <w:sz w:val="22"/>
          <w:szCs w:val="22"/>
          <w:lang w:val="en-GB"/>
        </w:rPr>
        <w:t xml:space="preserve"> (Fig. S</w:t>
      </w:r>
      <w:r w:rsidR="00860BC7" w:rsidRPr="00AF32CB">
        <w:rPr>
          <w:rFonts w:cstheme="minorHAnsi"/>
          <w:sz w:val="22"/>
          <w:szCs w:val="22"/>
          <w:lang w:val="en-GB"/>
        </w:rPr>
        <w:t>1</w:t>
      </w:r>
      <w:r w:rsidR="00C7599A">
        <w:rPr>
          <w:rFonts w:cstheme="minorHAnsi"/>
          <w:sz w:val="22"/>
          <w:szCs w:val="22"/>
          <w:lang w:val="en-GB"/>
        </w:rPr>
        <w:t>3</w:t>
      </w:r>
      <w:r w:rsidR="00860BC7" w:rsidRPr="00AF32CB">
        <w:rPr>
          <w:rFonts w:cstheme="minorHAnsi"/>
          <w:sz w:val="22"/>
          <w:szCs w:val="22"/>
          <w:lang w:val="en-GB"/>
        </w:rPr>
        <w:t>)</w:t>
      </w:r>
      <w:r w:rsidR="00A156C4" w:rsidRPr="00AF32CB">
        <w:rPr>
          <w:rFonts w:cstheme="minorHAnsi"/>
          <w:sz w:val="22"/>
          <w:szCs w:val="22"/>
          <w:lang w:val="en-GB"/>
        </w:rPr>
        <w:t xml:space="preserve">. Moreover, </w:t>
      </w:r>
      <w:r w:rsidR="00F20ADA" w:rsidRPr="00AF32CB">
        <w:rPr>
          <w:rFonts w:cstheme="minorHAnsi"/>
          <w:sz w:val="22"/>
          <w:szCs w:val="22"/>
          <w:lang w:val="en-GB"/>
        </w:rPr>
        <w:t>th</w:t>
      </w:r>
      <w:r w:rsidR="0063626B" w:rsidRPr="00AF32CB">
        <w:rPr>
          <w:rFonts w:cstheme="minorHAnsi"/>
          <w:sz w:val="22"/>
          <w:szCs w:val="22"/>
          <w:lang w:val="en-GB"/>
        </w:rPr>
        <w:t>e consumption rate</w:t>
      </w:r>
      <w:r w:rsidR="00F20ADA" w:rsidRPr="00AF32CB">
        <w:rPr>
          <w:rFonts w:cstheme="minorHAnsi"/>
          <w:sz w:val="22"/>
          <w:szCs w:val="22"/>
          <w:lang w:val="en-GB"/>
        </w:rPr>
        <w:t xml:space="preserve"> is </w:t>
      </w:r>
      <w:r w:rsidR="0077691A" w:rsidRPr="00AF32CB">
        <w:rPr>
          <w:rFonts w:cstheme="minorHAnsi"/>
          <w:sz w:val="22"/>
          <w:szCs w:val="22"/>
          <w:lang w:val="en-GB"/>
        </w:rPr>
        <w:t xml:space="preserve">slightly </w:t>
      </w:r>
      <w:r w:rsidR="00F20ADA" w:rsidRPr="00AF32CB">
        <w:rPr>
          <w:rFonts w:cstheme="minorHAnsi"/>
          <w:sz w:val="22"/>
          <w:szCs w:val="22"/>
          <w:lang w:val="en-GB"/>
        </w:rPr>
        <w:t>more sensitive than the metabolic losses</w:t>
      </w:r>
      <w:r w:rsidR="003F477C" w:rsidRPr="00AF32CB">
        <w:rPr>
          <w:rFonts w:cstheme="minorHAnsi"/>
          <w:sz w:val="22"/>
          <w:szCs w:val="22"/>
          <w:lang w:val="en-GB"/>
        </w:rPr>
        <w:t xml:space="preserve"> for the energy </w:t>
      </w:r>
      <w:r w:rsidR="00873D32" w:rsidRPr="00F43B6B">
        <w:rPr>
          <w:rFonts w:cstheme="minorHAnsi"/>
          <w:sz w:val="22"/>
          <w:szCs w:val="22"/>
          <w:lang w:val="en-GB"/>
        </w:rPr>
        <w:t>acquisition</w:t>
      </w:r>
      <w:r w:rsidR="00821613" w:rsidRPr="00F43B6B">
        <w:rPr>
          <w:rFonts w:cstheme="minorHAnsi"/>
          <w:sz w:val="22"/>
          <w:szCs w:val="22"/>
          <w:lang w:val="en-GB"/>
        </w:rPr>
        <w:t xml:space="preserve"> (Table S</w:t>
      </w:r>
      <w:r w:rsidR="00423A52" w:rsidRPr="00F43B6B">
        <w:rPr>
          <w:rFonts w:cstheme="minorHAnsi"/>
          <w:sz w:val="22"/>
          <w:szCs w:val="22"/>
          <w:lang w:val="en-GB"/>
        </w:rPr>
        <w:t>4</w:t>
      </w:r>
      <w:r w:rsidR="00821613" w:rsidRPr="00F43B6B">
        <w:rPr>
          <w:rFonts w:cstheme="minorHAnsi"/>
          <w:sz w:val="22"/>
          <w:szCs w:val="22"/>
          <w:lang w:val="en-GB"/>
        </w:rPr>
        <w:t>)</w:t>
      </w:r>
      <w:r w:rsidR="00860BC7" w:rsidRPr="00F43B6B">
        <w:rPr>
          <w:rFonts w:cstheme="minorHAnsi"/>
          <w:sz w:val="22"/>
          <w:szCs w:val="22"/>
          <w:lang w:val="en-GB"/>
        </w:rPr>
        <w:t>.</w:t>
      </w:r>
      <w:commentRangeStart w:id="81"/>
      <w:commentRangeStart w:id="82"/>
      <w:commentRangeStart w:id="83"/>
      <w:commentRangeStart w:id="84"/>
      <w:commentRangeStart w:id="85"/>
      <w:r w:rsidR="00860BC7" w:rsidRPr="00F43B6B">
        <w:rPr>
          <w:rFonts w:cstheme="minorHAnsi"/>
          <w:sz w:val="22"/>
          <w:szCs w:val="22"/>
          <w:lang w:val="en-GB"/>
        </w:rPr>
        <w:t xml:space="preserve"> </w:t>
      </w:r>
      <w:commentRangeEnd w:id="81"/>
      <w:commentRangeEnd w:id="82"/>
      <w:commentRangeEnd w:id="83"/>
      <w:commentRangeEnd w:id="84"/>
      <w:commentRangeEnd w:id="85"/>
      <w:r w:rsidR="00DA4FE9" w:rsidRPr="00F43B6B">
        <w:rPr>
          <w:rFonts w:cstheme="minorHAnsi"/>
          <w:sz w:val="22"/>
          <w:szCs w:val="22"/>
          <w:lang w:val="en-GB"/>
        </w:rPr>
        <w:t>This also leads to increases in the size-</w:t>
      </w:r>
      <w:r w:rsidR="00E809D3" w:rsidRPr="00F43B6B">
        <w:rPr>
          <w:rFonts w:cstheme="minorHAnsi"/>
          <w:sz w:val="22"/>
          <w:szCs w:val="22"/>
          <w:lang w:val="en-GB"/>
        </w:rPr>
        <w:t>dependent</w:t>
      </w:r>
      <w:r w:rsidR="00DA4FE9" w:rsidRPr="00F43B6B">
        <w:rPr>
          <w:rFonts w:cstheme="minorHAnsi"/>
          <w:sz w:val="22"/>
          <w:szCs w:val="22"/>
          <w:lang w:val="en-GB"/>
        </w:rPr>
        <w:t xml:space="preserve"> predation mortality</w:t>
      </w:r>
      <w:r w:rsidR="001F5C1B" w:rsidRPr="00F43B6B">
        <w:rPr>
          <w:rFonts w:cstheme="minorHAnsi"/>
          <w:sz w:val="22"/>
          <w:szCs w:val="22"/>
          <w:lang w:val="en-GB"/>
        </w:rPr>
        <w:t xml:space="preserve"> of fish above </w:t>
      </w:r>
      <m:oMath>
        <m:r>
          <w:rPr>
            <w:rFonts w:ascii="Cambria Math" w:hAnsi="Cambria Math" w:cstheme="minorHAnsi"/>
            <w:sz w:val="22"/>
            <w:szCs w:val="22"/>
            <w:lang w:val="en-GB"/>
          </w:rPr>
          <m:t>~</m:t>
        </m:r>
      </m:oMath>
      <w:r w:rsidR="001F5C1B" w:rsidRPr="00F43B6B">
        <w:rPr>
          <w:rFonts w:cstheme="minorHAnsi"/>
          <w:sz w:val="22"/>
          <w:szCs w:val="22"/>
          <w:lang w:val="en-GB"/>
        </w:rPr>
        <w:t>1g</w:t>
      </w:r>
      <w:r w:rsidR="00E809D3" w:rsidRPr="00F43B6B">
        <w:rPr>
          <w:rFonts w:cstheme="minorHAnsi"/>
          <w:sz w:val="22"/>
          <w:szCs w:val="22"/>
          <w:lang w:val="en-GB"/>
        </w:rPr>
        <w:t xml:space="preserve"> </w:t>
      </w:r>
      <w:r w:rsidR="001F0F13" w:rsidRPr="00F43B6B">
        <w:rPr>
          <w:rFonts w:cstheme="minorHAnsi"/>
          <w:sz w:val="22"/>
          <w:szCs w:val="22"/>
          <w:lang w:val="en-GB"/>
        </w:rPr>
        <w:t xml:space="preserve">for all scenarios, and for all </w:t>
      </w:r>
      <w:r w:rsidR="00803E05" w:rsidRPr="00F43B6B">
        <w:rPr>
          <w:rFonts w:cstheme="minorHAnsi"/>
          <w:sz w:val="22"/>
          <w:szCs w:val="22"/>
          <w:lang w:val="en-GB"/>
        </w:rPr>
        <w:t xml:space="preserve">body weights </w:t>
      </w:r>
      <w:r w:rsidR="00803E05" w:rsidRPr="00AF32CB">
        <w:rPr>
          <w:rFonts w:cstheme="minorHAnsi"/>
          <w:sz w:val="22"/>
          <w:szCs w:val="22"/>
          <w:lang w:val="en-GB"/>
        </w:rPr>
        <w:t>in the</w:t>
      </w:r>
      <w:r w:rsidR="004A7CC1" w:rsidRPr="00AF32CB">
        <w:rPr>
          <w:rFonts w:cstheme="minorHAnsi"/>
          <w:sz w:val="22"/>
          <w:szCs w:val="22"/>
          <w:lang w:val="en-GB"/>
        </w:rPr>
        <w:t xml:space="preserve"> scenarios where only resources are temperature-dependent</w:t>
      </w:r>
      <w:r w:rsidR="00250A85" w:rsidRPr="00AF32CB">
        <w:rPr>
          <w:rFonts w:cstheme="minorHAnsi"/>
          <w:sz w:val="22"/>
          <w:szCs w:val="22"/>
          <w:lang w:val="en-GB"/>
        </w:rPr>
        <w:t xml:space="preserve"> </w:t>
      </w:r>
      <w:r w:rsidR="00E809D3" w:rsidRPr="00AF32CB">
        <w:rPr>
          <w:rFonts w:cstheme="minorHAnsi"/>
          <w:sz w:val="22"/>
          <w:szCs w:val="22"/>
          <w:lang w:val="en-GB"/>
        </w:rPr>
        <w:t>(Fig. S1</w:t>
      </w:r>
      <w:r w:rsidR="00541113">
        <w:rPr>
          <w:rFonts w:cstheme="minorHAnsi"/>
          <w:sz w:val="22"/>
          <w:szCs w:val="22"/>
          <w:lang w:val="en-GB"/>
        </w:rPr>
        <w:t>4</w:t>
      </w:r>
      <w:r w:rsidR="001329DD" w:rsidRPr="00AF32CB">
        <w:rPr>
          <w:rFonts w:cstheme="minorHAnsi"/>
          <w:sz w:val="22"/>
          <w:szCs w:val="22"/>
          <w:lang w:val="en-GB"/>
        </w:rPr>
        <w:t>)</w:t>
      </w:r>
      <w:r w:rsidR="00DA4FE9" w:rsidRPr="00AF32CB">
        <w:rPr>
          <w:rFonts w:cstheme="minorHAnsi"/>
          <w:sz w:val="22"/>
          <w:szCs w:val="22"/>
          <w:lang w:val="en-GB"/>
        </w:rPr>
        <w:t xml:space="preserve">. </w:t>
      </w:r>
      <w:r w:rsidR="00B55988" w:rsidRPr="00AF32CB">
        <w:rPr>
          <w:rStyle w:val="CommentReference"/>
          <w:sz w:val="22"/>
          <w:szCs w:val="22"/>
        </w:rPr>
        <w:commentReference w:id="81"/>
      </w:r>
      <w:r w:rsidR="009B0A34" w:rsidRPr="00AF32CB">
        <w:rPr>
          <w:rStyle w:val="CommentReference"/>
          <w:sz w:val="22"/>
          <w:szCs w:val="22"/>
        </w:rPr>
        <w:commentReference w:id="82"/>
      </w:r>
      <w:r w:rsidR="00332CA4" w:rsidRPr="00AF32CB">
        <w:rPr>
          <w:rStyle w:val="CommentReference"/>
          <w:sz w:val="22"/>
          <w:szCs w:val="22"/>
        </w:rPr>
        <w:commentReference w:id="83"/>
      </w:r>
      <w:r w:rsidR="0063626B" w:rsidRPr="00AF32CB">
        <w:rPr>
          <w:rStyle w:val="CommentReference"/>
          <w:sz w:val="22"/>
          <w:szCs w:val="22"/>
        </w:rPr>
        <w:commentReference w:id="84"/>
      </w:r>
      <w:r w:rsidR="00F7562D" w:rsidRPr="00AF32CB">
        <w:rPr>
          <w:rStyle w:val="CommentReference"/>
          <w:sz w:val="22"/>
          <w:szCs w:val="22"/>
        </w:rPr>
        <w:commentReference w:id="85"/>
      </w:r>
    </w:p>
    <w:p w14:paraId="09DA92A5" w14:textId="7ED69C63" w:rsidR="001F2BB0" w:rsidRPr="00AF32CB" w:rsidRDefault="00FB3225" w:rsidP="005350A0">
      <w:pPr>
        <w:spacing w:line="480" w:lineRule="auto"/>
        <w:ind w:firstLine="360"/>
        <w:contextualSpacing/>
        <w:jc w:val="both"/>
        <w:rPr>
          <w:rFonts w:cstheme="minorHAnsi"/>
          <w:bCs/>
          <w:sz w:val="22"/>
          <w:szCs w:val="22"/>
        </w:rPr>
      </w:pPr>
      <w:r w:rsidRPr="00AF32CB">
        <w:rPr>
          <w:rFonts w:cstheme="minorHAnsi"/>
          <w:bCs/>
          <w:sz w:val="22"/>
          <w:szCs w:val="22"/>
        </w:rPr>
        <w:t>There is a positive relationship between the relative change in growth</w:t>
      </w:r>
      <w:r w:rsidR="0063626B" w:rsidRPr="00AF32CB">
        <w:rPr>
          <w:rFonts w:cstheme="minorHAnsi"/>
          <w:bCs/>
          <w:sz w:val="22"/>
          <w:szCs w:val="22"/>
        </w:rPr>
        <w:t xml:space="preserve"> due to warming (Fig. </w:t>
      </w:r>
      <w:r w:rsidR="006D0042" w:rsidRPr="00966332">
        <w:rPr>
          <w:rFonts w:cstheme="minorHAnsi"/>
          <w:bCs/>
          <w:sz w:val="22"/>
          <w:szCs w:val="22"/>
          <w:lang w:val="en-US"/>
        </w:rPr>
        <w:t>1</w:t>
      </w:r>
      <w:r w:rsidR="0063626B" w:rsidRPr="00AF32CB">
        <w:rPr>
          <w:rFonts w:cstheme="minorHAnsi"/>
          <w:bCs/>
          <w:sz w:val="22"/>
          <w:szCs w:val="22"/>
        </w:rPr>
        <w:t>)</w:t>
      </w:r>
      <w:r w:rsidRPr="00AF32CB">
        <w:rPr>
          <w:rFonts w:cstheme="minorHAnsi"/>
          <w:bCs/>
          <w:sz w:val="22"/>
          <w:szCs w:val="22"/>
        </w:rPr>
        <w:t xml:space="preserve"> and </w:t>
      </w:r>
      <w:r w:rsidR="0063626B" w:rsidRPr="00AF32CB">
        <w:rPr>
          <w:rFonts w:cstheme="minorHAnsi"/>
          <w:bCs/>
          <w:sz w:val="22"/>
          <w:szCs w:val="22"/>
        </w:rPr>
        <w:t xml:space="preserve">that of </w:t>
      </w:r>
      <w:r w:rsidRPr="00AF32CB">
        <w:rPr>
          <w:rFonts w:cstheme="minorHAnsi"/>
          <w:bCs/>
          <w:sz w:val="22"/>
          <w:szCs w:val="22"/>
        </w:rPr>
        <w:t>the mean population body weight</w:t>
      </w:r>
      <w:r w:rsidR="0063626B" w:rsidRPr="00AF32CB">
        <w:rPr>
          <w:rFonts w:cstheme="minorHAnsi"/>
          <w:bCs/>
          <w:sz w:val="22"/>
          <w:szCs w:val="22"/>
        </w:rPr>
        <w:t xml:space="preserve"> (Fig. </w:t>
      </w:r>
      <w:r w:rsidR="00AD4881" w:rsidRPr="00966332">
        <w:rPr>
          <w:rFonts w:cstheme="minorHAnsi"/>
          <w:bCs/>
          <w:sz w:val="22"/>
          <w:szCs w:val="22"/>
          <w:lang w:val="en-US"/>
        </w:rPr>
        <w:t>2</w:t>
      </w:r>
      <w:r w:rsidR="0063626B" w:rsidRPr="00AF32CB">
        <w:rPr>
          <w:rFonts w:cstheme="minorHAnsi"/>
          <w:bCs/>
          <w:sz w:val="22"/>
          <w:szCs w:val="22"/>
        </w:rPr>
        <w:t>). H</w:t>
      </w:r>
      <w:r w:rsidR="00AD1BEB" w:rsidRPr="00AF32CB">
        <w:rPr>
          <w:rFonts w:cstheme="minorHAnsi"/>
          <w:bCs/>
          <w:sz w:val="22"/>
          <w:szCs w:val="22"/>
        </w:rPr>
        <w:t xml:space="preserve">owever, the </w:t>
      </w:r>
      <w:r w:rsidRPr="00AF32CB">
        <w:rPr>
          <w:rFonts w:cstheme="minorHAnsi"/>
          <w:bCs/>
          <w:sz w:val="22"/>
          <w:szCs w:val="22"/>
        </w:rPr>
        <w:t xml:space="preserve">mean </w:t>
      </w:r>
      <w:r w:rsidR="009D0F71" w:rsidRPr="00AF32CB">
        <w:rPr>
          <w:rFonts w:cstheme="minorHAnsi"/>
          <w:bCs/>
          <w:sz w:val="22"/>
          <w:szCs w:val="22"/>
        </w:rPr>
        <w:t xml:space="preserve">body weight </w:t>
      </w:r>
      <w:r w:rsidR="00DB53E0" w:rsidRPr="00AF32CB">
        <w:rPr>
          <w:rFonts w:cstheme="minorHAnsi"/>
          <w:bCs/>
          <w:sz w:val="22"/>
          <w:szCs w:val="22"/>
        </w:rPr>
        <w:t xml:space="preserve">does not increase with warming when </w:t>
      </w:r>
      <w:r w:rsidRPr="00AF32CB">
        <w:rPr>
          <w:rFonts w:cstheme="minorHAnsi"/>
          <w:bCs/>
          <w:sz w:val="22"/>
          <w:szCs w:val="22"/>
        </w:rPr>
        <w:t>the size-at-age does so</w:t>
      </w:r>
      <w:r w:rsidR="00F214B4" w:rsidRPr="00AF32CB">
        <w:rPr>
          <w:rFonts w:cstheme="minorHAnsi"/>
          <w:bCs/>
          <w:sz w:val="22"/>
          <w:szCs w:val="22"/>
        </w:rPr>
        <w:t>, except for cod to some degree</w:t>
      </w:r>
      <w:r w:rsidRPr="00AF32CB">
        <w:rPr>
          <w:rFonts w:cstheme="minorHAnsi"/>
          <w:bCs/>
          <w:sz w:val="22"/>
          <w:szCs w:val="22"/>
        </w:rPr>
        <w:t xml:space="preserve"> (Fig</w:t>
      </w:r>
      <w:r w:rsidR="001801EF" w:rsidRPr="00AF32CB">
        <w:rPr>
          <w:rFonts w:cstheme="minorHAnsi"/>
          <w:bCs/>
          <w:sz w:val="22"/>
          <w:szCs w:val="22"/>
        </w:rPr>
        <w:t>s</w:t>
      </w:r>
      <w:r w:rsidRPr="00AF32CB">
        <w:rPr>
          <w:rFonts w:cstheme="minorHAnsi"/>
          <w:bCs/>
          <w:sz w:val="22"/>
          <w:szCs w:val="22"/>
        </w:rPr>
        <w:t>.</w:t>
      </w:r>
      <w:r w:rsidR="005350A0" w:rsidRPr="00AF32CB">
        <w:rPr>
          <w:rFonts w:cstheme="minorHAnsi"/>
          <w:bCs/>
          <w:sz w:val="22"/>
          <w:szCs w:val="22"/>
        </w:rPr>
        <w:t xml:space="preserve"> </w:t>
      </w:r>
      <w:r w:rsidR="005E28D0" w:rsidRPr="00967939">
        <w:rPr>
          <w:rFonts w:cstheme="minorHAnsi"/>
          <w:bCs/>
          <w:sz w:val="22"/>
          <w:szCs w:val="22"/>
          <w:lang w:val="en-US"/>
        </w:rPr>
        <w:t>1</w:t>
      </w:r>
      <w:r w:rsidRPr="00AF32CB">
        <w:rPr>
          <w:rFonts w:cstheme="minorHAnsi"/>
          <w:bCs/>
          <w:sz w:val="22"/>
          <w:szCs w:val="22"/>
        </w:rPr>
        <w:t>-</w:t>
      </w:r>
      <w:r w:rsidR="005E28D0" w:rsidRPr="00967939">
        <w:rPr>
          <w:rFonts w:cstheme="minorHAnsi"/>
          <w:bCs/>
          <w:sz w:val="22"/>
          <w:szCs w:val="22"/>
          <w:lang w:val="en-US"/>
        </w:rPr>
        <w:t>2</w:t>
      </w:r>
      <w:r w:rsidRPr="00AF32CB">
        <w:rPr>
          <w:rFonts w:cstheme="minorHAnsi"/>
          <w:bCs/>
          <w:sz w:val="22"/>
          <w:szCs w:val="22"/>
        </w:rPr>
        <w:t>)</w:t>
      </w:r>
      <w:r w:rsidR="001F2BB0" w:rsidRPr="00AF32CB">
        <w:rPr>
          <w:rFonts w:cstheme="minorHAnsi"/>
          <w:bCs/>
          <w:sz w:val="22"/>
          <w:szCs w:val="22"/>
        </w:rPr>
        <w:t xml:space="preserve">, reflecting a change in the size composition of the populations (Fig. </w:t>
      </w:r>
      <w:r w:rsidR="00C324F7" w:rsidRPr="00ED545A">
        <w:rPr>
          <w:rFonts w:cstheme="minorHAnsi"/>
          <w:bCs/>
          <w:sz w:val="22"/>
          <w:szCs w:val="22"/>
          <w:lang w:val="en-US"/>
        </w:rPr>
        <w:t>3</w:t>
      </w:r>
      <w:r w:rsidR="001F2BB0" w:rsidRPr="00AF32CB">
        <w:rPr>
          <w:rFonts w:cstheme="minorHAnsi"/>
          <w:bCs/>
          <w:sz w:val="22"/>
          <w:szCs w:val="22"/>
        </w:rPr>
        <w:t>)</w:t>
      </w:r>
      <w:r w:rsidRPr="00AF32CB">
        <w:rPr>
          <w:rFonts w:cstheme="minorHAnsi"/>
          <w:bCs/>
          <w:sz w:val="22"/>
          <w:szCs w:val="22"/>
        </w:rPr>
        <w:t xml:space="preserve">. </w:t>
      </w:r>
      <w:r w:rsidR="00AF4B25" w:rsidRPr="00AF32CB">
        <w:rPr>
          <w:rFonts w:cstheme="minorHAnsi"/>
          <w:bCs/>
          <w:sz w:val="22"/>
          <w:szCs w:val="22"/>
        </w:rPr>
        <w:t xml:space="preserve">For sprat and herring, the only scenario that </w:t>
      </w:r>
      <w:r w:rsidR="00AF4B25" w:rsidRPr="00AF32CB">
        <w:rPr>
          <w:rFonts w:cstheme="minorHAnsi"/>
          <w:bCs/>
          <w:sz w:val="22"/>
          <w:szCs w:val="22"/>
        </w:rPr>
        <w:lastRenderedPageBreak/>
        <w:t xml:space="preserve">has a median increase in mean body weight includes only </w:t>
      </w:r>
      <w:r w:rsidR="001F2BB0" w:rsidRPr="00AF32CB">
        <w:rPr>
          <w:rFonts w:cstheme="minorHAnsi"/>
          <w:bCs/>
          <w:sz w:val="22"/>
          <w:szCs w:val="22"/>
        </w:rPr>
        <w:t xml:space="preserve">temperature-dependent </w:t>
      </w:r>
      <w:r w:rsidR="00AF4B25" w:rsidRPr="00AF32CB">
        <w:rPr>
          <w:rFonts w:cstheme="minorHAnsi"/>
          <w:bCs/>
          <w:sz w:val="22"/>
          <w:szCs w:val="22"/>
        </w:rPr>
        <w:t xml:space="preserve">physiological </w:t>
      </w:r>
      <w:r w:rsidR="001F2BB0" w:rsidRPr="00AF32CB">
        <w:rPr>
          <w:rFonts w:cstheme="minorHAnsi"/>
          <w:bCs/>
          <w:sz w:val="22"/>
          <w:szCs w:val="22"/>
        </w:rPr>
        <w:t>processes</w:t>
      </w:r>
      <w:r w:rsidR="00AF4B25" w:rsidRPr="00AF32CB">
        <w:rPr>
          <w:rFonts w:cstheme="minorHAnsi"/>
          <w:bCs/>
          <w:sz w:val="22"/>
          <w:szCs w:val="22"/>
        </w:rPr>
        <w:t xml:space="preserve"> and no temperature dependence of resource</w:t>
      </w:r>
      <w:r w:rsidR="00381431" w:rsidRPr="00AF32CB">
        <w:rPr>
          <w:rFonts w:cstheme="minorHAnsi"/>
          <w:bCs/>
          <w:sz w:val="22"/>
          <w:szCs w:val="22"/>
        </w:rPr>
        <w:t xml:space="preserve">s </w:t>
      </w:r>
      <w:r w:rsidR="00AF4B25" w:rsidRPr="00AF32CB">
        <w:rPr>
          <w:rFonts w:cstheme="minorHAnsi"/>
          <w:bCs/>
          <w:sz w:val="22"/>
          <w:szCs w:val="22"/>
        </w:rPr>
        <w:t xml:space="preserve">(Fig. </w:t>
      </w:r>
      <w:r w:rsidR="00ED545A" w:rsidRPr="008B0F44">
        <w:rPr>
          <w:rFonts w:cstheme="minorHAnsi"/>
          <w:bCs/>
          <w:sz w:val="22"/>
          <w:szCs w:val="22"/>
          <w:lang w:val="en-US"/>
        </w:rPr>
        <w:t>2</w:t>
      </w:r>
      <w:r w:rsidR="00AF4B25" w:rsidRPr="00AF32CB">
        <w:rPr>
          <w:rFonts w:cstheme="minorHAnsi"/>
          <w:bCs/>
          <w:sz w:val="22"/>
          <w:szCs w:val="22"/>
        </w:rPr>
        <w:t xml:space="preserve">). The abundance-at-weight for fish </w:t>
      </w:r>
      <w:r w:rsidR="001F2BB0" w:rsidRPr="00AF32CB">
        <w:rPr>
          <w:rFonts w:cstheme="minorHAnsi"/>
          <w:bCs/>
          <w:sz w:val="22"/>
          <w:szCs w:val="22"/>
        </w:rPr>
        <w:t>below</w:t>
      </w:r>
      <w:r w:rsidR="00AF4B25" w:rsidRPr="00AF32CB">
        <w:rPr>
          <w:rFonts w:cstheme="minorHAnsi"/>
          <w:bCs/>
          <w:sz w:val="22"/>
          <w:szCs w:val="22"/>
        </w:rPr>
        <w:t xml:space="preserve"> maturation size decreases by </w:t>
      </w:r>
      <m:oMath>
        <m:r>
          <w:rPr>
            <w:rFonts w:ascii="Cambria Math" w:hAnsi="Cambria Math" w:cstheme="minorHAnsi"/>
            <w:sz w:val="22"/>
            <w:szCs w:val="22"/>
          </w:rPr>
          <m:t>~</m:t>
        </m:r>
      </m:oMath>
      <w:r w:rsidR="00AF4B25" w:rsidRPr="00AF32CB">
        <w:rPr>
          <w:rFonts w:cstheme="minorHAnsi"/>
          <w:bCs/>
          <w:sz w:val="22"/>
          <w:szCs w:val="22"/>
        </w:rPr>
        <w:t>10% at the end of the projection for all species. The increase</w:t>
      </w:r>
      <w:r w:rsidR="001F2BB0" w:rsidRPr="00AF32CB">
        <w:rPr>
          <w:rFonts w:cstheme="minorHAnsi"/>
          <w:bCs/>
          <w:sz w:val="22"/>
          <w:szCs w:val="22"/>
        </w:rPr>
        <w:t xml:space="preserve"> in</w:t>
      </w:r>
      <w:r w:rsidR="00AF4B25" w:rsidRPr="00AF32CB">
        <w:rPr>
          <w:rFonts w:cstheme="minorHAnsi"/>
          <w:bCs/>
          <w:sz w:val="22"/>
          <w:szCs w:val="22"/>
        </w:rPr>
        <w:t xml:space="preserve"> predation and background mortality </w:t>
      </w:r>
      <w:r w:rsidR="001F2BB0" w:rsidRPr="00AF32CB">
        <w:rPr>
          <w:rFonts w:cstheme="minorHAnsi"/>
          <w:bCs/>
          <w:sz w:val="22"/>
          <w:szCs w:val="22"/>
        </w:rPr>
        <w:t xml:space="preserve">with warming </w:t>
      </w:r>
      <w:r w:rsidR="00AF4B25" w:rsidRPr="00AF32CB">
        <w:rPr>
          <w:rFonts w:cstheme="minorHAnsi"/>
          <w:bCs/>
          <w:sz w:val="22"/>
          <w:szCs w:val="22"/>
        </w:rPr>
        <w:t>likely contribute to this (Fig. S1</w:t>
      </w:r>
      <w:r w:rsidR="00ED6AA0" w:rsidRPr="007D5BEC">
        <w:rPr>
          <w:rFonts w:cstheme="minorHAnsi"/>
          <w:bCs/>
          <w:sz w:val="22"/>
          <w:szCs w:val="22"/>
          <w:lang w:val="en-US"/>
        </w:rPr>
        <w:t>4</w:t>
      </w:r>
      <w:r w:rsidR="00AF4B25" w:rsidRPr="00AF32CB">
        <w:rPr>
          <w:rFonts w:cstheme="minorHAnsi"/>
          <w:bCs/>
          <w:sz w:val="22"/>
          <w:szCs w:val="22"/>
        </w:rPr>
        <w:t xml:space="preserve">). </w:t>
      </w:r>
      <w:commentRangeStart w:id="86"/>
      <w:commentRangeStart w:id="87"/>
      <w:r w:rsidR="00AF4B25" w:rsidRPr="00AF32CB">
        <w:rPr>
          <w:rFonts w:cstheme="minorHAnsi"/>
          <w:bCs/>
          <w:sz w:val="22"/>
          <w:szCs w:val="22"/>
        </w:rPr>
        <w:t xml:space="preserve">For cod, the abundance of the largest fish </w:t>
      </w:r>
      <w:r w:rsidR="001F2BB0" w:rsidRPr="00AF32CB">
        <w:rPr>
          <w:rFonts w:cstheme="minorHAnsi"/>
          <w:bCs/>
          <w:sz w:val="22"/>
          <w:szCs w:val="22"/>
        </w:rPr>
        <w:t>(&gt;</w:t>
      </w:r>
      <m:oMath>
        <m:r>
          <w:rPr>
            <w:rFonts w:ascii="Cambria Math" w:hAnsi="Cambria Math" w:cstheme="minorHAnsi"/>
            <w:sz w:val="22"/>
            <w:szCs w:val="22"/>
          </w:rPr>
          <m:t xml:space="preserve">~10 </m:t>
        </m:r>
        <m:r>
          <m:rPr>
            <m:sty m:val="p"/>
          </m:rPr>
          <w:rPr>
            <w:rFonts w:ascii="Cambria Math" w:hAnsi="Cambria Math" w:cstheme="minorHAnsi"/>
            <w:sz w:val="22"/>
            <w:szCs w:val="22"/>
          </w:rPr>
          <m:t>kg</m:t>
        </m:r>
      </m:oMath>
      <w:r w:rsidR="00AF4B25" w:rsidRPr="00AF32CB">
        <w:rPr>
          <w:rFonts w:cstheme="minorHAnsi"/>
          <w:bCs/>
          <w:sz w:val="22"/>
          <w:szCs w:val="22"/>
        </w:rPr>
        <w:t>) increase</w:t>
      </w:r>
      <w:r w:rsidR="00D22C14" w:rsidRPr="00AF32CB">
        <w:rPr>
          <w:rFonts w:cstheme="minorHAnsi"/>
          <w:bCs/>
          <w:sz w:val="22"/>
          <w:szCs w:val="22"/>
        </w:rPr>
        <w:t>s</w:t>
      </w:r>
      <w:r w:rsidR="00AF4B25" w:rsidRPr="00AF32CB">
        <w:rPr>
          <w:rFonts w:cstheme="minorHAnsi"/>
          <w:bCs/>
          <w:sz w:val="22"/>
          <w:szCs w:val="22"/>
        </w:rPr>
        <w:t xml:space="preserve"> in all scenarios</w:t>
      </w:r>
      <w:commentRangeEnd w:id="86"/>
      <w:r w:rsidR="001F2BB0" w:rsidRPr="00AF32CB">
        <w:rPr>
          <w:rStyle w:val="CommentReference"/>
          <w:sz w:val="22"/>
          <w:szCs w:val="22"/>
        </w:rPr>
        <w:commentReference w:id="86"/>
      </w:r>
      <w:commentRangeEnd w:id="87"/>
      <w:r w:rsidR="00BA6B1B">
        <w:rPr>
          <w:rStyle w:val="CommentReference"/>
        </w:rPr>
        <w:commentReference w:id="87"/>
      </w:r>
      <w:r w:rsidR="001F2BB0" w:rsidRPr="00AF32CB">
        <w:rPr>
          <w:rFonts w:cstheme="minorHAnsi"/>
          <w:bCs/>
          <w:sz w:val="22"/>
          <w:szCs w:val="22"/>
        </w:rPr>
        <w:t xml:space="preserve"> </w:t>
      </w:r>
      <w:r w:rsidR="003C3CC9" w:rsidRPr="00AF32CB">
        <w:rPr>
          <w:rFonts w:cstheme="minorHAnsi"/>
          <w:bCs/>
          <w:sz w:val="22"/>
          <w:szCs w:val="22"/>
        </w:rPr>
        <w:t xml:space="preserve">with physiological temperature </w:t>
      </w:r>
      <w:r w:rsidR="004532EE" w:rsidRPr="00AF32CB">
        <w:rPr>
          <w:rFonts w:cstheme="minorHAnsi"/>
          <w:bCs/>
          <w:sz w:val="22"/>
          <w:szCs w:val="22"/>
        </w:rPr>
        <w:t>dependence</w:t>
      </w:r>
      <w:r w:rsidR="003C3CC9" w:rsidRPr="00AF32CB">
        <w:rPr>
          <w:rFonts w:cstheme="minorHAnsi"/>
          <w:bCs/>
          <w:sz w:val="22"/>
          <w:szCs w:val="22"/>
        </w:rPr>
        <w:t xml:space="preserve"> </w:t>
      </w:r>
      <w:r w:rsidR="001F2BB0" w:rsidRPr="00AF32CB">
        <w:rPr>
          <w:rFonts w:cstheme="minorHAnsi"/>
          <w:bCs/>
          <w:sz w:val="22"/>
          <w:szCs w:val="22"/>
        </w:rPr>
        <w:t xml:space="preserve">(Fig </w:t>
      </w:r>
      <w:r w:rsidR="007D4E72" w:rsidRPr="00373362">
        <w:rPr>
          <w:rFonts w:cstheme="minorHAnsi"/>
          <w:bCs/>
          <w:sz w:val="22"/>
          <w:szCs w:val="22"/>
          <w:lang w:val="en-US"/>
        </w:rPr>
        <w:t>3</w:t>
      </w:r>
      <w:r w:rsidR="001F2BB0" w:rsidRPr="00AF32CB">
        <w:rPr>
          <w:rFonts w:cstheme="minorHAnsi"/>
          <w:bCs/>
          <w:sz w:val="22"/>
          <w:szCs w:val="22"/>
        </w:rPr>
        <w:t>)</w:t>
      </w:r>
      <w:r w:rsidR="00AF4B25" w:rsidRPr="00AF32CB">
        <w:rPr>
          <w:rFonts w:cstheme="minorHAnsi"/>
          <w:bCs/>
          <w:sz w:val="22"/>
          <w:szCs w:val="22"/>
        </w:rPr>
        <w:t xml:space="preserve">, which </w:t>
      </w:r>
      <w:r w:rsidR="00E441EB" w:rsidRPr="00BA6B1B">
        <w:rPr>
          <w:rFonts w:cstheme="minorHAnsi"/>
          <w:bCs/>
          <w:sz w:val="22"/>
          <w:szCs w:val="22"/>
          <w:lang w:val="en-US"/>
        </w:rPr>
        <w:t xml:space="preserve">likely </w:t>
      </w:r>
      <w:r w:rsidR="00AF4B25" w:rsidRPr="00AF32CB">
        <w:rPr>
          <w:rFonts w:cstheme="minorHAnsi"/>
          <w:bCs/>
          <w:sz w:val="22"/>
          <w:szCs w:val="22"/>
        </w:rPr>
        <w:t xml:space="preserve">drives the </w:t>
      </w:r>
      <w:r w:rsidR="001B3776" w:rsidRPr="00AF32CB">
        <w:rPr>
          <w:rFonts w:cstheme="minorHAnsi"/>
          <w:bCs/>
          <w:sz w:val="22"/>
          <w:szCs w:val="22"/>
        </w:rPr>
        <w:t xml:space="preserve">corresponding </w:t>
      </w:r>
      <w:r w:rsidR="00AF4B25" w:rsidRPr="00AF32CB">
        <w:rPr>
          <w:rFonts w:cstheme="minorHAnsi"/>
          <w:bCs/>
          <w:sz w:val="22"/>
          <w:szCs w:val="22"/>
        </w:rPr>
        <w:t xml:space="preserve">increase in </w:t>
      </w:r>
      <w:r w:rsidR="001F2BB0" w:rsidRPr="00AF32CB">
        <w:rPr>
          <w:rFonts w:cstheme="minorHAnsi"/>
          <w:bCs/>
          <w:sz w:val="22"/>
          <w:szCs w:val="22"/>
        </w:rPr>
        <w:t xml:space="preserve">their </w:t>
      </w:r>
      <w:r w:rsidR="00AF4B25" w:rsidRPr="00AF32CB">
        <w:rPr>
          <w:rFonts w:cstheme="minorHAnsi"/>
          <w:bCs/>
          <w:sz w:val="22"/>
          <w:szCs w:val="22"/>
        </w:rPr>
        <w:t xml:space="preserve">mean body </w:t>
      </w:r>
      <w:r w:rsidR="00AF4B25" w:rsidRPr="00984AA3">
        <w:rPr>
          <w:rFonts w:cstheme="minorHAnsi"/>
          <w:bCs/>
          <w:sz w:val="22"/>
          <w:szCs w:val="22"/>
        </w:rPr>
        <w:t>weight</w:t>
      </w:r>
      <w:r w:rsidR="001F2BB0" w:rsidRPr="00984AA3">
        <w:rPr>
          <w:rFonts w:cstheme="minorHAnsi"/>
          <w:bCs/>
          <w:sz w:val="22"/>
          <w:szCs w:val="22"/>
        </w:rPr>
        <w:t xml:space="preserve"> (Fig. 3)</w:t>
      </w:r>
      <w:r w:rsidR="00AF4B25" w:rsidRPr="00984AA3">
        <w:rPr>
          <w:rFonts w:cstheme="minorHAnsi"/>
          <w:bCs/>
          <w:sz w:val="22"/>
          <w:szCs w:val="22"/>
        </w:rPr>
        <w:t xml:space="preserve">. </w:t>
      </w:r>
      <w:r w:rsidR="008453BA" w:rsidRPr="00984AA3">
        <w:rPr>
          <w:rFonts w:cstheme="minorHAnsi"/>
          <w:bCs/>
          <w:sz w:val="22"/>
          <w:szCs w:val="22"/>
          <w:lang w:val="en-US"/>
        </w:rPr>
        <w:t xml:space="preserve">This could be an effect of the projections </w:t>
      </w:r>
      <w:r w:rsidR="003D5C29" w:rsidRPr="00984AA3">
        <w:rPr>
          <w:rFonts w:cstheme="minorHAnsi"/>
          <w:bCs/>
          <w:sz w:val="22"/>
          <w:szCs w:val="22"/>
          <w:lang w:val="en-US"/>
        </w:rPr>
        <w:t xml:space="preserve">using lower fishing mortalities than observed in the calibration window, as fishing removes the largest individuals disproportionally. </w:t>
      </w:r>
      <w:r w:rsidR="00AF4B25" w:rsidRPr="00984AA3">
        <w:rPr>
          <w:rFonts w:cstheme="minorHAnsi"/>
          <w:bCs/>
          <w:sz w:val="22"/>
          <w:szCs w:val="22"/>
        </w:rPr>
        <w:t>By contras</w:t>
      </w:r>
      <w:r w:rsidR="00AF4B25" w:rsidRPr="00AF32CB">
        <w:rPr>
          <w:rFonts w:cstheme="minorHAnsi"/>
          <w:bCs/>
          <w:sz w:val="22"/>
          <w:szCs w:val="22"/>
        </w:rPr>
        <w:t xml:space="preserve">t, </w:t>
      </w:r>
      <w:r w:rsidR="00504128" w:rsidRPr="00AF32CB">
        <w:rPr>
          <w:rFonts w:cstheme="minorHAnsi"/>
          <w:bCs/>
          <w:sz w:val="22"/>
          <w:szCs w:val="22"/>
        </w:rPr>
        <w:t xml:space="preserve">the abundance of </w:t>
      </w:r>
      <w:r w:rsidR="00AF4B25" w:rsidRPr="00AF32CB">
        <w:rPr>
          <w:rFonts w:cstheme="minorHAnsi"/>
          <w:bCs/>
          <w:sz w:val="22"/>
          <w:szCs w:val="22"/>
        </w:rPr>
        <w:t xml:space="preserve">sprat and herring </w:t>
      </w:r>
      <w:r w:rsidR="00504128" w:rsidRPr="00AF32CB">
        <w:rPr>
          <w:rFonts w:cstheme="minorHAnsi"/>
          <w:bCs/>
          <w:sz w:val="22"/>
          <w:szCs w:val="22"/>
        </w:rPr>
        <w:t>individuals above</w:t>
      </w:r>
      <w:r w:rsidR="00AF4B25" w:rsidRPr="00AF32CB">
        <w:rPr>
          <w:rFonts w:cstheme="minorHAnsi"/>
          <w:bCs/>
          <w:sz w:val="22"/>
          <w:szCs w:val="22"/>
        </w:rPr>
        <w:t xml:space="preserve"> maturation size </w:t>
      </w:r>
      <w:r w:rsidR="00504128" w:rsidRPr="00AF32CB">
        <w:rPr>
          <w:rFonts w:cstheme="minorHAnsi"/>
          <w:bCs/>
          <w:sz w:val="22"/>
          <w:szCs w:val="22"/>
        </w:rPr>
        <w:t>only increase with warming if the background resources are independent of temperature</w:t>
      </w:r>
      <w:r w:rsidR="00AF4B25" w:rsidRPr="00AF32CB">
        <w:rPr>
          <w:rFonts w:cstheme="minorHAnsi"/>
          <w:bCs/>
          <w:sz w:val="22"/>
          <w:szCs w:val="22"/>
        </w:rPr>
        <w:t xml:space="preserve"> (Fig. </w:t>
      </w:r>
      <w:r w:rsidR="00F726E3" w:rsidRPr="007D4E72">
        <w:rPr>
          <w:rFonts w:cstheme="minorHAnsi"/>
          <w:bCs/>
          <w:sz w:val="22"/>
          <w:szCs w:val="22"/>
          <w:lang w:val="en-US"/>
        </w:rPr>
        <w:t>3</w:t>
      </w:r>
      <w:r w:rsidR="00AF4B25" w:rsidRPr="00AF32CB">
        <w:rPr>
          <w:rFonts w:cstheme="minorHAnsi"/>
          <w:bCs/>
          <w:sz w:val="22"/>
          <w:szCs w:val="22"/>
        </w:rPr>
        <w:t xml:space="preserve">). </w:t>
      </w:r>
    </w:p>
    <w:p w14:paraId="22F727FE" w14:textId="6D43B04C" w:rsidR="009D0F06" w:rsidRPr="00AF32CB" w:rsidRDefault="00AF4B25" w:rsidP="00AF4B25">
      <w:pPr>
        <w:spacing w:line="480" w:lineRule="auto"/>
        <w:ind w:firstLine="360"/>
        <w:contextualSpacing/>
        <w:jc w:val="both"/>
        <w:rPr>
          <w:rFonts w:cstheme="minorHAnsi"/>
          <w:bCs/>
          <w:sz w:val="22"/>
          <w:szCs w:val="22"/>
        </w:rPr>
      </w:pPr>
      <w:r w:rsidRPr="00F726E3">
        <w:rPr>
          <w:rFonts w:cstheme="minorHAnsi"/>
          <w:bCs/>
          <w:sz w:val="22"/>
          <w:szCs w:val="22"/>
        </w:rPr>
        <w:t>Fishing removes the largest fish in the populations, but this can be counteracted by the changes in growth rates and size-</w:t>
      </w:r>
      <w:r w:rsidR="00373362" w:rsidRPr="00FC3F77">
        <w:rPr>
          <w:rFonts w:cstheme="minorHAnsi"/>
          <w:bCs/>
          <w:sz w:val="22"/>
          <w:szCs w:val="22"/>
          <w:lang w:val="en-US"/>
        </w:rPr>
        <w:t xml:space="preserve">at-age </w:t>
      </w:r>
      <w:r w:rsidR="00FC3F77">
        <w:rPr>
          <w:rFonts w:cstheme="minorHAnsi"/>
          <w:bCs/>
          <w:sz w:val="22"/>
          <w:szCs w:val="22"/>
          <w:lang w:val="en-US"/>
        </w:rPr>
        <w:t xml:space="preserve">due to </w:t>
      </w:r>
      <w:r w:rsidRPr="00F726E3">
        <w:rPr>
          <w:rFonts w:cstheme="minorHAnsi"/>
          <w:bCs/>
          <w:sz w:val="22"/>
          <w:szCs w:val="22"/>
        </w:rPr>
        <w:t xml:space="preserve">physiology </w:t>
      </w:r>
      <w:r w:rsidR="00FC3F77" w:rsidRPr="00FC3F77">
        <w:rPr>
          <w:rFonts w:cstheme="minorHAnsi"/>
          <w:bCs/>
          <w:sz w:val="22"/>
          <w:szCs w:val="22"/>
          <w:lang w:val="en-US"/>
        </w:rPr>
        <w:t>p</w:t>
      </w:r>
      <w:r w:rsidR="00FC3F77">
        <w:rPr>
          <w:rFonts w:cstheme="minorHAnsi"/>
          <w:bCs/>
          <w:sz w:val="22"/>
          <w:szCs w:val="22"/>
          <w:lang w:val="en-US"/>
        </w:rPr>
        <w:t>hysiological temperature dependence</w:t>
      </w:r>
      <w:r w:rsidR="003B6677">
        <w:rPr>
          <w:rFonts w:cstheme="minorHAnsi"/>
          <w:bCs/>
          <w:sz w:val="22"/>
          <w:szCs w:val="22"/>
          <w:lang w:val="en-US"/>
        </w:rPr>
        <w:t xml:space="preserve"> </w:t>
      </w:r>
      <w:r w:rsidRPr="00F726E3">
        <w:rPr>
          <w:rFonts w:cstheme="minorHAnsi"/>
          <w:bCs/>
          <w:sz w:val="22"/>
          <w:szCs w:val="22"/>
        </w:rPr>
        <w:t>(Fig. S1</w:t>
      </w:r>
      <w:r w:rsidR="00F726E3" w:rsidRPr="00FC3F77">
        <w:rPr>
          <w:rFonts w:cstheme="minorHAnsi"/>
          <w:bCs/>
          <w:sz w:val="22"/>
          <w:szCs w:val="22"/>
          <w:lang w:val="en-US"/>
        </w:rPr>
        <w:t>5</w:t>
      </w:r>
      <w:r w:rsidRPr="00F726E3">
        <w:rPr>
          <w:rFonts w:cstheme="minorHAnsi"/>
          <w:bCs/>
          <w:sz w:val="22"/>
          <w:szCs w:val="22"/>
        </w:rPr>
        <w:t>).</w:t>
      </w:r>
      <w:r w:rsidR="0089244D" w:rsidRPr="00F726E3">
        <w:rPr>
          <w:rFonts w:cstheme="minorHAnsi"/>
          <w:bCs/>
          <w:sz w:val="22"/>
          <w:szCs w:val="22"/>
        </w:rPr>
        <w:t xml:space="preserve"> </w:t>
      </w:r>
      <w:r w:rsidR="003B6677" w:rsidRPr="003B6677">
        <w:rPr>
          <w:rFonts w:cstheme="minorHAnsi"/>
          <w:bCs/>
          <w:sz w:val="22"/>
          <w:szCs w:val="22"/>
          <w:lang w:val="en-US"/>
        </w:rPr>
        <w:t xml:space="preserve">I.e., </w:t>
      </w:r>
      <w:r w:rsidR="003B6677">
        <w:rPr>
          <w:rFonts w:cstheme="minorHAnsi"/>
          <w:bCs/>
          <w:sz w:val="22"/>
          <w:szCs w:val="22"/>
          <w:lang w:val="en-US"/>
        </w:rPr>
        <w:t xml:space="preserve">increased growth rates can lead to higher abundance of large fish when </w:t>
      </w:r>
      <w:r w:rsidR="00AE7CD2">
        <w:rPr>
          <w:rFonts w:cstheme="minorHAnsi"/>
          <w:bCs/>
          <w:sz w:val="22"/>
          <w:szCs w:val="22"/>
          <w:lang w:val="en-US"/>
        </w:rPr>
        <w:t xml:space="preserve">fishing </w:t>
      </w:r>
      <w:r w:rsidR="003B6677">
        <w:rPr>
          <w:rFonts w:cstheme="minorHAnsi"/>
          <w:bCs/>
          <w:sz w:val="22"/>
          <w:szCs w:val="22"/>
          <w:lang w:val="en-US"/>
        </w:rPr>
        <w:t xml:space="preserve">mortality is higher. </w:t>
      </w:r>
      <w:r w:rsidR="009556D0">
        <w:rPr>
          <w:rFonts w:cstheme="minorHAnsi"/>
          <w:bCs/>
          <w:sz w:val="22"/>
          <w:szCs w:val="22"/>
          <w:lang w:val="en-US"/>
        </w:rPr>
        <w:t>F</w:t>
      </w:r>
      <w:r w:rsidRPr="00F726E3">
        <w:rPr>
          <w:rFonts w:cstheme="minorHAnsi"/>
          <w:bCs/>
          <w:sz w:val="22"/>
          <w:szCs w:val="22"/>
        </w:rPr>
        <w:t xml:space="preserve">isheries </w:t>
      </w:r>
      <w:r w:rsidRPr="00AF32CB">
        <w:rPr>
          <w:rFonts w:cstheme="minorHAnsi"/>
          <w:bCs/>
          <w:sz w:val="22"/>
          <w:szCs w:val="22"/>
        </w:rPr>
        <w:t>yield increase</w:t>
      </w:r>
      <w:r w:rsidR="00702530" w:rsidRPr="00AF32CB">
        <w:rPr>
          <w:rFonts w:cstheme="minorHAnsi"/>
          <w:bCs/>
          <w:sz w:val="22"/>
          <w:szCs w:val="22"/>
        </w:rPr>
        <w:t>s</w:t>
      </w:r>
      <w:r w:rsidRPr="00AF32CB">
        <w:rPr>
          <w:rFonts w:cstheme="minorHAnsi"/>
          <w:bCs/>
          <w:sz w:val="22"/>
          <w:szCs w:val="22"/>
        </w:rPr>
        <w:t xml:space="preserve"> with </w:t>
      </w:r>
      <w:r w:rsidR="008F5245" w:rsidRPr="00AF32CB">
        <w:rPr>
          <w:rFonts w:cstheme="minorHAnsi"/>
          <w:bCs/>
          <w:sz w:val="22"/>
          <w:szCs w:val="22"/>
        </w:rPr>
        <w:t xml:space="preserve">the projected </w:t>
      </w:r>
      <w:r w:rsidRPr="00AF32CB">
        <w:rPr>
          <w:rFonts w:cstheme="minorHAnsi"/>
          <w:bCs/>
          <w:sz w:val="22"/>
          <w:szCs w:val="22"/>
        </w:rPr>
        <w:t xml:space="preserve">warming </w:t>
      </w:r>
      <w:r w:rsidR="00361B9E" w:rsidRPr="00361B9E">
        <w:rPr>
          <w:rFonts w:cstheme="minorHAnsi"/>
          <w:bCs/>
          <w:sz w:val="22"/>
          <w:szCs w:val="22"/>
          <w:lang w:val="en-US"/>
        </w:rPr>
        <w:t xml:space="preserve">only </w:t>
      </w:r>
      <w:r w:rsidRPr="00AF32CB">
        <w:rPr>
          <w:rFonts w:cstheme="minorHAnsi"/>
          <w:bCs/>
          <w:sz w:val="22"/>
          <w:szCs w:val="22"/>
        </w:rPr>
        <w:t xml:space="preserve">for </w:t>
      </w:r>
      <w:r w:rsidR="005E6DFE" w:rsidRPr="00AF32CB">
        <w:rPr>
          <w:rFonts w:cstheme="minorHAnsi"/>
          <w:bCs/>
          <w:sz w:val="22"/>
          <w:szCs w:val="22"/>
        </w:rPr>
        <w:t>cod</w:t>
      </w:r>
      <w:r w:rsidR="00111163" w:rsidRPr="00AF32CB">
        <w:rPr>
          <w:rFonts w:cstheme="minorHAnsi"/>
          <w:bCs/>
          <w:sz w:val="22"/>
          <w:szCs w:val="22"/>
        </w:rPr>
        <w:t xml:space="preserve"> </w:t>
      </w:r>
      <w:r w:rsidR="0008412C">
        <w:rPr>
          <w:rFonts w:cstheme="minorHAnsi"/>
          <w:bCs/>
          <w:sz w:val="22"/>
          <w:szCs w:val="22"/>
          <w:lang w:val="en-US"/>
        </w:rPr>
        <w:t xml:space="preserve">when </w:t>
      </w:r>
      <w:r w:rsidRPr="00AF32CB">
        <w:rPr>
          <w:rFonts w:cstheme="minorHAnsi"/>
          <w:bCs/>
          <w:sz w:val="22"/>
          <w:szCs w:val="22"/>
        </w:rPr>
        <w:t>temperature</w:t>
      </w:r>
      <w:r w:rsidR="008F4D68" w:rsidRPr="00786BD5">
        <w:rPr>
          <w:rFonts w:cstheme="minorHAnsi"/>
          <w:bCs/>
          <w:sz w:val="22"/>
          <w:szCs w:val="22"/>
          <w:lang w:val="en-US"/>
        </w:rPr>
        <w:t xml:space="preserve"> only</w:t>
      </w:r>
      <w:r w:rsidRPr="00AF32CB">
        <w:rPr>
          <w:rFonts w:cstheme="minorHAnsi"/>
          <w:bCs/>
          <w:sz w:val="22"/>
          <w:szCs w:val="22"/>
        </w:rPr>
        <w:t xml:space="preserve"> affects physiological rates (Fig. </w:t>
      </w:r>
      <w:r w:rsidR="00984AA3" w:rsidRPr="009556D0">
        <w:rPr>
          <w:rFonts w:cstheme="minorHAnsi"/>
          <w:bCs/>
          <w:sz w:val="22"/>
          <w:szCs w:val="22"/>
          <w:lang w:val="en-US"/>
        </w:rPr>
        <w:t>4</w:t>
      </w:r>
      <w:r w:rsidRPr="00AF32CB">
        <w:rPr>
          <w:rFonts w:cstheme="minorHAnsi"/>
          <w:bCs/>
          <w:sz w:val="22"/>
          <w:szCs w:val="22"/>
        </w:rPr>
        <w:t>)</w:t>
      </w:r>
      <w:r w:rsidR="00702530" w:rsidRPr="00AF32CB">
        <w:rPr>
          <w:rFonts w:cstheme="minorHAnsi"/>
          <w:bCs/>
          <w:sz w:val="22"/>
          <w:szCs w:val="22"/>
        </w:rPr>
        <w:t xml:space="preserve">. For sprat and herring, and for cod </w:t>
      </w:r>
      <w:r w:rsidR="00D96855" w:rsidRPr="00AF32CB">
        <w:rPr>
          <w:rFonts w:cstheme="minorHAnsi"/>
          <w:bCs/>
          <w:sz w:val="22"/>
          <w:szCs w:val="22"/>
        </w:rPr>
        <w:t>in all other scenarios</w:t>
      </w:r>
      <w:r w:rsidR="00702530" w:rsidRPr="00AF32CB">
        <w:rPr>
          <w:rFonts w:cstheme="minorHAnsi"/>
          <w:bCs/>
          <w:sz w:val="22"/>
          <w:szCs w:val="22"/>
        </w:rPr>
        <w:t>,</w:t>
      </w:r>
      <w:r w:rsidR="00D96855" w:rsidRPr="00AF32CB">
        <w:rPr>
          <w:rFonts w:cstheme="minorHAnsi"/>
          <w:bCs/>
          <w:sz w:val="22"/>
          <w:szCs w:val="22"/>
        </w:rPr>
        <w:t xml:space="preserve"> yields decline</w:t>
      </w:r>
      <w:r w:rsidR="00702530" w:rsidRPr="00AF32CB">
        <w:rPr>
          <w:rFonts w:cstheme="minorHAnsi"/>
          <w:bCs/>
          <w:sz w:val="22"/>
          <w:szCs w:val="22"/>
        </w:rPr>
        <w:t>,</w:t>
      </w:r>
      <w:r w:rsidR="00D96855" w:rsidRPr="00AF32CB">
        <w:rPr>
          <w:rFonts w:cstheme="minorHAnsi"/>
          <w:bCs/>
          <w:sz w:val="22"/>
          <w:szCs w:val="22"/>
        </w:rPr>
        <w:t xml:space="preserve"> or are </w:t>
      </w:r>
      <w:r w:rsidR="00702530" w:rsidRPr="00AF32CB">
        <w:rPr>
          <w:rFonts w:cstheme="minorHAnsi"/>
          <w:bCs/>
          <w:sz w:val="22"/>
          <w:szCs w:val="22"/>
        </w:rPr>
        <w:t xml:space="preserve">more or less </w:t>
      </w:r>
      <w:r w:rsidR="00D96855" w:rsidRPr="00AF32CB">
        <w:rPr>
          <w:rFonts w:cstheme="minorHAnsi"/>
          <w:bCs/>
          <w:sz w:val="22"/>
          <w:szCs w:val="22"/>
        </w:rPr>
        <w:t xml:space="preserve">unaffected </w:t>
      </w:r>
      <w:r w:rsidR="00A46E68" w:rsidRPr="00AF32CB">
        <w:rPr>
          <w:rFonts w:cstheme="minorHAnsi"/>
          <w:bCs/>
          <w:sz w:val="22"/>
          <w:szCs w:val="22"/>
        </w:rPr>
        <w:t>by warming</w:t>
      </w:r>
      <w:r w:rsidR="00702530" w:rsidRPr="00AF32CB">
        <w:rPr>
          <w:rFonts w:cstheme="minorHAnsi"/>
          <w:bCs/>
          <w:sz w:val="22"/>
          <w:szCs w:val="22"/>
        </w:rPr>
        <w:t xml:space="preserve"> (Fig. </w:t>
      </w:r>
      <w:r w:rsidR="00786BD5" w:rsidRPr="00786BD5">
        <w:rPr>
          <w:rFonts w:cstheme="minorHAnsi"/>
          <w:bCs/>
          <w:sz w:val="22"/>
          <w:szCs w:val="22"/>
          <w:lang w:val="en-US"/>
        </w:rPr>
        <w:t>4</w:t>
      </w:r>
      <w:r w:rsidR="00702530" w:rsidRPr="00AF32CB">
        <w:rPr>
          <w:rFonts w:cstheme="minorHAnsi"/>
          <w:bCs/>
          <w:sz w:val="22"/>
          <w:szCs w:val="22"/>
        </w:rPr>
        <w:t>)</w:t>
      </w:r>
      <w:r w:rsidRPr="00AF32CB">
        <w:rPr>
          <w:rFonts w:cstheme="minorHAnsi"/>
          <w:bCs/>
          <w:sz w:val="22"/>
          <w:szCs w:val="22"/>
        </w:rPr>
        <w:t xml:space="preserve">. This is likely driven by </w:t>
      </w:r>
      <w:r w:rsidR="00461B49" w:rsidRPr="00AF32CB">
        <w:rPr>
          <w:rFonts w:cstheme="minorHAnsi"/>
          <w:bCs/>
          <w:sz w:val="22"/>
          <w:szCs w:val="22"/>
        </w:rPr>
        <w:t>the</w:t>
      </w:r>
      <w:r w:rsidR="00702530" w:rsidRPr="00AF32CB">
        <w:rPr>
          <w:rFonts w:cstheme="minorHAnsi"/>
          <w:bCs/>
          <w:sz w:val="22"/>
          <w:szCs w:val="22"/>
        </w:rPr>
        <w:t xml:space="preserve"> warming-induced</w:t>
      </w:r>
      <w:r w:rsidR="00461B49" w:rsidRPr="00AF32CB">
        <w:rPr>
          <w:rFonts w:cstheme="minorHAnsi"/>
          <w:bCs/>
          <w:sz w:val="22"/>
          <w:szCs w:val="22"/>
        </w:rPr>
        <w:t xml:space="preserve"> </w:t>
      </w:r>
      <w:r w:rsidRPr="00AF32CB">
        <w:rPr>
          <w:rFonts w:cstheme="minorHAnsi"/>
          <w:bCs/>
          <w:sz w:val="22"/>
          <w:szCs w:val="22"/>
        </w:rPr>
        <w:t>decline in abundance of most size-classes above maturation size</w:t>
      </w:r>
      <w:r w:rsidR="00702530" w:rsidRPr="00AF32CB">
        <w:rPr>
          <w:rFonts w:cstheme="minorHAnsi"/>
          <w:bCs/>
          <w:sz w:val="22"/>
          <w:szCs w:val="22"/>
        </w:rPr>
        <w:t xml:space="preserve"> (Fig. </w:t>
      </w:r>
      <w:r w:rsidR="00786BD5" w:rsidRPr="00786BD5">
        <w:rPr>
          <w:rFonts w:cstheme="minorHAnsi"/>
          <w:bCs/>
          <w:sz w:val="22"/>
          <w:szCs w:val="22"/>
          <w:lang w:val="en-US"/>
        </w:rPr>
        <w:t>3</w:t>
      </w:r>
      <w:r w:rsidR="00702530" w:rsidRPr="00AF32CB">
        <w:rPr>
          <w:rFonts w:cstheme="minorHAnsi"/>
          <w:bCs/>
          <w:sz w:val="22"/>
          <w:szCs w:val="22"/>
        </w:rPr>
        <w:t>),</w:t>
      </w:r>
      <w:r w:rsidRPr="00AF32CB">
        <w:rPr>
          <w:rFonts w:cstheme="minorHAnsi"/>
          <w:bCs/>
          <w:sz w:val="22"/>
          <w:szCs w:val="22"/>
        </w:rPr>
        <w:t xml:space="preserve"> which is the minimum size targeted by the fishery</w:t>
      </w:r>
      <w:r w:rsidR="0073549D" w:rsidRPr="00AF32CB">
        <w:rPr>
          <w:rFonts w:cstheme="minorHAnsi"/>
          <w:bCs/>
          <w:sz w:val="22"/>
          <w:szCs w:val="22"/>
        </w:rPr>
        <w:t>. W</w:t>
      </w:r>
      <w:r w:rsidRPr="00AF32CB">
        <w:rPr>
          <w:rFonts w:cstheme="minorHAnsi"/>
          <w:bCs/>
          <w:sz w:val="22"/>
          <w:szCs w:val="22"/>
        </w:rPr>
        <w:t>hile the largest fish can in some cases increase</w:t>
      </w:r>
      <w:r w:rsidR="00662E41" w:rsidRPr="00AF32CB">
        <w:rPr>
          <w:rFonts w:cstheme="minorHAnsi"/>
          <w:bCs/>
          <w:sz w:val="22"/>
          <w:szCs w:val="22"/>
        </w:rPr>
        <w:t xml:space="preserve"> in abundance</w:t>
      </w:r>
      <w:r w:rsidRPr="00AF32CB">
        <w:rPr>
          <w:rFonts w:cstheme="minorHAnsi"/>
          <w:bCs/>
          <w:sz w:val="22"/>
          <w:szCs w:val="22"/>
        </w:rPr>
        <w:t>, especially for cod, they are also rare</w:t>
      </w:r>
      <w:r w:rsidR="000A0DB4" w:rsidRPr="00AF32CB">
        <w:rPr>
          <w:rFonts w:cstheme="minorHAnsi"/>
          <w:bCs/>
          <w:sz w:val="22"/>
          <w:szCs w:val="22"/>
        </w:rPr>
        <w:t>r</w:t>
      </w:r>
      <w:r w:rsidRPr="00AF32CB">
        <w:rPr>
          <w:rFonts w:cstheme="minorHAnsi"/>
          <w:bCs/>
          <w:sz w:val="22"/>
          <w:szCs w:val="22"/>
        </w:rPr>
        <w:t xml:space="preserve"> in the population and </w:t>
      </w:r>
      <w:r w:rsidR="00F647B5" w:rsidRPr="00AF32CB">
        <w:rPr>
          <w:rFonts w:cstheme="minorHAnsi"/>
          <w:bCs/>
          <w:sz w:val="22"/>
          <w:szCs w:val="22"/>
        </w:rPr>
        <w:t xml:space="preserve">hence </w:t>
      </w:r>
      <w:r w:rsidR="00CF2A97" w:rsidRPr="00AF32CB">
        <w:rPr>
          <w:rFonts w:cstheme="minorHAnsi"/>
          <w:bCs/>
          <w:sz w:val="22"/>
          <w:szCs w:val="22"/>
        </w:rPr>
        <w:t xml:space="preserve">this does </w:t>
      </w:r>
      <w:r w:rsidRPr="00AF32CB">
        <w:rPr>
          <w:rFonts w:cstheme="minorHAnsi"/>
          <w:bCs/>
          <w:sz w:val="22"/>
          <w:szCs w:val="22"/>
        </w:rPr>
        <w:t xml:space="preserve">not counteract the decline in </w:t>
      </w:r>
      <w:commentRangeStart w:id="89"/>
      <w:commentRangeStart w:id="90"/>
      <w:r w:rsidRPr="00AF32CB">
        <w:rPr>
          <w:rFonts w:cstheme="minorHAnsi"/>
          <w:bCs/>
          <w:sz w:val="22"/>
          <w:szCs w:val="22"/>
        </w:rPr>
        <w:t xml:space="preserve">fish </w:t>
      </w:r>
      <w:r w:rsidR="00DE169C" w:rsidRPr="00AF32CB">
        <w:rPr>
          <w:rFonts w:cstheme="minorHAnsi"/>
          <w:bCs/>
          <w:sz w:val="22"/>
          <w:szCs w:val="22"/>
        </w:rPr>
        <w:t xml:space="preserve">that constitute the main catches </w:t>
      </w:r>
      <w:r w:rsidRPr="00AF32CB">
        <w:rPr>
          <w:rFonts w:cstheme="minorHAnsi"/>
          <w:bCs/>
          <w:sz w:val="22"/>
          <w:szCs w:val="22"/>
        </w:rPr>
        <w:t>(Fig. 4).</w:t>
      </w:r>
      <w:commentRangeEnd w:id="89"/>
      <w:r w:rsidR="00702530" w:rsidRPr="00AF32CB">
        <w:rPr>
          <w:rStyle w:val="CommentReference"/>
          <w:sz w:val="22"/>
          <w:szCs w:val="22"/>
        </w:rPr>
        <w:commentReference w:id="89"/>
      </w:r>
      <w:commentRangeEnd w:id="90"/>
      <w:r w:rsidR="00206E44" w:rsidRPr="00AF32CB">
        <w:rPr>
          <w:rStyle w:val="CommentReference"/>
          <w:sz w:val="22"/>
          <w:szCs w:val="22"/>
        </w:rPr>
        <w:commentReference w:id="90"/>
      </w:r>
      <w:r w:rsidRPr="00AF32CB">
        <w:rPr>
          <w:rFonts w:cstheme="minorHAnsi"/>
          <w:bCs/>
          <w:sz w:val="22"/>
          <w:szCs w:val="22"/>
        </w:rPr>
        <w:t xml:space="preserve"> </w:t>
      </w:r>
    </w:p>
    <w:p w14:paraId="18B2DDEE" w14:textId="6F548DB8" w:rsidR="00AF4B25" w:rsidRDefault="009D0F06" w:rsidP="00AF4B25">
      <w:pPr>
        <w:spacing w:line="480" w:lineRule="auto"/>
        <w:ind w:firstLine="360"/>
        <w:jc w:val="both"/>
        <w:rPr>
          <w:rFonts w:cstheme="minorHAnsi"/>
          <w:bCs/>
          <w:sz w:val="22"/>
          <w:szCs w:val="22"/>
        </w:rPr>
      </w:pPr>
      <w:r w:rsidRPr="00AF32CB">
        <w:rPr>
          <w:rFonts w:cstheme="minorHAnsi"/>
          <w:bCs/>
          <w:sz w:val="22"/>
          <w:szCs w:val="22"/>
        </w:rPr>
        <w:t>Warming</w:t>
      </w:r>
      <w:r w:rsidR="001D6DF1" w:rsidRPr="001D6DF1">
        <w:rPr>
          <w:rFonts w:cstheme="minorHAnsi"/>
          <w:bCs/>
          <w:sz w:val="22"/>
          <w:szCs w:val="22"/>
          <w:lang w:val="en-US"/>
        </w:rPr>
        <w:t xml:space="preserve"> </w:t>
      </w:r>
      <w:r w:rsidR="00AF4B25" w:rsidRPr="00AF32CB">
        <w:rPr>
          <w:rFonts w:cstheme="minorHAnsi"/>
          <w:bCs/>
          <w:sz w:val="22"/>
          <w:szCs w:val="22"/>
        </w:rPr>
        <w:t>also influences the fishing effort leading to maximum sustainable yield (FMSY) and the corresponding spawning stock biomass (SSB)</w:t>
      </w:r>
      <w:r w:rsidR="00435DA0" w:rsidRPr="00AF32CB">
        <w:rPr>
          <w:rFonts w:cstheme="minorHAnsi"/>
          <w:bCs/>
          <w:sz w:val="22"/>
          <w:szCs w:val="22"/>
        </w:rPr>
        <w:t xml:space="preserve"> (Fig. </w:t>
      </w:r>
      <w:r w:rsidR="0015192C" w:rsidRPr="006B599D">
        <w:rPr>
          <w:rFonts w:cstheme="minorHAnsi"/>
          <w:bCs/>
          <w:sz w:val="22"/>
          <w:szCs w:val="22"/>
          <w:lang w:val="en-US"/>
        </w:rPr>
        <w:t>5</w:t>
      </w:r>
      <w:r w:rsidR="00435DA0" w:rsidRPr="00AF32CB">
        <w:rPr>
          <w:rFonts w:cstheme="minorHAnsi"/>
          <w:bCs/>
          <w:sz w:val="22"/>
          <w:szCs w:val="22"/>
        </w:rPr>
        <w:t>)</w:t>
      </w:r>
      <w:r w:rsidR="00AF4B25" w:rsidRPr="00AF32CB">
        <w:rPr>
          <w:rFonts w:cstheme="minorHAnsi"/>
          <w:bCs/>
          <w:sz w:val="22"/>
          <w:szCs w:val="22"/>
        </w:rPr>
        <w:t>.</w:t>
      </w:r>
      <w:r w:rsidR="001D6DF1" w:rsidRPr="001D6DF1">
        <w:rPr>
          <w:rFonts w:cstheme="minorHAnsi"/>
          <w:bCs/>
          <w:sz w:val="22"/>
          <w:szCs w:val="22"/>
          <w:lang w:val="en-US"/>
        </w:rPr>
        <w:t xml:space="preserve"> </w:t>
      </w:r>
      <w:r w:rsidR="001D6DF1">
        <w:rPr>
          <w:rFonts w:cstheme="minorHAnsi"/>
          <w:bCs/>
          <w:sz w:val="22"/>
          <w:szCs w:val="22"/>
          <w:lang w:val="en-US"/>
        </w:rPr>
        <w:t xml:space="preserve">Based on </w:t>
      </w:r>
      <w:r w:rsidR="00EB3432" w:rsidRPr="00AF32CB">
        <w:rPr>
          <w:rFonts w:cstheme="minorHAnsi"/>
          <w:bCs/>
          <w:sz w:val="22"/>
          <w:szCs w:val="22"/>
        </w:rPr>
        <w:t xml:space="preserve">non-time varying </w:t>
      </w:r>
      <w:r w:rsidR="00474414" w:rsidRPr="00AF32CB">
        <w:rPr>
          <w:rFonts w:cstheme="minorHAnsi"/>
          <w:bCs/>
          <w:sz w:val="22"/>
          <w:szCs w:val="22"/>
        </w:rPr>
        <w:t>simulation</w:t>
      </w:r>
      <w:r w:rsidR="001D6DF1" w:rsidRPr="001D6DF1">
        <w:rPr>
          <w:rFonts w:cstheme="minorHAnsi"/>
          <w:bCs/>
          <w:sz w:val="22"/>
          <w:szCs w:val="22"/>
          <w:lang w:val="en-US"/>
        </w:rPr>
        <w:t>s</w:t>
      </w:r>
      <w:r w:rsidR="006B599D">
        <w:rPr>
          <w:rFonts w:cstheme="minorHAnsi"/>
          <w:bCs/>
          <w:sz w:val="22"/>
          <w:szCs w:val="22"/>
          <w:lang w:val="en-US"/>
        </w:rPr>
        <w:t xml:space="preserve"> (constant F and temperature until </w:t>
      </w:r>
      <w:r w:rsidR="00A62688">
        <w:rPr>
          <w:rFonts w:cstheme="minorHAnsi"/>
          <w:bCs/>
          <w:sz w:val="22"/>
          <w:szCs w:val="22"/>
          <w:lang w:val="en-US"/>
        </w:rPr>
        <w:t>steady state</w:t>
      </w:r>
      <w:r w:rsidR="006B599D">
        <w:rPr>
          <w:rFonts w:cstheme="minorHAnsi"/>
          <w:bCs/>
          <w:sz w:val="22"/>
          <w:szCs w:val="22"/>
          <w:lang w:val="en-US"/>
        </w:rPr>
        <w:t>)</w:t>
      </w:r>
      <w:r w:rsidR="00F158CD" w:rsidRPr="00AF32CB">
        <w:rPr>
          <w:rFonts w:cstheme="minorHAnsi"/>
          <w:bCs/>
          <w:sz w:val="22"/>
          <w:szCs w:val="22"/>
        </w:rPr>
        <w:t>, t</w:t>
      </w:r>
      <w:r w:rsidR="00AF4B25" w:rsidRPr="00AF32CB">
        <w:rPr>
          <w:rFonts w:cstheme="minorHAnsi"/>
          <w:bCs/>
          <w:sz w:val="22"/>
          <w:szCs w:val="22"/>
        </w:rPr>
        <w:t>he fishing effort corresponding to FMSY increases when the temperature is +2</w:t>
      </w:r>
      <m:oMath>
        <m:r>
          <w:rPr>
            <w:rFonts w:ascii="Cambria Math" w:hAnsi="Cambria Math" w:cstheme="minorHAnsi"/>
            <w:sz w:val="22"/>
            <w:szCs w:val="22"/>
          </w:rPr>
          <m:t>℃</m:t>
        </m:r>
      </m:oMath>
      <w:r w:rsidR="00AF4B25" w:rsidRPr="00AF32CB">
        <w:rPr>
          <w:rFonts w:cstheme="minorHAnsi"/>
          <w:bCs/>
          <w:sz w:val="22"/>
          <w:szCs w:val="22"/>
        </w:rPr>
        <w:t xml:space="preserve"> compared to the reference temperature</w:t>
      </w:r>
      <w:r w:rsidR="005E4AE8" w:rsidRPr="00AF32CB">
        <w:rPr>
          <w:rFonts w:cstheme="minorHAnsi"/>
          <w:bCs/>
          <w:sz w:val="22"/>
          <w:szCs w:val="22"/>
        </w:rPr>
        <w:t xml:space="preserve"> </w:t>
      </w:r>
      <w:r w:rsidR="00022BBA" w:rsidRPr="00022BBA">
        <w:rPr>
          <w:rFonts w:cstheme="minorHAnsi"/>
          <w:bCs/>
          <w:sz w:val="22"/>
          <w:szCs w:val="22"/>
          <w:lang w:val="en-US"/>
        </w:rPr>
        <w:t xml:space="preserve">for </w:t>
      </w:r>
      <w:r w:rsidR="00022BBA">
        <w:rPr>
          <w:rFonts w:cstheme="minorHAnsi"/>
          <w:bCs/>
          <w:sz w:val="22"/>
          <w:szCs w:val="22"/>
          <w:lang w:val="en-US"/>
        </w:rPr>
        <w:t xml:space="preserve">cod, and for sprat and herring (except </w:t>
      </w:r>
      <w:r w:rsidR="00A57CA2">
        <w:rPr>
          <w:rFonts w:cstheme="minorHAnsi"/>
          <w:bCs/>
          <w:sz w:val="22"/>
          <w:szCs w:val="22"/>
          <w:lang w:val="en-US"/>
        </w:rPr>
        <w:t xml:space="preserve">for when temperature only affects </w:t>
      </w:r>
      <w:r w:rsidR="00A8702A">
        <w:rPr>
          <w:rFonts w:cstheme="minorHAnsi"/>
          <w:bCs/>
          <w:sz w:val="22"/>
          <w:szCs w:val="22"/>
          <w:lang w:val="en-US"/>
        </w:rPr>
        <w:t>basal resources</w:t>
      </w:r>
      <w:r w:rsidR="00A57CA2">
        <w:rPr>
          <w:rFonts w:cstheme="minorHAnsi"/>
          <w:bCs/>
          <w:sz w:val="22"/>
          <w:szCs w:val="22"/>
          <w:lang w:val="en-US"/>
        </w:rPr>
        <w:t>)</w:t>
      </w:r>
      <w:r w:rsidR="00EB668C" w:rsidRPr="00EB668C">
        <w:rPr>
          <w:rFonts w:cstheme="minorHAnsi"/>
          <w:bCs/>
          <w:sz w:val="22"/>
          <w:szCs w:val="22"/>
          <w:lang w:val="en-US"/>
        </w:rPr>
        <w:t xml:space="preserve">. This is likely </w:t>
      </w:r>
      <w:r w:rsidR="00AF4B25" w:rsidRPr="00AF32CB">
        <w:rPr>
          <w:rFonts w:cstheme="minorHAnsi"/>
          <w:bCs/>
          <w:sz w:val="22"/>
          <w:szCs w:val="22"/>
        </w:rPr>
        <w:t>due to the enhanced growth rates (size-at-age)</w:t>
      </w:r>
      <w:r w:rsidR="00175981" w:rsidRPr="00175981">
        <w:rPr>
          <w:rFonts w:cstheme="minorHAnsi"/>
          <w:bCs/>
          <w:sz w:val="22"/>
          <w:szCs w:val="22"/>
          <w:lang w:val="en-US"/>
        </w:rPr>
        <w:t xml:space="preserve">, </w:t>
      </w:r>
      <w:r w:rsidR="00175981">
        <w:rPr>
          <w:rFonts w:cstheme="minorHAnsi"/>
          <w:bCs/>
          <w:sz w:val="22"/>
          <w:szCs w:val="22"/>
          <w:lang w:val="en-US"/>
        </w:rPr>
        <w:t xml:space="preserve">sustaining </w:t>
      </w:r>
      <w:r w:rsidR="00A565F0">
        <w:rPr>
          <w:rFonts w:cstheme="minorHAnsi"/>
          <w:bCs/>
          <w:sz w:val="22"/>
          <w:szCs w:val="22"/>
          <w:lang w:val="en-US"/>
        </w:rPr>
        <w:t>higher fishing mortalities</w:t>
      </w:r>
      <w:r w:rsidR="00D11178" w:rsidRPr="00AF32CB">
        <w:rPr>
          <w:rFonts w:cstheme="minorHAnsi"/>
          <w:bCs/>
          <w:sz w:val="22"/>
          <w:szCs w:val="22"/>
        </w:rPr>
        <w:t xml:space="preserve"> (Fig. S</w:t>
      </w:r>
      <w:r w:rsidR="00B346DF" w:rsidRPr="006B599D">
        <w:rPr>
          <w:rFonts w:cstheme="minorHAnsi"/>
          <w:bCs/>
          <w:sz w:val="22"/>
          <w:szCs w:val="22"/>
          <w:lang w:val="en-US"/>
        </w:rPr>
        <w:t>5</w:t>
      </w:r>
      <w:r w:rsidR="00D11178" w:rsidRPr="00AF32CB">
        <w:rPr>
          <w:rFonts w:cstheme="minorHAnsi"/>
          <w:bCs/>
          <w:sz w:val="22"/>
          <w:szCs w:val="22"/>
        </w:rPr>
        <w:t>)</w:t>
      </w:r>
      <w:r w:rsidR="00AF4B25" w:rsidRPr="00AF32CB">
        <w:rPr>
          <w:rFonts w:cstheme="minorHAnsi"/>
          <w:bCs/>
          <w:sz w:val="22"/>
          <w:szCs w:val="22"/>
        </w:rPr>
        <w:t xml:space="preserve">. However, the fishery yield </w:t>
      </w:r>
      <w:r w:rsidR="001F341F" w:rsidRPr="00FC0A90">
        <w:rPr>
          <w:rFonts w:cstheme="minorHAnsi"/>
          <w:bCs/>
          <w:sz w:val="22"/>
          <w:szCs w:val="22"/>
          <w:lang w:val="en-US"/>
        </w:rPr>
        <w:t xml:space="preserve">at FMSY </w:t>
      </w:r>
      <w:r w:rsidR="00AF4666" w:rsidRPr="00AF32CB">
        <w:rPr>
          <w:rFonts w:cstheme="minorHAnsi"/>
          <w:bCs/>
          <w:sz w:val="22"/>
          <w:szCs w:val="22"/>
        </w:rPr>
        <w:t>increases</w:t>
      </w:r>
      <w:r w:rsidR="00B42331" w:rsidRPr="00AF32CB">
        <w:rPr>
          <w:rFonts w:cstheme="minorHAnsi"/>
          <w:bCs/>
          <w:sz w:val="22"/>
          <w:szCs w:val="22"/>
        </w:rPr>
        <w:t xml:space="preserve"> only if </w:t>
      </w:r>
      <w:r w:rsidR="00AF4B25" w:rsidRPr="00AF32CB">
        <w:rPr>
          <w:rFonts w:cstheme="minorHAnsi"/>
          <w:bCs/>
          <w:sz w:val="22"/>
          <w:szCs w:val="22"/>
        </w:rPr>
        <w:t xml:space="preserve">temperature </w:t>
      </w:r>
      <w:r w:rsidR="00641F2F" w:rsidRPr="00AF32CB">
        <w:rPr>
          <w:rFonts w:cstheme="minorHAnsi"/>
          <w:bCs/>
          <w:sz w:val="22"/>
          <w:szCs w:val="22"/>
        </w:rPr>
        <w:t xml:space="preserve">acts on </w:t>
      </w:r>
      <w:r w:rsidR="00AF4B25" w:rsidRPr="00AF32CB">
        <w:rPr>
          <w:rFonts w:cstheme="minorHAnsi"/>
          <w:bCs/>
          <w:sz w:val="22"/>
          <w:szCs w:val="22"/>
        </w:rPr>
        <w:t>physiology</w:t>
      </w:r>
      <w:r w:rsidR="00641F2F" w:rsidRPr="00AF32CB">
        <w:rPr>
          <w:rFonts w:cstheme="minorHAnsi"/>
          <w:bCs/>
          <w:sz w:val="22"/>
          <w:szCs w:val="22"/>
        </w:rPr>
        <w:t xml:space="preserve"> alone</w:t>
      </w:r>
      <w:r w:rsidR="00AF4B25" w:rsidRPr="00AF32CB">
        <w:rPr>
          <w:rFonts w:cstheme="minorHAnsi"/>
          <w:bCs/>
          <w:sz w:val="22"/>
          <w:szCs w:val="22"/>
        </w:rPr>
        <w:t>. Th</w:t>
      </w:r>
      <w:r w:rsidR="001A357C" w:rsidRPr="00AF32CB">
        <w:rPr>
          <w:rFonts w:cstheme="minorHAnsi"/>
          <w:bCs/>
          <w:sz w:val="22"/>
          <w:szCs w:val="22"/>
        </w:rPr>
        <w:t>u</w:t>
      </w:r>
      <w:r w:rsidR="00AF4B25" w:rsidRPr="00AF32CB">
        <w:rPr>
          <w:rFonts w:cstheme="minorHAnsi"/>
          <w:bCs/>
          <w:sz w:val="22"/>
          <w:szCs w:val="22"/>
        </w:rPr>
        <w:t>s</w:t>
      </w:r>
      <w:r w:rsidR="001A357C" w:rsidRPr="00AF32CB">
        <w:rPr>
          <w:rFonts w:cstheme="minorHAnsi"/>
          <w:bCs/>
          <w:sz w:val="22"/>
          <w:szCs w:val="22"/>
        </w:rPr>
        <w:t xml:space="preserve">, </w:t>
      </w:r>
      <w:r w:rsidR="00FA7B43" w:rsidRPr="00AF32CB">
        <w:rPr>
          <w:rFonts w:cstheme="minorHAnsi"/>
          <w:bCs/>
          <w:sz w:val="22"/>
          <w:szCs w:val="22"/>
        </w:rPr>
        <w:t xml:space="preserve">when temperature affects physiological scaling and </w:t>
      </w:r>
      <w:r w:rsidR="00FA7B43" w:rsidRPr="00AF32CB">
        <w:rPr>
          <w:rFonts w:cstheme="minorHAnsi"/>
          <w:bCs/>
          <w:sz w:val="22"/>
          <w:szCs w:val="22"/>
        </w:rPr>
        <w:lastRenderedPageBreak/>
        <w:t>resource dynamics</w:t>
      </w:r>
      <w:r w:rsidR="00F14C7E" w:rsidRPr="00AF32CB">
        <w:rPr>
          <w:rFonts w:cstheme="minorHAnsi"/>
          <w:bCs/>
          <w:sz w:val="22"/>
          <w:szCs w:val="22"/>
        </w:rPr>
        <w:t xml:space="preserve">, </w:t>
      </w:r>
      <w:r w:rsidR="00AF4B25" w:rsidRPr="00AF32CB">
        <w:rPr>
          <w:rFonts w:cstheme="minorHAnsi"/>
          <w:bCs/>
          <w:sz w:val="22"/>
          <w:szCs w:val="22"/>
        </w:rPr>
        <w:t>the largest relative increases in fisheries yield are acquired in cold</w:t>
      </w:r>
      <w:r w:rsidR="00A108F2" w:rsidRPr="00AF32CB">
        <w:rPr>
          <w:rFonts w:cstheme="minorHAnsi"/>
          <w:bCs/>
          <w:sz w:val="22"/>
          <w:szCs w:val="22"/>
        </w:rPr>
        <w:t>er</w:t>
      </w:r>
      <w:r w:rsidR="00AF4B25" w:rsidRPr="00AF32CB">
        <w:rPr>
          <w:rFonts w:cstheme="minorHAnsi"/>
          <w:bCs/>
          <w:sz w:val="22"/>
          <w:szCs w:val="22"/>
        </w:rPr>
        <w:t xml:space="preserve"> temperatures and higher fishing efforts </w:t>
      </w:r>
      <w:r w:rsidR="00FA5EED" w:rsidRPr="00AF32CB">
        <w:rPr>
          <w:rFonts w:cstheme="minorHAnsi"/>
          <w:bCs/>
          <w:sz w:val="22"/>
          <w:szCs w:val="22"/>
        </w:rPr>
        <w:t>(Fig. S1</w:t>
      </w:r>
      <w:r w:rsidR="00ED6AA0">
        <w:rPr>
          <w:rFonts w:cstheme="minorHAnsi"/>
          <w:bCs/>
          <w:sz w:val="22"/>
          <w:szCs w:val="22"/>
          <w:lang w:val="sv-SE"/>
        </w:rPr>
        <w:t>6</w:t>
      </w:r>
      <w:r w:rsidR="00FA5EED" w:rsidRPr="00AF32CB">
        <w:rPr>
          <w:rFonts w:cstheme="minorHAnsi"/>
          <w:bCs/>
          <w:sz w:val="22"/>
          <w:szCs w:val="22"/>
        </w:rPr>
        <w:t>)</w:t>
      </w:r>
      <w:r w:rsidR="00AF4B25" w:rsidRPr="00AF32CB">
        <w:rPr>
          <w:rFonts w:cstheme="minorHAnsi"/>
          <w:bCs/>
          <w:sz w:val="22"/>
          <w:szCs w:val="22"/>
        </w:rPr>
        <w:t>.</w:t>
      </w:r>
    </w:p>
    <w:p w14:paraId="19CDCC20" w14:textId="071C99E8" w:rsidR="00FC0A90" w:rsidRDefault="00FC0A90" w:rsidP="00AF4B25">
      <w:pPr>
        <w:spacing w:line="480" w:lineRule="auto"/>
        <w:ind w:firstLine="360"/>
        <w:jc w:val="both"/>
        <w:rPr>
          <w:rFonts w:cstheme="minorHAnsi"/>
          <w:bCs/>
          <w:sz w:val="22"/>
          <w:szCs w:val="22"/>
        </w:rPr>
      </w:pPr>
    </w:p>
    <w:p w14:paraId="6F49082F" w14:textId="77777777" w:rsidR="00FC0A90" w:rsidRPr="00AF32CB" w:rsidRDefault="00FC0A90" w:rsidP="00AF4B25">
      <w:pPr>
        <w:spacing w:line="480" w:lineRule="auto"/>
        <w:ind w:firstLine="360"/>
        <w:jc w:val="both"/>
        <w:rPr>
          <w:rFonts w:cstheme="minorHAnsi"/>
          <w:bCs/>
          <w:sz w:val="22"/>
          <w:szCs w:val="22"/>
        </w:rPr>
      </w:pPr>
    </w:p>
    <w:p w14:paraId="647A0452" w14:textId="5DBD66F9" w:rsidR="004641D2" w:rsidRPr="005F3BD1" w:rsidRDefault="000D032A" w:rsidP="005F3BD1">
      <w:pPr>
        <w:spacing w:line="480" w:lineRule="auto"/>
        <w:jc w:val="center"/>
        <w:rPr>
          <w:sz w:val="22"/>
          <w:szCs w:val="22"/>
        </w:rPr>
      </w:pPr>
      <w:r>
        <w:rPr>
          <w:noProof/>
          <w:sz w:val="16"/>
          <w:szCs w:val="16"/>
        </w:rPr>
        <w:drawing>
          <wp:inline distT="0" distB="0" distL="0" distR="0" wp14:anchorId="2407AA61" wp14:editId="5362C419">
            <wp:extent cx="5151120" cy="5042780"/>
            <wp:effectExtent l="0" t="0" r="508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owth_project.png"/>
                    <pic:cNvPicPr/>
                  </pic:nvPicPr>
                  <pic:blipFill rotWithShape="1">
                    <a:blip r:embed="rId15" cstate="print">
                      <a:extLst>
                        <a:ext uri="{28A0092B-C50C-407E-A947-70E740481C1C}">
                          <a14:useLocalDpi xmlns:a14="http://schemas.microsoft.com/office/drawing/2010/main" val="0"/>
                        </a:ext>
                      </a:extLst>
                    </a:blip>
                    <a:srcRect b="2103"/>
                    <a:stretch/>
                  </pic:blipFill>
                  <pic:spPr bwMode="auto">
                    <a:xfrm>
                      <a:off x="0" y="0"/>
                      <a:ext cx="5154593" cy="5046180"/>
                    </a:xfrm>
                    <a:prstGeom prst="rect">
                      <a:avLst/>
                    </a:prstGeom>
                    <a:ln>
                      <a:noFill/>
                    </a:ln>
                    <a:extLst>
                      <a:ext uri="{53640926-AAD7-44D8-BBD7-CCE9431645EC}">
                        <a14:shadowObscured xmlns:a14="http://schemas.microsoft.com/office/drawing/2010/main"/>
                      </a:ext>
                    </a:extLst>
                  </pic:spPr>
                </pic:pic>
              </a:graphicData>
            </a:graphic>
          </wp:inline>
        </w:drawing>
      </w:r>
      <w:commentRangeStart w:id="91"/>
      <w:commentRangeStart w:id="92"/>
      <w:commentRangeEnd w:id="91"/>
      <w:r w:rsidR="00C343FD">
        <w:rPr>
          <w:rStyle w:val="CommentReference"/>
        </w:rPr>
        <w:commentReference w:id="91"/>
      </w:r>
      <w:commentRangeEnd w:id="92"/>
      <w:r w:rsidR="00B445BB">
        <w:rPr>
          <w:rStyle w:val="CommentReference"/>
        </w:rPr>
        <w:commentReference w:id="92"/>
      </w:r>
    </w:p>
    <w:p w14:paraId="5CDF3837" w14:textId="095E3D53" w:rsidR="00EF38F0" w:rsidRPr="00AF32CB" w:rsidRDefault="00EF38F0" w:rsidP="00EF38F0">
      <w:pPr>
        <w:spacing w:line="480" w:lineRule="auto"/>
        <w:jc w:val="both"/>
        <w:rPr>
          <w:rFonts w:ascii="Times New Roman" w:hAnsi="Times New Roman" w:cs="Times New Roman"/>
          <w:i/>
          <w:iCs/>
          <w:sz w:val="22"/>
          <w:szCs w:val="22"/>
        </w:rPr>
      </w:pPr>
      <w:r w:rsidRPr="00AF32CB">
        <w:rPr>
          <w:rFonts w:cstheme="minorHAnsi"/>
          <w:i/>
          <w:iCs/>
          <w:sz w:val="22"/>
          <w:szCs w:val="22"/>
        </w:rPr>
        <w:t xml:space="preserve">Figure </w:t>
      </w:r>
      <w:r w:rsidRPr="00EB5037">
        <w:rPr>
          <w:rFonts w:cstheme="minorHAnsi"/>
          <w:i/>
          <w:iCs/>
          <w:sz w:val="22"/>
          <w:szCs w:val="22"/>
          <w:lang w:val="en-US"/>
        </w:rPr>
        <w:t>1</w:t>
      </w:r>
      <w:r w:rsidRPr="00AF32CB">
        <w:rPr>
          <w:rFonts w:cstheme="minorHAnsi"/>
          <w:i/>
          <w:iCs/>
          <w:sz w:val="22"/>
          <w:szCs w:val="22"/>
        </w:rPr>
        <w:t xml:space="preserve">. Individual growth trajectories of sprat, herring and cod from model projections to year 2050 assuming warming according to </w:t>
      </w:r>
      <w:r w:rsidRPr="00AF32CB">
        <w:rPr>
          <w:rFonts w:ascii="Times" w:hAnsi="Times" w:cs="Times New Roman"/>
          <w:i/>
          <w:iCs/>
          <w:sz w:val="22"/>
          <w:szCs w:val="22"/>
        </w:rPr>
        <w:t xml:space="preserve">RCP 8.5 while </w:t>
      </w:r>
      <w:r w:rsidRPr="00AF32CB">
        <w:rPr>
          <w:rFonts w:cstheme="minorHAnsi"/>
          <w:i/>
          <w:iCs/>
          <w:sz w:val="22"/>
          <w:szCs w:val="22"/>
        </w:rPr>
        <w:t xml:space="preserve">keeping fishing mortality at average FMSY levels. Top row shows size-at-age and bottom row shows size-at-age relative to a non-warming scenario. </w:t>
      </w:r>
      <w:r w:rsidRPr="00AF32CB">
        <w:rPr>
          <w:rFonts w:ascii="Times New Roman" w:hAnsi="Times New Roman" w:cs="Times New Roman"/>
          <w:i/>
          <w:iCs/>
          <w:sz w:val="22"/>
          <w:szCs w:val="22"/>
        </w:rPr>
        <w:t xml:space="preserve">The dashed line in the top row depicts projections assuming a </w:t>
      </w:r>
      <w:r w:rsidRPr="00AF32CB">
        <w:rPr>
          <w:rFonts w:cstheme="minorHAnsi"/>
          <w:i/>
          <w:iCs/>
          <w:sz w:val="22"/>
          <w:szCs w:val="22"/>
        </w:rPr>
        <w:t xml:space="preserve">non-warming scenario </w:t>
      </w:r>
      <w:r w:rsidRPr="00AF32CB">
        <w:rPr>
          <w:rFonts w:ascii="Times New Roman" w:hAnsi="Times New Roman" w:cs="Times New Roman"/>
          <w:i/>
          <w:iCs/>
          <w:sz w:val="22"/>
          <w:szCs w:val="22"/>
        </w:rPr>
        <w:t xml:space="preserve">and thus constitutes a baseline prediction. Colors indicate different temperature-scaling scenarios. Shaded areas encompass the </w:t>
      </w:r>
      <w:r w:rsidRPr="00893AC4">
        <w:rPr>
          <w:rFonts w:ascii="Times New Roman" w:hAnsi="Times New Roman" w:cs="Times New Roman"/>
          <w:i/>
          <w:iCs/>
          <w:sz w:val="22"/>
          <w:szCs w:val="22"/>
          <w:lang w:val="en-US"/>
        </w:rPr>
        <w:t>2.5</w:t>
      </w:r>
      <w:r>
        <w:rPr>
          <w:rFonts w:ascii="Times New Roman" w:hAnsi="Times New Roman" w:cs="Times New Roman"/>
          <w:i/>
          <w:iCs/>
          <w:sz w:val="22"/>
          <w:szCs w:val="22"/>
          <w:lang w:val="en-US"/>
        </w:rPr>
        <w:t xml:space="preserve"> and 97.5 percentiles </w:t>
      </w:r>
      <w:r w:rsidRPr="00AF32CB">
        <w:rPr>
          <w:rFonts w:ascii="Times New Roman" w:hAnsi="Times New Roman" w:cs="Times New Roman"/>
          <w:i/>
          <w:iCs/>
          <w:sz w:val="22"/>
          <w:szCs w:val="22"/>
        </w:rPr>
        <w:t>from the set of 200 simulations with randomly assigned activation energies.</w:t>
      </w:r>
    </w:p>
    <w:p w14:paraId="41C47DEF" w14:textId="20E9F9A7" w:rsidR="00CD57B5" w:rsidRDefault="00CD57B5" w:rsidP="00182BA9">
      <w:pPr>
        <w:spacing w:line="480" w:lineRule="auto"/>
        <w:contextualSpacing/>
        <w:jc w:val="both"/>
        <w:rPr>
          <w:rFonts w:cstheme="minorHAnsi"/>
          <w:b/>
          <w:sz w:val="22"/>
          <w:szCs w:val="22"/>
        </w:rPr>
      </w:pPr>
    </w:p>
    <w:p w14:paraId="57A97164" w14:textId="77777777" w:rsidR="00EF38F0" w:rsidRDefault="00EF38F0" w:rsidP="00EF38F0">
      <w:pPr>
        <w:spacing w:line="480" w:lineRule="auto"/>
        <w:jc w:val="center"/>
      </w:pPr>
      <w:r>
        <w:rPr>
          <w:noProof/>
        </w:rPr>
        <w:lastRenderedPageBreak/>
        <w:drawing>
          <wp:inline distT="0" distB="0" distL="0" distR="0" wp14:anchorId="53D4BE7D" wp14:editId="239C9721">
            <wp:extent cx="5731158" cy="4327556"/>
            <wp:effectExtent l="0" t="0" r="0" b="317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an_weight.png"/>
                    <pic:cNvPicPr/>
                  </pic:nvPicPr>
                  <pic:blipFill rotWithShape="1">
                    <a:blip r:embed="rId16" cstate="print">
                      <a:extLst>
                        <a:ext uri="{28A0092B-C50C-407E-A947-70E740481C1C}">
                          <a14:useLocalDpi xmlns:a14="http://schemas.microsoft.com/office/drawing/2010/main" val="0"/>
                        </a:ext>
                      </a:extLst>
                    </a:blip>
                    <a:srcRect t="10741" b="13749"/>
                    <a:stretch/>
                  </pic:blipFill>
                  <pic:spPr bwMode="auto">
                    <a:xfrm>
                      <a:off x="0" y="0"/>
                      <a:ext cx="5731510" cy="4327822"/>
                    </a:xfrm>
                    <a:prstGeom prst="rect">
                      <a:avLst/>
                    </a:prstGeom>
                    <a:ln>
                      <a:noFill/>
                    </a:ln>
                    <a:extLst>
                      <a:ext uri="{53640926-AAD7-44D8-BBD7-CCE9431645EC}">
                        <a14:shadowObscured xmlns:a14="http://schemas.microsoft.com/office/drawing/2010/main"/>
                      </a:ext>
                    </a:extLst>
                  </pic:spPr>
                </pic:pic>
              </a:graphicData>
            </a:graphic>
          </wp:inline>
        </w:drawing>
      </w:r>
    </w:p>
    <w:p w14:paraId="1A6FF348" w14:textId="511788A7" w:rsidR="00EF38F0" w:rsidRPr="00AF32CB" w:rsidRDefault="00EF38F0" w:rsidP="00EF38F0">
      <w:pPr>
        <w:spacing w:line="480" w:lineRule="auto"/>
        <w:jc w:val="both"/>
        <w:rPr>
          <w:rFonts w:ascii="Times New Roman" w:hAnsi="Times New Roman" w:cs="Times New Roman"/>
          <w:i/>
          <w:iCs/>
          <w:sz w:val="22"/>
          <w:szCs w:val="22"/>
        </w:rPr>
      </w:pPr>
      <w:r w:rsidRPr="00AF32CB">
        <w:rPr>
          <w:rFonts w:cstheme="minorHAnsi"/>
          <w:i/>
          <w:iCs/>
          <w:sz w:val="22"/>
          <w:szCs w:val="22"/>
        </w:rPr>
        <w:t xml:space="preserve">Figure </w:t>
      </w:r>
      <w:r w:rsidRPr="00EB5037">
        <w:rPr>
          <w:rFonts w:cstheme="minorHAnsi"/>
          <w:i/>
          <w:iCs/>
          <w:sz w:val="22"/>
          <w:szCs w:val="22"/>
          <w:lang w:val="en-US"/>
        </w:rPr>
        <w:t>2</w:t>
      </w:r>
      <w:r w:rsidRPr="00AF32CB">
        <w:rPr>
          <w:rFonts w:cstheme="minorHAnsi"/>
          <w:i/>
          <w:iCs/>
          <w:sz w:val="22"/>
          <w:szCs w:val="22"/>
        </w:rPr>
        <w:t xml:space="preserve">. Mean weight across all individuals in the populations of sprat, herring and cod from model projections to year 2050 assuming warming according to </w:t>
      </w:r>
      <w:r w:rsidRPr="00AF32CB">
        <w:rPr>
          <w:rFonts w:ascii="Times" w:hAnsi="Times" w:cs="Times New Roman"/>
          <w:i/>
          <w:iCs/>
          <w:sz w:val="22"/>
          <w:szCs w:val="22"/>
        </w:rPr>
        <w:t xml:space="preserve">RCP 8.5 while </w:t>
      </w:r>
      <w:r w:rsidRPr="00AF32CB">
        <w:rPr>
          <w:rFonts w:cstheme="minorHAnsi"/>
          <w:i/>
          <w:iCs/>
          <w:sz w:val="22"/>
          <w:szCs w:val="22"/>
        </w:rPr>
        <w:t>keeping fishing mortality at average FMSY levels</w:t>
      </w:r>
      <w:r w:rsidRPr="00AF32CB">
        <w:rPr>
          <w:rFonts w:ascii="Times New Roman" w:hAnsi="Times New Roman" w:cs="Times New Roman"/>
          <w:i/>
          <w:iCs/>
          <w:sz w:val="22"/>
          <w:szCs w:val="22"/>
        </w:rPr>
        <w:t>. The dashed horizontal line depicts projections assuming no temperature increase and thus constitutes a baseline prediction. Each dot represents one of the 200 simulations, each with randomly assigned activation energies. Boxplots depict 25%, 50% and 75% quantiles</w:t>
      </w:r>
      <w:r>
        <w:rPr>
          <w:rFonts w:ascii="Times New Roman" w:hAnsi="Times New Roman" w:cs="Times New Roman"/>
          <w:i/>
          <w:iCs/>
          <w:sz w:val="22"/>
          <w:szCs w:val="22"/>
          <w:lang w:val="sv-SE"/>
        </w:rPr>
        <w:t xml:space="preserve"> of all simulations</w:t>
      </w:r>
      <w:r w:rsidRPr="00AF32CB">
        <w:rPr>
          <w:rFonts w:ascii="Times New Roman" w:hAnsi="Times New Roman" w:cs="Times New Roman"/>
          <w:i/>
          <w:iCs/>
          <w:sz w:val="22"/>
          <w:szCs w:val="22"/>
        </w:rPr>
        <w:t xml:space="preserve">. </w:t>
      </w:r>
    </w:p>
    <w:p w14:paraId="1BB3B167" w14:textId="77777777" w:rsidR="00EF38F0" w:rsidRPr="00AF32CB" w:rsidRDefault="00EF38F0" w:rsidP="00182BA9">
      <w:pPr>
        <w:spacing w:line="480" w:lineRule="auto"/>
        <w:contextualSpacing/>
        <w:jc w:val="both"/>
        <w:rPr>
          <w:rFonts w:cstheme="minorHAnsi"/>
          <w:b/>
          <w:sz w:val="22"/>
          <w:szCs w:val="22"/>
        </w:rPr>
      </w:pPr>
    </w:p>
    <w:p w14:paraId="7ADA9BE0" w14:textId="77777777" w:rsidR="005F3BD1" w:rsidRDefault="005F3BD1" w:rsidP="00182BA9">
      <w:pPr>
        <w:spacing w:line="480" w:lineRule="auto"/>
        <w:contextualSpacing/>
        <w:jc w:val="both"/>
        <w:rPr>
          <w:rFonts w:cstheme="minorHAnsi"/>
          <w:b/>
        </w:rPr>
      </w:pPr>
    </w:p>
    <w:p w14:paraId="6361629D" w14:textId="77777777" w:rsidR="005F3BD1" w:rsidRDefault="005F3BD1" w:rsidP="00182BA9">
      <w:pPr>
        <w:spacing w:line="480" w:lineRule="auto"/>
        <w:contextualSpacing/>
        <w:jc w:val="both"/>
        <w:rPr>
          <w:rFonts w:cstheme="minorHAnsi"/>
          <w:b/>
        </w:rPr>
      </w:pPr>
    </w:p>
    <w:p w14:paraId="6CC22383" w14:textId="77777777" w:rsidR="005F3BD1" w:rsidRDefault="005F3BD1" w:rsidP="00182BA9">
      <w:pPr>
        <w:spacing w:line="480" w:lineRule="auto"/>
        <w:contextualSpacing/>
        <w:jc w:val="both"/>
        <w:rPr>
          <w:rFonts w:cstheme="minorHAnsi"/>
          <w:b/>
        </w:rPr>
      </w:pPr>
    </w:p>
    <w:p w14:paraId="224D1FA3" w14:textId="77777777" w:rsidR="005F3BD1" w:rsidRDefault="005F3BD1" w:rsidP="00182BA9">
      <w:pPr>
        <w:spacing w:line="480" w:lineRule="auto"/>
        <w:contextualSpacing/>
        <w:jc w:val="both"/>
        <w:rPr>
          <w:rFonts w:cstheme="minorHAnsi"/>
          <w:b/>
        </w:rPr>
      </w:pPr>
    </w:p>
    <w:p w14:paraId="7C91AF6A" w14:textId="77777777" w:rsidR="005F3BD1" w:rsidRDefault="005F3BD1" w:rsidP="00182BA9">
      <w:pPr>
        <w:spacing w:line="480" w:lineRule="auto"/>
        <w:contextualSpacing/>
        <w:jc w:val="both"/>
        <w:rPr>
          <w:rFonts w:cstheme="minorHAnsi"/>
          <w:b/>
        </w:rPr>
      </w:pPr>
    </w:p>
    <w:p w14:paraId="2A7FE79C" w14:textId="77777777" w:rsidR="005F3BD1" w:rsidRDefault="005F3BD1" w:rsidP="00182BA9">
      <w:pPr>
        <w:spacing w:line="480" w:lineRule="auto"/>
        <w:contextualSpacing/>
        <w:jc w:val="both"/>
        <w:rPr>
          <w:rFonts w:cstheme="minorHAnsi"/>
          <w:b/>
        </w:rPr>
      </w:pPr>
    </w:p>
    <w:p w14:paraId="6F68F3DC" w14:textId="77777777" w:rsidR="00EF38F0" w:rsidRDefault="00EF38F0" w:rsidP="00EF38F0">
      <w:pPr>
        <w:spacing w:line="480" w:lineRule="auto"/>
        <w:jc w:val="center"/>
        <w:rPr>
          <w:rFonts w:cstheme="minorHAnsi"/>
          <w:i/>
          <w:iCs/>
        </w:rPr>
      </w:pPr>
      <w:r>
        <w:rPr>
          <w:rFonts w:cstheme="minorHAnsi"/>
          <w:i/>
          <w:iCs/>
          <w:noProof/>
        </w:rPr>
        <w:lastRenderedPageBreak/>
        <w:drawing>
          <wp:inline distT="0" distB="0" distL="0" distR="0" wp14:anchorId="0A971786" wp14:editId="616E1DAF">
            <wp:extent cx="5731510" cy="5731510"/>
            <wp:effectExtent l="0" t="0" r="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ectra_projec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8601F22" w14:textId="5086B06B" w:rsidR="00EF38F0" w:rsidRPr="00AF32CB" w:rsidRDefault="00EF38F0" w:rsidP="00EF38F0">
      <w:pPr>
        <w:spacing w:line="480" w:lineRule="auto"/>
        <w:jc w:val="both"/>
        <w:rPr>
          <w:rFonts w:ascii="Times New Roman" w:hAnsi="Times New Roman" w:cs="Times New Roman"/>
          <w:i/>
          <w:iCs/>
          <w:sz w:val="22"/>
          <w:szCs w:val="22"/>
        </w:rPr>
      </w:pPr>
      <w:r w:rsidRPr="00AF32CB">
        <w:rPr>
          <w:rFonts w:cstheme="minorHAnsi"/>
          <w:i/>
          <w:iCs/>
          <w:sz w:val="22"/>
          <w:szCs w:val="22"/>
        </w:rPr>
        <w:t xml:space="preserve">Figure </w:t>
      </w:r>
      <w:r w:rsidRPr="00EB5037">
        <w:rPr>
          <w:rFonts w:cstheme="minorHAnsi"/>
          <w:i/>
          <w:iCs/>
          <w:sz w:val="22"/>
          <w:szCs w:val="22"/>
          <w:lang w:val="en-US"/>
        </w:rPr>
        <w:t>3</w:t>
      </w:r>
      <w:r w:rsidRPr="00AF32CB">
        <w:rPr>
          <w:rFonts w:cstheme="minorHAnsi"/>
          <w:i/>
          <w:iCs/>
          <w:sz w:val="22"/>
          <w:szCs w:val="22"/>
        </w:rPr>
        <w:t>. Projected abundance-at-weight by species for different scenarios of temperature scaling (indicated by colors) at 2050 assuming fishing mortality held at average FMSY levels (Figure 1A) from different stock assessment estimates and this model. The left column shows size at age relative to a non-warming scenario. Vertical red dotted line indicates weight-at-maturation and horizontal black dotted lines indicate the baseline projection (no warming). The right column shows the absolute abundance-at-weight with the non-warming scenario shown in black. Activation energies are the means of their respective distributions (no uncertainty).</w:t>
      </w:r>
    </w:p>
    <w:p w14:paraId="61C8CCE2" w14:textId="77777777" w:rsidR="00EF38F0" w:rsidRDefault="00EF38F0" w:rsidP="00182BA9">
      <w:pPr>
        <w:spacing w:line="480" w:lineRule="auto"/>
        <w:contextualSpacing/>
        <w:jc w:val="both"/>
        <w:rPr>
          <w:rFonts w:cstheme="minorHAnsi"/>
          <w:b/>
        </w:rPr>
      </w:pPr>
    </w:p>
    <w:p w14:paraId="23BAD4A8" w14:textId="77777777" w:rsidR="00EF38F0" w:rsidRDefault="00EF38F0" w:rsidP="00EF38F0">
      <w:pPr>
        <w:tabs>
          <w:tab w:val="left" w:pos="7621"/>
        </w:tabs>
        <w:spacing w:line="480" w:lineRule="auto"/>
        <w:contextualSpacing/>
        <w:jc w:val="center"/>
        <w:rPr>
          <w:sz w:val="28"/>
        </w:rPr>
      </w:pPr>
      <w:r>
        <w:rPr>
          <w:noProof/>
          <w:sz w:val="28"/>
        </w:rPr>
        <w:lastRenderedPageBreak/>
        <w:drawing>
          <wp:inline distT="0" distB="0" distL="0" distR="0" wp14:anchorId="42A15B02" wp14:editId="432D22E9">
            <wp:extent cx="5731510" cy="5731510"/>
            <wp:effectExtent l="0" t="0" r="0" b="0"/>
            <wp:docPr id="23" name="Picture 23"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me_series_pred_yiel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517CFA76" w14:textId="79F4CFA0" w:rsidR="00EF38F0" w:rsidRDefault="00EF38F0" w:rsidP="00EF38F0">
      <w:pPr>
        <w:spacing w:line="480" w:lineRule="auto"/>
        <w:jc w:val="both"/>
        <w:rPr>
          <w:rFonts w:cstheme="minorHAnsi"/>
          <w:i/>
          <w:iCs/>
          <w:sz w:val="22"/>
          <w:szCs w:val="22"/>
        </w:rPr>
      </w:pPr>
      <w:r w:rsidRPr="00AF32CB">
        <w:rPr>
          <w:i/>
          <w:iCs/>
          <w:sz w:val="22"/>
          <w:szCs w:val="22"/>
        </w:rPr>
        <w:t xml:space="preserve">Figure </w:t>
      </w:r>
      <w:r w:rsidRPr="00EB5037">
        <w:rPr>
          <w:i/>
          <w:iCs/>
          <w:sz w:val="22"/>
          <w:szCs w:val="22"/>
          <w:lang w:val="en-US"/>
        </w:rPr>
        <w:t>4</w:t>
      </w:r>
      <w:r w:rsidRPr="00AF32CB">
        <w:rPr>
          <w:i/>
          <w:iCs/>
          <w:sz w:val="22"/>
          <w:szCs w:val="22"/>
          <w:lang w:val="en-GB"/>
        </w:rPr>
        <w:t>.</w:t>
      </w:r>
      <w:r w:rsidRPr="00AF32CB">
        <w:rPr>
          <w:i/>
          <w:iCs/>
          <w:sz w:val="22"/>
          <w:szCs w:val="22"/>
        </w:rPr>
        <w:t xml:space="preserve"> Time series of projected yield under different temperature scaling scenarios (indicated by colors) and temperature projections according to RCP 8.5 emission scenarios, </w:t>
      </w:r>
      <w:r w:rsidRPr="00AF32CB">
        <w:rPr>
          <w:rFonts w:cstheme="minorHAnsi"/>
          <w:i/>
          <w:iCs/>
          <w:sz w:val="22"/>
          <w:szCs w:val="22"/>
        </w:rPr>
        <w:t>assuming fishing mortality held at average FMSY levels (after 2014) from different stock assessment estimates and this model</w:t>
      </w:r>
      <w:r w:rsidRPr="00AF32CB">
        <w:rPr>
          <w:i/>
          <w:iCs/>
          <w:sz w:val="22"/>
          <w:szCs w:val="22"/>
        </w:rPr>
        <w:t>. The horizontal black line corresponds to no temperature increase after 1997.</w:t>
      </w:r>
      <w:r w:rsidRPr="00AF32CB">
        <w:rPr>
          <w:rFonts w:cstheme="minorHAnsi"/>
          <w:i/>
          <w:iCs/>
          <w:sz w:val="22"/>
          <w:szCs w:val="22"/>
        </w:rPr>
        <w:t xml:space="preserve"> Activation energies are the means of their respective distributions (no uncertainty).</w:t>
      </w:r>
    </w:p>
    <w:p w14:paraId="3FCE363E" w14:textId="6503D1F2" w:rsidR="009C6911" w:rsidRDefault="009C6911" w:rsidP="00EF38F0">
      <w:pPr>
        <w:spacing w:line="480" w:lineRule="auto"/>
        <w:jc w:val="both"/>
        <w:rPr>
          <w:rFonts w:cstheme="minorHAnsi"/>
          <w:i/>
          <w:iCs/>
          <w:sz w:val="22"/>
          <w:szCs w:val="22"/>
        </w:rPr>
      </w:pPr>
    </w:p>
    <w:p w14:paraId="5E9A208E" w14:textId="3DCC4262" w:rsidR="009C6911" w:rsidRDefault="009C6911" w:rsidP="00EF38F0">
      <w:pPr>
        <w:spacing w:line="480" w:lineRule="auto"/>
        <w:jc w:val="both"/>
        <w:rPr>
          <w:rFonts w:ascii="Times New Roman" w:hAnsi="Times New Roman" w:cs="Times New Roman"/>
          <w:i/>
          <w:iCs/>
          <w:sz w:val="22"/>
          <w:szCs w:val="22"/>
        </w:rPr>
      </w:pPr>
    </w:p>
    <w:p w14:paraId="601B834A" w14:textId="1A8897FC" w:rsidR="009C6911" w:rsidRDefault="009C6911" w:rsidP="00EF38F0">
      <w:pPr>
        <w:spacing w:line="480" w:lineRule="auto"/>
        <w:jc w:val="both"/>
        <w:rPr>
          <w:rFonts w:ascii="Times New Roman" w:hAnsi="Times New Roman" w:cs="Times New Roman"/>
          <w:i/>
          <w:iCs/>
          <w:sz w:val="22"/>
          <w:szCs w:val="22"/>
        </w:rPr>
      </w:pPr>
    </w:p>
    <w:p w14:paraId="053B59D2" w14:textId="50F17467" w:rsidR="009C6911" w:rsidRDefault="009C6911" w:rsidP="00EF38F0">
      <w:pPr>
        <w:spacing w:line="480" w:lineRule="auto"/>
        <w:jc w:val="both"/>
        <w:rPr>
          <w:rFonts w:ascii="Times New Roman" w:hAnsi="Times New Roman" w:cs="Times New Roman"/>
          <w:i/>
          <w:iCs/>
          <w:sz w:val="22"/>
          <w:szCs w:val="22"/>
        </w:rPr>
      </w:pPr>
    </w:p>
    <w:p w14:paraId="025D1ACF" w14:textId="63B29194" w:rsidR="009C6911" w:rsidRDefault="00393EB6" w:rsidP="009C6911">
      <w:pPr>
        <w:spacing w:line="480" w:lineRule="auto"/>
        <w:jc w:val="both"/>
        <w:rPr>
          <w:rFonts w:cstheme="minorHAnsi"/>
          <w:color w:val="FF0000"/>
        </w:rPr>
      </w:pPr>
      <w:r>
        <w:rPr>
          <w:rFonts w:cstheme="minorHAnsi"/>
          <w:noProof/>
          <w:color w:val="FF0000"/>
        </w:rPr>
        <w:lastRenderedPageBreak/>
        <mc:AlternateContent>
          <mc:Choice Requires="wpg">
            <w:drawing>
              <wp:inline distT="0" distB="0" distL="0" distR="0" wp14:anchorId="5487CA09" wp14:editId="78309C16">
                <wp:extent cx="5770922" cy="3840382"/>
                <wp:effectExtent l="0" t="0" r="0" b="0"/>
                <wp:docPr id="29" name="Group 29"/>
                <wp:cNvGraphicFramePr/>
                <a:graphic xmlns:a="http://schemas.openxmlformats.org/drawingml/2006/main">
                  <a:graphicData uri="http://schemas.microsoft.com/office/word/2010/wordprocessingGroup">
                    <wpg:wgp>
                      <wpg:cNvGrpSpPr/>
                      <wpg:grpSpPr>
                        <a:xfrm>
                          <a:off x="0" y="0"/>
                          <a:ext cx="5770922" cy="3840382"/>
                          <a:chOff x="0" y="0"/>
                          <a:chExt cx="5770922" cy="3840382"/>
                        </a:xfrm>
                      </wpg:grpSpPr>
                      <pic:pic xmlns:pic="http://schemas.openxmlformats.org/drawingml/2006/picture">
                        <pic:nvPicPr>
                          <pic:cNvPr id="28" name="Picture 28" descr="A picture containing text&#10;&#10;Description automatically generated"/>
                          <pic:cNvPicPr>
                            <a:picLocks noChangeAspect="1"/>
                          </pic:cNvPicPr>
                        </pic:nvPicPr>
                        <pic:blipFill rotWithShape="1">
                          <a:blip r:embed="rId19" cstate="print">
                            <a:extLst>
                              <a:ext uri="{28A0092B-C50C-407E-A947-70E740481C1C}">
                                <a14:useLocalDpi xmlns:a14="http://schemas.microsoft.com/office/drawing/2010/main" val="0"/>
                              </a:ext>
                            </a:extLst>
                          </a:blip>
                          <a:srcRect t="31166" b="32839"/>
                          <a:stretch/>
                        </pic:blipFill>
                        <pic:spPr bwMode="auto">
                          <a:xfrm>
                            <a:off x="0" y="0"/>
                            <a:ext cx="5770880" cy="20770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27" descr="A close up of a map&#10;&#10;Description automatically generated"/>
                          <pic:cNvPicPr>
                            <a:picLocks noChangeAspect="1"/>
                          </pic:cNvPicPr>
                        </pic:nvPicPr>
                        <pic:blipFill rotWithShape="1">
                          <a:blip r:embed="rId20" cstate="print">
                            <a:extLst>
                              <a:ext uri="{28A0092B-C50C-407E-A947-70E740481C1C}">
                                <a14:useLocalDpi xmlns:a14="http://schemas.microsoft.com/office/drawing/2010/main" val="0"/>
                              </a:ext>
                            </a:extLst>
                          </a:blip>
                          <a:srcRect t="30795" b="32471"/>
                          <a:stretch/>
                        </pic:blipFill>
                        <pic:spPr bwMode="auto">
                          <a:xfrm>
                            <a:off x="40047" y="1735357"/>
                            <a:ext cx="5730875" cy="210502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D30B79F" id="Group 29" o:spid="_x0000_s1026" style="width:454.4pt;height:302.4pt;mso-position-horizontal-relative:char;mso-position-vertical-relative:line" coordsize="57709,3840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alt="A picture containing text&#10;&#10;Description automatically generated" style="position:absolute;width:57708;height:2077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">
                  <v:imagedata r:id="rId21" o:title="A picture containing text&#10;&#10;Description automatically generated" croptop="20425f" cropbottom="21521f"/>
                </v:shape>
                <v:shape id="Picture 27" o:spid="_x0000_s1028" type="#_x0000_t75" alt="A close up of a map&#10;&#10;Description automatically generated" style="position:absolute;left:400;top:17353;width:57309;height:210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">
                  <v:imagedata r:id="rId22" o:title="A close up of a map&#10;&#10;Description automatically generated" croptop="20182f" cropbottom="21280f"/>
                </v:shape>
                <w10:anchorlock/>
              </v:group>
            </w:pict>
          </mc:Fallback>
        </mc:AlternateContent>
      </w:r>
    </w:p>
    <w:p w14:paraId="7E27E5A8" w14:textId="77777777" w:rsidR="001516E2" w:rsidRDefault="009C6911" w:rsidP="001516E2">
      <w:pPr>
        <w:spacing w:line="480" w:lineRule="auto"/>
        <w:jc w:val="both"/>
        <w:rPr>
          <w:rFonts w:cstheme="minorHAnsi"/>
          <w:i/>
          <w:iCs/>
          <w:sz w:val="22"/>
          <w:szCs w:val="22"/>
        </w:rPr>
      </w:pPr>
      <w:r w:rsidRPr="00AF32CB">
        <w:rPr>
          <w:rFonts w:ascii="Times" w:hAnsi="Times" w:cstheme="minorHAnsi"/>
          <w:i/>
          <w:iCs/>
          <w:sz w:val="22"/>
          <w:szCs w:val="22"/>
        </w:rPr>
        <w:t xml:space="preserve">Figure </w:t>
      </w:r>
      <w:r w:rsidR="00393EB6" w:rsidRPr="00EB5037">
        <w:rPr>
          <w:rFonts w:ascii="Times" w:hAnsi="Times" w:cstheme="minorHAnsi"/>
          <w:i/>
          <w:iCs/>
          <w:sz w:val="22"/>
          <w:szCs w:val="22"/>
          <w:lang w:val="en-US"/>
        </w:rPr>
        <w:t>5</w:t>
      </w:r>
      <w:r w:rsidRPr="00AF32CB">
        <w:rPr>
          <w:rFonts w:ascii="Times" w:hAnsi="Times" w:cstheme="minorHAnsi"/>
          <w:i/>
          <w:iCs/>
          <w:sz w:val="22"/>
          <w:szCs w:val="22"/>
        </w:rPr>
        <w:t xml:space="preserve">. Steady state </w:t>
      </w:r>
      <w:r w:rsidRPr="009C5683">
        <w:rPr>
          <w:rFonts w:ascii="Times" w:hAnsi="Times" w:cstheme="minorHAnsi"/>
          <w:i/>
          <w:iCs/>
          <w:sz w:val="22"/>
          <w:szCs w:val="22"/>
          <w:lang w:val="en-US"/>
        </w:rPr>
        <w:t xml:space="preserve">spawning stock biomass </w:t>
      </w:r>
      <w:r w:rsidRPr="00AF32CB">
        <w:rPr>
          <w:rFonts w:ascii="Times" w:hAnsi="Times" w:cstheme="minorHAnsi"/>
          <w:i/>
          <w:iCs/>
          <w:sz w:val="22"/>
          <w:szCs w:val="22"/>
        </w:rPr>
        <w:t>yield (top)</w:t>
      </w:r>
      <w:r w:rsidRPr="009C5683">
        <w:rPr>
          <w:rFonts w:ascii="Times" w:hAnsi="Times" w:cstheme="minorHAnsi"/>
          <w:i/>
          <w:iCs/>
          <w:sz w:val="22"/>
          <w:szCs w:val="22"/>
          <w:lang w:val="en-US"/>
        </w:rPr>
        <w:t xml:space="preserve"> and </w:t>
      </w:r>
      <w:r w:rsidRPr="00AF32CB">
        <w:rPr>
          <w:rFonts w:ascii="Times" w:hAnsi="Times" w:cstheme="minorHAnsi"/>
          <w:i/>
          <w:iCs/>
          <w:sz w:val="22"/>
          <w:szCs w:val="22"/>
        </w:rPr>
        <w:t>fishery</w:t>
      </w:r>
      <w:r w:rsidRPr="009C5683">
        <w:rPr>
          <w:rFonts w:ascii="Times" w:hAnsi="Times" w:cstheme="minorHAnsi"/>
          <w:i/>
          <w:iCs/>
          <w:sz w:val="22"/>
          <w:szCs w:val="22"/>
          <w:lang w:val="en-US"/>
        </w:rPr>
        <w:t xml:space="preserve"> yield</w:t>
      </w:r>
      <w:r>
        <w:rPr>
          <w:rFonts w:ascii="Times" w:hAnsi="Times" w:cstheme="minorHAnsi"/>
          <w:i/>
          <w:iCs/>
          <w:sz w:val="22"/>
          <w:szCs w:val="22"/>
          <w:lang w:val="en-US"/>
        </w:rPr>
        <w:t xml:space="preserve"> assuming</w:t>
      </w:r>
      <w:r w:rsidRPr="00AF32CB">
        <w:rPr>
          <w:rFonts w:ascii="Times" w:hAnsi="Times" w:cstheme="minorHAnsi"/>
          <w:i/>
          <w:iCs/>
          <w:sz w:val="22"/>
          <w:szCs w:val="22"/>
        </w:rPr>
        <w:t xml:space="preserve"> knife edge selectivity at maturation size under constant temperature simulations. Colors indicate the temperature, where blue means </w:t>
      </w:r>
      <m:oMath>
        <m:r>
          <w:rPr>
            <w:rFonts w:ascii="Cambria Math" w:hAnsi="Cambria Math" w:cstheme="minorHAnsi"/>
            <w:sz w:val="22"/>
            <w:szCs w:val="22"/>
          </w:rPr>
          <m:t>T=</m:t>
        </m:r>
        <m:sSub>
          <m:sSubPr>
            <m:ctrlPr>
              <w:rPr>
                <w:rFonts w:ascii="Cambria Math" w:hAnsi="Cambria Math" w:cstheme="minorHAnsi"/>
                <w:i/>
                <w:iCs/>
                <w:sz w:val="22"/>
                <w:szCs w:val="22"/>
              </w:rPr>
            </m:ctrlPr>
          </m:sSubPr>
          <m:e>
            <m:r>
              <w:rPr>
                <w:rFonts w:ascii="Cambria Math" w:hAnsi="Cambria Math" w:cstheme="minorHAnsi"/>
                <w:sz w:val="22"/>
                <w:szCs w:val="22"/>
              </w:rPr>
              <m:t>T</m:t>
            </m:r>
          </m:e>
          <m:sub>
            <m:r>
              <w:rPr>
                <w:rFonts w:ascii="Cambria Math" w:hAnsi="Cambria Math" w:cstheme="minorHAnsi"/>
                <w:sz w:val="22"/>
                <w:szCs w:val="22"/>
              </w:rPr>
              <m:t>ref</m:t>
            </m:r>
          </m:sub>
        </m:sSub>
      </m:oMath>
      <w:r w:rsidRPr="00AF32CB">
        <w:rPr>
          <w:rFonts w:ascii="Times" w:hAnsi="Times" w:cstheme="minorHAnsi"/>
          <w:i/>
          <w:iCs/>
          <w:sz w:val="22"/>
          <w:szCs w:val="22"/>
        </w:rPr>
        <w:t xml:space="preserve"> (all scaling factors = 1, i.e. no temperature effects), and red depicts warm temperature, here </w:t>
      </w:r>
      <m:oMath>
        <m:r>
          <w:rPr>
            <w:rFonts w:ascii="Cambria Math" w:hAnsi="Cambria Math" w:cstheme="minorHAnsi"/>
            <w:sz w:val="22"/>
            <w:szCs w:val="22"/>
          </w:rPr>
          <m:t>T=</m:t>
        </m:r>
        <m:sSub>
          <m:sSubPr>
            <m:ctrlPr>
              <w:rPr>
                <w:rFonts w:ascii="Cambria Math" w:hAnsi="Cambria Math" w:cstheme="minorHAnsi"/>
                <w:i/>
                <w:iCs/>
                <w:sz w:val="22"/>
                <w:szCs w:val="22"/>
              </w:rPr>
            </m:ctrlPr>
          </m:sSubPr>
          <m:e>
            <m:r>
              <w:rPr>
                <w:rFonts w:ascii="Cambria Math" w:hAnsi="Cambria Math" w:cstheme="minorHAnsi"/>
                <w:sz w:val="22"/>
                <w:szCs w:val="22"/>
              </w:rPr>
              <m:t>T</m:t>
            </m:r>
          </m:e>
          <m:sub>
            <m:r>
              <w:rPr>
                <w:rFonts w:ascii="Cambria Math" w:hAnsi="Cambria Math" w:cstheme="minorHAnsi"/>
                <w:sz w:val="22"/>
                <w:szCs w:val="22"/>
              </w:rPr>
              <m:t>ref</m:t>
            </m:r>
          </m:sub>
        </m:sSub>
      </m:oMath>
      <w:r w:rsidRPr="00AF32CB">
        <w:rPr>
          <w:rFonts w:ascii="Times" w:hAnsi="Times" w:cstheme="minorHAnsi"/>
          <w:i/>
          <w:iCs/>
          <w:sz w:val="22"/>
          <w:szCs w:val="22"/>
        </w:rPr>
        <w:t>+2</w:t>
      </w:r>
      <m:oMath>
        <m:r>
          <w:rPr>
            <w:rFonts w:ascii="Cambria Math" w:hAnsi="Cambria Math" w:cstheme="minorHAnsi"/>
            <w:sz w:val="22"/>
            <w:szCs w:val="22"/>
          </w:rPr>
          <m:t>℃</m:t>
        </m:r>
      </m:oMath>
      <w:r w:rsidRPr="00AF32CB">
        <w:rPr>
          <w:rFonts w:ascii="Times" w:hAnsi="Times" w:cstheme="minorHAnsi"/>
          <w:i/>
          <w:iCs/>
          <w:sz w:val="22"/>
          <w:szCs w:val="22"/>
        </w:rPr>
        <w:t>. Dashed lines correspond to resource dynamics being temperature dependent</w:t>
      </w:r>
      <w:r w:rsidRPr="006A024A">
        <w:rPr>
          <w:rFonts w:ascii="Times" w:hAnsi="Times" w:cstheme="minorHAnsi"/>
          <w:i/>
          <w:iCs/>
          <w:sz w:val="22"/>
          <w:szCs w:val="22"/>
          <w:lang w:val="en-US"/>
        </w:rPr>
        <w:t xml:space="preserve">, </w:t>
      </w:r>
      <w:r>
        <w:rPr>
          <w:rFonts w:ascii="Times" w:hAnsi="Times" w:cstheme="minorHAnsi"/>
          <w:i/>
          <w:iCs/>
          <w:sz w:val="22"/>
          <w:szCs w:val="22"/>
          <w:lang w:val="en-US"/>
        </w:rPr>
        <w:t>dotted lines correspond to physiological rates and resource dynamics and solid lines depicts only physiological temperature scaling</w:t>
      </w:r>
      <w:r w:rsidRPr="00AF32CB">
        <w:rPr>
          <w:rFonts w:ascii="Times" w:hAnsi="Times" w:cstheme="minorHAnsi"/>
          <w:i/>
          <w:iCs/>
          <w:sz w:val="22"/>
          <w:szCs w:val="22"/>
        </w:rPr>
        <w:t>. Arrows indicate</w:t>
      </w:r>
      <w:r w:rsidRPr="0067104A">
        <w:rPr>
          <w:rFonts w:ascii="Times" w:hAnsi="Times" w:cstheme="minorHAnsi"/>
          <w:i/>
          <w:iCs/>
          <w:sz w:val="22"/>
          <w:szCs w:val="22"/>
          <w:lang w:val="en-US"/>
        </w:rPr>
        <w:t xml:space="preserve"> fishing mo</w:t>
      </w:r>
      <w:r>
        <w:rPr>
          <w:rFonts w:ascii="Times" w:hAnsi="Times" w:cstheme="minorHAnsi"/>
          <w:i/>
          <w:iCs/>
          <w:sz w:val="22"/>
          <w:szCs w:val="22"/>
          <w:lang w:val="en-US"/>
        </w:rPr>
        <w:t>rtality</w:t>
      </w:r>
      <w:r w:rsidRPr="00AF32CB">
        <w:rPr>
          <w:rFonts w:ascii="Times" w:hAnsi="Times" w:cstheme="minorHAnsi"/>
          <w:i/>
          <w:iCs/>
          <w:sz w:val="22"/>
          <w:szCs w:val="22"/>
        </w:rPr>
        <w:t xml:space="preserve"> </w:t>
      </w:r>
      <w:r w:rsidRPr="0067104A">
        <w:rPr>
          <w:rFonts w:ascii="Times" w:hAnsi="Times" w:cstheme="minorHAnsi"/>
          <w:i/>
          <w:iCs/>
          <w:sz w:val="22"/>
          <w:szCs w:val="22"/>
          <w:lang w:val="en-US"/>
        </w:rPr>
        <w:t>(</w:t>
      </w:r>
      <w:r w:rsidRPr="00AF32CB">
        <w:rPr>
          <w:rFonts w:ascii="Times" w:hAnsi="Times" w:cstheme="minorHAnsi"/>
          <w:i/>
          <w:iCs/>
          <w:sz w:val="22"/>
          <w:szCs w:val="22"/>
        </w:rPr>
        <w:t>F</w:t>
      </w:r>
      <w:r w:rsidRPr="0067104A">
        <w:rPr>
          <w:rFonts w:ascii="Times" w:hAnsi="Times" w:cstheme="minorHAnsi"/>
          <w:i/>
          <w:iCs/>
          <w:sz w:val="22"/>
          <w:szCs w:val="22"/>
          <w:lang w:val="en-US"/>
        </w:rPr>
        <w:t>)</w:t>
      </w:r>
      <w:r w:rsidRPr="00AF32CB">
        <w:rPr>
          <w:rFonts w:ascii="Times" w:hAnsi="Times" w:cstheme="minorHAnsi"/>
          <w:i/>
          <w:iCs/>
          <w:sz w:val="22"/>
          <w:szCs w:val="22"/>
        </w:rPr>
        <w:t xml:space="preserve"> that lead</w:t>
      </w:r>
      <w:r w:rsidRPr="00EB4C63">
        <w:rPr>
          <w:rFonts w:ascii="Times" w:hAnsi="Times" w:cstheme="minorHAnsi"/>
          <w:i/>
          <w:iCs/>
          <w:sz w:val="22"/>
          <w:szCs w:val="22"/>
          <w:lang w:val="en-US"/>
        </w:rPr>
        <w:t xml:space="preserve"> </w:t>
      </w:r>
      <w:r w:rsidRPr="00AF32CB">
        <w:rPr>
          <w:rFonts w:ascii="Times" w:hAnsi="Times" w:cstheme="minorHAnsi"/>
          <w:i/>
          <w:iCs/>
          <w:sz w:val="22"/>
          <w:szCs w:val="22"/>
        </w:rPr>
        <w:t xml:space="preserve">to maximum sustainable yield. F is held constant at the mean F during calibration (mean 1992-2002) for the two other species while estimating it for one species. </w:t>
      </w:r>
      <w:r w:rsidRPr="001516E2">
        <w:rPr>
          <w:rFonts w:ascii="Times" w:hAnsi="Times" w:cstheme="minorHAnsi"/>
          <w:i/>
          <w:iCs/>
          <w:sz w:val="22"/>
          <w:szCs w:val="22"/>
          <w:lang w:val="en-US"/>
        </w:rPr>
        <w:t xml:space="preserve">Note the different scales between species. </w:t>
      </w:r>
      <w:r w:rsidR="001516E2" w:rsidRPr="00AF32CB">
        <w:rPr>
          <w:rFonts w:cstheme="minorHAnsi"/>
          <w:i/>
          <w:iCs/>
          <w:sz w:val="22"/>
          <w:szCs w:val="22"/>
        </w:rPr>
        <w:t>Activation energies are the means of their respective distributions (no uncertainty).</w:t>
      </w:r>
    </w:p>
    <w:p w14:paraId="5A0B6636" w14:textId="5BA25FA8" w:rsidR="009C6911" w:rsidRPr="00AF32CB" w:rsidRDefault="009C6911" w:rsidP="00EF38F0">
      <w:pPr>
        <w:spacing w:line="480" w:lineRule="auto"/>
        <w:jc w:val="both"/>
        <w:rPr>
          <w:rFonts w:ascii="Times New Roman" w:hAnsi="Times New Roman" w:cs="Times New Roman"/>
          <w:i/>
          <w:iCs/>
          <w:sz w:val="22"/>
          <w:szCs w:val="22"/>
        </w:rPr>
      </w:pPr>
    </w:p>
    <w:p w14:paraId="284A4CCC" w14:textId="4570EFF9" w:rsidR="00EF38F0" w:rsidRDefault="00EF38F0" w:rsidP="00182BA9">
      <w:pPr>
        <w:spacing w:line="480" w:lineRule="auto"/>
        <w:contextualSpacing/>
        <w:jc w:val="both"/>
        <w:rPr>
          <w:rFonts w:cstheme="minorHAnsi"/>
          <w:b/>
        </w:rPr>
      </w:pPr>
    </w:p>
    <w:p w14:paraId="18B2F056" w14:textId="77777777" w:rsidR="00EF38F0" w:rsidRDefault="00EF38F0" w:rsidP="00182BA9">
      <w:pPr>
        <w:spacing w:line="480" w:lineRule="auto"/>
        <w:contextualSpacing/>
        <w:jc w:val="both"/>
        <w:rPr>
          <w:rFonts w:cstheme="minorHAnsi"/>
          <w:b/>
        </w:rPr>
      </w:pPr>
    </w:p>
    <w:p w14:paraId="5D526B0D" w14:textId="77777777" w:rsidR="005F3BD1" w:rsidRDefault="005F3BD1" w:rsidP="00182BA9">
      <w:pPr>
        <w:spacing w:line="480" w:lineRule="auto"/>
        <w:contextualSpacing/>
        <w:jc w:val="both"/>
        <w:rPr>
          <w:rFonts w:cstheme="minorHAnsi"/>
          <w:b/>
        </w:rPr>
      </w:pPr>
    </w:p>
    <w:p w14:paraId="19313A70" w14:textId="3B8C2017" w:rsidR="005F3BD1" w:rsidRDefault="005F3BD1" w:rsidP="00182BA9">
      <w:pPr>
        <w:spacing w:line="480" w:lineRule="auto"/>
        <w:contextualSpacing/>
        <w:jc w:val="both"/>
        <w:rPr>
          <w:rFonts w:cstheme="minorHAnsi"/>
          <w:b/>
        </w:rPr>
      </w:pPr>
    </w:p>
    <w:p w14:paraId="7F61E0EE" w14:textId="3DE1C437" w:rsidR="00FF70DE" w:rsidRPr="00AF32CB" w:rsidRDefault="00AD548E" w:rsidP="00182BA9">
      <w:pPr>
        <w:spacing w:line="480" w:lineRule="auto"/>
        <w:contextualSpacing/>
        <w:jc w:val="both"/>
        <w:rPr>
          <w:rFonts w:cstheme="minorHAnsi"/>
          <w:b/>
          <w:sz w:val="22"/>
          <w:szCs w:val="22"/>
        </w:rPr>
      </w:pPr>
      <w:r w:rsidRPr="00694C2A">
        <w:rPr>
          <w:rFonts w:cstheme="minorHAnsi"/>
          <w:b/>
        </w:rPr>
        <w:lastRenderedPageBreak/>
        <w:t>Discussion</w:t>
      </w:r>
      <w:r w:rsidR="00574187">
        <w:rPr>
          <w:rFonts w:cstheme="minorHAnsi"/>
          <w:b/>
        </w:rPr>
        <w:t xml:space="preserve"> </w:t>
      </w:r>
    </w:p>
    <w:p w14:paraId="1606A82C" w14:textId="61E9549E" w:rsidR="00B71709" w:rsidRDefault="00A0445F" w:rsidP="00B71709">
      <w:pPr>
        <w:spacing w:line="480" w:lineRule="auto"/>
        <w:contextualSpacing/>
        <w:jc w:val="both"/>
        <w:rPr>
          <w:rFonts w:cstheme="minorHAnsi"/>
          <w:bCs/>
          <w:sz w:val="22"/>
          <w:szCs w:val="22"/>
          <w:lang w:val="en-US"/>
        </w:rPr>
      </w:pPr>
      <w:r>
        <w:rPr>
          <w:rFonts w:cstheme="minorHAnsi"/>
          <w:bCs/>
          <w:sz w:val="22"/>
          <w:szCs w:val="22"/>
          <w:lang w:val="en-US"/>
        </w:rPr>
        <w:t>U</w:t>
      </w:r>
      <w:r w:rsidRPr="00A0445F">
        <w:rPr>
          <w:rFonts w:cstheme="minorHAnsi"/>
          <w:bCs/>
          <w:sz w:val="22"/>
          <w:szCs w:val="22"/>
          <w:lang w:val="en-US"/>
        </w:rPr>
        <w:t>sing a size-</w:t>
      </w:r>
      <w:r>
        <w:rPr>
          <w:rFonts w:cstheme="minorHAnsi"/>
          <w:bCs/>
          <w:sz w:val="22"/>
          <w:szCs w:val="22"/>
          <w:lang w:val="en-US"/>
        </w:rPr>
        <w:t>structured and species</w:t>
      </w:r>
      <w:r w:rsidR="00367F96">
        <w:rPr>
          <w:rFonts w:cstheme="minorHAnsi"/>
          <w:bCs/>
          <w:sz w:val="22"/>
          <w:szCs w:val="22"/>
          <w:lang w:val="en-US"/>
        </w:rPr>
        <w:t>-</w:t>
      </w:r>
      <w:r>
        <w:rPr>
          <w:rFonts w:cstheme="minorHAnsi"/>
          <w:bCs/>
          <w:sz w:val="22"/>
          <w:szCs w:val="22"/>
          <w:lang w:val="en-US"/>
        </w:rPr>
        <w:t xml:space="preserve">resolved food web model, we assessed the impacts of climate warming on individual growth rates, mean population size and size-structure, and its implications for fisheries yield. </w:t>
      </w:r>
      <w:r w:rsidR="00DD589C">
        <w:rPr>
          <w:rFonts w:cstheme="minorHAnsi"/>
          <w:bCs/>
          <w:sz w:val="22"/>
          <w:szCs w:val="22"/>
          <w:lang w:val="en-US"/>
        </w:rPr>
        <w:t xml:space="preserve">We </w:t>
      </w:r>
      <w:r w:rsidR="00D82003">
        <w:rPr>
          <w:rFonts w:cstheme="minorHAnsi"/>
          <w:bCs/>
          <w:sz w:val="22"/>
          <w:szCs w:val="22"/>
          <w:lang w:val="en-US"/>
        </w:rPr>
        <w:t>contrasted</w:t>
      </w:r>
      <w:r w:rsidR="00DD589C">
        <w:rPr>
          <w:rFonts w:cstheme="minorHAnsi"/>
          <w:bCs/>
          <w:sz w:val="22"/>
          <w:szCs w:val="22"/>
          <w:lang w:val="en-US"/>
        </w:rPr>
        <w:t xml:space="preserve"> the effects of warming on </w:t>
      </w:r>
      <w:r>
        <w:rPr>
          <w:rFonts w:cstheme="minorHAnsi"/>
          <w:bCs/>
          <w:sz w:val="22"/>
          <w:szCs w:val="22"/>
          <w:lang w:val="en-US"/>
        </w:rPr>
        <w:t xml:space="preserve">resource productivity and </w:t>
      </w:r>
      <w:r w:rsidR="00D82003">
        <w:rPr>
          <w:rFonts w:cstheme="minorHAnsi"/>
          <w:bCs/>
          <w:sz w:val="22"/>
          <w:szCs w:val="22"/>
          <w:lang w:val="en-US"/>
        </w:rPr>
        <w:t>indi</w:t>
      </w:r>
      <w:r w:rsidR="00367F96">
        <w:rPr>
          <w:rFonts w:cstheme="minorHAnsi"/>
          <w:bCs/>
          <w:sz w:val="22"/>
          <w:szCs w:val="22"/>
          <w:lang w:val="en-US"/>
        </w:rPr>
        <w:t>vidual level physiology (metabolism, consumption, background mortality), a</w:t>
      </w:r>
      <w:r w:rsidR="00EF61C7">
        <w:rPr>
          <w:rFonts w:cstheme="minorHAnsi"/>
          <w:bCs/>
          <w:sz w:val="22"/>
          <w:szCs w:val="22"/>
          <w:lang w:val="en-US"/>
        </w:rPr>
        <w:t xml:space="preserve">nd found that </w:t>
      </w:r>
      <w:r w:rsidR="009C6402">
        <w:rPr>
          <w:rFonts w:cstheme="minorHAnsi"/>
          <w:bCs/>
          <w:sz w:val="22"/>
          <w:szCs w:val="22"/>
          <w:lang w:val="en-US"/>
        </w:rPr>
        <w:t>including temperature-dependence of physiological rates lead to increased size-at-age</w:t>
      </w:r>
      <w:r w:rsidR="00090F90">
        <w:rPr>
          <w:rFonts w:cstheme="minorHAnsi"/>
          <w:bCs/>
          <w:sz w:val="22"/>
          <w:szCs w:val="22"/>
          <w:lang w:val="en-US"/>
        </w:rPr>
        <w:t xml:space="preserve"> with warming</w:t>
      </w:r>
      <w:r w:rsidR="00032F4D">
        <w:rPr>
          <w:rFonts w:cstheme="minorHAnsi"/>
          <w:bCs/>
          <w:sz w:val="22"/>
          <w:szCs w:val="22"/>
          <w:lang w:val="en-US"/>
        </w:rPr>
        <w:t xml:space="preserve"> on average</w:t>
      </w:r>
      <w:r w:rsidR="00040663">
        <w:rPr>
          <w:rFonts w:cstheme="minorHAnsi"/>
          <w:bCs/>
          <w:sz w:val="22"/>
          <w:szCs w:val="22"/>
          <w:lang w:val="en-US"/>
        </w:rPr>
        <w:t>, whereas only considering resources being temperature dependent leads to declines in size-at-age for all sizes</w:t>
      </w:r>
      <w:r w:rsidR="00090F90">
        <w:rPr>
          <w:rFonts w:cstheme="minorHAnsi"/>
          <w:bCs/>
          <w:sz w:val="22"/>
          <w:szCs w:val="22"/>
          <w:lang w:val="en-US"/>
        </w:rPr>
        <w:t xml:space="preserve">. </w:t>
      </w:r>
      <w:r w:rsidR="00565BC0">
        <w:rPr>
          <w:rFonts w:cstheme="minorHAnsi"/>
          <w:bCs/>
          <w:sz w:val="22"/>
          <w:szCs w:val="22"/>
          <w:lang w:val="en-US"/>
        </w:rPr>
        <w:t xml:space="preserve">The increase in size-at-age when including physiological temperature scaling </w:t>
      </w:r>
      <w:r w:rsidR="00F957CE">
        <w:rPr>
          <w:rFonts w:cstheme="minorHAnsi"/>
          <w:bCs/>
          <w:sz w:val="22"/>
          <w:szCs w:val="22"/>
          <w:lang w:val="en-US"/>
        </w:rPr>
        <w:t xml:space="preserve">is a robust result in this study and </w:t>
      </w:r>
      <w:r w:rsidR="00090F90">
        <w:rPr>
          <w:rFonts w:cstheme="minorHAnsi"/>
          <w:bCs/>
          <w:sz w:val="22"/>
          <w:szCs w:val="22"/>
          <w:lang w:val="en-US"/>
        </w:rPr>
        <w:t xml:space="preserve">occurs </w:t>
      </w:r>
      <w:r w:rsidR="009C6402">
        <w:rPr>
          <w:rFonts w:cstheme="minorHAnsi"/>
          <w:bCs/>
          <w:sz w:val="22"/>
          <w:szCs w:val="22"/>
          <w:lang w:val="en-US"/>
        </w:rPr>
        <w:t>in particular for smaller individuals</w:t>
      </w:r>
      <w:r w:rsidR="00BA6E46">
        <w:rPr>
          <w:rFonts w:cstheme="minorHAnsi"/>
          <w:bCs/>
          <w:sz w:val="22"/>
          <w:szCs w:val="22"/>
          <w:lang w:val="en-US"/>
        </w:rPr>
        <w:t xml:space="preserve">, </w:t>
      </w:r>
      <w:r w:rsidR="001F2F04">
        <w:rPr>
          <w:rFonts w:cstheme="minorHAnsi"/>
          <w:bCs/>
          <w:sz w:val="22"/>
          <w:szCs w:val="22"/>
          <w:lang w:val="en-US"/>
        </w:rPr>
        <w:t>which</w:t>
      </w:r>
      <w:r w:rsidR="00BA6E46">
        <w:rPr>
          <w:rFonts w:cstheme="minorHAnsi"/>
          <w:bCs/>
          <w:sz w:val="22"/>
          <w:szCs w:val="22"/>
          <w:lang w:val="en-US"/>
        </w:rPr>
        <w:t xml:space="preserve"> is </w:t>
      </w:r>
      <w:r w:rsidR="001F2F04">
        <w:rPr>
          <w:rFonts w:cstheme="minorHAnsi"/>
          <w:bCs/>
          <w:sz w:val="22"/>
          <w:szCs w:val="22"/>
          <w:lang w:val="en-US"/>
        </w:rPr>
        <w:t>consistent with empirical findings</w:t>
      </w:r>
      <w:r w:rsidR="003233DF">
        <w:rPr>
          <w:rFonts w:cstheme="minorHAnsi"/>
          <w:bCs/>
          <w:sz w:val="22"/>
          <w:szCs w:val="22"/>
          <w:lang w:val="en-US"/>
        </w:rPr>
        <w:t xml:space="preserve"> </w:t>
      </w:r>
      <w:r w:rsidR="003233DF">
        <w:rPr>
          <w:rFonts w:cstheme="minorHAnsi"/>
          <w:bCs/>
          <w:sz w:val="22"/>
          <w:szCs w:val="22"/>
          <w:lang w:val="en-US"/>
        </w:rPr>
        <w:fldChar w:fldCharType="begin"/>
      </w:r>
      <w:r w:rsidR="003233DF">
        <w:rPr>
          <w:rFonts w:cstheme="minorHAnsi"/>
          <w:bCs/>
          <w:sz w:val="22"/>
          <w:szCs w:val="22"/>
          <w:lang w:val="en-US"/>
        </w:rPr>
        <w:instrText xml:space="preserve"> ADDIN ZOTERO_ITEM CSL_CITATION {"citationID":"iPCJ8t2p","properties":{"formattedCitation":"(Thresher {\\i{}et al.} 2007; Baudron {\\i{}et al.} 2014; Huss {\\i{}et al.} 2019)","plainCitation":"(Thresher et al. 2007;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1365-2486","journalAbbreviation":"Glob Change Biol","language":"en","page":"gcb.14637","source":"DOI.org (Crossref)","title":"Experimental evidence of gradual size‐dependent shifts in body size and growth of fish in response to warming","author":[{"family":"Huss","given":"Magnus"},{"family":"Lindmark","given":"Max"},{"family":"Jacobson","given":"Philip"},{"family":"Dorst","given":"Renee M.","non-dropping-particle":"van"},{"family":"Gårdmark","given":"Anna"}],"issued":{"date-parts":[["2019",4,29]]}}}],"schema":"https://github.com/citation-style-language/schema/raw/master/csl-citation.json"} </w:instrText>
      </w:r>
      <w:r w:rsidR="003233DF">
        <w:rPr>
          <w:rFonts w:cstheme="minorHAnsi"/>
          <w:bCs/>
          <w:sz w:val="22"/>
          <w:szCs w:val="22"/>
          <w:lang w:val="en-US"/>
        </w:rPr>
        <w:fldChar w:fldCharType="separate"/>
      </w:r>
      <w:r w:rsidR="003233DF" w:rsidRPr="003233DF">
        <w:rPr>
          <w:rFonts w:ascii="Times New Roman" w:cs="Times New Roman"/>
          <w:sz w:val="22"/>
          <w:lang w:val="en-GB"/>
        </w:rPr>
        <w:t xml:space="preserve">(Thresher </w:t>
      </w:r>
      <w:r w:rsidR="003233DF" w:rsidRPr="003233DF">
        <w:rPr>
          <w:rFonts w:ascii="Times New Roman" w:cs="Times New Roman"/>
          <w:i/>
          <w:iCs/>
          <w:sz w:val="22"/>
          <w:lang w:val="en-GB"/>
        </w:rPr>
        <w:t>et al.</w:t>
      </w:r>
      <w:r w:rsidR="003233DF" w:rsidRPr="003233DF">
        <w:rPr>
          <w:rFonts w:ascii="Times New Roman" w:cs="Times New Roman"/>
          <w:sz w:val="22"/>
          <w:lang w:val="en-GB"/>
        </w:rPr>
        <w:t xml:space="preserve"> 2007; Baudron </w:t>
      </w:r>
      <w:r w:rsidR="003233DF" w:rsidRPr="003233DF">
        <w:rPr>
          <w:rFonts w:ascii="Times New Roman" w:cs="Times New Roman"/>
          <w:i/>
          <w:iCs/>
          <w:sz w:val="22"/>
          <w:lang w:val="en-GB"/>
        </w:rPr>
        <w:t>et al.</w:t>
      </w:r>
      <w:r w:rsidR="003233DF" w:rsidRPr="003233DF">
        <w:rPr>
          <w:rFonts w:ascii="Times New Roman" w:cs="Times New Roman"/>
          <w:sz w:val="22"/>
          <w:lang w:val="en-GB"/>
        </w:rPr>
        <w:t xml:space="preserve"> 2014; Huss </w:t>
      </w:r>
      <w:r w:rsidR="003233DF" w:rsidRPr="003233DF">
        <w:rPr>
          <w:rFonts w:ascii="Times New Roman" w:cs="Times New Roman"/>
          <w:i/>
          <w:iCs/>
          <w:sz w:val="22"/>
          <w:lang w:val="en-GB"/>
        </w:rPr>
        <w:t>et al.</w:t>
      </w:r>
      <w:r w:rsidR="003233DF" w:rsidRPr="003233DF">
        <w:rPr>
          <w:rFonts w:ascii="Times New Roman" w:cs="Times New Roman"/>
          <w:sz w:val="22"/>
          <w:lang w:val="en-GB"/>
        </w:rPr>
        <w:t xml:space="preserve"> 2019)</w:t>
      </w:r>
      <w:r w:rsidR="003233DF">
        <w:rPr>
          <w:rFonts w:cstheme="minorHAnsi"/>
          <w:bCs/>
          <w:sz w:val="22"/>
          <w:szCs w:val="22"/>
          <w:lang w:val="en-US"/>
        </w:rPr>
        <w:fldChar w:fldCharType="end"/>
      </w:r>
      <w:r w:rsidR="001F2F04">
        <w:rPr>
          <w:rFonts w:cstheme="minorHAnsi"/>
          <w:bCs/>
          <w:sz w:val="22"/>
          <w:szCs w:val="22"/>
          <w:lang w:val="en-US"/>
        </w:rPr>
        <w:t>.</w:t>
      </w:r>
      <w:r w:rsidR="00671322">
        <w:rPr>
          <w:rFonts w:cstheme="minorHAnsi"/>
          <w:bCs/>
          <w:sz w:val="22"/>
          <w:szCs w:val="22"/>
          <w:lang w:val="en-US"/>
        </w:rPr>
        <w:t xml:space="preserve"> However, </w:t>
      </w:r>
      <w:r w:rsidR="001B21AC">
        <w:rPr>
          <w:rFonts w:cstheme="minorHAnsi"/>
          <w:bCs/>
          <w:sz w:val="22"/>
          <w:szCs w:val="22"/>
          <w:lang w:val="en-US"/>
        </w:rPr>
        <w:t>increased juvenile growth and size-at-age</w:t>
      </w:r>
      <w:r w:rsidR="00671322">
        <w:rPr>
          <w:rFonts w:cstheme="minorHAnsi"/>
          <w:bCs/>
          <w:sz w:val="22"/>
          <w:szCs w:val="22"/>
          <w:lang w:val="en-US"/>
        </w:rPr>
        <w:t xml:space="preserve"> does not </w:t>
      </w:r>
      <w:r w:rsidR="009C6402">
        <w:rPr>
          <w:rFonts w:cstheme="minorHAnsi"/>
          <w:bCs/>
          <w:sz w:val="22"/>
          <w:szCs w:val="22"/>
          <w:lang w:val="en-US"/>
        </w:rPr>
        <w:t xml:space="preserve">necessarily lead to larger mean </w:t>
      </w:r>
      <w:r w:rsidR="00E440A0">
        <w:rPr>
          <w:rFonts w:cstheme="minorHAnsi"/>
          <w:bCs/>
          <w:sz w:val="22"/>
          <w:szCs w:val="22"/>
          <w:lang w:val="en-US"/>
        </w:rPr>
        <w:t>population body size</w:t>
      </w:r>
      <w:r w:rsidR="00EA6569">
        <w:rPr>
          <w:rFonts w:cstheme="minorHAnsi"/>
          <w:bCs/>
          <w:sz w:val="22"/>
          <w:szCs w:val="22"/>
          <w:lang w:val="en-US"/>
        </w:rPr>
        <w:t xml:space="preserve">, spawning stock biomass </w:t>
      </w:r>
      <w:r w:rsidR="00E440A0">
        <w:rPr>
          <w:rFonts w:cstheme="minorHAnsi"/>
          <w:bCs/>
          <w:sz w:val="22"/>
          <w:szCs w:val="22"/>
          <w:lang w:val="en-US"/>
        </w:rPr>
        <w:t>or</w:t>
      </w:r>
      <w:r w:rsidR="009C6402">
        <w:rPr>
          <w:rFonts w:cstheme="minorHAnsi"/>
          <w:bCs/>
          <w:sz w:val="22"/>
          <w:szCs w:val="22"/>
          <w:lang w:val="en-US"/>
        </w:rPr>
        <w:t xml:space="preserve"> yields</w:t>
      </w:r>
      <w:r w:rsidR="003B0DCE">
        <w:rPr>
          <w:rFonts w:cstheme="minorHAnsi"/>
          <w:bCs/>
          <w:sz w:val="22"/>
          <w:szCs w:val="22"/>
          <w:lang w:val="en-US"/>
        </w:rPr>
        <w:t>, as mortality (both predation and background) increases.</w:t>
      </w:r>
    </w:p>
    <w:p w14:paraId="1DC43752" w14:textId="6DA10487" w:rsidR="001455EE" w:rsidRDefault="002908D4" w:rsidP="00C153DD">
      <w:pPr>
        <w:spacing w:line="480" w:lineRule="auto"/>
        <w:ind w:firstLine="284"/>
        <w:jc w:val="both"/>
        <w:rPr>
          <w:rFonts w:ascii="Times New Roman" w:hAnsi="Times New Roman" w:cs="Times New Roman"/>
          <w:bCs/>
          <w:sz w:val="22"/>
          <w:szCs w:val="22"/>
          <w:lang w:val="en-US"/>
        </w:rPr>
      </w:pPr>
      <w:r>
        <w:rPr>
          <w:rFonts w:cstheme="minorHAnsi"/>
          <w:bCs/>
          <w:sz w:val="22"/>
          <w:szCs w:val="22"/>
          <w:lang w:val="en-US"/>
        </w:rPr>
        <w:t>A strength of mechanistic models is that the underlying causes behind emergent phenomena</w:t>
      </w:r>
      <w:r w:rsidR="00034BD7" w:rsidRPr="00034BD7">
        <w:rPr>
          <w:rFonts w:cstheme="minorHAnsi"/>
          <w:bCs/>
          <w:sz w:val="22"/>
          <w:szCs w:val="22"/>
          <w:lang w:val="en-US"/>
        </w:rPr>
        <w:t xml:space="preserve"> </w:t>
      </w:r>
      <w:r w:rsidR="00034BD7">
        <w:rPr>
          <w:rFonts w:cstheme="minorHAnsi"/>
          <w:bCs/>
          <w:sz w:val="22"/>
          <w:szCs w:val="22"/>
          <w:lang w:val="en-US"/>
        </w:rPr>
        <w:t>can be analyzed</w:t>
      </w:r>
      <w:r>
        <w:rPr>
          <w:rFonts w:cstheme="minorHAnsi"/>
          <w:bCs/>
          <w:sz w:val="22"/>
          <w:szCs w:val="22"/>
          <w:lang w:val="en-US"/>
        </w:rPr>
        <w:t xml:space="preserve">. </w:t>
      </w:r>
      <w:r w:rsidR="00604E72">
        <w:rPr>
          <w:rFonts w:cstheme="minorHAnsi"/>
          <w:bCs/>
          <w:sz w:val="22"/>
          <w:szCs w:val="22"/>
          <w:lang w:val="en-US"/>
        </w:rPr>
        <w:t xml:space="preserve">Most predictions about declines in body size from </w:t>
      </w:r>
      <w:r w:rsidR="00F317EA">
        <w:rPr>
          <w:rFonts w:cstheme="minorHAnsi"/>
          <w:bCs/>
          <w:sz w:val="22"/>
          <w:szCs w:val="22"/>
          <w:lang w:val="en-US"/>
        </w:rPr>
        <w:t>mechanistic models</w:t>
      </w:r>
      <w:r w:rsidR="00604E72">
        <w:rPr>
          <w:rFonts w:cstheme="minorHAnsi"/>
          <w:bCs/>
          <w:sz w:val="22"/>
          <w:szCs w:val="22"/>
          <w:lang w:val="en-US"/>
        </w:rPr>
        <w:t xml:space="preserve"> </w:t>
      </w:r>
      <w:r w:rsidR="00A150C6">
        <w:rPr>
          <w:rFonts w:cstheme="minorHAnsi"/>
          <w:bCs/>
          <w:sz w:val="22"/>
          <w:szCs w:val="22"/>
          <w:lang w:val="en-US"/>
        </w:rPr>
        <w:t>find it</w:t>
      </w:r>
      <w:r w:rsidR="009751B0">
        <w:rPr>
          <w:rFonts w:cstheme="minorHAnsi"/>
          <w:bCs/>
          <w:sz w:val="22"/>
          <w:szCs w:val="22"/>
          <w:lang w:val="en-US"/>
        </w:rPr>
        <w:t xml:space="preserve"> to be driven by </w:t>
      </w:r>
      <w:r w:rsidR="00604E72">
        <w:rPr>
          <w:rFonts w:cstheme="minorHAnsi"/>
          <w:bCs/>
          <w:sz w:val="22"/>
          <w:szCs w:val="22"/>
          <w:lang w:val="en-US"/>
        </w:rPr>
        <w:t>lower food abundance or energy transferred up in the food change</w:t>
      </w:r>
      <w:r w:rsidR="00034BD7">
        <w:rPr>
          <w:rFonts w:cstheme="minorHAnsi"/>
          <w:bCs/>
          <w:sz w:val="22"/>
          <w:szCs w:val="22"/>
          <w:lang w:val="en-US"/>
        </w:rPr>
        <w:t>,</w:t>
      </w:r>
      <w:r w:rsidR="005A2767" w:rsidRPr="005A2767">
        <w:rPr>
          <w:rFonts w:ascii="Times New Roman" w:hAnsi="Times New Roman" w:cs="Times New Roman"/>
          <w:bCs/>
          <w:sz w:val="22"/>
          <w:szCs w:val="22"/>
        </w:rPr>
        <w:t xml:space="preserve"> </w:t>
      </w:r>
      <w:r w:rsidR="00034BD7" w:rsidRPr="00034BD7">
        <w:rPr>
          <w:rFonts w:ascii="Times New Roman" w:hAnsi="Times New Roman" w:cs="Times New Roman"/>
          <w:bCs/>
          <w:sz w:val="22"/>
          <w:szCs w:val="22"/>
          <w:lang w:val="en-US"/>
        </w:rPr>
        <w:t>due to</w:t>
      </w:r>
      <w:r w:rsidR="00E26208">
        <w:rPr>
          <w:rFonts w:ascii="Times New Roman" w:hAnsi="Times New Roman" w:cs="Times New Roman"/>
          <w:bCs/>
          <w:sz w:val="22"/>
          <w:szCs w:val="22"/>
          <w:lang w:val="en-US"/>
        </w:rPr>
        <w:t xml:space="preserve"> a combination of </w:t>
      </w:r>
      <w:r w:rsidR="00624EE4">
        <w:rPr>
          <w:rFonts w:ascii="Times New Roman" w:hAnsi="Times New Roman" w:cs="Times New Roman"/>
          <w:bCs/>
          <w:sz w:val="22"/>
          <w:szCs w:val="22"/>
          <w:lang w:val="en-US"/>
        </w:rPr>
        <w:t xml:space="preserve">declines in </w:t>
      </w:r>
      <w:r w:rsidR="00A8141A">
        <w:rPr>
          <w:rFonts w:ascii="Times New Roman" w:hAnsi="Times New Roman" w:cs="Times New Roman"/>
          <w:bCs/>
          <w:sz w:val="22"/>
          <w:szCs w:val="22"/>
          <w:lang w:val="en-US"/>
        </w:rPr>
        <w:t xml:space="preserve">plankton </w:t>
      </w:r>
      <w:r w:rsidR="00624EE4">
        <w:rPr>
          <w:rFonts w:ascii="Times New Roman" w:hAnsi="Times New Roman" w:cs="Times New Roman"/>
          <w:bCs/>
          <w:sz w:val="22"/>
          <w:szCs w:val="22"/>
          <w:lang w:val="en-US"/>
        </w:rPr>
        <w:t xml:space="preserve">density </w:t>
      </w:r>
      <w:r w:rsidR="00A8141A">
        <w:rPr>
          <w:rFonts w:ascii="Times New Roman" w:hAnsi="Times New Roman" w:cs="Times New Roman"/>
          <w:bCs/>
          <w:sz w:val="22"/>
          <w:szCs w:val="22"/>
          <w:lang w:val="en-US"/>
        </w:rPr>
        <w:t xml:space="preserve">and shifts towards smaller </w:t>
      </w:r>
      <w:r w:rsidR="00BA47EF">
        <w:rPr>
          <w:rFonts w:ascii="Times New Roman" w:hAnsi="Times New Roman" w:cs="Times New Roman"/>
          <w:bCs/>
          <w:sz w:val="22"/>
          <w:szCs w:val="22"/>
          <w:lang w:val="en-US"/>
        </w:rPr>
        <w:t>plankton</w:t>
      </w:r>
      <w:r w:rsidR="001248C3">
        <w:rPr>
          <w:rFonts w:ascii="Times New Roman" w:hAnsi="Times New Roman" w:cs="Times New Roman"/>
          <w:bCs/>
          <w:sz w:val="22"/>
          <w:szCs w:val="22"/>
          <w:lang w:val="en-US"/>
        </w:rPr>
        <w:t xml:space="preserve"> </w:t>
      </w:r>
      <w:r w:rsidR="0000426F">
        <w:rPr>
          <w:rFonts w:ascii="Times New Roman" w:hAnsi="Times New Roman" w:cs="Times New Roman"/>
          <w:bCs/>
          <w:sz w:val="22"/>
          <w:szCs w:val="22"/>
          <w:lang w:val="en-US"/>
        </w:rPr>
        <w:fldChar w:fldCharType="begin"/>
      </w:r>
      <w:r w:rsidR="007E39DA">
        <w:rPr>
          <w:rFonts w:ascii="Times New Roman" w:hAnsi="Times New Roman" w:cs="Times New Roman"/>
          <w:bCs/>
          <w:sz w:val="22"/>
          <w:szCs w:val="22"/>
          <w:lang w:val="en-US"/>
        </w:rPr>
        <w:instrText xml:space="preserve"> ADDIN ZOTERO_ITEM CSL_CITATION {"citationID":"tWE3n5Tc","properties":{"formattedCitation":"(Lefort {\\i{}et al.} 2015; Woodworth-Jefcoats {\\i{}et al.} 2015, 2019)","plainCitation":"(Lefort et al. 2015; Woodworth-Jefcoats et al. 2015, 2019)","noteIndex":0},"citationItems":[{"id":1839,"uris":["http://zotero.org/users/6116610/items/SHRM9T9G"],"uri":["http://zotero.org/users/6116610/items/SHRM9T9G"],"itemData":{"id":1839,"type":"article-journal","abstract":"Temperature, oxygen, and food availability directly affect marine life. Climate models project a global warming of the ocean's surface ( +3 °C), a de-oxygenation of the ocean's interior ( −3%) and a decrease in total marine net primary production ( −8%) under the ‘business as usual’ climate change scenario (RCP8.5). We estimated the effects of these changes on biological communities using a coupled biogeochemical (PISCES) – ecosystems (APECOSM) model forced by the physical outputs of the last generation of the IPSL-CM Earth System Model. The APECOSM model is a size-structured bio-energetic model that simulates the 3D dynamical distributions of three interactive pelagic communities (epipelagic, mesopelagic, and migratory) under the effects of multiple environmental factors. The PISCES-APECOSM model ran from 1850 to 2100 under historical forcing followed by RCP8.5. Our RCP8.5 simulation highlights significant changes in the spatial distribution, biomass, and maximum body-size of the simulated pelagic communities. Biomass and maximum body-size increase at high latitude over the course of the century, reflecting the capacity of marine organisms to respond to new suitable environment. At low- and midlatitude, biomass and maximum body-size strongly decrease. In those regions, large organisms cannot maintain their high metabolic needs because of limited and declining food availability. This resource reduction enhances the competition and modifies the biomass distribution among and within the three communities: the proportion of small organisms increases in the three communities and the migrant community that initially comprised a higher proportion of small organisms is favored. The greater resilience of small body-size organisms resides in their capacity to fulfill their metabolic needs under reduced energy supply and is further favored by the release of predation pressure due to the decline of large organisms. These results suggest that small body-size organisms might be more resilient to climate change than large ones.","container-title":"Global Change Biology","DOI":"10.1111/gcb.12679","ISSN":"1365-2486","issue":"1","language":"en","page":"154-164","source":"Wiley Online Library","title":"Spatial and body-size dependent response of marine pelagic communities to projected global climate change","volume":"21","author":[{"family":"Lefort","given":"Stelly"},{"family":"Aumont","given":"Olivier"},{"family":"Bopp","given":"Laurent"},{"family":"Arsouze","given":"Thomas"},{"family":"Gehlen","given":"Marion"},{"family":"Maury","given":"Olivier"}],"issued":{"date-parts":[["2015"]]}}},{"id":586,"uris":["http://zotero.org/users/6116610/items/2UJM2NFH"],"uri":["http://zotero.org/users/6116610/items/2UJM2NFH"],"itemData":{"id":586,"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00426F">
        <w:rPr>
          <w:rFonts w:ascii="Times New Roman" w:hAnsi="Times New Roman" w:cs="Times New Roman"/>
          <w:bCs/>
          <w:sz w:val="22"/>
          <w:szCs w:val="22"/>
          <w:lang w:val="en-US"/>
        </w:rPr>
        <w:fldChar w:fldCharType="separate"/>
      </w:r>
      <w:r w:rsidR="007E39DA" w:rsidRPr="007E39DA">
        <w:rPr>
          <w:rFonts w:ascii="Times New Roman" w:hAnsi="Times New Roman" w:cs="Times New Roman"/>
          <w:sz w:val="22"/>
          <w:lang w:val="en-GB"/>
        </w:rPr>
        <w:t xml:space="preserve">(Lefort </w:t>
      </w:r>
      <w:r w:rsidR="007E39DA" w:rsidRPr="007E39DA">
        <w:rPr>
          <w:rFonts w:ascii="Times New Roman" w:hAnsi="Times New Roman" w:cs="Times New Roman"/>
          <w:i/>
          <w:iCs/>
          <w:sz w:val="22"/>
          <w:lang w:val="en-GB"/>
        </w:rPr>
        <w:t>et al.</w:t>
      </w:r>
      <w:r w:rsidR="007E39DA" w:rsidRPr="007E39DA">
        <w:rPr>
          <w:rFonts w:ascii="Times New Roman" w:hAnsi="Times New Roman" w:cs="Times New Roman"/>
          <w:sz w:val="22"/>
          <w:lang w:val="en-GB"/>
        </w:rPr>
        <w:t xml:space="preserve"> 2015; Woodworth-Jefcoats </w:t>
      </w:r>
      <w:r w:rsidR="007E39DA" w:rsidRPr="007E39DA">
        <w:rPr>
          <w:rFonts w:ascii="Times New Roman" w:hAnsi="Times New Roman" w:cs="Times New Roman"/>
          <w:i/>
          <w:iCs/>
          <w:sz w:val="22"/>
          <w:lang w:val="en-GB"/>
        </w:rPr>
        <w:t>et al.</w:t>
      </w:r>
      <w:r w:rsidR="007E39DA" w:rsidRPr="007E39DA">
        <w:rPr>
          <w:rFonts w:ascii="Times New Roman" w:hAnsi="Times New Roman" w:cs="Times New Roman"/>
          <w:sz w:val="22"/>
          <w:lang w:val="en-GB"/>
        </w:rPr>
        <w:t xml:space="preserve"> 2015, 2019)</w:t>
      </w:r>
      <w:r w:rsidR="0000426F">
        <w:rPr>
          <w:rFonts w:ascii="Times New Roman" w:hAnsi="Times New Roman" w:cs="Times New Roman"/>
          <w:bCs/>
          <w:sz w:val="22"/>
          <w:szCs w:val="22"/>
          <w:lang w:val="en-US"/>
        </w:rPr>
        <w:fldChar w:fldCharType="end"/>
      </w:r>
      <w:r w:rsidR="00A8141A">
        <w:rPr>
          <w:rFonts w:ascii="Times New Roman" w:hAnsi="Times New Roman" w:cs="Times New Roman"/>
          <w:bCs/>
          <w:sz w:val="22"/>
          <w:szCs w:val="22"/>
          <w:lang w:val="en-US"/>
        </w:rPr>
        <w:t>.</w:t>
      </w:r>
      <w:r w:rsidR="001248C3">
        <w:rPr>
          <w:rFonts w:ascii="Times New Roman" w:hAnsi="Times New Roman" w:cs="Times New Roman"/>
          <w:bCs/>
          <w:sz w:val="22"/>
          <w:szCs w:val="22"/>
          <w:lang w:val="en-US"/>
        </w:rPr>
        <w:t xml:space="preserve"> </w:t>
      </w:r>
      <w:r w:rsidR="00CC637F">
        <w:rPr>
          <w:rFonts w:ascii="Times New Roman" w:hAnsi="Times New Roman" w:cs="Times New Roman"/>
          <w:bCs/>
          <w:sz w:val="22"/>
          <w:szCs w:val="22"/>
          <w:lang w:val="en-US"/>
        </w:rPr>
        <w:t xml:space="preserve">We </w:t>
      </w:r>
      <w:r w:rsidR="00A735DE">
        <w:rPr>
          <w:rFonts w:ascii="Times New Roman" w:hAnsi="Times New Roman" w:cs="Times New Roman"/>
          <w:bCs/>
          <w:sz w:val="22"/>
          <w:szCs w:val="22"/>
          <w:lang w:val="en-US"/>
        </w:rPr>
        <w:t>al</w:t>
      </w:r>
      <w:r w:rsidR="00657C14">
        <w:rPr>
          <w:rFonts w:ascii="Times New Roman" w:hAnsi="Times New Roman" w:cs="Times New Roman"/>
          <w:bCs/>
          <w:sz w:val="22"/>
          <w:szCs w:val="22"/>
          <w:lang w:val="en-US"/>
        </w:rPr>
        <w:t xml:space="preserve">so </w:t>
      </w:r>
      <w:r w:rsidR="00CC637F">
        <w:rPr>
          <w:rFonts w:ascii="Times New Roman" w:hAnsi="Times New Roman" w:cs="Times New Roman"/>
          <w:bCs/>
          <w:sz w:val="22"/>
          <w:szCs w:val="22"/>
          <w:lang w:val="en-US"/>
        </w:rPr>
        <w:t xml:space="preserve">find that these bottom-up driven changes </w:t>
      </w:r>
      <w:r w:rsidR="00A735DE">
        <w:rPr>
          <w:rFonts w:ascii="Times New Roman" w:hAnsi="Times New Roman" w:cs="Times New Roman"/>
          <w:bCs/>
          <w:sz w:val="22"/>
          <w:szCs w:val="22"/>
          <w:lang w:val="en-US"/>
        </w:rPr>
        <w:t xml:space="preserve">lead </w:t>
      </w:r>
      <w:r w:rsidR="00CC637F">
        <w:rPr>
          <w:rFonts w:ascii="Times New Roman" w:hAnsi="Times New Roman" w:cs="Times New Roman"/>
          <w:bCs/>
          <w:sz w:val="22"/>
          <w:szCs w:val="22"/>
          <w:lang w:val="en-US"/>
        </w:rPr>
        <w:t>to reduction in size-at-age</w:t>
      </w:r>
      <w:r w:rsidR="008245F9">
        <w:rPr>
          <w:rFonts w:ascii="Times New Roman" w:hAnsi="Times New Roman" w:cs="Times New Roman"/>
          <w:bCs/>
          <w:sz w:val="22"/>
          <w:szCs w:val="22"/>
          <w:lang w:val="en-US"/>
        </w:rPr>
        <w:t xml:space="preserve"> (</w:t>
      </w:r>
      <w:r w:rsidR="00CC637F">
        <w:rPr>
          <w:rFonts w:ascii="Times New Roman" w:hAnsi="Times New Roman" w:cs="Times New Roman"/>
          <w:bCs/>
          <w:sz w:val="22"/>
          <w:szCs w:val="22"/>
          <w:lang w:val="en-US"/>
        </w:rPr>
        <w:t xml:space="preserve">in </w:t>
      </w:r>
      <w:r w:rsidR="00550FE0">
        <w:rPr>
          <w:rFonts w:ascii="Times New Roman" w:hAnsi="Times New Roman" w:cs="Times New Roman"/>
          <w:bCs/>
          <w:sz w:val="22"/>
          <w:szCs w:val="22"/>
          <w:lang w:val="en-US"/>
        </w:rPr>
        <w:t>particular in</w:t>
      </w:r>
      <w:r w:rsidR="00CC637F">
        <w:rPr>
          <w:rFonts w:ascii="Times New Roman" w:hAnsi="Times New Roman" w:cs="Times New Roman"/>
          <w:bCs/>
          <w:sz w:val="22"/>
          <w:szCs w:val="22"/>
          <w:lang w:val="en-US"/>
        </w:rPr>
        <w:t xml:space="preserve"> smaller individuals</w:t>
      </w:r>
      <w:r w:rsidR="008245F9">
        <w:rPr>
          <w:rFonts w:ascii="Times New Roman" w:hAnsi="Times New Roman" w:cs="Times New Roman"/>
          <w:bCs/>
          <w:sz w:val="22"/>
          <w:szCs w:val="22"/>
          <w:lang w:val="en-US"/>
        </w:rPr>
        <w:t>)</w:t>
      </w:r>
      <w:r w:rsidR="00377348">
        <w:rPr>
          <w:rFonts w:ascii="Times New Roman" w:hAnsi="Times New Roman" w:cs="Times New Roman"/>
          <w:bCs/>
          <w:sz w:val="22"/>
          <w:szCs w:val="22"/>
          <w:lang w:val="en-US"/>
        </w:rPr>
        <w:t xml:space="preserve"> and </w:t>
      </w:r>
      <w:r w:rsidR="001C0230">
        <w:rPr>
          <w:rFonts w:ascii="Times New Roman" w:hAnsi="Times New Roman" w:cs="Times New Roman"/>
          <w:bCs/>
          <w:sz w:val="22"/>
          <w:szCs w:val="22"/>
          <w:lang w:val="en-US"/>
        </w:rPr>
        <w:t>corresponding chang</w:t>
      </w:r>
      <w:r w:rsidR="00C5493E">
        <w:rPr>
          <w:rFonts w:ascii="Times New Roman" w:hAnsi="Times New Roman" w:cs="Times New Roman"/>
          <w:bCs/>
          <w:sz w:val="22"/>
          <w:szCs w:val="22"/>
          <w:lang w:val="en-US"/>
        </w:rPr>
        <w:t>es in mean population body size</w:t>
      </w:r>
      <w:r w:rsidR="00442FF7">
        <w:rPr>
          <w:rFonts w:ascii="Times New Roman" w:hAnsi="Times New Roman" w:cs="Times New Roman"/>
          <w:bCs/>
          <w:sz w:val="22"/>
          <w:szCs w:val="22"/>
          <w:lang w:val="en-US"/>
        </w:rPr>
        <w:t xml:space="preserve"> and abundance of large fish</w:t>
      </w:r>
      <w:r w:rsidR="00C5493E">
        <w:rPr>
          <w:rFonts w:ascii="Times New Roman" w:hAnsi="Times New Roman" w:cs="Times New Roman"/>
          <w:bCs/>
          <w:sz w:val="22"/>
          <w:szCs w:val="22"/>
          <w:lang w:val="en-US"/>
        </w:rPr>
        <w:t xml:space="preserve">. </w:t>
      </w:r>
      <w:r w:rsidR="00C97718">
        <w:rPr>
          <w:rFonts w:ascii="Times New Roman" w:hAnsi="Times New Roman" w:cs="Times New Roman"/>
          <w:bCs/>
          <w:sz w:val="22"/>
          <w:szCs w:val="22"/>
          <w:lang w:val="en-US"/>
        </w:rPr>
        <w:t>However, the</w:t>
      </w:r>
      <w:r w:rsidR="0023106E">
        <w:rPr>
          <w:rFonts w:ascii="Times New Roman" w:hAnsi="Times New Roman" w:cs="Times New Roman"/>
          <w:bCs/>
          <w:sz w:val="22"/>
          <w:szCs w:val="22"/>
          <w:lang w:val="en-US"/>
        </w:rPr>
        <w:t xml:space="preserve"> </w:t>
      </w:r>
      <w:r w:rsidR="00941E26">
        <w:rPr>
          <w:rFonts w:ascii="Times New Roman" w:hAnsi="Times New Roman" w:cs="Times New Roman"/>
          <w:bCs/>
          <w:sz w:val="22"/>
          <w:szCs w:val="22"/>
          <w:lang w:val="en-US"/>
        </w:rPr>
        <w:t>temperature-size rule</w:t>
      </w:r>
      <w:r w:rsidR="00B338A1">
        <w:rPr>
          <w:rFonts w:ascii="Times New Roman" w:hAnsi="Times New Roman" w:cs="Times New Roman"/>
          <w:bCs/>
          <w:sz w:val="22"/>
          <w:szCs w:val="22"/>
          <w:lang w:val="en-US"/>
        </w:rPr>
        <w:t xml:space="preserve"> (TSR)</w:t>
      </w:r>
      <w:r w:rsidR="00BC6B00">
        <w:rPr>
          <w:rFonts w:ascii="Times New Roman" w:hAnsi="Times New Roman" w:cs="Times New Roman"/>
          <w:bCs/>
          <w:sz w:val="22"/>
          <w:szCs w:val="22"/>
          <w:lang w:val="en-US"/>
        </w:rPr>
        <w:t xml:space="preserve"> </w:t>
      </w:r>
      <w:r w:rsidR="00BC6B00">
        <w:rPr>
          <w:rFonts w:ascii="Times New Roman" w:hAnsi="Times New Roman" w:cs="Times New Roman"/>
          <w:bCs/>
          <w:sz w:val="22"/>
          <w:szCs w:val="22"/>
          <w:lang w:val="en-US"/>
        </w:rPr>
        <w:fldChar w:fldCharType="begin"/>
      </w:r>
      <w:r w:rsidR="00E1554A">
        <w:rPr>
          <w:rFonts w:ascii="Times New Roman" w:hAnsi="Times New Roman" w:cs="Times New Roman"/>
          <w:bCs/>
          <w:sz w:val="22"/>
          <w:szCs w:val="22"/>
          <w:lang w:val="en-US"/>
        </w:rPr>
        <w:instrText xml:space="preserve"> ADDIN ZOTERO_ITEM CSL_CITATION {"citationID":"Lgoc5A4F","properties":{"formattedCitation":"(Atkinson 1994; Ohlberger 2013)","plainCitation":"(Atkinson 1994; Ohlberger 2013)","noteIndex":0},"citationItems":[{"id":598,"uris":["http://zotero.org/users/6116610/items/RAL83LAC"],"uri":["http://zotero.org/users/6116610/items/RAL83LAC"],"itemData":{"id":598,"type":"chapter","container-title":"Advances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BC6B00">
        <w:rPr>
          <w:rFonts w:ascii="Times New Roman" w:hAnsi="Times New Roman" w:cs="Times New Roman"/>
          <w:bCs/>
          <w:sz w:val="22"/>
          <w:szCs w:val="22"/>
          <w:lang w:val="en-US"/>
        </w:rPr>
        <w:fldChar w:fldCharType="separate"/>
      </w:r>
      <w:r w:rsidR="00E1554A">
        <w:rPr>
          <w:rFonts w:ascii="Times New Roman" w:hAnsi="Times New Roman" w:cs="Times New Roman"/>
          <w:bCs/>
          <w:noProof/>
          <w:sz w:val="22"/>
          <w:szCs w:val="22"/>
          <w:lang w:val="en-US"/>
        </w:rPr>
        <w:t>(Atkinson 1994; Ohlberger 2013)</w:t>
      </w:r>
      <w:r w:rsidR="00BC6B00">
        <w:rPr>
          <w:rFonts w:ascii="Times New Roman" w:hAnsi="Times New Roman" w:cs="Times New Roman"/>
          <w:bCs/>
          <w:sz w:val="22"/>
          <w:szCs w:val="22"/>
          <w:lang w:val="en-US"/>
        </w:rPr>
        <w:fldChar w:fldCharType="end"/>
      </w:r>
      <w:r w:rsidR="00941E26">
        <w:rPr>
          <w:rFonts w:ascii="Times New Roman" w:hAnsi="Times New Roman" w:cs="Times New Roman"/>
          <w:bCs/>
          <w:sz w:val="22"/>
          <w:szCs w:val="22"/>
          <w:lang w:val="en-US"/>
        </w:rPr>
        <w:t>, on</w:t>
      </w:r>
      <w:r w:rsidR="00BC6B00">
        <w:rPr>
          <w:rFonts w:ascii="Times New Roman" w:hAnsi="Times New Roman" w:cs="Times New Roman"/>
          <w:bCs/>
          <w:sz w:val="22"/>
          <w:szCs w:val="22"/>
          <w:lang w:val="en-US"/>
        </w:rPr>
        <w:t>e</w:t>
      </w:r>
      <w:r w:rsidR="00941E26">
        <w:rPr>
          <w:rFonts w:ascii="Times New Roman" w:hAnsi="Times New Roman" w:cs="Times New Roman"/>
          <w:bCs/>
          <w:sz w:val="22"/>
          <w:szCs w:val="22"/>
          <w:lang w:val="en-US"/>
        </w:rPr>
        <w:t xml:space="preserve"> of </w:t>
      </w:r>
      <w:r w:rsidR="00BC6B00">
        <w:rPr>
          <w:rFonts w:ascii="Times New Roman" w:hAnsi="Times New Roman" w:cs="Times New Roman"/>
          <w:bCs/>
          <w:sz w:val="22"/>
          <w:szCs w:val="22"/>
          <w:lang w:val="en-US"/>
        </w:rPr>
        <w:t xml:space="preserve">several empirical “rules” about the effect of warming in body size, </w:t>
      </w:r>
      <w:r w:rsidR="00965F79">
        <w:rPr>
          <w:rFonts w:ascii="Times New Roman" w:hAnsi="Times New Roman" w:cs="Times New Roman"/>
          <w:bCs/>
          <w:sz w:val="22"/>
          <w:szCs w:val="22"/>
          <w:lang w:val="en-US"/>
        </w:rPr>
        <w:t>describes an intraspecific response</w:t>
      </w:r>
      <w:r w:rsidR="00711CBD">
        <w:rPr>
          <w:rFonts w:ascii="Times New Roman" w:hAnsi="Times New Roman" w:cs="Times New Roman"/>
          <w:bCs/>
          <w:sz w:val="22"/>
          <w:szCs w:val="22"/>
          <w:lang w:val="en-US"/>
        </w:rPr>
        <w:t xml:space="preserve">, over ontogeny. </w:t>
      </w:r>
      <w:r w:rsidR="00481534">
        <w:rPr>
          <w:rFonts w:ascii="Times New Roman" w:hAnsi="Times New Roman" w:cs="Times New Roman"/>
          <w:bCs/>
          <w:sz w:val="22"/>
          <w:szCs w:val="22"/>
          <w:lang w:val="en-US"/>
        </w:rPr>
        <w:t>I</w:t>
      </w:r>
      <w:r w:rsidR="00121344">
        <w:rPr>
          <w:rFonts w:ascii="Times New Roman" w:hAnsi="Times New Roman" w:cs="Times New Roman"/>
          <w:bCs/>
          <w:sz w:val="22"/>
          <w:szCs w:val="22"/>
          <w:lang w:val="en-US"/>
        </w:rPr>
        <w:t>n addition to community-wide changes</w:t>
      </w:r>
      <w:r w:rsidR="00586174">
        <w:rPr>
          <w:rFonts w:ascii="Times New Roman" w:hAnsi="Times New Roman" w:cs="Times New Roman"/>
          <w:bCs/>
          <w:sz w:val="22"/>
          <w:szCs w:val="22"/>
          <w:lang w:val="en-US"/>
        </w:rPr>
        <w:t xml:space="preserve">, </w:t>
      </w:r>
      <w:r w:rsidR="00435946">
        <w:rPr>
          <w:rFonts w:ascii="Times New Roman" w:hAnsi="Times New Roman" w:cs="Times New Roman"/>
          <w:bCs/>
          <w:sz w:val="22"/>
          <w:szCs w:val="22"/>
          <w:lang w:val="en-US"/>
        </w:rPr>
        <w:t xml:space="preserve">it is therefore important to also resolve the effects of warming by species </w:t>
      </w:r>
      <w:r w:rsidR="00A530C8">
        <w:rPr>
          <w:rFonts w:ascii="Times New Roman" w:hAnsi="Times New Roman" w:cs="Times New Roman"/>
          <w:bCs/>
          <w:sz w:val="22"/>
          <w:szCs w:val="22"/>
          <w:lang w:val="en-US"/>
        </w:rPr>
        <w:t xml:space="preserve">as </w:t>
      </w:r>
      <w:r w:rsidR="00195DC6">
        <w:rPr>
          <w:rFonts w:ascii="Times New Roman" w:hAnsi="Times New Roman" w:cs="Times New Roman"/>
          <w:bCs/>
          <w:sz w:val="22"/>
          <w:szCs w:val="22"/>
          <w:lang w:val="en-US"/>
        </w:rPr>
        <w:t>intraspecific response</w:t>
      </w:r>
      <w:r w:rsidR="00EF27D4">
        <w:rPr>
          <w:rFonts w:ascii="Times New Roman" w:hAnsi="Times New Roman" w:cs="Times New Roman"/>
          <w:bCs/>
          <w:sz w:val="22"/>
          <w:szCs w:val="22"/>
          <w:lang w:val="en-US"/>
        </w:rPr>
        <w:t>s, which matters for fisheries management</w:t>
      </w:r>
      <w:r w:rsidR="00B57021">
        <w:rPr>
          <w:rFonts w:ascii="Times New Roman" w:hAnsi="Times New Roman" w:cs="Times New Roman"/>
          <w:bCs/>
          <w:sz w:val="22"/>
          <w:szCs w:val="22"/>
          <w:lang w:val="en-US"/>
        </w:rPr>
        <w:t xml:space="preserve">. </w:t>
      </w:r>
      <w:r w:rsidR="00877E86">
        <w:rPr>
          <w:rFonts w:ascii="Times New Roman" w:hAnsi="Times New Roman" w:cs="Times New Roman"/>
          <w:bCs/>
          <w:sz w:val="22"/>
          <w:szCs w:val="22"/>
          <w:lang w:val="en-US"/>
        </w:rPr>
        <w:t xml:space="preserve">Moreover, </w:t>
      </w:r>
      <w:r w:rsidR="003625B0">
        <w:rPr>
          <w:rFonts w:ascii="Times New Roman" w:hAnsi="Times New Roman" w:cs="Times New Roman"/>
          <w:bCs/>
          <w:sz w:val="22"/>
          <w:szCs w:val="22"/>
          <w:lang w:val="en-US"/>
        </w:rPr>
        <w:t xml:space="preserve">the TSR </w:t>
      </w:r>
      <w:r w:rsidR="008A7E34">
        <w:rPr>
          <w:rFonts w:ascii="Times New Roman" w:hAnsi="Times New Roman" w:cs="Times New Roman"/>
          <w:bCs/>
          <w:sz w:val="22"/>
          <w:szCs w:val="22"/>
          <w:lang w:val="en-US"/>
        </w:rPr>
        <w:t xml:space="preserve">also suggests that </w:t>
      </w:r>
      <w:r w:rsidR="00C70911">
        <w:rPr>
          <w:rFonts w:ascii="Times New Roman" w:hAnsi="Times New Roman" w:cs="Times New Roman"/>
          <w:bCs/>
          <w:sz w:val="22"/>
          <w:szCs w:val="22"/>
          <w:lang w:val="en-US"/>
        </w:rPr>
        <w:t xml:space="preserve">development and growth of young individuals </w:t>
      </w:r>
      <w:r w:rsidR="007E1692">
        <w:rPr>
          <w:rFonts w:ascii="Times New Roman" w:hAnsi="Times New Roman" w:cs="Times New Roman"/>
          <w:bCs/>
          <w:sz w:val="22"/>
          <w:szCs w:val="22"/>
          <w:lang w:val="en-US"/>
        </w:rPr>
        <w:t xml:space="preserve">is </w:t>
      </w:r>
      <w:r w:rsidR="00C70911">
        <w:rPr>
          <w:rFonts w:ascii="Times New Roman" w:hAnsi="Times New Roman" w:cs="Times New Roman"/>
          <w:bCs/>
          <w:sz w:val="22"/>
          <w:szCs w:val="22"/>
          <w:lang w:val="en-US"/>
        </w:rPr>
        <w:t>faster with warming if temperatures are not too close to maximum tolerance temperatures</w:t>
      </w:r>
      <w:r w:rsidR="007E1692">
        <w:rPr>
          <w:rFonts w:ascii="Times New Roman" w:hAnsi="Times New Roman" w:cs="Times New Roman"/>
          <w:bCs/>
          <w:sz w:val="22"/>
          <w:szCs w:val="22"/>
          <w:lang w:val="en-US"/>
        </w:rPr>
        <w:t xml:space="preserve"> </w:t>
      </w:r>
      <w:r w:rsidR="007E1692">
        <w:rPr>
          <w:rFonts w:ascii="Times New Roman" w:hAnsi="Times New Roman" w:cs="Times New Roman"/>
          <w:bCs/>
          <w:sz w:val="22"/>
          <w:szCs w:val="22"/>
          <w:lang w:val="en-US"/>
        </w:rPr>
        <w:fldChar w:fldCharType="begin"/>
      </w:r>
      <w:r w:rsidR="007E1692">
        <w:rPr>
          <w:rFonts w:ascii="Times New Roman" w:hAnsi="Times New Roman" w:cs="Times New Roman"/>
          <w:bCs/>
          <w:sz w:val="22"/>
          <w:szCs w:val="22"/>
          <w:lang w:val="en-US"/>
        </w:rPr>
        <w:instrText xml:space="preserve"> ADDIN ZOTERO_ITEM CSL_CITATION {"citationID":"MoNuTc1v","properties":{"formattedCitation":"(Ohlberger 2013)","plainCitation":"(Ohlberger 2013)","noteIndex":0},"citationItems":[{"id":1535,"uris":["http://zotero.org/users/6116610/items/Z98IGZ3S"],"uri":["http://zotero.org/users/6116610/items/Z98IGZ3S"],"itemData":{"id":1535,"type":"article-journal","abstract":"Accumulating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7E1692">
        <w:rPr>
          <w:rFonts w:ascii="Times New Roman" w:hAnsi="Times New Roman" w:cs="Times New Roman"/>
          <w:bCs/>
          <w:sz w:val="22"/>
          <w:szCs w:val="22"/>
          <w:lang w:val="en-US"/>
        </w:rPr>
        <w:fldChar w:fldCharType="separate"/>
      </w:r>
      <w:r w:rsidR="007E1692">
        <w:rPr>
          <w:rFonts w:ascii="Times New Roman" w:hAnsi="Times New Roman" w:cs="Times New Roman"/>
          <w:bCs/>
          <w:noProof/>
          <w:sz w:val="22"/>
          <w:szCs w:val="22"/>
          <w:lang w:val="en-US"/>
        </w:rPr>
        <w:t>(Ohlberger 2013)</w:t>
      </w:r>
      <w:r w:rsidR="007E1692">
        <w:rPr>
          <w:rFonts w:ascii="Times New Roman" w:hAnsi="Times New Roman" w:cs="Times New Roman"/>
          <w:bCs/>
          <w:sz w:val="22"/>
          <w:szCs w:val="22"/>
          <w:lang w:val="en-US"/>
        </w:rPr>
        <w:fldChar w:fldCharType="end"/>
      </w:r>
      <w:r w:rsidR="008C6041">
        <w:rPr>
          <w:rFonts w:ascii="Times New Roman" w:hAnsi="Times New Roman" w:cs="Times New Roman"/>
          <w:bCs/>
          <w:sz w:val="22"/>
          <w:szCs w:val="22"/>
          <w:lang w:val="en-US"/>
        </w:rPr>
        <w:t xml:space="preserve">. This can also be predicted form </w:t>
      </w:r>
      <w:r w:rsidR="00D758B7">
        <w:rPr>
          <w:rFonts w:ascii="Times New Roman" w:hAnsi="Times New Roman" w:cs="Times New Roman"/>
          <w:bCs/>
          <w:sz w:val="22"/>
          <w:szCs w:val="22"/>
          <w:lang w:val="en-US"/>
        </w:rPr>
        <w:t>thermal performance curves of body growth</w:t>
      </w:r>
      <w:r w:rsidR="0064764B">
        <w:rPr>
          <w:rFonts w:ascii="Times New Roman" w:hAnsi="Times New Roman" w:cs="Times New Roman"/>
          <w:bCs/>
          <w:sz w:val="22"/>
          <w:szCs w:val="22"/>
          <w:lang w:val="en-US"/>
        </w:rPr>
        <w:t xml:space="preserve">, which </w:t>
      </w:r>
      <w:r w:rsidR="00D758B7">
        <w:rPr>
          <w:rFonts w:ascii="Times New Roman" w:hAnsi="Times New Roman" w:cs="Times New Roman"/>
          <w:bCs/>
          <w:sz w:val="22"/>
          <w:szCs w:val="22"/>
          <w:lang w:val="en-US"/>
        </w:rPr>
        <w:t>are unimodal</w:t>
      </w:r>
      <w:r w:rsidR="00201045">
        <w:rPr>
          <w:rFonts w:ascii="Times New Roman" w:hAnsi="Times New Roman" w:cs="Times New Roman"/>
          <w:bCs/>
          <w:sz w:val="22"/>
          <w:szCs w:val="22"/>
          <w:lang w:val="en-US"/>
        </w:rPr>
        <w:t xml:space="preserve"> and therefore initial warming is likely beneficial for growth unless e.g. food levels change simultaneously </w:t>
      </w:r>
      <w:r w:rsidR="00D758B7">
        <w:rPr>
          <w:rFonts w:ascii="Times New Roman" w:hAnsi="Times New Roman" w:cs="Times New Roman"/>
          <w:bCs/>
          <w:sz w:val="22"/>
          <w:szCs w:val="22"/>
          <w:lang w:val="en-US"/>
        </w:rPr>
        <w:fldChar w:fldCharType="begin"/>
      </w:r>
      <w:r w:rsidR="00D758B7">
        <w:rPr>
          <w:rFonts w:ascii="Times New Roman" w:hAnsi="Times New Roman" w:cs="Times New Roman"/>
          <w:bCs/>
          <w:sz w:val="22"/>
          <w:szCs w:val="22"/>
          <w:lang w:val="en-US"/>
        </w:rPr>
        <w:instrText xml:space="preserve"> ADDIN ZOTERO_ITEM CSL_CITATION {"citationID":"0bqk6o0Y","properties":{"formattedCitation":"(Jobling 1997; Neuheimer &amp; Gr\\uc0\\u248{}nkjaer 2012)","plainCitation":"(Jobling 1997; Neuheimer &amp; Grønkjaer 2012)","noteIndex":0},"citationItems":[{"id":142,"uris":["http://zotero.org/users/6116610/items/AQWW4RPV"],"uri":["http://zotero.org/users/6116610/items/AQWW4RPV"],"itemData":{"id":142,"type":"chapter","container-title":"Global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G"}],"issued":{"date-parts":[["1997"]]}}},{"id":164,"uris":["http://zotero.org/users/6116610/items/CL598AAM"],"uri":["http://zotero.org/users/6116610/items/CL598AAM"],"itemData":{"id":164,"type":"article-journal","container-title":"Global Change Biology","DOI":"10.1111/j.1365-2486.2012.02673.x","issue":"6","page":"1812–1822","title":"Climate effects on size-at-age: growth in warming waters compensates for earlier maturity in an exploited marine fish","volume":"18","author":[{"family":"Neuheimer","given":"Anna B"},{"family":"Grønkjaer","given":"Peter"}],"issued":{"date-parts":[["2012"]]}}}],"schema":"https://github.com/citation-style-language/schema/raw/master/csl-citation.json"} </w:instrText>
      </w:r>
      <w:r w:rsidR="00D758B7">
        <w:rPr>
          <w:rFonts w:ascii="Times New Roman" w:hAnsi="Times New Roman" w:cs="Times New Roman"/>
          <w:bCs/>
          <w:sz w:val="22"/>
          <w:szCs w:val="22"/>
          <w:lang w:val="en-US"/>
        </w:rPr>
        <w:fldChar w:fldCharType="separate"/>
      </w:r>
      <w:r w:rsidR="00D758B7" w:rsidRPr="00133ADB">
        <w:rPr>
          <w:rFonts w:ascii="Times New Roman" w:hAnsi="Times New Roman" w:cs="Times New Roman"/>
          <w:sz w:val="22"/>
          <w:lang w:val="en-GB"/>
        </w:rPr>
        <w:t>(Jobling 1997; Neuheimer &amp; Grønkjaer 2012)</w:t>
      </w:r>
      <w:r w:rsidR="00D758B7">
        <w:rPr>
          <w:rFonts w:ascii="Times New Roman" w:hAnsi="Times New Roman" w:cs="Times New Roman"/>
          <w:bCs/>
          <w:sz w:val="22"/>
          <w:szCs w:val="22"/>
          <w:lang w:val="en-US"/>
        </w:rPr>
        <w:fldChar w:fldCharType="end"/>
      </w:r>
      <w:r w:rsidR="00D758B7">
        <w:rPr>
          <w:rFonts w:ascii="Times New Roman" w:hAnsi="Times New Roman" w:cs="Times New Roman"/>
          <w:bCs/>
          <w:sz w:val="22"/>
          <w:szCs w:val="22"/>
          <w:lang w:val="en-US"/>
        </w:rPr>
        <w:t xml:space="preserve">. </w:t>
      </w:r>
      <w:r w:rsidR="009E5609">
        <w:rPr>
          <w:rFonts w:ascii="Times New Roman" w:hAnsi="Times New Roman" w:cs="Times New Roman"/>
          <w:bCs/>
          <w:sz w:val="22"/>
          <w:szCs w:val="22"/>
          <w:lang w:val="en-US"/>
        </w:rPr>
        <w:t xml:space="preserve">In addition, </w:t>
      </w:r>
      <w:r w:rsidR="004F5C87">
        <w:rPr>
          <w:rFonts w:ascii="Times New Roman" w:hAnsi="Times New Roman" w:cs="Times New Roman"/>
          <w:bCs/>
          <w:sz w:val="22"/>
          <w:szCs w:val="22"/>
          <w:lang w:val="en-US"/>
        </w:rPr>
        <w:t xml:space="preserve">TSR can </w:t>
      </w:r>
      <w:r w:rsidR="00582DFB">
        <w:rPr>
          <w:rFonts w:ascii="Times New Roman" w:hAnsi="Times New Roman" w:cs="Times New Roman"/>
          <w:bCs/>
          <w:sz w:val="22"/>
          <w:szCs w:val="22"/>
          <w:lang w:val="en-US"/>
        </w:rPr>
        <w:t xml:space="preserve">also </w:t>
      </w:r>
      <w:r w:rsidR="004F5C87">
        <w:rPr>
          <w:rFonts w:ascii="Times New Roman" w:hAnsi="Times New Roman" w:cs="Times New Roman"/>
          <w:bCs/>
          <w:sz w:val="22"/>
          <w:szCs w:val="22"/>
          <w:lang w:val="en-US"/>
        </w:rPr>
        <w:t xml:space="preserve">be observed </w:t>
      </w:r>
      <w:r w:rsidR="004F5C87">
        <w:rPr>
          <w:rFonts w:ascii="Times New Roman" w:hAnsi="Times New Roman" w:cs="Times New Roman"/>
          <w:bCs/>
          <w:sz w:val="22"/>
          <w:szCs w:val="22"/>
          <w:lang w:val="en-US"/>
        </w:rPr>
        <w:lastRenderedPageBreak/>
        <w:t xml:space="preserve">in experiments where food levels are controlled for (but see </w:t>
      </w:r>
      <w:r w:rsidR="004F5C87">
        <w:rPr>
          <w:rFonts w:ascii="Times New Roman" w:hAnsi="Times New Roman" w:cs="Times New Roman"/>
          <w:bCs/>
          <w:sz w:val="22"/>
          <w:szCs w:val="22"/>
          <w:lang w:val="en-US"/>
        </w:rPr>
        <w:fldChar w:fldCharType="begin"/>
      </w:r>
      <w:r w:rsidR="004F5C87">
        <w:rPr>
          <w:rFonts w:ascii="Times New Roman" w:hAnsi="Times New Roman" w:cs="Times New Roman"/>
          <w:bCs/>
          <w:sz w:val="22"/>
          <w:szCs w:val="22"/>
          <w:lang w:val="en-US"/>
        </w:rPr>
        <w:instrText xml:space="preserve"> ADDIN ZOTERO_ITEM CSL_CITATION {"citationID":"mVhJkrnz","properties":{"formattedCitation":"(Barneche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4F5C87">
        <w:rPr>
          <w:rFonts w:ascii="Times New Roman" w:hAnsi="Times New Roman" w:cs="Times New Roman"/>
          <w:bCs/>
          <w:sz w:val="22"/>
          <w:szCs w:val="22"/>
          <w:lang w:val="en-US"/>
        </w:rPr>
        <w:fldChar w:fldCharType="separate"/>
      </w:r>
      <w:r w:rsidR="004F5C87" w:rsidRPr="004F5C87">
        <w:rPr>
          <w:rFonts w:ascii="Times New Roman" w:hAnsi="Times New Roman" w:cs="Times New Roman"/>
          <w:sz w:val="22"/>
          <w:lang w:val="en-GB"/>
        </w:rPr>
        <w:t xml:space="preserve">(Barneche </w:t>
      </w:r>
      <w:r w:rsidR="004F5C87" w:rsidRPr="004F5C87">
        <w:rPr>
          <w:rFonts w:ascii="Times New Roman" w:hAnsi="Times New Roman" w:cs="Times New Roman"/>
          <w:i/>
          <w:iCs/>
          <w:sz w:val="22"/>
          <w:lang w:val="en-GB"/>
        </w:rPr>
        <w:t>et al.</w:t>
      </w:r>
      <w:r w:rsidR="004F5C87" w:rsidRPr="004F5C87">
        <w:rPr>
          <w:rFonts w:ascii="Times New Roman" w:hAnsi="Times New Roman" w:cs="Times New Roman"/>
          <w:sz w:val="22"/>
          <w:lang w:val="en-GB"/>
        </w:rPr>
        <w:t xml:space="preserve"> 2019)</w:t>
      </w:r>
      <w:r w:rsidR="004F5C87">
        <w:rPr>
          <w:rFonts w:ascii="Times New Roman" w:hAnsi="Times New Roman" w:cs="Times New Roman"/>
          <w:bCs/>
          <w:sz w:val="22"/>
          <w:szCs w:val="22"/>
          <w:lang w:val="en-US"/>
        </w:rPr>
        <w:fldChar w:fldCharType="end"/>
      </w:r>
      <w:r w:rsidR="004F5C87">
        <w:rPr>
          <w:rFonts w:ascii="Times New Roman" w:hAnsi="Times New Roman" w:cs="Times New Roman"/>
          <w:bCs/>
          <w:sz w:val="22"/>
          <w:szCs w:val="22"/>
          <w:lang w:val="en-US"/>
        </w:rPr>
        <w:t>)</w:t>
      </w:r>
      <w:r w:rsidR="002A76A5">
        <w:rPr>
          <w:rFonts w:ascii="Times New Roman" w:hAnsi="Times New Roman" w:cs="Times New Roman"/>
          <w:bCs/>
          <w:sz w:val="22"/>
          <w:szCs w:val="22"/>
          <w:lang w:val="en-US"/>
        </w:rPr>
        <w:t xml:space="preserve">. </w:t>
      </w:r>
      <w:r w:rsidR="00E83DDE">
        <w:rPr>
          <w:rFonts w:ascii="Times New Roman" w:hAnsi="Times New Roman" w:cs="Times New Roman"/>
          <w:bCs/>
          <w:sz w:val="22"/>
          <w:szCs w:val="22"/>
          <w:lang w:val="en-US"/>
        </w:rPr>
        <w:t>T</w:t>
      </w:r>
      <w:r w:rsidR="00982E9A">
        <w:rPr>
          <w:rFonts w:ascii="Times New Roman" w:hAnsi="Times New Roman" w:cs="Times New Roman"/>
          <w:bCs/>
          <w:sz w:val="22"/>
          <w:szCs w:val="22"/>
          <w:lang w:val="en-US"/>
        </w:rPr>
        <w:t xml:space="preserve">his </w:t>
      </w:r>
      <w:r w:rsidR="002A76A5">
        <w:rPr>
          <w:rFonts w:ascii="Times New Roman" w:hAnsi="Times New Roman" w:cs="Times New Roman"/>
          <w:bCs/>
          <w:sz w:val="22"/>
          <w:szCs w:val="22"/>
          <w:lang w:val="en-US"/>
        </w:rPr>
        <w:t>impl</w:t>
      </w:r>
      <w:r w:rsidR="00982E9A">
        <w:rPr>
          <w:rFonts w:ascii="Times New Roman" w:hAnsi="Times New Roman" w:cs="Times New Roman"/>
          <w:bCs/>
          <w:sz w:val="22"/>
          <w:szCs w:val="22"/>
          <w:lang w:val="en-US"/>
        </w:rPr>
        <w:t>ies</w:t>
      </w:r>
      <w:r w:rsidR="002A76A5">
        <w:rPr>
          <w:rFonts w:ascii="Times New Roman" w:hAnsi="Times New Roman" w:cs="Times New Roman"/>
          <w:bCs/>
          <w:sz w:val="22"/>
          <w:szCs w:val="22"/>
          <w:lang w:val="en-US"/>
        </w:rPr>
        <w:t xml:space="preserve"> </w:t>
      </w:r>
      <w:r w:rsidR="00D15CE1">
        <w:rPr>
          <w:rFonts w:ascii="Times New Roman" w:hAnsi="Times New Roman" w:cs="Times New Roman"/>
          <w:bCs/>
          <w:sz w:val="22"/>
          <w:szCs w:val="22"/>
          <w:lang w:val="en-US"/>
        </w:rPr>
        <w:t xml:space="preserve">that </w:t>
      </w:r>
      <w:r w:rsidR="009B1CE4">
        <w:rPr>
          <w:rFonts w:ascii="Times New Roman" w:hAnsi="Times New Roman" w:cs="Times New Roman"/>
          <w:bCs/>
          <w:sz w:val="22"/>
          <w:szCs w:val="22"/>
          <w:lang w:val="en-US"/>
        </w:rPr>
        <w:t xml:space="preserve">the </w:t>
      </w:r>
      <w:r w:rsidR="007E1692">
        <w:rPr>
          <w:rFonts w:ascii="Times New Roman" w:hAnsi="Times New Roman" w:cs="Times New Roman"/>
          <w:bCs/>
          <w:sz w:val="22"/>
          <w:szCs w:val="22"/>
          <w:lang w:val="en-US"/>
        </w:rPr>
        <w:t>TSR is likely not driven only by lower food availability</w:t>
      </w:r>
      <w:r w:rsidR="00D420EE">
        <w:rPr>
          <w:rFonts w:ascii="Times New Roman" w:hAnsi="Times New Roman" w:cs="Times New Roman"/>
          <w:bCs/>
          <w:sz w:val="22"/>
          <w:szCs w:val="22"/>
          <w:lang w:val="en-US"/>
        </w:rPr>
        <w:t xml:space="preserve">, as </w:t>
      </w:r>
      <w:r w:rsidR="00901EF4">
        <w:rPr>
          <w:rFonts w:ascii="Times New Roman" w:hAnsi="Times New Roman" w:cs="Times New Roman"/>
          <w:bCs/>
          <w:sz w:val="22"/>
          <w:szCs w:val="22"/>
          <w:lang w:val="en-US"/>
        </w:rPr>
        <w:t>that would not allow smaller individuals to reach larger size-at-age</w:t>
      </w:r>
      <w:r w:rsidR="0076240E">
        <w:rPr>
          <w:rFonts w:ascii="Times New Roman" w:hAnsi="Times New Roman" w:cs="Times New Roman"/>
          <w:bCs/>
          <w:sz w:val="22"/>
          <w:szCs w:val="22"/>
          <w:lang w:val="en-US"/>
        </w:rPr>
        <w:t xml:space="preserve">. </w:t>
      </w:r>
      <w:r w:rsidR="003520F4">
        <w:rPr>
          <w:rFonts w:ascii="Times New Roman" w:hAnsi="Times New Roman" w:cs="Times New Roman"/>
          <w:bCs/>
          <w:sz w:val="22"/>
          <w:szCs w:val="22"/>
          <w:lang w:val="en-US"/>
        </w:rPr>
        <w:t xml:space="preserve">Inclusion of </w:t>
      </w:r>
      <w:r w:rsidR="00A3108B">
        <w:rPr>
          <w:rFonts w:ascii="Times New Roman" w:hAnsi="Times New Roman" w:cs="Times New Roman"/>
          <w:bCs/>
          <w:sz w:val="22"/>
          <w:szCs w:val="22"/>
          <w:lang w:val="en-US"/>
        </w:rPr>
        <w:t>physiological temperature dependence</w:t>
      </w:r>
      <w:r w:rsidR="003520F4">
        <w:rPr>
          <w:rFonts w:ascii="Times New Roman" w:hAnsi="Times New Roman" w:cs="Times New Roman"/>
          <w:bCs/>
          <w:sz w:val="22"/>
          <w:szCs w:val="22"/>
          <w:lang w:val="en-US"/>
        </w:rPr>
        <w:t xml:space="preserve"> can be one important factor to consider</w:t>
      </w:r>
      <w:r w:rsidR="004D015B">
        <w:rPr>
          <w:rFonts w:ascii="Times New Roman" w:hAnsi="Times New Roman" w:cs="Times New Roman"/>
          <w:bCs/>
          <w:sz w:val="22"/>
          <w:szCs w:val="22"/>
          <w:lang w:val="en-US"/>
        </w:rPr>
        <w:t xml:space="preserve">. This includes mainly higher metabolic costs and also higher feeding rates. </w:t>
      </w:r>
      <w:r w:rsidR="00E653F7">
        <w:rPr>
          <w:rFonts w:ascii="Times New Roman" w:hAnsi="Times New Roman" w:cs="Times New Roman"/>
          <w:bCs/>
          <w:sz w:val="22"/>
          <w:szCs w:val="22"/>
          <w:lang w:val="en-US"/>
        </w:rPr>
        <w:t xml:space="preserve">In our model, inclusion of physiological temperature dependence </w:t>
      </w:r>
      <w:r w:rsidR="00AD6AC5">
        <w:rPr>
          <w:rFonts w:ascii="Times New Roman" w:hAnsi="Times New Roman" w:cs="Times New Roman"/>
          <w:bCs/>
          <w:sz w:val="22"/>
          <w:szCs w:val="22"/>
          <w:lang w:val="en-US"/>
        </w:rPr>
        <w:t xml:space="preserve">leads </w:t>
      </w:r>
      <w:r w:rsidR="002C6549">
        <w:rPr>
          <w:rFonts w:ascii="Times New Roman" w:hAnsi="Times New Roman" w:cs="Times New Roman"/>
          <w:bCs/>
          <w:sz w:val="22"/>
          <w:szCs w:val="22"/>
          <w:lang w:val="en-US"/>
        </w:rPr>
        <w:t xml:space="preserve">to projections more in line with general observations, i.e. an in increase in </w:t>
      </w:r>
      <w:r w:rsidR="00AD6AC5">
        <w:rPr>
          <w:rFonts w:ascii="Times New Roman" w:hAnsi="Times New Roman" w:cs="Times New Roman"/>
          <w:bCs/>
          <w:sz w:val="22"/>
          <w:szCs w:val="22"/>
          <w:lang w:val="en-US"/>
        </w:rPr>
        <w:t xml:space="preserve">size-at-age </w:t>
      </w:r>
      <w:r w:rsidR="002C6549">
        <w:rPr>
          <w:rFonts w:ascii="Times New Roman" w:hAnsi="Times New Roman" w:cs="Times New Roman"/>
          <w:bCs/>
          <w:sz w:val="22"/>
          <w:szCs w:val="22"/>
          <w:lang w:val="en-US"/>
        </w:rPr>
        <w:t>that is strongest for small individuals</w:t>
      </w:r>
      <w:r w:rsidR="00781832">
        <w:rPr>
          <w:rFonts w:ascii="Times New Roman" w:hAnsi="Times New Roman" w:cs="Times New Roman"/>
          <w:bCs/>
          <w:sz w:val="22"/>
          <w:szCs w:val="22"/>
          <w:lang w:val="en-US"/>
        </w:rPr>
        <w:t xml:space="preserve">. </w:t>
      </w:r>
      <w:r w:rsidR="00AD6AC5">
        <w:rPr>
          <w:rFonts w:ascii="Times New Roman" w:hAnsi="Times New Roman" w:cs="Times New Roman"/>
          <w:bCs/>
          <w:sz w:val="22"/>
          <w:szCs w:val="22"/>
          <w:lang w:val="en-US"/>
        </w:rPr>
        <w:t xml:space="preserve">Increased potential of small individuals to increase their growth rates with warming </w:t>
      </w:r>
      <w:r w:rsidR="00B52FF3">
        <w:rPr>
          <w:rFonts w:ascii="Times New Roman" w:hAnsi="Times New Roman" w:cs="Times New Roman"/>
          <w:bCs/>
          <w:sz w:val="22"/>
          <w:szCs w:val="22"/>
          <w:lang w:val="en-US"/>
        </w:rPr>
        <w:t xml:space="preserve">is not only observed in field data, but can also </w:t>
      </w:r>
      <w:r w:rsidR="00AD6AC5">
        <w:rPr>
          <w:rFonts w:ascii="Times New Roman" w:hAnsi="Times New Roman" w:cs="Times New Roman"/>
          <w:bCs/>
          <w:sz w:val="22"/>
          <w:szCs w:val="22"/>
          <w:lang w:val="en-US"/>
        </w:rPr>
        <w:t xml:space="preserve">be predicted from the observation that optimum temperature for growth declines with body size </w:t>
      </w:r>
      <w:r w:rsidR="00AD6AC5">
        <w:rPr>
          <w:rFonts w:ascii="Times New Roman" w:hAnsi="Times New Roman" w:cs="Times New Roman"/>
          <w:bCs/>
          <w:sz w:val="22"/>
          <w:szCs w:val="22"/>
          <w:lang w:val="en-US"/>
        </w:rPr>
        <w:fldChar w:fldCharType="begin"/>
      </w:r>
      <w:r w:rsidR="00AD6AC5">
        <w:rPr>
          <w:rFonts w:ascii="Times New Roman" w:hAnsi="Times New Roman" w:cs="Times New Roman"/>
          <w:bCs/>
          <w:sz w:val="22"/>
          <w:szCs w:val="22"/>
          <w:lang w:val="en-US"/>
        </w:rPr>
        <w:instrText xml:space="preserve"> ADDIN ZOTERO_ITEM CSL_CITATION {"citationID":"jziUnBhS","properties":{"formattedCitation":"(Morita {\\i{}et al.} 2010; Garc\\uc0\\u237{}a Garc\\uc0\\u237{}a {\\i{}et al.} 2011; Huss {\\i{}et al.} 2019)","plainCitation":"(Morita et al. 2010; García García et al. 2011; Huss et al. 2019)","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w:instrText>
      </w:r>
      <w:r w:rsidR="00AD6AC5" w:rsidRPr="002C3C27">
        <w:rPr>
          <w:rFonts w:ascii="Times New Roman" w:hAnsi="Times New Roman" w:cs="Times New Roman"/>
          <w:bCs/>
          <w:sz w:val="22"/>
          <w:szCs w:val="22"/>
          <w:lang w:val="sv-SE"/>
        </w:rPr>
        <w:instrText xml:space="preserve">ody size: Only among small‐bodied perch did growth increase </w:instrText>
      </w:r>
      <w:r w:rsidR="00AD6AC5" w:rsidRPr="00B52FF3">
        <w:rPr>
          <w:rFonts w:ascii="Times New Roman" w:hAnsi="Times New Roman" w:cs="Times New Roman"/>
          <w:bCs/>
          <w:sz w:val="22"/>
          <w:szCs w:val="22"/>
          <w:lang w:val="sv-SE"/>
        </w:rPr>
        <w:instrText>with te</w:instrText>
      </w:r>
      <w:r w:rsidR="00AD6AC5" w:rsidRPr="00E7668E">
        <w:rPr>
          <w:rFonts w:ascii="Times New Roman" w:hAnsi="Times New Roman" w:cs="Times New Roman"/>
          <w:bCs/>
          <w:sz w:val="22"/>
          <w:szCs w:val="22"/>
          <w:lang w:val="sv-SE"/>
        </w:rPr>
        <w:instrText xml:space="preserv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1365-2486","journalAbbreviation":"Glob Change Biol","language":"en","page":"gcb.14637","source":"DOI.org (Crossref)","title":"Experimental evidence of gradual size‐dependent shifts in body size and growth of fish in response to warming","author":[{"family":"Huss","given":"Magnus"},{"family":"Lindmark","given":"Max"},{"family":"Jacobson","given":"Philip"},{"family":"Dorst","given":"Renee M.","non-dropping-particle":"van"},{"family":"Gårdmark","given":"Anna"}],"issued":{"date-parts":[["2019",4,29]]}}}],"schema":"https://github.com/citation-style-language/schema/raw/master/csl-citation.json"} </w:instrText>
      </w:r>
      <w:r w:rsidR="00AD6AC5">
        <w:rPr>
          <w:rFonts w:ascii="Times New Roman" w:hAnsi="Times New Roman" w:cs="Times New Roman"/>
          <w:bCs/>
          <w:sz w:val="22"/>
          <w:szCs w:val="22"/>
          <w:lang w:val="en-US"/>
        </w:rPr>
        <w:fldChar w:fldCharType="separate"/>
      </w:r>
      <w:r w:rsidR="00AD6AC5" w:rsidRPr="00E7668E">
        <w:rPr>
          <w:rFonts w:ascii="Times New Roman" w:hAnsi="Times New Roman" w:cs="Times New Roman"/>
          <w:sz w:val="22"/>
          <w:lang w:val="sv-SE"/>
        </w:rPr>
        <w:t xml:space="preserve">(Morita </w:t>
      </w:r>
      <w:r w:rsidR="00AD6AC5" w:rsidRPr="00E7668E">
        <w:rPr>
          <w:rFonts w:ascii="Times New Roman" w:hAnsi="Times New Roman" w:cs="Times New Roman"/>
          <w:i/>
          <w:iCs/>
          <w:sz w:val="22"/>
          <w:lang w:val="sv-SE"/>
        </w:rPr>
        <w:t>et al.</w:t>
      </w:r>
      <w:r w:rsidR="00AD6AC5" w:rsidRPr="00E7668E">
        <w:rPr>
          <w:rFonts w:ascii="Times New Roman" w:hAnsi="Times New Roman" w:cs="Times New Roman"/>
          <w:sz w:val="22"/>
          <w:lang w:val="sv-SE"/>
        </w:rPr>
        <w:t xml:space="preserve"> 2010; García García </w:t>
      </w:r>
      <w:r w:rsidR="00AD6AC5" w:rsidRPr="00E7668E">
        <w:rPr>
          <w:rFonts w:ascii="Times New Roman" w:hAnsi="Times New Roman" w:cs="Times New Roman"/>
          <w:i/>
          <w:iCs/>
          <w:sz w:val="22"/>
          <w:lang w:val="sv-SE"/>
        </w:rPr>
        <w:t>et al.</w:t>
      </w:r>
      <w:r w:rsidR="00AD6AC5" w:rsidRPr="00E7668E">
        <w:rPr>
          <w:rFonts w:ascii="Times New Roman" w:hAnsi="Times New Roman" w:cs="Times New Roman"/>
          <w:sz w:val="22"/>
          <w:lang w:val="sv-SE"/>
        </w:rPr>
        <w:t xml:space="preserve"> 2011; Huss </w:t>
      </w:r>
      <w:r w:rsidR="00AD6AC5" w:rsidRPr="00E7668E">
        <w:rPr>
          <w:rFonts w:ascii="Times New Roman" w:hAnsi="Times New Roman" w:cs="Times New Roman"/>
          <w:i/>
          <w:iCs/>
          <w:sz w:val="22"/>
          <w:lang w:val="sv-SE"/>
        </w:rPr>
        <w:t>et al.</w:t>
      </w:r>
      <w:r w:rsidR="00AD6AC5" w:rsidRPr="00E7668E">
        <w:rPr>
          <w:rFonts w:ascii="Times New Roman" w:hAnsi="Times New Roman" w:cs="Times New Roman"/>
          <w:sz w:val="22"/>
          <w:lang w:val="sv-SE"/>
        </w:rPr>
        <w:t xml:space="preserve"> 2019)</w:t>
      </w:r>
      <w:r w:rsidR="00AD6AC5">
        <w:rPr>
          <w:rFonts w:ascii="Times New Roman" w:hAnsi="Times New Roman" w:cs="Times New Roman"/>
          <w:bCs/>
          <w:sz w:val="22"/>
          <w:szCs w:val="22"/>
          <w:lang w:val="en-US"/>
        </w:rPr>
        <w:fldChar w:fldCharType="end"/>
      </w:r>
      <w:r w:rsidR="00AD6AC5" w:rsidRPr="00E7668E">
        <w:rPr>
          <w:rFonts w:ascii="Times New Roman" w:hAnsi="Times New Roman" w:cs="Times New Roman"/>
          <w:bCs/>
          <w:sz w:val="22"/>
          <w:szCs w:val="22"/>
          <w:lang w:val="sv-SE"/>
        </w:rPr>
        <w:t>.</w:t>
      </w:r>
      <w:r w:rsidR="00C153DD" w:rsidRPr="00E7668E">
        <w:rPr>
          <w:rFonts w:ascii="Times New Roman" w:hAnsi="Times New Roman" w:cs="Times New Roman"/>
          <w:bCs/>
          <w:sz w:val="22"/>
          <w:szCs w:val="22"/>
          <w:lang w:val="sv-SE"/>
        </w:rPr>
        <w:t xml:space="preserve"> </w:t>
      </w:r>
      <w:r w:rsidR="00C46217">
        <w:rPr>
          <w:rFonts w:ascii="Times New Roman" w:hAnsi="Times New Roman" w:cs="Times New Roman"/>
          <w:bCs/>
          <w:sz w:val="22"/>
          <w:szCs w:val="22"/>
          <w:lang w:val="en-US"/>
        </w:rPr>
        <w:t xml:space="preserve">As body size reductions are likely due to an interplay between physiology and ecology </w:t>
      </w:r>
      <w:r w:rsidR="00C46217">
        <w:rPr>
          <w:rFonts w:ascii="Times New Roman" w:hAnsi="Times New Roman" w:cs="Times New Roman"/>
          <w:bCs/>
          <w:sz w:val="22"/>
          <w:szCs w:val="22"/>
          <w:lang w:val="en-US"/>
        </w:rPr>
        <w:fldChar w:fldCharType="begin"/>
      </w:r>
      <w:r w:rsidR="00C46217">
        <w:rPr>
          <w:rFonts w:ascii="Times New Roman" w:hAnsi="Times New Roman" w:cs="Times New Roman"/>
          <w:bCs/>
          <w:sz w:val="22"/>
          <w:szCs w:val="22"/>
          <w:lang w:val="en-US"/>
        </w:rPr>
        <w:instrText xml:space="preserve"> ADDIN ZOTERO_ITEM CSL_CITATION {"citationID":"ByT68e4b","properties":{"formattedCitation":"(Ohlberger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C46217">
        <w:rPr>
          <w:rFonts w:ascii="Times New Roman" w:hAnsi="Times New Roman" w:cs="Times New Roman"/>
          <w:bCs/>
          <w:sz w:val="22"/>
          <w:szCs w:val="22"/>
          <w:lang w:val="en-US"/>
        </w:rPr>
        <w:fldChar w:fldCharType="separate"/>
      </w:r>
      <w:r w:rsidR="00C46217" w:rsidRPr="00F11BB1">
        <w:rPr>
          <w:rFonts w:ascii="Times New Roman" w:hAnsi="Times New Roman" w:cs="Times New Roman"/>
          <w:sz w:val="22"/>
          <w:lang w:val="en-GB"/>
        </w:rPr>
        <w:t xml:space="preserve">(Ohlberger 2013; Audzijonyte </w:t>
      </w:r>
      <w:r w:rsidR="00C46217" w:rsidRPr="00F11BB1">
        <w:rPr>
          <w:rFonts w:ascii="Times New Roman" w:hAnsi="Times New Roman" w:cs="Times New Roman"/>
          <w:i/>
          <w:iCs/>
          <w:sz w:val="22"/>
          <w:lang w:val="en-GB"/>
        </w:rPr>
        <w:t>et al.</w:t>
      </w:r>
      <w:r w:rsidR="00C46217" w:rsidRPr="00F11BB1">
        <w:rPr>
          <w:rFonts w:ascii="Times New Roman" w:hAnsi="Times New Roman" w:cs="Times New Roman"/>
          <w:sz w:val="22"/>
          <w:lang w:val="en-GB"/>
        </w:rPr>
        <w:t xml:space="preserve"> 2018; Neubauer &amp; Andersen 2019)</w:t>
      </w:r>
      <w:r w:rsidR="00C46217">
        <w:rPr>
          <w:rFonts w:ascii="Times New Roman" w:hAnsi="Times New Roman" w:cs="Times New Roman"/>
          <w:bCs/>
          <w:sz w:val="22"/>
          <w:szCs w:val="22"/>
          <w:lang w:val="en-US"/>
        </w:rPr>
        <w:fldChar w:fldCharType="end"/>
      </w:r>
      <w:r w:rsidR="00C46217">
        <w:rPr>
          <w:rFonts w:ascii="Times New Roman" w:hAnsi="Times New Roman" w:cs="Times New Roman"/>
          <w:bCs/>
          <w:sz w:val="22"/>
          <w:szCs w:val="22"/>
          <w:lang w:val="en-US"/>
        </w:rPr>
        <w:t xml:space="preserve">, </w:t>
      </w:r>
      <w:r w:rsidR="00FE4D5E">
        <w:rPr>
          <w:rFonts w:ascii="Times New Roman" w:hAnsi="Times New Roman" w:cs="Times New Roman"/>
          <w:bCs/>
          <w:sz w:val="22"/>
          <w:szCs w:val="22"/>
          <w:lang w:val="en-US"/>
        </w:rPr>
        <w:t xml:space="preserve">it is important to consider also physiological responds to temperature, in addition to changing primary production. </w:t>
      </w:r>
      <w:r w:rsidR="00667B5E">
        <w:rPr>
          <w:rFonts w:ascii="Times New Roman" w:hAnsi="Times New Roman" w:cs="Times New Roman"/>
          <w:bCs/>
          <w:sz w:val="22"/>
          <w:szCs w:val="22"/>
          <w:lang w:val="en-US"/>
        </w:rPr>
        <w:t xml:space="preserve">It is also important to </w:t>
      </w:r>
      <w:r w:rsidR="00CF5BD0">
        <w:rPr>
          <w:rFonts w:ascii="Times New Roman" w:hAnsi="Times New Roman" w:cs="Times New Roman"/>
          <w:bCs/>
          <w:sz w:val="22"/>
          <w:szCs w:val="22"/>
          <w:lang w:val="en-US"/>
        </w:rPr>
        <w:t>distinguish</w:t>
      </w:r>
      <w:r w:rsidR="00667B5E">
        <w:rPr>
          <w:rFonts w:ascii="Times New Roman" w:hAnsi="Times New Roman" w:cs="Times New Roman"/>
          <w:bCs/>
          <w:sz w:val="22"/>
          <w:szCs w:val="22"/>
          <w:lang w:val="en-US"/>
        </w:rPr>
        <w:t xml:space="preserve"> between</w:t>
      </w:r>
      <w:r w:rsidR="00CF5BD0">
        <w:rPr>
          <w:rFonts w:ascii="Times New Roman" w:hAnsi="Times New Roman" w:cs="Times New Roman"/>
          <w:bCs/>
          <w:sz w:val="22"/>
          <w:szCs w:val="22"/>
          <w:lang w:val="en-US"/>
        </w:rPr>
        <w:t xml:space="preserve"> body size </w:t>
      </w:r>
      <w:r w:rsidR="00246009">
        <w:rPr>
          <w:rFonts w:ascii="Times New Roman" w:hAnsi="Times New Roman" w:cs="Times New Roman"/>
          <w:bCs/>
          <w:sz w:val="22"/>
          <w:szCs w:val="22"/>
          <w:lang w:val="en-US"/>
        </w:rPr>
        <w:t xml:space="preserve">response </w:t>
      </w:r>
      <w:r w:rsidR="00CF5BD0">
        <w:rPr>
          <w:rFonts w:ascii="Times New Roman" w:hAnsi="Times New Roman" w:cs="Times New Roman"/>
          <w:bCs/>
          <w:sz w:val="22"/>
          <w:szCs w:val="22"/>
          <w:lang w:val="en-US"/>
        </w:rPr>
        <w:t xml:space="preserve">at the community </w:t>
      </w:r>
      <w:r w:rsidR="00087ABF">
        <w:rPr>
          <w:rFonts w:ascii="Times New Roman" w:hAnsi="Times New Roman" w:cs="Times New Roman"/>
          <w:bCs/>
          <w:sz w:val="22"/>
          <w:szCs w:val="22"/>
          <w:lang w:val="en-US"/>
        </w:rPr>
        <w:t xml:space="preserve">level and </w:t>
      </w:r>
      <w:r w:rsidR="00815278">
        <w:rPr>
          <w:rFonts w:ascii="Times New Roman" w:hAnsi="Times New Roman" w:cs="Times New Roman"/>
          <w:bCs/>
          <w:sz w:val="22"/>
          <w:szCs w:val="22"/>
          <w:lang w:val="en-US"/>
        </w:rPr>
        <w:t xml:space="preserve">aggregated </w:t>
      </w:r>
      <w:r w:rsidR="00CF5BD0">
        <w:rPr>
          <w:rFonts w:ascii="Times New Roman" w:hAnsi="Times New Roman" w:cs="Times New Roman"/>
          <w:bCs/>
          <w:sz w:val="22"/>
          <w:szCs w:val="22"/>
          <w:lang w:val="en-US"/>
        </w:rPr>
        <w:t xml:space="preserve">intraspecific </w:t>
      </w:r>
      <w:r w:rsidR="00087ABF">
        <w:rPr>
          <w:rFonts w:ascii="Times New Roman" w:hAnsi="Times New Roman" w:cs="Times New Roman"/>
          <w:bCs/>
          <w:sz w:val="22"/>
          <w:szCs w:val="22"/>
          <w:lang w:val="en-US"/>
        </w:rPr>
        <w:t xml:space="preserve">responses </w:t>
      </w:r>
      <w:r w:rsidR="00A443F1">
        <w:rPr>
          <w:rFonts w:ascii="Times New Roman" w:hAnsi="Times New Roman" w:cs="Times New Roman"/>
          <w:bCs/>
          <w:sz w:val="22"/>
          <w:szCs w:val="22"/>
          <w:lang w:val="en-US"/>
        </w:rPr>
        <w:t xml:space="preserve">when making </w:t>
      </w:r>
      <w:r w:rsidR="0089408F">
        <w:rPr>
          <w:rFonts w:ascii="Times New Roman" w:hAnsi="Times New Roman" w:cs="Times New Roman"/>
          <w:bCs/>
          <w:sz w:val="22"/>
          <w:szCs w:val="22"/>
          <w:lang w:val="en-US"/>
        </w:rPr>
        <w:t>predictions at higher levels</w:t>
      </w:r>
      <w:r w:rsidR="00246009">
        <w:rPr>
          <w:rFonts w:ascii="Times New Roman" w:hAnsi="Times New Roman" w:cs="Times New Roman"/>
          <w:bCs/>
          <w:sz w:val="22"/>
          <w:szCs w:val="22"/>
          <w:lang w:val="en-US"/>
        </w:rPr>
        <w:t xml:space="preserve"> of biological organization</w:t>
      </w:r>
      <w:r w:rsidR="0089408F">
        <w:rPr>
          <w:rFonts w:ascii="Times New Roman" w:hAnsi="Times New Roman" w:cs="Times New Roman"/>
          <w:bCs/>
          <w:sz w:val="22"/>
          <w:szCs w:val="22"/>
          <w:lang w:val="en-US"/>
        </w:rPr>
        <w:t>, e.g. mean population</w:t>
      </w:r>
      <w:r w:rsidR="00E61B26">
        <w:rPr>
          <w:rFonts w:ascii="Times New Roman" w:hAnsi="Times New Roman" w:cs="Times New Roman"/>
          <w:bCs/>
          <w:sz w:val="22"/>
          <w:szCs w:val="22"/>
          <w:lang w:val="en-US"/>
        </w:rPr>
        <w:t xml:space="preserve"> or community </w:t>
      </w:r>
      <w:r w:rsidR="005E0CA1">
        <w:rPr>
          <w:rFonts w:ascii="Times New Roman" w:hAnsi="Times New Roman" w:cs="Times New Roman"/>
          <w:bCs/>
          <w:sz w:val="22"/>
          <w:szCs w:val="22"/>
          <w:lang w:val="en-US"/>
        </w:rPr>
        <w:t xml:space="preserve">body </w:t>
      </w:r>
      <w:r w:rsidR="0089408F">
        <w:rPr>
          <w:rFonts w:ascii="Times New Roman" w:hAnsi="Times New Roman" w:cs="Times New Roman"/>
          <w:bCs/>
          <w:sz w:val="22"/>
          <w:szCs w:val="22"/>
          <w:lang w:val="en-US"/>
        </w:rPr>
        <w:t>size and fisheries yield</w:t>
      </w:r>
      <w:r w:rsidR="00C46217">
        <w:rPr>
          <w:rFonts w:ascii="Times New Roman" w:hAnsi="Times New Roman" w:cs="Times New Roman"/>
          <w:bCs/>
          <w:sz w:val="22"/>
          <w:szCs w:val="22"/>
          <w:lang w:val="en-US"/>
        </w:rPr>
        <w:t xml:space="preserve">. </w:t>
      </w:r>
    </w:p>
    <w:p w14:paraId="5E53568D" w14:textId="66ED52E8" w:rsidR="006B70B3" w:rsidRPr="00812608" w:rsidRDefault="008F2F96" w:rsidP="00C153DD">
      <w:pPr>
        <w:spacing w:line="480" w:lineRule="auto"/>
        <w:ind w:firstLine="284"/>
        <w:jc w:val="both"/>
        <w:rPr>
          <w:rFonts w:ascii="Times New Roman" w:hAnsi="Times New Roman" w:cs="Times New Roman"/>
          <w:bCs/>
          <w:sz w:val="22"/>
          <w:szCs w:val="22"/>
          <w:lang w:val="en-US"/>
        </w:rPr>
      </w:pPr>
      <w:r>
        <w:rPr>
          <w:rFonts w:ascii="Times New Roman" w:hAnsi="Times New Roman" w:cs="Times New Roman"/>
          <w:bCs/>
          <w:sz w:val="22"/>
          <w:szCs w:val="22"/>
          <w:lang w:val="en-US"/>
        </w:rPr>
        <w:t>I</w:t>
      </w:r>
      <w:r w:rsidR="00A44A40">
        <w:rPr>
          <w:rFonts w:ascii="Times New Roman" w:hAnsi="Times New Roman" w:cs="Times New Roman"/>
          <w:bCs/>
          <w:sz w:val="22"/>
          <w:szCs w:val="22"/>
          <w:lang w:val="en-US"/>
        </w:rPr>
        <w:t xml:space="preserve">ncluding physiological </w:t>
      </w:r>
      <w:r w:rsidR="00DE04B4">
        <w:rPr>
          <w:rFonts w:ascii="Times New Roman" w:hAnsi="Times New Roman" w:cs="Times New Roman"/>
          <w:bCs/>
          <w:sz w:val="22"/>
          <w:szCs w:val="22"/>
          <w:lang w:val="en-US"/>
        </w:rPr>
        <w:t xml:space="preserve">temperature-dependence </w:t>
      </w:r>
      <w:r w:rsidR="005C0BE6">
        <w:rPr>
          <w:rFonts w:ascii="Times New Roman" w:hAnsi="Times New Roman" w:cs="Times New Roman"/>
          <w:bCs/>
          <w:sz w:val="22"/>
          <w:szCs w:val="22"/>
          <w:lang w:val="en-US"/>
        </w:rPr>
        <w:t>increases realism, both in terms of individual bioenergetics and the emerging responses in growth rates</w:t>
      </w:r>
      <w:r w:rsidR="008521EF">
        <w:rPr>
          <w:rFonts w:ascii="Times New Roman" w:hAnsi="Times New Roman" w:cs="Times New Roman"/>
          <w:bCs/>
          <w:sz w:val="22"/>
          <w:szCs w:val="22"/>
          <w:lang w:val="en-US"/>
        </w:rPr>
        <w:t xml:space="preserve">. However, it also requires </w:t>
      </w:r>
      <w:r w:rsidR="007B6B69">
        <w:rPr>
          <w:rFonts w:ascii="Times New Roman" w:hAnsi="Times New Roman" w:cs="Times New Roman"/>
          <w:bCs/>
          <w:sz w:val="22"/>
          <w:szCs w:val="22"/>
          <w:lang w:val="en-US"/>
        </w:rPr>
        <w:t>m</w:t>
      </w:r>
      <w:r w:rsidR="007D5FED">
        <w:rPr>
          <w:rFonts w:cstheme="minorHAnsi"/>
          <w:bCs/>
          <w:sz w:val="22"/>
          <w:szCs w:val="22"/>
          <w:lang w:val="en-US"/>
        </w:rPr>
        <w:t>ore parameters</w:t>
      </w:r>
      <w:r w:rsidR="001C6A2C">
        <w:rPr>
          <w:rFonts w:cstheme="minorHAnsi"/>
          <w:bCs/>
          <w:sz w:val="22"/>
          <w:szCs w:val="22"/>
          <w:lang w:val="en-US"/>
        </w:rPr>
        <w:t xml:space="preserve">, </w:t>
      </w:r>
      <w:r w:rsidR="00402107">
        <w:rPr>
          <w:rFonts w:cstheme="minorHAnsi"/>
          <w:bCs/>
          <w:sz w:val="22"/>
          <w:szCs w:val="22"/>
          <w:lang w:val="en-US"/>
        </w:rPr>
        <w:t>which in turn may vary across species.</w:t>
      </w:r>
      <w:r w:rsidR="00FD5182">
        <w:rPr>
          <w:rFonts w:cstheme="minorHAnsi"/>
          <w:bCs/>
          <w:sz w:val="22"/>
          <w:szCs w:val="22"/>
          <w:lang w:val="en-US"/>
        </w:rPr>
        <w:t xml:space="preserve"> This could lead to reduced generality of predictions</w:t>
      </w:r>
      <w:r w:rsidR="00015374">
        <w:rPr>
          <w:rFonts w:cstheme="minorHAnsi"/>
          <w:bCs/>
          <w:sz w:val="22"/>
          <w:szCs w:val="22"/>
          <w:lang w:val="en-US"/>
        </w:rPr>
        <w:t xml:space="preserve"> and challenges in parameterizing data poor systems.</w:t>
      </w:r>
      <w:r w:rsidR="00657AA6">
        <w:rPr>
          <w:rFonts w:cstheme="minorHAnsi"/>
          <w:bCs/>
          <w:sz w:val="22"/>
          <w:szCs w:val="22"/>
          <w:lang w:val="en-US"/>
        </w:rPr>
        <w:t xml:space="preserve"> </w:t>
      </w:r>
      <w:r w:rsidR="007D5FED">
        <w:rPr>
          <w:rFonts w:cstheme="minorHAnsi"/>
          <w:bCs/>
          <w:sz w:val="22"/>
          <w:szCs w:val="22"/>
          <w:lang w:val="en-US"/>
        </w:rPr>
        <w:t>We approached this by applying random parameterization rather than fixed values of temperature dependence</w:t>
      </w:r>
      <w:r w:rsidR="008748B9">
        <w:rPr>
          <w:rFonts w:cstheme="minorHAnsi"/>
          <w:bCs/>
          <w:sz w:val="22"/>
          <w:szCs w:val="22"/>
          <w:lang w:val="en-US"/>
        </w:rPr>
        <w:t xml:space="preserve">, </w:t>
      </w:r>
      <w:r w:rsidR="0067213E">
        <w:rPr>
          <w:rFonts w:cstheme="minorHAnsi"/>
          <w:bCs/>
          <w:sz w:val="22"/>
          <w:szCs w:val="22"/>
          <w:lang w:val="en-US"/>
        </w:rPr>
        <w:t>derived from meta-analys</w:t>
      </w:r>
      <w:r w:rsidR="00D52680">
        <w:rPr>
          <w:rFonts w:cstheme="minorHAnsi"/>
          <w:bCs/>
          <w:sz w:val="22"/>
          <w:szCs w:val="22"/>
          <w:lang w:val="en-US"/>
        </w:rPr>
        <w:t>es</w:t>
      </w:r>
      <w:r w:rsidR="00C93F7F">
        <w:rPr>
          <w:rFonts w:cstheme="minorHAnsi"/>
          <w:bCs/>
          <w:sz w:val="22"/>
          <w:szCs w:val="22"/>
          <w:lang w:val="en-US"/>
        </w:rPr>
        <w:t xml:space="preserve"> </w:t>
      </w:r>
      <w:r w:rsidR="00A447CD">
        <w:rPr>
          <w:rFonts w:cstheme="minorHAnsi"/>
          <w:bCs/>
          <w:sz w:val="22"/>
          <w:szCs w:val="22"/>
          <w:lang w:val="en-US"/>
        </w:rPr>
        <w:t xml:space="preserve">based on mainly fish </w:t>
      </w:r>
      <w:r w:rsidR="00C93F7F">
        <w:rPr>
          <w:rFonts w:cstheme="minorHAnsi"/>
          <w:bCs/>
          <w:sz w:val="22"/>
          <w:szCs w:val="22"/>
          <w:lang w:val="en-US"/>
        </w:rPr>
        <w:t xml:space="preserve">to </w:t>
      </w:r>
      <w:r w:rsidR="009443D1">
        <w:rPr>
          <w:rFonts w:cstheme="minorHAnsi"/>
          <w:bCs/>
          <w:sz w:val="22"/>
          <w:szCs w:val="22"/>
          <w:lang w:val="en-US"/>
        </w:rPr>
        <w:t>capture</w:t>
      </w:r>
      <w:r w:rsidR="00C93F7F">
        <w:rPr>
          <w:rFonts w:cstheme="minorHAnsi"/>
          <w:bCs/>
          <w:sz w:val="22"/>
          <w:szCs w:val="22"/>
          <w:lang w:val="en-US"/>
        </w:rPr>
        <w:t xml:space="preserve"> the uncertainty in these </w:t>
      </w:r>
      <w:r w:rsidR="0057464B">
        <w:rPr>
          <w:rFonts w:cstheme="minorHAnsi"/>
          <w:bCs/>
          <w:sz w:val="22"/>
          <w:szCs w:val="22"/>
          <w:lang w:val="en-US"/>
        </w:rPr>
        <w:t>parameters</w:t>
      </w:r>
      <w:r w:rsidR="00D52680">
        <w:rPr>
          <w:rFonts w:cstheme="minorHAnsi"/>
          <w:bCs/>
          <w:sz w:val="22"/>
          <w:szCs w:val="22"/>
          <w:lang w:val="en-US"/>
        </w:rPr>
        <w:t>.</w:t>
      </w:r>
      <w:r w:rsidR="00812608">
        <w:rPr>
          <w:rFonts w:cstheme="minorHAnsi"/>
          <w:bCs/>
          <w:sz w:val="22"/>
          <w:szCs w:val="22"/>
          <w:lang w:val="en-US"/>
        </w:rPr>
        <w:t xml:space="preserve"> </w:t>
      </w:r>
      <w:r w:rsidR="007745F9">
        <w:rPr>
          <w:rFonts w:cstheme="minorHAnsi"/>
          <w:bCs/>
          <w:sz w:val="22"/>
          <w:szCs w:val="22"/>
          <w:lang w:val="en-US"/>
        </w:rPr>
        <w:t xml:space="preserve">Despite being </w:t>
      </w:r>
      <w:r w:rsidR="00F86F37">
        <w:rPr>
          <w:rFonts w:cstheme="minorHAnsi"/>
          <w:bCs/>
          <w:sz w:val="22"/>
          <w:szCs w:val="22"/>
          <w:lang w:val="en-US"/>
        </w:rPr>
        <w:t xml:space="preserve">intraspecific parameter estimates (for maximum consumption and metabolic rate), they do not differ much from </w:t>
      </w:r>
      <w:r w:rsidR="00B1764C">
        <w:rPr>
          <w:rFonts w:cstheme="minorHAnsi"/>
          <w:bCs/>
          <w:sz w:val="22"/>
          <w:szCs w:val="22"/>
          <w:lang w:val="en-US"/>
        </w:rPr>
        <w:t>average</w:t>
      </w:r>
      <w:r w:rsidR="00F86F37">
        <w:rPr>
          <w:rFonts w:cstheme="minorHAnsi"/>
          <w:bCs/>
          <w:sz w:val="22"/>
          <w:szCs w:val="22"/>
          <w:lang w:val="en-US"/>
        </w:rPr>
        <w:t>, across-taxa estimates</w:t>
      </w:r>
      <w:r w:rsidR="00EB1099">
        <w:rPr>
          <w:rFonts w:cstheme="minorHAnsi"/>
          <w:bCs/>
          <w:sz w:val="22"/>
          <w:szCs w:val="22"/>
          <w:lang w:val="en-US"/>
        </w:rPr>
        <w:t xml:space="preserve"> </w:t>
      </w:r>
      <w:r w:rsidR="00EB1099">
        <w:rPr>
          <w:rFonts w:cstheme="minorHAnsi"/>
          <w:bCs/>
          <w:sz w:val="22"/>
          <w:szCs w:val="22"/>
          <w:lang w:val="en-US"/>
        </w:rPr>
        <w:fldChar w:fldCharType="begin"/>
      </w:r>
      <w:r w:rsidR="00EB1099">
        <w:rPr>
          <w:rFonts w:cstheme="minorHAnsi"/>
          <w:bCs/>
          <w:sz w:val="22"/>
          <w:szCs w:val="22"/>
          <w:lang w:val="en-US"/>
        </w:rPr>
        <w:instrText xml:space="preserve"> ADDIN ZOTERO_ITEM CSL_CITATION {"citationID":"VBVtxCXE","properties":{"formattedCitation":"(Brown {\\i{}et al.} 2004b)","plainCitation":"(Brown et al. 2004b)","noteIndex":0},"citationItems":[{"id":1549,"uris":["http://zotero.org/users/6116610/items/D84IXDI8"],"uri":["http://zotero.org/users/6116610/items/D84IXDI8"],"itemData":{"id":1549,"type":"article-journal","abstract":"Metabolism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EB1099">
        <w:rPr>
          <w:rFonts w:cstheme="minorHAnsi"/>
          <w:bCs/>
          <w:sz w:val="22"/>
          <w:szCs w:val="22"/>
          <w:lang w:val="en-US"/>
        </w:rPr>
        <w:fldChar w:fldCharType="separate"/>
      </w:r>
      <w:r w:rsidR="00EB1099" w:rsidRPr="00EB1099">
        <w:rPr>
          <w:rFonts w:ascii="Times New Roman" w:cs="Times New Roman"/>
          <w:sz w:val="22"/>
          <w:lang w:val="en-GB"/>
        </w:rPr>
        <w:t xml:space="preserve">(Brown </w:t>
      </w:r>
      <w:r w:rsidR="00EB1099" w:rsidRPr="00EB1099">
        <w:rPr>
          <w:rFonts w:ascii="Times New Roman" w:cs="Times New Roman"/>
          <w:i/>
          <w:iCs/>
          <w:sz w:val="22"/>
          <w:lang w:val="en-GB"/>
        </w:rPr>
        <w:t>et al.</w:t>
      </w:r>
      <w:r w:rsidR="00EB1099" w:rsidRPr="00EB1099">
        <w:rPr>
          <w:rFonts w:ascii="Times New Roman" w:cs="Times New Roman"/>
          <w:sz w:val="22"/>
          <w:lang w:val="en-GB"/>
        </w:rPr>
        <w:t xml:space="preserve"> 2004b)</w:t>
      </w:r>
      <w:r w:rsidR="00EB1099">
        <w:rPr>
          <w:rFonts w:cstheme="minorHAnsi"/>
          <w:bCs/>
          <w:sz w:val="22"/>
          <w:szCs w:val="22"/>
          <w:lang w:val="en-US"/>
        </w:rPr>
        <w:fldChar w:fldCharType="end"/>
      </w:r>
      <w:r w:rsidR="00EE09F1">
        <w:rPr>
          <w:rFonts w:cstheme="minorHAnsi"/>
          <w:bCs/>
          <w:sz w:val="22"/>
          <w:szCs w:val="22"/>
          <w:lang w:val="en-US"/>
        </w:rPr>
        <w:t xml:space="preserve"> and therefore likely represent general scenarios for </w:t>
      </w:r>
      <w:r w:rsidR="009C346B">
        <w:rPr>
          <w:rFonts w:cstheme="minorHAnsi"/>
          <w:bCs/>
          <w:sz w:val="22"/>
          <w:szCs w:val="22"/>
          <w:lang w:val="en-US"/>
        </w:rPr>
        <w:t>temperature scaling at temperature below physiological optimum for species</w:t>
      </w:r>
      <w:r w:rsidR="000F48EF">
        <w:rPr>
          <w:rFonts w:cstheme="minorHAnsi"/>
          <w:bCs/>
          <w:sz w:val="22"/>
          <w:szCs w:val="22"/>
          <w:lang w:val="en-US"/>
        </w:rPr>
        <w:t xml:space="preserve">. </w:t>
      </w:r>
    </w:p>
    <w:p w14:paraId="21C31586" w14:textId="20995D97" w:rsidR="001A5996" w:rsidRDefault="00CB6825" w:rsidP="0093098B">
      <w:pPr>
        <w:spacing w:line="480" w:lineRule="auto"/>
        <w:ind w:firstLine="284"/>
        <w:jc w:val="both"/>
        <w:rPr>
          <w:rFonts w:cstheme="minorHAnsi"/>
          <w:bCs/>
          <w:sz w:val="22"/>
          <w:szCs w:val="22"/>
          <w:lang w:val="en-US"/>
        </w:rPr>
      </w:pPr>
      <w:r w:rsidRPr="00CB6825">
        <w:rPr>
          <w:rFonts w:cstheme="minorHAnsi"/>
          <w:bCs/>
          <w:sz w:val="22"/>
          <w:szCs w:val="22"/>
          <w:lang w:val="en-US"/>
        </w:rPr>
        <w:t xml:space="preserve">In order to </w:t>
      </w:r>
      <w:r>
        <w:rPr>
          <w:rFonts w:cstheme="minorHAnsi"/>
          <w:bCs/>
          <w:sz w:val="22"/>
          <w:szCs w:val="22"/>
          <w:lang w:val="en-US"/>
        </w:rPr>
        <w:t xml:space="preserve">disentangle </w:t>
      </w:r>
      <w:r w:rsidR="00156779">
        <w:rPr>
          <w:rFonts w:cstheme="minorHAnsi"/>
          <w:bCs/>
          <w:sz w:val="22"/>
          <w:szCs w:val="22"/>
          <w:lang w:val="en-US"/>
        </w:rPr>
        <w:t xml:space="preserve">temperature-effects on background resources and physiological temperature-dependence, </w:t>
      </w:r>
      <w:r>
        <w:rPr>
          <w:rFonts w:cstheme="minorHAnsi"/>
          <w:bCs/>
          <w:sz w:val="22"/>
          <w:szCs w:val="22"/>
          <w:lang w:val="en-US"/>
        </w:rPr>
        <w:t xml:space="preserve">we </w:t>
      </w:r>
      <w:r w:rsidR="0001749B">
        <w:rPr>
          <w:rFonts w:cstheme="minorHAnsi"/>
          <w:bCs/>
          <w:sz w:val="22"/>
          <w:szCs w:val="22"/>
          <w:lang w:val="en-US"/>
        </w:rPr>
        <w:t xml:space="preserve">modelled </w:t>
      </w:r>
      <w:r>
        <w:rPr>
          <w:rFonts w:cstheme="minorHAnsi"/>
          <w:bCs/>
          <w:sz w:val="22"/>
          <w:szCs w:val="22"/>
          <w:lang w:val="en-US"/>
        </w:rPr>
        <w:t xml:space="preserve">temperature dependence of resources </w:t>
      </w:r>
      <w:r w:rsidR="00AE02E2">
        <w:rPr>
          <w:rFonts w:cstheme="minorHAnsi"/>
          <w:bCs/>
          <w:sz w:val="22"/>
          <w:szCs w:val="22"/>
          <w:lang w:val="en-US"/>
        </w:rPr>
        <w:t xml:space="preserve">by scaling </w:t>
      </w:r>
      <w:r w:rsidR="00A66509">
        <w:rPr>
          <w:rFonts w:cstheme="minorHAnsi"/>
          <w:bCs/>
          <w:sz w:val="22"/>
          <w:szCs w:val="22"/>
          <w:lang w:val="en-US"/>
        </w:rPr>
        <w:t xml:space="preserve">their </w:t>
      </w:r>
      <w:r w:rsidR="00AE02E2">
        <w:rPr>
          <w:rFonts w:cstheme="minorHAnsi"/>
          <w:bCs/>
          <w:sz w:val="22"/>
          <w:szCs w:val="22"/>
          <w:lang w:val="en-US"/>
        </w:rPr>
        <w:t>parameters</w:t>
      </w:r>
      <w:r w:rsidR="009A44BE">
        <w:rPr>
          <w:rFonts w:cstheme="minorHAnsi"/>
          <w:bCs/>
          <w:sz w:val="22"/>
          <w:szCs w:val="22"/>
          <w:lang w:val="en-US"/>
        </w:rPr>
        <w:t xml:space="preserve"> with the same general Arrhenius equation we scale physiological processes with</w:t>
      </w:r>
      <w:r w:rsidR="0016416C">
        <w:rPr>
          <w:rFonts w:cstheme="minorHAnsi"/>
          <w:bCs/>
          <w:sz w:val="22"/>
          <w:szCs w:val="22"/>
          <w:lang w:val="en-US"/>
        </w:rPr>
        <w:t xml:space="preserve">. Other </w:t>
      </w:r>
      <w:r w:rsidR="00C634B0">
        <w:rPr>
          <w:rFonts w:cstheme="minorHAnsi"/>
          <w:bCs/>
          <w:sz w:val="22"/>
          <w:szCs w:val="22"/>
          <w:lang w:val="en-US"/>
        </w:rPr>
        <w:t>similar studies using size</w:t>
      </w:r>
      <w:r w:rsidR="00A6226A">
        <w:rPr>
          <w:rFonts w:cstheme="minorHAnsi"/>
          <w:bCs/>
          <w:sz w:val="22"/>
          <w:szCs w:val="22"/>
          <w:lang w:val="en-US"/>
        </w:rPr>
        <w:t xml:space="preserve"> </w:t>
      </w:r>
      <w:r w:rsidR="00C634B0">
        <w:rPr>
          <w:rFonts w:cstheme="minorHAnsi"/>
          <w:bCs/>
          <w:sz w:val="22"/>
          <w:szCs w:val="22"/>
          <w:lang w:val="en-US"/>
        </w:rPr>
        <w:t>spectrum models with physiological temperature-dependence</w:t>
      </w:r>
      <w:r w:rsidR="00D357DD">
        <w:rPr>
          <w:rFonts w:cstheme="minorHAnsi"/>
          <w:bCs/>
          <w:sz w:val="22"/>
          <w:szCs w:val="22"/>
          <w:lang w:val="en-US"/>
        </w:rPr>
        <w:t xml:space="preserve"> </w:t>
      </w:r>
      <w:r w:rsidR="000200E9">
        <w:rPr>
          <w:rFonts w:cstheme="minorHAnsi"/>
          <w:bCs/>
          <w:sz w:val="22"/>
          <w:szCs w:val="22"/>
          <w:lang w:val="en-US"/>
        </w:rPr>
        <w:t>instead specify</w:t>
      </w:r>
      <w:r>
        <w:rPr>
          <w:rFonts w:cstheme="minorHAnsi"/>
          <w:bCs/>
          <w:sz w:val="22"/>
          <w:szCs w:val="22"/>
          <w:lang w:val="en-US"/>
        </w:rPr>
        <w:t xml:space="preserve"> the plankton spectra </w:t>
      </w:r>
      <w:r w:rsidR="00536C8B">
        <w:rPr>
          <w:rFonts w:cstheme="minorHAnsi"/>
          <w:bCs/>
          <w:sz w:val="22"/>
          <w:szCs w:val="22"/>
          <w:lang w:val="en-US"/>
        </w:rPr>
        <w:t xml:space="preserve">from </w:t>
      </w:r>
      <w:r w:rsidRPr="0098113C">
        <w:rPr>
          <w:rFonts w:cstheme="minorHAnsi"/>
          <w:bCs/>
          <w:sz w:val="22"/>
          <w:szCs w:val="22"/>
        </w:rPr>
        <w:t>climate and earth systems models</w:t>
      </w:r>
      <w:r w:rsidR="00536C8B" w:rsidRPr="00536C8B">
        <w:rPr>
          <w:rFonts w:cstheme="minorHAnsi"/>
          <w:bCs/>
          <w:sz w:val="22"/>
          <w:szCs w:val="22"/>
          <w:lang w:val="en-US"/>
        </w:rPr>
        <w:t xml:space="preserve"> </w:t>
      </w:r>
      <w:r w:rsidR="00283F21">
        <w:rPr>
          <w:rFonts w:cstheme="minorHAnsi"/>
          <w:bCs/>
          <w:sz w:val="22"/>
          <w:szCs w:val="22"/>
          <w:lang w:val="en-US"/>
        </w:rPr>
        <w:fldChar w:fldCharType="begin"/>
      </w:r>
      <w:r w:rsidR="00283F21">
        <w:rPr>
          <w:rFonts w:cstheme="minorHAnsi"/>
          <w:bCs/>
          <w:sz w:val="22"/>
          <w:szCs w:val="22"/>
          <w:lang w:val="en-US"/>
        </w:rPr>
        <w:instrText xml:space="preserve"> ADDIN ZOTERO_ITEM CSL_CITATION {"citationID":"05PM1OEI","properties":{"formattedCitation":"(Woodworth-Jefcoats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283F21">
        <w:rPr>
          <w:rFonts w:cstheme="minorHAnsi"/>
          <w:bCs/>
          <w:sz w:val="22"/>
          <w:szCs w:val="22"/>
          <w:lang w:val="en-US"/>
        </w:rPr>
        <w:fldChar w:fldCharType="separate"/>
      </w:r>
      <w:r w:rsidR="00283F21" w:rsidRPr="00283F21">
        <w:rPr>
          <w:rFonts w:ascii="Times New Roman" w:cs="Times New Roman"/>
          <w:sz w:val="22"/>
          <w:lang w:val="en-GB"/>
        </w:rPr>
        <w:t xml:space="preserve">(Woodworth-Jefcoats </w:t>
      </w:r>
      <w:r w:rsidR="00283F21" w:rsidRPr="00283F21">
        <w:rPr>
          <w:rFonts w:ascii="Times New Roman" w:cs="Times New Roman"/>
          <w:i/>
          <w:iCs/>
          <w:sz w:val="22"/>
          <w:lang w:val="en-GB"/>
        </w:rPr>
        <w:t>et al.</w:t>
      </w:r>
      <w:r w:rsidR="00283F21" w:rsidRPr="00283F21">
        <w:rPr>
          <w:rFonts w:ascii="Times New Roman" w:cs="Times New Roman"/>
          <w:sz w:val="22"/>
          <w:lang w:val="en-GB"/>
        </w:rPr>
        <w:t xml:space="preserve"> 2019)</w:t>
      </w:r>
      <w:r w:rsidR="00283F21">
        <w:rPr>
          <w:rFonts w:cstheme="minorHAnsi"/>
          <w:bCs/>
          <w:sz w:val="22"/>
          <w:szCs w:val="22"/>
          <w:lang w:val="en-US"/>
        </w:rPr>
        <w:fldChar w:fldCharType="end"/>
      </w:r>
      <w:r w:rsidR="00283F21">
        <w:rPr>
          <w:rFonts w:cstheme="minorHAnsi"/>
          <w:bCs/>
          <w:sz w:val="22"/>
          <w:szCs w:val="22"/>
          <w:lang w:val="en-US"/>
        </w:rPr>
        <w:t xml:space="preserve"> </w:t>
      </w:r>
      <w:r w:rsidR="00536C8B" w:rsidRPr="00536C8B">
        <w:rPr>
          <w:rFonts w:cstheme="minorHAnsi"/>
          <w:bCs/>
          <w:sz w:val="22"/>
          <w:szCs w:val="22"/>
          <w:lang w:val="en-US"/>
        </w:rPr>
        <w:t xml:space="preserve">or from </w:t>
      </w:r>
      <w:r w:rsidR="00536C8B">
        <w:rPr>
          <w:rFonts w:cstheme="minorHAnsi"/>
          <w:bCs/>
          <w:sz w:val="22"/>
          <w:szCs w:val="22"/>
          <w:lang w:val="en-US"/>
        </w:rPr>
        <w:t xml:space="preserve">satellite data </w:t>
      </w:r>
      <w:r w:rsidR="00536C8B">
        <w:rPr>
          <w:rFonts w:cstheme="minorHAnsi"/>
          <w:bCs/>
          <w:sz w:val="22"/>
          <w:szCs w:val="22"/>
          <w:lang w:val="en-US"/>
        </w:rPr>
        <w:fldChar w:fldCharType="begin"/>
      </w:r>
      <w:r w:rsidR="00D357DD">
        <w:rPr>
          <w:rFonts w:cstheme="minorHAnsi"/>
          <w:bCs/>
          <w:sz w:val="22"/>
          <w:szCs w:val="22"/>
          <w:lang w:val="en-US"/>
        </w:rPr>
        <w:instrText xml:space="preserve"> ADDIN ZOTERO_ITEM CSL_CITATION {"citationID":"h6sXbhal","properties":{"formattedCitation":"(Canales {\\i{}et al.} 2016)","plainCitation":"(Canales et al. 2016)","noteIndex":0},"citationItems":[{"id":758,"uris":["http://zotero.org/users/6116610/items/9KKV5V2N"],"uri":["http://zotero.org/users/6116610/items/9KKV5V2N"],"itemData":{"id":758,"type":"article-journal","abstract":"Fluctuations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L."}],"editor":[{"family":"Baum","given":"Julia"}],"issued":{"date-parts":[["2016",4]]}}}],"schema":"https://github.com/citation-style-language/schema/raw/master/csl-citation.json"} </w:instrText>
      </w:r>
      <w:r w:rsidR="00536C8B">
        <w:rPr>
          <w:rFonts w:cstheme="minorHAnsi"/>
          <w:bCs/>
          <w:sz w:val="22"/>
          <w:szCs w:val="22"/>
          <w:lang w:val="en-US"/>
        </w:rPr>
        <w:fldChar w:fldCharType="separate"/>
      </w:r>
      <w:r w:rsidR="00D357DD" w:rsidRPr="00D357DD">
        <w:rPr>
          <w:rFonts w:ascii="Times New Roman" w:cs="Times New Roman"/>
          <w:sz w:val="22"/>
          <w:lang w:val="en-GB"/>
        </w:rPr>
        <w:t xml:space="preserve">(Canales </w:t>
      </w:r>
      <w:r w:rsidR="00D357DD" w:rsidRPr="00D357DD">
        <w:rPr>
          <w:rFonts w:ascii="Times New Roman" w:cs="Times New Roman"/>
          <w:i/>
          <w:iCs/>
          <w:sz w:val="22"/>
          <w:lang w:val="en-GB"/>
        </w:rPr>
        <w:t xml:space="preserve">et </w:t>
      </w:r>
      <w:r w:rsidR="00D357DD" w:rsidRPr="00D357DD">
        <w:rPr>
          <w:rFonts w:ascii="Times New Roman" w:cs="Times New Roman"/>
          <w:i/>
          <w:iCs/>
          <w:sz w:val="22"/>
          <w:lang w:val="en-GB"/>
        </w:rPr>
        <w:lastRenderedPageBreak/>
        <w:t>al.</w:t>
      </w:r>
      <w:r w:rsidR="00D357DD" w:rsidRPr="00D357DD">
        <w:rPr>
          <w:rFonts w:ascii="Times New Roman" w:cs="Times New Roman"/>
          <w:sz w:val="22"/>
          <w:lang w:val="en-GB"/>
        </w:rPr>
        <w:t xml:space="preserve"> 2016)</w:t>
      </w:r>
      <w:r w:rsidR="00536C8B">
        <w:rPr>
          <w:rFonts w:cstheme="minorHAnsi"/>
          <w:bCs/>
          <w:sz w:val="22"/>
          <w:szCs w:val="22"/>
          <w:lang w:val="en-US"/>
        </w:rPr>
        <w:fldChar w:fldCharType="end"/>
      </w:r>
      <w:r w:rsidR="00536C8B">
        <w:rPr>
          <w:rFonts w:cstheme="minorHAnsi"/>
          <w:bCs/>
          <w:sz w:val="22"/>
          <w:szCs w:val="22"/>
          <w:lang w:val="en-US"/>
        </w:rPr>
        <w:t>.</w:t>
      </w:r>
      <w:r w:rsidRPr="0098113C">
        <w:rPr>
          <w:rFonts w:cstheme="minorHAnsi"/>
          <w:bCs/>
          <w:sz w:val="22"/>
          <w:szCs w:val="22"/>
        </w:rPr>
        <w:t xml:space="preserve"> </w:t>
      </w:r>
      <w:r w:rsidR="0085566B" w:rsidRPr="0085566B">
        <w:rPr>
          <w:rFonts w:cstheme="minorHAnsi"/>
          <w:bCs/>
          <w:sz w:val="22"/>
          <w:szCs w:val="22"/>
          <w:lang w:val="en-US"/>
        </w:rPr>
        <w:t>Such approac</w:t>
      </w:r>
      <w:r w:rsidR="0085566B">
        <w:rPr>
          <w:rFonts w:cstheme="minorHAnsi"/>
          <w:bCs/>
          <w:sz w:val="22"/>
          <w:szCs w:val="22"/>
          <w:lang w:val="en-US"/>
        </w:rPr>
        <w:t>hes m</w:t>
      </w:r>
      <w:r w:rsidR="00B51F22">
        <w:rPr>
          <w:rFonts w:cstheme="minorHAnsi"/>
          <w:bCs/>
          <w:sz w:val="22"/>
          <w:szCs w:val="22"/>
          <w:lang w:val="en-US"/>
        </w:rPr>
        <w:t>ay lead to predictions that are more relevant for the specific system. However,</w:t>
      </w:r>
      <w:r w:rsidR="009A1A0C">
        <w:rPr>
          <w:rFonts w:cstheme="minorHAnsi"/>
          <w:bCs/>
          <w:sz w:val="22"/>
          <w:szCs w:val="22"/>
          <w:lang w:val="en-US"/>
        </w:rPr>
        <w:t xml:space="preserve"> it becomes also becomes more difficult to separate the mechanisms behind the observed </w:t>
      </w:r>
      <w:r w:rsidR="0019232B">
        <w:rPr>
          <w:rFonts w:cstheme="minorHAnsi"/>
          <w:bCs/>
          <w:sz w:val="22"/>
          <w:szCs w:val="22"/>
          <w:lang w:val="en-US"/>
        </w:rPr>
        <w:t>changes</w:t>
      </w:r>
      <w:r w:rsidR="00D357DD">
        <w:rPr>
          <w:rFonts w:cstheme="minorHAnsi"/>
          <w:bCs/>
          <w:sz w:val="22"/>
          <w:szCs w:val="22"/>
          <w:lang w:val="en-US"/>
        </w:rPr>
        <w:t xml:space="preserve">. Moreover, </w:t>
      </w:r>
      <w:r w:rsidR="000469FC">
        <w:rPr>
          <w:rFonts w:cstheme="minorHAnsi"/>
          <w:bCs/>
          <w:sz w:val="22"/>
          <w:szCs w:val="22"/>
          <w:lang w:val="en-US"/>
        </w:rPr>
        <w:t xml:space="preserve">populating a resource </w:t>
      </w:r>
      <w:r w:rsidR="00D357DD">
        <w:rPr>
          <w:rFonts w:cstheme="minorHAnsi"/>
          <w:bCs/>
          <w:sz w:val="22"/>
          <w:szCs w:val="22"/>
          <w:lang w:val="en-US"/>
        </w:rPr>
        <w:t xml:space="preserve">size </w:t>
      </w:r>
      <w:r w:rsidR="000469FC">
        <w:rPr>
          <w:rFonts w:cstheme="minorHAnsi"/>
          <w:bCs/>
          <w:sz w:val="22"/>
          <w:szCs w:val="22"/>
          <w:lang w:val="en-US"/>
        </w:rPr>
        <w:t xml:space="preserve">spectrum </w:t>
      </w:r>
      <w:r w:rsidR="00D6011C">
        <w:rPr>
          <w:rFonts w:cstheme="minorHAnsi"/>
          <w:bCs/>
          <w:sz w:val="22"/>
          <w:szCs w:val="22"/>
          <w:lang w:val="en-US"/>
        </w:rPr>
        <w:t xml:space="preserve">from observed data </w:t>
      </w:r>
      <w:r w:rsidR="00745DED">
        <w:rPr>
          <w:rFonts w:cstheme="minorHAnsi"/>
          <w:bCs/>
          <w:sz w:val="22"/>
          <w:szCs w:val="22"/>
          <w:lang w:val="en-US"/>
        </w:rPr>
        <w:t xml:space="preserve">can be difficult as the observed spectra </w:t>
      </w:r>
      <w:r w:rsidR="0001476C">
        <w:rPr>
          <w:rFonts w:cstheme="minorHAnsi"/>
          <w:bCs/>
          <w:sz w:val="22"/>
          <w:szCs w:val="22"/>
          <w:lang w:val="en-US"/>
        </w:rPr>
        <w:t xml:space="preserve">is the result of </w:t>
      </w:r>
      <w:r w:rsidR="00C60CE9">
        <w:rPr>
          <w:rFonts w:cstheme="minorHAnsi"/>
          <w:bCs/>
          <w:sz w:val="22"/>
          <w:szCs w:val="22"/>
          <w:lang w:val="en-US"/>
        </w:rPr>
        <w:t xml:space="preserve">both </w:t>
      </w:r>
      <w:r w:rsidR="0001476C">
        <w:rPr>
          <w:rFonts w:cstheme="minorHAnsi"/>
          <w:bCs/>
          <w:sz w:val="22"/>
          <w:szCs w:val="22"/>
          <w:lang w:val="en-US"/>
        </w:rPr>
        <w:t>predation</w:t>
      </w:r>
      <w:r w:rsidR="00C60CE9">
        <w:rPr>
          <w:rFonts w:cstheme="minorHAnsi"/>
          <w:bCs/>
          <w:sz w:val="22"/>
          <w:szCs w:val="22"/>
          <w:lang w:val="en-US"/>
        </w:rPr>
        <w:t xml:space="preserve"> and bottom up processes</w:t>
      </w:r>
      <w:r w:rsidR="0001476C">
        <w:rPr>
          <w:rFonts w:cstheme="minorHAnsi"/>
          <w:bCs/>
          <w:sz w:val="22"/>
          <w:szCs w:val="22"/>
          <w:lang w:val="en-US"/>
        </w:rPr>
        <w:t xml:space="preserve">. </w:t>
      </w:r>
      <w:r w:rsidR="008279E9">
        <w:rPr>
          <w:rFonts w:cstheme="minorHAnsi"/>
          <w:bCs/>
          <w:sz w:val="22"/>
          <w:szCs w:val="22"/>
          <w:lang w:val="en-US"/>
        </w:rPr>
        <w:t xml:space="preserve">As an </w:t>
      </w:r>
      <w:r w:rsidR="00886C48">
        <w:rPr>
          <w:rFonts w:cstheme="minorHAnsi"/>
          <w:bCs/>
          <w:sz w:val="22"/>
          <w:szCs w:val="22"/>
          <w:lang w:val="en-US"/>
        </w:rPr>
        <w:t>alternative</w:t>
      </w:r>
      <w:r w:rsidR="008279E9">
        <w:rPr>
          <w:rFonts w:cstheme="minorHAnsi"/>
          <w:bCs/>
          <w:sz w:val="22"/>
          <w:szCs w:val="22"/>
          <w:lang w:val="en-US"/>
        </w:rPr>
        <w:t xml:space="preserve">, the </w:t>
      </w:r>
      <w:r w:rsidR="00107826" w:rsidRPr="00107826">
        <w:rPr>
          <w:rFonts w:cstheme="minorHAnsi"/>
          <w:bCs/>
          <w:sz w:val="22"/>
          <w:szCs w:val="22"/>
          <w:lang w:val="en-US"/>
        </w:rPr>
        <w:t xml:space="preserve">simpler and more conceptual approach </w:t>
      </w:r>
      <w:r w:rsidR="00107826">
        <w:rPr>
          <w:rFonts w:cstheme="minorHAnsi"/>
          <w:bCs/>
          <w:sz w:val="22"/>
          <w:szCs w:val="22"/>
          <w:lang w:val="en-US"/>
        </w:rPr>
        <w:t>used here</w:t>
      </w:r>
      <w:r w:rsidR="00CF36B3">
        <w:rPr>
          <w:rFonts w:cstheme="minorHAnsi"/>
          <w:bCs/>
          <w:sz w:val="22"/>
          <w:szCs w:val="22"/>
          <w:lang w:val="en-US"/>
        </w:rPr>
        <w:t xml:space="preserve"> can be used to scale </w:t>
      </w:r>
      <w:r w:rsidR="00F66C99">
        <w:rPr>
          <w:rFonts w:cstheme="minorHAnsi"/>
          <w:bCs/>
          <w:sz w:val="22"/>
          <w:szCs w:val="22"/>
          <w:lang w:val="en-US"/>
        </w:rPr>
        <w:t xml:space="preserve">the carrying capacity or turnover rates of background </w:t>
      </w:r>
      <w:r w:rsidR="00217B77">
        <w:rPr>
          <w:rFonts w:cstheme="minorHAnsi"/>
          <w:bCs/>
          <w:sz w:val="22"/>
          <w:szCs w:val="22"/>
          <w:lang w:val="en-US"/>
        </w:rPr>
        <w:t>resource</w:t>
      </w:r>
      <w:r w:rsidR="005719FD">
        <w:rPr>
          <w:rFonts w:cstheme="minorHAnsi"/>
          <w:bCs/>
          <w:sz w:val="22"/>
          <w:szCs w:val="22"/>
          <w:lang w:val="en-US"/>
        </w:rPr>
        <w:t xml:space="preserve">s </w:t>
      </w:r>
      <w:r w:rsidR="00AD2E08">
        <w:rPr>
          <w:rFonts w:cstheme="minorHAnsi"/>
          <w:bCs/>
          <w:sz w:val="22"/>
          <w:szCs w:val="22"/>
          <w:lang w:val="en-US"/>
        </w:rPr>
        <w:t>directly</w:t>
      </w:r>
      <w:r w:rsidR="00CD6429">
        <w:rPr>
          <w:rFonts w:cstheme="minorHAnsi"/>
          <w:bCs/>
          <w:sz w:val="22"/>
          <w:szCs w:val="22"/>
          <w:lang w:val="en-US"/>
        </w:rPr>
        <w:t xml:space="preserve"> and maintain their dynamics. </w:t>
      </w:r>
      <w:r w:rsidR="00124607">
        <w:rPr>
          <w:rFonts w:cstheme="minorHAnsi"/>
          <w:bCs/>
          <w:sz w:val="22"/>
          <w:szCs w:val="22"/>
          <w:lang w:val="en-US"/>
        </w:rPr>
        <w:t xml:space="preserve">On the downside, </w:t>
      </w:r>
      <w:r w:rsidR="004C1010">
        <w:rPr>
          <w:rFonts w:cstheme="minorHAnsi"/>
          <w:bCs/>
          <w:sz w:val="22"/>
          <w:szCs w:val="22"/>
          <w:lang w:val="en-US"/>
        </w:rPr>
        <w:t xml:space="preserve">this means </w:t>
      </w:r>
      <w:r w:rsidR="005C74B7">
        <w:rPr>
          <w:rFonts w:cstheme="minorHAnsi"/>
          <w:bCs/>
          <w:sz w:val="22"/>
          <w:szCs w:val="22"/>
          <w:lang w:val="en-US"/>
        </w:rPr>
        <w:t xml:space="preserve">relying </w:t>
      </w:r>
      <w:r w:rsidR="008938E7">
        <w:rPr>
          <w:rFonts w:cstheme="minorHAnsi"/>
          <w:bCs/>
          <w:sz w:val="22"/>
          <w:szCs w:val="22"/>
          <w:lang w:val="en-US"/>
        </w:rPr>
        <w:t xml:space="preserve">on many major simplifications </w:t>
      </w:r>
      <w:r w:rsidR="004B666B">
        <w:rPr>
          <w:rFonts w:cstheme="minorHAnsi"/>
          <w:bCs/>
          <w:sz w:val="22"/>
          <w:szCs w:val="22"/>
          <w:lang w:val="en-US"/>
        </w:rPr>
        <w:t>with respect to resource-dynamics</w:t>
      </w:r>
      <w:r w:rsidR="001B4017">
        <w:rPr>
          <w:rFonts w:cstheme="minorHAnsi"/>
          <w:bCs/>
          <w:sz w:val="22"/>
          <w:szCs w:val="22"/>
          <w:lang w:val="en-US"/>
        </w:rPr>
        <w:t xml:space="preserve">. These </w:t>
      </w:r>
      <w:r w:rsidR="009D4264">
        <w:rPr>
          <w:rFonts w:cstheme="minorHAnsi"/>
          <w:bCs/>
          <w:sz w:val="22"/>
          <w:szCs w:val="22"/>
          <w:lang w:val="en-US"/>
        </w:rPr>
        <w:t>may not always be warranted</w:t>
      </w:r>
      <w:r w:rsidR="001B4017">
        <w:rPr>
          <w:rFonts w:cstheme="minorHAnsi"/>
          <w:bCs/>
          <w:sz w:val="22"/>
          <w:szCs w:val="22"/>
          <w:lang w:val="en-US"/>
        </w:rPr>
        <w:t xml:space="preserve">, </w:t>
      </w:r>
      <w:r w:rsidR="00F96AD1">
        <w:rPr>
          <w:rFonts w:cstheme="minorHAnsi"/>
          <w:bCs/>
          <w:sz w:val="22"/>
          <w:szCs w:val="22"/>
          <w:lang w:val="en-US"/>
        </w:rPr>
        <w:t xml:space="preserve">especially </w:t>
      </w:r>
      <w:r w:rsidR="00C414A8">
        <w:rPr>
          <w:rFonts w:cstheme="minorHAnsi"/>
          <w:bCs/>
          <w:sz w:val="22"/>
          <w:szCs w:val="22"/>
          <w:lang w:val="en-US"/>
        </w:rPr>
        <w:t xml:space="preserve">when </w:t>
      </w:r>
      <w:r w:rsidR="00A3709C">
        <w:rPr>
          <w:rFonts w:cstheme="minorHAnsi"/>
          <w:bCs/>
          <w:sz w:val="22"/>
          <w:szCs w:val="22"/>
          <w:lang w:val="en-US"/>
        </w:rPr>
        <w:t>more detailed predictions are available</w:t>
      </w:r>
      <w:r w:rsidR="008E60A4">
        <w:rPr>
          <w:rFonts w:cstheme="minorHAnsi"/>
          <w:bCs/>
          <w:sz w:val="22"/>
          <w:szCs w:val="22"/>
          <w:lang w:val="en-US"/>
        </w:rPr>
        <w:t>, but this again depends on the specific aim of the model</w:t>
      </w:r>
      <w:r w:rsidR="00A3709C">
        <w:rPr>
          <w:rFonts w:cstheme="minorHAnsi"/>
          <w:bCs/>
          <w:sz w:val="22"/>
          <w:szCs w:val="22"/>
          <w:lang w:val="en-US"/>
        </w:rPr>
        <w:t xml:space="preserve">. </w:t>
      </w:r>
      <w:r w:rsidR="002D7AEF">
        <w:rPr>
          <w:rFonts w:cstheme="minorHAnsi"/>
          <w:bCs/>
          <w:sz w:val="22"/>
          <w:szCs w:val="22"/>
          <w:lang w:val="en-US"/>
        </w:rPr>
        <w:t xml:space="preserve">In addition, our scenarios only </w:t>
      </w:r>
      <w:r w:rsidR="00AA6240">
        <w:rPr>
          <w:rFonts w:cstheme="minorHAnsi"/>
          <w:bCs/>
          <w:sz w:val="22"/>
          <w:szCs w:val="22"/>
          <w:lang w:val="en-US"/>
        </w:rPr>
        <w:t xml:space="preserve">include </w:t>
      </w:r>
      <w:r w:rsidR="008C29D8">
        <w:rPr>
          <w:rFonts w:cstheme="minorHAnsi"/>
          <w:bCs/>
          <w:sz w:val="22"/>
          <w:szCs w:val="22"/>
          <w:lang w:val="en-US"/>
        </w:rPr>
        <w:t>identical</w:t>
      </w:r>
      <w:r w:rsidR="001A5996">
        <w:rPr>
          <w:rFonts w:cstheme="minorHAnsi"/>
          <w:bCs/>
          <w:sz w:val="22"/>
          <w:szCs w:val="22"/>
          <w:lang w:val="en-US"/>
        </w:rPr>
        <w:t xml:space="preserve"> temperature dependenc</w:t>
      </w:r>
      <w:r w:rsidR="000A1CF0">
        <w:rPr>
          <w:rFonts w:cstheme="minorHAnsi"/>
          <w:bCs/>
          <w:sz w:val="22"/>
          <w:szCs w:val="22"/>
          <w:lang w:val="en-US"/>
        </w:rPr>
        <w:t>ies</w:t>
      </w:r>
      <w:r w:rsidR="001A5996">
        <w:rPr>
          <w:rFonts w:cstheme="minorHAnsi"/>
          <w:bCs/>
          <w:sz w:val="22"/>
          <w:szCs w:val="22"/>
          <w:lang w:val="en-US"/>
        </w:rPr>
        <w:t xml:space="preserve"> and </w:t>
      </w:r>
      <w:r w:rsidR="00EA7A92">
        <w:rPr>
          <w:rFonts w:cstheme="minorHAnsi"/>
          <w:bCs/>
          <w:sz w:val="22"/>
          <w:szCs w:val="22"/>
          <w:lang w:val="en-US"/>
        </w:rPr>
        <w:t>baseline carrying capacity</w:t>
      </w:r>
      <w:r w:rsidR="001A5996">
        <w:rPr>
          <w:rFonts w:cstheme="minorHAnsi"/>
          <w:bCs/>
          <w:sz w:val="22"/>
          <w:szCs w:val="22"/>
          <w:lang w:val="en-US"/>
        </w:rPr>
        <w:t xml:space="preserve"> of pelagic and benthic resource, and only negative effects of temperature on resource carrying capacity</w:t>
      </w:r>
      <w:r w:rsidR="00ED4E95">
        <w:rPr>
          <w:rFonts w:cstheme="minorHAnsi"/>
          <w:bCs/>
          <w:sz w:val="22"/>
          <w:szCs w:val="22"/>
          <w:lang w:val="en-US"/>
        </w:rPr>
        <w:t>. These may again</w:t>
      </w:r>
      <w:r w:rsidR="004D3095">
        <w:rPr>
          <w:rFonts w:cstheme="minorHAnsi"/>
          <w:bCs/>
          <w:sz w:val="22"/>
          <w:szCs w:val="22"/>
          <w:lang w:val="en-US"/>
        </w:rPr>
        <w:t xml:space="preserve"> not reflect the actual</w:t>
      </w:r>
      <w:r w:rsidR="00236B91">
        <w:rPr>
          <w:rFonts w:cstheme="minorHAnsi"/>
          <w:bCs/>
          <w:sz w:val="22"/>
          <w:szCs w:val="22"/>
          <w:lang w:val="en-US"/>
        </w:rPr>
        <w:t xml:space="preserve"> situation in our case study.</w:t>
      </w:r>
      <w:r w:rsidR="00D178B3">
        <w:rPr>
          <w:rFonts w:cstheme="minorHAnsi"/>
          <w:bCs/>
          <w:sz w:val="22"/>
          <w:szCs w:val="22"/>
          <w:lang w:val="en-US"/>
        </w:rPr>
        <w:t xml:space="preserve"> </w:t>
      </w:r>
      <w:r w:rsidR="00C80319">
        <w:rPr>
          <w:rFonts w:cstheme="minorHAnsi"/>
          <w:bCs/>
          <w:sz w:val="22"/>
          <w:szCs w:val="22"/>
          <w:lang w:val="en-US"/>
        </w:rPr>
        <w:t>We chose these scenario</w:t>
      </w:r>
      <w:r w:rsidR="00B23A89">
        <w:rPr>
          <w:rFonts w:cstheme="minorHAnsi"/>
          <w:bCs/>
          <w:sz w:val="22"/>
          <w:szCs w:val="22"/>
          <w:lang w:val="en-US"/>
        </w:rPr>
        <w:t>s instead</w:t>
      </w:r>
      <w:r w:rsidR="00D178B3">
        <w:rPr>
          <w:rFonts w:cstheme="minorHAnsi"/>
          <w:bCs/>
          <w:sz w:val="22"/>
          <w:szCs w:val="22"/>
          <w:lang w:val="en-US"/>
        </w:rPr>
        <w:t xml:space="preserve"> to reflect </w:t>
      </w:r>
      <w:r w:rsidR="00CE4097">
        <w:rPr>
          <w:rFonts w:cstheme="minorHAnsi"/>
          <w:bCs/>
          <w:sz w:val="22"/>
          <w:szCs w:val="22"/>
          <w:lang w:val="en-US"/>
        </w:rPr>
        <w:t>the often predicted global decline in primary production</w:t>
      </w:r>
      <w:r w:rsidR="000C6673">
        <w:rPr>
          <w:rFonts w:cstheme="minorHAnsi"/>
          <w:bCs/>
          <w:sz w:val="22"/>
          <w:szCs w:val="22"/>
          <w:lang w:val="en-US"/>
        </w:rPr>
        <w:t xml:space="preserve"> </w:t>
      </w:r>
      <w:r w:rsidR="000C6673">
        <w:rPr>
          <w:rFonts w:cstheme="minorHAnsi"/>
          <w:bCs/>
          <w:sz w:val="22"/>
          <w:szCs w:val="22"/>
          <w:lang w:val="en-US"/>
        </w:rPr>
        <w:fldChar w:fldCharType="begin"/>
      </w:r>
      <w:r w:rsidR="000C6673">
        <w:rPr>
          <w:rFonts w:cstheme="minorHAnsi"/>
          <w:bCs/>
          <w:sz w:val="22"/>
          <w:szCs w:val="22"/>
          <w:lang w:val="en-US"/>
        </w:rPr>
        <w:instrText xml:space="preserve"> ADDIN ZOTERO_ITEM CSL_CITATION {"citationID":"SsT95I8A","properties":{"formattedCitation":"(Steinacher {\\i{}et al.} 2010)","plainCitation":"(Steinacher et al. 2010)","noteIndex":0},"citationItems":[{"id":422,"uris":["http://zotero.org/users/6116610/items/5SQWIJAN"],"uri":["http://zotero.org/users/6116610/items/5SQWIJAN"],"itemData":{"id":422,"type":"article-journal","container-title":"Biogeosciences","issue":"3","title":"Projected 21st century decrease in marine productivity: a multi-model analysis","volume":"7","author":[{"family":"Steinacher","given":"Marco"},{"family":"Joos","given":"Fortunat"},{"family":"Frolicher","given":"T L"},{"family":"Bopp","given":"Laurent"},{"family":"Cadule","given":"P"},{"family":"Cocco","given":"V"},{"family":"Doney","given":"Scott C"},{"family":"Gehlen","given":"M"},{"family":"Lindsay","given":"Keith"},{"family":"Moore","given":"J Keith"}],"issued":{"date-parts":[["2010"]]}}}],"schema":"https://github.com/citation-style-language/schema/raw/master/csl-citation.json"} </w:instrText>
      </w:r>
      <w:r w:rsidR="000C6673">
        <w:rPr>
          <w:rFonts w:cstheme="minorHAnsi"/>
          <w:bCs/>
          <w:sz w:val="22"/>
          <w:szCs w:val="22"/>
          <w:lang w:val="en-US"/>
        </w:rPr>
        <w:fldChar w:fldCharType="separate"/>
      </w:r>
      <w:r w:rsidR="000C6673" w:rsidRPr="000C6673">
        <w:rPr>
          <w:rFonts w:ascii="Times New Roman" w:cs="Times New Roman"/>
          <w:sz w:val="22"/>
          <w:lang w:val="en-GB"/>
        </w:rPr>
        <w:t xml:space="preserve">(Steinacher </w:t>
      </w:r>
      <w:r w:rsidR="000C6673" w:rsidRPr="000C6673">
        <w:rPr>
          <w:rFonts w:ascii="Times New Roman" w:cs="Times New Roman"/>
          <w:i/>
          <w:iCs/>
          <w:sz w:val="22"/>
          <w:lang w:val="en-GB"/>
        </w:rPr>
        <w:t>et al.</w:t>
      </w:r>
      <w:r w:rsidR="000C6673" w:rsidRPr="000C6673">
        <w:rPr>
          <w:rFonts w:ascii="Times New Roman" w:cs="Times New Roman"/>
          <w:sz w:val="22"/>
          <w:lang w:val="en-GB"/>
        </w:rPr>
        <w:t xml:space="preserve"> 2010)</w:t>
      </w:r>
      <w:r w:rsidR="000C6673">
        <w:rPr>
          <w:rFonts w:cstheme="minorHAnsi"/>
          <w:bCs/>
          <w:sz w:val="22"/>
          <w:szCs w:val="22"/>
          <w:lang w:val="en-US"/>
        </w:rPr>
        <w:fldChar w:fldCharType="end"/>
      </w:r>
      <w:r w:rsidR="00C0094F">
        <w:rPr>
          <w:rFonts w:cstheme="minorHAnsi"/>
          <w:bCs/>
          <w:sz w:val="22"/>
          <w:szCs w:val="22"/>
          <w:lang w:val="en-US"/>
        </w:rPr>
        <w:t xml:space="preserve"> fr</w:t>
      </w:r>
      <w:r w:rsidR="00F01C73">
        <w:rPr>
          <w:rFonts w:cstheme="minorHAnsi"/>
          <w:bCs/>
          <w:sz w:val="22"/>
          <w:szCs w:val="22"/>
          <w:lang w:val="en-US"/>
        </w:rPr>
        <w:t>o</w:t>
      </w:r>
      <w:r w:rsidR="00C0094F">
        <w:rPr>
          <w:rFonts w:cstheme="minorHAnsi"/>
          <w:bCs/>
          <w:sz w:val="22"/>
          <w:szCs w:val="22"/>
          <w:lang w:val="en-US"/>
        </w:rPr>
        <w:t>m couple</w:t>
      </w:r>
      <w:r w:rsidR="0031033B">
        <w:rPr>
          <w:rFonts w:cstheme="minorHAnsi"/>
          <w:bCs/>
          <w:sz w:val="22"/>
          <w:szCs w:val="22"/>
          <w:lang w:val="en-US"/>
        </w:rPr>
        <w:t>d</w:t>
      </w:r>
      <w:r w:rsidR="00C0094F">
        <w:rPr>
          <w:rFonts w:cstheme="minorHAnsi"/>
          <w:bCs/>
          <w:sz w:val="22"/>
          <w:szCs w:val="22"/>
          <w:lang w:val="en-US"/>
        </w:rPr>
        <w:t xml:space="preserve"> climate models</w:t>
      </w:r>
      <w:r w:rsidR="00B86899">
        <w:rPr>
          <w:rFonts w:cstheme="minorHAnsi"/>
          <w:bCs/>
          <w:sz w:val="22"/>
          <w:szCs w:val="22"/>
          <w:lang w:val="en-US"/>
        </w:rPr>
        <w:t xml:space="preserve">, and to contrast </w:t>
      </w:r>
      <w:r w:rsidR="00761597">
        <w:rPr>
          <w:rFonts w:cstheme="minorHAnsi"/>
          <w:bCs/>
          <w:sz w:val="22"/>
          <w:szCs w:val="22"/>
          <w:lang w:val="en-US"/>
        </w:rPr>
        <w:t>reductions in food availability with changes in individual physiology</w:t>
      </w:r>
      <w:r w:rsidR="008B71DA">
        <w:rPr>
          <w:rFonts w:cstheme="minorHAnsi"/>
          <w:bCs/>
          <w:sz w:val="22"/>
          <w:szCs w:val="22"/>
          <w:lang w:val="en-US"/>
        </w:rPr>
        <w:t xml:space="preserve"> as these former has been linked to declines in </w:t>
      </w:r>
      <w:r w:rsidR="00B455E7">
        <w:rPr>
          <w:rFonts w:cstheme="minorHAnsi"/>
          <w:bCs/>
          <w:sz w:val="22"/>
          <w:szCs w:val="22"/>
          <w:lang w:val="en-US"/>
        </w:rPr>
        <w:t xml:space="preserve">community-level </w:t>
      </w:r>
      <w:r w:rsidR="008B71DA">
        <w:rPr>
          <w:rFonts w:cstheme="minorHAnsi"/>
          <w:bCs/>
          <w:sz w:val="22"/>
          <w:szCs w:val="22"/>
          <w:lang w:val="en-US"/>
        </w:rPr>
        <w:t>body sizes</w:t>
      </w:r>
      <w:r w:rsidR="008C6387">
        <w:rPr>
          <w:rFonts w:cstheme="minorHAnsi"/>
          <w:bCs/>
          <w:sz w:val="22"/>
          <w:szCs w:val="22"/>
          <w:lang w:val="en-US"/>
        </w:rPr>
        <w:t>. H</w:t>
      </w:r>
      <w:r w:rsidR="00D22BC9">
        <w:rPr>
          <w:rFonts w:cstheme="minorHAnsi"/>
          <w:bCs/>
          <w:sz w:val="22"/>
          <w:szCs w:val="22"/>
          <w:lang w:val="en-US"/>
        </w:rPr>
        <w:t xml:space="preserve">owever also </w:t>
      </w:r>
      <w:r w:rsidR="000E1ACE">
        <w:rPr>
          <w:rFonts w:cstheme="minorHAnsi"/>
          <w:bCs/>
          <w:sz w:val="22"/>
          <w:szCs w:val="22"/>
          <w:lang w:val="en-US"/>
        </w:rPr>
        <w:t xml:space="preserve">these projections are </w:t>
      </w:r>
      <w:r w:rsidR="00D22BC9">
        <w:rPr>
          <w:rFonts w:cstheme="minorHAnsi"/>
          <w:bCs/>
          <w:sz w:val="22"/>
          <w:szCs w:val="22"/>
          <w:lang w:val="en-US"/>
        </w:rPr>
        <w:t>uncertain</w:t>
      </w:r>
      <w:r w:rsidR="00C53436">
        <w:rPr>
          <w:rFonts w:cstheme="minorHAnsi"/>
          <w:bCs/>
          <w:sz w:val="22"/>
          <w:szCs w:val="22"/>
          <w:lang w:val="en-US"/>
        </w:rPr>
        <w:t>, and other studies predict average increases on a global scale, with large regional variations</w:t>
      </w:r>
      <w:r w:rsidR="00D22BC9">
        <w:rPr>
          <w:rFonts w:cstheme="minorHAnsi"/>
          <w:bCs/>
          <w:sz w:val="22"/>
          <w:szCs w:val="22"/>
          <w:lang w:val="en-US"/>
        </w:rPr>
        <w:t xml:space="preserve"> </w:t>
      </w:r>
      <w:r w:rsidR="00C53436">
        <w:rPr>
          <w:rFonts w:cstheme="minorHAnsi"/>
          <w:bCs/>
          <w:sz w:val="22"/>
          <w:szCs w:val="22"/>
          <w:lang w:val="en-US"/>
        </w:rPr>
        <w:fldChar w:fldCharType="begin"/>
      </w:r>
      <w:r w:rsidR="00C53436">
        <w:rPr>
          <w:rFonts w:cstheme="minorHAnsi"/>
          <w:bCs/>
          <w:sz w:val="22"/>
          <w:szCs w:val="22"/>
          <w:lang w:val="en-US"/>
        </w:rPr>
        <w:instrText xml:space="preserve"> ADDIN ZOTERO_ITEM CSL_CITATION {"citationID":"1zJNYLNe","properties":{"formattedCitation":"(Sarmiento {\\i{}et al.} 2004)","plainCitation":"(Sarmiento et al. 2004)","noteIndex":0},"citationItems":[{"id":805,"uris":["http://zotero.org/users/6116610/items/4JIMJ5IZ"],"uri":["http://zotero.org/users/6116610/items/4JIMJ5IZ"],"itemData":{"id":805,"type":"article-journal","container-title":"Global Biogeochemical Cycles","DOI":"10.1029/2003gb002134","issue":"3","page":"n/a–n/a","title":"Response of ocean ecosystems to climate warming","volume":"18","author":[{"family":"Sarmiento","given":"J L"},{"family":"Slater","given":"R"},{"family":"Barber","given":"R"},{"family":"Bopp","given":"L"},{"family":"Doney","given":"S C"},{"family":"Hirst","given":"A C"},{"family":"Kleypas","given":"J"},{"family":"Matear","given":"R"},{"family":"Mikolajewicz","given":"U"},{"family":"Monfray","given":"P"},{"family":"Soldatov","given":"V"},{"family":"Spall","given":"S A"},{"family":"Stouffer","given":"R"}],"issued":{"date-parts":[["2004"]]}}}],"schema":"https://github.com/citation-style-language/schema/raw/master/csl-citation.json"} </w:instrText>
      </w:r>
      <w:r w:rsidR="00C53436">
        <w:rPr>
          <w:rFonts w:cstheme="minorHAnsi"/>
          <w:bCs/>
          <w:sz w:val="22"/>
          <w:szCs w:val="22"/>
          <w:lang w:val="en-US"/>
        </w:rPr>
        <w:fldChar w:fldCharType="separate"/>
      </w:r>
      <w:r w:rsidR="00C53436" w:rsidRPr="00C53436">
        <w:rPr>
          <w:rFonts w:ascii="Times New Roman" w:cs="Times New Roman"/>
          <w:sz w:val="22"/>
          <w:lang w:val="en-GB"/>
        </w:rPr>
        <w:t xml:space="preserve">(Sarmiento </w:t>
      </w:r>
      <w:r w:rsidR="00C53436" w:rsidRPr="00C53436">
        <w:rPr>
          <w:rFonts w:ascii="Times New Roman" w:cs="Times New Roman"/>
          <w:i/>
          <w:iCs/>
          <w:sz w:val="22"/>
          <w:lang w:val="en-GB"/>
        </w:rPr>
        <w:t>et al.</w:t>
      </w:r>
      <w:r w:rsidR="00C53436" w:rsidRPr="00C53436">
        <w:rPr>
          <w:rFonts w:ascii="Times New Roman" w:cs="Times New Roman"/>
          <w:sz w:val="22"/>
          <w:lang w:val="en-GB"/>
        </w:rPr>
        <w:t xml:space="preserve"> 2004)</w:t>
      </w:r>
      <w:r w:rsidR="00C53436">
        <w:rPr>
          <w:rFonts w:cstheme="minorHAnsi"/>
          <w:bCs/>
          <w:sz w:val="22"/>
          <w:szCs w:val="22"/>
          <w:lang w:val="en-US"/>
        </w:rPr>
        <w:fldChar w:fldCharType="end"/>
      </w:r>
      <w:r w:rsidR="00C53436">
        <w:rPr>
          <w:rFonts w:cstheme="minorHAnsi"/>
          <w:bCs/>
          <w:sz w:val="22"/>
          <w:szCs w:val="22"/>
          <w:lang w:val="en-US"/>
        </w:rPr>
        <w:t>.</w:t>
      </w:r>
      <w:r w:rsidR="001A5996">
        <w:rPr>
          <w:rFonts w:cstheme="minorHAnsi"/>
          <w:bCs/>
          <w:sz w:val="22"/>
          <w:szCs w:val="22"/>
          <w:lang w:val="en-US"/>
        </w:rPr>
        <w:t xml:space="preserve"> </w:t>
      </w:r>
      <w:r w:rsidR="00A51B58">
        <w:rPr>
          <w:rFonts w:cstheme="minorHAnsi"/>
          <w:bCs/>
          <w:sz w:val="22"/>
          <w:szCs w:val="22"/>
          <w:lang w:val="en-US"/>
        </w:rPr>
        <w:t xml:space="preserve">It is </w:t>
      </w:r>
      <w:r w:rsidR="009C3356">
        <w:rPr>
          <w:rFonts w:cstheme="minorHAnsi"/>
          <w:bCs/>
          <w:sz w:val="22"/>
          <w:szCs w:val="22"/>
          <w:lang w:val="en-US"/>
        </w:rPr>
        <w:t xml:space="preserve">however </w:t>
      </w:r>
      <w:r w:rsidR="00A51B58">
        <w:rPr>
          <w:rFonts w:cstheme="minorHAnsi"/>
          <w:bCs/>
          <w:sz w:val="22"/>
          <w:szCs w:val="22"/>
          <w:lang w:val="en-US"/>
        </w:rPr>
        <w:t xml:space="preserve">straightforward to </w:t>
      </w:r>
      <w:r w:rsidR="00523952">
        <w:rPr>
          <w:rFonts w:cstheme="minorHAnsi"/>
          <w:bCs/>
          <w:sz w:val="22"/>
          <w:szCs w:val="22"/>
          <w:lang w:val="en-US"/>
        </w:rPr>
        <w:t xml:space="preserve">model </w:t>
      </w:r>
      <w:r w:rsidR="00886B10">
        <w:rPr>
          <w:rFonts w:cstheme="minorHAnsi"/>
          <w:bCs/>
          <w:sz w:val="22"/>
          <w:szCs w:val="22"/>
          <w:lang w:val="en-US"/>
        </w:rPr>
        <w:t>increases in productivity</w:t>
      </w:r>
      <w:r w:rsidR="003016DD">
        <w:rPr>
          <w:rFonts w:cstheme="minorHAnsi"/>
          <w:bCs/>
          <w:sz w:val="22"/>
          <w:szCs w:val="22"/>
          <w:lang w:val="en-US"/>
        </w:rPr>
        <w:t xml:space="preserve"> with our </w:t>
      </w:r>
      <w:r w:rsidR="00A51B58">
        <w:rPr>
          <w:rFonts w:cstheme="minorHAnsi"/>
          <w:bCs/>
          <w:sz w:val="22"/>
          <w:szCs w:val="22"/>
          <w:lang w:val="en-US"/>
        </w:rPr>
        <w:t xml:space="preserve">approach </w:t>
      </w:r>
      <w:r w:rsidR="00AE4EB3">
        <w:rPr>
          <w:rFonts w:cstheme="minorHAnsi"/>
          <w:bCs/>
          <w:sz w:val="22"/>
          <w:szCs w:val="22"/>
          <w:lang w:val="en-US"/>
        </w:rPr>
        <w:t xml:space="preserve">by using </w:t>
      </w:r>
      <w:r w:rsidR="00455151">
        <w:rPr>
          <w:rFonts w:cstheme="minorHAnsi"/>
          <w:bCs/>
          <w:sz w:val="22"/>
          <w:szCs w:val="22"/>
          <w:lang w:val="en-US"/>
        </w:rPr>
        <w:t xml:space="preserve">positive </w:t>
      </w:r>
      <w:r w:rsidR="00AE4EB3">
        <w:rPr>
          <w:rFonts w:cstheme="minorHAnsi"/>
          <w:bCs/>
          <w:sz w:val="22"/>
          <w:szCs w:val="22"/>
          <w:lang w:val="en-US"/>
        </w:rPr>
        <w:t xml:space="preserve">activation energies, </w:t>
      </w:r>
      <w:r w:rsidR="00DF6A71">
        <w:rPr>
          <w:rFonts w:cstheme="minorHAnsi"/>
          <w:bCs/>
          <w:sz w:val="22"/>
          <w:szCs w:val="22"/>
          <w:lang w:val="en-US"/>
        </w:rPr>
        <w:t>if that seems like a more probable scenario in the specific system.</w:t>
      </w:r>
      <w:r w:rsidR="00096D0E">
        <w:rPr>
          <w:rFonts w:cstheme="minorHAnsi"/>
          <w:bCs/>
          <w:sz w:val="22"/>
          <w:szCs w:val="22"/>
          <w:lang w:val="en-US"/>
        </w:rPr>
        <w:t xml:space="preserve"> </w:t>
      </w:r>
      <w:r w:rsidR="00E04CF0">
        <w:rPr>
          <w:rFonts w:cstheme="minorHAnsi"/>
          <w:bCs/>
          <w:sz w:val="22"/>
          <w:szCs w:val="22"/>
          <w:lang w:val="en-US"/>
        </w:rPr>
        <w:t>I</w:t>
      </w:r>
      <w:r w:rsidR="00AE4EB3">
        <w:rPr>
          <w:rFonts w:cstheme="minorHAnsi"/>
          <w:bCs/>
          <w:sz w:val="22"/>
          <w:szCs w:val="22"/>
          <w:lang w:val="en-US"/>
        </w:rPr>
        <w:t>t is also possible to include temperature-effects of the slope of the size-spectrum, as this is often found to be negatively related to temperature</w:t>
      </w:r>
      <w:r w:rsidR="008035C1">
        <w:rPr>
          <w:rFonts w:cstheme="minorHAnsi"/>
          <w:bCs/>
          <w:sz w:val="22"/>
          <w:szCs w:val="22"/>
          <w:lang w:val="en-US"/>
        </w:rPr>
        <w:t xml:space="preserve">, see e.g. </w:t>
      </w:r>
      <w:r w:rsidR="008035C1" w:rsidRPr="0098113C">
        <w:rPr>
          <w:rFonts w:ascii="Times" w:hAnsi="Times"/>
          <w:sz w:val="22"/>
          <w:szCs w:val="22"/>
        </w:rPr>
        <w:fldChar w:fldCharType="begin"/>
      </w:r>
      <w:r w:rsidR="00A25C3A">
        <w:rPr>
          <w:rFonts w:ascii="Times" w:hAnsi="Times"/>
          <w:sz w:val="22"/>
          <w:szCs w:val="22"/>
        </w:rPr>
        <w:instrText xml:space="preserve"> ADDIN ZOTERO_ITEM CSL_CITATION {"citationID":"ZTbg0ibc","properties":{"formattedCitation":"(Mor\\uc0\\u225{}n {\\i{}et al.} 2010; Yvon\\uc0\\u8208{}Durocher {\\i{}et al.} 2011; Canales {\\i{}et al.} 2016; Woodworth-Jefcoats {\\i{}et al.} 2019)","plainCitation":"(Morán et al. 2010; Yvon</w:instrText>
      </w:r>
      <w:r w:rsidR="00A25C3A">
        <w:rPr>
          <w:rFonts w:ascii="Cambria Math" w:hAnsi="Cambria Math" w:cs="Cambria Math"/>
          <w:sz w:val="22"/>
          <w:szCs w:val="22"/>
        </w:rPr>
        <w:instrText>‐</w:instrText>
      </w:r>
      <w:r w:rsidR="00A25C3A">
        <w:rPr>
          <w:rFonts w:ascii="Times" w:hAnsi="Times"/>
          <w:sz w:val="22"/>
          <w:szCs w:val="22"/>
        </w:rPr>
        <w:instrText>Durocher et al. 2011; Canales et al. 2016; Woodworth-Jefcoats et al. 2019)","noteIndex":0},"citationItems":[{"id":1697,"uris":["http://zotero.org/users/6116610/items/XJQXAPJQ"],"uri":["http://zotero.org/users/6116610/items/XJQXAPJQ"],"itemData":{"id":1697,"type":"article-journal","abstract":"Organism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A25C3A">
        <w:rPr>
          <w:rFonts w:ascii="Cambria Math" w:hAnsi="Cambria Math" w:cs="Cambria Math"/>
          <w:sz w:val="22"/>
          <w:szCs w:val="22"/>
        </w:rPr>
        <w:instrText>∼</w:instrText>
      </w:r>
      <w:r w:rsidR="00A25C3A">
        <w:rPr>
          <w:rFonts w:ascii="Times" w:hAnsi="Times"/>
          <w:sz w:val="22"/>
          <w:szCs w:val="22"/>
        </w:rPr>
        <w:instrText>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w:instrText>
      </w:r>
      <w:r w:rsidR="00A25C3A">
        <w:rPr>
          <w:rFonts w:ascii="Cambria Math" w:hAnsi="Cambria Math" w:cs="Cambria Math"/>
          <w:sz w:val="22"/>
          <w:szCs w:val="22"/>
        </w:rPr>
        <w:instrText>‐</w:instrText>
      </w:r>
      <w:r w:rsidR="00A25C3A">
        <w:rPr>
          <w:rFonts w:ascii="Times" w:hAnsi="Times"/>
          <w:sz w:val="22"/>
          <w:szCs w:val="22"/>
        </w:rPr>
        <w:instrText>Durocher","given":"Gabriel"},{"family":"Montoya","given":"José M."},{"family":"Trimmer","given":"Mark"},{"family":"Woodward","given":"Guy"}],"issued":{"date-parts":[["2011"]]}}},{"id":758,"uris":["http://zotero.org/users/6116610/items/9KKV5V2N"],"uri":["http://zotero.org/users/6116610/items/9KKV5V2N"],"itemData":{"id":758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C."}],"accessed":{"date-parts":[["2019",8,27]]},"issued":{"date-parts":[["2019",7,4]]}}},{"id":1854,"uris":["http://zotero.org/users/6116610/items/DZAJLYLT"],"uri":["http://zotero.org/users/6116610/items/DZAJLYLT"],"itemData":{"id":1854,"type":"article-journal","abstract":"The macroecological relationships among marine phytoplankton total cell density, community size structure and temperature have lacked a theoretical explanation. The tiniest members of this planktonic group comprise cyanobacteria and eukaryotic algae smaller than 2 μm in diameter, collectively known as picophytoplankton. We combine here two ecological rules, the temperature–size relationship with the allometric size-scaling of population abundance to explain a remarkably consistent pattern of increasing picophytoplankton biomass with temperature over the −0.6 to 22 °C range in a merged dataset obtained in the eastern and western temperate North Atlantic Ocean across a diverse range of environmental conditions. Our results show that temperature alone was able to explain 73% of the variance in the relative contribution of small cells to total phytoplankton biomass regardless of differences in trophic status or inorganic nutrient loading. Our analysis predicts a gradual shift toward smaller primary producers in a warmer ocean. Because the fate of photosynthesized organic carbon largely depends on phytoplankton size, we anticipate future alterations in the functioning of oceanic ecosystems.","container-title":"Global Change Biology","DOI":"10.1111/j.1365-2486.2009.01960.x","ISSN":"1365-2486","issue":"3","language":"en","page":"1137-1144","source":"Wiley Online Library","title":"Increasing importance of small phytoplankton in a warmer ocean","volume":"16","author":[{"family":"Morán","given":"Xosé Anxelu G."},{"family":"López</w:instrText>
      </w:r>
      <w:r w:rsidR="00A25C3A">
        <w:rPr>
          <w:rFonts w:ascii="Cambria Math" w:hAnsi="Cambria Math" w:cs="Cambria Math"/>
          <w:sz w:val="22"/>
          <w:szCs w:val="22"/>
        </w:rPr>
        <w:instrText>‐</w:instrText>
      </w:r>
      <w:r w:rsidR="00A25C3A">
        <w:rPr>
          <w:rFonts w:ascii="Times" w:hAnsi="Times"/>
          <w:sz w:val="22"/>
          <w:szCs w:val="22"/>
        </w:rPr>
        <w:instrText>Urrutia","given":"Ángel"},{"family":"Calvo</w:instrText>
      </w:r>
      <w:r w:rsidR="00A25C3A">
        <w:rPr>
          <w:rFonts w:ascii="Cambria Math" w:hAnsi="Cambria Math" w:cs="Cambria Math"/>
          <w:sz w:val="22"/>
          <w:szCs w:val="22"/>
        </w:rPr>
        <w:instrText>‐</w:instrText>
      </w:r>
      <w:r w:rsidR="00A25C3A">
        <w:rPr>
          <w:rFonts w:ascii="Times" w:hAnsi="Times"/>
          <w:sz w:val="22"/>
          <w:szCs w:val="22"/>
        </w:rPr>
        <w:instrText xml:space="preserve">Díaz","given":"Alejandra"},{"family":"Li","given":"William K. W."}],"issued":{"date-parts":[["2010"]]}}}],"schema":"https://github.com/citation-style-language/schema/raw/master/csl-citation.json"} </w:instrText>
      </w:r>
      <w:r w:rsidR="008035C1" w:rsidRPr="0098113C">
        <w:rPr>
          <w:rFonts w:ascii="Times" w:hAnsi="Times"/>
          <w:sz w:val="22"/>
          <w:szCs w:val="22"/>
        </w:rPr>
        <w:fldChar w:fldCharType="separate"/>
      </w:r>
      <w:r w:rsidR="00A25C3A" w:rsidRPr="00A25C3A">
        <w:rPr>
          <w:rFonts w:ascii="Times New Roman" w:hAnsi="Times New Roman" w:cs="Times New Roman"/>
          <w:sz w:val="22"/>
          <w:lang w:val="en-GB"/>
        </w:rPr>
        <w:t xml:space="preserve">(Morán </w:t>
      </w:r>
      <w:r w:rsidR="00A25C3A" w:rsidRPr="00A25C3A">
        <w:rPr>
          <w:rFonts w:ascii="Times New Roman" w:hAnsi="Times New Roman" w:cs="Times New Roman"/>
          <w:i/>
          <w:iCs/>
          <w:sz w:val="22"/>
          <w:lang w:val="en-GB"/>
        </w:rPr>
        <w:t>et al.</w:t>
      </w:r>
      <w:r w:rsidR="00A25C3A" w:rsidRPr="00A25C3A">
        <w:rPr>
          <w:rFonts w:ascii="Times New Roman" w:hAnsi="Times New Roman" w:cs="Times New Roman"/>
          <w:sz w:val="22"/>
          <w:lang w:val="en-GB"/>
        </w:rPr>
        <w:t xml:space="preserve"> 2010; Yvon‐Durocher </w:t>
      </w:r>
      <w:r w:rsidR="00A25C3A" w:rsidRPr="00A25C3A">
        <w:rPr>
          <w:rFonts w:ascii="Times New Roman" w:hAnsi="Times New Roman" w:cs="Times New Roman"/>
          <w:i/>
          <w:iCs/>
          <w:sz w:val="22"/>
          <w:lang w:val="en-GB"/>
        </w:rPr>
        <w:t>et al.</w:t>
      </w:r>
      <w:r w:rsidR="00A25C3A" w:rsidRPr="00A25C3A">
        <w:rPr>
          <w:rFonts w:ascii="Times New Roman" w:hAnsi="Times New Roman" w:cs="Times New Roman"/>
          <w:sz w:val="22"/>
          <w:lang w:val="en-GB"/>
        </w:rPr>
        <w:t xml:space="preserve"> 2011; Canales </w:t>
      </w:r>
      <w:r w:rsidR="00A25C3A" w:rsidRPr="00A25C3A">
        <w:rPr>
          <w:rFonts w:ascii="Times New Roman" w:hAnsi="Times New Roman" w:cs="Times New Roman"/>
          <w:i/>
          <w:iCs/>
          <w:sz w:val="22"/>
          <w:lang w:val="en-GB"/>
        </w:rPr>
        <w:t>et al.</w:t>
      </w:r>
      <w:r w:rsidR="00A25C3A" w:rsidRPr="00A25C3A">
        <w:rPr>
          <w:rFonts w:ascii="Times New Roman" w:hAnsi="Times New Roman" w:cs="Times New Roman"/>
          <w:sz w:val="22"/>
          <w:lang w:val="en-GB"/>
        </w:rPr>
        <w:t xml:space="preserve"> 2016; Woodworth-Jefcoats </w:t>
      </w:r>
      <w:r w:rsidR="00A25C3A" w:rsidRPr="00A25C3A">
        <w:rPr>
          <w:rFonts w:ascii="Times New Roman" w:hAnsi="Times New Roman" w:cs="Times New Roman"/>
          <w:i/>
          <w:iCs/>
          <w:sz w:val="22"/>
          <w:lang w:val="en-GB"/>
        </w:rPr>
        <w:t>et al.</w:t>
      </w:r>
      <w:r w:rsidR="00A25C3A" w:rsidRPr="00A25C3A">
        <w:rPr>
          <w:rFonts w:ascii="Times New Roman" w:hAnsi="Times New Roman" w:cs="Times New Roman"/>
          <w:sz w:val="22"/>
          <w:lang w:val="en-GB"/>
        </w:rPr>
        <w:t xml:space="preserve"> 2019)</w:t>
      </w:r>
      <w:r w:rsidR="008035C1" w:rsidRPr="0098113C">
        <w:rPr>
          <w:rFonts w:ascii="Times" w:hAnsi="Times"/>
          <w:sz w:val="22"/>
          <w:szCs w:val="22"/>
        </w:rPr>
        <w:fldChar w:fldCharType="end"/>
      </w:r>
      <w:r w:rsidR="00AB0A2A" w:rsidRPr="00AB0A2A">
        <w:rPr>
          <w:rFonts w:ascii="Times" w:hAnsi="Times"/>
          <w:sz w:val="22"/>
          <w:szCs w:val="22"/>
          <w:lang w:val="en-US"/>
        </w:rPr>
        <w:t xml:space="preserve">, but also </w:t>
      </w:r>
      <w:r w:rsidR="00AB0A2A">
        <w:rPr>
          <w:rFonts w:ascii="Times" w:hAnsi="Times"/>
          <w:sz w:val="22"/>
          <w:szCs w:val="22"/>
          <w:lang w:val="en-US"/>
        </w:rPr>
        <w:fldChar w:fldCharType="begin"/>
      </w:r>
      <w:r w:rsidR="00AB0A2A">
        <w:rPr>
          <w:rFonts w:ascii="Times" w:hAnsi="Times"/>
          <w:sz w:val="22"/>
          <w:szCs w:val="22"/>
          <w:lang w:val="en-US"/>
        </w:rPr>
        <w:instrText xml:space="preserve"> ADDIN ZOTERO_ITEM CSL_CITATION {"citationID":"Ylly7QHC","properties":{"formattedCitation":"(Barnes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AB0A2A">
        <w:rPr>
          <w:rFonts w:ascii="Times" w:hAnsi="Times"/>
          <w:sz w:val="22"/>
          <w:szCs w:val="22"/>
          <w:lang w:val="en-US"/>
        </w:rPr>
        <w:fldChar w:fldCharType="separate"/>
      </w:r>
      <w:r w:rsidR="00AB0A2A" w:rsidRPr="00AB0A2A">
        <w:rPr>
          <w:rFonts w:ascii="Times" w:hAnsi="Times" w:cs="Times New Roman"/>
          <w:sz w:val="22"/>
          <w:lang w:val="en-GB"/>
        </w:rPr>
        <w:t xml:space="preserve">(Barnes </w:t>
      </w:r>
      <w:r w:rsidR="00AB0A2A" w:rsidRPr="00AB0A2A">
        <w:rPr>
          <w:rFonts w:ascii="Times" w:hAnsi="Times" w:cs="Times New Roman"/>
          <w:i/>
          <w:iCs/>
          <w:sz w:val="22"/>
          <w:lang w:val="en-GB"/>
        </w:rPr>
        <w:t>et al.</w:t>
      </w:r>
      <w:r w:rsidR="00AB0A2A" w:rsidRPr="00AB0A2A">
        <w:rPr>
          <w:rFonts w:ascii="Times" w:hAnsi="Times" w:cs="Times New Roman"/>
          <w:sz w:val="22"/>
          <w:lang w:val="en-GB"/>
        </w:rPr>
        <w:t xml:space="preserve"> 2011)</w:t>
      </w:r>
      <w:r w:rsidR="00AB0A2A">
        <w:rPr>
          <w:rFonts w:ascii="Times" w:hAnsi="Times"/>
          <w:sz w:val="22"/>
          <w:szCs w:val="22"/>
          <w:lang w:val="en-US"/>
        </w:rPr>
        <w:fldChar w:fldCharType="end"/>
      </w:r>
      <w:r w:rsidR="00FD462F">
        <w:rPr>
          <w:rFonts w:cstheme="minorHAnsi"/>
          <w:bCs/>
          <w:sz w:val="22"/>
          <w:szCs w:val="22"/>
          <w:lang w:val="en-US"/>
        </w:rPr>
        <w:t>)</w:t>
      </w:r>
      <w:r w:rsidR="004B4C11">
        <w:rPr>
          <w:rFonts w:cstheme="minorHAnsi"/>
          <w:bCs/>
          <w:sz w:val="22"/>
          <w:szCs w:val="22"/>
          <w:lang w:val="en-US"/>
        </w:rPr>
        <w:t xml:space="preserve">. </w:t>
      </w:r>
    </w:p>
    <w:p w14:paraId="654FEFE0" w14:textId="4C7DC9A7" w:rsidR="0098113C" w:rsidRDefault="00231B23" w:rsidP="00AA1FC1">
      <w:pPr>
        <w:spacing w:line="480" w:lineRule="auto"/>
        <w:ind w:firstLine="284"/>
        <w:jc w:val="both"/>
        <w:rPr>
          <w:rFonts w:cstheme="minorHAnsi"/>
          <w:bCs/>
          <w:sz w:val="22"/>
          <w:szCs w:val="22"/>
          <w:lang w:val="en-US"/>
        </w:rPr>
      </w:pPr>
      <w:r>
        <w:rPr>
          <w:rFonts w:cstheme="minorHAnsi"/>
          <w:bCs/>
          <w:sz w:val="22"/>
          <w:szCs w:val="22"/>
          <w:lang w:val="en-US"/>
        </w:rPr>
        <w:t xml:space="preserve">Ecological forecasting is inherently </w:t>
      </w:r>
      <w:r w:rsidR="0073428A">
        <w:rPr>
          <w:rFonts w:cstheme="minorHAnsi"/>
          <w:bCs/>
          <w:sz w:val="22"/>
          <w:szCs w:val="22"/>
          <w:lang w:val="en-US"/>
        </w:rPr>
        <w:t xml:space="preserve">difficult </w:t>
      </w:r>
      <w:r w:rsidR="00E50063">
        <w:rPr>
          <w:rFonts w:cstheme="minorHAnsi"/>
          <w:bCs/>
          <w:sz w:val="22"/>
          <w:szCs w:val="22"/>
          <w:lang w:val="en-US"/>
        </w:rPr>
        <w:fldChar w:fldCharType="begin"/>
      </w:r>
      <w:r w:rsidR="00E50063">
        <w:rPr>
          <w:rFonts w:cstheme="minorHAnsi"/>
          <w:bCs/>
          <w:sz w:val="22"/>
          <w:szCs w:val="22"/>
          <w:lang w:val="en-US"/>
        </w:rPr>
        <w:instrText xml:space="preserve"> ADDIN ZOTERO_ITEM CSL_CITATION {"citationID":"o6D3XQd2","properties":{"formattedCitation":"(Lindegren {\\i{}et al.} 2010)","plainCitation":"(Lindegren et al. 2010)","noteIndex":0},"citationItems":[{"id":1857,"uris":["http://zotero.org/users/6116610/items/TAKD369M"],"uri":["http://zotero.org/users/6116610/items/TAKD369M"],"itemData":{"id":1857,"type":"article-journal","abstract":"Good decision making for fisheries and marine ecosystems requires a capacity to anticipate the consequences of management under different scenarios of climate change. The necessary ecological forecasting calls for ecosystem-based models capable of integrating multiple drivers across trophic levels and properly including uncertainty. The methodology presented here assesses the combined impacts of climate and fishing on marine food-web dynamics and provides estimates of the confidence envelope of the forecasts. It is applied to cod (Gadus morhua) in the Baltic Sea, which is vulnerable to climate-related decline in salinity owing to both direct and indirect effects (i.e. through species interactions) on early-life survival. A stochastic food web-model driven by regional climate scenarios is used to produce quantitative forecasts of cod dynamics in the twenty-first century. The forecasts show how exploitation would have to be adjusted in order to achieve sustainable management under different climate scenarios.","container-title":"Proceedings of the Royal Society B: Biological Sciences","DOI":"10.1098/rspb.2010.0353","issue":"1691","journalAbbreviation":"Proceedings of the Royal Society B: Biological Sciences","page":"2121-2130","source":"royalsocietypublishing.org (Atypon)","title":"Ecological forecasting under climate change: the case of Baltic cod","title-short":"Ecological forecasting under climate change","volume":"277","author":[{"family":"Lindegren","given":"Martin"},{"family":"Möllmann","given":"Christian"},{"family":"Nielsen","given":"Anders"},{"family":"Brander","given":"Keith"},{"family":"MacKenzie","given":"Brian R."},{"family":"Stenseth","given":"Nils Chr."}],"issued":{"date-parts":[["2010",7,22]]}}}],"schema":"https://github.com/citation-style-language/schema/raw/master/csl-citation.json"} </w:instrText>
      </w:r>
      <w:r w:rsidR="00E50063">
        <w:rPr>
          <w:rFonts w:cstheme="minorHAnsi"/>
          <w:bCs/>
          <w:sz w:val="22"/>
          <w:szCs w:val="22"/>
          <w:lang w:val="en-US"/>
        </w:rPr>
        <w:fldChar w:fldCharType="separate"/>
      </w:r>
      <w:r w:rsidR="00E50063" w:rsidRPr="00E50063">
        <w:rPr>
          <w:rFonts w:ascii="Times New Roman" w:cs="Times New Roman"/>
          <w:sz w:val="22"/>
          <w:lang w:val="en-GB"/>
        </w:rPr>
        <w:t xml:space="preserve">(Lindegren </w:t>
      </w:r>
      <w:r w:rsidR="00E50063" w:rsidRPr="00E50063">
        <w:rPr>
          <w:rFonts w:ascii="Times New Roman" w:cs="Times New Roman"/>
          <w:i/>
          <w:iCs/>
          <w:sz w:val="22"/>
          <w:lang w:val="en-GB"/>
        </w:rPr>
        <w:t>et al.</w:t>
      </w:r>
      <w:r w:rsidR="00E50063" w:rsidRPr="00E50063">
        <w:rPr>
          <w:rFonts w:ascii="Times New Roman" w:cs="Times New Roman"/>
          <w:sz w:val="22"/>
          <w:lang w:val="en-GB"/>
        </w:rPr>
        <w:t xml:space="preserve"> 2010)</w:t>
      </w:r>
      <w:r w:rsidR="00E50063">
        <w:rPr>
          <w:rFonts w:cstheme="minorHAnsi"/>
          <w:bCs/>
          <w:sz w:val="22"/>
          <w:szCs w:val="22"/>
          <w:lang w:val="en-US"/>
        </w:rPr>
        <w:fldChar w:fldCharType="end"/>
      </w:r>
      <w:r w:rsidR="008C267B">
        <w:rPr>
          <w:rFonts w:cstheme="minorHAnsi"/>
          <w:bCs/>
          <w:sz w:val="22"/>
          <w:szCs w:val="22"/>
          <w:lang w:val="en-US"/>
        </w:rPr>
        <w:t>,</w:t>
      </w:r>
      <w:r w:rsidR="006A262B">
        <w:rPr>
          <w:rFonts w:cstheme="minorHAnsi"/>
          <w:bCs/>
          <w:sz w:val="22"/>
          <w:szCs w:val="22"/>
          <w:lang w:val="en-US"/>
        </w:rPr>
        <w:t xml:space="preserve"> and climate </w:t>
      </w:r>
      <w:r w:rsidR="00034F92">
        <w:rPr>
          <w:rFonts w:cstheme="minorHAnsi"/>
          <w:bCs/>
          <w:sz w:val="22"/>
          <w:szCs w:val="22"/>
          <w:lang w:val="en-US"/>
        </w:rPr>
        <w:t>change</w:t>
      </w:r>
      <w:r w:rsidR="001A4714">
        <w:rPr>
          <w:rFonts w:cstheme="minorHAnsi"/>
          <w:bCs/>
          <w:sz w:val="22"/>
          <w:szCs w:val="22"/>
          <w:lang w:val="en-US"/>
        </w:rPr>
        <w:t xml:space="preserve"> alter the already</w:t>
      </w:r>
      <w:r w:rsidR="006A262B">
        <w:rPr>
          <w:rFonts w:cstheme="minorHAnsi"/>
          <w:bCs/>
          <w:sz w:val="22"/>
          <w:szCs w:val="22"/>
          <w:lang w:val="en-US"/>
        </w:rPr>
        <w:t xml:space="preserve"> complex causal pathways</w:t>
      </w:r>
      <w:r w:rsidR="008C267B">
        <w:rPr>
          <w:rFonts w:cstheme="minorHAnsi"/>
          <w:bCs/>
          <w:sz w:val="22"/>
          <w:szCs w:val="22"/>
          <w:lang w:val="en-US"/>
        </w:rPr>
        <w:t xml:space="preserve"> </w:t>
      </w:r>
      <w:r w:rsidR="006A262B">
        <w:rPr>
          <w:rFonts w:cstheme="minorHAnsi"/>
          <w:bCs/>
          <w:sz w:val="22"/>
          <w:szCs w:val="22"/>
          <w:lang w:val="en-US"/>
        </w:rPr>
        <w:t xml:space="preserve">that drive ecosystem dynamics. </w:t>
      </w:r>
      <w:r w:rsidR="00FF680F">
        <w:rPr>
          <w:rFonts w:cstheme="minorHAnsi"/>
          <w:bCs/>
          <w:sz w:val="22"/>
          <w:szCs w:val="22"/>
          <w:lang w:val="en-US"/>
        </w:rPr>
        <w:t>T</w:t>
      </w:r>
      <w:r w:rsidR="00DE53AD">
        <w:rPr>
          <w:rFonts w:cstheme="minorHAnsi"/>
          <w:bCs/>
          <w:sz w:val="22"/>
          <w:szCs w:val="22"/>
          <w:lang w:val="en-US"/>
        </w:rPr>
        <w:t>he Baltic sea</w:t>
      </w:r>
      <w:r w:rsidR="007428F5">
        <w:rPr>
          <w:rFonts w:cstheme="minorHAnsi"/>
          <w:bCs/>
          <w:sz w:val="22"/>
          <w:szCs w:val="22"/>
          <w:lang w:val="en-US"/>
        </w:rPr>
        <w:t xml:space="preserve"> is </w:t>
      </w:r>
      <w:r w:rsidR="00E5770C">
        <w:rPr>
          <w:rFonts w:cstheme="minorHAnsi"/>
          <w:bCs/>
          <w:sz w:val="22"/>
          <w:szCs w:val="22"/>
          <w:lang w:val="en-US"/>
        </w:rPr>
        <w:t xml:space="preserve">largely influenced by anthropogenic factors, </w:t>
      </w:r>
      <w:r w:rsidR="00831912">
        <w:rPr>
          <w:rFonts w:cstheme="minorHAnsi"/>
          <w:bCs/>
          <w:sz w:val="22"/>
          <w:szCs w:val="22"/>
          <w:lang w:val="en-US"/>
        </w:rPr>
        <w:t xml:space="preserve">such </w:t>
      </w:r>
      <w:r w:rsidR="009602CF">
        <w:rPr>
          <w:rFonts w:cstheme="minorHAnsi"/>
          <w:bCs/>
          <w:sz w:val="22"/>
          <w:szCs w:val="22"/>
          <w:lang w:val="en-US"/>
        </w:rPr>
        <w:t xml:space="preserve">as </w:t>
      </w:r>
      <w:r w:rsidR="00C8502F">
        <w:rPr>
          <w:rFonts w:cstheme="minorHAnsi"/>
          <w:bCs/>
          <w:sz w:val="22"/>
          <w:szCs w:val="22"/>
          <w:lang w:val="en-US"/>
        </w:rPr>
        <w:t>overfishing, climate change and deoxygenation</w:t>
      </w:r>
      <w:r w:rsidR="000C2E2B">
        <w:rPr>
          <w:rFonts w:cstheme="minorHAnsi"/>
          <w:bCs/>
          <w:sz w:val="22"/>
          <w:szCs w:val="22"/>
          <w:lang w:val="en-US"/>
        </w:rPr>
        <w:t xml:space="preserve">. These factors </w:t>
      </w:r>
      <w:r w:rsidR="00C21C8D">
        <w:rPr>
          <w:rFonts w:cstheme="minorHAnsi"/>
          <w:bCs/>
          <w:sz w:val="22"/>
          <w:szCs w:val="22"/>
          <w:lang w:val="en-US"/>
        </w:rPr>
        <w:t>direct</w:t>
      </w:r>
      <w:r w:rsidR="000C2E2B">
        <w:rPr>
          <w:rFonts w:cstheme="minorHAnsi"/>
          <w:bCs/>
          <w:sz w:val="22"/>
          <w:szCs w:val="22"/>
          <w:lang w:val="en-US"/>
        </w:rPr>
        <w:t>ly</w:t>
      </w:r>
      <w:r w:rsidR="00C21C8D">
        <w:rPr>
          <w:rFonts w:cstheme="minorHAnsi"/>
          <w:bCs/>
          <w:sz w:val="22"/>
          <w:szCs w:val="22"/>
          <w:lang w:val="en-US"/>
        </w:rPr>
        <w:t xml:space="preserve"> and indirect</w:t>
      </w:r>
      <w:r w:rsidR="000C2E2B">
        <w:rPr>
          <w:rFonts w:cstheme="minorHAnsi"/>
          <w:bCs/>
          <w:sz w:val="22"/>
          <w:szCs w:val="22"/>
          <w:lang w:val="en-US"/>
        </w:rPr>
        <w:t>ly</w:t>
      </w:r>
      <w:r w:rsidR="00C21C8D">
        <w:rPr>
          <w:rFonts w:cstheme="minorHAnsi"/>
          <w:bCs/>
          <w:sz w:val="22"/>
          <w:szCs w:val="22"/>
          <w:lang w:val="en-US"/>
        </w:rPr>
        <w:t xml:space="preserve"> </w:t>
      </w:r>
      <w:r w:rsidR="000662F8">
        <w:rPr>
          <w:rFonts w:cstheme="minorHAnsi"/>
          <w:bCs/>
          <w:sz w:val="22"/>
          <w:szCs w:val="22"/>
          <w:lang w:val="en-US"/>
        </w:rPr>
        <w:t xml:space="preserve">affect </w:t>
      </w:r>
      <w:r w:rsidR="006932D3">
        <w:rPr>
          <w:rFonts w:cstheme="minorHAnsi"/>
          <w:bCs/>
          <w:sz w:val="22"/>
          <w:szCs w:val="22"/>
          <w:lang w:val="en-US"/>
        </w:rPr>
        <w:t xml:space="preserve">the ecology and biology </w:t>
      </w:r>
      <w:r w:rsidR="009A73E2">
        <w:rPr>
          <w:rFonts w:cstheme="minorHAnsi"/>
          <w:bCs/>
          <w:sz w:val="22"/>
          <w:szCs w:val="22"/>
          <w:lang w:val="en-US"/>
        </w:rPr>
        <w:t xml:space="preserve">of </w:t>
      </w:r>
      <w:r w:rsidR="006932D3">
        <w:rPr>
          <w:rFonts w:cstheme="minorHAnsi"/>
          <w:bCs/>
          <w:sz w:val="22"/>
          <w:szCs w:val="22"/>
          <w:lang w:val="en-US"/>
        </w:rPr>
        <w:t>species</w:t>
      </w:r>
      <w:r w:rsidR="004250CE">
        <w:rPr>
          <w:rFonts w:cstheme="minorHAnsi"/>
          <w:bCs/>
          <w:sz w:val="22"/>
          <w:szCs w:val="22"/>
          <w:lang w:val="en-US"/>
        </w:rPr>
        <w:t xml:space="preserve">, manifested as changes in </w:t>
      </w:r>
      <w:r w:rsidR="006932D3">
        <w:rPr>
          <w:rFonts w:cstheme="minorHAnsi"/>
          <w:bCs/>
          <w:sz w:val="22"/>
          <w:szCs w:val="22"/>
          <w:lang w:val="en-US"/>
        </w:rPr>
        <w:t>growth, fecundity</w:t>
      </w:r>
      <w:r w:rsidR="005D3CA6">
        <w:rPr>
          <w:rFonts w:cstheme="minorHAnsi"/>
          <w:bCs/>
          <w:sz w:val="22"/>
          <w:szCs w:val="22"/>
          <w:lang w:val="en-US"/>
        </w:rPr>
        <w:t>, recruitment</w:t>
      </w:r>
      <w:r w:rsidR="006932D3">
        <w:rPr>
          <w:rFonts w:cstheme="minorHAnsi"/>
          <w:bCs/>
          <w:sz w:val="22"/>
          <w:szCs w:val="22"/>
          <w:lang w:val="en-US"/>
        </w:rPr>
        <w:t xml:space="preserve"> and spatial distribution</w:t>
      </w:r>
      <w:r w:rsidR="00092665">
        <w:rPr>
          <w:rFonts w:cstheme="minorHAnsi"/>
          <w:bCs/>
          <w:sz w:val="22"/>
          <w:szCs w:val="22"/>
          <w:lang w:val="en-US"/>
        </w:rPr>
        <w:t xml:space="preserve"> </w:t>
      </w:r>
      <w:r w:rsidR="0073123E">
        <w:rPr>
          <w:rFonts w:cstheme="minorHAnsi"/>
          <w:bCs/>
          <w:sz w:val="22"/>
          <w:szCs w:val="22"/>
          <w:lang w:val="en-US"/>
        </w:rPr>
        <w:fldChar w:fldCharType="begin"/>
      </w:r>
      <w:r w:rsidR="00441BDA">
        <w:rPr>
          <w:rFonts w:cstheme="minorHAnsi"/>
          <w:bCs/>
          <w:sz w:val="22"/>
          <w:szCs w:val="22"/>
          <w:lang w:val="en-US"/>
        </w:rPr>
        <w:instrText xml:space="preserve"> ADDIN ZOTERO_ITEM CSL_CITATION {"citationID":"TdUVEpG5","properties":{"formattedCitation":"(M\\uc0\\u246{}llmann {\\i{}et al.} 2009; Sved\\uc0\\u228{}ng &amp; Hornborg 2014; Mion {\\i{}et al.} 2018; Orio {\\i{}et al.} 2019)","plainCitation":"(Möllmann et al. 2009; Svedäng &amp; Hornborg 2014; Mion et al. 2018; Orio et al. 2019)","noteIndex":0},"citationItems":[{"id":1818,"uris":["http://zotero.org/users/6116610/items/DVZJXZ48"],"uri":["http://zotero.org/users/6116610/items/DVZJXZ48"],"itemData":{"id":1818,"type":"article-journal","abstract":"Marine ecosystems such as the Baltic Sea are currently under strong atmospheric and anthropogenic pressure. Besides natural and human-induced changes in climate, major anthropogenic drivers such as overfishing and anthropogenic eutrophication are significantly affecting ecosystem structure and function. Recently, studies demonstrated the existence of alternative stable states in various terrestrial and aquatic ecosystems. These so-called ecosystem regime shifts have been explained mainly as a result of multiple causes, e.g. climatic regime shifts, overexploitation or a combination of both. The occurrence of ecosystem regime shifts has important management implications, as they can cause significant losses of ecological and economic resources. Because of hysteresis in ecosystem responses, restoring regimes considered as favourable may require drastic and expensive management actions. Also the Baltic Sea, the largest brackish water body in the world ocean, and its ecosystems are strongly affected by atmospheric and anthropogenic drivers. Here, we present results of an analysis of the state and development of the Central Baltic Sea ecosystem integrating hydroclimatic, nutrient, phyto- and zooplankton as well as fisheries data. Our analyses of 52 biotic and abiotic variables using multivariate statistics demonstrated a major reorganization of the ecosystem and identified two stable states between 1974 and 2005, separated by a transition period in 1988–1993. We show the change in Baltic ecosystem structure to have the characteristics of a discontinuous regime shift, initiated by climate-induced changes in the abiotic environment and stabilized by fisheries-induced feedback loops in the food web. Our results indicate the importance of maintaining the resilience of an ecosystem to atmospherically induced environmental change by reducing the anthropogenic impact.","container-title":"Global Change Biology","DOI":"10.1111/j.1365-2486.2008.01814.x","ISSN":"1365-2486","issue":"6","language":"en","page":"1377-1393","source":"Wiley Online Library","title":"Reorganization of a large marine ecosystem due to atmospheric and anthropogenic pressure: a discontinuous regime shift in the Central Baltic Sea","title-short":"Reorganization of a large marine ecosystem due to atmospheric and anthropogenic pressure","volume":"15","author":[{"family":"Möllmann","given":"Christian"},{"family":"Diekmann","given":"Rabea"},{"family":"Müller‐Karulis","given":"Bärbel"},{"family":"Kornilovs","given":"Georgs"},{"family":"Plikshs","given":"Maris"},{"family":"Axe","given":"Philip"}],"issued":{"date-parts":[["2009"]]}}},{"id":80,"uris":["http://zotero.org/users/6116610/items/IDYQ34SF"],"uri":["http://zotero.org/users/6116610/items/IDYQ34SF"],"itemData":{"id":80,"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LtCOmUN2/g5byqUrx","uris":["http://zotero.org/users/local/FTg3Qpza/items/6EDMCCUI"],"uri":["http://zotero.org/users/local/FTg3Qpza/items/6EDMCCUI"],"itemData":{"id":"LtCOmUN2/g5byqUrx","type":"article-journal","title":"Effect of fish length and nutritional condition on the fecundity of distressed Atlantic cod &lt;i&gt;Gadus morhua&lt;/i&gt; from the Baltic Sea: POTENTIAL FECUNDITY OF BALTIC &lt;i&gt;G. MORHUA&lt;/i&gt;","container-title":"Journal of Fish Biology","page":"1016-1034","volume":"92","issue":"4","source":"Crossref","DOI":"10.1111/jfb.13563","ISSN":"00221112","title-short":"Effect of fish length and nutritional condition on the fecundity of distressed Atlantic cod &lt;i&gt;Gadus morhua&lt;/i&gt; from the Baltic Sea","language":"en","author":[{"family":"Mion","given":"M."},{"family":"Thorsen","given":"A."},{"family":"Vitale","given":"F."},{"family":"Dierking","given":"J."},{"family":"Herrmann","given":"J. P."},{"family":"Huwer","given":"B."},{"family":"Dewitz","given":"B.","non-dropping-particle":"von"},{"family":"Casini","given":"M."}],"issued":{"date-parts":[["2018",4]]}}},{"id":1850,"uris":["http://zotero.org/users/6116610/items/DHHACKJR"],"uri":["http://zotero.org/users/6116610/items/DHHACKJR"],"itemData":{"id":1850,"type":"article-journal","abstract":"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w:instrText>
      </w:r>
      <w:r w:rsidR="00441BDA" w:rsidRPr="00441BDA">
        <w:rPr>
          <w:rFonts w:cstheme="minorHAnsi"/>
          <w:bCs/>
          <w:sz w:val="22"/>
          <w:szCs w:val="22"/>
          <w:lang w:val="sv-SE"/>
        </w:rPr>
        <w:instrText xml:space="preserv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Biogeography","DOI":"10.1111/jbi.13510","ISSN":"1365-2699","issue":"3","language":"en","page":"633-645","source":"Wiley Online Library","title":"Spatial contraction of demersal fish populations in a large marine ecosystem","volume":"46","author":[{"family":"Orio","given":"Alessandro"},{"family":"Bergström","given":"Ulf"},{"family":"Florin","given":"Ann-Britt"},{"family":"Lehmann","given":"Andreas"},{"family":"Šics","given":"Ivo"},{"family":"Casini","given":"Michele"}],"issued":{"date-parts":[["2019"]]}}}],"schema":"https://github.com/citation-style-language/schema/raw/master/csl-citation.json"} </w:instrText>
      </w:r>
      <w:r w:rsidR="0073123E">
        <w:rPr>
          <w:rFonts w:cstheme="minorHAnsi"/>
          <w:bCs/>
          <w:sz w:val="22"/>
          <w:szCs w:val="22"/>
          <w:lang w:val="en-US"/>
        </w:rPr>
        <w:fldChar w:fldCharType="separate"/>
      </w:r>
      <w:r w:rsidR="00441BDA" w:rsidRPr="00441BDA">
        <w:rPr>
          <w:rFonts w:ascii="Times New Roman" w:cs="Times New Roman"/>
          <w:sz w:val="22"/>
          <w:lang w:val="sv-SE"/>
        </w:rPr>
        <w:t xml:space="preserve">(Möllmann </w:t>
      </w:r>
      <w:r w:rsidR="00441BDA" w:rsidRPr="00441BDA">
        <w:rPr>
          <w:rFonts w:ascii="Times New Roman" w:cs="Times New Roman"/>
          <w:i/>
          <w:iCs/>
          <w:sz w:val="22"/>
          <w:lang w:val="sv-SE"/>
        </w:rPr>
        <w:t>et al.</w:t>
      </w:r>
      <w:r w:rsidR="00441BDA" w:rsidRPr="00441BDA">
        <w:rPr>
          <w:rFonts w:ascii="Times New Roman" w:cs="Times New Roman"/>
          <w:sz w:val="22"/>
          <w:lang w:val="sv-SE"/>
        </w:rPr>
        <w:t xml:space="preserve"> 2009; Svedäng &amp; Hornborg 2014; Mion </w:t>
      </w:r>
      <w:r w:rsidR="00441BDA" w:rsidRPr="00441BDA">
        <w:rPr>
          <w:rFonts w:ascii="Times New Roman" w:cs="Times New Roman"/>
          <w:i/>
          <w:iCs/>
          <w:sz w:val="22"/>
          <w:lang w:val="sv-SE"/>
        </w:rPr>
        <w:t>et al.</w:t>
      </w:r>
      <w:r w:rsidR="00441BDA" w:rsidRPr="00441BDA">
        <w:rPr>
          <w:rFonts w:ascii="Times New Roman" w:cs="Times New Roman"/>
          <w:sz w:val="22"/>
          <w:lang w:val="sv-SE"/>
        </w:rPr>
        <w:t xml:space="preserve"> 2018; Orio </w:t>
      </w:r>
      <w:r w:rsidR="00441BDA" w:rsidRPr="00441BDA">
        <w:rPr>
          <w:rFonts w:ascii="Times New Roman" w:cs="Times New Roman"/>
          <w:i/>
          <w:iCs/>
          <w:sz w:val="22"/>
          <w:lang w:val="sv-SE"/>
        </w:rPr>
        <w:t>et al.</w:t>
      </w:r>
      <w:r w:rsidR="00441BDA" w:rsidRPr="00441BDA">
        <w:rPr>
          <w:rFonts w:ascii="Times New Roman" w:cs="Times New Roman"/>
          <w:sz w:val="22"/>
          <w:lang w:val="sv-SE"/>
        </w:rPr>
        <w:t xml:space="preserve"> 2019)</w:t>
      </w:r>
      <w:r w:rsidR="0073123E">
        <w:rPr>
          <w:rFonts w:cstheme="minorHAnsi"/>
          <w:bCs/>
          <w:sz w:val="22"/>
          <w:szCs w:val="22"/>
          <w:lang w:val="en-US"/>
        </w:rPr>
        <w:fldChar w:fldCharType="end"/>
      </w:r>
      <w:r w:rsidR="006932D3" w:rsidRPr="0073123E">
        <w:rPr>
          <w:rFonts w:cstheme="minorHAnsi"/>
          <w:bCs/>
          <w:sz w:val="22"/>
          <w:szCs w:val="22"/>
          <w:lang w:val="sv-SE"/>
        </w:rPr>
        <w:t xml:space="preserve">. </w:t>
      </w:r>
      <w:r w:rsidR="00C934E0" w:rsidRPr="00C934E0">
        <w:rPr>
          <w:rFonts w:cstheme="minorHAnsi"/>
          <w:bCs/>
          <w:sz w:val="22"/>
          <w:szCs w:val="22"/>
          <w:lang w:val="en-US"/>
        </w:rPr>
        <w:t>Thus, despit</w:t>
      </w:r>
      <w:r w:rsidR="00C934E0">
        <w:rPr>
          <w:rFonts w:cstheme="minorHAnsi"/>
          <w:bCs/>
          <w:sz w:val="22"/>
          <w:szCs w:val="22"/>
          <w:lang w:val="en-US"/>
        </w:rPr>
        <w:t xml:space="preserve">e being a relatively well-studied and species poor ecosystem, </w:t>
      </w:r>
      <w:r w:rsidR="00393779">
        <w:rPr>
          <w:rFonts w:cstheme="minorHAnsi"/>
          <w:bCs/>
          <w:sz w:val="22"/>
          <w:szCs w:val="22"/>
          <w:lang w:val="en-US"/>
        </w:rPr>
        <w:t xml:space="preserve">understanding </w:t>
      </w:r>
      <w:r w:rsidR="004E6140">
        <w:rPr>
          <w:rFonts w:cstheme="minorHAnsi"/>
          <w:bCs/>
          <w:sz w:val="22"/>
          <w:szCs w:val="22"/>
          <w:lang w:val="en-US"/>
        </w:rPr>
        <w:t xml:space="preserve">the </w:t>
      </w:r>
      <w:r w:rsidR="0068215D">
        <w:rPr>
          <w:rFonts w:cstheme="minorHAnsi"/>
          <w:bCs/>
          <w:sz w:val="22"/>
          <w:szCs w:val="22"/>
          <w:lang w:val="en-US"/>
        </w:rPr>
        <w:t>driving</w:t>
      </w:r>
      <w:r w:rsidR="004E6140">
        <w:rPr>
          <w:rFonts w:cstheme="minorHAnsi"/>
          <w:bCs/>
          <w:sz w:val="22"/>
          <w:szCs w:val="22"/>
          <w:lang w:val="en-US"/>
        </w:rPr>
        <w:t xml:space="preserve"> </w:t>
      </w:r>
      <w:r w:rsidR="00393779">
        <w:rPr>
          <w:rFonts w:cstheme="minorHAnsi"/>
          <w:bCs/>
          <w:sz w:val="22"/>
          <w:szCs w:val="22"/>
          <w:lang w:val="en-US"/>
        </w:rPr>
        <w:t>mecha</w:t>
      </w:r>
      <w:r w:rsidR="00A45AB3">
        <w:rPr>
          <w:rFonts w:cstheme="minorHAnsi"/>
          <w:bCs/>
          <w:sz w:val="22"/>
          <w:szCs w:val="22"/>
          <w:lang w:val="en-US"/>
        </w:rPr>
        <w:t>nisms is not trivial.</w:t>
      </w:r>
      <w:r w:rsidR="00393779">
        <w:rPr>
          <w:rFonts w:cstheme="minorHAnsi"/>
          <w:bCs/>
          <w:sz w:val="22"/>
          <w:szCs w:val="22"/>
          <w:lang w:val="en-US"/>
        </w:rPr>
        <w:t xml:space="preserve"> </w:t>
      </w:r>
      <w:r w:rsidR="00F364AE" w:rsidRPr="00F364AE">
        <w:rPr>
          <w:rFonts w:cstheme="minorHAnsi"/>
          <w:bCs/>
          <w:sz w:val="22"/>
          <w:szCs w:val="22"/>
          <w:lang w:val="en-US"/>
        </w:rPr>
        <w:t>S</w:t>
      </w:r>
      <w:r w:rsidR="00413F1B">
        <w:rPr>
          <w:rFonts w:cstheme="minorHAnsi"/>
          <w:bCs/>
          <w:sz w:val="22"/>
          <w:szCs w:val="22"/>
          <w:lang w:val="en-US"/>
        </w:rPr>
        <w:t>ize</w:t>
      </w:r>
      <w:r w:rsidR="008D2061">
        <w:rPr>
          <w:rFonts w:cstheme="minorHAnsi"/>
          <w:bCs/>
          <w:sz w:val="22"/>
          <w:szCs w:val="22"/>
          <w:lang w:val="en-US"/>
        </w:rPr>
        <w:t xml:space="preserve"> </w:t>
      </w:r>
      <w:r w:rsidR="00413F1B">
        <w:rPr>
          <w:rFonts w:cstheme="minorHAnsi"/>
          <w:bCs/>
          <w:sz w:val="22"/>
          <w:szCs w:val="22"/>
          <w:lang w:val="en-US"/>
        </w:rPr>
        <w:t xml:space="preserve">spectrum models are important for evaluating </w:t>
      </w:r>
      <w:r w:rsidR="00413F1B">
        <w:rPr>
          <w:rFonts w:cstheme="minorHAnsi"/>
          <w:bCs/>
          <w:sz w:val="22"/>
          <w:szCs w:val="22"/>
          <w:lang w:val="en-US"/>
        </w:rPr>
        <w:lastRenderedPageBreak/>
        <w:t xml:space="preserve">mechanisms and structuring forces in ecosystems </w:t>
      </w:r>
      <w:r w:rsidR="00413F1B">
        <w:rPr>
          <w:rFonts w:cstheme="minorHAnsi"/>
          <w:bCs/>
          <w:sz w:val="22"/>
          <w:szCs w:val="22"/>
          <w:lang w:val="en-US"/>
        </w:rPr>
        <w:fldChar w:fldCharType="begin"/>
      </w:r>
      <w:r w:rsidR="00413F1B">
        <w:rPr>
          <w:rFonts w:cstheme="minorHAnsi"/>
          <w:bCs/>
          <w:sz w:val="22"/>
          <w:szCs w:val="22"/>
          <w:lang w:val="en-US"/>
        </w:rPr>
        <w:instrText xml:space="preserve"> ADDIN ZOTERO_ITEM CSL_CITATION {"citationID":"Ztm05NZk","properties":{"formattedCitation":"(Andersen &amp; Pedersen 2009; Szuwalski {\\i{}et al.} 2017; Reum {\\i{}et al.} 2019)","plainCitation":"(Andersen &amp; Pedersen 2009; Szuwalski et al. 2017; Reum et al. 2019)","noteIndex":0},"citationItems":[{"id":696,"uris":["http://zotero.org/users/6116610/items/QAV2VC4L"],"uri":["http://zotero.org/users/6116610/items/QAV2VC4L"],"itemData":{"id":696,"type":"article-journal","abstract":"The largest perturbation on upper trophic levels of many marine ecosystems stems from fishing. The reaction of the ecosystem goes beyond the trophic levels directly targeted by the fishery. This reaction has been described either as a change in slope of the overall size spectrum or as a trophic cascade triggered by the removal of top predators. Here we use a novel size- and trait-based model to explore how marine ecosystems might react to perturbations from different types of fishing pressure. The model explicitly resolves the whole life history of fish, from larvae to adults. The results show that fishing does not change the overall slope of the size spectrum, but depletes the largest individuals and induces trophic cascades. A trophic cascade can propagate both up and down in trophic levels driven by a combination of changes in predation mortality and food limitation. The cascade is damped as it comes further away from the perturbed trophic level. Fishing on several trophic levels leads to a disappearance of the signature of the trophic cascade. Differences in fishing patterns among ecosystems might influence whether a trophic cascade is observed.","container-title":"Proceedings of the Royal Society of London B: Biological Sciences","DOI":"10.1098/rspb.2009.1512","issue":"1682","note":"PMID: 19906668","page":"795–802","title":"Damped trophic cascades driven by fishing in model marine ecosystems","volume":"277","author":[{"family":"Andersen","given":"Ken Haste."},{"family":"Pedersen","given":"M"}],"issued":{"date-parts":[["2009"]]}}},{"id":284,"uris":["http://zotero.org/users/6116610/items/C99U83E4"],"uri":["http://zotero.org/users/6116610/items/C99U83E4"],"itemData":{"id":284,"type":"article-journal","abstract":"Indiscriminate and intense fishing has occurred in many marine ecosystems around the world. Although this practice may have negative effects on biodiversity and populations of individual species, it may also increase total fishery productivity by removing predatory fish. We examine the potential for this phenomenon to explain the high reported wild catches in the East China Sea-one of the most productive ecosystems in the world that has also had its catch reporting accuracy and fishery management questioned. We show that reported catches can be approximated using an ecosystem model that allows for trophic cascades (i.e., the depletion of predators and consequent increases in production of their prey). This would be the world's largest known example of marine ecosystem \"engineering\" and suggests that trade-offs between conservation and food production exist. We project that fishing practices could be modified to increase total catches, revenue, and biomass in the East China Sea, but single-species management would decrease both catches and revenue by reversing the trophic cascades. Our results suggest that implementing single-species management in currently lightly managed and highly exploited multispecies fisheries (which account for a large fraction of global fish catch) may result in decreases in global catch. Efforts to reform management in these fisheries will need to consider system wide impacts of changes in management, rather than focusing only on individual species.","container-title":"Proceedings of the National Academy of Sciences","DOI":"10.1073/pnas.1612722114","ISSN":"0027-8424","issue":"4","note":"PMID: 28028218","page":"717–721","title":"High fishery catches through trophic cascades in China","volume":"114","author":[{"family":"Szuwalski","given":"Cody S."},{"family":"Burgess","given":"Matthew G."},{"family":"Costello","given":"Christopher"},{"family":"Gaines","given":"Steven D."}],"issued":{"date-parts":[["2017"]]}}},{"id":1533,"uris":["http://zotero.org/users/6116610/items/HNV3TQNV"],"uri":["http://zotero.org/users/6116610/items/HNV3TQNV"],"itemData":{"id":1533,"type":"article-journal","container-title":"Oikos","DOI":"10.1111/oik.05630","ISSN":"0030-1299, 1600-0706","issue":"7","journalAbbreviation":"Oikos","language":"en","page":"1051-1064","source":"DOI.org (Crossref)","title":"Species‐specific ontogenetic diet shifts attenuate trophic cascades and lengthen food chains in exploited ecosystems","volume":"128","author":[{"family":"Reum","given":"Jonathan C. P."},{"family":"Blanchard","given":"Julia L."},{"family":"Holsman","given":"Kirstin K."},{"family":"Aydin","given":"Kerim"},{"family":"Punt","given":"André E."}],"issued":{"date-parts":[["2019",7]]}}}],"schema":"https://github.com/citation-style-language/schema/raw/master/csl-citation.json"} </w:instrText>
      </w:r>
      <w:r w:rsidR="00413F1B">
        <w:rPr>
          <w:rFonts w:cstheme="minorHAnsi"/>
          <w:bCs/>
          <w:sz w:val="22"/>
          <w:szCs w:val="22"/>
          <w:lang w:val="en-US"/>
        </w:rPr>
        <w:fldChar w:fldCharType="separate"/>
      </w:r>
      <w:r w:rsidR="00413F1B" w:rsidRPr="00493C4F">
        <w:rPr>
          <w:rFonts w:ascii="Times New Roman" w:cs="Times New Roman"/>
          <w:sz w:val="22"/>
          <w:lang w:val="en-GB"/>
        </w:rPr>
        <w:t xml:space="preserve">(Andersen &amp; Pedersen 2009; Szuwalski </w:t>
      </w:r>
      <w:r w:rsidR="00413F1B" w:rsidRPr="00493C4F">
        <w:rPr>
          <w:rFonts w:ascii="Times New Roman" w:cs="Times New Roman"/>
          <w:i/>
          <w:iCs/>
          <w:sz w:val="22"/>
          <w:lang w:val="en-GB"/>
        </w:rPr>
        <w:t>et al.</w:t>
      </w:r>
      <w:r w:rsidR="00413F1B" w:rsidRPr="00493C4F">
        <w:rPr>
          <w:rFonts w:ascii="Times New Roman" w:cs="Times New Roman"/>
          <w:sz w:val="22"/>
          <w:lang w:val="en-GB"/>
        </w:rPr>
        <w:t xml:space="preserve"> 2017; Reum </w:t>
      </w:r>
      <w:r w:rsidR="00413F1B" w:rsidRPr="00493C4F">
        <w:rPr>
          <w:rFonts w:ascii="Times New Roman" w:cs="Times New Roman"/>
          <w:i/>
          <w:iCs/>
          <w:sz w:val="22"/>
          <w:lang w:val="en-GB"/>
        </w:rPr>
        <w:t>et al.</w:t>
      </w:r>
      <w:r w:rsidR="00413F1B" w:rsidRPr="00493C4F">
        <w:rPr>
          <w:rFonts w:ascii="Times New Roman" w:cs="Times New Roman"/>
          <w:sz w:val="22"/>
          <w:lang w:val="en-GB"/>
        </w:rPr>
        <w:t xml:space="preserve"> 2019)</w:t>
      </w:r>
      <w:r w:rsidR="00413F1B">
        <w:rPr>
          <w:rFonts w:cstheme="minorHAnsi"/>
          <w:bCs/>
          <w:sz w:val="22"/>
          <w:szCs w:val="22"/>
          <w:lang w:val="en-US"/>
        </w:rPr>
        <w:fldChar w:fldCharType="end"/>
      </w:r>
      <w:r w:rsidR="00F364AE">
        <w:rPr>
          <w:rFonts w:cstheme="minorHAnsi"/>
          <w:bCs/>
          <w:sz w:val="22"/>
          <w:szCs w:val="22"/>
          <w:lang w:val="en-US"/>
        </w:rPr>
        <w:t xml:space="preserve">. However, </w:t>
      </w:r>
      <w:r w:rsidR="00F754DA">
        <w:rPr>
          <w:rFonts w:cstheme="minorHAnsi"/>
          <w:bCs/>
          <w:sz w:val="22"/>
          <w:szCs w:val="22"/>
          <w:lang w:val="en-US"/>
        </w:rPr>
        <w:t>m</w:t>
      </w:r>
      <w:r w:rsidR="00A14EF8">
        <w:rPr>
          <w:rFonts w:cstheme="minorHAnsi"/>
          <w:bCs/>
          <w:sz w:val="22"/>
          <w:szCs w:val="22"/>
          <w:lang w:val="en-US"/>
        </w:rPr>
        <w:t xml:space="preserve">odelling </w:t>
      </w:r>
      <w:r w:rsidR="00F06B1E">
        <w:rPr>
          <w:rFonts w:cstheme="minorHAnsi"/>
          <w:bCs/>
          <w:sz w:val="22"/>
          <w:szCs w:val="22"/>
          <w:lang w:val="en-US"/>
        </w:rPr>
        <w:t xml:space="preserve">multiple stressor and interacting and non-linear drivers </w:t>
      </w:r>
      <w:r w:rsidR="00F36F10">
        <w:rPr>
          <w:rFonts w:cstheme="minorHAnsi"/>
          <w:bCs/>
          <w:sz w:val="22"/>
          <w:szCs w:val="22"/>
          <w:lang w:val="en-US"/>
        </w:rPr>
        <w:t xml:space="preserve">constitutes a particular challenge for </w:t>
      </w:r>
      <w:r w:rsidR="009870F5">
        <w:rPr>
          <w:rFonts w:cstheme="minorHAnsi"/>
          <w:bCs/>
          <w:sz w:val="22"/>
          <w:szCs w:val="22"/>
          <w:lang w:val="en-US"/>
        </w:rPr>
        <w:t xml:space="preserve">these </w:t>
      </w:r>
      <w:r w:rsidR="00F36F10">
        <w:rPr>
          <w:rFonts w:cstheme="minorHAnsi"/>
          <w:bCs/>
          <w:sz w:val="22"/>
          <w:szCs w:val="22"/>
          <w:lang w:val="en-US"/>
        </w:rPr>
        <w:t xml:space="preserve">process-based models </w:t>
      </w:r>
      <w:r w:rsidR="00F36F10">
        <w:rPr>
          <w:rFonts w:cstheme="minorHAnsi"/>
          <w:bCs/>
          <w:sz w:val="22"/>
          <w:szCs w:val="22"/>
          <w:lang w:val="en-US"/>
        </w:rPr>
        <w:fldChar w:fldCharType="begin"/>
      </w:r>
      <w:r w:rsidR="00F36F10">
        <w:rPr>
          <w:rFonts w:cstheme="minorHAnsi"/>
          <w:bCs/>
          <w:sz w:val="22"/>
          <w:szCs w:val="22"/>
          <w:lang w:val="en-US"/>
        </w:rPr>
        <w:instrText xml:space="preserve"> ADDIN ZOTERO_ITEM CSL_CITATION {"citationID":"2X4Z1sL1","properties":{"formattedCitation":"(Blanchard {\\i{}et al.} 2017)","plainCitation":"(Blanchard et al. 2017)","noteIndex":0},"citationItems":[{"id":1612,"uris":["http://zotero.org/users/6116610/items/QYPPUEVK"],"uri":["http://zotero.org/users/6116610/items/QYPPUEVK"],"itemData":{"id":1612,"type":"article-journal","container-title":"Trends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F36F10">
        <w:rPr>
          <w:rFonts w:cstheme="minorHAnsi"/>
          <w:bCs/>
          <w:sz w:val="22"/>
          <w:szCs w:val="22"/>
          <w:lang w:val="en-US"/>
        </w:rPr>
        <w:fldChar w:fldCharType="separate"/>
      </w:r>
      <w:r w:rsidR="00F36F10" w:rsidRPr="00D55CED">
        <w:rPr>
          <w:rFonts w:ascii="Times New Roman" w:cs="Times New Roman"/>
          <w:sz w:val="22"/>
          <w:lang w:val="en-GB"/>
        </w:rPr>
        <w:t xml:space="preserve">(Blanchard </w:t>
      </w:r>
      <w:r w:rsidR="00F36F10" w:rsidRPr="00D55CED">
        <w:rPr>
          <w:rFonts w:ascii="Times New Roman" w:cs="Times New Roman"/>
          <w:i/>
          <w:iCs/>
          <w:sz w:val="22"/>
          <w:lang w:val="en-GB"/>
        </w:rPr>
        <w:t>et al.</w:t>
      </w:r>
      <w:r w:rsidR="00F36F10" w:rsidRPr="00D55CED">
        <w:rPr>
          <w:rFonts w:ascii="Times New Roman" w:cs="Times New Roman"/>
          <w:sz w:val="22"/>
          <w:lang w:val="en-GB"/>
        </w:rPr>
        <w:t xml:space="preserve"> 2017)</w:t>
      </w:r>
      <w:r w:rsidR="00F36F10">
        <w:rPr>
          <w:rFonts w:cstheme="minorHAnsi"/>
          <w:bCs/>
          <w:sz w:val="22"/>
          <w:szCs w:val="22"/>
          <w:lang w:val="en-US"/>
        </w:rPr>
        <w:fldChar w:fldCharType="end"/>
      </w:r>
      <w:r w:rsidR="00E325CB">
        <w:rPr>
          <w:rFonts w:cstheme="minorHAnsi"/>
          <w:bCs/>
          <w:sz w:val="22"/>
          <w:szCs w:val="22"/>
          <w:lang w:val="en-US"/>
        </w:rPr>
        <w:t xml:space="preserve">, and </w:t>
      </w:r>
      <w:r w:rsidR="00891593">
        <w:rPr>
          <w:rFonts w:cstheme="minorHAnsi"/>
          <w:bCs/>
          <w:sz w:val="22"/>
          <w:szCs w:val="22"/>
          <w:lang w:val="en-US"/>
        </w:rPr>
        <w:t xml:space="preserve">predicting the dynamics of species </w:t>
      </w:r>
      <w:r w:rsidR="00E325CB">
        <w:rPr>
          <w:rFonts w:cstheme="minorHAnsi"/>
          <w:bCs/>
          <w:sz w:val="22"/>
          <w:szCs w:val="22"/>
          <w:lang w:val="en-US"/>
        </w:rPr>
        <w:t xml:space="preserve">on novel data </w:t>
      </w:r>
      <w:r w:rsidR="00891593">
        <w:rPr>
          <w:rFonts w:cstheme="minorHAnsi"/>
          <w:bCs/>
          <w:sz w:val="22"/>
          <w:szCs w:val="22"/>
          <w:lang w:val="en-US"/>
        </w:rPr>
        <w:t>is often a major challenge</w:t>
      </w:r>
      <w:r w:rsidR="00716FA4">
        <w:rPr>
          <w:rFonts w:cstheme="minorHAnsi"/>
          <w:bCs/>
          <w:sz w:val="22"/>
          <w:szCs w:val="22"/>
          <w:lang w:val="en-US"/>
        </w:rPr>
        <w:t xml:space="preserve"> </w:t>
      </w:r>
      <w:r w:rsidR="00891593">
        <w:rPr>
          <w:rFonts w:cstheme="minorHAnsi"/>
          <w:bCs/>
          <w:sz w:val="22"/>
          <w:szCs w:val="22"/>
          <w:lang w:val="en-US"/>
        </w:rPr>
        <w:fldChar w:fldCharType="begin"/>
      </w:r>
      <w:r w:rsidR="00891593">
        <w:rPr>
          <w:rFonts w:cstheme="minorHAnsi"/>
          <w:bCs/>
          <w:sz w:val="22"/>
          <w:szCs w:val="22"/>
          <w:lang w:val="en-US"/>
        </w:rPr>
        <w:instrText xml:space="preserve"> ADDIN ZOTERO_ITEM CSL_CITATION {"citationID":"SgswCPT3","properties":{"formattedCitation":"(Blanchard {\\i{}et al.} 2014; Spence {\\i{}et al.} 2016; Andersen 2019)","plainCitation":"(Blanchard et al. 2014; Spence et al. 2016; Andersen 2019)","noteIndex":0},"citationItems":[{"id":175,"uris":["http://zotero.org/users/6116610/items/D8WSZLZU"],"uri":["http://zotero.org/users/6116610/items/D8WSZLZU"],"itemData":{"id":175,"type":"article-journal","abstract":"$\\backslash$n$\\backslash$n$\\backslash$n$\\backslash$n*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319,"uris":["http://zotero.org/users/6116610/items/AB8EUS5X"],"uri":["http://zotero.org/users/6116610/items/AB8EUS5X"],"itemData":{"id":319,"type":"article-journal","abstract":"9 Dynamic size spectrum models have been recognized as an effective way of describing how 10 size-based interactions can give rise to the size structure of aquatic communities. They are 11 intermediate complexity ecological models that are solutions to partial differential equations 12 driven by the size-dependent processes of predation, growth, mortality and reproduction 13 in a community of interacting species and sizes. To be useful for quantitative fisheries 14 management these models need to be developed further in a formal statistical framework. 15 Previous work has used time-averaged data to \" calibrate \" the model using optimization 16 methods with the disadvantage of losing detailed time series information. Using a published 17 multi-species size spectrum model parameterized for the North Sea comprising 12 interacting 18 fish species and a background resource, we fit the model to time series data using a Bayesian 19 framework for the first time. 20 We capture the 1967-2010 period using annual estimates of fishing mortality rates as 21 input to the model and time series of fisheries landings data to fit the model to output. 22 We estimate 38 key parameters representing the carrying capacity of each species and back-23 ground resource as well as initial inputs of the dynamical system and errors on the model 24 output. We then forecast the model forward to evaluate how uncertainty propagates through 25 to population-and community-level indicators under alternative management strategies.","container-title":"Canadian Journal of Fisheries and Aquatic Sciences","DOI":"10.1139/cjfas-2015-0022","ISSN":"0706-652X","issue":"4","page":"589–597","title":"Parameter uncertainty of a dynamic multispecies size spectrum model \\textlesssup\\textgreater1\\textless/sup\\textgreater","volume":"73","author":[{"family":"Spence","given":"Michael A."},{"family":"Blackwell","given":"Paul G."},{"family":"Blanchard","given":"Julia L."},{"family":"Shuter","given":"Brian"}],"issued":{"date-parts":[["2016"]]}}},{"id":1816,"uris":["http://zotero.org/users/6116610/items/ATL294ZJ"],"uri":["http://zotero.org/users/6116610/items/ATL294ZJ"],"itemData":{"id":1816,"type":"book","abstract":"Fish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891593">
        <w:rPr>
          <w:rFonts w:cstheme="minorHAnsi"/>
          <w:bCs/>
          <w:sz w:val="22"/>
          <w:szCs w:val="22"/>
          <w:lang w:val="en-US"/>
        </w:rPr>
        <w:fldChar w:fldCharType="separate"/>
      </w:r>
      <w:r w:rsidR="00891593" w:rsidRPr="00E000EA">
        <w:rPr>
          <w:rFonts w:ascii="Times New Roman" w:cs="Times New Roman"/>
          <w:sz w:val="22"/>
          <w:lang w:val="en-GB"/>
        </w:rPr>
        <w:t xml:space="preserve">(Blanchard </w:t>
      </w:r>
      <w:r w:rsidR="00891593" w:rsidRPr="00E000EA">
        <w:rPr>
          <w:rFonts w:ascii="Times New Roman" w:cs="Times New Roman"/>
          <w:i/>
          <w:iCs/>
          <w:sz w:val="22"/>
          <w:lang w:val="en-GB"/>
        </w:rPr>
        <w:t>et al.</w:t>
      </w:r>
      <w:r w:rsidR="00891593" w:rsidRPr="00E000EA">
        <w:rPr>
          <w:rFonts w:ascii="Times New Roman" w:cs="Times New Roman"/>
          <w:sz w:val="22"/>
          <w:lang w:val="en-GB"/>
        </w:rPr>
        <w:t xml:space="preserve"> 2014; Spence </w:t>
      </w:r>
      <w:r w:rsidR="00891593" w:rsidRPr="00E000EA">
        <w:rPr>
          <w:rFonts w:ascii="Times New Roman" w:cs="Times New Roman"/>
          <w:i/>
          <w:iCs/>
          <w:sz w:val="22"/>
          <w:lang w:val="en-GB"/>
        </w:rPr>
        <w:t>et al.</w:t>
      </w:r>
      <w:r w:rsidR="00891593" w:rsidRPr="00E000EA">
        <w:rPr>
          <w:rFonts w:ascii="Times New Roman" w:cs="Times New Roman"/>
          <w:sz w:val="22"/>
          <w:lang w:val="en-GB"/>
        </w:rPr>
        <w:t xml:space="preserve"> 2016; Andersen 2019)</w:t>
      </w:r>
      <w:r w:rsidR="00891593">
        <w:rPr>
          <w:rFonts w:cstheme="minorHAnsi"/>
          <w:bCs/>
          <w:sz w:val="22"/>
          <w:szCs w:val="22"/>
          <w:lang w:val="en-US"/>
        </w:rPr>
        <w:fldChar w:fldCharType="end"/>
      </w:r>
      <w:r w:rsidR="00891593">
        <w:rPr>
          <w:rFonts w:cstheme="minorHAnsi"/>
          <w:bCs/>
          <w:sz w:val="22"/>
          <w:szCs w:val="22"/>
          <w:lang w:val="en-US"/>
        </w:rPr>
        <w:t>.</w:t>
      </w:r>
      <w:r w:rsidR="00202EF4">
        <w:rPr>
          <w:rFonts w:cstheme="minorHAnsi"/>
          <w:bCs/>
          <w:sz w:val="22"/>
          <w:szCs w:val="22"/>
          <w:lang w:val="en-US"/>
        </w:rPr>
        <w:t xml:space="preserve"> This is also the case here</w:t>
      </w:r>
      <w:r w:rsidR="007B1E05">
        <w:rPr>
          <w:rFonts w:cstheme="minorHAnsi"/>
          <w:bCs/>
          <w:sz w:val="22"/>
          <w:szCs w:val="22"/>
          <w:lang w:val="en-US"/>
        </w:rPr>
        <w:t>. W</w:t>
      </w:r>
      <w:r w:rsidR="00202EF4">
        <w:rPr>
          <w:rFonts w:cstheme="minorHAnsi"/>
          <w:bCs/>
          <w:sz w:val="22"/>
          <w:szCs w:val="22"/>
          <w:lang w:val="en-US"/>
        </w:rPr>
        <w:t xml:space="preserve">e </w:t>
      </w:r>
      <w:r w:rsidR="00CB6A61">
        <w:rPr>
          <w:rFonts w:cstheme="minorHAnsi"/>
          <w:bCs/>
          <w:sz w:val="22"/>
          <w:szCs w:val="22"/>
          <w:lang w:val="en-US"/>
        </w:rPr>
        <w:t xml:space="preserve">acquire </w:t>
      </w:r>
      <w:r w:rsidR="00202EF4">
        <w:rPr>
          <w:rFonts w:cstheme="minorHAnsi"/>
          <w:bCs/>
          <w:sz w:val="22"/>
          <w:szCs w:val="22"/>
          <w:lang w:val="en-US"/>
        </w:rPr>
        <w:t xml:space="preserve">poor fits to data in novel conditions </w:t>
      </w:r>
      <w:r w:rsidR="001E35DA">
        <w:rPr>
          <w:rFonts w:cstheme="minorHAnsi"/>
          <w:bCs/>
          <w:sz w:val="22"/>
          <w:szCs w:val="22"/>
          <w:lang w:val="en-US"/>
        </w:rPr>
        <w:t>for sprat in particular</w:t>
      </w:r>
      <w:r w:rsidR="000B0623">
        <w:rPr>
          <w:rFonts w:cstheme="minorHAnsi"/>
          <w:bCs/>
          <w:sz w:val="22"/>
          <w:szCs w:val="22"/>
          <w:lang w:val="en-US"/>
        </w:rPr>
        <w:t xml:space="preserve">. This </w:t>
      </w:r>
      <w:r w:rsidR="001E35DA">
        <w:rPr>
          <w:rFonts w:cstheme="minorHAnsi"/>
          <w:bCs/>
          <w:sz w:val="22"/>
          <w:szCs w:val="22"/>
          <w:lang w:val="en-US"/>
        </w:rPr>
        <w:t xml:space="preserve">suggests </w:t>
      </w:r>
      <w:r w:rsidR="00F13825">
        <w:rPr>
          <w:rFonts w:cstheme="minorHAnsi"/>
          <w:bCs/>
          <w:sz w:val="22"/>
          <w:szCs w:val="22"/>
          <w:lang w:val="en-US"/>
        </w:rPr>
        <w:t>key processes for their dynamics are</w:t>
      </w:r>
      <w:r w:rsidR="0088143B">
        <w:rPr>
          <w:rFonts w:cstheme="minorHAnsi"/>
          <w:bCs/>
          <w:sz w:val="22"/>
          <w:szCs w:val="22"/>
          <w:lang w:val="en-US"/>
        </w:rPr>
        <w:t xml:space="preserve"> </w:t>
      </w:r>
      <w:r w:rsidR="00F13825">
        <w:rPr>
          <w:rFonts w:cstheme="minorHAnsi"/>
          <w:bCs/>
          <w:sz w:val="22"/>
          <w:szCs w:val="22"/>
          <w:lang w:val="en-US"/>
        </w:rPr>
        <w:t>unaccounted</w:t>
      </w:r>
      <w:r w:rsidR="0088143B">
        <w:rPr>
          <w:rFonts w:cstheme="minorHAnsi"/>
          <w:bCs/>
          <w:sz w:val="22"/>
          <w:szCs w:val="22"/>
          <w:lang w:val="en-US"/>
        </w:rPr>
        <w:t xml:space="preserve"> for</w:t>
      </w:r>
      <w:r w:rsidR="000D269F">
        <w:rPr>
          <w:rFonts w:cstheme="minorHAnsi"/>
          <w:bCs/>
          <w:sz w:val="22"/>
          <w:szCs w:val="22"/>
          <w:lang w:val="en-US"/>
        </w:rPr>
        <w:t>,</w:t>
      </w:r>
      <w:r w:rsidR="000B0623">
        <w:rPr>
          <w:rFonts w:cstheme="minorHAnsi"/>
          <w:bCs/>
          <w:sz w:val="22"/>
          <w:szCs w:val="22"/>
          <w:lang w:val="en-US"/>
        </w:rPr>
        <w:t xml:space="preserve"> which is also corroborated by a study finding </w:t>
      </w:r>
      <w:r w:rsidR="00C26CCB">
        <w:rPr>
          <w:rFonts w:cstheme="minorHAnsi"/>
          <w:bCs/>
          <w:sz w:val="22"/>
          <w:szCs w:val="22"/>
          <w:lang w:val="en-US"/>
        </w:rPr>
        <w:t xml:space="preserve">sprat recruitment to be driven mainly by </w:t>
      </w:r>
      <w:r w:rsidR="002C48A3">
        <w:rPr>
          <w:rFonts w:cstheme="minorHAnsi"/>
          <w:bCs/>
          <w:sz w:val="22"/>
          <w:szCs w:val="22"/>
          <w:lang w:val="en-US"/>
        </w:rPr>
        <w:t>seasonal</w:t>
      </w:r>
      <w:r w:rsidR="00C26CCB">
        <w:rPr>
          <w:rFonts w:cstheme="minorHAnsi"/>
          <w:bCs/>
          <w:sz w:val="22"/>
          <w:szCs w:val="22"/>
          <w:lang w:val="en-US"/>
        </w:rPr>
        <w:t xml:space="preserve"> temperatures rather than </w:t>
      </w:r>
      <w:r w:rsidR="009C2FF2">
        <w:rPr>
          <w:rFonts w:cstheme="minorHAnsi"/>
          <w:bCs/>
          <w:sz w:val="22"/>
          <w:szCs w:val="22"/>
          <w:lang w:val="en-US"/>
        </w:rPr>
        <w:t>spawning stock biomass</w:t>
      </w:r>
      <w:r w:rsidR="00861535">
        <w:rPr>
          <w:rFonts w:cstheme="minorHAnsi"/>
          <w:bCs/>
          <w:sz w:val="22"/>
          <w:szCs w:val="22"/>
          <w:lang w:val="en-US"/>
        </w:rPr>
        <w:t xml:space="preserve"> </w:t>
      </w:r>
      <w:r w:rsidR="00FB48E5">
        <w:rPr>
          <w:rFonts w:cstheme="minorHAnsi"/>
          <w:bCs/>
          <w:sz w:val="22"/>
          <w:szCs w:val="22"/>
          <w:lang w:val="en-US"/>
        </w:rPr>
        <w:fldChar w:fldCharType="begin"/>
      </w:r>
      <w:r w:rsidR="00FB48E5">
        <w:rPr>
          <w:rFonts w:cstheme="minorHAnsi"/>
          <w:bCs/>
          <w:sz w:val="22"/>
          <w:szCs w:val="22"/>
          <w:lang w:val="en-US"/>
        </w:rPr>
        <w:instrText xml:space="preserve"> ADDIN ZOTERO_ITEM CSL_CITATION {"citationID":"pEyJSSA0","properties":{"formattedCitation":"(MacKenzie &amp; K\\uc0\\u246{}ster 2004)","plainCitation":"(MacKenzie &amp; Köster 2004)","noteIndex":0},"citationItems":[{"id":1873,"uris":["http://zotero.org/users/6116610/items/VBM5ECW3"],"uri":["http://zotero.org/users/6116610/items/VBM5ECW3"],"itemData":{"id":1873,"type":"article-journal","abstract":"Processes controlling the production of new fish (recruitment) are poorly understood and therefore challenge population ecologists and resource managers. Sprat in the Baltic Sea is no exception: recruitment varies widely between years and is virtually independent of the biomass of mature sprat. Sprat is a key prey and predator species in the Baltic ecosystem and is commercially exploited (1.86 × 108 kg/yr since 1974). The population and fishery must therefore be managed sustainably and if necessary accommodate environmental effects on population dynamics. We demonstrate using 45 years of data that recruitment depends on temperature conditions during the months when sprat gonads, eggs, and larvae are developing. We also show that recruitment can be predicted before adults spawn (and fully 15 months earlier than using present technology) by using linkages between recruitment, large-scale climate variability (North Atlantic Oscillation), Baltic Sea ice coverage, and water temperature. These relationships increase our understanding of sprat population dynamics and enable a desirable integration of fisheries ecology and management with climatology and oceanography.","container-title":"Ecology","DOI":"10.1890/02-0780","ISSN":"1939-9170","issue":"3","language":"en","page":"784-794","source":"Wiley Online Library","title":"Fish Production and Climate: Sprat in the Baltic Sea","title-short":"Fish Production and Climate","volume":"85","author":[{"family":"MacKenzie","given":"Brian R."},{"family":"Köster","given":"Friedrich W."}],"issued":{"date-parts":[["2004"]]}}}],"schema":"https://github.com/citation-style-language/schema/raw/master/csl-citation.json"} </w:instrText>
      </w:r>
      <w:r w:rsidR="00FB48E5">
        <w:rPr>
          <w:rFonts w:cstheme="minorHAnsi"/>
          <w:bCs/>
          <w:sz w:val="22"/>
          <w:szCs w:val="22"/>
          <w:lang w:val="en-US"/>
        </w:rPr>
        <w:fldChar w:fldCharType="separate"/>
      </w:r>
      <w:r w:rsidR="00FB48E5" w:rsidRPr="00FB48E5">
        <w:rPr>
          <w:rFonts w:ascii="Times New Roman" w:cs="Times New Roman"/>
          <w:sz w:val="22"/>
          <w:lang w:val="en-GB"/>
        </w:rPr>
        <w:t>(MacKenzie &amp; Köster 2004)</w:t>
      </w:r>
      <w:r w:rsidR="00FB48E5">
        <w:rPr>
          <w:rFonts w:cstheme="minorHAnsi"/>
          <w:bCs/>
          <w:sz w:val="22"/>
          <w:szCs w:val="22"/>
          <w:lang w:val="en-US"/>
        </w:rPr>
        <w:fldChar w:fldCharType="end"/>
      </w:r>
      <w:r w:rsidR="000D269F">
        <w:rPr>
          <w:rFonts w:cstheme="minorHAnsi"/>
          <w:bCs/>
          <w:sz w:val="22"/>
          <w:szCs w:val="22"/>
          <w:lang w:val="en-US"/>
        </w:rPr>
        <w:t>.</w:t>
      </w:r>
      <w:r w:rsidR="00F508B3">
        <w:rPr>
          <w:rFonts w:cstheme="minorHAnsi"/>
          <w:bCs/>
          <w:sz w:val="22"/>
          <w:szCs w:val="22"/>
          <w:lang w:val="en-US"/>
        </w:rPr>
        <w:t xml:space="preserve"> </w:t>
      </w:r>
      <w:r w:rsidR="001001E8">
        <w:rPr>
          <w:rFonts w:cstheme="minorHAnsi"/>
          <w:bCs/>
          <w:sz w:val="22"/>
          <w:szCs w:val="22"/>
          <w:lang w:val="en-US"/>
        </w:rPr>
        <w:t>By contrast, statistical approaches</w:t>
      </w:r>
      <w:r w:rsidR="00802335">
        <w:rPr>
          <w:rFonts w:cstheme="minorHAnsi"/>
          <w:bCs/>
          <w:sz w:val="22"/>
          <w:szCs w:val="22"/>
          <w:lang w:val="en-US"/>
        </w:rPr>
        <w:t>, such as MAR(1) models</w:t>
      </w:r>
      <w:r w:rsidR="00494FDC">
        <w:rPr>
          <w:rFonts w:cstheme="minorHAnsi"/>
          <w:bCs/>
          <w:sz w:val="22"/>
          <w:szCs w:val="22"/>
          <w:lang w:val="en-US"/>
        </w:rPr>
        <w:t>, can reveal good fit to data and be used for short term predictions</w:t>
      </w:r>
      <w:r w:rsidR="001733BD">
        <w:rPr>
          <w:rFonts w:cstheme="minorHAnsi"/>
          <w:bCs/>
          <w:sz w:val="22"/>
          <w:szCs w:val="22"/>
          <w:lang w:val="en-US"/>
        </w:rPr>
        <w:t xml:space="preserve"> </w:t>
      </w:r>
      <w:r w:rsidR="001733BD">
        <w:rPr>
          <w:rFonts w:cstheme="minorHAnsi"/>
          <w:bCs/>
          <w:sz w:val="22"/>
          <w:szCs w:val="22"/>
          <w:lang w:val="en-US"/>
        </w:rPr>
        <w:fldChar w:fldCharType="begin"/>
      </w:r>
      <w:r w:rsidR="001733BD">
        <w:rPr>
          <w:rFonts w:cstheme="minorHAnsi"/>
          <w:bCs/>
          <w:sz w:val="22"/>
          <w:szCs w:val="22"/>
          <w:lang w:val="en-US"/>
        </w:rPr>
        <w:instrText xml:space="preserve"> ADDIN ZOTERO_ITEM CSL_CITATION {"citationID":"WHKWFmP9","properties":{"formattedCitation":"(Lindegren {\\i{}et al.} 2010)","plainCitation":"(Lindegren et al. 2010)","noteIndex":0},"citationItems":[{"id":1857,"uris":["http://zotero.org/users/6116610/items/TAKD369M"],"uri":["http://zotero.org/users/6116610/items/TAKD369M"],"itemData":{"id":1857,"type":"article-journal","abstract":"Good decision making for fisheries and marine ecosystems requires a capacity to anticipate the consequences of management under different scenarios of climate change. The necessary ecological forecasting calls for ecosystem-based models capable of integrating multiple drivers across trophic levels and properly including uncertainty. The methodology presented here assesses the combined impacts of climate and fishing on marine food-web dynamics and provides estimates of the confidence envelope of the forecasts. It is applied to cod (Gadus morhua) in the Baltic Sea, which is vulnerable to climate-related decline in salinity owing to both direct and indirect effects (i.e. through species interactions) on early-life survival. A stochastic food web-model driven by regional climate scenarios is used to produce quantitative forecasts of cod dynamics in the twenty-first century. The forecasts show how exploitation would have to be adjusted in order to achieve sustainable management under different climate scenarios.","container-title":"Proceedings of the Royal Society B: Biological Sciences","DOI":"10.1098/rspb.2010.0353","issue":"1691","journalAbbreviation":"Proceedings of the Royal Society B: Biological Sciences","page":"2121-2130","source":"royalsocietypublishing.org (Atypon)","title":"Ecological forecasting under climate change: the case of Baltic cod","title-short":"Ecological forecasting under climate change","volume":"277","author":[{"family":"Lindegren","given":"Martin"},{"family":"Möllmann","given":"Christian"},{"family":"Nielsen","given":"Anders"},{"family":"Brander","given":"Keith"},{"family":"MacKenzie","given":"Brian R."},{"family":"Stenseth","given":"Nils Chr."}],"issued":{"date-parts":[["2010",7,22]]}}}],"schema":"https://github.com/citation-style-language/schema/raw/master/csl-citation.json"} </w:instrText>
      </w:r>
      <w:r w:rsidR="001733BD">
        <w:rPr>
          <w:rFonts w:cstheme="minorHAnsi"/>
          <w:bCs/>
          <w:sz w:val="22"/>
          <w:szCs w:val="22"/>
          <w:lang w:val="en-US"/>
        </w:rPr>
        <w:fldChar w:fldCharType="separate"/>
      </w:r>
      <w:r w:rsidR="001733BD" w:rsidRPr="001733BD">
        <w:rPr>
          <w:rFonts w:ascii="Times New Roman" w:cs="Times New Roman"/>
          <w:sz w:val="22"/>
          <w:lang w:val="en-GB"/>
        </w:rPr>
        <w:t xml:space="preserve">(Lindegren </w:t>
      </w:r>
      <w:r w:rsidR="001733BD" w:rsidRPr="001733BD">
        <w:rPr>
          <w:rFonts w:ascii="Times New Roman" w:cs="Times New Roman"/>
          <w:i/>
          <w:iCs/>
          <w:sz w:val="22"/>
          <w:lang w:val="en-GB"/>
        </w:rPr>
        <w:t>et al.</w:t>
      </w:r>
      <w:r w:rsidR="001733BD" w:rsidRPr="001733BD">
        <w:rPr>
          <w:rFonts w:ascii="Times New Roman" w:cs="Times New Roman"/>
          <w:sz w:val="22"/>
          <w:lang w:val="en-GB"/>
        </w:rPr>
        <w:t xml:space="preserve"> 2010)</w:t>
      </w:r>
      <w:r w:rsidR="001733BD">
        <w:rPr>
          <w:rFonts w:cstheme="minorHAnsi"/>
          <w:bCs/>
          <w:sz w:val="22"/>
          <w:szCs w:val="22"/>
          <w:lang w:val="en-US"/>
        </w:rPr>
        <w:fldChar w:fldCharType="end"/>
      </w:r>
      <w:r w:rsidR="00CC7FEB">
        <w:rPr>
          <w:rFonts w:cstheme="minorHAnsi"/>
          <w:bCs/>
          <w:sz w:val="22"/>
          <w:szCs w:val="22"/>
          <w:lang w:val="en-US"/>
        </w:rPr>
        <w:t xml:space="preserve">. Such models have predicted </w:t>
      </w:r>
      <w:r w:rsidR="00762135">
        <w:rPr>
          <w:rFonts w:cstheme="minorHAnsi"/>
          <w:bCs/>
          <w:sz w:val="22"/>
          <w:szCs w:val="22"/>
          <w:lang w:val="en-US"/>
        </w:rPr>
        <w:t>decline in cod productivity (</w:t>
      </w:r>
      <w:r w:rsidR="00437A1E">
        <w:rPr>
          <w:rFonts w:cstheme="minorHAnsi"/>
          <w:bCs/>
          <w:sz w:val="22"/>
          <w:szCs w:val="22"/>
          <w:lang w:val="en-US"/>
        </w:rPr>
        <w:t xml:space="preserve">mainly </w:t>
      </w:r>
      <w:r w:rsidR="00762135">
        <w:rPr>
          <w:rFonts w:cstheme="minorHAnsi"/>
          <w:bCs/>
          <w:sz w:val="22"/>
          <w:szCs w:val="22"/>
          <w:lang w:val="en-US"/>
        </w:rPr>
        <w:t>via reduced salinity</w:t>
      </w:r>
      <w:r w:rsidR="000936E4">
        <w:rPr>
          <w:rFonts w:cstheme="minorHAnsi"/>
          <w:bCs/>
          <w:sz w:val="22"/>
          <w:szCs w:val="22"/>
          <w:lang w:val="en-US"/>
        </w:rPr>
        <w:t xml:space="preserve"> and offspring </w:t>
      </w:r>
      <w:r w:rsidR="00AF4F7B">
        <w:rPr>
          <w:rFonts w:cstheme="minorHAnsi"/>
          <w:bCs/>
          <w:sz w:val="22"/>
          <w:szCs w:val="22"/>
          <w:lang w:val="en-US"/>
        </w:rPr>
        <w:t>survival</w:t>
      </w:r>
      <w:r w:rsidR="000936E4">
        <w:rPr>
          <w:rFonts w:cstheme="minorHAnsi"/>
          <w:bCs/>
          <w:sz w:val="22"/>
          <w:szCs w:val="22"/>
          <w:lang w:val="en-US"/>
        </w:rPr>
        <w:t>)</w:t>
      </w:r>
      <w:r w:rsidR="00845AD2">
        <w:rPr>
          <w:rFonts w:cstheme="minorHAnsi"/>
          <w:bCs/>
          <w:sz w:val="22"/>
          <w:szCs w:val="22"/>
          <w:lang w:val="en-US"/>
        </w:rPr>
        <w:t xml:space="preserve"> </w:t>
      </w:r>
      <w:r w:rsidR="00437A1E">
        <w:rPr>
          <w:rFonts w:cstheme="minorHAnsi"/>
          <w:bCs/>
          <w:sz w:val="22"/>
          <w:szCs w:val="22"/>
          <w:lang w:val="en-US"/>
        </w:rPr>
        <w:fldChar w:fldCharType="begin"/>
      </w:r>
      <w:r w:rsidR="00437A1E">
        <w:rPr>
          <w:rFonts w:cstheme="minorHAnsi"/>
          <w:bCs/>
          <w:sz w:val="22"/>
          <w:szCs w:val="22"/>
          <w:lang w:val="en-US"/>
        </w:rPr>
        <w:instrText xml:space="preserve"> ADDIN ZOTERO_ITEM CSL_CITATION {"citationID":"YV7tAgs5","properties":{"formattedCitation":"(Lindegren {\\i{}et al.} 2010)","plainCitation":"(Lindegren et al. 2010)","noteIndex":0},"citationItems":[{"id":1857,"uris":["http://zotero.org/users/6116610/items/TAKD369M"],"uri":["http://zotero.org/users/6116610/items/TAKD369M"],"itemData":{"id":1857,"type":"article-journal","abstract":"Good decision making for fisheries and marine ecosystems requires a capacity to anticipate the consequences of management under different scenarios of climate change. The necessary ecological forecasting calls for ecosystem-based models capable of integrating multiple drivers across trophic levels and properly including uncertainty. The methodology presented here assesses the combined impacts of climate and fishing on marine food-web dynamics and provides estimates of the confidence envelope of the forecasts. It is applied to cod (Gadus morhua) in the Baltic Sea, which is vulnerable to climate-related decline in salinity owing to both direct and indirect effects (i.e. through species interactions) on early-life survival. A stochastic food web-model driven by regional climate scenarios is used to produce quantitative forecasts of cod dynamics in the twenty-first century. The forecasts show how exploitation would have to be adjusted in order to achieve sustainable management under different climate scenarios.","container-title":"Proceedings of the Royal Society B: Biological Sciences","DOI":"10.1098/rspb.2010.0353","issue":"1691","journalAbbreviation":"Proceedings of the Royal Society B: Biological Sciences","page":"2121-2130","source":"royalsocietypublishing.org (Atypon)","title":"Ecological forecasting under climate change: the case of Baltic cod","title-short":"Ecological forecasting under climate change","volume":"277","author":[{"family":"Lindegren","given":"Martin"},{"family":"Möllmann","given":"Christian"},{"family":"Nielsen","given":"Anders"},{"family":"Brander","given":"Keith"},{"family":"MacKenzie","given":"Brian R."},{"family":"Stenseth","given":"Nils Chr."}],"issued":{"date-parts":[["2010",7,22]]}}}],"schema":"https://github.com/citation-style-language/schema/raw/master/csl-citation.json"} </w:instrText>
      </w:r>
      <w:r w:rsidR="00437A1E">
        <w:rPr>
          <w:rFonts w:cstheme="minorHAnsi"/>
          <w:bCs/>
          <w:sz w:val="22"/>
          <w:szCs w:val="22"/>
          <w:lang w:val="en-US"/>
        </w:rPr>
        <w:fldChar w:fldCharType="separate"/>
      </w:r>
      <w:r w:rsidR="00437A1E" w:rsidRPr="00437A1E">
        <w:rPr>
          <w:rFonts w:ascii="Times New Roman" w:cs="Times New Roman"/>
          <w:sz w:val="22"/>
          <w:lang w:val="en-GB"/>
        </w:rPr>
        <w:t xml:space="preserve">(Lindegren </w:t>
      </w:r>
      <w:r w:rsidR="00437A1E" w:rsidRPr="00437A1E">
        <w:rPr>
          <w:rFonts w:ascii="Times New Roman" w:cs="Times New Roman"/>
          <w:i/>
          <w:iCs/>
          <w:sz w:val="22"/>
          <w:lang w:val="en-GB"/>
        </w:rPr>
        <w:t>et al.</w:t>
      </w:r>
      <w:r w:rsidR="00437A1E" w:rsidRPr="00437A1E">
        <w:rPr>
          <w:rFonts w:ascii="Times New Roman" w:cs="Times New Roman"/>
          <w:sz w:val="22"/>
          <w:lang w:val="en-GB"/>
        </w:rPr>
        <w:t xml:space="preserve"> 2010)</w:t>
      </w:r>
      <w:r w:rsidR="00437A1E">
        <w:rPr>
          <w:rFonts w:cstheme="minorHAnsi"/>
          <w:bCs/>
          <w:sz w:val="22"/>
          <w:szCs w:val="22"/>
          <w:lang w:val="en-US"/>
        </w:rPr>
        <w:fldChar w:fldCharType="end"/>
      </w:r>
      <w:r w:rsidR="008E1EC6">
        <w:rPr>
          <w:rFonts w:cstheme="minorHAnsi"/>
          <w:bCs/>
          <w:sz w:val="22"/>
          <w:szCs w:val="22"/>
          <w:lang w:val="en-US"/>
        </w:rPr>
        <w:t xml:space="preserve">, and increased </w:t>
      </w:r>
      <w:r w:rsidR="00D80880">
        <w:rPr>
          <w:rFonts w:cstheme="minorHAnsi"/>
          <w:bCs/>
          <w:sz w:val="22"/>
          <w:szCs w:val="22"/>
          <w:lang w:val="en-US"/>
        </w:rPr>
        <w:t xml:space="preserve">spawning stock biomass </w:t>
      </w:r>
      <w:r w:rsidR="00FA75A3">
        <w:rPr>
          <w:rFonts w:cstheme="minorHAnsi"/>
          <w:bCs/>
          <w:sz w:val="22"/>
          <w:szCs w:val="22"/>
          <w:lang w:val="en-US"/>
        </w:rPr>
        <w:t xml:space="preserve">of herring </w:t>
      </w:r>
      <w:r w:rsidR="00196DBC">
        <w:rPr>
          <w:rFonts w:cstheme="minorHAnsi"/>
          <w:bCs/>
          <w:sz w:val="22"/>
          <w:szCs w:val="22"/>
          <w:lang w:val="en-US"/>
        </w:rPr>
        <w:t xml:space="preserve">and sprat </w:t>
      </w:r>
      <w:r w:rsidR="00FA75A3">
        <w:rPr>
          <w:rFonts w:cstheme="minorHAnsi"/>
          <w:bCs/>
          <w:sz w:val="22"/>
          <w:szCs w:val="22"/>
          <w:lang w:val="en-US"/>
        </w:rPr>
        <w:t>with warming</w:t>
      </w:r>
      <w:r w:rsidR="00CA2E3A">
        <w:rPr>
          <w:rFonts w:cstheme="minorHAnsi"/>
          <w:bCs/>
          <w:sz w:val="22"/>
          <w:szCs w:val="22"/>
          <w:lang w:val="en-US"/>
        </w:rPr>
        <w:t>, driven mainly by increased recruitment</w:t>
      </w:r>
      <w:r w:rsidR="00845AD2">
        <w:rPr>
          <w:rFonts w:cstheme="minorHAnsi"/>
          <w:bCs/>
          <w:sz w:val="22"/>
          <w:szCs w:val="22"/>
          <w:lang w:val="en-US"/>
        </w:rPr>
        <w:t xml:space="preserve"> </w:t>
      </w:r>
      <w:r w:rsidR="00CA2E3A">
        <w:rPr>
          <w:rFonts w:cstheme="minorHAnsi"/>
          <w:bCs/>
          <w:sz w:val="22"/>
          <w:szCs w:val="22"/>
          <w:lang w:val="en-US"/>
        </w:rPr>
        <w:t xml:space="preserve">potential </w:t>
      </w:r>
      <w:r w:rsidR="00845AD2">
        <w:rPr>
          <w:rFonts w:cstheme="minorHAnsi"/>
          <w:bCs/>
          <w:sz w:val="22"/>
          <w:szCs w:val="22"/>
          <w:lang w:val="en-US"/>
        </w:rPr>
        <w:fldChar w:fldCharType="begin"/>
      </w:r>
      <w:r w:rsidR="00845AD2">
        <w:rPr>
          <w:rFonts w:cstheme="minorHAnsi"/>
          <w:bCs/>
          <w:sz w:val="22"/>
          <w:szCs w:val="22"/>
          <w:lang w:val="en-US"/>
        </w:rPr>
        <w:instrText xml:space="preserve"> ADDIN ZOTERO_ITEM CSL_CITATION {"citationID":"1q6n4uKj","properties":{"formattedCitation":"(Bartolino {\\i{}et al.} 2014)","plainCitation":"(Bartolino et al. 2014)","noteIndex":0},"citationItems":[{"id":1842,"uris":["http://zotero.org/users/6116610/items/8EMJAISC"],"uri":["http://zotero.org/users/6116610/items/8EMJAISC"],"itemData":{"id":1842,"type":"article-journal","abstract":"Climate change and anthropogenic disturbances may affect marine populations and ecosystems through multiple pathways. In this study we present a framework in which we integrate existing models and knowledge on basic regulatory processes to investigate the potential impact of future scenarios of fisheries exploitation and climate change on the temporal dynamics of the central Baltic herring stock. Alternative scenarios of increasing sea surface temperature and decreasing salinity of the Baltic Sea from a global climate model were combined with two alternative fishing scenarios, and their direct and ecosystem-mediated effects (i.e., through predation by cod and competition with sprat) on the herring population were evaluated for the period 2010–2050. Gradual increase in temperature has a positive impact on the long-term productivity of the herring stock, but it has the potential to enhance the recovery of the herring stock only in combination with sustainable fisheries management (i.e., Fmsy). Conversely, projections of herring spawning stock biomass (SSB) were generally low under elevated fishing mortality levels (Fhigh), comparable with those experienced by the stock during the 1990s. Under the combined effects of long-term warming and high fishing mortality uncertainty in herring SSB projections was higher and increasing for the duration of the forecasts, suggesting a synergistic effect of fishery exploitation and climate forcing on fish populations dynamics. Our study shows that simulations of long-term fish dynamics can be an informative tool to derive expectations of the potential long-term impact of alternative future scenarios of exploitation and climate change.","container-title":"Fisheries Oceanography","DOI":"10.1111/fog.12060","ISSN":"1365-2419","issue":"3","language":"en","page":"258-269","source":"Wiley Online Library","title":"Forecasting fish stock dynamics under climate change: Baltic herring (Clupea harengus) as a case study","title-short":"Forecasting fish stock dynamics under climate change","volume":"23","author":[{"family":"Bartolino","given":"Valerio"},{"family":"Margonski","given":"Piotr"},{"family":"Lindegren","given":"Martin"},{"family":"Linderholm","given":"Hans W."},{"family":"Cardinale","given":"Massimiliano"},{"family":"Rayner","given":"David"},{"family":"Wennhage","given":"Håkan"},{"family":"Casini","given":"Michele"}],"issued":{"date-parts":[["2014"]]}}}],"schema":"https://github.com/citation-style-language/schema/raw/master/csl-citation.json"} </w:instrText>
      </w:r>
      <w:r w:rsidR="00845AD2">
        <w:rPr>
          <w:rFonts w:cstheme="minorHAnsi"/>
          <w:bCs/>
          <w:sz w:val="22"/>
          <w:szCs w:val="22"/>
          <w:lang w:val="en-US"/>
        </w:rPr>
        <w:fldChar w:fldCharType="separate"/>
      </w:r>
      <w:r w:rsidR="00845AD2" w:rsidRPr="00845AD2">
        <w:rPr>
          <w:rFonts w:ascii="Times New Roman" w:cs="Times New Roman"/>
          <w:sz w:val="22"/>
          <w:lang w:val="en-GB"/>
        </w:rPr>
        <w:t xml:space="preserve">(Bartolino </w:t>
      </w:r>
      <w:r w:rsidR="00845AD2" w:rsidRPr="00845AD2">
        <w:rPr>
          <w:rFonts w:ascii="Times New Roman" w:cs="Times New Roman"/>
          <w:i/>
          <w:iCs/>
          <w:sz w:val="22"/>
          <w:lang w:val="en-GB"/>
        </w:rPr>
        <w:t>et al.</w:t>
      </w:r>
      <w:r w:rsidR="00845AD2" w:rsidRPr="00845AD2">
        <w:rPr>
          <w:rFonts w:ascii="Times New Roman" w:cs="Times New Roman"/>
          <w:sz w:val="22"/>
          <w:lang w:val="en-GB"/>
        </w:rPr>
        <w:t xml:space="preserve"> 2014)</w:t>
      </w:r>
      <w:r w:rsidR="00845AD2">
        <w:rPr>
          <w:rFonts w:cstheme="minorHAnsi"/>
          <w:bCs/>
          <w:sz w:val="22"/>
          <w:szCs w:val="22"/>
          <w:lang w:val="en-US"/>
        </w:rPr>
        <w:fldChar w:fldCharType="end"/>
      </w:r>
      <w:r w:rsidR="00437A1E">
        <w:rPr>
          <w:rFonts w:cstheme="minorHAnsi"/>
          <w:bCs/>
          <w:sz w:val="22"/>
          <w:szCs w:val="22"/>
          <w:lang w:val="en-US"/>
        </w:rPr>
        <w:t>.</w:t>
      </w:r>
      <w:r w:rsidR="003B371B">
        <w:rPr>
          <w:rFonts w:cstheme="minorHAnsi"/>
          <w:bCs/>
          <w:sz w:val="22"/>
          <w:szCs w:val="22"/>
          <w:lang w:val="en-US"/>
        </w:rPr>
        <w:t xml:space="preserve"> </w:t>
      </w:r>
      <w:r w:rsidR="00500C4D">
        <w:rPr>
          <w:rFonts w:cstheme="minorHAnsi"/>
          <w:bCs/>
          <w:sz w:val="22"/>
          <w:szCs w:val="22"/>
          <w:lang w:val="en-US"/>
        </w:rPr>
        <w:t xml:space="preserve">However, </w:t>
      </w:r>
      <w:r w:rsidR="00A96C7B">
        <w:rPr>
          <w:rFonts w:cstheme="minorHAnsi"/>
          <w:bCs/>
          <w:sz w:val="22"/>
          <w:szCs w:val="22"/>
          <w:lang w:val="en-US"/>
        </w:rPr>
        <w:t xml:space="preserve">they cannot </w:t>
      </w:r>
      <w:r w:rsidR="00CC5DDA">
        <w:rPr>
          <w:rFonts w:cstheme="minorHAnsi"/>
          <w:bCs/>
          <w:sz w:val="22"/>
          <w:szCs w:val="22"/>
          <w:lang w:val="en-US"/>
        </w:rPr>
        <w:t xml:space="preserve">capture </w:t>
      </w:r>
      <w:r w:rsidR="00FF4986">
        <w:rPr>
          <w:rFonts w:cstheme="minorHAnsi"/>
          <w:bCs/>
          <w:sz w:val="22"/>
          <w:szCs w:val="22"/>
          <w:lang w:val="en-US"/>
        </w:rPr>
        <w:t xml:space="preserve">changes </w:t>
      </w:r>
      <w:r w:rsidR="00A21C97">
        <w:rPr>
          <w:rFonts w:cstheme="minorHAnsi"/>
          <w:bCs/>
          <w:sz w:val="22"/>
          <w:szCs w:val="22"/>
          <w:lang w:val="en-US"/>
        </w:rPr>
        <w:t xml:space="preserve">in growth and </w:t>
      </w:r>
      <w:r w:rsidR="00AA333F">
        <w:rPr>
          <w:rFonts w:cstheme="minorHAnsi"/>
          <w:bCs/>
          <w:sz w:val="22"/>
          <w:szCs w:val="22"/>
          <w:lang w:val="en-US"/>
        </w:rPr>
        <w:t xml:space="preserve">maximum </w:t>
      </w:r>
      <w:r w:rsidR="00A21C97">
        <w:rPr>
          <w:rFonts w:cstheme="minorHAnsi"/>
          <w:bCs/>
          <w:sz w:val="22"/>
          <w:szCs w:val="22"/>
          <w:lang w:val="en-US"/>
        </w:rPr>
        <w:t>body size with warming</w:t>
      </w:r>
      <w:r w:rsidR="00A330CD">
        <w:rPr>
          <w:rFonts w:cstheme="minorHAnsi"/>
          <w:bCs/>
          <w:sz w:val="22"/>
          <w:szCs w:val="22"/>
          <w:lang w:val="en-US"/>
        </w:rPr>
        <w:t xml:space="preserve">, </w:t>
      </w:r>
      <w:r w:rsidR="00D62C06">
        <w:rPr>
          <w:rFonts w:cstheme="minorHAnsi"/>
          <w:bCs/>
          <w:sz w:val="22"/>
          <w:szCs w:val="22"/>
          <w:lang w:val="en-US"/>
        </w:rPr>
        <w:t xml:space="preserve">which </w:t>
      </w:r>
      <w:r w:rsidR="001353A5">
        <w:rPr>
          <w:rFonts w:cstheme="minorHAnsi"/>
          <w:bCs/>
          <w:sz w:val="22"/>
          <w:szCs w:val="22"/>
          <w:lang w:val="en-US"/>
        </w:rPr>
        <w:t xml:space="preserve">could be a strong limitation </w:t>
      </w:r>
      <w:r w:rsidR="00313840">
        <w:rPr>
          <w:rFonts w:cstheme="minorHAnsi"/>
          <w:bCs/>
          <w:sz w:val="22"/>
          <w:szCs w:val="22"/>
          <w:lang w:val="en-US"/>
        </w:rPr>
        <w:t>given the observed</w:t>
      </w:r>
      <w:r w:rsidR="008C2CA7">
        <w:rPr>
          <w:rFonts w:cstheme="minorHAnsi"/>
          <w:bCs/>
          <w:sz w:val="22"/>
          <w:szCs w:val="22"/>
          <w:lang w:val="en-US"/>
        </w:rPr>
        <w:t xml:space="preserve"> effects of warming on these traits</w:t>
      </w:r>
      <w:r w:rsidR="00F37B07">
        <w:rPr>
          <w:rFonts w:cstheme="minorHAnsi"/>
          <w:bCs/>
          <w:sz w:val="22"/>
          <w:szCs w:val="22"/>
          <w:lang w:val="en-US"/>
        </w:rPr>
        <w:t xml:space="preserve"> and their impacts on population dynamics</w:t>
      </w:r>
      <w:r w:rsidR="008C2CA7">
        <w:rPr>
          <w:rFonts w:cstheme="minorHAnsi"/>
          <w:bCs/>
          <w:sz w:val="22"/>
          <w:szCs w:val="22"/>
          <w:lang w:val="en-US"/>
        </w:rPr>
        <w:t>.</w:t>
      </w:r>
      <w:r w:rsidR="00DC167C">
        <w:rPr>
          <w:rFonts w:cstheme="minorHAnsi"/>
          <w:bCs/>
          <w:sz w:val="22"/>
          <w:szCs w:val="22"/>
          <w:lang w:val="en-US"/>
        </w:rPr>
        <w:t xml:space="preserve"> </w:t>
      </w:r>
      <w:r w:rsidR="002F7801">
        <w:rPr>
          <w:rFonts w:cstheme="minorHAnsi"/>
          <w:bCs/>
          <w:sz w:val="22"/>
          <w:szCs w:val="22"/>
          <w:lang w:val="en-US"/>
        </w:rPr>
        <w:t>Given these difficulties associated with forecasting</w:t>
      </w:r>
      <w:r w:rsidR="0080435C">
        <w:rPr>
          <w:rFonts w:cstheme="minorHAnsi"/>
          <w:bCs/>
          <w:sz w:val="22"/>
          <w:szCs w:val="22"/>
          <w:lang w:val="en-US"/>
        </w:rPr>
        <w:t xml:space="preserve">, </w:t>
      </w:r>
      <w:r w:rsidR="009D28FA">
        <w:rPr>
          <w:rFonts w:cstheme="minorHAnsi"/>
          <w:bCs/>
          <w:sz w:val="22"/>
          <w:szCs w:val="22"/>
          <w:lang w:val="en-US"/>
        </w:rPr>
        <w:t xml:space="preserve">it is important </w:t>
      </w:r>
      <w:r w:rsidR="00986792">
        <w:rPr>
          <w:rFonts w:cstheme="minorHAnsi"/>
          <w:bCs/>
          <w:sz w:val="22"/>
          <w:szCs w:val="22"/>
          <w:lang w:val="en-US"/>
        </w:rPr>
        <w:t xml:space="preserve">to evaluate </w:t>
      </w:r>
      <w:r w:rsidR="00D17D82">
        <w:rPr>
          <w:rFonts w:cstheme="minorHAnsi"/>
          <w:bCs/>
          <w:sz w:val="22"/>
          <w:szCs w:val="22"/>
          <w:lang w:val="en-US"/>
        </w:rPr>
        <w:t xml:space="preserve">projections from an </w:t>
      </w:r>
      <w:r w:rsidR="007220C1">
        <w:rPr>
          <w:rFonts w:cstheme="minorHAnsi"/>
          <w:bCs/>
          <w:sz w:val="22"/>
          <w:szCs w:val="22"/>
          <w:lang w:val="en-US"/>
        </w:rPr>
        <w:t>ensemble of structurally different models</w:t>
      </w:r>
      <w:r w:rsidR="004072CF">
        <w:rPr>
          <w:rFonts w:cstheme="minorHAnsi"/>
          <w:bCs/>
          <w:sz w:val="22"/>
          <w:szCs w:val="22"/>
          <w:lang w:val="en-US"/>
        </w:rPr>
        <w:t xml:space="preserve"> </w:t>
      </w:r>
      <w:r w:rsidR="00A12D59">
        <w:rPr>
          <w:rFonts w:cstheme="minorHAnsi"/>
          <w:bCs/>
          <w:sz w:val="22"/>
          <w:szCs w:val="22"/>
          <w:lang w:val="en-US"/>
        </w:rPr>
        <w:t xml:space="preserve">and take advantage of </w:t>
      </w:r>
      <w:r w:rsidR="00D01A57">
        <w:rPr>
          <w:rFonts w:cstheme="minorHAnsi"/>
          <w:bCs/>
          <w:sz w:val="22"/>
          <w:szCs w:val="22"/>
          <w:lang w:val="en-US"/>
        </w:rPr>
        <w:t>their individual strengths</w:t>
      </w:r>
      <w:r w:rsidR="001A54CC">
        <w:rPr>
          <w:rFonts w:cstheme="minorHAnsi"/>
          <w:bCs/>
          <w:sz w:val="22"/>
          <w:szCs w:val="22"/>
          <w:lang w:val="en-US"/>
        </w:rPr>
        <w:t xml:space="preserve"> </w:t>
      </w:r>
      <w:r w:rsidR="004072CF">
        <w:rPr>
          <w:rFonts w:cstheme="minorHAnsi"/>
          <w:bCs/>
          <w:sz w:val="22"/>
          <w:szCs w:val="22"/>
          <w:lang w:val="en-US"/>
        </w:rPr>
        <w:t xml:space="preserve">when </w:t>
      </w:r>
      <w:r w:rsidR="00201CC2">
        <w:rPr>
          <w:rFonts w:cstheme="minorHAnsi"/>
          <w:bCs/>
          <w:sz w:val="22"/>
          <w:szCs w:val="22"/>
          <w:lang w:val="en-US"/>
        </w:rPr>
        <w:t xml:space="preserve">managing </w:t>
      </w:r>
      <w:r w:rsidR="002B433D">
        <w:rPr>
          <w:rFonts w:cstheme="minorHAnsi"/>
          <w:bCs/>
          <w:sz w:val="22"/>
          <w:szCs w:val="22"/>
          <w:lang w:val="en-US"/>
        </w:rPr>
        <w:t>fish communities under climate change.</w:t>
      </w:r>
    </w:p>
    <w:p w14:paraId="44B3C746" w14:textId="77777777" w:rsidR="008A41E5" w:rsidRDefault="008A41E5" w:rsidP="00182BA9">
      <w:pPr>
        <w:spacing w:line="480" w:lineRule="auto"/>
        <w:contextualSpacing/>
        <w:jc w:val="both"/>
        <w:rPr>
          <w:rFonts w:cstheme="minorHAnsi"/>
          <w:b/>
        </w:rPr>
      </w:pPr>
    </w:p>
    <w:p w14:paraId="4F682F15" w14:textId="12089490" w:rsidR="000E6C5E" w:rsidRDefault="000E6C5E" w:rsidP="00182BA9">
      <w:pPr>
        <w:spacing w:line="480" w:lineRule="auto"/>
        <w:contextualSpacing/>
        <w:jc w:val="both"/>
        <w:rPr>
          <w:rFonts w:cstheme="minorHAnsi"/>
          <w:b/>
        </w:rPr>
      </w:pPr>
      <w:r>
        <w:rPr>
          <w:rFonts w:cstheme="minorHAnsi"/>
          <w:b/>
        </w:rPr>
        <w:t>Acknowledgements</w:t>
      </w:r>
    </w:p>
    <w:p w14:paraId="6E8BB3C6" w14:textId="2D50078F" w:rsidR="000E6C5E" w:rsidRPr="00AF32CB" w:rsidRDefault="003074BC" w:rsidP="00182BA9">
      <w:pPr>
        <w:spacing w:line="480" w:lineRule="auto"/>
        <w:contextualSpacing/>
        <w:jc w:val="both"/>
        <w:rPr>
          <w:rFonts w:cstheme="minorHAnsi"/>
          <w:sz w:val="22"/>
          <w:szCs w:val="22"/>
        </w:rPr>
      </w:pPr>
      <w:r w:rsidRPr="00AF32CB">
        <w:rPr>
          <w:rFonts w:cstheme="minorHAnsi"/>
          <w:sz w:val="22"/>
          <w:szCs w:val="22"/>
        </w:rPr>
        <w:t xml:space="preserve">Romain </w:t>
      </w:r>
      <w:r w:rsidR="006C47D9" w:rsidRPr="00AF32CB">
        <w:rPr>
          <w:rFonts w:cstheme="minorHAnsi"/>
          <w:sz w:val="22"/>
          <w:szCs w:val="22"/>
        </w:rPr>
        <w:t xml:space="preserve">Forestier </w:t>
      </w:r>
      <w:r w:rsidR="00E92C42" w:rsidRPr="00AF32CB">
        <w:rPr>
          <w:rFonts w:cstheme="minorHAnsi"/>
          <w:sz w:val="22"/>
          <w:szCs w:val="22"/>
        </w:rPr>
        <w:t>and Jon</w:t>
      </w:r>
      <w:r w:rsidR="005B1EE8" w:rsidRPr="00AF32CB">
        <w:rPr>
          <w:rFonts w:cstheme="minorHAnsi"/>
          <w:sz w:val="22"/>
          <w:szCs w:val="22"/>
        </w:rPr>
        <w:t>atan</w:t>
      </w:r>
      <w:r w:rsidR="00E92C42" w:rsidRPr="00AF32CB">
        <w:rPr>
          <w:rFonts w:cstheme="minorHAnsi"/>
          <w:sz w:val="22"/>
          <w:szCs w:val="22"/>
        </w:rPr>
        <w:t xml:space="preserve"> Reum </w:t>
      </w:r>
      <w:r w:rsidRPr="00AF32CB">
        <w:rPr>
          <w:rFonts w:cstheme="minorHAnsi"/>
          <w:sz w:val="22"/>
          <w:szCs w:val="22"/>
        </w:rPr>
        <w:t xml:space="preserve">for </w:t>
      </w:r>
      <w:r w:rsidR="00154F46" w:rsidRPr="00AF32CB">
        <w:rPr>
          <w:rFonts w:cstheme="minorHAnsi"/>
          <w:sz w:val="22"/>
          <w:szCs w:val="22"/>
        </w:rPr>
        <w:t xml:space="preserve">contributing to developing code </w:t>
      </w:r>
      <w:r w:rsidR="003B2C18" w:rsidRPr="00AF32CB">
        <w:rPr>
          <w:rFonts w:cstheme="minorHAnsi"/>
          <w:sz w:val="22"/>
          <w:szCs w:val="22"/>
        </w:rPr>
        <w:t xml:space="preserve">o implement temperature-dependence in </w:t>
      </w:r>
      <w:r w:rsidR="00154F46" w:rsidRPr="00AF32CB">
        <w:rPr>
          <w:rFonts w:cstheme="minorHAnsi"/>
          <w:sz w:val="22"/>
          <w:szCs w:val="22"/>
        </w:rPr>
        <w:t xml:space="preserve">mizer during a workshop, </w:t>
      </w:r>
      <w:r w:rsidR="00B90582" w:rsidRPr="00AF32CB">
        <w:rPr>
          <w:rFonts w:cstheme="minorHAnsi"/>
          <w:sz w:val="22"/>
          <w:szCs w:val="22"/>
        </w:rPr>
        <w:t xml:space="preserve">Christian Dietrich for providing temperature data, </w:t>
      </w:r>
      <w:r w:rsidR="002C2B77" w:rsidRPr="00AF32CB">
        <w:rPr>
          <w:rFonts w:cstheme="minorHAnsi"/>
          <w:sz w:val="22"/>
          <w:szCs w:val="22"/>
        </w:rPr>
        <w:t>ICES staff and people involved in all stages of data collections</w:t>
      </w:r>
      <w:r w:rsidR="00A919C6" w:rsidRPr="00AF32CB">
        <w:rPr>
          <w:rFonts w:cstheme="minorHAnsi"/>
          <w:sz w:val="22"/>
          <w:szCs w:val="22"/>
        </w:rPr>
        <w:t xml:space="preserve"> and the </w:t>
      </w:r>
      <w:r w:rsidR="00E92C42" w:rsidRPr="00AF32CB">
        <w:rPr>
          <w:rFonts w:cstheme="minorHAnsi"/>
          <w:sz w:val="22"/>
          <w:szCs w:val="22"/>
        </w:rPr>
        <w:t xml:space="preserve">mizer </w:t>
      </w:r>
      <w:r w:rsidR="00A919C6" w:rsidRPr="00AF32CB">
        <w:rPr>
          <w:rFonts w:cstheme="minorHAnsi"/>
          <w:sz w:val="22"/>
          <w:szCs w:val="22"/>
        </w:rPr>
        <w:t>community</w:t>
      </w:r>
      <w:r w:rsidR="00E92C42" w:rsidRPr="00AF32CB">
        <w:rPr>
          <w:rFonts w:cstheme="minorHAnsi"/>
          <w:sz w:val="22"/>
          <w:szCs w:val="22"/>
        </w:rPr>
        <w:t>.</w:t>
      </w:r>
      <w:r w:rsidR="003E4B85" w:rsidRPr="00AF32CB">
        <w:rPr>
          <w:rFonts w:cstheme="minorHAnsi"/>
          <w:sz w:val="22"/>
          <w:szCs w:val="22"/>
        </w:rPr>
        <w:t xml:space="preserve"> </w:t>
      </w:r>
    </w:p>
    <w:p w14:paraId="04766644" w14:textId="77777777" w:rsidR="002E4E80" w:rsidRDefault="002E4E80" w:rsidP="00182BA9">
      <w:pPr>
        <w:spacing w:line="480" w:lineRule="auto"/>
        <w:contextualSpacing/>
        <w:jc w:val="both"/>
        <w:rPr>
          <w:rFonts w:cstheme="minorHAnsi"/>
          <w:b/>
        </w:rPr>
      </w:pPr>
    </w:p>
    <w:p w14:paraId="4C6E948D" w14:textId="625630B8" w:rsidR="00DA4D0D" w:rsidRDefault="003E4B85" w:rsidP="00182BA9">
      <w:pPr>
        <w:spacing w:line="480" w:lineRule="auto"/>
        <w:contextualSpacing/>
        <w:jc w:val="both"/>
        <w:rPr>
          <w:rFonts w:cstheme="minorHAnsi"/>
          <w:b/>
        </w:rPr>
      </w:pPr>
      <w:commentRangeStart w:id="93"/>
      <w:commentRangeStart w:id="94"/>
      <w:r>
        <w:rPr>
          <w:rFonts w:cstheme="minorHAnsi"/>
          <w:b/>
        </w:rPr>
        <w:t>Author contributions</w:t>
      </w:r>
      <w:commentRangeEnd w:id="93"/>
      <w:r w:rsidR="00B6138F">
        <w:rPr>
          <w:rStyle w:val="CommentReference"/>
        </w:rPr>
        <w:commentReference w:id="93"/>
      </w:r>
      <w:commentRangeEnd w:id="94"/>
      <w:r w:rsidR="006B1C22">
        <w:rPr>
          <w:rStyle w:val="CommentReference"/>
        </w:rPr>
        <w:commentReference w:id="94"/>
      </w:r>
    </w:p>
    <w:p w14:paraId="484D8E3A" w14:textId="0112381E" w:rsidR="003E4B85" w:rsidRPr="00AF32CB" w:rsidRDefault="00CF5D5A" w:rsidP="00182BA9">
      <w:pPr>
        <w:spacing w:line="480" w:lineRule="auto"/>
        <w:contextualSpacing/>
        <w:jc w:val="both"/>
        <w:rPr>
          <w:rFonts w:cstheme="minorHAnsi"/>
          <w:sz w:val="22"/>
          <w:szCs w:val="22"/>
        </w:rPr>
      </w:pPr>
      <w:r w:rsidRPr="00AF32CB">
        <w:rPr>
          <w:rFonts w:cstheme="minorHAnsi"/>
          <w:sz w:val="22"/>
          <w:szCs w:val="22"/>
        </w:rPr>
        <w:t xml:space="preserve">The </w:t>
      </w:r>
      <w:r w:rsidR="003E4B85" w:rsidRPr="00AF32CB">
        <w:rPr>
          <w:rFonts w:cstheme="minorHAnsi"/>
          <w:sz w:val="22"/>
          <w:szCs w:val="22"/>
        </w:rPr>
        <w:t>code</w:t>
      </w:r>
      <w:r w:rsidR="005408DE" w:rsidRPr="00AF32CB">
        <w:rPr>
          <w:rFonts w:cstheme="minorHAnsi"/>
          <w:sz w:val="22"/>
          <w:szCs w:val="22"/>
        </w:rPr>
        <w:t xml:space="preserve"> </w:t>
      </w:r>
      <w:r w:rsidR="003E4B85" w:rsidRPr="00AF32CB">
        <w:rPr>
          <w:rFonts w:cstheme="minorHAnsi"/>
          <w:sz w:val="22"/>
          <w:szCs w:val="22"/>
        </w:rPr>
        <w:t xml:space="preserve">was </w:t>
      </w:r>
      <w:r w:rsidR="005408DE" w:rsidRPr="00AF32CB">
        <w:rPr>
          <w:rFonts w:cstheme="minorHAnsi"/>
          <w:sz w:val="22"/>
          <w:szCs w:val="22"/>
        </w:rPr>
        <w:t xml:space="preserve">first </w:t>
      </w:r>
      <w:r w:rsidR="003E4B85" w:rsidRPr="00AF32CB">
        <w:rPr>
          <w:rFonts w:cstheme="minorHAnsi"/>
          <w:sz w:val="22"/>
          <w:szCs w:val="22"/>
        </w:rPr>
        <w:t>developed</w:t>
      </w:r>
      <w:r w:rsidR="005408DE" w:rsidRPr="00AF32CB">
        <w:rPr>
          <w:rFonts w:cstheme="minorHAnsi"/>
          <w:sz w:val="22"/>
          <w:szCs w:val="22"/>
        </w:rPr>
        <w:t xml:space="preserve"> from mizer</w:t>
      </w:r>
      <w:r w:rsidR="00D65C53" w:rsidRPr="00AF32CB">
        <w:rPr>
          <w:rFonts w:cstheme="minorHAnsi"/>
          <w:sz w:val="22"/>
          <w:szCs w:val="22"/>
        </w:rPr>
        <w:t xml:space="preserve"> </w:t>
      </w:r>
      <w:r w:rsidR="00D65C53" w:rsidRPr="00AF32CB">
        <w:rPr>
          <w:rFonts w:cstheme="minorHAnsi"/>
          <w:sz w:val="22"/>
          <w:szCs w:val="22"/>
        </w:rPr>
        <w:fldChar w:fldCharType="begin"/>
      </w:r>
      <w:r w:rsidR="001F7145" w:rsidRPr="00AF32CB">
        <w:rPr>
          <w:rFonts w:cstheme="minorHAnsi"/>
          <w:sz w:val="22"/>
          <w:szCs w:val="22"/>
        </w:rPr>
        <w:instrText xml:space="preserve"> ADDIN ZOTERO_ITEM CSL_CITATION {"citationID":"WZEHtqVU","properties":{"formattedCitation":"(Scott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D65C53" w:rsidRPr="00AF32CB">
        <w:rPr>
          <w:rFonts w:cstheme="minorHAnsi"/>
          <w:sz w:val="22"/>
          <w:szCs w:val="22"/>
        </w:rPr>
        <w:fldChar w:fldCharType="separate"/>
      </w:r>
      <w:r w:rsidR="00D65C53" w:rsidRPr="00AF32CB">
        <w:rPr>
          <w:rFonts w:ascii="Times New Roman" w:cs="Times New Roman"/>
          <w:sz w:val="22"/>
          <w:szCs w:val="22"/>
          <w:lang w:val="en-GB"/>
        </w:rPr>
        <w:t xml:space="preserve">(Scott </w:t>
      </w:r>
      <w:r w:rsidR="00D65C53" w:rsidRPr="00AF32CB">
        <w:rPr>
          <w:rFonts w:ascii="Times New Roman" w:cs="Times New Roman"/>
          <w:i/>
          <w:iCs/>
          <w:sz w:val="22"/>
          <w:szCs w:val="22"/>
          <w:lang w:val="en-GB"/>
        </w:rPr>
        <w:t>et al.</w:t>
      </w:r>
      <w:r w:rsidR="00D65C53" w:rsidRPr="00AF32CB">
        <w:rPr>
          <w:rFonts w:ascii="Times New Roman" w:cs="Times New Roman"/>
          <w:sz w:val="22"/>
          <w:szCs w:val="22"/>
          <w:lang w:val="en-GB"/>
        </w:rPr>
        <w:t xml:space="preserve"> 2019)</w:t>
      </w:r>
      <w:r w:rsidR="00D65C53" w:rsidRPr="00AF32CB">
        <w:rPr>
          <w:rFonts w:cstheme="minorHAnsi"/>
          <w:sz w:val="22"/>
          <w:szCs w:val="22"/>
        </w:rPr>
        <w:fldChar w:fldCharType="end"/>
      </w:r>
      <w:r w:rsidR="005408DE" w:rsidRPr="00AF32CB">
        <w:rPr>
          <w:rFonts w:cstheme="minorHAnsi"/>
          <w:sz w:val="22"/>
          <w:szCs w:val="22"/>
        </w:rPr>
        <w:t xml:space="preserve"> </w:t>
      </w:r>
      <w:r w:rsidR="004029FC" w:rsidRPr="00AF32CB">
        <w:rPr>
          <w:rFonts w:cstheme="minorHAnsi"/>
          <w:sz w:val="22"/>
          <w:szCs w:val="22"/>
        </w:rPr>
        <w:t>by</w:t>
      </w:r>
      <w:r w:rsidR="003E4B85" w:rsidRPr="00AF32CB">
        <w:rPr>
          <w:rFonts w:cstheme="minorHAnsi"/>
          <w:sz w:val="22"/>
          <w:szCs w:val="22"/>
        </w:rPr>
        <w:t xml:space="preserve"> AA</w:t>
      </w:r>
      <w:r w:rsidR="00EB1745" w:rsidRPr="00AF32CB">
        <w:rPr>
          <w:rFonts w:cstheme="minorHAnsi"/>
          <w:sz w:val="22"/>
          <w:szCs w:val="22"/>
        </w:rPr>
        <w:t xml:space="preserve"> to include multiple background</w:t>
      </w:r>
      <w:r w:rsidR="00B53ACE" w:rsidRPr="00AF32CB">
        <w:rPr>
          <w:rFonts w:cstheme="minorHAnsi"/>
          <w:sz w:val="22"/>
          <w:szCs w:val="22"/>
        </w:rPr>
        <w:t xml:space="preserve"> </w:t>
      </w:r>
      <w:r w:rsidR="00EB1745" w:rsidRPr="00AF32CB">
        <w:rPr>
          <w:rFonts w:cstheme="minorHAnsi"/>
          <w:sz w:val="22"/>
          <w:szCs w:val="22"/>
        </w:rPr>
        <w:t>resources</w:t>
      </w:r>
      <w:r w:rsidR="003E4B85" w:rsidRPr="00AF32CB">
        <w:rPr>
          <w:rFonts w:cstheme="minorHAnsi"/>
          <w:sz w:val="22"/>
          <w:szCs w:val="22"/>
        </w:rPr>
        <w:t xml:space="preserve">, all authors contributed to </w:t>
      </w:r>
      <w:r w:rsidR="003B2C18" w:rsidRPr="00AF32CB">
        <w:rPr>
          <w:rFonts w:cstheme="minorHAnsi"/>
          <w:sz w:val="22"/>
          <w:szCs w:val="22"/>
        </w:rPr>
        <w:t xml:space="preserve">developing </w:t>
      </w:r>
      <w:r w:rsidR="00F30F61" w:rsidRPr="00AF32CB">
        <w:rPr>
          <w:rFonts w:cstheme="minorHAnsi"/>
          <w:sz w:val="22"/>
          <w:szCs w:val="22"/>
        </w:rPr>
        <w:t>the code to include temperature</w:t>
      </w:r>
      <w:r w:rsidR="003E4B85" w:rsidRPr="00AF32CB">
        <w:rPr>
          <w:rFonts w:cstheme="minorHAnsi"/>
          <w:sz w:val="22"/>
          <w:szCs w:val="22"/>
        </w:rPr>
        <w:t xml:space="preserve">. </w:t>
      </w:r>
      <w:r w:rsidR="005B5F2F" w:rsidRPr="00AF32CB">
        <w:rPr>
          <w:rFonts w:cstheme="minorHAnsi"/>
          <w:sz w:val="22"/>
          <w:szCs w:val="22"/>
        </w:rPr>
        <w:t xml:space="preserve">ML conceived the </w:t>
      </w:r>
      <w:r w:rsidR="005B5F2F" w:rsidRPr="00AF32CB">
        <w:rPr>
          <w:rFonts w:cstheme="minorHAnsi"/>
          <w:sz w:val="22"/>
          <w:szCs w:val="22"/>
        </w:rPr>
        <w:lastRenderedPageBreak/>
        <w:t xml:space="preserve">idea. All authors contributed to study design. </w:t>
      </w:r>
      <w:r w:rsidR="003E4B85" w:rsidRPr="00AF32CB">
        <w:rPr>
          <w:rFonts w:cstheme="minorHAnsi"/>
          <w:sz w:val="22"/>
          <w:szCs w:val="22"/>
        </w:rPr>
        <w:t xml:space="preserve">ML performed analysis and wrote the first draft. All authors contributed to </w:t>
      </w:r>
      <w:r w:rsidR="007E744B" w:rsidRPr="00AF32CB">
        <w:rPr>
          <w:rFonts w:cstheme="minorHAnsi"/>
          <w:sz w:val="22"/>
          <w:szCs w:val="22"/>
        </w:rPr>
        <w:t xml:space="preserve">writing the paper and to </w:t>
      </w:r>
      <w:r w:rsidR="003E4B85" w:rsidRPr="00AF32CB">
        <w:rPr>
          <w:rFonts w:cstheme="minorHAnsi"/>
          <w:sz w:val="22"/>
          <w:szCs w:val="22"/>
        </w:rPr>
        <w:t xml:space="preserve">revisions. </w:t>
      </w:r>
    </w:p>
    <w:p w14:paraId="32FF8069" w14:textId="218C02CA" w:rsidR="00D62CA1" w:rsidRDefault="00D62CA1" w:rsidP="00182BA9">
      <w:pPr>
        <w:spacing w:line="480" w:lineRule="auto"/>
        <w:contextualSpacing/>
        <w:jc w:val="both"/>
        <w:rPr>
          <w:rFonts w:cstheme="minorHAnsi"/>
        </w:rPr>
      </w:pPr>
    </w:p>
    <w:p w14:paraId="6FBF5044" w14:textId="19772423" w:rsidR="001D16F3" w:rsidRPr="001D16F3" w:rsidRDefault="001D16F3" w:rsidP="001D16F3">
      <w:pPr>
        <w:spacing w:line="480" w:lineRule="auto"/>
        <w:contextualSpacing/>
        <w:jc w:val="both"/>
        <w:rPr>
          <w:rFonts w:cstheme="minorHAnsi"/>
          <w:b/>
          <w:lang w:val="sv-SE"/>
        </w:rPr>
      </w:pPr>
      <w:r>
        <w:rPr>
          <w:rFonts w:cstheme="minorHAnsi"/>
          <w:b/>
          <w:lang w:val="sv-SE"/>
        </w:rPr>
        <w:t>Data availability</w:t>
      </w:r>
    </w:p>
    <w:p w14:paraId="43E8CBA4" w14:textId="2B55C752" w:rsidR="001D16F3" w:rsidRDefault="00162AB9" w:rsidP="00182BA9">
      <w:pPr>
        <w:spacing w:line="480" w:lineRule="auto"/>
        <w:contextualSpacing/>
        <w:jc w:val="both"/>
        <w:rPr>
          <w:rFonts w:ascii="Times" w:hAnsi="Times"/>
          <w:sz w:val="22"/>
          <w:szCs w:val="22"/>
        </w:rPr>
      </w:pPr>
      <w:r w:rsidRPr="00AF32CB">
        <w:rPr>
          <w:rFonts w:ascii="Times" w:hAnsi="Times"/>
          <w:sz w:val="22"/>
          <w:szCs w:val="22"/>
        </w:rPr>
        <w:t>All model code (parameterization, calibration and analysis)</w:t>
      </w:r>
      <w:r w:rsidR="00CC1E04" w:rsidRPr="00CC1E04">
        <w:rPr>
          <w:rFonts w:ascii="Times" w:hAnsi="Times"/>
          <w:sz w:val="22"/>
          <w:szCs w:val="22"/>
          <w:lang w:val="en-US"/>
        </w:rPr>
        <w:t xml:space="preserve"> and </w:t>
      </w:r>
      <w:r w:rsidRPr="00AF32CB">
        <w:rPr>
          <w:rFonts w:ascii="Times" w:hAnsi="Times"/>
          <w:sz w:val="22"/>
          <w:szCs w:val="22"/>
        </w:rPr>
        <w:t>data is available on GitHub (</w:t>
      </w:r>
      <w:hyperlink r:id="rId23" w:history="1">
        <w:r w:rsidRPr="00AF32CB">
          <w:rPr>
            <w:rStyle w:val="Hyperlink"/>
            <w:rFonts w:ascii="Times" w:hAnsi="Times"/>
            <w:sz w:val="22"/>
            <w:szCs w:val="22"/>
          </w:rPr>
          <w:t>https://github.com/maxlindmark/mizer-rewiring/tree/rewire-temp/baltic</w:t>
        </w:r>
      </w:hyperlink>
      <w:r w:rsidRPr="00AF32CB">
        <w:rPr>
          <w:rFonts w:ascii="Times" w:hAnsi="Times"/>
          <w:sz w:val="22"/>
          <w:szCs w:val="22"/>
        </w:rPr>
        <w:t>), and will be deposited on Zenodo upon publication.</w:t>
      </w:r>
    </w:p>
    <w:p w14:paraId="01CBA4C0" w14:textId="77777777" w:rsidR="00162AB9" w:rsidRPr="00ED493C" w:rsidRDefault="00162AB9" w:rsidP="00182BA9">
      <w:pPr>
        <w:spacing w:line="480" w:lineRule="auto"/>
        <w:contextualSpacing/>
        <w:jc w:val="both"/>
        <w:rPr>
          <w:rFonts w:cstheme="minorHAnsi"/>
        </w:rPr>
      </w:pPr>
    </w:p>
    <w:p w14:paraId="7AD2CFAF" w14:textId="464E7B83" w:rsidR="002E4E80" w:rsidRDefault="002E4E80" w:rsidP="00182BA9">
      <w:pPr>
        <w:spacing w:line="480" w:lineRule="auto"/>
        <w:contextualSpacing/>
        <w:jc w:val="both"/>
        <w:rPr>
          <w:rFonts w:cstheme="minorHAnsi"/>
          <w:b/>
        </w:rPr>
      </w:pPr>
      <w:r>
        <w:rPr>
          <w:rFonts w:cstheme="minorHAnsi"/>
          <w:b/>
        </w:rPr>
        <w:t>References</w:t>
      </w:r>
    </w:p>
    <w:p w14:paraId="0971F088" w14:textId="77777777" w:rsidR="00FB48E5" w:rsidRPr="00FB48E5" w:rsidRDefault="00C572FC" w:rsidP="00FB48E5">
      <w:pPr>
        <w:pStyle w:val="Bibliography"/>
        <w:rPr>
          <w:lang w:val="en-GB"/>
        </w:rPr>
      </w:pPr>
      <w:r>
        <w:rPr>
          <w:rFonts w:cstheme="minorHAnsi"/>
          <w:b/>
        </w:rPr>
        <w:fldChar w:fldCharType="begin"/>
      </w:r>
      <w:r w:rsidR="00EC0A6B">
        <w:rPr>
          <w:rFonts w:cstheme="minorHAnsi"/>
          <w:b/>
        </w:rPr>
        <w:instrText xml:space="preserve"> ADDIN ZOTERO_BIBL {"uncited":[],"omitted":[],"custom":[]} CSL_BIBLIOGRAPHY </w:instrText>
      </w:r>
      <w:r>
        <w:rPr>
          <w:rFonts w:cstheme="minorHAnsi"/>
          <w:b/>
        </w:rPr>
        <w:fldChar w:fldCharType="separate"/>
      </w:r>
      <w:r w:rsidR="00FB48E5" w:rsidRPr="00FB48E5">
        <w:rPr>
          <w:lang w:val="en-GB"/>
        </w:rPr>
        <w:t xml:space="preserve">Andersen, K.H. (2019). </w:t>
      </w:r>
      <w:r w:rsidR="00FB48E5" w:rsidRPr="00FB48E5">
        <w:rPr>
          <w:i/>
          <w:iCs/>
          <w:lang w:val="en-GB"/>
        </w:rPr>
        <w:t>Fish Ecology, Evolution, and Exploitation: A New Theoretical Synthesis</w:t>
      </w:r>
      <w:r w:rsidR="00FB48E5" w:rsidRPr="00FB48E5">
        <w:rPr>
          <w:lang w:val="en-GB"/>
        </w:rPr>
        <w:t>. Princeton University Press.</w:t>
      </w:r>
    </w:p>
    <w:p w14:paraId="73255224" w14:textId="77777777" w:rsidR="00FB48E5" w:rsidRPr="00FB48E5" w:rsidRDefault="00FB48E5" w:rsidP="00FB48E5">
      <w:pPr>
        <w:pStyle w:val="Bibliography"/>
        <w:rPr>
          <w:lang w:val="sv-SE"/>
        </w:rPr>
      </w:pPr>
      <w:r w:rsidRPr="00FB48E5">
        <w:rPr>
          <w:lang w:val="en-GB"/>
        </w:rPr>
        <w:t xml:space="preserve">Andersen, K.H., Berge, T., Gonçalves, R.J., Hartvig, M., Heuschele, J., Hylander, S., </w:t>
      </w:r>
      <w:r w:rsidRPr="00FB48E5">
        <w:rPr>
          <w:i/>
          <w:iCs/>
          <w:lang w:val="en-GB"/>
        </w:rPr>
        <w:t>et al.</w:t>
      </w:r>
      <w:r w:rsidRPr="00FB48E5">
        <w:rPr>
          <w:lang w:val="en-GB"/>
        </w:rPr>
        <w:t xml:space="preserve"> (2016). Characteristic Sizes of Life in the Oceans, from Bacteria to Whales. </w:t>
      </w:r>
      <w:r w:rsidRPr="00FB48E5">
        <w:rPr>
          <w:i/>
          <w:iCs/>
          <w:lang w:val="sv-SE"/>
        </w:rPr>
        <w:t>Ann Rev Mar Sci</w:t>
      </w:r>
      <w:r w:rsidRPr="00FB48E5">
        <w:rPr>
          <w:lang w:val="sv-SE"/>
        </w:rPr>
        <w:t>, 8, 217–241.</w:t>
      </w:r>
    </w:p>
    <w:p w14:paraId="79CD2CE1" w14:textId="77777777" w:rsidR="00FB48E5" w:rsidRPr="00FB48E5" w:rsidRDefault="00FB48E5" w:rsidP="00FB48E5">
      <w:pPr>
        <w:pStyle w:val="Bibliography"/>
        <w:rPr>
          <w:lang w:val="en-GB"/>
        </w:rPr>
      </w:pPr>
      <w:r w:rsidRPr="00FB48E5">
        <w:rPr>
          <w:lang w:val="sv-SE"/>
        </w:rPr>
        <w:t xml:space="preserve">Andersen, K.H. &amp; Beyer, J.E. (2006). </w:t>
      </w:r>
      <w:r w:rsidRPr="00FB48E5">
        <w:rPr>
          <w:lang w:val="en-GB"/>
        </w:rPr>
        <w:t xml:space="preserve">Asymptotic Size Determines Species Abundance in the Marine Size Spectrum. </w:t>
      </w:r>
      <w:r w:rsidRPr="00FB48E5">
        <w:rPr>
          <w:i/>
          <w:iCs/>
          <w:lang w:val="en-GB"/>
        </w:rPr>
        <w:t>The American Naturalist</w:t>
      </w:r>
      <w:r w:rsidRPr="00FB48E5">
        <w:rPr>
          <w:lang w:val="en-GB"/>
        </w:rPr>
        <w:t>, 168, 8.</w:t>
      </w:r>
    </w:p>
    <w:p w14:paraId="4F3FB30A" w14:textId="77777777" w:rsidR="00FB48E5" w:rsidRPr="00FB48E5" w:rsidRDefault="00FB48E5" w:rsidP="00FB48E5">
      <w:pPr>
        <w:pStyle w:val="Bibliography"/>
        <w:rPr>
          <w:lang w:val="en-GB"/>
        </w:rPr>
      </w:pPr>
      <w:r w:rsidRPr="00FB48E5">
        <w:rPr>
          <w:lang w:val="en-GB"/>
        </w:rPr>
        <w:t xml:space="preserve">Andersen, K.H. &amp; Beyer, J.E. (2015). Size structure, not metabolic scaling rules, determines fisheries reference points. </w:t>
      </w:r>
      <w:r w:rsidRPr="00FB48E5">
        <w:rPr>
          <w:i/>
          <w:iCs/>
          <w:lang w:val="en-GB"/>
        </w:rPr>
        <w:t>Fish Fish</w:t>
      </w:r>
      <w:r w:rsidRPr="00FB48E5">
        <w:rPr>
          <w:lang w:val="en-GB"/>
        </w:rPr>
        <w:t>, 16, 1–22.</w:t>
      </w:r>
    </w:p>
    <w:p w14:paraId="59C477D9" w14:textId="77777777" w:rsidR="00FB48E5" w:rsidRPr="00FB48E5" w:rsidRDefault="00FB48E5" w:rsidP="00FB48E5">
      <w:pPr>
        <w:pStyle w:val="Bibliography"/>
        <w:rPr>
          <w:lang w:val="en-GB"/>
        </w:rPr>
      </w:pPr>
      <w:r w:rsidRPr="00FB48E5">
        <w:rPr>
          <w:lang w:val="en-GB"/>
        </w:rPr>
        <w:t xml:space="preserve">Andersen, K.Haste. &amp; Pedersen, M. (2009). Damped trophic cascades driven by fishing in model marine ecosystems. </w:t>
      </w:r>
      <w:r w:rsidRPr="00FB48E5">
        <w:rPr>
          <w:i/>
          <w:iCs/>
          <w:lang w:val="en-GB"/>
        </w:rPr>
        <w:t>Proceedings of the Royal Society of London B: Biological Sciences</w:t>
      </w:r>
      <w:r w:rsidRPr="00FB48E5">
        <w:rPr>
          <w:lang w:val="en-GB"/>
        </w:rPr>
        <w:t>, 277, 795–802.</w:t>
      </w:r>
    </w:p>
    <w:p w14:paraId="6136AB47" w14:textId="77777777" w:rsidR="00FB48E5" w:rsidRPr="00FB48E5" w:rsidRDefault="00FB48E5" w:rsidP="00FB48E5">
      <w:pPr>
        <w:pStyle w:val="Bibliography"/>
        <w:rPr>
          <w:lang w:val="en-GB"/>
        </w:rPr>
      </w:pPr>
      <w:r w:rsidRPr="00FB48E5">
        <w:rPr>
          <w:lang w:val="en-GB"/>
        </w:rPr>
        <w:t xml:space="preserve">Atkinson, D. (1994). Temperature and Organism Size—A Biological Law for Ectotherms? In: </w:t>
      </w:r>
      <w:r w:rsidRPr="00FB48E5">
        <w:rPr>
          <w:i/>
          <w:iCs/>
          <w:lang w:val="en-GB"/>
        </w:rPr>
        <w:t>Advances in Ecological Research</w:t>
      </w:r>
      <w:r w:rsidRPr="00FB48E5">
        <w:rPr>
          <w:lang w:val="en-GB"/>
        </w:rPr>
        <w:t>. Elsevier, pp. 1–58.</w:t>
      </w:r>
    </w:p>
    <w:p w14:paraId="0955AEC5" w14:textId="77777777" w:rsidR="00FB48E5" w:rsidRPr="00FB48E5" w:rsidRDefault="00FB48E5" w:rsidP="00FB48E5">
      <w:pPr>
        <w:pStyle w:val="Bibliography"/>
        <w:rPr>
          <w:lang w:val="en-GB"/>
        </w:rPr>
      </w:pPr>
      <w:r w:rsidRPr="00FB48E5">
        <w:rPr>
          <w:lang w:val="en-GB"/>
        </w:rPr>
        <w:t xml:space="preserve">Audzijonyte, A., Barneche, D.R., Baudron, A.R., Belmaker, J., Clark, T.D., Marshall, C.T., </w:t>
      </w:r>
      <w:r w:rsidRPr="00FB48E5">
        <w:rPr>
          <w:i/>
          <w:iCs/>
          <w:lang w:val="en-GB"/>
        </w:rPr>
        <w:t>et al.</w:t>
      </w:r>
      <w:r w:rsidRPr="00FB48E5">
        <w:rPr>
          <w:lang w:val="en-GB"/>
        </w:rPr>
        <w:t xml:space="preserve"> (2018). Is oxygen limitation in warming waters a valid mechanism to explain decreased body sizes in aquatic ectotherms? </w:t>
      </w:r>
      <w:r w:rsidRPr="00FB48E5">
        <w:rPr>
          <w:i/>
          <w:iCs/>
          <w:lang w:val="en-GB"/>
        </w:rPr>
        <w:t>Global Ecology and Biogeography</w:t>
      </w:r>
      <w:r w:rsidRPr="00FB48E5">
        <w:rPr>
          <w:lang w:val="en-GB"/>
        </w:rPr>
        <w:t>.</w:t>
      </w:r>
    </w:p>
    <w:p w14:paraId="371E653A" w14:textId="77777777" w:rsidR="00FB48E5" w:rsidRPr="00FB48E5" w:rsidRDefault="00FB48E5" w:rsidP="00FB48E5">
      <w:pPr>
        <w:pStyle w:val="Bibliography"/>
        <w:rPr>
          <w:lang w:val="en-GB"/>
        </w:rPr>
      </w:pPr>
      <w:r w:rsidRPr="00FB48E5">
        <w:rPr>
          <w:lang w:val="en-GB"/>
        </w:rPr>
        <w:t xml:space="preserve">Audzijonyte, A., Kuparinen, A., Gorton, R. &amp; Fulton, E.A. (2013). Ecological consequences of body size decline in harvested fish species: positive feedback loops in trophic interactions amplify human impact. </w:t>
      </w:r>
      <w:r w:rsidRPr="00FB48E5">
        <w:rPr>
          <w:i/>
          <w:iCs/>
          <w:lang w:val="en-GB"/>
        </w:rPr>
        <w:t>Biology Letters</w:t>
      </w:r>
      <w:r w:rsidRPr="00FB48E5">
        <w:rPr>
          <w:lang w:val="en-GB"/>
        </w:rPr>
        <w:t>, 9, 20121103.</w:t>
      </w:r>
    </w:p>
    <w:p w14:paraId="241E3B9D" w14:textId="77777777" w:rsidR="00FB48E5" w:rsidRPr="00FB48E5" w:rsidRDefault="00FB48E5" w:rsidP="00FB48E5">
      <w:pPr>
        <w:pStyle w:val="Bibliography"/>
        <w:rPr>
          <w:lang w:val="en-GB"/>
        </w:rPr>
      </w:pPr>
      <w:r w:rsidRPr="00FB48E5">
        <w:rPr>
          <w:lang w:val="en-GB"/>
        </w:rPr>
        <w:t xml:space="preserve">Barange, M., Merino, G., Blanchard, J.L., Scholtens, J., Harle, J., Allison, E.H., </w:t>
      </w:r>
      <w:r w:rsidRPr="00FB48E5">
        <w:rPr>
          <w:i/>
          <w:iCs/>
          <w:lang w:val="en-GB"/>
        </w:rPr>
        <w:t>et al.</w:t>
      </w:r>
      <w:r w:rsidRPr="00FB48E5">
        <w:rPr>
          <w:lang w:val="en-GB"/>
        </w:rPr>
        <w:t xml:space="preserve"> (2014). Impacts of climate change on marine ecosystem production in societies dependent on fisheries. </w:t>
      </w:r>
      <w:r w:rsidRPr="00FB48E5">
        <w:rPr>
          <w:i/>
          <w:iCs/>
          <w:lang w:val="en-GB"/>
        </w:rPr>
        <w:t>Nature Clim Change</w:t>
      </w:r>
      <w:r w:rsidRPr="00FB48E5">
        <w:rPr>
          <w:lang w:val="en-GB"/>
        </w:rPr>
        <w:t>, 4, 211–216.</w:t>
      </w:r>
    </w:p>
    <w:p w14:paraId="36E1ABD6" w14:textId="77777777" w:rsidR="00FB48E5" w:rsidRPr="00FB48E5" w:rsidRDefault="00FB48E5" w:rsidP="00FB48E5">
      <w:pPr>
        <w:pStyle w:val="Bibliography"/>
        <w:rPr>
          <w:lang w:val="en-GB"/>
        </w:rPr>
      </w:pPr>
      <w:r w:rsidRPr="00FB48E5">
        <w:rPr>
          <w:lang w:val="en-GB"/>
        </w:rPr>
        <w:t xml:space="preserve">Barneche, D.R., Jahn, M. &amp; Seebacher, F. (2019). Warming increases the cost of growth in a model vertebrate. </w:t>
      </w:r>
      <w:r w:rsidRPr="00FB48E5">
        <w:rPr>
          <w:i/>
          <w:iCs/>
          <w:lang w:val="en-GB"/>
        </w:rPr>
        <w:t>Functional Ecology</w:t>
      </w:r>
      <w:r w:rsidRPr="00FB48E5">
        <w:rPr>
          <w:lang w:val="en-GB"/>
        </w:rPr>
        <w:t>, 33, 1256–1266.</w:t>
      </w:r>
    </w:p>
    <w:p w14:paraId="0A89F442" w14:textId="77777777" w:rsidR="00FB48E5" w:rsidRPr="00C016A2" w:rsidRDefault="00FB48E5" w:rsidP="00FB48E5">
      <w:pPr>
        <w:pStyle w:val="Bibliography"/>
        <w:rPr>
          <w:lang w:val="sv-SE"/>
        </w:rPr>
      </w:pPr>
      <w:r w:rsidRPr="00FB48E5">
        <w:rPr>
          <w:lang w:val="en-GB"/>
        </w:rPr>
        <w:t xml:space="preserve">Barnes, C., Irigoien, X., De Oliveira, J.A.A., Maxwell, D. &amp; Jennings, S. (2011). Predicting marine phytoplankton community size structure from empirical relationships with remotely sensed variables. </w:t>
      </w:r>
      <w:r w:rsidRPr="00C016A2">
        <w:rPr>
          <w:i/>
          <w:iCs/>
          <w:lang w:val="sv-SE"/>
        </w:rPr>
        <w:t>J Plankton Res</w:t>
      </w:r>
      <w:r w:rsidRPr="00C016A2">
        <w:rPr>
          <w:lang w:val="sv-SE"/>
        </w:rPr>
        <w:t>, 33, 13–24.</w:t>
      </w:r>
    </w:p>
    <w:p w14:paraId="696C2E56" w14:textId="77777777" w:rsidR="00FB48E5" w:rsidRPr="00FB48E5" w:rsidRDefault="00FB48E5" w:rsidP="00FB48E5">
      <w:pPr>
        <w:pStyle w:val="Bibliography"/>
        <w:rPr>
          <w:lang w:val="en-GB"/>
        </w:rPr>
      </w:pPr>
      <w:r w:rsidRPr="00C016A2">
        <w:rPr>
          <w:lang w:val="sv-SE"/>
        </w:rPr>
        <w:t xml:space="preserve">Bartolino, V., Margonski, P., Lindegren, M., Linderholm, H.W., Cardinale, M., Rayner, D., </w:t>
      </w:r>
      <w:r w:rsidRPr="00C016A2">
        <w:rPr>
          <w:i/>
          <w:iCs/>
          <w:lang w:val="sv-SE"/>
        </w:rPr>
        <w:t>et al.</w:t>
      </w:r>
      <w:r w:rsidRPr="00C016A2">
        <w:rPr>
          <w:lang w:val="sv-SE"/>
        </w:rPr>
        <w:t xml:space="preserve"> </w:t>
      </w:r>
      <w:r w:rsidRPr="00FB48E5">
        <w:rPr>
          <w:lang w:val="en-GB"/>
        </w:rPr>
        <w:t xml:space="preserve">(2014). Forecasting fish stock dynamics under climate change: Baltic herring (Clupea harengus) as a case study. </w:t>
      </w:r>
      <w:r w:rsidRPr="00FB48E5">
        <w:rPr>
          <w:i/>
          <w:iCs/>
          <w:lang w:val="en-GB"/>
        </w:rPr>
        <w:t>Fisheries Oceanography</w:t>
      </w:r>
      <w:r w:rsidRPr="00FB48E5">
        <w:rPr>
          <w:lang w:val="en-GB"/>
        </w:rPr>
        <w:t>, 23, 258–269.</w:t>
      </w:r>
    </w:p>
    <w:p w14:paraId="763A9971" w14:textId="77777777" w:rsidR="00FB48E5" w:rsidRPr="00FB48E5" w:rsidRDefault="00FB48E5" w:rsidP="00FB48E5">
      <w:pPr>
        <w:pStyle w:val="Bibliography"/>
        <w:rPr>
          <w:lang w:val="en-GB"/>
        </w:rPr>
      </w:pPr>
      <w:r w:rsidRPr="00FB48E5">
        <w:rPr>
          <w:lang w:val="en-GB"/>
        </w:rPr>
        <w:lastRenderedPageBreak/>
        <w:t xml:space="preserve">Baudron, A.R., Needle, C.L., Rijnsdorp, A.D. &amp; Marshall, C.T. (2014). Warming temperatures and smaller body sizes: synchronous changes in growth of North Sea fishes. </w:t>
      </w:r>
      <w:r w:rsidRPr="00FB48E5">
        <w:rPr>
          <w:i/>
          <w:iCs/>
          <w:lang w:val="en-GB"/>
        </w:rPr>
        <w:t>Global Change Biology</w:t>
      </w:r>
      <w:r w:rsidRPr="00FB48E5">
        <w:rPr>
          <w:lang w:val="en-GB"/>
        </w:rPr>
        <w:t>, 20, 1023–1031.</w:t>
      </w:r>
    </w:p>
    <w:p w14:paraId="411D7C16" w14:textId="77777777" w:rsidR="00FB48E5" w:rsidRPr="00FB48E5" w:rsidRDefault="00FB48E5" w:rsidP="00FB48E5">
      <w:pPr>
        <w:pStyle w:val="Bibliography"/>
        <w:rPr>
          <w:lang w:val="en-GB"/>
        </w:rPr>
      </w:pPr>
      <w:r w:rsidRPr="00FB48E5">
        <w:rPr>
          <w:lang w:val="en-GB"/>
        </w:rPr>
        <w:t xml:space="preserve">Belkin, I.M. (2009). Rapid warming of large marine ecosystems. </w:t>
      </w:r>
      <w:r w:rsidRPr="00FB48E5">
        <w:rPr>
          <w:i/>
          <w:iCs/>
          <w:lang w:val="en-GB"/>
        </w:rPr>
        <w:t>Progress in Oceanography</w:t>
      </w:r>
      <w:r w:rsidRPr="00FB48E5">
        <w:rPr>
          <w:lang w:val="en-GB"/>
        </w:rPr>
        <w:t>, 81, 207–213.</w:t>
      </w:r>
    </w:p>
    <w:p w14:paraId="232E3189" w14:textId="77777777" w:rsidR="00FB48E5" w:rsidRPr="00FB48E5" w:rsidRDefault="00FB48E5" w:rsidP="00FB48E5">
      <w:pPr>
        <w:pStyle w:val="Bibliography"/>
        <w:rPr>
          <w:lang w:val="en-GB"/>
        </w:rPr>
      </w:pPr>
      <w:r w:rsidRPr="00FB48E5">
        <w:rPr>
          <w:lang w:val="en-GB"/>
        </w:rPr>
        <w:t xml:space="preserve">Bernhardt, J.R., Sunday, J.M. &amp; O’Connor, M.I. (2018). Metabolic Theory and the Temperature-Size Rule Explain the Temperature Dependence of Population Carrying Capacity. </w:t>
      </w:r>
      <w:r w:rsidRPr="00FB48E5">
        <w:rPr>
          <w:i/>
          <w:iCs/>
          <w:lang w:val="en-GB"/>
        </w:rPr>
        <w:t>The American Naturalist</w:t>
      </w:r>
      <w:r w:rsidRPr="00FB48E5">
        <w:rPr>
          <w:lang w:val="en-GB"/>
        </w:rPr>
        <w:t>, 192, 687–697.</w:t>
      </w:r>
    </w:p>
    <w:p w14:paraId="3E2F0A92" w14:textId="77777777" w:rsidR="00FB48E5" w:rsidRPr="00FB48E5" w:rsidRDefault="00FB48E5" w:rsidP="00FB48E5">
      <w:pPr>
        <w:pStyle w:val="Bibliography"/>
        <w:rPr>
          <w:lang w:val="en-GB"/>
        </w:rPr>
      </w:pPr>
      <w:r w:rsidRPr="00FB48E5">
        <w:rPr>
          <w:lang w:val="en-GB"/>
        </w:rPr>
        <w:t xml:space="preserve">Björnsson, B. (2001). Optimal temperature for growth and feed conversion of immature cod (Gadus morhua L.). </w:t>
      </w:r>
      <w:r w:rsidRPr="00FB48E5">
        <w:rPr>
          <w:i/>
          <w:iCs/>
          <w:lang w:val="en-GB"/>
        </w:rPr>
        <w:t>ICES Journal of Marine Science</w:t>
      </w:r>
      <w:r w:rsidRPr="00FB48E5">
        <w:rPr>
          <w:lang w:val="en-GB"/>
        </w:rPr>
        <w:t>, 58, 29–38.</w:t>
      </w:r>
    </w:p>
    <w:p w14:paraId="2DB5468D" w14:textId="77777777" w:rsidR="00FB48E5" w:rsidRPr="00FB48E5" w:rsidRDefault="00FB48E5" w:rsidP="00FB48E5">
      <w:pPr>
        <w:pStyle w:val="Bibliography"/>
        <w:rPr>
          <w:lang w:val="en-GB"/>
        </w:rPr>
      </w:pPr>
      <w:r w:rsidRPr="00FB48E5">
        <w:rPr>
          <w:lang w:val="en-GB"/>
        </w:rPr>
        <w:t xml:space="preserve">Blanchard, J.L., Andersen, K.H., Scott, F., Hintzen, N.T., Piet, G. &amp; Jennings, S. (2014). Evaluating targets and trade-offs among fisheries and conservation objectives using a multispecies size spectrum model. </w:t>
      </w:r>
      <w:r w:rsidRPr="00FB48E5">
        <w:rPr>
          <w:i/>
          <w:iCs/>
          <w:lang w:val="en-GB"/>
        </w:rPr>
        <w:t>Journal of Applied Ecology</w:t>
      </w:r>
      <w:r w:rsidRPr="00FB48E5">
        <w:rPr>
          <w:lang w:val="en-GB"/>
        </w:rPr>
        <w:t>, 51, 612–622.</w:t>
      </w:r>
    </w:p>
    <w:p w14:paraId="1E605BF4" w14:textId="77777777" w:rsidR="00FB48E5" w:rsidRPr="00FB48E5" w:rsidRDefault="00FB48E5" w:rsidP="00FB48E5">
      <w:pPr>
        <w:pStyle w:val="Bibliography"/>
        <w:rPr>
          <w:lang w:val="en-GB"/>
        </w:rPr>
      </w:pPr>
      <w:r w:rsidRPr="00FB48E5">
        <w:rPr>
          <w:lang w:val="en-GB"/>
        </w:rPr>
        <w:t xml:space="preserve">Blanchard, J.L., Heneghan, R.F., Everett, J.D., Trebilco, R. &amp; Richardson, A.J. (2017). From Bacteria to Whales: Using Functional Size Spectra to Model Marine Ecosystems. </w:t>
      </w:r>
      <w:r w:rsidRPr="00FB48E5">
        <w:rPr>
          <w:i/>
          <w:iCs/>
          <w:lang w:val="en-GB"/>
        </w:rPr>
        <w:t>Trends in Ecology &amp; Evolution</w:t>
      </w:r>
      <w:r w:rsidRPr="00FB48E5">
        <w:rPr>
          <w:lang w:val="en-GB"/>
        </w:rPr>
        <w:t>, 32, 174–186.</w:t>
      </w:r>
    </w:p>
    <w:p w14:paraId="71B4531D" w14:textId="77777777" w:rsidR="00FB48E5" w:rsidRPr="00FB48E5" w:rsidRDefault="00FB48E5" w:rsidP="00FB48E5">
      <w:pPr>
        <w:pStyle w:val="Bibliography"/>
        <w:rPr>
          <w:lang w:val="en-GB"/>
        </w:rPr>
      </w:pPr>
      <w:r w:rsidRPr="00FB48E5">
        <w:rPr>
          <w:lang w:val="en-GB"/>
        </w:rPr>
        <w:t xml:space="preserve">Blanchard, J.L., Jennings, S., Holmes, R., Harle, J., Merino, G., Allen, J.I., </w:t>
      </w:r>
      <w:r w:rsidRPr="00FB48E5">
        <w:rPr>
          <w:i/>
          <w:iCs/>
          <w:lang w:val="en-GB"/>
        </w:rPr>
        <w:t>et al.</w:t>
      </w:r>
      <w:r w:rsidRPr="00FB48E5">
        <w:rPr>
          <w:lang w:val="en-GB"/>
        </w:rPr>
        <w:t xml:space="preserve"> (2012). Potential consequences of climate change for primary production and fish production in large marine ecosystems. </w:t>
      </w:r>
      <w:r w:rsidRPr="00FB48E5">
        <w:rPr>
          <w:i/>
          <w:iCs/>
          <w:lang w:val="en-GB"/>
        </w:rPr>
        <w:t>Philosophical Transactions of the Royal Society of London, Series B: Biological Sciences</w:t>
      </w:r>
      <w:r w:rsidRPr="00FB48E5">
        <w:rPr>
          <w:lang w:val="en-GB"/>
        </w:rPr>
        <w:t>, 367, 2979–2989.</w:t>
      </w:r>
    </w:p>
    <w:p w14:paraId="2DE57792" w14:textId="77777777" w:rsidR="00FB48E5" w:rsidRPr="00FB48E5" w:rsidRDefault="00FB48E5" w:rsidP="00FB48E5">
      <w:pPr>
        <w:pStyle w:val="Bibliography"/>
        <w:rPr>
          <w:lang w:val="en-GB"/>
        </w:rPr>
      </w:pPr>
      <w:r w:rsidRPr="00FB48E5">
        <w:rPr>
          <w:lang w:val="en-GB"/>
        </w:rPr>
        <w:t xml:space="preserve">Brett, J.R., Shelbourn, J.E. &amp; Shoop, C.T. (1969). Growth Rate and Body Composition of Fingerling Sockeye Salmon, Oncorhynchus nerka, in relation to Temperature and Ration Size. </w:t>
      </w:r>
      <w:r w:rsidRPr="00FB48E5">
        <w:rPr>
          <w:i/>
          <w:iCs/>
          <w:lang w:val="en-GB"/>
        </w:rPr>
        <w:t>J. Fish. Res. Bd. Can.</w:t>
      </w:r>
      <w:r w:rsidRPr="00FB48E5">
        <w:rPr>
          <w:lang w:val="en-GB"/>
        </w:rPr>
        <w:t>, 26, 2363–2394.</w:t>
      </w:r>
    </w:p>
    <w:p w14:paraId="5728F594" w14:textId="77777777" w:rsidR="00FB48E5" w:rsidRPr="00FB48E5" w:rsidRDefault="00FB48E5" w:rsidP="00FB48E5">
      <w:pPr>
        <w:pStyle w:val="Bibliography"/>
        <w:rPr>
          <w:lang w:val="en-GB"/>
        </w:rPr>
      </w:pPr>
      <w:r w:rsidRPr="00FB48E5">
        <w:rPr>
          <w:lang w:val="en-GB"/>
        </w:rPr>
        <w:t xml:space="preserve">Brown, J.H., Gillooly, J.F., Allen, A.P., Savage, V.M. &amp; West, G.B. (2004a). Toward a metabolic theory of ecology. </w:t>
      </w:r>
      <w:r w:rsidRPr="00FB48E5">
        <w:rPr>
          <w:i/>
          <w:iCs/>
          <w:lang w:val="en-GB"/>
        </w:rPr>
        <w:t>Ecology</w:t>
      </w:r>
      <w:r w:rsidRPr="00FB48E5">
        <w:rPr>
          <w:lang w:val="en-GB"/>
        </w:rPr>
        <w:t>, 85, 1771–1789.</w:t>
      </w:r>
    </w:p>
    <w:p w14:paraId="59620AED" w14:textId="77777777" w:rsidR="00FB48E5" w:rsidRPr="00FB48E5" w:rsidRDefault="00FB48E5" w:rsidP="00FB48E5">
      <w:pPr>
        <w:pStyle w:val="Bibliography"/>
        <w:rPr>
          <w:lang w:val="en-GB"/>
        </w:rPr>
      </w:pPr>
      <w:r w:rsidRPr="00FB48E5">
        <w:rPr>
          <w:lang w:val="en-GB"/>
        </w:rPr>
        <w:t xml:space="preserve">Brown, J.H., Gillooly, J.F., Allen, A.P., Savage, V.M. &amp; West, G.B. (2004b). Toward a metabolic theory of ecology. </w:t>
      </w:r>
      <w:r w:rsidRPr="00FB48E5">
        <w:rPr>
          <w:i/>
          <w:iCs/>
          <w:lang w:val="en-GB"/>
        </w:rPr>
        <w:t>Ecology</w:t>
      </w:r>
      <w:r w:rsidRPr="00FB48E5">
        <w:rPr>
          <w:lang w:val="en-GB"/>
        </w:rPr>
        <w:t>, 85, 1771–1789.</w:t>
      </w:r>
    </w:p>
    <w:p w14:paraId="214A0FF9" w14:textId="77777777" w:rsidR="00FB48E5" w:rsidRPr="00FB48E5" w:rsidRDefault="00FB48E5" w:rsidP="00FB48E5">
      <w:pPr>
        <w:pStyle w:val="Bibliography"/>
        <w:rPr>
          <w:lang w:val="en-GB"/>
        </w:rPr>
      </w:pPr>
      <w:r w:rsidRPr="00FB48E5">
        <w:rPr>
          <w:lang w:val="en-GB"/>
        </w:rPr>
        <w:t xml:space="preserve">Byrd, R.H., Lu, Peihuang., Nocedal, Jorge. &amp; Zhu, Ciyou. (1995). A Limited Memory Algorithm for Bound Constrained Optimization. </w:t>
      </w:r>
      <w:r w:rsidRPr="00FB48E5">
        <w:rPr>
          <w:i/>
          <w:iCs/>
          <w:lang w:val="en-GB"/>
        </w:rPr>
        <w:t>SIAM J. Sci. Comput.</w:t>
      </w:r>
      <w:r w:rsidRPr="00FB48E5">
        <w:rPr>
          <w:lang w:val="en-GB"/>
        </w:rPr>
        <w:t>, 16, 1190–1208.</w:t>
      </w:r>
    </w:p>
    <w:p w14:paraId="3153902F" w14:textId="77777777" w:rsidR="00FB48E5" w:rsidRPr="00FB48E5" w:rsidRDefault="00FB48E5" w:rsidP="00FB48E5">
      <w:pPr>
        <w:pStyle w:val="Bibliography"/>
        <w:rPr>
          <w:lang w:val="en-GB"/>
        </w:rPr>
      </w:pPr>
      <w:r w:rsidRPr="00FB48E5">
        <w:rPr>
          <w:lang w:val="en-GB"/>
        </w:rPr>
        <w:t xml:space="preserve">Canales, T.M., Law, R. &amp; Blanchard, J.L. (2016). Shifts in plankton size spectra modulate growth and coexistence of anchovy and sardine in upwelling systems. </w:t>
      </w:r>
      <w:r w:rsidRPr="00FB48E5">
        <w:rPr>
          <w:i/>
          <w:iCs/>
          <w:lang w:val="en-GB"/>
        </w:rPr>
        <w:t>Canadian Journal of Fisheries and Aquatic Sciences</w:t>
      </w:r>
      <w:r w:rsidRPr="00FB48E5">
        <w:rPr>
          <w:lang w:val="en-GB"/>
        </w:rPr>
        <w:t>, 73, 611–621.</w:t>
      </w:r>
    </w:p>
    <w:p w14:paraId="6DCF34E9" w14:textId="77777777" w:rsidR="00FB48E5" w:rsidRPr="00FB48E5" w:rsidRDefault="00FB48E5" w:rsidP="00FB48E5">
      <w:pPr>
        <w:pStyle w:val="Bibliography"/>
        <w:rPr>
          <w:lang w:val="en-GB"/>
        </w:rPr>
      </w:pPr>
      <w:r w:rsidRPr="00FB48E5">
        <w:rPr>
          <w:lang w:val="en-GB"/>
        </w:rPr>
        <w:t xml:space="preserve">Casini, M., Hjelm, J., Molinero, J.-C., Lövgren, J., Cardinale, M., Bartolino, V., </w:t>
      </w:r>
      <w:r w:rsidRPr="00FB48E5">
        <w:rPr>
          <w:i/>
          <w:iCs/>
          <w:lang w:val="en-GB"/>
        </w:rPr>
        <w:t>et al.</w:t>
      </w:r>
      <w:r w:rsidRPr="00FB48E5">
        <w:rPr>
          <w:lang w:val="en-GB"/>
        </w:rPr>
        <w:t xml:space="preserve"> (2009). Trophic cascades promote threshold-like shifts in pelagic marine ecosystems. </w:t>
      </w:r>
      <w:r w:rsidRPr="00FB48E5">
        <w:rPr>
          <w:i/>
          <w:iCs/>
          <w:lang w:val="en-GB"/>
        </w:rPr>
        <w:t>Proceedings of the National Academy of Sciences, USA</w:t>
      </w:r>
      <w:r w:rsidRPr="00FB48E5">
        <w:rPr>
          <w:lang w:val="en-GB"/>
        </w:rPr>
        <w:t>, 106, 197–202.</w:t>
      </w:r>
    </w:p>
    <w:p w14:paraId="412DC6AE" w14:textId="77777777" w:rsidR="00FB48E5" w:rsidRPr="00FB48E5" w:rsidRDefault="00FB48E5" w:rsidP="00FB48E5">
      <w:pPr>
        <w:pStyle w:val="Bibliography"/>
        <w:rPr>
          <w:lang w:val="en-GB"/>
        </w:rPr>
      </w:pPr>
      <w:r w:rsidRPr="00FB48E5">
        <w:rPr>
          <w:lang w:val="en-GB"/>
        </w:rPr>
        <w:t xml:space="preserve">Cheung, W.W.L., Sarmiento, J.L., Dunne, J., Frölicher, T.L., Lam, V.W.Y., Deng Palomares, M.L., </w:t>
      </w:r>
      <w:r w:rsidRPr="00FB48E5">
        <w:rPr>
          <w:i/>
          <w:iCs/>
          <w:lang w:val="en-GB"/>
        </w:rPr>
        <w:t>et al.</w:t>
      </w:r>
      <w:r w:rsidRPr="00FB48E5">
        <w:rPr>
          <w:lang w:val="en-GB"/>
        </w:rPr>
        <w:t xml:space="preserve"> (2013). Shrinking of fishes exacerbates impacts of global ocean changes on marine ecosystems. </w:t>
      </w:r>
      <w:r w:rsidRPr="00FB48E5">
        <w:rPr>
          <w:i/>
          <w:iCs/>
          <w:lang w:val="en-GB"/>
        </w:rPr>
        <w:t>Nature Climate Change</w:t>
      </w:r>
      <w:r w:rsidRPr="00FB48E5">
        <w:rPr>
          <w:lang w:val="en-GB"/>
        </w:rPr>
        <w:t>, 3, 254–258.</w:t>
      </w:r>
    </w:p>
    <w:p w14:paraId="142BDAC1" w14:textId="77777777" w:rsidR="00FB48E5" w:rsidRPr="00FB48E5" w:rsidRDefault="00FB48E5" w:rsidP="00FB48E5">
      <w:pPr>
        <w:pStyle w:val="Bibliography"/>
        <w:rPr>
          <w:lang w:val="en-GB"/>
        </w:rPr>
      </w:pPr>
      <w:r w:rsidRPr="00FB48E5">
        <w:rPr>
          <w:lang w:val="en-GB"/>
        </w:rPr>
        <w:t xml:space="preserve">Clarke, A. &amp; Johnston, N.M. (1999). Scaling of metabolic rate with body mass and temperature in teleost fish. </w:t>
      </w:r>
      <w:r w:rsidRPr="00FB48E5">
        <w:rPr>
          <w:i/>
          <w:iCs/>
          <w:lang w:val="en-GB"/>
        </w:rPr>
        <w:t>Journal of Animal Ecology</w:t>
      </w:r>
      <w:r w:rsidRPr="00FB48E5">
        <w:rPr>
          <w:lang w:val="en-GB"/>
        </w:rPr>
        <w:t>, 68, 893–905.</w:t>
      </w:r>
    </w:p>
    <w:p w14:paraId="7173D3E9" w14:textId="77777777" w:rsidR="00FB48E5" w:rsidRPr="00FB48E5" w:rsidRDefault="00FB48E5" w:rsidP="00FB48E5">
      <w:pPr>
        <w:pStyle w:val="Bibliography"/>
        <w:rPr>
          <w:lang w:val="en-GB"/>
        </w:rPr>
      </w:pPr>
      <w:r w:rsidRPr="00FB48E5">
        <w:rPr>
          <w:lang w:val="en-GB"/>
        </w:rPr>
        <w:t xml:space="preserve">Daufresne, M., Lengfellner, K. &amp; Sommer, U. (2009). Global warming benefits the small in aquatic ecosystems. </w:t>
      </w:r>
      <w:r w:rsidRPr="00FB48E5">
        <w:rPr>
          <w:i/>
          <w:iCs/>
          <w:lang w:val="en-GB"/>
        </w:rPr>
        <w:t>Proceedings of the National Academy of Sciences, USA</w:t>
      </w:r>
      <w:r w:rsidRPr="00FB48E5">
        <w:rPr>
          <w:lang w:val="en-GB"/>
        </w:rPr>
        <w:t>, 106, 12788–12793.</w:t>
      </w:r>
    </w:p>
    <w:p w14:paraId="03957B86" w14:textId="77777777" w:rsidR="00FB48E5" w:rsidRPr="00FB48E5" w:rsidRDefault="00FB48E5" w:rsidP="00FB48E5">
      <w:pPr>
        <w:pStyle w:val="Bibliography"/>
        <w:rPr>
          <w:lang w:val="en-GB"/>
        </w:rPr>
      </w:pPr>
      <w:r w:rsidRPr="00FB48E5">
        <w:rPr>
          <w:lang w:val="en-GB"/>
        </w:rPr>
        <w:t xml:space="preserve">Downs, C.J., Hayes, J.P. &amp; Tracy, C.R. (2008). Scaling metabolic rate with body mass and inverse body temperature: A test of the Arrhenius fractal supply model. </w:t>
      </w:r>
      <w:r w:rsidRPr="00FB48E5">
        <w:rPr>
          <w:i/>
          <w:iCs/>
          <w:lang w:val="en-GB"/>
        </w:rPr>
        <w:t>Functional Ecology</w:t>
      </w:r>
      <w:r w:rsidRPr="00FB48E5">
        <w:rPr>
          <w:lang w:val="en-GB"/>
        </w:rPr>
        <w:t>, 22, 239–244.</w:t>
      </w:r>
    </w:p>
    <w:p w14:paraId="18B06A1F" w14:textId="77777777" w:rsidR="00FB48E5" w:rsidRPr="00FB48E5" w:rsidRDefault="00FB48E5" w:rsidP="00FB48E5">
      <w:pPr>
        <w:pStyle w:val="Bibliography"/>
        <w:rPr>
          <w:lang w:val="en-GB"/>
        </w:rPr>
      </w:pPr>
      <w:r w:rsidRPr="00FB48E5">
        <w:rPr>
          <w:lang w:val="en-GB"/>
        </w:rPr>
        <w:t xml:space="preserve">Englund, G., Öhlund, G., Hein, C.L. &amp; Diehl, S. (2011). Temperature dependence of the functional response. </w:t>
      </w:r>
      <w:r w:rsidRPr="00FB48E5">
        <w:rPr>
          <w:i/>
          <w:iCs/>
          <w:lang w:val="en-GB"/>
        </w:rPr>
        <w:t>Ecology Letters</w:t>
      </w:r>
      <w:r w:rsidRPr="00FB48E5">
        <w:rPr>
          <w:lang w:val="en-GB"/>
        </w:rPr>
        <w:t>, 14, 914–921.</w:t>
      </w:r>
    </w:p>
    <w:p w14:paraId="42E3E1B5" w14:textId="77777777" w:rsidR="00FB48E5" w:rsidRPr="00FB48E5" w:rsidRDefault="00FB48E5" w:rsidP="00FB48E5">
      <w:pPr>
        <w:pStyle w:val="Bibliography"/>
        <w:rPr>
          <w:lang w:val="en-GB"/>
        </w:rPr>
      </w:pPr>
      <w:r w:rsidRPr="00FB48E5">
        <w:rPr>
          <w:lang w:val="en-GB"/>
        </w:rPr>
        <w:lastRenderedPageBreak/>
        <w:t xml:space="preserve">Forster, J., Hirst, A.G. &amp; Atkinson, D. (2012). Warming-induced reductions in body size are greater in aquatic than terrestrial species. </w:t>
      </w:r>
      <w:r w:rsidRPr="00FB48E5">
        <w:rPr>
          <w:i/>
          <w:iCs/>
          <w:lang w:val="en-GB"/>
        </w:rPr>
        <w:t>PNAS</w:t>
      </w:r>
      <w:r w:rsidRPr="00FB48E5">
        <w:rPr>
          <w:lang w:val="en-GB"/>
        </w:rPr>
        <w:t>, 109, 19310–19314.</w:t>
      </w:r>
    </w:p>
    <w:p w14:paraId="3B56AA4E" w14:textId="77777777" w:rsidR="00FB48E5" w:rsidRPr="00FB48E5" w:rsidRDefault="00FB48E5" w:rsidP="00FB48E5">
      <w:pPr>
        <w:pStyle w:val="Bibliography"/>
        <w:rPr>
          <w:lang w:val="en-GB"/>
        </w:rPr>
      </w:pPr>
      <w:r w:rsidRPr="00FB48E5">
        <w:rPr>
          <w:lang w:val="en-GB"/>
        </w:rPr>
        <w:t xml:space="preserve">Free, C.M., Thorson, J.T., Pinsky, M.L., Oken, K.L., Wiedenmann, J. &amp; Jensen, O.P. (2019). Impacts of historical warming on marine fisheries production. </w:t>
      </w:r>
      <w:r w:rsidRPr="00FB48E5">
        <w:rPr>
          <w:i/>
          <w:iCs/>
          <w:lang w:val="en-GB"/>
        </w:rPr>
        <w:t>Science</w:t>
      </w:r>
      <w:r w:rsidRPr="00FB48E5">
        <w:rPr>
          <w:lang w:val="en-GB"/>
        </w:rPr>
        <w:t>, 363, 979–983.</w:t>
      </w:r>
    </w:p>
    <w:p w14:paraId="06D04C1B" w14:textId="77777777" w:rsidR="00FB48E5" w:rsidRPr="00B26435" w:rsidRDefault="00FB48E5" w:rsidP="00FB48E5">
      <w:pPr>
        <w:pStyle w:val="Bibliography"/>
        <w:rPr>
          <w:lang w:val="sv-SE"/>
        </w:rPr>
      </w:pPr>
      <w:r w:rsidRPr="00FB48E5">
        <w:rPr>
          <w:lang w:val="en-GB"/>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B26435">
        <w:rPr>
          <w:i/>
          <w:iCs/>
          <w:lang w:val="sv-SE"/>
        </w:rPr>
        <w:t>Aquaculture International</w:t>
      </w:r>
      <w:r w:rsidRPr="00B26435">
        <w:rPr>
          <w:lang w:val="sv-SE"/>
        </w:rPr>
        <w:t>, 19, 131–141.</w:t>
      </w:r>
    </w:p>
    <w:p w14:paraId="00044C27" w14:textId="77777777" w:rsidR="00FB48E5" w:rsidRPr="00FB48E5" w:rsidRDefault="00FB48E5" w:rsidP="00FB48E5">
      <w:pPr>
        <w:pStyle w:val="Bibliography"/>
        <w:rPr>
          <w:lang w:val="en-GB"/>
        </w:rPr>
      </w:pPr>
      <w:r w:rsidRPr="00B26435">
        <w:rPr>
          <w:lang w:val="sv-SE"/>
        </w:rPr>
        <w:t xml:space="preserve">Gårdmark, A., Casini, M., Huss, M., van Leeuwen, A., Hjelm, J., Persson, L., </w:t>
      </w:r>
      <w:r w:rsidRPr="00B26435">
        <w:rPr>
          <w:i/>
          <w:iCs/>
          <w:lang w:val="sv-SE"/>
        </w:rPr>
        <w:t>et al.</w:t>
      </w:r>
      <w:r w:rsidRPr="00B26435">
        <w:rPr>
          <w:lang w:val="sv-SE"/>
        </w:rPr>
        <w:t xml:space="preserve"> </w:t>
      </w:r>
      <w:r w:rsidRPr="00FB48E5">
        <w:rPr>
          <w:lang w:val="en-GB"/>
        </w:rPr>
        <w:t xml:space="preserve">(2015). Regime shifts in exploited marine food webs: detecting mechanisms underlying alternative stable states using size-structured community dynamics theory. </w:t>
      </w:r>
      <w:r w:rsidRPr="00FB48E5">
        <w:rPr>
          <w:i/>
          <w:iCs/>
          <w:lang w:val="en-GB"/>
        </w:rPr>
        <w:t>Phil. Trans. R. Soc. B</w:t>
      </w:r>
      <w:r w:rsidRPr="00FB48E5">
        <w:rPr>
          <w:lang w:val="en-GB"/>
        </w:rPr>
        <w:t>, 370, 20130262.</w:t>
      </w:r>
    </w:p>
    <w:p w14:paraId="3FEA2B51" w14:textId="77777777" w:rsidR="00FB48E5" w:rsidRPr="00FB48E5" w:rsidRDefault="00FB48E5" w:rsidP="00FB48E5">
      <w:pPr>
        <w:pStyle w:val="Bibliography"/>
        <w:rPr>
          <w:lang w:val="en-GB"/>
        </w:rPr>
      </w:pPr>
      <w:r w:rsidRPr="00FB48E5">
        <w:rPr>
          <w:lang w:val="en-GB"/>
        </w:rPr>
        <w:t xml:space="preserve">Gilbert, B., Tunney, T.D., McCann, K.S., DeLong, J.P., Vasseur, D.A., Savage, V.M., </w:t>
      </w:r>
      <w:r w:rsidRPr="00FB48E5">
        <w:rPr>
          <w:i/>
          <w:iCs/>
          <w:lang w:val="en-GB"/>
        </w:rPr>
        <w:t>et al.</w:t>
      </w:r>
      <w:r w:rsidRPr="00FB48E5">
        <w:rPr>
          <w:lang w:val="en-GB"/>
        </w:rPr>
        <w:t xml:space="preserve"> (2014). A bioenergetic framework for the temperature dependence of trophic interactions. </w:t>
      </w:r>
      <w:r w:rsidRPr="00FB48E5">
        <w:rPr>
          <w:i/>
          <w:iCs/>
          <w:lang w:val="en-GB"/>
        </w:rPr>
        <w:t>Ecology Letters</w:t>
      </w:r>
      <w:r w:rsidRPr="00FB48E5">
        <w:rPr>
          <w:lang w:val="en-GB"/>
        </w:rPr>
        <w:t>, 17, 902–914.</w:t>
      </w:r>
    </w:p>
    <w:p w14:paraId="158C9048" w14:textId="77777777" w:rsidR="00FB48E5" w:rsidRPr="00FB48E5" w:rsidRDefault="00FB48E5" w:rsidP="00FB48E5">
      <w:pPr>
        <w:pStyle w:val="Bibliography"/>
        <w:rPr>
          <w:lang w:val="en-GB"/>
        </w:rPr>
      </w:pPr>
      <w:r w:rsidRPr="00FB48E5">
        <w:rPr>
          <w:lang w:val="en-GB"/>
        </w:rPr>
        <w:t xml:space="preserve">Gillooly, J.F., Brown, J.H., West, G.B., Savage, V.M. &amp; Charnov, E.L. (2001). Effects of size and temperature on metabolic rate. </w:t>
      </w:r>
      <w:r w:rsidRPr="00FB48E5">
        <w:rPr>
          <w:i/>
          <w:iCs/>
          <w:lang w:val="en-GB"/>
        </w:rPr>
        <w:t>Science</w:t>
      </w:r>
      <w:r w:rsidRPr="00FB48E5">
        <w:rPr>
          <w:lang w:val="en-GB"/>
        </w:rPr>
        <w:t>, 2248–2251.</w:t>
      </w:r>
    </w:p>
    <w:p w14:paraId="4C87D0EE" w14:textId="77777777" w:rsidR="00FB48E5" w:rsidRPr="00FB48E5" w:rsidRDefault="00FB48E5" w:rsidP="00FB48E5">
      <w:pPr>
        <w:pStyle w:val="Bibliography"/>
        <w:rPr>
          <w:lang w:val="en-GB"/>
        </w:rPr>
      </w:pPr>
      <w:r w:rsidRPr="00FB48E5">
        <w:rPr>
          <w:lang w:val="en-GB"/>
        </w:rPr>
        <w:t xml:space="preserve">Handeland, S.O., Imsland, A.K. &amp; Stefansson, S.O. (2008). The effect of temperature and fish size on growth, feed intake, food conversion efficiency and stomach evacuation rate of Atlantic salmon post-smolts. </w:t>
      </w:r>
      <w:r w:rsidRPr="00FB48E5">
        <w:rPr>
          <w:i/>
          <w:iCs/>
          <w:lang w:val="en-GB"/>
        </w:rPr>
        <w:t>Aquaculture</w:t>
      </w:r>
      <w:r w:rsidRPr="00FB48E5">
        <w:rPr>
          <w:lang w:val="en-GB"/>
        </w:rPr>
        <w:t>, 283, 36–42.</w:t>
      </w:r>
    </w:p>
    <w:p w14:paraId="11670BD6" w14:textId="77777777" w:rsidR="00FB48E5" w:rsidRPr="00FB48E5" w:rsidRDefault="00FB48E5" w:rsidP="00FB48E5">
      <w:pPr>
        <w:pStyle w:val="Bibliography"/>
        <w:rPr>
          <w:lang w:val="en-GB"/>
        </w:rPr>
      </w:pPr>
      <w:r w:rsidRPr="00FB48E5">
        <w:rPr>
          <w:lang w:val="en-GB"/>
        </w:rPr>
        <w:t xml:space="preserve">Hartvig, M., Andersen, K.H. &amp; Beyer, J.E. (2011). Food web framework for size-structured populations. </w:t>
      </w:r>
      <w:r w:rsidRPr="00FB48E5">
        <w:rPr>
          <w:i/>
          <w:iCs/>
          <w:lang w:val="en-GB"/>
        </w:rPr>
        <w:t>Journal of Theoretical Biology</w:t>
      </w:r>
      <w:r w:rsidRPr="00FB48E5">
        <w:rPr>
          <w:lang w:val="en-GB"/>
        </w:rPr>
        <w:t>, 272, 113–122.</w:t>
      </w:r>
    </w:p>
    <w:p w14:paraId="393DCE42" w14:textId="77777777" w:rsidR="00FB48E5" w:rsidRPr="00FB48E5" w:rsidRDefault="00FB48E5" w:rsidP="00FB48E5">
      <w:pPr>
        <w:pStyle w:val="Bibliography"/>
        <w:rPr>
          <w:lang w:val="en-GB"/>
        </w:rPr>
      </w:pPr>
      <w:r w:rsidRPr="00FB48E5">
        <w:rPr>
          <w:lang w:val="en-GB"/>
        </w:rPr>
        <w:t xml:space="preserve">Huey, R.B. &amp; Kingsolver, J.G. (2019). Climate Warming, Resource Availability, and the Metabolic Meltdown of Ectotherms. </w:t>
      </w:r>
      <w:r w:rsidRPr="00FB48E5">
        <w:rPr>
          <w:i/>
          <w:iCs/>
          <w:lang w:val="en-GB"/>
        </w:rPr>
        <w:t>The American Naturalist</w:t>
      </w:r>
      <w:r w:rsidRPr="00FB48E5">
        <w:rPr>
          <w:lang w:val="en-GB"/>
        </w:rPr>
        <w:t>, 194, E140–E150.</w:t>
      </w:r>
    </w:p>
    <w:p w14:paraId="131E98B0" w14:textId="77777777" w:rsidR="00FB48E5" w:rsidRPr="00FB48E5" w:rsidRDefault="00FB48E5" w:rsidP="00FB48E5">
      <w:pPr>
        <w:pStyle w:val="Bibliography"/>
        <w:rPr>
          <w:lang w:val="en-GB"/>
        </w:rPr>
      </w:pPr>
      <w:r w:rsidRPr="00FB48E5">
        <w:rPr>
          <w:lang w:val="en-GB"/>
        </w:rPr>
        <w:t xml:space="preserve">Huss, M., Lindmark, M., Jacobson, P., van Dorst, R.M. &amp; Gårdmark, A. (2019). Experimental evidence of gradual size‐dependent shifts in body size and growth of fish in response to warming. </w:t>
      </w:r>
      <w:r w:rsidRPr="00FB48E5">
        <w:rPr>
          <w:i/>
          <w:iCs/>
          <w:lang w:val="en-GB"/>
        </w:rPr>
        <w:t>Glob Change Biol</w:t>
      </w:r>
      <w:r w:rsidRPr="00FB48E5">
        <w:rPr>
          <w:lang w:val="en-GB"/>
        </w:rPr>
        <w:t>, gcb.14637.</w:t>
      </w:r>
    </w:p>
    <w:p w14:paraId="17D46232" w14:textId="77777777" w:rsidR="00FB48E5" w:rsidRPr="00FB48E5" w:rsidRDefault="00FB48E5" w:rsidP="00FB48E5">
      <w:pPr>
        <w:pStyle w:val="Bibliography"/>
        <w:rPr>
          <w:lang w:val="en-GB"/>
        </w:rPr>
      </w:pPr>
      <w:r w:rsidRPr="00FB48E5">
        <w:rPr>
          <w:lang w:val="en-GB"/>
        </w:rPr>
        <w:t xml:space="preserve">ICES. (2013). </w:t>
      </w:r>
      <w:r w:rsidRPr="00FB48E5">
        <w:rPr>
          <w:i/>
          <w:iCs/>
          <w:lang w:val="en-GB"/>
        </w:rPr>
        <w:t>Report of the Baltic Fisheries Assessment Working Group (WGBFAS)</w:t>
      </w:r>
      <w:r w:rsidRPr="00FB48E5">
        <w:rPr>
          <w:lang w:val="en-GB"/>
        </w:rPr>
        <w:t xml:space="preserve"> ( No. ICES CM 2013/ACOM:10.). 10-17 April 2013 ICES Headquarters, Copenhagen.</w:t>
      </w:r>
    </w:p>
    <w:p w14:paraId="49C7CBDD" w14:textId="77777777" w:rsidR="00FB48E5" w:rsidRPr="00FB48E5" w:rsidRDefault="00FB48E5" w:rsidP="00FB48E5">
      <w:pPr>
        <w:pStyle w:val="Bibliography"/>
        <w:rPr>
          <w:lang w:val="en-GB"/>
        </w:rPr>
      </w:pPr>
      <w:r w:rsidRPr="00FB48E5">
        <w:rPr>
          <w:lang w:val="en-GB"/>
        </w:rPr>
        <w:t xml:space="preserve">ICES. (2015). </w:t>
      </w:r>
      <w:r w:rsidRPr="00FB48E5">
        <w:rPr>
          <w:i/>
          <w:iCs/>
          <w:lang w:val="en-GB"/>
        </w:rPr>
        <w:t>Report of the Baltic Fisheries Assessment Working Group (WGBFAS)</w:t>
      </w:r>
      <w:r w:rsidRPr="00FB48E5">
        <w:rPr>
          <w:lang w:val="en-GB"/>
        </w:rPr>
        <w:t xml:space="preserve"> ( No. ICES CM 2015/ACOM:10). 14-21 April 2015 ICES Headquarters, Copenhagen.</w:t>
      </w:r>
    </w:p>
    <w:p w14:paraId="10E4C3DD" w14:textId="77777777" w:rsidR="00FB48E5" w:rsidRPr="00FB48E5" w:rsidRDefault="00FB48E5" w:rsidP="00FB48E5">
      <w:pPr>
        <w:pStyle w:val="Bibliography"/>
        <w:rPr>
          <w:lang w:val="en-GB"/>
        </w:rPr>
      </w:pPr>
      <w:r w:rsidRPr="00FB48E5">
        <w:rPr>
          <w:lang w:val="en-GB"/>
        </w:rPr>
        <w:t xml:space="preserve">Jacobsen, N.S., Burgess, M.G. &amp; Andersen, K.H. (2017). Efficiency of fisheries is increasing at the ecosystem level. </w:t>
      </w:r>
      <w:r w:rsidRPr="00FB48E5">
        <w:rPr>
          <w:i/>
          <w:iCs/>
          <w:lang w:val="en-GB"/>
        </w:rPr>
        <w:t>Fish and Fisheries</w:t>
      </w:r>
      <w:r w:rsidRPr="00FB48E5">
        <w:rPr>
          <w:lang w:val="en-GB"/>
        </w:rPr>
        <w:t>, 18, 199–211.</w:t>
      </w:r>
    </w:p>
    <w:p w14:paraId="333AC250" w14:textId="77777777" w:rsidR="00FB48E5" w:rsidRPr="00FB48E5" w:rsidRDefault="00FB48E5" w:rsidP="00FB48E5">
      <w:pPr>
        <w:pStyle w:val="Bibliography"/>
        <w:rPr>
          <w:lang w:val="en-GB"/>
        </w:rPr>
      </w:pPr>
      <w:r w:rsidRPr="00FB48E5">
        <w:rPr>
          <w:lang w:val="en-GB"/>
        </w:rPr>
        <w:t xml:space="preserve">Jobling, M. (1997). Temperature and growth: modulation of growth rate via temperature change. In: </w:t>
      </w:r>
      <w:r w:rsidRPr="00FB48E5">
        <w:rPr>
          <w:i/>
          <w:iCs/>
          <w:lang w:val="en-GB"/>
        </w:rPr>
        <w:t>Global Warming: Implications for Freshwater and Marine Fish</w:t>
      </w:r>
      <w:r w:rsidRPr="00FB48E5">
        <w:rPr>
          <w:lang w:val="en-GB"/>
        </w:rPr>
        <w:t xml:space="preserve"> (eds. Wood, C.M. &amp; McDonald, D.G.). Cambridge University Press, Cambridge, pp. 225–254.</w:t>
      </w:r>
    </w:p>
    <w:p w14:paraId="703D4669" w14:textId="77777777" w:rsidR="00FB48E5" w:rsidRPr="00FB48E5" w:rsidRDefault="00FB48E5" w:rsidP="00FB48E5">
      <w:pPr>
        <w:pStyle w:val="Bibliography"/>
        <w:rPr>
          <w:lang w:val="en-GB"/>
        </w:rPr>
      </w:pPr>
      <w:r w:rsidRPr="00FB48E5">
        <w:rPr>
          <w:lang w:val="en-GB"/>
        </w:rPr>
        <w:t xml:space="preserve">Lefevre, S., McKenzie, D.J. &amp; Nilsson, G.E. (2018). In modelling effects of global warming, invalid assumptions lead to unrealistic projections. </w:t>
      </w:r>
      <w:r w:rsidRPr="00FB48E5">
        <w:rPr>
          <w:i/>
          <w:iCs/>
          <w:lang w:val="en-GB"/>
        </w:rPr>
        <w:t>Global Change Biology</w:t>
      </w:r>
      <w:r w:rsidRPr="00FB48E5">
        <w:rPr>
          <w:lang w:val="en-GB"/>
        </w:rPr>
        <w:t>, 24, 553–556.</w:t>
      </w:r>
    </w:p>
    <w:p w14:paraId="79C311B1" w14:textId="77777777" w:rsidR="00FB48E5" w:rsidRPr="00FB48E5" w:rsidRDefault="00FB48E5" w:rsidP="00FB48E5">
      <w:pPr>
        <w:pStyle w:val="Bibliography"/>
        <w:rPr>
          <w:lang w:val="en-GB"/>
        </w:rPr>
      </w:pPr>
      <w:r w:rsidRPr="00FB48E5">
        <w:rPr>
          <w:lang w:val="en-GB"/>
        </w:rPr>
        <w:t xml:space="preserve">Lefort, S., Aumont, O., Bopp, L., Arsouze, T., Gehlen, M. &amp; Maury, O. (2015). Spatial and body-size dependent response of marine pelagic communities to projected global climate change. </w:t>
      </w:r>
      <w:r w:rsidRPr="00FB48E5">
        <w:rPr>
          <w:i/>
          <w:iCs/>
          <w:lang w:val="en-GB"/>
        </w:rPr>
        <w:t>Global Change Biology</w:t>
      </w:r>
      <w:r w:rsidRPr="00FB48E5">
        <w:rPr>
          <w:lang w:val="en-GB"/>
        </w:rPr>
        <w:t>, 21, 154–164.</w:t>
      </w:r>
    </w:p>
    <w:p w14:paraId="4B8AB4B4" w14:textId="77777777" w:rsidR="00FB48E5" w:rsidRPr="00FB48E5" w:rsidRDefault="00FB48E5" w:rsidP="00FB48E5">
      <w:pPr>
        <w:pStyle w:val="Bibliography"/>
        <w:rPr>
          <w:lang w:val="en-GB"/>
        </w:rPr>
      </w:pPr>
      <w:r w:rsidRPr="00FB48E5">
        <w:rPr>
          <w:lang w:val="en-GB"/>
        </w:rPr>
        <w:t xml:space="preserve">Lindegren, M., Möllmann, C., Nielsen, A., Brander, K., MacKenzie, B.R. &amp; Stenseth, N.Chr. (2010). Ecological forecasting under climate change: the case of Baltic cod. </w:t>
      </w:r>
      <w:r w:rsidRPr="00FB48E5">
        <w:rPr>
          <w:i/>
          <w:iCs/>
          <w:lang w:val="en-GB"/>
        </w:rPr>
        <w:t>Proceedings of the Royal Society B: Biological Sciences</w:t>
      </w:r>
      <w:r w:rsidRPr="00FB48E5">
        <w:rPr>
          <w:lang w:val="en-GB"/>
        </w:rPr>
        <w:t>, 277, 2121–2130.</w:t>
      </w:r>
    </w:p>
    <w:p w14:paraId="23432B8B" w14:textId="77777777" w:rsidR="00FB48E5" w:rsidRPr="00FB48E5" w:rsidRDefault="00FB48E5" w:rsidP="00FB48E5">
      <w:pPr>
        <w:pStyle w:val="Bibliography"/>
        <w:rPr>
          <w:lang w:val="en-GB"/>
        </w:rPr>
      </w:pPr>
      <w:r w:rsidRPr="00FB48E5">
        <w:rPr>
          <w:lang w:val="en-GB"/>
        </w:rPr>
        <w:t xml:space="preserve">Lotze, H.K., Tittensor, D.P., Bryndum-Buchholz, A., Eddy, T.D., Cheung, W.W.L., Galbraith, E.D., </w:t>
      </w:r>
      <w:r w:rsidRPr="00FB48E5">
        <w:rPr>
          <w:i/>
          <w:iCs/>
          <w:lang w:val="en-GB"/>
        </w:rPr>
        <w:t>et al.</w:t>
      </w:r>
      <w:r w:rsidRPr="00FB48E5">
        <w:rPr>
          <w:lang w:val="en-GB"/>
        </w:rPr>
        <w:t xml:space="preserve"> (2019). Global ensemble projections reveal trophic amplification of ocean biomass declines with climate change. </w:t>
      </w:r>
      <w:r w:rsidRPr="00FB48E5">
        <w:rPr>
          <w:i/>
          <w:iCs/>
          <w:lang w:val="en-GB"/>
        </w:rPr>
        <w:t>Proceedings of the National Academy of Sciences</w:t>
      </w:r>
      <w:r w:rsidRPr="00FB48E5">
        <w:rPr>
          <w:lang w:val="en-GB"/>
        </w:rPr>
        <w:t>, 116, 12907–12912.</w:t>
      </w:r>
    </w:p>
    <w:p w14:paraId="62EA3847" w14:textId="77777777" w:rsidR="00FB48E5" w:rsidRPr="00FB48E5" w:rsidRDefault="00FB48E5" w:rsidP="00FB48E5">
      <w:pPr>
        <w:pStyle w:val="Bibliography"/>
        <w:rPr>
          <w:lang w:val="en-GB"/>
        </w:rPr>
      </w:pPr>
      <w:r w:rsidRPr="00FB48E5">
        <w:rPr>
          <w:lang w:val="en-GB"/>
        </w:rPr>
        <w:lastRenderedPageBreak/>
        <w:t xml:space="preserve">Mackenzie, B.R., Gislason, H., Möllmann, C. &amp; Köster, F.W. (2007). Impact of 21st century climate change on the Baltic Sea fish community and fisheries. </w:t>
      </w:r>
      <w:r w:rsidRPr="00FB48E5">
        <w:rPr>
          <w:i/>
          <w:iCs/>
          <w:lang w:val="en-GB"/>
        </w:rPr>
        <w:t>Global Change Biology</w:t>
      </w:r>
      <w:r w:rsidRPr="00FB48E5">
        <w:rPr>
          <w:lang w:val="en-GB"/>
        </w:rPr>
        <w:t>, 13, 1348–1367.</w:t>
      </w:r>
    </w:p>
    <w:p w14:paraId="4E7DF241" w14:textId="77777777" w:rsidR="00FB48E5" w:rsidRPr="00FB48E5" w:rsidRDefault="00FB48E5" w:rsidP="00FB48E5">
      <w:pPr>
        <w:pStyle w:val="Bibliography"/>
        <w:rPr>
          <w:lang w:val="en-GB"/>
        </w:rPr>
      </w:pPr>
      <w:r w:rsidRPr="00FB48E5">
        <w:rPr>
          <w:lang w:val="en-GB"/>
        </w:rPr>
        <w:t xml:space="preserve">MacKenzie, B.R. &amp; Köster, F.W. (2004). Fish Production and Climate: Sprat in the Baltic Sea. </w:t>
      </w:r>
      <w:r w:rsidRPr="00FB48E5">
        <w:rPr>
          <w:i/>
          <w:iCs/>
          <w:lang w:val="en-GB"/>
        </w:rPr>
        <w:t>Ecology</w:t>
      </w:r>
      <w:r w:rsidRPr="00FB48E5">
        <w:rPr>
          <w:lang w:val="en-GB"/>
        </w:rPr>
        <w:t>, 85, 784–794.</w:t>
      </w:r>
    </w:p>
    <w:p w14:paraId="50C3881F" w14:textId="77777777" w:rsidR="00FB48E5" w:rsidRPr="00FB48E5" w:rsidRDefault="00FB48E5" w:rsidP="00FB48E5">
      <w:pPr>
        <w:pStyle w:val="Bibliography"/>
        <w:rPr>
          <w:lang w:val="en-GB"/>
        </w:rPr>
      </w:pPr>
      <w:r w:rsidRPr="00FB48E5">
        <w:rPr>
          <w:lang w:val="en-GB"/>
        </w:rPr>
        <w:t xml:space="preserve">McCauley, D.J., Pinsky, M.L., Palumbi, S.R., Estes, J.A., Joyce, F.H. &amp; Warner, R.R. (2015). Marine defaunation: Animal loss in the global ocean. </w:t>
      </w:r>
      <w:r w:rsidRPr="00FB48E5">
        <w:rPr>
          <w:i/>
          <w:iCs/>
          <w:lang w:val="en-GB"/>
        </w:rPr>
        <w:t>Science</w:t>
      </w:r>
      <w:r w:rsidRPr="00FB48E5">
        <w:rPr>
          <w:lang w:val="en-GB"/>
        </w:rPr>
        <w:t>, 347.</w:t>
      </w:r>
    </w:p>
    <w:p w14:paraId="7849E54D" w14:textId="77777777" w:rsidR="00FB48E5" w:rsidRPr="00FB48E5" w:rsidRDefault="00FB48E5" w:rsidP="00FB48E5">
      <w:pPr>
        <w:pStyle w:val="Bibliography"/>
        <w:rPr>
          <w:lang w:val="en-GB"/>
        </w:rPr>
      </w:pPr>
      <w:r w:rsidRPr="00FB48E5">
        <w:rPr>
          <w:lang w:val="en-GB"/>
        </w:rPr>
        <w:t xml:space="preserve">Mion, M., Thorsen, A., Vitale, F., Dierking, J., Herrmann, J.P., Huwer, B., </w:t>
      </w:r>
      <w:r w:rsidRPr="00FB48E5">
        <w:rPr>
          <w:i/>
          <w:iCs/>
          <w:lang w:val="en-GB"/>
        </w:rPr>
        <w:t>et al.</w:t>
      </w:r>
      <w:r w:rsidRPr="00FB48E5">
        <w:rPr>
          <w:lang w:val="en-GB"/>
        </w:rPr>
        <w:t xml:space="preserve"> (2018). Effect of fish length and nutritional condition on the fecundity of distressed Atlantic cod </w:t>
      </w:r>
      <w:r w:rsidRPr="00FB48E5">
        <w:rPr>
          <w:i/>
          <w:iCs/>
          <w:lang w:val="en-GB"/>
        </w:rPr>
        <w:t>Gadus morhua</w:t>
      </w:r>
      <w:r w:rsidRPr="00FB48E5">
        <w:rPr>
          <w:lang w:val="en-GB"/>
        </w:rPr>
        <w:t xml:space="preserve"> from the Baltic Sea: POTENTIAL FECUNDITY OF BALTIC </w:t>
      </w:r>
      <w:r w:rsidRPr="00FB48E5">
        <w:rPr>
          <w:i/>
          <w:iCs/>
          <w:lang w:val="en-GB"/>
        </w:rPr>
        <w:t>G. MORHUA</w:t>
      </w:r>
      <w:r w:rsidRPr="00FB48E5">
        <w:rPr>
          <w:lang w:val="en-GB"/>
        </w:rPr>
        <w:t xml:space="preserve">. </w:t>
      </w:r>
      <w:r w:rsidRPr="00FB48E5">
        <w:rPr>
          <w:i/>
          <w:iCs/>
          <w:lang w:val="en-GB"/>
        </w:rPr>
        <w:t>Journal of Fish Biology</w:t>
      </w:r>
      <w:r w:rsidRPr="00FB48E5">
        <w:rPr>
          <w:lang w:val="en-GB"/>
        </w:rPr>
        <w:t>, 92, 1016–1034.</w:t>
      </w:r>
    </w:p>
    <w:p w14:paraId="45EEA539" w14:textId="77777777" w:rsidR="00FB48E5" w:rsidRPr="00FB48E5" w:rsidRDefault="00FB48E5" w:rsidP="00FB48E5">
      <w:pPr>
        <w:pStyle w:val="Bibliography"/>
        <w:rPr>
          <w:lang w:val="en-GB"/>
        </w:rPr>
      </w:pPr>
      <w:r w:rsidRPr="00FB48E5">
        <w:rPr>
          <w:lang w:val="en-GB"/>
        </w:rPr>
        <w:t xml:space="preserve">Möllmann, C., Diekmann, R., Müller‐Karulis, B., Kornilovs, G., Plikshs, M. &amp; Axe, P. (2009). Reorganization of a large marine ecosystem due to atmospheric and anthropogenic pressure: a discontinuous regime shift in the Central Baltic Sea. </w:t>
      </w:r>
      <w:r w:rsidRPr="00FB48E5">
        <w:rPr>
          <w:i/>
          <w:iCs/>
          <w:lang w:val="en-GB"/>
        </w:rPr>
        <w:t>Global Change Biology</w:t>
      </w:r>
      <w:r w:rsidRPr="00FB48E5">
        <w:rPr>
          <w:lang w:val="en-GB"/>
        </w:rPr>
        <w:t>, 15, 1377–1393.</w:t>
      </w:r>
    </w:p>
    <w:p w14:paraId="6F45450F" w14:textId="77777777" w:rsidR="00FB48E5" w:rsidRPr="00FB48E5" w:rsidRDefault="00FB48E5" w:rsidP="00FB48E5">
      <w:pPr>
        <w:pStyle w:val="Bibliography"/>
        <w:rPr>
          <w:lang w:val="en-GB"/>
        </w:rPr>
      </w:pPr>
      <w:r w:rsidRPr="00FB48E5">
        <w:rPr>
          <w:lang w:val="en-GB"/>
        </w:rPr>
        <w:t xml:space="preserve">Morán, X.A.G., López‐Urrutia, Á., Calvo‐Díaz, A. &amp; Li, W.K.W. (2010). Increasing importance of small phytoplankton in a warmer ocean. </w:t>
      </w:r>
      <w:r w:rsidRPr="00FB48E5">
        <w:rPr>
          <w:i/>
          <w:iCs/>
          <w:lang w:val="en-GB"/>
        </w:rPr>
        <w:t>Global Change Biology</w:t>
      </w:r>
      <w:r w:rsidRPr="00FB48E5">
        <w:rPr>
          <w:lang w:val="en-GB"/>
        </w:rPr>
        <w:t>, 16, 1137–1144.</w:t>
      </w:r>
    </w:p>
    <w:p w14:paraId="4F7749FB" w14:textId="77777777" w:rsidR="00FB48E5" w:rsidRPr="00FB48E5" w:rsidRDefault="00FB48E5" w:rsidP="00FB48E5">
      <w:pPr>
        <w:pStyle w:val="Bibliography"/>
        <w:rPr>
          <w:lang w:val="en-GB"/>
        </w:rPr>
      </w:pPr>
      <w:r w:rsidRPr="00542A36">
        <w:rPr>
          <w:lang w:val="sv-SE"/>
        </w:rPr>
        <w:t xml:space="preserve">Morita, K., Fukuwaka, M., Tanimata, N. &amp; Yamamura, O. (2010). </w:t>
      </w:r>
      <w:r w:rsidRPr="00FB48E5">
        <w:rPr>
          <w:lang w:val="en-GB"/>
        </w:rPr>
        <w:t xml:space="preserve">Size-dependent thermal preferences in a pelagic fish. </w:t>
      </w:r>
      <w:r w:rsidRPr="00FB48E5">
        <w:rPr>
          <w:i/>
          <w:iCs/>
          <w:lang w:val="en-GB"/>
        </w:rPr>
        <w:t>Oikos</w:t>
      </w:r>
      <w:r w:rsidRPr="00FB48E5">
        <w:rPr>
          <w:lang w:val="en-GB"/>
        </w:rPr>
        <w:t>, 119, 1265–1272.</w:t>
      </w:r>
    </w:p>
    <w:p w14:paraId="2E5E1400" w14:textId="77777777" w:rsidR="00FB48E5" w:rsidRPr="00542A36" w:rsidRDefault="00FB48E5" w:rsidP="00FB48E5">
      <w:pPr>
        <w:pStyle w:val="Bibliography"/>
        <w:rPr>
          <w:lang w:val="sv-SE"/>
        </w:rPr>
      </w:pPr>
      <w:r w:rsidRPr="00FB48E5">
        <w:rPr>
          <w:lang w:val="en-GB"/>
        </w:rPr>
        <w:t xml:space="preserve">Neubauer, P. &amp; Andersen, K.H. (2019). Thermal performance of fish is explained by an interplay between physiology, behaviour and ecology. </w:t>
      </w:r>
      <w:r w:rsidRPr="00542A36">
        <w:rPr>
          <w:i/>
          <w:iCs/>
          <w:lang w:val="sv-SE"/>
        </w:rPr>
        <w:t>Conserv Physiol</w:t>
      </w:r>
      <w:r w:rsidRPr="00542A36">
        <w:rPr>
          <w:lang w:val="sv-SE"/>
        </w:rPr>
        <w:t>, 7.</w:t>
      </w:r>
    </w:p>
    <w:p w14:paraId="6A321A77" w14:textId="77777777" w:rsidR="00FB48E5" w:rsidRPr="00FB48E5" w:rsidRDefault="00FB48E5" w:rsidP="00FB48E5">
      <w:pPr>
        <w:pStyle w:val="Bibliography"/>
        <w:rPr>
          <w:lang w:val="en-GB"/>
        </w:rPr>
      </w:pPr>
      <w:r w:rsidRPr="00542A36">
        <w:rPr>
          <w:lang w:val="sv-SE"/>
        </w:rPr>
        <w:t xml:space="preserve">Neuenfeldt, S., Bartolino, V., Orio, A., Andersen, K.H., Andersen, N.G., Niiranen, S., </w:t>
      </w:r>
      <w:r w:rsidRPr="00542A36">
        <w:rPr>
          <w:i/>
          <w:iCs/>
          <w:lang w:val="sv-SE"/>
        </w:rPr>
        <w:t>et al.</w:t>
      </w:r>
      <w:r w:rsidRPr="00542A36">
        <w:rPr>
          <w:lang w:val="sv-SE"/>
        </w:rPr>
        <w:t xml:space="preserve"> </w:t>
      </w:r>
      <w:r w:rsidRPr="00FB48E5">
        <w:rPr>
          <w:lang w:val="en-GB"/>
        </w:rPr>
        <w:t xml:space="preserve">(2019). Feeding and growth of Atlantic cod (Gadus morhua L.) in the eastern Baltic Sea under environmental change. </w:t>
      </w:r>
      <w:r w:rsidRPr="00FB48E5">
        <w:rPr>
          <w:i/>
          <w:iCs/>
          <w:lang w:val="en-GB"/>
        </w:rPr>
        <w:t>ICES Journal of Marine Science</w:t>
      </w:r>
      <w:r w:rsidRPr="00FB48E5">
        <w:rPr>
          <w:lang w:val="en-GB"/>
        </w:rPr>
        <w:t>, fsz224.</w:t>
      </w:r>
    </w:p>
    <w:p w14:paraId="1F2E3899" w14:textId="77777777" w:rsidR="00FB48E5" w:rsidRPr="00FB48E5" w:rsidRDefault="00FB48E5" w:rsidP="00FB48E5">
      <w:pPr>
        <w:pStyle w:val="Bibliography"/>
        <w:rPr>
          <w:lang w:val="en-GB"/>
        </w:rPr>
      </w:pPr>
      <w:r w:rsidRPr="00FB48E5">
        <w:rPr>
          <w:lang w:val="en-GB"/>
        </w:rPr>
        <w:t xml:space="preserve">Neuheimer, A.B. &amp; Grønkjaer, P. (2012). Climate effects on size-at-age: growth in warming waters compensates for earlier maturity in an exploited marine fish. </w:t>
      </w:r>
      <w:r w:rsidRPr="00FB48E5">
        <w:rPr>
          <w:i/>
          <w:iCs/>
          <w:lang w:val="en-GB"/>
        </w:rPr>
        <w:t>Global Change Biology</w:t>
      </w:r>
      <w:r w:rsidRPr="00FB48E5">
        <w:rPr>
          <w:lang w:val="en-GB"/>
        </w:rPr>
        <w:t>, 18, 1812–1822.</w:t>
      </w:r>
    </w:p>
    <w:p w14:paraId="4B3E189A" w14:textId="77777777" w:rsidR="00FB48E5" w:rsidRPr="00FB48E5" w:rsidRDefault="00FB48E5" w:rsidP="00FB48E5">
      <w:pPr>
        <w:pStyle w:val="Bibliography"/>
        <w:rPr>
          <w:lang w:val="en-GB"/>
        </w:rPr>
      </w:pPr>
      <w:r w:rsidRPr="00FB48E5">
        <w:rPr>
          <w:lang w:val="en-GB"/>
        </w:rPr>
        <w:t xml:space="preserve">Neuheimer, A.B., Thresher, R.E., Lyle, J.M. &amp; Semmens, J.M. (2011). Tolerance limit for fish growth exceeded by warming waters. </w:t>
      </w:r>
      <w:r w:rsidRPr="00FB48E5">
        <w:rPr>
          <w:i/>
          <w:iCs/>
          <w:lang w:val="en-GB"/>
        </w:rPr>
        <w:t>Nature Climate Change</w:t>
      </w:r>
      <w:r w:rsidRPr="00FB48E5">
        <w:rPr>
          <w:lang w:val="en-GB"/>
        </w:rPr>
        <w:t>, 1, 110–113.</w:t>
      </w:r>
    </w:p>
    <w:p w14:paraId="2842AFAD" w14:textId="77777777" w:rsidR="00FB48E5" w:rsidRPr="00FB48E5" w:rsidRDefault="00FB48E5" w:rsidP="00FB48E5">
      <w:pPr>
        <w:pStyle w:val="Bibliography"/>
        <w:rPr>
          <w:lang w:val="en-GB"/>
        </w:rPr>
      </w:pPr>
      <w:r w:rsidRPr="00FB48E5">
        <w:rPr>
          <w:lang w:val="en-GB"/>
        </w:rPr>
        <w:t xml:space="preserve">Ohlberger, J. (2013). Climate warming and ectotherm body size – from individual physiology to community ecology. </w:t>
      </w:r>
      <w:r w:rsidRPr="00FB48E5">
        <w:rPr>
          <w:i/>
          <w:iCs/>
          <w:lang w:val="en-GB"/>
        </w:rPr>
        <w:t>Functional Ecology</w:t>
      </w:r>
      <w:r w:rsidRPr="00FB48E5">
        <w:rPr>
          <w:lang w:val="en-GB"/>
        </w:rPr>
        <w:t>, 27, 991–1001.</w:t>
      </w:r>
    </w:p>
    <w:p w14:paraId="215A509F" w14:textId="77777777" w:rsidR="00FB48E5" w:rsidRPr="00FB48E5" w:rsidRDefault="00FB48E5" w:rsidP="00FB48E5">
      <w:pPr>
        <w:pStyle w:val="Bibliography"/>
        <w:rPr>
          <w:lang w:val="en-GB"/>
        </w:rPr>
      </w:pPr>
      <w:r w:rsidRPr="00FB48E5">
        <w:rPr>
          <w:lang w:val="en-GB"/>
        </w:rPr>
        <w:t xml:space="preserve">Orio, A., Bergström, U., Florin, A.-B., Lehmann, A., Šics, I. &amp; Casini, M. (2019). Spatial contraction of demersal fish populations in a large marine ecosystem. </w:t>
      </w:r>
      <w:r w:rsidRPr="00FB48E5">
        <w:rPr>
          <w:i/>
          <w:iCs/>
          <w:lang w:val="en-GB"/>
        </w:rPr>
        <w:t>Journal of Biogeography</w:t>
      </w:r>
      <w:r w:rsidRPr="00FB48E5">
        <w:rPr>
          <w:lang w:val="en-GB"/>
        </w:rPr>
        <w:t>, 46, 633–645.</w:t>
      </w:r>
    </w:p>
    <w:p w14:paraId="20D3B643" w14:textId="77777777" w:rsidR="00FB48E5" w:rsidRPr="00FB48E5" w:rsidRDefault="00FB48E5" w:rsidP="00FB48E5">
      <w:pPr>
        <w:pStyle w:val="Bibliography"/>
        <w:rPr>
          <w:lang w:val="en-GB"/>
        </w:rPr>
      </w:pPr>
      <w:r w:rsidRPr="00FB48E5">
        <w:rPr>
          <w:lang w:val="en-GB"/>
        </w:rPr>
        <w:t xml:space="preserve">Pauly, D. (1980). On the interrelationships between natural mortality, growth parameters, and mean environmental temperature in 175 fish stocks. </w:t>
      </w:r>
      <w:r w:rsidRPr="00FB48E5">
        <w:rPr>
          <w:i/>
          <w:iCs/>
          <w:lang w:val="en-GB"/>
        </w:rPr>
        <w:t>ICES Journal of Marine Science</w:t>
      </w:r>
      <w:r w:rsidRPr="00FB48E5">
        <w:rPr>
          <w:lang w:val="en-GB"/>
        </w:rPr>
        <w:t>, 39, 175–192.</w:t>
      </w:r>
    </w:p>
    <w:p w14:paraId="7503DB4A" w14:textId="77777777" w:rsidR="00FB48E5" w:rsidRPr="00FB48E5" w:rsidRDefault="00FB48E5" w:rsidP="00FB48E5">
      <w:pPr>
        <w:pStyle w:val="Bibliography"/>
        <w:rPr>
          <w:lang w:val="en-GB"/>
        </w:rPr>
      </w:pPr>
      <w:r w:rsidRPr="00FB48E5">
        <w:rPr>
          <w:lang w:val="en-GB"/>
        </w:rPr>
        <w:t xml:space="preserve">Pauly, D. &amp; Cheung, W.W.L. (2018). Sound physiological knowledge and principles in modeling shrinking of fishes under climate change. </w:t>
      </w:r>
      <w:r w:rsidRPr="00FB48E5">
        <w:rPr>
          <w:i/>
          <w:iCs/>
          <w:lang w:val="en-GB"/>
        </w:rPr>
        <w:t>Global Change Biology</w:t>
      </w:r>
      <w:r w:rsidRPr="00FB48E5">
        <w:rPr>
          <w:lang w:val="en-GB"/>
        </w:rPr>
        <w:t>, 24, e15–e26.</w:t>
      </w:r>
    </w:p>
    <w:p w14:paraId="30009381" w14:textId="77777777" w:rsidR="00FB48E5" w:rsidRPr="00FB48E5" w:rsidRDefault="00FB48E5" w:rsidP="00FB48E5">
      <w:pPr>
        <w:pStyle w:val="Bibliography"/>
        <w:rPr>
          <w:lang w:val="en-GB"/>
        </w:rPr>
      </w:pPr>
      <w:r w:rsidRPr="00FB48E5">
        <w:rPr>
          <w:lang w:val="en-GB"/>
        </w:rPr>
        <w:t xml:space="preserve">Pinsky, M.L., Worm, B., Fogarty, M.J., Sarmiento, J.L. &amp; Levin, S.A. (2013). Marine Taxa Track Local Climate Velocities. </w:t>
      </w:r>
      <w:r w:rsidRPr="00FB48E5">
        <w:rPr>
          <w:i/>
          <w:iCs/>
          <w:lang w:val="en-GB"/>
        </w:rPr>
        <w:t>Science</w:t>
      </w:r>
      <w:r w:rsidRPr="00FB48E5">
        <w:rPr>
          <w:lang w:val="en-GB"/>
        </w:rPr>
        <w:t>, 341, 1239–1242.</w:t>
      </w:r>
    </w:p>
    <w:p w14:paraId="21278BD0" w14:textId="77777777" w:rsidR="00FB48E5" w:rsidRPr="00FB48E5" w:rsidRDefault="00FB48E5" w:rsidP="00FB48E5">
      <w:pPr>
        <w:pStyle w:val="Bibliography"/>
        <w:rPr>
          <w:lang w:val="en-GB"/>
        </w:rPr>
      </w:pPr>
      <w:r w:rsidRPr="00FB48E5">
        <w:rPr>
          <w:lang w:val="en-GB"/>
        </w:rPr>
        <w:t xml:space="preserve">Pontavice, H. du, Gascuel, D., Reygondeau, G., Maureaud, A. &amp; Cheung, W.W.L. (2019). Climate change undermines the global functioning of marine food webs. </w:t>
      </w:r>
      <w:r w:rsidRPr="00FB48E5">
        <w:rPr>
          <w:i/>
          <w:iCs/>
          <w:lang w:val="en-GB"/>
        </w:rPr>
        <w:t>Global Change Biology</w:t>
      </w:r>
      <w:r w:rsidRPr="00FB48E5">
        <w:rPr>
          <w:lang w:val="en-GB"/>
        </w:rPr>
        <w:t>.</w:t>
      </w:r>
    </w:p>
    <w:p w14:paraId="052B7D23" w14:textId="77777777" w:rsidR="00FB48E5" w:rsidRPr="00FB48E5" w:rsidRDefault="00FB48E5" w:rsidP="00FB48E5">
      <w:pPr>
        <w:pStyle w:val="Bibliography"/>
        <w:rPr>
          <w:lang w:val="en-GB"/>
        </w:rPr>
      </w:pPr>
      <w:r w:rsidRPr="00FB48E5">
        <w:rPr>
          <w:lang w:val="en-GB"/>
        </w:rPr>
        <w:t xml:space="preserve">R Core Team. (2018). </w:t>
      </w:r>
      <w:r w:rsidRPr="00FB48E5">
        <w:rPr>
          <w:i/>
          <w:iCs/>
          <w:lang w:val="en-GB"/>
        </w:rPr>
        <w:t>R: A Language and Environment for Statistical Computing. R Foundation for Statistical Computing</w:t>
      </w:r>
      <w:r w:rsidRPr="00FB48E5">
        <w:rPr>
          <w:lang w:val="en-GB"/>
        </w:rPr>
        <w:t>. Vienna, Austria.</w:t>
      </w:r>
    </w:p>
    <w:p w14:paraId="706C61A2" w14:textId="77777777" w:rsidR="00FB48E5" w:rsidRPr="00FB48E5" w:rsidRDefault="00FB48E5" w:rsidP="00FB48E5">
      <w:pPr>
        <w:pStyle w:val="Bibliography"/>
        <w:rPr>
          <w:lang w:val="en-GB"/>
        </w:rPr>
      </w:pPr>
      <w:r w:rsidRPr="00FB48E5">
        <w:rPr>
          <w:lang w:val="en-GB"/>
        </w:rPr>
        <w:t xml:space="preserve">Rall, B.C., Brose, U., Hartvig, M., Kalinkat, G., Schwarzmuller, F., Vucic-Pestic, O., </w:t>
      </w:r>
      <w:r w:rsidRPr="00FB48E5">
        <w:rPr>
          <w:i/>
          <w:iCs/>
          <w:lang w:val="en-GB"/>
        </w:rPr>
        <w:t>et al.</w:t>
      </w:r>
      <w:r w:rsidRPr="00FB48E5">
        <w:rPr>
          <w:lang w:val="en-GB"/>
        </w:rPr>
        <w:t xml:space="preserve"> (2012). Universal temperature and body-mass scaling of feeding rates. </w:t>
      </w:r>
      <w:r w:rsidRPr="00FB48E5">
        <w:rPr>
          <w:i/>
          <w:iCs/>
          <w:lang w:val="en-GB"/>
        </w:rPr>
        <w:t xml:space="preserve">Philosophical </w:t>
      </w:r>
      <w:r w:rsidRPr="00FB48E5">
        <w:rPr>
          <w:i/>
          <w:iCs/>
          <w:lang w:val="en-GB"/>
        </w:rPr>
        <w:lastRenderedPageBreak/>
        <w:t>Transactions of the Royal Society of London, Series B: Biological Sciences</w:t>
      </w:r>
      <w:r w:rsidRPr="00FB48E5">
        <w:rPr>
          <w:lang w:val="en-GB"/>
        </w:rPr>
        <w:t>, 367, 2923–2934.</w:t>
      </w:r>
    </w:p>
    <w:p w14:paraId="08EA6D5B" w14:textId="77777777" w:rsidR="00FB48E5" w:rsidRPr="00FB48E5" w:rsidRDefault="00FB48E5" w:rsidP="00FB48E5">
      <w:pPr>
        <w:pStyle w:val="Bibliography"/>
        <w:rPr>
          <w:lang w:val="en-GB"/>
        </w:rPr>
      </w:pPr>
      <w:r w:rsidRPr="00FB48E5">
        <w:rPr>
          <w:lang w:val="en-GB"/>
        </w:rPr>
        <w:t xml:space="preserve">Reum, J.C.P., Blanchard, J.L., Holsman, K.K., Aydin, K. &amp; Punt, A.E. (2019). Species‐specific ontogenetic diet shifts attenuate trophic cascades and lengthen food chains in exploited ecosystems. </w:t>
      </w:r>
      <w:r w:rsidRPr="00FB48E5">
        <w:rPr>
          <w:i/>
          <w:iCs/>
          <w:lang w:val="en-GB"/>
        </w:rPr>
        <w:t>Oikos</w:t>
      </w:r>
      <w:r w:rsidRPr="00FB48E5">
        <w:rPr>
          <w:lang w:val="en-GB"/>
        </w:rPr>
        <w:t>, 128, 1051–1064.</w:t>
      </w:r>
    </w:p>
    <w:p w14:paraId="2471E5F2" w14:textId="77777777" w:rsidR="00FB48E5" w:rsidRPr="00FB48E5" w:rsidRDefault="00FB48E5" w:rsidP="00FB48E5">
      <w:pPr>
        <w:pStyle w:val="Bibliography"/>
        <w:rPr>
          <w:lang w:val="en-GB"/>
        </w:rPr>
      </w:pPr>
      <w:r w:rsidRPr="00FB48E5">
        <w:rPr>
          <w:lang w:val="en-GB"/>
        </w:rPr>
        <w:t xml:space="preserve">Righton, D.A., Andersen, K.Haste., Neat, F., Thorsteinsson, V., Steingrund, P., Svedäng, H., </w:t>
      </w:r>
      <w:r w:rsidRPr="00FB48E5">
        <w:rPr>
          <w:i/>
          <w:iCs/>
          <w:lang w:val="en-GB"/>
        </w:rPr>
        <w:t>et al.</w:t>
      </w:r>
      <w:r w:rsidRPr="00FB48E5">
        <w:rPr>
          <w:lang w:val="en-GB"/>
        </w:rPr>
        <w:t xml:space="preserve"> (2010). Thermal niche of Atlantic cod Gadus morhua: limits, tolerance and optima. </w:t>
      </w:r>
      <w:r w:rsidRPr="00FB48E5">
        <w:rPr>
          <w:i/>
          <w:iCs/>
          <w:lang w:val="en-GB"/>
        </w:rPr>
        <w:t>Marine Ecology Progress Series</w:t>
      </w:r>
      <w:r w:rsidRPr="00FB48E5">
        <w:rPr>
          <w:lang w:val="en-GB"/>
        </w:rPr>
        <w:t>, 420, 1–13.</w:t>
      </w:r>
    </w:p>
    <w:p w14:paraId="408F3CFF" w14:textId="77777777" w:rsidR="00FB48E5" w:rsidRPr="00FB48E5" w:rsidRDefault="00FB48E5" w:rsidP="00FB48E5">
      <w:pPr>
        <w:pStyle w:val="Bibliography"/>
        <w:rPr>
          <w:lang w:val="en-GB"/>
        </w:rPr>
      </w:pPr>
      <w:r w:rsidRPr="00FB48E5">
        <w:rPr>
          <w:lang w:val="en-GB"/>
        </w:rPr>
        <w:t xml:space="preserve">van Rijn, I., Buba, Y., DeLong, J., Kiflawi, M. &amp; Belmaker, J. (2017). Large but uneven reduction in fish size across species in relation to changing sea temperatures. </w:t>
      </w:r>
      <w:r w:rsidRPr="00FB48E5">
        <w:rPr>
          <w:i/>
          <w:iCs/>
          <w:lang w:val="en-GB"/>
        </w:rPr>
        <w:t>Global Change Biology</w:t>
      </w:r>
      <w:r w:rsidRPr="00FB48E5">
        <w:rPr>
          <w:lang w:val="en-GB"/>
        </w:rPr>
        <w:t>, 23, 3667–3674.</w:t>
      </w:r>
    </w:p>
    <w:p w14:paraId="5223D26F" w14:textId="77777777" w:rsidR="00FB48E5" w:rsidRPr="00FB48E5" w:rsidRDefault="00FB48E5" w:rsidP="00FB48E5">
      <w:pPr>
        <w:pStyle w:val="Bibliography"/>
        <w:rPr>
          <w:lang w:val="en-GB"/>
        </w:rPr>
      </w:pPr>
      <w:r w:rsidRPr="00FB48E5">
        <w:rPr>
          <w:lang w:val="en-GB"/>
        </w:rPr>
        <w:t xml:space="preserve">Rohatgi, A. (2012). </w:t>
      </w:r>
      <w:r w:rsidRPr="00FB48E5">
        <w:rPr>
          <w:i/>
          <w:iCs/>
          <w:lang w:val="en-GB"/>
        </w:rPr>
        <w:t>WebPlotDigitalizer: HTML5 based online tool to extract numerical data from plot images. Version 4.1. [WWW document] URL https://automeris.io/WebPlotDigitizer (accessed on January 2019).</w:t>
      </w:r>
    </w:p>
    <w:p w14:paraId="434CD752" w14:textId="77777777" w:rsidR="00FB48E5" w:rsidRPr="00FB48E5" w:rsidRDefault="00FB48E5" w:rsidP="00FB48E5">
      <w:pPr>
        <w:pStyle w:val="Bibliography"/>
        <w:rPr>
          <w:lang w:val="en-GB"/>
        </w:rPr>
      </w:pPr>
      <w:r w:rsidRPr="00FB48E5">
        <w:rPr>
          <w:lang w:val="en-GB"/>
        </w:rPr>
        <w:t xml:space="preserve">Sarmiento, J.L., Slater, R., Barber, R., Bopp, L., Doney, S.C., Hirst, A.C., </w:t>
      </w:r>
      <w:r w:rsidRPr="00FB48E5">
        <w:rPr>
          <w:i/>
          <w:iCs/>
          <w:lang w:val="en-GB"/>
        </w:rPr>
        <w:t>et al.</w:t>
      </w:r>
      <w:r w:rsidRPr="00FB48E5">
        <w:rPr>
          <w:lang w:val="en-GB"/>
        </w:rPr>
        <w:t xml:space="preserve"> (2004). Response of ocean ecosystems to climate warming. </w:t>
      </w:r>
      <w:r w:rsidRPr="00FB48E5">
        <w:rPr>
          <w:i/>
          <w:iCs/>
          <w:lang w:val="en-GB"/>
        </w:rPr>
        <w:t>Global Biogeochemical Cycles</w:t>
      </w:r>
      <w:r w:rsidRPr="00FB48E5">
        <w:rPr>
          <w:lang w:val="en-GB"/>
        </w:rPr>
        <w:t>, 18, n/a–n/a.</w:t>
      </w:r>
    </w:p>
    <w:p w14:paraId="75ED4D50" w14:textId="77777777" w:rsidR="00FB48E5" w:rsidRPr="00FB48E5" w:rsidRDefault="00FB48E5" w:rsidP="00FB48E5">
      <w:pPr>
        <w:pStyle w:val="Bibliography"/>
        <w:rPr>
          <w:lang w:val="en-GB"/>
        </w:rPr>
      </w:pPr>
      <w:r w:rsidRPr="00FB48E5">
        <w:rPr>
          <w:lang w:val="en-GB"/>
        </w:rPr>
        <w:t xml:space="preserve">Savage, V.M., Gillooly, J.F., Brown, J.H., West, G.B. &amp; Charnov, E.L. (2004). Effects of body size and temperature on population growth. </w:t>
      </w:r>
      <w:r w:rsidRPr="00FB48E5">
        <w:rPr>
          <w:i/>
          <w:iCs/>
          <w:lang w:val="en-GB"/>
        </w:rPr>
        <w:t>The American Naturalist</w:t>
      </w:r>
      <w:r w:rsidRPr="00FB48E5">
        <w:rPr>
          <w:lang w:val="en-GB"/>
        </w:rPr>
        <w:t>, 163, 429–441.</w:t>
      </w:r>
    </w:p>
    <w:p w14:paraId="2BBBDED0" w14:textId="77777777" w:rsidR="00FB48E5" w:rsidRPr="00FB48E5" w:rsidRDefault="00FB48E5" w:rsidP="00FB48E5">
      <w:pPr>
        <w:pStyle w:val="Bibliography"/>
        <w:rPr>
          <w:lang w:val="en-GB"/>
        </w:rPr>
      </w:pPr>
      <w:r w:rsidRPr="00FB48E5">
        <w:rPr>
          <w:lang w:val="en-GB"/>
        </w:rPr>
        <w:t xml:space="preserve">Scott, F., Blanchard, J. &amp; Andersen, K. (2019). </w:t>
      </w:r>
      <w:r w:rsidRPr="00FB48E5">
        <w:rPr>
          <w:i/>
          <w:iCs/>
          <w:lang w:val="en-GB"/>
        </w:rPr>
        <w:t>mizer: Multi-Species sIZE Spectrum Modelling in R</w:t>
      </w:r>
      <w:r w:rsidRPr="00FB48E5">
        <w:rPr>
          <w:lang w:val="en-GB"/>
        </w:rPr>
        <w:t>. R. .</w:t>
      </w:r>
    </w:p>
    <w:p w14:paraId="615FA901" w14:textId="77777777" w:rsidR="00FB48E5" w:rsidRPr="00FB48E5" w:rsidRDefault="00FB48E5" w:rsidP="00FB48E5">
      <w:pPr>
        <w:pStyle w:val="Bibliography"/>
        <w:rPr>
          <w:lang w:val="en-GB"/>
        </w:rPr>
      </w:pPr>
      <w:r w:rsidRPr="00FB48E5">
        <w:rPr>
          <w:lang w:val="en-GB"/>
        </w:rPr>
        <w:t xml:space="preserve">Scott, F., Blanchard, J.L. &amp; Andersen, K.Haste. (2014). mizer: An R package for multispecies, trait-based and community size spectrum ecological modelling. </w:t>
      </w:r>
      <w:r w:rsidRPr="00FB48E5">
        <w:rPr>
          <w:i/>
          <w:iCs/>
          <w:lang w:val="en-GB"/>
        </w:rPr>
        <w:t>Methods in Ecology and Evolution</w:t>
      </w:r>
      <w:r w:rsidRPr="00FB48E5">
        <w:rPr>
          <w:lang w:val="en-GB"/>
        </w:rPr>
        <w:t>, 5, 1121–1125.</w:t>
      </w:r>
    </w:p>
    <w:p w14:paraId="2DE3643B" w14:textId="77777777" w:rsidR="00FB48E5" w:rsidRPr="00FB48E5" w:rsidRDefault="00FB48E5" w:rsidP="00FB48E5">
      <w:pPr>
        <w:pStyle w:val="Bibliography"/>
        <w:rPr>
          <w:lang w:val="en-GB"/>
        </w:rPr>
      </w:pPr>
      <w:r w:rsidRPr="00FB48E5">
        <w:rPr>
          <w:lang w:val="en-GB"/>
        </w:rPr>
        <w:t>Scott, F., Blanchard, J.L. &amp; Andersen, K.Haste. (2018). Multispecies, trait and community size spectrum ecological modelling in R ( mizer ), 1–87.</w:t>
      </w:r>
    </w:p>
    <w:p w14:paraId="0788EF3F" w14:textId="77777777" w:rsidR="00FB48E5" w:rsidRPr="00FB48E5" w:rsidRDefault="00FB48E5" w:rsidP="00FB48E5">
      <w:pPr>
        <w:pStyle w:val="Bibliography"/>
        <w:rPr>
          <w:lang w:val="en-GB"/>
        </w:rPr>
      </w:pPr>
      <w:r w:rsidRPr="00FB48E5">
        <w:rPr>
          <w:lang w:val="en-GB"/>
        </w:rPr>
        <w:t xml:space="preserve">Sheridan, J.A. &amp; Bickford, D. (2011). Shrinking body size as an ecological response to climate change. </w:t>
      </w:r>
      <w:r w:rsidRPr="00FB48E5">
        <w:rPr>
          <w:i/>
          <w:iCs/>
          <w:lang w:val="en-GB"/>
        </w:rPr>
        <w:t>Nature Climate Change</w:t>
      </w:r>
      <w:r w:rsidRPr="00FB48E5">
        <w:rPr>
          <w:lang w:val="en-GB"/>
        </w:rPr>
        <w:t>, 1, 401–406.</w:t>
      </w:r>
    </w:p>
    <w:p w14:paraId="2B4F0620" w14:textId="77777777" w:rsidR="00FB48E5" w:rsidRPr="00FB48E5" w:rsidRDefault="00FB48E5" w:rsidP="00FB48E5">
      <w:pPr>
        <w:pStyle w:val="Bibliography"/>
        <w:rPr>
          <w:lang w:val="en-GB"/>
        </w:rPr>
      </w:pPr>
      <w:r w:rsidRPr="00FB48E5">
        <w:rPr>
          <w:lang w:val="en-GB"/>
        </w:rPr>
        <w:t xml:space="preserve">Spence, M.A., Blackwell, P.G., Blanchard, J.L. &amp; Shuter, B. (2016). Parameter uncertainty of a dynamic multispecies size spectrum model \textlesssup\textgreater1\textless/sup\textgreater. </w:t>
      </w:r>
      <w:r w:rsidRPr="00FB48E5">
        <w:rPr>
          <w:i/>
          <w:iCs/>
          <w:lang w:val="en-GB"/>
        </w:rPr>
        <w:t>Canadian Journal of Fisheries and Aquatic Sciences</w:t>
      </w:r>
      <w:r w:rsidRPr="00FB48E5">
        <w:rPr>
          <w:lang w:val="en-GB"/>
        </w:rPr>
        <w:t>, 73, 589–597.</w:t>
      </w:r>
    </w:p>
    <w:p w14:paraId="11AAC2FC" w14:textId="77777777" w:rsidR="00FB48E5" w:rsidRPr="00FB48E5" w:rsidRDefault="00FB48E5" w:rsidP="00FB48E5">
      <w:pPr>
        <w:pStyle w:val="Bibliography"/>
        <w:rPr>
          <w:lang w:val="en-GB"/>
        </w:rPr>
      </w:pPr>
      <w:r w:rsidRPr="00FB48E5">
        <w:rPr>
          <w:lang w:val="en-GB"/>
        </w:rPr>
        <w:t xml:space="preserve">Steinacher, M., Joos, F., Frolicher, T.L., Bopp, L., Cadule, P., Cocco, V., </w:t>
      </w:r>
      <w:r w:rsidRPr="00FB48E5">
        <w:rPr>
          <w:i/>
          <w:iCs/>
          <w:lang w:val="en-GB"/>
        </w:rPr>
        <w:t>et al.</w:t>
      </w:r>
      <w:r w:rsidRPr="00FB48E5">
        <w:rPr>
          <w:lang w:val="en-GB"/>
        </w:rPr>
        <w:t xml:space="preserve"> (2010). Projected 21st century decrease in marine productivity: a multi-model analysis. </w:t>
      </w:r>
      <w:r w:rsidRPr="00FB48E5">
        <w:rPr>
          <w:i/>
          <w:iCs/>
          <w:lang w:val="en-GB"/>
        </w:rPr>
        <w:t>Biogeosciences</w:t>
      </w:r>
      <w:r w:rsidRPr="00FB48E5">
        <w:rPr>
          <w:lang w:val="en-GB"/>
        </w:rPr>
        <w:t>, 7.</w:t>
      </w:r>
    </w:p>
    <w:p w14:paraId="5F06EA5A" w14:textId="77777777" w:rsidR="00FB48E5" w:rsidRPr="00FB48E5" w:rsidRDefault="00FB48E5" w:rsidP="00FB48E5">
      <w:pPr>
        <w:pStyle w:val="Bibliography"/>
        <w:rPr>
          <w:lang w:val="en-GB"/>
        </w:rPr>
      </w:pPr>
      <w:r w:rsidRPr="00FB48E5">
        <w:rPr>
          <w:lang w:val="en-GB"/>
        </w:rPr>
        <w:t xml:space="preserve">Svedäng, H. &amp; Hornborg, S. (2014). Selective fishing induces density-dependent growth. </w:t>
      </w:r>
      <w:r w:rsidRPr="00FB48E5">
        <w:rPr>
          <w:i/>
          <w:iCs/>
          <w:lang w:val="en-GB"/>
        </w:rPr>
        <w:t>Nature Communications</w:t>
      </w:r>
      <w:r w:rsidRPr="00FB48E5">
        <w:rPr>
          <w:lang w:val="en-GB"/>
        </w:rPr>
        <w:t>, 5, 4152.</w:t>
      </w:r>
    </w:p>
    <w:p w14:paraId="2759705D" w14:textId="77777777" w:rsidR="00FB48E5" w:rsidRPr="00FB48E5" w:rsidRDefault="00FB48E5" w:rsidP="00FB48E5">
      <w:pPr>
        <w:pStyle w:val="Bibliography"/>
        <w:rPr>
          <w:lang w:val="en-GB"/>
        </w:rPr>
      </w:pPr>
      <w:r w:rsidRPr="00FB48E5">
        <w:rPr>
          <w:lang w:val="en-GB"/>
        </w:rPr>
        <w:t xml:space="preserve">Szuwalski, C.S., Burgess, M.G., Costello, C. &amp; Gaines, S.D. (2017). High fishery catches through trophic cascades in China. </w:t>
      </w:r>
      <w:r w:rsidRPr="00FB48E5">
        <w:rPr>
          <w:i/>
          <w:iCs/>
          <w:lang w:val="en-GB"/>
        </w:rPr>
        <w:t>Proceedings of the National Academy of Sciences</w:t>
      </w:r>
      <w:r w:rsidRPr="00FB48E5">
        <w:rPr>
          <w:lang w:val="en-GB"/>
        </w:rPr>
        <w:t>, 114, 717–721.</w:t>
      </w:r>
    </w:p>
    <w:p w14:paraId="2D386851" w14:textId="77777777" w:rsidR="00FB48E5" w:rsidRPr="00FB48E5" w:rsidRDefault="00FB48E5" w:rsidP="00FB48E5">
      <w:pPr>
        <w:pStyle w:val="Bibliography"/>
        <w:rPr>
          <w:lang w:val="en-GB"/>
        </w:rPr>
      </w:pPr>
      <w:r w:rsidRPr="00FB48E5">
        <w:rPr>
          <w:lang w:val="en-GB"/>
        </w:rPr>
        <w:t xml:space="preserve">Thorson, J.T., Munch, S.B., Cope, J.M. &amp; Gao, J. (2017). Predicting life history parameters for all fishes worldwide. </w:t>
      </w:r>
      <w:r w:rsidRPr="00FB48E5">
        <w:rPr>
          <w:i/>
          <w:iCs/>
          <w:lang w:val="en-GB"/>
        </w:rPr>
        <w:t>Ecological Applications</w:t>
      </w:r>
      <w:r w:rsidRPr="00FB48E5">
        <w:rPr>
          <w:lang w:val="en-GB"/>
        </w:rPr>
        <w:t>, 27, 2262–2276.</w:t>
      </w:r>
    </w:p>
    <w:p w14:paraId="6806BEAB" w14:textId="77777777" w:rsidR="00FB48E5" w:rsidRPr="00FB48E5" w:rsidRDefault="00FB48E5" w:rsidP="00FB48E5">
      <w:pPr>
        <w:pStyle w:val="Bibliography"/>
        <w:rPr>
          <w:lang w:val="en-GB"/>
        </w:rPr>
      </w:pPr>
      <w:r w:rsidRPr="00FB48E5">
        <w:rPr>
          <w:lang w:val="en-GB"/>
        </w:rPr>
        <w:t xml:space="preserve">Thresher, R.E., Koslow, J.A., Morison, A.K. &amp; Smith, D.C. (2007). Depth-mediated reversal of the effects of climate change on long-term growth rates of exploited marine fish. </w:t>
      </w:r>
      <w:r w:rsidRPr="00FB48E5">
        <w:rPr>
          <w:i/>
          <w:iCs/>
          <w:lang w:val="en-GB"/>
        </w:rPr>
        <w:t>Proceedings of the National Academy of Sciences, USA</w:t>
      </w:r>
      <w:r w:rsidRPr="00FB48E5">
        <w:rPr>
          <w:lang w:val="en-GB"/>
        </w:rPr>
        <w:t>, 104, 7461–7465.</w:t>
      </w:r>
    </w:p>
    <w:p w14:paraId="65CD9EC1" w14:textId="77777777" w:rsidR="00FB48E5" w:rsidRPr="00FB48E5" w:rsidRDefault="00FB48E5" w:rsidP="00FB48E5">
      <w:pPr>
        <w:pStyle w:val="Bibliography"/>
        <w:rPr>
          <w:lang w:val="en-GB"/>
        </w:rPr>
      </w:pPr>
      <w:r w:rsidRPr="00FB48E5">
        <w:rPr>
          <w:lang w:val="en-GB"/>
        </w:rPr>
        <w:t xml:space="preserve">Ursin, E. (1967). A Mathematical Model of Some Aspects of Fish Growth, Respiration, and Mortality. </w:t>
      </w:r>
      <w:r w:rsidRPr="00FB48E5">
        <w:rPr>
          <w:i/>
          <w:iCs/>
          <w:lang w:val="en-GB"/>
        </w:rPr>
        <w:t>Journal of the Fisheries Research Board of Canada</w:t>
      </w:r>
      <w:r w:rsidRPr="00FB48E5">
        <w:rPr>
          <w:lang w:val="en-GB"/>
        </w:rPr>
        <w:t>, 24, 2355–2453.</w:t>
      </w:r>
    </w:p>
    <w:p w14:paraId="1C503CE3" w14:textId="77777777" w:rsidR="00FB48E5" w:rsidRPr="00FD57AF" w:rsidRDefault="00FB48E5" w:rsidP="00FB48E5">
      <w:pPr>
        <w:pStyle w:val="Bibliography"/>
        <w:rPr>
          <w:lang w:val="sv-SE"/>
        </w:rPr>
      </w:pPr>
      <w:r w:rsidRPr="00FB48E5">
        <w:rPr>
          <w:lang w:val="en-GB"/>
        </w:rPr>
        <w:t xml:space="preserve">Ursin, E. (1973). On the prey size preferences of cod and dab. </w:t>
      </w:r>
      <w:r w:rsidRPr="00FD57AF">
        <w:rPr>
          <w:i/>
          <w:iCs/>
          <w:lang w:val="sv-SE"/>
        </w:rPr>
        <w:t>Meddelelser fra Danmarks Fiskeri-og Havun- dersgelser</w:t>
      </w:r>
      <w:r w:rsidRPr="00FD57AF">
        <w:rPr>
          <w:lang w:val="sv-SE"/>
        </w:rPr>
        <w:t>, 7:8598.</w:t>
      </w:r>
    </w:p>
    <w:p w14:paraId="4D3CA416" w14:textId="77777777" w:rsidR="00FB48E5" w:rsidRPr="00FB48E5" w:rsidRDefault="00FB48E5" w:rsidP="00FB48E5">
      <w:pPr>
        <w:pStyle w:val="Bibliography"/>
        <w:rPr>
          <w:lang w:val="en-GB"/>
        </w:rPr>
      </w:pPr>
      <w:r w:rsidRPr="00FB48E5">
        <w:rPr>
          <w:lang w:val="en-GB"/>
        </w:rPr>
        <w:lastRenderedPageBreak/>
        <w:t xml:space="preserve">Woodworth-Jefcoats, P.A., Blanchard, J.L. &amp; Drazen, J.C. (2019). Relative Impacts of Simultaneous Stressors on a Pelagic Marine Ecosystem. </w:t>
      </w:r>
      <w:r w:rsidRPr="00FB48E5">
        <w:rPr>
          <w:i/>
          <w:iCs/>
          <w:lang w:val="en-GB"/>
        </w:rPr>
        <w:t>Frontiers in Marine Science</w:t>
      </w:r>
      <w:r w:rsidRPr="00FB48E5">
        <w:rPr>
          <w:lang w:val="en-GB"/>
        </w:rPr>
        <w:t>, 6.</w:t>
      </w:r>
    </w:p>
    <w:p w14:paraId="2A6FAEBE" w14:textId="77777777" w:rsidR="00FB48E5" w:rsidRPr="00FB48E5" w:rsidRDefault="00FB48E5" w:rsidP="00FB48E5">
      <w:pPr>
        <w:pStyle w:val="Bibliography"/>
        <w:rPr>
          <w:lang w:val="en-GB"/>
        </w:rPr>
      </w:pPr>
      <w:r w:rsidRPr="00FB48E5">
        <w:rPr>
          <w:lang w:val="en-GB"/>
        </w:rPr>
        <w:t xml:space="preserve">Woodworth-Jefcoats, P.A., Polovina, J.J., Dunne, J.P. &amp; Blanchard, J.L. (2013). Ecosystem size structure response to 21st century climate projection: large fish abundance decreases in the central North Pacific and increases in the California Current. </w:t>
      </w:r>
      <w:r w:rsidRPr="00FB48E5">
        <w:rPr>
          <w:i/>
          <w:iCs/>
          <w:lang w:val="en-GB"/>
        </w:rPr>
        <w:t>Global Change Biology</w:t>
      </w:r>
      <w:r w:rsidRPr="00FB48E5">
        <w:rPr>
          <w:lang w:val="en-GB"/>
        </w:rPr>
        <w:t>, 19, 724–733.</w:t>
      </w:r>
    </w:p>
    <w:p w14:paraId="198F8532" w14:textId="77777777" w:rsidR="00FB48E5" w:rsidRPr="00FB48E5" w:rsidRDefault="00FB48E5" w:rsidP="00FB48E5">
      <w:pPr>
        <w:pStyle w:val="Bibliography"/>
        <w:rPr>
          <w:lang w:val="en-GB"/>
        </w:rPr>
      </w:pPr>
      <w:r w:rsidRPr="00FB48E5">
        <w:rPr>
          <w:lang w:val="en-GB"/>
        </w:rPr>
        <w:t xml:space="preserve">Woodworth-Jefcoats, P.A., Polovina, J.J., Howell, E.A. &amp; Blanchard, J.L. (2015). Two takes on the ecosystem impacts of climate change and fishing: Comparing a size-based and a species-based ecosystem model in the central North Pacific. </w:t>
      </w:r>
      <w:r w:rsidRPr="00FB48E5">
        <w:rPr>
          <w:i/>
          <w:iCs/>
          <w:lang w:val="en-GB"/>
        </w:rPr>
        <w:t>Progress in Oceanography</w:t>
      </w:r>
      <w:r w:rsidRPr="00FB48E5">
        <w:rPr>
          <w:lang w:val="en-GB"/>
        </w:rPr>
        <w:t>, 138, 533–545.</w:t>
      </w:r>
    </w:p>
    <w:p w14:paraId="31F57E4C" w14:textId="77777777" w:rsidR="00FB48E5" w:rsidRPr="00FB48E5" w:rsidRDefault="00FB48E5" w:rsidP="00FB48E5">
      <w:pPr>
        <w:pStyle w:val="Bibliography"/>
        <w:rPr>
          <w:lang w:val="en-GB"/>
        </w:rPr>
      </w:pPr>
      <w:r w:rsidRPr="00FB48E5">
        <w:rPr>
          <w:lang w:val="en-GB"/>
        </w:rPr>
        <w:t xml:space="preserve">Yvon‐Durocher, G., Montoya, J.M., Trimmer, M. &amp; Woodward, G. (2011). Warming alters the size spectrum and shifts the distribution of biomass in freshwater ecosystems. </w:t>
      </w:r>
      <w:r w:rsidRPr="00FB48E5">
        <w:rPr>
          <w:i/>
          <w:iCs/>
          <w:lang w:val="en-GB"/>
        </w:rPr>
        <w:t>Global Change Biology</w:t>
      </w:r>
      <w:r w:rsidRPr="00FB48E5">
        <w:rPr>
          <w:lang w:val="en-GB"/>
        </w:rPr>
        <w:t>, 17, 1681–1694.</w:t>
      </w:r>
    </w:p>
    <w:p w14:paraId="6CD5CE7B" w14:textId="352A4D84" w:rsidR="00AD548E" w:rsidRPr="0053282F" w:rsidRDefault="00C572FC" w:rsidP="00182BA9">
      <w:pPr>
        <w:spacing w:line="480" w:lineRule="auto"/>
        <w:contextualSpacing/>
        <w:jc w:val="both"/>
        <w:rPr>
          <w:rFonts w:cstheme="minorHAnsi"/>
          <w:b/>
        </w:rPr>
      </w:pPr>
      <w:r>
        <w:rPr>
          <w:rFonts w:cstheme="minorHAnsi"/>
          <w:b/>
        </w:rPr>
        <w:fldChar w:fldCharType="end"/>
      </w:r>
    </w:p>
    <w:sectPr w:rsidR="00AD548E" w:rsidRPr="0053282F" w:rsidSect="00250410">
      <w:headerReference w:type="even" r:id="rId24"/>
      <w:footerReference w:type="even" r:id="rId25"/>
      <w:footerReference w:type="default" r:id="rId26"/>
      <w:headerReference w:type="first" r:id="rId27"/>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nna Gårdmark" w:date="2020-01-13T08:20:00Z" w:initials="AG">
    <w:p w14:paraId="5F8C3FC5" w14:textId="36661A38" w:rsidR="007D5FED" w:rsidRDefault="007D5FED">
      <w:pPr>
        <w:pStyle w:val="CommentText"/>
        <w:rPr>
          <w:lang w:val="en-GB"/>
        </w:rPr>
      </w:pPr>
      <w:r>
        <w:rPr>
          <w:rStyle w:val="CommentReference"/>
        </w:rPr>
        <w:annotationRef/>
      </w:r>
      <w:r w:rsidRPr="00EE1CF3">
        <w:rPr>
          <w:lang w:val="en-GB"/>
        </w:rPr>
        <w:t>too long ti</w:t>
      </w:r>
      <w:r>
        <w:rPr>
          <w:lang w:val="en-GB"/>
        </w:rPr>
        <w:t>tle, in my opinion. I’d cut out the second half (you anyway have the keyword size-spectra included in the first part). One way to shorten it and still contain all info would be:</w:t>
      </w:r>
    </w:p>
    <w:p w14:paraId="3CFA360F" w14:textId="57CAC603" w:rsidR="007D5FED" w:rsidRPr="00EE1CF3" w:rsidRDefault="007D5FED">
      <w:pPr>
        <w:pStyle w:val="CommentText"/>
        <w:rPr>
          <w:lang w:val="en-GB"/>
        </w:rPr>
      </w:pPr>
      <w:r>
        <w:rPr>
          <w:lang w:val="en-GB"/>
        </w:rPr>
        <w:t>“Bottom up and top down effects of temperature on body growth, population size spectra and yield in multi-species size-spectrum model”.  (but consider changing the first size spectra to size distribution to get more hits – avoid repeating words in the title)</w:t>
      </w:r>
    </w:p>
  </w:comment>
  <w:comment w:id="1" w:author="Max Lindmark" w:date="2020-01-21T10:34:00Z" w:initials="ML">
    <w:p w14:paraId="01B0D1C0" w14:textId="3F52A09E" w:rsidR="007D5FED" w:rsidRPr="007F3BEE" w:rsidRDefault="007D5FED">
      <w:pPr>
        <w:pStyle w:val="CommentText"/>
      </w:pPr>
      <w:r>
        <w:rPr>
          <w:rStyle w:val="CommentReference"/>
        </w:rPr>
        <w:annotationRef/>
      </w:r>
      <w:r w:rsidRPr="007F3BEE">
        <w:t xml:space="preserve">Good idea, will change for the paper </w:t>
      </w:r>
      <w:r>
        <w:t>but keep it like this for the thesis (because the chapter titles are already submitted)</w:t>
      </w:r>
    </w:p>
  </w:comment>
  <w:comment w:id="2" w:author="Anna Gårdmark" w:date="2020-01-13T08:25:00Z" w:initials="AG">
    <w:p w14:paraId="2B25A0D3" w14:textId="5301A270" w:rsidR="007D5FED" w:rsidRPr="00EE1CF3" w:rsidRDefault="007D5FED">
      <w:pPr>
        <w:pStyle w:val="CommentText"/>
        <w:rPr>
          <w:lang w:val="en-GB"/>
        </w:rPr>
      </w:pPr>
      <w:r>
        <w:rPr>
          <w:rStyle w:val="CommentReference"/>
        </w:rPr>
        <w:annotationRef/>
      </w:r>
      <w:r w:rsidRPr="00EE1CF3">
        <w:rPr>
          <w:lang w:val="en-GB"/>
        </w:rPr>
        <w:t>since physiological effects of warming aren’t really top-down effects, I’d write ’top-down</w:t>
      </w:r>
      <w:r>
        <w:rPr>
          <w:lang w:val="en-GB"/>
        </w:rPr>
        <w:t>’ effects here, and the first time you use (and explain) it in the main text</w:t>
      </w:r>
    </w:p>
  </w:comment>
  <w:comment w:id="3" w:author="Max Lindmark" w:date="2020-01-21T10:38:00Z" w:initials="ML">
    <w:p w14:paraId="73376CAF" w14:textId="0D20CAC2" w:rsidR="007D5FED" w:rsidRPr="00AE0639" w:rsidRDefault="007D5FED">
      <w:pPr>
        <w:pStyle w:val="CommentText"/>
      </w:pPr>
      <w:r>
        <w:rPr>
          <w:rStyle w:val="CommentReference"/>
        </w:rPr>
        <w:annotationRef/>
      </w:r>
      <w:r w:rsidRPr="00AE0639">
        <w:rPr>
          <w:rStyle w:val="CommentReference"/>
        </w:rPr>
        <w:t xml:space="preserve">For the paper I’ll </w:t>
      </w:r>
      <w:r>
        <w:rPr>
          <w:rStyle w:val="CommentReference"/>
        </w:rPr>
        <w:t>come up with something different, too confusing to use that term here… but will keep it like this for the thesis and explain what I mean according to your suggestion</w:t>
      </w:r>
    </w:p>
  </w:comment>
  <w:comment w:id="4" w:author="Max Lindmark" w:date="2020-01-05T11:20:00Z" w:initials="ML">
    <w:p w14:paraId="722F5CE6" w14:textId="32962AB3" w:rsidR="007D5FED" w:rsidRPr="00EE1CF3" w:rsidRDefault="007D5FED">
      <w:pPr>
        <w:pStyle w:val="CommentText"/>
        <w:rPr>
          <w:lang w:val="en-GB"/>
        </w:rPr>
      </w:pPr>
      <w:r>
        <w:rPr>
          <w:rStyle w:val="CommentReference"/>
        </w:rPr>
        <w:annotationRef/>
      </w:r>
      <w:r w:rsidRPr="00EE1CF3">
        <w:rPr>
          <w:lang w:val="en-GB"/>
        </w:rPr>
        <w:t>See fig. S1</w:t>
      </w:r>
      <w:r>
        <w:rPr>
          <w:lang w:val="en-GB"/>
        </w:rPr>
        <w:t>5</w:t>
      </w:r>
      <w:r w:rsidRPr="00EE1CF3">
        <w:rPr>
          <w:lang w:val="en-GB"/>
        </w:rPr>
        <w:t xml:space="preserve"> for an example of this.</w:t>
      </w:r>
    </w:p>
  </w:comment>
  <w:comment w:id="5" w:author="Asta Audzijonyte" w:date="2020-01-10T12:59:00Z" w:initials="AA">
    <w:p w14:paraId="56FFDFD9" w14:textId="77777777" w:rsidR="007D5FED" w:rsidRPr="00EE1CF3" w:rsidRDefault="007D5FED" w:rsidP="00277301">
      <w:pPr>
        <w:pStyle w:val="CommentText"/>
        <w:rPr>
          <w:lang w:val="en-GB"/>
        </w:rPr>
      </w:pPr>
      <w:r>
        <w:rPr>
          <w:rStyle w:val="CommentReference"/>
        </w:rPr>
        <w:annotationRef/>
      </w:r>
      <w:r w:rsidRPr="00EE1CF3">
        <w:rPr>
          <w:lang w:val="en-GB"/>
        </w:rPr>
        <w:t>That’s interesting. Is it for both warm and cold ecosystems? It is often said that for cold ecosystems productivity might increase, although I don’t have a reference now</w:t>
      </w:r>
    </w:p>
  </w:comment>
  <w:comment w:id="6" w:author="Anna Gårdmark" w:date="2020-01-13T08:38:00Z" w:initials="AG">
    <w:p w14:paraId="313B657E" w14:textId="77777777" w:rsidR="007D5FED" w:rsidRPr="00B934BF" w:rsidRDefault="007D5FED" w:rsidP="00277301">
      <w:pPr>
        <w:pStyle w:val="CommentText"/>
        <w:rPr>
          <w:lang w:val="en-GB"/>
        </w:rPr>
      </w:pPr>
      <w:r>
        <w:rPr>
          <w:rStyle w:val="CommentReference"/>
        </w:rPr>
        <w:annotationRef/>
      </w:r>
      <w:r w:rsidRPr="00B934BF">
        <w:rPr>
          <w:lang w:val="en-GB"/>
        </w:rPr>
        <w:t xml:space="preserve">one ref on increasing fisheries catch potential in cold regions is </w:t>
      </w:r>
      <w:r>
        <w:rPr>
          <w:lang w:val="en-GB"/>
        </w:rPr>
        <w:t xml:space="preserve">the </w:t>
      </w:r>
      <w:r w:rsidRPr="00B934BF">
        <w:rPr>
          <w:lang w:val="en-GB"/>
        </w:rPr>
        <w:t>FAO 2018 Impacts of Climate change on fisheries and aquaculture</w:t>
      </w:r>
      <w:r>
        <w:rPr>
          <w:lang w:val="en-GB"/>
        </w:rPr>
        <w:t xml:space="preserve"> report. Don’t know now which papers that’s based on. </w:t>
      </w:r>
    </w:p>
  </w:comment>
  <w:comment w:id="7" w:author="Max Lindmark" w:date="2020-01-23T10:46:00Z" w:initials="ML">
    <w:p w14:paraId="1A2EF796" w14:textId="6201EAAC" w:rsidR="007D5FED" w:rsidRPr="00423E09" w:rsidRDefault="007D5FED">
      <w:pPr>
        <w:pStyle w:val="CommentText"/>
        <w:rPr>
          <w:lang w:val="en-US"/>
        </w:rPr>
      </w:pPr>
      <w:r>
        <w:rPr>
          <w:rStyle w:val="CommentReference"/>
        </w:rPr>
        <w:annotationRef/>
      </w:r>
      <w:r w:rsidRPr="00423E09">
        <w:rPr>
          <w:lang w:val="en-US"/>
        </w:rPr>
        <w:t>They find that latitude does not explain the temperature response,</w:t>
      </w:r>
      <w:r>
        <w:rPr>
          <w:lang w:val="en-US"/>
        </w:rPr>
        <w:t xml:space="preserve"> but it’s good to point out uncertainty in the predictions about future PP (and regional differences). I’ve expanded on that and added a few references from other papers, but I don’t know the literature that well!</w:t>
      </w:r>
    </w:p>
  </w:comment>
  <w:comment w:id="8" w:author="Max Lindmark" w:date="2020-01-24T15:55:00Z" w:initials="ML">
    <w:p w14:paraId="4FA3DB44" w14:textId="6872DEC8" w:rsidR="007D5FED" w:rsidRPr="004B4DF7" w:rsidRDefault="007D5FED">
      <w:pPr>
        <w:pStyle w:val="CommentText"/>
        <w:rPr>
          <w:lang w:val="en-US"/>
        </w:rPr>
      </w:pPr>
      <w:r>
        <w:rPr>
          <w:rStyle w:val="CommentReference"/>
        </w:rPr>
        <w:annotationRef/>
      </w:r>
      <w:r w:rsidRPr="004B4DF7">
        <w:rPr>
          <w:lang w:val="en-US"/>
        </w:rPr>
        <w:t xml:space="preserve">Asta, I liked your idea about </w:t>
      </w:r>
      <w:r>
        <w:rPr>
          <w:lang w:val="en-US"/>
        </w:rPr>
        <w:t>introducing other Baltic models here. However, I moved that part to the discussion, because for being a region-specific model it is very conceptual and does not fit super well. So by not bringing that up I hope to phrase this more as a general food web model that is aiming to mimic a real food web, and discuss limitations of fitting size-spectrum models to data in the discussion.</w:t>
      </w:r>
    </w:p>
  </w:comment>
  <w:comment w:id="9" w:author="Asta Audzijonyte" w:date="2019-11-29T14:04:00Z" w:initials="AA">
    <w:p w14:paraId="2A4542E0" w14:textId="77777777" w:rsidR="007D5FED" w:rsidRPr="00EE1CF3" w:rsidRDefault="007D5FED" w:rsidP="00133480">
      <w:pPr>
        <w:pStyle w:val="CommentText"/>
        <w:rPr>
          <w:lang w:val="en-GB"/>
        </w:rPr>
      </w:pPr>
      <w:r>
        <w:rPr>
          <w:rStyle w:val="CommentReference"/>
        </w:rPr>
        <w:annotationRef/>
      </w:r>
      <w:r w:rsidRPr="00EE1CF3">
        <w:rPr>
          <w:lang w:val="en-GB"/>
        </w:rPr>
        <w:t xml:space="preserve">Yes, how much of the total biomass is made by these species? </w:t>
      </w:r>
    </w:p>
  </w:comment>
  <w:comment w:id="10" w:author="Max Lindmark" w:date="2019-12-19T09:06:00Z" w:initials="ML">
    <w:p w14:paraId="16266152" w14:textId="77777777" w:rsidR="007D5FED" w:rsidRPr="00EE1CF3" w:rsidRDefault="007D5FED" w:rsidP="00133480">
      <w:pPr>
        <w:pStyle w:val="CommentText"/>
        <w:rPr>
          <w:lang w:val="en-GB"/>
        </w:rPr>
      </w:pPr>
      <w:r>
        <w:rPr>
          <w:rStyle w:val="CommentReference"/>
        </w:rPr>
        <w:annotationRef/>
      </w:r>
      <w:r w:rsidRPr="00EE1CF3">
        <w:rPr>
          <w:lang w:val="en-GB"/>
        </w:rPr>
        <w:t xml:space="preserve">Hm, that’s quite hard to say since they are basically the only ones that are assessed! My guess is that some flatfishes could be up there, but I don’t think any other species or groups are. </w:t>
      </w:r>
    </w:p>
    <w:p w14:paraId="59703684" w14:textId="77777777" w:rsidR="007D5FED" w:rsidRPr="00EE1CF3" w:rsidRDefault="007D5FED" w:rsidP="00133480">
      <w:pPr>
        <w:pStyle w:val="CommentText"/>
        <w:rPr>
          <w:lang w:val="en-GB"/>
        </w:rPr>
      </w:pPr>
    </w:p>
    <w:p w14:paraId="40E85AD7" w14:textId="77777777" w:rsidR="007D5FED" w:rsidRPr="00EE1CF3" w:rsidRDefault="007D5FED" w:rsidP="00133480">
      <w:pPr>
        <w:pStyle w:val="CommentText"/>
        <w:rPr>
          <w:lang w:val="en-GB"/>
        </w:rPr>
      </w:pPr>
      <w:r w:rsidRPr="00EE1CF3">
        <w:rPr>
          <w:lang w:val="en-GB"/>
        </w:rPr>
        <w:t>More recently though stickleback has increased a lot and an assessment came out in 2019 estimating that they in some years can have twice the biomass of sprat (!).</w:t>
      </w:r>
    </w:p>
    <w:p w14:paraId="2CF1D1BC" w14:textId="77777777" w:rsidR="007D5FED" w:rsidRPr="00EE1CF3" w:rsidRDefault="00451228" w:rsidP="00133480">
      <w:pPr>
        <w:pStyle w:val="CommentText"/>
        <w:rPr>
          <w:lang w:val="en-GB"/>
        </w:rPr>
      </w:pPr>
      <w:hyperlink r:id="rId1" w:history="1">
        <w:r w:rsidR="007D5FED" w:rsidRPr="00EE1CF3">
          <w:rPr>
            <w:rStyle w:val="Hyperlink"/>
            <w:lang w:val="en-GB"/>
          </w:rPr>
          <w:t>https://academic.oup.com/icesjms/article-abstract/76/6/1653/5480400</w:t>
        </w:r>
      </w:hyperlink>
      <w:r w:rsidR="007D5FED" w:rsidRPr="00EE1CF3">
        <w:rPr>
          <w:lang w:val="en-GB"/>
        </w:rPr>
        <w:t>. Although, I think that was an extreme case and even now they are not that abundant most years. And likely not in the time periods we largely consider here.</w:t>
      </w:r>
    </w:p>
  </w:comment>
  <w:comment w:id="11" w:author="Max Lindmark" w:date="2020-01-03T10:06:00Z" w:initials="ML">
    <w:p w14:paraId="5407D4CA" w14:textId="77777777" w:rsidR="007D5FED" w:rsidRPr="00EE1CF3" w:rsidRDefault="007D5FED" w:rsidP="00133480">
      <w:pPr>
        <w:pStyle w:val="CommentText"/>
        <w:rPr>
          <w:lang w:val="en-GB"/>
        </w:rPr>
      </w:pPr>
      <w:r>
        <w:rPr>
          <w:rStyle w:val="CommentReference"/>
        </w:rPr>
        <w:annotationRef/>
      </w:r>
      <w:r w:rsidRPr="00EE1CF3">
        <w:rPr>
          <w:lang w:val="en-GB"/>
        </w:rPr>
        <w:t>I do think it’s fair to say they are the main species. Can change “among the main” or simply “they are dominant species in terms of biomass”</w:t>
      </w:r>
    </w:p>
  </w:comment>
  <w:comment w:id="12" w:author="Max Lindmark" w:date="2020-01-21T11:15:00Z" w:initials="ML">
    <w:p w14:paraId="6D78DCE0" w14:textId="0CF80F98" w:rsidR="007D5FED" w:rsidRDefault="007D5FED">
      <w:pPr>
        <w:pStyle w:val="CommentText"/>
      </w:pPr>
      <w:r>
        <w:rPr>
          <w:rStyle w:val="CommentReference"/>
        </w:rPr>
        <w:annotationRef/>
      </w:r>
      <w:r>
        <w:rPr>
          <w:rFonts w:ascii="Times" w:hAnsi="Times"/>
        </w:rPr>
        <w:t>Hopefully a reference to Audzijonyte et al. soon</w:t>
      </w:r>
    </w:p>
  </w:comment>
  <w:comment w:id="13" w:author="Max Lindmark" w:date="2020-01-21T11:16:00Z" w:initials="ML">
    <w:p w14:paraId="1007B399" w14:textId="286217B0" w:rsidR="007D5FED" w:rsidRPr="001348F6" w:rsidRDefault="007D5FED">
      <w:pPr>
        <w:pStyle w:val="CommentText"/>
        <w:rPr>
          <w:lang w:val="en-US"/>
        </w:rPr>
      </w:pPr>
      <w:r w:rsidRPr="00634FC4">
        <w:rPr>
          <w:rStyle w:val="CommentReference"/>
        </w:rPr>
        <w:annotationRef/>
      </w:r>
      <w:r w:rsidRPr="00634FC4">
        <w:t>I did not include a size-temperature interaction, partly because I already had scenarios and partly because I had not come so far with my other analysis.</w:t>
      </w:r>
      <w:r w:rsidR="001348F6" w:rsidRPr="001348F6">
        <w:rPr>
          <w:lang w:val="en-US"/>
        </w:rPr>
        <w:t xml:space="preserve"> It is possible I might run a scenario similar to the </w:t>
      </w:r>
      <w:r w:rsidR="001348F6">
        <w:rPr>
          <w:lang w:val="en-US"/>
        </w:rPr>
        <w:t>one in the model-comparison paper…</w:t>
      </w:r>
    </w:p>
    <w:p w14:paraId="7D19D35B" w14:textId="77777777" w:rsidR="007D5FED" w:rsidRPr="00634FC4" w:rsidRDefault="007D5FED">
      <w:pPr>
        <w:pStyle w:val="CommentText"/>
      </w:pPr>
    </w:p>
    <w:p w14:paraId="474B2B19" w14:textId="66A76D15" w:rsidR="007D5FED" w:rsidRPr="00634FC4" w:rsidRDefault="007D5FED">
      <w:pPr>
        <w:pStyle w:val="CommentText"/>
      </w:pPr>
      <w:r w:rsidRPr="00634FC4">
        <w:t>The</w:t>
      </w:r>
      <w:r w:rsidR="001348F6" w:rsidRPr="001348F6">
        <w:rPr>
          <w:lang w:val="en-US"/>
        </w:rPr>
        <w:t>re</w:t>
      </w:r>
      <w:r w:rsidR="001348F6">
        <w:rPr>
          <w:lang w:val="en-US"/>
        </w:rPr>
        <w:t xml:space="preserve">fore, the </w:t>
      </w:r>
      <w:r w:rsidRPr="00634FC4">
        <w:t>original reference for that equation would be Ohlberger et al 2012 in Oikos I think, since they are not unimodal + size-dependent as Anna showed they can be.</w:t>
      </w:r>
    </w:p>
  </w:comment>
  <w:comment w:id="14" w:author="Max Lindmark" w:date="2020-01-21T13:32:00Z" w:initials="ML">
    <w:p w14:paraId="17E1806D" w14:textId="4C16EC61" w:rsidR="007D5FED" w:rsidRPr="00B11591" w:rsidRDefault="007D5FED">
      <w:pPr>
        <w:pStyle w:val="CommentText"/>
      </w:pPr>
      <w:r>
        <w:rPr>
          <w:rStyle w:val="CommentReference"/>
        </w:rPr>
        <w:annotationRef/>
      </w:r>
      <w:r w:rsidRPr="00B11591">
        <w:t xml:space="preserve">I think this is the way </w:t>
      </w:r>
      <w:r>
        <w:t>I’ll do it, mainly for consistency. This means some of your comments about how to make it more specific were in the end not included</w:t>
      </w:r>
    </w:p>
  </w:comment>
  <w:comment w:id="15" w:author="Max Lindmark" w:date="2020-01-21T13:23:00Z" w:initials="ML">
    <w:p w14:paraId="57805CCD" w14:textId="410BF277" w:rsidR="007D5FED" w:rsidRPr="00493CCE" w:rsidRDefault="007D5FED">
      <w:pPr>
        <w:pStyle w:val="CommentText"/>
      </w:pPr>
      <w:r>
        <w:rPr>
          <w:rStyle w:val="CommentReference"/>
        </w:rPr>
        <w:annotationRef/>
      </w:r>
      <w:r w:rsidRPr="00493CCE">
        <w:t>This one slightly differs from the mizer vignette as they work with gears but I have species-specific efforts</w:t>
      </w:r>
    </w:p>
  </w:comment>
  <w:comment w:id="16" w:author="Anna Gårdmark" w:date="2020-01-13T09:36:00Z" w:initials="AG">
    <w:p w14:paraId="5FBC7EFA" w14:textId="1933B929" w:rsidR="007D5FED" w:rsidRPr="00B54BB4" w:rsidRDefault="007D5FED">
      <w:pPr>
        <w:pStyle w:val="CommentText"/>
        <w:rPr>
          <w:lang w:val="en-GB"/>
        </w:rPr>
      </w:pPr>
      <w:r>
        <w:rPr>
          <w:rStyle w:val="CommentReference"/>
        </w:rPr>
        <w:annotationRef/>
      </w:r>
      <w:r w:rsidRPr="00B54BB4">
        <w:rPr>
          <w:lang w:val="en-GB"/>
        </w:rPr>
        <w:t>ar</w:t>
      </w:r>
      <w:r>
        <w:rPr>
          <w:lang w:val="en-GB"/>
        </w:rPr>
        <w:t>e you varying this selectivity at any point? very strong assumption that fishing starts exactly at maturation</w:t>
      </w:r>
    </w:p>
  </w:comment>
  <w:comment w:id="17" w:author="Max Lindmark" w:date="2020-01-21T11:52:00Z" w:initials="ML">
    <w:p w14:paraId="03957E3D" w14:textId="726C9E45" w:rsidR="007D5FED" w:rsidRDefault="007D5FED">
      <w:pPr>
        <w:pStyle w:val="CommentText"/>
      </w:pPr>
      <w:r>
        <w:rPr>
          <w:rStyle w:val="CommentReference"/>
        </w:rPr>
        <w:annotationRef/>
      </w:r>
      <w:r w:rsidRPr="00991535">
        <w:t>Is it tho</w:t>
      </w:r>
      <w:r>
        <w:t>ugh, as a first approximation</w:t>
      </w:r>
      <w:r w:rsidR="00AD1AD0" w:rsidRPr="00AD1AD0">
        <w:rPr>
          <w:lang w:val="en-US"/>
        </w:rPr>
        <w:t xml:space="preserve"> (compared to other possible assumptions)</w:t>
      </w:r>
      <w:r>
        <w:t xml:space="preserve">? It’s also a standard assumption in mizer. </w:t>
      </w:r>
    </w:p>
    <w:p w14:paraId="5440D721" w14:textId="77777777" w:rsidR="007D5FED" w:rsidRDefault="007D5FED">
      <w:pPr>
        <w:pStyle w:val="CommentText"/>
      </w:pPr>
    </w:p>
    <w:p w14:paraId="72E36855" w14:textId="565B4093" w:rsidR="007D5FED" w:rsidRDefault="007D5FED">
      <w:pPr>
        <w:pStyle w:val="CommentText"/>
      </w:pPr>
      <w:r>
        <w:t>If there are minimum landing sizes gears will start catching fish a little smaller than that if assuming sigmoidal. The minimum landing sizes for cod and herring is roughly 1.5*maturation size, and we don’t think that the minimum landing size is the first size that is caught by fishing. Seems OK and also consistent as a default!</w:t>
      </w:r>
    </w:p>
    <w:p w14:paraId="4BE7E283" w14:textId="77777777" w:rsidR="007D5FED" w:rsidRDefault="007D5FED">
      <w:pPr>
        <w:pStyle w:val="CommentText"/>
      </w:pPr>
    </w:p>
    <w:p w14:paraId="5488E8F1" w14:textId="65246989" w:rsidR="007D5FED" w:rsidRPr="00AD1AD0" w:rsidRDefault="007D5FED">
      <w:pPr>
        <w:pStyle w:val="CommentText"/>
        <w:rPr>
          <w:lang w:val="en-US"/>
        </w:rPr>
      </w:pPr>
      <w:r>
        <w:t>But the original idea was to also look at fishing, including selectivity, so maybe this can be implemented later. Also knife-edge seems like a strong assumption in this case. But again, these are ok defaults in my view before going into more detail</w:t>
      </w:r>
      <w:r w:rsidR="00AD1AD0" w:rsidRPr="00AD1AD0">
        <w:rPr>
          <w:lang w:val="en-US"/>
        </w:rPr>
        <w:t xml:space="preserve">, looking at </w:t>
      </w:r>
      <w:r w:rsidR="00AD1AD0">
        <w:rPr>
          <w:lang w:val="en-US"/>
        </w:rPr>
        <w:t>real selectivity ogives.</w:t>
      </w:r>
    </w:p>
  </w:comment>
  <w:comment w:id="18" w:author="Asta Audzijonyte" w:date="2020-01-10T13:38:00Z" w:initials="AA">
    <w:p w14:paraId="4E7DFABD" w14:textId="590E24D1" w:rsidR="007D5FED" w:rsidRPr="00EE1CF3" w:rsidRDefault="007D5FED">
      <w:pPr>
        <w:pStyle w:val="CommentText"/>
        <w:rPr>
          <w:lang w:val="en-GB"/>
        </w:rPr>
      </w:pPr>
      <w:r>
        <w:rPr>
          <w:rStyle w:val="CommentReference"/>
        </w:rPr>
        <w:annotationRef/>
      </w:r>
      <w:r w:rsidRPr="00EE1CF3">
        <w:rPr>
          <w:lang w:val="en-GB"/>
        </w:rPr>
        <w:t xml:space="preserve">I think this is the instantaneous fishing mortality with the units (1/year) for the fully recruited individuals. Effort refers to something like nets/day and could lead to different mortality values depending on the stock abundance. </w:t>
      </w:r>
    </w:p>
  </w:comment>
  <w:comment w:id="19" w:author="Max Lindmark" w:date="2020-01-21T12:04:00Z" w:initials="ML">
    <w:p w14:paraId="4E2BC9FE" w14:textId="6302979F" w:rsidR="007D5FED" w:rsidRDefault="007D5FED">
      <w:pPr>
        <w:pStyle w:val="CommentText"/>
      </w:pPr>
      <w:r>
        <w:rPr>
          <w:rStyle w:val="CommentReference"/>
        </w:rPr>
        <w:annotationRef/>
      </w:r>
      <w:r w:rsidRPr="009B5F2E">
        <w:t xml:space="preserve">Hmm, </w:t>
      </w:r>
      <w:r>
        <w:t>yes</w:t>
      </w:r>
      <w:r w:rsidRPr="009B5F2E">
        <w:t xml:space="preserve"> </w:t>
      </w:r>
      <w:r>
        <w:t>I agree with that definition of effort</w:t>
      </w:r>
      <w:r w:rsidR="00B871F6" w:rsidRPr="000A0A56">
        <w:rPr>
          <w:lang w:val="en-US"/>
        </w:rPr>
        <w:t xml:space="preserve"> in general</w:t>
      </w:r>
      <w:r>
        <w:t xml:space="preserve">, but in mizer, if catchability is set to 1, the effort corresponds to the instantaneous fishing mortality (1/year), right? </w:t>
      </w:r>
    </w:p>
    <w:p w14:paraId="520871FB" w14:textId="249FD14D" w:rsidR="007D5FED" w:rsidRPr="009B5F2E" w:rsidRDefault="007D5FED">
      <w:pPr>
        <w:pStyle w:val="CommentText"/>
      </w:pPr>
      <w:r>
        <w:t>(including also selectivity</w:t>
      </w:r>
      <w:r w:rsidR="000A0A56" w:rsidRPr="000A0A56">
        <w:rPr>
          <w:lang w:val="en-US"/>
        </w:rPr>
        <w:t xml:space="preserve"> by size</w:t>
      </w:r>
      <w:r>
        <w:t>, so F is a function of w)</w:t>
      </w:r>
    </w:p>
  </w:comment>
  <w:comment w:id="21" w:author="Anna Gårdmark" w:date="2020-01-13T11:27:00Z" w:initials="AG">
    <w:p w14:paraId="068BA63C" w14:textId="3AAA6384" w:rsidR="007D5FED" w:rsidRPr="008445F4" w:rsidRDefault="007D5FED">
      <w:pPr>
        <w:pStyle w:val="CommentText"/>
        <w:rPr>
          <w:lang w:val="en-GB"/>
        </w:rPr>
      </w:pPr>
      <w:r>
        <w:rPr>
          <w:rStyle w:val="CommentReference"/>
        </w:rPr>
        <w:annotationRef/>
      </w:r>
      <w:r w:rsidRPr="008445F4">
        <w:rPr>
          <w:lang w:val="en-GB"/>
        </w:rPr>
        <w:t>missing a multiplication with Ee,i in this equation – shouldn’t there be</w:t>
      </w:r>
      <w:r>
        <w:rPr>
          <w:lang w:val="en-GB"/>
        </w:rPr>
        <w:t>?</w:t>
      </w:r>
    </w:p>
  </w:comment>
  <w:comment w:id="22" w:author="Max Lindmark" w:date="2020-01-21T14:35:00Z" w:initials="ML">
    <w:p w14:paraId="4A05EEDC" w14:textId="77777777" w:rsidR="000A0A56" w:rsidRDefault="000A0A56">
      <w:pPr>
        <w:pStyle w:val="CommentText"/>
        <w:rPr>
          <w:lang w:val="en-US"/>
        </w:rPr>
      </w:pPr>
      <w:r w:rsidRPr="000A0A56">
        <w:rPr>
          <w:lang w:val="en-US"/>
        </w:rPr>
        <w:t>It is alrea</w:t>
      </w:r>
      <w:r>
        <w:rPr>
          <w:lang w:val="en-US"/>
        </w:rPr>
        <w:t>dy in f_i(w).</w:t>
      </w:r>
    </w:p>
    <w:p w14:paraId="56D730AB" w14:textId="77777777" w:rsidR="000A0A56" w:rsidRDefault="000A0A56">
      <w:pPr>
        <w:pStyle w:val="CommentText"/>
        <w:rPr>
          <w:lang w:val="en-US"/>
        </w:rPr>
      </w:pPr>
    </w:p>
    <w:p w14:paraId="3E1DF86A" w14:textId="20A3EC85" w:rsidR="007D5FED" w:rsidRPr="00DB6D60" w:rsidRDefault="007D5FED">
      <w:pPr>
        <w:pStyle w:val="CommentText"/>
      </w:pPr>
      <w:r>
        <w:rPr>
          <w:rStyle w:val="CommentReference"/>
        </w:rPr>
        <w:annotationRef/>
      </w:r>
      <w:r w:rsidRPr="00DB6D60">
        <w:t>E</w:t>
      </w:r>
      <w:r>
        <w:t>_e_i is in the 0:1 scaled functional response (proportion of encountered food eaten, Eq. 6), which is multiplied by h_i*w^n to get consumed food.</w:t>
      </w:r>
    </w:p>
  </w:comment>
  <w:comment w:id="23" w:author="Asta Audzijonyte" w:date="2020-01-10T13:47:00Z" w:initials="AA">
    <w:p w14:paraId="3E87E586" w14:textId="5D9E46E8" w:rsidR="007D5FED" w:rsidRPr="00EE1CF3" w:rsidRDefault="007D5FED">
      <w:pPr>
        <w:pStyle w:val="CommentText"/>
        <w:rPr>
          <w:lang w:val="en-GB"/>
        </w:rPr>
      </w:pPr>
      <w:r>
        <w:rPr>
          <w:rStyle w:val="CommentReference"/>
        </w:rPr>
        <w:annotationRef/>
      </w:r>
      <w:r w:rsidR="000A0A56" w:rsidRPr="00EE1CF3">
        <w:rPr>
          <w:lang w:val="en-GB"/>
        </w:rPr>
        <w:t>Actually,</w:t>
      </w:r>
      <w:r w:rsidRPr="00EE1CF3">
        <w:rPr>
          <w:lang w:val="en-GB"/>
        </w:rPr>
        <w:t xml:space="preserve"> it is not 0 at maturation weight, but 0.5 I think. Check the equation and see what you get. Some allocation to reproduction starts quite early on in life </w:t>
      </w:r>
    </w:p>
  </w:comment>
  <w:comment w:id="24" w:author="Max Lindmark" w:date="2020-01-21T14:44:00Z" w:initials="ML">
    <w:p w14:paraId="11AAEC5D" w14:textId="25AD1170" w:rsidR="007D5FED" w:rsidRPr="000F01AC" w:rsidRDefault="007D5FED">
      <w:pPr>
        <w:pStyle w:val="CommentText"/>
      </w:pPr>
      <w:r>
        <w:rPr>
          <w:rStyle w:val="CommentReference"/>
        </w:rPr>
        <w:annotationRef/>
      </w:r>
      <w:r w:rsidRPr="000F01AC">
        <w:t xml:space="preserve">Ah, thanks for </w:t>
      </w:r>
      <w:r>
        <w:t>noticing that. You’re right of course. It varies between 0.1 and 0.25 for my species depending on the ratio between w_mat and w_inf</w:t>
      </w:r>
    </w:p>
  </w:comment>
  <w:comment w:id="25" w:author="Anna Gårdmark" w:date="2020-01-13T11:19:00Z" w:initials="AG">
    <w:p w14:paraId="58E55CEF" w14:textId="79B27FEF" w:rsidR="007D5FED" w:rsidRPr="00301A9A" w:rsidRDefault="007D5FED">
      <w:pPr>
        <w:pStyle w:val="CommentText"/>
        <w:rPr>
          <w:lang w:val="en-GB"/>
        </w:rPr>
      </w:pPr>
      <w:r>
        <w:rPr>
          <w:rStyle w:val="CommentReference"/>
        </w:rPr>
        <w:annotationRef/>
      </w:r>
      <w:r w:rsidRPr="00301A9A">
        <w:rPr>
          <w:lang w:val="en-GB"/>
        </w:rPr>
        <w:t>what does p stand for here</w:t>
      </w:r>
      <w:r>
        <w:rPr>
          <w:lang w:val="en-GB"/>
        </w:rPr>
        <w:t xml:space="preserve"> (and in eq below)</w:t>
      </w:r>
      <w:r w:rsidRPr="00301A9A">
        <w:rPr>
          <w:lang w:val="en-GB"/>
        </w:rPr>
        <w:t>?</w:t>
      </w:r>
    </w:p>
  </w:comment>
  <w:comment w:id="26" w:author="Max Lindmark" w:date="2020-01-21T14:49:00Z" w:initials="ML">
    <w:p w14:paraId="4B1C9395" w14:textId="0FE5D17B" w:rsidR="007D5FED" w:rsidRPr="00E87ABA" w:rsidRDefault="007D5FED">
      <w:pPr>
        <w:pStyle w:val="CommentText"/>
      </w:pPr>
      <w:r>
        <w:t xml:space="preserve">Good point. </w:t>
      </w:r>
      <w:r>
        <w:rPr>
          <w:rStyle w:val="CommentReference"/>
        </w:rPr>
        <w:annotationRef/>
      </w:r>
      <w:r w:rsidRPr="00E87ABA">
        <w:t>Physiological recruitment</w:t>
      </w:r>
      <w:r>
        <w:t>, explained this better.</w:t>
      </w:r>
    </w:p>
  </w:comment>
  <w:comment w:id="27" w:author="Anna Gårdmark" w:date="2020-01-13T11:30:00Z" w:initials="AG">
    <w:p w14:paraId="618A2EBD" w14:textId="6D4708A3" w:rsidR="007D5FED" w:rsidRDefault="007D5FED">
      <w:pPr>
        <w:pStyle w:val="CommentText"/>
      </w:pPr>
      <w:r>
        <w:rPr>
          <w:rStyle w:val="CommentReference"/>
        </w:rPr>
        <w:annotationRef/>
      </w:r>
      <w:r>
        <w:t>what’s p here?</w:t>
      </w:r>
    </w:p>
  </w:comment>
  <w:comment w:id="28" w:author="Max Lindmark" w:date="2020-01-21T15:17:00Z" w:initials="ML">
    <w:p w14:paraId="0FA4B2BD" w14:textId="2737FE3A" w:rsidR="007D5FED" w:rsidRPr="00E24A34" w:rsidRDefault="007D5FED">
      <w:pPr>
        <w:pStyle w:val="CommentText"/>
      </w:pPr>
      <w:r>
        <w:rPr>
          <w:rStyle w:val="CommentReference"/>
        </w:rPr>
        <w:annotationRef/>
      </w:r>
      <w:r w:rsidRPr="00E24A34">
        <w:t>Allometric exponent of metabolism</w:t>
      </w:r>
    </w:p>
  </w:comment>
  <w:comment w:id="29" w:author="Anna Gårdmark" w:date="2020-01-13T11:30:00Z" w:initials="AG">
    <w:p w14:paraId="756882C0" w14:textId="4BB712B3" w:rsidR="007D5FED" w:rsidRPr="008A569A" w:rsidRDefault="007D5FED">
      <w:pPr>
        <w:pStyle w:val="CommentText"/>
        <w:rPr>
          <w:lang w:val="en-GB"/>
        </w:rPr>
      </w:pPr>
      <w:r>
        <w:rPr>
          <w:rStyle w:val="CommentReference"/>
        </w:rPr>
        <w:annotationRef/>
      </w:r>
      <w:r w:rsidRPr="008A569A">
        <w:rPr>
          <w:lang w:val="en-GB"/>
        </w:rPr>
        <w:t>what’s p here</w:t>
      </w:r>
    </w:p>
  </w:comment>
  <w:comment w:id="30" w:author="Max Lindmark" w:date="2020-01-21T15:21:00Z" w:initials="ML">
    <w:p w14:paraId="3A1E5866" w14:textId="73B139C2" w:rsidR="007D5FED" w:rsidRPr="006D7A47" w:rsidRDefault="007D5FED">
      <w:pPr>
        <w:pStyle w:val="CommentText"/>
      </w:pPr>
      <w:r>
        <w:rPr>
          <w:rStyle w:val="CommentReference"/>
        </w:rPr>
        <w:annotationRef/>
      </w:r>
      <m:oMath>
        <m:sSub>
          <m:sSubPr>
            <m:ctrlPr>
              <w:rPr>
                <w:rFonts w:ascii="Cambria Math" w:hAnsi="Cambria Math"/>
                <w:i/>
              </w:rPr>
            </m:ctrlPr>
          </m:sSubPr>
          <m:e>
            <m:r>
              <w:rPr>
                <w:rFonts w:ascii="Cambria Math" w:hAnsi="Cambria Math"/>
              </w:rPr>
              <m:t>μ</m:t>
            </m:r>
          </m:e>
          <m:sub>
            <m:r>
              <w:rPr>
                <w:rFonts w:ascii="Cambria Math" w:hAnsi="Cambria Math"/>
              </w:rPr>
              <m:t>p</m:t>
            </m:r>
            <m:r>
              <m:rPr>
                <m:sty m:val="p"/>
              </m:rPr>
              <w:rPr>
                <w:rStyle w:val="CommentReference"/>
              </w:rPr>
              <w:annotationRef/>
            </m:r>
            <m:r>
              <m:rPr>
                <m:sty m:val="p"/>
              </m:rPr>
              <w:rPr>
                <w:rStyle w:val="CommentReference"/>
              </w:rPr>
              <w:annotationRef/>
            </m:r>
          </m:sub>
        </m:sSub>
        <m:r>
          <w:rPr>
            <w:rFonts w:ascii="Cambria Math" w:hAnsi="Cambria Math"/>
          </w:rPr>
          <m:t>=predation mortality</m:t>
        </m:r>
      </m:oMath>
      <w:r w:rsidRPr="006D7A47">
        <w:rPr>
          <w:rFonts w:eastAsiaTheme="minorEastAsia"/>
        </w:rPr>
        <w:t xml:space="preserve">, eq. </w:t>
      </w:r>
      <w:r>
        <w:rPr>
          <w:rFonts w:eastAsiaTheme="minorEastAsia"/>
        </w:rPr>
        <w:t>5</w:t>
      </w:r>
    </w:p>
  </w:comment>
  <w:comment w:id="31" w:author="Anna Gårdmark" w:date="2020-01-13T11:42:00Z" w:initials="AG">
    <w:p w14:paraId="5DFE4FB7" w14:textId="06F7D60D" w:rsidR="007D5FED" w:rsidRPr="001E5279" w:rsidRDefault="007D5FED">
      <w:pPr>
        <w:pStyle w:val="CommentText"/>
        <w:rPr>
          <w:lang w:val="en-GB"/>
        </w:rPr>
      </w:pPr>
      <w:r>
        <w:rPr>
          <w:rStyle w:val="CommentReference"/>
        </w:rPr>
        <w:annotationRef/>
      </w:r>
      <w:r w:rsidRPr="001E5279">
        <w:rPr>
          <w:lang w:val="en-GB"/>
        </w:rPr>
        <w:t>not the common phrase when using semi-chemostat function; it’s the maximum population biomass</w:t>
      </w:r>
    </w:p>
  </w:comment>
  <w:comment w:id="32" w:author="Max Lindmark" w:date="2020-01-21T15:18:00Z" w:initials="ML">
    <w:p w14:paraId="700A1778" w14:textId="494C2036" w:rsidR="007D5FED" w:rsidRPr="00037B24" w:rsidRDefault="007D5FED">
      <w:pPr>
        <w:pStyle w:val="CommentText"/>
      </w:pPr>
      <w:r>
        <w:rPr>
          <w:rStyle w:val="CommentReference"/>
        </w:rPr>
        <w:annotationRef/>
      </w:r>
      <w:r w:rsidRPr="00037B24">
        <w:t xml:space="preserve">Perhaps, but it is the same </w:t>
      </w:r>
      <w:r>
        <w:t>thing</w:t>
      </w:r>
      <w:r w:rsidRPr="00250410">
        <w:rPr>
          <w:lang w:val="en-US"/>
        </w:rPr>
        <w:t xml:space="preserve"> in this case</w:t>
      </w:r>
      <w:r>
        <w:t>, and carrying capacity is what’s used in mizer</w:t>
      </w:r>
    </w:p>
  </w:comment>
  <w:comment w:id="33" w:author="Anna Gårdmark" w:date="2020-01-13T11:31:00Z" w:initials="AG">
    <w:p w14:paraId="41169B97" w14:textId="315746E3" w:rsidR="007D5FED" w:rsidRPr="008A569A" w:rsidRDefault="007D5FED">
      <w:pPr>
        <w:pStyle w:val="CommentText"/>
        <w:rPr>
          <w:lang w:val="en-GB"/>
        </w:rPr>
      </w:pPr>
      <w:r>
        <w:rPr>
          <w:rStyle w:val="CommentReference"/>
        </w:rPr>
        <w:annotationRef/>
      </w:r>
      <w:r w:rsidRPr="008A569A">
        <w:rPr>
          <w:lang w:val="en-GB"/>
        </w:rPr>
        <w:t>what’s q and n – have they been defined earlier?</w:t>
      </w:r>
    </w:p>
  </w:comment>
  <w:comment w:id="34" w:author="Max Lindmark" w:date="2020-01-21T15:19:00Z" w:initials="ML">
    <w:p w14:paraId="26BAD7C6" w14:textId="5A814480" w:rsidR="007D5FED" w:rsidRPr="00E00520" w:rsidRDefault="007D5FED">
      <w:pPr>
        <w:pStyle w:val="CommentText"/>
      </w:pPr>
      <w:r>
        <w:rPr>
          <w:rStyle w:val="CommentReference"/>
        </w:rPr>
        <w:annotationRef/>
      </w:r>
      <w:r w:rsidRPr="00E00520">
        <w:t xml:space="preserve">Yes, </w:t>
      </w:r>
      <w:r>
        <w:t>mass-exponent of search rate and maximum consumption. Defined around eq. 10 and 11</w:t>
      </w:r>
    </w:p>
  </w:comment>
  <w:comment w:id="35" w:author="Anna Gårdmark" w:date="2020-01-13T11:40:00Z" w:initials="AG">
    <w:p w14:paraId="18C4B2F5" w14:textId="2E7C67DE" w:rsidR="007D5FED" w:rsidRPr="001E5279" w:rsidRDefault="007D5FED">
      <w:pPr>
        <w:pStyle w:val="CommentText"/>
        <w:rPr>
          <w:lang w:val="en-GB"/>
        </w:rPr>
      </w:pPr>
      <w:r>
        <w:rPr>
          <w:rStyle w:val="CommentReference"/>
        </w:rPr>
        <w:annotationRef/>
      </w:r>
      <w:r w:rsidRPr="001E5279">
        <w:rPr>
          <w:lang w:val="en-GB"/>
        </w:rPr>
        <w:t>use A_k instead, since you’ve used E for the energy that predators get through feeding?</w:t>
      </w:r>
    </w:p>
  </w:comment>
  <w:comment w:id="36" w:author="Max Lindmark" w:date="2020-01-21T15:25:00Z" w:initials="ML">
    <w:p w14:paraId="1BA624AC" w14:textId="27DEC06E" w:rsidR="007D5FED" w:rsidRPr="009817ED" w:rsidRDefault="007D5FED">
      <w:pPr>
        <w:pStyle w:val="CommentText"/>
      </w:pPr>
      <w:r>
        <w:rPr>
          <w:rStyle w:val="CommentReference"/>
        </w:rPr>
        <w:annotationRef/>
      </w:r>
      <w:r>
        <w:rPr>
          <w:rStyle w:val="CommentReference"/>
        </w:rPr>
        <w:t>Yes, that’s not optimal… good suggestion!</w:t>
      </w:r>
    </w:p>
  </w:comment>
  <w:comment w:id="37" w:author="Asta Audzijonyte" w:date="2020-01-10T13:56:00Z" w:initials="AA">
    <w:p w14:paraId="1EF010F9" w14:textId="2F67AE57" w:rsidR="007D5FED" w:rsidRPr="00EE1CF3" w:rsidRDefault="007D5FED">
      <w:pPr>
        <w:pStyle w:val="CommentText"/>
        <w:rPr>
          <w:lang w:val="en-GB"/>
        </w:rPr>
      </w:pPr>
      <w:r>
        <w:rPr>
          <w:rStyle w:val="CommentReference"/>
        </w:rPr>
        <w:annotationRef/>
      </w:r>
      <w:r w:rsidRPr="00EE1CF3">
        <w:rPr>
          <w:lang w:val="en-GB"/>
        </w:rPr>
        <w:t xml:space="preserve">Or should this simply be r0? I assume the size dependence is the same, just r0 changes? </w:t>
      </w:r>
    </w:p>
  </w:comment>
  <w:comment w:id="38" w:author="Max Lindmark" w:date="2020-01-21T15:40:00Z" w:initials="ML">
    <w:p w14:paraId="1DDC92F3" w14:textId="65415F15" w:rsidR="007D5FED" w:rsidRPr="002B36B1" w:rsidRDefault="007D5FED">
      <w:pPr>
        <w:pStyle w:val="CommentText"/>
      </w:pPr>
      <w:r>
        <w:rPr>
          <w:rStyle w:val="CommentReference"/>
        </w:rPr>
        <w:annotationRef/>
      </w:r>
      <w:r w:rsidRPr="002B36B1">
        <w:t>Good point, tried to clarify</w:t>
      </w:r>
      <w:r>
        <w:t xml:space="preserve">, you assume correct </w:t>
      </w:r>
      <w:r>
        <w:sym w:font="Wingdings" w:char="F04A"/>
      </w:r>
    </w:p>
  </w:comment>
  <w:comment w:id="41" w:author="Anna Gårdmark" w:date="2020-01-13T11:51:00Z" w:initials="AG">
    <w:p w14:paraId="4BEF9924" w14:textId="64996990" w:rsidR="007D5FED" w:rsidRPr="00F1526C" w:rsidRDefault="007D5FED">
      <w:pPr>
        <w:pStyle w:val="CommentText"/>
        <w:rPr>
          <w:lang w:val="en-GB"/>
        </w:rPr>
      </w:pPr>
      <w:r>
        <w:rPr>
          <w:rStyle w:val="CommentReference"/>
        </w:rPr>
        <w:annotationRef/>
      </w:r>
      <w:r w:rsidRPr="00F1526C">
        <w:rPr>
          <w:lang w:val="en-GB"/>
        </w:rPr>
        <w:t>right?</w:t>
      </w:r>
    </w:p>
  </w:comment>
  <w:comment w:id="42" w:author="Max Lindmark" w:date="2020-01-21T15:41:00Z" w:initials="ML">
    <w:p w14:paraId="06067520" w14:textId="3DA41993" w:rsidR="007D5FED" w:rsidRPr="00EC416B" w:rsidRDefault="007D5FED">
      <w:pPr>
        <w:pStyle w:val="CommentText"/>
      </w:pPr>
      <w:r>
        <w:rPr>
          <w:rStyle w:val="CommentReference"/>
        </w:rPr>
        <w:annotationRef/>
      </w:r>
      <w:r w:rsidRPr="00EC416B">
        <w:t xml:space="preserve">Not really since </w:t>
      </w:r>
      <w:r>
        <w:t xml:space="preserve">all species rates’ scale the same (i.e. not rate*species, just rate). Kept it as it was. </w:t>
      </w:r>
    </w:p>
  </w:comment>
  <w:comment w:id="39" w:author="Anna Gårdmark" w:date="2020-01-13T11:53:00Z" w:initials="AG">
    <w:p w14:paraId="312C1030" w14:textId="2EC5DC09" w:rsidR="007D5FED" w:rsidRPr="00F1526C" w:rsidRDefault="007D5FED">
      <w:pPr>
        <w:pStyle w:val="CommentText"/>
        <w:rPr>
          <w:lang w:val="en-GB"/>
        </w:rPr>
      </w:pPr>
      <w:r>
        <w:rPr>
          <w:rStyle w:val="CommentReference"/>
        </w:rPr>
        <w:annotationRef/>
      </w:r>
      <w:r w:rsidRPr="00F1526C">
        <w:rPr>
          <w:lang w:val="en-GB"/>
        </w:rPr>
        <w:t>is this actually done for all rates, or just from the max consumption and metabolic rate?</w:t>
      </w:r>
    </w:p>
  </w:comment>
  <w:comment w:id="40" w:author="Max Lindmark" w:date="2020-01-21T15:41:00Z" w:initials="ML">
    <w:p w14:paraId="20ABD2C6" w14:textId="76853074" w:rsidR="007D5FED" w:rsidRPr="002D1D10" w:rsidRDefault="007D5FED">
      <w:pPr>
        <w:pStyle w:val="CommentText"/>
      </w:pPr>
      <w:r>
        <w:rPr>
          <w:rStyle w:val="CommentReference"/>
        </w:rPr>
        <w:annotationRef/>
      </w:r>
      <w:r w:rsidRPr="002D1D10">
        <w:rPr>
          <w:rStyle w:val="CommentReference"/>
        </w:rPr>
        <w:t xml:space="preserve">All </w:t>
      </w:r>
      <w:r w:rsidRPr="002D1D10">
        <w:t>temperature depen</w:t>
      </w:r>
      <w:r>
        <w:t>dent rates</w:t>
      </w:r>
    </w:p>
  </w:comment>
  <w:comment w:id="43" w:author="Asta Audzijonyte" w:date="2020-01-10T13:59:00Z" w:initials="AA">
    <w:p w14:paraId="4AE4F794" w14:textId="32FD6622" w:rsidR="007D5FED" w:rsidRPr="00EE1CF3" w:rsidRDefault="007D5FED">
      <w:pPr>
        <w:pStyle w:val="CommentText"/>
        <w:rPr>
          <w:lang w:val="en-GB"/>
        </w:rPr>
      </w:pPr>
      <w:r>
        <w:rPr>
          <w:rStyle w:val="CommentReference"/>
        </w:rPr>
        <w:annotationRef/>
      </w:r>
      <w:r w:rsidRPr="00EE1CF3">
        <w:rPr>
          <w:lang w:val="en-GB"/>
        </w:rPr>
        <w:t>This is cool and very important! I think you need to mention this in the intro – you are studying temperature responses in a probabilistic framework!</w:t>
      </w:r>
    </w:p>
  </w:comment>
  <w:comment w:id="44" w:author="Max Lindmark" w:date="2020-01-27T17:15:00Z" w:initials="ML">
    <w:p w14:paraId="486A6296" w14:textId="0F4F2FF1" w:rsidR="000948DF" w:rsidRPr="000948DF" w:rsidRDefault="000948DF">
      <w:pPr>
        <w:pStyle w:val="CommentText"/>
        <w:rPr>
          <w:lang w:val="en-US"/>
        </w:rPr>
      </w:pPr>
      <w:r>
        <w:rPr>
          <w:rStyle w:val="CommentReference"/>
        </w:rPr>
        <w:annotationRef/>
      </w:r>
      <w:r w:rsidRPr="000948DF">
        <w:rPr>
          <w:lang w:val="en-US"/>
        </w:rPr>
        <w:t>Glad you think it’s a good idea! Added a sentence in the intro</w:t>
      </w:r>
      <w:r>
        <w:rPr>
          <w:lang w:val="en-US"/>
        </w:rPr>
        <w:t>duction..</w:t>
      </w:r>
    </w:p>
  </w:comment>
  <w:comment w:id="45" w:author="Anna Gårdmark" w:date="2020-01-13T11:51:00Z" w:initials="AG">
    <w:p w14:paraId="71F6FE03" w14:textId="644BA67E" w:rsidR="007D5FED" w:rsidRPr="00F1526C" w:rsidRDefault="007D5FED">
      <w:pPr>
        <w:pStyle w:val="CommentText"/>
        <w:rPr>
          <w:lang w:val="en-GB"/>
        </w:rPr>
      </w:pPr>
      <w:r>
        <w:rPr>
          <w:rStyle w:val="CommentReference"/>
        </w:rPr>
        <w:annotationRef/>
      </w:r>
      <w:r w:rsidRPr="00F1526C">
        <w:rPr>
          <w:lang w:val="en-GB"/>
        </w:rPr>
        <w:t>each of the 200 runs, or are you changing temperature-dependencies between each time step??!</w:t>
      </w:r>
    </w:p>
  </w:comment>
  <w:comment w:id="46" w:author="Max Lindmark" w:date="2020-01-21T15:43:00Z" w:initials="ML">
    <w:p w14:paraId="558435D0" w14:textId="5DBFC315" w:rsidR="007D5FED" w:rsidRPr="00EB5037" w:rsidRDefault="007D5FED">
      <w:pPr>
        <w:pStyle w:val="CommentText"/>
        <w:rPr>
          <w:lang w:val="en-US"/>
        </w:rPr>
      </w:pPr>
      <w:r>
        <w:rPr>
          <w:rStyle w:val="CommentReference"/>
        </w:rPr>
        <w:annotationRef/>
      </w:r>
      <w:r w:rsidRPr="000B4878">
        <w:t>Not 200 time</w:t>
      </w:r>
      <w:r>
        <w:t>-</w:t>
      </w:r>
      <w:r w:rsidRPr="000B4878">
        <w:t>steps but times, and each time with a new s</w:t>
      </w:r>
      <w:r>
        <w:t>et of parameters</w:t>
      </w:r>
      <w:r w:rsidR="00314C5E" w:rsidRPr="00314C5E">
        <w:rPr>
          <w:lang w:val="en-US"/>
        </w:rPr>
        <w:t xml:space="preserve">. </w:t>
      </w:r>
      <w:r w:rsidR="00314C5E" w:rsidRPr="00EB5037">
        <w:rPr>
          <w:lang w:val="en-US"/>
        </w:rPr>
        <w:t>Tried to clarify.</w:t>
      </w:r>
    </w:p>
  </w:comment>
  <w:comment w:id="47" w:author="Asta Audzijonyte" w:date="2020-01-10T14:01:00Z" w:initials="AA">
    <w:p w14:paraId="60D38B07" w14:textId="55CB0EC8" w:rsidR="007D5FED" w:rsidRPr="00EE1CF3" w:rsidRDefault="007D5FED">
      <w:pPr>
        <w:pStyle w:val="CommentText"/>
        <w:rPr>
          <w:lang w:val="en-GB"/>
        </w:rPr>
      </w:pPr>
      <w:r>
        <w:rPr>
          <w:rStyle w:val="CommentReference"/>
        </w:rPr>
        <w:annotationRef/>
      </w:r>
      <w:r w:rsidRPr="00EE1CF3">
        <w:rPr>
          <w:lang w:val="en-GB"/>
        </w:rPr>
        <w:t xml:space="preserve">Does it mean the distribution is the same? Not clear to me. </w:t>
      </w:r>
    </w:p>
  </w:comment>
  <w:comment w:id="48" w:author="Max Lindmark" w:date="2020-01-21T15:47:00Z" w:initials="ML">
    <w:p w14:paraId="75868CBE" w14:textId="21C2125B" w:rsidR="007D5FED" w:rsidRPr="003A5DCB" w:rsidRDefault="007D5FED">
      <w:pPr>
        <w:pStyle w:val="CommentText"/>
      </w:pPr>
      <w:r>
        <w:rPr>
          <w:rStyle w:val="CommentReference"/>
        </w:rPr>
        <w:annotationRef/>
      </w:r>
      <w:r w:rsidRPr="003A5DCB">
        <w:t>Ah</w:t>
      </w:r>
      <w:r>
        <w:t>, yes, the distribution is the same, but I draw them separately. Could also just have used the same vector</w:t>
      </w:r>
      <w:r w:rsidR="005F46F2" w:rsidRPr="005F46F2">
        <w:rPr>
          <w:lang w:val="en-US"/>
        </w:rPr>
        <w:t xml:space="preserve"> of activation energies…</w:t>
      </w:r>
      <w:r>
        <w:t xml:space="preserve"> </w:t>
      </w:r>
    </w:p>
  </w:comment>
  <w:comment w:id="49" w:author="Asta Audzijonyte" w:date="2020-01-10T14:01:00Z" w:initials="AA">
    <w:p w14:paraId="279C19B5" w14:textId="19B8EF12" w:rsidR="007D5FED" w:rsidRPr="00EE1CF3" w:rsidRDefault="007D5FED">
      <w:pPr>
        <w:pStyle w:val="CommentText"/>
        <w:rPr>
          <w:lang w:val="en-GB"/>
        </w:rPr>
      </w:pPr>
      <w:r>
        <w:rPr>
          <w:rStyle w:val="CommentReference"/>
        </w:rPr>
        <w:annotationRef/>
      </w:r>
      <w:r w:rsidRPr="00EE1CF3">
        <w:rPr>
          <w:lang w:val="en-GB"/>
        </w:rPr>
        <w:t>Are specific details given in the Appendix? Very cool!</w:t>
      </w:r>
    </w:p>
  </w:comment>
  <w:comment w:id="50" w:author="Max Lindmark" w:date="2020-01-27T17:17:00Z" w:initials="ML">
    <w:p w14:paraId="6C1910E8" w14:textId="0E1272CF" w:rsidR="00F612FF" w:rsidRPr="00F612FF" w:rsidRDefault="00F612FF">
      <w:pPr>
        <w:pStyle w:val="CommentText"/>
        <w:rPr>
          <w:lang w:val="en-US"/>
        </w:rPr>
      </w:pPr>
      <w:r>
        <w:rPr>
          <w:rStyle w:val="CommentReference"/>
        </w:rPr>
        <w:annotationRef/>
      </w:r>
      <w:r w:rsidRPr="00F612FF">
        <w:rPr>
          <w:lang w:val="en-US"/>
        </w:rPr>
        <w:t>Could be done, but</w:t>
      </w:r>
      <w:r>
        <w:rPr>
          <w:lang w:val="en-US"/>
        </w:rPr>
        <w:t xml:space="preserve"> </w:t>
      </w:r>
      <w:r w:rsidR="00A96794">
        <w:rPr>
          <w:lang w:val="en-US"/>
        </w:rPr>
        <w:t>don’t think it’s that much more to say really! I added a few sentences also.</w:t>
      </w:r>
    </w:p>
  </w:comment>
  <w:comment w:id="51" w:author="Asta Audzijonyte" w:date="2020-01-10T14:06:00Z" w:initials="AA">
    <w:p w14:paraId="4B793178" w14:textId="41FD0DCA" w:rsidR="007D5FED" w:rsidRPr="00EE1CF3" w:rsidRDefault="007D5FED">
      <w:pPr>
        <w:pStyle w:val="CommentText"/>
        <w:rPr>
          <w:lang w:val="en-GB"/>
        </w:rPr>
      </w:pPr>
      <w:r>
        <w:rPr>
          <w:rStyle w:val="CommentReference"/>
        </w:rPr>
        <w:annotationRef/>
      </w:r>
      <w:r w:rsidRPr="00EE1CF3">
        <w:rPr>
          <w:lang w:val="en-GB"/>
        </w:rPr>
        <w:t xml:space="preserve">Are you aiming to see whether this decline emerges in your results? </w:t>
      </w:r>
    </w:p>
  </w:comment>
  <w:comment w:id="52" w:author="Max Lindmark" w:date="2020-01-21T15:58:00Z" w:initials="ML">
    <w:p w14:paraId="4A0EFB58" w14:textId="77777777" w:rsidR="007D5FED" w:rsidRDefault="007D5FED">
      <w:pPr>
        <w:pStyle w:val="CommentText"/>
      </w:pPr>
      <w:r>
        <w:t xml:space="preserve">Ooh I mean that would have been nice but </w:t>
      </w:r>
      <w:r>
        <w:rPr>
          <w:rStyle w:val="CommentReference"/>
        </w:rPr>
        <w:annotationRef/>
      </w:r>
      <w:r w:rsidRPr="00B54067">
        <w:t>I don</w:t>
      </w:r>
      <w:r>
        <w:t xml:space="preserve">’t think I’ll do that. </w:t>
      </w:r>
    </w:p>
    <w:p w14:paraId="757C0B5F" w14:textId="77777777" w:rsidR="007D5FED" w:rsidRDefault="007D5FED">
      <w:pPr>
        <w:pStyle w:val="CommentText"/>
      </w:pPr>
    </w:p>
    <w:p w14:paraId="1B25F7D1" w14:textId="249F9672" w:rsidR="007D5FED" w:rsidRPr="00B54067" w:rsidRDefault="007D5FED">
      <w:pPr>
        <w:pStyle w:val="CommentText"/>
      </w:pPr>
      <w:r>
        <w:t xml:space="preserve">Not sure it’s meaningful right now since we do not include other important factors such as changes in distribution of sprat and herring, </w:t>
      </w:r>
      <w:r>
        <w:rPr>
          <w:noProof/>
        </w:rPr>
        <w:t>fishing selectivty trauncating the population size structure, limited growth due to competition with flounder sprat for benthos and hypoxia, all of which others have linked to this phenomenon empirically!</w:t>
      </w:r>
    </w:p>
  </w:comment>
  <w:comment w:id="53" w:author="Julia Blanchard" w:date="2019-06-06T22:59:00Z" w:initials="JB">
    <w:p w14:paraId="0AEF0669" w14:textId="77777777" w:rsidR="007D5FED" w:rsidRPr="00D511C7" w:rsidRDefault="007D5FED" w:rsidP="001B012A">
      <w:pPr>
        <w:pStyle w:val="CommentText"/>
      </w:pPr>
      <w:r>
        <w:rPr>
          <w:rStyle w:val="CommentReference"/>
        </w:rPr>
        <w:annotationRef/>
      </w:r>
      <w:r w:rsidRPr="003A0E5C">
        <w:t xml:space="preserve">Do you have catches? One issue that has come up a lot – and see follow on papers ( Spence et al) is an issue abut using SSB. </w:t>
      </w:r>
      <w:r w:rsidRPr="00D511C7">
        <w:t>On one hadn they are form statistical fitted stock assessment models so they do fit the data. But on the other hand based on very different assumptions – it is a surprise we get differences…</w:t>
      </w:r>
    </w:p>
    <w:p w14:paraId="0ED597C7" w14:textId="77777777" w:rsidR="007D5FED" w:rsidRPr="00D511C7" w:rsidRDefault="007D5FED" w:rsidP="001B012A">
      <w:pPr>
        <w:pStyle w:val="CommentText"/>
      </w:pPr>
    </w:p>
    <w:p w14:paraId="332C7886" w14:textId="77777777" w:rsidR="007D5FED" w:rsidRPr="003A0E5C" w:rsidRDefault="007D5FED" w:rsidP="001B012A">
      <w:pPr>
        <w:pStyle w:val="CommentText"/>
      </w:pPr>
      <w:r w:rsidRPr="003A0E5C">
        <w:t>So you might want to think about comparing what happens if you fit to catches (rather than only SSB )</w:t>
      </w:r>
    </w:p>
    <w:p w14:paraId="4C186E3E" w14:textId="77777777" w:rsidR="007D5FED" w:rsidRPr="003A0E5C" w:rsidRDefault="007D5FED" w:rsidP="001B012A">
      <w:pPr>
        <w:pStyle w:val="CommentText"/>
      </w:pPr>
    </w:p>
    <w:p w14:paraId="604A17E3" w14:textId="77777777" w:rsidR="007D5FED" w:rsidRPr="00D511C7" w:rsidRDefault="007D5FED" w:rsidP="001B012A">
      <w:pPr>
        <w:pStyle w:val="CommentText"/>
      </w:pPr>
      <w:r w:rsidRPr="003A0E5C">
        <w:t xml:space="preserve">But there is no single way to do this…. </w:t>
      </w:r>
      <w:r w:rsidRPr="00D511C7">
        <w:t>So you need to also use your judgement about the system to decide what is most appropriate</w:t>
      </w:r>
    </w:p>
  </w:comment>
  <w:comment w:id="54" w:author="Max Lindmark [2]" w:date="2019-08-02T11:02:00Z" w:initials="ML">
    <w:p w14:paraId="48BA7615" w14:textId="30ACAB42" w:rsidR="007D5FED" w:rsidRPr="00EE1CF3" w:rsidRDefault="007D5FED" w:rsidP="001B012A">
      <w:pPr>
        <w:pStyle w:val="CommentText"/>
        <w:rPr>
          <w:rStyle w:val="CommentReference"/>
          <w:lang w:val="en-GB"/>
        </w:rPr>
      </w:pPr>
      <w:r>
        <w:rPr>
          <w:rStyle w:val="CommentReference"/>
        </w:rPr>
        <w:annotationRef/>
      </w:r>
      <w:r w:rsidRPr="00EE1CF3">
        <w:rPr>
          <w:rStyle w:val="CommentReference"/>
          <w:lang w:val="en-GB"/>
        </w:rPr>
        <w:t>I have thought a lot about this but did not in the end try catches simply because the quota has not been caught since 2007, so they would not really reflect the true abundance in the same way throughout the time series.</w:t>
      </w:r>
    </w:p>
    <w:p w14:paraId="1D8F334B" w14:textId="77777777" w:rsidR="007D5FED" w:rsidRPr="00EE1CF3" w:rsidRDefault="007D5FED" w:rsidP="001B012A">
      <w:pPr>
        <w:pStyle w:val="CommentText"/>
        <w:rPr>
          <w:rStyle w:val="CommentReference"/>
          <w:lang w:val="en-GB"/>
        </w:rPr>
      </w:pPr>
    </w:p>
    <w:p w14:paraId="158357BA" w14:textId="3AD7C062" w:rsidR="007D5FED" w:rsidRPr="00EE1CF3" w:rsidRDefault="007D5FED" w:rsidP="001B012A">
      <w:pPr>
        <w:pStyle w:val="CommentText"/>
        <w:rPr>
          <w:lang w:val="en-GB"/>
        </w:rPr>
      </w:pPr>
      <w:r w:rsidRPr="00EE1CF3">
        <w:rPr>
          <w:rStyle w:val="CommentReference"/>
          <w:lang w:val="en-GB"/>
        </w:rPr>
        <w:t>There is also serious misreporting of catches for the pelagic species (which also affects the SSBs, but perhaps not to the same degree).</w:t>
      </w:r>
    </w:p>
  </w:comment>
  <w:comment w:id="55" w:author="Asta Audzijonyte" w:date="2020-01-10T14:15:00Z" w:initials="AA">
    <w:p w14:paraId="06F1D301" w14:textId="1E87D320" w:rsidR="007D5FED" w:rsidRPr="00EE1CF3" w:rsidRDefault="007D5FED">
      <w:pPr>
        <w:pStyle w:val="CommentText"/>
        <w:rPr>
          <w:lang w:val="en-GB"/>
        </w:rPr>
      </w:pPr>
      <w:r>
        <w:rPr>
          <w:rStyle w:val="CommentReference"/>
        </w:rPr>
        <w:annotationRef/>
      </w:r>
      <w:r w:rsidRPr="00EE1CF3">
        <w:rPr>
          <w:lang w:val="en-GB"/>
        </w:rPr>
        <w:t xml:space="preserve">This is a new concept and should be explained better. This density dependence will depend on erepro and Rmax, and erepro has not been introduced or discussed above. </w:t>
      </w:r>
    </w:p>
  </w:comment>
  <w:comment w:id="56" w:author="Max Lindmark" w:date="2020-01-22T14:44:00Z" w:initials="ML">
    <w:p w14:paraId="6353B54F" w14:textId="49242960" w:rsidR="007D5FED" w:rsidRDefault="007D5FED">
      <w:pPr>
        <w:pStyle w:val="CommentText"/>
      </w:pPr>
      <w:r>
        <w:rPr>
          <w:rStyle w:val="CommentReference"/>
        </w:rPr>
        <w:annotationRef/>
      </w:r>
      <w:r>
        <w:t>I have expanded on this now! And erepro is disuccsed when I describe the recruitment</w:t>
      </w:r>
    </w:p>
  </w:comment>
  <w:comment w:id="57" w:author="Anna Gårdmark" w:date="2020-01-13T12:46:00Z" w:initials="AG">
    <w:p w14:paraId="05A5A855" w14:textId="2F28E3AE" w:rsidR="007D5FED" w:rsidRDefault="007D5FED">
      <w:pPr>
        <w:pStyle w:val="CommentText"/>
      </w:pPr>
      <w:r>
        <w:rPr>
          <w:rStyle w:val="CommentReference"/>
        </w:rPr>
        <w:annotationRef/>
      </w:r>
      <w:r>
        <w:t>how?</w:t>
      </w:r>
    </w:p>
  </w:comment>
  <w:comment w:id="58" w:author="Max Lindmark" w:date="2020-01-21T17:51:00Z" w:initials="ML">
    <w:p w14:paraId="04083F49" w14:textId="6032B174" w:rsidR="007D5FED" w:rsidRDefault="007D5FED">
      <w:pPr>
        <w:pStyle w:val="CommentText"/>
      </w:pPr>
      <w:r>
        <w:rPr>
          <w:rStyle w:val="CommentReference"/>
        </w:rPr>
        <w:annotationRef/>
      </w:r>
      <w:r>
        <w:t>See comment below and the added sentences</w:t>
      </w:r>
    </w:p>
  </w:comment>
  <w:comment w:id="59" w:author="Asta Audzijonyte" w:date="2020-01-10T14:15:00Z" w:initials="AA">
    <w:p w14:paraId="26550F37" w14:textId="678D7F23" w:rsidR="007D5FED" w:rsidRPr="00EE1CF3" w:rsidRDefault="007D5FED">
      <w:pPr>
        <w:pStyle w:val="CommentText"/>
        <w:rPr>
          <w:lang w:val="en-GB"/>
        </w:rPr>
      </w:pPr>
      <w:r>
        <w:rPr>
          <w:rStyle w:val="CommentReference"/>
        </w:rPr>
        <w:annotationRef/>
      </w:r>
      <w:r w:rsidRPr="00EE1CF3">
        <w:rPr>
          <w:lang w:val="en-GB"/>
        </w:rPr>
        <w:t xml:space="preserve">What is appropriate? I think it is very important to mention the approximate levels here </w:t>
      </w:r>
    </w:p>
  </w:comment>
  <w:comment w:id="60" w:author="Max Lindmark" w:date="2020-01-21T17:51:00Z" w:initials="ML">
    <w:p w14:paraId="6953DDE4" w14:textId="6154A910" w:rsidR="007D5FED" w:rsidRDefault="007D5FED">
      <w:pPr>
        <w:pStyle w:val="CommentText"/>
      </w:pPr>
      <w:r>
        <w:rPr>
          <w:rStyle w:val="CommentReference"/>
        </w:rPr>
        <w:annotationRef/>
      </w:r>
      <w:r>
        <w:t>See comment below and the added sentences</w:t>
      </w:r>
    </w:p>
  </w:comment>
  <w:comment w:id="61" w:author="Anna Gårdmark" w:date="2020-01-13T12:46:00Z" w:initials="AG">
    <w:p w14:paraId="7F5B4E9C" w14:textId="794D848B" w:rsidR="007D5FED" w:rsidRPr="005A0F15" w:rsidRDefault="007D5FED">
      <w:pPr>
        <w:pStyle w:val="CommentText"/>
        <w:rPr>
          <w:lang w:val="en-GB"/>
        </w:rPr>
      </w:pPr>
      <w:r>
        <w:rPr>
          <w:rStyle w:val="CommentReference"/>
        </w:rPr>
        <w:annotationRef/>
      </w:r>
      <w:r w:rsidRPr="005A0F15">
        <w:rPr>
          <w:lang w:val="en-GB"/>
        </w:rPr>
        <w:t xml:space="preserve">what should this ratio be? </w:t>
      </w:r>
      <w:r>
        <w:rPr>
          <w:lang w:val="en-GB"/>
        </w:rPr>
        <w:t>Unclear to me how you used this information for the calibration</w:t>
      </w:r>
    </w:p>
  </w:comment>
  <w:comment w:id="62" w:author="Max Lindmark" w:date="2020-01-21T17:51:00Z" w:initials="ML">
    <w:p w14:paraId="715E88EF" w14:textId="0D885AAA" w:rsidR="007D5FED" w:rsidRDefault="007D5FED">
      <w:pPr>
        <w:pStyle w:val="CommentText"/>
      </w:pPr>
      <w:r>
        <w:rPr>
          <w:rStyle w:val="CommentReference"/>
        </w:rPr>
        <w:annotationRef/>
      </w:r>
      <w:r>
        <w:t>See comment below and the added sentences</w:t>
      </w:r>
    </w:p>
  </w:comment>
  <w:comment w:id="63" w:author="Max Lindmark" w:date="2020-01-21T17:33:00Z" w:initials="ML">
    <w:p w14:paraId="3C70ED48" w14:textId="77777777" w:rsidR="007D5FED" w:rsidRDefault="007D5FED" w:rsidP="00EF66DC">
      <w:pPr>
        <w:pStyle w:val="CommentText"/>
        <w:rPr>
          <w:rStyle w:val="CommentReference"/>
        </w:rPr>
      </w:pPr>
      <w:r>
        <w:rPr>
          <w:rStyle w:val="CommentReference"/>
        </w:rPr>
        <w:annotationRef/>
      </w:r>
      <w:r>
        <w:rPr>
          <w:rStyle w:val="CommentReference"/>
        </w:rPr>
        <w:t>I added a few sentences here.</w:t>
      </w:r>
    </w:p>
    <w:p w14:paraId="534BA6BE" w14:textId="77777777" w:rsidR="007D5FED" w:rsidRDefault="007D5FED" w:rsidP="00EF66DC">
      <w:pPr>
        <w:pStyle w:val="CommentText"/>
        <w:rPr>
          <w:rStyle w:val="CommentReference"/>
        </w:rPr>
      </w:pPr>
    </w:p>
    <w:p w14:paraId="18489AB9" w14:textId="77777777" w:rsidR="007D5FED" w:rsidRDefault="007D5FED" w:rsidP="00EF66DC">
      <w:pPr>
        <w:pStyle w:val="CommentText"/>
        <w:rPr>
          <w:rStyle w:val="CommentReference"/>
        </w:rPr>
      </w:pPr>
      <w:r>
        <w:rPr>
          <w:rStyle w:val="CommentReference"/>
        </w:rPr>
        <w:annotationRef/>
      </w:r>
      <w:r w:rsidRPr="00051CCB">
        <w:rPr>
          <w:rStyle w:val="CommentReference"/>
        </w:rPr>
        <w:t>I</w:t>
      </w:r>
      <w:r>
        <w:rPr>
          <w:rStyle w:val="CommentReference"/>
        </w:rPr>
        <w:t xml:space="preserve"> </w:t>
      </w:r>
      <w:r w:rsidRPr="00051CCB">
        <w:rPr>
          <w:rStyle w:val="CommentReference"/>
        </w:rPr>
        <w:t xml:space="preserve">give more details about the </w:t>
      </w:r>
      <w:r>
        <w:rPr>
          <w:rStyle w:val="CommentReference"/>
        </w:rPr>
        <w:t xml:space="preserve">targets in the appendix, so I don’t think I need to be more specific here. But, even in the appendix, these are just ballpark estimates, and as far as I know we don’t really know where they should be (what is the recruitment as a proportion of a straight over SSB?). </w:t>
      </w:r>
    </w:p>
    <w:p w14:paraId="34645A90" w14:textId="77777777" w:rsidR="007D5FED" w:rsidRDefault="007D5FED" w:rsidP="00EF66DC">
      <w:pPr>
        <w:pStyle w:val="CommentText"/>
        <w:rPr>
          <w:rStyle w:val="CommentReference"/>
        </w:rPr>
      </w:pPr>
    </w:p>
    <w:p w14:paraId="3BED5579" w14:textId="08F3185D" w:rsidR="007D5FED" w:rsidRDefault="007D5FED" w:rsidP="00EF66DC">
      <w:pPr>
        <w:pStyle w:val="CommentText"/>
      </w:pPr>
      <w:r>
        <w:rPr>
          <w:rStyle w:val="CommentReference"/>
        </w:rPr>
        <w:t>This is also not something we calibrate (just like the feeding level, for instance), but something that we check in the model to see it’s “appropriate”. As with the feeding level, we know what happens at the extremes, and we know roughly where we want it to be, but not more than that…</w:t>
      </w:r>
    </w:p>
  </w:comment>
  <w:comment w:id="64" w:author="Anna Gårdmark" w:date="2020-01-13T12:48:00Z" w:initials="AG">
    <w:p w14:paraId="7E70E98E" w14:textId="47456F32" w:rsidR="007D5FED" w:rsidRPr="005A0F15" w:rsidRDefault="007D5FED">
      <w:pPr>
        <w:pStyle w:val="CommentText"/>
        <w:rPr>
          <w:lang w:val="en-GB"/>
        </w:rPr>
      </w:pPr>
      <w:r>
        <w:rPr>
          <w:rStyle w:val="CommentReference"/>
        </w:rPr>
        <w:annotationRef/>
      </w:r>
      <w:r w:rsidRPr="005A0F15">
        <w:rPr>
          <w:lang w:val="en-GB"/>
        </w:rPr>
        <w:t>said above didn’t you?</w:t>
      </w:r>
    </w:p>
  </w:comment>
  <w:comment w:id="65" w:author="Max Lindmark" w:date="2020-01-21T16:07:00Z" w:initials="ML">
    <w:p w14:paraId="5BA0EE76" w14:textId="33304C3E" w:rsidR="007D5FED" w:rsidRPr="001E3BB3" w:rsidRDefault="007D5FED">
      <w:pPr>
        <w:pStyle w:val="CommentText"/>
      </w:pPr>
      <w:r>
        <w:rPr>
          <w:rStyle w:val="CommentReference"/>
        </w:rPr>
        <w:annotationRef/>
      </w:r>
      <w:r w:rsidRPr="001E3BB3">
        <w:t>No that referred to the paramete</w:t>
      </w:r>
      <w:r>
        <w:t>rization (as far as I can se)</w:t>
      </w:r>
    </w:p>
  </w:comment>
  <w:comment w:id="66" w:author="Asta Audzijonyte" w:date="2020-01-10T15:55:00Z" w:initials="AA">
    <w:p w14:paraId="11CB4DF9" w14:textId="77777777" w:rsidR="007D5FED" w:rsidRPr="00EE1CF3" w:rsidRDefault="007D5FED" w:rsidP="00985029">
      <w:pPr>
        <w:pStyle w:val="CommentText"/>
        <w:rPr>
          <w:lang w:val="en-GB"/>
        </w:rPr>
      </w:pPr>
      <w:r>
        <w:rPr>
          <w:rStyle w:val="CommentReference"/>
        </w:rPr>
        <w:annotationRef/>
      </w:r>
      <w:r w:rsidRPr="00EE1CF3">
        <w:rPr>
          <w:lang w:val="en-GB"/>
        </w:rPr>
        <w:t xml:space="preserve">What are the scenarios? I think you need to list them clearly here. Did you force the temperature time series? There is not enough information on how temperature and fishing were applied in different scenarios </w:t>
      </w:r>
    </w:p>
  </w:comment>
  <w:comment w:id="67" w:author="Max Lindmark" w:date="2020-01-25T12:21:00Z" w:initials="ML">
    <w:p w14:paraId="6269D77D" w14:textId="36F12E22" w:rsidR="007D5FED" w:rsidRPr="00577EF9" w:rsidRDefault="007D5FED">
      <w:pPr>
        <w:pStyle w:val="CommentText"/>
        <w:rPr>
          <w:lang w:val="en-US"/>
        </w:rPr>
      </w:pPr>
      <w:r>
        <w:rPr>
          <w:rStyle w:val="CommentReference"/>
        </w:rPr>
        <w:annotationRef/>
      </w:r>
      <w:r w:rsidRPr="00577EF9">
        <w:rPr>
          <w:lang w:val="en-US"/>
        </w:rPr>
        <w:t xml:space="preserve">I have explained that more </w:t>
      </w:r>
      <w:r w:rsidR="0015191F" w:rsidRPr="00577EF9">
        <w:rPr>
          <w:lang w:val="en-US"/>
        </w:rPr>
        <w:t>now and</w:t>
      </w:r>
      <w:r w:rsidRPr="00577EF9">
        <w:rPr>
          <w:lang w:val="en-US"/>
        </w:rPr>
        <w:t xml:space="preserve"> added a table for the </w:t>
      </w:r>
      <w:r w:rsidR="00D55EAB">
        <w:rPr>
          <w:lang w:val="en-US"/>
        </w:rPr>
        <w:t>scenario-</w:t>
      </w:r>
      <w:r w:rsidRPr="00577EF9">
        <w:rPr>
          <w:lang w:val="en-US"/>
        </w:rPr>
        <w:t>setup</w:t>
      </w:r>
      <w:r>
        <w:rPr>
          <w:lang w:val="en-US"/>
        </w:rPr>
        <w:t>.</w:t>
      </w:r>
    </w:p>
  </w:comment>
  <w:comment w:id="70" w:author="Anna Gårdmark" w:date="2020-01-13T12:49:00Z" w:initials="AG">
    <w:p w14:paraId="7E01DDFA" w14:textId="14CCB8EF" w:rsidR="007D5FED" w:rsidRPr="005A0F15" w:rsidRDefault="007D5FED">
      <w:pPr>
        <w:pStyle w:val="CommentText"/>
        <w:rPr>
          <w:lang w:val="en-GB"/>
        </w:rPr>
      </w:pPr>
      <w:r>
        <w:rPr>
          <w:rStyle w:val="CommentReference"/>
        </w:rPr>
        <w:annotationRef/>
      </w:r>
      <w:r w:rsidRPr="005A0F15">
        <w:rPr>
          <w:lang w:val="en-GB"/>
        </w:rPr>
        <w:t xml:space="preserve">are fishing mortalities time varying? </w:t>
      </w:r>
      <w:r>
        <w:rPr>
          <w:lang w:val="en-GB"/>
        </w:rPr>
        <w:t>or are they constant through time?</w:t>
      </w:r>
    </w:p>
  </w:comment>
  <w:comment w:id="71" w:author="Max Lindmark" w:date="2020-01-21T17:52:00Z" w:initials="ML">
    <w:p w14:paraId="65376C5E" w14:textId="20F84BDD" w:rsidR="007D5FED" w:rsidRPr="00DF556C" w:rsidRDefault="007D5FED">
      <w:pPr>
        <w:pStyle w:val="CommentText"/>
        <w:rPr>
          <w:lang w:val="en-US"/>
        </w:rPr>
      </w:pPr>
      <w:r>
        <w:rPr>
          <w:rStyle w:val="CommentReference"/>
        </w:rPr>
        <w:annotationRef/>
      </w:r>
      <w:r>
        <w:t>Constant, as stated in the first sentence</w:t>
      </w:r>
      <w:r w:rsidR="00DF556C" w:rsidRPr="00DF556C">
        <w:rPr>
          <w:lang w:val="en-US"/>
        </w:rPr>
        <w:t xml:space="preserve"> (</w:t>
      </w:r>
      <w:r w:rsidR="00DF556C">
        <w:rPr>
          <w:lang w:val="en-US"/>
        </w:rPr>
        <w:t>although now rewritten)</w:t>
      </w:r>
    </w:p>
  </w:comment>
  <w:comment w:id="68" w:author="Asta Audzijonyte" w:date="2020-01-10T15:54:00Z" w:initials="AA">
    <w:p w14:paraId="31AA5443" w14:textId="4E7185FD" w:rsidR="007D5FED" w:rsidRPr="00EE1CF3" w:rsidRDefault="007D5FED">
      <w:pPr>
        <w:pStyle w:val="CommentText"/>
        <w:rPr>
          <w:lang w:val="en-GB"/>
        </w:rPr>
      </w:pPr>
      <w:r>
        <w:rPr>
          <w:rStyle w:val="CommentReference"/>
        </w:rPr>
        <w:annotationRef/>
      </w:r>
      <w:r w:rsidRPr="00EE1CF3">
        <w:rPr>
          <w:lang w:val="en-GB"/>
        </w:rPr>
        <w:t xml:space="preserve">Don’t understand this. Varied how? Did you apply a constant F into the future, or a time series? </w:t>
      </w:r>
    </w:p>
  </w:comment>
  <w:comment w:id="69" w:author="Max Lindmark" w:date="2020-01-21T17:38:00Z" w:initials="ML">
    <w:p w14:paraId="05112600" w14:textId="70D5D597" w:rsidR="007D5FED" w:rsidRPr="00A6352F" w:rsidRDefault="007D5FED">
      <w:pPr>
        <w:pStyle w:val="CommentText"/>
      </w:pPr>
      <w:r>
        <w:rPr>
          <w:rStyle w:val="CommentReference"/>
        </w:rPr>
        <w:annotationRef/>
      </w:r>
      <w:r w:rsidRPr="00A6352F">
        <w:t>Clari</w:t>
      </w:r>
      <w:r>
        <w:t>fied that this referred to the non-time varying projections</w:t>
      </w:r>
    </w:p>
  </w:comment>
  <w:comment w:id="72" w:author="Anna Gårdmark" w:date="2020-01-13T12:50:00Z" w:initials="AG">
    <w:p w14:paraId="64E96E01" w14:textId="66E735C5" w:rsidR="007D5FED" w:rsidRPr="005A0F15" w:rsidRDefault="007D5FED">
      <w:pPr>
        <w:pStyle w:val="CommentText"/>
        <w:rPr>
          <w:lang w:val="en-GB"/>
        </w:rPr>
      </w:pPr>
      <w:r>
        <w:rPr>
          <w:rStyle w:val="CommentReference"/>
        </w:rPr>
        <w:annotationRef/>
      </w:r>
      <w:r w:rsidRPr="005A0F15">
        <w:rPr>
          <w:lang w:val="en-GB"/>
        </w:rPr>
        <w:t xml:space="preserve">what do you mean by current model? </w:t>
      </w:r>
      <w:r>
        <w:rPr>
          <w:lang w:val="en-GB"/>
        </w:rPr>
        <w:t xml:space="preserve"> which F-values do you use from that one? </w:t>
      </w:r>
    </w:p>
  </w:comment>
  <w:comment w:id="73" w:author="Max Lindmark" w:date="2020-01-21T17:38:00Z" w:initials="ML">
    <w:p w14:paraId="555F18DF" w14:textId="2261A49C" w:rsidR="007D5FED" w:rsidRPr="00EB7352" w:rsidRDefault="007D5FED">
      <w:pPr>
        <w:pStyle w:val="CommentText"/>
      </w:pPr>
      <w:r>
        <w:t>Clarified that it’s the</w:t>
      </w:r>
      <w:r>
        <w:rPr>
          <w:rStyle w:val="CommentReference"/>
        </w:rPr>
        <w:annotationRef/>
      </w:r>
      <w:r>
        <w:t xml:space="preserve"> FMSY estimated from this model</w:t>
      </w:r>
    </w:p>
  </w:comment>
  <w:comment w:id="74" w:author="Anna Gårdmark" w:date="2020-01-13T13:13:00Z" w:initials="AG">
    <w:p w14:paraId="07E223B7" w14:textId="666DB0DD" w:rsidR="007D5FED" w:rsidRPr="00C343FD" w:rsidRDefault="007D5FED">
      <w:pPr>
        <w:pStyle w:val="CommentText"/>
        <w:rPr>
          <w:lang w:val="en-GB"/>
        </w:rPr>
      </w:pPr>
      <w:r>
        <w:rPr>
          <w:rStyle w:val="CommentReference"/>
        </w:rPr>
        <w:annotationRef/>
      </w:r>
      <w:r w:rsidRPr="00C343FD">
        <w:rPr>
          <w:lang w:val="en-GB"/>
        </w:rPr>
        <w:t xml:space="preserve">amazing that </w:t>
      </w:r>
      <w:r>
        <w:rPr>
          <w:lang w:val="en-GB"/>
        </w:rPr>
        <w:t>the even the case with temp-dependence on both physiology and resources (purple line) doesn’t even cross the zero-change line for any combination of activation energies! Is that true, or is it me just not seeing it in the plot? If it’s true, what’s the reason you think that warming leads to growth increases for all body sizes?   (is it the narrow range of activation energies?)</w:t>
      </w:r>
    </w:p>
  </w:comment>
  <w:comment w:id="75" w:author="Max Lindmark" w:date="2020-01-21T18:00:00Z" w:initials="ML">
    <w:p w14:paraId="71E0D7E4" w14:textId="1E9A3606" w:rsidR="007D5FED" w:rsidRPr="00BF68C1" w:rsidRDefault="007D5FED">
      <w:pPr>
        <w:pStyle w:val="CommentText"/>
        <w:rPr>
          <w:lang w:val="en-US"/>
        </w:rPr>
      </w:pPr>
      <w:r>
        <w:rPr>
          <w:rStyle w:val="CommentReference"/>
        </w:rPr>
        <w:annotationRef/>
      </w:r>
      <w:r>
        <w:t>Some do (minimal overlap with 0), but yes, it’s interesting.</w:t>
      </w:r>
      <w:r w:rsidR="00BF68C1" w:rsidRPr="00BF68C1">
        <w:rPr>
          <w:lang w:val="en-US"/>
        </w:rPr>
        <w:t xml:space="preserve"> Note also that I now plot the </w:t>
      </w:r>
      <w:r w:rsidR="00BF68C1">
        <w:rPr>
          <w:lang w:val="en-US"/>
        </w:rPr>
        <w:t xml:space="preserve">2.5 and 97.5 percentiles, and not the ranges (min/max). The latter had more overlap with 0. </w:t>
      </w:r>
    </w:p>
    <w:p w14:paraId="77181F3A" w14:textId="77777777" w:rsidR="007D5FED" w:rsidRDefault="007D5FED">
      <w:pPr>
        <w:pStyle w:val="CommentText"/>
      </w:pPr>
    </w:p>
    <w:p w14:paraId="5D65BC68" w14:textId="07186326" w:rsidR="007D5FED" w:rsidRPr="00DC05CE" w:rsidRDefault="007D5FED">
      <w:pPr>
        <w:pStyle w:val="CommentText"/>
        <w:rPr>
          <w:lang w:val="en-US"/>
        </w:rPr>
      </w:pPr>
      <w:r>
        <w:t>I did some sensitivity analysis on this in a more controlled model, and the difference in activation energies needs to be quite large, as I explain below in a comment.</w:t>
      </w:r>
      <w:r w:rsidR="00DC05CE" w:rsidRPr="00DC05CE">
        <w:rPr>
          <w:lang w:val="en-US"/>
        </w:rPr>
        <w:t xml:space="preserve"> So yes, it seems to be the narrow range of activation energies</w:t>
      </w:r>
      <w:r w:rsidR="00DC05CE">
        <w:rPr>
          <w:lang w:val="en-US"/>
        </w:rPr>
        <w:t>, but also, the activation energies needed to cause reductions in size-at-age are actually pretty large compared to the literature, so you can view it from both ways I guess!</w:t>
      </w:r>
    </w:p>
  </w:comment>
  <w:comment w:id="76" w:author="Asta Audzijonyte" w:date="2020-01-10T16:26:00Z" w:initials="AA">
    <w:p w14:paraId="7D28BFC7" w14:textId="77777777" w:rsidR="007D5FED" w:rsidRPr="00EE1CF3" w:rsidRDefault="007D5FED">
      <w:pPr>
        <w:pStyle w:val="CommentText"/>
        <w:rPr>
          <w:lang w:val="en-GB"/>
        </w:rPr>
      </w:pPr>
      <w:r>
        <w:rPr>
          <w:rStyle w:val="CommentReference"/>
        </w:rPr>
        <w:annotationRef/>
      </w:r>
      <w:r w:rsidRPr="00EE1CF3">
        <w:rPr>
          <w:lang w:val="en-GB"/>
        </w:rPr>
        <w:t xml:space="preserve">So generally smallest individuals shows strongest response, either positive or negative. How does their feeding level change in these scenarios? Does it explain anything?... </w:t>
      </w:r>
    </w:p>
    <w:p w14:paraId="45064F38" w14:textId="77777777" w:rsidR="007D5FED" w:rsidRPr="00EE1CF3" w:rsidRDefault="007D5FED">
      <w:pPr>
        <w:pStyle w:val="CommentText"/>
        <w:rPr>
          <w:lang w:val="en-GB"/>
        </w:rPr>
      </w:pPr>
    </w:p>
    <w:p w14:paraId="38FF9F64" w14:textId="159097FF" w:rsidR="007D5FED" w:rsidRPr="00EE1CF3" w:rsidRDefault="007D5FED">
      <w:pPr>
        <w:pStyle w:val="CommentText"/>
        <w:rPr>
          <w:lang w:val="en-GB"/>
        </w:rPr>
      </w:pPr>
      <w:r w:rsidRPr="00EE1CF3">
        <w:rPr>
          <w:lang w:val="en-GB"/>
        </w:rPr>
        <w:t xml:space="preserve">Oh, ok, just saw it now the appendix figure. Ok… the feeding level initially is “reasonable” but at the end of warming simulations is extremely high, basically close to 1. So there is a lot of food and kappa level is very high. I think such feeding level might be somewhat unrealistic. I am not sure what the predictions for the Baltic Sea, but does plankton and benthos productivity really expected to increase that much so as fish end up with satiation feeding levels? I know you totally don’t want to change your model now, so will just have to do with this feeding level, but is quite possible that if feeding levels were lower you would get more emergent species interactions and effects. </w:t>
      </w:r>
    </w:p>
    <w:p w14:paraId="6DEEF020" w14:textId="21DFA58A" w:rsidR="007D5FED" w:rsidRPr="00EE1CF3" w:rsidRDefault="007D5FED">
      <w:pPr>
        <w:pStyle w:val="CommentText"/>
        <w:rPr>
          <w:lang w:val="en-GB"/>
        </w:rPr>
      </w:pPr>
    </w:p>
  </w:comment>
  <w:comment w:id="77" w:author="Max Lindmark" w:date="2020-01-21T18:06:00Z" w:initials="ML">
    <w:p w14:paraId="6FBC068A" w14:textId="05654E3A" w:rsidR="007D5FED" w:rsidRDefault="007D5FED">
      <w:pPr>
        <w:pStyle w:val="CommentText"/>
      </w:pPr>
      <w:r>
        <w:rPr>
          <w:rStyle w:val="CommentReference"/>
        </w:rPr>
        <w:annotationRef/>
      </w:r>
      <w:r>
        <w:t>Actually Fig. S12 in the previous version</w:t>
      </w:r>
      <w:r w:rsidRPr="00C7599A">
        <w:rPr>
          <w:lang w:val="en-US"/>
        </w:rPr>
        <w:t xml:space="preserve"> (current fig S13)</w:t>
      </w:r>
      <w:r>
        <w:t xml:space="preserve"> showed </w:t>
      </w:r>
      <w:r w:rsidRPr="00E86C71">
        <w:rPr>
          <w:b/>
          <w:bCs/>
        </w:rPr>
        <w:t>relative</w:t>
      </w:r>
      <w:r>
        <w:t xml:space="preserve"> </w:t>
      </w:r>
      <w:r w:rsidR="00E86C71" w:rsidRPr="00E86C71">
        <w:rPr>
          <w:lang w:val="en-US"/>
        </w:rPr>
        <w:t xml:space="preserve">not </w:t>
      </w:r>
      <w:r w:rsidR="00E86C71" w:rsidRPr="00E86C71">
        <w:rPr>
          <w:b/>
          <w:bCs/>
          <w:lang w:val="en-US"/>
        </w:rPr>
        <w:t>actual</w:t>
      </w:r>
      <w:r w:rsidR="00E86C71" w:rsidRPr="00E86C71">
        <w:rPr>
          <w:lang w:val="en-US"/>
        </w:rPr>
        <w:t xml:space="preserve"> </w:t>
      </w:r>
      <w:r>
        <w:t>feeding levels (</w:t>
      </w:r>
      <w:r w:rsidR="00E86C71" w:rsidRPr="00E86C71">
        <w:rPr>
          <w:lang w:val="en-US"/>
        </w:rPr>
        <w:t xml:space="preserve">there was a </w:t>
      </w:r>
      <w:r>
        <w:t>typo in legend but not graph, fixed now). So, they were still food-limited, because a 1 there meant it does not change much with warming and that they are still food limited, because the baseline feeding level is between 0.6-0.75.</w:t>
      </w:r>
    </w:p>
  </w:comment>
  <w:comment w:id="78" w:author="Asta Audzijonyte" w:date="2020-01-10T16:45:00Z" w:initials="AA">
    <w:p w14:paraId="3002707A" w14:textId="77777777" w:rsidR="007D5FED" w:rsidRPr="00EE1CF3" w:rsidRDefault="007D5FED">
      <w:pPr>
        <w:pStyle w:val="CommentText"/>
        <w:rPr>
          <w:lang w:val="en-GB"/>
        </w:rPr>
      </w:pPr>
      <w:r>
        <w:rPr>
          <w:rStyle w:val="CommentReference"/>
        </w:rPr>
        <w:annotationRef/>
      </w:r>
      <w:r w:rsidRPr="00EE1CF3">
        <w:rPr>
          <w:lang w:val="en-GB"/>
        </w:rPr>
        <w:t xml:space="preserve">Ok, so thinking about it a bit more what I think might be happening is that smallest individuals (before maturation) have strongest link between intake and growth. So any differences in intake (given that feeding level is 1 for them) will change growth directly. As they get older, more energy goes into reproduction and effects on growth cannot be seen anymore. And since we have Rmax that increased reproductive output does not necessarily translate to much extra recruitment (Rmax does not change with temperature). </w:t>
      </w:r>
    </w:p>
    <w:p w14:paraId="540D6FED" w14:textId="77777777" w:rsidR="007D5FED" w:rsidRPr="00EE1CF3" w:rsidRDefault="007D5FED">
      <w:pPr>
        <w:pStyle w:val="CommentText"/>
        <w:rPr>
          <w:lang w:val="en-GB"/>
        </w:rPr>
      </w:pPr>
    </w:p>
    <w:p w14:paraId="1DEC69D6" w14:textId="2CDD9917" w:rsidR="007D5FED" w:rsidRPr="00EE1CF3" w:rsidRDefault="007D5FED">
      <w:pPr>
        <w:pStyle w:val="CommentText"/>
        <w:rPr>
          <w:lang w:val="en-GB"/>
        </w:rPr>
      </w:pPr>
      <w:r w:rsidRPr="00EE1CF3">
        <w:rPr>
          <w:lang w:val="en-GB"/>
        </w:rPr>
        <w:t>Also, one important process we are not including here is that higher temperature leads to earlier maturation, which means that switch to reproductive investment starts earlier. That would probably affect adult size-at-age in empirical studies</w:t>
      </w:r>
    </w:p>
  </w:comment>
  <w:comment w:id="79" w:author="Anna Gårdmark" w:date="2020-01-13T13:09:00Z" w:initials="AG">
    <w:p w14:paraId="5D806F21" w14:textId="7A77CEE2" w:rsidR="007D5FED" w:rsidRPr="00C343FD" w:rsidRDefault="007D5FED">
      <w:pPr>
        <w:pStyle w:val="CommentText"/>
        <w:rPr>
          <w:lang w:val="en-GB"/>
        </w:rPr>
      </w:pPr>
      <w:r>
        <w:rPr>
          <w:rStyle w:val="CommentReference"/>
        </w:rPr>
        <w:annotationRef/>
      </w:r>
      <w:r w:rsidRPr="00C343FD">
        <w:rPr>
          <w:lang w:val="en-GB"/>
        </w:rPr>
        <w:t>good points. The latter one is important to bring up in the discussion</w:t>
      </w:r>
    </w:p>
  </w:comment>
  <w:comment w:id="80" w:author="Max Lindmark" w:date="2020-01-21T18:09:00Z" w:initials="ML">
    <w:p w14:paraId="3C50083A" w14:textId="77777777" w:rsidR="00542CD3" w:rsidRDefault="007D5FED">
      <w:pPr>
        <w:pStyle w:val="CommentText"/>
      </w:pPr>
      <w:r>
        <w:rPr>
          <w:rStyle w:val="CommentReference"/>
        </w:rPr>
        <w:annotationRef/>
      </w:r>
      <w:r>
        <w:t xml:space="preserve">Yes, good points! I can just add that they are not at feeding levels = 1 (see earlier comment), but rather the same as in the baseline (it’s 1 on the relative scale that the plot showed). </w:t>
      </w:r>
    </w:p>
    <w:p w14:paraId="0E5119E8" w14:textId="77777777" w:rsidR="00542CD3" w:rsidRDefault="00542CD3">
      <w:pPr>
        <w:pStyle w:val="CommentText"/>
      </w:pPr>
    </w:p>
    <w:p w14:paraId="755B469E" w14:textId="77777777" w:rsidR="007D5FED" w:rsidRDefault="007D5FED">
      <w:pPr>
        <w:pStyle w:val="CommentText"/>
        <w:rPr>
          <w:lang w:val="en-US"/>
        </w:rPr>
      </w:pPr>
      <w:r>
        <w:t xml:space="preserve">But I still think </w:t>
      </w:r>
      <w:r w:rsidR="00542CD3" w:rsidRPr="00542CD3">
        <w:rPr>
          <w:lang w:val="en-US"/>
        </w:rPr>
        <w:t xml:space="preserve">those are </w:t>
      </w:r>
      <w:r>
        <w:t>valid point</w:t>
      </w:r>
      <w:r w:rsidR="00542CD3" w:rsidRPr="00542CD3">
        <w:rPr>
          <w:lang w:val="en-US"/>
        </w:rPr>
        <w:t>s</w:t>
      </w:r>
      <w:r>
        <w:t>, and something definitely happens around maturation size (as can be seen from the relative-abundance changes)</w:t>
      </w:r>
      <w:r w:rsidR="00542CD3" w:rsidRPr="00542CD3">
        <w:rPr>
          <w:lang w:val="en-US"/>
        </w:rPr>
        <w:t xml:space="preserve">. </w:t>
      </w:r>
      <w:r w:rsidR="00542CD3">
        <w:rPr>
          <w:lang w:val="en-US"/>
        </w:rPr>
        <w:t>It could also be that juveniles are hit harder in terms of size-at-age because they mainly feed on background resources.</w:t>
      </w:r>
    </w:p>
    <w:p w14:paraId="275AB8B3" w14:textId="77777777" w:rsidR="00542CD3" w:rsidRDefault="00542CD3">
      <w:pPr>
        <w:pStyle w:val="CommentText"/>
        <w:rPr>
          <w:lang w:val="en-US"/>
        </w:rPr>
      </w:pPr>
    </w:p>
    <w:p w14:paraId="4DD49427" w14:textId="7F5D6D21" w:rsidR="00542CD3" w:rsidRPr="00542CD3" w:rsidRDefault="00542CD3">
      <w:pPr>
        <w:pStyle w:val="CommentText"/>
        <w:rPr>
          <w:lang w:val="en-US"/>
        </w:rPr>
      </w:pPr>
      <w:r>
        <w:rPr>
          <w:lang w:val="en-US"/>
        </w:rPr>
        <w:t xml:space="preserve">I need to check the R_max idea though, i.e. if the increased growth and thus likely biomass production does not lead to large differences in recruitment due to them being close to R_max. I have so far only looked at R_max in the calibration, not the main analysis. </w:t>
      </w:r>
      <w:r w:rsidRPr="00542CD3">
        <w:rPr>
          <w:b/>
          <w:bCs/>
          <w:lang w:val="en-US"/>
        </w:rPr>
        <w:t>Will prioritize this next!</w:t>
      </w:r>
    </w:p>
  </w:comment>
  <w:comment w:id="81" w:author="Max Lindmark" w:date="2020-01-04T18:28:00Z" w:initials="ML">
    <w:p w14:paraId="0D32AFEB" w14:textId="77777777" w:rsidR="007D5FED" w:rsidRPr="00EE1CF3" w:rsidRDefault="007D5FED">
      <w:pPr>
        <w:pStyle w:val="CommentText"/>
        <w:rPr>
          <w:lang w:val="en-GB"/>
        </w:rPr>
      </w:pPr>
      <w:r>
        <w:rPr>
          <w:rStyle w:val="CommentReference"/>
        </w:rPr>
        <w:annotationRef/>
      </w:r>
      <w:r w:rsidRPr="00EE1CF3">
        <w:rPr>
          <w:lang w:val="en-GB"/>
        </w:rPr>
        <w:t>Actually, the activation energy for cmax (h) must be quite a lot lower than that for metabolism (k_s) for temperature to have a negative effect on size at age. For instance, assuming E = 0.4 for h and 0.8 for metabolism and mortality yields smaller size-at-age for cod but almost equal size-at-age for sprat and herring when comparing no-warming with the projected temperature increase.</w:t>
      </w:r>
    </w:p>
    <w:p w14:paraId="72F64C7D" w14:textId="77777777" w:rsidR="007D5FED" w:rsidRPr="00EE1CF3" w:rsidRDefault="007D5FED">
      <w:pPr>
        <w:pStyle w:val="CommentText"/>
        <w:rPr>
          <w:lang w:val="en-GB"/>
        </w:rPr>
      </w:pPr>
    </w:p>
    <w:p w14:paraId="0F426246" w14:textId="2F862F30" w:rsidR="007D5FED" w:rsidRPr="00EE1CF3" w:rsidRDefault="007D5FED">
      <w:pPr>
        <w:pStyle w:val="CommentText"/>
        <w:rPr>
          <w:lang w:val="en-GB"/>
        </w:rPr>
      </w:pPr>
      <w:r w:rsidRPr="00EE1CF3">
        <w:rPr>
          <w:lang w:val="en-GB"/>
        </w:rPr>
        <w:t>Those differences are not really found in any of the intra-specific fish data I’ve seen, and definitely not in the data set I’ve been working on, so I think the picture is accurate. Moreover, Looking at experimental growth data or time series of field data, size-at-age always increases with warming (could be the older/larger fish may shrink a bit, but overall the increase in early growth rate/size at age is quite solid, compared to the change in large fish size).</w:t>
      </w:r>
    </w:p>
  </w:comment>
  <w:comment w:id="82" w:author="Asta Audzijonyte" w:date="2020-01-10T16:10:00Z" w:initials="AA">
    <w:p w14:paraId="2E795C5D" w14:textId="4B61EFCE" w:rsidR="007D5FED" w:rsidRPr="00EE1CF3" w:rsidRDefault="007D5FED">
      <w:pPr>
        <w:pStyle w:val="CommentText"/>
        <w:rPr>
          <w:lang w:val="en-GB"/>
        </w:rPr>
      </w:pPr>
      <w:r>
        <w:rPr>
          <w:rStyle w:val="CommentReference"/>
        </w:rPr>
        <w:annotationRef/>
      </w:r>
      <w:r w:rsidRPr="00EE1CF3">
        <w:rPr>
          <w:lang w:val="en-GB"/>
        </w:rPr>
        <w:t xml:space="preserve">I think that decreasing adult body size (TSR) at higher temperatures is one of the few rules in ecology, and there is quite a bit of experimental data showing that size-at-age of adults DECREASES with temperature. Same for empirical observations from many fish stocks, although there we mostly can’t separate the effects of fishing from temperature. </w:t>
      </w:r>
    </w:p>
  </w:comment>
  <w:comment w:id="83" w:author="Asta Audzijonyte" w:date="2020-01-10T16:12:00Z" w:initials="AA">
    <w:p w14:paraId="3473C746" w14:textId="2186D947" w:rsidR="007D5FED" w:rsidRPr="00EE1CF3" w:rsidRDefault="007D5FED">
      <w:pPr>
        <w:pStyle w:val="CommentText"/>
        <w:rPr>
          <w:lang w:val="en-GB"/>
        </w:rPr>
      </w:pPr>
      <w:r>
        <w:rPr>
          <w:rStyle w:val="CommentReference"/>
        </w:rPr>
        <w:annotationRef/>
      </w:r>
      <w:r w:rsidRPr="00EE1CF3">
        <w:rPr>
          <w:lang w:val="en-GB"/>
        </w:rPr>
        <w:t xml:space="preserve">Replying to the first sentence of the comment here about the different in activation rates required – which size-at-age do you mean? Juvenile or adults? </w:t>
      </w:r>
    </w:p>
  </w:comment>
  <w:comment w:id="84" w:author="Anna Gårdmark" w:date="2020-01-13T13:19:00Z" w:initials="AG">
    <w:p w14:paraId="7912A0B1" w14:textId="2A9D09B5" w:rsidR="007D5FED" w:rsidRPr="0063626B" w:rsidRDefault="007D5FED">
      <w:pPr>
        <w:pStyle w:val="CommentText"/>
        <w:rPr>
          <w:lang w:val="en-GB"/>
        </w:rPr>
      </w:pPr>
      <w:r>
        <w:rPr>
          <w:rStyle w:val="CommentReference"/>
        </w:rPr>
        <w:annotationRef/>
      </w:r>
      <w:r w:rsidRPr="0063626B">
        <w:rPr>
          <w:lang w:val="en-GB"/>
        </w:rPr>
        <w:t xml:space="preserve">I think the results </w:t>
      </w:r>
      <w:r>
        <w:rPr>
          <w:lang w:val="en-GB"/>
        </w:rPr>
        <w:t>you present in your comment above are important information that you should put in an appendix! Could help answer my question in the comment further above.</w:t>
      </w:r>
    </w:p>
  </w:comment>
  <w:comment w:id="85" w:author="Max Lindmark" w:date="2020-01-21T18:35:00Z" w:initials="ML">
    <w:p w14:paraId="70967359" w14:textId="77777777" w:rsidR="009A00FD" w:rsidRDefault="007D5FED">
      <w:pPr>
        <w:pStyle w:val="CommentText"/>
        <w:rPr>
          <w:rStyle w:val="CommentReference"/>
        </w:rPr>
      </w:pPr>
      <w:r w:rsidRPr="00CD245E">
        <w:rPr>
          <w:rStyle w:val="CommentReference"/>
          <w:b/>
          <w:bCs/>
        </w:rPr>
        <w:t xml:space="preserve">Asta#2: </w:t>
      </w:r>
      <w:r>
        <w:rPr>
          <w:rStyle w:val="CommentReference"/>
        </w:rPr>
        <w:annotationRef/>
      </w:r>
      <w:r>
        <w:rPr>
          <w:rStyle w:val="CommentReference"/>
        </w:rPr>
        <w:t>I actually meant quite broadly across all sizes when referring to the results and scenarios in my first comment here</w:t>
      </w:r>
      <w:r w:rsidR="009A00FD" w:rsidRPr="009A00FD">
        <w:rPr>
          <w:rStyle w:val="CommentReference"/>
          <w:lang w:val="en-US"/>
        </w:rPr>
        <w:t xml:space="preserve"> </w:t>
      </w:r>
      <w:r w:rsidR="009A00FD">
        <w:rPr>
          <w:rStyle w:val="CommentReference"/>
          <w:lang w:val="en-US"/>
        </w:rPr>
        <w:t>(because the sign of the effect does not change over ontogeny)</w:t>
      </w:r>
      <w:r>
        <w:rPr>
          <w:rStyle w:val="CommentReference"/>
        </w:rPr>
        <w:t>.</w:t>
      </w:r>
    </w:p>
    <w:p w14:paraId="08F6F6A7" w14:textId="2BB5980A" w:rsidR="007D5FED" w:rsidRDefault="007D5FED">
      <w:pPr>
        <w:pStyle w:val="CommentText"/>
        <w:rPr>
          <w:rStyle w:val="CommentReference"/>
        </w:rPr>
      </w:pPr>
      <w:r>
        <w:rPr>
          <w:rStyle w:val="CommentReference"/>
        </w:rPr>
        <w:t xml:space="preserve"> </w:t>
      </w:r>
    </w:p>
    <w:p w14:paraId="3EFA7D29" w14:textId="57936D1C" w:rsidR="007D5FED" w:rsidRPr="00CD245E" w:rsidRDefault="007D5FED" w:rsidP="00A400E1">
      <w:pPr>
        <w:pStyle w:val="CommentText"/>
      </w:pPr>
      <w:r w:rsidRPr="00CD245E">
        <w:rPr>
          <w:rStyle w:val="CommentReference"/>
          <w:b/>
          <w:bCs/>
        </w:rPr>
        <w:t>Asta#1</w:t>
      </w:r>
      <w:r>
        <w:rPr>
          <w:rStyle w:val="CommentReference"/>
          <w:b/>
          <w:bCs/>
        </w:rPr>
        <w:t xml:space="preserve">: </w:t>
      </w:r>
      <w:r>
        <w:rPr>
          <w:rStyle w:val="CommentReference"/>
        </w:rPr>
        <w:t>I agree in general (across taxa and adult size). For fish I think there is definitely strong evidence in both experiments (large and small scale) and data (time series of reconstructed growth) of positive effects on juvenile growth and size at age. In terms of declines in size-at-age of large fish, or simply adults), it seems to me that typical fish survey-data do support declines in adult (or at least the large adults) (van Rijn 2017; Baudron 2014), but the effects are hard to separate. More controlled data, or experimental studies seem to show that the negative effects on (large) adult size-at-age are more uncertain than the positive effects on small individuals (e.g. Barneche et al 2019; Huss et al 2019).</w:t>
      </w:r>
    </w:p>
  </w:comment>
  <w:comment w:id="86" w:author="Anna Gårdmark" w:date="2020-01-13T13:28:00Z" w:initials="AG">
    <w:p w14:paraId="4B6860A9" w14:textId="58EE25B2" w:rsidR="007D5FED" w:rsidRPr="001F2BB0" w:rsidRDefault="007D5FED">
      <w:pPr>
        <w:pStyle w:val="CommentText"/>
        <w:rPr>
          <w:lang w:val="en-GB"/>
        </w:rPr>
      </w:pPr>
      <w:r>
        <w:rPr>
          <w:rStyle w:val="CommentReference"/>
        </w:rPr>
        <w:annotationRef/>
      </w:r>
      <w:r w:rsidRPr="001F2BB0">
        <w:rPr>
          <w:lang w:val="en-GB"/>
        </w:rPr>
        <w:t>interesting – why do you think this is?</w:t>
      </w:r>
    </w:p>
  </w:comment>
  <w:comment w:id="87" w:author="Max Lindmark" w:date="2020-01-27T17:51:00Z" w:initials="ML">
    <w:p w14:paraId="0C637F24" w14:textId="77777777" w:rsidR="00E126A4" w:rsidRDefault="00BA6B1B">
      <w:pPr>
        <w:pStyle w:val="CommentText"/>
        <w:rPr>
          <w:lang w:val="en-US"/>
        </w:rPr>
      </w:pPr>
      <w:r>
        <w:rPr>
          <w:rStyle w:val="CommentReference"/>
        </w:rPr>
        <w:annotationRef/>
      </w:r>
      <w:r w:rsidRPr="00BA6B1B">
        <w:rPr>
          <w:lang w:val="en-US"/>
        </w:rPr>
        <w:t>That’s a</w:t>
      </w:r>
      <w:r w:rsidR="000F3CC7">
        <w:rPr>
          <w:lang w:val="en-US"/>
        </w:rPr>
        <w:t xml:space="preserve"> very</w:t>
      </w:r>
      <w:r w:rsidRPr="00BA6B1B">
        <w:rPr>
          <w:lang w:val="en-US"/>
        </w:rPr>
        <w:t xml:space="preserve"> good question</w:t>
      </w:r>
      <w:r>
        <w:rPr>
          <w:lang w:val="en-US"/>
        </w:rPr>
        <w:t xml:space="preserve">… I </w:t>
      </w:r>
      <w:r w:rsidR="00E96514">
        <w:rPr>
          <w:lang w:val="en-US"/>
        </w:rPr>
        <w:t xml:space="preserve">though a lot about it and now </w:t>
      </w:r>
      <w:r w:rsidR="00DE4F91">
        <w:rPr>
          <w:lang w:val="en-US"/>
        </w:rPr>
        <w:t xml:space="preserve">I </w:t>
      </w:r>
      <w:r>
        <w:rPr>
          <w:lang w:val="en-US"/>
        </w:rPr>
        <w:t xml:space="preserve">think it’s because the projections </w:t>
      </w:r>
      <w:r w:rsidR="007622F4">
        <w:rPr>
          <w:lang w:val="en-US"/>
        </w:rPr>
        <w:t>use the overall mean FMSY values</w:t>
      </w:r>
      <w:r w:rsidR="002C0EE7">
        <w:rPr>
          <w:lang w:val="en-US"/>
        </w:rPr>
        <w:t>, which is much lower than the extremely high 0.9 used for the calibration (mean F in 1992-2002)</w:t>
      </w:r>
      <w:r w:rsidR="00E126A4">
        <w:rPr>
          <w:lang w:val="en-US"/>
        </w:rPr>
        <w:t>…</w:t>
      </w:r>
    </w:p>
    <w:p w14:paraId="0F745047" w14:textId="77777777" w:rsidR="00E126A4" w:rsidRDefault="00E126A4">
      <w:pPr>
        <w:pStyle w:val="CommentText"/>
        <w:rPr>
          <w:lang w:val="en-US"/>
        </w:rPr>
      </w:pPr>
    </w:p>
    <w:p w14:paraId="531C9033" w14:textId="2BC65669" w:rsidR="002C0EE7" w:rsidRDefault="002C0EE7">
      <w:pPr>
        <w:pStyle w:val="CommentText"/>
        <w:rPr>
          <w:lang w:val="en-US"/>
        </w:rPr>
      </w:pPr>
      <w:r>
        <w:rPr>
          <w:lang w:val="en-US"/>
        </w:rPr>
        <w:t xml:space="preserve">So maybe the main effect here </w:t>
      </w:r>
      <w:r w:rsidR="00E126A4">
        <w:rPr>
          <w:lang w:val="en-US"/>
        </w:rPr>
        <w:t xml:space="preserve">(for cod, not the other species which have more similar F-values) </w:t>
      </w:r>
      <w:r>
        <w:rPr>
          <w:lang w:val="en-US"/>
        </w:rPr>
        <w:t xml:space="preserve">is just the lowered FSMY. This is perhaps not something we want (not ideal), maybe we should just project with the calibration-F’s when controlling for fishing… </w:t>
      </w:r>
    </w:p>
    <w:p w14:paraId="634E6685" w14:textId="1A89F2A4" w:rsidR="002C0EE7" w:rsidRPr="002C0EE7" w:rsidRDefault="002C0EE7">
      <w:pPr>
        <w:pStyle w:val="CommentText"/>
        <w:rPr>
          <w:b/>
          <w:bCs/>
          <w:lang w:val="en-US"/>
        </w:rPr>
      </w:pPr>
      <w:r>
        <w:rPr>
          <w:lang w:val="en-US"/>
        </w:rPr>
        <w:br/>
      </w:r>
      <w:r w:rsidRPr="002C0EE7">
        <w:rPr>
          <w:b/>
          <w:bCs/>
          <w:lang w:val="en-US"/>
        </w:rPr>
        <w:t>Can prioritize running that analysis and put in appendix!</w:t>
      </w:r>
      <w:r w:rsidR="00EB5037">
        <w:rPr>
          <w:b/>
          <w:bCs/>
          <w:lang w:val="en-US"/>
        </w:rPr>
        <w:t xml:space="preserve"> Because if we want to control for F, we should use the calibration-F and only change temperatures… Then we can say stuff like: “warming reduces the abundance of large fish more than small” [as seen for sprat and herring], </w:t>
      </w:r>
      <w:r w:rsidR="00F854F5">
        <w:rPr>
          <w:b/>
          <w:bCs/>
          <w:lang w:val="en-US"/>
        </w:rPr>
        <w:t>which is also interesting in addition to mean size and growth.</w:t>
      </w:r>
      <w:bookmarkStart w:id="88" w:name="_GoBack"/>
      <w:bookmarkEnd w:id="88"/>
    </w:p>
    <w:p w14:paraId="43CFBFE4" w14:textId="77777777" w:rsidR="002C0EE7" w:rsidRDefault="002C0EE7">
      <w:pPr>
        <w:pStyle w:val="CommentText"/>
        <w:rPr>
          <w:lang w:val="en-US"/>
        </w:rPr>
      </w:pPr>
    </w:p>
    <w:p w14:paraId="40000D6C" w14:textId="2C2A1A41" w:rsidR="00BA6B1B" w:rsidRPr="00BA6B1B" w:rsidRDefault="002C0EE7">
      <w:pPr>
        <w:pStyle w:val="CommentText"/>
        <w:rPr>
          <w:lang w:val="en-US"/>
        </w:rPr>
      </w:pPr>
      <w:r>
        <w:rPr>
          <w:lang w:val="en-US"/>
        </w:rPr>
        <w:t>Or we just say it could contribute and that those F-values anyway and point to the non-time-varying simulations for FMSY and such.</w:t>
      </w:r>
    </w:p>
  </w:comment>
  <w:comment w:id="89" w:author="Anna Gårdmark" w:date="2020-01-13T13:51:00Z" w:initials="AG">
    <w:p w14:paraId="0E6B3094" w14:textId="39A296DD" w:rsidR="007D5FED" w:rsidRPr="00702530" w:rsidRDefault="007D5FED">
      <w:pPr>
        <w:pStyle w:val="CommentText"/>
        <w:rPr>
          <w:lang w:val="en-GB"/>
        </w:rPr>
      </w:pPr>
      <w:r>
        <w:rPr>
          <w:rStyle w:val="CommentReference"/>
        </w:rPr>
        <w:annotationRef/>
      </w:r>
      <w:r w:rsidRPr="00702530">
        <w:rPr>
          <w:lang w:val="en-GB"/>
        </w:rPr>
        <w:t>can you illustrate in appendix which size classes that constitute the main catches</w:t>
      </w:r>
      <w:r>
        <w:rPr>
          <w:lang w:val="en-GB"/>
        </w:rPr>
        <w:t xml:space="preserve"> for each of the three species</w:t>
      </w:r>
      <w:r w:rsidRPr="00702530">
        <w:rPr>
          <w:lang w:val="en-GB"/>
        </w:rPr>
        <w:t xml:space="preserve">, or </w:t>
      </w:r>
      <w:r>
        <w:rPr>
          <w:lang w:val="en-GB"/>
        </w:rPr>
        <w:t xml:space="preserve">at least </w:t>
      </w:r>
      <w:r w:rsidRPr="00702530">
        <w:rPr>
          <w:lang w:val="en-GB"/>
        </w:rPr>
        <w:t xml:space="preserve">derive </w:t>
      </w:r>
      <w:r>
        <w:rPr>
          <w:lang w:val="en-GB"/>
        </w:rPr>
        <w:t>which proportion that cod &gt; 500g make out (which is the limit you used when you talked about size classes increasing in abundance when reporting on fig 4 results)?</w:t>
      </w:r>
    </w:p>
  </w:comment>
  <w:comment w:id="90" w:author="Max Lindmark" w:date="2020-01-21T18:31:00Z" w:initials="ML">
    <w:p w14:paraId="45FD10EF" w14:textId="61E81321" w:rsidR="007D5FED" w:rsidRPr="00786BD5" w:rsidRDefault="007D5FED">
      <w:pPr>
        <w:pStyle w:val="CommentText"/>
        <w:rPr>
          <w:lang w:val="en-US"/>
        </w:rPr>
      </w:pPr>
      <w:r w:rsidRPr="00206E44">
        <w:rPr>
          <w:rStyle w:val="CommentReference"/>
          <w:color w:val="FF0000"/>
        </w:rPr>
        <w:annotationRef/>
      </w:r>
      <w:r w:rsidR="00786BD5">
        <w:rPr>
          <w:lang w:val="en-US"/>
        </w:rPr>
        <w:t>Because I updated the scenario that I didn’t have uncertainty on before, this point is not as important as the results are generally clearer.</w:t>
      </w:r>
    </w:p>
  </w:comment>
  <w:comment w:id="91" w:author="Anna Gårdmark" w:date="2020-01-13T13:10:00Z" w:initials="AG">
    <w:p w14:paraId="6F3AE226" w14:textId="3BD0DE7E" w:rsidR="007D5FED" w:rsidRPr="00C343FD" w:rsidRDefault="007D5FED">
      <w:pPr>
        <w:pStyle w:val="CommentText"/>
        <w:rPr>
          <w:lang w:val="en-GB"/>
        </w:rPr>
      </w:pPr>
      <w:r>
        <w:rPr>
          <w:rStyle w:val="CommentReference"/>
        </w:rPr>
        <w:annotationRef/>
      </w:r>
      <w:r w:rsidRPr="00C343FD">
        <w:rPr>
          <w:lang w:val="en-GB"/>
        </w:rPr>
        <w:t>hard to see</w:t>
      </w:r>
      <w:r>
        <w:rPr>
          <w:lang w:val="en-GB"/>
        </w:rPr>
        <w:t xml:space="preserve"> differences in the colors (green/turquoise, red/pink)</w:t>
      </w:r>
    </w:p>
  </w:comment>
  <w:comment w:id="92" w:author="Max Lindmark" w:date="2020-01-22T16:06:00Z" w:initials="ML">
    <w:p w14:paraId="70365237" w14:textId="4A57AF09" w:rsidR="007D5FED" w:rsidRDefault="007D5FED">
      <w:pPr>
        <w:pStyle w:val="CommentText"/>
      </w:pPr>
      <w:r>
        <w:rPr>
          <w:rStyle w:val="CommentReference"/>
        </w:rPr>
        <w:annotationRef/>
      </w:r>
      <w:r>
        <w:t xml:space="preserve">Hmm, I quite like this palette for contrasting colors. It’s from the RColorBrewer package for friendly palettes. I can try and make them more visible. </w:t>
      </w:r>
    </w:p>
  </w:comment>
  <w:comment w:id="93" w:author="Max Lindmark" w:date="2019-11-20T14:29:00Z" w:initials="ML">
    <w:p w14:paraId="0758F59F" w14:textId="1E032493" w:rsidR="007D5FED" w:rsidRPr="00EE1CF3" w:rsidRDefault="007D5FED">
      <w:pPr>
        <w:pStyle w:val="CommentText"/>
        <w:rPr>
          <w:lang w:val="en-GB"/>
        </w:rPr>
      </w:pPr>
      <w:r>
        <w:rPr>
          <w:rStyle w:val="CommentReference"/>
        </w:rPr>
        <w:annotationRef/>
      </w:r>
      <w:r w:rsidRPr="00EE1CF3">
        <w:rPr>
          <w:lang w:val="en-GB"/>
        </w:rPr>
        <w:t>Does this sound OK to everyone?</w:t>
      </w:r>
    </w:p>
  </w:comment>
  <w:comment w:id="94" w:author="Anna Gårdmark" w:date="2020-01-13T14:23:00Z" w:initials="AG">
    <w:p w14:paraId="6D145A93" w14:textId="43F0C9DF" w:rsidR="007D5FED" w:rsidRDefault="007D5FED">
      <w:pPr>
        <w:pStyle w:val="CommentText"/>
      </w:pPr>
      <w:r>
        <w:rPr>
          <w:rStyle w:val="CommentReference"/>
        </w:rPr>
        <w:annotationRef/>
      </w:r>
      <w:r>
        <w:t>fine with 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FA360F" w15:done="0"/>
  <w15:commentEx w15:paraId="01B0D1C0" w15:paraIdParent="3CFA360F" w15:done="0"/>
  <w15:commentEx w15:paraId="2B25A0D3" w15:done="0"/>
  <w15:commentEx w15:paraId="73376CAF" w15:paraIdParent="2B25A0D3" w15:done="0"/>
  <w15:commentEx w15:paraId="722F5CE6" w15:done="0"/>
  <w15:commentEx w15:paraId="56FFDFD9" w15:done="0"/>
  <w15:commentEx w15:paraId="313B657E" w15:paraIdParent="56FFDFD9" w15:done="0"/>
  <w15:commentEx w15:paraId="1A2EF796" w15:paraIdParent="56FFDFD9" w15:done="0"/>
  <w15:commentEx w15:paraId="4FA3DB44" w15:done="0"/>
  <w15:commentEx w15:paraId="2A4542E0" w15:done="0"/>
  <w15:commentEx w15:paraId="2CF1D1BC" w15:paraIdParent="2A4542E0" w15:done="0"/>
  <w15:commentEx w15:paraId="5407D4CA" w15:paraIdParent="2A4542E0" w15:done="0"/>
  <w15:commentEx w15:paraId="6D78DCE0" w15:done="0"/>
  <w15:commentEx w15:paraId="474B2B19" w15:done="0"/>
  <w15:commentEx w15:paraId="17E1806D" w15:done="0"/>
  <w15:commentEx w15:paraId="57805CCD" w15:done="0"/>
  <w15:commentEx w15:paraId="5FBC7EFA" w15:done="0"/>
  <w15:commentEx w15:paraId="5488E8F1" w15:paraIdParent="5FBC7EFA" w15:done="0"/>
  <w15:commentEx w15:paraId="4E7DFABD" w15:done="0"/>
  <w15:commentEx w15:paraId="520871FB" w15:paraIdParent="4E7DFABD" w15:done="0"/>
  <w15:commentEx w15:paraId="068BA63C" w15:done="0"/>
  <w15:commentEx w15:paraId="3E1DF86A" w15:paraIdParent="068BA63C" w15:done="0"/>
  <w15:commentEx w15:paraId="3E87E586" w15:done="0"/>
  <w15:commentEx w15:paraId="11AAEC5D" w15:paraIdParent="3E87E586" w15:done="0"/>
  <w15:commentEx w15:paraId="58E55CEF" w15:done="0"/>
  <w15:commentEx w15:paraId="4B1C9395" w15:paraIdParent="58E55CEF" w15:done="0"/>
  <w15:commentEx w15:paraId="618A2EBD" w15:done="0"/>
  <w15:commentEx w15:paraId="0FA4B2BD" w15:paraIdParent="618A2EBD" w15:done="0"/>
  <w15:commentEx w15:paraId="756882C0" w15:done="0"/>
  <w15:commentEx w15:paraId="3A1E5866" w15:paraIdParent="756882C0" w15:done="0"/>
  <w15:commentEx w15:paraId="5DFE4FB7" w15:done="0"/>
  <w15:commentEx w15:paraId="700A1778" w15:paraIdParent="5DFE4FB7" w15:done="0"/>
  <w15:commentEx w15:paraId="41169B97" w15:done="0"/>
  <w15:commentEx w15:paraId="26BAD7C6" w15:paraIdParent="41169B97" w15:done="0"/>
  <w15:commentEx w15:paraId="18C4B2F5" w15:done="0"/>
  <w15:commentEx w15:paraId="1BA624AC" w15:paraIdParent="18C4B2F5" w15:done="0"/>
  <w15:commentEx w15:paraId="1EF010F9" w15:done="0"/>
  <w15:commentEx w15:paraId="1DDC92F3" w15:paraIdParent="1EF010F9" w15:done="0"/>
  <w15:commentEx w15:paraId="4BEF9924" w15:done="0"/>
  <w15:commentEx w15:paraId="06067520" w15:paraIdParent="4BEF9924" w15:done="0"/>
  <w15:commentEx w15:paraId="312C1030" w15:done="0"/>
  <w15:commentEx w15:paraId="20ABD2C6" w15:paraIdParent="312C1030" w15:done="0"/>
  <w15:commentEx w15:paraId="4AE4F794" w15:done="0"/>
  <w15:commentEx w15:paraId="486A6296" w15:paraIdParent="4AE4F794" w15:done="0"/>
  <w15:commentEx w15:paraId="71F6FE03" w15:done="0"/>
  <w15:commentEx w15:paraId="558435D0" w15:paraIdParent="71F6FE03" w15:done="0"/>
  <w15:commentEx w15:paraId="60D38B07" w15:done="0"/>
  <w15:commentEx w15:paraId="75868CBE" w15:paraIdParent="60D38B07" w15:done="0"/>
  <w15:commentEx w15:paraId="279C19B5" w15:done="0"/>
  <w15:commentEx w15:paraId="6C1910E8" w15:paraIdParent="279C19B5" w15:done="0"/>
  <w15:commentEx w15:paraId="4B793178" w15:done="0"/>
  <w15:commentEx w15:paraId="1B25F7D1" w15:paraIdParent="4B793178" w15:done="0"/>
  <w15:commentEx w15:paraId="604A17E3" w15:done="0"/>
  <w15:commentEx w15:paraId="158357BA" w15:paraIdParent="604A17E3" w15:done="0"/>
  <w15:commentEx w15:paraId="06F1D301" w15:done="0"/>
  <w15:commentEx w15:paraId="6353B54F" w15:paraIdParent="06F1D301" w15:done="0"/>
  <w15:commentEx w15:paraId="05A5A855" w15:done="0"/>
  <w15:commentEx w15:paraId="04083F49" w15:paraIdParent="05A5A855" w15:done="0"/>
  <w15:commentEx w15:paraId="26550F37" w15:done="0"/>
  <w15:commentEx w15:paraId="6953DDE4" w15:paraIdParent="26550F37" w15:done="0"/>
  <w15:commentEx w15:paraId="7F5B4E9C" w15:done="0"/>
  <w15:commentEx w15:paraId="715E88EF" w15:paraIdParent="7F5B4E9C" w15:done="0"/>
  <w15:commentEx w15:paraId="3BED5579" w15:done="0"/>
  <w15:commentEx w15:paraId="7E70E98E" w15:done="0"/>
  <w15:commentEx w15:paraId="5BA0EE76" w15:paraIdParent="7E70E98E" w15:done="0"/>
  <w15:commentEx w15:paraId="11CB4DF9" w15:done="0"/>
  <w15:commentEx w15:paraId="6269D77D" w15:paraIdParent="11CB4DF9" w15:done="0"/>
  <w15:commentEx w15:paraId="7E01DDFA" w15:done="0"/>
  <w15:commentEx w15:paraId="65376C5E" w15:paraIdParent="7E01DDFA" w15:done="0"/>
  <w15:commentEx w15:paraId="31AA5443" w15:done="0"/>
  <w15:commentEx w15:paraId="05112600" w15:paraIdParent="31AA5443" w15:done="0"/>
  <w15:commentEx w15:paraId="64E96E01" w15:done="0"/>
  <w15:commentEx w15:paraId="555F18DF" w15:paraIdParent="64E96E01" w15:done="0"/>
  <w15:commentEx w15:paraId="07E223B7" w15:done="0"/>
  <w15:commentEx w15:paraId="5D65BC68" w15:paraIdParent="07E223B7" w15:done="0"/>
  <w15:commentEx w15:paraId="6DEEF020" w15:done="0"/>
  <w15:commentEx w15:paraId="6FBC068A" w15:paraIdParent="6DEEF020" w15:done="0"/>
  <w15:commentEx w15:paraId="1DEC69D6" w15:done="0"/>
  <w15:commentEx w15:paraId="5D806F21" w15:paraIdParent="1DEC69D6" w15:done="0"/>
  <w15:commentEx w15:paraId="4DD49427" w15:paraIdParent="1DEC69D6" w15:done="0"/>
  <w15:commentEx w15:paraId="0F426246" w15:done="0"/>
  <w15:commentEx w15:paraId="2E795C5D" w15:paraIdParent="0F426246" w15:done="0"/>
  <w15:commentEx w15:paraId="3473C746" w15:paraIdParent="0F426246" w15:done="0"/>
  <w15:commentEx w15:paraId="7912A0B1" w15:paraIdParent="0F426246" w15:done="0"/>
  <w15:commentEx w15:paraId="3EFA7D29" w15:paraIdParent="0F426246" w15:done="0"/>
  <w15:commentEx w15:paraId="4B6860A9" w15:done="0"/>
  <w15:commentEx w15:paraId="40000D6C" w15:paraIdParent="4B6860A9" w15:done="0"/>
  <w15:commentEx w15:paraId="0E6B3094" w15:done="0"/>
  <w15:commentEx w15:paraId="45FD10EF" w15:paraIdParent="0E6B3094" w15:done="0"/>
  <w15:commentEx w15:paraId="6F3AE226" w15:done="0"/>
  <w15:commentEx w15:paraId="70365237" w15:paraIdParent="6F3AE226" w15:done="0"/>
  <w15:commentEx w15:paraId="0758F59F" w15:done="0"/>
  <w15:commentEx w15:paraId="6D145A93" w15:paraIdParent="0758F5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FA360F" w16cid:durableId="21D151CB"/>
  <w16cid:commentId w16cid:paraId="01B0D1C0" w16cid:durableId="21D1527F"/>
  <w16cid:commentId w16cid:paraId="2B25A0D3" w16cid:durableId="21D151CD"/>
  <w16cid:commentId w16cid:paraId="73376CAF" w16cid:durableId="21D15327"/>
  <w16cid:commentId w16cid:paraId="722F5CE6" w16cid:durableId="21BC44E2"/>
  <w16cid:commentId w16cid:paraId="56FFDFD9" w16cid:durableId="21C2F39D"/>
  <w16cid:commentId w16cid:paraId="313B657E" w16cid:durableId="21D151D8"/>
  <w16cid:commentId w16cid:paraId="1A2EF796" w16cid:durableId="21D3F7FB"/>
  <w16cid:commentId w16cid:paraId="4FA3DB44" w16cid:durableId="21D5920A"/>
  <w16cid:commentId w16cid:paraId="2A4542E0" w16cid:durableId="21D151F5"/>
  <w16cid:commentId w16cid:paraId="2CF1D1BC" w16cid:durableId="21D151F6"/>
  <w16cid:commentId w16cid:paraId="5407D4CA" w16cid:durableId="21D151F7"/>
  <w16cid:commentId w16cid:paraId="6D78DCE0" w16cid:durableId="21D15BD8"/>
  <w16cid:commentId w16cid:paraId="474B2B19" w16cid:durableId="21D15C09"/>
  <w16cid:commentId w16cid:paraId="17E1806D" w16cid:durableId="21D17BFE"/>
  <w16cid:commentId w16cid:paraId="57805CCD" w16cid:durableId="21D179C7"/>
  <w16cid:commentId w16cid:paraId="5FBC7EFA" w16cid:durableId="21D15201"/>
  <w16cid:commentId w16cid:paraId="5488E8F1" w16cid:durableId="21D16498"/>
  <w16cid:commentId w16cid:paraId="4E7DFABD" w16cid:durableId="21C2FCD2"/>
  <w16cid:commentId w16cid:paraId="520871FB" w16cid:durableId="21D16744"/>
  <w16cid:commentId w16cid:paraId="068BA63C" w16cid:durableId="21D15211"/>
  <w16cid:commentId w16cid:paraId="3E1DF86A" w16cid:durableId="21D18AB4"/>
  <w16cid:commentId w16cid:paraId="3E87E586" w16cid:durableId="21C2FEF8"/>
  <w16cid:commentId w16cid:paraId="11AAEC5D" w16cid:durableId="21D18CEB"/>
  <w16cid:commentId w16cid:paraId="58E55CEF" w16cid:durableId="21D1521A"/>
  <w16cid:commentId w16cid:paraId="4B1C9395" w16cid:durableId="21D18DE6"/>
  <w16cid:commentId w16cid:paraId="618A2EBD" w16cid:durableId="21D1521F"/>
  <w16cid:commentId w16cid:paraId="0FA4B2BD" w16cid:durableId="21D194A7"/>
  <w16cid:commentId w16cid:paraId="756882C0" w16cid:durableId="21D15221"/>
  <w16cid:commentId w16cid:paraId="3A1E5866" w16cid:durableId="21D1955F"/>
  <w16cid:commentId w16cid:paraId="5DFE4FB7" w16cid:durableId="21D15222"/>
  <w16cid:commentId w16cid:paraId="700A1778" w16cid:durableId="21D194C8"/>
  <w16cid:commentId w16cid:paraId="41169B97" w16cid:durableId="21D15223"/>
  <w16cid:commentId w16cid:paraId="26BAD7C6" w16cid:durableId="21D19517"/>
  <w16cid:commentId w16cid:paraId="18C4B2F5" w16cid:durableId="21D15224"/>
  <w16cid:commentId w16cid:paraId="1BA624AC" w16cid:durableId="21D19684"/>
  <w16cid:commentId w16cid:paraId="1EF010F9" w16cid:durableId="21D15227"/>
  <w16cid:commentId w16cid:paraId="1DDC92F3" w16cid:durableId="21D199D5"/>
  <w16cid:commentId w16cid:paraId="4BEF9924" w16cid:durableId="21D1522D"/>
  <w16cid:commentId w16cid:paraId="06067520" w16cid:durableId="21D19A38"/>
  <w16cid:commentId w16cid:paraId="312C1030" w16cid:durableId="21D1522E"/>
  <w16cid:commentId w16cid:paraId="20ABD2C6" w16cid:durableId="21D19A1D"/>
  <w16cid:commentId w16cid:paraId="4AE4F794" w16cid:durableId="21C301C0"/>
  <w16cid:commentId w16cid:paraId="486A6296" w16cid:durableId="21D99925"/>
  <w16cid:commentId w16cid:paraId="71F6FE03" w16cid:durableId="21D15230"/>
  <w16cid:commentId w16cid:paraId="558435D0" w16cid:durableId="21D19AA8"/>
  <w16cid:commentId w16cid:paraId="60D38B07" w16cid:durableId="21C3022B"/>
  <w16cid:commentId w16cid:paraId="75868CBE" w16cid:durableId="21D19B8C"/>
  <w16cid:commentId w16cid:paraId="279C19B5" w16cid:durableId="21C30246"/>
  <w16cid:commentId w16cid:paraId="6C1910E8" w16cid:durableId="21D9998C"/>
  <w16cid:commentId w16cid:paraId="4B793178" w16cid:durableId="21C30356"/>
  <w16cid:commentId w16cid:paraId="1B25F7D1" w16cid:durableId="21D19E15"/>
  <w16cid:commentId w16cid:paraId="604A17E3" w16cid:durableId="216FE6C1"/>
  <w16cid:commentId w16cid:paraId="158357BA" w16cid:durableId="216FE6C2"/>
  <w16cid:commentId w16cid:paraId="06F1D301" w16cid:durableId="21C30592"/>
  <w16cid:commentId w16cid:paraId="6353B54F" w16cid:durableId="21D2DE63"/>
  <w16cid:commentId w16cid:paraId="05A5A855" w16cid:durableId="21D15241"/>
  <w16cid:commentId w16cid:paraId="04083F49" w16cid:durableId="21D1B89E"/>
  <w16cid:commentId w16cid:paraId="26550F37" w16cid:durableId="21C30576"/>
  <w16cid:commentId w16cid:paraId="6953DDE4" w16cid:durableId="21D1B8AE"/>
  <w16cid:commentId w16cid:paraId="7F5B4E9C" w16cid:durableId="21D15243"/>
  <w16cid:commentId w16cid:paraId="715E88EF" w16cid:durableId="21D1B8B0"/>
  <w16cid:commentId w16cid:paraId="3BED5579" w16cid:durableId="21D1B466"/>
  <w16cid:commentId w16cid:paraId="7E70E98E" w16cid:durableId="21D15245"/>
  <w16cid:commentId w16cid:paraId="5BA0EE76" w16cid:durableId="21D1A027"/>
  <w16cid:commentId w16cid:paraId="11CB4DF9" w16cid:durableId="21C31CE3"/>
  <w16cid:commentId w16cid:paraId="6269D77D" w16cid:durableId="21D6B143"/>
  <w16cid:commentId w16cid:paraId="7E01DDFA" w16cid:durableId="21D15247"/>
  <w16cid:commentId w16cid:paraId="65376C5E" w16cid:durableId="21D1B8E3"/>
  <w16cid:commentId w16cid:paraId="31AA5443" w16cid:durableId="21C31C9F"/>
  <w16cid:commentId w16cid:paraId="05112600" w16cid:durableId="21D1B5AE"/>
  <w16cid:commentId w16cid:paraId="64E96E01" w16cid:durableId="21D15249"/>
  <w16cid:commentId w16cid:paraId="555F18DF" w16cid:durableId="21D1B59E"/>
  <w16cid:commentId w16cid:paraId="07E223B7" w16cid:durableId="21D15257"/>
  <w16cid:commentId w16cid:paraId="5D65BC68" w16cid:durableId="21D1BAD2"/>
  <w16cid:commentId w16cid:paraId="6DEEF020" w16cid:durableId="21C32422"/>
  <w16cid:commentId w16cid:paraId="6FBC068A" w16cid:durableId="21D1BC1E"/>
  <w16cid:commentId w16cid:paraId="1DEC69D6" w16cid:durableId="21C328A7"/>
  <w16cid:commentId w16cid:paraId="5D806F21" w16cid:durableId="21D1525B"/>
  <w16cid:commentId w16cid:paraId="4DD49427" w16cid:durableId="21D1BCC4"/>
  <w16cid:commentId w16cid:paraId="0F426246" w16cid:durableId="21BB57B5"/>
  <w16cid:commentId w16cid:paraId="2E795C5D" w16cid:durableId="21C3208F"/>
  <w16cid:commentId w16cid:paraId="3473C746" w16cid:durableId="21C320F6"/>
  <w16cid:commentId w16cid:paraId="7912A0B1" w16cid:durableId="21D15261"/>
  <w16cid:commentId w16cid:paraId="3EFA7D29" w16cid:durableId="21D1C2E5"/>
  <w16cid:commentId w16cid:paraId="4B6860A9" w16cid:durableId="21D15265"/>
  <w16cid:commentId w16cid:paraId="40000D6C" w16cid:durableId="21D9A1A5"/>
  <w16cid:commentId w16cid:paraId="0E6B3094" w16cid:durableId="21D1526B"/>
  <w16cid:commentId w16cid:paraId="45FD10EF" w16cid:durableId="21D1C215"/>
  <w16cid:commentId w16cid:paraId="6F3AE226" w16cid:durableId="21D1526F"/>
  <w16cid:commentId w16cid:paraId="70365237" w16cid:durableId="21D2F189"/>
  <w16cid:commentId w16cid:paraId="0758F59F" w16cid:durableId="217FCC2E"/>
  <w16cid:commentId w16cid:paraId="6D145A93" w16cid:durableId="21D152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5E69BD" w14:textId="77777777" w:rsidR="00451228" w:rsidRDefault="00451228" w:rsidP="00B65B3A">
      <w:r>
        <w:separator/>
      </w:r>
    </w:p>
    <w:p w14:paraId="0D0B5D57" w14:textId="77777777" w:rsidR="00451228" w:rsidRDefault="00451228"/>
  </w:endnote>
  <w:endnote w:type="continuationSeparator" w:id="0">
    <w:p w14:paraId="4CD86519" w14:textId="77777777" w:rsidR="00451228" w:rsidRDefault="00451228" w:rsidP="00B65B3A">
      <w:r>
        <w:continuationSeparator/>
      </w:r>
    </w:p>
    <w:p w14:paraId="24AB5324" w14:textId="77777777" w:rsidR="00451228" w:rsidRDefault="004512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08314761"/>
      <w:docPartObj>
        <w:docPartGallery w:val="Page Numbers (Bottom of Page)"/>
        <w:docPartUnique/>
      </w:docPartObj>
    </w:sdtPr>
    <w:sdtEndPr>
      <w:rPr>
        <w:rStyle w:val="PageNumber"/>
      </w:rPr>
    </w:sdtEndPr>
    <w:sdtContent>
      <w:p w14:paraId="05301E73" w14:textId="6158308B" w:rsidR="007D5FED" w:rsidRDefault="007D5FED" w:rsidP="002773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BD2B3A" w14:textId="77777777" w:rsidR="007D5FED" w:rsidRDefault="007D5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51456837"/>
      <w:docPartObj>
        <w:docPartGallery w:val="Page Numbers (Bottom of Page)"/>
        <w:docPartUnique/>
      </w:docPartObj>
    </w:sdtPr>
    <w:sdtEndPr>
      <w:rPr>
        <w:rStyle w:val="PageNumber"/>
      </w:rPr>
    </w:sdtEndPr>
    <w:sdtContent>
      <w:p w14:paraId="69B68724" w14:textId="0A7202F6" w:rsidR="007D5FED" w:rsidRDefault="007D5FED" w:rsidP="002773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6997F54" w14:textId="77777777" w:rsidR="007D5FED" w:rsidRDefault="007D5F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C90FCE" w14:textId="77777777" w:rsidR="00451228" w:rsidRDefault="00451228" w:rsidP="00B65B3A">
      <w:r>
        <w:separator/>
      </w:r>
    </w:p>
  </w:footnote>
  <w:footnote w:type="continuationSeparator" w:id="0">
    <w:p w14:paraId="19EF1605" w14:textId="77777777" w:rsidR="00451228" w:rsidRDefault="00451228"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D8648" w14:textId="77777777" w:rsidR="007D5FED" w:rsidRDefault="007D5FED" w:rsidP="00B65B3A">
    <w:pPr>
      <w:pStyle w:val="Header"/>
      <w:spacing w:before="240" w:after="276"/>
    </w:pPr>
  </w:p>
  <w:p w14:paraId="7D056D57" w14:textId="77777777" w:rsidR="007D5FED" w:rsidRDefault="007D5FED" w:rsidP="00B65B3A">
    <w:pPr>
      <w:spacing w:after="276"/>
    </w:pPr>
  </w:p>
  <w:p w14:paraId="5440A61B" w14:textId="77777777" w:rsidR="007D5FED" w:rsidRDefault="007D5FED"/>
  <w:p w14:paraId="4F312B41" w14:textId="77777777" w:rsidR="007D5FED" w:rsidRDefault="007D5FE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35474" w14:textId="77777777" w:rsidR="007D5FED" w:rsidRPr="00B30794" w:rsidRDefault="007D5FED"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26E6928"/>
    <w:multiLevelType w:val="hybridMultilevel"/>
    <w:tmpl w:val="BE0C64D6"/>
    <w:lvl w:ilvl="0" w:tplc="E9D2A0F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51746"/>
    <w:multiLevelType w:val="hybridMultilevel"/>
    <w:tmpl w:val="3A72AF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D940E7C"/>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15:restartNumberingAfterBreak="0">
    <w:nsid w:val="121A2351"/>
    <w:multiLevelType w:val="hybridMultilevel"/>
    <w:tmpl w:val="34005CDE"/>
    <w:lvl w:ilvl="0" w:tplc="E9DC2EE8">
      <w:start w:val="6"/>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4A8140B"/>
    <w:multiLevelType w:val="hybridMultilevel"/>
    <w:tmpl w:val="FC96D390"/>
    <w:lvl w:ilvl="0" w:tplc="E9DC2EE8">
      <w:start w:val="6"/>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9701CA"/>
    <w:multiLevelType w:val="hybridMultilevel"/>
    <w:tmpl w:val="506CD322"/>
    <w:lvl w:ilvl="0" w:tplc="CD96825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9" w15:restartNumberingAfterBreak="0">
    <w:nsid w:val="1B901DD3"/>
    <w:multiLevelType w:val="hybridMultilevel"/>
    <w:tmpl w:val="B548FD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1B54CD9"/>
    <w:multiLevelType w:val="hybridMultilevel"/>
    <w:tmpl w:val="679C44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78303E6"/>
    <w:multiLevelType w:val="hybridMultilevel"/>
    <w:tmpl w:val="95185F6A"/>
    <w:lvl w:ilvl="0" w:tplc="8CF4E012">
      <w:start w:val="5"/>
      <w:numFmt w:val="bullet"/>
      <w:lvlText w:val=""/>
      <w:lvlJc w:val="left"/>
      <w:pPr>
        <w:ind w:left="720" w:hanging="360"/>
      </w:pPr>
      <w:rPr>
        <w:rFonts w:ascii="Symbol" w:eastAsiaTheme="minorHAnsi"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287115A"/>
    <w:multiLevelType w:val="hybridMultilevel"/>
    <w:tmpl w:val="94E0EE02"/>
    <w:lvl w:ilvl="0" w:tplc="0809000F">
      <w:start w:val="1"/>
      <w:numFmt w:val="decimal"/>
      <w:lvlText w:val="%1."/>
      <w:lvlJc w:val="left"/>
      <w:pPr>
        <w:ind w:left="723" w:hanging="360"/>
      </w:pPr>
    </w:lvl>
    <w:lvl w:ilvl="1" w:tplc="08090019" w:tentative="1">
      <w:start w:val="1"/>
      <w:numFmt w:val="lowerLetter"/>
      <w:lvlText w:val="%2."/>
      <w:lvlJc w:val="left"/>
      <w:pPr>
        <w:ind w:left="1443" w:hanging="360"/>
      </w:pPr>
    </w:lvl>
    <w:lvl w:ilvl="2" w:tplc="0809001B" w:tentative="1">
      <w:start w:val="1"/>
      <w:numFmt w:val="lowerRoman"/>
      <w:lvlText w:val="%3."/>
      <w:lvlJc w:val="right"/>
      <w:pPr>
        <w:ind w:left="2163" w:hanging="180"/>
      </w:pPr>
    </w:lvl>
    <w:lvl w:ilvl="3" w:tplc="0809000F" w:tentative="1">
      <w:start w:val="1"/>
      <w:numFmt w:val="decimal"/>
      <w:lvlText w:val="%4."/>
      <w:lvlJc w:val="left"/>
      <w:pPr>
        <w:ind w:left="2883" w:hanging="360"/>
      </w:pPr>
    </w:lvl>
    <w:lvl w:ilvl="4" w:tplc="08090019" w:tentative="1">
      <w:start w:val="1"/>
      <w:numFmt w:val="lowerLetter"/>
      <w:lvlText w:val="%5."/>
      <w:lvlJc w:val="left"/>
      <w:pPr>
        <w:ind w:left="3603" w:hanging="360"/>
      </w:pPr>
    </w:lvl>
    <w:lvl w:ilvl="5" w:tplc="0809001B" w:tentative="1">
      <w:start w:val="1"/>
      <w:numFmt w:val="lowerRoman"/>
      <w:lvlText w:val="%6."/>
      <w:lvlJc w:val="right"/>
      <w:pPr>
        <w:ind w:left="4323" w:hanging="180"/>
      </w:pPr>
    </w:lvl>
    <w:lvl w:ilvl="6" w:tplc="0809000F" w:tentative="1">
      <w:start w:val="1"/>
      <w:numFmt w:val="decimal"/>
      <w:lvlText w:val="%7."/>
      <w:lvlJc w:val="left"/>
      <w:pPr>
        <w:ind w:left="5043" w:hanging="360"/>
      </w:pPr>
    </w:lvl>
    <w:lvl w:ilvl="7" w:tplc="08090019" w:tentative="1">
      <w:start w:val="1"/>
      <w:numFmt w:val="lowerLetter"/>
      <w:lvlText w:val="%8."/>
      <w:lvlJc w:val="left"/>
      <w:pPr>
        <w:ind w:left="5763" w:hanging="360"/>
      </w:pPr>
    </w:lvl>
    <w:lvl w:ilvl="8" w:tplc="0809001B" w:tentative="1">
      <w:start w:val="1"/>
      <w:numFmt w:val="lowerRoman"/>
      <w:lvlText w:val="%9."/>
      <w:lvlJc w:val="right"/>
      <w:pPr>
        <w:ind w:left="6483" w:hanging="180"/>
      </w:pPr>
    </w:lvl>
  </w:abstractNum>
  <w:abstractNum w:abstractNumId="14" w15:restartNumberingAfterBreak="0">
    <w:nsid w:val="332554BA"/>
    <w:multiLevelType w:val="hybridMultilevel"/>
    <w:tmpl w:val="24F4E942"/>
    <w:lvl w:ilvl="0" w:tplc="83D4FC1A">
      <w:start w:val="1"/>
      <w:numFmt w:val="decimal"/>
      <w:lvlText w:val="%1)"/>
      <w:lvlJc w:val="left"/>
      <w:pPr>
        <w:ind w:left="644" w:hanging="360"/>
      </w:pPr>
      <w:rPr>
        <w:rFonts w:eastAsiaTheme="minorHAnsi"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5" w15:restartNumberingAfterBreak="0">
    <w:nsid w:val="388467AA"/>
    <w:multiLevelType w:val="hybridMultilevel"/>
    <w:tmpl w:val="50F8BB3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4FF81C1E"/>
    <w:multiLevelType w:val="hybridMultilevel"/>
    <w:tmpl w:val="C5560106"/>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53C201E3"/>
    <w:multiLevelType w:val="hybridMultilevel"/>
    <w:tmpl w:val="B7969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4626A09"/>
    <w:multiLevelType w:val="hybridMultilevel"/>
    <w:tmpl w:val="3544E17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15:restartNumberingAfterBreak="0">
    <w:nsid w:val="59DE5AF5"/>
    <w:multiLevelType w:val="hybridMultilevel"/>
    <w:tmpl w:val="EBD8759A"/>
    <w:lvl w:ilvl="0" w:tplc="E6A00BFA">
      <w:start w:val="1"/>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0F26D6"/>
    <w:multiLevelType w:val="hybridMultilevel"/>
    <w:tmpl w:val="D7A206C6"/>
    <w:lvl w:ilvl="0" w:tplc="2EA84E7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B666F4"/>
    <w:multiLevelType w:val="hybridMultilevel"/>
    <w:tmpl w:val="44B40398"/>
    <w:lvl w:ilvl="0" w:tplc="A85091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2363D9"/>
    <w:multiLevelType w:val="hybridMultilevel"/>
    <w:tmpl w:val="0C08E7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5070AE7"/>
    <w:multiLevelType w:val="hybridMultilevel"/>
    <w:tmpl w:val="1444E964"/>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66D71894"/>
    <w:multiLevelType w:val="multilevel"/>
    <w:tmpl w:val="9FCE52B6"/>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7" w15:restartNumberingAfterBreak="0">
    <w:nsid w:val="778612CE"/>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0"/>
  </w:num>
  <w:num w:numId="3">
    <w:abstractNumId w:val="0"/>
  </w:num>
  <w:num w:numId="4">
    <w:abstractNumId w:val="1"/>
  </w:num>
  <w:num w:numId="5">
    <w:abstractNumId w:val="4"/>
  </w:num>
  <w:num w:numId="6">
    <w:abstractNumId w:val="23"/>
  </w:num>
  <w:num w:numId="7">
    <w:abstractNumId w:val="21"/>
  </w:num>
  <w:num w:numId="8">
    <w:abstractNumId w:val="28"/>
  </w:num>
  <w:num w:numId="9">
    <w:abstractNumId w:val="2"/>
  </w:num>
  <w:num w:numId="10">
    <w:abstractNumId w:val="7"/>
  </w:num>
  <w:num w:numId="11">
    <w:abstractNumId w:val="22"/>
  </w:num>
  <w:num w:numId="12">
    <w:abstractNumId w:val="27"/>
  </w:num>
  <w:num w:numId="13">
    <w:abstractNumId w:val="18"/>
  </w:num>
  <w:num w:numId="14">
    <w:abstractNumId w:val="15"/>
  </w:num>
  <w:num w:numId="15">
    <w:abstractNumId w:val="9"/>
  </w:num>
  <w:num w:numId="16">
    <w:abstractNumId w:val="17"/>
  </w:num>
  <w:num w:numId="17">
    <w:abstractNumId w:val="10"/>
  </w:num>
  <w:num w:numId="18">
    <w:abstractNumId w:val="24"/>
  </w:num>
  <w:num w:numId="19">
    <w:abstractNumId w:val="6"/>
  </w:num>
  <w:num w:numId="20">
    <w:abstractNumId w:val="5"/>
  </w:num>
  <w:num w:numId="21">
    <w:abstractNumId w:val="8"/>
  </w:num>
  <w:num w:numId="22">
    <w:abstractNumId w:val="26"/>
  </w:num>
  <w:num w:numId="23">
    <w:abstractNumId w:val="12"/>
  </w:num>
  <w:num w:numId="24">
    <w:abstractNumId w:val="14"/>
  </w:num>
  <w:num w:numId="25">
    <w:abstractNumId w:val="11"/>
  </w:num>
  <w:num w:numId="26">
    <w:abstractNumId w:val="13"/>
  </w:num>
  <w:num w:numId="27">
    <w:abstractNumId w:val="3"/>
  </w:num>
  <w:num w:numId="28">
    <w:abstractNumId w:val="25"/>
  </w:num>
  <w:num w:numId="29">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na Gårdmark">
    <w15:presenceInfo w15:providerId="AD" w15:userId="S-1-5-21-1060284298-1343024091-682003330-100775"/>
  </w15:person>
  <w15:person w15:author="Max Lindmark">
    <w15:presenceInfo w15:providerId="AD" w15:userId="S::max.lindmark@slu.se::74a91d58-1def-4e6c-a200-e80e4af38c20"/>
  </w15:person>
  <w15:person w15:author="Asta Audzijonyte">
    <w15:presenceInfo w15:providerId="AD" w15:userId="S::Asta.Audzijonyte@utas.edu.au::a3d30981-db3b-4423-8ad1-b5728f275541"/>
  </w15:person>
  <w15:person w15:author="Julia Blanchard">
    <w15:presenceInfo w15:providerId="AD" w15:userId="S::julia.blanchard@utas.edu.au::73adb783-d8e8-4349-9414-c15c0b292cbc"/>
  </w15:person>
  <w15:person w15:author="Max Lindmark [2]">
    <w15:presenceInfo w15:providerId="AD" w15:userId="S-1-5-21-1060284298-1343024091-682003330-1424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7DC"/>
    <w:rsid w:val="000000C0"/>
    <w:rsid w:val="00000960"/>
    <w:rsid w:val="00001036"/>
    <w:rsid w:val="000013E2"/>
    <w:rsid w:val="00001877"/>
    <w:rsid w:val="000023A4"/>
    <w:rsid w:val="000023D2"/>
    <w:rsid w:val="000023DA"/>
    <w:rsid w:val="00002429"/>
    <w:rsid w:val="000024F0"/>
    <w:rsid w:val="000027E3"/>
    <w:rsid w:val="00002E7B"/>
    <w:rsid w:val="00002EF2"/>
    <w:rsid w:val="0000368C"/>
    <w:rsid w:val="0000418E"/>
    <w:rsid w:val="0000426F"/>
    <w:rsid w:val="00004671"/>
    <w:rsid w:val="00004674"/>
    <w:rsid w:val="00004857"/>
    <w:rsid w:val="000054D0"/>
    <w:rsid w:val="000058BB"/>
    <w:rsid w:val="00005A5E"/>
    <w:rsid w:val="00005EBF"/>
    <w:rsid w:val="000060C8"/>
    <w:rsid w:val="000060F5"/>
    <w:rsid w:val="00006119"/>
    <w:rsid w:val="00006134"/>
    <w:rsid w:val="00007676"/>
    <w:rsid w:val="00007D80"/>
    <w:rsid w:val="00007F16"/>
    <w:rsid w:val="00011540"/>
    <w:rsid w:val="00011EF4"/>
    <w:rsid w:val="00012402"/>
    <w:rsid w:val="000124FD"/>
    <w:rsid w:val="0001254E"/>
    <w:rsid w:val="00012766"/>
    <w:rsid w:val="00012E9F"/>
    <w:rsid w:val="000132B3"/>
    <w:rsid w:val="000138C3"/>
    <w:rsid w:val="0001390A"/>
    <w:rsid w:val="0001424C"/>
    <w:rsid w:val="00014304"/>
    <w:rsid w:val="0001476C"/>
    <w:rsid w:val="0001497B"/>
    <w:rsid w:val="00014BF3"/>
    <w:rsid w:val="0001534E"/>
    <w:rsid w:val="00015374"/>
    <w:rsid w:val="000153A4"/>
    <w:rsid w:val="00015A34"/>
    <w:rsid w:val="000161B4"/>
    <w:rsid w:val="000161E4"/>
    <w:rsid w:val="0001645E"/>
    <w:rsid w:val="000165CF"/>
    <w:rsid w:val="00016808"/>
    <w:rsid w:val="00016D43"/>
    <w:rsid w:val="000172E8"/>
    <w:rsid w:val="0001749B"/>
    <w:rsid w:val="00017F5C"/>
    <w:rsid w:val="000200BC"/>
    <w:rsid w:val="000200E9"/>
    <w:rsid w:val="000200F7"/>
    <w:rsid w:val="00020E0A"/>
    <w:rsid w:val="00021281"/>
    <w:rsid w:val="000217A5"/>
    <w:rsid w:val="00022700"/>
    <w:rsid w:val="0002287F"/>
    <w:rsid w:val="00022BBA"/>
    <w:rsid w:val="00022F2A"/>
    <w:rsid w:val="000230D3"/>
    <w:rsid w:val="0002314C"/>
    <w:rsid w:val="0002347E"/>
    <w:rsid w:val="00023D26"/>
    <w:rsid w:val="00024C76"/>
    <w:rsid w:val="00024F33"/>
    <w:rsid w:val="000251BD"/>
    <w:rsid w:val="000258C6"/>
    <w:rsid w:val="0002602F"/>
    <w:rsid w:val="000260CA"/>
    <w:rsid w:val="0002640F"/>
    <w:rsid w:val="00026663"/>
    <w:rsid w:val="00026DF5"/>
    <w:rsid w:val="00026E52"/>
    <w:rsid w:val="00026F01"/>
    <w:rsid w:val="00027159"/>
    <w:rsid w:val="000274FB"/>
    <w:rsid w:val="00027695"/>
    <w:rsid w:val="00027978"/>
    <w:rsid w:val="0003013E"/>
    <w:rsid w:val="00030800"/>
    <w:rsid w:val="00030F0C"/>
    <w:rsid w:val="0003125C"/>
    <w:rsid w:val="00031744"/>
    <w:rsid w:val="00031861"/>
    <w:rsid w:val="00031925"/>
    <w:rsid w:val="00031AA5"/>
    <w:rsid w:val="00031B08"/>
    <w:rsid w:val="00031C53"/>
    <w:rsid w:val="00032F4D"/>
    <w:rsid w:val="000331D4"/>
    <w:rsid w:val="00033AC0"/>
    <w:rsid w:val="00033EC7"/>
    <w:rsid w:val="00033F0B"/>
    <w:rsid w:val="000348C8"/>
    <w:rsid w:val="0003491C"/>
    <w:rsid w:val="00034A14"/>
    <w:rsid w:val="00034BD7"/>
    <w:rsid w:val="00034E5D"/>
    <w:rsid w:val="00034F92"/>
    <w:rsid w:val="00035199"/>
    <w:rsid w:val="00035532"/>
    <w:rsid w:val="00035903"/>
    <w:rsid w:val="00035A35"/>
    <w:rsid w:val="00035A9E"/>
    <w:rsid w:val="00035B57"/>
    <w:rsid w:val="00035E60"/>
    <w:rsid w:val="000366A6"/>
    <w:rsid w:val="000369EB"/>
    <w:rsid w:val="000373CA"/>
    <w:rsid w:val="000376B5"/>
    <w:rsid w:val="00037B24"/>
    <w:rsid w:val="00037C00"/>
    <w:rsid w:val="00037D90"/>
    <w:rsid w:val="00037E63"/>
    <w:rsid w:val="0004009E"/>
    <w:rsid w:val="00040663"/>
    <w:rsid w:val="00040904"/>
    <w:rsid w:val="00040B9A"/>
    <w:rsid w:val="00040E25"/>
    <w:rsid w:val="000414DF"/>
    <w:rsid w:val="00041EDA"/>
    <w:rsid w:val="00041EDC"/>
    <w:rsid w:val="00041FFB"/>
    <w:rsid w:val="000422F0"/>
    <w:rsid w:val="00042E84"/>
    <w:rsid w:val="00042FAC"/>
    <w:rsid w:val="00043B30"/>
    <w:rsid w:val="00043DEE"/>
    <w:rsid w:val="0004409B"/>
    <w:rsid w:val="00044519"/>
    <w:rsid w:val="00044745"/>
    <w:rsid w:val="000453CE"/>
    <w:rsid w:val="00045537"/>
    <w:rsid w:val="000455DA"/>
    <w:rsid w:val="0004560E"/>
    <w:rsid w:val="00045CFD"/>
    <w:rsid w:val="00045D9D"/>
    <w:rsid w:val="000460D1"/>
    <w:rsid w:val="000466B2"/>
    <w:rsid w:val="000469FC"/>
    <w:rsid w:val="00046D33"/>
    <w:rsid w:val="00046D89"/>
    <w:rsid w:val="00046F36"/>
    <w:rsid w:val="0004700E"/>
    <w:rsid w:val="000475F7"/>
    <w:rsid w:val="00047613"/>
    <w:rsid w:val="00047EF2"/>
    <w:rsid w:val="00050044"/>
    <w:rsid w:val="00050496"/>
    <w:rsid w:val="00050727"/>
    <w:rsid w:val="00050A51"/>
    <w:rsid w:val="0005116C"/>
    <w:rsid w:val="000513E5"/>
    <w:rsid w:val="0005173A"/>
    <w:rsid w:val="000517FD"/>
    <w:rsid w:val="00051CCB"/>
    <w:rsid w:val="000523A5"/>
    <w:rsid w:val="000524A9"/>
    <w:rsid w:val="0005289A"/>
    <w:rsid w:val="000535B7"/>
    <w:rsid w:val="00053E8C"/>
    <w:rsid w:val="00053E90"/>
    <w:rsid w:val="000541BF"/>
    <w:rsid w:val="00054393"/>
    <w:rsid w:val="000548A1"/>
    <w:rsid w:val="00054BB9"/>
    <w:rsid w:val="00054DBB"/>
    <w:rsid w:val="000552F3"/>
    <w:rsid w:val="00055464"/>
    <w:rsid w:val="0005559B"/>
    <w:rsid w:val="00055BF9"/>
    <w:rsid w:val="00056B5A"/>
    <w:rsid w:val="00056D99"/>
    <w:rsid w:val="00057295"/>
    <w:rsid w:val="00057344"/>
    <w:rsid w:val="000576B5"/>
    <w:rsid w:val="0005786D"/>
    <w:rsid w:val="00057ED1"/>
    <w:rsid w:val="00060043"/>
    <w:rsid w:val="00060302"/>
    <w:rsid w:val="0006053F"/>
    <w:rsid w:val="00060615"/>
    <w:rsid w:val="00060ACD"/>
    <w:rsid w:val="00060F2D"/>
    <w:rsid w:val="00060FBE"/>
    <w:rsid w:val="000610FD"/>
    <w:rsid w:val="00061821"/>
    <w:rsid w:val="00061C14"/>
    <w:rsid w:val="00061D3F"/>
    <w:rsid w:val="00062536"/>
    <w:rsid w:val="00062AD5"/>
    <w:rsid w:val="00062C9E"/>
    <w:rsid w:val="00062D9E"/>
    <w:rsid w:val="000631F0"/>
    <w:rsid w:val="00063459"/>
    <w:rsid w:val="000634B4"/>
    <w:rsid w:val="00064033"/>
    <w:rsid w:val="00064421"/>
    <w:rsid w:val="00064B8F"/>
    <w:rsid w:val="00065255"/>
    <w:rsid w:val="00065B56"/>
    <w:rsid w:val="0006603E"/>
    <w:rsid w:val="000662F8"/>
    <w:rsid w:val="0006630D"/>
    <w:rsid w:val="00066C55"/>
    <w:rsid w:val="0006707E"/>
    <w:rsid w:val="000672C4"/>
    <w:rsid w:val="00067C02"/>
    <w:rsid w:val="00067D10"/>
    <w:rsid w:val="00067E68"/>
    <w:rsid w:val="0007093C"/>
    <w:rsid w:val="000714CA"/>
    <w:rsid w:val="00071C9D"/>
    <w:rsid w:val="00071CB0"/>
    <w:rsid w:val="00072572"/>
    <w:rsid w:val="0007273D"/>
    <w:rsid w:val="00072949"/>
    <w:rsid w:val="00073F1E"/>
    <w:rsid w:val="00074149"/>
    <w:rsid w:val="00074354"/>
    <w:rsid w:val="000744BE"/>
    <w:rsid w:val="00074BD7"/>
    <w:rsid w:val="000751D4"/>
    <w:rsid w:val="00075F41"/>
    <w:rsid w:val="00075F7F"/>
    <w:rsid w:val="00075FD8"/>
    <w:rsid w:val="000760F9"/>
    <w:rsid w:val="00076242"/>
    <w:rsid w:val="0007627B"/>
    <w:rsid w:val="000762B9"/>
    <w:rsid w:val="00076A64"/>
    <w:rsid w:val="00076BDC"/>
    <w:rsid w:val="0007731E"/>
    <w:rsid w:val="00077569"/>
    <w:rsid w:val="000800A4"/>
    <w:rsid w:val="00080490"/>
    <w:rsid w:val="00080B5D"/>
    <w:rsid w:val="00080EAC"/>
    <w:rsid w:val="00081072"/>
    <w:rsid w:val="0008130D"/>
    <w:rsid w:val="000813F3"/>
    <w:rsid w:val="000818EC"/>
    <w:rsid w:val="00081906"/>
    <w:rsid w:val="00081C53"/>
    <w:rsid w:val="00081E66"/>
    <w:rsid w:val="0008255F"/>
    <w:rsid w:val="000825E4"/>
    <w:rsid w:val="0008267D"/>
    <w:rsid w:val="00082A98"/>
    <w:rsid w:val="00082B51"/>
    <w:rsid w:val="00082E8E"/>
    <w:rsid w:val="0008336D"/>
    <w:rsid w:val="00083430"/>
    <w:rsid w:val="0008412C"/>
    <w:rsid w:val="0008466A"/>
    <w:rsid w:val="0008469F"/>
    <w:rsid w:val="00085056"/>
    <w:rsid w:val="000851C4"/>
    <w:rsid w:val="00085208"/>
    <w:rsid w:val="0008532D"/>
    <w:rsid w:val="00085DC7"/>
    <w:rsid w:val="00085E0D"/>
    <w:rsid w:val="00086A75"/>
    <w:rsid w:val="00086AEF"/>
    <w:rsid w:val="00086E20"/>
    <w:rsid w:val="00087875"/>
    <w:rsid w:val="00087ABF"/>
    <w:rsid w:val="00087D4D"/>
    <w:rsid w:val="00090162"/>
    <w:rsid w:val="000907BE"/>
    <w:rsid w:val="00090F90"/>
    <w:rsid w:val="00091A76"/>
    <w:rsid w:val="00092011"/>
    <w:rsid w:val="00092665"/>
    <w:rsid w:val="00092C1C"/>
    <w:rsid w:val="0009369F"/>
    <w:rsid w:val="000936E4"/>
    <w:rsid w:val="00093CE4"/>
    <w:rsid w:val="000943FF"/>
    <w:rsid w:val="000948DF"/>
    <w:rsid w:val="000954E3"/>
    <w:rsid w:val="00095CE8"/>
    <w:rsid w:val="000960C1"/>
    <w:rsid w:val="000961B8"/>
    <w:rsid w:val="00096272"/>
    <w:rsid w:val="00096D0E"/>
    <w:rsid w:val="00096E01"/>
    <w:rsid w:val="00096F34"/>
    <w:rsid w:val="000977A6"/>
    <w:rsid w:val="000979B8"/>
    <w:rsid w:val="000A02C4"/>
    <w:rsid w:val="000A0A56"/>
    <w:rsid w:val="000A0DB4"/>
    <w:rsid w:val="000A0E95"/>
    <w:rsid w:val="000A0F0E"/>
    <w:rsid w:val="000A1108"/>
    <w:rsid w:val="000A1234"/>
    <w:rsid w:val="000A17CD"/>
    <w:rsid w:val="000A1951"/>
    <w:rsid w:val="000A1C50"/>
    <w:rsid w:val="000A1C5A"/>
    <w:rsid w:val="000A1CF0"/>
    <w:rsid w:val="000A217C"/>
    <w:rsid w:val="000A2377"/>
    <w:rsid w:val="000A25EC"/>
    <w:rsid w:val="000A2DF8"/>
    <w:rsid w:val="000A3677"/>
    <w:rsid w:val="000A452F"/>
    <w:rsid w:val="000A4738"/>
    <w:rsid w:val="000A47FF"/>
    <w:rsid w:val="000A518C"/>
    <w:rsid w:val="000A5292"/>
    <w:rsid w:val="000A52CF"/>
    <w:rsid w:val="000A54A7"/>
    <w:rsid w:val="000A5665"/>
    <w:rsid w:val="000A567F"/>
    <w:rsid w:val="000A5AD3"/>
    <w:rsid w:val="000A5E8E"/>
    <w:rsid w:val="000A639E"/>
    <w:rsid w:val="000A6455"/>
    <w:rsid w:val="000A6B98"/>
    <w:rsid w:val="000A7052"/>
    <w:rsid w:val="000A70AC"/>
    <w:rsid w:val="000A7406"/>
    <w:rsid w:val="000A74FF"/>
    <w:rsid w:val="000A786D"/>
    <w:rsid w:val="000A7B94"/>
    <w:rsid w:val="000A7B9E"/>
    <w:rsid w:val="000A7E81"/>
    <w:rsid w:val="000A7FFD"/>
    <w:rsid w:val="000B0058"/>
    <w:rsid w:val="000B0456"/>
    <w:rsid w:val="000B04B8"/>
    <w:rsid w:val="000B0623"/>
    <w:rsid w:val="000B06EE"/>
    <w:rsid w:val="000B1194"/>
    <w:rsid w:val="000B14BE"/>
    <w:rsid w:val="000B15DC"/>
    <w:rsid w:val="000B1A86"/>
    <w:rsid w:val="000B1AB6"/>
    <w:rsid w:val="000B25A7"/>
    <w:rsid w:val="000B2B8D"/>
    <w:rsid w:val="000B2F98"/>
    <w:rsid w:val="000B2FEE"/>
    <w:rsid w:val="000B327D"/>
    <w:rsid w:val="000B3482"/>
    <w:rsid w:val="000B36A8"/>
    <w:rsid w:val="000B3760"/>
    <w:rsid w:val="000B3B73"/>
    <w:rsid w:val="000B400E"/>
    <w:rsid w:val="000B4716"/>
    <w:rsid w:val="000B4754"/>
    <w:rsid w:val="000B4878"/>
    <w:rsid w:val="000B49A2"/>
    <w:rsid w:val="000B5283"/>
    <w:rsid w:val="000B5471"/>
    <w:rsid w:val="000B54C0"/>
    <w:rsid w:val="000B5BCE"/>
    <w:rsid w:val="000B5E8E"/>
    <w:rsid w:val="000B5EA3"/>
    <w:rsid w:val="000B6344"/>
    <w:rsid w:val="000B637C"/>
    <w:rsid w:val="000B6848"/>
    <w:rsid w:val="000C0470"/>
    <w:rsid w:val="000C0EE8"/>
    <w:rsid w:val="000C125B"/>
    <w:rsid w:val="000C1422"/>
    <w:rsid w:val="000C18A9"/>
    <w:rsid w:val="000C1E8C"/>
    <w:rsid w:val="000C1EA9"/>
    <w:rsid w:val="000C238F"/>
    <w:rsid w:val="000C286F"/>
    <w:rsid w:val="000C2A69"/>
    <w:rsid w:val="000C2AAC"/>
    <w:rsid w:val="000C2E2B"/>
    <w:rsid w:val="000C2E59"/>
    <w:rsid w:val="000C30A8"/>
    <w:rsid w:val="000C3366"/>
    <w:rsid w:val="000C343E"/>
    <w:rsid w:val="000C45F8"/>
    <w:rsid w:val="000C4CB3"/>
    <w:rsid w:val="000C4D06"/>
    <w:rsid w:val="000C527E"/>
    <w:rsid w:val="000C5337"/>
    <w:rsid w:val="000C5566"/>
    <w:rsid w:val="000C55D9"/>
    <w:rsid w:val="000C6411"/>
    <w:rsid w:val="000C6673"/>
    <w:rsid w:val="000C69B9"/>
    <w:rsid w:val="000C6F0C"/>
    <w:rsid w:val="000C6F16"/>
    <w:rsid w:val="000C6F50"/>
    <w:rsid w:val="000C7077"/>
    <w:rsid w:val="000C71C3"/>
    <w:rsid w:val="000C72A1"/>
    <w:rsid w:val="000C73BE"/>
    <w:rsid w:val="000C740F"/>
    <w:rsid w:val="000C770F"/>
    <w:rsid w:val="000D0023"/>
    <w:rsid w:val="000D032A"/>
    <w:rsid w:val="000D04CC"/>
    <w:rsid w:val="000D0590"/>
    <w:rsid w:val="000D06AE"/>
    <w:rsid w:val="000D0734"/>
    <w:rsid w:val="000D0C9C"/>
    <w:rsid w:val="000D0FE3"/>
    <w:rsid w:val="000D142F"/>
    <w:rsid w:val="000D1A4E"/>
    <w:rsid w:val="000D1EDE"/>
    <w:rsid w:val="000D2332"/>
    <w:rsid w:val="000D269F"/>
    <w:rsid w:val="000D2816"/>
    <w:rsid w:val="000D28BE"/>
    <w:rsid w:val="000D29CC"/>
    <w:rsid w:val="000D2B45"/>
    <w:rsid w:val="000D2C5E"/>
    <w:rsid w:val="000D2D21"/>
    <w:rsid w:val="000D3239"/>
    <w:rsid w:val="000D3A6B"/>
    <w:rsid w:val="000D42B7"/>
    <w:rsid w:val="000D4740"/>
    <w:rsid w:val="000D570A"/>
    <w:rsid w:val="000D5B5D"/>
    <w:rsid w:val="000D5E33"/>
    <w:rsid w:val="000D66A6"/>
    <w:rsid w:val="000D6F49"/>
    <w:rsid w:val="000D737A"/>
    <w:rsid w:val="000D7586"/>
    <w:rsid w:val="000D7625"/>
    <w:rsid w:val="000E0499"/>
    <w:rsid w:val="000E0983"/>
    <w:rsid w:val="000E1174"/>
    <w:rsid w:val="000E16FF"/>
    <w:rsid w:val="000E1ACE"/>
    <w:rsid w:val="000E1EAC"/>
    <w:rsid w:val="000E2D79"/>
    <w:rsid w:val="000E2FF7"/>
    <w:rsid w:val="000E3329"/>
    <w:rsid w:val="000E349A"/>
    <w:rsid w:val="000E3914"/>
    <w:rsid w:val="000E41E4"/>
    <w:rsid w:val="000E46E0"/>
    <w:rsid w:val="000E4A28"/>
    <w:rsid w:val="000E4DB0"/>
    <w:rsid w:val="000E4E79"/>
    <w:rsid w:val="000E51F6"/>
    <w:rsid w:val="000E5478"/>
    <w:rsid w:val="000E5527"/>
    <w:rsid w:val="000E5DC7"/>
    <w:rsid w:val="000E619F"/>
    <w:rsid w:val="000E6C5E"/>
    <w:rsid w:val="000E6C69"/>
    <w:rsid w:val="000E700D"/>
    <w:rsid w:val="000E701C"/>
    <w:rsid w:val="000E75C7"/>
    <w:rsid w:val="000E7D52"/>
    <w:rsid w:val="000F01AC"/>
    <w:rsid w:val="000F01FE"/>
    <w:rsid w:val="000F052F"/>
    <w:rsid w:val="000F0A5D"/>
    <w:rsid w:val="000F0D0B"/>
    <w:rsid w:val="000F0D4D"/>
    <w:rsid w:val="000F0DB1"/>
    <w:rsid w:val="000F183F"/>
    <w:rsid w:val="000F20B4"/>
    <w:rsid w:val="000F24EB"/>
    <w:rsid w:val="000F2591"/>
    <w:rsid w:val="000F2F1A"/>
    <w:rsid w:val="000F31AB"/>
    <w:rsid w:val="000F33AF"/>
    <w:rsid w:val="000F3BE1"/>
    <w:rsid w:val="000F3CC7"/>
    <w:rsid w:val="000F3CE3"/>
    <w:rsid w:val="000F3DE9"/>
    <w:rsid w:val="000F3FB8"/>
    <w:rsid w:val="000F48EF"/>
    <w:rsid w:val="000F4C08"/>
    <w:rsid w:val="000F4D7E"/>
    <w:rsid w:val="000F577B"/>
    <w:rsid w:val="000F5856"/>
    <w:rsid w:val="000F5A3B"/>
    <w:rsid w:val="000F5E03"/>
    <w:rsid w:val="000F6239"/>
    <w:rsid w:val="000F6736"/>
    <w:rsid w:val="000F6EF0"/>
    <w:rsid w:val="000F7B0F"/>
    <w:rsid w:val="000F7C4E"/>
    <w:rsid w:val="001001E8"/>
    <w:rsid w:val="00100669"/>
    <w:rsid w:val="0010097D"/>
    <w:rsid w:val="00100DF4"/>
    <w:rsid w:val="001011D4"/>
    <w:rsid w:val="00101DF9"/>
    <w:rsid w:val="00102023"/>
    <w:rsid w:val="0010253A"/>
    <w:rsid w:val="00102648"/>
    <w:rsid w:val="0010266A"/>
    <w:rsid w:val="00102ACE"/>
    <w:rsid w:val="00103047"/>
    <w:rsid w:val="00103447"/>
    <w:rsid w:val="001034AF"/>
    <w:rsid w:val="0010377B"/>
    <w:rsid w:val="001037D9"/>
    <w:rsid w:val="00103A12"/>
    <w:rsid w:val="00103C41"/>
    <w:rsid w:val="001041C3"/>
    <w:rsid w:val="00104521"/>
    <w:rsid w:val="001052BE"/>
    <w:rsid w:val="00105465"/>
    <w:rsid w:val="001059BB"/>
    <w:rsid w:val="00105D79"/>
    <w:rsid w:val="00106082"/>
    <w:rsid w:val="001062DF"/>
    <w:rsid w:val="0010682B"/>
    <w:rsid w:val="00106A25"/>
    <w:rsid w:val="00106DB4"/>
    <w:rsid w:val="00106DBA"/>
    <w:rsid w:val="001073CF"/>
    <w:rsid w:val="00107430"/>
    <w:rsid w:val="00107621"/>
    <w:rsid w:val="00107826"/>
    <w:rsid w:val="001079B0"/>
    <w:rsid w:val="00107E1E"/>
    <w:rsid w:val="00107F5E"/>
    <w:rsid w:val="0011012D"/>
    <w:rsid w:val="00110936"/>
    <w:rsid w:val="00111163"/>
    <w:rsid w:val="00111672"/>
    <w:rsid w:val="00111C99"/>
    <w:rsid w:val="001124D2"/>
    <w:rsid w:val="00112C00"/>
    <w:rsid w:val="0011310E"/>
    <w:rsid w:val="001133BC"/>
    <w:rsid w:val="0011358C"/>
    <w:rsid w:val="001135D7"/>
    <w:rsid w:val="00113A46"/>
    <w:rsid w:val="00113AC2"/>
    <w:rsid w:val="00113C9D"/>
    <w:rsid w:val="00114319"/>
    <w:rsid w:val="00114B8A"/>
    <w:rsid w:val="0011545C"/>
    <w:rsid w:val="00115DB6"/>
    <w:rsid w:val="001162C0"/>
    <w:rsid w:val="00116344"/>
    <w:rsid w:val="001168B5"/>
    <w:rsid w:val="00116AEB"/>
    <w:rsid w:val="0011702F"/>
    <w:rsid w:val="00117104"/>
    <w:rsid w:val="00117194"/>
    <w:rsid w:val="001174FE"/>
    <w:rsid w:val="0011756B"/>
    <w:rsid w:val="00117CA2"/>
    <w:rsid w:val="00117DE5"/>
    <w:rsid w:val="00120149"/>
    <w:rsid w:val="001204E2"/>
    <w:rsid w:val="001206AD"/>
    <w:rsid w:val="00120724"/>
    <w:rsid w:val="00120DD1"/>
    <w:rsid w:val="00120E51"/>
    <w:rsid w:val="001210CA"/>
    <w:rsid w:val="00121344"/>
    <w:rsid w:val="001219C4"/>
    <w:rsid w:val="00121C50"/>
    <w:rsid w:val="00121EB0"/>
    <w:rsid w:val="00122656"/>
    <w:rsid w:val="00122827"/>
    <w:rsid w:val="001228C2"/>
    <w:rsid w:val="00122925"/>
    <w:rsid w:val="001231E4"/>
    <w:rsid w:val="00123473"/>
    <w:rsid w:val="001237D7"/>
    <w:rsid w:val="00123DCF"/>
    <w:rsid w:val="0012449A"/>
    <w:rsid w:val="0012457E"/>
    <w:rsid w:val="00124607"/>
    <w:rsid w:val="001248C3"/>
    <w:rsid w:val="00124B95"/>
    <w:rsid w:val="00125B89"/>
    <w:rsid w:val="00125E59"/>
    <w:rsid w:val="00125EC5"/>
    <w:rsid w:val="00126035"/>
    <w:rsid w:val="001260F4"/>
    <w:rsid w:val="00126321"/>
    <w:rsid w:val="001264D7"/>
    <w:rsid w:val="001267C3"/>
    <w:rsid w:val="00126C03"/>
    <w:rsid w:val="00127047"/>
    <w:rsid w:val="0012731E"/>
    <w:rsid w:val="001273AB"/>
    <w:rsid w:val="0012783F"/>
    <w:rsid w:val="00127E69"/>
    <w:rsid w:val="00127E6E"/>
    <w:rsid w:val="00130060"/>
    <w:rsid w:val="00130952"/>
    <w:rsid w:val="00130A4C"/>
    <w:rsid w:val="00130D32"/>
    <w:rsid w:val="0013117F"/>
    <w:rsid w:val="001318BD"/>
    <w:rsid w:val="001325C6"/>
    <w:rsid w:val="001329DD"/>
    <w:rsid w:val="00132A30"/>
    <w:rsid w:val="00133480"/>
    <w:rsid w:val="00133ADB"/>
    <w:rsid w:val="001341B9"/>
    <w:rsid w:val="001342B0"/>
    <w:rsid w:val="00134387"/>
    <w:rsid w:val="001348F6"/>
    <w:rsid w:val="00134E65"/>
    <w:rsid w:val="001353A5"/>
    <w:rsid w:val="001355FA"/>
    <w:rsid w:val="00135699"/>
    <w:rsid w:val="00135AA6"/>
    <w:rsid w:val="00135B88"/>
    <w:rsid w:val="00135EE5"/>
    <w:rsid w:val="001369C8"/>
    <w:rsid w:val="00136D4D"/>
    <w:rsid w:val="00137F80"/>
    <w:rsid w:val="00137F8B"/>
    <w:rsid w:val="001404C3"/>
    <w:rsid w:val="001405C9"/>
    <w:rsid w:val="001406CC"/>
    <w:rsid w:val="001406E3"/>
    <w:rsid w:val="00140803"/>
    <w:rsid w:val="001408DD"/>
    <w:rsid w:val="00140A0E"/>
    <w:rsid w:val="001411A5"/>
    <w:rsid w:val="001414D6"/>
    <w:rsid w:val="00141508"/>
    <w:rsid w:val="001415BA"/>
    <w:rsid w:val="00141CF4"/>
    <w:rsid w:val="00142503"/>
    <w:rsid w:val="001432B4"/>
    <w:rsid w:val="00143300"/>
    <w:rsid w:val="00143CDE"/>
    <w:rsid w:val="00144008"/>
    <w:rsid w:val="00144853"/>
    <w:rsid w:val="00144D1C"/>
    <w:rsid w:val="00144EBE"/>
    <w:rsid w:val="001455EE"/>
    <w:rsid w:val="00145ED4"/>
    <w:rsid w:val="001465C1"/>
    <w:rsid w:val="001466F4"/>
    <w:rsid w:val="00146BF4"/>
    <w:rsid w:val="00146E01"/>
    <w:rsid w:val="00146ED4"/>
    <w:rsid w:val="00146FC9"/>
    <w:rsid w:val="0014799D"/>
    <w:rsid w:val="001509C7"/>
    <w:rsid w:val="00150B2E"/>
    <w:rsid w:val="0015105C"/>
    <w:rsid w:val="001512DF"/>
    <w:rsid w:val="001516E2"/>
    <w:rsid w:val="0015191F"/>
    <w:rsid w:val="0015192C"/>
    <w:rsid w:val="00151D52"/>
    <w:rsid w:val="001526BE"/>
    <w:rsid w:val="00152834"/>
    <w:rsid w:val="00152970"/>
    <w:rsid w:val="00152A91"/>
    <w:rsid w:val="00152C1E"/>
    <w:rsid w:val="001532E3"/>
    <w:rsid w:val="00153304"/>
    <w:rsid w:val="00153B94"/>
    <w:rsid w:val="00153C2D"/>
    <w:rsid w:val="00154069"/>
    <w:rsid w:val="001540A3"/>
    <w:rsid w:val="0015413B"/>
    <w:rsid w:val="00154F46"/>
    <w:rsid w:val="0015508E"/>
    <w:rsid w:val="001553F6"/>
    <w:rsid w:val="001554BB"/>
    <w:rsid w:val="00155ADC"/>
    <w:rsid w:val="00155CA3"/>
    <w:rsid w:val="00155CDB"/>
    <w:rsid w:val="00156546"/>
    <w:rsid w:val="00156779"/>
    <w:rsid w:val="00156A43"/>
    <w:rsid w:val="00156E14"/>
    <w:rsid w:val="0015756E"/>
    <w:rsid w:val="00157AC4"/>
    <w:rsid w:val="00157AED"/>
    <w:rsid w:val="001601EF"/>
    <w:rsid w:val="00160528"/>
    <w:rsid w:val="001608F1"/>
    <w:rsid w:val="00160E0B"/>
    <w:rsid w:val="00161424"/>
    <w:rsid w:val="00162007"/>
    <w:rsid w:val="00162AB9"/>
    <w:rsid w:val="00162FA5"/>
    <w:rsid w:val="0016357E"/>
    <w:rsid w:val="001637B9"/>
    <w:rsid w:val="00163FD9"/>
    <w:rsid w:val="0016416C"/>
    <w:rsid w:val="00164980"/>
    <w:rsid w:val="00164E85"/>
    <w:rsid w:val="00164FF9"/>
    <w:rsid w:val="001650FA"/>
    <w:rsid w:val="00165241"/>
    <w:rsid w:val="00166870"/>
    <w:rsid w:val="00166891"/>
    <w:rsid w:val="00166CEE"/>
    <w:rsid w:val="00166EEF"/>
    <w:rsid w:val="00167D6A"/>
    <w:rsid w:val="00167D73"/>
    <w:rsid w:val="00167E93"/>
    <w:rsid w:val="00170240"/>
    <w:rsid w:val="001702EA"/>
    <w:rsid w:val="00170B56"/>
    <w:rsid w:val="00170E13"/>
    <w:rsid w:val="00171273"/>
    <w:rsid w:val="00171274"/>
    <w:rsid w:val="001715DB"/>
    <w:rsid w:val="0017185D"/>
    <w:rsid w:val="00171B57"/>
    <w:rsid w:val="00171DFA"/>
    <w:rsid w:val="00172267"/>
    <w:rsid w:val="001733BD"/>
    <w:rsid w:val="00173680"/>
    <w:rsid w:val="00173D7F"/>
    <w:rsid w:val="0017405E"/>
    <w:rsid w:val="0017567B"/>
    <w:rsid w:val="00175981"/>
    <w:rsid w:val="00175B10"/>
    <w:rsid w:val="001762CE"/>
    <w:rsid w:val="00176D12"/>
    <w:rsid w:val="001773D1"/>
    <w:rsid w:val="001773F1"/>
    <w:rsid w:val="00177435"/>
    <w:rsid w:val="00177AA2"/>
    <w:rsid w:val="00177B14"/>
    <w:rsid w:val="001801EF"/>
    <w:rsid w:val="001803DC"/>
    <w:rsid w:val="0018090A"/>
    <w:rsid w:val="00180948"/>
    <w:rsid w:val="001809C0"/>
    <w:rsid w:val="00181209"/>
    <w:rsid w:val="00181F70"/>
    <w:rsid w:val="00182BA9"/>
    <w:rsid w:val="00182C35"/>
    <w:rsid w:val="00182CEC"/>
    <w:rsid w:val="00182E4B"/>
    <w:rsid w:val="00183128"/>
    <w:rsid w:val="001839A3"/>
    <w:rsid w:val="00183A5A"/>
    <w:rsid w:val="00183D7D"/>
    <w:rsid w:val="00184150"/>
    <w:rsid w:val="00184425"/>
    <w:rsid w:val="001846ED"/>
    <w:rsid w:val="00184DC3"/>
    <w:rsid w:val="001852A2"/>
    <w:rsid w:val="00185751"/>
    <w:rsid w:val="001857CC"/>
    <w:rsid w:val="00185E7A"/>
    <w:rsid w:val="00186206"/>
    <w:rsid w:val="0018621C"/>
    <w:rsid w:val="001864FA"/>
    <w:rsid w:val="0018680B"/>
    <w:rsid w:val="00186C9C"/>
    <w:rsid w:val="001873C4"/>
    <w:rsid w:val="001903F9"/>
    <w:rsid w:val="001906CA"/>
    <w:rsid w:val="00190D74"/>
    <w:rsid w:val="00190E51"/>
    <w:rsid w:val="0019179C"/>
    <w:rsid w:val="001920A5"/>
    <w:rsid w:val="0019232B"/>
    <w:rsid w:val="00192836"/>
    <w:rsid w:val="00192A89"/>
    <w:rsid w:val="00192BF3"/>
    <w:rsid w:val="00192CFA"/>
    <w:rsid w:val="00192D42"/>
    <w:rsid w:val="00193777"/>
    <w:rsid w:val="00193B6A"/>
    <w:rsid w:val="00193D2D"/>
    <w:rsid w:val="00193EE9"/>
    <w:rsid w:val="00193FA3"/>
    <w:rsid w:val="001945D2"/>
    <w:rsid w:val="00194801"/>
    <w:rsid w:val="00195129"/>
    <w:rsid w:val="00195587"/>
    <w:rsid w:val="00195DC6"/>
    <w:rsid w:val="00196029"/>
    <w:rsid w:val="0019627F"/>
    <w:rsid w:val="00196B58"/>
    <w:rsid w:val="00196DBC"/>
    <w:rsid w:val="00196E83"/>
    <w:rsid w:val="001971F4"/>
    <w:rsid w:val="0019797F"/>
    <w:rsid w:val="001979E7"/>
    <w:rsid w:val="00197E8F"/>
    <w:rsid w:val="00197F7E"/>
    <w:rsid w:val="001A003A"/>
    <w:rsid w:val="001A00FA"/>
    <w:rsid w:val="001A0347"/>
    <w:rsid w:val="001A0540"/>
    <w:rsid w:val="001A0D92"/>
    <w:rsid w:val="001A12D8"/>
    <w:rsid w:val="001A16A9"/>
    <w:rsid w:val="001A1817"/>
    <w:rsid w:val="001A18A0"/>
    <w:rsid w:val="001A1F63"/>
    <w:rsid w:val="001A2079"/>
    <w:rsid w:val="001A22F5"/>
    <w:rsid w:val="001A2376"/>
    <w:rsid w:val="001A28F2"/>
    <w:rsid w:val="001A2B61"/>
    <w:rsid w:val="001A2FE2"/>
    <w:rsid w:val="001A2FF6"/>
    <w:rsid w:val="001A3103"/>
    <w:rsid w:val="001A357C"/>
    <w:rsid w:val="001A36B6"/>
    <w:rsid w:val="001A37A7"/>
    <w:rsid w:val="001A3855"/>
    <w:rsid w:val="001A3A0C"/>
    <w:rsid w:val="001A3CE9"/>
    <w:rsid w:val="001A4367"/>
    <w:rsid w:val="001A4714"/>
    <w:rsid w:val="001A4BDC"/>
    <w:rsid w:val="001A531D"/>
    <w:rsid w:val="001A539F"/>
    <w:rsid w:val="001A54CC"/>
    <w:rsid w:val="001A5996"/>
    <w:rsid w:val="001A5A83"/>
    <w:rsid w:val="001A5D4A"/>
    <w:rsid w:val="001A5DBE"/>
    <w:rsid w:val="001A60E8"/>
    <w:rsid w:val="001A62CD"/>
    <w:rsid w:val="001A6AD4"/>
    <w:rsid w:val="001A6E73"/>
    <w:rsid w:val="001A6F0C"/>
    <w:rsid w:val="001A74CB"/>
    <w:rsid w:val="001A7516"/>
    <w:rsid w:val="001A7B17"/>
    <w:rsid w:val="001A7F5F"/>
    <w:rsid w:val="001B012A"/>
    <w:rsid w:val="001B038F"/>
    <w:rsid w:val="001B04F3"/>
    <w:rsid w:val="001B088B"/>
    <w:rsid w:val="001B0908"/>
    <w:rsid w:val="001B0C3D"/>
    <w:rsid w:val="001B0D38"/>
    <w:rsid w:val="001B1269"/>
    <w:rsid w:val="001B155A"/>
    <w:rsid w:val="001B1A03"/>
    <w:rsid w:val="001B1C72"/>
    <w:rsid w:val="001B21AC"/>
    <w:rsid w:val="001B2859"/>
    <w:rsid w:val="001B2BC7"/>
    <w:rsid w:val="001B3239"/>
    <w:rsid w:val="001B331B"/>
    <w:rsid w:val="001B3620"/>
    <w:rsid w:val="001B3776"/>
    <w:rsid w:val="001B3CB8"/>
    <w:rsid w:val="001B3DAB"/>
    <w:rsid w:val="001B4017"/>
    <w:rsid w:val="001B403C"/>
    <w:rsid w:val="001B4193"/>
    <w:rsid w:val="001B43B5"/>
    <w:rsid w:val="001B47A9"/>
    <w:rsid w:val="001B48C5"/>
    <w:rsid w:val="001B4BD4"/>
    <w:rsid w:val="001B596A"/>
    <w:rsid w:val="001B5E5A"/>
    <w:rsid w:val="001B655E"/>
    <w:rsid w:val="001B6EEE"/>
    <w:rsid w:val="001B7189"/>
    <w:rsid w:val="001B72EE"/>
    <w:rsid w:val="001B7440"/>
    <w:rsid w:val="001B7A5A"/>
    <w:rsid w:val="001C0230"/>
    <w:rsid w:val="001C0369"/>
    <w:rsid w:val="001C0419"/>
    <w:rsid w:val="001C0424"/>
    <w:rsid w:val="001C06E1"/>
    <w:rsid w:val="001C0E43"/>
    <w:rsid w:val="001C0F0D"/>
    <w:rsid w:val="001C14B5"/>
    <w:rsid w:val="001C1B17"/>
    <w:rsid w:val="001C1E7C"/>
    <w:rsid w:val="001C234B"/>
    <w:rsid w:val="001C2828"/>
    <w:rsid w:val="001C2883"/>
    <w:rsid w:val="001C2E9E"/>
    <w:rsid w:val="001C31DD"/>
    <w:rsid w:val="001C3335"/>
    <w:rsid w:val="001C3529"/>
    <w:rsid w:val="001C37E3"/>
    <w:rsid w:val="001C3845"/>
    <w:rsid w:val="001C41DC"/>
    <w:rsid w:val="001C453C"/>
    <w:rsid w:val="001C46E2"/>
    <w:rsid w:val="001C4879"/>
    <w:rsid w:val="001C4CC7"/>
    <w:rsid w:val="001C50AA"/>
    <w:rsid w:val="001C5872"/>
    <w:rsid w:val="001C58D8"/>
    <w:rsid w:val="001C5A20"/>
    <w:rsid w:val="001C5D66"/>
    <w:rsid w:val="001C5F01"/>
    <w:rsid w:val="001C61F0"/>
    <w:rsid w:val="001C6351"/>
    <w:rsid w:val="001C6775"/>
    <w:rsid w:val="001C68FD"/>
    <w:rsid w:val="001C6A2C"/>
    <w:rsid w:val="001C6B31"/>
    <w:rsid w:val="001C6F6E"/>
    <w:rsid w:val="001C792A"/>
    <w:rsid w:val="001C7A5C"/>
    <w:rsid w:val="001C7F80"/>
    <w:rsid w:val="001D0F3C"/>
    <w:rsid w:val="001D16F3"/>
    <w:rsid w:val="001D1AAE"/>
    <w:rsid w:val="001D1BFD"/>
    <w:rsid w:val="001D1CAA"/>
    <w:rsid w:val="001D2442"/>
    <w:rsid w:val="001D26F6"/>
    <w:rsid w:val="001D27C3"/>
    <w:rsid w:val="001D299F"/>
    <w:rsid w:val="001D331E"/>
    <w:rsid w:val="001D33D2"/>
    <w:rsid w:val="001D37BE"/>
    <w:rsid w:val="001D37C0"/>
    <w:rsid w:val="001D3831"/>
    <w:rsid w:val="001D3AF6"/>
    <w:rsid w:val="001D3DE3"/>
    <w:rsid w:val="001D4435"/>
    <w:rsid w:val="001D4910"/>
    <w:rsid w:val="001D4BA0"/>
    <w:rsid w:val="001D4FDF"/>
    <w:rsid w:val="001D54BB"/>
    <w:rsid w:val="001D54E6"/>
    <w:rsid w:val="001D5CA1"/>
    <w:rsid w:val="001D5E35"/>
    <w:rsid w:val="001D5F02"/>
    <w:rsid w:val="001D5F84"/>
    <w:rsid w:val="001D5FB0"/>
    <w:rsid w:val="001D6174"/>
    <w:rsid w:val="001D6187"/>
    <w:rsid w:val="001D6AB0"/>
    <w:rsid w:val="001D6B5D"/>
    <w:rsid w:val="001D6CE4"/>
    <w:rsid w:val="001D6DB2"/>
    <w:rsid w:val="001D6DF1"/>
    <w:rsid w:val="001D79F8"/>
    <w:rsid w:val="001E00FF"/>
    <w:rsid w:val="001E0483"/>
    <w:rsid w:val="001E0552"/>
    <w:rsid w:val="001E05C4"/>
    <w:rsid w:val="001E077D"/>
    <w:rsid w:val="001E0A1D"/>
    <w:rsid w:val="001E0C17"/>
    <w:rsid w:val="001E1356"/>
    <w:rsid w:val="001E29CB"/>
    <w:rsid w:val="001E2DB3"/>
    <w:rsid w:val="001E2F3B"/>
    <w:rsid w:val="001E313A"/>
    <w:rsid w:val="001E348C"/>
    <w:rsid w:val="001E35DA"/>
    <w:rsid w:val="001E3763"/>
    <w:rsid w:val="001E389F"/>
    <w:rsid w:val="001E3B86"/>
    <w:rsid w:val="001E3BB3"/>
    <w:rsid w:val="001E470B"/>
    <w:rsid w:val="001E4D98"/>
    <w:rsid w:val="001E4E0E"/>
    <w:rsid w:val="001E5279"/>
    <w:rsid w:val="001E570C"/>
    <w:rsid w:val="001E5A04"/>
    <w:rsid w:val="001E5CC8"/>
    <w:rsid w:val="001E5CCD"/>
    <w:rsid w:val="001E5D49"/>
    <w:rsid w:val="001E626E"/>
    <w:rsid w:val="001E6329"/>
    <w:rsid w:val="001E6B6F"/>
    <w:rsid w:val="001E6DDC"/>
    <w:rsid w:val="001E73D2"/>
    <w:rsid w:val="001E7808"/>
    <w:rsid w:val="001F0912"/>
    <w:rsid w:val="001F0CBB"/>
    <w:rsid w:val="001F0F13"/>
    <w:rsid w:val="001F0FB9"/>
    <w:rsid w:val="001F0FEB"/>
    <w:rsid w:val="001F1530"/>
    <w:rsid w:val="001F1A5F"/>
    <w:rsid w:val="001F1FAF"/>
    <w:rsid w:val="001F212C"/>
    <w:rsid w:val="001F225B"/>
    <w:rsid w:val="001F22E6"/>
    <w:rsid w:val="001F23CA"/>
    <w:rsid w:val="001F2AE5"/>
    <w:rsid w:val="001F2BB0"/>
    <w:rsid w:val="001F2CAC"/>
    <w:rsid w:val="001F2DD1"/>
    <w:rsid w:val="001F2E59"/>
    <w:rsid w:val="001F2F04"/>
    <w:rsid w:val="001F341F"/>
    <w:rsid w:val="001F352D"/>
    <w:rsid w:val="001F39D3"/>
    <w:rsid w:val="001F3E41"/>
    <w:rsid w:val="001F3EE3"/>
    <w:rsid w:val="001F4285"/>
    <w:rsid w:val="001F4517"/>
    <w:rsid w:val="001F4B92"/>
    <w:rsid w:val="001F4FE7"/>
    <w:rsid w:val="001F5044"/>
    <w:rsid w:val="001F55DA"/>
    <w:rsid w:val="001F5C1B"/>
    <w:rsid w:val="001F67E8"/>
    <w:rsid w:val="001F6AA6"/>
    <w:rsid w:val="001F6EAC"/>
    <w:rsid w:val="001F7145"/>
    <w:rsid w:val="001F771A"/>
    <w:rsid w:val="001F7A86"/>
    <w:rsid w:val="001F7CEE"/>
    <w:rsid w:val="002002BF"/>
    <w:rsid w:val="0020048F"/>
    <w:rsid w:val="00201045"/>
    <w:rsid w:val="002010B3"/>
    <w:rsid w:val="00201BB7"/>
    <w:rsid w:val="00201BF4"/>
    <w:rsid w:val="00201CC2"/>
    <w:rsid w:val="00202781"/>
    <w:rsid w:val="00202ED8"/>
    <w:rsid w:val="00202EF4"/>
    <w:rsid w:val="00202F04"/>
    <w:rsid w:val="00203058"/>
    <w:rsid w:val="00203BF3"/>
    <w:rsid w:val="00203CD7"/>
    <w:rsid w:val="00203DCF"/>
    <w:rsid w:val="002040AA"/>
    <w:rsid w:val="002041A5"/>
    <w:rsid w:val="00204315"/>
    <w:rsid w:val="00204555"/>
    <w:rsid w:val="00204781"/>
    <w:rsid w:val="0020479A"/>
    <w:rsid w:val="00204977"/>
    <w:rsid w:val="00204BB5"/>
    <w:rsid w:val="00204C76"/>
    <w:rsid w:val="00204CCF"/>
    <w:rsid w:val="0020547E"/>
    <w:rsid w:val="002056B3"/>
    <w:rsid w:val="00205717"/>
    <w:rsid w:val="00206849"/>
    <w:rsid w:val="00206E44"/>
    <w:rsid w:val="00206F8C"/>
    <w:rsid w:val="002070AC"/>
    <w:rsid w:val="0020720B"/>
    <w:rsid w:val="0020724F"/>
    <w:rsid w:val="002075E9"/>
    <w:rsid w:val="002077BE"/>
    <w:rsid w:val="00207C29"/>
    <w:rsid w:val="00207E21"/>
    <w:rsid w:val="00207E9C"/>
    <w:rsid w:val="00210007"/>
    <w:rsid w:val="00210538"/>
    <w:rsid w:val="0021094A"/>
    <w:rsid w:val="00211962"/>
    <w:rsid w:val="00211A3E"/>
    <w:rsid w:val="002127BA"/>
    <w:rsid w:val="002129FF"/>
    <w:rsid w:val="002137F4"/>
    <w:rsid w:val="002138E6"/>
    <w:rsid w:val="00213D7E"/>
    <w:rsid w:val="00214139"/>
    <w:rsid w:val="002141BA"/>
    <w:rsid w:val="002142AB"/>
    <w:rsid w:val="002147C6"/>
    <w:rsid w:val="00214AA8"/>
    <w:rsid w:val="00214CF4"/>
    <w:rsid w:val="00215EAE"/>
    <w:rsid w:val="00215EDF"/>
    <w:rsid w:val="002161BF"/>
    <w:rsid w:val="002167C8"/>
    <w:rsid w:val="002169D8"/>
    <w:rsid w:val="00216D42"/>
    <w:rsid w:val="0021710A"/>
    <w:rsid w:val="002171D6"/>
    <w:rsid w:val="002173C3"/>
    <w:rsid w:val="00217483"/>
    <w:rsid w:val="002175B8"/>
    <w:rsid w:val="00217B77"/>
    <w:rsid w:val="00217DC7"/>
    <w:rsid w:val="00217F25"/>
    <w:rsid w:val="0022023E"/>
    <w:rsid w:val="0022058E"/>
    <w:rsid w:val="002208E5"/>
    <w:rsid w:val="00220A40"/>
    <w:rsid w:val="00220E5A"/>
    <w:rsid w:val="00220FDF"/>
    <w:rsid w:val="002221FD"/>
    <w:rsid w:val="0022239E"/>
    <w:rsid w:val="00222759"/>
    <w:rsid w:val="002228E1"/>
    <w:rsid w:val="00222B49"/>
    <w:rsid w:val="002232DF"/>
    <w:rsid w:val="00223709"/>
    <w:rsid w:val="00223C69"/>
    <w:rsid w:val="00223ECB"/>
    <w:rsid w:val="00224267"/>
    <w:rsid w:val="00224733"/>
    <w:rsid w:val="002248E6"/>
    <w:rsid w:val="00224998"/>
    <w:rsid w:val="00224D33"/>
    <w:rsid w:val="002251B9"/>
    <w:rsid w:val="002258A1"/>
    <w:rsid w:val="00225B88"/>
    <w:rsid w:val="00225C7A"/>
    <w:rsid w:val="00226032"/>
    <w:rsid w:val="00226446"/>
    <w:rsid w:val="002264B1"/>
    <w:rsid w:val="00226620"/>
    <w:rsid w:val="00226802"/>
    <w:rsid w:val="00226876"/>
    <w:rsid w:val="00226A26"/>
    <w:rsid w:val="00226B6B"/>
    <w:rsid w:val="00226EB8"/>
    <w:rsid w:val="0022728D"/>
    <w:rsid w:val="00227429"/>
    <w:rsid w:val="00227603"/>
    <w:rsid w:val="0023021C"/>
    <w:rsid w:val="00230ABF"/>
    <w:rsid w:val="0023106E"/>
    <w:rsid w:val="002314EA"/>
    <w:rsid w:val="0023169A"/>
    <w:rsid w:val="00231B23"/>
    <w:rsid w:val="0023278F"/>
    <w:rsid w:val="002329C4"/>
    <w:rsid w:val="00232A89"/>
    <w:rsid w:val="00232AF7"/>
    <w:rsid w:val="00232C58"/>
    <w:rsid w:val="002331E6"/>
    <w:rsid w:val="0023351B"/>
    <w:rsid w:val="002335BD"/>
    <w:rsid w:val="00233A0F"/>
    <w:rsid w:val="00233FE3"/>
    <w:rsid w:val="0023473E"/>
    <w:rsid w:val="00234A68"/>
    <w:rsid w:val="00234C04"/>
    <w:rsid w:val="00234D68"/>
    <w:rsid w:val="002351DC"/>
    <w:rsid w:val="00235703"/>
    <w:rsid w:val="00235913"/>
    <w:rsid w:val="00235A53"/>
    <w:rsid w:val="00235D99"/>
    <w:rsid w:val="0023613B"/>
    <w:rsid w:val="00236265"/>
    <w:rsid w:val="00236611"/>
    <w:rsid w:val="00236744"/>
    <w:rsid w:val="00236A93"/>
    <w:rsid w:val="00236B91"/>
    <w:rsid w:val="00236D73"/>
    <w:rsid w:val="00236E38"/>
    <w:rsid w:val="002375D8"/>
    <w:rsid w:val="002378CD"/>
    <w:rsid w:val="00237E7E"/>
    <w:rsid w:val="002402CE"/>
    <w:rsid w:val="00240396"/>
    <w:rsid w:val="0024051B"/>
    <w:rsid w:val="00240FA2"/>
    <w:rsid w:val="00240FA8"/>
    <w:rsid w:val="00241BFE"/>
    <w:rsid w:val="00241D70"/>
    <w:rsid w:val="002420A4"/>
    <w:rsid w:val="002420C9"/>
    <w:rsid w:val="002424B3"/>
    <w:rsid w:val="002425E1"/>
    <w:rsid w:val="002426F7"/>
    <w:rsid w:val="00242765"/>
    <w:rsid w:val="00242DED"/>
    <w:rsid w:val="00243641"/>
    <w:rsid w:val="00243A4C"/>
    <w:rsid w:val="00244EF2"/>
    <w:rsid w:val="00245077"/>
    <w:rsid w:val="00245369"/>
    <w:rsid w:val="00245625"/>
    <w:rsid w:val="00245842"/>
    <w:rsid w:val="00246009"/>
    <w:rsid w:val="002464E4"/>
    <w:rsid w:val="0024679F"/>
    <w:rsid w:val="002472F4"/>
    <w:rsid w:val="00247D4B"/>
    <w:rsid w:val="00250410"/>
    <w:rsid w:val="00250566"/>
    <w:rsid w:val="00250852"/>
    <w:rsid w:val="00250A85"/>
    <w:rsid w:val="00251DBF"/>
    <w:rsid w:val="00251F00"/>
    <w:rsid w:val="00251F64"/>
    <w:rsid w:val="0025227A"/>
    <w:rsid w:val="002529EA"/>
    <w:rsid w:val="00252B96"/>
    <w:rsid w:val="00252BEE"/>
    <w:rsid w:val="00252EE7"/>
    <w:rsid w:val="00253389"/>
    <w:rsid w:val="00253FDD"/>
    <w:rsid w:val="00254101"/>
    <w:rsid w:val="00254138"/>
    <w:rsid w:val="002542B5"/>
    <w:rsid w:val="00254800"/>
    <w:rsid w:val="00254AF8"/>
    <w:rsid w:val="00254BFE"/>
    <w:rsid w:val="00254F7B"/>
    <w:rsid w:val="00255211"/>
    <w:rsid w:val="0025583E"/>
    <w:rsid w:val="00255EB0"/>
    <w:rsid w:val="00255F16"/>
    <w:rsid w:val="00256045"/>
    <w:rsid w:val="00256BE6"/>
    <w:rsid w:val="00256BFA"/>
    <w:rsid w:val="00256D60"/>
    <w:rsid w:val="00256DC7"/>
    <w:rsid w:val="00256F1B"/>
    <w:rsid w:val="00256F5C"/>
    <w:rsid w:val="00257492"/>
    <w:rsid w:val="00257A9B"/>
    <w:rsid w:val="00257BC4"/>
    <w:rsid w:val="00257F99"/>
    <w:rsid w:val="002605BD"/>
    <w:rsid w:val="00260841"/>
    <w:rsid w:val="002608D3"/>
    <w:rsid w:val="00260936"/>
    <w:rsid w:val="00260A6A"/>
    <w:rsid w:val="00260E29"/>
    <w:rsid w:val="00260F24"/>
    <w:rsid w:val="00260FC6"/>
    <w:rsid w:val="0026163E"/>
    <w:rsid w:val="00261676"/>
    <w:rsid w:val="00261D45"/>
    <w:rsid w:val="0026206A"/>
    <w:rsid w:val="00262601"/>
    <w:rsid w:val="002628FC"/>
    <w:rsid w:val="002634F7"/>
    <w:rsid w:val="00263D05"/>
    <w:rsid w:val="00264203"/>
    <w:rsid w:val="0026465F"/>
    <w:rsid w:val="002647A0"/>
    <w:rsid w:val="00264E8E"/>
    <w:rsid w:val="0026574F"/>
    <w:rsid w:val="00265911"/>
    <w:rsid w:val="00265D10"/>
    <w:rsid w:val="00265D48"/>
    <w:rsid w:val="00265FDB"/>
    <w:rsid w:val="002661F5"/>
    <w:rsid w:val="0026626D"/>
    <w:rsid w:val="00266542"/>
    <w:rsid w:val="002668B8"/>
    <w:rsid w:val="00266BE1"/>
    <w:rsid w:val="00266D17"/>
    <w:rsid w:val="0026712F"/>
    <w:rsid w:val="002673B6"/>
    <w:rsid w:val="0026771B"/>
    <w:rsid w:val="002678DE"/>
    <w:rsid w:val="00267C48"/>
    <w:rsid w:val="00267DC0"/>
    <w:rsid w:val="00270502"/>
    <w:rsid w:val="00270635"/>
    <w:rsid w:val="002708FD"/>
    <w:rsid w:val="002712EB"/>
    <w:rsid w:val="0027146D"/>
    <w:rsid w:val="002714C6"/>
    <w:rsid w:val="00271709"/>
    <w:rsid w:val="002717A6"/>
    <w:rsid w:val="002719A0"/>
    <w:rsid w:val="00271BEC"/>
    <w:rsid w:val="00271CDA"/>
    <w:rsid w:val="00271E89"/>
    <w:rsid w:val="002724A0"/>
    <w:rsid w:val="00272830"/>
    <w:rsid w:val="00272E60"/>
    <w:rsid w:val="002731F5"/>
    <w:rsid w:val="002732A2"/>
    <w:rsid w:val="0027379C"/>
    <w:rsid w:val="00273A96"/>
    <w:rsid w:val="00273DA3"/>
    <w:rsid w:val="00273F3D"/>
    <w:rsid w:val="0027421F"/>
    <w:rsid w:val="002745CB"/>
    <w:rsid w:val="002748E8"/>
    <w:rsid w:val="00274A16"/>
    <w:rsid w:val="00274D78"/>
    <w:rsid w:val="00274E52"/>
    <w:rsid w:val="0027544A"/>
    <w:rsid w:val="00275904"/>
    <w:rsid w:val="00275B26"/>
    <w:rsid w:val="00275C0E"/>
    <w:rsid w:val="00275C64"/>
    <w:rsid w:val="002763A8"/>
    <w:rsid w:val="002765C8"/>
    <w:rsid w:val="00276A51"/>
    <w:rsid w:val="00276A72"/>
    <w:rsid w:val="00277283"/>
    <w:rsid w:val="002772C2"/>
    <w:rsid w:val="00277301"/>
    <w:rsid w:val="00277AD8"/>
    <w:rsid w:val="00277AE9"/>
    <w:rsid w:val="00277CF3"/>
    <w:rsid w:val="0028019E"/>
    <w:rsid w:val="002804B4"/>
    <w:rsid w:val="002804BC"/>
    <w:rsid w:val="00280819"/>
    <w:rsid w:val="002810F1"/>
    <w:rsid w:val="0028179E"/>
    <w:rsid w:val="002817AF"/>
    <w:rsid w:val="00281CCC"/>
    <w:rsid w:val="00281D32"/>
    <w:rsid w:val="00282127"/>
    <w:rsid w:val="00282195"/>
    <w:rsid w:val="00282315"/>
    <w:rsid w:val="00282BBD"/>
    <w:rsid w:val="00283612"/>
    <w:rsid w:val="00283BDA"/>
    <w:rsid w:val="00283E07"/>
    <w:rsid w:val="00283F21"/>
    <w:rsid w:val="002845CD"/>
    <w:rsid w:val="00284E93"/>
    <w:rsid w:val="00285017"/>
    <w:rsid w:val="00285407"/>
    <w:rsid w:val="0028576F"/>
    <w:rsid w:val="00285E77"/>
    <w:rsid w:val="0028608E"/>
    <w:rsid w:val="002861C6"/>
    <w:rsid w:val="00286B76"/>
    <w:rsid w:val="00286EEC"/>
    <w:rsid w:val="00287088"/>
    <w:rsid w:val="002873AD"/>
    <w:rsid w:val="002873EA"/>
    <w:rsid w:val="0028781C"/>
    <w:rsid w:val="00287912"/>
    <w:rsid w:val="00287A1D"/>
    <w:rsid w:val="00287EED"/>
    <w:rsid w:val="00290060"/>
    <w:rsid w:val="002908D4"/>
    <w:rsid w:val="0029096F"/>
    <w:rsid w:val="00290DF0"/>
    <w:rsid w:val="0029177A"/>
    <w:rsid w:val="00291B1A"/>
    <w:rsid w:val="002921A0"/>
    <w:rsid w:val="00292B8E"/>
    <w:rsid w:val="00293030"/>
    <w:rsid w:val="0029321E"/>
    <w:rsid w:val="00293298"/>
    <w:rsid w:val="0029332A"/>
    <w:rsid w:val="002939D9"/>
    <w:rsid w:val="00293C6E"/>
    <w:rsid w:val="002941E4"/>
    <w:rsid w:val="00294295"/>
    <w:rsid w:val="00294610"/>
    <w:rsid w:val="002946E7"/>
    <w:rsid w:val="002947F2"/>
    <w:rsid w:val="00294CCA"/>
    <w:rsid w:val="00295070"/>
    <w:rsid w:val="002950E7"/>
    <w:rsid w:val="00295178"/>
    <w:rsid w:val="0029566C"/>
    <w:rsid w:val="002956BC"/>
    <w:rsid w:val="002957F0"/>
    <w:rsid w:val="00296271"/>
    <w:rsid w:val="0029656A"/>
    <w:rsid w:val="00296627"/>
    <w:rsid w:val="0029668E"/>
    <w:rsid w:val="0029745C"/>
    <w:rsid w:val="002A01B3"/>
    <w:rsid w:val="002A12FE"/>
    <w:rsid w:val="002A1396"/>
    <w:rsid w:val="002A1A91"/>
    <w:rsid w:val="002A2195"/>
    <w:rsid w:val="002A2216"/>
    <w:rsid w:val="002A257F"/>
    <w:rsid w:val="002A2677"/>
    <w:rsid w:val="002A267D"/>
    <w:rsid w:val="002A2D2B"/>
    <w:rsid w:val="002A3144"/>
    <w:rsid w:val="002A322C"/>
    <w:rsid w:val="002A3262"/>
    <w:rsid w:val="002A32F5"/>
    <w:rsid w:val="002A33A0"/>
    <w:rsid w:val="002A362D"/>
    <w:rsid w:val="002A37CE"/>
    <w:rsid w:val="002A39F9"/>
    <w:rsid w:val="002A3D0E"/>
    <w:rsid w:val="002A4034"/>
    <w:rsid w:val="002A4905"/>
    <w:rsid w:val="002A4993"/>
    <w:rsid w:val="002A4A0E"/>
    <w:rsid w:val="002A5CED"/>
    <w:rsid w:val="002A5D1B"/>
    <w:rsid w:val="002A5D5E"/>
    <w:rsid w:val="002A5F0D"/>
    <w:rsid w:val="002A62BC"/>
    <w:rsid w:val="002A6B9B"/>
    <w:rsid w:val="002A6C6D"/>
    <w:rsid w:val="002A6D26"/>
    <w:rsid w:val="002A6E16"/>
    <w:rsid w:val="002A7349"/>
    <w:rsid w:val="002A76A5"/>
    <w:rsid w:val="002A77A7"/>
    <w:rsid w:val="002A780D"/>
    <w:rsid w:val="002B0526"/>
    <w:rsid w:val="002B0ACD"/>
    <w:rsid w:val="002B0B3C"/>
    <w:rsid w:val="002B0ED2"/>
    <w:rsid w:val="002B123B"/>
    <w:rsid w:val="002B15BB"/>
    <w:rsid w:val="002B19DE"/>
    <w:rsid w:val="002B1E95"/>
    <w:rsid w:val="002B21C1"/>
    <w:rsid w:val="002B3432"/>
    <w:rsid w:val="002B36B1"/>
    <w:rsid w:val="002B3BB4"/>
    <w:rsid w:val="002B3C56"/>
    <w:rsid w:val="002B3DE0"/>
    <w:rsid w:val="002B42F7"/>
    <w:rsid w:val="002B433D"/>
    <w:rsid w:val="002B4516"/>
    <w:rsid w:val="002B462F"/>
    <w:rsid w:val="002B473D"/>
    <w:rsid w:val="002B5071"/>
    <w:rsid w:val="002B52DE"/>
    <w:rsid w:val="002B5954"/>
    <w:rsid w:val="002B6538"/>
    <w:rsid w:val="002B7BDF"/>
    <w:rsid w:val="002B7CFB"/>
    <w:rsid w:val="002C0486"/>
    <w:rsid w:val="002C0CDA"/>
    <w:rsid w:val="002C0EE7"/>
    <w:rsid w:val="002C0F96"/>
    <w:rsid w:val="002C1372"/>
    <w:rsid w:val="002C1624"/>
    <w:rsid w:val="002C1EE3"/>
    <w:rsid w:val="002C2804"/>
    <w:rsid w:val="002C2B77"/>
    <w:rsid w:val="002C2C91"/>
    <w:rsid w:val="002C3745"/>
    <w:rsid w:val="002C3C1A"/>
    <w:rsid w:val="002C3C27"/>
    <w:rsid w:val="002C4207"/>
    <w:rsid w:val="002C48A3"/>
    <w:rsid w:val="002C4B2B"/>
    <w:rsid w:val="002C4B2C"/>
    <w:rsid w:val="002C4CF6"/>
    <w:rsid w:val="002C4E91"/>
    <w:rsid w:val="002C53EC"/>
    <w:rsid w:val="002C54E5"/>
    <w:rsid w:val="002C5641"/>
    <w:rsid w:val="002C5746"/>
    <w:rsid w:val="002C597A"/>
    <w:rsid w:val="002C5A73"/>
    <w:rsid w:val="002C5B76"/>
    <w:rsid w:val="002C5C09"/>
    <w:rsid w:val="002C62BA"/>
    <w:rsid w:val="002C63B4"/>
    <w:rsid w:val="002C6549"/>
    <w:rsid w:val="002C6895"/>
    <w:rsid w:val="002C6995"/>
    <w:rsid w:val="002C69FE"/>
    <w:rsid w:val="002C7529"/>
    <w:rsid w:val="002C7952"/>
    <w:rsid w:val="002C797D"/>
    <w:rsid w:val="002C7A82"/>
    <w:rsid w:val="002D032D"/>
    <w:rsid w:val="002D068E"/>
    <w:rsid w:val="002D0EE7"/>
    <w:rsid w:val="002D13DC"/>
    <w:rsid w:val="002D1497"/>
    <w:rsid w:val="002D1562"/>
    <w:rsid w:val="002D1AA9"/>
    <w:rsid w:val="002D1C7C"/>
    <w:rsid w:val="002D1D10"/>
    <w:rsid w:val="002D1DCF"/>
    <w:rsid w:val="002D28D1"/>
    <w:rsid w:val="002D2B96"/>
    <w:rsid w:val="002D2C6A"/>
    <w:rsid w:val="002D2D95"/>
    <w:rsid w:val="002D2FEE"/>
    <w:rsid w:val="002D304F"/>
    <w:rsid w:val="002D3583"/>
    <w:rsid w:val="002D35FC"/>
    <w:rsid w:val="002D36AC"/>
    <w:rsid w:val="002D393F"/>
    <w:rsid w:val="002D40FE"/>
    <w:rsid w:val="002D415C"/>
    <w:rsid w:val="002D4232"/>
    <w:rsid w:val="002D4288"/>
    <w:rsid w:val="002D4BD8"/>
    <w:rsid w:val="002D4DF0"/>
    <w:rsid w:val="002D5A19"/>
    <w:rsid w:val="002D5ADD"/>
    <w:rsid w:val="002D6773"/>
    <w:rsid w:val="002D6F80"/>
    <w:rsid w:val="002D73F0"/>
    <w:rsid w:val="002D754E"/>
    <w:rsid w:val="002D76FD"/>
    <w:rsid w:val="002D7AEF"/>
    <w:rsid w:val="002D7E3B"/>
    <w:rsid w:val="002E018B"/>
    <w:rsid w:val="002E03A8"/>
    <w:rsid w:val="002E0E6C"/>
    <w:rsid w:val="002E14C5"/>
    <w:rsid w:val="002E1854"/>
    <w:rsid w:val="002E1D23"/>
    <w:rsid w:val="002E1DC1"/>
    <w:rsid w:val="002E1F96"/>
    <w:rsid w:val="002E2303"/>
    <w:rsid w:val="002E28B3"/>
    <w:rsid w:val="002E3AF9"/>
    <w:rsid w:val="002E3B3A"/>
    <w:rsid w:val="002E4205"/>
    <w:rsid w:val="002E4BB4"/>
    <w:rsid w:val="002E4E80"/>
    <w:rsid w:val="002E5235"/>
    <w:rsid w:val="002E5404"/>
    <w:rsid w:val="002E576F"/>
    <w:rsid w:val="002E580B"/>
    <w:rsid w:val="002E5861"/>
    <w:rsid w:val="002E5A91"/>
    <w:rsid w:val="002E5E1C"/>
    <w:rsid w:val="002E6302"/>
    <w:rsid w:val="002E6882"/>
    <w:rsid w:val="002E690F"/>
    <w:rsid w:val="002E6AE3"/>
    <w:rsid w:val="002E6BD8"/>
    <w:rsid w:val="002E7671"/>
    <w:rsid w:val="002E789E"/>
    <w:rsid w:val="002E79F2"/>
    <w:rsid w:val="002E7FF8"/>
    <w:rsid w:val="002F012A"/>
    <w:rsid w:val="002F0825"/>
    <w:rsid w:val="002F09B2"/>
    <w:rsid w:val="002F0C15"/>
    <w:rsid w:val="002F17C2"/>
    <w:rsid w:val="002F1AAF"/>
    <w:rsid w:val="002F1E37"/>
    <w:rsid w:val="002F1F8B"/>
    <w:rsid w:val="002F21E5"/>
    <w:rsid w:val="002F26F3"/>
    <w:rsid w:val="002F3CA9"/>
    <w:rsid w:val="002F41F6"/>
    <w:rsid w:val="002F4200"/>
    <w:rsid w:val="002F4209"/>
    <w:rsid w:val="002F49A6"/>
    <w:rsid w:val="002F4B31"/>
    <w:rsid w:val="002F509A"/>
    <w:rsid w:val="002F5417"/>
    <w:rsid w:val="002F5C3A"/>
    <w:rsid w:val="002F5E20"/>
    <w:rsid w:val="002F5FC6"/>
    <w:rsid w:val="002F5FC9"/>
    <w:rsid w:val="002F66D0"/>
    <w:rsid w:val="002F6C9D"/>
    <w:rsid w:val="002F6FB0"/>
    <w:rsid w:val="002F6FBE"/>
    <w:rsid w:val="002F7104"/>
    <w:rsid w:val="002F75CE"/>
    <w:rsid w:val="002F7801"/>
    <w:rsid w:val="002F7C4C"/>
    <w:rsid w:val="002F7CED"/>
    <w:rsid w:val="0030010C"/>
    <w:rsid w:val="00300204"/>
    <w:rsid w:val="00300364"/>
    <w:rsid w:val="00300437"/>
    <w:rsid w:val="00300750"/>
    <w:rsid w:val="00300BAD"/>
    <w:rsid w:val="003010A1"/>
    <w:rsid w:val="0030116A"/>
    <w:rsid w:val="0030125D"/>
    <w:rsid w:val="003016DD"/>
    <w:rsid w:val="0030191A"/>
    <w:rsid w:val="00301973"/>
    <w:rsid w:val="00301A9A"/>
    <w:rsid w:val="00301C1C"/>
    <w:rsid w:val="003022FE"/>
    <w:rsid w:val="003027FF"/>
    <w:rsid w:val="00302883"/>
    <w:rsid w:val="00302B56"/>
    <w:rsid w:val="00303C2C"/>
    <w:rsid w:val="00303DD5"/>
    <w:rsid w:val="00303FF2"/>
    <w:rsid w:val="00304F60"/>
    <w:rsid w:val="00305996"/>
    <w:rsid w:val="003059A3"/>
    <w:rsid w:val="00305A15"/>
    <w:rsid w:val="003067F7"/>
    <w:rsid w:val="00306B58"/>
    <w:rsid w:val="0030709D"/>
    <w:rsid w:val="0030728B"/>
    <w:rsid w:val="003074BC"/>
    <w:rsid w:val="00307572"/>
    <w:rsid w:val="003100EC"/>
    <w:rsid w:val="00310139"/>
    <w:rsid w:val="0031033B"/>
    <w:rsid w:val="00310390"/>
    <w:rsid w:val="00310486"/>
    <w:rsid w:val="00310733"/>
    <w:rsid w:val="00310AA7"/>
    <w:rsid w:val="0031104E"/>
    <w:rsid w:val="00311086"/>
    <w:rsid w:val="0031111B"/>
    <w:rsid w:val="003114B3"/>
    <w:rsid w:val="0031196D"/>
    <w:rsid w:val="00311972"/>
    <w:rsid w:val="003119EF"/>
    <w:rsid w:val="00311AF9"/>
    <w:rsid w:val="00311CFD"/>
    <w:rsid w:val="003121C2"/>
    <w:rsid w:val="0031227D"/>
    <w:rsid w:val="0031239F"/>
    <w:rsid w:val="00312553"/>
    <w:rsid w:val="0031278C"/>
    <w:rsid w:val="0031289B"/>
    <w:rsid w:val="00313403"/>
    <w:rsid w:val="00313840"/>
    <w:rsid w:val="003143D8"/>
    <w:rsid w:val="003146A9"/>
    <w:rsid w:val="003147D4"/>
    <w:rsid w:val="00314C5E"/>
    <w:rsid w:val="00314F65"/>
    <w:rsid w:val="00315160"/>
    <w:rsid w:val="003152C4"/>
    <w:rsid w:val="0031537A"/>
    <w:rsid w:val="00315621"/>
    <w:rsid w:val="003159F8"/>
    <w:rsid w:val="00315C3D"/>
    <w:rsid w:val="00316710"/>
    <w:rsid w:val="0031681F"/>
    <w:rsid w:val="00316839"/>
    <w:rsid w:val="00316A50"/>
    <w:rsid w:val="00316A97"/>
    <w:rsid w:val="00316E51"/>
    <w:rsid w:val="003174A4"/>
    <w:rsid w:val="00317632"/>
    <w:rsid w:val="00317AF7"/>
    <w:rsid w:val="00317F11"/>
    <w:rsid w:val="003206BD"/>
    <w:rsid w:val="00320E8D"/>
    <w:rsid w:val="003213E6"/>
    <w:rsid w:val="00321706"/>
    <w:rsid w:val="00321EDC"/>
    <w:rsid w:val="00322C3A"/>
    <w:rsid w:val="0032326D"/>
    <w:rsid w:val="003233DF"/>
    <w:rsid w:val="0032396F"/>
    <w:rsid w:val="00323C1B"/>
    <w:rsid w:val="00324BE2"/>
    <w:rsid w:val="00325118"/>
    <w:rsid w:val="00325753"/>
    <w:rsid w:val="00325D35"/>
    <w:rsid w:val="00325D5D"/>
    <w:rsid w:val="00325E1C"/>
    <w:rsid w:val="00325F34"/>
    <w:rsid w:val="003260F1"/>
    <w:rsid w:val="00326C3B"/>
    <w:rsid w:val="00327574"/>
    <w:rsid w:val="00327DD7"/>
    <w:rsid w:val="00327E8C"/>
    <w:rsid w:val="0033018F"/>
    <w:rsid w:val="00330F5F"/>
    <w:rsid w:val="00330F69"/>
    <w:rsid w:val="00331809"/>
    <w:rsid w:val="003318EF"/>
    <w:rsid w:val="00331B96"/>
    <w:rsid w:val="00331CFB"/>
    <w:rsid w:val="0033223F"/>
    <w:rsid w:val="00332A0F"/>
    <w:rsid w:val="00332AAC"/>
    <w:rsid w:val="00332CA4"/>
    <w:rsid w:val="00332EA0"/>
    <w:rsid w:val="00333107"/>
    <w:rsid w:val="00333179"/>
    <w:rsid w:val="00333486"/>
    <w:rsid w:val="003336BD"/>
    <w:rsid w:val="00333D69"/>
    <w:rsid w:val="00333EF5"/>
    <w:rsid w:val="00333FEE"/>
    <w:rsid w:val="00334638"/>
    <w:rsid w:val="00334AAD"/>
    <w:rsid w:val="00334FBA"/>
    <w:rsid w:val="0033510F"/>
    <w:rsid w:val="003351E8"/>
    <w:rsid w:val="0033530B"/>
    <w:rsid w:val="00335680"/>
    <w:rsid w:val="00335C40"/>
    <w:rsid w:val="00336383"/>
    <w:rsid w:val="00336425"/>
    <w:rsid w:val="00336454"/>
    <w:rsid w:val="0033653E"/>
    <w:rsid w:val="00336842"/>
    <w:rsid w:val="00337757"/>
    <w:rsid w:val="00337A1B"/>
    <w:rsid w:val="00337E32"/>
    <w:rsid w:val="00340896"/>
    <w:rsid w:val="003411B4"/>
    <w:rsid w:val="0034127E"/>
    <w:rsid w:val="00341633"/>
    <w:rsid w:val="003416AD"/>
    <w:rsid w:val="003417D8"/>
    <w:rsid w:val="003422FB"/>
    <w:rsid w:val="00342403"/>
    <w:rsid w:val="003429C0"/>
    <w:rsid w:val="00342ADF"/>
    <w:rsid w:val="0034302F"/>
    <w:rsid w:val="003430BA"/>
    <w:rsid w:val="003430C9"/>
    <w:rsid w:val="003436D8"/>
    <w:rsid w:val="00343DF5"/>
    <w:rsid w:val="00343E4C"/>
    <w:rsid w:val="0034400D"/>
    <w:rsid w:val="0034431F"/>
    <w:rsid w:val="0034482B"/>
    <w:rsid w:val="00344CE9"/>
    <w:rsid w:val="00344D03"/>
    <w:rsid w:val="00344D57"/>
    <w:rsid w:val="003452A0"/>
    <w:rsid w:val="003452C5"/>
    <w:rsid w:val="0034533F"/>
    <w:rsid w:val="0034538F"/>
    <w:rsid w:val="0034563F"/>
    <w:rsid w:val="00345B0B"/>
    <w:rsid w:val="00345CBA"/>
    <w:rsid w:val="00345CBF"/>
    <w:rsid w:val="00345FA3"/>
    <w:rsid w:val="003461AA"/>
    <w:rsid w:val="003465C7"/>
    <w:rsid w:val="00346952"/>
    <w:rsid w:val="003471EC"/>
    <w:rsid w:val="00347256"/>
    <w:rsid w:val="00347D78"/>
    <w:rsid w:val="00350195"/>
    <w:rsid w:val="00350E33"/>
    <w:rsid w:val="003515B8"/>
    <w:rsid w:val="00351651"/>
    <w:rsid w:val="00351AF0"/>
    <w:rsid w:val="00351D0F"/>
    <w:rsid w:val="003520F4"/>
    <w:rsid w:val="0035218C"/>
    <w:rsid w:val="00352F0C"/>
    <w:rsid w:val="0035370D"/>
    <w:rsid w:val="003537FA"/>
    <w:rsid w:val="00353DB7"/>
    <w:rsid w:val="003549A9"/>
    <w:rsid w:val="00354E09"/>
    <w:rsid w:val="00355384"/>
    <w:rsid w:val="00355603"/>
    <w:rsid w:val="00355A2A"/>
    <w:rsid w:val="00355E8C"/>
    <w:rsid w:val="0035652B"/>
    <w:rsid w:val="00356566"/>
    <w:rsid w:val="00356CBE"/>
    <w:rsid w:val="00357557"/>
    <w:rsid w:val="0035766C"/>
    <w:rsid w:val="0036048A"/>
    <w:rsid w:val="003607CD"/>
    <w:rsid w:val="00360BDE"/>
    <w:rsid w:val="00360F30"/>
    <w:rsid w:val="00360F45"/>
    <w:rsid w:val="00361B9E"/>
    <w:rsid w:val="00362263"/>
    <w:rsid w:val="0036248B"/>
    <w:rsid w:val="003625B0"/>
    <w:rsid w:val="0036280C"/>
    <w:rsid w:val="0036297F"/>
    <w:rsid w:val="00362D5D"/>
    <w:rsid w:val="00363334"/>
    <w:rsid w:val="00363839"/>
    <w:rsid w:val="0036395A"/>
    <w:rsid w:val="00363BEE"/>
    <w:rsid w:val="00363E0D"/>
    <w:rsid w:val="003640EA"/>
    <w:rsid w:val="00364211"/>
    <w:rsid w:val="00364A9D"/>
    <w:rsid w:val="00364AF2"/>
    <w:rsid w:val="00364B9D"/>
    <w:rsid w:val="00364C66"/>
    <w:rsid w:val="003659B9"/>
    <w:rsid w:val="00366274"/>
    <w:rsid w:val="00366343"/>
    <w:rsid w:val="0036671A"/>
    <w:rsid w:val="00366B59"/>
    <w:rsid w:val="0036706C"/>
    <w:rsid w:val="003670B2"/>
    <w:rsid w:val="003670FB"/>
    <w:rsid w:val="00367170"/>
    <w:rsid w:val="003678D8"/>
    <w:rsid w:val="00367D1F"/>
    <w:rsid w:val="00367D58"/>
    <w:rsid w:val="00367F96"/>
    <w:rsid w:val="0037063E"/>
    <w:rsid w:val="00370AC9"/>
    <w:rsid w:val="003711F9"/>
    <w:rsid w:val="0037156E"/>
    <w:rsid w:val="00371A6E"/>
    <w:rsid w:val="00371DB4"/>
    <w:rsid w:val="0037217F"/>
    <w:rsid w:val="003724A6"/>
    <w:rsid w:val="00372CC3"/>
    <w:rsid w:val="00372EE7"/>
    <w:rsid w:val="00373333"/>
    <w:rsid w:val="00373362"/>
    <w:rsid w:val="00373994"/>
    <w:rsid w:val="0037403D"/>
    <w:rsid w:val="00374518"/>
    <w:rsid w:val="0037451C"/>
    <w:rsid w:val="00374713"/>
    <w:rsid w:val="00374751"/>
    <w:rsid w:val="003749A5"/>
    <w:rsid w:val="00374F53"/>
    <w:rsid w:val="00375178"/>
    <w:rsid w:val="003751D2"/>
    <w:rsid w:val="003753D5"/>
    <w:rsid w:val="00375CC0"/>
    <w:rsid w:val="00376381"/>
    <w:rsid w:val="00376AE3"/>
    <w:rsid w:val="003770B5"/>
    <w:rsid w:val="00377206"/>
    <w:rsid w:val="00377348"/>
    <w:rsid w:val="0037763A"/>
    <w:rsid w:val="00377740"/>
    <w:rsid w:val="00377AB4"/>
    <w:rsid w:val="00377B45"/>
    <w:rsid w:val="00377CDF"/>
    <w:rsid w:val="00377ECA"/>
    <w:rsid w:val="00380245"/>
    <w:rsid w:val="003809D9"/>
    <w:rsid w:val="00380F16"/>
    <w:rsid w:val="00381431"/>
    <w:rsid w:val="00381649"/>
    <w:rsid w:val="00381A59"/>
    <w:rsid w:val="00381BDE"/>
    <w:rsid w:val="00381F46"/>
    <w:rsid w:val="003823FC"/>
    <w:rsid w:val="0038273B"/>
    <w:rsid w:val="00382918"/>
    <w:rsid w:val="00382CBD"/>
    <w:rsid w:val="00382F41"/>
    <w:rsid w:val="0038348A"/>
    <w:rsid w:val="0038396B"/>
    <w:rsid w:val="00383BE8"/>
    <w:rsid w:val="00384676"/>
    <w:rsid w:val="0038480C"/>
    <w:rsid w:val="00384C8B"/>
    <w:rsid w:val="00384CF3"/>
    <w:rsid w:val="0038526D"/>
    <w:rsid w:val="0038534B"/>
    <w:rsid w:val="0038535A"/>
    <w:rsid w:val="0038545A"/>
    <w:rsid w:val="003856F5"/>
    <w:rsid w:val="00385923"/>
    <w:rsid w:val="003859AF"/>
    <w:rsid w:val="00385AB3"/>
    <w:rsid w:val="00385DA3"/>
    <w:rsid w:val="00385DAD"/>
    <w:rsid w:val="003864A8"/>
    <w:rsid w:val="00386F1D"/>
    <w:rsid w:val="003872A1"/>
    <w:rsid w:val="00387323"/>
    <w:rsid w:val="0038736C"/>
    <w:rsid w:val="00387CDE"/>
    <w:rsid w:val="00390140"/>
    <w:rsid w:val="00390AE1"/>
    <w:rsid w:val="00391163"/>
    <w:rsid w:val="003915E8"/>
    <w:rsid w:val="00391714"/>
    <w:rsid w:val="0039175F"/>
    <w:rsid w:val="00391781"/>
    <w:rsid w:val="00391845"/>
    <w:rsid w:val="0039222B"/>
    <w:rsid w:val="003926F3"/>
    <w:rsid w:val="00392E8B"/>
    <w:rsid w:val="003933C4"/>
    <w:rsid w:val="00393779"/>
    <w:rsid w:val="00393E69"/>
    <w:rsid w:val="00393EB6"/>
    <w:rsid w:val="0039451A"/>
    <w:rsid w:val="00394CD3"/>
    <w:rsid w:val="0039587F"/>
    <w:rsid w:val="0039592A"/>
    <w:rsid w:val="00395D01"/>
    <w:rsid w:val="00395DB7"/>
    <w:rsid w:val="00395DC0"/>
    <w:rsid w:val="003964CA"/>
    <w:rsid w:val="00396C18"/>
    <w:rsid w:val="00397157"/>
    <w:rsid w:val="003975CD"/>
    <w:rsid w:val="00397B0B"/>
    <w:rsid w:val="003A014A"/>
    <w:rsid w:val="003A0674"/>
    <w:rsid w:val="003A0FA9"/>
    <w:rsid w:val="003A114D"/>
    <w:rsid w:val="003A1295"/>
    <w:rsid w:val="003A2C80"/>
    <w:rsid w:val="003A2D1A"/>
    <w:rsid w:val="003A3244"/>
    <w:rsid w:val="003A3CEF"/>
    <w:rsid w:val="003A3FE3"/>
    <w:rsid w:val="003A4C07"/>
    <w:rsid w:val="003A4C56"/>
    <w:rsid w:val="003A4E85"/>
    <w:rsid w:val="003A503E"/>
    <w:rsid w:val="003A5378"/>
    <w:rsid w:val="003A5BAA"/>
    <w:rsid w:val="003A5DCB"/>
    <w:rsid w:val="003A5FA1"/>
    <w:rsid w:val="003A6058"/>
    <w:rsid w:val="003A61ED"/>
    <w:rsid w:val="003A6347"/>
    <w:rsid w:val="003A6511"/>
    <w:rsid w:val="003A65FB"/>
    <w:rsid w:val="003A7450"/>
    <w:rsid w:val="003A74C5"/>
    <w:rsid w:val="003A7922"/>
    <w:rsid w:val="003A7CDF"/>
    <w:rsid w:val="003B04CF"/>
    <w:rsid w:val="003B094E"/>
    <w:rsid w:val="003B09A3"/>
    <w:rsid w:val="003B0B89"/>
    <w:rsid w:val="003B0DCE"/>
    <w:rsid w:val="003B0F67"/>
    <w:rsid w:val="003B10E7"/>
    <w:rsid w:val="003B15B1"/>
    <w:rsid w:val="003B1BBB"/>
    <w:rsid w:val="003B1C93"/>
    <w:rsid w:val="003B21BC"/>
    <w:rsid w:val="003B2798"/>
    <w:rsid w:val="003B28D7"/>
    <w:rsid w:val="003B2C18"/>
    <w:rsid w:val="003B2C8F"/>
    <w:rsid w:val="003B2F68"/>
    <w:rsid w:val="003B371B"/>
    <w:rsid w:val="003B3D38"/>
    <w:rsid w:val="003B3E8A"/>
    <w:rsid w:val="003B40A0"/>
    <w:rsid w:val="003B4AA5"/>
    <w:rsid w:val="003B4C52"/>
    <w:rsid w:val="003B4CBA"/>
    <w:rsid w:val="003B4CC4"/>
    <w:rsid w:val="003B54DB"/>
    <w:rsid w:val="003B58FC"/>
    <w:rsid w:val="003B6452"/>
    <w:rsid w:val="003B6677"/>
    <w:rsid w:val="003B753D"/>
    <w:rsid w:val="003B75E6"/>
    <w:rsid w:val="003B7730"/>
    <w:rsid w:val="003B7910"/>
    <w:rsid w:val="003B7C2D"/>
    <w:rsid w:val="003B7FE7"/>
    <w:rsid w:val="003C0121"/>
    <w:rsid w:val="003C0984"/>
    <w:rsid w:val="003C0D14"/>
    <w:rsid w:val="003C21E7"/>
    <w:rsid w:val="003C2839"/>
    <w:rsid w:val="003C2E24"/>
    <w:rsid w:val="003C3234"/>
    <w:rsid w:val="003C3318"/>
    <w:rsid w:val="003C338F"/>
    <w:rsid w:val="003C3560"/>
    <w:rsid w:val="003C38C7"/>
    <w:rsid w:val="003C3B74"/>
    <w:rsid w:val="003C3CC9"/>
    <w:rsid w:val="003C4624"/>
    <w:rsid w:val="003C545C"/>
    <w:rsid w:val="003C64AD"/>
    <w:rsid w:val="003C6B8D"/>
    <w:rsid w:val="003C6DD6"/>
    <w:rsid w:val="003C6DF3"/>
    <w:rsid w:val="003C72AF"/>
    <w:rsid w:val="003C7307"/>
    <w:rsid w:val="003C75D8"/>
    <w:rsid w:val="003C7665"/>
    <w:rsid w:val="003C7F15"/>
    <w:rsid w:val="003D0659"/>
    <w:rsid w:val="003D0AEB"/>
    <w:rsid w:val="003D0DD1"/>
    <w:rsid w:val="003D14DA"/>
    <w:rsid w:val="003D1829"/>
    <w:rsid w:val="003D23F4"/>
    <w:rsid w:val="003D2A41"/>
    <w:rsid w:val="003D2C23"/>
    <w:rsid w:val="003D2E4A"/>
    <w:rsid w:val="003D2E62"/>
    <w:rsid w:val="003D303E"/>
    <w:rsid w:val="003D38DE"/>
    <w:rsid w:val="003D3D93"/>
    <w:rsid w:val="003D4442"/>
    <w:rsid w:val="003D479E"/>
    <w:rsid w:val="003D47EC"/>
    <w:rsid w:val="003D496E"/>
    <w:rsid w:val="003D4C0A"/>
    <w:rsid w:val="003D4D8C"/>
    <w:rsid w:val="003D5231"/>
    <w:rsid w:val="003D5B34"/>
    <w:rsid w:val="003D5C29"/>
    <w:rsid w:val="003D5D44"/>
    <w:rsid w:val="003D5E5B"/>
    <w:rsid w:val="003D634A"/>
    <w:rsid w:val="003D66C9"/>
    <w:rsid w:val="003D6A7D"/>
    <w:rsid w:val="003D6BAD"/>
    <w:rsid w:val="003D6C72"/>
    <w:rsid w:val="003D6E5A"/>
    <w:rsid w:val="003D6FF4"/>
    <w:rsid w:val="003D7199"/>
    <w:rsid w:val="003D76AC"/>
    <w:rsid w:val="003D7715"/>
    <w:rsid w:val="003D7A0E"/>
    <w:rsid w:val="003D7B6A"/>
    <w:rsid w:val="003D7F84"/>
    <w:rsid w:val="003D7FB4"/>
    <w:rsid w:val="003E03EE"/>
    <w:rsid w:val="003E0CC8"/>
    <w:rsid w:val="003E1290"/>
    <w:rsid w:val="003E12D8"/>
    <w:rsid w:val="003E16DD"/>
    <w:rsid w:val="003E19A8"/>
    <w:rsid w:val="003E1B33"/>
    <w:rsid w:val="003E1D9C"/>
    <w:rsid w:val="003E1F4E"/>
    <w:rsid w:val="003E2045"/>
    <w:rsid w:val="003E24B6"/>
    <w:rsid w:val="003E2B22"/>
    <w:rsid w:val="003E2BE7"/>
    <w:rsid w:val="003E2EA1"/>
    <w:rsid w:val="003E36BF"/>
    <w:rsid w:val="003E400A"/>
    <w:rsid w:val="003E42CA"/>
    <w:rsid w:val="003E4B85"/>
    <w:rsid w:val="003E4D44"/>
    <w:rsid w:val="003E57F4"/>
    <w:rsid w:val="003E58B9"/>
    <w:rsid w:val="003E5D98"/>
    <w:rsid w:val="003E5DF0"/>
    <w:rsid w:val="003E5F77"/>
    <w:rsid w:val="003E6129"/>
    <w:rsid w:val="003E627B"/>
    <w:rsid w:val="003E6C3F"/>
    <w:rsid w:val="003E762C"/>
    <w:rsid w:val="003E7A6F"/>
    <w:rsid w:val="003E7BBA"/>
    <w:rsid w:val="003E7C97"/>
    <w:rsid w:val="003F004F"/>
    <w:rsid w:val="003F009C"/>
    <w:rsid w:val="003F03D8"/>
    <w:rsid w:val="003F071C"/>
    <w:rsid w:val="003F164D"/>
    <w:rsid w:val="003F1819"/>
    <w:rsid w:val="003F1BFA"/>
    <w:rsid w:val="003F21EB"/>
    <w:rsid w:val="003F2282"/>
    <w:rsid w:val="003F2324"/>
    <w:rsid w:val="003F2D51"/>
    <w:rsid w:val="003F2DAA"/>
    <w:rsid w:val="003F3E99"/>
    <w:rsid w:val="003F4115"/>
    <w:rsid w:val="003F4557"/>
    <w:rsid w:val="003F477C"/>
    <w:rsid w:val="003F4C6F"/>
    <w:rsid w:val="003F4D49"/>
    <w:rsid w:val="003F50F9"/>
    <w:rsid w:val="003F520F"/>
    <w:rsid w:val="003F5AE4"/>
    <w:rsid w:val="003F602E"/>
    <w:rsid w:val="003F65AC"/>
    <w:rsid w:val="003F67CE"/>
    <w:rsid w:val="003F67F5"/>
    <w:rsid w:val="003F6E30"/>
    <w:rsid w:val="003F718B"/>
    <w:rsid w:val="003F745B"/>
    <w:rsid w:val="003F7488"/>
    <w:rsid w:val="003F7862"/>
    <w:rsid w:val="003F7B28"/>
    <w:rsid w:val="003F7B6B"/>
    <w:rsid w:val="003F7D4A"/>
    <w:rsid w:val="004003D9"/>
    <w:rsid w:val="004004A4"/>
    <w:rsid w:val="004005D6"/>
    <w:rsid w:val="00400821"/>
    <w:rsid w:val="004009B3"/>
    <w:rsid w:val="00400CC2"/>
    <w:rsid w:val="0040100A"/>
    <w:rsid w:val="004010B8"/>
    <w:rsid w:val="004014C4"/>
    <w:rsid w:val="00401A33"/>
    <w:rsid w:val="00401A63"/>
    <w:rsid w:val="00401DAB"/>
    <w:rsid w:val="00401F0B"/>
    <w:rsid w:val="00402107"/>
    <w:rsid w:val="004029A8"/>
    <w:rsid w:val="004029FC"/>
    <w:rsid w:val="00403352"/>
    <w:rsid w:val="00403662"/>
    <w:rsid w:val="00403749"/>
    <w:rsid w:val="004039F6"/>
    <w:rsid w:val="00403E84"/>
    <w:rsid w:val="00403EEC"/>
    <w:rsid w:val="004042E6"/>
    <w:rsid w:val="00404566"/>
    <w:rsid w:val="004045DA"/>
    <w:rsid w:val="00404691"/>
    <w:rsid w:val="004047E9"/>
    <w:rsid w:val="00404BA5"/>
    <w:rsid w:val="00404F8C"/>
    <w:rsid w:val="00404FC4"/>
    <w:rsid w:val="00405034"/>
    <w:rsid w:val="00405935"/>
    <w:rsid w:val="00405B0D"/>
    <w:rsid w:val="00406690"/>
    <w:rsid w:val="00406CE4"/>
    <w:rsid w:val="00406EFA"/>
    <w:rsid w:val="00407069"/>
    <w:rsid w:val="004070DB"/>
    <w:rsid w:val="004072CF"/>
    <w:rsid w:val="00407A56"/>
    <w:rsid w:val="004102E1"/>
    <w:rsid w:val="004106E7"/>
    <w:rsid w:val="00410C00"/>
    <w:rsid w:val="00410C16"/>
    <w:rsid w:val="00410DE1"/>
    <w:rsid w:val="00411F9E"/>
    <w:rsid w:val="0041206E"/>
    <w:rsid w:val="00412075"/>
    <w:rsid w:val="0041211A"/>
    <w:rsid w:val="00412675"/>
    <w:rsid w:val="00413446"/>
    <w:rsid w:val="004136D3"/>
    <w:rsid w:val="00413F1B"/>
    <w:rsid w:val="00414023"/>
    <w:rsid w:val="00414565"/>
    <w:rsid w:val="00414667"/>
    <w:rsid w:val="00414730"/>
    <w:rsid w:val="0041499B"/>
    <w:rsid w:val="00414B34"/>
    <w:rsid w:val="004154AF"/>
    <w:rsid w:val="00415908"/>
    <w:rsid w:val="00415BA8"/>
    <w:rsid w:val="00416D30"/>
    <w:rsid w:val="004178D3"/>
    <w:rsid w:val="00417922"/>
    <w:rsid w:val="00417980"/>
    <w:rsid w:val="004179C4"/>
    <w:rsid w:val="00417AA4"/>
    <w:rsid w:val="00417AC9"/>
    <w:rsid w:val="00417F51"/>
    <w:rsid w:val="004200ED"/>
    <w:rsid w:val="00420B4E"/>
    <w:rsid w:val="00420C1A"/>
    <w:rsid w:val="004210DE"/>
    <w:rsid w:val="004211EF"/>
    <w:rsid w:val="00421465"/>
    <w:rsid w:val="00421487"/>
    <w:rsid w:val="00421AED"/>
    <w:rsid w:val="00421EC5"/>
    <w:rsid w:val="004222D8"/>
    <w:rsid w:val="004227D9"/>
    <w:rsid w:val="00422965"/>
    <w:rsid w:val="0042298C"/>
    <w:rsid w:val="00422A25"/>
    <w:rsid w:val="00422BF2"/>
    <w:rsid w:val="00422C27"/>
    <w:rsid w:val="00422E7E"/>
    <w:rsid w:val="00422EDD"/>
    <w:rsid w:val="00423193"/>
    <w:rsid w:val="004231F5"/>
    <w:rsid w:val="00423A52"/>
    <w:rsid w:val="00423AF0"/>
    <w:rsid w:val="00423E09"/>
    <w:rsid w:val="00424150"/>
    <w:rsid w:val="0042441E"/>
    <w:rsid w:val="004244BC"/>
    <w:rsid w:val="00424E7B"/>
    <w:rsid w:val="00424EF3"/>
    <w:rsid w:val="004250CE"/>
    <w:rsid w:val="00425117"/>
    <w:rsid w:val="0042579E"/>
    <w:rsid w:val="0042585E"/>
    <w:rsid w:val="00425C9A"/>
    <w:rsid w:val="00426027"/>
    <w:rsid w:val="00426419"/>
    <w:rsid w:val="004267A3"/>
    <w:rsid w:val="00426B8E"/>
    <w:rsid w:val="00426CA6"/>
    <w:rsid w:val="00426D22"/>
    <w:rsid w:val="004300D3"/>
    <w:rsid w:val="00430716"/>
    <w:rsid w:val="004317A5"/>
    <w:rsid w:val="00431987"/>
    <w:rsid w:val="00431A6A"/>
    <w:rsid w:val="00432333"/>
    <w:rsid w:val="00432970"/>
    <w:rsid w:val="004329B8"/>
    <w:rsid w:val="00432D60"/>
    <w:rsid w:val="00432DE6"/>
    <w:rsid w:val="00432EF7"/>
    <w:rsid w:val="00432F58"/>
    <w:rsid w:val="0043312D"/>
    <w:rsid w:val="004331A6"/>
    <w:rsid w:val="004332BF"/>
    <w:rsid w:val="00433607"/>
    <w:rsid w:val="0043361A"/>
    <w:rsid w:val="00433C1E"/>
    <w:rsid w:val="0043437E"/>
    <w:rsid w:val="004343E5"/>
    <w:rsid w:val="00434A99"/>
    <w:rsid w:val="00435150"/>
    <w:rsid w:val="004356D1"/>
    <w:rsid w:val="0043589D"/>
    <w:rsid w:val="00435946"/>
    <w:rsid w:val="00435B8B"/>
    <w:rsid w:val="00435C98"/>
    <w:rsid w:val="00435D15"/>
    <w:rsid w:val="00435DA0"/>
    <w:rsid w:val="00436383"/>
    <w:rsid w:val="00436B65"/>
    <w:rsid w:val="00436BD5"/>
    <w:rsid w:val="00437472"/>
    <w:rsid w:val="00437959"/>
    <w:rsid w:val="00437A1E"/>
    <w:rsid w:val="00437BC7"/>
    <w:rsid w:val="0044090E"/>
    <w:rsid w:val="00441361"/>
    <w:rsid w:val="0044140F"/>
    <w:rsid w:val="00441900"/>
    <w:rsid w:val="00441BDA"/>
    <w:rsid w:val="00441D6F"/>
    <w:rsid w:val="00442058"/>
    <w:rsid w:val="004421D9"/>
    <w:rsid w:val="004422B3"/>
    <w:rsid w:val="0044249D"/>
    <w:rsid w:val="004426FE"/>
    <w:rsid w:val="00442FF7"/>
    <w:rsid w:val="00443152"/>
    <w:rsid w:val="00443892"/>
    <w:rsid w:val="00443984"/>
    <w:rsid w:val="00444600"/>
    <w:rsid w:val="00444C55"/>
    <w:rsid w:val="00444CD6"/>
    <w:rsid w:val="00445F0A"/>
    <w:rsid w:val="00446480"/>
    <w:rsid w:val="0044650C"/>
    <w:rsid w:val="00446547"/>
    <w:rsid w:val="0044660D"/>
    <w:rsid w:val="00446F8E"/>
    <w:rsid w:val="0044704F"/>
    <w:rsid w:val="00447212"/>
    <w:rsid w:val="004478A6"/>
    <w:rsid w:val="00447EA3"/>
    <w:rsid w:val="0045018A"/>
    <w:rsid w:val="004507E5"/>
    <w:rsid w:val="00450F77"/>
    <w:rsid w:val="00451022"/>
    <w:rsid w:val="00451071"/>
    <w:rsid w:val="00451228"/>
    <w:rsid w:val="004521D3"/>
    <w:rsid w:val="004522F1"/>
    <w:rsid w:val="004524BF"/>
    <w:rsid w:val="00452AEF"/>
    <w:rsid w:val="00452F47"/>
    <w:rsid w:val="004531F8"/>
    <w:rsid w:val="004532EE"/>
    <w:rsid w:val="00453A0C"/>
    <w:rsid w:val="00453C00"/>
    <w:rsid w:val="00453C0B"/>
    <w:rsid w:val="00453E72"/>
    <w:rsid w:val="0045434E"/>
    <w:rsid w:val="004544D0"/>
    <w:rsid w:val="00454E00"/>
    <w:rsid w:val="00454F2E"/>
    <w:rsid w:val="00455151"/>
    <w:rsid w:val="004559F7"/>
    <w:rsid w:val="004564F5"/>
    <w:rsid w:val="00456A2A"/>
    <w:rsid w:val="00456C67"/>
    <w:rsid w:val="0045703B"/>
    <w:rsid w:val="004571F9"/>
    <w:rsid w:val="0045773F"/>
    <w:rsid w:val="00457D5E"/>
    <w:rsid w:val="00457DF0"/>
    <w:rsid w:val="00457E5E"/>
    <w:rsid w:val="00460528"/>
    <w:rsid w:val="004606A3"/>
    <w:rsid w:val="00460803"/>
    <w:rsid w:val="00461298"/>
    <w:rsid w:val="0046184C"/>
    <w:rsid w:val="00461A19"/>
    <w:rsid w:val="00461B49"/>
    <w:rsid w:val="00461BA9"/>
    <w:rsid w:val="00461CD6"/>
    <w:rsid w:val="00462182"/>
    <w:rsid w:val="00462256"/>
    <w:rsid w:val="00462344"/>
    <w:rsid w:val="0046261E"/>
    <w:rsid w:val="00462CB4"/>
    <w:rsid w:val="00462F2B"/>
    <w:rsid w:val="00463513"/>
    <w:rsid w:val="00463633"/>
    <w:rsid w:val="00464138"/>
    <w:rsid w:val="004641D2"/>
    <w:rsid w:val="004648EB"/>
    <w:rsid w:val="00464D33"/>
    <w:rsid w:val="00465023"/>
    <w:rsid w:val="004650EB"/>
    <w:rsid w:val="004653D1"/>
    <w:rsid w:val="00465C49"/>
    <w:rsid w:val="00467477"/>
    <w:rsid w:val="004676E5"/>
    <w:rsid w:val="00467B20"/>
    <w:rsid w:val="00467BA8"/>
    <w:rsid w:val="00467BCF"/>
    <w:rsid w:val="00467D20"/>
    <w:rsid w:val="00467DDF"/>
    <w:rsid w:val="00467E9D"/>
    <w:rsid w:val="0047026B"/>
    <w:rsid w:val="00470BD9"/>
    <w:rsid w:val="00470CC5"/>
    <w:rsid w:val="00470FC3"/>
    <w:rsid w:val="00471377"/>
    <w:rsid w:val="00471FB4"/>
    <w:rsid w:val="00472792"/>
    <w:rsid w:val="00472A29"/>
    <w:rsid w:val="00472AFA"/>
    <w:rsid w:val="00472D27"/>
    <w:rsid w:val="004731B2"/>
    <w:rsid w:val="00474414"/>
    <w:rsid w:val="00474587"/>
    <w:rsid w:val="0047473D"/>
    <w:rsid w:val="004747A0"/>
    <w:rsid w:val="00474B82"/>
    <w:rsid w:val="00474D25"/>
    <w:rsid w:val="004750E5"/>
    <w:rsid w:val="00475688"/>
    <w:rsid w:val="00475871"/>
    <w:rsid w:val="0047587D"/>
    <w:rsid w:val="0047599C"/>
    <w:rsid w:val="00475AD4"/>
    <w:rsid w:val="00475B76"/>
    <w:rsid w:val="00475CDC"/>
    <w:rsid w:val="00476114"/>
    <w:rsid w:val="00476AB2"/>
    <w:rsid w:val="004779C7"/>
    <w:rsid w:val="00477DD0"/>
    <w:rsid w:val="00477E92"/>
    <w:rsid w:val="004802A9"/>
    <w:rsid w:val="004808BB"/>
    <w:rsid w:val="00480961"/>
    <w:rsid w:val="00481534"/>
    <w:rsid w:val="004817FB"/>
    <w:rsid w:val="00481D8A"/>
    <w:rsid w:val="004822DC"/>
    <w:rsid w:val="00482838"/>
    <w:rsid w:val="00482C9D"/>
    <w:rsid w:val="00482CCE"/>
    <w:rsid w:val="00482D0E"/>
    <w:rsid w:val="00482F12"/>
    <w:rsid w:val="00483373"/>
    <w:rsid w:val="00483AA3"/>
    <w:rsid w:val="00483AF3"/>
    <w:rsid w:val="00483D52"/>
    <w:rsid w:val="00483EB0"/>
    <w:rsid w:val="0048406B"/>
    <w:rsid w:val="00484A9A"/>
    <w:rsid w:val="0048505E"/>
    <w:rsid w:val="004850C3"/>
    <w:rsid w:val="00485AE6"/>
    <w:rsid w:val="004862D6"/>
    <w:rsid w:val="00486572"/>
    <w:rsid w:val="004868AD"/>
    <w:rsid w:val="0048702E"/>
    <w:rsid w:val="0048746A"/>
    <w:rsid w:val="004874F1"/>
    <w:rsid w:val="00487CFF"/>
    <w:rsid w:val="00487DEF"/>
    <w:rsid w:val="00490D08"/>
    <w:rsid w:val="00490DB7"/>
    <w:rsid w:val="00490EDC"/>
    <w:rsid w:val="004910AF"/>
    <w:rsid w:val="004919AB"/>
    <w:rsid w:val="00491BBF"/>
    <w:rsid w:val="00492259"/>
    <w:rsid w:val="004923D4"/>
    <w:rsid w:val="00492652"/>
    <w:rsid w:val="00492934"/>
    <w:rsid w:val="00492A53"/>
    <w:rsid w:val="00492D98"/>
    <w:rsid w:val="0049321F"/>
    <w:rsid w:val="00493330"/>
    <w:rsid w:val="00493466"/>
    <w:rsid w:val="0049374F"/>
    <w:rsid w:val="00493C4F"/>
    <w:rsid w:val="00493CCE"/>
    <w:rsid w:val="00493DF7"/>
    <w:rsid w:val="00493EEE"/>
    <w:rsid w:val="00494158"/>
    <w:rsid w:val="00494385"/>
    <w:rsid w:val="00494409"/>
    <w:rsid w:val="00494FDC"/>
    <w:rsid w:val="004952AF"/>
    <w:rsid w:val="004953E9"/>
    <w:rsid w:val="0049547B"/>
    <w:rsid w:val="0049550D"/>
    <w:rsid w:val="00495F89"/>
    <w:rsid w:val="004962C8"/>
    <w:rsid w:val="004965A5"/>
    <w:rsid w:val="004967EE"/>
    <w:rsid w:val="004968E7"/>
    <w:rsid w:val="00496BE4"/>
    <w:rsid w:val="00496CF2"/>
    <w:rsid w:val="004970B7"/>
    <w:rsid w:val="0049729F"/>
    <w:rsid w:val="00497BB2"/>
    <w:rsid w:val="00497BEA"/>
    <w:rsid w:val="004A016B"/>
    <w:rsid w:val="004A0693"/>
    <w:rsid w:val="004A0D66"/>
    <w:rsid w:val="004A0D9E"/>
    <w:rsid w:val="004A178A"/>
    <w:rsid w:val="004A1964"/>
    <w:rsid w:val="004A1E6B"/>
    <w:rsid w:val="004A1EB8"/>
    <w:rsid w:val="004A208A"/>
    <w:rsid w:val="004A24BB"/>
    <w:rsid w:val="004A26B9"/>
    <w:rsid w:val="004A2744"/>
    <w:rsid w:val="004A2E87"/>
    <w:rsid w:val="004A3478"/>
    <w:rsid w:val="004A3B1D"/>
    <w:rsid w:val="004A44A9"/>
    <w:rsid w:val="004A473B"/>
    <w:rsid w:val="004A4834"/>
    <w:rsid w:val="004A4D36"/>
    <w:rsid w:val="004A5020"/>
    <w:rsid w:val="004A5306"/>
    <w:rsid w:val="004A5EAD"/>
    <w:rsid w:val="004A697B"/>
    <w:rsid w:val="004A6BB2"/>
    <w:rsid w:val="004A6D04"/>
    <w:rsid w:val="004A6E6D"/>
    <w:rsid w:val="004A6FEB"/>
    <w:rsid w:val="004A7491"/>
    <w:rsid w:val="004A7B43"/>
    <w:rsid w:val="004A7CC1"/>
    <w:rsid w:val="004A7D25"/>
    <w:rsid w:val="004B01F6"/>
    <w:rsid w:val="004B0967"/>
    <w:rsid w:val="004B0BF8"/>
    <w:rsid w:val="004B0C3B"/>
    <w:rsid w:val="004B0E2F"/>
    <w:rsid w:val="004B1320"/>
    <w:rsid w:val="004B1500"/>
    <w:rsid w:val="004B1605"/>
    <w:rsid w:val="004B1FBE"/>
    <w:rsid w:val="004B2088"/>
    <w:rsid w:val="004B259F"/>
    <w:rsid w:val="004B28C6"/>
    <w:rsid w:val="004B2F6E"/>
    <w:rsid w:val="004B30A2"/>
    <w:rsid w:val="004B30C9"/>
    <w:rsid w:val="004B323D"/>
    <w:rsid w:val="004B3309"/>
    <w:rsid w:val="004B3675"/>
    <w:rsid w:val="004B37B0"/>
    <w:rsid w:val="004B3A9E"/>
    <w:rsid w:val="004B4296"/>
    <w:rsid w:val="004B4793"/>
    <w:rsid w:val="004B4B8A"/>
    <w:rsid w:val="004B4C11"/>
    <w:rsid w:val="004B4CAB"/>
    <w:rsid w:val="004B4DF7"/>
    <w:rsid w:val="004B5788"/>
    <w:rsid w:val="004B593D"/>
    <w:rsid w:val="004B5BE9"/>
    <w:rsid w:val="004B5DF5"/>
    <w:rsid w:val="004B5F6B"/>
    <w:rsid w:val="004B6550"/>
    <w:rsid w:val="004B666B"/>
    <w:rsid w:val="004B6DB2"/>
    <w:rsid w:val="004B6DF5"/>
    <w:rsid w:val="004B75B5"/>
    <w:rsid w:val="004B75CA"/>
    <w:rsid w:val="004B76BA"/>
    <w:rsid w:val="004B78C7"/>
    <w:rsid w:val="004B7A2A"/>
    <w:rsid w:val="004B7BCE"/>
    <w:rsid w:val="004B7ED2"/>
    <w:rsid w:val="004C03DF"/>
    <w:rsid w:val="004C064C"/>
    <w:rsid w:val="004C0865"/>
    <w:rsid w:val="004C0A7C"/>
    <w:rsid w:val="004C0C69"/>
    <w:rsid w:val="004C1010"/>
    <w:rsid w:val="004C1476"/>
    <w:rsid w:val="004C17C5"/>
    <w:rsid w:val="004C19C5"/>
    <w:rsid w:val="004C1C98"/>
    <w:rsid w:val="004C1D09"/>
    <w:rsid w:val="004C32CA"/>
    <w:rsid w:val="004C3350"/>
    <w:rsid w:val="004C370D"/>
    <w:rsid w:val="004C427E"/>
    <w:rsid w:val="004C4463"/>
    <w:rsid w:val="004C4BD5"/>
    <w:rsid w:val="004C4E7F"/>
    <w:rsid w:val="004C52AF"/>
    <w:rsid w:val="004C5551"/>
    <w:rsid w:val="004C571B"/>
    <w:rsid w:val="004C5E0B"/>
    <w:rsid w:val="004C6185"/>
    <w:rsid w:val="004C6233"/>
    <w:rsid w:val="004C6385"/>
    <w:rsid w:val="004C640D"/>
    <w:rsid w:val="004C643C"/>
    <w:rsid w:val="004C65A9"/>
    <w:rsid w:val="004C6CF0"/>
    <w:rsid w:val="004C7025"/>
    <w:rsid w:val="004C7189"/>
    <w:rsid w:val="004C72B2"/>
    <w:rsid w:val="004C7592"/>
    <w:rsid w:val="004C76D2"/>
    <w:rsid w:val="004C7B32"/>
    <w:rsid w:val="004D0007"/>
    <w:rsid w:val="004D015B"/>
    <w:rsid w:val="004D04DF"/>
    <w:rsid w:val="004D1556"/>
    <w:rsid w:val="004D1F0B"/>
    <w:rsid w:val="004D25DB"/>
    <w:rsid w:val="004D269A"/>
    <w:rsid w:val="004D28A8"/>
    <w:rsid w:val="004D2E93"/>
    <w:rsid w:val="004D3064"/>
    <w:rsid w:val="004D3067"/>
    <w:rsid w:val="004D3095"/>
    <w:rsid w:val="004D30FB"/>
    <w:rsid w:val="004D3853"/>
    <w:rsid w:val="004D3C67"/>
    <w:rsid w:val="004D47C6"/>
    <w:rsid w:val="004D4906"/>
    <w:rsid w:val="004D50EC"/>
    <w:rsid w:val="004D54E6"/>
    <w:rsid w:val="004D6C5E"/>
    <w:rsid w:val="004D6D7F"/>
    <w:rsid w:val="004D723D"/>
    <w:rsid w:val="004D7DD3"/>
    <w:rsid w:val="004E0949"/>
    <w:rsid w:val="004E173E"/>
    <w:rsid w:val="004E1BDD"/>
    <w:rsid w:val="004E2440"/>
    <w:rsid w:val="004E272A"/>
    <w:rsid w:val="004E2921"/>
    <w:rsid w:val="004E29CA"/>
    <w:rsid w:val="004E2DF8"/>
    <w:rsid w:val="004E41EE"/>
    <w:rsid w:val="004E47E6"/>
    <w:rsid w:val="004E49F2"/>
    <w:rsid w:val="004E4E82"/>
    <w:rsid w:val="004E50DD"/>
    <w:rsid w:val="004E57A9"/>
    <w:rsid w:val="004E6140"/>
    <w:rsid w:val="004E63CA"/>
    <w:rsid w:val="004E6632"/>
    <w:rsid w:val="004E67D4"/>
    <w:rsid w:val="004E6914"/>
    <w:rsid w:val="004E6963"/>
    <w:rsid w:val="004E780D"/>
    <w:rsid w:val="004E79B4"/>
    <w:rsid w:val="004E7E45"/>
    <w:rsid w:val="004F0502"/>
    <w:rsid w:val="004F098B"/>
    <w:rsid w:val="004F0FFE"/>
    <w:rsid w:val="004F213C"/>
    <w:rsid w:val="004F2162"/>
    <w:rsid w:val="004F2236"/>
    <w:rsid w:val="004F22E5"/>
    <w:rsid w:val="004F235F"/>
    <w:rsid w:val="004F276E"/>
    <w:rsid w:val="004F30EB"/>
    <w:rsid w:val="004F34DC"/>
    <w:rsid w:val="004F3549"/>
    <w:rsid w:val="004F3667"/>
    <w:rsid w:val="004F36A1"/>
    <w:rsid w:val="004F3A94"/>
    <w:rsid w:val="004F44FF"/>
    <w:rsid w:val="004F4BD7"/>
    <w:rsid w:val="004F51A1"/>
    <w:rsid w:val="004F589C"/>
    <w:rsid w:val="004F596A"/>
    <w:rsid w:val="004F5B85"/>
    <w:rsid w:val="004F5C87"/>
    <w:rsid w:val="004F6012"/>
    <w:rsid w:val="004F602C"/>
    <w:rsid w:val="004F602D"/>
    <w:rsid w:val="004F61BB"/>
    <w:rsid w:val="004F670E"/>
    <w:rsid w:val="004F6D3C"/>
    <w:rsid w:val="004F71AD"/>
    <w:rsid w:val="004F74D3"/>
    <w:rsid w:val="004F77DC"/>
    <w:rsid w:val="004F7A8F"/>
    <w:rsid w:val="00500454"/>
    <w:rsid w:val="00500C4D"/>
    <w:rsid w:val="005012F6"/>
    <w:rsid w:val="00501FDD"/>
    <w:rsid w:val="0050215F"/>
    <w:rsid w:val="00502524"/>
    <w:rsid w:val="0050307F"/>
    <w:rsid w:val="0050387A"/>
    <w:rsid w:val="00503CA2"/>
    <w:rsid w:val="00503CED"/>
    <w:rsid w:val="00503FC4"/>
    <w:rsid w:val="00504128"/>
    <w:rsid w:val="00505108"/>
    <w:rsid w:val="00505276"/>
    <w:rsid w:val="00505D11"/>
    <w:rsid w:val="00505FA3"/>
    <w:rsid w:val="005065F6"/>
    <w:rsid w:val="0050714D"/>
    <w:rsid w:val="00507298"/>
    <w:rsid w:val="00507AEB"/>
    <w:rsid w:val="00507B5E"/>
    <w:rsid w:val="00507CC0"/>
    <w:rsid w:val="0051028D"/>
    <w:rsid w:val="00510539"/>
    <w:rsid w:val="005109B8"/>
    <w:rsid w:val="0051121D"/>
    <w:rsid w:val="00511C39"/>
    <w:rsid w:val="00512308"/>
    <w:rsid w:val="00512829"/>
    <w:rsid w:val="00512833"/>
    <w:rsid w:val="00512DC7"/>
    <w:rsid w:val="00513222"/>
    <w:rsid w:val="00513C4D"/>
    <w:rsid w:val="00513E2F"/>
    <w:rsid w:val="00513F06"/>
    <w:rsid w:val="005146B8"/>
    <w:rsid w:val="00514B78"/>
    <w:rsid w:val="0051507A"/>
    <w:rsid w:val="005155E1"/>
    <w:rsid w:val="0051578E"/>
    <w:rsid w:val="00515929"/>
    <w:rsid w:val="00515EAC"/>
    <w:rsid w:val="00516823"/>
    <w:rsid w:val="0051682C"/>
    <w:rsid w:val="00516878"/>
    <w:rsid w:val="00516F9D"/>
    <w:rsid w:val="005170E1"/>
    <w:rsid w:val="0051748E"/>
    <w:rsid w:val="005175CE"/>
    <w:rsid w:val="0051764F"/>
    <w:rsid w:val="00517718"/>
    <w:rsid w:val="00517859"/>
    <w:rsid w:val="00517AD1"/>
    <w:rsid w:val="00520160"/>
    <w:rsid w:val="0052062A"/>
    <w:rsid w:val="0052091E"/>
    <w:rsid w:val="00520992"/>
    <w:rsid w:val="00520AB6"/>
    <w:rsid w:val="00520C51"/>
    <w:rsid w:val="00520D62"/>
    <w:rsid w:val="0052153E"/>
    <w:rsid w:val="0052190E"/>
    <w:rsid w:val="00521C3B"/>
    <w:rsid w:val="00522FFA"/>
    <w:rsid w:val="00523092"/>
    <w:rsid w:val="005230A0"/>
    <w:rsid w:val="00523145"/>
    <w:rsid w:val="00523952"/>
    <w:rsid w:val="00523970"/>
    <w:rsid w:val="00523A9A"/>
    <w:rsid w:val="00523F10"/>
    <w:rsid w:val="00524624"/>
    <w:rsid w:val="0052484B"/>
    <w:rsid w:val="005249B3"/>
    <w:rsid w:val="00524BB1"/>
    <w:rsid w:val="00524D2F"/>
    <w:rsid w:val="00525205"/>
    <w:rsid w:val="005252BB"/>
    <w:rsid w:val="00525529"/>
    <w:rsid w:val="00525626"/>
    <w:rsid w:val="00525754"/>
    <w:rsid w:val="00525BB3"/>
    <w:rsid w:val="00525ED9"/>
    <w:rsid w:val="0052646A"/>
    <w:rsid w:val="005267B8"/>
    <w:rsid w:val="00526C54"/>
    <w:rsid w:val="00526C60"/>
    <w:rsid w:val="00527611"/>
    <w:rsid w:val="00527759"/>
    <w:rsid w:val="00527CF2"/>
    <w:rsid w:val="00530043"/>
    <w:rsid w:val="0053025F"/>
    <w:rsid w:val="00530717"/>
    <w:rsid w:val="005308F5"/>
    <w:rsid w:val="00530A7E"/>
    <w:rsid w:val="0053124B"/>
    <w:rsid w:val="00531506"/>
    <w:rsid w:val="00531BB7"/>
    <w:rsid w:val="00532020"/>
    <w:rsid w:val="0053267A"/>
    <w:rsid w:val="0053282F"/>
    <w:rsid w:val="00532CEE"/>
    <w:rsid w:val="00532F9F"/>
    <w:rsid w:val="0053360D"/>
    <w:rsid w:val="005339AD"/>
    <w:rsid w:val="00534592"/>
    <w:rsid w:val="005348B2"/>
    <w:rsid w:val="00534BD8"/>
    <w:rsid w:val="00534BEF"/>
    <w:rsid w:val="005350A0"/>
    <w:rsid w:val="005356D9"/>
    <w:rsid w:val="0053579B"/>
    <w:rsid w:val="0053597E"/>
    <w:rsid w:val="00535FA5"/>
    <w:rsid w:val="0053608F"/>
    <w:rsid w:val="00536540"/>
    <w:rsid w:val="00536C8B"/>
    <w:rsid w:val="00537193"/>
    <w:rsid w:val="005375C3"/>
    <w:rsid w:val="00537842"/>
    <w:rsid w:val="00537E8C"/>
    <w:rsid w:val="00537F24"/>
    <w:rsid w:val="00540134"/>
    <w:rsid w:val="00540175"/>
    <w:rsid w:val="00540259"/>
    <w:rsid w:val="005408DE"/>
    <w:rsid w:val="005409B9"/>
    <w:rsid w:val="00540B53"/>
    <w:rsid w:val="00541113"/>
    <w:rsid w:val="00541488"/>
    <w:rsid w:val="005419FA"/>
    <w:rsid w:val="00541A45"/>
    <w:rsid w:val="00541B70"/>
    <w:rsid w:val="00541E7E"/>
    <w:rsid w:val="005422AF"/>
    <w:rsid w:val="00542A36"/>
    <w:rsid w:val="00542CD3"/>
    <w:rsid w:val="00542F5B"/>
    <w:rsid w:val="00544142"/>
    <w:rsid w:val="0054489F"/>
    <w:rsid w:val="00544BA8"/>
    <w:rsid w:val="00544FD4"/>
    <w:rsid w:val="0054509C"/>
    <w:rsid w:val="00545115"/>
    <w:rsid w:val="005456D7"/>
    <w:rsid w:val="0054604B"/>
    <w:rsid w:val="0054613A"/>
    <w:rsid w:val="00546836"/>
    <w:rsid w:val="00546AC8"/>
    <w:rsid w:val="00546F46"/>
    <w:rsid w:val="00550091"/>
    <w:rsid w:val="0055013C"/>
    <w:rsid w:val="0055072F"/>
    <w:rsid w:val="00550746"/>
    <w:rsid w:val="005508D9"/>
    <w:rsid w:val="00550BD4"/>
    <w:rsid w:val="00550D50"/>
    <w:rsid w:val="00550DF4"/>
    <w:rsid w:val="00550E6B"/>
    <w:rsid w:val="00550FE0"/>
    <w:rsid w:val="00551806"/>
    <w:rsid w:val="00551AE8"/>
    <w:rsid w:val="00551B0D"/>
    <w:rsid w:val="00551B5A"/>
    <w:rsid w:val="00551CA2"/>
    <w:rsid w:val="00552057"/>
    <w:rsid w:val="005521F2"/>
    <w:rsid w:val="00552AFD"/>
    <w:rsid w:val="00553054"/>
    <w:rsid w:val="00553E13"/>
    <w:rsid w:val="00553F4C"/>
    <w:rsid w:val="00554525"/>
    <w:rsid w:val="0055474E"/>
    <w:rsid w:val="00554A40"/>
    <w:rsid w:val="00554A79"/>
    <w:rsid w:val="00554BEF"/>
    <w:rsid w:val="00555634"/>
    <w:rsid w:val="00555CF9"/>
    <w:rsid w:val="00556ABF"/>
    <w:rsid w:val="00556D69"/>
    <w:rsid w:val="00556F4D"/>
    <w:rsid w:val="00557AA8"/>
    <w:rsid w:val="00557C66"/>
    <w:rsid w:val="005607F3"/>
    <w:rsid w:val="00560AC5"/>
    <w:rsid w:val="00560BB7"/>
    <w:rsid w:val="00560FB5"/>
    <w:rsid w:val="0056106B"/>
    <w:rsid w:val="005611A9"/>
    <w:rsid w:val="005619B5"/>
    <w:rsid w:val="00561A3D"/>
    <w:rsid w:val="00561C81"/>
    <w:rsid w:val="0056235C"/>
    <w:rsid w:val="00562B0B"/>
    <w:rsid w:val="00562FCB"/>
    <w:rsid w:val="005630E8"/>
    <w:rsid w:val="005636E9"/>
    <w:rsid w:val="00563949"/>
    <w:rsid w:val="00563A43"/>
    <w:rsid w:val="005646A7"/>
    <w:rsid w:val="00564A18"/>
    <w:rsid w:val="00564B5D"/>
    <w:rsid w:val="00564B99"/>
    <w:rsid w:val="005652E4"/>
    <w:rsid w:val="005655A4"/>
    <w:rsid w:val="00565774"/>
    <w:rsid w:val="00565B11"/>
    <w:rsid w:val="00565BC0"/>
    <w:rsid w:val="00565C23"/>
    <w:rsid w:val="00565D21"/>
    <w:rsid w:val="0056650A"/>
    <w:rsid w:val="00566966"/>
    <w:rsid w:val="00566D54"/>
    <w:rsid w:val="005701EF"/>
    <w:rsid w:val="00570364"/>
    <w:rsid w:val="00570815"/>
    <w:rsid w:val="00571078"/>
    <w:rsid w:val="00571165"/>
    <w:rsid w:val="005716A4"/>
    <w:rsid w:val="005719FD"/>
    <w:rsid w:val="00571FB5"/>
    <w:rsid w:val="0057251A"/>
    <w:rsid w:val="00572536"/>
    <w:rsid w:val="00572567"/>
    <w:rsid w:val="00572C65"/>
    <w:rsid w:val="00572D87"/>
    <w:rsid w:val="00572EF0"/>
    <w:rsid w:val="0057344E"/>
    <w:rsid w:val="0057366B"/>
    <w:rsid w:val="00573A18"/>
    <w:rsid w:val="00573B37"/>
    <w:rsid w:val="00573F8E"/>
    <w:rsid w:val="00574187"/>
    <w:rsid w:val="0057459C"/>
    <w:rsid w:val="0057464B"/>
    <w:rsid w:val="0057467C"/>
    <w:rsid w:val="00574BF5"/>
    <w:rsid w:val="00574C0B"/>
    <w:rsid w:val="00574CAE"/>
    <w:rsid w:val="00574E4C"/>
    <w:rsid w:val="00574E7C"/>
    <w:rsid w:val="0057551B"/>
    <w:rsid w:val="0057581C"/>
    <w:rsid w:val="00575F18"/>
    <w:rsid w:val="0057623E"/>
    <w:rsid w:val="00576742"/>
    <w:rsid w:val="00576E11"/>
    <w:rsid w:val="005779E9"/>
    <w:rsid w:val="00577D1D"/>
    <w:rsid w:val="00577EF9"/>
    <w:rsid w:val="005800F8"/>
    <w:rsid w:val="00580E53"/>
    <w:rsid w:val="005813FD"/>
    <w:rsid w:val="005816D6"/>
    <w:rsid w:val="00581707"/>
    <w:rsid w:val="00581C57"/>
    <w:rsid w:val="00581F9D"/>
    <w:rsid w:val="005820B3"/>
    <w:rsid w:val="005824E5"/>
    <w:rsid w:val="005829AB"/>
    <w:rsid w:val="005829D5"/>
    <w:rsid w:val="00582B3B"/>
    <w:rsid w:val="00582DFB"/>
    <w:rsid w:val="00582FCA"/>
    <w:rsid w:val="00583174"/>
    <w:rsid w:val="005831DB"/>
    <w:rsid w:val="005832AE"/>
    <w:rsid w:val="00583337"/>
    <w:rsid w:val="0058375A"/>
    <w:rsid w:val="00583CB3"/>
    <w:rsid w:val="00583DEE"/>
    <w:rsid w:val="00584563"/>
    <w:rsid w:val="00584901"/>
    <w:rsid w:val="00584AE8"/>
    <w:rsid w:val="00584CDF"/>
    <w:rsid w:val="005855CD"/>
    <w:rsid w:val="00585663"/>
    <w:rsid w:val="00585703"/>
    <w:rsid w:val="00585D1C"/>
    <w:rsid w:val="00585F02"/>
    <w:rsid w:val="00586174"/>
    <w:rsid w:val="00586AC8"/>
    <w:rsid w:val="00586E0F"/>
    <w:rsid w:val="00586F02"/>
    <w:rsid w:val="005873B9"/>
    <w:rsid w:val="005873DE"/>
    <w:rsid w:val="00587941"/>
    <w:rsid w:val="00587A5C"/>
    <w:rsid w:val="00587BCC"/>
    <w:rsid w:val="00587FDA"/>
    <w:rsid w:val="005900E6"/>
    <w:rsid w:val="0059011C"/>
    <w:rsid w:val="00590142"/>
    <w:rsid w:val="0059037F"/>
    <w:rsid w:val="00591185"/>
    <w:rsid w:val="00591280"/>
    <w:rsid w:val="005914C8"/>
    <w:rsid w:val="005916C0"/>
    <w:rsid w:val="005918CE"/>
    <w:rsid w:val="00592224"/>
    <w:rsid w:val="00592278"/>
    <w:rsid w:val="00592292"/>
    <w:rsid w:val="005922A0"/>
    <w:rsid w:val="005925C0"/>
    <w:rsid w:val="00592989"/>
    <w:rsid w:val="00592CC2"/>
    <w:rsid w:val="00592DD8"/>
    <w:rsid w:val="00593018"/>
    <w:rsid w:val="005930E4"/>
    <w:rsid w:val="00593772"/>
    <w:rsid w:val="005938E8"/>
    <w:rsid w:val="00594232"/>
    <w:rsid w:val="00594947"/>
    <w:rsid w:val="00594B52"/>
    <w:rsid w:val="00594BD7"/>
    <w:rsid w:val="005953D9"/>
    <w:rsid w:val="00595490"/>
    <w:rsid w:val="0059551A"/>
    <w:rsid w:val="005955E9"/>
    <w:rsid w:val="005959EB"/>
    <w:rsid w:val="00595A15"/>
    <w:rsid w:val="00595B5A"/>
    <w:rsid w:val="00595E6A"/>
    <w:rsid w:val="00597838"/>
    <w:rsid w:val="005A0F15"/>
    <w:rsid w:val="005A0FE6"/>
    <w:rsid w:val="005A1328"/>
    <w:rsid w:val="005A1837"/>
    <w:rsid w:val="005A1C6B"/>
    <w:rsid w:val="005A1D4D"/>
    <w:rsid w:val="005A1E6F"/>
    <w:rsid w:val="005A26B3"/>
    <w:rsid w:val="005A2767"/>
    <w:rsid w:val="005A2B4B"/>
    <w:rsid w:val="005A2FBD"/>
    <w:rsid w:val="005A3332"/>
    <w:rsid w:val="005A34FF"/>
    <w:rsid w:val="005A36DD"/>
    <w:rsid w:val="005A3913"/>
    <w:rsid w:val="005A3D46"/>
    <w:rsid w:val="005A3F64"/>
    <w:rsid w:val="005A4821"/>
    <w:rsid w:val="005A491F"/>
    <w:rsid w:val="005A4B38"/>
    <w:rsid w:val="005A5090"/>
    <w:rsid w:val="005A55C1"/>
    <w:rsid w:val="005A58A9"/>
    <w:rsid w:val="005A6C98"/>
    <w:rsid w:val="005A7279"/>
    <w:rsid w:val="005A727C"/>
    <w:rsid w:val="005A748F"/>
    <w:rsid w:val="005A7A0E"/>
    <w:rsid w:val="005A7D7F"/>
    <w:rsid w:val="005B06FD"/>
    <w:rsid w:val="005B0832"/>
    <w:rsid w:val="005B0F50"/>
    <w:rsid w:val="005B0FD5"/>
    <w:rsid w:val="005B12D0"/>
    <w:rsid w:val="005B153D"/>
    <w:rsid w:val="005B17FC"/>
    <w:rsid w:val="005B1AC5"/>
    <w:rsid w:val="005B1BD7"/>
    <w:rsid w:val="005B1EB0"/>
    <w:rsid w:val="005B1EE8"/>
    <w:rsid w:val="005B21B3"/>
    <w:rsid w:val="005B2548"/>
    <w:rsid w:val="005B25CB"/>
    <w:rsid w:val="005B2713"/>
    <w:rsid w:val="005B27DA"/>
    <w:rsid w:val="005B29F7"/>
    <w:rsid w:val="005B2CD3"/>
    <w:rsid w:val="005B3364"/>
    <w:rsid w:val="005B336B"/>
    <w:rsid w:val="005B3585"/>
    <w:rsid w:val="005B3920"/>
    <w:rsid w:val="005B4F0B"/>
    <w:rsid w:val="005B5620"/>
    <w:rsid w:val="005B5662"/>
    <w:rsid w:val="005B57A8"/>
    <w:rsid w:val="005B5F2F"/>
    <w:rsid w:val="005B5FE9"/>
    <w:rsid w:val="005B66FE"/>
    <w:rsid w:val="005B6711"/>
    <w:rsid w:val="005B6B36"/>
    <w:rsid w:val="005B7440"/>
    <w:rsid w:val="005B788B"/>
    <w:rsid w:val="005B7E07"/>
    <w:rsid w:val="005B7E20"/>
    <w:rsid w:val="005C0448"/>
    <w:rsid w:val="005C0579"/>
    <w:rsid w:val="005C06B0"/>
    <w:rsid w:val="005C0BE6"/>
    <w:rsid w:val="005C0D17"/>
    <w:rsid w:val="005C0DF5"/>
    <w:rsid w:val="005C0E87"/>
    <w:rsid w:val="005C0EBD"/>
    <w:rsid w:val="005C104F"/>
    <w:rsid w:val="005C1198"/>
    <w:rsid w:val="005C12E6"/>
    <w:rsid w:val="005C167A"/>
    <w:rsid w:val="005C1D4E"/>
    <w:rsid w:val="005C1DB4"/>
    <w:rsid w:val="005C2008"/>
    <w:rsid w:val="005C2085"/>
    <w:rsid w:val="005C2632"/>
    <w:rsid w:val="005C2A3E"/>
    <w:rsid w:val="005C2BBB"/>
    <w:rsid w:val="005C2BC2"/>
    <w:rsid w:val="005C3786"/>
    <w:rsid w:val="005C3C48"/>
    <w:rsid w:val="005C3D24"/>
    <w:rsid w:val="005C4904"/>
    <w:rsid w:val="005C4A53"/>
    <w:rsid w:val="005C4AC8"/>
    <w:rsid w:val="005C503B"/>
    <w:rsid w:val="005C5328"/>
    <w:rsid w:val="005C548B"/>
    <w:rsid w:val="005C574F"/>
    <w:rsid w:val="005C57BC"/>
    <w:rsid w:val="005C62F1"/>
    <w:rsid w:val="005C648F"/>
    <w:rsid w:val="005C64AD"/>
    <w:rsid w:val="005C66CC"/>
    <w:rsid w:val="005C66CE"/>
    <w:rsid w:val="005C6997"/>
    <w:rsid w:val="005C7120"/>
    <w:rsid w:val="005C744A"/>
    <w:rsid w:val="005C74B7"/>
    <w:rsid w:val="005C794A"/>
    <w:rsid w:val="005C7A3C"/>
    <w:rsid w:val="005C7F23"/>
    <w:rsid w:val="005D021A"/>
    <w:rsid w:val="005D04EC"/>
    <w:rsid w:val="005D062B"/>
    <w:rsid w:val="005D0BD0"/>
    <w:rsid w:val="005D0E17"/>
    <w:rsid w:val="005D1202"/>
    <w:rsid w:val="005D16E5"/>
    <w:rsid w:val="005D2520"/>
    <w:rsid w:val="005D2E9B"/>
    <w:rsid w:val="005D3CA6"/>
    <w:rsid w:val="005D4241"/>
    <w:rsid w:val="005D4254"/>
    <w:rsid w:val="005D4902"/>
    <w:rsid w:val="005D4E02"/>
    <w:rsid w:val="005D4E70"/>
    <w:rsid w:val="005D4FA1"/>
    <w:rsid w:val="005D5251"/>
    <w:rsid w:val="005D5755"/>
    <w:rsid w:val="005D5A3E"/>
    <w:rsid w:val="005D5D1E"/>
    <w:rsid w:val="005D5D60"/>
    <w:rsid w:val="005D648C"/>
    <w:rsid w:val="005D6701"/>
    <w:rsid w:val="005D6CAD"/>
    <w:rsid w:val="005D6E9B"/>
    <w:rsid w:val="005D771F"/>
    <w:rsid w:val="005D7A24"/>
    <w:rsid w:val="005D7CAD"/>
    <w:rsid w:val="005E0262"/>
    <w:rsid w:val="005E0AB0"/>
    <w:rsid w:val="005E0CA1"/>
    <w:rsid w:val="005E0E70"/>
    <w:rsid w:val="005E1C1D"/>
    <w:rsid w:val="005E1C4E"/>
    <w:rsid w:val="005E1D93"/>
    <w:rsid w:val="005E27C1"/>
    <w:rsid w:val="005E2841"/>
    <w:rsid w:val="005E28D0"/>
    <w:rsid w:val="005E2A69"/>
    <w:rsid w:val="005E2E2C"/>
    <w:rsid w:val="005E2E91"/>
    <w:rsid w:val="005E38F5"/>
    <w:rsid w:val="005E3DC8"/>
    <w:rsid w:val="005E4085"/>
    <w:rsid w:val="005E447F"/>
    <w:rsid w:val="005E4A34"/>
    <w:rsid w:val="005E4AE8"/>
    <w:rsid w:val="005E4CB1"/>
    <w:rsid w:val="005E4D68"/>
    <w:rsid w:val="005E4E91"/>
    <w:rsid w:val="005E4F76"/>
    <w:rsid w:val="005E5904"/>
    <w:rsid w:val="005E5D68"/>
    <w:rsid w:val="005E5E0C"/>
    <w:rsid w:val="005E6908"/>
    <w:rsid w:val="005E6DFE"/>
    <w:rsid w:val="005E6E93"/>
    <w:rsid w:val="005E70A5"/>
    <w:rsid w:val="005E713F"/>
    <w:rsid w:val="005F00E5"/>
    <w:rsid w:val="005F0258"/>
    <w:rsid w:val="005F037F"/>
    <w:rsid w:val="005F03B6"/>
    <w:rsid w:val="005F08C2"/>
    <w:rsid w:val="005F0A1B"/>
    <w:rsid w:val="005F0C71"/>
    <w:rsid w:val="005F165B"/>
    <w:rsid w:val="005F181D"/>
    <w:rsid w:val="005F18B3"/>
    <w:rsid w:val="005F19CA"/>
    <w:rsid w:val="005F1A93"/>
    <w:rsid w:val="005F2CE7"/>
    <w:rsid w:val="005F2DB7"/>
    <w:rsid w:val="005F2DD0"/>
    <w:rsid w:val="005F2FD1"/>
    <w:rsid w:val="005F3132"/>
    <w:rsid w:val="005F3803"/>
    <w:rsid w:val="005F3BD1"/>
    <w:rsid w:val="005F3F53"/>
    <w:rsid w:val="005F4098"/>
    <w:rsid w:val="005F46F2"/>
    <w:rsid w:val="005F4765"/>
    <w:rsid w:val="005F4E10"/>
    <w:rsid w:val="005F5456"/>
    <w:rsid w:val="005F55C1"/>
    <w:rsid w:val="005F580A"/>
    <w:rsid w:val="005F6008"/>
    <w:rsid w:val="005F6AB4"/>
    <w:rsid w:val="005F6FF5"/>
    <w:rsid w:val="005F730A"/>
    <w:rsid w:val="005F735B"/>
    <w:rsid w:val="005F7508"/>
    <w:rsid w:val="005F7791"/>
    <w:rsid w:val="005F7AC2"/>
    <w:rsid w:val="005F7ADA"/>
    <w:rsid w:val="006000ED"/>
    <w:rsid w:val="00600279"/>
    <w:rsid w:val="0060030D"/>
    <w:rsid w:val="00600723"/>
    <w:rsid w:val="00600ADB"/>
    <w:rsid w:val="00600FEC"/>
    <w:rsid w:val="006013C5"/>
    <w:rsid w:val="0060168D"/>
    <w:rsid w:val="006016A3"/>
    <w:rsid w:val="0060197D"/>
    <w:rsid w:val="00601B49"/>
    <w:rsid w:val="0060211B"/>
    <w:rsid w:val="00602430"/>
    <w:rsid w:val="00602771"/>
    <w:rsid w:val="00602BCB"/>
    <w:rsid w:val="00602C36"/>
    <w:rsid w:val="006032AD"/>
    <w:rsid w:val="00603CBB"/>
    <w:rsid w:val="00604410"/>
    <w:rsid w:val="00604453"/>
    <w:rsid w:val="006045E6"/>
    <w:rsid w:val="006049CB"/>
    <w:rsid w:val="00604ABE"/>
    <w:rsid w:val="00604E72"/>
    <w:rsid w:val="006052E5"/>
    <w:rsid w:val="0060586D"/>
    <w:rsid w:val="00605A02"/>
    <w:rsid w:val="00605B8D"/>
    <w:rsid w:val="00606126"/>
    <w:rsid w:val="00606638"/>
    <w:rsid w:val="0060679E"/>
    <w:rsid w:val="006071FE"/>
    <w:rsid w:val="00607398"/>
    <w:rsid w:val="0060798C"/>
    <w:rsid w:val="00607B8A"/>
    <w:rsid w:val="00607C65"/>
    <w:rsid w:val="00607CBF"/>
    <w:rsid w:val="00610082"/>
    <w:rsid w:val="00610327"/>
    <w:rsid w:val="0061038F"/>
    <w:rsid w:val="00610697"/>
    <w:rsid w:val="006107AC"/>
    <w:rsid w:val="00610B30"/>
    <w:rsid w:val="0061110E"/>
    <w:rsid w:val="00611146"/>
    <w:rsid w:val="00611455"/>
    <w:rsid w:val="006114A3"/>
    <w:rsid w:val="00612303"/>
    <w:rsid w:val="0061290F"/>
    <w:rsid w:val="00612A24"/>
    <w:rsid w:val="00612F1B"/>
    <w:rsid w:val="00613524"/>
    <w:rsid w:val="00613E36"/>
    <w:rsid w:val="006141D8"/>
    <w:rsid w:val="00614390"/>
    <w:rsid w:val="00614501"/>
    <w:rsid w:val="00614B1D"/>
    <w:rsid w:val="00614B64"/>
    <w:rsid w:val="00614BC1"/>
    <w:rsid w:val="00614E03"/>
    <w:rsid w:val="00614EF6"/>
    <w:rsid w:val="006151CD"/>
    <w:rsid w:val="00615F66"/>
    <w:rsid w:val="00615FF1"/>
    <w:rsid w:val="006161A1"/>
    <w:rsid w:val="006161EF"/>
    <w:rsid w:val="0061620B"/>
    <w:rsid w:val="006166E1"/>
    <w:rsid w:val="00616FF3"/>
    <w:rsid w:val="0061749A"/>
    <w:rsid w:val="0061778B"/>
    <w:rsid w:val="00617D6D"/>
    <w:rsid w:val="006201CD"/>
    <w:rsid w:val="00620736"/>
    <w:rsid w:val="00620B0B"/>
    <w:rsid w:val="00620BF1"/>
    <w:rsid w:val="00620D80"/>
    <w:rsid w:val="00621357"/>
    <w:rsid w:val="0062189F"/>
    <w:rsid w:val="00621DFE"/>
    <w:rsid w:val="006220E9"/>
    <w:rsid w:val="0062224D"/>
    <w:rsid w:val="00622275"/>
    <w:rsid w:val="00622881"/>
    <w:rsid w:val="00622B3C"/>
    <w:rsid w:val="006230C5"/>
    <w:rsid w:val="00623D12"/>
    <w:rsid w:val="0062469A"/>
    <w:rsid w:val="00624EE4"/>
    <w:rsid w:val="006250A0"/>
    <w:rsid w:val="00625218"/>
    <w:rsid w:val="00625992"/>
    <w:rsid w:val="00625C62"/>
    <w:rsid w:val="006261DB"/>
    <w:rsid w:val="006262D8"/>
    <w:rsid w:val="006267BC"/>
    <w:rsid w:val="00626A25"/>
    <w:rsid w:val="00627661"/>
    <w:rsid w:val="00627C08"/>
    <w:rsid w:val="006301AD"/>
    <w:rsid w:val="006301CF"/>
    <w:rsid w:val="006309CE"/>
    <w:rsid w:val="00630DAE"/>
    <w:rsid w:val="006311D3"/>
    <w:rsid w:val="006318DB"/>
    <w:rsid w:val="00631D2D"/>
    <w:rsid w:val="006323DC"/>
    <w:rsid w:val="00632A2E"/>
    <w:rsid w:val="00633F86"/>
    <w:rsid w:val="0063419B"/>
    <w:rsid w:val="00634226"/>
    <w:rsid w:val="00634624"/>
    <w:rsid w:val="00634B73"/>
    <w:rsid w:val="00634C72"/>
    <w:rsid w:val="00634FC4"/>
    <w:rsid w:val="006351C1"/>
    <w:rsid w:val="00635234"/>
    <w:rsid w:val="00635FE5"/>
    <w:rsid w:val="0063626B"/>
    <w:rsid w:val="006364DD"/>
    <w:rsid w:val="006367BC"/>
    <w:rsid w:val="00636C7F"/>
    <w:rsid w:val="00636D01"/>
    <w:rsid w:val="00637350"/>
    <w:rsid w:val="0063748A"/>
    <w:rsid w:val="00637CAE"/>
    <w:rsid w:val="00637EA2"/>
    <w:rsid w:val="006403B0"/>
    <w:rsid w:val="0064048A"/>
    <w:rsid w:val="00641D9A"/>
    <w:rsid w:val="00641F2F"/>
    <w:rsid w:val="006422B3"/>
    <w:rsid w:val="0064303E"/>
    <w:rsid w:val="00643C58"/>
    <w:rsid w:val="00643F2B"/>
    <w:rsid w:val="00644696"/>
    <w:rsid w:val="00645250"/>
    <w:rsid w:val="006452EF"/>
    <w:rsid w:val="00645408"/>
    <w:rsid w:val="006454AE"/>
    <w:rsid w:val="00645645"/>
    <w:rsid w:val="0064571F"/>
    <w:rsid w:val="00645A9C"/>
    <w:rsid w:val="00645D4F"/>
    <w:rsid w:val="00645F94"/>
    <w:rsid w:val="0064651F"/>
    <w:rsid w:val="00646E0B"/>
    <w:rsid w:val="006473D3"/>
    <w:rsid w:val="0064764B"/>
    <w:rsid w:val="00647A5A"/>
    <w:rsid w:val="00647ABB"/>
    <w:rsid w:val="00647F17"/>
    <w:rsid w:val="00647F3E"/>
    <w:rsid w:val="0065088B"/>
    <w:rsid w:val="00650C7A"/>
    <w:rsid w:val="00651643"/>
    <w:rsid w:val="006518AA"/>
    <w:rsid w:val="00651DF9"/>
    <w:rsid w:val="00651E52"/>
    <w:rsid w:val="00651F0D"/>
    <w:rsid w:val="006521AB"/>
    <w:rsid w:val="00652477"/>
    <w:rsid w:val="00652531"/>
    <w:rsid w:val="006526FC"/>
    <w:rsid w:val="006530DF"/>
    <w:rsid w:val="0065310C"/>
    <w:rsid w:val="0065323B"/>
    <w:rsid w:val="0065400C"/>
    <w:rsid w:val="00654B1E"/>
    <w:rsid w:val="00654C8E"/>
    <w:rsid w:val="00655B5B"/>
    <w:rsid w:val="00655D25"/>
    <w:rsid w:val="006560BA"/>
    <w:rsid w:val="00656170"/>
    <w:rsid w:val="006566B4"/>
    <w:rsid w:val="006569B7"/>
    <w:rsid w:val="00657202"/>
    <w:rsid w:val="0065722E"/>
    <w:rsid w:val="00657378"/>
    <w:rsid w:val="00657AA6"/>
    <w:rsid w:val="00657B32"/>
    <w:rsid w:val="00657C14"/>
    <w:rsid w:val="006600E0"/>
    <w:rsid w:val="0066053B"/>
    <w:rsid w:val="006605E7"/>
    <w:rsid w:val="006609A6"/>
    <w:rsid w:val="006609DD"/>
    <w:rsid w:val="006614E5"/>
    <w:rsid w:val="00661ACF"/>
    <w:rsid w:val="00661BB2"/>
    <w:rsid w:val="00661D7D"/>
    <w:rsid w:val="00661E04"/>
    <w:rsid w:val="006621D2"/>
    <w:rsid w:val="0066251E"/>
    <w:rsid w:val="00662689"/>
    <w:rsid w:val="00662842"/>
    <w:rsid w:val="00662860"/>
    <w:rsid w:val="006628E8"/>
    <w:rsid w:val="00662925"/>
    <w:rsid w:val="00662E41"/>
    <w:rsid w:val="00662FE4"/>
    <w:rsid w:val="00663004"/>
    <w:rsid w:val="00663289"/>
    <w:rsid w:val="00663CFF"/>
    <w:rsid w:val="00664134"/>
    <w:rsid w:val="006643A3"/>
    <w:rsid w:val="006646FA"/>
    <w:rsid w:val="00664B58"/>
    <w:rsid w:val="00664D4B"/>
    <w:rsid w:val="00664E61"/>
    <w:rsid w:val="00664F04"/>
    <w:rsid w:val="00665694"/>
    <w:rsid w:val="00665B4F"/>
    <w:rsid w:val="006667CF"/>
    <w:rsid w:val="006667FC"/>
    <w:rsid w:val="00666F3D"/>
    <w:rsid w:val="00666F80"/>
    <w:rsid w:val="0066721D"/>
    <w:rsid w:val="00667457"/>
    <w:rsid w:val="00667918"/>
    <w:rsid w:val="00667B5E"/>
    <w:rsid w:val="00667E83"/>
    <w:rsid w:val="006700B4"/>
    <w:rsid w:val="00670A55"/>
    <w:rsid w:val="00670F47"/>
    <w:rsid w:val="0067104A"/>
    <w:rsid w:val="00671322"/>
    <w:rsid w:val="00671AD6"/>
    <w:rsid w:val="00671B2E"/>
    <w:rsid w:val="00671DF3"/>
    <w:rsid w:val="0067213E"/>
    <w:rsid w:val="006724CC"/>
    <w:rsid w:val="00672A2A"/>
    <w:rsid w:val="00672D0A"/>
    <w:rsid w:val="00672E2B"/>
    <w:rsid w:val="00672EA5"/>
    <w:rsid w:val="00673296"/>
    <w:rsid w:val="00673B30"/>
    <w:rsid w:val="00673BF6"/>
    <w:rsid w:val="006740DE"/>
    <w:rsid w:val="00674436"/>
    <w:rsid w:val="00674B63"/>
    <w:rsid w:val="00674CBD"/>
    <w:rsid w:val="00674D7C"/>
    <w:rsid w:val="00674ECE"/>
    <w:rsid w:val="006753D1"/>
    <w:rsid w:val="006767C0"/>
    <w:rsid w:val="006768E7"/>
    <w:rsid w:val="00676E79"/>
    <w:rsid w:val="00677170"/>
    <w:rsid w:val="006771C1"/>
    <w:rsid w:val="006771C6"/>
    <w:rsid w:val="006772A0"/>
    <w:rsid w:val="006772C1"/>
    <w:rsid w:val="00677679"/>
    <w:rsid w:val="006777DD"/>
    <w:rsid w:val="00677AF3"/>
    <w:rsid w:val="00680190"/>
    <w:rsid w:val="006801B6"/>
    <w:rsid w:val="00680325"/>
    <w:rsid w:val="006806CC"/>
    <w:rsid w:val="00680C3D"/>
    <w:rsid w:val="006816BB"/>
    <w:rsid w:val="00681815"/>
    <w:rsid w:val="006818FE"/>
    <w:rsid w:val="00682119"/>
    <w:rsid w:val="0068215D"/>
    <w:rsid w:val="006829A5"/>
    <w:rsid w:val="006839D5"/>
    <w:rsid w:val="00683E39"/>
    <w:rsid w:val="0068455F"/>
    <w:rsid w:val="00684BEC"/>
    <w:rsid w:val="006850FF"/>
    <w:rsid w:val="0068561A"/>
    <w:rsid w:val="00685E1D"/>
    <w:rsid w:val="006862D4"/>
    <w:rsid w:val="00686C9F"/>
    <w:rsid w:val="00686EAB"/>
    <w:rsid w:val="00686F0B"/>
    <w:rsid w:val="00686F17"/>
    <w:rsid w:val="0068738F"/>
    <w:rsid w:val="0068740F"/>
    <w:rsid w:val="0068777A"/>
    <w:rsid w:val="006907AE"/>
    <w:rsid w:val="006909A4"/>
    <w:rsid w:val="00691472"/>
    <w:rsid w:val="00692409"/>
    <w:rsid w:val="00692520"/>
    <w:rsid w:val="006925BE"/>
    <w:rsid w:val="006928BB"/>
    <w:rsid w:val="006932D3"/>
    <w:rsid w:val="00693DE4"/>
    <w:rsid w:val="006940E2"/>
    <w:rsid w:val="0069475E"/>
    <w:rsid w:val="00694A16"/>
    <w:rsid w:val="00694C2A"/>
    <w:rsid w:val="00694CD1"/>
    <w:rsid w:val="00694D10"/>
    <w:rsid w:val="00694D65"/>
    <w:rsid w:val="00695131"/>
    <w:rsid w:val="00695170"/>
    <w:rsid w:val="00695453"/>
    <w:rsid w:val="0069554E"/>
    <w:rsid w:val="0069599D"/>
    <w:rsid w:val="00695D37"/>
    <w:rsid w:val="00695E24"/>
    <w:rsid w:val="00696171"/>
    <w:rsid w:val="006963B2"/>
    <w:rsid w:val="0069665C"/>
    <w:rsid w:val="0069677C"/>
    <w:rsid w:val="00696881"/>
    <w:rsid w:val="00696C98"/>
    <w:rsid w:val="00696D26"/>
    <w:rsid w:val="00697D1F"/>
    <w:rsid w:val="00697E1B"/>
    <w:rsid w:val="00697E2B"/>
    <w:rsid w:val="006A024A"/>
    <w:rsid w:val="006A0673"/>
    <w:rsid w:val="006A09B3"/>
    <w:rsid w:val="006A0D27"/>
    <w:rsid w:val="006A1159"/>
    <w:rsid w:val="006A11C3"/>
    <w:rsid w:val="006A11DA"/>
    <w:rsid w:val="006A1495"/>
    <w:rsid w:val="006A1E19"/>
    <w:rsid w:val="006A262B"/>
    <w:rsid w:val="006A2761"/>
    <w:rsid w:val="006A27FF"/>
    <w:rsid w:val="006A2DF2"/>
    <w:rsid w:val="006A2F29"/>
    <w:rsid w:val="006A2F62"/>
    <w:rsid w:val="006A31FC"/>
    <w:rsid w:val="006A325B"/>
    <w:rsid w:val="006A34E7"/>
    <w:rsid w:val="006A3CE6"/>
    <w:rsid w:val="006A3FFA"/>
    <w:rsid w:val="006A43DD"/>
    <w:rsid w:val="006A46D2"/>
    <w:rsid w:val="006A47A4"/>
    <w:rsid w:val="006A4861"/>
    <w:rsid w:val="006A5A9A"/>
    <w:rsid w:val="006A5AE0"/>
    <w:rsid w:val="006A6474"/>
    <w:rsid w:val="006A6553"/>
    <w:rsid w:val="006A67DD"/>
    <w:rsid w:val="006A6E77"/>
    <w:rsid w:val="006A6FB1"/>
    <w:rsid w:val="006A7AC7"/>
    <w:rsid w:val="006A7C4B"/>
    <w:rsid w:val="006A7CCD"/>
    <w:rsid w:val="006A7CE6"/>
    <w:rsid w:val="006A7E03"/>
    <w:rsid w:val="006B005F"/>
    <w:rsid w:val="006B0926"/>
    <w:rsid w:val="006B1392"/>
    <w:rsid w:val="006B1B00"/>
    <w:rsid w:val="006B1C22"/>
    <w:rsid w:val="006B1D70"/>
    <w:rsid w:val="006B1E3A"/>
    <w:rsid w:val="006B2701"/>
    <w:rsid w:val="006B27AF"/>
    <w:rsid w:val="006B2903"/>
    <w:rsid w:val="006B2A59"/>
    <w:rsid w:val="006B384F"/>
    <w:rsid w:val="006B3DE1"/>
    <w:rsid w:val="006B3FE1"/>
    <w:rsid w:val="006B4286"/>
    <w:rsid w:val="006B45BD"/>
    <w:rsid w:val="006B4684"/>
    <w:rsid w:val="006B4A02"/>
    <w:rsid w:val="006B51A2"/>
    <w:rsid w:val="006B599D"/>
    <w:rsid w:val="006B5A4A"/>
    <w:rsid w:val="006B60EF"/>
    <w:rsid w:val="006B6186"/>
    <w:rsid w:val="006B61BC"/>
    <w:rsid w:val="006B634F"/>
    <w:rsid w:val="006B6787"/>
    <w:rsid w:val="006B6874"/>
    <w:rsid w:val="006B694D"/>
    <w:rsid w:val="006B69CE"/>
    <w:rsid w:val="006B70B3"/>
    <w:rsid w:val="006B717F"/>
    <w:rsid w:val="006B725F"/>
    <w:rsid w:val="006B7714"/>
    <w:rsid w:val="006B77B9"/>
    <w:rsid w:val="006B7A5F"/>
    <w:rsid w:val="006B7EF9"/>
    <w:rsid w:val="006C026F"/>
    <w:rsid w:val="006C07EC"/>
    <w:rsid w:val="006C0AC9"/>
    <w:rsid w:val="006C11E5"/>
    <w:rsid w:val="006C1686"/>
    <w:rsid w:val="006C1801"/>
    <w:rsid w:val="006C1B98"/>
    <w:rsid w:val="006C1DC4"/>
    <w:rsid w:val="006C2109"/>
    <w:rsid w:val="006C2317"/>
    <w:rsid w:val="006C24C1"/>
    <w:rsid w:val="006C2A94"/>
    <w:rsid w:val="006C2C83"/>
    <w:rsid w:val="006C2DE3"/>
    <w:rsid w:val="006C2E77"/>
    <w:rsid w:val="006C34F3"/>
    <w:rsid w:val="006C3DD7"/>
    <w:rsid w:val="006C4495"/>
    <w:rsid w:val="006C44B0"/>
    <w:rsid w:val="006C47D9"/>
    <w:rsid w:val="006C480A"/>
    <w:rsid w:val="006C48BA"/>
    <w:rsid w:val="006C4FBB"/>
    <w:rsid w:val="006C5162"/>
    <w:rsid w:val="006C5296"/>
    <w:rsid w:val="006C5E84"/>
    <w:rsid w:val="006C5F39"/>
    <w:rsid w:val="006C5FB5"/>
    <w:rsid w:val="006C608E"/>
    <w:rsid w:val="006C66AF"/>
    <w:rsid w:val="006C671E"/>
    <w:rsid w:val="006C6895"/>
    <w:rsid w:val="006C6A13"/>
    <w:rsid w:val="006C6DC0"/>
    <w:rsid w:val="006C701D"/>
    <w:rsid w:val="006C794C"/>
    <w:rsid w:val="006C7BA1"/>
    <w:rsid w:val="006C7C15"/>
    <w:rsid w:val="006C7EEC"/>
    <w:rsid w:val="006C7EF6"/>
    <w:rsid w:val="006D0042"/>
    <w:rsid w:val="006D090B"/>
    <w:rsid w:val="006D1498"/>
    <w:rsid w:val="006D1BC4"/>
    <w:rsid w:val="006D1E1E"/>
    <w:rsid w:val="006D1F7E"/>
    <w:rsid w:val="006D2198"/>
    <w:rsid w:val="006D24DB"/>
    <w:rsid w:val="006D27D1"/>
    <w:rsid w:val="006D27EB"/>
    <w:rsid w:val="006D296E"/>
    <w:rsid w:val="006D2BD6"/>
    <w:rsid w:val="006D2CA4"/>
    <w:rsid w:val="006D2E2B"/>
    <w:rsid w:val="006D2FD0"/>
    <w:rsid w:val="006D303F"/>
    <w:rsid w:val="006D35A3"/>
    <w:rsid w:val="006D3FEF"/>
    <w:rsid w:val="006D41E6"/>
    <w:rsid w:val="006D41FC"/>
    <w:rsid w:val="006D4E64"/>
    <w:rsid w:val="006D5124"/>
    <w:rsid w:val="006D5A07"/>
    <w:rsid w:val="006D60DE"/>
    <w:rsid w:val="006D62A9"/>
    <w:rsid w:val="006D6B58"/>
    <w:rsid w:val="006D7446"/>
    <w:rsid w:val="006D75D2"/>
    <w:rsid w:val="006D75FF"/>
    <w:rsid w:val="006D7A47"/>
    <w:rsid w:val="006D7D4B"/>
    <w:rsid w:val="006E09E7"/>
    <w:rsid w:val="006E1092"/>
    <w:rsid w:val="006E1345"/>
    <w:rsid w:val="006E14D3"/>
    <w:rsid w:val="006E235A"/>
    <w:rsid w:val="006E2617"/>
    <w:rsid w:val="006E2951"/>
    <w:rsid w:val="006E2A4C"/>
    <w:rsid w:val="006E2F59"/>
    <w:rsid w:val="006E37FE"/>
    <w:rsid w:val="006E3E32"/>
    <w:rsid w:val="006E3ED5"/>
    <w:rsid w:val="006E4110"/>
    <w:rsid w:val="006E4830"/>
    <w:rsid w:val="006E4F82"/>
    <w:rsid w:val="006E533B"/>
    <w:rsid w:val="006E53CA"/>
    <w:rsid w:val="006E5D16"/>
    <w:rsid w:val="006E6356"/>
    <w:rsid w:val="006E7984"/>
    <w:rsid w:val="006E7C93"/>
    <w:rsid w:val="006F018C"/>
    <w:rsid w:val="006F04A5"/>
    <w:rsid w:val="006F0571"/>
    <w:rsid w:val="006F0ACA"/>
    <w:rsid w:val="006F0BD7"/>
    <w:rsid w:val="006F0D41"/>
    <w:rsid w:val="006F1004"/>
    <w:rsid w:val="006F137A"/>
    <w:rsid w:val="006F1636"/>
    <w:rsid w:val="006F1777"/>
    <w:rsid w:val="006F17B0"/>
    <w:rsid w:val="006F1C74"/>
    <w:rsid w:val="006F1E72"/>
    <w:rsid w:val="006F223F"/>
    <w:rsid w:val="006F22F5"/>
    <w:rsid w:val="006F23D4"/>
    <w:rsid w:val="006F2B1C"/>
    <w:rsid w:val="006F2B20"/>
    <w:rsid w:val="006F2B39"/>
    <w:rsid w:val="006F31A5"/>
    <w:rsid w:val="006F3604"/>
    <w:rsid w:val="006F37E2"/>
    <w:rsid w:val="006F415D"/>
    <w:rsid w:val="006F4750"/>
    <w:rsid w:val="006F4801"/>
    <w:rsid w:val="006F4AE7"/>
    <w:rsid w:val="006F505C"/>
    <w:rsid w:val="006F5897"/>
    <w:rsid w:val="006F58D4"/>
    <w:rsid w:val="006F6020"/>
    <w:rsid w:val="006F648C"/>
    <w:rsid w:val="006F64AE"/>
    <w:rsid w:val="006F66DE"/>
    <w:rsid w:val="006F6E9B"/>
    <w:rsid w:val="006F7338"/>
    <w:rsid w:val="006F73D7"/>
    <w:rsid w:val="006F75F2"/>
    <w:rsid w:val="006F7CB9"/>
    <w:rsid w:val="006F7DF4"/>
    <w:rsid w:val="006F7F60"/>
    <w:rsid w:val="007002D7"/>
    <w:rsid w:val="0070037D"/>
    <w:rsid w:val="007003B7"/>
    <w:rsid w:val="00700826"/>
    <w:rsid w:val="007011A3"/>
    <w:rsid w:val="0070130D"/>
    <w:rsid w:val="007014EB"/>
    <w:rsid w:val="007016AC"/>
    <w:rsid w:val="00701CA1"/>
    <w:rsid w:val="00702530"/>
    <w:rsid w:val="007026C7"/>
    <w:rsid w:val="00702804"/>
    <w:rsid w:val="007030B6"/>
    <w:rsid w:val="007031F6"/>
    <w:rsid w:val="00703402"/>
    <w:rsid w:val="0070346C"/>
    <w:rsid w:val="0070374E"/>
    <w:rsid w:val="0070425A"/>
    <w:rsid w:val="007042B6"/>
    <w:rsid w:val="007042EE"/>
    <w:rsid w:val="007043D1"/>
    <w:rsid w:val="00704B72"/>
    <w:rsid w:val="007057B9"/>
    <w:rsid w:val="00705BCB"/>
    <w:rsid w:val="00705ECE"/>
    <w:rsid w:val="00706126"/>
    <w:rsid w:val="007061CF"/>
    <w:rsid w:val="007065A3"/>
    <w:rsid w:val="0070670E"/>
    <w:rsid w:val="00706A31"/>
    <w:rsid w:val="00706BB8"/>
    <w:rsid w:val="00707063"/>
    <w:rsid w:val="007070B6"/>
    <w:rsid w:val="00707138"/>
    <w:rsid w:val="007072CD"/>
    <w:rsid w:val="0070744E"/>
    <w:rsid w:val="00707708"/>
    <w:rsid w:val="00707806"/>
    <w:rsid w:val="00707ACA"/>
    <w:rsid w:val="00707B2E"/>
    <w:rsid w:val="00707BFC"/>
    <w:rsid w:val="007100DF"/>
    <w:rsid w:val="007101D9"/>
    <w:rsid w:val="00710491"/>
    <w:rsid w:val="00710979"/>
    <w:rsid w:val="00710D78"/>
    <w:rsid w:val="00711014"/>
    <w:rsid w:val="00711296"/>
    <w:rsid w:val="00711413"/>
    <w:rsid w:val="007117D1"/>
    <w:rsid w:val="0071180B"/>
    <w:rsid w:val="00711CBD"/>
    <w:rsid w:val="00711E6E"/>
    <w:rsid w:val="007120E7"/>
    <w:rsid w:val="00712103"/>
    <w:rsid w:val="007121F4"/>
    <w:rsid w:val="00712F02"/>
    <w:rsid w:val="0071353B"/>
    <w:rsid w:val="0071387D"/>
    <w:rsid w:val="00713E30"/>
    <w:rsid w:val="007140A2"/>
    <w:rsid w:val="0071440C"/>
    <w:rsid w:val="00714622"/>
    <w:rsid w:val="00714703"/>
    <w:rsid w:val="00714FD6"/>
    <w:rsid w:val="007156CB"/>
    <w:rsid w:val="007158AF"/>
    <w:rsid w:val="00715E57"/>
    <w:rsid w:val="00715EBA"/>
    <w:rsid w:val="00715F46"/>
    <w:rsid w:val="007165B3"/>
    <w:rsid w:val="007166A7"/>
    <w:rsid w:val="00716FA4"/>
    <w:rsid w:val="007173F4"/>
    <w:rsid w:val="007176A6"/>
    <w:rsid w:val="007177CD"/>
    <w:rsid w:val="00717CD2"/>
    <w:rsid w:val="00720660"/>
    <w:rsid w:val="00720920"/>
    <w:rsid w:val="00720CC8"/>
    <w:rsid w:val="00720E43"/>
    <w:rsid w:val="00720FA8"/>
    <w:rsid w:val="007212EF"/>
    <w:rsid w:val="007214BC"/>
    <w:rsid w:val="00721558"/>
    <w:rsid w:val="0072160F"/>
    <w:rsid w:val="007220C1"/>
    <w:rsid w:val="007221B5"/>
    <w:rsid w:val="007224EB"/>
    <w:rsid w:val="007225AC"/>
    <w:rsid w:val="0072260E"/>
    <w:rsid w:val="00722ACE"/>
    <w:rsid w:val="00722B31"/>
    <w:rsid w:val="00722D33"/>
    <w:rsid w:val="00722F81"/>
    <w:rsid w:val="00723066"/>
    <w:rsid w:val="007230FB"/>
    <w:rsid w:val="0072360D"/>
    <w:rsid w:val="00724DE2"/>
    <w:rsid w:val="0072545B"/>
    <w:rsid w:val="00725FD7"/>
    <w:rsid w:val="00726289"/>
    <w:rsid w:val="007265AC"/>
    <w:rsid w:val="007268EE"/>
    <w:rsid w:val="00726A7C"/>
    <w:rsid w:val="00726C8B"/>
    <w:rsid w:val="00726CD7"/>
    <w:rsid w:val="00726D65"/>
    <w:rsid w:val="00726ECD"/>
    <w:rsid w:val="0073000E"/>
    <w:rsid w:val="007300CE"/>
    <w:rsid w:val="00730301"/>
    <w:rsid w:val="007304D5"/>
    <w:rsid w:val="00730587"/>
    <w:rsid w:val="0073068C"/>
    <w:rsid w:val="00730999"/>
    <w:rsid w:val="00730E5C"/>
    <w:rsid w:val="0073123E"/>
    <w:rsid w:val="007318F4"/>
    <w:rsid w:val="007318FA"/>
    <w:rsid w:val="00731DEE"/>
    <w:rsid w:val="00731E92"/>
    <w:rsid w:val="007322F8"/>
    <w:rsid w:val="00732CDF"/>
    <w:rsid w:val="00733288"/>
    <w:rsid w:val="00733390"/>
    <w:rsid w:val="00733A9C"/>
    <w:rsid w:val="00733B64"/>
    <w:rsid w:val="0073428A"/>
    <w:rsid w:val="00734D92"/>
    <w:rsid w:val="007350DC"/>
    <w:rsid w:val="00735100"/>
    <w:rsid w:val="007351A6"/>
    <w:rsid w:val="0073549D"/>
    <w:rsid w:val="00735BC9"/>
    <w:rsid w:val="00736073"/>
    <w:rsid w:val="007365DF"/>
    <w:rsid w:val="007378CF"/>
    <w:rsid w:val="00737C3D"/>
    <w:rsid w:val="00737CC3"/>
    <w:rsid w:val="00737D76"/>
    <w:rsid w:val="00737F5B"/>
    <w:rsid w:val="007405D9"/>
    <w:rsid w:val="007409A5"/>
    <w:rsid w:val="00740B27"/>
    <w:rsid w:val="00740E07"/>
    <w:rsid w:val="00740F6E"/>
    <w:rsid w:val="0074131E"/>
    <w:rsid w:val="00742886"/>
    <w:rsid w:val="007428F5"/>
    <w:rsid w:val="00742C07"/>
    <w:rsid w:val="00742C8E"/>
    <w:rsid w:val="00743135"/>
    <w:rsid w:val="007431EF"/>
    <w:rsid w:val="007433A5"/>
    <w:rsid w:val="00743FA0"/>
    <w:rsid w:val="00743FD4"/>
    <w:rsid w:val="00744075"/>
    <w:rsid w:val="00744408"/>
    <w:rsid w:val="0074562F"/>
    <w:rsid w:val="00745928"/>
    <w:rsid w:val="00745C69"/>
    <w:rsid w:val="00745CE1"/>
    <w:rsid w:val="00745D1F"/>
    <w:rsid w:val="00745DED"/>
    <w:rsid w:val="00745E68"/>
    <w:rsid w:val="0074611E"/>
    <w:rsid w:val="00746212"/>
    <w:rsid w:val="00746C9F"/>
    <w:rsid w:val="00746D1B"/>
    <w:rsid w:val="00746D81"/>
    <w:rsid w:val="00747041"/>
    <w:rsid w:val="00747A1B"/>
    <w:rsid w:val="00750ED7"/>
    <w:rsid w:val="007514FF"/>
    <w:rsid w:val="00751841"/>
    <w:rsid w:val="00751AA7"/>
    <w:rsid w:val="00751B4F"/>
    <w:rsid w:val="00752641"/>
    <w:rsid w:val="007526D7"/>
    <w:rsid w:val="00752BBB"/>
    <w:rsid w:val="00752FEB"/>
    <w:rsid w:val="00753159"/>
    <w:rsid w:val="0075366C"/>
    <w:rsid w:val="00753ECF"/>
    <w:rsid w:val="0075420C"/>
    <w:rsid w:val="007548CB"/>
    <w:rsid w:val="00754E22"/>
    <w:rsid w:val="0075570F"/>
    <w:rsid w:val="0075595B"/>
    <w:rsid w:val="00755F3C"/>
    <w:rsid w:val="00756356"/>
    <w:rsid w:val="00756361"/>
    <w:rsid w:val="0075677A"/>
    <w:rsid w:val="0075688E"/>
    <w:rsid w:val="007572AD"/>
    <w:rsid w:val="007575D8"/>
    <w:rsid w:val="007579AF"/>
    <w:rsid w:val="00757C87"/>
    <w:rsid w:val="00760071"/>
    <w:rsid w:val="00760158"/>
    <w:rsid w:val="00760304"/>
    <w:rsid w:val="00760C46"/>
    <w:rsid w:val="0076107A"/>
    <w:rsid w:val="00761435"/>
    <w:rsid w:val="00761534"/>
    <w:rsid w:val="00761559"/>
    <w:rsid w:val="00761597"/>
    <w:rsid w:val="0076185F"/>
    <w:rsid w:val="00762135"/>
    <w:rsid w:val="007622D5"/>
    <w:rsid w:val="007622F4"/>
    <w:rsid w:val="0076240E"/>
    <w:rsid w:val="007627AF"/>
    <w:rsid w:val="007629BE"/>
    <w:rsid w:val="00762A2F"/>
    <w:rsid w:val="00762C3D"/>
    <w:rsid w:val="00762CE6"/>
    <w:rsid w:val="00762F94"/>
    <w:rsid w:val="00763158"/>
    <w:rsid w:val="00763461"/>
    <w:rsid w:val="007638D2"/>
    <w:rsid w:val="00763981"/>
    <w:rsid w:val="00763B5F"/>
    <w:rsid w:val="00763D6C"/>
    <w:rsid w:val="00763DAA"/>
    <w:rsid w:val="0076490A"/>
    <w:rsid w:val="00764D2B"/>
    <w:rsid w:val="007653B0"/>
    <w:rsid w:val="007656D2"/>
    <w:rsid w:val="00765A81"/>
    <w:rsid w:val="0076660E"/>
    <w:rsid w:val="0076690B"/>
    <w:rsid w:val="00767432"/>
    <w:rsid w:val="0076777A"/>
    <w:rsid w:val="00767989"/>
    <w:rsid w:val="00767A8B"/>
    <w:rsid w:val="00767B53"/>
    <w:rsid w:val="00767D6B"/>
    <w:rsid w:val="0077021F"/>
    <w:rsid w:val="0077022F"/>
    <w:rsid w:val="0077040B"/>
    <w:rsid w:val="0077042F"/>
    <w:rsid w:val="0077074D"/>
    <w:rsid w:val="007707AB"/>
    <w:rsid w:val="00770C16"/>
    <w:rsid w:val="00771131"/>
    <w:rsid w:val="007711C7"/>
    <w:rsid w:val="00771279"/>
    <w:rsid w:val="0077149D"/>
    <w:rsid w:val="00771F0A"/>
    <w:rsid w:val="007726BD"/>
    <w:rsid w:val="0077293C"/>
    <w:rsid w:val="00772A65"/>
    <w:rsid w:val="00772E57"/>
    <w:rsid w:val="00772F44"/>
    <w:rsid w:val="00773066"/>
    <w:rsid w:val="00773246"/>
    <w:rsid w:val="00773A8B"/>
    <w:rsid w:val="00773B45"/>
    <w:rsid w:val="00773B7E"/>
    <w:rsid w:val="00773D78"/>
    <w:rsid w:val="00774236"/>
    <w:rsid w:val="0077435E"/>
    <w:rsid w:val="007745F9"/>
    <w:rsid w:val="00774B72"/>
    <w:rsid w:val="00775976"/>
    <w:rsid w:val="0077598F"/>
    <w:rsid w:val="007761CF"/>
    <w:rsid w:val="007768CD"/>
    <w:rsid w:val="0077691A"/>
    <w:rsid w:val="00776BAA"/>
    <w:rsid w:val="0077712A"/>
    <w:rsid w:val="0077745B"/>
    <w:rsid w:val="0077783D"/>
    <w:rsid w:val="00777B2F"/>
    <w:rsid w:val="0078096C"/>
    <w:rsid w:val="00780CF1"/>
    <w:rsid w:val="00780D03"/>
    <w:rsid w:val="00780E97"/>
    <w:rsid w:val="007811F2"/>
    <w:rsid w:val="007817D2"/>
    <w:rsid w:val="00781822"/>
    <w:rsid w:val="00781832"/>
    <w:rsid w:val="00781945"/>
    <w:rsid w:val="00781C83"/>
    <w:rsid w:val="00781E1E"/>
    <w:rsid w:val="00782276"/>
    <w:rsid w:val="00782442"/>
    <w:rsid w:val="00782A5D"/>
    <w:rsid w:val="00782E67"/>
    <w:rsid w:val="00783CF4"/>
    <w:rsid w:val="007841C6"/>
    <w:rsid w:val="00784202"/>
    <w:rsid w:val="00784203"/>
    <w:rsid w:val="007842F9"/>
    <w:rsid w:val="00784BBB"/>
    <w:rsid w:val="00784EF0"/>
    <w:rsid w:val="007855C3"/>
    <w:rsid w:val="00785BFD"/>
    <w:rsid w:val="00785D12"/>
    <w:rsid w:val="00785D40"/>
    <w:rsid w:val="007861CD"/>
    <w:rsid w:val="00786BD5"/>
    <w:rsid w:val="00787084"/>
    <w:rsid w:val="0078729C"/>
    <w:rsid w:val="00787627"/>
    <w:rsid w:val="00787C2D"/>
    <w:rsid w:val="00787D1E"/>
    <w:rsid w:val="00790136"/>
    <w:rsid w:val="007904BE"/>
    <w:rsid w:val="00790B83"/>
    <w:rsid w:val="00790FF5"/>
    <w:rsid w:val="0079161C"/>
    <w:rsid w:val="00791940"/>
    <w:rsid w:val="00791ACB"/>
    <w:rsid w:val="00791BA0"/>
    <w:rsid w:val="00792031"/>
    <w:rsid w:val="00792277"/>
    <w:rsid w:val="0079243D"/>
    <w:rsid w:val="00792936"/>
    <w:rsid w:val="0079297B"/>
    <w:rsid w:val="00792B87"/>
    <w:rsid w:val="00792CB8"/>
    <w:rsid w:val="00792F43"/>
    <w:rsid w:val="00793407"/>
    <w:rsid w:val="007936A5"/>
    <w:rsid w:val="007938C9"/>
    <w:rsid w:val="00793C82"/>
    <w:rsid w:val="00793E90"/>
    <w:rsid w:val="0079465F"/>
    <w:rsid w:val="007946CA"/>
    <w:rsid w:val="00794DD1"/>
    <w:rsid w:val="007950D7"/>
    <w:rsid w:val="007952B7"/>
    <w:rsid w:val="00795481"/>
    <w:rsid w:val="00795752"/>
    <w:rsid w:val="00795B97"/>
    <w:rsid w:val="00795E37"/>
    <w:rsid w:val="00796A90"/>
    <w:rsid w:val="00796BD2"/>
    <w:rsid w:val="00796EB5"/>
    <w:rsid w:val="00796FAA"/>
    <w:rsid w:val="0079711F"/>
    <w:rsid w:val="00797921"/>
    <w:rsid w:val="007979A6"/>
    <w:rsid w:val="00797D22"/>
    <w:rsid w:val="00797EDE"/>
    <w:rsid w:val="007A02EF"/>
    <w:rsid w:val="007A03E9"/>
    <w:rsid w:val="007A078B"/>
    <w:rsid w:val="007A0913"/>
    <w:rsid w:val="007A09EE"/>
    <w:rsid w:val="007A139C"/>
    <w:rsid w:val="007A1405"/>
    <w:rsid w:val="007A196D"/>
    <w:rsid w:val="007A1DC2"/>
    <w:rsid w:val="007A1EE6"/>
    <w:rsid w:val="007A2458"/>
    <w:rsid w:val="007A24A8"/>
    <w:rsid w:val="007A2AE9"/>
    <w:rsid w:val="007A2F89"/>
    <w:rsid w:val="007A2FB4"/>
    <w:rsid w:val="007A33CD"/>
    <w:rsid w:val="007A3689"/>
    <w:rsid w:val="007A3BDD"/>
    <w:rsid w:val="007A3E1F"/>
    <w:rsid w:val="007A48F3"/>
    <w:rsid w:val="007A4EED"/>
    <w:rsid w:val="007A4FAB"/>
    <w:rsid w:val="007A5176"/>
    <w:rsid w:val="007A5294"/>
    <w:rsid w:val="007A54F6"/>
    <w:rsid w:val="007A5843"/>
    <w:rsid w:val="007A58F9"/>
    <w:rsid w:val="007A5BC3"/>
    <w:rsid w:val="007A5CF1"/>
    <w:rsid w:val="007A65F4"/>
    <w:rsid w:val="007A682F"/>
    <w:rsid w:val="007A6E17"/>
    <w:rsid w:val="007A71A9"/>
    <w:rsid w:val="007B00DC"/>
    <w:rsid w:val="007B0479"/>
    <w:rsid w:val="007B0AFD"/>
    <w:rsid w:val="007B102C"/>
    <w:rsid w:val="007B14B8"/>
    <w:rsid w:val="007B156C"/>
    <w:rsid w:val="007B15A2"/>
    <w:rsid w:val="007B1E05"/>
    <w:rsid w:val="007B23F3"/>
    <w:rsid w:val="007B2408"/>
    <w:rsid w:val="007B24AD"/>
    <w:rsid w:val="007B2E57"/>
    <w:rsid w:val="007B2EF0"/>
    <w:rsid w:val="007B3101"/>
    <w:rsid w:val="007B3AA5"/>
    <w:rsid w:val="007B3EA5"/>
    <w:rsid w:val="007B3EB2"/>
    <w:rsid w:val="007B4362"/>
    <w:rsid w:val="007B43CC"/>
    <w:rsid w:val="007B441D"/>
    <w:rsid w:val="007B4834"/>
    <w:rsid w:val="007B4C95"/>
    <w:rsid w:val="007B5042"/>
    <w:rsid w:val="007B50CD"/>
    <w:rsid w:val="007B5893"/>
    <w:rsid w:val="007B5BDE"/>
    <w:rsid w:val="007B6478"/>
    <w:rsid w:val="007B6921"/>
    <w:rsid w:val="007B69DF"/>
    <w:rsid w:val="007B6B69"/>
    <w:rsid w:val="007B6E27"/>
    <w:rsid w:val="007B72AF"/>
    <w:rsid w:val="007B79A1"/>
    <w:rsid w:val="007B7D04"/>
    <w:rsid w:val="007C05D4"/>
    <w:rsid w:val="007C0DFA"/>
    <w:rsid w:val="007C1156"/>
    <w:rsid w:val="007C12D4"/>
    <w:rsid w:val="007C19D4"/>
    <w:rsid w:val="007C1F89"/>
    <w:rsid w:val="007C28D5"/>
    <w:rsid w:val="007C2949"/>
    <w:rsid w:val="007C316A"/>
    <w:rsid w:val="007C3424"/>
    <w:rsid w:val="007C38B3"/>
    <w:rsid w:val="007C3A29"/>
    <w:rsid w:val="007C3ECC"/>
    <w:rsid w:val="007C47B4"/>
    <w:rsid w:val="007C4A55"/>
    <w:rsid w:val="007C5480"/>
    <w:rsid w:val="007C580E"/>
    <w:rsid w:val="007C583A"/>
    <w:rsid w:val="007C5846"/>
    <w:rsid w:val="007C589F"/>
    <w:rsid w:val="007C5A32"/>
    <w:rsid w:val="007C5E7D"/>
    <w:rsid w:val="007C6093"/>
    <w:rsid w:val="007C6251"/>
    <w:rsid w:val="007C6696"/>
    <w:rsid w:val="007C6970"/>
    <w:rsid w:val="007C6D7C"/>
    <w:rsid w:val="007C7338"/>
    <w:rsid w:val="007C734C"/>
    <w:rsid w:val="007C737A"/>
    <w:rsid w:val="007C73A0"/>
    <w:rsid w:val="007D0232"/>
    <w:rsid w:val="007D0C20"/>
    <w:rsid w:val="007D148B"/>
    <w:rsid w:val="007D1550"/>
    <w:rsid w:val="007D168E"/>
    <w:rsid w:val="007D1FB3"/>
    <w:rsid w:val="007D2083"/>
    <w:rsid w:val="007D2255"/>
    <w:rsid w:val="007D2875"/>
    <w:rsid w:val="007D2B5B"/>
    <w:rsid w:val="007D2D71"/>
    <w:rsid w:val="007D3929"/>
    <w:rsid w:val="007D4C7F"/>
    <w:rsid w:val="007D4D7A"/>
    <w:rsid w:val="007D4D8D"/>
    <w:rsid w:val="007D4E72"/>
    <w:rsid w:val="007D500D"/>
    <w:rsid w:val="007D50D1"/>
    <w:rsid w:val="007D569D"/>
    <w:rsid w:val="007D588B"/>
    <w:rsid w:val="007D5BEC"/>
    <w:rsid w:val="007D5C85"/>
    <w:rsid w:val="007D5D0A"/>
    <w:rsid w:val="007D5E94"/>
    <w:rsid w:val="007D5FED"/>
    <w:rsid w:val="007D6443"/>
    <w:rsid w:val="007D6736"/>
    <w:rsid w:val="007D680F"/>
    <w:rsid w:val="007D6C9C"/>
    <w:rsid w:val="007D7370"/>
    <w:rsid w:val="007D7600"/>
    <w:rsid w:val="007D79AD"/>
    <w:rsid w:val="007D7D44"/>
    <w:rsid w:val="007E05D1"/>
    <w:rsid w:val="007E08C3"/>
    <w:rsid w:val="007E0AAB"/>
    <w:rsid w:val="007E14BE"/>
    <w:rsid w:val="007E1692"/>
    <w:rsid w:val="007E16AE"/>
    <w:rsid w:val="007E1A58"/>
    <w:rsid w:val="007E1E3C"/>
    <w:rsid w:val="007E1E81"/>
    <w:rsid w:val="007E2020"/>
    <w:rsid w:val="007E20A6"/>
    <w:rsid w:val="007E2224"/>
    <w:rsid w:val="007E226C"/>
    <w:rsid w:val="007E2616"/>
    <w:rsid w:val="007E2995"/>
    <w:rsid w:val="007E2CB8"/>
    <w:rsid w:val="007E3017"/>
    <w:rsid w:val="007E3174"/>
    <w:rsid w:val="007E32D1"/>
    <w:rsid w:val="007E39DA"/>
    <w:rsid w:val="007E3BBD"/>
    <w:rsid w:val="007E3BE1"/>
    <w:rsid w:val="007E3C1C"/>
    <w:rsid w:val="007E3F21"/>
    <w:rsid w:val="007E411E"/>
    <w:rsid w:val="007E4608"/>
    <w:rsid w:val="007E4639"/>
    <w:rsid w:val="007E47DA"/>
    <w:rsid w:val="007E4B03"/>
    <w:rsid w:val="007E4B37"/>
    <w:rsid w:val="007E4F16"/>
    <w:rsid w:val="007E50CA"/>
    <w:rsid w:val="007E5481"/>
    <w:rsid w:val="007E5B58"/>
    <w:rsid w:val="007E6AD5"/>
    <w:rsid w:val="007E6EE1"/>
    <w:rsid w:val="007E7405"/>
    <w:rsid w:val="007E744B"/>
    <w:rsid w:val="007E7792"/>
    <w:rsid w:val="007E7B1E"/>
    <w:rsid w:val="007F0124"/>
    <w:rsid w:val="007F0242"/>
    <w:rsid w:val="007F0DE9"/>
    <w:rsid w:val="007F0F7B"/>
    <w:rsid w:val="007F123E"/>
    <w:rsid w:val="007F1521"/>
    <w:rsid w:val="007F1677"/>
    <w:rsid w:val="007F1B47"/>
    <w:rsid w:val="007F2018"/>
    <w:rsid w:val="007F2107"/>
    <w:rsid w:val="007F277F"/>
    <w:rsid w:val="007F2B0B"/>
    <w:rsid w:val="007F2BD5"/>
    <w:rsid w:val="007F3399"/>
    <w:rsid w:val="007F385E"/>
    <w:rsid w:val="007F3BEE"/>
    <w:rsid w:val="007F3D4A"/>
    <w:rsid w:val="007F3E50"/>
    <w:rsid w:val="007F3F68"/>
    <w:rsid w:val="007F468A"/>
    <w:rsid w:val="007F4946"/>
    <w:rsid w:val="007F4947"/>
    <w:rsid w:val="007F5255"/>
    <w:rsid w:val="007F52FC"/>
    <w:rsid w:val="007F597E"/>
    <w:rsid w:val="007F610A"/>
    <w:rsid w:val="007F680C"/>
    <w:rsid w:val="007F6850"/>
    <w:rsid w:val="007F6ABE"/>
    <w:rsid w:val="007F6C86"/>
    <w:rsid w:val="007F6D10"/>
    <w:rsid w:val="007F6F9B"/>
    <w:rsid w:val="007F6FE4"/>
    <w:rsid w:val="007F750F"/>
    <w:rsid w:val="007F7D45"/>
    <w:rsid w:val="007F7E70"/>
    <w:rsid w:val="007F7E88"/>
    <w:rsid w:val="007F7F60"/>
    <w:rsid w:val="0080056F"/>
    <w:rsid w:val="00800DA1"/>
    <w:rsid w:val="00800E21"/>
    <w:rsid w:val="00801556"/>
    <w:rsid w:val="0080198F"/>
    <w:rsid w:val="00801A62"/>
    <w:rsid w:val="00801C3B"/>
    <w:rsid w:val="008020E8"/>
    <w:rsid w:val="008022D9"/>
    <w:rsid w:val="00802335"/>
    <w:rsid w:val="008023C8"/>
    <w:rsid w:val="0080240D"/>
    <w:rsid w:val="00802D9F"/>
    <w:rsid w:val="00802F39"/>
    <w:rsid w:val="0080347B"/>
    <w:rsid w:val="008035C1"/>
    <w:rsid w:val="00803792"/>
    <w:rsid w:val="00803A33"/>
    <w:rsid w:val="00803BBB"/>
    <w:rsid w:val="00803E05"/>
    <w:rsid w:val="00803EE0"/>
    <w:rsid w:val="00803FD5"/>
    <w:rsid w:val="0080401C"/>
    <w:rsid w:val="0080435C"/>
    <w:rsid w:val="00804414"/>
    <w:rsid w:val="00804454"/>
    <w:rsid w:val="00804777"/>
    <w:rsid w:val="0080483A"/>
    <w:rsid w:val="00804CBF"/>
    <w:rsid w:val="00804D04"/>
    <w:rsid w:val="0080506F"/>
    <w:rsid w:val="008053EE"/>
    <w:rsid w:val="00805644"/>
    <w:rsid w:val="0080571F"/>
    <w:rsid w:val="00805FB5"/>
    <w:rsid w:val="0080677B"/>
    <w:rsid w:val="00807195"/>
    <w:rsid w:val="0080744F"/>
    <w:rsid w:val="008075BF"/>
    <w:rsid w:val="00807989"/>
    <w:rsid w:val="00807A8E"/>
    <w:rsid w:val="00807D3A"/>
    <w:rsid w:val="00807F6D"/>
    <w:rsid w:val="0081075C"/>
    <w:rsid w:val="00810DA0"/>
    <w:rsid w:val="00810FE6"/>
    <w:rsid w:val="0081107D"/>
    <w:rsid w:val="00811274"/>
    <w:rsid w:val="008112C0"/>
    <w:rsid w:val="00811944"/>
    <w:rsid w:val="00812124"/>
    <w:rsid w:val="00812608"/>
    <w:rsid w:val="008128D1"/>
    <w:rsid w:val="00812BDF"/>
    <w:rsid w:val="0081347C"/>
    <w:rsid w:val="00813D50"/>
    <w:rsid w:val="00813DE7"/>
    <w:rsid w:val="00813ECB"/>
    <w:rsid w:val="00813F97"/>
    <w:rsid w:val="00814006"/>
    <w:rsid w:val="008143DC"/>
    <w:rsid w:val="008144C2"/>
    <w:rsid w:val="008145C8"/>
    <w:rsid w:val="00814612"/>
    <w:rsid w:val="00815278"/>
    <w:rsid w:val="00815671"/>
    <w:rsid w:val="00815C1E"/>
    <w:rsid w:val="00815E75"/>
    <w:rsid w:val="00816824"/>
    <w:rsid w:val="00816FAA"/>
    <w:rsid w:val="00817247"/>
    <w:rsid w:val="008178AD"/>
    <w:rsid w:val="00817939"/>
    <w:rsid w:val="008179B5"/>
    <w:rsid w:val="00817A5E"/>
    <w:rsid w:val="00817D46"/>
    <w:rsid w:val="00817EE4"/>
    <w:rsid w:val="00817F44"/>
    <w:rsid w:val="00817F71"/>
    <w:rsid w:val="008203ED"/>
    <w:rsid w:val="00820E1B"/>
    <w:rsid w:val="00820E6D"/>
    <w:rsid w:val="00820F99"/>
    <w:rsid w:val="008213F0"/>
    <w:rsid w:val="00821613"/>
    <w:rsid w:val="0082162A"/>
    <w:rsid w:val="00821B50"/>
    <w:rsid w:val="0082201E"/>
    <w:rsid w:val="00822842"/>
    <w:rsid w:val="00822B46"/>
    <w:rsid w:val="00822D40"/>
    <w:rsid w:val="0082323E"/>
    <w:rsid w:val="00823242"/>
    <w:rsid w:val="00823D34"/>
    <w:rsid w:val="0082406B"/>
    <w:rsid w:val="00824518"/>
    <w:rsid w:val="008245F9"/>
    <w:rsid w:val="00824A93"/>
    <w:rsid w:val="00824F85"/>
    <w:rsid w:val="008250A6"/>
    <w:rsid w:val="008250DB"/>
    <w:rsid w:val="00825555"/>
    <w:rsid w:val="0082655E"/>
    <w:rsid w:val="00826918"/>
    <w:rsid w:val="008269D1"/>
    <w:rsid w:val="00826EB3"/>
    <w:rsid w:val="008273DC"/>
    <w:rsid w:val="008279E9"/>
    <w:rsid w:val="00827AAD"/>
    <w:rsid w:val="00827BCE"/>
    <w:rsid w:val="00827D10"/>
    <w:rsid w:val="00827D62"/>
    <w:rsid w:val="00830455"/>
    <w:rsid w:val="00830575"/>
    <w:rsid w:val="00830A45"/>
    <w:rsid w:val="00830CF8"/>
    <w:rsid w:val="008314DB"/>
    <w:rsid w:val="00831558"/>
    <w:rsid w:val="00831912"/>
    <w:rsid w:val="00831AAE"/>
    <w:rsid w:val="00831D08"/>
    <w:rsid w:val="0083213C"/>
    <w:rsid w:val="0083241D"/>
    <w:rsid w:val="00832503"/>
    <w:rsid w:val="008329DD"/>
    <w:rsid w:val="00832C1C"/>
    <w:rsid w:val="008339E6"/>
    <w:rsid w:val="00833F8E"/>
    <w:rsid w:val="008340A5"/>
    <w:rsid w:val="0083412E"/>
    <w:rsid w:val="0083443B"/>
    <w:rsid w:val="0083472C"/>
    <w:rsid w:val="00834968"/>
    <w:rsid w:val="00834D1B"/>
    <w:rsid w:val="00834F5F"/>
    <w:rsid w:val="00835C18"/>
    <w:rsid w:val="00835D5E"/>
    <w:rsid w:val="00835E55"/>
    <w:rsid w:val="008360D5"/>
    <w:rsid w:val="008368B5"/>
    <w:rsid w:val="00836D89"/>
    <w:rsid w:val="00836E8F"/>
    <w:rsid w:val="0083722E"/>
    <w:rsid w:val="00837235"/>
    <w:rsid w:val="008373CB"/>
    <w:rsid w:val="008374EE"/>
    <w:rsid w:val="00837581"/>
    <w:rsid w:val="008377C0"/>
    <w:rsid w:val="00837AFF"/>
    <w:rsid w:val="008402F9"/>
    <w:rsid w:val="00840648"/>
    <w:rsid w:val="00840ADB"/>
    <w:rsid w:val="00840D96"/>
    <w:rsid w:val="008411D5"/>
    <w:rsid w:val="0084126C"/>
    <w:rsid w:val="00841E35"/>
    <w:rsid w:val="00842019"/>
    <w:rsid w:val="0084216C"/>
    <w:rsid w:val="008429EC"/>
    <w:rsid w:val="008431DB"/>
    <w:rsid w:val="0084353D"/>
    <w:rsid w:val="00843760"/>
    <w:rsid w:val="00843A60"/>
    <w:rsid w:val="00843DEB"/>
    <w:rsid w:val="00843EA7"/>
    <w:rsid w:val="008441A2"/>
    <w:rsid w:val="00844485"/>
    <w:rsid w:val="008445F4"/>
    <w:rsid w:val="00844995"/>
    <w:rsid w:val="00844BD9"/>
    <w:rsid w:val="00844E8C"/>
    <w:rsid w:val="008453BA"/>
    <w:rsid w:val="00845AD2"/>
    <w:rsid w:val="0084631A"/>
    <w:rsid w:val="0084674F"/>
    <w:rsid w:val="008469B3"/>
    <w:rsid w:val="00847126"/>
    <w:rsid w:val="008472C8"/>
    <w:rsid w:val="00847B77"/>
    <w:rsid w:val="00847BFF"/>
    <w:rsid w:val="00847E97"/>
    <w:rsid w:val="008502F3"/>
    <w:rsid w:val="008509BA"/>
    <w:rsid w:val="00851220"/>
    <w:rsid w:val="00851971"/>
    <w:rsid w:val="0085201A"/>
    <w:rsid w:val="00852138"/>
    <w:rsid w:val="008521EF"/>
    <w:rsid w:val="00852357"/>
    <w:rsid w:val="00852664"/>
    <w:rsid w:val="008527A1"/>
    <w:rsid w:val="00852ADB"/>
    <w:rsid w:val="00853001"/>
    <w:rsid w:val="0085324D"/>
    <w:rsid w:val="00853845"/>
    <w:rsid w:val="00853863"/>
    <w:rsid w:val="00853A27"/>
    <w:rsid w:val="00854152"/>
    <w:rsid w:val="00854C0D"/>
    <w:rsid w:val="00855000"/>
    <w:rsid w:val="008554EE"/>
    <w:rsid w:val="0085566B"/>
    <w:rsid w:val="008556A2"/>
    <w:rsid w:val="0085688E"/>
    <w:rsid w:val="00856DA0"/>
    <w:rsid w:val="00857159"/>
    <w:rsid w:val="008571FC"/>
    <w:rsid w:val="00857D68"/>
    <w:rsid w:val="00857FFB"/>
    <w:rsid w:val="008603E1"/>
    <w:rsid w:val="00860641"/>
    <w:rsid w:val="00860673"/>
    <w:rsid w:val="00860AED"/>
    <w:rsid w:val="00860BC7"/>
    <w:rsid w:val="00860DAB"/>
    <w:rsid w:val="0086102B"/>
    <w:rsid w:val="00861192"/>
    <w:rsid w:val="008611D6"/>
    <w:rsid w:val="00861268"/>
    <w:rsid w:val="00861535"/>
    <w:rsid w:val="00861C08"/>
    <w:rsid w:val="0086208E"/>
    <w:rsid w:val="0086231B"/>
    <w:rsid w:val="008624BA"/>
    <w:rsid w:val="00862510"/>
    <w:rsid w:val="008625EF"/>
    <w:rsid w:val="008637E9"/>
    <w:rsid w:val="00863A3C"/>
    <w:rsid w:val="00863B56"/>
    <w:rsid w:val="00863D24"/>
    <w:rsid w:val="008642DC"/>
    <w:rsid w:val="0086463A"/>
    <w:rsid w:val="00864A48"/>
    <w:rsid w:val="00864EFB"/>
    <w:rsid w:val="0086519C"/>
    <w:rsid w:val="00865523"/>
    <w:rsid w:val="00865641"/>
    <w:rsid w:val="00865781"/>
    <w:rsid w:val="00866075"/>
    <w:rsid w:val="00866113"/>
    <w:rsid w:val="00866255"/>
    <w:rsid w:val="00866431"/>
    <w:rsid w:val="00867A57"/>
    <w:rsid w:val="00867F6C"/>
    <w:rsid w:val="0087008B"/>
    <w:rsid w:val="00870090"/>
    <w:rsid w:val="00870DEB"/>
    <w:rsid w:val="00870E0D"/>
    <w:rsid w:val="00871072"/>
    <w:rsid w:val="00871080"/>
    <w:rsid w:val="00871396"/>
    <w:rsid w:val="00871411"/>
    <w:rsid w:val="00871616"/>
    <w:rsid w:val="0087187A"/>
    <w:rsid w:val="008718E0"/>
    <w:rsid w:val="008721BE"/>
    <w:rsid w:val="008726A3"/>
    <w:rsid w:val="008729B6"/>
    <w:rsid w:val="00872B85"/>
    <w:rsid w:val="00872BAF"/>
    <w:rsid w:val="00872E04"/>
    <w:rsid w:val="00873792"/>
    <w:rsid w:val="00873969"/>
    <w:rsid w:val="00873AB4"/>
    <w:rsid w:val="00873B14"/>
    <w:rsid w:val="00873D32"/>
    <w:rsid w:val="00873D4C"/>
    <w:rsid w:val="008748B9"/>
    <w:rsid w:val="00875994"/>
    <w:rsid w:val="00875C74"/>
    <w:rsid w:val="00875D19"/>
    <w:rsid w:val="008762E4"/>
    <w:rsid w:val="00876BB5"/>
    <w:rsid w:val="008770F8"/>
    <w:rsid w:val="00877B06"/>
    <w:rsid w:val="00877B8D"/>
    <w:rsid w:val="00877E86"/>
    <w:rsid w:val="00877EC7"/>
    <w:rsid w:val="00880174"/>
    <w:rsid w:val="00880C0A"/>
    <w:rsid w:val="008812D5"/>
    <w:rsid w:val="0088143B"/>
    <w:rsid w:val="00881486"/>
    <w:rsid w:val="0088162C"/>
    <w:rsid w:val="0088174D"/>
    <w:rsid w:val="008819A4"/>
    <w:rsid w:val="008819C6"/>
    <w:rsid w:val="00881D76"/>
    <w:rsid w:val="00882079"/>
    <w:rsid w:val="008821DB"/>
    <w:rsid w:val="00882462"/>
    <w:rsid w:val="00882D7A"/>
    <w:rsid w:val="00882F39"/>
    <w:rsid w:val="0088321B"/>
    <w:rsid w:val="00883452"/>
    <w:rsid w:val="00883529"/>
    <w:rsid w:val="0088451B"/>
    <w:rsid w:val="008848F5"/>
    <w:rsid w:val="00884C45"/>
    <w:rsid w:val="00885875"/>
    <w:rsid w:val="00885A17"/>
    <w:rsid w:val="00885BE5"/>
    <w:rsid w:val="00885E9B"/>
    <w:rsid w:val="00886162"/>
    <w:rsid w:val="0088623D"/>
    <w:rsid w:val="00886290"/>
    <w:rsid w:val="008862C6"/>
    <w:rsid w:val="0088678C"/>
    <w:rsid w:val="00886B10"/>
    <w:rsid w:val="00886C48"/>
    <w:rsid w:val="00887348"/>
    <w:rsid w:val="008873DE"/>
    <w:rsid w:val="00887888"/>
    <w:rsid w:val="00887FD4"/>
    <w:rsid w:val="00890B5B"/>
    <w:rsid w:val="00891593"/>
    <w:rsid w:val="0089165C"/>
    <w:rsid w:val="00891AB6"/>
    <w:rsid w:val="00891AB8"/>
    <w:rsid w:val="00892408"/>
    <w:rsid w:val="0089244D"/>
    <w:rsid w:val="008928D0"/>
    <w:rsid w:val="008928F1"/>
    <w:rsid w:val="008931F1"/>
    <w:rsid w:val="00893797"/>
    <w:rsid w:val="008938E7"/>
    <w:rsid w:val="00893AC4"/>
    <w:rsid w:val="00893C94"/>
    <w:rsid w:val="00893E10"/>
    <w:rsid w:val="0089408F"/>
    <w:rsid w:val="008940A1"/>
    <w:rsid w:val="008943B8"/>
    <w:rsid w:val="00894549"/>
    <w:rsid w:val="0089470D"/>
    <w:rsid w:val="00894C53"/>
    <w:rsid w:val="00894D4F"/>
    <w:rsid w:val="0089518D"/>
    <w:rsid w:val="008956B7"/>
    <w:rsid w:val="00895E3F"/>
    <w:rsid w:val="00896C0C"/>
    <w:rsid w:val="0089707F"/>
    <w:rsid w:val="00897082"/>
    <w:rsid w:val="008973A8"/>
    <w:rsid w:val="0089765C"/>
    <w:rsid w:val="00897735"/>
    <w:rsid w:val="00897FE8"/>
    <w:rsid w:val="008A0A97"/>
    <w:rsid w:val="008A100B"/>
    <w:rsid w:val="008A12E6"/>
    <w:rsid w:val="008A136E"/>
    <w:rsid w:val="008A179A"/>
    <w:rsid w:val="008A1C37"/>
    <w:rsid w:val="008A1CB2"/>
    <w:rsid w:val="008A224A"/>
    <w:rsid w:val="008A226C"/>
    <w:rsid w:val="008A2306"/>
    <w:rsid w:val="008A2508"/>
    <w:rsid w:val="008A288A"/>
    <w:rsid w:val="008A2B44"/>
    <w:rsid w:val="008A356E"/>
    <w:rsid w:val="008A38D5"/>
    <w:rsid w:val="008A3CF4"/>
    <w:rsid w:val="008A41E5"/>
    <w:rsid w:val="008A44DA"/>
    <w:rsid w:val="008A44E4"/>
    <w:rsid w:val="008A4692"/>
    <w:rsid w:val="008A476D"/>
    <w:rsid w:val="008A50BC"/>
    <w:rsid w:val="008A569A"/>
    <w:rsid w:val="008A56E8"/>
    <w:rsid w:val="008A56F2"/>
    <w:rsid w:val="008A5934"/>
    <w:rsid w:val="008A5F37"/>
    <w:rsid w:val="008A63E6"/>
    <w:rsid w:val="008A6869"/>
    <w:rsid w:val="008A6FDB"/>
    <w:rsid w:val="008A722C"/>
    <w:rsid w:val="008A758D"/>
    <w:rsid w:val="008A7E34"/>
    <w:rsid w:val="008B0224"/>
    <w:rsid w:val="008B0F22"/>
    <w:rsid w:val="008B0F44"/>
    <w:rsid w:val="008B10AB"/>
    <w:rsid w:val="008B1285"/>
    <w:rsid w:val="008B148C"/>
    <w:rsid w:val="008B1D68"/>
    <w:rsid w:val="008B254B"/>
    <w:rsid w:val="008B26E8"/>
    <w:rsid w:val="008B26F4"/>
    <w:rsid w:val="008B2749"/>
    <w:rsid w:val="008B2968"/>
    <w:rsid w:val="008B2F07"/>
    <w:rsid w:val="008B3410"/>
    <w:rsid w:val="008B35B5"/>
    <w:rsid w:val="008B383D"/>
    <w:rsid w:val="008B3890"/>
    <w:rsid w:val="008B39CD"/>
    <w:rsid w:val="008B4922"/>
    <w:rsid w:val="008B4AB9"/>
    <w:rsid w:val="008B4AD1"/>
    <w:rsid w:val="008B4F62"/>
    <w:rsid w:val="008B4FB6"/>
    <w:rsid w:val="008B5782"/>
    <w:rsid w:val="008B5E20"/>
    <w:rsid w:val="008B60E1"/>
    <w:rsid w:val="008B687A"/>
    <w:rsid w:val="008B68C2"/>
    <w:rsid w:val="008B6935"/>
    <w:rsid w:val="008B6ECC"/>
    <w:rsid w:val="008B71DA"/>
    <w:rsid w:val="008B72AB"/>
    <w:rsid w:val="008B741A"/>
    <w:rsid w:val="008B77C5"/>
    <w:rsid w:val="008B7F28"/>
    <w:rsid w:val="008C0026"/>
    <w:rsid w:val="008C01F1"/>
    <w:rsid w:val="008C0F7B"/>
    <w:rsid w:val="008C1286"/>
    <w:rsid w:val="008C132A"/>
    <w:rsid w:val="008C148A"/>
    <w:rsid w:val="008C1523"/>
    <w:rsid w:val="008C1CCF"/>
    <w:rsid w:val="008C1E21"/>
    <w:rsid w:val="008C267B"/>
    <w:rsid w:val="008C268E"/>
    <w:rsid w:val="008C294C"/>
    <w:rsid w:val="008C29D8"/>
    <w:rsid w:val="008C2CA7"/>
    <w:rsid w:val="008C3A68"/>
    <w:rsid w:val="008C3B36"/>
    <w:rsid w:val="008C3C19"/>
    <w:rsid w:val="008C3CBC"/>
    <w:rsid w:val="008C3D31"/>
    <w:rsid w:val="008C3F35"/>
    <w:rsid w:val="008C3FDC"/>
    <w:rsid w:val="008C440C"/>
    <w:rsid w:val="008C51AC"/>
    <w:rsid w:val="008C53C4"/>
    <w:rsid w:val="008C57F5"/>
    <w:rsid w:val="008C5E9C"/>
    <w:rsid w:val="008C5ECA"/>
    <w:rsid w:val="008C6041"/>
    <w:rsid w:val="008C6387"/>
    <w:rsid w:val="008C63B2"/>
    <w:rsid w:val="008C689C"/>
    <w:rsid w:val="008C6FEA"/>
    <w:rsid w:val="008C72C5"/>
    <w:rsid w:val="008C73F9"/>
    <w:rsid w:val="008C7779"/>
    <w:rsid w:val="008C7F1C"/>
    <w:rsid w:val="008C7FA3"/>
    <w:rsid w:val="008D031A"/>
    <w:rsid w:val="008D0A00"/>
    <w:rsid w:val="008D0DD3"/>
    <w:rsid w:val="008D0ECB"/>
    <w:rsid w:val="008D125D"/>
    <w:rsid w:val="008D157E"/>
    <w:rsid w:val="008D2061"/>
    <w:rsid w:val="008D22E1"/>
    <w:rsid w:val="008D24EB"/>
    <w:rsid w:val="008D2A60"/>
    <w:rsid w:val="008D2AD0"/>
    <w:rsid w:val="008D2CED"/>
    <w:rsid w:val="008D3889"/>
    <w:rsid w:val="008D3FA8"/>
    <w:rsid w:val="008D423B"/>
    <w:rsid w:val="008D4338"/>
    <w:rsid w:val="008D4A0C"/>
    <w:rsid w:val="008D4B92"/>
    <w:rsid w:val="008D4C9E"/>
    <w:rsid w:val="008D576B"/>
    <w:rsid w:val="008D593A"/>
    <w:rsid w:val="008D6139"/>
    <w:rsid w:val="008D63B8"/>
    <w:rsid w:val="008D697E"/>
    <w:rsid w:val="008D782D"/>
    <w:rsid w:val="008D7D84"/>
    <w:rsid w:val="008D7E4C"/>
    <w:rsid w:val="008E0166"/>
    <w:rsid w:val="008E0A26"/>
    <w:rsid w:val="008E0ABB"/>
    <w:rsid w:val="008E0D54"/>
    <w:rsid w:val="008E1647"/>
    <w:rsid w:val="008E16E7"/>
    <w:rsid w:val="008E18BF"/>
    <w:rsid w:val="008E1A13"/>
    <w:rsid w:val="008E1DE7"/>
    <w:rsid w:val="008E1EC6"/>
    <w:rsid w:val="008E21A0"/>
    <w:rsid w:val="008E22D8"/>
    <w:rsid w:val="008E231C"/>
    <w:rsid w:val="008E2407"/>
    <w:rsid w:val="008E2415"/>
    <w:rsid w:val="008E279F"/>
    <w:rsid w:val="008E2971"/>
    <w:rsid w:val="008E2B03"/>
    <w:rsid w:val="008E2C57"/>
    <w:rsid w:val="008E32C1"/>
    <w:rsid w:val="008E3B9E"/>
    <w:rsid w:val="008E3BD3"/>
    <w:rsid w:val="008E3F12"/>
    <w:rsid w:val="008E4087"/>
    <w:rsid w:val="008E4449"/>
    <w:rsid w:val="008E4528"/>
    <w:rsid w:val="008E4AF2"/>
    <w:rsid w:val="008E4B23"/>
    <w:rsid w:val="008E4C05"/>
    <w:rsid w:val="008E4EA7"/>
    <w:rsid w:val="008E56DB"/>
    <w:rsid w:val="008E5751"/>
    <w:rsid w:val="008E5843"/>
    <w:rsid w:val="008E587E"/>
    <w:rsid w:val="008E592A"/>
    <w:rsid w:val="008E60A4"/>
    <w:rsid w:val="008E6672"/>
    <w:rsid w:val="008E6675"/>
    <w:rsid w:val="008E683F"/>
    <w:rsid w:val="008E69D4"/>
    <w:rsid w:val="008E70C7"/>
    <w:rsid w:val="008E7176"/>
    <w:rsid w:val="008E724E"/>
    <w:rsid w:val="008E78FF"/>
    <w:rsid w:val="008F0297"/>
    <w:rsid w:val="008F064F"/>
    <w:rsid w:val="008F0CF1"/>
    <w:rsid w:val="008F0D46"/>
    <w:rsid w:val="008F14F4"/>
    <w:rsid w:val="008F156C"/>
    <w:rsid w:val="008F187B"/>
    <w:rsid w:val="008F1906"/>
    <w:rsid w:val="008F209B"/>
    <w:rsid w:val="008F24D9"/>
    <w:rsid w:val="008F27B3"/>
    <w:rsid w:val="008F28DB"/>
    <w:rsid w:val="008F2F96"/>
    <w:rsid w:val="008F32EE"/>
    <w:rsid w:val="008F34D5"/>
    <w:rsid w:val="008F35A0"/>
    <w:rsid w:val="008F3734"/>
    <w:rsid w:val="008F4825"/>
    <w:rsid w:val="008F487E"/>
    <w:rsid w:val="008F4D68"/>
    <w:rsid w:val="008F4F1B"/>
    <w:rsid w:val="008F5245"/>
    <w:rsid w:val="008F5745"/>
    <w:rsid w:val="008F596F"/>
    <w:rsid w:val="008F5A1A"/>
    <w:rsid w:val="008F6337"/>
    <w:rsid w:val="008F65F9"/>
    <w:rsid w:val="008F6736"/>
    <w:rsid w:val="008F721A"/>
    <w:rsid w:val="008F7272"/>
    <w:rsid w:val="008F74BB"/>
    <w:rsid w:val="008F755A"/>
    <w:rsid w:val="008F7561"/>
    <w:rsid w:val="008F76CB"/>
    <w:rsid w:val="008F776E"/>
    <w:rsid w:val="008F7887"/>
    <w:rsid w:val="008F7F5E"/>
    <w:rsid w:val="009012D0"/>
    <w:rsid w:val="009014F6"/>
    <w:rsid w:val="00901A8F"/>
    <w:rsid w:val="00901BDF"/>
    <w:rsid w:val="00901EF4"/>
    <w:rsid w:val="00902835"/>
    <w:rsid w:val="00902E5A"/>
    <w:rsid w:val="00902F8C"/>
    <w:rsid w:val="00903092"/>
    <w:rsid w:val="00903742"/>
    <w:rsid w:val="009037B7"/>
    <w:rsid w:val="00903EAA"/>
    <w:rsid w:val="00904DEA"/>
    <w:rsid w:val="00904F9D"/>
    <w:rsid w:val="009053DB"/>
    <w:rsid w:val="00905C1C"/>
    <w:rsid w:val="00906014"/>
    <w:rsid w:val="00906266"/>
    <w:rsid w:val="0090628B"/>
    <w:rsid w:val="00906495"/>
    <w:rsid w:val="009064F5"/>
    <w:rsid w:val="00906544"/>
    <w:rsid w:val="009066DC"/>
    <w:rsid w:val="00906E51"/>
    <w:rsid w:val="00907549"/>
    <w:rsid w:val="009079BF"/>
    <w:rsid w:val="009109E8"/>
    <w:rsid w:val="009112D6"/>
    <w:rsid w:val="009114BA"/>
    <w:rsid w:val="009116A0"/>
    <w:rsid w:val="009120FB"/>
    <w:rsid w:val="00912312"/>
    <w:rsid w:val="00912577"/>
    <w:rsid w:val="00912B39"/>
    <w:rsid w:val="00912EB7"/>
    <w:rsid w:val="00912F1A"/>
    <w:rsid w:val="00912F76"/>
    <w:rsid w:val="009130FB"/>
    <w:rsid w:val="00913142"/>
    <w:rsid w:val="009133E9"/>
    <w:rsid w:val="009134AA"/>
    <w:rsid w:val="0091369D"/>
    <w:rsid w:val="00913720"/>
    <w:rsid w:val="00913A4D"/>
    <w:rsid w:val="00913CD6"/>
    <w:rsid w:val="00914601"/>
    <w:rsid w:val="0091478A"/>
    <w:rsid w:val="009148BF"/>
    <w:rsid w:val="00914B6D"/>
    <w:rsid w:val="00915180"/>
    <w:rsid w:val="00915247"/>
    <w:rsid w:val="009153BE"/>
    <w:rsid w:val="009155B5"/>
    <w:rsid w:val="0091560F"/>
    <w:rsid w:val="009157EF"/>
    <w:rsid w:val="00915D8B"/>
    <w:rsid w:val="00916982"/>
    <w:rsid w:val="009169E7"/>
    <w:rsid w:val="00916E9B"/>
    <w:rsid w:val="009174EA"/>
    <w:rsid w:val="00917683"/>
    <w:rsid w:val="00917C38"/>
    <w:rsid w:val="00917D17"/>
    <w:rsid w:val="009200B6"/>
    <w:rsid w:val="00920354"/>
    <w:rsid w:val="00920F30"/>
    <w:rsid w:val="009212C0"/>
    <w:rsid w:val="00921305"/>
    <w:rsid w:val="009214DD"/>
    <w:rsid w:val="009215D1"/>
    <w:rsid w:val="00921A9F"/>
    <w:rsid w:val="00922A31"/>
    <w:rsid w:val="00922C5B"/>
    <w:rsid w:val="00922CB9"/>
    <w:rsid w:val="00922EA6"/>
    <w:rsid w:val="009232DB"/>
    <w:rsid w:val="009233AE"/>
    <w:rsid w:val="009233BD"/>
    <w:rsid w:val="009235EF"/>
    <w:rsid w:val="009236C1"/>
    <w:rsid w:val="00923BC1"/>
    <w:rsid w:val="00923EE0"/>
    <w:rsid w:val="00923EE1"/>
    <w:rsid w:val="00923F8E"/>
    <w:rsid w:val="0092406B"/>
    <w:rsid w:val="00924300"/>
    <w:rsid w:val="00925149"/>
    <w:rsid w:val="00925600"/>
    <w:rsid w:val="00925885"/>
    <w:rsid w:val="00925AB2"/>
    <w:rsid w:val="00925DA1"/>
    <w:rsid w:val="0092612F"/>
    <w:rsid w:val="009263FA"/>
    <w:rsid w:val="00926519"/>
    <w:rsid w:val="00926908"/>
    <w:rsid w:val="00926BB9"/>
    <w:rsid w:val="00926EAE"/>
    <w:rsid w:val="0092728E"/>
    <w:rsid w:val="00927343"/>
    <w:rsid w:val="0092776F"/>
    <w:rsid w:val="009279F1"/>
    <w:rsid w:val="00927ACA"/>
    <w:rsid w:val="00927B40"/>
    <w:rsid w:val="0093011D"/>
    <w:rsid w:val="009305DF"/>
    <w:rsid w:val="00930686"/>
    <w:rsid w:val="0093073A"/>
    <w:rsid w:val="00930760"/>
    <w:rsid w:val="0093098B"/>
    <w:rsid w:val="009309E4"/>
    <w:rsid w:val="00930A4F"/>
    <w:rsid w:val="00930B40"/>
    <w:rsid w:val="00931288"/>
    <w:rsid w:val="00931313"/>
    <w:rsid w:val="009313D0"/>
    <w:rsid w:val="0093197A"/>
    <w:rsid w:val="00932851"/>
    <w:rsid w:val="009328B4"/>
    <w:rsid w:val="00932B6D"/>
    <w:rsid w:val="00932D40"/>
    <w:rsid w:val="00933041"/>
    <w:rsid w:val="009337F0"/>
    <w:rsid w:val="00933C88"/>
    <w:rsid w:val="0093412C"/>
    <w:rsid w:val="009346CD"/>
    <w:rsid w:val="009349D2"/>
    <w:rsid w:val="00934A28"/>
    <w:rsid w:val="0093575B"/>
    <w:rsid w:val="009359AE"/>
    <w:rsid w:val="009363B7"/>
    <w:rsid w:val="00937FC3"/>
    <w:rsid w:val="00940647"/>
    <w:rsid w:val="00940901"/>
    <w:rsid w:val="00940BF0"/>
    <w:rsid w:val="00941189"/>
    <w:rsid w:val="0094180F"/>
    <w:rsid w:val="00941822"/>
    <w:rsid w:val="00941E26"/>
    <w:rsid w:val="00941EB6"/>
    <w:rsid w:val="00941F07"/>
    <w:rsid w:val="0094206E"/>
    <w:rsid w:val="009421DF"/>
    <w:rsid w:val="00942237"/>
    <w:rsid w:val="0094240C"/>
    <w:rsid w:val="00942C04"/>
    <w:rsid w:val="00942F67"/>
    <w:rsid w:val="00942F91"/>
    <w:rsid w:val="00943672"/>
    <w:rsid w:val="00943979"/>
    <w:rsid w:val="00943A47"/>
    <w:rsid w:val="00943AEB"/>
    <w:rsid w:val="00943FDB"/>
    <w:rsid w:val="009443D1"/>
    <w:rsid w:val="0094468F"/>
    <w:rsid w:val="0094491A"/>
    <w:rsid w:val="0094557A"/>
    <w:rsid w:val="00945FD0"/>
    <w:rsid w:val="009469C5"/>
    <w:rsid w:val="00947007"/>
    <w:rsid w:val="009476AC"/>
    <w:rsid w:val="009477D6"/>
    <w:rsid w:val="009501CF"/>
    <w:rsid w:val="00950BBE"/>
    <w:rsid w:val="00950E26"/>
    <w:rsid w:val="009510C5"/>
    <w:rsid w:val="00951117"/>
    <w:rsid w:val="009513D5"/>
    <w:rsid w:val="009516B7"/>
    <w:rsid w:val="009516BF"/>
    <w:rsid w:val="0095177E"/>
    <w:rsid w:val="009517EC"/>
    <w:rsid w:val="00951C56"/>
    <w:rsid w:val="00951DF7"/>
    <w:rsid w:val="00951F66"/>
    <w:rsid w:val="00952192"/>
    <w:rsid w:val="009522EC"/>
    <w:rsid w:val="009524E1"/>
    <w:rsid w:val="0095260F"/>
    <w:rsid w:val="009528E7"/>
    <w:rsid w:val="00952988"/>
    <w:rsid w:val="00952C09"/>
    <w:rsid w:val="009533AF"/>
    <w:rsid w:val="00953692"/>
    <w:rsid w:val="00953D4D"/>
    <w:rsid w:val="00953DE0"/>
    <w:rsid w:val="00954285"/>
    <w:rsid w:val="009543A7"/>
    <w:rsid w:val="0095454A"/>
    <w:rsid w:val="00954ABD"/>
    <w:rsid w:val="00954B51"/>
    <w:rsid w:val="00954C64"/>
    <w:rsid w:val="00954F53"/>
    <w:rsid w:val="009556D0"/>
    <w:rsid w:val="0095573F"/>
    <w:rsid w:val="00955897"/>
    <w:rsid w:val="00955DBB"/>
    <w:rsid w:val="00956169"/>
    <w:rsid w:val="009564A7"/>
    <w:rsid w:val="009565FA"/>
    <w:rsid w:val="009566E4"/>
    <w:rsid w:val="009566EF"/>
    <w:rsid w:val="00956B36"/>
    <w:rsid w:val="00956D0C"/>
    <w:rsid w:val="00956DE1"/>
    <w:rsid w:val="009602CF"/>
    <w:rsid w:val="009604BE"/>
    <w:rsid w:val="009605D2"/>
    <w:rsid w:val="0096079E"/>
    <w:rsid w:val="0096126C"/>
    <w:rsid w:val="0096142C"/>
    <w:rsid w:val="00961C0B"/>
    <w:rsid w:val="0096296A"/>
    <w:rsid w:val="00962A53"/>
    <w:rsid w:val="00962D72"/>
    <w:rsid w:val="00962F80"/>
    <w:rsid w:val="00962F93"/>
    <w:rsid w:val="00963D84"/>
    <w:rsid w:val="009643B2"/>
    <w:rsid w:val="009647B5"/>
    <w:rsid w:val="009649BB"/>
    <w:rsid w:val="00965DC1"/>
    <w:rsid w:val="00965F79"/>
    <w:rsid w:val="009662BC"/>
    <w:rsid w:val="00966332"/>
    <w:rsid w:val="00966C22"/>
    <w:rsid w:val="00966D2C"/>
    <w:rsid w:val="009671D1"/>
    <w:rsid w:val="00967358"/>
    <w:rsid w:val="0096775D"/>
    <w:rsid w:val="009678A7"/>
    <w:rsid w:val="00967939"/>
    <w:rsid w:val="009679B9"/>
    <w:rsid w:val="00967B0D"/>
    <w:rsid w:val="00970418"/>
    <w:rsid w:val="00970A0B"/>
    <w:rsid w:val="00970CBF"/>
    <w:rsid w:val="009710A6"/>
    <w:rsid w:val="00971A73"/>
    <w:rsid w:val="00971B8B"/>
    <w:rsid w:val="00971D31"/>
    <w:rsid w:val="00972017"/>
    <w:rsid w:val="00972083"/>
    <w:rsid w:val="00972BB4"/>
    <w:rsid w:val="00972D74"/>
    <w:rsid w:val="00973178"/>
    <w:rsid w:val="0097318F"/>
    <w:rsid w:val="00973EA6"/>
    <w:rsid w:val="00973F15"/>
    <w:rsid w:val="00974366"/>
    <w:rsid w:val="00974CC4"/>
    <w:rsid w:val="009751B0"/>
    <w:rsid w:val="00975275"/>
    <w:rsid w:val="009756CE"/>
    <w:rsid w:val="00975708"/>
    <w:rsid w:val="009759A9"/>
    <w:rsid w:val="00975A02"/>
    <w:rsid w:val="00975C54"/>
    <w:rsid w:val="009760C3"/>
    <w:rsid w:val="0097674D"/>
    <w:rsid w:val="009768E8"/>
    <w:rsid w:val="00976A8B"/>
    <w:rsid w:val="00976C02"/>
    <w:rsid w:val="00977868"/>
    <w:rsid w:val="00977B4C"/>
    <w:rsid w:val="00977CF9"/>
    <w:rsid w:val="00977EE1"/>
    <w:rsid w:val="00980065"/>
    <w:rsid w:val="0098006F"/>
    <w:rsid w:val="0098038F"/>
    <w:rsid w:val="00980551"/>
    <w:rsid w:val="00980645"/>
    <w:rsid w:val="00980C83"/>
    <w:rsid w:val="00980CAE"/>
    <w:rsid w:val="00980E17"/>
    <w:rsid w:val="0098113C"/>
    <w:rsid w:val="00981280"/>
    <w:rsid w:val="00981587"/>
    <w:rsid w:val="009817ED"/>
    <w:rsid w:val="00981827"/>
    <w:rsid w:val="009818F7"/>
    <w:rsid w:val="00981D29"/>
    <w:rsid w:val="00981DD3"/>
    <w:rsid w:val="00981EBE"/>
    <w:rsid w:val="009820BA"/>
    <w:rsid w:val="00982E9A"/>
    <w:rsid w:val="00983577"/>
    <w:rsid w:val="009839E1"/>
    <w:rsid w:val="00983D5E"/>
    <w:rsid w:val="009840AC"/>
    <w:rsid w:val="009846D1"/>
    <w:rsid w:val="00984AA3"/>
    <w:rsid w:val="00984AF9"/>
    <w:rsid w:val="00984CFE"/>
    <w:rsid w:val="00984E1C"/>
    <w:rsid w:val="00985029"/>
    <w:rsid w:val="009854AE"/>
    <w:rsid w:val="009855EE"/>
    <w:rsid w:val="009859F4"/>
    <w:rsid w:val="00985C50"/>
    <w:rsid w:val="00985E66"/>
    <w:rsid w:val="00986198"/>
    <w:rsid w:val="009863A6"/>
    <w:rsid w:val="00986792"/>
    <w:rsid w:val="00986826"/>
    <w:rsid w:val="00986849"/>
    <w:rsid w:val="00986874"/>
    <w:rsid w:val="009868B0"/>
    <w:rsid w:val="00986A8C"/>
    <w:rsid w:val="009870F5"/>
    <w:rsid w:val="0098750A"/>
    <w:rsid w:val="0098750B"/>
    <w:rsid w:val="00987577"/>
    <w:rsid w:val="00987985"/>
    <w:rsid w:val="00987A8F"/>
    <w:rsid w:val="00990140"/>
    <w:rsid w:val="00990B15"/>
    <w:rsid w:val="00990CC1"/>
    <w:rsid w:val="00990DF0"/>
    <w:rsid w:val="00991345"/>
    <w:rsid w:val="00991535"/>
    <w:rsid w:val="009918AD"/>
    <w:rsid w:val="00992094"/>
    <w:rsid w:val="0099220E"/>
    <w:rsid w:val="009924E7"/>
    <w:rsid w:val="009931B7"/>
    <w:rsid w:val="00993234"/>
    <w:rsid w:val="009933B0"/>
    <w:rsid w:val="00993704"/>
    <w:rsid w:val="00993B7E"/>
    <w:rsid w:val="00993F1C"/>
    <w:rsid w:val="009944E2"/>
    <w:rsid w:val="00994B67"/>
    <w:rsid w:val="00994EE9"/>
    <w:rsid w:val="009955CD"/>
    <w:rsid w:val="009957CA"/>
    <w:rsid w:val="00995C88"/>
    <w:rsid w:val="00995EA1"/>
    <w:rsid w:val="00996616"/>
    <w:rsid w:val="0099698C"/>
    <w:rsid w:val="009979DA"/>
    <w:rsid w:val="00997F8F"/>
    <w:rsid w:val="009A00FD"/>
    <w:rsid w:val="009A0100"/>
    <w:rsid w:val="009A033D"/>
    <w:rsid w:val="009A15A6"/>
    <w:rsid w:val="009A1612"/>
    <w:rsid w:val="009A196C"/>
    <w:rsid w:val="009A1A0C"/>
    <w:rsid w:val="009A2305"/>
    <w:rsid w:val="009A26B5"/>
    <w:rsid w:val="009A29F2"/>
    <w:rsid w:val="009A2BA0"/>
    <w:rsid w:val="009A2CFD"/>
    <w:rsid w:val="009A2E51"/>
    <w:rsid w:val="009A3469"/>
    <w:rsid w:val="009A3A7A"/>
    <w:rsid w:val="009A3AC7"/>
    <w:rsid w:val="009A3E44"/>
    <w:rsid w:val="009A3E84"/>
    <w:rsid w:val="009A436E"/>
    <w:rsid w:val="009A44BE"/>
    <w:rsid w:val="009A50C8"/>
    <w:rsid w:val="009A5ACC"/>
    <w:rsid w:val="009A64E2"/>
    <w:rsid w:val="009A64F2"/>
    <w:rsid w:val="009A69E5"/>
    <w:rsid w:val="009A7070"/>
    <w:rsid w:val="009A73AA"/>
    <w:rsid w:val="009A73E2"/>
    <w:rsid w:val="009A73F9"/>
    <w:rsid w:val="009A77F3"/>
    <w:rsid w:val="009B0314"/>
    <w:rsid w:val="009B0864"/>
    <w:rsid w:val="009B0A34"/>
    <w:rsid w:val="009B0DF8"/>
    <w:rsid w:val="009B0EB0"/>
    <w:rsid w:val="009B1090"/>
    <w:rsid w:val="009B1787"/>
    <w:rsid w:val="009B1CE4"/>
    <w:rsid w:val="009B21BC"/>
    <w:rsid w:val="009B21E3"/>
    <w:rsid w:val="009B26DC"/>
    <w:rsid w:val="009B2781"/>
    <w:rsid w:val="009B27AB"/>
    <w:rsid w:val="009B2986"/>
    <w:rsid w:val="009B2AFA"/>
    <w:rsid w:val="009B3009"/>
    <w:rsid w:val="009B36BB"/>
    <w:rsid w:val="009B37F4"/>
    <w:rsid w:val="009B3FAD"/>
    <w:rsid w:val="009B48FF"/>
    <w:rsid w:val="009B4EAA"/>
    <w:rsid w:val="009B5553"/>
    <w:rsid w:val="009B5F2E"/>
    <w:rsid w:val="009B6061"/>
    <w:rsid w:val="009B60F4"/>
    <w:rsid w:val="009B616C"/>
    <w:rsid w:val="009B629C"/>
    <w:rsid w:val="009B62C3"/>
    <w:rsid w:val="009B6867"/>
    <w:rsid w:val="009C0075"/>
    <w:rsid w:val="009C01C9"/>
    <w:rsid w:val="009C052B"/>
    <w:rsid w:val="009C0809"/>
    <w:rsid w:val="009C1272"/>
    <w:rsid w:val="009C1DCA"/>
    <w:rsid w:val="009C1EF5"/>
    <w:rsid w:val="009C1FC5"/>
    <w:rsid w:val="009C21CD"/>
    <w:rsid w:val="009C274C"/>
    <w:rsid w:val="009C2A0F"/>
    <w:rsid w:val="009C2A8A"/>
    <w:rsid w:val="009C2E1B"/>
    <w:rsid w:val="009C2EF5"/>
    <w:rsid w:val="009C2FF2"/>
    <w:rsid w:val="009C30FB"/>
    <w:rsid w:val="009C3356"/>
    <w:rsid w:val="009C346B"/>
    <w:rsid w:val="009C39AF"/>
    <w:rsid w:val="009C3DDF"/>
    <w:rsid w:val="009C41C6"/>
    <w:rsid w:val="009C41D8"/>
    <w:rsid w:val="009C4887"/>
    <w:rsid w:val="009C4D2D"/>
    <w:rsid w:val="009C50CE"/>
    <w:rsid w:val="009C553A"/>
    <w:rsid w:val="009C5542"/>
    <w:rsid w:val="009C5683"/>
    <w:rsid w:val="009C5789"/>
    <w:rsid w:val="009C5852"/>
    <w:rsid w:val="009C58D6"/>
    <w:rsid w:val="009C5927"/>
    <w:rsid w:val="009C5950"/>
    <w:rsid w:val="009C5A22"/>
    <w:rsid w:val="009C5AF2"/>
    <w:rsid w:val="009C5DBA"/>
    <w:rsid w:val="009C60A4"/>
    <w:rsid w:val="009C6402"/>
    <w:rsid w:val="009C6680"/>
    <w:rsid w:val="009C6788"/>
    <w:rsid w:val="009C6911"/>
    <w:rsid w:val="009C6A81"/>
    <w:rsid w:val="009C7611"/>
    <w:rsid w:val="009C76C7"/>
    <w:rsid w:val="009C785D"/>
    <w:rsid w:val="009C7DD3"/>
    <w:rsid w:val="009D02C0"/>
    <w:rsid w:val="009D0724"/>
    <w:rsid w:val="009D0A4F"/>
    <w:rsid w:val="009D0B7E"/>
    <w:rsid w:val="009D0EA2"/>
    <w:rsid w:val="009D0F06"/>
    <w:rsid w:val="009D0F71"/>
    <w:rsid w:val="009D0F7C"/>
    <w:rsid w:val="009D1372"/>
    <w:rsid w:val="009D1445"/>
    <w:rsid w:val="009D192C"/>
    <w:rsid w:val="009D1E1C"/>
    <w:rsid w:val="009D23A8"/>
    <w:rsid w:val="009D23CE"/>
    <w:rsid w:val="009D2754"/>
    <w:rsid w:val="009D27AF"/>
    <w:rsid w:val="009D28FA"/>
    <w:rsid w:val="009D2928"/>
    <w:rsid w:val="009D2B32"/>
    <w:rsid w:val="009D2C06"/>
    <w:rsid w:val="009D2C0D"/>
    <w:rsid w:val="009D341F"/>
    <w:rsid w:val="009D3C8A"/>
    <w:rsid w:val="009D3F42"/>
    <w:rsid w:val="009D40FC"/>
    <w:rsid w:val="009D4264"/>
    <w:rsid w:val="009D47FA"/>
    <w:rsid w:val="009D48A7"/>
    <w:rsid w:val="009D4C8C"/>
    <w:rsid w:val="009D4E7C"/>
    <w:rsid w:val="009D5389"/>
    <w:rsid w:val="009D59B9"/>
    <w:rsid w:val="009D673B"/>
    <w:rsid w:val="009D6884"/>
    <w:rsid w:val="009D6973"/>
    <w:rsid w:val="009D6F1E"/>
    <w:rsid w:val="009D7260"/>
    <w:rsid w:val="009D7272"/>
    <w:rsid w:val="009D7EC3"/>
    <w:rsid w:val="009E04A7"/>
    <w:rsid w:val="009E0757"/>
    <w:rsid w:val="009E0CEE"/>
    <w:rsid w:val="009E0DF8"/>
    <w:rsid w:val="009E0E3A"/>
    <w:rsid w:val="009E12F9"/>
    <w:rsid w:val="009E13A8"/>
    <w:rsid w:val="009E2A2D"/>
    <w:rsid w:val="009E2CDB"/>
    <w:rsid w:val="009E2E1B"/>
    <w:rsid w:val="009E3084"/>
    <w:rsid w:val="009E310D"/>
    <w:rsid w:val="009E32C7"/>
    <w:rsid w:val="009E3ABB"/>
    <w:rsid w:val="009E42D7"/>
    <w:rsid w:val="009E45D3"/>
    <w:rsid w:val="009E4BB2"/>
    <w:rsid w:val="009E4DA5"/>
    <w:rsid w:val="009E513D"/>
    <w:rsid w:val="009E5609"/>
    <w:rsid w:val="009E5D8B"/>
    <w:rsid w:val="009E5D96"/>
    <w:rsid w:val="009E5FD6"/>
    <w:rsid w:val="009E6297"/>
    <w:rsid w:val="009E62F1"/>
    <w:rsid w:val="009E6692"/>
    <w:rsid w:val="009E7076"/>
    <w:rsid w:val="009E7258"/>
    <w:rsid w:val="009E7588"/>
    <w:rsid w:val="009E75F4"/>
    <w:rsid w:val="009E797D"/>
    <w:rsid w:val="009E7CBC"/>
    <w:rsid w:val="009F0186"/>
    <w:rsid w:val="009F053F"/>
    <w:rsid w:val="009F05FF"/>
    <w:rsid w:val="009F0A25"/>
    <w:rsid w:val="009F10B5"/>
    <w:rsid w:val="009F1391"/>
    <w:rsid w:val="009F1C8C"/>
    <w:rsid w:val="009F1C93"/>
    <w:rsid w:val="009F25C4"/>
    <w:rsid w:val="009F2667"/>
    <w:rsid w:val="009F2A8E"/>
    <w:rsid w:val="009F3117"/>
    <w:rsid w:val="009F37C9"/>
    <w:rsid w:val="009F38EE"/>
    <w:rsid w:val="009F3A00"/>
    <w:rsid w:val="009F481F"/>
    <w:rsid w:val="009F5009"/>
    <w:rsid w:val="009F5215"/>
    <w:rsid w:val="009F53CF"/>
    <w:rsid w:val="009F5602"/>
    <w:rsid w:val="009F58BE"/>
    <w:rsid w:val="009F5AD4"/>
    <w:rsid w:val="009F5CA1"/>
    <w:rsid w:val="009F5E2B"/>
    <w:rsid w:val="009F6AC7"/>
    <w:rsid w:val="009F6C8D"/>
    <w:rsid w:val="00A0009B"/>
    <w:rsid w:val="00A018FD"/>
    <w:rsid w:val="00A02463"/>
    <w:rsid w:val="00A0277F"/>
    <w:rsid w:val="00A02A63"/>
    <w:rsid w:val="00A02B71"/>
    <w:rsid w:val="00A02C6B"/>
    <w:rsid w:val="00A02EAF"/>
    <w:rsid w:val="00A0351C"/>
    <w:rsid w:val="00A0363E"/>
    <w:rsid w:val="00A03965"/>
    <w:rsid w:val="00A0445F"/>
    <w:rsid w:val="00A0467B"/>
    <w:rsid w:val="00A04EAF"/>
    <w:rsid w:val="00A05D4C"/>
    <w:rsid w:val="00A060E9"/>
    <w:rsid w:val="00A0658A"/>
    <w:rsid w:val="00A0672C"/>
    <w:rsid w:val="00A06A70"/>
    <w:rsid w:val="00A06B02"/>
    <w:rsid w:val="00A06F97"/>
    <w:rsid w:val="00A076BD"/>
    <w:rsid w:val="00A07925"/>
    <w:rsid w:val="00A1015E"/>
    <w:rsid w:val="00A102C3"/>
    <w:rsid w:val="00A1057B"/>
    <w:rsid w:val="00A107D2"/>
    <w:rsid w:val="00A108F2"/>
    <w:rsid w:val="00A10B04"/>
    <w:rsid w:val="00A10CFB"/>
    <w:rsid w:val="00A11179"/>
    <w:rsid w:val="00A115FA"/>
    <w:rsid w:val="00A117E9"/>
    <w:rsid w:val="00A11913"/>
    <w:rsid w:val="00A119DA"/>
    <w:rsid w:val="00A11D73"/>
    <w:rsid w:val="00A11E17"/>
    <w:rsid w:val="00A12D59"/>
    <w:rsid w:val="00A13BF5"/>
    <w:rsid w:val="00A13E36"/>
    <w:rsid w:val="00A13F33"/>
    <w:rsid w:val="00A14CE4"/>
    <w:rsid w:val="00A14EF8"/>
    <w:rsid w:val="00A150C6"/>
    <w:rsid w:val="00A156C4"/>
    <w:rsid w:val="00A1599B"/>
    <w:rsid w:val="00A16106"/>
    <w:rsid w:val="00A167B0"/>
    <w:rsid w:val="00A16874"/>
    <w:rsid w:val="00A16A13"/>
    <w:rsid w:val="00A16B74"/>
    <w:rsid w:val="00A16DC9"/>
    <w:rsid w:val="00A17A59"/>
    <w:rsid w:val="00A17C7C"/>
    <w:rsid w:val="00A17EEF"/>
    <w:rsid w:val="00A2050B"/>
    <w:rsid w:val="00A20C13"/>
    <w:rsid w:val="00A2116A"/>
    <w:rsid w:val="00A21C97"/>
    <w:rsid w:val="00A21CA7"/>
    <w:rsid w:val="00A21F10"/>
    <w:rsid w:val="00A22A18"/>
    <w:rsid w:val="00A22A4F"/>
    <w:rsid w:val="00A22D5E"/>
    <w:rsid w:val="00A22E00"/>
    <w:rsid w:val="00A22E53"/>
    <w:rsid w:val="00A23280"/>
    <w:rsid w:val="00A23647"/>
    <w:rsid w:val="00A23675"/>
    <w:rsid w:val="00A236AE"/>
    <w:rsid w:val="00A24425"/>
    <w:rsid w:val="00A2446E"/>
    <w:rsid w:val="00A245AA"/>
    <w:rsid w:val="00A24896"/>
    <w:rsid w:val="00A24B74"/>
    <w:rsid w:val="00A25A05"/>
    <w:rsid w:val="00A25C3A"/>
    <w:rsid w:val="00A25D94"/>
    <w:rsid w:val="00A25EC3"/>
    <w:rsid w:val="00A26412"/>
    <w:rsid w:val="00A26421"/>
    <w:rsid w:val="00A26C54"/>
    <w:rsid w:val="00A26CD6"/>
    <w:rsid w:val="00A273E5"/>
    <w:rsid w:val="00A27467"/>
    <w:rsid w:val="00A2755A"/>
    <w:rsid w:val="00A27BE8"/>
    <w:rsid w:val="00A300F5"/>
    <w:rsid w:val="00A30DC0"/>
    <w:rsid w:val="00A30E00"/>
    <w:rsid w:val="00A3108B"/>
    <w:rsid w:val="00A317C1"/>
    <w:rsid w:val="00A31BBC"/>
    <w:rsid w:val="00A31CC3"/>
    <w:rsid w:val="00A324ED"/>
    <w:rsid w:val="00A32B1F"/>
    <w:rsid w:val="00A32B33"/>
    <w:rsid w:val="00A32F32"/>
    <w:rsid w:val="00A3309E"/>
    <w:rsid w:val="00A330CD"/>
    <w:rsid w:val="00A33767"/>
    <w:rsid w:val="00A33E0A"/>
    <w:rsid w:val="00A3439B"/>
    <w:rsid w:val="00A34C62"/>
    <w:rsid w:val="00A34CEE"/>
    <w:rsid w:val="00A34D3F"/>
    <w:rsid w:val="00A355F9"/>
    <w:rsid w:val="00A35F2B"/>
    <w:rsid w:val="00A3628B"/>
    <w:rsid w:val="00A3638F"/>
    <w:rsid w:val="00A3670B"/>
    <w:rsid w:val="00A36A74"/>
    <w:rsid w:val="00A36A8A"/>
    <w:rsid w:val="00A36AC7"/>
    <w:rsid w:val="00A36F1E"/>
    <w:rsid w:val="00A37036"/>
    <w:rsid w:val="00A3709C"/>
    <w:rsid w:val="00A37463"/>
    <w:rsid w:val="00A3769C"/>
    <w:rsid w:val="00A37951"/>
    <w:rsid w:val="00A37ACB"/>
    <w:rsid w:val="00A37E2E"/>
    <w:rsid w:val="00A4000C"/>
    <w:rsid w:val="00A400DE"/>
    <w:rsid w:val="00A400E1"/>
    <w:rsid w:val="00A406D5"/>
    <w:rsid w:val="00A406DE"/>
    <w:rsid w:val="00A408CC"/>
    <w:rsid w:val="00A408D7"/>
    <w:rsid w:val="00A40BFF"/>
    <w:rsid w:val="00A40DBB"/>
    <w:rsid w:val="00A41548"/>
    <w:rsid w:val="00A416CE"/>
    <w:rsid w:val="00A41C25"/>
    <w:rsid w:val="00A41C65"/>
    <w:rsid w:val="00A41CA0"/>
    <w:rsid w:val="00A41F68"/>
    <w:rsid w:val="00A420E4"/>
    <w:rsid w:val="00A424BE"/>
    <w:rsid w:val="00A4250F"/>
    <w:rsid w:val="00A431AD"/>
    <w:rsid w:val="00A4355E"/>
    <w:rsid w:val="00A43780"/>
    <w:rsid w:val="00A43888"/>
    <w:rsid w:val="00A439AC"/>
    <w:rsid w:val="00A43BFE"/>
    <w:rsid w:val="00A443F1"/>
    <w:rsid w:val="00A447CD"/>
    <w:rsid w:val="00A44888"/>
    <w:rsid w:val="00A44A40"/>
    <w:rsid w:val="00A44BD9"/>
    <w:rsid w:val="00A44C03"/>
    <w:rsid w:val="00A451DA"/>
    <w:rsid w:val="00A45299"/>
    <w:rsid w:val="00A45AB3"/>
    <w:rsid w:val="00A46E68"/>
    <w:rsid w:val="00A47A74"/>
    <w:rsid w:val="00A47EDF"/>
    <w:rsid w:val="00A51120"/>
    <w:rsid w:val="00A5167E"/>
    <w:rsid w:val="00A51889"/>
    <w:rsid w:val="00A51B58"/>
    <w:rsid w:val="00A51BF3"/>
    <w:rsid w:val="00A51CB4"/>
    <w:rsid w:val="00A52396"/>
    <w:rsid w:val="00A52979"/>
    <w:rsid w:val="00A52F7D"/>
    <w:rsid w:val="00A530C8"/>
    <w:rsid w:val="00A532D8"/>
    <w:rsid w:val="00A53439"/>
    <w:rsid w:val="00A535AD"/>
    <w:rsid w:val="00A5385F"/>
    <w:rsid w:val="00A53AC2"/>
    <w:rsid w:val="00A54279"/>
    <w:rsid w:val="00A545AF"/>
    <w:rsid w:val="00A5484F"/>
    <w:rsid w:val="00A54DA5"/>
    <w:rsid w:val="00A55575"/>
    <w:rsid w:val="00A55E0F"/>
    <w:rsid w:val="00A565F0"/>
    <w:rsid w:val="00A567A4"/>
    <w:rsid w:val="00A56A64"/>
    <w:rsid w:val="00A56CC2"/>
    <w:rsid w:val="00A5764A"/>
    <w:rsid w:val="00A577B8"/>
    <w:rsid w:val="00A57CA2"/>
    <w:rsid w:val="00A601B0"/>
    <w:rsid w:val="00A606D2"/>
    <w:rsid w:val="00A609CA"/>
    <w:rsid w:val="00A60AB4"/>
    <w:rsid w:val="00A614EF"/>
    <w:rsid w:val="00A61676"/>
    <w:rsid w:val="00A61B33"/>
    <w:rsid w:val="00A61FDF"/>
    <w:rsid w:val="00A6226A"/>
    <w:rsid w:val="00A62688"/>
    <w:rsid w:val="00A626D9"/>
    <w:rsid w:val="00A62881"/>
    <w:rsid w:val="00A629F5"/>
    <w:rsid w:val="00A62BE6"/>
    <w:rsid w:val="00A630B7"/>
    <w:rsid w:val="00A63453"/>
    <w:rsid w:val="00A6352F"/>
    <w:rsid w:val="00A6361C"/>
    <w:rsid w:val="00A63719"/>
    <w:rsid w:val="00A6371E"/>
    <w:rsid w:val="00A63CC1"/>
    <w:rsid w:val="00A63EC2"/>
    <w:rsid w:val="00A63ECD"/>
    <w:rsid w:val="00A640D3"/>
    <w:rsid w:val="00A64456"/>
    <w:rsid w:val="00A65244"/>
    <w:rsid w:val="00A6588F"/>
    <w:rsid w:val="00A659BB"/>
    <w:rsid w:val="00A65D54"/>
    <w:rsid w:val="00A65E4D"/>
    <w:rsid w:val="00A660CC"/>
    <w:rsid w:val="00A660F5"/>
    <w:rsid w:val="00A6616F"/>
    <w:rsid w:val="00A661AA"/>
    <w:rsid w:val="00A66509"/>
    <w:rsid w:val="00A6692C"/>
    <w:rsid w:val="00A66C8A"/>
    <w:rsid w:val="00A6709E"/>
    <w:rsid w:val="00A67BEA"/>
    <w:rsid w:val="00A67CEC"/>
    <w:rsid w:val="00A70C8B"/>
    <w:rsid w:val="00A70DB9"/>
    <w:rsid w:val="00A71165"/>
    <w:rsid w:val="00A71AC2"/>
    <w:rsid w:val="00A723B2"/>
    <w:rsid w:val="00A726AD"/>
    <w:rsid w:val="00A72BE9"/>
    <w:rsid w:val="00A72C57"/>
    <w:rsid w:val="00A73167"/>
    <w:rsid w:val="00A735DE"/>
    <w:rsid w:val="00A73C26"/>
    <w:rsid w:val="00A73DFE"/>
    <w:rsid w:val="00A743FC"/>
    <w:rsid w:val="00A74654"/>
    <w:rsid w:val="00A749C9"/>
    <w:rsid w:val="00A74CAD"/>
    <w:rsid w:val="00A74E00"/>
    <w:rsid w:val="00A753C5"/>
    <w:rsid w:val="00A7555F"/>
    <w:rsid w:val="00A759ED"/>
    <w:rsid w:val="00A76742"/>
    <w:rsid w:val="00A76F29"/>
    <w:rsid w:val="00A77184"/>
    <w:rsid w:val="00A77A94"/>
    <w:rsid w:val="00A77D24"/>
    <w:rsid w:val="00A800FE"/>
    <w:rsid w:val="00A804B0"/>
    <w:rsid w:val="00A804DF"/>
    <w:rsid w:val="00A80898"/>
    <w:rsid w:val="00A81238"/>
    <w:rsid w:val="00A8141A"/>
    <w:rsid w:val="00A81C1A"/>
    <w:rsid w:val="00A81C20"/>
    <w:rsid w:val="00A821E6"/>
    <w:rsid w:val="00A82296"/>
    <w:rsid w:val="00A82303"/>
    <w:rsid w:val="00A823E7"/>
    <w:rsid w:val="00A82421"/>
    <w:rsid w:val="00A82749"/>
    <w:rsid w:val="00A8297A"/>
    <w:rsid w:val="00A82AEC"/>
    <w:rsid w:val="00A83158"/>
    <w:rsid w:val="00A831B8"/>
    <w:rsid w:val="00A8330D"/>
    <w:rsid w:val="00A8345F"/>
    <w:rsid w:val="00A83BF4"/>
    <w:rsid w:val="00A8467E"/>
    <w:rsid w:val="00A846EE"/>
    <w:rsid w:val="00A850DA"/>
    <w:rsid w:val="00A85114"/>
    <w:rsid w:val="00A85611"/>
    <w:rsid w:val="00A858F4"/>
    <w:rsid w:val="00A8595D"/>
    <w:rsid w:val="00A85FC3"/>
    <w:rsid w:val="00A8613D"/>
    <w:rsid w:val="00A8619D"/>
    <w:rsid w:val="00A8702A"/>
    <w:rsid w:val="00A87288"/>
    <w:rsid w:val="00A87450"/>
    <w:rsid w:val="00A8749C"/>
    <w:rsid w:val="00A875BA"/>
    <w:rsid w:val="00A87A02"/>
    <w:rsid w:val="00A90BCB"/>
    <w:rsid w:val="00A90CA9"/>
    <w:rsid w:val="00A9110C"/>
    <w:rsid w:val="00A912E7"/>
    <w:rsid w:val="00A913C2"/>
    <w:rsid w:val="00A919C6"/>
    <w:rsid w:val="00A92707"/>
    <w:rsid w:val="00A9286E"/>
    <w:rsid w:val="00A92E1E"/>
    <w:rsid w:val="00A92EC5"/>
    <w:rsid w:val="00A92FD1"/>
    <w:rsid w:val="00A931C2"/>
    <w:rsid w:val="00A93294"/>
    <w:rsid w:val="00A93CDF"/>
    <w:rsid w:val="00A9428B"/>
    <w:rsid w:val="00A9451C"/>
    <w:rsid w:val="00A9476F"/>
    <w:rsid w:val="00A94E0D"/>
    <w:rsid w:val="00A95034"/>
    <w:rsid w:val="00A950B4"/>
    <w:rsid w:val="00A95103"/>
    <w:rsid w:val="00A957D0"/>
    <w:rsid w:val="00A96794"/>
    <w:rsid w:val="00A968FF"/>
    <w:rsid w:val="00A96A1B"/>
    <w:rsid w:val="00A96B1F"/>
    <w:rsid w:val="00A96C7B"/>
    <w:rsid w:val="00A96CD7"/>
    <w:rsid w:val="00A97745"/>
    <w:rsid w:val="00A97859"/>
    <w:rsid w:val="00A97F6F"/>
    <w:rsid w:val="00AA0016"/>
    <w:rsid w:val="00AA04A1"/>
    <w:rsid w:val="00AA0573"/>
    <w:rsid w:val="00AA0D01"/>
    <w:rsid w:val="00AA102B"/>
    <w:rsid w:val="00AA1D4A"/>
    <w:rsid w:val="00AA1FC1"/>
    <w:rsid w:val="00AA2196"/>
    <w:rsid w:val="00AA241A"/>
    <w:rsid w:val="00AA2420"/>
    <w:rsid w:val="00AA2E27"/>
    <w:rsid w:val="00AA333F"/>
    <w:rsid w:val="00AA35A8"/>
    <w:rsid w:val="00AA3769"/>
    <w:rsid w:val="00AA3E3F"/>
    <w:rsid w:val="00AA4C6C"/>
    <w:rsid w:val="00AA50DE"/>
    <w:rsid w:val="00AA56A9"/>
    <w:rsid w:val="00AA5973"/>
    <w:rsid w:val="00AA5A49"/>
    <w:rsid w:val="00AA5E5B"/>
    <w:rsid w:val="00AA5ED1"/>
    <w:rsid w:val="00AA6240"/>
    <w:rsid w:val="00AA634F"/>
    <w:rsid w:val="00AA6D9F"/>
    <w:rsid w:val="00AA7157"/>
    <w:rsid w:val="00AA72C4"/>
    <w:rsid w:val="00AA7EF5"/>
    <w:rsid w:val="00AB01B4"/>
    <w:rsid w:val="00AB01BD"/>
    <w:rsid w:val="00AB08E2"/>
    <w:rsid w:val="00AB099C"/>
    <w:rsid w:val="00AB0A2A"/>
    <w:rsid w:val="00AB0BE2"/>
    <w:rsid w:val="00AB0EDF"/>
    <w:rsid w:val="00AB1859"/>
    <w:rsid w:val="00AB1D2A"/>
    <w:rsid w:val="00AB3042"/>
    <w:rsid w:val="00AB30F5"/>
    <w:rsid w:val="00AB338E"/>
    <w:rsid w:val="00AB3393"/>
    <w:rsid w:val="00AB36F5"/>
    <w:rsid w:val="00AB39B7"/>
    <w:rsid w:val="00AB4928"/>
    <w:rsid w:val="00AB4DF6"/>
    <w:rsid w:val="00AB55AE"/>
    <w:rsid w:val="00AB57C6"/>
    <w:rsid w:val="00AB57DA"/>
    <w:rsid w:val="00AB5F91"/>
    <w:rsid w:val="00AB6075"/>
    <w:rsid w:val="00AB6222"/>
    <w:rsid w:val="00AB6837"/>
    <w:rsid w:val="00AB6BE0"/>
    <w:rsid w:val="00AB78EA"/>
    <w:rsid w:val="00AB79FC"/>
    <w:rsid w:val="00AB7A57"/>
    <w:rsid w:val="00AB7C88"/>
    <w:rsid w:val="00AB7DAD"/>
    <w:rsid w:val="00AC00B3"/>
    <w:rsid w:val="00AC01CB"/>
    <w:rsid w:val="00AC032D"/>
    <w:rsid w:val="00AC034F"/>
    <w:rsid w:val="00AC04F1"/>
    <w:rsid w:val="00AC05EA"/>
    <w:rsid w:val="00AC0BC2"/>
    <w:rsid w:val="00AC12D1"/>
    <w:rsid w:val="00AC2256"/>
    <w:rsid w:val="00AC25F8"/>
    <w:rsid w:val="00AC26B0"/>
    <w:rsid w:val="00AC2C36"/>
    <w:rsid w:val="00AC2F54"/>
    <w:rsid w:val="00AC301D"/>
    <w:rsid w:val="00AC377F"/>
    <w:rsid w:val="00AC385C"/>
    <w:rsid w:val="00AC3D6E"/>
    <w:rsid w:val="00AC4C11"/>
    <w:rsid w:val="00AC577D"/>
    <w:rsid w:val="00AC5E69"/>
    <w:rsid w:val="00AC6221"/>
    <w:rsid w:val="00AC668C"/>
    <w:rsid w:val="00AC6D92"/>
    <w:rsid w:val="00AC73D9"/>
    <w:rsid w:val="00AC7414"/>
    <w:rsid w:val="00AC7516"/>
    <w:rsid w:val="00AC7551"/>
    <w:rsid w:val="00AC7647"/>
    <w:rsid w:val="00AC77FB"/>
    <w:rsid w:val="00AC7A44"/>
    <w:rsid w:val="00AC7CF8"/>
    <w:rsid w:val="00AD0151"/>
    <w:rsid w:val="00AD01A8"/>
    <w:rsid w:val="00AD0ABF"/>
    <w:rsid w:val="00AD0C4D"/>
    <w:rsid w:val="00AD0EB7"/>
    <w:rsid w:val="00AD1441"/>
    <w:rsid w:val="00AD1A0A"/>
    <w:rsid w:val="00AD1AD0"/>
    <w:rsid w:val="00AD1B3C"/>
    <w:rsid w:val="00AD1BEB"/>
    <w:rsid w:val="00AD2077"/>
    <w:rsid w:val="00AD227F"/>
    <w:rsid w:val="00AD22DD"/>
    <w:rsid w:val="00AD2376"/>
    <w:rsid w:val="00AD23ED"/>
    <w:rsid w:val="00AD2A6C"/>
    <w:rsid w:val="00AD2BC0"/>
    <w:rsid w:val="00AD2D26"/>
    <w:rsid w:val="00AD2E08"/>
    <w:rsid w:val="00AD2E57"/>
    <w:rsid w:val="00AD35F4"/>
    <w:rsid w:val="00AD3783"/>
    <w:rsid w:val="00AD3C18"/>
    <w:rsid w:val="00AD434A"/>
    <w:rsid w:val="00AD46A7"/>
    <w:rsid w:val="00AD4881"/>
    <w:rsid w:val="00AD4FDE"/>
    <w:rsid w:val="00AD50A4"/>
    <w:rsid w:val="00AD5239"/>
    <w:rsid w:val="00AD52BC"/>
    <w:rsid w:val="00AD548E"/>
    <w:rsid w:val="00AD5A1F"/>
    <w:rsid w:val="00AD5BD1"/>
    <w:rsid w:val="00AD5C42"/>
    <w:rsid w:val="00AD67E3"/>
    <w:rsid w:val="00AD6A94"/>
    <w:rsid w:val="00AD6AC5"/>
    <w:rsid w:val="00AD6DD6"/>
    <w:rsid w:val="00AD724C"/>
    <w:rsid w:val="00AD7521"/>
    <w:rsid w:val="00AD7FD4"/>
    <w:rsid w:val="00AE02E2"/>
    <w:rsid w:val="00AE0639"/>
    <w:rsid w:val="00AE0731"/>
    <w:rsid w:val="00AE0DE4"/>
    <w:rsid w:val="00AE1585"/>
    <w:rsid w:val="00AE1969"/>
    <w:rsid w:val="00AE1BBF"/>
    <w:rsid w:val="00AE34B3"/>
    <w:rsid w:val="00AE3C93"/>
    <w:rsid w:val="00AE402C"/>
    <w:rsid w:val="00AE4058"/>
    <w:rsid w:val="00AE40E7"/>
    <w:rsid w:val="00AE4683"/>
    <w:rsid w:val="00AE4BE7"/>
    <w:rsid w:val="00AE4EB3"/>
    <w:rsid w:val="00AE4FBF"/>
    <w:rsid w:val="00AE56F2"/>
    <w:rsid w:val="00AE614F"/>
    <w:rsid w:val="00AE66F5"/>
    <w:rsid w:val="00AE6A5B"/>
    <w:rsid w:val="00AE6C56"/>
    <w:rsid w:val="00AE7033"/>
    <w:rsid w:val="00AE7162"/>
    <w:rsid w:val="00AE7209"/>
    <w:rsid w:val="00AE749B"/>
    <w:rsid w:val="00AE7810"/>
    <w:rsid w:val="00AE7984"/>
    <w:rsid w:val="00AE7CD2"/>
    <w:rsid w:val="00AF0773"/>
    <w:rsid w:val="00AF0FDD"/>
    <w:rsid w:val="00AF15F8"/>
    <w:rsid w:val="00AF1950"/>
    <w:rsid w:val="00AF1B21"/>
    <w:rsid w:val="00AF1D45"/>
    <w:rsid w:val="00AF1F03"/>
    <w:rsid w:val="00AF23BC"/>
    <w:rsid w:val="00AF27E0"/>
    <w:rsid w:val="00AF32CB"/>
    <w:rsid w:val="00AF3826"/>
    <w:rsid w:val="00AF3931"/>
    <w:rsid w:val="00AF3A93"/>
    <w:rsid w:val="00AF3CA3"/>
    <w:rsid w:val="00AF3DB5"/>
    <w:rsid w:val="00AF3FC0"/>
    <w:rsid w:val="00AF4251"/>
    <w:rsid w:val="00AF45AC"/>
    <w:rsid w:val="00AF4634"/>
    <w:rsid w:val="00AF4666"/>
    <w:rsid w:val="00AF48B0"/>
    <w:rsid w:val="00AF4B25"/>
    <w:rsid w:val="00AF4CA9"/>
    <w:rsid w:val="00AF4CAE"/>
    <w:rsid w:val="00AF4E9F"/>
    <w:rsid w:val="00AF4F06"/>
    <w:rsid w:val="00AF4F7B"/>
    <w:rsid w:val="00AF4F8D"/>
    <w:rsid w:val="00AF4FE6"/>
    <w:rsid w:val="00AF568C"/>
    <w:rsid w:val="00AF5803"/>
    <w:rsid w:val="00AF585F"/>
    <w:rsid w:val="00AF5948"/>
    <w:rsid w:val="00AF5FF4"/>
    <w:rsid w:val="00AF6598"/>
    <w:rsid w:val="00AF69C1"/>
    <w:rsid w:val="00AF6B92"/>
    <w:rsid w:val="00AF7215"/>
    <w:rsid w:val="00AF747B"/>
    <w:rsid w:val="00AF7B27"/>
    <w:rsid w:val="00AF7CBE"/>
    <w:rsid w:val="00B00746"/>
    <w:rsid w:val="00B00FF4"/>
    <w:rsid w:val="00B01017"/>
    <w:rsid w:val="00B011E6"/>
    <w:rsid w:val="00B0122B"/>
    <w:rsid w:val="00B012EE"/>
    <w:rsid w:val="00B01850"/>
    <w:rsid w:val="00B01B33"/>
    <w:rsid w:val="00B01CA4"/>
    <w:rsid w:val="00B01EF4"/>
    <w:rsid w:val="00B02C09"/>
    <w:rsid w:val="00B02D60"/>
    <w:rsid w:val="00B02D6F"/>
    <w:rsid w:val="00B030A5"/>
    <w:rsid w:val="00B03189"/>
    <w:rsid w:val="00B035ED"/>
    <w:rsid w:val="00B03A2A"/>
    <w:rsid w:val="00B03B8A"/>
    <w:rsid w:val="00B03BFD"/>
    <w:rsid w:val="00B03EC5"/>
    <w:rsid w:val="00B03F7C"/>
    <w:rsid w:val="00B04836"/>
    <w:rsid w:val="00B04F4A"/>
    <w:rsid w:val="00B05398"/>
    <w:rsid w:val="00B058C1"/>
    <w:rsid w:val="00B05999"/>
    <w:rsid w:val="00B06084"/>
    <w:rsid w:val="00B0620F"/>
    <w:rsid w:val="00B06547"/>
    <w:rsid w:val="00B065A5"/>
    <w:rsid w:val="00B06624"/>
    <w:rsid w:val="00B06D7D"/>
    <w:rsid w:val="00B070DF"/>
    <w:rsid w:val="00B07490"/>
    <w:rsid w:val="00B07740"/>
    <w:rsid w:val="00B077E6"/>
    <w:rsid w:val="00B078F5"/>
    <w:rsid w:val="00B07983"/>
    <w:rsid w:val="00B07A48"/>
    <w:rsid w:val="00B07B53"/>
    <w:rsid w:val="00B10481"/>
    <w:rsid w:val="00B10A3B"/>
    <w:rsid w:val="00B11002"/>
    <w:rsid w:val="00B11505"/>
    <w:rsid w:val="00B11591"/>
    <w:rsid w:val="00B11A46"/>
    <w:rsid w:val="00B1244B"/>
    <w:rsid w:val="00B12D4F"/>
    <w:rsid w:val="00B12D9A"/>
    <w:rsid w:val="00B12FA6"/>
    <w:rsid w:val="00B131EB"/>
    <w:rsid w:val="00B1324C"/>
    <w:rsid w:val="00B13337"/>
    <w:rsid w:val="00B135F5"/>
    <w:rsid w:val="00B13943"/>
    <w:rsid w:val="00B13989"/>
    <w:rsid w:val="00B141B5"/>
    <w:rsid w:val="00B14516"/>
    <w:rsid w:val="00B145F9"/>
    <w:rsid w:val="00B1463E"/>
    <w:rsid w:val="00B15336"/>
    <w:rsid w:val="00B1551D"/>
    <w:rsid w:val="00B15A0B"/>
    <w:rsid w:val="00B15AE6"/>
    <w:rsid w:val="00B15B0D"/>
    <w:rsid w:val="00B15E0E"/>
    <w:rsid w:val="00B161CA"/>
    <w:rsid w:val="00B162CD"/>
    <w:rsid w:val="00B1676D"/>
    <w:rsid w:val="00B16AB2"/>
    <w:rsid w:val="00B1764C"/>
    <w:rsid w:val="00B1791D"/>
    <w:rsid w:val="00B179A4"/>
    <w:rsid w:val="00B17B6E"/>
    <w:rsid w:val="00B202B3"/>
    <w:rsid w:val="00B203E0"/>
    <w:rsid w:val="00B20448"/>
    <w:rsid w:val="00B206E7"/>
    <w:rsid w:val="00B20970"/>
    <w:rsid w:val="00B20C28"/>
    <w:rsid w:val="00B213DE"/>
    <w:rsid w:val="00B2178B"/>
    <w:rsid w:val="00B21D26"/>
    <w:rsid w:val="00B22441"/>
    <w:rsid w:val="00B22781"/>
    <w:rsid w:val="00B22974"/>
    <w:rsid w:val="00B23308"/>
    <w:rsid w:val="00B235BF"/>
    <w:rsid w:val="00B23A89"/>
    <w:rsid w:val="00B23BC4"/>
    <w:rsid w:val="00B2431F"/>
    <w:rsid w:val="00B24EBF"/>
    <w:rsid w:val="00B24F32"/>
    <w:rsid w:val="00B2588C"/>
    <w:rsid w:val="00B25A7C"/>
    <w:rsid w:val="00B25E41"/>
    <w:rsid w:val="00B25F79"/>
    <w:rsid w:val="00B260DE"/>
    <w:rsid w:val="00B26435"/>
    <w:rsid w:val="00B2650E"/>
    <w:rsid w:val="00B26DF3"/>
    <w:rsid w:val="00B26E22"/>
    <w:rsid w:val="00B27D3A"/>
    <w:rsid w:val="00B303DC"/>
    <w:rsid w:val="00B30625"/>
    <w:rsid w:val="00B30696"/>
    <w:rsid w:val="00B30794"/>
    <w:rsid w:val="00B308B2"/>
    <w:rsid w:val="00B30A01"/>
    <w:rsid w:val="00B30A59"/>
    <w:rsid w:val="00B30A94"/>
    <w:rsid w:val="00B31262"/>
    <w:rsid w:val="00B32D90"/>
    <w:rsid w:val="00B33139"/>
    <w:rsid w:val="00B33807"/>
    <w:rsid w:val="00B3381B"/>
    <w:rsid w:val="00B33864"/>
    <w:rsid w:val="00B3387B"/>
    <w:rsid w:val="00B338A1"/>
    <w:rsid w:val="00B338C9"/>
    <w:rsid w:val="00B33E1D"/>
    <w:rsid w:val="00B33FEA"/>
    <w:rsid w:val="00B34121"/>
    <w:rsid w:val="00B346DF"/>
    <w:rsid w:val="00B34C06"/>
    <w:rsid w:val="00B35358"/>
    <w:rsid w:val="00B353A2"/>
    <w:rsid w:val="00B35B5C"/>
    <w:rsid w:val="00B363C9"/>
    <w:rsid w:val="00B36629"/>
    <w:rsid w:val="00B36872"/>
    <w:rsid w:val="00B37CCF"/>
    <w:rsid w:val="00B37D30"/>
    <w:rsid w:val="00B40367"/>
    <w:rsid w:val="00B403D9"/>
    <w:rsid w:val="00B40B65"/>
    <w:rsid w:val="00B40E48"/>
    <w:rsid w:val="00B41118"/>
    <w:rsid w:val="00B41384"/>
    <w:rsid w:val="00B414C8"/>
    <w:rsid w:val="00B414F1"/>
    <w:rsid w:val="00B4151E"/>
    <w:rsid w:val="00B41530"/>
    <w:rsid w:val="00B416FD"/>
    <w:rsid w:val="00B41C29"/>
    <w:rsid w:val="00B41C84"/>
    <w:rsid w:val="00B42331"/>
    <w:rsid w:val="00B42E51"/>
    <w:rsid w:val="00B43063"/>
    <w:rsid w:val="00B43328"/>
    <w:rsid w:val="00B435DA"/>
    <w:rsid w:val="00B437EE"/>
    <w:rsid w:val="00B43A06"/>
    <w:rsid w:val="00B43A2D"/>
    <w:rsid w:val="00B43C3F"/>
    <w:rsid w:val="00B44231"/>
    <w:rsid w:val="00B44472"/>
    <w:rsid w:val="00B445BB"/>
    <w:rsid w:val="00B446CA"/>
    <w:rsid w:val="00B44AEE"/>
    <w:rsid w:val="00B451D5"/>
    <w:rsid w:val="00B455E7"/>
    <w:rsid w:val="00B45B60"/>
    <w:rsid w:val="00B45CD7"/>
    <w:rsid w:val="00B45EEC"/>
    <w:rsid w:val="00B46428"/>
    <w:rsid w:val="00B46653"/>
    <w:rsid w:val="00B46E3F"/>
    <w:rsid w:val="00B46F1E"/>
    <w:rsid w:val="00B4705A"/>
    <w:rsid w:val="00B479A1"/>
    <w:rsid w:val="00B50417"/>
    <w:rsid w:val="00B50724"/>
    <w:rsid w:val="00B50BB7"/>
    <w:rsid w:val="00B50D29"/>
    <w:rsid w:val="00B50E46"/>
    <w:rsid w:val="00B5169E"/>
    <w:rsid w:val="00B51F22"/>
    <w:rsid w:val="00B51F9C"/>
    <w:rsid w:val="00B522EA"/>
    <w:rsid w:val="00B52390"/>
    <w:rsid w:val="00B5277F"/>
    <w:rsid w:val="00B52C7C"/>
    <w:rsid w:val="00B52FF3"/>
    <w:rsid w:val="00B539AE"/>
    <w:rsid w:val="00B53A37"/>
    <w:rsid w:val="00B53ACE"/>
    <w:rsid w:val="00B53FCC"/>
    <w:rsid w:val="00B54067"/>
    <w:rsid w:val="00B54712"/>
    <w:rsid w:val="00B5481B"/>
    <w:rsid w:val="00B54BB4"/>
    <w:rsid w:val="00B54D19"/>
    <w:rsid w:val="00B54E6A"/>
    <w:rsid w:val="00B54EA0"/>
    <w:rsid w:val="00B554A1"/>
    <w:rsid w:val="00B55816"/>
    <w:rsid w:val="00B55988"/>
    <w:rsid w:val="00B55ACA"/>
    <w:rsid w:val="00B55B19"/>
    <w:rsid w:val="00B55E47"/>
    <w:rsid w:val="00B55E64"/>
    <w:rsid w:val="00B561EC"/>
    <w:rsid w:val="00B56AE8"/>
    <w:rsid w:val="00B56AF5"/>
    <w:rsid w:val="00B56E67"/>
    <w:rsid w:val="00B56F06"/>
    <w:rsid w:val="00B57021"/>
    <w:rsid w:val="00B57765"/>
    <w:rsid w:val="00B57801"/>
    <w:rsid w:val="00B57B22"/>
    <w:rsid w:val="00B57D5E"/>
    <w:rsid w:val="00B57DA7"/>
    <w:rsid w:val="00B60537"/>
    <w:rsid w:val="00B606A3"/>
    <w:rsid w:val="00B6097B"/>
    <w:rsid w:val="00B60DF1"/>
    <w:rsid w:val="00B612AD"/>
    <w:rsid w:val="00B6138F"/>
    <w:rsid w:val="00B61B84"/>
    <w:rsid w:val="00B61D55"/>
    <w:rsid w:val="00B61E8A"/>
    <w:rsid w:val="00B620E2"/>
    <w:rsid w:val="00B625F5"/>
    <w:rsid w:val="00B62B2C"/>
    <w:rsid w:val="00B62E8B"/>
    <w:rsid w:val="00B6326E"/>
    <w:rsid w:val="00B633DB"/>
    <w:rsid w:val="00B63565"/>
    <w:rsid w:val="00B637BD"/>
    <w:rsid w:val="00B637C5"/>
    <w:rsid w:val="00B63B7C"/>
    <w:rsid w:val="00B63E4A"/>
    <w:rsid w:val="00B63F60"/>
    <w:rsid w:val="00B6415E"/>
    <w:rsid w:val="00B643B3"/>
    <w:rsid w:val="00B644FB"/>
    <w:rsid w:val="00B64AA1"/>
    <w:rsid w:val="00B64ACF"/>
    <w:rsid w:val="00B651AC"/>
    <w:rsid w:val="00B653E3"/>
    <w:rsid w:val="00B654AF"/>
    <w:rsid w:val="00B656E6"/>
    <w:rsid w:val="00B65B3A"/>
    <w:rsid w:val="00B664D2"/>
    <w:rsid w:val="00B66536"/>
    <w:rsid w:val="00B666D4"/>
    <w:rsid w:val="00B66705"/>
    <w:rsid w:val="00B66CC0"/>
    <w:rsid w:val="00B66CD7"/>
    <w:rsid w:val="00B673AF"/>
    <w:rsid w:val="00B675C2"/>
    <w:rsid w:val="00B676CE"/>
    <w:rsid w:val="00B67733"/>
    <w:rsid w:val="00B6788F"/>
    <w:rsid w:val="00B678BB"/>
    <w:rsid w:val="00B67914"/>
    <w:rsid w:val="00B6792E"/>
    <w:rsid w:val="00B67EED"/>
    <w:rsid w:val="00B70297"/>
    <w:rsid w:val="00B706E2"/>
    <w:rsid w:val="00B70A18"/>
    <w:rsid w:val="00B70A3E"/>
    <w:rsid w:val="00B713B2"/>
    <w:rsid w:val="00B713F8"/>
    <w:rsid w:val="00B71709"/>
    <w:rsid w:val="00B7178A"/>
    <w:rsid w:val="00B71A61"/>
    <w:rsid w:val="00B71D4D"/>
    <w:rsid w:val="00B72595"/>
    <w:rsid w:val="00B726FC"/>
    <w:rsid w:val="00B727D2"/>
    <w:rsid w:val="00B72E31"/>
    <w:rsid w:val="00B736F1"/>
    <w:rsid w:val="00B737FE"/>
    <w:rsid w:val="00B73DC9"/>
    <w:rsid w:val="00B73DF3"/>
    <w:rsid w:val="00B7456F"/>
    <w:rsid w:val="00B75438"/>
    <w:rsid w:val="00B75480"/>
    <w:rsid w:val="00B754F1"/>
    <w:rsid w:val="00B75685"/>
    <w:rsid w:val="00B758C5"/>
    <w:rsid w:val="00B75902"/>
    <w:rsid w:val="00B75CDE"/>
    <w:rsid w:val="00B76CD4"/>
    <w:rsid w:val="00B7705E"/>
    <w:rsid w:val="00B772FD"/>
    <w:rsid w:val="00B773B4"/>
    <w:rsid w:val="00B804F7"/>
    <w:rsid w:val="00B806EC"/>
    <w:rsid w:val="00B807C9"/>
    <w:rsid w:val="00B80902"/>
    <w:rsid w:val="00B809B2"/>
    <w:rsid w:val="00B813A0"/>
    <w:rsid w:val="00B817E8"/>
    <w:rsid w:val="00B82CD7"/>
    <w:rsid w:val="00B82FA2"/>
    <w:rsid w:val="00B831DD"/>
    <w:rsid w:val="00B83289"/>
    <w:rsid w:val="00B836CF"/>
    <w:rsid w:val="00B84191"/>
    <w:rsid w:val="00B849B9"/>
    <w:rsid w:val="00B849D0"/>
    <w:rsid w:val="00B84B91"/>
    <w:rsid w:val="00B84D0E"/>
    <w:rsid w:val="00B85A38"/>
    <w:rsid w:val="00B8626E"/>
    <w:rsid w:val="00B863DC"/>
    <w:rsid w:val="00B86899"/>
    <w:rsid w:val="00B871F6"/>
    <w:rsid w:val="00B87522"/>
    <w:rsid w:val="00B87647"/>
    <w:rsid w:val="00B8770B"/>
    <w:rsid w:val="00B8775A"/>
    <w:rsid w:val="00B87AE8"/>
    <w:rsid w:val="00B87AF3"/>
    <w:rsid w:val="00B87CCC"/>
    <w:rsid w:val="00B87D34"/>
    <w:rsid w:val="00B90222"/>
    <w:rsid w:val="00B90582"/>
    <w:rsid w:val="00B90AEA"/>
    <w:rsid w:val="00B91F2D"/>
    <w:rsid w:val="00B9277D"/>
    <w:rsid w:val="00B934BF"/>
    <w:rsid w:val="00B937DD"/>
    <w:rsid w:val="00B93BF1"/>
    <w:rsid w:val="00B93DD0"/>
    <w:rsid w:val="00B93F1C"/>
    <w:rsid w:val="00B93F3B"/>
    <w:rsid w:val="00B9499F"/>
    <w:rsid w:val="00B94D52"/>
    <w:rsid w:val="00B95C31"/>
    <w:rsid w:val="00B960C8"/>
    <w:rsid w:val="00B964F7"/>
    <w:rsid w:val="00B96643"/>
    <w:rsid w:val="00B96AD2"/>
    <w:rsid w:val="00B96E07"/>
    <w:rsid w:val="00B9700E"/>
    <w:rsid w:val="00B971FF"/>
    <w:rsid w:val="00B972CA"/>
    <w:rsid w:val="00B97725"/>
    <w:rsid w:val="00B977D1"/>
    <w:rsid w:val="00BA008E"/>
    <w:rsid w:val="00BA02FC"/>
    <w:rsid w:val="00BA0A7D"/>
    <w:rsid w:val="00BA0E41"/>
    <w:rsid w:val="00BA10A7"/>
    <w:rsid w:val="00BA1615"/>
    <w:rsid w:val="00BA242E"/>
    <w:rsid w:val="00BA262D"/>
    <w:rsid w:val="00BA26DB"/>
    <w:rsid w:val="00BA314F"/>
    <w:rsid w:val="00BA319B"/>
    <w:rsid w:val="00BA39E0"/>
    <w:rsid w:val="00BA3B39"/>
    <w:rsid w:val="00BA47EF"/>
    <w:rsid w:val="00BA4BC1"/>
    <w:rsid w:val="00BA4D99"/>
    <w:rsid w:val="00BA510E"/>
    <w:rsid w:val="00BA55A7"/>
    <w:rsid w:val="00BA5A82"/>
    <w:rsid w:val="00BA5D29"/>
    <w:rsid w:val="00BA60BD"/>
    <w:rsid w:val="00BA6121"/>
    <w:rsid w:val="00BA65B6"/>
    <w:rsid w:val="00BA6829"/>
    <w:rsid w:val="00BA6B1B"/>
    <w:rsid w:val="00BA6C4F"/>
    <w:rsid w:val="00BA6D24"/>
    <w:rsid w:val="00BA6E46"/>
    <w:rsid w:val="00BA7442"/>
    <w:rsid w:val="00BA791D"/>
    <w:rsid w:val="00BA7B0C"/>
    <w:rsid w:val="00BA7C77"/>
    <w:rsid w:val="00BA7DBE"/>
    <w:rsid w:val="00BA7DED"/>
    <w:rsid w:val="00BB066F"/>
    <w:rsid w:val="00BB1356"/>
    <w:rsid w:val="00BB13AE"/>
    <w:rsid w:val="00BB18CE"/>
    <w:rsid w:val="00BB1C37"/>
    <w:rsid w:val="00BB28F5"/>
    <w:rsid w:val="00BB29B7"/>
    <w:rsid w:val="00BB2B27"/>
    <w:rsid w:val="00BB349A"/>
    <w:rsid w:val="00BB3552"/>
    <w:rsid w:val="00BB39BC"/>
    <w:rsid w:val="00BB4229"/>
    <w:rsid w:val="00BB46FA"/>
    <w:rsid w:val="00BB5125"/>
    <w:rsid w:val="00BB5408"/>
    <w:rsid w:val="00BB541D"/>
    <w:rsid w:val="00BB5510"/>
    <w:rsid w:val="00BB6065"/>
    <w:rsid w:val="00BB60E4"/>
    <w:rsid w:val="00BB614F"/>
    <w:rsid w:val="00BB68A4"/>
    <w:rsid w:val="00BB6F46"/>
    <w:rsid w:val="00BB72D8"/>
    <w:rsid w:val="00BB754E"/>
    <w:rsid w:val="00BC02DA"/>
    <w:rsid w:val="00BC0A02"/>
    <w:rsid w:val="00BC0D22"/>
    <w:rsid w:val="00BC11CB"/>
    <w:rsid w:val="00BC1299"/>
    <w:rsid w:val="00BC12E1"/>
    <w:rsid w:val="00BC1ADE"/>
    <w:rsid w:val="00BC2251"/>
    <w:rsid w:val="00BC2789"/>
    <w:rsid w:val="00BC2904"/>
    <w:rsid w:val="00BC2D5C"/>
    <w:rsid w:val="00BC2E23"/>
    <w:rsid w:val="00BC34F0"/>
    <w:rsid w:val="00BC3781"/>
    <w:rsid w:val="00BC3D14"/>
    <w:rsid w:val="00BC3DFB"/>
    <w:rsid w:val="00BC4071"/>
    <w:rsid w:val="00BC448E"/>
    <w:rsid w:val="00BC4505"/>
    <w:rsid w:val="00BC4641"/>
    <w:rsid w:val="00BC49C4"/>
    <w:rsid w:val="00BC49E0"/>
    <w:rsid w:val="00BC4B42"/>
    <w:rsid w:val="00BC4C95"/>
    <w:rsid w:val="00BC5773"/>
    <w:rsid w:val="00BC5BB3"/>
    <w:rsid w:val="00BC5CDB"/>
    <w:rsid w:val="00BC5DBB"/>
    <w:rsid w:val="00BC6019"/>
    <w:rsid w:val="00BC692D"/>
    <w:rsid w:val="00BC6B00"/>
    <w:rsid w:val="00BC6ED9"/>
    <w:rsid w:val="00BC718F"/>
    <w:rsid w:val="00BC7D80"/>
    <w:rsid w:val="00BD02E6"/>
    <w:rsid w:val="00BD087D"/>
    <w:rsid w:val="00BD1236"/>
    <w:rsid w:val="00BD141C"/>
    <w:rsid w:val="00BD168D"/>
    <w:rsid w:val="00BD1D41"/>
    <w:rsid w:val="00BD1E5B"/>
    <w:rsid w:val="00BD2085"/>
    <w:rsid w:val="00BD281F"/>
    <w:rsid w:val="00BD2A1A"/>
    <w:rsid w:val="00BD2C66"/>
    <w:rsid w:val="00BD3AF8"/>
    <w:rsid w:val="00BD3D90"/>
    <w:rsid w:val="00BD3DEE"/>
    <w:rsid w:val="00BD3F79"/>
    <w:rsid w:val="00BD42F4"/>
    <w:rsid w:val="00BD49BC"/>
    <w:rsid w:val="00BD4B43"/>
    <w:rsid w:val="00BD4CC5"/>
    <w:rsid w:val="00BD4E94"/>
    <w:rsid w:val="00BD51CE"/>
    <w:rsid w:val="00BD54DC"/>
    <w:rsid w:val="00BD56B8"/>
    <w:rsid w:val="00BD5791"/>
    <w:rsid w:val="00BD5AD4"/>
    <w:rsid w:val="00BD5B6D"/>
    <w:rsid w:val="00BD61AE"/>
    <w:rsid w:val="00BD6258"/>
    <w:rsid w:val="00BD63F7"/>
    <w:rsid w:val="00BD6458"/>
    <w:rsid w:val="00BD66CA"/>
    <w:rsid w:val="00BD66EC"/>
    <w:rsid w:val="00BD6A6C"/>
    <w:rsid w:val="00BD6B63"/>
    <w:rsid w:val="00BD6BE2"/>
    <w:rsid w:val="00BD6F1D"/>
    <w:rsid w:val="00BD7078"/>
    <w:rsid w:val="00BD7457"/>
    <w:rsid w:val="00BD760C"/>
    <w:rsid w:val="00BD7618"/>
    <w:rsid w:val="00BD7CB6"/>
    <w:rsid w:val="00BD7D34"/>
    <w:rsid w:val="00BD7FC7"/>
    <w:rsid w:val="00BE035B"/>
    <w:rsid w:val="00BE061F"/>
    <w:rsid w:val="00BE07B6"/>
    <w:rsid w:val="00BE0E2F"/>
    <w:rsid w:val="00BE1742"/>
    <w:rsid w:val="00BE1C8E"/>
    <w:rsid w:val="00BE1E8C"/>
    <w:rsid w:val="00BE22A6"/>
    <w:rsid w:val="00BE2308"/>
    <w:rsid w:val="00BE2780"/>
    <w:rsid w:val="00BE2B88"/>
    <w:rsid w:val="00BE2DA7"/>
    <w:rsid w:val="00BE2ED1"/>
    <w:rsid w:val="00BE31E2"/>
    <w:rsid w:val="00BE3E91"/>
    <w:rsid w:val="00BE4D8A"/>
    <w:rsid w:val="00BE4FE3"/>
    <w:rsid w:val="00BE5386"/>
    <w:rsid w:val="00BE551F"/>
    <w:rsid w:val="00BE59F1"/>
    <w:rsid w:val="00BE5BFA"/>
    <w:rsid w:val="00BE5D9E"/>
    <w:rsid w:val="00BE5E52"/>
    <w:rsid w:val="00BE61FE"/>
    <w:rsid w:val="00BE6B84"/>
    <w:rsid w:val="00BE6E2A"/>
    <w:rsid w:val="00BE76C3"/>
    <w:rsid w:val="00BE7DB8"/>
    <w:rsid w:val="00BF084F"/>
    <w:rsid w:val="00BF0888"/>
    <w:rsid w:val="00BF08E3"/>
    <w:rsid w:val="00BF1046"/>
    <w:rsid w:val="00BF2390"/>
    <w:rsid w:val="00BF23FF"/>
    <w:rsid w:val="00BF2D9F"/>
    <w:rsid w:val="00BF3745"/>
    <w:rsid w:val="00BF39CA"/>
    <w:rsid w:val="00BF3AF9"/>
    <w:rsid w:val="00BF48CB"/>
    <w:rsid w:val="00BF4DDF"/>
    <w:rsid w:val="00BF5EBE"/>
    <w:rsid w:val="00BF61D8"/>
    <w:rsid w:val="00BF68C1"/>
    <w:rsid w:val="00BF6CD3"/>
    <w:rsid w:val="00BF6CDA"/>
    <w:rsid w:val="00BF6E65"/>
    <w:rsid w:val="00BF7B05"/>
    <w:rsid w:val="00BF7C72"/>
    <w:rsid w:val="00BF7D17"/>
    <w:rsid w:val="00BF7DC8"/>
    <w:rsid w:val="00C003A7"/>
    <w:rsid w:val="00C00544"/>
    <w:rsid w:val="00C00594"/>
    <w:rsid w:val="00C005A7"/>
    <w:rsid w:val="00C0094F"/>
    <w:rsid w:val="00C00BDE"/>
    <w:rsid w:val="00C00E68"/>
    <w:rsid w:val="00C00F2E"/>
    <w:rsid w:val="00C01021"/>
    <w:rsid w:val="00C0123C"/>
    <w:rsid w:val="00C013A9"/>
    <w:rsid w:val="00C016A2"/>
    <w:rsid w:val="00C01D06"/>
    <w:rsid w:val="00C02A51"/>
    <w:rsid w:val="00C02C08"/>
    <w:rsid w:val="00C031E7"/>
    <w:rsid w:val="00C04075"/>
    <w:rsid w:val="00C04090"/>
    <w:rsid w:val="00C05075"/>
    <w:rsid w:val="00C059DD"/>
    <w:rsid w:val="00C05AE2"/>
    <w:rsid w:val="00C05C0F"/>
    <w:rsid w:val="00C05CDD"/>
    <w:rsid w:val="00C0617D"/>
    <w:rsid w:val="00C0647F"/>
    <w:rsid w:val="00C06BCB"/>
    <w:rsid w:val="00C0715F"/>
    <w:rsid w:val="00C07176"/>
    <w:rsid w:val="00C074CD"/>
    <w:rsid w:val="00C07627"/>
    <w:rsid w:val="00C076E2"/>
    <w:rsid w:val="00C07959"/>
    <w:rsid w:val="00C07AC4"/>
    <w:rsid w:val="00C07E2D"/>
    <w:rsid w:val="00C07FB5"/>
    <w:rsid w:val="00C103BF"/>
    <w:rsid w:val="00C10673"/>
    <w:rsid w:val="00C10775"/>
    <w:rsid w:val="00C10B57"/>
    <w:rsid w:val="00C10C9B"/>
    <w:rsid w:val="00C10F07"/>
    <w:rsid w:val="00C1111F"/>
    <w:rsid w:val="00C11216"/>
    <w:rsid w:val="00C11441"/>
    <w:rsid w:val="00C11AC3"/>
    <w:rsid w:val="00C11C95"/>
    <w:rsid w:val="00C122E6"/>
    <w:rsid w:val="00C1285C"/>
    <w:rsid w:val="00C12BDE"/>
    <w:rsid w:val="00C13408"/>
    <w:rsid w:val="00C134E1"/>
    <w:rsid w:val="00C135A2"/>
    <w:rsid w:val="00C13F29"/>
    <w:rsid w:val="00C1447F"/>
    <w:rsid w:val="00C14B91"/>
    <w:rsid w:val="00C14D45"/>
    <w:rsid w:val="00C14F6C"/>
    <w:rsid w:val="00C1521C"/>
    <w:rsid w:val="00C153DD"/>
    <w:rsid w:val="00C15736"/>
    <w:rsid w:val="00C15B23"/>
    <w:rsid w:val="00C15BE8"/>
    <w:rsid w:val="00C15D06"/>
    <w:rsid w:val="00C164EC"/>
    <w:rsid w:val="00C16603"/>
    <w:rsid w:val="00C1745A"/>
    <w:rsid w:val="00C1754D"/>
    <w:rsid w:val="00C17CCB"/>
    <w:rsid w:val="00C17D12"/>
    <w:rsid w:val="00C2071E"/>
    <w:rsid w:val="00C2112C"/>
    <w:rsid w:val="00C21750"/>
    <w:rsid w:val="00C2181C"/>
    <w:rsid w:val="00C219A6"/>
    <w:rsid w:val="00C21C8D"/>
    <w:rsid w:val="00C220A2"/>
    <w:rsid w:val="00C2252A"/>
    <w:rsid w:val="00C22781"/>
    <w:rsid w:val="00C22887"/>
    <w:rsid w:val="00C22A48"/>
    <w:rsid w:val="00C22F6E"/>
    <w:rsid w:val="00C230E3"/>
    <w:rsid w:val="00C235AF"/>
    <w:rsid w:val="00C23B84"/>
    <w:rsid w:val="00C23FBA"/>
    <w:rsid w:val="00C24881"/>
    <w:rsid w:val="00C24D58"/>
    <w:rsid w:val="00C24E83"/>
    <w:rsid w:val="00C258BB"/>
    <w:rsid w:val="00C25B5C"/>
    <w:rsid w:val="00C25FCC"/>
    <w:rsid w:val="00C26402"/>
    <w:rsid w:val="00C267FA"/>
    <w:rsid w:val="00C26923"/>
    <w:rsid w:val="00C26B20"/>
    <w:rsid w:val="00C26CCB"/>
    <w:rsid w:val="00C27421"/>
    <w:rsid w:val="00C27775"/>
    <w:rsid w:val="00C27CF2"/>
    <w:rsid w:val="00C27DE4"/>
    <w:rsid w:val="00C27E9B"/>
    <w:rsid w:val="00C27FF4"/>
    <w:rsid w:val="00C303AF"/>
    <w:rsid w:val="00C3052E"/>
    <w:rsid w:val="00C30556"/>
    <w:rsid w:val="00C30580"/>
    <w:rsid w:val="00C30A19"/>
    <w:rsid w:val="00C3111D"/>
    <w:rsid w:val="00C312C5"/>
    <w:rsid w:val="00C314F5"/>
    <w:rsid w:val="00C316EE"/>
    <w:rsid w:val="00C324F7"/>
    <w:rsid w:val="00C326A2"/>
    <w:rsid w:val="00C32DEC"/>
    <w:rsid w:val="00C32E09"/>
    <w:rsid w:val="00C32E20"/>
    <w:rsid w:val="00C33641"/>
    <w:rsid w:val="00C336EB"/>
    <w:rsid w:val="00C33856"/>
    <w:rsid w:val="00C338BC"/>
    <w:rsid w:val="00C339EC"/>
    <w:rsid w:val="00C33A34"/>
    <w:rsid w:val="00C343FD"/>
    <w:rsid w:val="00C34743"/>
    <w:rsid w:val="00C3479A"/>
    <w:rsid w:val="00C35237"/>
    <w:rsid w:val="00C35597"/>
    <w:rsid w:val="00C3562B"/>
    <w:rsid w:val="00C35B8B"/>
    <w:rsid w:val="00C36DC2"/>
    <w:rsid w:val="00C36E60"/>
    <w:rsid w:val="00C37713"/>
    <w:rsid w:val="00C37A55"/>
    <w:rsid w:val="00C37A62"/>
    <w:rsid w:val="00C402B8"/>
    <w:rsid w:val="00C4032E"/>
    <w:rsid w:val="00C40441"/>
    <w:rsid w:val="00C4091A"/>
    <w:rsid w:val="00C40B1B"/>
    <w:rsid w:val="00C40D29"/>
    <w:rsid w:val="00C40E42"/>
    <w:rsid w:val="00C414A8"/>
    <w:rsid w:val="00C428A8"/>
    <w:rsid w:val="00C42CA4"/>
    <w:rsid w:val="00C43646"/>
    <w:rsid w:val="00C44443"/>
    <w:rsid w:val="00C448CB"/>
    <w:rsid w:val="00C44A87"/>
    <w:rsid w:val="00C44C83"/>
    <w:rsid w:val="00C452BF"/>
    <w:rsid w:val="00C456A0"/>
    <w:rsid w:val="00C45741"/>
    <w:rsid w:val="00C457CA"/>
    <w:rsid w:val="00C459D9"/>
    <w:rsid w:val="00C46217"/>
    <w:rsid w:val="00C46548"/>
    <w:rsid w:val="00C4656C"/>
    <w:rsid w:val="00C4705A"/>
    <w:rsid w:val="00C47A0D"/>
    <w:rsid w:val="00C47B37"/>
    <w:rsid w:val="00C50809"/>
    <w:rsid w:val="00C50C06"/>
    <w:rsid w:val="00C51726"/>
    <w:rsid w:val="00C51AB1"/>
    <w:rsid w:val="00C51B15"/>
    <w:rsid w:val="00C51C98"/>
    <w:rsid w:val="00C51D6A"/>
    <w:rsid w:val="00C524C9"/>
    <w:rsid w:val="00C52833"/>
    <w:rsid w:val="00C52BA7"/>
    <w:rsid w:val="00C52D28"/>
    <w:rsid w:val="00C52D67"/>
    <w:rsid w:val="00C52DD7"/>
    <w:rsid w:val="00C530F2"/>
    <w:rsid w:val="00C53436"/>
    <w:rsid w:val="00C537E7"/>
    <w:rsid w:val="00C53834"/>
    <w:rsid w:val="00C5387A"/>
    <w:rsid w:val="00C539A6"/>
    <w:rsid w:val="00C53A5A"/>
    <w:rsid w:val="00C53DB9"/>
    <w:rsid w:val="00C53DD5"/>
    <w:rsid w:val="00C54321"/>
    <w:rsid w:val="00C54627"/>
    <w:rsid w:val="00C5492C"/>
    <w:rsid w:val="00C5493E"/>
    <w:rsid w:val="00C5497C"/>
    <w:rsid w:val="00C54AD5"/>
    <w:rsid w:val="00C54DA3"/>
    <w:rsid w:val="00C54F95"/>
    <w:rsid w:val="00C55C61"/>
    <w:rsid w:val="00C55DFE"/>
    <w:rsid w:val="00C56526"/>
    <w:rsid w:val="00C56586"/>
    <w:rsid w:val="00C56D4E"/>
    <w:rsid w:val="00C572FC"/>
    <w:rsid w:val="00C57327"/>
    <w:rsid w:val="00C5764E"/>
    <w:rsid w:val="00C6019B"/>
    <w:rsid w:val="00C60CE9"/>
    <w:rsid w:val="00C60EB3"/>
    <w:rsid w:val="00C60ECB"/>
    <w:rsid w:val="00C61FB8"/>
    <w:rsid w:val="00C62069"/>
    <w:rsid w:val="00C62241"/>
    <w:rsid w:val="00C62885"/>
    <w:rsid w:val="00C62AB9"/>
    <w:rsid w:val="00C62D02"/>
    <w:rsid w:val="00C62F16"/>
    <w:rsid w:val="00C632B0"/>
    <w:rsid w:val="00C634B0"/>
    <w:rsid w:val="00C63EAB"/>
    <w:rsid w:val="00C6441C"/>
    <w:rsid w:val="00C646E5"/>
    <w:rsid w:val="00C6482D"/>
    <w:rsid w:val="00C64DB0"/>
    <w:rsid w:val="00C65589"/>
    <w:rsid w:val="00C66869"/>
    <w:rsid w:val="00C66B07"/>
    <w:rsid w:val="00C66D56"/>
    <w:rsid w:val="00C66D5D"/>
    <w:rsid w:val="00C66D99"/>
    <w:rsid w:val="00C6771C"/>
    <w:rsid w:val="00C67B59"/>
    <w:rsid w:val="00C7069F"/>
    <w:rsid w:val="00C70911"/>
    <w:rsid w:val="00C71D32"/>
    <w:rsid w:val="00C7249C"/>
    <w:rsid w:val="00C7264C"/>
    <w:rsid w:val="00C72840"/>
    <w:rsid w:val="00C72AAC"/>
    <w:rsid w:val="00C72D9B"/>
    <w:rsid w:val="00C73365"/>
    <w:rsid w:val="00C735A6"/>
    <w:rsid w:val="00C739E8"/>
    <w:rsid w:val="00C73A38"/>
    <w:rsid w:val="00C73F19"/>
    <w:rsid w:val="00C74859"/>
    <w:rsid w:val="00C748F6"/>
    <w:rsid w:val="00C74F36"/>
    <w:rsid w:val="00C74F37"/>
    <w:rsid w:val="00C75482"/>
    <w:rsid w:val="00C757B3"/>
    <w:rsid w:val="00C75889"/>
    <w:rsid w:val="00C7599A"/>
    <w:rsid w:val="00C761A0"/>
    <w:rsid w:val="00C76B5B"/>
    <w:rsid w:val="00C76C92"/>
    <w:rsid w:val="00C770C6"/>
    <w:rsid w:val="00C7736D"/>
    <w:rsid w:val="00C77451"/>
    <w:rsid w:val="00C77B41"/>
    <w:rsid w:val="00C77B54"/>
    <w:rsid w:val="00C77E70"/>
    <w:rsid w:val="00C77F5C"/>
    <w:rsid w:val="00C801CF"/>
    <w:rsid w:val="00C80319"/>
    <w:rsid w:val="00C80418"/>
    <w:rsid w:val="00C809B0"/>
    <w:rsid w:val="00C80C3F"/>
    <w:rsid w:val="00C8146B"/>
    <w:rsid w:val="00C819FF"/>
    <w:rsid w:val="00C81ED6"/>
    <w:rsid w:val="00C81EE4"/>
    <w:rsid w:val="00C8214A"/>
    <w:rsid w:val="00C82624"/>
    <w:rsid w:val="00C829F1"/>
    <w:rsid w:val="00C82C29"/>
    <w:rsid w:val="00C82F33"/>
    <w:rsid w:val="00C83144"/>
    <w:rsid w:val="00C8325D"/>
    <w:rsid w:val="00C83AB7"/>
    <w:rsid w:val="00C83B1A"/>
    <w:rsid w:val="00C83DB2"/>
    <w:rsid w:val="00C8400A"/>
    <w:rsid w:val="00C8430B"/>
    <w:rsid w:val="00C84384"/>
    <w:rsid w:val="00C84AB4"/>
    <w:rsid w:val="00C84EBA"/>
    <w:rsid w:val="00C8502F"/>
    <w:rsid w:val="00C85656"/>
    <w:rsid w:val="00C858B3"/>
    <w:rsid w:val="00C85D05"/>
    <w:rsid w:val="00C8636F"/>
    <w:rsid w:val="00C86D2E"/>
    <w:rsid w:val="00C86E9E"/>
    <w:rsid w:val="00C8719D"/>
    <w:rsid w:val="00C87604"/>
    <w:rsid w:val="00C876C3"/>
    <w:rsid w:val="00C878B0"/>
    <w:rsid w:val="00C901C7"/>
    <w:rsid w:val="00C90243"/>
    <w:rsid w:val="00C903BD"/>
    <w:rsid w:val="00C90ABF"/>
    <w:rsid w:val="00C9140E"/>
    <w:rsid w:val="00C914DE"/>
    <w:rsid w:val="00C915EE"/>
    <w:rsid w:val="00C91796"/>
    <w:rsid w:val="00C91DCB"/>
    <w:rsid w:val="00C9201C"/>
    <w:rsid w:val="00C92680"/>
    <w:rsid w:val="00C93198"/>
    <w:rsid w:val="00C934CE"/>
    <w:rsid w:val="00C934E0"/>
    <w:rsid w:val="00C934E9"/>
    <w:rsid w:val="00C93765"/>
    <w:rsid w:val="00C93AA5"/>
    <w:rsid w:val="00C93F7F"/>
    <w:rsid w:val="00C9595D"/>
    <w:rsid w:val="00C95D37"/>
    <w:rsid w:val="00C95F1E"/>
    <w:rsid w:val="00C96401"/>
    <w:rsid w:val="00C96774"/>
    <w:rsid w:val="00C97026"/>
    <w:rsid w:val="00C97256"/>
    <w:rsid w:val="00C974FC"/>
    <w:rsid w:val="00C9760A"/>
    <w:rsid w:val="00C97718"/>
    <w:rsid w:val="00C97A30"/>
    <w:rsid w:val="00C97FBE"/>
    <w:rsid w:val="00CA08E9"/>
    <w:rsid w:val="00CA0DCC"/>
    <w:rsid w:val="00CA0FCB"/>
    <w:rsid w:val="00CA1589"/>
    <w:rsid w:val="00CA1B9F"/>
    <w:rsid w:val="00CA1E68"/>
    <w:rsid w:val="00CA220A"/>
    <w:rsid w:val="00CA255E"/>
    <w:rsid w:val="00CA25E0"/>
    <w:rsid w:val="00CA2B04"/>
    <w:rsid w:val="00CA2E3A"/>
    <w:rsid w:val="00CA33BC"/>
    <w:rsid w:val="00CA383C"/>
    <w:rsid w:val="00CA41D2"/>
    <w:rsid w:val="00CA490E"/>
    <w:rsid w:val="00CA491A"/>
    <w:rsid w:val="00CA5447"/>
    <w:rsid w:val="00CA5702"/>
    <w:rsid w:val="00CA5989"/>
    <w:rsid w:val="00CA5ACD"/>
    <w:rsid w:val="00CA5BE2"/>
    <w:rsid w:val="00CA5E8C"/>
    <w:rsid w:val="00CA6058"/>
    <w:rsid w:val="00CA665C"/>
    <w:rsid w:val="00CA693B"/>
    <w:rsid w:val="00CA6B55"/>
    <w:rsid w:val="00CA700E"/>
    <w:rsid w:val="00CA71EE"/>
    <w:rsid w:val="00CB104C"/>
    <w:rsid w:val="00CB10D9"/>
    <w:rsid w:val="00CB1133"/>
    <w:rsid w:val="00CB1A14"/>
    <w:rsid w:val="00CB1A57"/>
    <w:rsid w:val="00CB1A93"/>
    <w:rsid w:val="00CB1BA9"/>
    <w:rsid w:val="00CB2259"/>
    <w:rsid w:val="00CB2BE1"/>
    <w:rsid w:val="00CB2D95"/>
    <w:rsid w:val="00CB3318"/>
    <w:rsid w:val="00CB36CC"/>
    <w:rsid w:val="00CB37C7"/>
    <w:rsid w:val="00CB392E"/>
    <w:rsid w:val="00CB4175"/>
    <w:rsid w:val="00CB53FF"/>
    <w:rsid w:val="00CB56AA"/>
    <w:rsid w:val="00CB57EA"/>
    <w:rsid w:val="00CB5EF9"/>
    <w:rsid w:val="00CB6295"/>
    <w:rsid w:val="00CB6825"/>
    <w:rsid w:val="00CB6A61"/>
    <w:rsid w:val="00CB6DA7"/>
    <w:rsid w:val="00CB7019"/>
    <w:rsid w:val="00CB7437"/>
    <w:rsid w:val="00CB7AFF"/>
    <w:rsid w:val="00CB7DDA"/>
    <w:rsid w:val="00CB7E76"/>
    <w:rsid w:val="00CB7E80"/>
    <w:rsid w:val="00CB7F6F"/>
    <w:rsid w:val="00CC030E"/>
    <w:rsid w:val="00CC043E"/>
    <w:rsid w:val="00CC0493"/>
    <w:rsid w:val="00CC04F0"/>
    <w:rsid w:val="00CC0BF9"/>
    <w:rsid w:val="00CC0D46"/>
    <w:rsid w:val="00CC0D96"/>
    <w:rsid w:val="00CC163E"/>
    <w:rsid w:val="00CC183B"/>
    <w:rsid w:val="00CC1E04"/>
    <w:rsid w:val="00CC2146"/>
    <w:rsid w:val="00CC22A0"/>
    <w:rsid w:val="00CC2825"/>
    <w:rsid w:val="00CC293B"/>
    <w:rsid w:val="00CC2B67"/>
    <w:rsid w:val="00CC2BA6"/>
    <w:rsid w:val="00CC2D10"/>
    <w:rsid w:val="00CC31D7"/>
    <w:rsid w:val="00CC31F8"/>
    <w:rsid w:val="00CC328F"/>
    <w:rsid w:val="00CC3347"/>
    <w:rsid w:val="00CC3ED5"/>
    <w:rsid w:val="00CC3FB9"/>
    <w:rsid w:val="00CC43F7"/>
    <w:rsid w:val="00CC43F9"/>
    <w:rsid w:val="00CC44DD"/>
    <w:rsid w:val="00CC4639"/>
    <w:rsid w:val="00CC4B15"/>
    <w:rsid w:val="00CC59B3"/>
    <w:rsid w:val="00CC5DDA"/>
    <w:rsid w:val="00CC637F"/>
    <w:rsid w:val="00CC64FB"/>
    <w:rsid w:val="00CC6AE6"/>
    <w:rsid w:val="00CC70BA"/>
    <w:rsid w:val="00CC716B"/>
    <w:rsid w:val="00CC72B9"/>
    <w:rsid w:val="00CC7303"/>
    <w:rsid w:val="00CC73EE"/>
    <w:rsid w:val="00CC75A1"/>
    <w:rsid w:val="00CC7A27"/>
    <w:rsid w:val="00CC7AE5"/>
    <w:rsid w:val="00CC7FEB"/>
    <w:rsid w:val="00CD0618"/>
    <w:rsid w:val="00CD07E1"/>
    <w:rsid w:val="00CD0AF7"/>
    <w:rsid w:val="00CD0D5A"/>
    <w:rsid w:val="00CD0E15"/>
    <w:rsid w:val="00CD1AB1"/>
    <w:rsid w:val="00CD1C81"/>
    <w:rsid w:val="00CD1D46"/>
    <w:rsid w:val="00CD23DC"/>
    <w:rsid w:val="00CD245E"/>
    <w:rsid w:val="00CD253B"/>
    <w:rsid w:val="00CD2AC1"/>
    <w:rsid w:val="00CD2BF7"/>
    <w:rsid w:val="00CD2F49"/>
    <w:rsid w:val="00CD32A7"/>
    <w:rsid w:val="00CD37DE"/>
    <w:rsid w:val="00CD3C81"/>
    <w:rsid w:val="00CD3C8F"/>
    <w:rsid w:val="00CD410A"/>
    <w:rsid w:val="00CD4275"/>
    <w:rsid w:val="00CD4617"/>
    <w:rsid w:val="00CD4661"/>
    <w:rsid w:val="00CD4AA2"/>
    <w:rsid w:val="00CD57B5"/>
    <w:rsid w:val="00CD5ADD"/>
    <w:rsid w:val="00CD6361"/>
    <w:rsid w:val="00CD63EF"/>
    <w:rsid w:val="00CD6429"/>
    <w:rsid w:val="00CD67BC"/>
    <w:rsid w:val="00CD6822"/>
    <w:rsid w:val="00CD68EF"/>
    <w:rsid w:val="00CD69B8"/>
    <w:rsid w:val="00CD715A"/>
    <w:rsid w:val="00CD743C"/>
    <w:rsid w:val="00CD7490"/>
    <w:rsid w:val="00CD7CA8"/>
    <w:rsid w:val="00CE0699"/>
    <w:rsid w:val="00CE071D"/>
    <w:rsid w:val="00CE0E36"/>
    <w:rsid w:val="00CE13B1"/>
    <w:rsid w:val="00CE1722"/>
    <w:rsid w:val="00CE18DD"/>
    <w:rsid w:val="00CE1A27"/>
    <w:rsid w:val="00CE1DB1"/>
    <w:rsid w:val="00CE1E69"/>
    <w:rsid w:val="00CE201A"/>
    <w:rsid w:val="00CE2518"/>
    <w:rsid w:val="00CE2612"/>
    <w:rsid w:val="00CE3A4C"/>
    <w:rsid w:val="00CE3CE3"/>
    <w:rsid w:val="00CE4097"/>
    <w:rsid w:val="00CE4158"/>
    <w:rsid w:val="00CE41CE"/>
    <w:rsid w:val="00CE454F"/>
    <w:rsid w:val="00CE4B4F"/>
    <w:rsid w:val="00CE4F55"/>
    <w:rsid w:val="00CE507F"/>
    <w:rsid w:val="00CE5E99"/>
    <w:rsid w:val="00CE6391"/>
    <w:rsid w:val="00CE67C1"/>
    <w:rsid w:val="00CE68AF"/>
    <w:rsid w:val="00CE75D5"/>
    <w:rsid w:val="00CE7644"/>
    <w:rsid w:val="00CE781B"/>
    <w:rsid w:val="00CE79DD"/>
    <w:rsid w:val="00CE7C57"/>
    <w:rsid w:val="00CE7D89"/>
    <w:rsid w:val="00CF03E1"/>
    <w:rsid w:val="00CF05F8"/>
    <w:rsid w:val="00CF0D70"/>
    <w:rsid w:val="00CF1304"/>
    <w:rsid w:val="00CF16EF"/>
    <w:rsid w:val="00CF175D"/>
    <w:rsid w:val="00CF287B"/>
    <w:rsid w:val="00CF2A97"/>
    <w:rsid w:val="00CF2CA2"/>
    <w:rsid w:val="00CF3425"/>
    <w:rsid w:val="00CF36B3"/>
    <w:rsid w:val="00CF37DA"/>
    <w:rsid w:val="00CF3814"/>
    <w:rsid w:val="00CF3EFD"/>
    <w:rsid w:val="00CF3F17"/>
    <w:rsid w:val="00CF4047"/>
    <w:rsid w:val="00CF40C7"/>
    <w:rsid w:val="00CF40D1"/>
    <w:rsid w:val="00CF4604"/>
    <w:rsid w:val="00CF46D7"/>
    <w:rsid w:val="00CF4CD4"/>
    <w:rsid w:val="00CF4DC7"/>
    <w:rsid w:val="00CF5566"/>
    <w:rsid w:val="00CF5BD0"/>
    <w:rsid w:val="00CF5CA0"/>
    <w:rsid w:val="00CF5CB0"/>
    <w:rsid w:val="00CF5D5A"/>
    <w:rsid w:val="00CF5FDE"/>
    <w:rsid w:val="00CF64D7"/>
    <w:rsid w:val="00CF66D9"/>
    <w:rsid w:val="00CF7277"/>
    <w:rsid w:val="00CF761E"/>
    <w:rsid w:val="00CF78A4"/>
    <w:rsid w:val="00CF7C83"/>
    <w:rsid w:val="00CF7EEA"/>
    <w:rsid w:val="00D00324"/>
    <w:rsid w:val="00D005DB"/>
    <w:rsid w:val="00D00942"/>
    <w:rsid w:val="00D00E93"/>
    <w:rsid w:val="00D01345"/>
    <w:rsid w:val="00D018B0"/>
    <w:rsid w:val="00D01A57"/>
    <w:rsid w:val="00D01F43"/>
    <w:rsid w:val="00D022D5"/>
    <w:rsid w:val="00D0261F"/>
    <w:rsid w:val="00D02845"/>
    <w:rsid w:val="00D031F8"/>
    <w:rsid w:val="00D03517"/>
    <w:rsid w:val="00D03A77"/>
    <w:rsid w:val="00D03AEE"/>
    <w:rsid w:val="00D03B4C"/>
    <w:rsid w:val="00D03D59"/>
    <w:rsid w:val="00D041CF"/>
    <w:rsid w:val="00D04C09"/>
    <w:rsid w:val="00D04CCC"/>
    <w:rsid w:val="00D05517"/>
    <w:rsid w:val="00D0563C"/>
    <w:rsid w:val="00D056C0"/>
    <w:rsid w:val="00D05987"/>
    <w:rsid w:val="00D05D8F"/>
    <w:rsid w:val="00D05F98"/>
    <w:rsid w:val="00D0641A"/>
    <w:rsid w:val="00D06DE4"/>
    <w:rsid w:val="00D07082"/>
    <w:rsid w:val="00D07497"/>
    <w:rsid w:val="00D076D7"/>
    <w:rsid w:val="00D079C0"/>
    <w:rsid w:val="00D07FF4"/>
    <w:rsid w:val="00D10F78"/>
    <w:rsid w:val="00D1106A"/>
    <w:rsid w:val="00D11178"/>
    <w:rsid w:val="00D11397"/>
    <w:rsid w:val="00D1153D"/>
    <w:rsid w:val="00D11890"/>
    <w:rsid w:val="00D11959"/>
    <w:rsid w:val="00D125C6"/>
    <w:rsid w:val="00D12BCC"/>
    <w:rsid w:val="00D13484"/>
    <w:rsid w:val="00D135A4"/>
    <w:rsid w:val="00D13855"/>
    <w:rsid w:val="00D138C0"/>
    <w:rsid w:val="00D139A6"/>
    <w:rsid w:val="00D13AB6"/>
    <w:rsid w:val="00D13C18"/>
    <w:rsid w:val="00D13C99"/>
    <w:rsid w:val="00D1460C"/>
    <w:rsid w:val="00D14941"/>
    <w:rsid w:val="00D14B55"/>
    <w:rsid w:val="00D14BE2"/>
    <w:rsid w:val="00D14E4B"/>
    <w:rsid w:val="00D14E66"/>
    <w:rsid w:val="00D1592B"/>
    <w:rsid w:val="00D15B06"/>
    <w:rsid w:val="00D15CAE"/>
    <w:rsid w:val="00D15CE1"/>
    <w:rsid w:val="00D15D0B"/>
    <w:rsid w:val="00D15FAE"/>
    <w:rsid w:val="00D163F8"/>
    <w:rsid w:val="00D1725E"/>
    <w:rsid w:val="00D17262"/>
    <w:rsid w:val="00D174E5"/>
    <w:rsid w:val="00D178B3"/>
    <w:rsid w:val="00D17B9E"/>
    <w:rsid w:val="00D17C46"/>
    <w:rsid w:val="00D17C80"/>
    <w:rsid w:val="00D17D82"/>
    <w:rsid w:val="00D17DE9"/>
    <w:rsid w:val="00D17F0F"/>
    <w:rsid w:val="00D20150"/>
    <w:rsid w:val="00D201AA"/>
    <w:rsid w:val="00D209ED"/>
    <w:rsid w:val="00D20A59"/>
    <w:rsid w:val="00D21CBC"/>
    <w:rsid w:val="00D2235D"/>
    <w:rsid w:val="00D22A65"/>
    <w:rsid w:val="00D22BC9"/>
    <w:rsid w:val="00D22C14"/>
    <w:rsid w:val="00D22DA0"/>
    <w:rsid w:val="00D22F3B"/>
    <w:rsid w:val="00D23269"/>
    <w:rsid w:val="00D23690"/>
    <w:rsid w:val="00D23BE0"/>
    <w:rsid w:val="00D23D7C"/>
    <w:rsid w:val="00D24176"/>
    <w:rsid w:val="00D24335"/>
    <w:rsid w:val="00D24498"/>
    <w:rsid w:val="00D244D3"/>
    <w:rsid w:val="00D24517"/>
    <w:rsid w:val="00D245D3"/>
    <w:rsid w:val="00D2486A"/>
    <w:rsid w:val="00D24E10"/>
    <w:rsid w:val="00D24F24"/>
    <w:rsid w:val="00D257BC"/>
    <w:rsid w:val="00D258E5"/>
    <w:rsid w:val="00D2649E"/>
    <w:rsid w:val="00D265B3"/>
    <w:rsid w:val="00D26FCD"/>
    <w:rsid w:val="00D276A5"/>
    <w:rsid w:val="00D27BA6"/>
    <w:rsid w:val="00D27C1D"/>
    <w:rsid w:val="00D30313"/>
    <w:rsid w:val="00D3061E"/>
    <w:rsid w:val="00D30663"/>
    <w:rsid w:val="00D306D9"/>
    <w:rsid w:val="00D30893"/>
    <w:rsid w:val="00D30C24"/>
    <w:rsid w:val="00D30D68"/>
    <w:rsid w:val="00D319EA"/>
    <w:rsid w:val="00D31BA3"/>
    <w:rsid w:val="00D31BFE"/>
    <w:rsid w:val="00D31F32"/>
    <w:rsid w:val="00D3294C"/>
    <w:rsid w:val="00D32A71"/>
    <w:rsid w:val="00D32B21"/>
    <w:rsid w:val="00D32E07"/>
    <w:rsid w:val="00D33125"/>
    <w:rsid w:val="00D331D4"/>
    <w:rsid w:val="00D3322B"/>
    <w:rsid w:val="00D335C1"/>
    <w:rsid w:val="00D33BB0"/>
    <w:rsid w:val="00D3486C"/>
    <w:rsid w:val="00D34B3A"/>
    <w:rsid w:val="00D34F05"/>
    <w:rsid w:val="00D357DD"/>
    <w:rsid w:val="00D35B83"/>
    <w:rsid w:val="00D35F1C"/>
    <w:rsid w:val="00D360F3"/>
    <w:rsid w:val="00D36440"/>
    <w:rsid w:val="00D36472"/>
    <w:rsid w:val="00D3678B"/>
    <w:rsid w:val="00D369DB"/>
    <w:rsid w:val="00D37933"/>
    <w:rsid w:val="00D37AA1"/>
    <w:rsid w:val="00D402D8"/>
    <w:rsid w:val="00D405EB"/>
    <w:rsid w:val="00D40B23"/>
    <w:rsid w:val="00D41A14"/>
    <w:rsid w:val="00D41E12"/>
    <w:rsid w:val="00D420EE"/>
    <w:rsid w:val="00D4231A"/>
    <w:rsid w:val="00D423E7"/>
    <w:rsid w:val="00D42D66"/>
    <w:rsid w:val="00D42F89"/>
    <w:rsid w:val="00D431D2"/>
    <w:rsid w:val="00D43352"/>
    <w:rsid w:val="00D4352D"/>
    <w:rsid w:val="00D436B5"/>
    <w:rsid w:val="00D43C50"/>
    <w:rsid w:val="00D4492D"/>
    <w:rsid w:val="00D45450"/>
    <w:rsid w:val="00D455A3"/>
    <w:rsid w:val="00D45982"/>
    <w:rsid w:val="00D45D42"/>
    <w:rsid w:val="00D4610C"/>
    <w:rsid w:val="00D469CC"/>
    <w:rsid w:val="00D471AC"/>
    <w:rsid w:val="00D477E5"/>
    <w:rsid w:val="00D47853"/>
    <w:rsid w:val="00D47FE1"/>
    <w:rsid w:val="00D501C2"/>
    <w:rsid w:val="00D502B7"/>
    <w:rsid w:val="00D504A6"/>
    <w:rsid w:val="00D50620"/>
    <w:rsid w:val="00D51447"/>
    <w:rsid w:val="00D514EB"/>
    <w:rsid w:val="00D51F49"/>
    <w:rsid w:val="00D521B0"/>
    <w:rsid w:val="00D52680"/>
    <w:rsid w:val="00D526C3"/>
    <w:rsid w:val="00D52909"/>
    <w:rsid w:val="00D52A77"/>
    <w:rsid w:val="00D52DB5"/>
    <w:rsid w:val="00D52E7F"/>
    <w:rsid w:val="00D52F3B"/>
    <w:rsid w:val="00D5305C"/>
    <w:rsid w:val="00D532C9"/>
    <w:rsid w:val="00D5351D"/>
    <w:rsid w:val="00D5386D"/>
    <w:rsid w:val="00D539AA"/>
    <w:rsid w:val="00D53C1D"/>
    <w:rsid w:val="00D541F6"/>
    <w:rsid w:val="00D54540"/>
    <w:rsid w:val="00D54700"/>
    <w:rsid w:val="00D549E1"/>
    <w:rsid w:val="00D54CF9"/>
    <w:rsid w:val="00D54E61"/>
    <w:rsid w:val="00D54ECF"/>
    <w:rsid w:val="00D5594B"/>
    <w:rsid w:val="00D55BA1"/>
    <w:rsid w:val="00D55CED"/>
    <w:rsid w:val="00D55EAB"/>
    <w:rsid w:val="00D55FBD"/>
    <w:rsid w:val="00D5601E"/>
    <w:rsid w:val="00D56374"/>
    <w:rsid w:val="00D56CAE"/>
    <w:rsid w:val="00D57102"/>
    <w:rsid w:val="00D5757B"/>
    <w:rsid w:val="00D576EB"/>
    <w:rsid w:val="00D57836"/>
    <w:rsid w:val="00D579AE"/>
    <w:rsid w:val="00D57CD2"/>
    <w:rsid w:val="00D57D37"/>
    <w:rsid w:val="00D57E6E"/>
    <w:rsid w:val="00D6011C"/>
    <w:rsid w:val="00D6020E"/>
    <w:rsid w:val="00D603E2"/>
    <w:rsid w:val="00D60D10"/>
    <w:rsid w:val="00D6103D"/>
    <w:rsid w:val="00D61212"/>
    <w:rsid w:val="00D62207"/>
    <w:rsid w:val="00D623D6"/>
    <w:rsid w:val="00D62BD0"/>
    <w:rsid w:val="00D62C06"/>
    <w:rsid w:val="00D62C2E"/>
    <w:rsid w:val="00D62CA1"/>
    <w:rsid w:val="00D634E4"/>
    <w:rsid w:val="00D637B9"/>
    <w:rsid w:val="00D638F5"/>
    <w:rsid w:val="00D639C6"/>
    <w:rsid w:val="00D63AD9"/>
    <w:rsid w:val="00D63BB1"/>
    <w:rsid w:val="00D64557"/>
    <w:rsid w:val="00D64DF0"/>
    <w:rsid w:val="00D64FEA"/>
    <w:rsid w:val="00D650E0"/>
    <w:rsid w:val="00D65462"/>
    <w:rsid w:val="00D6560A"/>
    <w:rsid w:val="00D65A45"/>
    <w:rsid w:val="00D65C53"/>
    <w:rsid w:val="00D65F37"/>
    <w:rsid w:val="00D6693F"/>
    <w:rsid w:val="00D66A52"/>
    <w:rsid w:val="00D66AC0"/>
    <w:rsid w:val="00D673FA"/>
    <w:rsid w:val="00D67D88"/>
    <w:rsid w:val="00D701CB"/>
    <w:rsid w:val="00D70585"/>
    <w:rsid w:val="00D716D9"/>
    <w:rsid w:val="00D7185E"/>
    <w:rsid w:val="00D72120"/>
    <w:rsid w:val="00D723F2"/>
    <w:rsid w:val="00D72E42"/>
    <w:rsid w:val="00D73038"/>
    <w:rsid w:val="00D73941"/>
    <w:rsid w:val="00D73AA4"/>
    <w:rsid w:val="00D73B8A"/>
    <w:rsid w:val="00D73F1D"/>
    <w:rsid w:val="00D74050"/>
    <w:rsid w:val="00D7418D"/>
    <w:rsid w:val="00D741D0"/>
    <w:rsid w:val="00D74266"/>
    <w:rsid w:val="00D744F2"/>
    <w:rsid w:val="00D746FA"/>
    <w:rsid w:val="00D747CB"/>
    <w:rsid w:val="00D74877"/>
    <w:rsid w:val="00D74CAA"/>
    <w:rsid w:val="00D74FBA"/>
    <w:rsid w:val="00D74FCF"/>
    <w:rsid w:val="00D750F2"/>
    <w:rsid w:val="00D7534C"/>
    <w:rsid w:val="00D758B7"/>
    <w:rsid w:val="00D75F75"/>
    <w:rsid w:val="00D76065"/>
    <w:rsid w:val="00D76302"/>
    <w:rsid w:val="00D76791"/>
    <w:rsid w:val="00D7697F"/>
    <w:rsid w:val="00D76D94"/>
    <w:rsid w:val="00D7707C"/>
    <w:rsid w:val="00D7749F"/>
    <w:rsid w:val="00D779B2"/>
    <w:rsid w:val="00D803AF"/>
    <w:rsid w:val="00D80880"/>
    <w:rsid w:val="00D80918"/>
    <w:rsid w:val="00D80A4E"/>
    <w:rsid w:val="00D813C4"/>
    <w:rsid w:val="00D81412"/>
    <w:rsid w:val="00D8155E"/>
    <w:rsid w:val="00D8193D"/>
    <w:rsid w:val="00D82003"/>
    <w:rsid w:val="00D82020"/>
    <w:rsid w:val="00D8204B"/>
    <w:rsid w:val="00D82C2D"/>
    <w:rsid w:val="00D82DBD"/>
    <w:rsid w:val="00D83025"/>
    <w:rsid w:val="00D8319C"/>
    <w:rsid w:val="00D83260"/>
    <w:rsid w:val="00D83439"/>
    <w:rsid w:val="00D83850"/>
    <w:rsid w:val="00D83995"/>
    <w:rsid w:val="00D83999"/>
    <w:rsid w:val="00D84627"/>
    <w:rsid w:val="00D846BD"/>
    <w:rsid w:val="00D84740"/>
    <w:rsid w:val="00D84B1F"/>
    <w:rsid w:val="00D84CD0"/>
    <w:rsid w:val="00D85137"/>
    <w:rsid w:val="00D851A0"/>
    <w:rsid w:val="00D8597D"/>
    <w:rsid w:val="00D85D03"/>
    <w:rsid w:val="00D85D25"/>
    <w:rsid w:val="00D86084"/>
    <w:rsid w:val="00D86085"/>
    <w:rsid w:val="00D86303"/>
    <w:rsid w:val="00D863A2"/>
    <w:rsid w:val="00D8660C"/>
    <w:rsid w:val="00D86C61"/>
    <w:rsid w:val="00D86CDB"/>
    <w:rsid w:val="00D875A9"/>
    <w:rsid w:val="00D87A60"/>
    <w:rsid w:val="00D87DD5"/>
    <w:rsid w:val="00D90376"/>
    <w:rsid w:val="00D90B50"/>
    <w:rsid w:val="00D90E0B"/>
    <w:rsid w:val="00D90F6B"/>
    <w:rsid w:val="00D9105A"/>
    <w:rsid w:val="00D910AF"/>
    <w:rsid w:val="00D91884"/>
    <w:rsid w:val="00D91ADA"/>
    <w:rsid w:val="00D91F60"/>
    <w:rsid w:val="00D92068"/>
    <w:rsid w:val="00D921E6"/>
    <w:rsid w:val="00D921F3"/>
    <w:rsid w:val="00D92C08"/>
    <w:rsid w:val="00D92F27"/>
    <w:rsid w:val="00D931D8"/>
    <w:rsid w:val="00D931F3"/>
    <w:rsid w:val="00D93A5A"/>
    <w:rsid w:val="00D93C22"/>
    <w:rsid w:val="00D93CBE"/>
    <w:rsid w:val="00D93EB5"/>
    <w:rsid w:val="00D94BBC"/>
    <w:rsid w:val="00D94E55"/>
    <w:rsid w:val="00D94F4C"/>
    <w:rsid w:val="00D957F7"/>
    <w:rsid w:val="00D95A64"/>
    <w:rsid w:val="00D960AE"/>
    <w:rsid w:val="00D960B6"/>
    <w:rsid w:val="00D964F2"/>
    <w:rsid w:val="00D96855"/>
    <w:rsid w:val="00D969DE"/>
    <w:rsid w:val="00D977D9"/>
    <w:rsid w:val="00D97B4D"/>
    <w:rsid w:val="00DA0092"/>
    <w:rsid w:val="00DA0490"/>
    <w:rsid w:val="00DA060A"/>
    <w:rsid w:val="00DA09F5"/>
    <w:rsid w:val="00DA1A55"/>
    <w:rsid w:val="00DA1AE4"/>
    <w:rsid w:val="00DA1E35"/>
    <w:rsid w:val="00DA1EE1"/>
    <w:rsid w:val="00DA22AF"/>
    <w:rsid w:val="00DA2398"/>
    <w:rsid w:val="00DA2428"/>
    <w:rsid w:val="00DA3107"/>
    <w:rsid w:val="00DA32AF"/>
    <w:rsid w:val="00DA35E1"/>
    <w:rsid w:val="00DA3738"/>
    <w:rsid w:val="00DA3C7A"/>
    <w:rsid w:val="00DA4408"/>
    <w:rsid w:val="00DA445E"/>
    <w:rsid w:val="00DA454B"/>
    <w:rsid w:val="00DA4D0D"/>
    <w:rsid w:val="00DA4FE9"/>
    <w:rsid w:val="00DA52B8"/>
    <w:rsid w:val="00DA5708"/>
    <w:rsid w:val="00DA6A14"/>
    <w:rsid w:val="00DA6A32"/>
    <w:rsid w:val="00DA6A99"/>
    <w:rsid w:val="00DA7719"/>
    <w:rsid w:val="00DA7A1B"/>
    <w:rsid w:val="00DB00B4"/>
    <w:rsid w:val="00DB02E7"/>
    <w:rsid w:val="00DB04E7"/>
    <w:rsid w:val="00DB12CC"/>
    <w:rsid w:val="00DB1301"/>
    <w:rsid w:val="00DB1394"/>
    <w:rsid w:val="00DB15BC"/>
    <w:rsid w:val="00DB1951"/>
    <w:rsid w:val="00DB1A31"/>
    <w:rsid w:val="00DB1E0D"/>
    <w:rsid w:val="00DB256A"/>
    <w:rsid w:val="00DB26B7"/>
    <w:rsid w:val="00DB324A"/>
    <w:rsid w:val="00DB3EC4"/>
    <w:rsid w:val="00DB3F82"/>
    <w:rsid w:val="00DB42F4"/>
    <w:rsid w:val="00DB481E"/>
    <w:rsid w:val="00DB4FE1"/>
    <w:rsid w:val="00DB5279"/>
    <w:rsid w:val="00DB53E0"/>
    <w:rsid w:val="00DB5485"/>
    <w:rsid w:val="00DB581A"/>
    <w:rsid w:val="00DB5B2F"/>
    <w:rsid w:val="00DB5BD0"/>
    <w:rsid w:val="00DB5BE0"/>
    <w:rsid w:val="00DB5BE2"/>
    <w:rsid w:val="00DB5CC4"/>
    <w:rsid w:val="00DB5E1F"/>
    <w:rsid w:val="00DB6016"/>
    <w:rsid w:val="00DB62C2"/>
    <w:rsid w:val="00DB6450"/>
    <w:rsid w:val="00DB667A"/>
    <w:rsid w:val="00DB6D60"/>
    <w:rsid w:val="00DB76E1"/>
    <w:rsid w:val="00DB787D"/>
    <w:rsid w:val="00DB7E7E"/>
    <w:rsid w:val="00DB7FEB"/>
    <w:rsid w:val="00DC01E8"/>
    <w:rsid w:val="00DC05CE"/>
    <w:rsid w:val="00DC05E2"/>
    <w:rsid w:val="00DC0B8F"/>
    <w:rsid w:val="00DC0BEF"/>
    <w:rsid w:val="00DC167C"/>
    <w:rsid w:val="00DC1A93"/>
    <w:rsid w:val="00DC1E9E"/>
    <w:rsid w:val="00DC260E"/>
    <w:rsid w:val="00DC2DB2"/>
    <w:rsid w:val="00DC2EE1"/>
    <w:rsid w:val="00DC358E"/>
    <w:rsid w:val="00DC3659"/>
    <w:rsid w:val="00DC3673"/>
    <w:rsid w:val="00DC36CC"/>
    <w:rsid w:val="00DC3FC3"/>
    <w:rsid w:val="00DC418D"/>
    <w:rsid w:val="00DC4FFF"/>
    <w:rsid w:val="00DC536D"/>
    <w:rsid w:val="00DC53DD"/>
    <w:rsid w:val="00DC5732"/>
    <w:rsid w:val="00DC6063"/>
    <w:rsid w:val="00DC6169"/>
    <w:rsid w:val="00DC624B"/>
    <w:rsid w:val="00DC62DD"/>
    <w:rsid w:val="00DC6511"/>
    <w:rsid w:val="00DC6622"/>
    <w:rsid w:val="00DC680B"/>
    <w:rsid w:val="00DC6A7C"/>
    <w:rsid w:val="00DC6C45"/>
    <w:rsid w:val="00DC6CE6"/>
    <w:rsid w:val="00DC742F"/>
    <w:rsid w:val="00DC77E3"/>
    <w:rsid w:val="00DC78C7"/>
    <w:rsid w:val="00DC7A7C"/>
    <w:rsid w:val="00DC7FF0"/>
    <w:rsid w:val="00DD0209"/>
    <w:rsid w:val="00DD050C"/>
    <w:rsid w:val="00DD0567"/>
    <w:rsid w:val="00DD085D"/>
    <w:rsid w:val="00DD08A1"/>
    <w:rsid w:val="00DD1A90"/>
    <w:rsid w:val="00DD1BA0"/>
    <w:rsid w:val="00DD1FDA"/>
    <w:rsid w:val="00DD21FA"/>
    <w:rsid w:val="00DD27FA"/>
    <w:rsid w:val="00DD2DAB"/>
    <w:rsid w:val="00DD3C77"/>
    <w:rsid w:val="00DD412E"/>
    <w:rsid w:val="00DD439A"/>
    <w:rsid w:val="00DD4892"/>
    <w:rsid w:val="00DD5634"/>
    <w:rsid w:val="00DD5636"/>
    <w:rsid w:val="00DD5764"/>
    <w:rsid w:val="00DD589C"/>
    <w:rsid w:val="00DD59D8"/>
    <w:rsid w:val="00DD5C55"/>
    <w:rsid w:val="00DD5D47"/>
    <w:rsid w:val="00DD5F91"/>
    <w:rsid w:val="00DD61A7"/>
    <w:rsid w:val="00DD6508"/>
    <w:rsid w:val="00DD721D"/>
    <w:rsid w:val="00DD7341"/>
    <w:rsid w:val="00DD7933"/>
    <w:rsid w:val="00DD79C7"/>
    <w:rsid w:val="00DD7C99"/>
    <w:rsid w:val="00DE04B4"/>
    <w:rsid w:val="00DE091C"/>
    <w:rsid w:val="00DE0996"/>
    <w:rsid w:val="00DE1085"/>
    <w:rsid w:val="00DE113D"/>
    <w:rsid w:val="00DE169C"/>
    <w:rsid w:val="00DE1988"/>
    <w:rsid w:val="00DE1A44"/>
    <w:rsid w:val="00DE221C"/>
    <w:rsid w:val="00DE2843"/>
    <w:rsid w:val="00DE2D5A"/>
    <w:rsid w:val="00DE2EE2"/>
    <w:rsid w:val="00DE2F4C"/>
    <w:rsid w:val="00DE30A3"/>
    <w:rsid w:val="00DE335D"/>
    <w:rsid w:val="00DE36C8"/>
    <w:rsid w:val="00DE36FD"/>
    <w:rsid w:val="00DE3C91"/>
    <w:rsid w:val="00DE3D95"/>
    <w:rsid w:val="00DE3E98"/>
    <w:rsid w:val="00DE3FAE"/>
    <w:rsid w:val="00DE430D"/>
    <w:rsid w:val="00DE4361"/>
    <w:rsid w:val="00DE46DC"/>
    <w:rsid w:val="00DE4832"/>
    <w:rsid w:val="00DE4B70"/>
    <w:rsid w:val="00DE4F91"/>
    <w:rsid w:val="00DE5170"/>
    <w:rsid w:val="00DE52E6"/>
    <w:rsid w:val="00DE5303"/>
    <w:rsid w:val="00DE53AD"/>
    <w:rsid w:val="00DE54BD"/>
    <w:rsid w:val="00DE562B"/>
    <w:rsid w:val="00DE5685"/>
    <w:rsid w:val="00DE579A"/>
    <w:rsid w:val="00DE5B5B"/>
    <w:rsid w:val="00DE5D77"/>
    <w:rsid w:val="00DE6138"/>
    <w:rsid w:val="00DE621B"/>
    <w:rsid w:val="00DE6636"/>
    <w:rsid w:val="00DE66D0"/>
    <w:rsid w:val="00DE6BDE"/>
    <w:rsid w:val="00DE6EC5"/>
    <w:rsid w:val="00DE70F2"/>
    <w:rsid w:val="00DE721B"/>
    <w:rsid w:val="00DE7E63"/>
    <w:rsid w:val="00DF0299"/>
    <w:rsid w:val="00DF08D4"/>
    <w:rsid w:val="00DF0905"/>
    <w:rsid w:val="00DF14CB"/>
    <w:rsid w:val="00DF151D"/>
    <w:rsid w:val="00DF163F"/>
    <w:rsid w:val="00DF1992"/>
    <w:rsid w:val="00DF2195"/>
    <w:rsid w:val="00DF22D7"/>
    <w:rsid w:val="00DF23F5"/>
    <w:rsid w:val="00DF2729"/>
    <w:rsid w:val="00DF2C53"/>
    <w:rsid w:val="00DF3085"/>
    <w:rsid w:val="00DF3139"/>
    <w:rsid w:val="00DF4006"/>
    <w:rsid w:val="00DF45BD"/>
    <w:rsid w:val="00DF46B5"/>
    <w:rsid w:val="00DF474C"/>
    <w:rsid w:val="00DF48B2"/>
    <w:rsid w:val="00DF48DD"/>
    <w:rsid w:val="00DF4FBB"/>
    <w:rsid w:val="00DF5468"/>
    <w:rsid w:val="00DF556C"/>
    <w:rsid w:val="00DF5592"/>
    <w:rsid w:val="00DF562C"/>
    <w:rsid w:val="00DF58D7"/>
    <w:rsid w:val="00DF5E3C"/>
    <w:rsid w:val="00DF6050"/>
    <w:rsid w:val="00DF619F"/>
    <w:rsid w:val="00DF67A3"/>
    <w:rsid w:val="00DF6933"/>
    <w:rsid w:val="00DF6A33"/>
    <w:rsid w:val="00DF6A71"/>
    <w:rsid w:val="00DF7167"/>
    <w:rsid w:val="00DF79F6"/>
    <w:rsid w:val="00DF7FC7"/>
    <w:rsid w:val="00E000EA"/>
    <w:rsid w:val="00E00123"/>
    <w:rsid w:val="00E00323"/>
    <w:rsid w:val="00E00520"/>
    <w:rsid w:val="00E00700"/>
    <w:rsid w:val="00E00841"/>
    <w:rsid w:val="00E00920"/>
    <w:rsid w:val="00E0097F"/>
    <w:rsid w:val="00E00A55"/>
    <w:rsid w:val="00E010B2"/>
    <w:rsid w:val="00E013E0"/>
    <w:rsid w:val="00E01698"/>
    <w:rsid w:val="00E01874"/>
    <w:rsid w:val="00E01AE2"/>
    <w:rsid w:val="00E02073"/>
    <w:rsid w:val="00E023DE"/>
    <w:rsid w:val="00E02543"/>
    <w:rsid w:val="00E02577"/>
    <w:rsid w:val="00E026EC"/>
    <w:rsid w:val="00E02974"/>
    <w:rsid w:val="00E02F11"/>
    <w:rsid w:val="00E032A9"/>
    <w:rsid w:val="00E03498"/>
    <w:rsid w:val="00E03877"/>
    <w:rsid w:val="00E0445F"/>
    <w:rsid w:val="00E046A4"/>
    <w:rsid w:val="00E047BA"/>
    <w:rsid w:val="00E048B2"/>
    <w:rsid w:val="00E04CF0"/>
    <w:rsid w:val="00E04DA1"/>
    <w:rsid w:val="00E0572C"/>
    <w:rsid w:val="00E073F5"/>
    <w:rsid w:val="00E07431"/>
    <w:rsid w:val="00E07533"/>
    <w:rsid w:val="00E10203"/>
    <w:rsid w:val="00E10705"/>
    <w:rsid w:val="00E108F5"/>
    <w:rsid w:val="00E10D2D"/>
    <w:rsid w:val="00E10DAE"/>
    <w:rsid w:val="00E10F58"/>
    <w:rsid w:val="00E111AF"/>
    <w:rsid w:val="00E111C7"/>
    <w:rsid w:val="00E112A7"/>
    <w:rsid w:val="00E11743"/>
    <w:rsid w:val="00E11BD3"/>
    <w:rsid w:val="00E11C03"/>
    <w:rsid w:val="00E11C96"/>
    <w:rsid w:val="00E11CB6"/>
    <w:rsid w:val="00E11CE4"/>
    <w:rsid w:val="00E11D09"/>
    <w:rsid w:val="00E120D0"/>
    <w:rsid w:val="00E1211A"/>
    <w:rsid w:val="00E126A4"/>
    <w:rsid w:val="00E12DD0"/>
    <w:rsid w:val="00E13557"/>
    <w:rsid w:val="00E137DF"/>
    <w:rsid w:val="00E13880"/>
    <w:rsid w:val="00E1394D"/>
    <w:rsid w:val="00E13C0F"/>
    <w:rsid w:val="00E14241"/>
    <w:rsid w:val="00E14435"/>
    <w:rsid w:val="00E14473"/>
    <w:rsid w:val="00E14A90"/>
    <w:rsid w:val="00E14BE7"/>
    <w:rsid w:val="00E14E52"/>
    <w:rsid w:val="00E15252"/>
    <w:rsid w:val="00E153D5"/>
    <w:rsid w:val="00E1554A"/>
    <w:rsid w:val="00E1568A"/>
    <w:rsid w:val="00E15CC3"/>
    <w:rsid w:val="00E15D06"/>
    <w:rsid w:val="00E16175"/>
    <w:rsid w:val="00E1624C"/>
    <w:rsid w:val="00E162AD"/>
    <w:rsid w:val="00E165F6"/>
    <w:rsid w:val="00E1704C"/>
    <w:rsid w:val="00E170A0"/>
    <w:rsid w:val="00E17891"/>
    <w:rsid w:val="00E17A17"/>
    <w:rsid w:val="00E17ED0"/>
    <w:rsid w:val="00E20290"/>
    <w:rsid w:val="00E2094D"/>
    <w:rsid w:val="00E209F7"/>
    <w:rsid w:val="00E21517"/>
    <w:rsid w:val="00E216B7"/>
    <w:rsid w:val="00E21873"/>
    <w:rsid w:val="00E219A7"/>
    <w:rsid w:val="00E223D2"/>
    <w:rsid w:val="00E226F9"/>
    <w:rsid w:val="00E22844"/>
    <w:rsid w:val="00E22E65"/>
    <w:rsid w:val="00E232B4"/>
    <w:rsid w:val="00E23936"/>
    <w:rsid w:val="00E23D00"/>
    <w:rsid w:val="00E23D3A"/>
    <w:rsid w:val="00E23EF2"/>
    <w:rsid w:val="00E2411F"/>
    <w:rsid w:val="00E244B2"/>
    <w:rsid w:val="00E24A34"/>
    <w:rsid w:val="00E24A8F"/>
    <w:rsid w:val="00E24BA7"/>
    <w:rsid w:val="00E24ECD"/>
    <w:rsid w:val="00E24FCB"/>
    <w:rsid w:val="00E25331"/>
    <w:rsid w:val="00E25675"/>
    <w:rsid w:val="00E26208"/>
    <w:rsid w:val="00E265FE"/>
    <w:rsid w:val="00E26B7D"/>
    <w:rsid w:val="00E26BAA"/>
    <w:rsid w:val="00E26C0C"/>
    <w:rsid w:val="00E26CAC"/>
    <w:rsid w:val="00E26DE4"/>
    <w:rsid w:val="00E27677"/>
    <w:rsid w:val="00E2767E"/>
    <w:rsid w:val="00E277B7"/>
    <w:rsid w:val="00E2782E"/>
    <w:rsid w:val="00E27F76"/>
    <w:rsid w:val="00E305E5"/>
    <w:rsid w:val="00E30838"/>
    <w:rsid w:val="00E30B9C"/>
    <w:rsid w:val="00E31026"/>
    <w:rsid w:val="00E32464"/>
    <w:rsid w:val="00E325CB"/>
    <w:rsid w:val="00E3283E"/>
    <w:rsid w:val="00E32A53"/>
    <w:rsid w:val="00E32A95"/>
    <w:rsid w:val="00E32BC2"/>
    <w:rsid w:val="00E3381C"/>
    <w:rsid w:val="00E33EEC"/>
    <w:rsid w:val="00E341D9"/>
    <w:rsid w:val="00E34D32"/>
    <w:rsid w:val="00E35434"/>
    <w:rsid w:val="00E358D6"/>
    <w:rsid w:val="00E3592A"/>
    <w:rsid w:val="00E35ECE"/>
    <w:rsid w:val="00E362C9"/>
    <w:rsid w:val="00E36345"/>
    <w:rsid w:val="00E36445"/>
    <w:rsid w:val="00E36666"/>
    <w:rsid w:val="00E368E4"/>
    <w:rsid w:val="00E36ACC"/>
    <w:rsid w:val="00E36C2C"/>
    <w:rsid w:val="00E36F02"/>
    <w:rsid w:val="00E3715B"/>
    <w:rsid w:val="00E377DB"/>
    <w:rsid w:val="00E3793F"/>
    <w:rsid w:val="00E37D6E"/>
    <w:rsid w:val="00E37F4D"/>
    <w:rsid w:val="00E40343"/>
    <w:rsid w:val="00E403D0"/>
    <w:rsid w:val="00E40971"/>
    <w:rsid w:val="00E40D34"/>
    <w:rsid w:val="00E4166B"/>
    <w:rsid w:val="00E41C57"/>
    <w:rsid w:val="00E41DAF"/>
    <w:rsid w:val="00E420D0"/>
    <w:rsid w:val="00E42138"/>
    <w:rsid w:val="00E43105"/>
    <w:rsid w:val="00E436BD"/>
    <w:rsid w:val="00E43789"/>
    <w:rsid w:val="00E43911"/>
    <w:rsid w:val="00E43D64"/>
    <w:rsid w:val="00E440A0"/>
    <w:rsid w:val="00E441EB"/>
    <w:rsid w:val="00E44E06"/>
    <w:rsid w:val="00E45150"/>
    <w:rsid w:val="00E452D3"/>
    <w:rsid w:val="00E45C98"/>
    <w:rsid w:val="00E460FD"/>
    <w:rsid w:val="00E4630C"/>
    <w:rsid w:val="00E463DA"/>
    <w:rsid w:val="00E46641"/>
    <w:rsid w:val="00E46C9A"/>
    <w:rsid w:val="00E4713E"/>
    <w:rsid w:val="00E47A0E"/>
    <w:rsid w:val="00E50063"/>
    <w:rsid w:val="00E50114"/>
    <w:rsid w:val="00E51031"/>
    <w:rsid w:val="00E51286"/>
    <w:rsid w:val="00E51493"/>
    <w:rsid w:val="00E52000"/>
    <w:rsid w:val="00E5217E"/>
    <w:rsid w:val="00E52194"/>
    <w:rsid w:val="00E5258F"/>
    <w:rsid w:val="00E529B0"/>
    <w:rsid w:val="00E52BFC"/>
    <w:rsid w:val="00E52E09"/>
    <w:rsid w:val="00E532A5"/>
    <w:rsid w:val="00E535AA"/>
    <w:rsid w:val="00E53825"/>
    <w:rsid w:val="00E538C6"/>
    <w:rsid w:val="00E53BFC"/>
    <w:rsid w:val="00E5422F"/>
    <w:rsid w:val="00E54544"/>
    <w:rsid w:val="00E551A9"/>
    <w:rsid w:val="00E55390"/>
    <w:rsid w:val="00E55B22"/>
    <w:rsid w:val="00E55F45"/>
    <w:rsid w:val="00E560D4"/>
    <w:rsid w:val="00E56247"/>
    <w:rsid w:val="00E565A0"/>
    <w:rsid w:val="00E56668"/>
    <w:rsid w:val="00E5675F"/>
    <w:rsid w:val="00E567EA"/>
    <w:rsid w:val="00E56A8E"/>
    <w:rsid w:val="00E56B00"/>
    <w:rsid w:val="00E57515"/>
    <w:rsid w:val="00E57707"/>
    <w:rsid w:val="00E5770C"/>
    <w:rsid w:val="00E57FB8"/>
    <w:rsid w:val="00E6002A"/>
    <w:rsid w:val="00E60233"/>
    <w:rsid w:val="00E60349"/>
    <w:rsid w:val="00E608D8"/>
    <w:rsid w:val="00E60F09"/>
    <w:rsid w:val="00E6149A"/>
    <w:rsid w:val="00E615D7"/>
    <w:rsid w:val="00E61679"/>
    <w:rsid w:val="00E6187E"/>
    <w:rsid w:val="00E61881"/>
    <w:rsid w:val="00E61B26"/>
    <w:rsid w:val="00E61FED"/>
    <w:rsid w:val="00E6207F"/>
    <w:rsid w:val="00E623F6"/>
    <w:rsid w:val="00E62FE6"/>
    <w:rsid w:val="00E63033"/>
    <w:rsid w:val="00E63E9B"/>
    <w:rsid w:val="00E63F97"/>
    <w:rsid w:val="00E6410A"/>
    <w:rsid w:val="00E64449"/>
    <w:rsid w:val="00E64642"/>
    <w:rsid w:val="00E6484F"/>
    <w:rsid w:val="00E649B0"/>
    <w:rsid w:val="00E64F88"/>
    <w:rsid w:val="00E65326"/>
    <w:rsid w:val="00E653F7"/>
    <w:rsid w:val="00E65798"/>
    <w:rsid w:val="00E65E3B"/>
    <w:rsid w:val="00E662DB"/>
    <w:rsid w:val="00E6642B"/>
    <w:rsid w:val="00E6667F"/>
    <w:rsid w:val="00E66851"/>
    <w:rsid w:val="00E67212"/>
    <w:rsid w:val="00E67333"/>
    <w:rsid w:val="00E674F8"/>
    <w:rsid w:val="00E677A8"/>
    <w:rsid w:val="00E67890"/>
    <w:rsid w:val="00E67B38"/>
    <w:rsid w:val="00E67C53"/>
    <w:rsid w:val="00E67E54"/>
    <w:rsid w:val="00E7009C"/>
    <w:rsid w:val="00E70210"/>
    <w:rsid w:val="00E70E88"/>
    <w:rsid w:val="00E70F3B"/>
    <w:rsid w:val="00E7178A"/>
    <w:rsid w:val="00E71823"/>
    <w:rsid w:val="00E71A57"/>
    <w:rsid w:val="00E71BC1"/>
    <w:rsid w:val="00E71EC9"/>
    <w:rsid w:val="00E72360"/>
    <w:rsid w:val="00E724F0"/>
    <w:rsid w:val="00E72AF3"/>
    <w:rsid w:val="00E72DDE"/>
    <w:rsid w:val="00E733BB"/>
    <w:rsid w:val="00E73444"/>
    <w:rsid w:val="00E73542"/>
    <w:rsid w:val="00E73E20"/>
    <w:rsid w:val="00E743C7"/>
    <w:rsid w:val="00E7466A"/>
    <w:rsid w:val="00E74AAE"/>
    <w:rsid w:val="00E75420"/>
    <w:rsid w:val="00E75469"/>
    <w:rsid w:val="00E7566F"/>
    <w:rsid w:val="00E75CCF"/>
    <w:rsid w:val="00E75D63"/>
    <w:rsid w:val="00E76239"/>
    <w:rsid w:val="00E7638B"/>
    <w:rsid w:val="00E7668E"/>
    <w:rsid w:val="00E76F55"/>
    <w:rsid w:val="00E777EF"/>
    <w:rsid w:val="00E77C93"/>
    <w:rsid w:val="00E77E91"/>
    <w:rsid w:val="00E77EE2"/>
    <w:rsid w:val="00E800D9"/>
    <w:rsid w:val="00E80101"/>
    <w:rsid w:val="00E809D3"/>
    <w:rsid w:val="00E80A99"/>
    <w:rsid w:val="00E80C1B"/>
    <w:rsid w:val="00E80E67"/>
    <w:rsid w:val="00E8128A"/>
    <w:rsid w:val="00E81DE2"/>
    <w:rsid w:val="00E8237D"/>
    <w:rsid w:val="00E829EF"/>
    <w:rsid w:val="00E82D42"/>
    <w:rsid w:val="00E831BE"/>
    <w:rsid w:val="00E832A7"/>
    <w:rsid w:val="00E833F3"/>
    <w:rsid w:val="00E838DF"/>
    <w:rsid w:val="00E83A3A"/>
    <w:rsid w:val="00E83DDE"/>
    <w:rsid w:val="00E83F18"/>
    <w:rsid w:val="00E842AC"/>
    <w:rsid w:val="00E8435A"/>
    <w:rsid w:val="00E84EE4"/>
    <w:rsid w:val="00E85DFB"/>
    <w:rsid w:val="00E86C71"/>
    <w:rsid w:val="00E86E94"/>
    <w:rsid w:val="00E87A6F"/>
    <w:rsid w:val="00E87ABA"/>
    <w:rsid w:val="00E87B12"/>
    <w:rsid w:val="00E87FCF"/>
    <w:rsid w:val="00E90227"/>
    <w:rsid w:val="00E9030D"/>
    <w:rsid w:val="00E90515"/>
    <w:rsid w:val="00E90561"/>
    <w:rsid w:val="00E90AA8"/>
    <w:rsid w:val="00E90B31"/>
    <w:rsid w:val="00E90E1B"/>
    <w:rsid w:val="00E913D7"/>
    <w:rsid w:val="00E91E31"/>
    <w:rsid w:val="00E922C1"/>
    <w:rsid w:val="00E92C42"/>
    <w:rsid w:val="00E92C54"/>
    <w:rsid w:val="00E93381"/>
    <w:rsid w:val="00E9358B"/>
    <w:rsid w:val="00E93614"/>
    <w:rsid w:val="00E93A5C"/>
    <w:rsid w:val="00E93DCD"/>
    <w:rsid w:val="00E94987"/>
    <w:rsid w:val="00E94DEB"/>
    <w:rsid w:val="00E94FFC"/>
    <w:rsid w:val="00E95035"/>
    <w:rsid w:val="00E950FD"/>
    <w:rsid w:val="00E959DC"/>
    <w:rsid w:val="00E95AFB"/>
    <w:rsid w:val="00E95D90"/>
    <w:rsid w:val="00E95F7B"/>
    <w:rsid w:val="00E960D8"/>
    <w:rsid w:val="00E96514"/>
    <w:rsid w:val="00E96813"/>
    <w:rsid w:val="00E972C6"/>
    <w:rsid w:val="00E976AA"/>
    <w:rsid w:val="00E97A9F"/>
    <w:rsid w:val="00E97F3D"/>
    <w:rsid w:val="00EA0188"/>
    <w:rsid w:val="00EA07F0"/>
    <w:rsid w:val="00EA0BBC"/>
    <w:rsid w:val="00EA0D1A"/>
    <w:rsid w:val="00EA0E3D"/>
    <w:rsid w:val="00EA0FD7"/>
    <w:rsid w:val="00EA10F8"/>
    <w:rsid w:val="00EA1567"/>
    <w:rsid w:val="00EA163C"/>
    <w:rsid w:val="00EA182D"/>
    <w:rsid w:val="00EA29B3"/>
    <w:rsid w:val="00EA34CC"/>
    <w:rsid w:val="00EA4135"/>
    <w:rsid w:val="00EA429B"/>
    <w:rsid w:val="00EA44F4"/>
    <w:rsid w:val="00EA5112"/>
    <w:rsid w:val="00EA5356"/>
    <w:rsid w:val="00EA54FE"/>
    <w:rsid w:val="00EA5BF7"/>
    <w:rsid w:val="00EA5C9C"/>
    <w:rsid w:val="00EA6569"/>
    <w:rsid w:val="00EA664E"/>
    <w:rsid w:val="00EA68E2"/>
    <w:rsid w:val="00EA6BA9"/>
    <w:rsid w:val="00EA6BE4"/>
    <w:rsid w:val="00EA6CEB"/>
    <w:rsid w:val="00EA6E4F"/>
    <w:rsid w:val="00EA6E89"/>
    <w:rsid w:val="00EA740E"/>
    <w:rsid w:val="00EA7A92"/>
    <w:rsid w:val="00EA7ABB"/>
    <w:rsid w:val="00EA7CED"/>
    <w:rsid w:val="00EB0185"/>
    <w:rsid w:val="00EB0D7D"/>
    <w:rsid w:val="00EB0DA6"/>
    <w:rsid w:val="00EB0E38"/>
    <w:rsid w:val="00EB1099"/>
    <w:rsid w:val="00EB10F1"/>
    <w:rsid w:val="00EB15B9"/>
    <w:rsid w:val="00EB1745"/>
    <w:rsid w:val="00EB1D28"/>
    <w:rsid w:val="00EB2240"/>
    <w:rsid w:val="00EB23E5"/>
    <w:rsid w:val="00EB271D"/>
    <w:rsid w:val="00EB27A0"/>
    <w:rsid w:val="00EB2997"/>
    <w:rsid w:val="00EB2A56"/>
    <w:rsid w:val="00EB2EC8"/>
    <w:rsid w:val="00EB2EF3"/>
    <w:rsid w:val="00EB2FE9"/>
    <w:rsid w:val="00EB31D5"/>
    <w:rsid w:val="00EB3432"/>
    <w:rsid w:val="00EB3441"/>
    <w:rsid w:val="00EB36EE"/>
    <w:rsid w:val="00EB3CB6"/>
    <w:rsid w:val="00EB3EA0"/>
    <w:rsid w:val="00EB4015"/>
    <w:rsid w:val="00EB425C"/>
    <w:rsid w:val="00EB4859"/>
    <w:rsid w:val="00EB4C14"/>
    <w:rsid w:val="00EB4C63"/>
    <w:rsid w:val="00EB5037"/>
    <w:rsid w:val="00EB60C5"/>
    <w:rsid w:val="00EB62C0"/>
    <w:rsid w:val="00EB668C"/>
    <w:rsid w:val="00EB6E6A"/>
    <w:rsid w:val="00EB716C"/>
    <w:rsid w:val="00EB7352"/>
    <w:rsid w:val="00EB771D"/>
    <w:rsid w:val="00EB77FF"/>
    <w:rsid w:val="00EB7FAA"/>
    <w:rsid w:val="00EB7FEF"/>
    <w:rsid w:val="00EC0421"/>
    <w:rsid w:val="00EC07D5"/>
    <w:rsid w:val="00EC0A6B"/>
    <w:rsid w:val="00EC0C9B"/>
    <w:rsid w:val="00EC0F21"/>
    <w:rsid w:val="00EC1103"/>
    <w:rsid w:val="00EC13FA"/>
    <w:rsid w:val="00EC15EC"/>
    <w:rsid w:val="00EC160F"/>
    <w:rsid w:val="00EC1959"/>
    <w:rsid w:val="00EC19A9"/>
    <w:rsid w:val="00EC22EC"/>
    <w:rsid w:val="00EC246B"/>
    <w:rsid w:val="00EC2B2B"/>
    <w:rsid w:val="00EC3554"/>
    <w:rsid w:val="00EC3599"/>
    <w:rsid w:val="00EC3B2C"/>
    <w:rsid w:val="00EC3C7A"/>
    <w:rsid w:val="00EC40A0"/>
    <w:rsid w:val="00EC4154"/>
    <w:rsid w:val="00EC416B"/>
    <w:rsid w:val="00EC437E"/>
    <w:rsid w:val="00EC4382"/>
    <w:rsid w:val="00EC4495"/>
    <w:rsid w:val="00EC484A"/>
    <w:rsid w:val="00EC4BDD"/>
    <w:rsid w:val="00EC51EB"/>
    <w:rsid w:val="00EC53E3"/>
    <w:rsid w:val="00EC5701"/>
    <w:rsid w:val="00EC59DF"/>
    <w:rsid w:val="00EC60BB"/>
    <w:rsid w:val="00EC6538"/>
    <w:rsid w:val="00EC68EE"/>
    <w:rsid w:val="00EC6B9C"/>
    <w:rsid w:val="00EC6F41"/>
    <w:rsid w:val="00EC71A8"/>
    <w:rsid w:val="00EC7276"/>
    <w:rsid w:val="00EC7594"/>
    <w:rsid w:val="00EC7E96"/>
    <w:rsid w:val="00ED0242"/>
    <w:rsid w:val="00ED057B"/>
    <w:rsid w:val="00ED0AAC"/>
    <w:rsid w:val="00ED1318"/>
    <w:rsid w:val="00ED1510"/>
    <w:rsid w:val="00ED2C3B"/>
    <w:rsid w:val="00ED3013"/>
    <w:rsid w:val="00ED310F"/>
    <w:rsid w:val="00ED3137"/>
    <w:rsid w:val="00ED3637"/>
    <w:rsid w:val="00ED3CA3"/>
    <w:rsid w:val="00ED427B"/>
    <w:rsid w:val="00ED4582"/>
    <w:rsid w:val="00ED4826"/>
    <w:rsid w:val="00ED493C"/>
    <w:rsid w:val="00ED4B76"/>
    <w:rsid w:val="00ED4E95"/>
    <w:rsid w:val="00ED5038"/>
    <w:rsid w:val="00ED545A"/>
    <w:rsid w:val="00ED56C4"/>
    <w:rsid w:val="00ED60B1"/>
    <w:rsid w:val="00ED61E1"/>
    <w:rsid w:val="00ED662D"/>
    <w:rsid w:val="00ED66C9"/>
    <w:rsid w:val="00ED6AA0"/>
    <w:rsid w:val="00ED707B"/>
    <w:rsid w:val="00ED7C51"/>
    <w:rsid w:val="00ED7D46"/>
    <w:rsid w:val="00EE04C8"/>
    <w:rsid w:val="00EE0679"/>
    <w:rsid w:val="00EE0968"/>
    <w:rsid w:val="00EE09F1"/>
    <w:rsid w:val="00EE0AB3"/>
    <w:rsid w:val="00EE0B22"/>
    <w:rsid w:val="00EE0D51"/>
    <w:rsid w:val="00EE0DDA"/>
    <w:rsid w:val="00EE12E2"/>
    <w:rsid w:val="00EE1BDA"/>
    <w:rsid w:val="00EE1C47"/>
    <w:rsid w:val="00EE1CF3"/>
    <w:rsid w:val="00EE23B6"/>
    <w:rsid w:val="00EE2796"/>
    <w:rsid w:val="00EE288D"/>
    <w:rsid w:val="00EE332C"/>
    <w:rsid w:val="00EE3404"/>
    <w:rsid w:val="00EE36F1"/>
    <w:rsid w:val="00EE3992"/>
    <w:rsid w:val="00EE43F1"/>
    <w:rsid w:val="00EE43FF"/>
    <w:rsid w:val="00EE5A2D"/>
    <w:rsid w:val="00EE5ACC"/>
    <w:rsid w:val="00EE5B22"/>
    <w:rsid w:val="00EE5BF6"/>
    <w:rsid w:val="00EE5FCE"/>
    <w:rsid w:val="00EE6130"/>
    <w:rsid w:val="00EE6883"/>
    <w:rsid w:val="00EE68D1"/>
    <w:rsid w:val="00EE77CD"/>
    <w:rsid w:val="00EE7C41"/>
    <w:rsid w:val="00EE7D56"/>
    <w:rsid w:val="00EF03C0"/>
    <w:rsid w:val="00EF0B8A"/>
    <w:rsid w:val="00EF1832"/>
    <w:rsid w:val="00EF1E10"/>
    <w:rsid w:val="00EF27D4"/>
    <w:rsid w:val="00EF372F"/>
    <w:rsid w:val="00EF38F0"/>
    <w:rsid w:val="00EF3B8A"/>
    <w:rsid w:val="00EF3D0E"/>
    <w:rsid w:val="00EF3F31"/>
    <w:rsid w:val="00EF3FB4"/>
    <w:rsid w:val="00EF5660"/>
    <w:rsid w:val="00EF5DF8"/>
    <w:rsid w:val="00EF61C7"/>
    <w:rsid w:val="00EF668D"/>
    <w:rsid w:val="00EF66DC"/>
    <w:rsid w:val="00EF690F"/>
    <w:rsid w:val="00EF6C0E"/>
    <w:rsid w:val="00EF6F0E"/>
    <w:rsid w:val="00EF7416"/>
    <w:rsid w:val="00EF7C76"/>
    <w:rsid w:val="00F005CB"/>
    <w:rsid w:val="00F00C43"/>
    <w:rsid w:val="00F00C9D"/>
    <w:rsid w:val="00F00DE5"/>
    <w:rsid w:val="00F0142A"/>
    <w:rsid w:val="00F01565"/>
    <w:rsid w:val="00F01C73"/>
    <w:rsid w:val="00F02AB2"/>
    <w:rsid w:val="00F03693"/>
    <w:rsid w:val="00F03F1C"/>
    <w:rsid w:val="00F04F44"/>
    <w:rsid w:val="00F052A9"/>
    <w:rsid w:val="00F055DF"/>
    <w:rsid w:val="00F05927"/>
    <w:rsid w:val="00F05AD6"/>
    <w:rsid w:val="00F05B25"/>
    <w:rsid w:val="00F05DCB"/>
    <w:rsid w:val="00F064B2"/>
    <w:rsid w:val="00F06906"/>
    <w:rsid w:val="00F06B1E"/>
    <w:rsid w:val="00F06CD8"/>
    <w:rsid w:val="00F0719D"/>
    <w:rsid w:val="00F071B5"/>
    <w:rsid w:val="00F0780A"/>
    <w:rsid w:val="00F079A6"/>
    <w:rsid w:val="00F07B62"/>
    <w:rsid w:val="00F07D50"/>
    <w:rsid w:val="00F07ED3"/>
    <w:rsid w:val="00F10013"/>
    <w:rsid w:val="00F1039B"/>
    <w:rsid w:val="00F106A4"/>
    <w:rsid w:val="00F106F8"/>
    <w:rsid w:val="00F10754"/>
    <w:rsid w:val="00F10C30"/>
    <w:rsid w:val="00F10E9E"/>
    <w:rsid w:val="00F1104C"/>
    <w:rsid w:val="00F11515"/>
    <w:rsid w:val="00F11551"/>
    <w:rsid w:val="00F1187B"/>
    <w:rsid w:val="00F11972"/>
    <w:rsid w:val="00F11BB1"/>
    <w:rsid w:val="00F11CEC"/>
    <w:rsid w:val="00F11D74"/>
    <w:rsid w:val="00F11E5A"/>
    <w:rsid w:val="00F12034"/>
    <w:rsid w:val="00F120DB"/>
    <w:rsid w:val="00F123BB"/>
    <w:rsid w:val="00F12649"/>
    <w:rsid w:val="00F1269A"/>
    <w:rsid w:val="00F126DC"/>
    <w:rsid w:val="00F12DE8"/>
    <w:rsid w:val="00F1308F"/>
    <w:rsid w:val="00F13825"/>
    <w:rsid w:val="00F13A3F"/>
    <w:rsid w:val="00F13A4A"/>
    <w:rsid w:val="00F13B90"/>
    <w:rsid w:val="00F13D83"/>
    <w:rsid w:val="00F13F69"/>
    <w:rsid w:val="00F142C6"/>
    <w:rsid w:val="00F142F0"/>
    <w:rsid w:val="00F14744"/>
    <w:rsid w:val="00F14C7E"/>
    <w:rsid w:val="00F14EA9"/>
    <w:rsid w:val="00F1507A"/>
    <w:rsid w:val="00F1526C"/>
    <w:rsid w:val="00F15545"/>
    <w:rsid w:val="00F158CD"/>
    <w:rsid w:val="00F1680F"/>
    <w:rsid w:val="00F1717C"/>
    <w:rsid w:val="00F171CE"/>
    <w:rsid w:val="00F1782D"/>
    <w:rsid w:val="00F202FA"/>
    <w:rsid w:val="00F20628"/>
    <w:rsid w:val="00F207A8"/>
    <w:rsid w:val="00F20ADA"/>
    <w:rsid w:val="00F20F68"/>
    <w:rsid w:val="00F214B4"/>
    <w:rsid w:val="00F214FD"/>
    <w:rsid w:val="00F2159B"/>
    <w:rsid w:val="00F21C05"/>
    <w:rsid w:val="00F2204B"/>
    <w:rsid w:val="00F22A86"/>
    <w:rsid w:val="00F22BA7"/>
    <w:rsid w:val="00F2365B"/>
    <w:rsid w:val="00F23871"/>
    <w:rsid w:val="00F240C5"/>
    <w:rsid w:val="00F242C6"/>
    <w:rsid w:val="00F24FDA"/>
    <w:rsid w:val="00F25328"/>
    <w:rsid w:val="00F2542A"/>
    <w:rsid w:val="00F25828"/>
    <w:rsid w:val="00F25BE9"/>
    <w:rsid w:val="00F25C81"/>
    <w:rsid w:val="00F25D9D"/>
    <w:rsid w:val="00F26017"/>
    <w:rsid w:val="00F2624A"/>
    <w:rsid w:val="00F264A1"/>
    <w:rsid w:val="00F264E5"/>
    <w:rsid w:val="00F26545"/>
    <w:rsid w:val="00F26920"/>
    <w:rsid w:val="00F26A6D"/>
    <w:rsid w:val="00F26E84"/>
    <w:rsid w:val="00F26EFB"/>
    <w:rsid w:val="00F26F00"/>
    <w:rsid w:val="00F27491"/>
    <w:rsid w:val="00F27586"/>
    <w:rsid w:val="00F27EEE"/>
    <w:rsid w:val="00F27F4E"/>
    <w:rsid w:val="00F3003F"/>
    <w:rsid w:val="00F3013B"/>
    <w:rsid w:val="00F306FB"/>
    <w:rsid w:val="00F30B32"/>
    <w:rsid w:val="00F30F61"/>
    <w:rsid w:val="00F31012"/>
    <w:rsid w:val="00F317EA"/>
    <w:rsid w:val="00F31E2F"/>
    <w:rsid w:val="00F321A7"/>
    <w:rsid w:val="00F324EE"/>
    <w:rsid w:val="00F32C54"/>
    <w:rsid w:val="00F32E84"/>
    <w:rsid w:val="00F32E89"/>
    <w:rsid w:val="00F3336A"/>
    <w:rsid w:val="00F3360A"/>
    <w:rsid w:val="00F33880"/>
    <w:rsid w:val="00F34346"/>
    <w:rsid w:val="00F344BD"/>
    <w:rsid w:val="00F34D7C"/>
    <w:rsid w:val="00F350D2"/>
    <w:rsid w:val="00F3537A"/>
    <w:rsid w:val="00F3537D"/>
    <w:rsid w:val="00F35544"/>
    <w:rsid w:val="00F35921"/>
    <w:rsid w:val="00F359E3"/>
    <w:rsid w:val="00F35EA1"/>
    <w:rsid w:val="00F3629D"/>
    <w:rsid w:val="00F363DA"/>
    <w:rsid w:val="00F364AE"/>
    <w:rsid w:val="00F36535"/>
    <w:rsid w:val="00F36977"/>
    <w:rsid w:val="00F36D17"/>
    <w:rsid w:val="00F36F10"/>
    <w:rsid w:val="00F370B7"/>
    <w:rsid w:val="00F371AD"/>
    <w:rsid w:val="00F37979"/>
    <w:rsid w:val="00F379C8"/>
    <w:rsid w:val="00F37B07"/>
    <w:rsid w:val="00F37D88"/>
    <w:rsid w:val="00F40016"/>
    <w:rsid w:val="00F40335"/>
    <w:rsid w:val="00F40398"/>
    <w:rsid w:val="00F40445"/>
    <w:rsid w:val="00F405C3"/>
    <w:rsid w:val="00F40D10"/>
    <w:rsid w:val="00F418AD"/>
    <w:rsid w:val="00F41BBD"/>
    <w:rsid w:val="00F42BC3"/>
    <w:rsid w:val="00F42C08"/>
    <w:rsid w:val="00F43034"/>
    <w:rsid w:val="00F432E9"/>
    <w:rsid w:val="00F4341A"/>
    <w:rsid w:val="00F43B6B"/>
    <w:rsid w:val="00F4403F"/>
    <w:rsid w:val="00F44628"/>
    <w:rsid w:val="00F44ADF"/>
    <w:rsid w:val="00F44B89"/>
    <w:rsid w:val="00F44BAA"/>
    <w:rsid w:val="00F44D98"/>
    <w:rsid w:val="00F450C1"/>
    <w:rsid w:val="00F45733"/>
    <w:rsid w:val="00F45E83"/>
    <w:rsid w:val="00F45EFE"/>
    <w:rsid w:val="00F46745"/>
    <w:rsid w:val="00F46CC4"/>
    <w:rsid w:val="00F46DB8"/>
    <w:rsid w:val="00F47AE5"/>
    <w:rsid w:val="00F47FE2"/>
    <w:rsid w:val="00F50850"/>
    <w:rsid w:val="00F508A1"/>
    <w:rsid w:val="00F508B3"/>
    <w:rsid w:val="00F50BE3"/>
    <w:rsid w:val="00F510A4"/>
    <w:rsid w:val="00F511FD"/>
    <w:rsid w:val="00F51E1F"/>
    <w:rsid w:val="00F5228F"/>
    <w:rsid w:val="00F5296B"/>
    <w:rsid w:val="00F52B36"/>
    <w:rsid w:val="00F52C7A"/>
    <w:rsid w:val="00F52CE7"/>
    <w:rsid w:val="00F534F2"/>
    <w:rsid w:val="00F53DF0"/>
    <w:rsid w:val="00F54809"/>
    <w:rsid w:val="00F548C7"/>
    <w:rsid w:val="00F5490C"/>
    <w:rsid w:val="00F54957"/>
    <w:rsid w:val="00F54B2D"/>
    <w:rsid w:val="00F54CA2"/>
    <w:rsid w:val="00F54D6A"/>
    <w:rsid w:val="00F54E6D"/>
    <w:rsid w:val="00F5558E"/>
    <w:rsid w:val="00F55B92"/>
    <w:rsid w:val="00F55E7B"/>
    <w:rsid w:val="00F55F1F"/>
    <w:rsid w:val="00F55F49"/>
    <w:rsid w:val="00F55FB2"/>
    <w:rsid w:val="00F56405"/>
    <w:rsid w:val="00F564CD"/>
    <w:rsid w:val="00F56F9C"/>
    <w:rsid w:val="00F57299"/>
    <w:rsid w:val="00F576C3"/>
    <w:rsid w:val="00F576E5"/>
    <w:rsid w:val="00F5771D"/>
    <w:rsid w:val="00F5798D"/>
    <w:rsid w:val="00F579C3"/>
    <w:rsid w:val="00F57AAC"/>
    <w:rsid w:val="00F57FF9"/>
    <w:rsid w:val="00F60734"/>
    <w:rsid w:val="00F60C71"/>
    <w:rsid w:val="00F60DC5"/>
    <w:rsid w:val="00F61131"/>
    <w:rsid w:val="00F612FF"/>
    <w:rsid w:val="00F616DB"/>
    <w:rsid w:val="00F617C1"/>
    <w:rsid w:val="00F61D42"/>
    <w:rsid w:val="00F626AB"/>
    <w:rsid w:val="00F633CC"/>
    <w:rsid w:val="00F639F4"/>
    <w:rsid w:val="00F644BE"/>
    <w:rsid w:val="00F647B5"/>
    <w:rsid w:val="00F64B70"/>
    <w:rsid w:val="00F654AC"/>
    <w:rsid w:val="00F65A57"/>
    <w:rsid w:val="00F65B42"/>
    <w:rsid w:val="00F65C03"/>
    <w:rsid w:val="00F65DAA"/>
    <w:rsid w:val="00F66292"/>
    <w:rsid w:val="00F664CC"/>
    <w:rsid w:val="00F667B9"/>
    <w:rsid w:val="00F66B70"/>
    <w:rsid w:val="00F66C99"/>
    <w:rsid w:val="00F66CF8"/>
    <w:rsid w:val="00F6741A"/>
    <w:rsid w:val="00F67764"/>
    <w:rsid w:val="00F6798B"/>
    <w:rsid w:val="00F67B0A"/>
    <w:rsid w:val="00F703DF"/>
    <w:rsid w:val="00F71034"/>
    <w:rsid w:val="00F7163E"/>
    <w:rsid w:val="00F72143"/>
    <w:rsid w:val="00F7217C"/>
    <w:rsid w:val="00F722FE"/>
    <w:rsid w:val="00F72379"/>
    <w:rsid w:val="00F7247A"/>
    <w:rsid w:val="00F726E3"/>
    <w:rsid w:val="00F72831"/>
    <w:rsid w:val="00F728AE"/>
    <w:rsid w:val="00F72B45"/>
    <w:rsid w:val="00F72FD2"/>
    <w:rsid w:val="00F735E4"/>
    <w:rsid w:val="00F739C2"/>
    <w:rsid w:val="00F742EE"/>
    <w:rsid w:val="00F744EC"/>
    <w:rsid w:val="00F74A58"/>
    <w:rsid w:val="00F74B9A"/>
    <w:rsid w:val="00F74DB3"/>
    <w:rsid w:val="00F74F50"/>
    <w:rsid w:val="00F754DA"/>
    <w:rsid w:val="00F7562D"/>
    <w:rsid w:val="00F75F15"/>
    <w:rsid w:val="00F76951"/>
    <w:rsid w:val="00F76CFB"/>
    <w:rsid w:val="00F778B6"/>
    <w:rsid w:val="00F778BE"/>
    <w:rsid w:val="00F779C6"/>
    <w:rsid w:val="00F77A0E"/>
    <w:rsid w:val="00F80149"/>
    <w:rsid w:val="00F803C4"/>
    <w:rsid w:val="00F8051E"/>
    <w:rsid w:val="00F80769"/>
    <w:rsid w:val="00F80944"/>
    <w:rsid w:val="00F80ABD"/>
    <w:rsid w:val="00F80E44"/>
    <w:rsid w:val="00F80F4B"/>
    <w:rsid w:val="00F8102B"/>
    <w:rsid w:val="00F81864"/>
    <w:rsid w:val="00F81A4D"/>
    <w:rsid w:val="00F82470"/>
    <w:rsid w:val="00F82A20"/>
    <w:rsid w:val="00F82BF3"/>
    <w:rsid w:val="00F8343F"/>
    <w:rsid w:val="00F83854"/>
    <w:rsid w:val="00F83CE4"/>
    <w:rsid w:val="00F83CF8"/>
    <w:rsid w:val="00F84594"/>
    <w:rsid w:val="00F84925"/>
    <w:rsid w:val="00F84F52"/>
    <w:rsid w:val="00F84FAA"/>
    <w:rsid w:val="00F85170"/>
    <w:rsid w:val="00F854F5"/>
    <w:rsid w:val="00F85F66"/>
    <w:rsid w:val="00F86611"/>
    <w:rsid w:val="00F86761"/>
    <w:rsid w:val="00F868E4"/>
    <w:rsid w:val="00F86AEB"/>
    <w:rsid w:val="00F86AF2"/>
    <w:rsid w:val="00F86B62"/>
    <w:rsid w:val="00F86F37"/>
    <w:rsid w:val="00F86FBB"/>
    <w:rsid w:val="00F87309"/>
    <w:rsid w:val="00F875BC"/>
    <w:rsid w:val="00F877B5"/>
    <w:rsid w:val="00F878B0"/>
    <w:rsid w:val="00F87944"/>
    <w:rsid w:val="00F8796B"/>
    <w:rsid w:val="00F87AC3"/>
    <w:rsid w:val="00F87C86"/>
    <w:rsid w:val="00F90060"/>
    <w:rsid w:val="00F909EA"/>
    <w:rsid w:val="00F91024"/>
    <w:rsid w:val="00F913CC"/>
    <w:rsid w:val="00F91767"/>
    <w:rsid w:val="00F91896"/>
    <w:rsid w:val="00F920FD"/>
    <w:rsid w:val="00F922B3"/>
    <w:rsid w:val="00F9240A"/>
    <w:rsid w:val="00F92D18"/>
    <w:rsid w:val="00F9356A"/>
    <w:rsid w:val="00F935BF"/>
    <w:rsid w:val="00F93952"/>
    <w:rsid w:val="00F9427A"/>
    <w:rsid w:val="00F94481"/>
    <w:rsid w:val="00F9471B"/>
    <w:rsid w:val="00F94C50"/>
    <w:rsid w:val="00F94CD5"/>
    <w:rsid w:val="00F94EDA"/>
    <w:rsid w:val="00F9504B"/>
    <w:rsid w:val="00F951AE"/>
    <w:rsid w:val="00F957CE"/>
    <w:rsid w:val="00F95834"/>
    <w:rsid w:val="00F95A25"/>
    <w:rsid w:val="00F95B48"/>
    <w:rsid w:val="00F96163"/>
    <w:rsid w:val="00F964D0"/>
    <w:rsid w:val="00F96777"/>
    <w:rsid w:val="00F96AD1"/>
    <w:rsid w:val="00F96D95"/>
    <w:rsid w:val="00F96DDF"/>
    <w:rsid w:val="00F96F2A"/>
    <w:rsid w:val="00F973B7"/>
    <w:rsid w:val="00F97AFE"/>
    <w:rsid w:val="00F97B62"/>
    <w:rsid w:val="00F97F32"/>
    <w:rsid w:val="00FA04EA"/>
    <w:rsid w:val="00FA0EC6"/>
    <w:rsid w:val="00FA18BF"/>
    <w:rsid w:val="00FA1C86"/>
    <w:rsid w:val="00FA23AA"/>
    <w:rsid w:val="00FA2BDC"/>
    <w:rsid w:val="00FA2D2A"/>
    <w:rsid w:val="00FA2DCA"/>
    <w:rsid w:val="00FA3729"/>
    <w:rsid w:val="00FA3942"/>
    <w:rsid w:val="00FA4A40"/>
    <w:rsid w:val="00FA4B6C"/>
    <w:rsid w:val="00FA4EEB"/>
    <w:rsid w:val="00FA4F48"/>
    <w:rsid w:val="00FA58AB"/>
    <w:rsid w:val="00FA59FC"/>
    <w:rsid w:val="00FA5EED"/>
    <w:rsid w:val="00FA62E3"/>
    <w:rsid w:val="00FA67BC"/>
    <w:rsid w:val="00FA69DC"/>
    <w:rsid w:val="00FA6F1E"/>
    <w:rsid w:val="00FA759C"/>
    <w:rsid w:val="00FA75A3"/>
    <w:rsid w:val="00FA7685"/>
    <w:rsid w:val="00FA7B43"/>
    <w:rsid w:val="00FA7FA5"/>
    <w:rsid w:val="00FB0169"/>
    <w:rsid w:val="00FB0434"/>
    <w:rsid w:val="00FB09E9"/>
    <w:rsid w:val="00FB1025"/>
    <w:rsid w:val="00FB1066"/>
    <w:rsid w:val="00FB1479"/>
    <w:rsid w:val="00FB1A0C"/>
    <w:rsid w:val="00FB1AE9"/>
    <w:rsid w:val="00FB1D4B"/>
    <w:rsid w:val="00FB1FB6"/>
    <w:rsid w:val="00FB2027"/>
    <w:rsid w:val="00FB28C4"/>
    <w:rsid w:val="00FB2FF8"/>
    <w:rsid w:val="00FB3225"/>
    <w:rsid w:val="00FB3394"/>
    <w:rsid w:val="00FB33F6"/>
    <w:rsid w:val="00FB3572"/>
    <w:rsid w:val="00FB40F5"/>
    <w:rsid w:val="00FB48E5"/>
    <w:rsid w:val="00FB4CC9"/>
    <w:rsid w:val="00FB523B"/>
    <w:rsid w:val="00FB57A6"/>
    <w:rsid w:val="00FB5949"/>
    <w:rsid w:val="00FB5994"/>
    <w:rsid w:val="00FB599B"/>
    <w:rsid w:val="00FB5B43"/>
    <w:rsid w:val="00FB6C31"/>
    <w:rsid w:val="00FB731E"/>
    <w:rsid w:val="00FB773C"/>
    <w:rsid w:val="00FB7BCF"/>
    <w:rsid w:val="00FB7EA0"/>
    <w:rsid w:val="00FC0073"/>
    <w:rsid w:val="00FC0216"/>
    <w:rsid w:val="00FC04E6"/>
    <w:rsid w:val="00FC0533"/>
    <w:rsid w:val="00FC0986"/>
    <w:rsid w:val="00FC0A34"/>
    <w:rsid w:val="00FC0A90"/>
    <w:rsid w:val="00FC0D11"/>
    <w:rsid w:val="00FC0F9B"/>
    <w:rsid w:val="00FC16D6"/>
    <w:rsid w:val="00FC191B"/>
    <w:rsid w:val="00FC1A31"/>
    <w:rsid w:val="00FC1A75"/>
    <w:rsid w:val="00FC1DA1"/>
    <w:rsid w:val="00FC1F52"/>
    <w:rsid w:val="00FC22C9"/>
    <w:rsid w:val="00FC3410"/>
    <w:rsid w:val="00FC358C"/>
    <w:rsid w:val="00FC3617"/>
    <w:rsid w:val="00FC3DB6"/>
    <w:rsid w:val="00FC3EE1"/>
    <w:rsid w:val="00FC3F77"/>
    <w:rsid w:val="00FC41C0"/>
    <w:rsid w:val="00FC4855"/>
    <w:rsid w:val="00FC4AA1"/>
    <w:rsid w:val="00FC5083"/>
    <w:rsid w:val="00FC54BD"/>
    <w:rsid w:val="00FC5A35"/>
    <w:rsid w:val="00FC5A6A"/>
    <w:rsid w:val="00FC5DAA"/>
    <w:rsid w:val="00FC5E7F"/>
    <w:rsid w:val="00FC5F22"/>
    <w:rsid w:val="00FC6519"/>
    <w:rsid w:val="00FC6660"/>
    <w:rsid w:val="00FC6D79"/>
    <w:rsid w:val="00FC71B1"/>
    <w:rsid w:val="00FC72FE"/>
    <w:rsid w:val="00FC73B3"/>
    <w:rsid w:val="00FC767E"/>
    <w:rsid w:val="00FC7887"/>
    <w:rsid w:val="00FC7ABA"/>
    <w:rsid w:val="00FC7F2E"/>
    <w:rsid w:val="00FC7F9A"/>
    <w:rsid w:val="00FD04C0"/>
    <w:rsid w:val="00FD0813"/>
    <w:rsid w:val="00FD0A11"/>
    <w:rsid w:val="00FD0CFA"/>
    <w:rsid w:val="00FD1849"/>
    <w:rsid w:val="00FD1866"/>
    <w:rsid w:val="00FD1888"/>
    <w:rsid w:val="00FD197D"/>
    <w:rsid w:val="00FD21D9"/>
    <w:rsid w:val="00FD27FA"/>
    <w:rsid w:val="00FD29A0"/>
    <w:rsid w:val="00FD2F4B"/>
    <w:rsid w:val="00FD330A"/>
    <w:rsid w:val="00FD38A3"/>
    <w:rsid w:val="00FD39A3"/>
    <w:rsid w:val="00FD40E1"/>
    <w:rsid w:val="00FD462F"/>
    <w:rsid w:val="00FD48F6"/>
    <w:rsid w:val="00FD5182"/>
    <w:rsid w:val="00FD57AF"/>
    <w:rsid w:val="00FD5831"/>
    <w:rsid w:val="00FD586B"/>
    <w:rsid w:val="00FD5C6D"/>
    <w:rsid w:val="00FD5C8E"/>
    <w:rsid w:val="00FD5F87"/>
    <w:rsid w:val="00FD6A6F"/>
    <w:rsid w:val="00FD713D"/>
    <w:rsid w:val="00FD77A7"/>
    <w:rsid w:val="00FE00A9"/>
    <w:rsid w:val="00FE0190"/>
    <w:rsid w:val="00FE0292"/>
    <w:rsid w:val="00FE13B3"/>
    <w:rsid w:val="00FE22FF"/>
    <w:rsid w:val="00FE240A"/>
    <w:rsid w:val="00FE2965"/>
    <w:rsid w:val="00FE296C"/>
    <w:rsid w:val="00FE2B33"/>
    <w:rsid w:val="00FE3C17"/>
    <w:rsid w:val="00FE3E63"/>
    <w:rsid w:val="00FE4020"/>
    <w:rsid w:val="00FE403E"/>
    <w:rsid w:val="00FE46D2"/>
    <w:rsid w:val="00FE48B0"/>
    <w:rsid w:val="00FE4B69"/>
    <w:rsid w:val="00FE4D5E"/>
    <w:rsid w:val="00FE5726"/>
    <w:rsid w:val="00FE5942"/>
    <w:rsid w:val="00FE64DB"/>
    <w:rsid w:val="00FE6C10"/>
    <w:rsid w:val="00FE7044"/>
    <w:rsid w:val="00FE7104"/>
    <w:rsid w:val="00FE7307"/>
    <w:rsid w:val="00FE780B"/>
    <w:rsid w:val="00FE79FE"/>
    <w:rsid w:val="00FF060C"/>
    <w:rsid w:val="00FF0BCD"/>
    <w:rsid w:val="00FF0E86"/>
    <w:rsid w:val="00FF1572"/>
    <w:rsid w:val="00FF1E00"/>
    <w:rsid w:val="00FF2282"/>
    <w:rsid w:val="00FF2649"/>
    <w:rsid w:val="00FF2935"/>
    <w:rsid w:val="00FF2A74"/>
    <w:rsid w:val="00FF2BED"/>
    <w:rsid w:val="00FF2E82"/>
    <w:rsid w:val="00FF3244"/>
    <w:rsid w:val="00FF358B"/>
    <w:rsid w:val="00FF3F8E"/>
    <w:rsid w:val="00FF401D"/>
    <w:rsid w:val="00FF42F8"/>
    <w:rsid w:val="00FF4986"/>
    <w:rsid w:val="00FF4BEC"/>
    <w:rsid w:val="00FF4DF3"/>
    <w:rsid w:val="00FF55AE"/>
    <w:rsid w:val="00FF58DE"/>
    <w:rsid w:val="00FF62B4"/>
    <w:rsid w:val="00FF679D"/>
    <w:rsid w:val="00FF680F"/>
    <w:rsid w:val="00FF6863"/>
    <w:rsid w:val="00FF6D16"/>
    <w:rsid w:val="00FF6DE9"/>
    <w:rsid w:val="00FF70DE"/>
    <w:rsid w:val="00FF770B"/>
    <w:rsid w:val="00FF7810"/>
    <w:rsid w:val="00FF7992"/>
    <w:rsid w:val="00FF7D7E"/>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A1C678"/>
  <w15:chartTrackingRefBased/>
  <w15:docId w15:val="{FE678BED-B4CF-497F-A3D3-1199E21B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670E"/>
    <w:pPr>
      <w:spacing w:after="0" w:line="240" w:lineRule="auto"/>
    </w:pPr>
    <w:rPr>
      <w:rFonts w:asciiTheme="minorHAnsi" w:hAnsiTheme="minorHAnsi"/>
      <w:sz w:val="24"/>
      <w:szCs w:val="24"/>
      <w:lang w:val="en-SE"/>
    </w:rPr>
  </w:style>
  <w:style w:type="paragraph" w:styleId="Heading1">
    <w:name w:val="heading 1"/>
    <w:basedOn w:val="Normal"/>
    <w:next w:val="Normal"/>
    <w:link w:val="Heading1Char"/>
    <w:uiPriority w:val="9"/>
    <w:qFormat/>
    <w:rsid w:val="00F54CA2"/>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F54CA2"/>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F54CA2"/>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F54CA2"/>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70670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0670E"/>
  </w:style>
  <w:style w:type="character" w:customStyle="1" w:styleId="Heading1Char">
    <w:name w:val="Heading 1 Char"/>
    <w:basedOn w:val="DefaultParagraphFont"/>
    <w:link w:val="Heading1"/>
    <w:uiPriority w:val="9"/>
    <w:rsid w:val="00F54CA2"/>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F54CA2"/>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F54CA2"/>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F54CA2"/>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F54CA2"/>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F54CA2"/>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F54CA2"/>
    <w:rPr>
      <w:rFonts w:asciiTheme="majorHAnsi" w:hAnsiTheme="majorHAnsi"/>
      <w:sz w:val="14"/>
    </w:rPr>
  </w:style>
  <w:style w:type="paragraph" w:styleId="Footer">
    <w:name w:val="footer"/>
    <w:basedOn w:val="Header"/>
    <w:link w:val="FooterChar"/>
    <w:uiPriority w:val="99"/>
    <w:rsid w:val="00F54CA2"/>
    <w:pPr>
      <w:tabs>
        <w:tab w:val="clear" w:pos="3686"/>
        <w:tab w:val="left" w:pos="4111"/>
      </w:tabs>
    </w:pPr>
  </w:style>
  <w:style w:type="character" w:customStyle="1" w:styleId="FooterChar">
    <w:name w:val="Footer Char"/>
    <w:basedOn w:val="DefaultParagraphFont"/>
    <w:link w:val="Footer"/>
    <w:uiPriority w:val="99"/>
    <w:rsid w:val="00F54CA2"/>
    <w:rPr>
      <w:rFonts w:asciiTheme="majorHAnsi" w:hAnsiTheme="majorHAnsi"/>
      <w:sz w:val="14"/>
      <w:lang w:val="en-GB"/>
    </w:rPr>
  </w:style>
  <w:style w:type="character" w:styleId="PlaceholderText">
    <w:name w:val="Placeholder Text"/>
    <w:basedOn w:val="DefaultParagraphFont"/>
    <w:uiPriority w:val="99"/>
    <w:semiHidden/>
    <w:rsid w:val="00F54CA2"/>
    <w:rPr>
      <w:color w:val="808080"/>
    </w:rPr>
  </w:style>
  <w:style w:type="paragraph" w:styleId="BalloonText">
    <w:name w:val="Balloon Text"/>
    <w:basedOn w:val="Normal"/>
    <w:link w:val="BalloonTextChar"/>
    <w:uiPriority w:val="99"/>
    <w:semiHidden/>
    <w:unhideWhenUsed/>
    <w:rsid w:val="00F54CA2"/>
    <w:rPr>
      <w:rFonts w:ascii="Tahoma" w:hAnsi="Tahoma" w:cs="Tahoma"/>
      <w:sz w:val="16"/>
      <w:szCs w:val="16"/>
    </w:rPr>
  </w:style>
  <w:style w:type="character" w:customStyle="1" w:styleId="BalloonTextChar">
    <w:name w:val="Balloon Text Char"/>
    <w:basedOn w:val="DefaultParagraphFont"/>
    <w:link w:val="BalloonText"/>
    <w:uiPriority w:val="99"/>
    <w:semiHidden/>
    <w:rsid w:val="00F54CA2"/>
    <w:rPr>
      <w:rFonts w:ascii="Tahoma" w:hAnsi="Tahoma" w:cs="Tahoma"/>
      <w:sz w:val="16"/>
      <w:szCs w:val="16"/>
    </w:rPr>
  </w:style>
  <w:style w:type="table" w:styleId="TableGrid">
    <w:name w:val="Table Grid"/>
    <w:basedOn w:val="TableNormal"/>
    <w:uiPriority w:val="59"/>
    <w:rsid w:val="00F54C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F54CA2"/>
    <w:pPr>
      <w:tabs>
        <w:tab w:val="clear" w:pos="9072"/>
        <w:tab w:val="right" w:pos="8789"/>
      </w:tabs>
    </w:pPr>
  </w:style>
  <w:style w:type="character" w:styleId="Hyperlink">
    <w:name w:val="Hyperlink"/>
    <w:basedOn w:val="DefaultParagraphFont"/>
    <w:uiPriority w:val="99"/>
    <w:qFormat/>
    <w:rsid w:val="00F54CA2"/>
    <w:rPr>
      <w:color w:val="0000FF"/>
      <w:u w:val="single"/>
    </w:rPr>
  </w:style>
  <w:style w:type="paragraph" w:styleId="TOCHeading">
    <w:name w:val="TOC Heading"/>
    <w:basedOn w:val="Heading1"/>
    <w:next w:val="Normal"/>
    <w:uiPriority w:val="39"/>
    <w:semiHidden/>
    <w:rsid w:val="00F54CA2"/>
    <w:pPr>
      <w:pageBreakBefore/>
      <w:suppressAutoHyphens w:val="0"/>
      <w:outlineLvl w:val="9"/>
    </w:pPr>
    <w:rPr>
      <w:lang w:eastAsia="ja-JP"/>
    </w:rPr>
  </w:style>
  <w:style w:type="paragraph" w:styleId="Quote">
    <w:name w:val="Quote"/>
    <w:basedOn w:val="Normal"/>
    <w:link w:val="QuoteChar"/>
    <w:uiPriority w:val="10"/>
    <w:qFormat/>
    <w:rsid w:val="00F54CA2"/>
    <w:pPr>
      <w:spacing w:after="220"/>
      <w:ind w:left="357"/>
    </w:pPr>
    <w:rPr>
      <w:iCs/>
      <w:color w:val="000000" w:themeColor="text1"/>
      <w:sz w:val="20"/>
    </w:rPr>
  </w:style>
  <w:style w:type="character" w:customStyle="1" w:styleId="QuoteChar">
    <w:name w:val="Quote Char"/>
    <w:basedOn w:val="DefaultParagraphFont"/>
    <w:link w:val="Quote"/>
    <w:uiPriority w:val="10"/>
    <w:rsid w:val="00F54CA2"/>
    <w:rPr>
      <w:rFonts w:asciiTheme="minorHAnsi" w:hAnsiTheme="minorHAnsi"/>
      <w:iCs/>
      <w:color w:val="000000" w:themeColor="text1"/>
      <w:sz w:val="20"/>
    </w:rPr>
  </w:style>
  <w:style w:type="paragraph" w:styleId="TOC1">
    <w:name w:val="toc 1"/>
    <w:basedOn w:val="Normal"/>
    <w:next w:val="Normal"/>
    <w:uiPriority w:val="39"/>
    <w:semiHidden/>
    <w:rsid w:val="00F54CA2"/>
    <w:pPr>
      <w:spacing w:beforeLines="100" w:before="100"/>
    </w:pPr>
  </w:style>
  <w:style w:type="paragraph" w:styleId="TOC2">
    <w:name w:val="toc 2"/>
    <w:basedOn w:val="Normal"/>
    <w:next w:val="Normal"/>
    <w:uiPriority w:val="99"/>
    <w:semiHidden/>
    <w:rsid w:val="00F54CA2"/>
    <w:pPr>
      <w:ind w:left="276"/>
    </w:pPr>
  </w:style>
  <w:style w:type="paragraph" w:styleId="TOC3">
    <w:name w:val="toc 3"/>
    <w:basedOn w:val="Normal"/>
    <w:next w:val="Normal"/>
    <w:uiPriority w:val="99"/>
    <w:semiHidden/>
    <w:rsid w:val="00F54CA2"/>
    <w:pPr>
      <w:ind w:left="552"/>
    </w:pPr>
  </w:style>
  <w:style w:type="character" w:styleId="Emphasis">
    <w:name w:val="Emphasis"/>
    <w:basedOn w:val="DefaultParagraphFont"/>
    <w:uiPriority w:val="20"/>
    <w:qFormat/>
    <w:rsid w:val="00F54CA2"/>
    <w:rPr>
      <w:i/>
      <w:iCs/>
    </w:rPr>
  </w:style>
  <w:style w:type="paragraph" w:styleId="TOC4">
    <w:name w:val="toc 4"/>
    <w:basedOn w:val="Normal"/>
    <w:next w:val="Normal"/>
    <w:uiPriority w:val="99"/>
    <w:semiHidden/>
    <w:rsid w:val="00F54CA2"/>
    <w:pPr>
      <w:spacing w:after="100"/>
      <w:ind w:left="660"/>
    </w:pPr>
  </w:style>
  <w:style w:type="paragraph" w:styleId="TOC5">
    <w:name w:val="toc 5"/>
    <w:basedOn w:val="Normal"/>
    <w:next w:val="Normal"/>
    <w:uiPriority w:val="99"/>
    <w:semiHidden/>
    <w:rsid w:val="00F54CA2"/>
    <w:pPr>
      <w:spacing w:after="100"/>
      <w:ind w:left="880"/>
    </w:pPr>
  </w:style>
  <w:style w:type="paragraph" w:styleId="TOC6">
    <w:name w:val="toc 6"/>
    <w:basedOn w:val="Normal"/>
    <w:next w:val="Normal"/>
    <w:uiPriority w:val="99"/>
    <w:semiHidden/>
    <w:rsid w:val="00F54CA2"/>
    <w:pPr>
      <w:spacing w:after="100"/>
      <w:ind w:left="1100"/>
    </w:pPr>
  </w:style>
  <w:style w:type="paragraph" w:styleId="TOC7">
    <w:name w:val="toc 7"/>
    <w:basedOn w:val="Normal"/>
    <w:next w:val="Normal"/>
    <w:uiPriority w:val="99"/>
    <w:semiHidden/>
    <w:rsid w:val="00F54CA2"/>
    <w:pPr>
      <w:spacing w:after="100"/>
      <w:ind w:left="1320"/>
    </w:pPr>
  </w:style>
  <w:style w:type="paragraph" w:styleId="TOC8">
    <w:name w:val="toc 8"/>
    <w:basedOn w:val="Normal"/>
    <w:next w:val="Normal"/>
    <w:uiPriority w:val="99"/>
    <w:semiHidden/>
    <w:rsid w:val="00F54CA2"/>
    <w:pPr>
      <w:spacing w:after="100"/>
      <w:ind w:left="1540"/>
    </w:pPr>
  </w:style>
  <w:style w:type="paragraph" w:styleId="TOC9">
    <w:name w:val="toc 9"/>
    <w:basedOn w:val="Normal"/>
    <w:next w:val="Normal"/>
    <w:uiPriority w:val="99"/>
    <w:semiHidden/>
    <w:rsid w:val="00F54CA2"/>
    <w:pPr>
      <w:spacing w:after="100"/>
      <w:ind w:left="1760"/>
    </w:pPr>
  </w:style>
  <w:style w:type="table" w:customStyle="1" w:styleId="Trelinjerstabell">
    <w:name w:val="Trelinjerstabell"/>
    <w:basedOn w:val="TableNormal"/>
    <w:uiPriority w:val="99"/>
    <w:rsid w:val="00F54CA2"/>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F54CA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F54CA2"/>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F54CA2"/>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F54CA2"/>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F54CA2"/>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F54CA2"/>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F54CA2"/>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F54CA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F54CA2"/>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F54CA2"/>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F54CA2"/>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F54CA2"/>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F54CA2"/>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F54CA2"/>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F54CA2"/>
    <w:pPr>
      <w:pBdr>
        <w:top w:val="single" w:sz="4" w:space="12" w:color="auto"/>
      </w:pBdr>
      <w:spacing w:before="720"/>
    </w:pPr>
  </w:style>
  <w:style w:type="paragraph" w:customStyle="1" w:styleId="Kortsignaturrad">
    <w:name w:val="Kort signaturrad"/>
    <w:basedOn w:val="Signaturrad"/>
    <w:next w:val="Normal"/>
    <w:uiPriority w:val="10"/>
    <w:rsid w:val="00F54CA2"/>
    <w:pPr>
      <w:ind w:right="4111"/>
    </w:pPr>
  </w:style>
  <w:style w:type="character" w:styleId="Strong">
    <w:name w:val="Strong"/>
    <w:basedOn w:val="DefaultParagraphFont"/>
    <w:uiPriority w:val="1"/>
    <w:rsid w:val="00F54CA2"/>
    <w:rPr>
      <w:b/>
      <w:bCs/>
    </w:rPr>
  </w:style>
  <w:style w:type="table" w:customStyle="1" w:styleId="Sidfottabell">
    <w:name w:val="Sidfot tabell"/>
    <w:basedOn w:val="TableNormal"/>
    <w:uiPriority w:val="99"/>
    <w:rsid w:val="00F54CA2"/>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F54CA2"/>
    <w:rPr>
      <w:sz w:val="20"/>
      <w:szCs w:val="20"/>
    </w:rPr>
  </w:style>
  <w:style w:type="character" w:customStyle="1" w:styleId="FootnoteTextChar">
    <w:name w:val="Footnote Text Char"/>
    <w:basedOn w:val="DefaultParagraphFont"/>
    <w:link w:val="FootnoteText"/>
    <w:uiPriority w:val="99"/>
    <w:semiHidden/>
    <w:rsid w:val="00F54CA2"/>
    <w:rPr>
      <w:rFonts w:asciiTheme="minorHAnsi" w:hAnsiTheme="minorHAnsi"/>
      <w:sz w:val="20"/>
      <w:szCs w:val="20"/>
    </w:rPr>
  </w:style>
  <w:style w:type="character" w:styleId="FootnoteReference">
    <w:name w:val="footnote reference"/>
    <w:basedOn w:val="DefaultParagraphFont"/>
    <w:uiPriority w:val="99"/>
    <w:semiHidden/>
    <w:unhideWhenUsed/>
    <w:rsid w:val="00F54CA2"/>
    <w:rPr>
      <w:vertAlign w:val="superscript"/>
    </w:rPr>
  </w:style>
  <w:style w:type="character" w:customStyle="1" w:styleId="Heading4Char">
    <w:name w:val="Heading 4 Char"/>
    <w:basedOn w:val="DefaultParagraphFont"/>
    <w:link w:val="Heading4"/>
    <w:uiPriority w:val="9"/>
    <w:rsid w:val="00F54CA2"/>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F54CA2"/>
    <w:rPr>
      <w:rFonts w:asciiTheme="majorHAnsi" w:hAnsiTheme="majorHAnsi"/>
      <w:color w:val="auto"/>
      <w:sz w:val="14"/>
    </w:rPr>
  </w:style>
  <w:style w:type="character" w:customStyle="1" w:styleId="Sidfotmallarna">
    <w:name w:val="Sidfot mallarna"/>
    <w:basedOn w:val="DefaultParagraphFont"/>
    <w:uiPriority w:val="1"/>
    <w:rsid w:val="00F54CA2"/>
    <w:rPr>
      <w:rFonts w:asciiTheme="majorHAnsi" w:hAnsiTheme="majorHAnsi"/>
      <w:sz w:val="14"/>
    </w:rPr>
  </w:style>
  <w:style w:type="character" w:customStyle="1" w:styleId="Sidfotmallarnagr">
    <w:name w:val="Sidfot mallarna grå"/>
    <w:basedOn w:val="DefaultParagraphFont"/>
    <w:uiPriority w:val="1"/>
    <w:rsid w:val="00F54CA2"/>
    <w:rPr>
      <w:color w:val="7F7F7F" w:themeColor="text1" w:themeTint="80"/>
    </w:rPr>
  </w:style>
  <w:style w:type="paragraph" w:customStyle="1" w:styleId="TillfalligText">
    <w:name w:val="TillfalligText"/>
    <w:basedOn w:val="Normal"/>
    <w:link w:val="TillfalligTextChar"/>
    <w:rsid w:val="00F54CA2"/>
    <w:pPr>
      <w:spacing w:after="120"/>
    </w:pPr>
    <w:rPr>
      <w:rFonts w:cstheme="minorHAnsi"/>
      <w:bdr w:val="single" w:sz="4" w:space="0" w:color="auto"/>
    </w:rPr>
  </w:style>
  <w:style w:type="character" w:customStyle="1" w:styleId="TillfalligTextChar">
    <w:name w:val="TillfalligText Char"/>
    <w:basedOn w:val="DefaultParagraphFont"/>
    <w:link w:val="TillfalligText"/>
    <w:rsid w:val="00F54CA2"/>
    <w:rPr>
      <w:rFonts w:asciiTheme="minorHAnsi" w:hAnsiTheme="minorHAnsi" w:cstheme="minorHAnsi"/>
      <w:bdr w:val="single" w:sz="4" w:space="0" w:color="auto"/>
    </w:rPr>
  </w:style>
  <w:style w:type="paragraph" w:styleId="ListBullet">
    <w:name w:val="List Bullet"/>
    <w:basedOn w:val="Normal"/>
    <w:uiPriority w:val="99"/>
    <w:qFormat/>
    <w:rsid w:val="00F54CA2"/>
    <w:pPr>
      <w:numPr>
        <w:numId w:val="4"/>
      </w:numPr>
      <w:contextualSpacing/>
    </w:pPr>
  </w:style>
  <w:style w:type="paragraph" w:styleId="ListNumber">
    <w:name w:val="List Number"/>
    <w:basedOn w:val="Normal"/>
    <w:uiPriority w:val="99"/>
    <w:qFormat/>
    <w:rsid w:val="00F54CA2"/>
    <w:pPr>
      <w:numPr>
        <w:numId w:val="3"/>
      </w:numPr>
      <w:contextualSpacing/>
    </w:pPr>
  </w:style>
  <w:style w:type="character" w:styleId="CommentReference">
    <w:name w:val="annotation reference"/>
    <w:basedOn w:val="DefaultParagraphFont"/>
    <w:uiPriority w:val="99"/>
    <w:semiHidden/>
    <w:unhideWhenUsed/>
    <w:rsid w:val="00AE66F5"/>
    <w:rPr>
      <w:sz w:val="16"/>
      <w:szCs w:val="16"/>
    </w:rPr>
  </w:style>
  <w:style w:type="paragraph" w:styleId="CommentText">
    <w:name w:val="annotation text"/>
    <w:basedOn w:val="Normal"/>
    <w:link w:val="CommentTextChar"/>
    <w:uiPriority w:val="99"/>
    <w:unhideWhenUsed/>
    <w:rsid w:val="00AE66F5"/>
    <w:rPr>
      <w:sz w:val="20"/>
      <w:szCs w:val="20"/>
    </w:rPr>
  </w:style>
  <w:style w:type="character" w:customStyle="1" w:styleId="CommentTextChar">
    <w:name w:val="Comment Text Char"/>
    <w:basedOn w:val="DefaultParagraphFont"/>
    <w:link w:val="CommentText"/>
    <w:uiPriority w:val="99"/>
    <w:rsid w:val="00AE66F5"/>
    <w:rPr>
      <w:rFonts w:asciiTheme="minorHAnsi" w:hAnsiTheme="minorHAnsi"/>
      <w:sz w:val="20"/>
      <w:szCs w:val="20"/>
    </w:rPr>
  </w:style>
  <w:style w:type="paragraph" w:styleId="ListParagraph">
    <w:name w:val="List Paragraph"/>
    <w:basedOn w:val="Normal"/>
    <w:uiPriority w:val="34"/>
    <w:qFormat/>
    <w:rsid w:val="008611D6"/>
    <w:pPr>
      <w:ind w:left="720"/>
      <w:contextualSpacing/>
    </w:pPr>
  </w:style>
  <w:style w:type="paragraph" w:styleId="CommentSubject">
    <w:name w:val="annotation subject"/>
    <w:basedOn w:val="CommentText"/>
    <w:next w:val="CommentText"/>
    <w:link w:val="CommentSubjectChar"/>
    <w:uiPriority w:val="99"/>
    <w:semiHidden/>
    <w:unhideWhenUsed/>
    <w:rsid w:val="00D86084"/>
    <w:rPr>
      <w:b/>
      <w:bCs/>
    </w:rPr>
  </w:style>
  <w:style w:type="character" w:customStyle="1" w:styleId="CommentSubjectChar">
    <w:name w:val="Comment Subject Char"/>
    <w:basedOn w:val="CommentTextChar"/>
    <w:link w:val="CommentSubject"/>
    <w:uiPriority w:val="99"/>
    <w:semiHidden/>
    <w:rsid w:val="00D86084"/>
    <w:rPr>
      <w:rFonts w:asciiTheme="minorHAnsi" w:hAnsiTheme="minorHAnsi"/>
      <w:b/>
      <w:bCs/>
      <w:sz w:val="20"/>
      <w:szCs w:val="20"/>
    </w:rPr>
  </w:style>
  <w:style w:type="paragraph" w:styleId="Caption">
    <w:name w:val="caption"/>
    <w:basedOn w:val="Normal"/>
    <w:next w:val="Normal"/>
    <w:uiPriority w:val="35"/>
    <w:unhideWhenUsed/>
    <w:qFormat/>
    <w:rsid w:val="008E587E"/>
    <w:rPr>
      <w:i/>
      <w:iCs/>
      <w:color w:val="000000" w:themeColor="text2"/>
      <w:sz w:val="18"/>
      <w:szCs w:val="18"/>
    </w:rPr>
  </w:style>
  <w:style w:type="character" w:styleId="LineNumber">
    <w:name w:val="line number"/>
    <w:basedOn w:val="DefaultParagraphFont"/>
    <w:uiPriority w:val="99"/>
    <w:semiHidden/>
    <w:unhideWhenUsed/>
    <w:rsid w:val="00FC4AA1"/>
  </w:style>
  <w:style w:type="paragraph" w:styleId="Bibliography">
    <w:name w:val="Bibliography"/>
    <w:basedOn w:val="Normal"/>
    <w:next w:val="Normal"/>
    <w:uiPriority w:val="37"/>
    <w:unhideWhenUsed/>
    <w:rsid w:val="00C572FC"/>
    <w:pPr>
      <w:ind w:left="720" w:hanging="720"/>
    </w:pPr>
  </w:style>
  <w:style w:type="paragraph" w:customStyle="1" w:styleId="Default">
    <w:name w:val="Default"/>
    <w:rsid w:val="00525BB3"/>
    <w:pPr>
      <w:autoSpaceDE w:val="0"/>
      <w:autoSpaceDN w:val="0"/>
      <w:adjustRightInd w:val="0"/>
      <w:spacing w:after="0" w:line="240" w:lineRule="auto"/>
    </w:pPr>
    <w:rPr>
      <w:rFonts w:cs="Arial"/>
      <w:color w:val="000000"/>
      <w:sz w:val="24"/>
      <w:szCs w:val="24"/>
      <w:lang w:val="en-US"/>
    </w:rPr>
  </w:style>
  <w:style w:type="table" w:styleId="GridTable1Light-Accent6">
    <w:name w:val="Grid Table 1 Light Accent 6"/>
    <w:basedOn w:val="TableNormal"/>
    <w:uiPriority w:val="46"/>
    <w:rsid w:val="00525BB3"/>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paragraph" w:styleId="Revision">
    <w:name w:val="Revision"/>
    <w:hidden/>
    <w:uiPriority w:val="99"/>
    <w:semiHidden/>
    <w:rsid w:val="001405C9"/>
    <w:pPr>
      <w:spacing w:after="0" w:line="240" w:lineRule="auto"/>
    </w:pPr>
    <w:rPr>
      <w:rFonts w:asciiTheme="minorHAnsi" w:hAnsiTheme="minorHAnsi"/>
      <w:sz w:val="24"/>
      <w:szCs w:val="24"/>
      <w:lang w:val="en-GB"/>
    </w:rPr>
  </w:style>
  <w:style w:type="character" w:styleId="FollowedHyperlink">
    <w:name w:val="FollowedHyperlink"/>
    <w:basedOn w:val="DefaultParagraphFont"/>
    <w:uiPriority w:val="99"/>
    <w:semiHidden/>
    <w:unhideWhenUsed/>
    <w:rsid w:val="00F654AC"/>
    <w:rPr>
      <w:color w:val="000000" w:themeColor="followedHyperlink"/>
      <w:u w:val="single"/>
    </w:rPr>
  </w:style>
  <w:style w:type="character" w:customStyle="1" w:styleId="UnresolvedMention1">
    <w:name w:val="Unresolved Mention1"/>
    <w:basedOn w:val="DefaultParagraphFont"/>
    <w:uiPriority w:val="99"/>
    <w:semiHidden/>
    <w:unhideWhenUsed/>
    <w:rsid w:val="00A54DA5"/>
    <w:rPr>
      <w:color w:val="605E5C"/>
      <w:shd w:val="clear" w:color="auto" w:fill="E1DFDD"/>
    </w:rPr>
  </w:style>
  <w:style w:type="character" w:styleId="UnresolvedMention">
    <w:name w:val="Unresolved Mention"/>
    <w:basedOn w:val="DefaultParagraphFont"/>
    <w:uiPriority w:val="99"/>
    <w:semiHidden/>
    <w:unhideWhenUsed/>
    <w:rsid w:val="00B445BB"/>
    <w:rPr>
      <w:color w:val="605E5C"/>
      <w:shd w:val="clear" w:color="auto" w:fill="E1DFDD"/>
    </w:rPr>
  </w:style>
  <w:style w:type="character" w:styleId="PageNumber">
    <w:name w:val="page number"/>
    <w:basedOn w:val="DefaultParagraphFont"/>
    <w:uiPriority w:val="99"/>
    <w:semiHidden/>
    <w:unhideWhenUsed/>
    <w:rsid w:val="00250410"/>
  </w:style>
  <w:style w:type="table" w:styleId="ListTable7Colourful">
    <w:name w:val="List Table 7 Colorful"/>
    <w:basedOn w:val="TableNormal"/>
    <w:uiPriority w:val="52"/>
    <w:rsid w:val="00580E5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332755897">
      <w:bodyDiv w:val="1"/>
      <w:marLeft w:val="0"/>
      <w:marRight w:val="0"/>
      <w:marTop w:val="0"/>
      <w:marBottom w:val="0"/>
      <w:divBdr>
        <w:top w:val="none" w:sz="0" w:space="0" w:color="auto"/>
        <w:left w:val="none" w:sz="0" w:space="0" w:color="auto"/>
        <w:bottom w:val="none" w:sz="0" w:space="0" w:color="auto"/>
        <w:right w:val="none" w:sz="0" w:space="0" w:color="auto"/>
      </w:divBdr>
    </w:div>
    <w:div w:id="400521565">
      <w:bodyDiv w:val="1"/>
      <w:marLeft w:val="0"/>
      <w:marRight w:val="0"/>
      <w:marTop w:val="0"/>
      <w:marBottom w:val="0"/>
      <w:divBdr>
        <w:top w:val="none" w:sz="0" w:space="0" w:color="auto"/>
        <w:left w:val="none" w:sz="0" w:space="0" w:color="auto"/>
        <w:bottom w:val="none" w:sz="0" w:space="0" w:color="auto"/>
        <w:right w:val="none" w:sz="0" w:space="0" w:color="auto"/>
      </w:divBdr>
    </w:div>
    <w:div w:id="705060684">
      <w:bodyDiv w:val="1"/>
      <w:marLeft w:val="0"/>
      <w:marRight w:val="0"/>
      <w:marTop w:val="0"/>
      <w:marBottom w:val="0"/>
      <w:divBdr>
        <w:top w:val="none" w:sz="0" w:space="0" w:color="auto"/>
        <w:left w:val="none" w:sz="0" w:space="0" w:color="auto"/>
        <w:bottom w:val="none" w:sz="0" w:space="0" w:color="auto"/>
        <w:right w:val="none" w:sz="0" w:space="0" w:color="auto"/>
      </w:divBdr>
    </w:div>
    <w:div w:id="102729769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202500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academic.oup.com/icesjms/article-abstract/76/6/1653/5480400"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hyperlink" Target="https://github.com/maxlindmark/mizer-rewiring/tree/rewire-temp/baltic" TargetMode="External"/><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2.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3.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4.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8B7EB860-9396-AD4D-951A-093004235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31</Pages>
  <Words>50477</Words>
  <Characters>287719</Characters>
  <Application>Microsoft Office Word</Application>
  <DocSecurity>0</DocSecurity>
  <Lines>2397</Lines>
  <Paragraphs>675</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337521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899</cp:revision>
  <cp:lastPrinted>2012-03-26T17:07:00Z</cp:lastPrinted>
  <dcterms:created xsi:type="dcterms:W3CDTF">2020-01-27T13:02:00Z</dcterms:created>
  <dcterms:modified xsi:type="dcterms:W3CDTF">2020-01-27T18:03:00Z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id="LtCOmUN2"/&gt;&lt;style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value="true"/&gt;&lt;/prefs&gt;&lt;/data&gt;</vt:lpwstr>
  </property>
</Properties>
</file>
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33420B" w14:textId="3DE8CF21" w:rsidR="00751F48" w:rsidRPr="00F95139" w:rsidRDefault="00751F48" w:rsidP="004E0AE6">
      <w:pPr>
        <w:spacing w:line="480" w:lineRule="auto"/>
        <w:contextualSpacing/>
        <w:jc w:val="both"/>
        <w:rPr>
          <w:rFonts w:ascii="Times" w:hAnsi="Times"/>
          <w:b/>
          <w:bCs/>
        </w:rPr>
      </w:pPr>
      <w:r w:rsidRPr="00F95139">
        <w:rPr>
          <w:rFonts w:ascii="Times" w:hAnsi="Times"/>
          <w:b/>
          <w:bCs/>
        </w:rPr>
        <w:t>Bottom</w:t>
      </w:r>
      <w:r w:rsidR="00F80F8D">
        <w:rPr>
          <w:rFonts w:ascii="Times" w:hAnsi="Times"/>
          <w:b/>
          <w:bCs/>
        </w:rPr>
        <w:t>-</w:t>
      </w:r>
      <w:r w:rsidRPr="00F95139">
        <w:rPr>
          <w:rFonts w:ascii="Times" w:hAnsi="Times"/>
          <w:b/>
          <w:bCs/>
        </w:rPr>
        <w:t xml:space="preserve">up and </w:t>
      </w:r>
      <w:r w:rsidR="00F80F8D" w:rsidRPr="00F95139">
        <w:rPr>
          <w:rFonts w:ascii="Times" w:hAnsi="Times"/>
          <w:b/>
          <w:bCs/>
        </w:rPr>
        <w:t>top-down</w:t>
      </w:r>
      <w:r w:rsidRPr="00F95139">
        <w:rPr>
          <w:rFonts w:ascii="Times" w:hAnsi="Times"/>
          <w:b/>
          <w:bCs/>
        </w:rPr>
        <w:t xml:space="preserve"> effects of temperature on body growth, population size spectra and yield</w:t>
      </w:r>
      <w:r>
        <w:rPr>
          <w:rFonts w:ascii="Times" w:hAnsi="Times"/>
          <w:b/>
          <w:bCs/>
        </w:rPr>
        <w:t xml:space="preserve"> in a size-structured food web</w:t>
      </w:r>
    </w:p>
    <w:p w14:paraId="5E795B90" w14:textId="77777777" w:rsidR="00751F48" w:rsidRPr="00F95139" w:rsidRDefault="00751F48" w:rsidP="004E0AE6">
      <w:pPr>
        <w:spacing w:line="480" w:lineRule="auto"/>
        <w:contextualSpacing/>
        <w:jc w:val="both"/>
        <w:rPr>
          <w:rFonts w:ascii="Times" w:hAnsi="Times"/>
          <w:b/>
          <w:bCs/>
        </w:rPr>
      </w:pPr>
    </w:p>
    <w:p w14:paraId="70BA8CA9" w14:textId="77777777"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xml:space="preserve">, Asta </w:t>
      </w:r>
      <w:proofErr w:type="spellStart"/>
      <w:r w:rsidRPr="00EE1FA6">
        <w:rPr>
          <w:rFonts w:ascii="Times" w:hAnsi="Times" w:cstheme="minorHAnsi"/>
          <w:lang w:val="sv-SE"/>
        </w:rPr>
        <w:t>Audzijonyte</w:t>
      </w:r>
      <w:r w:rsidRPr="00EE1FA6">
        <w:rPr>
          <w:rFonts w:ascii="Times" w:hAnsi="Times" w:cstheme="minorHAnsi"/>
          <w:vertAlign w:val="superscript"/>
          <w:lang w:val="sv-SE"/>
        </w:rPr>
        <w:t>b</w:t>
      </w:r>
      <w:proofErr w:type="spellEnd"/>
      <w:r w:rsidRPr="00EE1FA6">
        <w:rPr>
          <w:rFonts w:ascii="Times" w:hAnsi="Times" w:cstheme="minorHAnsi"/>
          <w:lang w:val="sv-SE"/>
        </w:rPr>
        <w:t xml:space="preserve">, Julia </w:t>
      </w:r>
      <w:proofErr w:type="spellStart"/>
      <w:r w:rsidRPr="00EE1FA6">
        <w:rPr>
          <w:rFonts w:ascii="Times" w:hAnsi="Times" w:cstheme="minorHAnsi"/>
          <w:lang w:val="sv-SE"/>
        </w:rPr>
        <w:t>Blanchard</w:t>
      </w:r>
      <w:r w:rsidRPr="00EE1FA6">
        <w:rPr>
          <w:rFonts w:ascii="Times" w:hAnsi="Times" w:cstheme="minorHAnsi"/>
          <w:vertAlign w:val="superscript"/>
          <w:lang w:val="sv-SE"/>
        </w:rPr>
        <w:t>c</w:t>
      </w:r>
      <w:proofErr w:type="spellEnd"/>
      <w:r w:rsidRPr="00EE1FA6">
        <w:rPr>
          <w:rFonts w:ascii="Times" w:hAnsi="Times" w:cstheme="minorHAnsi"/>
          <w:lang w:val="sv-SE"/>
        </w:rPr>
        <w:t xml:space="preserve">, Anna </w:t>
      </w:r>
      <w:proofErr w:type="spellStart"/>
      <w:r w:rsidRPr="00EE1FA6">
        <w:rPr>
          <w:rFonts w:ascii="Times" w:hAnsi="Times" w:cstheme="minorHAnsi"/>
          <w:lang w:val="sv-SE"/>
        </w:rPr>
        <w:t>Gårdmark</w:t>
      </w:r>
      <w:r w:rsidRPr="00EE1FA6">
        <w:rPr>
          <w:rFonts w:ascii="Times" w:hAnsi="Times" w:cstheme="minorHAnsi"/>
          <w:vertAlign w:val="superscript"/>
          <w:lang w:val="sv-SE"/>
        </w:rPr>
        <w:t>d</w:t>
      </w:r>
      <w:proofErr w:type="spellEnd"/>
    </w:p>
    <w:p w14:paraId="3FB31812"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a</w:t>
      </w:r>
      <w:r w:rsidRPr="00F95139">
        <w:rPr>
          <w:rFonts w:cstheme="minorHAnsi"/>
        </w:rPr>
        <w:t>Swedish</w:t>
      </w:r>
      <w:proofErr w:type="spellEnd"/>
      <w:r w:rsidRPr="00F95139">
        <w:rPr>
          <w:rFonts w:cstheme="minorHAnsi"/>
        </w:rPr>
        <w:t xml:space="preserve"> University of Agricultural Sciences, Department of Aquatic Resources, Institute of Coastal Research, </w:t>
      </w:r>
      <w:proofErr w:type="spellStart"/>
      <w:r w:rsidRPr="00F95139">
        <w:rPr>
          <w:rFonts w:cstheme="minorHAnsi"/>
        </w:rPr>
        <w:t>Skolgatan</w:t>
      </w:r>
      <w:proofErr w:type="spellEnd"/>
      <w:r w:rsidRPr="00F95139">
        <w:rPr>
          <w:rFonts w:cstheme="minorHAnsi"/>
        </w:rPr>
        <w:t xml:space="preserve"> 6, Öregrund 742 42, Sweden</w:t>
      </w:r>
    </w:p>
    <w:p w14:paraId="54AF3AF0"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b</w:t>
      </w:r>
      <w:r w:rsidRPr="00F95139">
        <w:rPr>
          <w:rFonts w:cstheme="minorHAnsi"/>
        </w:rPr>
        <w:t>Institute</w:t>
      </w:r>
      <w:proofErr w:type="spellEnd"/>
      <w:r w:rsidRPr="00F95139">
        <w:rPr>
          <w:rFonts w:cstheme="minorHAnsi"/>
        </w:rPr>
        <w:t xml:space="preserve"> for Marine and Antarctic Studies, University of Tasmania, Battery Point, TAS 7001, Australia</w:t>
      </w:r>
    </w:p>
    <w:p w14:paraId="6174DF34"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c</w:t>
      </w:r>
      <w:r w:rsidRPr="00F95139">
        <w:rPr>
          <w:rFonts w:cstheme="minorHAnsi"/>
        </w:rPr>
        <w:t>Institute</w:t>
      </w:r>
      <w:proofErr w:type="spellEnd"/>
      <w:r w:rsidRPr="00F95139">
        <w:rPr>
          <w:rFonts w:cstheme="minorHAnsi"/>
        </w:rPr>
        <w:t xml:space="preserve"> for Marine and Antarctic Studies and Centre for Marine Socioecology, University of Tasmania, 20 </w:t>
      </w:r>
      <w:proofErr w:type="spellStart"/>
      <w:r w:rsidRPr="00F95139">
        <w:rPr>
          <w:rFonts w:cstheme="minorHAnsi"/>
        </w:rPr>
        <w:t>Castray</w:t>
      </w:r>
      <w:proofErr w:type="spellEnd"/>
      <w:r w:rsidRPr="00F95139">
        <w:rPr>
          <w:rFonts w:cstheme="minorHAnsi"/>
        </w:rPr>
        <w:t xml:space="preserve"> Esplanade, Battery Point, Hobart, TAS 7000, Australia</w:t>
      </w:r>
    </w:p>
    <w:p w14:paraId="5BA3BBCF"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d</w:t>
      </w:r>
      <w:r w:rsidRPr="00F95139">
        <w:rPr>
          <w:rFonts w:cstheme="minorHAnsi"/>
        </w:rPr>
        <w:t>Swedish</w:t>
      </w:r>
      <w:proofErr w:type="spellEnd"/>
      <w:r w:rsidRPr="00F95139">
        <w:rPr>
          <w:rFonts w:cstheme="minorHAnsi"/>
        </w:rPr>
        <w:t xml:space="preserve"> University of Agricultural Sciences, Department of Aquatic Resources, </w:t>
      </w:r>
      <w:proofErr w:type="spellStart"/>
      <w:r w:rsidRPr="00F95139">
        <w:rPr>
          <w:rFonts w:cstheme="minorHAnsi"/>
        </w:rPr>
        <w:t>Skolgatan</w:t>
      </w:r>
      <w:proofErr w:type="spellEnd"/>
      <w:r w:rsidRPr="00F95139">
        <w:rPr>
          <w:rFonts w:cstheme="minorHAnsi"/>
        </w:rPr>
        <w:t xml:space="preserve"> 6, SE-742 42 Öregrund, Sweden </w:t>
      </w:r>
    </w:p>
    <w:p w14:paraId="3368DFF2" w14:textId="47A57958" w:rsidR="00751F48" w:rsidRDefault="00751F48" w:rsidP="004E0AE6">
      <w:pPr>
        <w:spacing w:line="480" w:lineRule="auto"/>
        <w:contextualSpacing/>
        <w:jc w:val="both"/>
        <w:rPr>
          <w:rFonts w:cstheme="minorHAnsi"/>
          <w:vertAlign w:val="superscript"/>
        </w:rPr>
      </w:pP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8683C00" w14:textId="0CF43B6F" w:rsidR="0049774C" w:rsidRDefault="0049774C" w:rsidP="004E0AE6">
      <w:pPr>
        <w:spacing w:line="480" w:lineRule="auto"/>
        <w:contextualSpacing/>
        <w:jc w:val="both"/>
        <w:rPr>
          <w:rFonts w:cstheme="minorHAnsi"/>
          <w:vertAlign w:val="superscript"/>
        </w:rPr>
      </w:pPr>
    </w:p>
    <w:p w14:paraId="1098BCF0" w14:textId="4991E6AD" w:rsidR="0049774C" w:rsidRDefault="0049774C" w:rsidP="004E0AE6">
      <w:pPr>
        <w:spacing w:line="480" w:lineRule="auto"/>
        <w:contextualSpacing/>
        <w:jc w:val="both"/>
        <w:rPr>
          <w:rFonts w:cstheme="minorHAnsi"/>
          <w:vertAlign w:val="superscript"/>
        </w:rPr>
      </w:pPr>
    </w:p>
    <w:p w14:paraId="35E566A2" w14:textId="5CFFE5F0" w:rsidR="0016144B" w:rsidRDefault="0016144B" w:rsidP="006E355A">
      <w:pPr>
        <w:spacing w:line="480" w:lineRule="auto"/>
        <w:contextualSpacing/>
        <w:jc w:val="both"/>
        <w:rPr>
          <w:rFonts w:cstheme="minorHAnsi"/>
          <w:b/>
        </w:rPr>
      </w:pPr>
    </w:p>
    <w:p w14:paraId="602506BF" w14:textId="1925F716" w:rsidR="00D0225D" w:rsidRDefault="00D0225D" w:rsidP="006E355A">
      <w:pPr>
        <w:spacing w:line="480" w:lineRule="auto"/>
        <w:contextualSpacing/>
        <w:jc w:val="both"/>
        <w:rPr>
          <w:rFonts w:cstheme="minorHAnsi"/>
          <w:b/>
        </w:rPr>
      </w:pPr>
    </w:p>
    <w:p w14:paraId="6084D7B0" w14:textId="286958A9" w:rsidR="00D0225D" w:rsidRDefault="00D0225D" w:rsidP="006E355A">
      <w:pPr>
        <w:spacing w:line="480" w:lineRule="auto"/>
        <w:contextualSpacing/>
        <w:jc w:val="both"/>
        <w:rPr>
          <w:rFonts w:cstheme="minorHAnsi"/>
          <w:b/>
        </w:rPr>
      </w:pPr>
    </w:p>
    <w:p w14:paraId="6C7B20BC" w14:textId="264831BA" w:rsidR="00D0225D" w:rsidRDefault="00D0225D" w:rsidP="006E355A">
      <w:pPr>
        <w:spacing w:line="480" w:lineRule="auto"/>
        <w:contextualSpacing/>
        <w:jc w:val="both"/>
        <w:rPr>
          <w:rFonts w:cstheme="minorHAnsi"/>
          <w:b/>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332FCFCF"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up’ and ‘top</w:t>
      </w:r>
      <w:r w:rsidR="00F80F8D" w:rsidRPr="00312842">
        <w:rPr>
          <w:rFonts w:cstheme="minorHAnsi"/>
        </w:rPr>
        <w:t>-</w:t>
      </w:r>
      <w:r w:rsidRPr="00312842">
        <w:rPr>
          <w:rFonts w:cstheme="minorHAnsi"/>
        </w:rPr>
        <w:t>down’ effects of temperature</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w:t>
      </w:r>
      <w:r w:rsidRPr="00AF32CB">
        <w:rPr>
          <w:rStyle w:val="Kommentarsreferens"/>
          <w:sz w:val="22"/>
          <w:szCs w:val="22"/>
        </w:rPr>
        <w:annotationRef/>
      </w:r>
      <w:r w:rsidRPr="00433162">
        <w:t xml:space="preserve">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 </w:t>
      </w:r>
      <w:r w:rsidR="00C514E0" w:rsidRPr="00DE0A90">
        <w:rPr>
          <w:rFonts w:cstheme="minorHAnsi"/>
        </w:rPr>
        <w:t>– the part of the population exposed to fishing</w:t>
      </w:r>
      <w:r w:rsidRPr="00DE0A90">
        <w:rPr>
          <w:rFonts w:cstheme="minorHAnsi"/>
        </w:rPr>
        <w:t>.</w:t>
      </w:r>
      <w:r w:rsidR="00D43483">
        <w:rPr>
          <w:rFonts w:cstheme="minorHAnsi"/>
        </w:rPr>
        <w:t xml:space="preserve"> </w:t>
      </w:r>
      <w:r w:rsidRPr="00DE0A90">
        <w:rPr>
          <w:rFonts w:cstheme="minorHAnsi"/>
        </w:rPr>
        <w:t>These results show 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impacts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3AED9BBC"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Pr>
          <w:bCs/>
        </w:rPr>
        <w:instrText xml:space="preserve"> ADDIN ZOTERO_ITEM CSL_CITATION {"citationID":"3HVJIS2N","properties":{"formattedCitation":"(Pinsky {\\i{}et al.} 2013)","plainCitation":"(Pinsky et al. 2013)","noteIndex":0},"citationItems":[{"id":972,"uris":["http://zotero.org/users/6116610/items/BIW9FSIM"],"uri":["http://zotero.org/users/6116610/items/BIW9FSIM"],"itemData":{"id":972,"type":"article-journal","abstract":"Local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Pr>
          <w:bCs/>
        </w:rPr>
        <w:instrText xml:space="preserve"> ADDIN ZOTERO_ITEM CSL_CITATION {"citationID":"hi1Eh55E","properties":{"formattedCitation":"(McCauley {\\i{}et al.} 2015)","plainCitation":"(McCauley et al. 2015)","noteIndex":0},"citationItems":[{"id":973,"uris":["http://zotero.org/users/6116610/items/GXNSFGWH"],"uri":["http://zotero.org/users/6116610/items/GXNSFGWH"],"itemData":{"id":973,"type":"article-journal","abstract":"Marine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w:instrText>
      </w:r>
      <w:r w:rsidRPr="00CA5D49">
        <w:rPr>
          <w:bCs/>
        </w:rPr>
        <w:instrText xml:space="preserve">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Pr>
          <w:bCs/>
        </w:rPr>
        <w:instrText xml:space="preserve"> ADDIN ZOTERO_ITEM CSL_CITATION {"citationID":"aow4yLX6","properties":{"formattedCitation":"(Pontavice {\\i{}et al.} 2019)","plainCitation":"(Pontavice et al. 2019)","noteIndex":0},"citationItems":[{"id":974,"uris":["http://zotero.org/users/6116610/items/38IVEI8L"],"uri":["http://zotero.org/users/6116610/items/38IVEI8L"],"itemData":{"id":974,"type":"article-journal","abstract":"Sea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xml:space="preserve">. Global retrospective analysis of warming and fish population dynamics has revealed that productivity </w:t>
      </w:r>
      <w:r w:rsidRPr="003C6B8D">
        <w:rPr>
          <w:bCs/>
        </w:rPr>
        <w:t>(</w:t>
      </w:r>
      <w:r>
        <w:rPr>
          <w:bCs/>
        </w:rPr>
        <w:t xml:space="preserve">population growth at a given biomass) </w:t>
      </w:r>
      <w:r w:rsidRPr="00F95139">
        <w:rPr>
          <w:bCs/>
        </w:rPr>
        <w:t xml:space="preserve">of scientifically assessed fish populations across ecoregions has already declined </w:t>
      </w:r>
      <w:r w:rsidRPr="00263D05">
        <w:rPr>
          <w:bCs/>
        </w:rPr>
        <w:t xml:space="preserve">by </w:t>
      </w:r>
      <w:r>
        <w:rPr>
          <w:bCs/>
        </w:rPr>
        <w:t>~</w:t>
      </w:r>
      <w:r w:rsidRPr="00263D05">
        <w:rPr>
          <w:bCs/>
        </w:rPr>
        <w:t>4</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Pr>
          <w:bCs/>
        </w:rPr>
        <w:instrText xml:space="preserve"> ADDIN ZOTERO_ITEM CSL_CITATION {"citationID":"bMM2wOcp","properties":{"formattedCitation":"(Free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Pr>
          <w:bCs/>
        </w:rPr>
        <w:instrText xml:space="preserve"> ADDIN ZOTERO_ITEM CSL_CITATION {"citationID":"WzdAERda","properties":{"formattedCitation":"(Lotze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mostly linked to changes in primary production or zooplankton abundance </w:t>
      </w:r>
      <w:r w:rsidRPr="00AF32CB">
        <w:rPr>
          <w:bCs/>
        </w:rPr>
        <w:fldChar w:fldCharType="begin"/>
      </w:r>
      <w:r>
        <w:rPr>
          <w:bCs/>
        </w:rPr>
        <w:instrText xml:space="preserve"> ADDIN ZOTERO_ITEM CSL_CITATION {"citationID":"kWdtLUZz","properties":{"formattedCitation":"(Blanchard {\\i{}et al.} 2012; Woodworth-Jefcoats {\\i{}et al.} 2013, 2015; Barange {\\i{}et al.} 2014; Lotze {\\i{}et al.} 2019)","plainCitation":"(Blanchard et al. 2012; Woodworth-Jefcoats et al. 2013, 2015; Barange et al. 2014;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K"},{"family":"Barange","given":"M"}],"issued":{"date-parts":[["2012"]]}}},{"id":848,"uris":["http://zotero.org/users/6116610/items/BE5SDFD7"],"uri":["http://zotero.org/users/6116610/items/BE5SDFD7"],"itemData":{"id":848,"type":"article-journal","abstract":"Output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Pr="00AF32CB">
        <w:rPr>
          <w:bCs/>
        </w:rPr>
        <w:fldChar w:fldCharType="separate"/>
      </w:r>
      <w:r w:rsidRPr="00CE5E99">
        <w:t xml:space="preserve">(Blanchard </w:t>
      </w:r>
      <w:r w:rsidRPr="00CE5E99">
        <w:rPr>
          <w:i/>
          <w:iCs/>
        </w:rPr>
        <w:t>et al.</w:t>
      </w:r>
      <w:r w:rsidRPr="00CE5E99">
        <w:t xml:space="preserve"> 2012; Woodworth-Jefcoats </w:t>
      </w:r>
      <w:r w:rsidRPr="00CE5E99">
        <w:rPr>
          <w:i/>
          <w:iCs/>
        </w:rPr>
        <w:t>et al.</w:t>
      </w:r>
      <w:r w:rsidRPr="00CE5E99">
        <w:t xml:space="preserve"> 2013, 2015; Barange </w:t>
      </w:r>
      <w:r w:rsidRPr="00CE5E99">
        <w:rPr>
          <w:i/>
          <w:iCs/>
        </w:rPr>
        <w:t>et al.</w:t>
      </w:r>
      <w:r w:rsidRPr="00CE5E99">
        <w:t xml:space="preserve"> 2014; Lotze </w:t>
      </w:r>
      <w:r w:rsidRPr="00CE5E99">
        <w:rPr>
          <w:i/>
          <w:iCs/>
        </w:rPr>
        <w:t>et al.</w:t>
      </w:r>
      <w:r w:rsidRPr="00CE5E99">
        <w:t xml:space="preserve"> 2019)</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Pr>
          <w:bCs/>
        </w:rPr>
        <w:instrText xml:space="preserve"> ADDIN ZOTERO_ITEM CSL_CITATION {"citationID":"pGZAkH9E","properties":{"formattedCitation":"(Free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Pr>
          <w:bCs/>
        </w:rPr>
        <w:instrText xml:space="preserve"> ADDIN ZOTERO_ITEM CSL_CITATION {"citationID":"x9qNG4Qa","properties":{"formattedCitation":"(Free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7F5595FB" w:rsidR="000D09A8" w:rsidRDefault="00751F48" w:rsidP="004E0AE6">
      <w:pPr>
        <w:spacing w:line="480" w:lineRule="auto"/>
        <w:ind w:firstLine="284"/>
        <w:jc w:val="both"/>
        <w:rPr>
          <w:bCs/>
        </w:rPr>
      </w:pPr>
      <w:r>
        <w:rPr>
          <w:bCs/>
        </w:rPr>
        <w:t xml:space="preserve">Global warming is also predicted to cause reductions in the adult body size of organisms, and this is </w:t>
      </w:r>
      <w:r w:rsidRPr="00911F31">
        <w:rPr>
          <w:bCs/>
          <w:highlight w:val="yellow"/>
        </w:rPr>
        <w:t>often referred to as</w:t>
      </w:r>
      <w:r>
        <w:rPr>
          <w:bCs/>
        </w:rPr>
        <w:t xml:space="preserve"> the third universal response to warming </w:t>
      </w:r>
      <w:r>
        <w:rPr>
          <w:bCs/>
        </w:rPr>
        <w:fldChar w:fldCharType="begin"/>
      </w:r>
      <w:r w:rsidR="006305D9">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466,"uris":["http://zotero.org/users/6116610/items/DSIDMJ9L"],"uri":["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id":"tt4gWtWd/BgwTAvX3","uris":["http://zotero.org/users/6116610/items/AZTYYBDD"],"uri":["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6305D9">
        <w:rPr>
          <w:rFonts w:ascii="Cambria Math" w:hAnsi="Cambria Math" w:cs="Cambria Math"/>
          <w:bCs/>
        </w:rPr>
        <w:instrText>∼</w:instrText>
      </w:r>
      <w:r w:rsidR="006305D9">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284A19">
        <w:rPr>
          <w:bCs/>
        </w:rPr>
        <w:t xml:space="preserve">Such decrease, </w:t>
      </w:r>
      <w:r w:rsidR="00284A19" w:rsidRPr="00911F31">
        <w:rPr>
          <w:bCs/>
          <w:highlight w:val="yellow"/>
        </w:rPr>
        <w:t>often referred to as</w:t>
      </w:r>
      <w:r w:rsidR="00284A19">
        <w:rPr>
          <w:bCs/>
        </w:rPr>
        <w:t xml:space="preserve">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6305D9">
        <w:rPr>
          <w:bCs/>
        </w:rPr>
        <w:instrText xml:space="preserve"> ADDIN ZOTERO_ITEM CSL_CITATION {"citationID":"5l0DadFZ","properties":{"formattedCitation":"(Forster {\\i{}et al.} 2012)","plainCitation":"(Forster et al. 2012)","noteIndex":0},"citationItems":[{"id":"tt4gWtWd/BgwTAvX3","uris":["http://zotero.org/users/6116610/items/AZTYYBDD"],"uri":["http://zotero.org/users/6116610/items/AZTYYBDD"],"itemData":{"id":"HowP0xRq/6jXkQGVh","type":"article-journal","abstract":"Most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6305D9">
        <w:rPr>
          <w:rFonts w:ascii="Cambria Math" w:hAnsi="Cambria Math" w:cs="Cambria Math"/>
          <w:bCs/>
        </w:rPr>
        <w:instrText>∼</w:instrText>
      </w:r>
      <w:r w:rsidR="006305D9">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This rule</w:t>
      </w:r>
      <w:r w:rsidR="002B22A7">
        <w:rPr>
          <w:bCs/>
        </w:rPr>
        <w:t xml:space="preserve"> </w:t>
      </w:r>
      <w:r>
        <w:rPr>
          <w:bCs/>
        </w:rPr>
        <w:t xml:space="preserve">states that individuals reared at warmer temperatures develop faster, mature earlier but reach smaller adult body sizes </w:t>
      </w:r>
      <w:r>
        <w:rPr>
          <w:bCs/>
        </w:rPr>
        <w:fldChar w:fldCharType="begin"/>
      </w:r>
      <w:r w:rsidR="001F35D4">
        <w:rPr>
          <w:bCs/>
        </w:rPr>
        <w:instrText xml:space="preserve"> ADDIN ZOTERO_ITEM CSL_CITATION {"citationID":"zsBaGFe3","properties":{"formattedCitation":"(Atkinson 1994; Ohlberger 2013)","plainCitation":"(Atkinson 1994; Ohlberger 2013)","noteIndex":0},"citationItems":[{"id":860,"uris":["http://zotero.org/users/6116610/items/RAL83LAC"],"uri":["http://zotero.org/users/6116610/items/RAL83LAC"],"itemData":{"id":860,"type":"chapter","container-title":"Advances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1F35D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C"}],"issued":{"date-parts":[["2007"]]}}},{"id":54,"uris":["http://zotero.org/users/6116610/items/58B8SJXA"],"uri":["http://zotero.org/users/6116610/items/58B8SJXA"],"itemData":{"id":54,"type":"article-journal","container-title":"Nature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C"},{"family":"Claessen","given":"D"}],"issued":{"date-parts":[["2011"]]}}},{"id":528,"uris":["http://zotero.org/users/6116610/items/CL598AAM"],"uri":["http://zotero.org/users/6116610/items/CL598AAM"],"itemData":{"id":528,"type":"article-journal","container-title":"Global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M."},{"family":"Gårdmark","given":"Anna"}],"issued":{"date-parts":[["2019"]]}}},{"id":757,"uris":["http://zotero.org/users/6116610/items/KVZ97R8F"],"uri":["http://zotero.org/users/6116610/items/KVZ97R8F"],"itemData":{"id":757,"type":"article-journal","abstract":"Climate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w:instrText>
      </w:r>
      <w:r w:rsidR="001F35D4" w:rsidRPr="00040DCE">
        <w:rPr>
          <w:bCs/>
          <w:lang w:val="sv-SE"/>
        </w:rPr>
        <w:instrText xml:space="preserve">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production","volume":"25","author":[{"family":"Van Dorst","given":"Renee M."},{"family":"Gårdmark","given":"Anna"},{"family":"Svanbäck","given":"Richard"},{"family":"Beier","given":"Ulrika"},{"family":"Weyhenmeyer","given":"Gesa A."},{"family":"Huss","given":"Magnus"}],"issued":{"date-parts":[["2019"]]}}}],"schema":"https://github.com/citation-style-language/schema/raw/master/csl-citation.json"} </w:instrText>
      </w:r>
      <w:r>
        <w:rPr>
          <w:bCs/>
        </w:rPr>
        <w:fldChar w:fldCharType="separate"/>
      </w:r>
      <w:r w:rsidR="001F35D4" w:rsidRPr="00040DCE">
        <w:rPr>
          <w:lang w:val="sv-SE"/>
        </w:rPr>
        <w:t xml:space="preserve">(Thresher </w:t>
      </w:r>
      <w:r w:rsidR="001F35D4" w:rsidRPr="00040DCE">
        <w:rPr>
          <w:i/>
          <w:iCs/>
          <w:lang w:val="sv-SE"/>
        </w:rPr>
        <w:t>et al.</w:t>
      </w:r>
      <w:r w:rsidR="001F35D4" w:rsidRPr="00040DCE">
        <w:rPr>
          <w:lang w:val="sv-SE"/>
        </w:rPr>
        <w:t xml:space="preserve"> 2007; Neuheimer </w:t>
      </w:r>
      <w:r w:rsidR="001F35D4" w:rsidRPr="00040DCE">
        <w:rPr>
          <w:i/>
          <w:iCs/>
          <w:lang w:val="sv-SE"/>
        </w:rPr>
        <w:t>et al.</w:t>
      </w:r>
      <w:r w:rsidR="001F35D4" w:rsidRPr="00040DCE">
        <w:rPr>
          <w:lang w:val="sv-SE"/>
        </w:rPr>
        <w:t xml:space="preserve"> 2011; Ohlberger </w:t>
      </w:r>
      <w:r w:rsidR="001F35D4" w:rsidRPr="00040DCE">
        <w:rPr>
          <w:i/>
          <w:iCs/>
          <w:lang w:val="sv-SE"/>
        </w:rPr>
        <w:t>et al.</w:t>
      </w:r>
      <w:r w:rsidR="001F35D4" w:rsidRPr="00040DCE">
        <w:rPr>
          <w:lang w:val="sv-SE"/>
        </w:rPr>
        <w:t xml:space="preserve"> 2011; Neuheimer &amp; Grønkjaer 2012; Baudron </w:t>
      </w:r>
      <w:r w:rsidR="001F35D4" w:rsidRPr="00040DCE">
        <w:rPr>
          <w:i/>
          <w:iCs/>
          <w:lang w:val="sv-SE"/>
        </w:rPr>
        <w:t>et al.</w:t>
      </w:r>
      <w:r w:rsidR="001F35D4" w:rsidRPr="00040DCE">
        <w:rPr>
          <w:lang w:val="sv-SE"/>
        </w:rPr>
        <w:t xml:space="preserve"> 2014; Huss </w:t>
      </w:r>
      <w:r w:rsidR="001F35D4" w:rsidRPr="00040DCE">
        <w:rPr>
          <w:i/>
          <w:iCs/>
          <w:lang w:val="sv-SE"/>
        </w:rPr>
        <w:t>et al.</w:t>
      </w:r>
      <w:r w:rsidR="001F35D4" w:rsidRPr="00040DCE">
        <w:rPr>
          <w:lang w:val="sv-SE"/>
        </w:rPr>
        <w:t xml:space="preserve"> 2019; Van Dorst </w:t>
      </w:r>
      <w:r w:rsidR="001F35D4" w:rsidRPr="00040DCE">
        <w:rPr>
          <w:i/>
          <w:iCs/>
          <w:lang w:val="sv-SE"/>
        </w:rPr>
        <w:t>et al.</w:t>
      </w:r>
      <w:r w:rsidR="001F35D4" w:rsidRPr="00040DCE">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1F35D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2020)","noteIndex":0},"citationItems":[{"id":2504,"uris":["http://zotero.org/users/6116610/items/6SNS68MD"],"uri":["http://zotero.org/users/6116610/items/6SNS68MD"],"itemData":{"id":2504,"type":"article-journal","abstract":"Increasing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Ecology","DOI":"https://doi.org/10.1111/1365-2664.13807","ISSN":"1365-2664","language":"en","note":"_eprint: https://besjournals.onlinelibrary.wiley.com/doi/pdf/10.1111/1365-2664.13807","source":"Wiley Online Library","title":"Bigger juveniles and smaller adults: Changes in fish size correlate with warming seas","title-short":"Bigger juveniles and smaller adults","URL":"https://besjournals.onlinelibrary.wiley.com/doi/abs/10.1111/1365-2664.13807","volume":"Early View","author":[{"family":"Ikpewe","given":"Idongesit E."},{"family":"Baudron","given":"Alan R."},{"family":"Ponchon","given":"Aurore"},{"family":"Fernandes","given":"Paul G."}],"accessed":{"date-parts":[["2020",12,22]]},"issued":{"date-parts":[["2020"]]}}},{"id":301,"uris":["http://zotero.org/users/6116610/items/576ZCBBY"],"uri":["http://zotero.org/users/6116610/items/576ZCBBY"],"itemData":{"id":301,"type":"article-journal","abstract":"Decreasing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T"}],"issued":{"date-parts":[["2014"]]}}},{"id":627,"uris":["http://zotero.org/users/6116610/items/FQKN7VRM"],"uri":["http://zotero.org/users/6116610/items/FQKN7VRM"],"itemData":{"id":627,"type":"article-journal","abstract":"Ectotherms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w:instrText>
      </w:r>
      <w:r w:rsidR="001F35D4" w:rsidRPr="00040DCE">
        <w:rPr>
          <w:bCs/>
          <w:lang w:val="sv-SE"/>
        </w:rPr>
        <w:instrText xml:space="preserve">l populations remain unresolved. In this study, we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2B22A7">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uri":["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Pr>
          <w:bCs/>
        </w:rPr>
        <w:instrText xml:space="preserve"> ADDIN ZOTERO_ITEM CSL_CITATION {"citationID":"O3W4L7w1","properties":{"formattedCitation":"(Barneche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1F35D4">
        <w:rPr>
          <w:bCs/>
        </w:rPr>
        <w:instrText xml:space="preserve"> ADDIN ZOTERO_ITEM CSL_CITATION {"citationID":"P8DAcMAT","properties":{"formattedCitation":"(Huss {\\i{}et al.} 2019)","plainCitation":"(Huss et al. 2019)","noteIndex":0},"citationItems":[{"id":783,"uris":["http://zotero.org/users/6116610/items/FZ6DLIUR"],"uri":["http://zotero.org/users/6116610/items/FZ6DLIUR"],"itemData":{"id":783,"type":"article-journal","abstract":"A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1F35D4">
        <w:rPr>
          <w:bCs/>
        </w:rPr>
        <w:instrText xml:space="preserve"> ADDIN ZOTERO_ITEM CSL_CITATION {"citationID":"Bcz3tzfy","properties":{"formattedCitation":"(Audzijonyte {\\i{}et al.} 2020)","plainCitation":"(Audzijonyte et al. 2020)","noteIndex":0},"citationItems":[{"id":723,"uris":["http://zotero.org/users/6116610/items/ALZU3WFL"],"uri":["http://zotero.org/users/6116610/items/ALZU3WFL"],"itemData":{"id":723,"type":"article-journal","abstract":"In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1A18A3">
        <w:rPr>
          <w:bCs/>
        </w:rPr>
        <w:instrText xml:space="preserve"> ADDIN ZOTERO_ITEM CSL_CITATION {"citationID":"WXS2XbK9","properties":{"formattedCitation":"(2018)","plainCitation":"(2018)","noteIndex":0},"citationItems":[{"id":2767,"uris":["http://zotero.org/users/6116610/items/9ENLTX33"],"uri":["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 xml:space="preserve">found that temperature had a relatively minor effect on fish size structure, and 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1F35D4">
        <w:rPr>
          <w:bCs/>
        </w:rPr>
        <w:instrText xml:space="preserve"> ADDIN ZOTERO_ITEM CSL_CITATION {"citationID":"vaMp45pl","properties":{"formattedCitation":"(Ohlberger 2013; Audzijonyte {\\i{}et al.} 2019)","plainCitation":"(Ohlberger 2013; Audzijonyte et al. 2019)","noteIndex":0},"citationItems":[{"id":807,"uris":["http://zotero.org/users/6116610/items/Z98IGZ3S"],"uri":["http://zotero.org/users/6116610/items/Z98IGZ3S"],"itemData":{"id":807,"type":"article-journal","abstract":"Accumulating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17610C">
        <w:rPr>
          <w:bCs/>
        </w:rPr>
        <w:instrText xml:space="preserve"> ADDIN ZOTERO_ITEM CSL_CITATION {"citationID":"Gy0kEprR","properties":{"formattedCitation":"(Andersen {\\i{}et al.} 2016)","plainCitation":"(Andersen et al. 2016)","noteIndex":0},"citationItems":[{"id":905,"uris":["http://zotero.org/users/6116610/items/Z9LEI2TM"],"uri":["http://zotero.org/users/6116610/items/Z9LEI2TM"],"itemData":{"id":905,"type":"article-journal","abstract":"The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Pr>
          <w:bCs/>
        </w:rPr>
        <w:instrText xml:space="preserve"> ADDIN ZOTERO_ITEM CSL_CITATION {"citationID":"oojqr946","properties":{"formattedCitation":"(Audzijonyte {\\i{}et al.} 2013)","plainCitation":"(Audzijonyte et al. 2013)","noteIndex":0},"citationItems":[{"id":906,"uris":["http://zotero.org/users/6116610/items/U4CP2E9I"],"uri":["http://zotero.org/users/6116610/items/U4CP2E9I"],"itemData":{"id":906,"type":"article-journal","abstract":"Humans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3104CDC1"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account for the food and size dependence of body growth through ecological interactions using bioenergetic principles</w:t>
      </w:r>
      <w:r w:rsidR="00F44A20">
        <w:rPr>
          <w:bCs/>
        </w:rPr>
        <w:t xml:space="preserve">. Recent applications </w:t>
      </w:r>
      <w:r w:rsidR="001F028C">
        <w:rPr>
          <w:bCs/>
        </w:rPr>
        <w:t xml:space="preserve">have </w:t>
      </w:r>
      <w:r w:rsidR="0044185F">
        <w:rPr>
          <w:bCs/>
        </w:rPr>
        <w:lastRenderedPageBreak/>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751F48">
        <w:instrText xml:space="preserve"> ADDIN ZOTERO_ITEM CSL_CITATION {"citationID":"JMiHvPTe","properties":{"formattedCitation":"(Woodworth-Jefcoats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751F48">
        <w:instrText xml:space="preserve"> ADDIN ZOTERO_ITEM CSL_CITATION {"citationID":"U5KBiMeb","properties":{"formattedCitation":"(Lefort {\\i{}et al.} 2015; Woodworth-Jefcoats {\\i{}et al.} 2019)","plainCitation":"(Lefort et al. 2015; Woodworth-Jefcoats et al.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EA44F4">
        <w:t xml:space="preserve">(Lefort </w:t>
      </w:r>
      <w:r w:rsidR="00751F48" w:rsidRPr="00EA44F4">
        <w:rPr>
          <w:i/>
          <w:iCs/>
        </w:rPr>
        <w:t>et al.</w:t>
      </w:r>
      <w:r w:rsidR="00751F48" w:rsidRPr="00EA44F4">
        <w:t xml:space="preserve"> 2015; Woodworth-Jefcoats </w:t>
      </w:r>
      <w:r w:rsidR="00751F48" w:rsidRPr="00EA44F4">
        <w:rPr>
          <w:i/>
          <w:iCs/>
        </w:rPr>
        <w:t>et al.</w:t>
      </w:r>
      <w:r w:rsidR="00751F48" w:rsidRPr="00EA44F4">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4141C072"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751F48">
        <w:instrText xml:space="preserve"> ADDIN ZOTERO_ITEM CSL_CITATION {"citationID":"wa6sBtyb","properties":{"formattedCitation":"(Mackenzie {\\i{}et al.} 2007; Casini {\\i{}et al.} 2009)","plainCitation":"(Mackenzie et al. 2007; Casini et al. 2009)","noteIndex":0},"citationItems":[{"id":793,"uris":["http://zotero.org/users/6116610/items/DYNPNFN4"],"uri":["http://zotero.org/users/6116610/items/DYNPNFN4"],"itemData":{"id":793,"type":"article-journal","abstract":"The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W."}],"issued":{"date-parts":[["2007"]]}}},{"id":261,"uris":["http://zotero.org/users/6116610/items/FYIQFDXV"],"uri":["http://zotero.org/users/6116610/items/FYIQFDXV"],"itemData":{"id":261,"type":"article-journal","container-title":"Proceedings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751F48">
        <w:instrText xml:space="preserve"> ADDIN ZOTERO_ITEM CSL_CITATION {"citationID":"2DOjB1za","properties":{"formattedCitation":"(Belkin 2009)","plainCitation":"(Belkin 2009)","noteIndex":0},"citationItems":[{"id":502,"uris":["http://zotero.org/users/6116610/items/NV7I3QEW"],"uri":["http://zotero.org/users/6116610/items/NV7I3QEW"],"itemData":{"id":502,"type":"article-journal","container-title":"Progress in Oceanography","issue":"1","page":"207–213","title":"Rapid warming of large marine ecosystems","volume":"81","author":[{"family":"Belkin","given":"Igor M"}],"issued":{"date-parts":[["2009"]]}}}],"schema":"https://github.com/citation-style-language/schema/raw/master/csl-citation.json"}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w:t>
      </w:r>
      <w:ins w:id="0" w:author="Anna Gårdmark" w:date="2021-09-28T09:09:00Z">
        <w:r w:rsidR="007E2D43">
          <w:t>an</w:t>
        </w:r>
      </w:ins>
      <w:r w:rsidR="00224ED5">
        <w:t xml:space="preserve">other and to non-warming </w:t>
      </w:r>
      <w:r w:rsidR="00BA1B2C">
        <w:t>scenarios</w:t>
      </w:r>
      <w:r w:rsidR="00751F48">
        <w:t xml:space="preserve">. We investigate the mechanisms </w:t>
      </w:r>
      <w:ins w:id="1" w:author="Anna Gårdmark" w:date="2021-09-28T09:10:00Z">
        <w:r w:rsidR="007E2D43">
          <w:t xml:space="preserve">of </w:t>
        </w:r>
      </w:ins>
      <w:r w:rsidR="00751F48">
        <w:t xml:space="preserve">warming </w:t>
      </w:r>
      <w:r w:rsidR="00CC527F">
        <w:t xml:space="preserve">effects </w:t>
      </w:r>
      <w:r w:rsidR="00751F48">
        <w:t xml:space="preserve">on body </w:t>
      </w:r>
      <w:r w:rsidR="00751F48" w:rsidRPr="00433162">
        <w:rPr>
          <w:bCs/>
        </w:rPr>
        <w:t xml:space="preserve">growth trajectories, average body sizes, population size-structure and </w:t>
      </w:r>
      <w:r w:rsidR="00751F48">
        <w:rPr>
          <w:bCs/>
        </w:rPr>
        <w:t>fisheries reference points</w:t>
      </w:r>
      <w:r w:rsidR="00E512A4">
        <w:rPr>
          <w:bCs/>
        </w:rPr>
        <w:t xml:space="preserve"> </w:t>
      </w:r>
      <w:r>
        <w:rPr>
          <w:bCs/>
        </w:rPr>
        <w:t xml:space="preserve">and find that </w:t>
      </w:r>
      <w:r w:rsidR="00BA1B2C">
        <w:rPr>
          <w:bCs/>
        </w:rPr>
        <w:t xml:space="preserve">not only the magnitude of </w:t>
      </w:r>
      <w:r w:rsidR="00040DCE">
        <w:t>projected fish size-at-age</w:t>
      </w:r>
      <w:r w:rsidR="00BA1B2C">
        <w:t xml:space="preserve">, but also the effect of size, </w:t>
      </w:r>
      <w:r w:rsidR="00040DCE">
        <w:t>depend on whether temperature-dependence of physiological processes is accounted for or not.</w:t>
      </w:r>
      <w:r w:rsidR="00751F48">
        <w:t xml:space="preserve"> </w:t>
      </w:r>
      <w:r w:rsidR="00040DCE">
        <w:t>Most importantly</w:t>
      </w:r>
      <w:r>
        <w:t>, increase</w:t>
      </w:r>
      <w:r w:rsidR="003A520D">
        <w:t>d</w:t>
      </w:r>
      <w:r>
        <w:t xml:space="preserve"> growth rates </w:t>
      </w:r>
      <w:r w:rsidR="00C77B41">
        <w:t>(mainly for juveniles)</w:t>
      </w:r>
      <w:r w:rsidR="00FA16E5">
        <w:t xml:space="preserve"> </w:t>
      </w:r>
      <w:r w:rsidR="00714555">
        <w:t xml:space="preserve">generally </w:t>
      </w:r>
      <w:r>
        <w:t xml:space="preserve">do not compensate for </w:t>
      </w:r>
      <w:r w:rsidR="00FD1946">
        <w:t xml:space="preserve">lower overall </w:t>
      </w:r>
      <w:r w:rsidR="009B1D1E">
        <w:t xml:space="preserve">adult </w:t>
      </w:r>
      <w:r w:rsidR="00FD1946">
        <w:t xml:space="preserve">biomasses </w:t>
      </w:r>
      <w:r w:rsidR="00615770">
        <w:t>that is due to declining resource levels</w:t>
      </w:r>
      <w:r w:rsidR="00FD1946">
        <w:t>,</w:t>
      </w:r>
      <w:r w:rsidR="003050D5">
        <w:t xml:space="preserve"> such that </w:t>
      </w:r>
      <w:r w:rsidR="00751F48">
        <w:t xml:space="preserve">warming </w:t>
      </w:r>
      <w:r w:rsidR="00D4726F">
        <w:t xml:space="preserve">often causes </w:t>
      </w:r>
      <w:r w:rsidR="00751F48">
        <w:t>declin</w:t>
      </w:r>
      <w:r>
        <w:t xml:space="preserve">ing </w:t>
      </w:r>
      <w:r w:rsidR="00751F48">
        <w:t>mean body size</w:t>
      </w:r>
      <w:r>
        <w:t>s</w:t>
      </w:r>
      <w:r w:rsidR="00751F48">
        <w:t xml:space="preserve"> </w:t>
      </w:r>
      <w:r>
        <w:t xml:space="preserve">of </w:t>
      </w:r>
      <w:r w:rsidR="00751F48">
        <w:t xml:space="preserve">fish populations </w:t>
      </w:r>
      <w:r>
        <w:t xml:space="preserve">and lower </w:t>
      </w:r>
      <w:r w:rsidR="00894A2D">
        <w:t xml:space="preserve">fisheries </w:t>
      </w:r>
      <w:commentRangeStart w:id="2"/>
      <w:r w:rsidR="00751F48">
        <w:t>yields</w:t>
      </w:r>
      <w:commentRangeEnd w:id="2"/>
      <w:r w:rsidR="007E2D43">
        <w:rPr>
          <w:rStyle w:val="Kommentarsreferens"/>
        </w:rPr>
        <w:commentReference w:id="2"/>
      </w:r>
      <w:r w:rsidR="00751F48">
        <w:t xml:space="preserve">. </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18338B33" w14:textId="77777777" w:rsidR="00751F48" w:rsidRPr="00AC66AD" w:rsidRDefault="00751F48" w:rsidP="004E0AE6">
      <w:pPr>
        <w:spacing w:line="480" w:lineRule="auto"/>
        <w:contextualSpacing/>
        <w:jc w:val="both"/>
        <w:rPr>
          <w:b/>
          <w:bCs/>
          <w:i/>
        </w:rPr>
      </w:pPr>
      <w:r w:rsidRPr="00AC66AD">
        <w:rPr>
          <w:b/>
          <w:bCs/>
          <w:i/>
        </w:rPr>
        <w:t>Food web</w:t>
      </w:r>
    </w:p>
    <w:p w14:paraId="0C6FD68F" w14:textId="16F1D3DA"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AC5D26">
        <w:instrText xml:space="preserve"> ADDIN ZOTERO_ITEM CSL_CITATION {"citationID":"kH2mAfPQ","properties":{"formattedCitation":"(Scott {\\i{}et al.} 2014)","plainCitation":"(Scott et al. 2014)","noteIndex":0},"citationItems":[{"id":375,"uris":["http://zotero.org/users/6116610/items/D38VTQSD"],"uri":["http://zotero.org/users/6116610/items/D38VTQSD"],"itemData":{"id":375,"type":"article-journal","abstract":"JRC.G.4-Maritime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 xml:space="preserve">). This </w:t>
      </w:r>
      <w:r>
        <w:t xml:space="preserve">size structured </w:t>
      </w:r>
      <w:r w:rsidRPr="00F95139">
        <w:t xml:space="preserve">food web is here characterized by three fish species: </w:t>
      </w:r>
      <w:r>
        <w:t xml:space="preserve">Atlantic </w:t>
      </w:r>
      <w:r w:rsidRPr="00F95139">
        <w:t>cod (</w:t>
      </w:r>
      <w:proofErr w:type="spellStart"/>
      <w:r w:rsidRPr="00F95139">
        <w:rPr>
          <w:i/>
        </w:rPr>
        <w:t>Gadus</w:t>
      </w:r>
      <w:proofErr w:type="spellEnd"/>
      <w:r w:rsidRPr="00F95139">
        <w:rPr>
          <w:i/>
        </w:rPr>
        <w:t xml:space="preserve"> </w:t>
      </w:r>
      <w:proofErr w:type="spellStart"/>
      <w:r w:rsidRPr="00F95139">
        <w:rPr>
          <w:i/>
        </w:rPr>
        <w:t>morhua</w:t>
      </w:r>
      <w:proofErr w:type="spellEnd"/>
      <w:r w:rsidRPr="00F95139">
        <w:t>), sprat (</w:t>
      </w:r>
      <w:proofErr w:type="spellStart"/>
      <w:r w:rsidRPr="00F95139">
        <w:rPr>
          <w:i/>
        </w:rPr>
        <w:t>Sprattus</w:t>
      </w:r>
      <w:proofErr w:type="spellEnd"/>
      <w:r w:rsidRPr="00F95139">
        <w:rPr>
          <w:i/>
        </w:rPr>
        <w:t xml:space="preserve"> </w:t>
      </w:r>
      <w:proofErr w:type="spellStart"/>
      <w:r w:rsidRPr="00F95139">
        <w:rPr>
          <w:i/>
        </w:rPr>
        <w:t>sprattus</w:t>
      </w:r>
      <w:proofErr w:type="spellEnd"/>
      <w:r w:rsidRPr="00F95139">
        <w:t>) and herring (</w:t>
      </w:r>
      <w:proofErr w:type="spellStart"/>
      <w:r w:rsidRPr="00F95139">
        <w:rPr>
          <w:i/>
        </w:rPr>
        <w:t>Clupea</w:t>
      </w:r>
      <w:proofErr w:type="spellEnd"/>
      <w:r w:rsidRPr="00F95139">
        <w:rPr>
          <w:i/>
        </w:rPr>
        <w:t xml:space="preserve"> </w:t>
      </w:r>
      <w:proofErr w:type="spellStart"/>
      <w:r w:rsidRPr="00F95139">
        <w:rPr>
          <w:i/>
        </w:rPr>
        <w:t>harengus</w:t>
      </w:r>
      <w:proofErr w:type="spellEnd"/>
      <w:r w:rsidRPr="00F95139">
        <w:t xml:space="preserve">), </w:t>
      </w:r>
      <w:r>
        <w:t>and two dynamic background resource spectra constituting food for small fish (pelagic and benthic resources)</w:t>
      </w:r>
      <w:r w:rsidRPr="00F95139">
        <w:t xml:space="preserve">. </w:t>
      </w:r>
      <w:r w:rsidR="000A3556">
        <w:t>I</w:t>
      </w:r>
      <w:r w:rsidR="005D4FE0" w:rsidRPr="00F95139">
        <w:t xml:space="preserve">n this </w:t>
      </w:r>
      <w:r w:rsidR="005D4FE0">
        <w:t>part</w:t>
      </w:r>
      <w:r w:rsidR="005D4FE0" w:rsidRPr="00F95139">
        <w:t xml:space="preserve"> of the 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F40EE">
        <w:instrText xml:space="preserve"> ADDIN ZOTERO_ITEM CSL_CITATION {"citationID":"PT0uCmlJ","properties":{"formattedCitation":"(ICES 2021)","plainCitation":"(ICES 2021)","noteIndex":0},"citationItems":[{"id":2771,"uris":["http://zotero.org/users/6116610/items/52T86XBF"],"uri":["http://zotero.org/users/6116610/items/52T86XBF"],"itemData":{"id":2771,"type":"report","number":"3:53","page":"717 pp","title":"Report of the Baltic Fisheries Assessment Working Group (WGBFAS)","URL":"https://doi.org/10.17895/ices.pub.8187","author":[{"family":"ICES","given":""}],"issued":{"date-parts":[["2021"]]}}}],"schema":"https://github.com/citation-style-language/schema/raw/master/csl-citation.json"}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proofErr w:type="spellStart"/>
      <w:r w:rsidRPr="00F95139">
        <w:rPr>
          <w:rFonts w:ascii="Times" w:hAnsi="Times"/>
        </w:rPr>
        <w:t>phyto</w:t>
      </w:r>
      <w:proofErr w:type="spellEnd"/>
      <w:r w:rsidRPr="00F95139">
        <w:rPr>
          <w:rFonts w:ascii="Times" w:hAnsi="Times"/>
        </w:rPr>
        <w:t>-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 xml:space="preserve">benthic invertebrates, </w:t>
      </w:r>
      <w:proofErr w:type="spellStart"/>
      <w:r w:rsidRPr="00F95139">
        <w:rPr>
          <w:rFonts w:ascii="Times" w:hAnsi="Times"/>
        </w:rPr>
        <w:t>gobiidaes</w:t>
      </w:r>
      <w:proofErr w:type="spellEnd"/>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199F3770"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proofErr w:type="spellStart"/>
      <w:r w:rsidRPr="00CE1581">
        <w:rPr>
          <w:rFonts w:ascii="Times" w:hAnsi="Times"/>
          <w:i/>
        </w:rPr>
        <w:t>mizer</w:t>
      </w:r>
      <w:proofErr w:type="spellEnd"/>
      <w:r w:rsidRPr="00CE1581">
        <w:rPr>
          <w:rFonts w:ascii="Times" w:hAnsi="Times"/>
        </w:rPr>
        <w:t xml:space="preserve"> </w:t>
      </w:r>
      <w:r>
        <w:rPr>
          <w:rFonts w:ascii="Times" w:hAnsi="Times"/>
        </w:rPr>
        <w:t xml:space="preserve">(v1.1) </w:t>
      </w:r>
      <w:r w:rsidRPr="00CE1581">
        <w:rPr>
          <w:rFonts w:ascii="Times" w:hAnsi="Times"/>
        </w:rPr>
        <w:fldChar w:fldCharType="begin"/>
      </w:r>
      <w:r w:rsidR="00AC5D26">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r w:rsidR="00824EB5" w:rsidRPr="00824EB5">
        <w:rPr>
          <w:rFonts w:ascii="Times" w:hAnsi="Times"/>
        </w:rPr>
        <w:t>Audzijonyte</w:t>
      </w:r>
      <w:r w:rsidR="00824EB5">
        <w:rPr>
          <w:rFonts w:ascii="Times" w:hAnsi="Times"/>
        </w:rPr>
        <w:t xml:space="preserve"> et al., </w:t>
      </w:r>
      <w:r w:rsidR="00824EB5" w:rsidRPr="00824EB5">
        <w:rPr>
          <w:rFonts w:ascii="Times" w:hAnsi="Times"/>
          <w:i/>
          <w:iCs/>
        </w:rPr>
        <w:t>unpublished</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proofErr w:type="spellStart"/>
      <w:r w:rsidRPr="0017610C">
        <w:rPr>
          <w:rFonts w:ascii="Times" w:hAnsi="Times"/>
          <w:i/>
          <w:iCs/>
        </w:rPr>
        <w:t>mizer</w:t>
      </w:r>
      <w:proofErr w:type="spellEnd"/>
      <w:r w:rsidRPr="00CE1581">
        <w:rPr>
          <w:rFonts w:ascii="Times" w:hAnsi="Times"/>
        </w:rPr>
        <w:t xml:space="preserve"> models for consistency </w:t>
      </w:r>
      <w:r w:rsidRPr="00CE1581">
        <w:rPr>
          <w:rFonts w:ascii="Times" w:hAnsi="Times"/>
        </w:rPr>
        <w:fldChar w:fldCharType="begin"/>
      </w:r>
      <w:r w:rsidR="00AC5D26">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36E440BF"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 which here 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Pr>
          <w:rFonts w:ascii="Times" w:hAnsi="Times"/>
        </w:rPr>
        <w:t>,</w:t>
      </w:r>
      <w:r w:rsidRPr="00F95139">
        <w:rPr>
          <w:rFonts w:ascii="Times" w:hAnsi="Times"/>
        </w:rPr>
        <w:t xml:space="preserve"> from food dependent somatic growth and mortality, based on bioenergetic principles: </w:t>
      </w:r>
    </w:p>
    <w:p w14:paraId="26D7F2E0" w14:textId="7EAD26AC" w:rsidR="008B1117" w:rsidRPr="008B1117" w:rsidRDefault="0053009F"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31C5EF7C"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xml:space="preserve">, egg size), the </w:t>
      </w:r>
      <w:ins w:id="3" w:author="Anna Gårdmark" w:date="2021-09-28T09:13:00Z">
        <w:r w:rsidR="007E2D43">
          <w:rPr>
            <w:rFonts w:ascii="Times" w:hAnsi="Times"/>
          </w:rPr>
          <w:t>in</w:t>
        </w:r>
      </w:ins>
      <w:r>
        <w:rPr>
          <w:rFonts w:ascii="Times" w:hAnsi="Times"/>
        </w:rPr>
        <w:t>flux of individuals is given by recruitment.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 xml:space="preserve">onstant species-specific allometric background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53009F"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66F905FA"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3D168A">
        <w:rPr>
          <w:rFonts w:ascii="Times" w:hAnsi="Times"/>
        </w:rPr>
        <w:instrText xml:space="preserve"> ADDIN ZOTERO_ITEM CSL_CITATION {"citationID":"kH1XMznJ","properties":{"formattedCitation":"(Hartvig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53009F"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0E0E4E16"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Pr>
          <w:rFonts w:ascii="Times" w:hAnsi="Times"/>
        </w:rPr>
        <w:instrText xml:space="preserve"> ADDIN ZOTERO_ITEM CSL_CITATION {"citationID":"gWcQd4X4","properties":{"formattedCitation":"(Hartvig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w:del w:id="4" w:author="Anna Gårdmark" w:date="2021-09-28T09:14:00Z">
        <w:r w:rsidRPr="00432333" w:rsidDel="007E2D43">
          <w:rPr>
            <w:rFonts w:ascii="Times" w:hAnsi="Times"/>
          </w:rPr>
          <w:delText>1/</w:delText>
        </w:r>
      </w:del>
      <w:r w:rsidRPr="00432333">
        <w:rPr>
          <w:rFonts w:ascii="Times" w:hAnsi="Times"/>
        </w:rPr>
        <w:t>year</w:t>
      </w:r>
      <w:ins w:id="5" w:author="Anna Gårdmark" w:date="2021-09-28T09:14:00Z">
        <w:r w:rsidR="007E2D43" w:rsidRPr="007E2D43">
          <w:rPr>
            <w:rFonts w:ascii="Times" w:hAnsi="Times"/>
            <w:vertAlign w:val="superscript"/>
            <w:rPrChange w:id="6" w:author="Anna Gårdmark" w:date="2021-09-28T09:15:00Z">
              <w:rPr>
                <w:rFonts w:ascii="Times" w:hAnsi="Times"/>
              </w:rPr>
            </w:rPrChange>
          </w:rPr>
          <w:t>-1</w:t>
        </w:r>
      </w:ins>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1FEFD38B" w:rsidR="00751F48" w:rsidRDefault="00751F48" w:rsidP="004E0AE6">
      <w:pPr>
        <w:spacing w:line="480" w:lineRule="auto"/>
        <w:contextualSpacing/>
        <w:jc w:val="both"/>
        <w:rPr>
          <w:rFonts w:ascii="Times" w:hAnsi="Times"/>
        </w:rPr>
      </w:pPr>
      <w:proofErr w:type="gramStart"/>
      <w:r w:rsidRPr="00F95139">
        <w:rPr>
          <w:rFonts w:ascii="Times" w:hAnsi="Times"/>
        </w:rPr>
        <w:t>where</w:t>
      </w:r>
      <w:proofErr w:type="gramEnd"/>
      <w:r w:rsidRPr="00F95139">
        <w:rPr>
          <w:rFonts w:ascii="Times" w:hAnsi="Times"/>
        </w:rP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(by default knife-edge selectivity is assumed with a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r w:rsidR="00CE2F64">
        <w:rPr>
          <w:rFonts w:ascii="Times" w:hAnsi="Times"/>
        </w:rPr>
        <w:t>mortality</w:t>
      </w:r>
      <w:r w:rsidRPr="00F95139">
        <w:rPr>
          <w:rFonts w:ascii="Times" w:hAnsi="Times"/>
        </w:rPr>
        <w:t>.</w:t>
      </w:r>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24A5789F"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j</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Pr>
          <w:rFonts w:ascii="Times" w:hAnsi="Times"/>
        </w:rPr>
        <w:instrText xml:space="preserve"> ADDIN ZOTERO_ITEM CSL_CITATION {"citationID":"oik8MIWU","properties":{"formattedCitation":"(Ursin 1973)","plainCitation":"(Ursin 1973)","noteIndex":0},"citationItems":[{"id":912,"uris":["http://zotero.org/users/6116610/items/XWN9LESA"],"uri":["http://zotero.org/users/6116610/items/XWN9LESA"],"itemData":{"id":912,"type":"article-journal","container-title":"Meddelelser fra Danmarks Fiskeri-og Havun- dersgelser","title":"On the prey size preferences of cod and dab","volume":"7:8598","author":[{"family":"Ursin","given":"Erik"}],"issued":{"date-parts":[["1973"]]}}}],"schema":"https://github.com/citation-style-language/schema/raw/master/csl-citation.json"}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DB2439">
        <w:rPr>
          <w:rFonts w:ascii="Times" w:hAnsi="Times"/>
        </w:rPr>
        <w:t xml:space="preserve">Satiation is represented in the model with a </w:t>
      </w:r>
      <w:proofErr w:type="spellStart"/>
      <w:r w:rsidRPr="00F95139">
        <w:rPr>
          <w:rFonts w:ascii="Times" w:hAnsi="Times"/>
        </w:rPr>
        <w:t>Holling</w:t>
      </w:r>
      <w:proofErr w:type="spellEnd"/>
      <w:r w:rsidRPr="00F95139">
        <w:rPr>
          <w:rFonts w:ascii="Times" w:hAnsi="Times"/>
        </w:rPr>
        <w:t xml:space="preserve"> functional response type II</w:t>
      </w:r>
      <w:r w:rsidR="00525679">
        <w:rPr>
          <w:rFonts w:ascii="Times" w:hAnsi="Times"/>
        </w:rPr>
        <w:t>, which determine</w:t>
      </w:r>
      <w:r w:rsidR="00A64E83">
        <w:rPr>
          <w:rFonts w:ascii="Times" w:hAnsi="Times"/>
        </w:rPr>
        <w:t>s</w:t>
      </w:r>
      <w:r w:rsidR="00525679">
        <w:rPr>
          <w:rFonts w:ascii="Times" w:hAnsi="Times"/>
        </w:rPr>
        <w:t xml:space="preserve"> the feeding level</w:t>
      </w:r>
      <w:r w:rsidR="00CF4EC5">
        <w:rPr>
          <w:rFonts w:ascii="Times" w:eastAsiaTheme="minorEastAsia" w:hAnsi="Time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p>
    <w:p w14:paraId="49CCF28D" w14:textId="4FEF8B24" w:rsidR="00751F48" w:rsidRDefault="0053009F"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w:r w:rsidR="00751F48" w:rsidRPr="00F95139">
        <w:rPr>
          <w:rFonts w:ascii="Times" w:hAnsi="Times"/>
        </w:rPr>
        <w:t>describ</w:t>
      </w:r>
      <w:r w:rsidR="005D3639">
        <w:rPr>
          <w:rFonts w:ascii="Times" w:hAnsi="Times"/>
        </w:rPr>
        <w:t>ing</w:t>
      </w:r>
      <w:r w:rsidR="00751F48" w:rsidRPr="00F95139">
        <w:rPr>
          <w:rFonts w:ascii="Times" w:hAnsi="Times"/>
        </w:rPr>
        <w:t xml:space="preserve"> the level of satiation </w:t>
      </w:r>
      <w:r w:rsidR="00A41EAC">
        <w:rPr>
          <w:rFonts w:ascii="Times" w:hAnsi="Times"/>
        </w:rPr>
        <w:t>(</w:t>
      </w:r>
      <w:r w:rsidR="00751F48">
        <w:rPr>
          <w:rFonts w:ascii="Times" w:hAnsi="Times"/>
        </w:rPr>
        <w:t xml:space="preserve">between </w:t>
      </w:r>
      <w:r w:rsidR="00751F48" w:rsidRPr="00F95139">
        <w:rPr>
          <w:rFonts w:ascii="Times" w:hAnsi="Times"/>
        </w:rPr>
        <w:t>0</w:t>
      </w:r>
      <w:r w:rsidR="00751F48">
        <w:rPr>
          <w:rFonts w:ascii="Times" w:hAnsi="Times"/>
        </w:rPr>
        <w:t xml:space="preserve"> and </w:t>
      </w:r>
      <w:r w:rsidR="00751F48" w:rsidRPr="00F95139">
        <w:rPr>
          <w:rFonts w:ascii="Times" w:hAnsi="Times"/>
        </w:rPr>
        <w:t>1)</w:t>
      </w:r>
      <w:r w:rsidR="008D63AE">
        <w:rPr>
          <w:rFonts w:ascii="Times" w:hAnsi="Times"/>
        </w:rPr>
        <w:t>.</w:t>
      </w:r>
      <w:r w:rsidR="00751F48" w:rsidRPr="00F95139">
        <w:rPr>
          <w:rFonts w:ascii="Times"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38525322" w:rsidR="00751F48" w:rsidRDefault="00751F48" w:rsidP="004E0AE6">
      <w:pPr>
        <w:spacing w:line="480" w:lineRule="auto"/>
        <w:contextualSpacing/>
        <w:jc w:val="both"/>
        <w:rPr>
          <w:rFonts w:ascii="Times" w:hAnsi="Times"/>
        </w:rPr>
      </w:pPr>
      <w:proofErr w:type="gramStart"/>
      <w:r w:rsidRPr="00F95139">
        <w:rPr>
          <w:rFonts w:ascii="Times" w:hAnsi="Times"/>
        </w:rPr>
        <w:t>where</w:t>
      </w:r>
      <w:proofErr w:type="gramEnd"/>
      <w:r w:rsidRPr="00F95139">
        <w:rPr>
          <w:rFonts w:ascii="Times" w:hAnsi="Times"/>
        </w:rPr>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ins w:id="7" w:author="Anna Gårdmark" w:date="2021-09-28T09:16:00Z">
        <w:r w:rsidR="007E2D43">
          <w:rPr>
            <w:rFonts w:ascii="Times" w:hAnsi="Times"/>
          </w:rPr>
          <w:t xml:space="preserve">(fish) </w:t>
        </w:r>
      </w:ins>
      <w:r w:rsidRPr="00F95139">
        <w:rPr>
          <w:rFonts w:ascii="Times" w:hAnsi="Times"/>
        </w:rPr>
        <w:t xml:space="preserve">species. Note that in contrast to other MSSMs </w:t>
      </w:r>
      <w:r w:rsidRPr="00AF32CB">
        <w:rPr>
          <w:rFonts w:ascii="Times" w:hAnsi="Times"/>
        </w:rPr>
        <w:fldChar w:fldCharType="begin"/>
      </w:r>
      <w:r>
        <w:rPr>
          <w:rFonts w:ascii="Times" w:hAnsi="Times"/>
        </w:rPr>
        <w:instrText xml:space="preserve"> ADDIN ZOTERO_ITEM CSL_CITATION {"citationID":"vmwYdtjv","properties":{"formattedCitation":"(Blanchard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F32CB">
        <w:rPr>
          <w:rFonts w:ascii="Times" w:hAnsi="Times"/>
        </w:rPr>
        <w:fldChar w:fldCharType="separate"/>
      </w:r>
      <w:r w:rsidRPr="00D834BC">
        <w:rPr>
          <w:rFonts w:ascii="Times" w:hAnsi="Times"/>
        </w:rPr>
        <w:t xml:space="preserve">(Blanchard </w:t>
      </w:r>
      <w:r w:rsidRPr="00D834BC">
        <w:rPr>
          <w:rFonts w:ascii="Times" w:hAnsi="Times"/>
          <w:i/>
          <w:iCs/>
        </w:rPr>
        <w:t>et al.</w:t>
      </w:r>
      <w:r w:rsidRPr="00D834BC">
        <w:rPr>
          <w:rFonts w:ascii="Times" w:hAnsi="Times"/>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have a </w:t>
      </w:r>
      <w:r w:rsidRPr="00F95139">
        <w:rPr>
          <w:rFonts w:ascii="Times" w:hAnsi="Times"/>
        </w:rPr>
        <w:t xml:space="preserve">preference for the background resources to account for </w:t>
      </w:r>
      <w:r w:rsidR="000505D0">
        <w:rPr>
          <w:rFonts w:ascii="Times" w:hAnsi="Times"/>
        </w:rPr>
        <w:t xml:space="preserve">them </w:t>
      </w:r>
      <w:r w:rsidRPr="00F95139">
        <w:rPr>
          <w:rFonts w:ascii="Times" w:hAnsi="Times"/>
        </w:rPr>
        <w:t>feeding differently on benthic and pelagic resources</w:t>
      </w:r>
      <w:r>
        <w:rPr>
          <w:rFonts w:ascii="Times" w:hAnsi="Times"/>
        </w:rPr>
        <w:t>,</w:t>
      </w:r>
      <w:r w:rsidRPr="00F95139">
        <w:rPr>
          <w:rFonts w:ascii="Times" w:hAnsi="Times"/>
        </w:rPr>
        <w:t xml:space="preserve"> but assume no preference in terms of the interactions</w:t>
      </w:r>
      <w:r>
        <w:rPr>
          <w:rFonts w:ascii="Times" w:hAnsi="Times"/>
        </w:rPr>
        <w:t xml:space="preserve"> among the size-structured fish species</w:t>
      </w:r>
      <w:r w:rsidRPr="00F95139">
        <w:rPr>
          <w:rFonts w:ascii="Times" w:hAnsi="Times"/>
        </w:rPr>
        <w:t xml:space="preserve"> (all terms in the interaction matrix are identical and equal to 1). This is for simplicity, as the body size-only prey selection and encounter </w:t>
      </w:r>
      <w:r>
        <w:rPr>
          <w:rFonts w:ascii="Times" w:hAnsi="Times"/>
        </w:rPr>
        <w:t xml:space="preserve">rate </w:t>
      </w:r>
      <w:r w:rsidRPr="00F95139">
        <w:rPr>
          <w:rFonts w:ascii="Times" w:hAnsi="Times"/>
        </w:rPr>
        <w:t>capture the important predation interactions in this system (as inferred from independent stomach data, see model calibration,</w:t>
      </w:r>
      <w:r w:rsidR="008B143C">
        <w:rPr>
          <w:rFonts w:ascii="Times" w:hAnsi="Times"/>
        </w:rPr>
        <w:t xml:space="preserve"> </w:t>
      </w:r>
      <w:r w:rsidR="008B143C" w:rsidRPr="00C933B6">
        <w:rPr>
          <w:i/>
          <w:iCs/>
        </w:rPr>
        <w:t>Supporting Information</w:t>
      </w:r>
      <w:r w:rsidRPr="00F95139">
        <w:rPr>
          <w:rFonts w:ascii="Times" w:hAnsi="Times"/>
        </w:rPr>
        <w:t>)</w:t>
      </w:r>
      <w:r w:rsidR="000C5258">
        <w:rPr>
          <w:rFonts w:ascii="Times" w:hAnsi="Times"/>
        </w:rPr>
        <w:t xml:space="preserve">, </w:t>
      </w:r>
      <w:r w:rsidRPr="00F95139">
        <w:rPr>
          <w:rFonts w:ascii="Times" w:hAnsi="Times"/>
        </w:rPr>
        <w:t xml:space="preserve">the species largely occupy similar spatial areas </w:t>
      </w:r>
      <w:r>
        <w:rPr>
          <w:rFonts w:ascii="Times" w:hAnsi="Times"/>
        </w:rPr>
        <w:t>within the study area during</w:t>
      </w:r>
      <w:r w:rsidRPr="00F95139">
        <w:rPr>
          <w:rFonts w:ascii="Times" w:hAnsi="Times"/>
        </w:rPr>
        <w:t xml:space="preserve"> the time period of the model calibration (Fig</w:t>
      </w:r>
      <w:r w:rsidR="00604E99">
        <w:rPr>
          <w:rFonts w:ascii="Times" w:hAnsi="Times"/>
        </w:rPr>
        <w:t>.</w:t>
      </w:r>
      <w:r w:rsidRPr="00F95139">
        <w:rPr>
          <w:rFonts w:ascii="Times" w:hAnsi="Times"/>
        </w:rPr>
        <w:t xml:space="preserve"> S</w:t>
      </w:r>
      <w:r w:rsidRPr="00E832A7">
        <w:rPr>
          <w:rFonts w:ascii="Times" w:hAnsi="Times"/>
        </w:rPr>
        <w:t>2</w:t>
      </w:r>
      <w:r w:rsidRPr="00F95139">
        <w:rPr>
          <w:rFonts w:ascii="Times" w:hAnsi="Times"/>
        </w:rPr>
        <w:t>)</w:t>
      </w:r>
      <w:r w:rsidR="007C6C37">
        <w:rPr>
          <w:rFonts w:ascii="Times" w:hAnsi="Times"/>
        </w:rPr>
        <w:t xml:space="preserve">, and we do not explicitly model any other prey sources </w:t>
      </w:r>
      <w:r w:rsidR="00964BF6">
        <w:rPr>
          <w:rFonts w:ascii="Times" w:hAnsi="Times"/>
        </w:rPr>
        <w:t>these species could select</w:t>
      </w:r>
      <w:r w:rsidRPr="00F95139">
        <w:rPr>
          <w:rFonts w:ascii="Times" w:hAnsi="Times"/>
        </w:rPr>
        <w:t xml:space="preserve">. 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Pr>
          <w:rFonts w:ascii="Times" w:hAnsi="Times"/>
        </w:rPr>
        <w:instrText xml:space="preserve"> ADDIN ZOTERO_ITEM CSL_CITATION {"citationID":"iXJx67Ls","properties":{"formattedCitation":"(Ursin 1967)","plainCitation":"(Ursin 1967)","noteIndex":0},"citationItems":[{"id":895,"uris":["http://zotero.org/users/6116610/items/5G6C5LEF"],"uri":["http://zotero.org/users/6116610/items/5G6C5LEF"],"itemData":{"id":895,"type":"article-journal","container-title":"Journal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53009F"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654248B9"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F95139">
        <w:rPr>
          <w:rFonts w:ascii="Times" w:hAnsi="Times"/>
        </w:rPr>
        <w:t xml:space="preserve">, </w:t>
      </w:r>
      <w:r>
        <w:rPr>
          <w:rFonts w:ascii="Times" w:hAnsi="Times"/>
        </w:rPr>
        <w:t>where the allometric coefficient</w:t>
      </w:r>
      <w:r w:rsidRPr="00F95139">
        <w:rPr>
          <w:rFonts w:ascii="Times" w:hAnsi="Times"/>
        </w:rPr>
        <w:t xml:space="preserve"> is calculated as:</w:t>
      </w:r>
    </w:p>
    <w:p w14:paraId="280A39EF" w14:textId="4AB99BF9" w:rsidR="00864389" w:rsidRPr="00864389"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eastAsia="Times New Roman" w:hAnsi="Cambria Math"/>
                          <w:i/>
                        </w:rPr>
                      </m:ctrlPr>
                    </m:sSubPr>
                    <m:e>
                      <m:r>
                        <w:rPr>
                          <w:rFonts w:ascii="Cambria Math" w:eastAsia="Times New Roman" w:hAnsi="Cambria Math"/>
                        </w:rPr>
                        <m:t>f</m:t>
                      </m:r>
                      <m:ctrlPr>
                        <w:rPr>
                          <w:rFonts w:ascii="Cambria Math" w:eastAsia="Calibri" w:hAnsi="Cambria Math" w:cs="Arial"/>
                          <w:i/>
                        </w:rPr>
                      </m:ctrlP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65CBF32A"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Pr>
          <w:rFonts w:ascii="Times" w:hAnsi="Times"/>
        </w:rPr>
        <w:instrText xml:space="preserve"> ADDIN ZOTERO_ITEM CSL_CITATION {"citationID":"KxJ2Unya","properties":{"formattedCitation":"(Andersen &amp; Beyer 2006; Scott {\\i{}et al.} 2018)","plainCitation":"(Andersen &amp; Beyer 2006; Scott et al. 2018)","noteIndex":0},"citationItems":[{"id":909,"uris":["http://zotero.org/users/6116610/items/4ZAL4EMW"],"uri":["http://zotero.org/users/6116610/items/4ZAL4EMW"],"itemData":{"id":909,"type":"article-journal","abstract":"The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Pr>
          <w:rFonts w:ascii="Cambria" w:hAnsi="Cambria" w:cs="Cambria"/>
        </w:rPr>
        <w:instrText>Ϫ</w:instrText>
      </w:r>
      <w:r>
        <w:rPr>
          <w:rFonts w:ascii="Times" w:hAnsi="Times"/>
        </w:rPr>
        <w:instrText xml:space="preserve">2.05, independent of the predator/prey size ratio. This is the ﬁrst time the spectrum exponent has been derived solely on the basis of processes at the individual level. The theory furthermore predicts that the parameters in the von Bertalanffy growth function are related as K </w:instrText>
      </w:r>
      <w:r>
        <w:rPr>
          <w:rFonts w:ascii="Cambria Math" w:hAnsi="Cambria Math" w:cs="Cambria Math"/>
        </w:rPr>
        <w:instrText>∝</w:instrText>
      </w:r>
      <w:r>
        <w:rPr>
          <w:rFonts w:ascii="Times" w:hAnsi="Times"/>
        </w:rPr>
        <w:instrText xml:space="preserve"> L</w:instrText>
      </w:r>
      <w:r>
        <w:rPr>
          <w:rFonts w:ascii="Cambria" w:hAnsi="Cambria" w:cs="Cambria"/>
        </w:rPr>
        <w:instrText>Ϫϱ</w:instrText>
      </w:r>
      <w:r>
        <w:rPr>
          <w:rFonts w:ascii="Times" w:hAnsi="Times"/>
        </w:rPr>
        <w:instrText xml:space="preserve">1.","container-title":"The American Naturalist","issue":"1","language":"en","page":"8","source":"Zotero","title":"Asymptotic Size Determines Species Abundance in the Marine Size Spectrum.","volume":"168","author":[{"family":"Andersen","given":"K H"},{"family":"Beyer","given":"J E"}],"issued":{"date-parts":[["2006"]]}}},{"id":858,"uris":["http://zotero.org/users/6116610/items/M8GJJBMY"],"uri":["http://zotero.org/users/6116610/items/M8GJJBMY"],"itemData":{"id":858,"type":"article-journal","DOI":"10.2788/29830","page":"1–87","title":"Multispecies,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AF32CB">
        <w:rPr>
          <w:rFonts w:ascii="Times" w:hAnsi="Times"/>
        </w:rPr>
        <w:fldChar w:fldCharType="separate"/>
      </w:r>
      <w:r w:rsidRPr="00AF32CB">
        <w:rPr>
          <w:rFonts w:ascii="Times" w:hAnsi="Times"/>
        </w:rPr>
        <w:t xml:space="preserve">(Andersen &amp; Beyer 2006; Scott </w:t>
      </w:r>
      <w:r w:rsidRPr="00AF32CB">
        <w:rPr>
          <w:rFonts w:ascii="Times" w:hAnsi="Times"/>
          <w:i/>
          <w:iCs/>
        </w:rPr>
        <w:t>et al.</w:t>
      </w:r>
      <w:r w:rsidRPr="00AF32CB">
        <w:rPr>
          <w:rFonts w:ascii="Times" w:hAnsi="Times"/>
        </w:rPr>
        <w:t xml:space="preserve"> 2018)</w:t>
      </w:r>
      <w:r w:rsidRPr="00AF32CB">
        <w:rPr>
          <w:rFonts w:ascii="Times" w:hAnsi="Times"/>
        </w:rPr>
        <w:fldChar w:fldCharType="end"/>
      </w:r>
      <w:r w:rsidRPr="00F95139">
        <w:rPr>
          <w:rFonts w:ascii="Times" w:hAnsi="Times"/>
        </w:rPr>
        <w:t xml:space="preserve">, to </w:t>
      </w:r>
      <w:r>
        <w:rPr>
          <w:rFonts w:ascii="Times" w:hAnsi="Times"/>
        </w:rPr>
        <w:t>give</w:t>
      </w:r>
      <w:r w:rsidRPr="00F95139">
        <w:rPr>
          <w:rFonts w:ascii="Times" w:hAnsi="Times"/>
        </w:rPr>
        <w:t xml:space="preserve"> the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Pr="00F95139">
        <w:rPr>
          <w:rFonts w:ascii="Times" w:hAnsi="Times"/>
        </w:rPr>
        <w:t>:</w:t>
      </w:r>
    </w:p>
    <w:p w14:paraId="3180DF1C" w14:textId="59592489" w:rsidR="001E7641" w:rsidRPr="001E7641" w:rsidRDefault="0053009F"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proofErr w:type="gramStart"/>
      <w:r>
        <w:rPr>
          <w:rFonts w:ascii="Times" w:hAnsi="Times"/>
        </w:rPr>
        <w:t>where</w:t>
      </w:r>
      <w:proofErr w:type="gramEnd"/>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r>
        <w:rPr>
          <w:rFonts w:ascii="Times" w:hAnsi="Times"/>
        </w:rPr>
        <w:t>volume</w:t>
      </w:r>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53009F"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766B375F" w:rsidR="00751F48" w:rsidRDefault="00751F48" w:rsidP="004E0AE6">
      <w:pPr>
        <w:spacing w:line="480" w:lineRule="auto"/>
        <w:contextualSpacing/>
        <w:jc w:val="both"/>
        <w:rPr>
          <w:rFonts w:ascii="Times" w:hAnsi="Times"/>
        </w:rPr>
      </w:pPr>
      <w:r w:rsidRPr="00AF32CB">
        <w:rPr>
          <w:rFonts w:ascii="Times" w:hAnsi="Times"/>
        </w:rPr>
        <w:fldChar w:fldCharType="begin"/>
      </w:r>
      <w:r>
        <w:rPr>
          <w:rFonts w:ascii="Times" w:hAnsi="Times"/>
        </w:rPr>
        <w:instrText xml:space="preserve"> ADDIN ZOTERO_ITEM CSL_CITATION {"citationID":"gRy6wdfi","properties":{"formattedCitation":"(Andersen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This function results in the growth rate</w:t>
      </w:r>
      <w:r>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Pr>
          <w:rFonts w:ascii="Times" w:hAnsi="Times"/>
        </w:rPr>
        <w:t xml:space="preserve">, </w:t>
      </w:r>
    </w:p>
    <w:p w14:paraId="52B6A9CC" w14:textId="030876AD" w:rsidR="00C239EF" w:rsidRPr="00C239EF"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09CAAC2F"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751F48">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which is the integral of the energy allocated to reproduction multiplied by a reproduction </w:t>
      </w:r>
      <w:r w:rsidR="00751F48" w:rsidRPr="00F95139">
        <w:rPr>
          <w:rFonts w:ascii="Times" w:hAnsi="Times"/>
        </w:rPr>
        <w:lastRenderedPageBreak/>
        <w:t>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53009F"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w:t>
      </w:r>
      <w:proofErr w:type="spellStart"/>
      <w:r w:rsidRPr="00F95139">
        <w:rPr>
          <w:rFonts w:ascii="Times" w:hAnsi="Times"/>
        </w:rPr>
        <w:t>Beverton</w:t>
      </w:r>
      <w:proofErr w:type="spellEnd"/>
      <w:r w:rsidRPr="00F95139">
        <w:rPr>
          <w:rFonts w:ascii="Times" w:hAnsi="Times"/>
        </w:rPr>
        <w:t xml:space="preserve">-Holt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5580FA24" w:rsidR="00096771" w:rsidRPr="00096771" w:rsidRDefault="0053009F"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P,i</m:t>
                      </m:r>
                    </m:sub>
                  </m:sSub>
                </m:num>
                <m:den>
                  <m:sSub>
                    <m:sSubPr>
                      <m:ctrlPr>
                        <w:rPr>
                          <w:rFonts w:ascii="Cambria Math" w:hAnsi="Cambria Math"/>
                          <w:i/>
                        </w:rPr>
                      </m:ctrlPr>
                    </m:sSubPr>
                    <m:e>
                      <m:r>
                        <w:rPr>
                          <w:rFonts w:ascii="Cambria Math" w:hAnsi="Cambria Math"/>
                        </w:rPr>
                        <m:t>R</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2235580B"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r w:rsidR="00751F48">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{"citationID":"5OOLfljn","properties":{"formattedCitation":"(Jacobsen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751F48">
        <w:rPr>
          <w:rFonts w:ascii="Times" w:hAnsi="Times"/>
        </w:rPr>
        <w:fldChar w:fldCharType="separate"/>
      </w:r>
      <w:r w:rsidR="00751F48" w:rsidRPr="006658D8">
        <w:rPr>
          <w:rFonts w:ascii="Times" w:hAnsi="Times"/>
        </w:rPr>
        <w:t xml:space="preserve">(Jacobsen </w:t>
      </w:r>
      <w:r w:rsidR="00751F48" w:rsidRPr="006658D8">
        <w:rPr>
          <w:rFonts w:ascii="Times" w:hAnsi="Times"/>
          <w:i/>
          <w:iCs/>
        </w:rPr>
        <w:t>et al.</w:t>
      </w:r>
      <w:r w:rsidR="00751F48" w:rsidRPr="006658D8">
        <w:rPr>
          <w:rFonts w:ascii="Times" w:hAnsi="Times"/>
        </w:rPr>
        <w:t xml:space="preserve"> 2017)</w:t>
      </w:r>
      <w:r w:rsidR="00751F48">
        <w:rPr>
          <w:rFonts w:ascii="Times" w:hAnsi="Times"/>
        </w:rPr>
        <w:fldChar w:fldCharType="end"/>
      </w:r>
      <w:r w:rsidR="00751F48" w:rsidRPr="00F95139">
        <w:rPr>
          <w:rFonts w:ascii="Times" w:hAnsi="Times"/>
        </w:rPr>
        <w:t>.</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53009F"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737F519F"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{"citationID":"XmcogiEb","properties":{"formattedCitation":"(Andersen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77777777" w:rsidR="00751F48" w:rsidRPr="00AC66AD" w:rsidRDefault="00751F48" w:rsidP="004E0AE6">
      <w:pPr>
        <w:spacing w:line="480" w:lineRule="auto"/>
        <w:contextualSpacing/>
        <w:jc w:val="both"/>
        <w:rPr>
          <w:b/>
          <w:bCs/>
          <w:i/>
        </w:rPr>
      </w:pPr>
      <w:r w:rsidRPr="00AC66AD">
        <w:rPr>
          <w:b/>
          <w:bCs/>
          <w:i/>
        </w:rPr>
        <w:t>Temperature dependence</w:t>
      </w:r>
    </w:p>
    <w:p w14:paraId="6637EFDA" w14:textId="52CB5D09" w:rsidR="00475750" w:rsidRDefault="00751F48" w:rsidP="004E0AE6">
      <w:pPr>
        <w:spacing w:line="480" w:lineRule="auto"/>
        <w:jc w:val="both"/>
        <w:rPr>
          <w:rFonts w:ascii="Times" w:hAnsi="Times"/>
        </w:rPr>
      </w:pPr>
      <w:r w:rsidRPr="001E3C7B">
        <w:rPr>
          <w:rFonts w:ascii="Times" w:hAnsi="Times"/>
        </w:rPr>
        <w:t xml:space="preserve">Temperature affects the rate of metabolism </w:t>
      </w:r>
      <w:r w:rsidRPr="001E3C7B">
        <w:rPr>
          <w:rFonts w:ascii="Times" w:hAnsi="Times"/>
        </w:rPr>
        <w:fldChar w:fldCharType="begin"/>
      </w:r>
      <w:r>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2001)","noteIndex":0},"citationItems":[{"id":486,"uris":["http://zotero.org/users/6116610/items/6S42PU4A"],"uri":["http://zotero.org/users/6116610/items/6S42PU4A"],"itemData":{"id":486,"type":"article-journal","container-title":"Journal of Animal Ecology","page":"893–905","title":"Scaling of metabolic rate with body mass and temperature in teleost fish","volume":"68","author":[{"family":"Clarke","given":"A"},{"family":"Johnston","given":"N M"}],"issued":{"date-parts":[["1999"]]}}},{"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Pr="001E3C7B">
        <w:rPr>
          <w:rFonts w:ascii="Times" w:hAnsi="Times"/>
        </w:rPr>
        <w:fldChar w:fldCharType="separate"/>
      </w:r>
      <w:r w:rsidRPr="001E3C7B">
        <w:rPr>
          <w:rFonts w:ascii="Times" w:hAnsi="Times"/>
        </w:rPr>
        <w:t xml:space="preserve">(Clarke &amp; Johnston 1999; Gillooly </w:t>
      </w:r>
      <w:r w:rsidRPr="001E3C7B">
        <w:rPr>
          <w:rFonts w:ascii="Times" w:hAnsi="Times"/>
          <w:i/>
          <w:iCs/>
        </w:rPr>
        <w:t>et al.</w:t>
      </w:r>
      <w:r w:rsidRPr="001E3C7B">
        <w:rPr>
          <w:rFonts w:ascii="Times" w:hAnsi="Times"/>
        </w:rPr>
        <w:t xml:space="preserve"> 2001)</w:t>
      </w:r>
      <w:r w:rsidRPr="001E3C7B">
        <w:rPr>
          <w:rFonts w:ascii="Times" w:hAnsi="Times"/>
        </w:rPr>
        <w:fldChar w:fldCharType="end"/>
      </w:r>
      <w:r w:rsidRPr="001E3C7B">
        <w:rPr>
          <w:rFonts w:ascii="Times" w:hAnsi="Times"/>
        </w:rPr>
        <w:t xml:space="preserve">, and thus also other biological rates </w:t>
      </w:r>
      <w:r w:rsidRPr="001E3C7B">
        <w:rPr>
          <w:rFonts w:ascii="Times" w:hAnsi="Times"/>
        </w:rPr>
        <w:fldChar w:fldCharType="begin"/>
      </w:r>
      <w:r>
        <w:rPr>
          <w:rFonts w:ascii="Times" w:hAnsi="Times"/>
        </w:rPr>
        <w:instrText xml:space="preserve"> ADDIN ZOTERO_ITEM CSL_CITATION {"citationID":"4kUeYQPe","properties":{"formattedCitation":"(Englund {\\i{}et al.} 2011; Rall {\\i{}et al.} 2012; Thorson {\\i{}et al.} 2017)","plainCitation":"(Englund et al. 2011; Rall et al. 2012; Thorson et al. 2017)","noteIndex":0},"citationItems":[{"id":805,"uris":["http://zotero.org/users/6116610/items/VX2UYM3J"],"uri":["http://zotero.org/users/6116610/items/VX2UYM3J"],"itemData":{"id":805,"type":"article-journal","abstract":"Ecology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L."},{"family":"Diehl","given":"Sebastian"}],"issued":{"date-parts":[["2011"]]}}},{"id":680,"uris":["http://zotero.org/users/6116610/items/JM55X7VJ"],"uri":["http://zotero.org/users/6116610/items/JM55X7VJ"],"itemData":{"id":680,"type":"article-journal","abstract":"Knowledge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M."},{"family":"Gao","given":"Jin"}],"issued":{"date-parts":[["2017"]]}}}],"schema":"https://github.com/citation-style-language/schema/raw/master/csl-citation.json"} </w:instrText>
      </w:r>
      <w:r w:rsidRPr="001E3C7B">
        <w:rPr>
          <w:rFonts w:ascii="Times" w:hAnsi="Times"/>
        </w:rPr>
        <w:fldChar w:fldCharType="separate"/>
      </w:r>
      <w:r w:rsidRPr="0084255E">
        <w:rPr>
          <w:rFonts w:ascii="Times" w:hAnsi="Times"/>
        </w:rPr>
        <w:t xml:space="preserve">(Englund </w:t>
      </w:r>
      <w:r w:rsidRPr="0084255E">
        <w:rPr>
          <w:rFonts w:ascii="Times" w:hAnsi="Times"/>
          <w:i/>
          <w:iCs/>
        </w:rPr>
        <w:t>et al.</w:t>
      </w:r>
      <w:r w:rsidRPr="0084255E">
        <w:rPr>
          <w:rFonts w:ascii="Times" w:hAnsi="Times"/>
        </w:rPr>
        <w:t xml:space="preserve"> 2011; Rall </w:t>
      </w:r>
      <w:r w:rsidRPr="0084255E">
        <w:rPr>
          <w:rFonts w:ascii="Times" w:hAnsi="Times"/>
          <w:i/>
          <w:iCs/>
        </w:rPr>
        <w:t>et al.</w:t>
      </w:r>
      <w:r w:rsidRPr="0084255E">
        <w:rPr>
          <w:rFonts w:ascii="Times" w:hAnsi="Times"/>
        </w:rPr>
        <w:t xml:space="preserve"> 2012; Thorson </w:t>
      </w:r>
      <w:r w:rsidRPr="0084255E">
        <w:rPr>
          <w:rFonts w:ascii="Times" w:hAnsi="Times"/>
          <w:i/>
          <w:iCs/>
        </w:rPr>
        <w:t>et al.</w:t>
      </w:r>
      <w:r w:rsidRPr="0084255E">
        <w:rPr>
          <w:rFonts w:ascii="Times" w:hAnsi="Times"/>
        </w:rPr>
        <w:t xml:space="preserve"> 2017)</w:t>
      </w:r>
      <w:r w:rsidRPr="001E3C7B">
        <w:rPr>
          <w:rFonts w:ascii="Times" w:hAnsi="Times"/>
        </w:rPr>
        <w:fldChar w:fldCharType="end"/>
      </w:r>
      <w:r w:rsidR="00487F58">
        <w:rPr>
          <w:rFonts w:ascii="Times" w:hAnsi="Times"/>
        </w:rPr>
        <w:t>.</w:t>
      </w:r>
      <w:r w:rsidRPr="001E3C7B">
        <w:rPr>
          <w:rFonts w:ascii="Times" w:hAnsi="Times"/>
        </w:rPr>
        <w:t xml:space="preserve"> We 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Pr="001E3C7B">
        <w:rPr>
          <w:rFonts w:ascii="Times" w:hAnsi="Times"/>
        </w:rPr>
        <w:t>)</w:t>
      </w:r>
      <w:r w:rsidR="00472126">
        <w:rPr>
          <w:rFonts w:ascii="Times" w:hAnsi="Times"/>
        </w:rPr>
        <w:t xml:space="preserve"> (in </w:t>
      </w:r>
      <w:proofErr w:type="spellStart"/>
      <w:r w:rsidR="00472126" w:rsidRPr="00472126">
        <w:rPr>
          <w:rFonts w:ascii="Times" w:hAnsi="Times"/>
          <w:i/>
          <w:iCs/>
        </w:rPr>
        <w:t>mizer</w:t>
      </w:r>
      <w:proofErr w:type="spellEnd"/>
      <w:r w:rsidR="00472126">
        <w:rPr>
          <w:rFonts w:ascii="Times" w:hAnsi="Times"/>
        </w:rPr>
        <w:t xml:space="preserve">, </w:t>
      </w:r>
      <w:r w:rsidR="00120BE2">
        <w:rPr>
          <w:rFonts w:ascii="Times" w:hAnsi="Times"/>
        </w:rPr>
        <w:t>this represents all metabolic cost</w:t>
      </w:r>
      <w:r w:rsidR="009539A4">
        <w:rPr>
          <w:rFonts w:ascii="Times" w:hAnsi="Times"/>
        </w:rPr>
        <w:t>s, i.e., standard, activity</w:t>
      </w:r>
      <w:ins w:id="8" w:author="Anna Gårdmark" w:date="2021-09-28T09:25:00Z">
        <w:r w:rsidR="00A87481">
          <w:rPr>
            <w:rFonts w:ascii="Times" w:hAnsi="Times"/>
          </w:rPr>
          <w:t xml:space="preserve"> and</w:t>
        </w:r>
      </w:ins>
      <w:r w:rsidR="00CE0A42">
        <w:rPr>
          <w:rFonts w:ascii="Times" w:hAnsi="Times"/>
        </w:rPr>
        <w:t xml:space="preserve"> </w:t>
      </w:r>
      <w:r w:rsidR="00792390">
        <w:rPr>
          <w:rFonts w:ascii="Times" w:hAnsi="Times"/>
        </w:rPr>
        <w:t>digestion</w:t>
      </w:r>
      <w:del w:id="9" w:author="Anna Gårdmark" w:date="2021-09-28T09:25:00Z">
        <w:r w:rsidR="00792390" w:rsidDel="00A87481">
          <w:rPr>
            <w:rFonts w:ascii="Times" w:hAnsi="Times"/>
          </w:rPr>
          <w:delText>s</w:delText>
        </w:r>
      </w:del>
      <w:r w:rsidR="00827ED0">
        <w:rPr>
          <w:rFonts w:ascii="Times" w:hAnsi="Times"/>
        </w:rPr>
        <w:t>. Henceforth</w:t>
      </w:r>
      <w:r w:rsidR="006678EE">
        <w:rPr>
          <w:rFonts w:ascii="Times" w:hAnsi="Times"/>
        </w:rPr>
        <w:t xml:space="preserve">, we </w:t>
      </w:r>
      <w:r w:rsidR="00635333">
        <w:rPr>
          <w:rFonts w:ascii="Times" w:hAnsi="Times"/>
        </w:rPr>
        <w:t xml:space="preserve">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635333">
        <w:rPr>
          <w:rFonts w:ascii="Times" w:eastAsiaTheme="minorEastAsia" w:hAnsi="Times"/>
        </w:rPr>
        <w:t xml:space="preserve"> </w:t>
      </w:r>
      <w:r w:rsidR="00635333">
        <w:rPr>
          <w:rFonts w:ascii="Times" w:hAnsi="Times"/>
        </w:rPr>
        <w:t xml:space="preserve">scales as </w:t>
      </w:r>
      <w:r w:rsidR="00EB55FD">
        <w:rPr>
          <w:rFonts w:ascii="Times" w:hAnsi="Times"/>
        </w:rPr>
        <w:t xml:space="preserve">standard </w:t>
      </w:r>
      <w:r w:rsidR="00EB55FD">
        <w:rPr>
          <w:rFonts w:ascii="Times" w:hAnsi="Times"/>
        </w:rPr>
        <w:lastRenderedPageBreak/>
        <w:t>metabolic rate</w:t>
      </w:r>
      <w:r w:rsidR="001432DC">
        <w:rPr>
          <w:rFonts w:ascii="Times" w:hAnsi="Times"/>
        </w:rPr>
        <w:t xml:space="preserve"> and refer to it as metabolism or metabolic rate</w:t>
      </w:r>
      <w:r w:rsidR="00472126">
        <w:rPr>
          <w:rFonts w:ascii="Times" w:hAnsi="Times"/>
        </w:rPr>
        <w:t>)</w:t>
      </w:r>
      <w:r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1E3C7B">
        <w:rPr>
          <w:rFonts w:ascii="Times" w:hAnsi="Times"/>
        </w:rPr>
        <w:t>)</w:t>
      </w:r>
      <w:r>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1E3C7B">
        <w:rPr>
          <w:rFonts w:ascii="Times" w:hAnsi="Times"/>
        </w:rPr>
        <w:t>) with temperature using an Arrhenius temperature correction factor:</w:t>
      </w:r>
      <w:r w:rsidRPr="00F95139">
        <w:rPr>
          <w:rFonts w:ascii="Times" w:hAnsi="Times"/>
        </w:rPr>
        <w:t xml:space="preserve"> </w:t>
      </w:r>
    </w:p>
    <w:p w14:paraId="1FB80923" w14:textId="6313E69A" w:rsidR="00475750" w:rsidRPr="004C0FA3" w:rsidRDefault="0053009F"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5EBBB26A"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Pr>
          <w:rFonts w:ascii="Times" w:hAnsi="Times"/>
        </w:rPr>
        <w:t>27</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Pr>
          <w:rFonts w:cstheme="minorHAnsi"/>
          <w:bCs/>
        </w:rPr>
        <w:instrText xml:space="preserve"> ADDIN ZOTERO_ITEM CSL_CITATION {"citationID":"blICwNOC","properties":{"formattedCitation":"(Righton {\\i{}et al.} 2010)","plainCitation":"(Righton et al. 2010)","noteIndex":0},"citationItems":[{"id":236,"uris":["http://zotero.org/users/6116610/items/E67BRRZR"],"uri":["http://zotero.org/users/6116610/items/E67BRRZR"],"itemData":{"id":236,"type":"article-journal","container-title":"Marine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Pr>
          <w:rFonts w:ascii="Times" w:hAnsi="Times"/>
        </w:rPr>
        <w:instrText xml:space="preserve"> ADDIN ZOTERO_ITEM CSL_CITATION {"citationID":"pg0xvp9O","properties":{"formattedCitation":"(Barneche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Pr>
          <w:rFonts w:ascii="Times" w:hAnsi="Times"/>
        </w:rPr>
        <w:instrText xml:space="preserve"> ADDIN ZOTERO_ITEM CSL_CITATION {"citationID":"SJIoYpAN","properties":{"formattedCitation":"(Handeland {\\i{}et al.} 2008)","plainCitation":"(Handeland et al. 2008)","noteIndex":0},"citationItems":[{"id":951,"uris":["http://zotero.org/users/6116610/items/8IYEADKE"],"uri":["http://zotero.org/users/6116610/items/8IYEADKE"],"itemData":{"id":951,"type":"article-journal","abstract":"The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we focus on 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6305D9">
        <w:rPr>
          <w:rFonts w:ascii="Times" w:hAnsi="Times"/>
        </w:rPr>
        <w:instrText xml:space="preserve"> ADDIN ZOTERO_ITEM CSL_CITATION {"citationID":"5usN2zkA","properties":{"formattedCitation":"(Pauly 1980; Brown {\\i{}et al.} 2004; Dell {\\i{}et al.} 2011; Englund {\\i{}et al.} 2011; Thorson {\\i{}et al.} 2017; Lindmark {\\i{}et al.} 2021)","plainCitation":"(Pauly 1980; Brown et al. 2004; Dell et al. 2011; Englund et al. 2011; Thorson et al. 2017; Lindmark et al. 2021)","noteIndex":0},"citationItems":[{"id":877,"uris":["http://zotero.org/users/6116610/items/77LBQAKL"],"uri":["http://zotero.org/users/6116610/items/77LBQAKL"],"itemData":{"id":877,"type":"article-journal","container-title":"ICES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id":"tt4gWtWd/hPEAVjgW","uris":["http://zotero.org/users/6116610/items/U72KD5M3"],"uri":["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B"}],"issued":{"date-parts":[["2004"]]}}},{"id":998,"uris":["http://zotero.org/users/6116610/items/BWZZIL6R"],"uri":["http://zotero.org/users/6116610/items/BWZZIL6R"],"itemData":{"id":998,"type":"article-journal","container-title":"Proceedings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ascii="Times" w:hAnsi="Times"/>
        </w:rPr>
        <w:fldChar w:fldCharType="separate"/>
      </w:r>
      <w:r w:rsidR="00F851E3" w:rsidRPr="00F851E3">
        <w:rPr>
          <w:rFonts w:ascii="Times" w:hAnsi="Times"/>
        </w:rPr>
        <w:t xml:space="preserve">(Pauly 1980; Brown </w:t>
      </w:r>
      <w:r w:rsidR="00F851E3" w:rsidRPr="00F851E3">
        <w:rPr>
          <w:rFonts w:ascii="Times" w:hAnsi="Times"/>
          <w:i/>
          <w:iCs/>
        </w:rPr>
        <w:t>et al.</w:t>
      </w:r>
      <w:r w:rsidR="00F851E3" w:rsidRPr="00F851E3">
        <w:rPr>
          <w:rFonts w:ascii="Times" w:hAnsi="Times"/>
        </w:rPr>
        <w:t xml:space="preserve"> 2004; Dell </w:t>
      </w:r>
      <w:r w:rsidR="00F851E3" w:rsidRPr="00F851E3">
        <w:rPr>
          <w:rFonts w:ascii="Times" w:hAnsi="Times"/>
          <w:i/>
          <w:iCs/>
        </w:rPr>
        <w:t>et al.</w:t>
      </w:r>
      <w:r w:rsidR="00F851E3" w:rsidRPr="00F851E3">
        <w:rPr>
          <w:rFonts w:ascii="Times" w:hAnsi="Times"/>
        </w:rPr>
        <w:t xml:space="preserve"> 2011; Englund </w:t>
      </w:r>
      <w:r w:rsidR="00F851E3" w:rsidRPr="00F851E3">
        <w:rPr>
          <w:rFonts w:ascii="Times" w:hAnsi="Times"/>
          <w:i/>
          <w:iCs/>
        </w:rPr>
        <w:t>et al.</w:t>
      </w:r>
      <w:r w:rsidR="00F851E3" w:rsidRPr="00F851E3">
        <w:rPr>
          <w:rFonts w:ascii="Times" w:hAnsi="Times"/>
        </w:rPr>
        <w:t xml:space="preserve"> 2011; Thorson </w:t>
      </w:r>
      <w:r w:rsidR="00F851E3" w:rsidRPr="00F851E3">
        <w:rPr>
          <w:rFonts w:ascii="Times" w:hAnsi="Times"/>
          <w:i/>
          <w:iCs/>
        </w:rPr>
        <w:t>et al.</w:t>
      </w:r>
      <w:r w:rsidR="00F851E3" w:rsidRPr="00F851E3">
        <w:rPr>
          <w:rFonts w:ascii="Times" w:hAnsi="Times"/>
        </w:rPr>
        <w:t xml:space="preserve"> 2017; Lindmark </w:t>
      </w:r>
      <w:r w:rsidR="00F851E3" w:rsidRPr="00F851E3">
        <w:rPr>
          <w:rFonts w:ascii="Times" w:hAnsi="Times"/>
          <w:i/>
          <w:iCs/>
        </w:rPr>
        <w:t>et al.</w:t>
      </w:r>
      <w:r w:rsidR="00F851E3" w:rsidRPr="00F851E3">
        <w:rPr>
          <w:rFonts w:ascii="Times" w:hAnsi="Times"/>
        </w:rPr>
        <w:t xml:space="preserve"> 2021)</w:t>
      </w:r>
      <w:r>
        <w:rPr>
          <w:rFonts w:ascii="Times" w:hAnsi="Times"/>
        </w:rPr>
        <w:fldChar w:fldCharType="end"/>
      </w:r>
      <w:r w:rsidRPr="00F95139">
        <w:rPr>
          <w:rFonts w:ascii="Times" w:hAnsi="Times"/>
        </w:rPr>
        <w:t>.</w:t>
      </w:r>
      <w:r w:rsidR="00E66256">
        <w:rPr>
          <w:rFonts w:ascii="Times" w:hAnsi="Times"/>
        </w:rPr>
        <w:t xml:space="preserve"> </w:t>
      </w:r>
    </w:p>
    <w:p w14:paraId="580F0370" w14:textId="7E8234B9" w:rsidR="00751F48" w:rsidRPr="00F95139" w:rsidRDefault="00751F48" w:rsidP="004E0AE6">
      <w:pPr>
        <w:spacing w:line="480" w:lineRule="auto"/>
        <w:ind w:firstLine="284"/>
        <w:jc w:val="both"/>
        <w:rPr>
          <w:rFonts w:ascii="Times" w:hAnsi="Times"/>
        </w:rPr>
      </w:pPr>
      <w:r w:rsidRPr="00F95139">
        <w:rPr>
          <w:rFonts w:ascii="Times" w:hAnsi="Times"/>
        </w:rPr>
        <w:t xml:space="preserve">Temperature also affects the amount of available background resources, via the same type of individual-level processes.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Pr>
          <w:rFonts w:ascii="Times" w:hAnsi="Times"/>
        </w:rPr>
        <w:t xml:space="preserve"> or from output from earth-system models </w:t>
      </w:r>
      <w:r>
        <w:rPr>
          <w:rFonts w:ascii="Times" w:hAnsi="Times"/>
        </w:rPr>
        <w:fldChar w:fldCharType="begin"/>
      </w:r>
      <w:r w:rsidR="00261CBA">
        <w:rPr>
          <w:rFonts w:ascii="Times" w:hAnsi="Times"/>
        </w:rPr>
        <w:instrText xml:space="preserve"> ADDIN ZOTERO_ITEM CSL_CITATION {"citationID":"yaWVXpIE","properties":{"formattedCitation":"(Blanchard {\\i{}et al.} 2012; Barange {\\i{}et al.} 2014; Canales {\\i{}et al.} 2016; Reum {\\i{}et al.} 2019; Woodworth-Jefcoats {\\i{}et al.} 2019)","plainCitation":"(Blanchard et al. 2012; Barange et al. 2014; Canales et al. 2016; Reum et al. 2019;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808,"uris":["http://zotero.org/users/6116610/items/HNV3TQNV"],"uri":["http://zotero.org/users/6116610/items/HNV3TQNV"],"itemData":{"id":808,"type":"article-journal","container-title":"Oikos","DOI":"10.1111/oik.05630","ISSN":"0030-1299, 1600-0706","issue":"7","journalAbbreviation":"Oikos","language":"en","page":"1051-1064","source":"DOI.org (Crossref)","title":"Species</w:instrText>
      </w:r>
      <w:r w:rsidR="00261CBA">
        <w:rPr>
          <w:rFonts w:ascii="Cambria Math" w:hAnsi="Cambria Math" w:cs="Cambria Math"/>
        </w:rPr>
        <w:instrText>‐</w:instrText>
      </w:r>
      <w:r w:rsidR="00261CBA">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Pr>
          <w:rFonts w:ascii="Times" w:hAnsi="Times"/>
        </w:rPr>
        <w:fldChar w:fldCharType="separate"/>
      </w:r>
      <w:r w:rsidR="00261CBA" w:rsidRPr="00261CBA">
        <w:rPr>
          <w:rFonts w:ascii="Times" w:hAnsi="Times"/>
        </w:rPr>
        <w:t xml:space="preserve">(Blanchard </w:t>
      </w:r>
      <w:r w:rsidR="00261CBA" w:rsidRPr="00261CBA">
        <w:rPr>
          <w:rFonts w:ascii="Times" w:hAnsi="Times"/>
          <w:i/>
          <w:iCs/>
        </w:rPr>
        <w:t>et al.</w:t>
      </w:r>
      <w:r w:rsidR="00261CBA" w:rsidRPr="00261CBA">
        <w:rPr>
          <w:rFonts w:ascii="Times" w:hAnsi="Times"/>
        </w:rPr>
        <w:t xml:space="preserve"> 2012; Barange </w:t>
      </w:r>
      <w:r w:rsidR="00261CBA" w:rsidRPr="00261CBA">
        <w:rPr>
          <w:rFonts w:ascii="Times" w:hAnsi="Times"/>
          <w:i/>
          <w:iCs/>
        </w:rPr>
        <w:t>et al.</w:t>
      </w:r>
      <w:r w:rsidR="00261CBA" w:rsidRPr="00261CBA">
        <w:rPr>
          <w:rFonts w:ascii="Times" w:hAnsi="Times"/>
        </w:rPr>
        <w:t xml:space="preserve"> 2014; Canales </w:t>
      </w:r>
      <w:r w:rsidR="00261CBA" w:rsidRPr="00261CBA">
        <w:rPr>
          <w:rFonts w:ascii="Times" w:hAnsi="Times"/>
          <w:i/>
          <w:iCs/>
        </w:rPr>
        <w:t>et al.</w:t>
      </w:r>
      <w:r w:rsidR="00261CBA" w:rsidRPr="00261CBA">
        <w:rPr>
          <w:rFonts w:ascii="Times" w:hAnsi="Times"/>
        </w:rPr>
        <w:t xml:space="preserve"> 2016; Reum </w:t>
      </w:r>
      <w:r w:rsidR="00261CBA" w:rsidRPr="00261CBA">
        <w:rPr>
          <w:rFonts w:ascii="Times" w:hAnsi="Times"/>
          <w:i/>
          <w:iCs/>
        </w:rPr>
        <w:t>et al.</w:t>
      </w:r>
      <w:r w:rsidR="00261CBA" w:rsidRPr="00261CBA">
        <w:rPr>
          <w:rFonts w:ascii="Times" w:hAnsi="Times"/>
        </w:rPr>
        <w:t xml:space="preserve"> 2019; Woodworth-Jefcoats </w:t>
      </w:r>
      <w:r w:rsidR="00261CBA" w:rsidRPr="00261CBA">
        <w:rPr>
          <w:rFonts w:ascii="Times" w:hAnsi="Times"/>
          <w:i/>
          <w:iCs/>
        </w:rPr>
        <w:t>et al.</w:t>
      </w:r>
      <w:r w:rsidR="00261CBA" w:rsidRPr="00261CBA">
        <w:rPr>
          <w:rFonts w:ascii="Times" w:hAnsi="Times"/>
        </w:rPr>
        <w:t xml:space="preserve"> 2019)</w:t>
      </w:r>
      <w:r>
        <w:rPr>
          <w:rFonts w:ascii="Times" w:hAnsi="Times"/>
        </w:rPr>
        <w:fldChar w:fldCharType="end"/>
      </w:r>
      <w:r>
        <w:rPr>
          <w:rFonts w:ascii="Times" w:hAnsi="Times"/>
        </w:rPr>
        <w:t xml:space="preserve">. </w:t>
      </w:r>
      <w:r w:rsidR="000F705D">
        <w:rPr>
          <w:rFonts w:ascii="Times" w:hAnsi="Times"/>
        </w:rPr>
        <w:t xml:space="preserve">An alternative approach is to force simulation with the growth rate or net primary production </w:t>
      </w:r>
      <w:r w:rsidR="001600ED">
        <w:rPr>
          <w:rFonts w:ascii="Times" w:hAnsi="Times"/>
        </w:rPr>
        <w:fldChar w:fldCharType="begin"/>
      </w:r>
      <w:r w:rsidR="001600ED">
        <w:rPr>
          <w:rFonts w:ascii="Times" w:hAnsi="Times"/>
        </w:rPr>
        <w:instrText xml:space="preserve"> ADDIN ZOTERO_ITEM CSL_CITATION {"citationID":"wHrNf8ez","properties":{"formattedCitation":"(Jennings &amp; Collingridge 2015; Galbraith {\\i{}et al.} 2017)","plainCitation":"(Jennings &amp; Collingridge 2015; Galbraith et al. 2017)","noteIndex":0},"citationItems":[{"id":2783,"uris":["http://zotero.org/users/6116610/items/BFTUUI4Y"],"uri":["http://zotero.org/users/6116610/items/BFTUUI4Y"],"itemData":{"id":2783,"type":"article-journal","abstract":"Existing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id":2786,"uris":["http://zotero.org/users/6116610/items/TE3ENV32"],"uri":["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A."},{"family":"Bianchi","given":"D."}],"issued":{"date-parts":[["2017",3,27]]}}}],"schema":"https://github.com/citation-style-language/schema/raw/master/csl-citation.json"} </w:instrText>
      </w:r>
      <w:r w:rsidR="001600ED">
        <w:rPr>
          <w:rFonts w:ascii="Times" w:hAnsi="Times"/>
        </w:rPr>
        <w:fldChar w:fldCharType="separate"/>
      </w:r>
      <w:r w:rsidR="001600ED" w:rsidRPr="001600ED">
        <w:rPr>
          <w:rFonts w:ascii="Times" w:hAnsi="Times"/>
        </w:rPr>
        <w:t xml:space="preserve">(Jennings &amp; Collingridge 2015; Galbraith </w:t>
      </w:r>
      <w:r w:rsidR="001600ED" w:rsidRPr="001600ED">
        <w:rPr>
          <w:rFonts w:ascii="Times" w:hAnsi="Times"/>
          <w:i/>
          <w:iCs/>
        </w:rPr>
        <w:t>et al.</w:t>
      </w:r>
      <w:r w:rsidR="001600ED" w:rsidRPr="001600ED">
        <w:rPr>
          <w:rFonts w:ascii="Times" w:hAnsi="Times"/>
        </w:rPr>
        <w:t xml:space="preserve"> 2017)</w:t>
      </w:r>
      <w:r w:rsidR="001600ED">
        <w:rPr>
          <w:rFonts w:ascii="Times" w:hAnsi="Times"/>
        </w:rPr>
        <w:fldChar w:fldCharType="end"/>
      </w:r>
      <w:r w:rsidR="000F705D">
        <w:rPr>
          <w:rFonts w:ascii="Times" w:hAnsi="Times"/>
        </w:rPr>
        <w:t>. These differences have been highlighted as a key source of ecosystem model uncertainties observed in global applications of size-</w:t>
      </w:r>
      <w:r w:rsidR="000F705D">
        <w:rPr>
          <w:rFonts w:ascii="Times" w:hAnsi="Times"/>
        </w:rPr>
        <w:lastRenderedPageBreak/>
        <w:t>structured models</w:t>
      </w:r>
      <w:r w:rsidR="00367560">
        <w:rPr>
          <w:rFonts w:ascii="Times" w:hAnsi="Times"/>
        </w:rPr>
        <w:t xml:space="preserve"> </w:t>
      </w:r>
      <w:r w:rsidR="00BF4820">
        <w:rPr>
          <w:rFonts w:ascii="Times" w:hAnsi="Times"/>
        </w:rPr>
        <w:fldChar w:fldCharType="begin"/>
      </w:r>
      <w:r w:rsidR="00BF4820">
        <w:rPr>
          <w:rFonts w:ascii="Times" w:hAnsi="Times"/>
        </w:rPr>
        <w:instrText xml:space="preserve"> ADDIN ZOTERO_ITEM CSL_CITATION {"citationID":"w0tik6Zx","properties":{"formattedCitation":"(Lotze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BF4820">
        <w:rPr>
          <w:rFonts w:ascii="Times" w:hAnsi="Times"/>
        </w:rPr>
        <w:fldChar w:fldCharType="separate"/>
      </w:r>
      <w:r w:rsidR="00BF4820" w:rsidRPr="00BF4820">
        <w:rPr>
          <w:rFonts w:ascii="Times" w:hAnsi="Times"/>
        </w:rPr>
        <w:t xml:space="preserve">(Lotze </w:t>
      </w:r>
      <w:r w:rsidR="00BF4820" w:rsidRPr="00BF4820">
        <w:rPr>
          <w:rFonts w:ascii="Times" w:hAnsi="Times"/>
          <w:i/>
          <w:iCs/>
        </w:rPr>
        <w:t>et al.</w:t>
      </w:r>
      <w:r w:rsidR="00BF4820" w:rsidRPr="00BF4820">
        <w:rPr>
          <w:rFonts w:ascii="Times" w:hAnsi="Times"/>
        </w:rPr>
        <w:t xml:space="preserve"> 2019</w:t>
      </w:r>
      <w:del w:id="10" w:author="Anna Gårdmark" w:date="2021-09-28T09:27:00Z">
        <w:r w:rsidR="00BF4820" w:rsidRPr="00BF4820" w:rsidDel="00A87481">
          <w:rPr>
            <w:rFonts w:ascii="Times" w:hAnsi="Times"/>
          </w:rPr>
          <w:delText>)</w:delText>
        </w:r>
      </w:del>
      <w:r w:rsidR="00BF4820">
        <w:rPr>
          <w:rFonts w:ascii="Times" w:hAnsi="Times"/>
        </w:rPr>
        <w:fldChar w:fldCharType="end"/>
      </w:r>
      <w:ins w:id="11" w:author="Anna Gårdmark" w:date="2021-09-28T09:27:00Z">
        <w:r w:rsidR="00A87481">
          <w:rPr>
            <w:rFonts w:ascii="Times" w:hAnsi="Times"/>
          </w:rPr>
          <w:t>;</w:t>
        </w:r>
      </w:ins>
      <w:r w:rsidR="000F705D">
        <w:rPr>
          <w:rFonts w:ascii="Times" w:hAnsi="Times"/>
        </w:rPr>
        <w:t xml:space="preserve"> </w:t>
      </w:r>
      <w:r w:rsidR="000A23D5">
        <w:rPr>
          <w:rFonts w:ascii="Times" w:hAnsi="Times"/>
        </w:rPr>
        <w:fldChar w:fldCharType="begin"/>
      </w:r>
      <w:r w:rsidR="000A23D5">
        <w:rPr>
          <w:rFonts w:ascii="Times" w:hAnsi="Times"/>
        </w:rPr>
        <w:instrText xml:space="preserve"> ADDIN ZOTERO_ITEM CSL_CITATION {"citationID":"I8quHQMo","properties":{"formattedCitation":"(Heneghan {\\i{}et al.} 2021)","plainCitation":"(Heneghan et al. 2021)","noteIndex":0},"citationItems":[{"id":2841,"uris":["http://zotero.org/users/6116610/items/5KSBVZ54"],"uri":["http://zotero.org/users/6116610/items/5KSBVZ54"],"itemData":{"id":2841,"type":"article-journal","abstract":"Climate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P."}],"issued":{"date-parts":[["2021",11,1]]}}}],"schema":"https://github.com/citation-style-language/schema/raw/master/csl-citation.json"} </w:instrText>
      </w:r>
      <w:r w:rsidR="000A23D5">
        <w:rPr>
          <w:rFonts w:ascii="Times" w:hAnsi="Times"/>
        </w:rPr>
        <w:fldChar w:fldCharType="separate"/>
      </w:r>
      <w:del w:id="12" w:author="Anna Gårdmark" w:date="2021-09-28T09:27:00Z">
        <w:r w:rsidR="000A23D5" w:rsidRPr="000A23D5" w:rsidDel="00A87481">
          <w:rPr>
            <w:rFonts w:ascii="Times" w:hAnsi="Times"/>
          </w:rPr>
          <w:delText>(</w:delText>
        </w:r>
      </w:del>
      <w:r w:rsidR="000A23D5" w:rsidRPr="000A23D5">
        <w:rPr>
          <w:rFonts w:ascii="Times" w:hAnsi="Times"/>
        </w:rPr>
        <w:t xml:space="preserve">Heneghan </w:t>
      </w:r>
      <w:r w:rsidR="000A23D5" w:rsidRPr="000A23D5">
        <w:rPr>
          <w:rFonts w:ascii="Times" w:hAnsi="Times"/>
          <w:i/>
          <w:iCs/>
        </w:rPr>
        <w:t>et al.</w:t>
      </w:r>
      <w:r w:rsidR="000A23D5" w:rsidRPr="000A23D5">
        <w:rPr>
          <w:rFonts w:ascii="Times" w:hAnsi="Times"/>
        </w:rPr>
        <w:t xml:space="preserve"> 2021)</w:t>
      </w:r>
      <w:r w:rsidR="000A23D5">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0F705D">
        <w:rPr>
          <w:rFonts w:ascii="Times" w:hAnsi="Times"/>
        </w:rPr>
        <w:t xml:space="preserve">integrate the emergent responses of climate warming effects on “bottom-up” (e.g., background spectra) </w:t>
      </w:r>
      <w:r w:rsidR="004757A9">
        <w:rPr>
          <w:rFonts w:ascii="Times" w:hAnsi="Times"/>
        </w:rPr>
        <w:t xml:space="preserve">and </w:t>
      </w:r>
      <w:r w:rsidR="000F705D">
        <w:rPr>
          <w:rFonts w:ascii="Times" w:hAnsi="Times"/>
        </w:rPr>
        <w:t>“top-down” (physiology)</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w:t>
      </w:r>
      <w:proofErr w:type="gramStart"/>
      <w:r w:rsidR="00A85800">
        <w:rPr>
          <w:rFonts w:ascii="Times" w:hAnsi="Times"/>
        </w:rPr>
        <w:t xml:space="preserve">the </w:t>
      </w:r>
      <w:r>
        <w:rPr>
          <w:rFonts w:ascii="Times" w:hAnsi="Times"/>
        </w:rPr>
        <w:t xml:space="preserve"> </w:t>
      </w:r>
      <w:r w:rsidR="004757A9">
        <w:rPr>
          <w:rFonts w:ascii="Times" w:hAnsi="Times"/>
        </w:rPr>
        <w:t>background</w:t>
      </w:r>
      <w:proofErr w:type="gramEnd"/>
      <w:r w:rsidR="004757A9">
        <w:rPr>
          <w:rFonts w:ascii="Times" w:hAnsi="Times"/>
        </w:rPr>
        <w:t xml:space="preserve">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E34585">
        <w:rPr>
          <w:rFonts w:ascii="Times" w:hAnsi="Times"/>
        </w:rPr>
        <w:t xml:space="preserve">i.e.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9B681B">
        <w:rPr>
          <w:rFonts w:ascii="Times" w:hAnsi="Times"/>
        </w:rPr>
        <w:instrText xml:space="preserve"> ADDIN ZOTERO_ITEM CSL_CITATION {"citationID":"Bw10xA31","properties":{"formattedCitation":"(Savage {\\i{}et al.} 2004; Gilbert {\\i{}et al.} 2014)","plainCitation":"(Savage et al. 2004; Gilbert et al. 2014)","noteIndex":0},"citationItems":[{"id":"tt4gWtWd/dFT8pcg8","uris":["http://zotero.org/users/6116610/items/5EKRHGLR"],"uri":["http://zotero.org/users/6116610/items/5EKRHGLR"],"itemData":{"id":"CKQJ1ax4/jRfK4Prd","type":"article-journal","container-title":"The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9B681B">
        <w:rPr>
          <w:rFonts w:ascii="Times" w:hAnsi="Times"/>
        </w:rPr>
        <w:instrText xml:space="preserve"> ADDIN ZOTERO_ITEM CSL_CITATION {"citationID":"pLQMLYaG","properties":{"formattedCitation":"(Savage {\\i{}et al.} 2004; Bernhardt {\\i{}et al.} 2018)","plainCitation":"(Savage et al. 2004; Bernhardt et al. 2018)","noteIndex":0},"citationItems":[{"id":"tt4gWtWd/dFT8pcg8","uris":["http://zotero.org/users/6116610/items/5EKRHGLR"],"uri":["http://zotero.org/users/6116610/items/5EKRHGLR"],"itemData":{"id":"cW6oxZzX/ESlVhACp","type":"article-journal","container-title":"The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0AD9">
        <w:rPr>
          <w:rFonts w:ascii="Times" w:hAnsi="Times"/>
        </w:rPr>
        <w:t>Corroborating this assumption is the common prediction that primary production overall declines under global warming (though the trends vary regionally)</w:t>
      </w:r>
      <w:r w:rsidR="009C1682">
        <w:rPr>
          <w:rFonts w:ascii="Times" w:hAnsi="Times"/>
        </w:rPr>
        <w:t xml:space="preserve"> </w:t>
      </w:r>
      <w:r w:rsidR="00F95B74">
        <w:rPr>
          <w:rFonts w:ascii="Times" w:hAnsi="Times"/>
        </w:rPr>
        <w:fldChar w:fldCharType="begin"/>
      </w:r>
      <w:r w:rsidR="00D42498">
        <w:rPr>
          <w:rFonts w:ascii="Times" w:hAnsi="Times"/>
        </w:rPr>
        <w:instrText xml:space="preserve"> ADDIN ZOTERO_ITEM CSL_CITATION {"citationID":"6wySHiE9","properties":{"formattedCitation":"(Steinacher {\\i{}et al.} 2010; Kwiatkowski {\\i{}et al.} 2019)","plainCitation":"(Steinacher et al. 2010; Kwiatkowski et al. 2019)","noteIndex":0},"citationItems":[{"id":242,"uris":["http://zotero.org/users/6116610/items/5SQWIJAN"],"uri":["http://zotero.org/users/6116610/items/5SQWIJAN"],"itemData":{"id":242,"type":"article-journal","container-title":"Biogeosciences","issue":"3","title":"Projected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Keith"}],"issued":{"date-parts":[["2010"]]}}},{"id":2843,"uris":["http://zotero.org/users/6116610/items/HLERZAVJ"],"uri":["http://zotero.org/users/6116610/items/HLERZAVJ"],"itemData":{"id":2843,"type":"article-journal","abstract":"The impact of climate change on the marine food web is highly uncertain. Nonetheless, there is growing consensus that global marine primary production will decline in response to future climate change, largely due to increased stratification reducing the supply of nutrients to the upper ocean. Evidence to date suggests a potential amplification of this response throughout the trophic food web, with more dramatic responses at higher trophic levels. Here we show that trophic amplification of marine biomass declines is a consistent feature of the Coupled Model Intercomparison Project Phase 5 (CMIP5) Earth System Models, across different scenarios of future climate change. Under the business-as-usual Representative Concentration Pathway 8.5 (RCP8.5) global mean phytoplankton biomass is projected to decline by 6.1% ± 2.5% over the twenty-first century, while zooplankton biomass declines by 13.6% ± 3.0%. All models project greater relative declines in zooplankton than phytoplankton, with annual zooplankton biomass anomalies 2.24 ± 1.03 times those of phytoplankton. The low latitude oceans drive the projected trophic amplification of biomass declines, with models exhibiting variable trophic interactions in the mid-to-high latitudes and similar relative changes in phytoplankton and zooplankton biomass. Under the assumption that zooplankton biomass is prey limited, an analytical explanation of the trophic amplification that occurs in the low latitudes can be derived from generic plankton differential equations. Using an ocean biogeochemical model, we show that the inclusion of variable C:N:P phytoplankton stoichiometry can substantially increase the trophic amplification of biomass declines in low latitude regions. This additional trophic amplification is driven by enhanced nutrient limitation decreasing phytoplankton N and P content relative to C, hence reducing zooplankton growth efficiency. Given that most current Earth System Models assume that phytoplankton C:N:P stoichiometry is constant, such models are likely to underestimate the extent of negative trophic amplification under projected climate change.","container-title":"Global Change Biology","DOI":"10.1111/gcb.14468","ISSN":"1365-2486","issue":"1","language":"en","note":"_eprint: https://onlinelibrary.wiley.com/doi/pdf/10.1111/gcb.14468","page":"218-229","source":"Wiley Online Library","title":"Consistent trophic amplification of marine biomass declines under climate change","volume":"25","author":[{"family":"Kwiatkowski","given":"Lester"},{"family":"Aumont","given":"Olivier"},{"family":"Bopp","given":"Laurent"}],"issued":{"date-parts":[["2019"]]}}}],"schema":"https://github.com/citation-style-language/schema/raw/master/csl-citation.json"} </w:instrText>
      </w:r>
      <w:r w:rsidR="00F95B74">
        <w:rPr>
          <w:rFonts w:ascii="Times" w:hAnsi="Times"/>
        </w:rPr>
        <w:fldChar w:fldCharType="separate"/>
      </w:r>
      <w:r w:rsidR="00D42498" w:rsidRPr="00D42498">
        <w:rPr>
          <w:rFonts w:ascii="Times" w:hAnsi="Times"/>
        </w:rPr>
        <w:t xml:space="preserve">(Steinacher </w:t>
      </w:r>
      <w:r w:rsidR="00D42498" w:rsidRPr="00D42498">
        <w:rPr>
          <w:rFonts w:ascii="Times" w:hAnsi="Times"/>
          <w:i/>
          <w:iCs/>
        </w:rPr>
        <w:t>et al.</w:t>
      </w:r>
      <w:r w:rsidR="00D42498" w:rsidRPr="00D42498">
        <w:rPr>
          <w:rFonts w:ascii="Times" w:hAnsi="Times"/>
        </w:rPr>
        <w:t xml:space="preserve"> 2010; Kwiatkowski </w:t>
      </w:r>
      <w:r w:rsidR="00D42498" w:rsidRPr="00D42498">
        <w:rPr>
          <w:rFonts w:ascii="Times" w:hAnsi="Times"/>
          <w:i/>
          <w:iCs/>
        </w:rPr>
        <w:t>et al.</w:t>
      </w:r>
      <w:r w:rsidR="00D42498" w:rsidRPr="00D42498">
        <w:rPr>
          <w:rFonts w:ascii="Times" w:hAnsi="Times"/>
        </w:rPr>
        <w:t xml:space="preserve"> 2019)</w:t>
      </w:r>
      <w:r w:rsidR="00F95B74">
        <w:rPr>
          <w:rFonts w:ascii="Times" w:hAnsi="Times"/>
        </w:rPr>
        <w:fldChar w:fldCharType="end"/>
      </w:r>
      <w:r w:rsidR="000631D6">
        <w:rPr>
          <w:rFonts w:ascii="Times" w:hAnsi="Times"/>
        </w:rPr>
        <w:t xml:space="preserve">. </w:t>
      </w:r>
      <w:r w:rsidR="00487F58">
        <w:rPr>
          <w:rFonts w:ascii="Times" w:hAnsi="Times"/>
        </w:rPr>
        <w:t>Our implementation of temperature impacts on the background spectrum assumes that its size structure is not affected by the temperature (the slope of the spectrum does not change)</w:t>
      </w:r>
      <w:r w:rsidR="002C37E7">
        <w:rPr>
          <w:rFonts w:ascii="Times" w:hAnsi="Times"/>
        </w:rPr>
        <w:t xml:space="preserve"> – only </w:t>
      </w:r>
      <w:r w:rsidR="004C3EFC">
        <w:rPr>
          <w:rFonts w:ascii="Times" w:hAnsi="Times"/>
        </w:rPr>
        <w:t>the overall level of background resources</w:t>
      </w:r>
      <w:ins w:id="13" w:author="Anna Gårdmark" w:date="2021-09-28T09:29:00Z">
        <w:r w:rsidR="00723923">
          <w:rPr>
            <w:rFonts w:ascii="Times" w:hAnsi="Times"/>
          </w:rPr>
          <w:t>,</w:t>
        </w:r>
      </w:ins>
      <w:r w:rsidR="003F30D8">
        <w:rPr>
          <w:rFonts w:ascii="Times" w:hAnsi="Times"/>
        </w:rPr>
        <w:t xml:space="preserve"> in order to simplify the analyses</w:t>
      </w:r>
      <w:r w:rsidR="00487F58">
        <w:rPr>
          <w:rFonts w:ascii="Times" w:hAnsi="Times"/>
        </w:rPr>
        <w:t xml:space="preserve">. </w:t>
      </w:r>
    </w:p>
    <w:p w14:paraId="5303CC08" w14:textId="264599C5" w:rsidR="00751F48" w:rsidRDefault="00751F48" w:rsidP="004E0AE6">
      <w:pPr>
        <w:spacing w:line="480" w:lineRule="auto"/>
        <w:ind w:firstLine="284"/>
        <w:jc w:val="both"/>
        <w:rPr>
          <w:rFonts w:ascii="Times" w:hAnsi="Times"/>
        </w:rPr>
      </w:pPr>
      <w:r>
        <w:rPr>
          <w:rFonts w:ascii="Times" w:hAnsi="Times"/>
        </w:rPr>
        <w:t>As a</w:t>
      </w:r>
      <w:r w:rsidRPr="00F95139">
        <w:rPr>
          <w:rFonts w:ascii="Times" w:hAnsi="Times"/>
        </w:rPr>
        <w:t>ctivation energies vary substantially between processes, species</w:t>
      </w:r>
      <w:r>
        <w:rPr>
          <w:rFonts w:ascii="Times" w:hAnsi="Times"/>
        </w:rPr>
        <w:t xml:space="preserve"> and</w:t>
      </w:r>
      <w:r w:rsidRPr="00F95139">
        <w:rPr>
          <w:rFonts w:ascii="Times" w:hAnsi="Times"/>
        </w:rPr>
        <w:t xml:space="preserve"> taxonomic groups</w:t>
      </w:r>
      <w:r w:rsidR="006B4CE7">
        <w:rPr>
          <w:rFonts w:ascii="Times" w:hAnsi="Times"/>
        </w:rPr>
        <w:t xml:space="preserve"> and are estimated with uncertainty</w:t>
      </w:r>
      <w:r>
        <w:rPr>
          <w:rFonts w:ascii="Times" w:hAnsi="Times"/>
        </w:rPr>
        <w:t>,</w:t>
      </w:r>
      <w:r w:rsidRPr="00F95139">
        <w:rPr>
          <w:rFonts w:ascii="Times" w:hAnsi="Times"/>
        </w:rPr>
        <w:t xml:space="preserve"> </w:t>
      </w:r>
      <w:r>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Pr>
          <w:rFonts w:ascii="Times" w:hAnsi="Times"/>
        </w:rPr>
        <w:t>random</w:t>
      </w:r>
      <w:r w:rsidR="00C84E01">
        <w:rPr>
          <w:rFonts w:ascii="Times" w:hAnsi="Times"/>
        </w:rPr>
        <w:t>ly</w:t>
      </w:r>
      <w:r>
        <w:rPr>
          <w:rFonts w:ascii="Times" w:hAnsi="Times"/>
        </w:rPr>
        <w:t xml:space="preserve"> sampl</w:t>
      </w:r>
      <w:r w:rsidR="00C84E01">
        <w:rPr>
          <w:rFonts w:ascii="Times" w:hAnsi="Times"/>
        </w:rPr>
        <w:t>ed</w:t>
      </w:r>
      <w:r>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from the posterior distributions </w:t>
      </w:r>
      <w:r w:rsidR="0025185C">
        <w:rPr>
          <w:rFonts w:ascii="Times" w:hAnsi="Times"/>
        </w:rPr>
        <w:t xml:space="preserve">in </w:t>
      </w:r>
      <w:r w:rsidR="007E6D25">
        <w:rPr>
          <w:rFonts w:ascii="Times" w:hAnsi="Times"/>
        </w:rPr>
        <w:fldChar w:fldCharType="begin"/>
      </w:r>
      <w:r w:rsidR="007E6D25">
        <w:rPr>
          <w:rFonts w:ascii="Times" w:hAnsi="Times"/>
        </w:rPr>
        <w:instrText xml:space="preserve"> ADDIN ZOTERO_ITEM CSL_CITATION {"citationID":"d6YoTFdr","properties":{"formattedCitation":"(Lindmark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E6D25">
        <w:rPr>
          <w:rFonts w:ascii="Times" w:hAnsi="Times"/>
        </w:rPr>
        <w:fldChar w:fldCharType="separate"/>
      </w:r>
      <w:r w:rsidR="007E6D25" w:rsidRPr="007E6D25">
        <w:rPr>
          <w:rFonts w:ascii="Times" w:hAnsi="Times"/>
        </w:rPr>
        <w:t xml:space="preserve">(Lindmark </w:t>
      </w:r>
      <w:r w:rsidR="007E6D25" w:rsidRPr="007E6D25">
        <w:rPr>
          <w:rFonts w:ascii="Times" w:hAnsi="Times"/>
          <w:i/>
          <w:iCs/>
        </w:rPr>
        <w:t>et al.</w:t>
      </w:r>
      <w:r w:rsidR="007E6D25" w:rsidRPr="007E6D25">
        <w:rPr>
          <w:rFonts w:ascii="Times" w:hAnsi="Times"/>
        </w:rPr>
        <w:t xml:space="preserve"> 2021)</w:t>
      </w:r>
      <w:r w:rsidR="007E6D25">
        <w:rPr>
          <w:rFonts w:ascii="Times" w:hAnsi="Times"/>
        </w:rPr>
        <w:fldChar w:fldCharType="end"/>
      </w:r>
      <w:r w:rsidR="008F6FC3">
        <w:rPr>
          <w:rFonts w:ascii="Times" w:hAnsi="Times"/>
        </w:rPr>
        <w:t xml:space="preserve"> (</w:t>
      </w:r>
      <w:r w:rsidR="00974056">
        <w:rPr>
          <w:rFonts w:ascii="Times" w:hAnsi="Times"/>
        </w:rPr>
        <w:t xml:space="preserve">note we assume search volume scales </w:t>
      </w:r>
      <w:r w:rsidR="00581687">
        <w:rPr>
          <w:rFonts w:ascii="Times" w:hAnsi="Times"/>
        </w:rPr>
        <w:t>identically</w:t>
      </w:r>
      <w:r w:rsidR="00974056">
        <w:rPr>
          <w:rFonts w:ascii="Times" w:hAnsi="Times"/>
        </w:rPr>
        <w:t xml:space="preserve"> as maximum consumption</w:t>
      </w:r>
      <w:r w:rsidR="00CA68B7">
        <w:rPr>
          <w:rFonts w:ascii="Times" w:hAnsi="Times"/>
        </w:rPr>
        <w:t xml:space="preserve"> and mortality as metabolism</w:t>
      </w:r>
      <w:r w:rsidR="00B649DC">
        <w:rPr>
          <w:rFonts w:ascii="Times" w:hAnsi="Times"/>
        </w:rPr>
        <w:t>)</w:t>
      </w:r>
      <w:r w:rsidR="002325D1">
        <w:rPr>
          <w:rFonts w:ascii="Times" w:hAnsi="Times"/>
        </w:rPr>
        <w:t xml:space="preserve">. </w:t>
      </w:r>
      <w:r w:rsidR="0010499A">
        <w:rPr>
          <w:rFonts w:ascii="Times" w:hAnsi="Times"/>
        </w:rPr>
        <w:t xml:space="preserve">The normal distributions describing </w:t>
      </w:r>
      <w:r w:rsidR="008A7D70">
        <w:rPr>
          <w:rFonts w:ascii="Times" w:hAnsi="Times"/>
        </w:rPr>
        <w:t>a</w:t>
      </w:r>
      <w:r w:rsidR="00E36FF8" w:rsidRPr="00F95139">
        <w:rPr>
          <w:rFonts w:ascii="Times" w:hAnsi="Times"/>
        </w:rPr>
        <w:t>ctivation energies for</w:t>
      </w:r>
      <w:r w:rsidR="004C3EFC">
        <w:rPr>
          <w:rFonts w:ascii="Times" w:hAnsi="Times"/>
        </w:rPr>
        <w:t xml:space="preserve"> background</w:t>
      </w:r>
      <w:r w:rsidR="00E36FF8" w:rsidRPr="00F95139">
        <w:rPr>
          <w:rFonts w:ascii="Times" w:hAnsi="Times"/>
        </w:rPr>
        <w:t xml:space="preserve"> resource parameters were </w:t>
      </w:r>
      <w:r w:rsidR="00E67423">
        <w:rPr>
          <w:rFonts w:ascii="Times" w:hAnsi="Times"/>
        </w:rPr>
        <w:t xml:space="preserve">defined by a mean equal to the point estimate from </w:t>
      </w:r>
      <w:r w:rsidR="00E36FF8" w:rsidRPr="006D1F7E">
        <w:rPr>
          <w:rFonts w:ascii="Times" w:hAnsi="Times"/>
        </w:rPr>
        <w:t>a</w:t>
      </w:r>
      <w:r w:rsidR="00E36FF8" w:rsidRPr="00F95139">
        <w:rPr>
          <w:rFonts w:ascii="Times" w:hAnsi="Times"/>
        </w:rPr>
        <w:t xml:space="preserve"> linear regression of natural log of growth rate as a function of Arrhenius temperature (</w:t>
      </w:r>
      <m:oMath>
        <m:r>
          <w:rPr>
            <w:rFonts w:ascii="Cambria Math" w:hAnsi="Cambria Math"/>
          </w:rPr>
          <m:t>1/kT</m:t>
        </m:r>
      </m:oMath>
      <w:r w:rsidR="003932B1">
        <w:rPr>
          <w:rFonts w:ascii="Times" w:eastAsiaTheme="minorEastAsia" w:hAnsi="Times"/>
        </w:rPr>
        <w:t xml:space="preserve"> </w:t>
      </w:r>
      <w:r w:rsidR="00324F97">
        <w:rPr>
          <w:rFonts w:ascii="Times" w:eastAsiaTheme="minorEastAsia" w:hAnsi="Times"/>
        </w:rPr>
        <w:t>[</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324F97">
        <w:rPr>
          <w:rFonts w:ascii="Times" w:eastAsiaTheme="minorEastAsia" w:hAnsi="Times"/>
          <w:iCs/>
        </w:rPr>
        <w:t>]</w:t>
      </w:r>
      <w:r w:rsidR="003932B1">
        <w:rPr>
          <w:rFonts w:ascii="Times" w:eastAsiaTheme="minorEastAsia" w:hAnsi="Times"/>
          <w:iCs/>
        </w:rPr>
        <w:t>)</w:t>
      </w:r>
      <w:r w:rsidR="00E36FF8" w:rsidRPr="00F95139">
        <w:rPr>
          <w:rFonts w:ascii="Times" w:hAnsi="Times"/>
        </w:rPr>
        <w:t xml:space="preserve"> from experimental data in </w:t>
      </w:r>
      <w:r w:rsidR="007D3E28" w:rsidRPr="00AF32CB">
        <w:rPr>
          <w:rFonts w:ascii="Times" w:hAnsi="Times"/>
        </w:rPr>
        <w:t xml:space="preserve">Savage </w:t>
      </w:r>
      <w:r w:rsidR="007D3E28" w:rsidRPr="00AF32CB">
        <w:rPr>
          <w:rFonts w:ascii="Times" w:hAnsi="Times"/>
          <w:i/>
          <w:iCs/>
        </w:rPr>
        <w:lastRenderedPageBreak/>
        <w:t>et al.</w:t>
      </w:r>
      <w:r w:rsidR="006A4441" w:rsidRPr="00667182">
        <w:rPr>
          <w:rFonts w:ascii="Times" w:hAnsi="Times"/>
        </w:rPr>
        <w:t xml:space="preserve"> (2004)</w:t>
      </w:r>
      <w:r w:rsidR="007D3E28" w:rsidRPr="00AF32CB">
        <w:rPr>
          <w:rFonts w:ascii="Times" w:hAnsi="Times"/>
        </w:rPr>
        <w:t xml:space="preserve"> </w:t>
      </w:r>
      <w:r w:rsidR="009B681B">
        <w:rPr>
          <w:rFonts w:ascii="Times" w:hAnsi="Times"/>
        </w:rPr>
        <w:t xml:space="preserve"> </w:t>
      </w:r>
      <w:r w:rsidR="00E36FF8" w:rsidRPr="00F95139">
        <w:rPr>
          <w:rFonts w:ascii="Times" w:hAnsi="Times"/>
        </w:rPr>
        <w:t>(pooling 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4F59A5">
        <w:rPr>
          <w:rFonts w:ascii="Times" w:hAnsi="Times"/>
        </w:rPr>
        <w:t xml:space="preserve">, </w:t>
      </w:r>
      <w:r w:rsidR="00D40ED6">
        <w:rPr>
          <w:rFonts w:ascii="Times" w:hAnsi="Times"/>
        </w:rPr>
        <w:t xml:space="preserve">extracted using the software </w:t>
      </w:r>
      <w:proofErr w:type="spellStart"/>
      <w:r w:rsidR="00D40ED6">
        <w:rPr>
          <w:rFonts w:ascii="Times" w:hAnsi="Times"/>
        </w:rPr>
        <w:t>WebPlotDigitizer</w:t>
      </w:r>
      <w:proofErr w:type="spellEnd"/>
      <w:r w:rsidR="00D40ED6">
        <w:rPr>
          <w:rFonts w:ascii="Times" w:hAnsi="Times"/>
        </w:rPr>
        <w:t xml:space="preserve"> v. 4.1 </w:t>
      </w:r>
      <w:r w:rsidR="00D40ED6">
        <w:rPr>
          <w:rFonts w:ascii="Times" w:hAnsi="Times"/>
        </w:rPr>
        <w:fldChar w:fldCharType="begin"/>
      </w:r>
      <w:r w:rsidR="00D40ED6">
        <w:rPr>
          <w:rFonts w:ascii="Times" w:hAnsi="Times"/>
        </w:rPr>
        <w:instrText xml:space="preserve"> ADDIN ZOTERO_ITEM CSL_CITATION {"citationID":"hjE6ixTj","properties":{"formattedCitation":"(Rohatgi 2012)","plainCitation":"(Rohatgi 2012)","noteIndex":0},"citationItems":[{"id":5,"uris":["http://zotero.org/users/6116610/items/MP7EUGU3"],"uri":["http://zotero.org/users/6116610/items/MP7EUGU3"],"itemData":{"id":5,"type":"book","title":"WebPlotDigitalizer: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9D1A03">
        <w:rPr>
          <w:rFonts w:ascii="Times" w:hAnsi="Times"/>
        </w:rPr>
        <w:t>)</w:t>
      </w:r>
      <w:r w:rsidR="00D40ED6">
        <w:rPr>
          <w:rFonts w:ascii="Times" w:hAnsi="Times"/>
        </w:rPr>
        <w:t>.</w:t>
      </w:r>
      <w:r w:rsidRPr="00F95139">
        <w:rPr>
          <w:rFonts w:ascii="Times" w:hAnsi="Times"/>
        </w:rPr>
        <w:t xml:space="preserve"> </w:t>
      </w:r>
      <w:r w:rsidR="00C23760">
        <w:rPr>
          <w:rFonts w:ascii="Times" w:hAnsi="Times"/>
        </w:rPr>
        <w:t xml:space="preserve">We approximated a standard </w:t>
      </w:r>
      <w:r w:rsidR="001E00C1">
        <w:rPr>
          <w:rFonts w:ascii="Times" w:hAnsi="Times"/>
        </w:rPr>
        <w:t>deviation</w:t>
      </w:r>
      <w:r w:rsidR="00C23760">
        <w:rPr>
          <w:rFonts w:ascii="Times" w:hAnsi="Times"/>
        </w:rPr>
        <w:t xml:space="preserve">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Pr>
          <w:rFonts w:ascii="Times" w:hAnsi="Times"/>
        </w:rPr>
        <w:t>For each of the 200 parameter combinations, each of the six rate activation energy parameters was sampled independently from their respective distribution and t</w:t>
      </w:r>
      <w:r w:rsidRPr="00F95139">
        <w:rPr>
          <w:rFonts w:ascii="Times" w:hAnsi="Times"/>
        </w:rPr>
        <w:t xml:space="preserve">he model </w:t>
      </w:r>
      <w:r>
        <w:rPr>
          <w:rFonts w:ascii="Times" w:hAnsi="Times"/>
        </w:rPr>
        <w:t>was</w:t>
      </w:r>
      <w:r w:rsidRPr="00F95139">
        <w:rPr>
          <w:rFonts w:ascii="Times" w:hAnsi="Times"/>
        </w:rPr>
        <w:t xml:space="preserve"> projected to 2050</w:t>
      </w:r>
      <w:r w:rsidRPr="00DF5592">
        <w:rPr>
          <w:rFonts w:ascii="Times" w:hAnsi="Times"/>
        </w:rPr>
        <w:t xml:space="preserve">. </w:t>
      </w:r>
      <w:r w:rsidRPr="00F95139">
        <w:rPr>
          <w:rFonts w:ascii="Times" w:hAnsi="Times"/>
        </w:rPr>
        <w:t>We then quantif</w:t>
      </w:r>
      <w:r>
        <w:rPr>
          <w:rFonts w:ascii="Times" w:hAnsi="Times"/>
        </w:rPr>
        <w:t>ied</w:t>
      </w:r>
      <w:r w:rsidRPr="00F95139">
        <w:rPr>
          <w:rFonts w:ascii="Times" w:hAnsi="Times"/>
        </w:rPr>
        <w:t xml:space="preserve"> the overall mean response and the ranges of predictions </w:t>
      </w:r>
      <w:r>
        <w:rPr>
          <w:rFonts w:ascii="Times" w:hAnsi="Times"/>
        </w:rPr>
        <w:t xml:space="preserve">resulting </w:t>
      </w:r>
      <w:r w:rsidRPr="00F95139">
        <w:rPr>
          <w:rFonts w:ascii="Times" w:hAnsi="Times"/>
        </w:rPr>
        <w:t xml:space="preserve">from </w:t>
      </w:r>
      <w:r w:rsidR="00FC0EB0">
        <w:rPr>
          <w:rFonts w:ascii="Times" w:hAnsi="Times"/>
        </w:rPr>
        <w:t xml:space="preserve">200 </w:t>
      </w:r>
      <w:r w:rsidRPr="00F95139">
        <w:rPr>
          <w:rFonts w:ascii="Times" w:hAnsi="Times"/>
        </w:rPr>
        <w:t>random</w:t>
      </w:r>
      <w:r w:rsidR="00D113C5">
        <w:rPr>
          <w:rFonts w:ascii="Times" w:hAnsi="Times"/>
        </w:rPr>
        <w:t>ly parameterised simulations</w:t>
      </w:r>
      <w:r>
        <w:rPr>
          <w:rFonts w:ascii="Times" w:hAnsi="Times"/>
        </w:rPr>
        <w:t xml:space="preserve"> and visualized it for the analysis of growth and mean size</w:t>
      </w:r>
      <w:r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5EE6CC95" w:rsidR="00023200" w:rsidRPr="00EE1FA6" w:rsidRDefault="00023200" w:rsidP="004E0AE6">
      <w:pPr>
        <w:spacing w:line="480" w:lineRule="auto"/>
        <w:contextualSpacing/>
        <w:jc w:val="both"/>
        <w:rPr>
          <w:rFonts w:ascii="Times" w:hAnsi="Times"/>
          <w:lang w:val="sv-SE"/>
        </w:rPr>
      </w:pPr>
      <w:r>
        <w:rPr>
          <w:rFonts w:ascii="Times" w:hAnsi="Times"/>
        </w:rPr>
        <w:t>We estimated species-specific</w:t>
      </w:r>
      <w:r w:rsidRPr="00F95139">
        <w:rPr>
          <w:rFonts w:ascii="Times" w:hAnsi="Times"/>
        </w:rPr>
        <w:t xml:space="preserve"> </w:t>
      </w:r>
      <w:r>
        <w:rPr>
          <w:rFonts w:ascii="Times" w:hAnsi="Times"/>
        </w:rPr>
        <w:t>von Bertalanffy</w:t>
      </w:r>
      <w:r w:rsidR="00CB306D">
        <w:rPr>
          <w:rFonts w:ascii="Times" w:hAnsi="Times"/>
        </w:rPr>
        <w:t xml:space="preserve"> growth</w:t>
      </w:r>
      <w:r>
        <w:rPr>
          <w:rFonts w:ascii="Times" w:hAnsi="Times"/>
        </w:rPr>
        <w:t xml:space="preserve"> and length-weight </w:t>
      </w:r>
      <w:r w:rsidRPr="00F95139">
        <w:rPr>
          <w:rFonts w:ascii="Times" w:hAnsi="Times"/>
        </w:rPr>
        <w:t xml:space="preserve">parameters from scientific trawl survey data (for details, see </w:t>
      </w:r>
      <w:r w:rsidR="00F02302" w:rsidRPr="00B20F53">
        <w:rPr>
          <w:i/>
          <w:iCs/>
        </w:rPr>
        <w:t>Supporting Information</w:t>
      </w:r>
      <w:r w:rsidRPr="00F95139">
        <w:rPr>
          <w:rFonts w:ascii="Times" w:hAnsi="Times"/>
        </w:rPr>
        <w:t xml:space="preserve">, Table S1). Next, the model </w:t>
      </w:r>
      <w:r>
        <w:rPr>
          <w:rFonts w:ascii="Times" w:hAnsi="Times"/>
        </w:rPr>
        <w:t>was calibrated to</w:t>
      </w:r>
      <w:r w:rsidRPr="00F95139">
        <w:rPr>
          <w:rFonts w:ascii="Times" w:hAnsi="Times"/>
        </w:rPr>
        <w:t xml:space="preserve"> </w:t>
      </w:r>
      <w:r>
        <w:rPr>
          <w:rFonts w:ascii="Times" w:hAnsi="Times"/>
        </w:rPr>
        <w:t xml:space="preserve">average </w:t>
      </w:r>
      <w:r w:rsidRPr="00F95139">
        <w:rPr>
          <w:rFonts w:ascii="Times" w:hAnsi="Times"/>
        </w:rPr>
        <w:t>spawning stock biomass</w:t>
      </w:r>
      <w:r>
        <w:rPr>
          <w:rFonts w:ascii="Times" w:hAnsi="Times"/>
        </w:rPr>
        <w:t>es</w:t>
      </w:r>
      <w:r w:rsidRPr="00F95139">
        <w:rPr>
          <w:rFonts w:ascii="Times" w:hAnsi="Times"/>
        </w:rPr>
        <w:t xml:space="preserve"> </w:t>
      </w:r>
      <w:r>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Pr>
          <w:rFonts w:ascii="Times" w:hAnsi="Times"/>
        </w:rPr>
        <w:t xml:space="preserve"> from stock assessment data for cod, herring and sprat</w:t>
      </w:r>
      <w:r w:rsidRPr="00F95139">
        <w:rPr>
          <w:rFonts w:ascii="Times" w:hAnsi="Times"/>
        </w:rPr>
        <w:t xml:space="preserve"> </w:t>
      </w:r>
      <w:r w:rsidRPr="00AF32CB">
        <w:rPr>
          <w:rFonts w:ascii="Times" w:hAnsi="Times"/>
        </w:rPr>
        <w:fldChar w:fldCharType="begin"/>
      </w:r>
      <w:r w:rsidR="006305D9">
        <w:rPr>
          <w:rFonts w:ascii="Times" w:hAnsi="Times"/>
        </w:rPr>
        <w:instrText xml:space="preserve"> ADDIN ZOTERO_ITEM CSL_CITATION {"citationID":"HFfDMuFR","properties":{"formattedCitation":"(ICES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tt4gWtWd/r9qv5gVE","uris":["http://zotero.org/users/local/FTg3Qpza/items/5BPR42FJ"],"uri":["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F32CB">
        <w:rPr>
          <w:rFonts w:ascii="Times" w:hAnsi="Times"/>
        </w:rPr>
        <w:fldChar w:fldCharType="separate"/>
      </w:r>
      <w:r w:rsidRPr="00F95139">
        <w:rPr>
          <w:rFonts w:ascii="Times" w:hAnsi="Times"/>
          <w:noProof/>
        </w:rPr>
        <w:t>(ICES 2013, 2015)</w:t>
      </w:r>
      <w:r w:rsidRPr="00AF32CB">
        <w:rPr>
          <w:rFonts w:ascii="Times" w:hAnsi="Times"/>
        </w:rPr>
        <w:fldChar w:fldCharType="end"/>
      </w:r>
      <w:r w:rsidRPr="00F95139">
        <w:rPr>
          <w:rFonts w:ascii="Times" w:hAnsi="Times"/>
        </w:rPr>
        <w:t xml:space="preserve"> </w:t>
      </w:r>
      <w:r>
        <w:rPr>
          <w:rFonts w:ascii="Times" w:hAnsi="Times"/>
        </w:rPr>
        <w:t>in 1992-2002, using</w:t>
      </w:r>
      <w:r w:rsidRPr="00F95139">
        <w:rPr>
          <w:rFonts w:ascii="Times" w:hAnsi="Times"/>
        </w:rPr>
        <w:t xml:space="preserve"> </w:t>
      </w:r>
      <w:r>
        <w:rPr>
          <w:rFonts w:ascii="Times" w:hAnsi="Times"/>
        </w:rPr>
        <w:t xml:space="preserve">average </w:t>
      </w:r>
      <w:r w:rsidRPr="00F95139">
        <w:rPr>
          <w:rFonts w:ascii="Times" w:hAnsi="Times"/>
        </w:rPr>
        <w:t>fishing mortalit</w:t>
      </w:r>
      <w:r>
        <w:rPr>
          <w:rFonts w:ascii="Times" w:hAnsi="Times"/>
        </w:rPr>
        <w:t>ies</w:t>
      </w:r>
      <w:r w:rsidRPr="00F95139">
        <w:rPr>
          <w:rFonts w:ascii="Times" w:hAnsi="Times"/>
        </w:rPr>
        <w:t xml:space="preserve"> </w:t>
      </w:r>
      <w:r>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Pr>
          <w:rFonts w:ascii="Times" w:hAnsi="Times"/>
        </w:rPr>
        <w:t>)</w:t>
      </w:r>
      <w:r w:rsidRPr="00F95139">
        <w:rPr>
          <w:rFonts w:ascii="Times" w:hAnsi="Times"/>
        </w:rPr>
        <w:t xml:space="preserve"> </w:t>
      </w:r>
      <w:r>
        <w:rPr>
          <w:rFonts w:ascii="Times" w:hAnsi="Times"/>
        </w:rPr>
        <w:t>in the same time frame</w:t>
      </w:r>
      <w:r w:rsidRPr="00F95139">
        <w:rPr>
          <w:rFonts w:ascii="Times" w:hAnsi="Times"/>
        </w:rPr>
        <w:t>. Ideally</w:t>
      </w:r>
      <w:r>
        <w:rPr>
          <w:rFonts w:ascii="Times" w:hAnsi="Times"/>
        </w:rPr>
        <w:t>,</w:t>
      </w:r>
      <w:r w:rsidRPr="00F95139">
        <w:rPr>
          <w:rFonts w:ascii="Times" w:hAnsi="Times"/>
        </w:rPr>
        <w:t xml:space="preserve"> the period for calibration should exhibit relative stability, but such periods do not exist in the Baltic Sea, which is </w:t>
      </w:r>
      <w:r>
        <w:rPr>
          <w:rFonts w:ascii="Times" w:hAnsi="Times"/>
        </w:rPr>
        <w:t>greatly</w:t>
      </w:r>
      <w:r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Pr="00F95139">
        <w:rPr>
          <w:rFonts w:ascii="Times" w:hAnsi="Times"/>
        </w:rPr>
        <w:t xml:space="preserve">dramatic structural changes over the last four decades </w:t>
      </w:r>
      <w:r w:rsidRPr="00AF32CB">
        <w:rPr>
          <w:rFonts w:ascii="Times" w:hAnsi="Times"/>
        </w:rPr>
        <w:fldChar w:fldCharType="begin"/>
      </w:r>
      <w:r>
        <w:rPr>
          <w:rFonts w:ascii="Times" w:hAnsi="Times"/>
        </w:rPr>
        <w:instrText xml:space="preserve"> ADDIN ZOTERO_ITEM CSL_CITATION {"citationID":"ppqPFYZY","properties":{"formattedCitation":"(M\\uc0\\u246{}llmann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Pr>
          <w:rFonts w:ascii="Cambria Math" w:hAnsi="Cambria Math" w:cs="Cambria Math"/>
        </w:rPr>
        <w:instrText>‐</w:instrText>
      </w:r>
      <w:r>
        <w:rPr>
          <w:rFonts w:ascii="Times" w:hAnsi="Times"/>
        </w:rPr>
        <w:instrText xml:space="preserve">Karulis","given":"Bärbel"},{"family":"Kornilovs","given":"Georgs"},{"family":"Plikshs","given":"Maris"},{"family":"Axe","given":"Philip"}],"issued":{"date-parts":[["2009"]]}}}],"schema":"https://github.com/citation-style-language/schema/raw/master/csl-citation.json"} </w:instrText>
      </w:r>
      <w:r w:rsidRPr="00AF32CB">
        <w:rPr>
          <w:rFonts w:ascii="Times" w:hAnsi="Times"/>
        </w:rPr>
        <w:fldChar w:fldCharType="separate"/>
      </w:r>
      <w:r w:rsidRPr="00AF32CB">
        <w:rPr>
          <w:rFonts w:ascii="Times" w:hAnsi="Times"/>
        </w:rPr>
        <w:t xml:space="preserve">(Möllmann </w:t>
      </w:r>
      <w:r w:rsidRPr="00AF32CB">
        <w:rPr>
          <w:rFonts w:ascii="Times" w:hAnsi="Times"/>
          <w:i/>
          <w:iCs/>
        </w:rPr>
        <w:t>et al.</w:t>
      </w:r>
      <w:r w:rsidRPr="00AF32CB">
        <w:rPr>
          <w:rFonts w:ascii="Times" w:hAnsi="Times"/>
        </w:rPr>
        <w:t xml:space="preserve"> 2009)</w:t>
      </w:r>
      <w:r w:rsidRPr="00AF32CB">
        <w:rPr>
          <w:rFonts w:ascii="Times" w:hAnsi="Times"/>
        </w:rPr>
        <w:fldChar w:fldCharType="end"/>
      </w:r>
      <w:r w:rsidRPr="00F95139">
        <w:rPr>
          <w:rFonts w:ascii="Times" w:hAnsi="Times"/>
        </w:rPr>
        <w:t xml:space="preserve">. We chose to calibrate our model to the time period </w:t>
      </w:r>
      <w:r w:rsidR="00D1486E">
        <w:rPr>
          <w:rFonts w:ascii="Times" w:hAnsi="Times"/>
        </w:rPr>
        <w:t xml:space="preserve">of </w:t>
      </w:r>
      <w:r w:rsidRPr="00F95139">
        <w:rPr>
          <w:rFonts w:ascii="Times" w:hAnsi="Times"/>
        </w:rPr>
        <w:t>1992-2002 as in</w:t>
      </w:r>
      <w:r>
        <w:rPr>
          <w:rFonts w:ascii="Times" w:hAnsi="Times"/>
        </w:rPr>
        <w:t xml:space="preserve"> </w:t>
      </w:r>
      <w:r w:rsidRPr="00F95139">
        <w:rPr>
          <w:rFonts w:ascii="Times" w:hAnsi="Times"/>
        </w:rPr>
        <w:t xml:space="preserve">Jacobsen </w:t>
      </w:r>
      <w:r w:rsidRPr="00F95139">
        <w:rPr>
          <w:rFonts w:ascii="Times" w:hAnsi="Times"/>
          <w:i/>
          <w:iCs/>
        </w:rPr>
        <w:t>et al.</w:t>
      </w:r>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UqYN0VkI","properties":{"formattedCitation":"(2017)","plainCitation":"(2017)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H"}],"issued":{"date-parts":[["2017",3]]}},"suppress-author":true}],"schema":"https://github.com/citation-style-language/schema/raw/master/csl-citation.json"} </w:instrText>
      </w:r>
      <w:r w:rsidRPr="00AF32CB">
        <w:rPr>
          <w:rFonts w:ascii="Times" w:hAnsi="Times"/>
        </w:rPr>
        <w:fldChar w:fldCharType="separate"/>
      </w:r>
      <w:r>
        <w:rPr>
          <w:rFonts w:ascii="Times" w:hAnsi="Times"/>
        </w:rPr>
        <w:t>(2017)</w:t>
      </w:r>
      <w:r w:rsidRPr="00AF32CB">
        <w:rPr>
          <w:rFonts w:ascii="Times" w:hAnsi="Times"/>
        </w:rPr>
        <w:fldChar w:fldCharType="end"/>
      </w:r>
      <w:r w:rsidRPr="00F95139">
        <w:rPr>
          <w:rFonts w:ascii="Times" w:hAnsi="Times"/>
        </w:rPr>
        <w:t xml:space="preserve">, which is a post-regime shift period characterized by high fishing mortality on cod, low cod and herring abundance and high sprat abundance </w:t>
      </w:r>
      <w:r w:rsidRPr="00AF32CB">
        <w:rPr>
          <w:rFonts w:ascii="Times" w:hAnsi="Times"/>
        </w:rPr>
        <w:fldChar w:fldCharType="begin"/>
      </w:r>
      <w:r>
        <w:rPr>
          <w:rFonts w:ascii="Times" w:hAnsi="Times"/>
        </w:rPr>
        <w:instrText xml:space="preserve"> ADDIN ZOTERO_ITEM CSL_CITATION {"citationID":"KyTKa7qu","properties":{"formattedCitation":"(G\\uc0\\u229{}rdmark {\\i{}et al.} 2015)","plainCitation":"(Gårdmark et al. 2015)","noteIndex":0},"citationItems":[{"id":810,"uris":["http://zotero.org/users/6116610/items/SJT7RQU9"],"uri":["http://zotero.org/users/6116610/items/SJT7RQU9"],"itemData":{"id":810,"type":"article-journal","container-title":"Philosophical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M.","non-dropping-particle":"de"}],"issued":{"date-parts":[["2015",1,5]]}}}],"schema":"https://github.com/citation-style-language/schema/raw/master/csl-citation.json"} </w:instrText>
      </w:r>
      <w:r w:rsidRPr="00AF32CB">
        <w:rPr>
          <w:rFonts w:ascii="Times" w:hAnsi="Times"/>
        </w:rPr>
        <w:fldChar w:fldCharType="separate"/>
      </w:r>
      <w:r w:rsidRPr="00AF32CB">
        <w:rPr>
          <w:rFonts w:ascii="Times" w:hAnsi="Times"/>
        </w:rPr>
        <w:t xml:space="preserve">(Gårdmark </w:t>
      </w:r>
      <w:r w:rsidRPr="00AF32CB">
        <w:rPr>
          <w:rFonts w:ascii="Times" w:hAnsi="Times"/>
          <w:i/>
          <w:iCs/>
        </w:rPr>
        <w:t>et al.</w:t>
      </w:r>
      <w:r w:rsidRPr="00AF32CB">
        <w:rPr>
          <w:rFonts w:ascii="Times" w:hAnsi="Times"/>
        </w:rPr>
        <w:t xml:space="preserve"> 2015)</w:t>
      </w:r>
      <w:r w:rsidRPr="00AF32CB">
        <w:rPr>
          <w:rFonts w:ascii="Times" w:hAnsi="Times"/>
        </w:rPr>
        <w:fldChar w:fldCharType="end"/>
      </w:r>
      <w:r w:rsidRPr="00F95139">
        <w:rPr>
          <w:rFonts w:ascii="Times" w:hAnsi="Times"/>
        </w:rPr>
        <w:t xml:space="preserve"> (Fig.</w:t>
      </w:r>
      <w:r>
        <w:rPr>
          <w:rFonts w:ascii="Times" w:hAnsi="Times"/>
        </w:rPr>
        <w:t xml:space="preserve"> </w:t>
      </w:r>
      <w:r w:rsidRPr="00F95139">
        <w:rPr>
          <w:rFonts w:ascii="Times" w:hAnsi="Times"/>
        </w:rPr>
        <w:lastRenderedPageBreak/>
        <w:t>S</w:t>
      </w:r>
      <w:r w:rsidR="00363F5F">
        <w:rPr>
          <w:rFonts w:ascii="Times" w:hAnsi="Times"/>
        </w:rPr>
        <w:t>4</w:t>
      </w:r>
      <w:r w:rsidRPr="00F95139">
        <w:rPr>
          <w:rFonts w:ascii="Times" w:hAnsi="Times"/>
        </w:rPr>
        <w:t>). The cut</w:t>
      </w:r>
      <w:r>
        <w:rPr>
          <w:rFonts w:ascii="Times" w:hAnsi="Times"/>
        </w:rPr>
        <w:t>-</w:t>
      </w:r>
      <w:r w:rsidRPr="00F95139">
        <w:rPr>
          <w:rFonts w:ascii="Times" w:hAnsi="Times"/>
        </w:rPr>
        <w:t>off at 2002 also ensure</w:t>
      </w:r>
      <w:r>
        <w:rPr>
          <w:rFonts w:ascii="Times" w:hAnsi="Times"/>
        </w:rPr>
        <w:t>d</w:t>
      </w:r>
      <w:r w:rsidRPr="00F95139">
        <w:rPr>
          <w:rFonts w:ascii="Times" w:hAnsi="Times"/>
        </w:rPr>
        <w:t xml:space="preserve"> that we d</w:t>
      </w:r>
      <w:r>
        <w:rPr>
          <w:rFonts w:ascii="Times" w:hAnsi="Times"/>
        </w:rPr>
        <w:t>id</w:t>
      </w:r>
      <w:r w:rsidRPr="00F95139">
        <w:rPr>
          <w:rFonts w:ascii="Times" w:hAnsi="Times"/>
        </w:rPr>
        <w:t xml:space="preserve"> not calibrate the model to the period starting from </w:t>
      </w:r>
      <w:proofErr w:type="spellStart"/>
      <w:r w:rsidRPr="00F95139">
        <w:rPr>
          <w:rFonts w:ascii="Times" w:hAnsi="Times"/>
        </w:rPr>
        <w:t>mid 2000</w:t>
      </w:r>
      <w:proofErr w:type="spellEnd"/>
      <w:r w:rsidRPr="00F95139">
        <w:rPr>
          <w:rFonts w:ascii="Times" w:hAnsi="Times"/>
        </w:rPr>
        <w:t>’s when the growth capacity, condition, proportion of large fish in the population</w:t>
      </w:r>
      <w:r>
        <w:rPr>
          <w:rFonts w:ascii="Times" w:hAnsi="Times"/>
        </w:rPr>
        <w:t>,</w:t>
      </w:r>
      <w:r w:rsidRPr="00F95139">
        <w:rPr>
          <w:rFonts w:ascii="Times" w:hAnsi="Times"/>
        </w:rPr>
        <w:t xml:space="preserve"> and reproductive capacity of cod started to decline rapidly </w:t>
      </w:r>
      <w:r w:rsidRPr="00AF32CB">
        <w:rPr>
          <w:rFonts w:ascii="Times" w:hAnsi="Times"/>
        </w:rPr>
        <w:fldChar w:fldCharType="begin"/>
      </w:r>
      <w:r w:rsidR="006305D9">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2020)","noteIndex":0},"citationItems":[{"id":156,"uris":["http://zotero.org/users/6116610/items/IDYQ34SF"],"uri":["http://zotero.org/users/6116610/items/IDYQ34SF"],"itemData":{"id":156,"type":"article-journal","abstract":"Over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id":794,"uris":["http://zotero.org/users/6116610/items/39XLSPWN"],"uri":["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id":"tt4gWtWd/1HblPf8I","uris":["http://zotero.org/users/local/FTg3Qpza/items/6EDMCCUI"],"uri":["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uri":["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6305D9">
        <w:rPr>
          <w:rFonts w:ascii="Cambria Math" w:hAnsi="Cambria Math" w:cs="Cambria Math"/>
        </w:rPr>
        <w:instrText>‐</w:instrText>
      </w:r>
      <w:r w:rsidR="006305D9">
        <w:rPr>
          <w:rFonts w:ascii="Times" w:hAnsi="Times"/>
        </w:rPr>
        <w:instrText>Hansen","given":"Jakob"},{"family":"Hilvarsson","given":"Annelie"},{"family":"Hüssy","given":"Karin"},{"family":"Krüger</w:instrText>
      </w:r>
      <w:r w:rsidR="006305D9">
        <w:rPr>
          <w:rFonts w:ascii="Cambria Math" w:hAnsi="Cambria Math" w:cs="Cambria Math"/>
        </w:rPr>
        <w:instrText>‐</w:instrText>
      </w:r>
      <w:r w:rsidR="006305D9">
        <w:rPr>
          <w:rFonts w:ascii="Times" w:hAnsi="Times"/>
        </w:rPr>
        <w:instrText>Johnsen","given":"Maria"},{"family":"Krumme","given":"Uwe"},{"family":"McQueen","given":"Kate"},{"family":"Plikshs","given":"Maris"},{"family":"Radtke","given":"Krzysztof"},{"family":"Schade","given":"Franziska Maria"},{"family":"Vitale","given":"Francesca"},{"family":"Casini","given":"Michele"}],"issued":{"date-parts":[["2021"]]}}},{"id":967,"uris":["http://zotero.org/users/6116610/items/K43P9JFL"],"uri":["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w:instrText>
      </w:r>
      <w:r w:rsidR="006305D9" w:rsidRPr="007E2D43">
        <w:rPr>
          <w:rFonts w:ascii="Times" w:hAnsi="Times"/>
          <w:lang w:val="sv-SE"/>
          <w:rPrChange w:id="14" w:author="Anna Gårdmark" w:date="2021-09-28T09:09:00Z">
            <w:rPr>
              <w:rFonts w:ascii="Times" w:hAnsi="Times"/>
            </w:rPr>
          </w:rPrChange>
        </w:rPr>
        <w:instrText>d a compensatory shift in diet. Our study emphasizes that environmental forcing and the decline in pelagic prey caused changes in consumption and growth rates of small cod. The food reduction is ampli</w:instrText>
      </w:r>
      <w:r w:rsidR="006305D9">
        <w:rPr>
          <w:rFonts w:ascii="Times" w:hAnsi="Times"/>
        </w:rPr>
        <w:instrText>ﬁ</w:instrText>
      </w:r>
      <w:r w:rsidR="006305D9" w:rsidRPr="007E2D43">
        <w:rPr>
          <w:rFonts w:ascii="Times" w:hAnsi="Times"/>
          <w:lang w:val="sv-SE"/>
          <w:rPrChange w:id="15" w:author="Anna Gårdmark" w:date="2021-09-28T09:09:00Z">
            <w:rPr>
              <w:rFonts w:ascii="Times" w:hAnsi="Times"/>
            </w:rPr>
          </w:rPrChange>
        </w:rPr>
        <w:instrText xml:space="preserve">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schema":"https://github.com/citation-style-language/schema/raw/master/csl-citation.json"} </w:instrText>
      </w:r>
      <w:r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Pr="00AF32CB">
        <w:rPr>
          <w:rFonts w:ascii="Times" w:hAnsi="Times"/>
        </w:rPr>
        <w:fldChar w:fldCharType="end"/>
      </w:r>
      <w:r w:rsidRPr="00EE1FA6">
        <w:rPr>
          <w:rFonts w:ascii="Times" w:hAnsi="Times"/>
          <w:lang w:val="sv-SE"/>
        </w:rPr>
        <w:t xml:space="preserve">. </w:t>
      </w:r>
    </w:p>
    <w:p w14:paraId="7B9957EA" w14:textId="19B2F896"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max</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 xml:space="preserve">species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assessment output</w:t>
      </w:r>
      <w:r w:rsidR="001F170E">
        <w:rPr>
          <w:rFonts w:ascii="Times" w:hAnsi="Times" w:cstheme="minorHAnsi"/>
        </w:rPr>
        <w:t xml:space="preserve"> </w:t>
      </w:r>
      <w:r w:rsidR="008A3D9E">
        <w:rPr>
          <w:rFonts w:ascii="Times" w:hAnsi="Times" w:cstheme="minorHAnsi"/>
        </w:rPr>
        <w:fldChar w:fldCharType="begin"/>
      </w:r>
      <w:r w:rsidR="006305D9">
        <w:rPr>
          <w:rFonts w:ascii="Times" w:hAnsi="Times" w:cstheme="minorHAnsi"/>
        </w:rPr>
        <w:instrText xml:space="preserve"> ADDIN ZOTERO_ITEM CSL_CITATION {"citationID":"OD3JrlXw","properties":{"formattedCitation":"(ICES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tt4gWtWd/r9qv5gVE","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 while holding </w:t>
      </w:r>
      <w:r w:rsidRPr="00F95139">
        <w:rPr>
          <w:rFonts w:ascii="Times" w:hAnsi="Times" w:cstheme="minorHAnsi"/>
          <w:iCs/>
        </w:rPr>
        <w:t xml:space="preserve">temperature constant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iCs/>
        </w:rPr>
        <w:t>.</w:t>
      </w:r>
      <w:r w:rsidRPr="00F95139">
        <w:rPr>
          <w:rFonts w:ascii="Times" w:hAnsi="Times" w:cstheme="minorHAnsi"/>
        </w:rPr>
        <w:t xml:space="preserve"> </w:t>
      </w:r>
      <w:r>
        <w:rPr>
          <w:rFonts w:ascii="Times" w:hAnsi="Times" w:cstheme="minorHAnsi"/>
        </w:rPr>
        <w:t xml:space="preserve">We used </w:t>
      </w:r>
      <w:r w:rsidRPr="00F95139">
        <w:rPr>
          <w:rFonts w:ascii="Times" w:hAnsi="Times" w:cstheme="minorHAnsi"/>
        </w:rPr>
        <w:t xml:space="preserve">the "L-BFGS-B" algorithm </w:t>
      </w:r>
      <w:r w:rsidRPr="00C24E83">
        <w:rPr>
          <w:rFonts w:ascii="Times" w:hAnsi="Times" w:cstheme="minorHAnsi"/>
        </w:rPr>
        <w:fldChar w:fldCharType="begin"/>
      </w:r>
      <w:r>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1995)","noteIndex":0},"citationItems":[{"id":908,"uris":["http://zotero.org/users/6116610/items/DM7QYGF4"],"uri":["http://zotero.org/users/6116610/items/DM7QYGF4"],"itemData":{"id":908,"type":"article-journal","abstract":"An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(Byrd </w:t>
      </w:r>
      <w:r w:rsidRPr="00C24E83">
        <w:rPr>
          <w:rFonts w:ascii="Times" w:hAnsi="Times"/>
          <w:i/>
          <w:iCs/>
        </w:rPr>
        <w:t>et al.</w:t>
      </w:r>
      <w:r w:rsidRPr="00C24E83">
        <w:rPr>
          <w:rFonts w:ascii="Times" w:hAnsi="Times"/>
        </w:rPr>
        <w:t xml:space="preserve"> 1995)</w:t>
      </w:r>
      <w:r w:rsidRPr="00C24E83">
        <w:rPr>
          <w:rFonts w:ascii="Times" w:hAnsi="Times" w:cstheme="minorHAnsi"/>
        </w:rPr>
        <w:fldChar w:fldCharType="end"/>
      </w:r>
      <w:r w:rsidRPr="00F95139">
        <w:rPr>
          <w:rFonts w:ascii="Times" w:hAnsi="Times" w:cstheme="minorHAnsi"/>
        </w:rPr>
        <w:t xml:space="preserve"> in the ‘R’-optimization function ‘</w:t>
      </w:r>
      <w:proofErr w:type="spellStart"/>
      <w:r w:rsidRPr="00F95139">
        <w:rPr>
          <w:rFonts w:ascii="Times" w:hAnsi="Times" w:cstheme="minorHAnsi"/>
          <w:i/>
        </w:rPr>
        <w:t>optim</w:t>
      </w:r>
      <w:proofErr w:type="spellEnd"/>
      <w:r w:rsidRPr="00C57579">
        <w:rPr>
          <w:rFonts w:ascii="Times" w:hAnsi="Times" w:cstheme="minorHAnsi"/>
          <w:rPrChange w:id="16" w:author="Anna Gårdmark" w:date="2021-09-28T09:48:00Z">
            <w:rPr>
              <w:rFonts w:ascii="Times" w:hAnsi="Times" w:cstheme="minorHAnsi"/>
              <w:i/>
            </w:rPr>
          </w:rPrChange>
        </w:rPr>
        <w:t>’</w:t>
      </w:r>
      <w:r w:rsidRPr="00C24E83">
        <w:rPr>
          <w:rFonts w:ascii="Times" w:hAnsi="Times" w:cstheme="minorHAnsi"/>
          <w:i/>
        </w:rPr>
        <w:t xml:space="preserve">. </w:t>
      </w:r>
      <w:r w:rsidRPr="00C24E83">
        <w:rPr>
          <w:rFonts w:ascii="Times" w:hAnsi="Times" w:cstheme="minorHAnsi"/>
        </w:rPr>
        <w:t>We</w:t>
      </w:r>
      <w:r w:rsidRPr="00F95139">
        <w:rPr>
          <w:rFonts w:ascii="Times" w:hAnsi="Times" w:cstheme="minorHAnsi"/>
        </w:rPr>
        <w:t xml:space="preserve"> ensured that </w:t>
      </w:r>
      <w:r>
        <w:rPr>
          <w:rFonts w:ascii="Times" w:hAnsi="Times" w:cstheme="minorHAnsi"/>
        </w:rPr>
        <w:t xml:space="preserve">individual </w:t>
      </w:r>
      <w:r w:rsidRPr="00F95139">
        <w:rPr>
          <w:rFonts w:ascii="Times" w:hAnsi="Times" w:cstheme="minorHAnsi"/>
        </w:rPr>
        <w:t>growth</w:t>
      </w:r>
      <w:r>
        <w:rPr>
          <w:rFonts w:ascii="Times" w:hAnsi="Times" w:cstheme="minorHAnsi"/>
        </w:rPr>
        <w:t xml:space="preserve"> </w:t>
      </w:r>
      <w:r w:rsidRPr="00F95139">
        <w:rPr>
          <w:rFonts w:ascii="Times" w:hAnsi="Times" w:cstheme="minorHAnsi"/>
        </w:rPr>
        <w:t xml:space="preserve">rates were close to observed by comparing the growth curves emerging in the model to </w:t>
      </w:r>
      <w:r w:rsidR="00CB306D">
        <w:rPr>
          <w:rFonts w:ascii="Times" w:hAnsi="Times" w:cstheme="minorHAnsi"/>
        </w:rPr>
        <w:t xml:space="preserve">the </w:t>
      </w:r>
      <w:r w:rsidRPr="00F95139">
        <w:rPr>
          <w:rFonts w:ascii="Times" w:hAnsi="Times" w:cstheme="minorHAnsi"/>
        </w:rPr>
        <w:t>von Bertalanffy curves fitted to trawl survey data (Fig. S</w:t>
      </w:r>
      <w:r w:rsidR="00363F5F">
        <w:rPr>
          <w:rFonts w:ascii="Times" w:hAnsi="Times" w:cstheme="minorHAnsi"/>
        </w:rPr>
        <w:t>6</w:t>
      </w:r>
      <w:r w:rsidRPr="00F95139">
        <w:rPr>
          <w:rFonts w:ascii="Times" w:hAnsi="Times" w:cstheme="minorHAnsi"/>
        </w:rPr>
        <w:t>), which they were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proofErr w:type="spellStart"/>
      <w:r>
        <w:t>Thes</w:t>
      </w:r>
      <w:proofErr w:type="spellEnd"/>
      <w:del w:id="17" w:author="Anna Gårdmark" w:date="2021-09-28T09:49:00Z">
        <w:r w:rsidDel="00C57579">
          <w:delText>e</w:delText>
        </w:r>
      </w:del>
      <w:ins w:id="18" w:author="Anna Gårdmark" w:date="2021-09-28T09:49:00Z">
        <w:r w:rsidR="00C57579">
          <w:t xml:space="preserve"> final</w:t>
        </w:r>
      </w:ins>
      <w:r>
        <w:t xml:space="preserve"> values mean that stock recruitment is sensitive to the stock biomass, but there is some density dependence limiting recruitment (i.e., not all spawn produced become recruits)</w:t>
      </w:r>
      <w:r w:rsidRPr="00F95139">
        <w:rPr>
          <w:rFonts w:ascii="Times" w:hAnsi="Times" w:cstheme="minorHAnsi"/>
        </w:rPr>
        <w:t xml:space="preserve">. A detailed description of the step-by-step calibration protocol used in this study </w:t>
      </w:r>
      <w:r w:rsidRPr="00F95139">
        <w:rPr>
          <w:rFonts w:ascii="Times" w:hAnsi="Times"/>
        </w:rPr>
        <w:t>can be found in Fig. S</w:t>
      </w:r>
      <w:r w:rsidR="00363F5F">
        <w:rPr>
          <w:rFonts w:ascii="Times" w:hAnsi="Times"/>
        </w:rPr>
        <w:t>4</w:t>
      </w:r>
      <w:r w:rsidRPr="00F95139">
        <w:rPr>
          <w:rFonts w:ascii="Times" w:hAnsi="Times"/>
        </w:rPr>
        <w:t>-S9</w:t>
      </w:r>
      <w:r w:rsidR="00050D4B">
        <w:rPr>
          <w:rFonts w:ascii="Times" w:hAnsi="Times"/>
        </w:rPr>
        <w:t xml:space="preserve">, </w:t>
      </w:r>
      <w:r w:rsidR="00050D4B" w:rsidRPr="00B20F53">
        <w:rPr>
          <w:i/>
          <w:iCs/>
        </w:rPr>
        <w:t>Supporting Information</w:t>
      </w:r>
      <w:r w:rsidRPr="00F95139">
        <w:rPr>
          <w:rFonts w:ascii="Times" w:hAnsi="Times"/>
        </w:rPr>
        <w:t xml:space="preserve">. </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49DC3D32" w14:textId="4C972BBD" w:rsidR="00C109E4" w:rsidRPr="00F95139" w:rsidRDefault="00C109E4" w:rsidP="004E0AE6">
      <w:pPr>
        <w:spacing w:line="480" w:lineRule="auto"/>
        <w:jc w:val="both"/>
        <w:rPr>
          <w:rFonts w:ascii="Times" w:hAnsi="Times"/>
        </w:rPr>
      </w:pPr>
      <w:r w:rsidRPr="00F95139">
        <w:rPr>
          <w:rFonts w:ascii="Times" w:hAnsi="Times"/>
        </w:rPr>
        <w:t xml:space="preserve">Models were projected with historical fishing </w:t>
      </w:r>
      <w:r>
        <w:rPr>
          <w:rFonts w:ascii="Times" w:hAnsi="Times"/>
        </w:rPr>
        <w:t>mortalities</w:t>
      </w:r>
      <w:r w:rsidRPr="00F95139">
        <w:rPr>
          <w:rFonts w:ascii="Times" w:hAnsi="Times"/>
        </w:rPr>
        <w:t xml:space="preserve"> (1974-2014)</w:t>
      </w:r>
      <w:r>
        <w:rPr>
          <w:rFonts w:ascii="Times" w:hAnsi="Times"/>
        </w:rPr>
        <w:t xml:space="preserve"> </w:t>
      </w:r>
      <w:r>
        <w:rPr>
          <w:rFonts w:ascii="Times" w:hAnsi="Times"/>
        </w:rPr>
        <w:fldChar w:fldCharType="begin"/>
      </w:r>
      <w:r w:rsidR="006305D9">
        <w:rPr>
          <w:rFonts w:ascii="Times" w:hAnsi="Times"/>
        </w:rPr>
        <w:instrText xml:space="preserve"> ADDIN ZOTERO_ITEM CSL_CITATION {"citationID":"EpgEztVf","properties":{"formattedCitation":"(ICES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tt4gWtWd/r9qv5gVE","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Pr>
          <w:rFonts w:ascii="Times" w:hAnsi="Times"/>
        </w:rPr>
        <w:fldChar w:fldCharType="separate"/>
      </w:r>
      <w:r>
        <w:rPr>
          <w:rFonts w:ascii="Times" w:hAnsi="Times"/>
          <w:noProof/>
        </w:rPr>
        <w:t>(ICES 2013, 2015)</w:t>
      </w:r>
      <w:r>
        <w:rPr>
          <w:rFonts w:ascii="Times" w:hAnsi="Times"/>
        </w:rPr>
        <w:fldChar w:fldCharType="end"/>
      </w:r>
      <w:r w:rsidRPr="00F95139">
        <w:rPr>
          <w:rFonts w:ascii="Times" w:hAnsi="Times"/>
        </w:rPr>
        <w:t xml:space="preserve"> and </w:t>
      </w:r>
      <w:r w:rsidR="005309D8">
        <w:rPr>
          <w:rFonts w:ascii="Times" w:hAnsi="Times"/>
        </w:rPr>
        <w:t>centred</w:t>
      </w:r>
      <w:r w:rsidRPr="00F95139">
        <w:rPr>
          <w:rFonts w:ascii="Times" w:hAnsi="Times"/>
        </w:rPr>
        <w:t xml:space="preserve"> sea surface temperature </w:t>
      </w:r>
      <w:r w:rsidR="00D82654">
        <w:rPr>
          <w:rFonts w:ascii="Times" w:hAnsi="Times"/>
        </w:rPr>
        <w:t xml:space="preserve">trends </w:t>
      </w:r>
      <w:r w:rsidRPr="00F95139">
        <w:rPr>
          <w:rFonts w:ascii="Times" w:hAnsi="Times"/>
        </w:rPr>
        <w:t xml:space="preserve">(1970-2050, </w:t>
      </w:r>
      <w:r w:rsidRPr="00F95139">
        <w:rPr>
          <w:rFonts w:ascii="Times" w:hAnsi="Times" w:cstheme="minorHAnsi"/>
        </w:rPr>
        <w:t xml:space="preserve">acquired from the </w:t>
      </w:r>
      <w:r w:rsidRPr="00F95139">
        <w:rPr>
          <w:rFonts w:ascii="Times" w:hAnsi="Times"/>
        </w:rPr>
        <w:t>regional coupled model system RCA4-NEMO under the RCP 8.5 scenario)</w:t>
      </w:r>
      <w:r>
        <w:rPr>
          <w:rFonts w:ascii="Times" w:hAnsi="Times"/>
        </w:rPr>
        <w:t xml:space="preserve"> </w:t>
      </w:r>
      <w:r>
        <w:rPr>
          <w:rFonts w:ascii="Times" w:hAnsi="Times"/>
        </w:rPr>
        <w:fldChar w:fldCharType="begin"/>
      </w:r>
      <w:r>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2019)","noteIndex":0},"citationItems":[{"id":956,"uris":["http://zotero.org/users/6116610/items/BXS6L9H7"],"uri":["http://zotero.org/users/6116610/items/BXS6L9H7"],"itemData":{"id":956,"type":"article-journal","abstract":"An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Pr>
          <w:rFonts w:ascii="Cambria Math" w:hAnsi="Cambria Math" w:cs="Cambria Math"/>
        </w:rPr>
        <w:instrText>∘</w:instrText>
      </w:r>
      <w:r>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Pr>
          <w:rFonts w:ascii="Cambria Math" w:hAnsi="Cambria Math" w:cs="Cambria Math"/>
        </w:rPr>
        <w:instrText>∘</w:instrText>
      </w:r>
      <w:r>
        <w:rPr>
          <w:rFonts w:ascii="Times" w:hAnsi="Times"/>
        </w:rPr>
        <w:instrText xml:space="preserve">    C (RCP 2.6), 2      </w:instrText>
      </w:r>
      <w:r>
        <w:rPr>
          <w:rFonts w:ascii="Cambria Math" w:hAnsi="Cambria Math" w:cs="Cambria Math"/>
        </w:rPr>
        <w:instrText>∘</w:instrText>
      </w:r>
      <w:r>
        <w:rPr>
          <w:rFonts w:ascii="Times" w:hAnsi="Times"/>
        </w:rPr>
        <w:instrText xml:space="preserve">    C (RCP 4.5), and 4      </w:instrText>
      </w:r>
      <w:r>
        <w:rPr>
          <w:rFonts w:ascii="Cambria Math" w:hAnsi="Cambria Math" w:cs="Cambria Math"/>
        </w:rPr>
        <w:instrText>∘</w:instrText>
      </w:r>
      <w:r>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Markus"}],"issued":{"date-parts":[["2019",5]]}}},{"id":955,"uris":["http://zotero.org/users/6116610/items/LKKX5E7F"],"uri":["http://zotero.org/users/6116610/items/LKKX5E7F"],"itemData":{"id":955,"type":"article-journal","abstract":"This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M."}],"issued":{"date-parts":[["2019",11,1]]}}}],"schema":"https://github.com/citation-style-language/schema/raw/master/csl-citation.json"} </w:instrText>
      </w:r>
      <w:r>
        <w:rPr>
          <w:rFonts w:ascii="Times" w:hAnsi="Times"/>
        </w:rPr>
        <w:fldChar w:fldCharType="separate"/>
      </w:r>
      <w:r w:rsidRPr="008D36DB">
        <w:rPr>
          <w:rFonts w:ascii="Times" w:hAnsi="Times"/>
        </w:rPr>
        <w:t xml:space="preserve">(Dieterich </w:t>
      </w:r>
      <w:r w:rsidRPr="008D36DB">
        <w:rPr>
          <w:rFonts w:ascii="Times" w:hAnsi="Times"/>
          <w:i/>
          <w:iCs/>
        </w:rPr>
        <w:t>et al.</w:t>
      </w:r>
      <w:r w:rsidRPr="008D36DB">
        <w:rPr>
          <w:rFonts w:ascii="Times" w:hAnsi="Times"/>
        </w:rPr>
        <w:t xml:space="preserve"> 2019; Gröger </w:t>
      </w:r>
      <w:r w:rsidRPr="008D36DB">
        <w:rPr>
          <w:rFonts w:ascii="Times" w:hAnsi="Times"/>
          <w:i/>
          <w:iCs/>
        </w:rPr>
        <w:t>et al.</w:t>
      </w:r>
      <w:r w:rsidRPr="008D36DB">
        <w:rPr>
          <w:rFonts w:ascii="Times" w:hAnsi="Times"/>
        </w:rPr>
        <w:t xml:space="preserve"> 2019)</w:t>
      </w:r>
      <w:r>
        <w:rPr>
          <w:rFonts w:ascii="Times" w:hAnsi="Times"/>
        </w:rPr>
        <w:fldChar w:fldCharType="end"/>
      </w:r>
      <w:r w:rsidRPr="00F95139">
        <w:rPr>
          <w:rFonts w:ascii="Times" w:hAnsi="Times"/>
        </w:rPr>
        <w:t>. To ensure steady state was reached before time</w:t>
      </w:r>
      <w:r>
        <w:rPr>
          <w:rFonts w:ascii="Times" w:hAnsi="Times"/>
        </w:rPr>
        <w:t>-</w:t>
      </w:r>
      <w:r w:rsidRPr="00F95139">
        <w:rPr>
          <w:rFonts w:ascii="Times" w:hAnsi="Times"/>
        </w:rPr>
        <w:t xml:space="preserve">varying fishing </w:t>
      </w:r>
      <w:r>
        <w:rPr>
          <w:rFonts w:ascii="Times" w:hAnsi="Times"/>
        </w:rPr>
        <w:t xml:space="preserve">mortality </w:t>
      </w:r>
      <w:r w:rsidRPr="00F95139">
        <w:rPr>
          <w:rFonts w:ascii="Times" w:hAnsi="Times"/>
        </w:rPr>
        <w:t xml:space="preserve">and </w:t>
      </w:r>
      <w:r>
        <w:rPr>
          <w:rFonts w:ascii="Times" w:hAnsi="Times"/>
        </w:rPr>
        <w:t>temperature</w:t>
      </w:r>
      <w:r w:rsidRPr="00F95139">
        <w:rPr>
          <w:rFonts w:ascii="Times" w:hAnsi="Times"/>
        </w:rPr>
        <w:t xml:space="preserve"> was </w:t>
      </w:r>
      <w:r w:rsidRPr="00F95139">
        <w:rPr>
          <w:rFonts w:ascii="Times" w:hAnsi="Times"/>
        </w:rPr>
        <w:lastRenderedPageBreak/>
        <w:t>introduced</w:t>
      </w:r>
      <w:r w:rsidRPr="00310AA7">
        <w:rPr>
          <w:rFonts w:ascii="Times" w:hAnsi="Times"/>
        </w:rPr>
        <w:t xml:space="preserve"> </w:t>
      </w:r>
      <w:r>
        <w:rPr>
          <w:rFonts w:ascii="Times" w:hAnsi="Times"/>
        </w:rPr>
        <w:t>(1974 and 1970, respectively)</w:t>
      </w:r>
      <w:r w:rsidRPr="00F95139">
        <w:rPr>
          <w:rFonts w:ascii="Times" w:hAnsi="Times"/>
        </w:rPr>
        <w:t xml:space="preserve">, we applied a </w:t>
      </w:r>
      <w:r>
        <w:rPr>
          <w:rFonts w:ascii="Times" w:hAnsi="Times"/>
        </w:rPr>
        <w:t>10</w:t>
      </w:r>
      <w:r w:rsidRPr="00F95139">
        <w:rPr>
          <w:rFonts w:ascii="Times" w:hAnsi="Times"/>
        </w:rPr>
        <w:t xml:space="preserve">0-year burn-in period using </w:t>
      </w:r>
      <w:r w:rsidRPr="00F95139">
        <w:t xml:space="preserve">the first fishing </w:t>
      </w:r>
      <w:r>
        <w:rPr>
          <w:rFonts w:ascii="Times" w:hAnsi="Times"/>
        </w:rPr>
        <w:t xml:space="preserve">mortality </w:t>
      </w:r>
      <w:r w:rsidRPr="00F95139">
        <w:t>and temperature value in the respective</w:t>
      </w:r>
      <w:r>
        <w:t xml:space="preserve"> time series</w:t>
      </w:r>
      <w:r w:rsidRPr="00F95139">
        <w:t xml:space="preserve"> (Fig. S</w:t>
      </w:r>
      <w:r>
        <w:t>12</w:t>
      </w:r>
      <w:r w:rsidRPr="00F95139">
        <w:t xml:space="preserve">). </w:t>
      </w:r>
      <w:r>
        <w:t>For each species, w</w:t>
      </w:r>
      <w:r w:rsidRPr="00EC4495">
        <w:t>e used the</w:t>
      </w:r>
      <w:r>
        <w:t xml:space="preserve"> fishing mortality at maximum long-term (‘sustainable’) yield,</w:t>
      </w:r>
      <w:r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Pr>
          <w:rFonts w:eastAsiaTheme="minorEastAsia"/>
        </w:rPr>
        <w:t>,</w:t>
      </w:r>
      <w:r>
        <w:t xml:space="preserve"> from the size spectrum model as fishing mortality </w:t>
      </w:r>
      <w:r w:rsidRPr="00B43A2D">
        <w:t>in the y</w:t>
      </w:r>
      <w:r w:rsidRPr="00FE46D2">
        <w:t>ears 2014</w:t>
      </w:r>
      <w:r>
        <w:t xml:space="preserve">-2050 </w:t>
      </w:r>
      <w:r w:rsidRPr="00BA6121">
        <w:t>(Fig. S12)</w:t>
      </w:r>
      <w:r>
        <w:t xml:space="preserve">. </w:t>
      </w:r>
      <w:r w:rsidRPr="00F95139">
        <w:rPr>
          <w:rFonts w:ascii="Times" w:hAnsi="Times" w:cstheme="minorHAnsi"/>
        </w:rPr>
        <w:t>We evaluated the effects of warming on</w:t>
      </w:r>
      <w:r w:rsidRPr="00F95139">
        <w:rPr>
          <w:rFonts w:ascii="Times" w:hAnsi="Times"/>
        </w:rPr>
        <w:t xml:space="preserve"> weight-at-age, population </w:t>
      </w:r>
      <w:r w:rsidRPr="001A4A83">
        <w:rPr>
          <w:rFonts w:ascii="Times" w:hAnsi="Times"/>
        </w:rPr>
        <w:t xml:space="preserve">mean </w:t>
      </w:r>
      <w:r w:rsidRPr="00F95139">
        <w:rPr>
          <w:rFonts w:ascii="Times" w:hAnsi="Times"/>
        </w:rPr>
        <w:t>weight</w:t>
      </w:r>
      <w:r>
        <w:rPr>
          <w:rFonts w:ascii="Times" w:hAnsi="Times"/>
        </w:rPr>
        <w:t xml:space="preserve"> and </w:t>
      </w:r>
      <w:r w:rsidRPr="00F95139">
        <w:rPr>
          <w:rFonts w:ascii="Times" w:hAnsi="Times"/>
        </w:rPr>
        <w:t>abundance-at-weight</w:t>
      </w:r>
      <w:r>
        <w:rPr>
          <w:rFonts w:ascii="Times" w:hAnsi="Times"/>
        </w:rPr>
        <w:t xml:space="preserve"> </w:t>
      </w:r>
      <w:r w:rsidRPr="00F95139">
        <w:rPr>
          <w:rFonts w:ascii="Times" w:hAnsi="Times"/>
        </w:rPr>
        <w:t xml:space="preserve">by species. This was done for both absolute values, and by comparing warming food webs to </w:t>
      </w:r>
      <w:r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rPr>
        <w:t>) (Fig. S1</w:t>
      </w:r>
      <w:r>
        <w:rPr>
          <w:rFonts w:ascii="Times" w:hAnsi="Times" w:cstheme="minorHAnsi"/>
        </w:rPr>
        <w:t>2</w:t>
      </w:r>
      <w:r w:rsidRPr="00F95139">
        <w:rPr>
          <w:rFonts w:ascii="Times" w:hAnsi="Times" w:cstheme="minorHAnsi"/>
        </w:rPr>
        <w:t>)</w:t>
      </w:r>
      <w:r w:rsidRPr="00F95139">
        <w:rPr>
          <w:rFonts w:ascii="Times" w:hAnsi="Times"/>
        </w:rPr>
        <w:t xml:space="preserve">. </w:t>
      </w:r>
      <w:r>
        <w:rPr>
          <w:rFonts w:ascii="Times" w:hAnsi="Times"/>
        </w:rPr>
        <w:t xml:space="preserve">In this way the three scenarios considered </w:t>
      </w:r>
      <w:r w:rsidRPr="00F95139">
        <w:rPr>
          <w:rFonts w:ascii="Times" w:hAnsi="Times"/>
        </w:rPr>
        <w:t xml:space="preserve">contrast the effects of temperature affecting fish physiology, their resources or both. </w:t>
      </w:r>
    </w:p>
    <w:p w14:paraId="2124844D" w14:textId="0B64D32A" w:rsidR="00C109E4" w:rsidRPr="00F95139" w:rsidRDefault="00C109E4" w:rsidP="004E0AE6">
      <w:pPr>
        <w:spacing w:line="480" w:lineRule="auto"/>
        <w:ind w:firstLine="284"/>
        <w:jc w:val="both"/>
      </w:pPr>
      <w:r>
        <w:rPr>
          <w:rFonts w:ascii="Times" w:hAnsi="Times"/>
        </w:rPr>
        <w:t>Finally, t</w:t>
      </w:r>
      <w:r w:rsidRPr="00F95139">
        <w:rPr>
          <w:rFonts w:ascii="Times" w:hAnsi="Times"/>
        </w:rPr>
        <w:t xml:space="preserve">o </w:t>
      </w:r>
      <w:r>
        <w:rPr>
          <w:rFonts w:ascii="Times" w:hAnsi="Times"/>
        </w:rPr>
        <w:t xml:space="preserve">explore </w:t>
      </w:r>
      <w:r w:rsidRPr="00F95139">
        <w:rPr>
          <w:rFonts w:ascii="Times" w:hAnsi="Times"/>
        </w:rPr>
        <w:t xml:space="preserve">the effect of temperature on </w:t>
      </w:r>
      <w:r>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Pr="00F95139">
        <w:rPr>
          <w:rFonts w:ascii="Times" w:hAnsi="Times"/>
        </w:rPr>
        <w:t xml:space="preserve">, we </w:t>
      </w:r>
      <w:r w:rsidR="00F12D7A">
        <w:rPr>
          <w:rFonts w:ascii="Times" w:hAnsi="Times"/>
        </w:rPr>
        <w:t>specified</w:t>
      </w:r>
      <w:r>
        <w:rPr>
          <w:rFonts w:ascii="Times" w:hAnsi="Times"/>
        </w:rPr>
        <w:t xml:space="preserve"> a range of constant (not time-varying) temperatures </w:t>
      </w:r>
      <w:r w:rsidRPr="00F95139">
        <w:rPr>
          <w:rFonts w:ascii="Times" w:hAnsi="Times"/>
        </w:rPr>
        <w:t>and fishing mortalities</w:t>
      </w:r>
      <w:r>
        <w:rPr>
          <w:rFonts w:ascii="Times" w:hAnsi="Times"/>
        </w:rPr>
        <w:t>,</w:t>
      </w:r>
      <w:r w:rsidRPr="00544FC1">
        <w:rPr>
          <w:rFonts w:ascii="Times" w:hAnsi="Times"/>
        </w:rPr>
        <w:t xml:space="preserve"> </w:t>
      </w:r>
      <w:r>
        <w:rPr>
          <w:rFonts w:ascii="Times" w:hAnsi="Times"/>
        </w:rPr>
        <w:t xml:space="preserve">expressed as </w:t>
      </w:r>
      <w:r w:rsidR="005B3BCE">
        <w:rPr>
          <w:rFonts w:ascii="Times" w:hAnsi="Times"/>
        </w:rPr>
        <w:t>proportions</w:t>
      </w:r>
      <w:r>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Pr>
          <w:rFonts w:ascii="Times" w:eastAsiaTheme="minorEastAsia" w:hAnsi="Times"/>
        </w:rPr>
        <w:t xml:space="preserve"> </w:t>
      </w:r>
      <w:r>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Pr>
          <w:rFonts w:ascii="Times" w:eastAsiaTheme="minorEastAsia" w:hAnsi="Times"/>
          <w:bCs/>
        </w:rPr>
        <w:t>)</w:t>
      </w:r>
      <w:r>
        <w:rPr>
          <w:rFonts w:ascii="Times" w:hAnsi="Times"/>
        </w:rPr>
        <w:t xml:space="preserve">, respectively, and </w:t>
      </w:r>
      <w:r w:rsidRPr="00F95139">
        <w:rPr>
          <w:rFonts w:ascii="Times" w:hAnsi="Times"/>
        </w:rPr>
        <w:t>projected the models to steady state</w:t>
      </w:r>
      <w:r>
        <w:rPr>
          <w:rFonts w:ascii="Times" w:hAnsi="Times"/>
        </w:rPr>
        <w:t xml:space="preserve"> (200 years)</w:t>
      </w:r>
      <w:r w:rsidRPr="00F95139">
        <w:rPr>
          <w:rFonts w:ascii="Times" w:hAnsi="Times"/>
        </w:rPr>
        <w:t xml:space="preserve">. </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0FB3CA7E"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(“top-down</w:t>
      </w:r>
      <w:r>
        <w:rPr>
          <w:rFonts w:cstheme="minorHAnsi"/>
          <w:bCs/>
        </w:rPr>
        <w:t>” effects of warming</w:t>
      </w:r>
      <w:r w:rsidRPr="00F95139">
        <w:rPr>
          <w:rFonts w:cstheme="minorHAnsi"/>
          <w:bCs/>
        </w:rPr>
        <w:t>)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Pr="004C17C5">
        <w:rPr>
          <w:rFonts w:cstheme="minorHAnsi"/>
          <w:bCs/>
        </w:rPr>
        <w:t>1</w:t>
      </w:r>
      <w:r w:rsidRPr="00F95139">
        <w:rPr>
          <w:rFonts w:cstheme="minorHAnsi"/>
          <w:bCs/>
        </w:rPr>
        <w:t xml:space="preserve">). </w:t>
      </w:r>
      <w:r w:rsidR="005667DA" w:rsidRPr="00F95139">
        <w:rPr>
          <w:rFonts w:cstheme="minorHAnsi"/>
          <w:bCs/>
        </w:rPr>
        <w:t xml:space="preserve">Including temperature dependence of </w:t>
      </w:r>
      <w:r w:rsidR="005667DA">
        <w:rPr>
          <w:rFonts w:cstheme="minorHAnsi"/>
          <w:bCs/>
        </w:rPr>
        <w:t xml:space="preserve">metabolism, </w:t>
      </w:r>
      <w:r w:rsidR="005667DA" w:rsidRPr="00F95139">
        <w:rPr>
          <w:rFonts w:cstheme="minorHAnsi"/>
          <w:bCs/>
        </w:rPr>
        <w:t xml:space="preserve">maximum consumption, </w:t>
      </w:r>
      <w:r w:rsidR="005667DA">
        <w:rPr>
          <w:rFonts w:cstheme="minorHAnsi"/>
          <w:bCs/>
        </w:rPr>
        <w:t xml:space="preserve">search volume and </w:t>
      </w:r>
      <w:r w:rsidR="005667DA" w:rsidRPr="00F95139">
        <w:rPr>
          <w:rFonts w:cstheme="minorHAnsi"/>
          <w:bCs/>
        </w:rPr>
        <w:t>mortality</w:t>
      </w:r>
      <w:r w:rsidR="005667DA">
        <w:rPr>
          <w:rFonts w:cstheme="minorHAnsi"/>
          <w:bCs/>
        </w:rPr>
        <w:t xml:space="preserve">, </w:t>
      </w:r>
      <w:r w:rsidR="005667DA" w:rsidRPr="00F95139">
        <w:rPr>
          <w:rFonts w:cstheme="minorHAnsi"/>
          <w:bCs/>
        </w:rPr>
        <w:t>with or without temperature-dependen</w:t>
      </w:r>
      <w:r w:rsidR="005667DA">
        <w:rPr>
          <w:rFonts w:cstheme="minorHAnsi"/>
          <w:bCs/>
        </w:rPr>
        <w:t>t background resource dynamics</w:t>
      </w:r>
      <w:r w:rsidR="005667DA" w:rsidRPr="00F95139">
        <w:rPr>
          <w:rFonts w:cstheme="minorHAnsi"/>
          <w:bCs/>
        </w:rPr>
        <w:t>, leads to warming having positive effects on size-at-age</w:t>
      </w:r>
      <w:r w:rsidR="00CB306D">
        <w:rPr>
          <w:rFonts w:cstheme="minorHAnsi"/>
          <w:bCs/>
        </w:rPr>
        <w:t xml:space="preserve"> (Fig. 1).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5667DA" w:rsidRPr="00F2624A">
        <w:rPr>
          <w:rFonts w:cstheme="minorHAnsi"/>
          <w:bCs/>
        </w:rPr>
        <w:t>1</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w:t>
      </w:r>
      <w:r w:rsidR="005667DA" w:rsidRPr="00F95139">
        <w:rPr>
          <w:rFonts w:cstheme="minorHAnsi"/>
          <w:bCs/>
        </w:rPr>
        <w:lastRenderedPageBreak/>
        <w:t xml:space="preserve">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CB306D">
        <w:rPr>
          <w:rFonts w:cstheme="minorHAnsi"/>
          <w:bCs/>
        </w:rPr>
        <w:t>1</w:t>
      </w:r>
      <w:r w:rsidR="005667DA" w:rsidRPr="00F95139">
        <w:rPr>
          <w:rFonts w:cstheme="minorHAnsi"/>
          <w:bCs/>
        </w:rPr>
        <w:t xml:space="preserve">). </w:t>
      </w:r>
    </w:p>
    <w:p w14:paraId="33A29DE1" w14:textId="06D17E7A"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1)</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Pr="00FC1F52">
        <w:rPr>
          <w:rFonts w:cstheme="minorHAnsi"/>
          <w:bCs/>
        </w:rPr>
        <w:t>1</w:t>
      </w:r>
      <w:r w:rsidRPr="00F95139">
        <w:rPr>
          <w:rFonts w:cstheme="minorHAnsi"/>
          <w:bCs/>
        </w:rPr>
        <w:t xml:space="preserve">). </w:t>
      </w:r>
      <w:r>
        <w:rPr>
          <w:rFonts w:cstheme="minorHAnsi"/>
          <w:bCs/>
        </w:rPr>
        <w:t>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and not due to increased feeding levels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0B689F19"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1)</w:t>
      </w:r>
      <w:r>
        <w:rPr>
          <w:rFonts w:cstheme="minorHAnsi"/>
          <w:bCs/>
        </w:rPr>
        <w:t xml:space="preserve"> do not always lead to increased mean body size in the populations (Fig. 2),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population size structure, i.e., </w:t>
      </w:r>
      <w:r w:rsidR="00ED2B48">
        <w:rPr>
          <w:rFonts w:cstheme="minorHAnsi"/>
          <w:bCs/>
        </w:rPr>
        <w:t xml:space="preserve">relative abundances at </w:t>
      </w:r>
      <w:r w:rsidR="005753D2">
        <w:rPr>
          <w:rFonts w:cstheme="minorHAnsi"/>
          <w:bCs/>
        </w:rPr>
        <w:t>weight</w:t>
      </w:r>
      <w:r w:rsidR="00C411FE">
        <w:rPr>
          <w:rFonts w:cstheme="minorHAnsi"/>
          <w:bCs/>
        </w:rPr>
        <w:t xml:space="preserve"> </w:t>
      </w:r>
      <w:r w:rsidRPr="00F95139">
        <w:rPr>
          <w:rFonts w:cstheme="minorHAnsi"/>
          <w:bCs/>
        </w:rPr>
        <w:t xml:space="preserve">(Fig. </w:t>
      </w:r>
      <w:r w:rsidRPr="00ED545A">
        <w:rPr>
          <w:rFonts w:cstheme="minorHAnsi"/>
          <w:bCs/>
        </w:rPr>
        <w:t>3</w:t>
      </w:r>
      <w:r w:rsidRPr="00F95139">
        <w:rPr>
          <w:rFonts w:cstheme="minorHAnsi"/>
          <w:bCs/>
        </w:rPr>
        <w:t xml:space="preserve">). </w:t>
      </w:r>
      <w:r w:rsidR="00540E13">
        <w:rPr>
          <w:rFonts w:cstheme="minorHAnsi"/>
          <w:bCs/>
        </w:rPr>
        <w:t>These changes in the size-structure vary between species, and there is no consistent pattern across species for each scenario.</w:t>
      </w:r>
    </w:p>
    <w:p w14:paraId="68856A38" w14:textId="34D43BC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751F48" w:rsidRPr="008B0F44">
        <w:rPr>
          <w:rFonts w:cstheme="minorHAnsi"/>
          <w:bCs/>
        </w:rPr>
        <w:t>2</w:t>
      </w:r>
      <w:r w:rsidR="00751F48" w:rsidRPr="00F95139">
        <w:rPr>
          <w:rFonts w:cstheme="minorHAnsi"/>
          <w:bCs/>
        </w:rPr>
        <w:t>)</w:t>
      </w:r>
      <w:r w:rsidR="00777C57">
        <w:rPr>
          <w:rFonts w:cstheme="minorHAnsi"/>
          <w:bCs/>
        </w:rPr>
        <w:t>, and this occurs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 xml:space="preserve">both faster growth rates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1, </w:t>
      </w:r>
      <w:r w:rsidR="00751F48" w:rsidRPr="00373362">
        <w:rPr>
          <w:rFonts w:cstheme="minorHAnsi"/>
          <w:bCs/>
        </w:rPr>
        <w:t>3</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increased only marginally and is mostly driven by faster growth rates </w:t>
      </w:r>
      <w:r w:rsidR="00141D80">
        <w:rPr>
          <w:rFonts w:cstheme="minorHAnsi"/>
          <w:bCs/>
        </w:rPr>
        <w:t xml:space="preserve">and 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(Figs. 1, 3)</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For herring, all scenarios lead to smaller mean body sizes in the population, and 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3).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0E533856" w14:textId="6FB1D036" w:rsidR="00D46EBA" w:rsidRDefault="00472839" w:rsidP="004E0AE6">
      <w:pPr>
        <w:spacing w:line="480" w:lineRule="auto"/>
        <w:contextualSpacing/>
        <w:jc w:val="both"/>
        <w:rPr>
          <w:rFonts w:cstheme="minorHAnsi"/>
          <w:bCs/>
        </w:rPr>
      </w:pPr>
      <w:r>
        <w:rPr>
          <w:rFonts w:cstheme="minorHAnsi"/>
          <w:bCs/>
        </w:rPr>
        <w:t xml:space="preserve">Our simulations </w:t>
      </w:r>
      <w:r w:rsidR="006607EE">
        <w:rPr>
          <w:rFonts w:cstheme="minorHAnsi"/>
          <w:bCs/>
        </w:rPr>
        <w:t xml:space="preserve">applying a range of stable </w:t>
      </w:r>
      <w:r w:rsidR="00D05E42">
        <w:rPr>
          <w:rFonts w:cstheme="minorHAnsi"/>
          <w:bCs/>
        </w:rPr>
        <w:t>(not time-varying)</w:t>
      </w:r>
      <w:r w:rsidR="00A00772">
        <w:rPr>
          <w:rFonts w:cstheme="minorHAnsi"/>
          <w:bCs/>
        </w:rPr>
        <w:t xml:space="preserve"> </w:t>
      </w:r>
      <w:r w:rsidR="006607EE">
        <w:rPr>
          <w:rFonts w:cstheme="minorHAnsi"/>
          <w:bCs/>
        </w:rPr>
        <w:t xml:space="preserve">temperature and fishing scenarios </w:t>
      </w:r>
      <w:r>
        <w:rPr>
          <w:rFonts w:cstheme="minorHAnsi"/>
          <w:bCs/>
        </w:rPr>
        <w:t>show</w:t>
      </w:r>
      <w:r w:rsidR="006607EE">
        <w:rPr>
          <w:rFonts w:cstheme="minorHAnsi"/>
          <w:bCs/>
        </w:rPr>
        <w:t>ed</w:t>
      </w:r>
      <w:r>
        <w:rPr>
          <w:rFonts w:cstheme="minorHAnsi"/>
          <w:bCs/>
        </w:rPr>
        <w:t xml:space="preserve"> that warming led to </w:t>
      </w:r>
      <w:r w:rsidR="00C87089">
        <w:rPr>
          <w:rFonts w:cstheme="minorHAnsi"/>
          <w:bCs/>
        </w:rPr>
        <w:t>higher</w:t>
      </w:r>
      <w:r>
        <w:rPr>
          <w:rFonts w:cstheme="minorHAnsi"/>
          <w:bCs/>
        </w:rPr>
        <w:t xml:space="preserve"> </w:t>
      </w:r>
      <w:r w:rsidR="00AF572D">
        <w:rPr>
          <w:rFonts w:cstheme="minorHAnsi"/>
          <w:bCs/>
        </w:rPr>
        <w:t xml:space="preserve">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00E03D5F">
        <w:rPr>
          <w:rFonts w:eastAsiaTheme="minorEastAsia" w:cstheme="minorHAnsi"/>
          <w:bCs/>
        </w:rPr>
        <w:t xml:space="preserve">(i.e., the fishing mortality leading to maximum sustainable yield) </w:t>
      </w:r>
      <w:r w:rsidR="00F200F7">
        <w:rPr>
          <w:rFonts w:eastAsiaTheme="minorEastAsia" w:cstheme="minorHAnsi"/>
          <w:bCs/>
        </w:rPr>
        <w:t xml:space="preserve">(Fig. </w:t>
      </w:r>
      <w:r w:rsidR="005F6D11">
        <w:rPr>
          <w:rFonts w:eastAsiaTheme="minorEastAsia" w:cstheme="minorHAnsi"/>
          <w:bCs/>
        </w:rPr>
        <w:t>4</w:t>
      </w:r>
      <w:r w:rsidR="00F200F7">
        <w:rPr>
          <w:rFonts w:eastAsiaTheme="minorEastAsia" w:cstheme="minorHAnsi"/>
          <w:bCs/>
        </w:rPr>
        <w:t xml:space="preserve">) </w:t>
      </w:r>
      <w:r w:rsidR="001E4FB1">
        <w:rPr>
          <w:rFonts w:cstheme="minorHAnsi"/>
          <w:bCs/>
        </w:rPr>
        <w:t>in six out of nine</w:t>
      </w:r>
      <w:r w:rsidR="00222B47">
        <w:rPr>
          <w:rFonts w:cstheme="minorHAnsi"/>
          <w:bCs/>
        </w:rPr>
        <w:t xml:space="preserve"> </w:t>
      </w:r>
      <w:r w:rsidR="00994162">
        <w:rPr>
          <w:rFonts w:cstheme="minorHAnsi"/>
          <w:bCs/>
        </w:rPr>
        <w:t>species</w:t>
      </w:r>
      <m:oMath>
        <m:r>
          <w:ins w:id="19" w:author="Anna Gårdmark" w:date="2021-09-28T13:07:00Z">
            <w:rPr>
              <w:rFonts w:ascii="Cambria Math" w:hAnsi="Cambria Math" w:cstheme="minorHAnsi"/>
            </w:rPr>
            <m:t xml:space="preserve"> </m:t>
          </w:ins>
        </m:r>
        <m:r>
          <w:rPr>
            <w:rFonts w:ascii="Cambria Math" w:hAnsi="Cambria Math" w:cstheme="minorHAnsi"/>
          </w:rPr>
          <m:t>×</m:t>
        </m:r>
        <m:r>
          <w:ins w:id="20" w:author="Anna Gårdmark" w:date="2021-09-28T13:07:00Z">
            <w:rPr>
              <w:rFonts w:ascii="Cambria Math" w:hAnsi="Cambria Math" w:cstheme="minorHAnsi"/>
            </w:rPr>
            <m:t xml:space="preserve"> </m:t>
          </w:ins>
        </m:r>
      </m:oMath>
      <w:r w:rsidR="008B158E">
        <w:rPr>
          <w:rFonts w:cstheme="minorHAnsi"/>
          <w:bCs/>
        </w:rPr>
        <w:t>scenario</w:t>
      </w:r>
      <w:r w:rsidR="00335927" w:rsidRPr="00335927">
        <w:rPr>
          <w:rFonts w:cstheme="minorHAnsi"/>
          <w:bCs/>
        </w:rPr>
        <w:t xml:space="preserve"> </w:t>
      </w:r>
      <w:r w:rsidR="00335927">
        <w:rPr>
          <w:rFonts w:cstheme="minorHAnsi"/>
          <w:bCs/>
        </w:rPr>
        <w:t>combinations</w:t>
      </w:r>
      <w:r w:rsidR="00751F48">
        <w:rPr>
          <w:rFonts w:cstheme="minorHAnsi"/>
          <w:bCs/>
        </w:rPr>
        <w:t>.</w:t>
      </w:r>
      <w:r w:rsidR="00F85A28">
        <w:rPr>
          <w:rFonts w:cstheme="minorHAnsi"/>
          <w:bCs/>
        </w:rPr>
        <w:t xml:space="preserve"> </w:t>
      </w:r>
      <w:r w:rsidR="00B6177D">
        <w:rPr>
          <w:rFonts w:cstheme="minorHAnsi"/>
          <w:bCs/>
        </w:rPr>
        <w:t xml:space="preserve">The 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 (size-at-age)</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 xml:space="preserve">Cod in the scenario with only physiological scaling is the exemption, with 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size</w:t>
      </w:r>
      <w:r w:rsidR="001E6863">
        <w:rPr>
          <w:rFonts w:cstheme="minorHAnsi"/>
          <w:bCs/>
        </w:rPr>
        <w:t xml:space="preserve"> and relative abundance of large individuals in that warming scenario for cod</w:t>
      </w:r>
      <w:r w:rsidR="00BA42D1">
        <w:rPr>
          <w:rFonts w:cstheme="minorHAnsi"/>
          <w:bCs/>
        </w:rPr>
        <w:t xml:space="preserve"> (See Fig</w:t>
      </w:r>
      <w:r w:rsidR="00D3520E">
        <w:rPr>
          <w:rFonts w:cstheme="minorHAnsi"/>
          <w:bCs/>
        </w:rPr>
        <w:t>s</w:t>
      </w:r>
      <w:r w:rsidR="00BA42D1">
        <w:rPr>
          <w:rFonts w:cstheme="minorHAnsi"/>
          <w:bCs/>
        </w:rPr>
        <w:t>. 1-3</w:t>
      </w:r>
      <w:r w:rsidR="003373B7">
        <w:rPr>
          <w:rFonts w:cstheme="minorHAnsi"/>
          <w:bCs/>
        </w:rPr>
        <w:t>)</w:t>
      </w:r>
      <w:r w:rsidR="00ED12E1">
        <w:rPr>
          <w:rFonts w:cstheme="minorHAnsi"/>
          <w:bCs/>
        </w:rPr>
        <w:t>.</w:t>
      </w:r>
    </w:p>
    <w:p w14:paraId="4D9F630A" w14:textId="63A4E8DC" w:rsidR="00751F48" w:rsidRDefault="005A1CB1" w:rsidP="004E0AE6">
      <w:pPr>
        <w:spacing w:line="480" w:lineRule="auto"/>
        <w:ind w:firstLine="284"/>
        <w:contextualSpacing/>
        <w:jc w:val="both"/>
        <w:rPr>
          <w:rFonts w:cstheme="minorHAnsi"/>
          <w:bCs/>
        </w:rPr>
      </w:pPr>
      <w:r>
        <w:rPr>
          <w:rFonts w:cstheme="minorHAnsi"/>
          <w:bCs/>
        </w:rPr>
        <w:t xml:space="preserve">While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AA484C">
        <w:rPr>
          <w:rFonts w:eastAsiaTheme="minorEastAsia" w:cstheme="minorHAnsi"/>
          <w:bCs/>
        </w:rPr>
        <w:t xml:space="preserve"> generally increases</w:t>
      </w:r>
      <w:r>
        <w:rPr>
          <w:rFonts w:cstheme="minorHAnsi"/>
          <w:bCs/>
        </w:rPr>
        <w:t xml:space="preserve">, </w:t>
      </w:r>
      <w:r w:rsidR="00C71353">
        <w:rPr>
          <w:rFonts w:cstheme="minorHAnsi"/>
          <w:bCs/>
        </w:rPr>
        <w:t xml:space="preserve">it results </w:t>
      </w:r>
      <w:r w:rsidR="00CC4ED4">
        <w:rPr>
          <w:rFonts w:cstheme="minorHAnsi"/>
          <w:bCs/>
        </w:rPr>
        <w:t xml:space="preserve">it </w:t>
      </w:r>
      <w:r>
        <w:rPr>
          <w:rFonts w:cstheme="minorHAnsi"/>
          <w:bCs/>
        </w:rPr>
        <w:t>lower yields in eight out of nine</w:t>
      </w:r>
      <w:r w:rsidR="00AA690B" w:rsidRPr="00AA690B">
        <w:rPr>
          <w:rFonts w:cstheme="minorHAnsi"/>
          <w:bCs/>
        </w:rPr>
        <w:t xml:space="preserve"> </w:t>
      </w:r>
      <w:r w:rsidR="00AA690B">
        <w:rPr>
          <w:rFonts w:cstheme="minorHAnsi"/>
          <w:bCs/>
        </w:rPr>
        <w:t>species</w:t>
      </w:r>
      <m:oMath>
        <m:r>
          <w:ins w:id="21" w:author="Anna Gårdmark" w:date="2021-09-28T13:07:00Z">
            <w:rPr>
              <w:rFonts w:ascii="Cambria Math" w:hAnsi="Cambria Math" w:cstheme="minorHAnsi"/>
            </w:rPr>
            <m:t xml:space="preserve"> </m:t>
          </w:ins>
        </m:r>
        <m:r>
          <w:rPr>
            <w:rFonts w:ascii="Cambria Math" w:hAnsi="Cambria Math" w:cstheme="minorHAnsi"/>
          </w:rPr>
          <m:t>×</m:t>
        </m:r>
        <m:r>
          <w:ins w:id="22" w:author="Anna Gårdmark" w:date="2021-09-28T13:07:00Z">
            <w:rPr>
              <w:rFonts w:ascii="Cambria Math" w:hAnsi="Cambria Math" w:cstheme="minorHAnsi"/>
            </w:rPr>
            <m:t xml:space="preserve"> </m:t>
          </w:ins>
        </m:r>
      </m:oMath>
      <w:r w:rsidR="00AA690B">
        <w:rPr>
          <w:rFonts w:cstheme="minorHAnsi"/>
          <w:bCs/>
        </w:rPr>
        <w:t>scenario</w:t>
      </w:r>
      <w:r>
        <w:rPr>
          <w:rFonts w:cstheme="minorHAnsi"/>
          <w:bCs/>
        </w:rPr>
        <w:t xml:space="preserve"> combinations (Fig. 5)</w:t>
      </w:r>
      <w:r w:rsidR="00CF6B47">
        <w:rPr>
          <w:rFonts w:cstheme="minorHAnsi"/>
          <w:bCs/>
        </w:rPr>
        <w:t>.</w:t>
      </w:r>
      <w:r>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Fig. 5)</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(Fig. 4)</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(Fig. 3)</w:t>
      </w:r>
      <w:r w:rsidR="003850CB">
        <w:rPr>
          <w:rFonts w:cstheme="minorHAnsi"/>
          <w:bCs/>
        </w:rPr>
        <w:t>.</w:t>
      </w:r>
      <w:r w:rsidR="00F11A2D">
        <w:rPr>
          <w:rFonts w:cstheme="minorHAnsi"/>
          <w:bCs/>
        </w:rPr>
        <w:t xml:space="preserve"> </w:t>
      </w:r>
      <w:r w:rsidR="00490D04">
        <w:rPr>
          <w:rFonts w:cstheme="minorHAnsi"/>
          <w:bCs/>
        </w:rPr>
        <w:t xml:space="preserve"> I</w:t>
      </w:r>
      <w:r w:rsidR="005C55F0">
        <w:rPr>
          <w:rFonts w:cstheme="minorHAnsi"/>
          <w:bCs/>
        </w:rPr>
        <w:t xml:space="preserve">n all scenarios where </w:t>
      </w:r>
      <w:r w:rsidR="00590BBE">
        <w:rPr>
          <w:rFonts w:cstheme="minorHAnsi"/>
          <w:bCs/>
        </w:rPr>
        <w:t>only</w:t>
      </w:r>
      <w:r w:rsidR="005C55F0">
        <w:rPr>
          <w:rFonts w:cstheme="minorHAnsi"/>
          <w:bCs/>
        </w:rPr>
        <w:t xml:space="preserve"> the resource is temperature dependent, the corresponding maximum sustainable yield (</w:t>
      </w:r>
      <m:oMath>
        <m:r>
          <w:rPr>
            <w:rFonts w:ascii="Cambria Math" w:hAnsi="Cambria Math" w:cstheme="minorHAnsi"/>
          </w:rPr>
          <m:t>MSY</m:t>
        </m:r>
      </m:oMath>
      <w:r w:rsidR="005C55F0">
        <w:rPr>
          <w:rFonts w:eastAsiaTheme="minorEastAsia" w:cstheme="minorHAnsi"/>
        </w:rPr>
        <w:t>)</w:t>
      </w:r>
      <w:r w:rsidR="005C55F0">
        <w:rPr>
          <w:rFonts w:cstheme="minorHAnsi"/>
          <w:bCs/>
        </w:rPr>
        <w:t xml:space="preserve"> declines with warming (Fig. 4).</w:t>
      </w:r>
      <w:r w:rsidR="009D18D1">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3DBC58EC" w14:textId="248DB8B1" w:rsidR="00751F48"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We contrasted the effects of warming on resource productivity and individual level physiology (metabolism, feeding and background </w:t>
      </w:r>
      <w:r>
        <w:rPr>
          <w:rFonts w:cstheme="minorHAnsi"/>
          <w:bCs/>
        </w:rPr>
        <w:lastRenderedPageBreak/>
        <w:t xml:space="preserve">mortality) of fish, and found that including temperature-dependence of physiological rates generally led to increased size-at-age </w:t>
      </w:r>
      <w:r w:rsidR="00A24757">
        <w:rPr>
          <w:rFonts w:cstheme="minorHAnsi"/>
          <w:bCs/>
        </w:rPr>
        <w:t>of fishe</w:t>
      </w:r>
      <w:r w:rsidR="00B84DB7">
        <w:rPr>
          <w:rFonts w:cstheme="minorHAnsi"/>
          <w:bCs/>
        </w:rPr>
        <w:t xml:space="preserve">s </w:t>
      </w:r>
      <w:r>
        <w:rPr>
          <w:rFonts w:cstheme="minorHAnsi"/>
          <w:bCs/>
        </w:rPr>
        <w:t xml:space="preserve">with warming, whereas </w:t>
      </w:r>
      <w:r w:rsidR="003C6ADB">
        <w:rPr>
          <w:rFonts w:cstheme="minorHAnsi"/>
          <w:bCs/>
        </w:rPr>
        <w:t xml:space="preserve">when temperature affects only the background resource </w:t>
      </w:r>
      <w:r w:rsidR="004B615C">
        <w:rPr>
          <w:rFonts w:cstheme="minorHAnsi"/>
          <w:bCs/>
        </w:rPr>
        <w:t xml:space="preserve">species, </w:t>
      </w:r>
      <w:r>
        <w:rPr>
          <w:rFonts w:cstheme="minorHAnsi"/>
          <w:bCs/>
        </w:rPr>
        <w:t xml:space="preserve">size-at-age </w:t>
      </w:r>
      <w:r w:rsidR="003C6ADB">
        <w:rPr>
          <w:rFonts w:cstheme="minorHAnsi"/>
          <w:bCs/>
        </w:rPr>
        <w:t xml:space="preserve">declines </w:t>
      </w:r>
      <w:r>
        <w:rPr>
          <w:rFonts w:cstheme="minorHAnsi"/>
          <w:bCs/>
        </w:rPr>
        <w:t xml:space="preserve">for </w:t>
      </w:r>
      <w:r w:rsidR="004B615C">
        <w:rPr>
          <w:rFonts w:cstheme="minorHAnsi"/>
          <w:bCs/>
        </w:rPr>
        <w:t xml:space="preserve">fish of </w:t>
      </w:r>
      <w:r>
        <w:rPr>
          <w:rFonts w:cstheme="minorHAnsi"/>
          <w:bCs/>
        </w:rPr>
        <w:t xml:space="preserve">all sizes. The increase in size-at-age when including temperature dependence of physiological processes </w:t>
      </w:r>
      <w:r w:rsidR="003C6ADB">
        <w:rPr>
          <w:rFonts w:cstheme="minorHAnsi"/>
          <w:bCs/>
        </w:rPr>
        <w:t xml:space="preserve">is strongest in juveniles of all three fish species, yet, despite </w:t>
      </w:r>
      <w:r>
        <w:rPr>
          <w:rFonts w:cstheme="minorHAnsi"/>
          <w:bCs/>
        </w:rPr>
        <w:t xml:space="preserve">increased </w:t>
      </w:r>
      <w:r w:rsidR="003C6ADB">
        <w:rPr>
          <w:rFonts w:cstheme="minorHAnsi"/>
          <w:bCs/>
        </w:rPr>
        <w:t>growth rates</w:t>
      </w:r>
      <w:r w:rsidR="003E380C">
        <w:rPr>
          <w:rFonts w:cstheme="minorHAnsi"/>
          <w:bCs/>
        </w:rPr>
        <w:t>, in most cases</w:t>
      </w:r>
      <w:r w:rsidR="003C6ADB">
        <w:rPr>
          <w:rFonts w:cstheme="minorHAnsi"/>
          <w:bCs/>
        </w:rPr>
        <w:t xml:space="preserve"> warming</w:t>
      </w:r>
      <w:r>
        <w:rPr>
          <w:rFonts w:cstheme="minorHAnsi"/>
          <w:bCs/>
        </w:rPr>
        <w:t xml:space="preserve"> lead</w:t>
      </w:r>
      <w:r w:rsidR="003E380C">
        <w:rPr>
          <w:rFonts w:cstheme="minorHAnsi"/>
          <w:bCs/>
        </w:rPr>
        <w:t>s</w:t>
      </w:r>
      <w:r>
        <w:rPr>
          <w:rFonts w:cstheme="minorHAnsi"/>
          <w:bCs/>
        </w:rPr>
        <w:t xml:space="preserve"> to </w:t>
      </w:r>
      <w:r w:rsidR="003E380C">
        <w:rPr>
          <w:rFonts w:cstheme="minorHAnsi"/>
          <w:bCs/>
        </w:rPr>
        <w:t xml:space="preserve">smaller </w:t>
      </w:r>
      <w:r w:rsidR="009976E1">
        <w:rPr>
          <w:rFonts w:cstheme="minorHAnsi"/>
          <w:bCs/>
        </w:rPr>
        <w:t xml:space="preserve">mean </w:t>
      </w:r>
      <w:r>
        <w:rPr>
          <w:rFonts w:cstheme="minorHAnsi"/>
          <w:bCs/>
        </w:rPr>
        <w:t>body size</w:t>
      </w:r>
      <w:r w:rsidR="009976E1">
        <w:rPr>
          <w:rFonts w:cstheme="minorHAnsi"/>
          <w:bCs/>
        </w:rPr>
        <w:t xml:space="preserve"> in the population</w:t>
      </w:r>
      <w:r>
        <w:rPr>
          <w:rFonts w:cstheme="minorHAnsi"/>
          <w:bCs/>
        </w:rPr>
        <w:t xml:space="preserve">, </w:t>
      </w:r>
      <w:r w:rsidR="004B615C">
        <w:rPr>
          <w:rFonts w:cstheme="minorHAnsi"/>
          <w:bCs/>
        </w:rPr>
        <w:t xml:space="preserve">lower </w:t>
      </w:r>
      <w:r>
        <w:rPr>
          <w:rFonts w:cstheme="minorHAnsi"/>
          <w:bCs/>
        </w:rPr>
        <w:t>spawning stock biomass</w:t>
      </w:r>
      <w:r w:rsidR="00BC5DAD">
        <w:rPr>
          <w:rFonts w:cstheme="minorHAnsi"/>
          <w:bCs/>
        </w:rPr>
        <w:t xml:space="preserve"> (biomass of mature fish)</w:t>
      </w:r>
      <w:r>
        <w:rPr>
          <w:rFonts w:cstheme="minorHAnsi"/>
          <w:bCs/>
        </w:rPr>
        <w:t xml:space="preserve"> </w:t>
      </w:r>
      <w:r w:rsidR="00B67C5E">
        <w:rPr>
          <w:rFonts w:cstheme="minorHAnsi"/>
          <w:bCs/>
        </w:rPr>
        <w:t xml:space="preserve">and </w:t>
      </w:r>
      <w:r w:rsidR="004B615C">
        <w:rPr>
          <w:rFonts w:cstheme="minorHAnsi"/>
          <w:bCs/>
        </w:rPr>
        <w:t xml:space="preserve">reduced </w:t>
      </w:r>
      <w:r>
        <w:rPr>
          <w:rFonts w:cstheme="minorHAnsi"/>
          <w:bCs/>
        </w:rPr>
        <w:t>yields</w:t>
      </w:r>
      <w:r w:rsidR="003E380C">
        <w:rPr>
          <w:rFonts w:cstheme="minorHAnsi"/>
          <w:bCs/>
        </w:rPr>
        <w:t>. This is because</w:t>
      </w:r>
      <w:r>
        <w:rPr>
          <w:rFonts w:cstheme="minorHAnsi"/>
          <w:bCs/>
        </w:rPr>
        <w:t xml:space="preserve"> the carrying capacity of </w:t>
      </w:r>
      <w:r w:rsidR="002B466E">
        <w:rPr>
          <w:rFonts w:cstheme="minorHAnsi"/>
          <w:bCs/>
        </w:rPr>
        <w:t>lower trophic level</w:t>
      </w:r>
      <w:r w:rsidR="006310A0">
        <w:rPr>
          <w:rFonts w:cstheme="minorHAnsi"/>
          <w:bCs/>
        </w:rPr>
        <w:t xml:space="preserve"> </w:t>
      </w:r>
      <w:r>
        <w:rPr>
          <w:rFonts w:cstheme="minorHAnsi"/>
          <w:bCs/>
        </w:rPr>
        <w:t>resources decline</w:t>
      </w:r>
      <w:r w:rsidR="0038474D">
        <w:rPr>
          <w:rFonts w:cstheme="minorHAnsi"/>
          <w:bCs/>
        </w:rPr>
        <w:t>s</w:t>
      </w:r>
      <w:r>
        <w:rPr>
          <w:rFonts w:cstheme="minorHAnsi"/>
          <w:bCs/>
        </w:rPr>
        <w:t xml:space="preserve"> and </w:t>
      </w:r>
      <w:r w:rsidR="00D86A25">
        <w:rPr>
          <w:rFonts w:cstheme="minorHAnsi"/>
          <w:bCs/>
        </w:rPr>
        <w:t xml:space="preserve">fish </w:t>
      </w:r>
      <w:r>
        <w:rPr>
          <w:rFonts w:cstheme="minorHAnsi"/>
          <w:bCs/>
        </w:rPr>
        <w:t>mortality (</w:t>
      </w:r>
      <w:r w:rsidR="00962854">
        <w:rPr>
          <w:rFonts w:cstheme="minorHAnsi"/>
          <w:bCs/>
        </w:rPr>
        <w:t>background and to some exten</w:t>
      </w:r>
      <w:r w:rsidR="003E380C">
        <w:rPr>
          <w:rFonts w:cstheme="minorHAnsi"/>
          <w:bCs/>
        </w:rPr>
        <w:t>t</w:t>
      </w:r>
      <w:r w:rsidR="00962854">
        <w:rPr>
          <w:rFonts w:cstheme="minorHAnsi"/>
          <w:bCs/>
        </w:rPr>
        <w:t xml:space="preserve"> </w:t>
      </w:r>
      <w:r>
        <w:rPr>
          <w:rFonts w:cstheme="minorHAnsi"/>
          <w:bCs/>
        </w:rPr>
        <w:t xml:space="preserve">predation </w:t>
      </w:r>
      <w:r w:rsidR="00962854">
        <w:rPr>
          <w:rFonts w:cstheme="minorHAnsi"/>
          <w:bCs/>
        </w:rPr>
        <w:t>mortality</w:t>
      </w:r>
      <w:r w:rsidR="006D0AA7">
        <w:rPr>
          <w:rFonts w:cstheme="minorHAnsi"/>
          <w:bCs/>
        </w:rPr>
        <w:t>, see Fig. S14</w:t>
      </w:r>
      <w:r>
        <w:rPr>
          <w:rFonts w:cstheme="minorHAnsi"/>
          <w:bCs/>
        </w:rPr>
        <w:t>) increases</w:t>
      </w:r>
      <w:r w:rsidR="00607ADE">
        <w:rPr>
          <w:rFonts w:cstheme="minorHAnsi"/>
          <w:bCs/>
        </w:rPr>
        <w:t xml:space="preserve"> with warming</w:t>
      </w:r>
      <w:r>
        <w:rPr>
          <w:rFonts w:cstheme="minorHAnsi"/>
          <w:bCs/>
        </w:rPr>
        <w:t>, which shifts the population size structure towards small</w:t>
      </w:r>
      <w:r w:rsidR="002C507C">
        <w:rPr>
          <w:rFonts w:cstheme="minorHAnsi"/>
          <w:bCs/>
        </w:rPr>
        <w:t>er</w:t>
      </w:r>
      <w:r>
        <w:rPr>
          <w:rFonts w:cstheme="minorHAnsi"/>
          <w:bCs/>
        </w:rPr>
        <w:t xml:space="preserve"> individuals. </w:t>
      </w:r>
    </w:p>
    <w:p w14:paraId="44C67518" w14:textId="77777777" w:rsidR="00DA31CD" w:rsidRDefault="003C6ADB" w:rsidP="004E0AE6">
      <w:pPr>
        <w:spacing w:line="480" w:lineRule="auto"/>
        <w:ind w:firstLine="284"/>
        <w:jc w:val="both"/>
        <w:rPr>
          <w:bCs/>
          <w:lang w:val="en-US"/>
        </w:rPr>
      </w:pPr>
      <w:r>
        <w:rPr>
          <w:rFonts w:cstheme="minorHAnsi"/>
          <w:bCs/>
        </w:rPr>
        <w:t xml:space="preserve">Mechanistic models exploring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751F48">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are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 predict</w:t>
      </w:r>
      <w:r w:rsidR="00796E14">
        <w:rPr>
          <w:bCs/>
        </w:rPr>
        <w:t>s</w:t>
      </w:r>
      <w:r w:rsidR="00B80CBC">
        <w:rPr>
          <w:bCs/>
        </w:rPr>
        <w:t xml:space="preserve"> </w:t>
      </w:r>
      <w:r w:rsidR="00D12589">
        <w:rPr>
          <w:bCs/>
        </w:rPr>
        <w:t xml:space="preserve">higher </w:t>
      </w:r>
      <w:r w:rsidR="00057C00">
        <w:rPr>
          <w:bCs/>
        </w:rPr>
        <w:t xml:space="preserve">growth </w:t>
      </w:r>
      <w:r w:rsidR="00D12589">
        <w:rPr>
          <w:bCs/>
        </w:rPr>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CC1BE6">
        <w:rPr>
          <w:bCs/>
        </w:rPr>
        <w:instrText xml:space="preserve"> ADDIN ZOTERO_ITEM CSL_CITATION {"citationID":"6FKg1rhi","properties":{"formattedCitation":"(Audzijonyte {\\i{}et al.} 2019)","plainCitation":"(Audzijonyte et al. 2019)","noteIndex":0},"citationItems":[{"id":26,"uris":["http://zotero.org/users/6116610/items/TB97CD53"],"uri":["http://zotero.org/users/6116610/items/TB97CD53"],"itemData":{"id":26,"type":"article-journal","abstract":"Aim: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t>only temperature dependence of resource dynamics lead to declines in size-at-age (that in addition are strongest in young fish)</w:t>
      </w:r>
      <w:r w:rsidR="004B3D32">
        <w:rPr>
          <w:bCs/>
        </w:rPr>
        <w:t xml:space="preserve">. This does </w:t>
      </w:r>
      <w:r w:rsidR="00751F48" w:rsidRPr="00946593">
        <w:rPr>
          <w:bCs/>
        </w:rPr>
        <w:t>not match general observation</w:t>
      </w:r>
      <w:commentRangeStart w:id="23"/>
      <w:commentRangeStart w:id="24"/>
      <w:r w:rsidR="00751F48" w:rsidRPr="00946593">
        <w:rPr>
          <w:bCs/>
        </w:rPr>
        <w:t xml:space="preserve">s </w:t>
      </w:r>
      <w:r w:rsidR="001E101E" w:rsidRPr="00946593">
        <w:rPr>
          <w:bCs/>
        </w:rPr>
        <w:t xml:space="preserve">and predictions </w:t>
      </w:r>
      <w:r w:rsidR="00751F48" w:rsidRPr="00946593">
        <w:rPr>
          <w:bCs/>
        </w:rPr>
        <w:lastRenderedPageBreak/>
        <w:t xml:space="preserve">of how body growth is affected by warming </w:t>
      </w:r>
      <w:r w:rsidR="00751F48" w:rsidRPr="00946593">
        <w:rPr>
          <w:bCs/>
        </w:rPr>
        <w:fldChar w:fldCharType="begin"/>
      </w:r>
      <w:r w:rsidR="009C5357" w:rsidRPr="00946593">
        <w:rPr>
          <w:bCs/>
        </w:rPr>
        <w:instrText xml:space="preserve"> ADDIN ZOTERO_ITEM CSL_CITATION {"citationID":"Qud8sVGe","properties":{"formattedCitation":"(Thresher {\\i{}et al.} 2007; Morita {\\i{}et al.} 2010; Huss {\\i{}et al.} 2019; Lindmark {\\i{}et al.} 2021)","plainCitation":"(Thresher et al. 2007; Morita et al. 2010; Huss et al. 2019; Lindmark et al. 2021)","noteIndex":0},"citationItems":[{"id":136,"uris":["http://zotero.org/users/6116610/items/D49QBQJU"],"uri":["http://zotero.org/users/6116610/items/D49QBQJU"],"itemData":{"id":136,"type":"article-journal","container-title":"Proceedings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886,"uris":["http://zotero.org/users/6116610/items/H7FEY4AA"],"uri":["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51F48" w:rsidRPr="00946593">
        <w:rPr>
          <w:bCs/>
        </w:rPr>
        <w:fldChar w:fldCharType="separate"/>
      </w:r>
      <w:r w:rsidR="009C5357" w:rsidRPr="00946593">
        <w:t xml:space="preserve">(Thresher </w:t>
      </w:r>
      <w:r w:rsidR="009C5357" w:rsidRPr="00946593">
        <w:rPr>
          <w:i/>
          <w:iCs/>
        </w:rPr>
        <w:t>et al.</w:t>
      </w:r>
      <w:r w:rsidR="009C5357" w:rsidRPr="00946593">
        <w:t xml:space="preserve"> 2007; Morita </w:t>
      </w:r>
      <w:r w:rsidR="009C5357" w:rsidRPr="00946593">
        <w:rPr>
          <w:i/>
          <w:iCs/>
        </w:rPr>
        <w:t>et al.</w:t>
      </w:r>
      <w:r w:rsidR="009C5357" w:rsidRPr="00946593">
        <w:t xml:space="preserve"> 2010; Huss </w:t>
      </w:r>
      <w:r w:rsidR="009C5357" w:rsidRPr="00946593">
        <w:rPr>
          <w:i/>
          <w:iCs/>
        </w:rPr>
        <w:t>et al.</w:t>
      </w:r>
      <w:r w:rsidR="009C5357" w:rsidRPr="00946593">
        <w:t xml:space="preserve"> 2019; Lindmark </w:t>
      </w:r>
      <w:r w:rsidR="009C5357" w:rsidRPr="00946593">
        <w:rPr>
          <w:i/>
          <w:iCs/>
        </w:rPr>
        <w:t>et al.</w:t>
      </w:r>
      <w:r w:rsidR="009C5357" w:rsidRPr="00946593">
        <w:t xml:space="preserve"> 2021)</w:t>
      </w:r>
      <w:r w:rsidR="00751F48" w:rsidRPr="00946593">
        <w:rPr>
          <w:bCs/>
        </w:rPr>
        <w:fldChar w:fldCharType="end"/>
      </w:r>
      <w:commentRangeEnd w:id="23"/>
      <w:r w:rsidR="00C94BEC" w:rsidRPr="00946593">
        <w:rPr>
          <w:rStyle w:val="Kommentarsreferens"/>
        </w:rPr>
        <w:commentReference w:id="23"/>
      </w:r>
      <w:commentRangeEnd w:id="24"/>
      <w:r w:rsidR="003714E3" w:rsidRPr="00946593">
        <w:rPr>
          <w:rStyle w:val="Kommentarsreferens"/>
        </w:rPr>
        <w:commentReference w:id="24"/>
      </w:r>
      <w:r w:rsidR="0080556F" w:rsidRPr="00946593">
        <w:rPr>
          <w:bCs/>
        </w:rPr>
        <w:t xml:space="preserve">, </w:t>
      </w:r>
      <w:commentRangeStart w:id="25"/>
      <w:commentRangeStart w:id="26"/>
      <w:r w:rsidR="0080556F" w:rsidRPr="00946593">
        <w:rPr>
          <w:bCs/>
        </w:rPr>
        <w:t>and is not in accordance with the TSR.</w:t>
      </w:r>
      <w:commentRangeEnd w:id="25"/>
      <w:r w:rsidR="008D223F">
        <w:rPr>
          <w:bCs/>
        </w:rPr>
        <w:t xml:space="preserve"> </w:t>
      </w:r>
      <w:r w:rsidR="00C94BEC" w:rsidRPr="00946593">
        <w:rPr>
          <w:rStyle w:val="Kommentarsreferens"/>
        </w:rPr>
        <w:commentReference w:id="25"/>
      </w:r>
      <w:commentRangeEnd w:id="26"/>
      <w:r w:rsidR="0042791E" w:rsidRPr="00946593">
        <w:rPr>
          <w:rStyle w:val="Kommentarsreferens"/>
        </w:rPr>
        <w:commentReference w:id="26"/>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946593">
        <w:rPr>
          <w:bCs/>
        </w:rPr>
        <w:instrText xml:space="preserve"> ADDIN ZOTERO_ITEM CSL_CITATION {"citationID":"Ss6RsD0i","properties":{"formattedCitation":"(Thresher {\\i{}et al.} 2007; Huss {\\i{}et al.} 2019)","plainCitation":"(Thresher et al. 2007; Huss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1D7AA933" w:rsidR="00751F48" w:rsidRDefault="001200F1" w:rsidP="004E0AE6">
      <w:pPr>
        <w:spacing w:line="480" w:lineRule="auto"/>
        <w:ind w:firstLine="284"/>
        <w:jc w:val="both"/>
        <w:rPr>
          <w:bCs/>
        </w:rPr>
      </w:pPr>
      <w:r w:rsidRPr="00946593">
        <w:rPr>
          <w:bCs/>
        </w:rPr>
        <w:t>Th</w:t>
      </w:r>
      <w:r w:rsidR="00DA31CD">
        <w:rPr>
          <w:bCs/>
        </w:rPr>
        <w:t xml:space="preserve">e </w:t>
      </w:r>
      <w:r w:rsidR="00032D2B">
        <w:rPr>
          <w:bCs/>
        </w:rPr>
        <w:t xml:space="preserve">general </w:t>
      </w:r>
      <w:r w:rsidR="00751F48" w:rsidRPr="00946593">
        <w:rPr>
          <w:bCs/>
        </w:rPr>
        <w:t>increase in body growth is</w:t>
      </w:r>
      <w:r w:rsidR="00386043" w:rsidRPr="00946593">
        <w:rPr>
          <w:bCs/>
        </w:rPr>
        <w:t>, however</w:t>
      </w:r>
      <w:r w:rsidR="00386043">
        <w:rPr>
          <w:bCs/>
        </w:rPr>
        <w:t xml:space="preserve">, </w:t>
      </w:r>
      <w:r w:rsidR="00751F48" w:rsidRPr="0011439A">
        <w:rPr>
          <w:bCs/>
        </w:rPr>
        <w:t>in general not sufficient for maintaining similar mean population body sizes and size-structure if resource carrying capacities decline</w:t>
      </w:r>
      <w:r w:rsidR="00751F48" w:rsidRPr="00731E5B">
        <w:rPr>
          <w:bCs/>
        </w:rPr>
        <w:t xml:space="preserve"> with warming</w:t>
      </w:r>
      <w:r w:rsidR="00751F48" w:rsidRPr="008B2B1B">
        <w:rPr>
          <w:bCs/>
        </w:rPr>
        <w:t xml:space="preserve">, </w:t>
      </w:r>
      <w:r w:rsidR="00057C00">
        <w:rPr>
          <w:bCs/>
        </w:rPr>
        <w:t>because this</w:t>
      </w:r>
      <w:r w:rsidR="00057C00" w:rsidRPr="008B2B1B">
        <w:rPr>
          <w:bCs/>
        </w:rPr>
        <w:t xml:space="preserve"> </w:t>
      </w:r>
      <w:r w:rsidR="00751F48" w:rsidRPr="00731E5B">
        <w:rPr>
          <w:bCs/>
        </w:rPr>
        <w:t xml:space="preserve">causes </w:t>
      </w:r>
      <w:r w:rsidR="00751F48" w:rsidRPr="008B2B1B">
        <w:rPr>
          <w:bCs/>
        </w:rPr>
        <w:t xml:space="preserve">declines in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751F48">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faster 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751F48">
        <w:rPr>
          <w:bCs/>
        </w:rPr>
        <w:instrText xml:space="preserve"> ADDIN ZOTERO_ITEM CSL_CITATION {"citationID":"L3LOCyoL","properties":{"formattedCitation":"(Steinacher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account for both direct and indirect effects of temperature 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751F48">
        <w:rPr>
          <w:bCs/>
        </w:rPr>
        <w:fldChar w:fldCharType="begin"/>
      </w:r>
      <w:r w:rsidR="00025268">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968,"uris":["http://zotero.org/users/6116610/items/2KIM9KT7"],"uri":["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id":2532,"uris":["http://zotero.org/users/6116610/items/GX42BZK6"],"uri":["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r w:rsidR="00C82CDC">
        <w:rPr>
          <w:bCs/>
        </w:rPr>
        <w:t>F</w:t>
      </w:r>
      <w:r w:rsidR="00751F48">
        <w:rPr>
          <w:bCs/>
        </w:rPr>
        <w:t>ocusing on</w:t>
      </w:r>
      <w:r w:rsidR="00C82CDC">
        <w:rPr>
          <w:bCs/>
        </w:rPr>
        <w:t xml:space="preserve"> </w:t>
      </w:r>
      <w:r w:rsidR="00751F48">
        <w:rPr>
          <w:bCs/>
        </w:rPr>
        <w:t xml:space="preserve">changes </w:t>
      </w:r>
      <w:r w:rsidR="00C82CDC">
        <w:rPr>
          <w:bCs/>
        </w:rPr>
        <w:t xml:space="preserve">only </w:t>
      </w:r>
      <w:r w:rsidR="00751F48">
        <w:rPr>
          <w:bCs/>
        </w:rPr>
        <w:t xml:space="preserve">in bottom-up processes can </w:t>
      </w:r>
      <w:r w:rsidR="00C82CDC">
        <w:rPr>
          <w:bCs/>
        </w:rPr>
        <w:t xml:space="preserve">therefore </w:t>
      </w:r>
      <w:r w:rsidR="00751F48">
        <w:rPr>
          <w:bCs/>
        </w:rPr>
        <w:t xml:space="preserve">risk missing the potential for fish to increase their growth rates with initial warming, and how that response varies over ontogeny. </w:t>
      </w:r>
    </w:p>
    <w:p w14:paraId="515F2F70" w14:textId="0E476073" w:rsidR="00751F48" w:rsidRDefault="00751F48" w:rsidP="004E0AE6">
      <w:pPr>
        <w:spacing w:line="480" w:lineRule="auto"/>
        <w:ind w:firstLine="284"/>
        <w:jc w:val="both"/>
        <w:rPr>
          <w:bCs/>
        </w:rPr>
      </w:pPr>
      <w:r>
        <w:rPr>
          <w:bCs/>
        </w:rPr>
        <w:lastRenderedPageBreak/>
        <w:t xml:space="preserve">In fisheries stock assessment, plastic body growth is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Pr>
          <w:bCs/>
        </w:rPr>
        <w:instrText xml:space="preserve"> ADDIN ZOTERO_ITEM CSL_CITATION {"citationID":"yOw71kQT","properties":{"formattedCitation":"(Hilborn &amp; Walters 1992; Lorenzen 2016)","plainCitation":"(Hilborn &amp; Walters 1992; Lorenzen 2016)","noteIndex":0},"citationItems":[{"id":758,"uris":["http://zotero.org/users/6116610/items/SYS9FXZN"],"uri":["http://zotero.org/users/6116610/items/SYS9FXZN"],"itemData":{"id":758,"type":"book","abstract":"Buy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Pr>
          <w:bCs/>
        </w:rPr>
        <w:instrText xml:space="preserve"> ADDIN ZOTERO_ITEM CSL_CITATION {"citationID":"VCSYigvN","properties":{"formattedCitation":"(Thorson {\\i{}et al.} 2015; Lorenzen 2016)","plainCitation":"(Thorson et al. 2015; Lorenzen 2016)","noteIndex":0},"citationItems":[{"id":760,"uris":["http://zotero.org/users/6116610/items/EZ2EFZKX"],"uri":["http://zotero.org/users/6116610/items/EZ2EFZKX"],"itemData":{"id":760,"type":"article-journal","abstract":"Fisheries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 xml:space="preserve">modelling scenarios and that the effect can largely be predicted from changes in growth and </w:t>
      </w:r>
      <w:r w:rsidR="000500A2" w:rsidRPr="002D24DB">
        <w:rPr>
          <w:bCs/>
        </w:rPr>
        <w:t>abundance-at-</w:t>
      </w:r>
      <w:r w:rsidRPr="002D24DB">
        <w:rPr>
          <w:bCs/>
        </w:rPr>
        <w:t>size.</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A11E25">
        <w:rPr>
          <w:bCs/>
        </w:rPr>
        <w:instrText xml:space="preserve"> ADDIN ZOTERO_ITEM CSL_CITATION {"citationID":"DzFXTkAW","properties":{"formattedCitation":"(Blanchard {\\i{}et al.} 2012; Lotze {\\i{}et al.} 2019)","plainCitation":"(Blanchard et al. 2012;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faster growth rates (size-at-age)</w:t>
      </w:r>
      <w:r w:rsidR="002F2794">
        <w:rPr>
          <w:bCs/>
        </w:rPr>
        <w:t>, occurring when temperature affect</w:t>
      </w:r>
      <w:ins w:id="27" w:author="Anna Gårdmark" w:date="2021-09-28T13:14:00Z">
        <w:r w:rsidR="004F0599">
          <w:rPr>
            <w:bCs/>
          </w:rPr>
          <w:t>s</w:t>
        </w:r>
      </w:ins>
      <w:r w:rsidR="002F2794">
        <w:rPr>
          <w:bCs/>
        </w:rPr>
        <w:t xml:space="preserve"> vital rates in fish,</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 </w:t>
      </w:r>
      <w:r w:rsidR="00726DC2" w:rsidRPr="002D24DB">
        <w:rPr>
          <w:bCs/>
        </w:rPr>
        <w:t>T</w:t>
      </w:r>
      <w:r w:rsidRPr="002D24DB">
        <w:rPr>
          <w:bCs/>
        </w:rPr>
        <w:t>hese 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fldChar w:fldCharType="begin"/>
      </w:r>
      <w:r w:rsidR="00242243">
        <w:rPr>
          <w:bCs/>
        </w:rPr>
        <w:instrText xml:space="preserve"> ADDIN ZOTERO_ITEM CSL_CITATION {"citationID":"ehWJ1Xud","properties":{"formattedCitation":"(Lotze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242243">
        <w:rPr>
          <w:bCs/>
        </w:rPr>
        <w:fldChar w:fldCharType="separate"/>
      </w:r>
      <w:r w:rsidR="0017610C" w:rsidRPr="0017610C">
        <w:t xml:space="preserve">(Lotze </w:t>
      </w:r>
      <w:r w:rsidR="0017610C" w:rsidRPr="0017610C">
        <w:rPr>
          <w:i/>
          <w:iCs/>
        </w:rPr>
        <w:t>et al.</w:t>
      </w:r>
      <w:r w:rsidR="0017610C" w:rsidRPr="0017610C">
        <w:t xml:space="preserve"> 2019)</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0179F4">
        <w:rPr>
          <w:bCs/>
        </w:rPr>
        <w:instrText xml:space="preserve"> ADDIN ZOTERO_ITEM CSL_CITATION {"citationID":"0XbF2wEd","properties":{"formattedCitation":"(Steinacher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0CA5FF47"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004BE3">
        <w:rPr>
          <w:rFonts w:cstheme="minorHAnsi"/>
          <w:bCs/>
        </w:rPr>
        <w:t>,</w:t>
      </w:r>
      <w:r>
        <w:rPr>
          <w:rFonts w:cstheme="minorHAnsi"/>
          <w:bCs/>
        </w:rPr>
        <w:t xml:space="preserve"> by sampling parameters from distributions based on estimates </w:t>
      </w:r>
      <w:r w:rsidR="00E45471">
        <w:rPr>
          <w:rFonts w:cstheme="minorHAnsi"/>
          <w:bCs/>
        </w:rPr>
        <w:t xml:space="preserve">of activation energies of physiological rates </w:t>
      </w:r>
      <w:r>
        <w:rPr>
          <w:rFonts w:cstheme="minorHAnsi"/>
          <w:bCs/>
        </w:rPr>
        <w:t xml:space="preserve">in the literature </w:t>
      </w:r>
      <w:r>
        <w:rPr>
          <w:rFonts w:cstheme="minorHAnsi"/>
          <w:bCs/>
        </w:rPr>
        <w:fldChar w:fldCharType="begin"/>
      </w:r>
      <w:r w:rsidR="0038616D">
        <w:rPr>
          <w:rFonts w:cstheme="minorHAnsi"/>
          <w:bCs/>
        </w:rPr>
        <w:instrText xml:space="preserve"> ADDIN ZOTERO_ITEM CSL_CITATION {"citationID":"WIZ1RjeE","properties":{"formattedCitation":"(Lindmark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cstheme="minorHAnsi"/>
          <w:bCs/>
        </w:rPr>
        <w:fldChar w:fldCharType="separate"/>
      </w:r>
      <w:r w:rsidR="0038616D" w:rsidRPr="0038616D">
        <w:t xml:space="preserve">(Lindmark </w:t>
      </w:r>
      <w:r w:rsidR="0038616D" w:rsidRPr="0038616D">
        <w:rPr>
          <w:i/>
          <w:iCs/>
        </w:rPr>
        <w:t>et al.</w:t>
      </w:r>
      <w:r w:rsidR="0038616D" w:rsidRPr="0038616D">
        <w:t xml:space="preserve"> 2021)</w:t>
      </w:r>
      <w:r>
        <w:rPr>
          <w:rFonts w:cstheme="minorHAnsi"/>
          <w:bCs/>
        </w:rPr>
        <w:fldChar w:fldCharType="end"/>
      </w:r>
      <w:r>
        <w:rPr>
          <w:rFonts w:cstheme="minorHAnsi"/>
          <w:bCs/>
        </w:rPr>
        <w:t xml:space="preserve">, </w:t>
      </w:r>
      <w:r w:rsidR="00FA0B48">
        <w:rPr>
          <w:rFonts w:cstheme="minorHAnsi"/>
          <w:bCs/>
        </w:rPr>
        <w:t xml:space="preserve">to </w:t>
      </w:r>
      <w:r>
        <w:rPr>
          <w:rFonts w:cstheme="minorHAnsi"/>
          <w:bCs/>
        </w:rPr>
        <w:t>capture the uncertainty in these parameters.</w:t>
      </w:r>
      <w:r w:rsidR="002D70A2">
        <w:rPr>
          <w:rFonts w:cstheme="minorHAnsi"/>
          <w:bCs/>
        </w:rPr>
        <w:t xml:space="preserve"> 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006B8B96" w:rsidR="00751F48" w:rsidRDefault="00C82CDC" w:rsidP="004E0AE6">
      <w:pPr>
        <w:spacing w:line="480" w:lineRule="auto"/>
        <w:ind w:firstLine="284"/>
        <w:jc w:val="both"/>
        <w:rPr>
          <w:rFonts w:cstheme="minorHAnsi"/>
          <w:bCs/>
        </w:rPr>
      </w:pPr>
      <w:r>
        <w:rPr>
          <w:rFonts w:cstheme="minorHAnsi"/>
          <w:bCs/>
        </w:rPr>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462BC">
        <w:rPr>
          <w:rFonts w:cstheme="minorHAnsi"/>
          <w:bCs/>
        </w:rPr>
        <w:instrText xml:space="preserve"> ADDIN ZOTERO_ITEM CSL_CITATION {"citationID":"IT4GT9pG","properties":{"formattedCitation":"(Gillooly {\\i{}et al.} 2001)","plainCitation":"(Gillooly et al. 2001)","noteIndex":0},"citationItems":[{"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processes</w:t>
      </w:r>
      <w:r w:rsidR="00004BE3">
        <w:rPr>
          <w:rFonts w:cstheme="minorHAnsi"/>
          <w:bCs/>
        </w:rPr>
        <w:t xml:space="preserve"> in fish</w:t>
      </w:r>
      <w:r w:rsidR="00751F48">
        <w:rPr>
          <w:rFonts w:cstheme="minorHAnsi"/>
          <w:bCs/>
        </w:rPr>
        <w:t xml:space="preserve">. Other similar studies using 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751F48">
        <w:rPr>
          <w:rFonts w:cstheme="minorHAnsi"/>
          <w:bCs/>
        </w:rPr>
        <w:instrText xml:space="preserve"> ADDIN ZOTERO_ITEM CSL_CITATION {"citationID":"h6sXbhal","properties":{"formattedCitation":"(Canales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Such 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w:t>
      </w:r>
      <w:r w:rsidR="007F1077">
        <w:rPr>
          <w:rFonts w:cstheme="minorHAnsi"/>
          <w:bCs/>
        </w:rPr>
        <w:lastRenderedPageBreak/>
        <w:t xml:space="preserve">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commentRangeStart w:id="28"/>
      <w:commentRangeStart w:id="29"/>
      <w:commentRangeEnd w:id="28"/>
      <w:r w:rsidR="00FA0B48">
        <w:rPr>
          <w:rStyle w:val="Kommentarsreferens"/>
        </w:rPr>
        <w:commentReference w:id="28"/>
      </w:r>
      <w:commentRangeEnd w:id="29"/>
      <w:r w:rsidR="0093550E">
        <w:rPr>
          <w:rStyle w:val="Kommentarsreferens"/>
        </w:rPr>
        <w:commentReference w:id="29"/>
      </w:r>
      <w:r w:rsidR="00F7379A">
        <w:rPr>
          <w:rFonts w:cstheme="minorHAnsi"/>
          <w:bCs/>
        </w:rPr>
        <w:t>populating</w:t>
      </w:r>
      <w:ins w:id="30" w:author="Anna Gårdmark" w:date="2021-09-06T13:59:00Z">
        <w:r w:rsidR="00FA0B48">
          <w:rPr>
            <w:rFonts w:cstheme="minorHAnsi"/>
            <w:bCs/>
          </w:rPr>
          <w:t xml:space="preserve"> </w:t>
        </w:r>
      </w:ins>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751F48">
        <w:rPr>
          <w:rFonts w:cstheme="minorHAnsi"/>
          <w:bCs/>
        </w:rPr>
        <w:instrText xml:space="preserve"> ADDIN ZOTERO_ITEM CSL_CITATION {"citationID":"1wZkNhrM","properties":{"formattedCitation":"(Canales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 or models (e.g., </w:t>
      </w:r>
      <w:r w:rsidR="00751F48">
        <w:rPr>
          <w:rFonts w:cstheme="minorHAnsi"/>
          <w:bCs/>
        </w:rPr>
        <w:fldChar w:fldCharType="begin"/>
      </w:r>
      <w:r w:rsidR="00751F48">
        <w:rPr>
          <w:rFonts w:cstheme="minorHAnsi"/>
          <w:bCs/>
        </w:rPr>
        <w:instrText xml:space="preserve"> ADDIN ZOTERO_ITEM CSL_CITATION {"citationID":"0XbIBHAM","properties":{"formattedCitation":"(Woodworth-Jefcoats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del w:id="31" w:author="Anna Gårdmark" w:date="2021-09-28T13:18:00Z">
        <w:r w:rsidR="00751F48" w:rsidRPr="008504A2" w:rsidDel="00746F4E">
          <w:delText>(</w:delText>
        </w:r>
      </w:del>
      <w:r w:rsidR="00751F48" w:rsidRPr="008504A2">
        <w:t>Woodworth-</w:t>
      </w:r>
      <w:proofErr w:type="spellStart"/>
      <w:r w:rsidR="00751F48" w:rsidRPr="008504A2">
        <w:t>Jefcoats</w:t>
      </w:r>
      <w:proofErr w:type="spellEnd"/>
      <w:r w:rsidR="00751F48" w:rsidRPr="008504A2">
        <w:t xml:space="preserve">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not reflect the actual situation in </w:t>
      </w:r>
      <w:r w:rsidR="00464010">
        <w:rPr>
          <w:rFonts w:cstheme="minorHAnsi"/>
          <w:bCs/>
        </w:rPr>
        <w:t xml:space="preserve">the Baltic Sea and might </w:t>
      </w:r>
      <w:r w:rsidR="00B67C5E">
        <w:rPr>
          <w:rFonts w:cstheme="minorHAnsi"/>
          <w:bCs/>
        </w:rPr>
        <w:t xml:space="preserve">better </w:t>
      </w:r>
      <w:r w:rsidR="00751F48">
        <w:rPr>
          <w:rFonts w:cstheme="minorHAnsi"/>
          <w:bCs/>
        </w:rPr>
        <w:t xml:space="preserve">reflect the global decline in primary production </w:t>
      </w:r>
      <w:r w:rsidR="00751F48">
        <w:rPr>
          <w:rFonts w:cstheme="minorHAnsi"/>
          <w:bCs/>
        </w:rPr>
        <w:fldChar w:fldCharType="begin"/>
      </w:r>
      <w:r w:rsidR="00751F48">
        <w:rPr>
          <w:rFonts w:cstheme="minorHAnsi"/>
          <w:bCs/>
        </w:rPr>
        <w:instrText xml:space="preserve"> ADDIN ZOTERO_ITEM CSL_CITATION {"citationID":"SsT95I8A","properties":{"formattedCitation":"(Steinacher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 (but see e.g.</w:t>
      </w:r>
      <w:r w:rsidR="00751F48">
        <w:rPr>
          <w:rFonts w:cstheme="minorHAnsi"/>
          <w:bCs/>
        </w:rPr>
        <w:t xml:space="preserve"> </w:t>
      </w:r>
      <w:proofErr w:type="spellStart"/>
      <w:r w:rsidR="00751F48" w:rsidRPr="002D0C50">
        <w:t>Flombaum</w:t>
      </w:r>
      <w:proofErr w:type="spellEnd"/>
      <w:r w:rsidR="00751F48" w:rsidRPr="002D0C50">
        <w:t xml:space="preserve"> </w:t>
      </w:r>
      <w:r w:rsidR="00751F48" w:rsidRPr="002D0C50">
        <w:rPr>
          <w:i/>
          <w:iCs/>
        </w:rPr>
        <w:t>et al.</w:t>
      </w:r>
      <w:r w:rsidR="00751F48" w:rsidRPr="002D0C50">
        <w:rPr>
          <w:rFonts w:cstheme="minorHAnsi"/>
          <w:bCs/>
        </w:rPr>
        <w:t xml:space="preserve"> </w:t>
      </w:r>
      <w:r w:rsidR="00751F48" w:rsidRPr="002D0C50">
        <w:rPr>
          <w:rFonts w:cstheme="minorHAnsi"/>
          <w:bCs/>
        </w:rPr>
        <w:fldChar w:fldCharType="begin"/>
      </w:r>
      <w:r w:rsidR="00751F48">
        <w:rPr>
          <w:rFonts w:cstheme="minorHAnsi"/>
          <w:bCs/>
        </w:rPr>
        <w:instrText xml:space="preserve"> ADDIN ZOTERO_ITEM CSL_CITATION {"citationID":"dOi7XtQC","properties":{"formattedCitation":"(2020)","plainCitation":"(2020)","noteIndex":0},"citationItems":[{"id":763,"uris":["http://zotero.org/users/6116610/items/DB8MKLQ7"],"uri":["http://zotero.org/users/6116610/items/DB8MKLQ7"],"itemData":{"id":763,"type":"article-journal","abstract":"Picophytoplankton are partitioned into niches, globally, and their abundance may increase as ocean temperatures rise, suggest analyses of a global abundance dataset with a neural-network-based niche model.","container-title":"Nature Geoscience","DOI":"10.1038/s41561-019-0524-2","ISSN":"1752-0908","issue":"2","journalAbbreviation":"Nat. Geosci.","language":"en","page":"116-120","source":"www.nature.com","title":"Global picophytoplankton niche partitioning predicts overall positive response to ocean warming","volume":"13","author":[{"family":"Flombaum","given":"Pedro"},{"family":"Wang","given":"Wei-Lei"},{"family":"Primeau","given":"Francois W."},{"family":"Martiny","given":"Adam C."}],"issued":{"date-parts":[["2020",2]]}},"suppress-author":true}],"schema":"https://github.com/citation-style-language/schema/raw/master/csl-citation.json"} </w:instrText>
      </w:r>
      <w:r w:rsidR="00751F48" w:rsidRPr="002D0C50">
        <w:rPr>
          <w:rFonts w:cstheme="minorHAnsi"/>
          <w:bCs/>
        </w:rPr>
        <w:fldChar w:fldCharType="separate"/>
      </w:r>
      <w:r w:rsidR="00751F48">
        <w:t>(2020)</w:t>
      </w:r>
      <w:r w:rsidR="00751F48" w:rsidRPr="002D0C50">
        <w:rPr>
          <w:rFonts w:cstheme="minorHAnsi"/>
          <w:bCs/>
        </w:rPr>
        <w:fldChar w:fldCharType="end"/>
      </w:r>
      <w:r w:rsidR="00751F48" w:rsidRPr="002D0C50">
        <w:rPr>
          <w:rFonts w:cstheme="minorHAnsi"/>
          <w:bCs/>
        </w:rPr>
        <w:t>)</w:t>
      </w:r>
      <w:r w:rsidR="00B67C5E">
        <w:rPr>
          <w:rFonts w:cstheme="minorHAnsi"/>
          <w:bCs/>
        </w:rPr>
        <w:t>, which has</w:t>
      </w:r>
      <w:r w:rsidR="00751F48">
        <w:rPr>
          <w:rFonts w:cstheme="minorHAnsi"/>
          <w:bCs/>
        </w:rPr>
        <w:t xml:space="preserve"> been linked to declines in community-level body sizes </w:t>
      </w:r>
      <w:r w:rsidR="00751F48">
        <w:rPr>
          <w:rFonts w:cstheme="minorHAnsi"/>
          <w:bCs/>
        </w:rPr>
        <w:fldChar w:fldCharType="begin"/>
      </w:r>
      <w:r w:rsidR="00751F48">
        <w:rPr>
          <w:rFonts w:cstheme="minorHAnsi"/>
          <w:bCs/>
        </w:rPr>
        <w:instrText xml:space="preserve"> ADDIN ZOTERO_ITEM CSL_CITATION {"citationID":"C8tXMmqq","properties":{"formattedCitation":"(Woodworth-Jefcoats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602E5">
        <w:t xml:space="preserve">(Woodworth-Jefcoats </w:t>
      </w:r>
      <w:r w:rsidR="00751F48" w:rsidRPr="008602E5">
        <w:rPr>
          <w:i/>
          <w:iCs/>
        </w:rPr>
        <w:t>et al.</w:t>
      </w:r>
      <w:r w:rsidR="00751F48" w:rsidRPr="008602E5">
        <w:t xml:space="preserve"> 2019)</w:t>
      </w:r>
      <w:r w:rsidR="00751F48">
        <w:rPr>
          <w:rFonts w:cstheme="minorHAnsi"/>
          <w:bCs/>
        </w:rPr>
        <w:fldChar w:fldCharType="end"/>
      </w:r>
      <w:r w:rsidR="00751F48">
        <w:rPr>
          <w:rFonts w:cstheme="minorHAnsi"/>
          <w:bCs/>
        </w:rPr>
        <w:t xml:space="preserve">. It would be straightforward to model increases in productivity, as predicted on average by </w:t>
      </w:r>
      <w:r w:rsidR="00751F48" w:rsidRPr="00C53436">
        <w:t xml:space="preserve">Sarmiento </w:t>
      </w:r>
      <w:r w:rsidR="00751F48" w:rsidRPr="00C53436">
        <w:rPr>
          <w:i/>
          <w:iCs/>
        </w:rPr>
        <w:t>et al.</w:t>
      </w:r>
      <w:r w:rsidR="00751F48">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qI1hRPCQ","properties":{"formattedCitation":"(2004)","plainCitation":"(2004)","noteIndex":0},"citationItems":[{"id":640,"uris":["http://zotero.org/users/6116610/items/4JIMJ5IZ"],"uri":["http://zotero.org/users/6116610/items/4JIMJ5IZ"],"itemData":{"id":640,"type":"article-journal","container-title":"Global Biogeochemical Cycles","DOI":"10.1029/2003gb002134","issue":"3","page":"n/a–n/a","title":"Response of ocean ecosystems to climate warming","volume":"18","author":[{"family":"Sarmiento","given":"J L"},{"family":"Slater","given":"R"},{"family":"Barber","given":"R"},{"family":"Bopp","given":"L"},{"family":"Doney","given":"S C"},{"family":"Hirst","given":"A C"},{"family":"Kleypas","given":"J"},{"family":"Matear","given":"R"},{"family":"Mikolajewicz","given":"U"},{"family":"Monfray","given":"P"},{"family":"Soldatov","given":"V"},{"family":"Spall","given":"S A"},{"family":"Stouffer","given":"R"}],"issued":{"date-parts":[["2004"]]}},"suppress-author":true}],"schema":"https://github.com/citation-style-language/schema/raw/master/csl-citation.json"} </w:instrText>
      </w:r>
      <w:r w:rsidR="00751F48">
        <w:rPr>
          <w:rFonts w:cstheme="minorHAnsi"/>
          <w:bCs/>
        </w:rPr>
        <w:fldChar w:fldCharType="separate"/>
      </w:r>
      <w:r w:rsidR="00751F48">
        <w:t>(2004)</w:t>
      </w:r>
      <w:r w:rsidR="00751F48">
        <w:rPr>
          <w:rFonts w:cstheme="minorHAnsi"/>
          <w:bCs/>
        </w:rPr>
        <w:fldChar w:fldCharType="end"/>
      </w:r>
      <w:r w:rsidR="00751F48">
        <w:rPr>
          <w:rFonts w:cstheme="minorHAnsi"/>
          <w:bCs/>
        </w:rPr>
        <w:t>, with our approach by using positive activation energies. It is also possible to include temperature-effects of the slope of the size spectrum, as this is often found to be negatively related to temperature (e.g.</w:t>
      </w:r>
      <w:ins w:id="32" w:author="Anna Gårdmark" w:date="2021-09-28T13:19:00Z">
        <w:r w:rsidR="00746F4E">
          <w:rPr>
            <w:rFonts w:cstheme="minorHAnsi"/>
            <w:bCs/>
          </w:rPr>
          <w:t>,</w:t>
        </w:r>
      </w:ins>
      <w:r w:rsidR="00751F48">
        <w:rPr>
          <w:rFonts w:cstheme="minorHAnsi"/>
          <w:bCs/>
        </w:rPr>
        <w:t xml:space="preserve"> </w:t>
      </w:r>
      <w:r w:rsidR="00751F48" w:rsidRPr="0098113C">
        <w:rPr>
          <w:rFonts w:ascii="Times" w:hAnsi="Times"/>
        </w:rPr>
        <w:fldChar w:fldCharType="begin"/>
      </w:r>
      <w:r w:rsidR="00751F48">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751F48">
        <w:rPr>
          <w:rFonts w:ascii="Cambria Math" w:hAnsi="Cambria Math" w:cs="Cambria Math"/>
        </w:rPr>
        <w:instrText>‐</w:instrText>
      </w:r>
      <w:r w:rsidR="00751F48">
        <w:rPr>
          <w:rFonts w:ascii="Times" w:hAnsi="Times"/>
        </w:rPr>
        <w:instrText>Durocher et al. 2011; Canales et al. 2016; Woodworth-Jefcoats et al. 2019)","noteIndex":0},"citationItems":[{"id":948,"uris":["http://zotero.org/users/6116610/items/XJQXAPJQ"],"uri":["http://zotero.org/users/6116610/items/XJQXAPJQ"],"itemData":{"id":948,"type":"article-journal","abstract":"Organism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751F48">
        <w:rPr>
          <w:rFonts w:ascii="Cambria Math" w:hAnsi="Cambria Math" w:cs="Cambria Math"/>
        </w:rPr>
        <w:instrText>∼</w:instrText>
      </w:r>
      <w:r w:rsidR="00751F48">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751F48">
        <w:rPr>
          <w:rFonts w:ascii="Cambria Math" w:hAnsi="Cambria Math" w:cs="Cambria Math"/>
        </w:rPr>
        <w:instrText>‐</w:instrText>
      </w:r>
      <w:r w:rsidR="00751F48">
        <w:rPr>
          <w:rFonts w:ascii="Times" w:hAnsi="Times"/>
        </w:rPr>
        <w:instrText>Durocher","given":"Gabriel"},{"family":"Montoya","given":"José M."},{"family":"Trimmer","given":"Mark"},{"family":"Woodward","given":"Guy"}],"issued":{"date-parts":[["2011"]]}}},{"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C."}],"accessed":{"date-parts":[["2019",8,27]]},"issued":{"date-parts":[["2019",7,4]]}}},{"id":798,"uris":["http://zotero.org/users/6116610/items/DZAJLYLT"],"uri":["http://zotero.org/users/6116610/items/DZAJLYLT"],"itemData":{"id":798,"type":"article-journal","abstract":"The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751F48">
        <w:rPr>
          <w:rFonts w:ascii="Cambria Math" w:hAnsi="Cambria Math" w:cs="Cambria Math"/>
        </w:rPr>
        <w:instrText>‐</w:instrText>
      </w:r>
      <w:r w:rsidR="00751F48">
        <w:rPr>
          <w:rFonts w:ascii="Times" w:hAnsi="Times"/>
        </w:rPr>
        <w:instrText>Urrutia","given":"Ángel"},{"family":"Calvo</w:instrText>
      </w:r>
      <w:r w:rsidR="00751F48">
        <w:rPr>
          <w:rFonts w:ascii="Cambria Math" w:hAnsi="Cambria Math" w:cs="Cambria Math"/>
        </w:rPr>
        <w:instrText>‐</w:instrText>
      </w:r>
      <w:r w:rsidR="00751F48">
        <w:rPr>
          <w:rFonts w:ascii="Times" w:hAnsi="Times"/>
        </w:rPr>
        <w:instrText xml:space="preserve">Díaz","given":"Alejandra"},{"family":"Li","given":"William K. W."}],"issued":{"date-parts":[["2010"]]}}}],"schema":"https://github.com/citation-style-language/schema/raw/master/csl-citation.json"} </w:instrText>
      </w:r>
      <w:r w:rsidR="00751F48" w:rsidRPr="0098113C">
        <w:rPr>
          <w:rFonts w:ascii="Times" w:hAnsi="Times"/>
        </w:rPr>
        <w:fldChar w:fldCharType="separate"/>
      </w:r>
      <w:del w:id="33" w:author="Anna Gårdmark" w:date="2021-09-28T13:19:00Z">
        <w:r w:rsidR="00751F48" w:rsidRPr="00A25C3A" w:rsidDel="00746F4E">
          <w:delText>(</w:delText>
        </w:r>
      </w:del>
      <w:proofErr w:type="spellStart"/>
      <w:r w:rsidR="00751F48" w:rsidRPr="00A25C3A">
        <w:t>Morán</w:t>
      </w:r>
      <w:proofErr w:type="spellEnd"/>
      <w:r w:rsidR="00751F48" w:rsidRPr="00A25C3A">
        <w:t xml:space="preserve"> </w:t>
      </w:r>
      <w:r w:rsidR="00751F48" w:rsidRPr="00A25C3A">
        <w:rPr>
          <w:i/>
          <w:iCs/>
        </w:rPr>
        <w:t>et al.</w:t>
      </w:r>
      <w:r w:rsidR="00751F48" w:rsidRPr="00A25C3A">
        <w:t xml:space="preserve"> 2010; Yvon‐Durocher </w:t>
      </w:r>
      <w:r w:rsidR="00751F48" w:rsidRPr="00A25C3A">
        <w:rPr>
          <w:i/>
          <w:iCs/>
        </w:rPr>
        <w:t>et al.</w:t>
      </w:r>
      <w:r w:rsidR="00751F48" w:rsidRPr="00A25C3A">
        <w:t xml:space="preserve"> 2011; Canales </w:t>
      </w:r>
      <w:r w:rsidR="00751F48" w:rsidRPr="00A25C3A">
        <w:rPr>
          <w:i/>
          <w:iCs/>
        </w:rPr>
        <w:t>et al.</w:t>
      </w:r>
      <w:r w:rsidR="00751F48" w:rsidRPr="00A25C3A">
        <w:t xml:space="preserve"> 2016; Woodworth-Jefcoats </w:t>
      </w:r>
      <w:r w:rsidR="00751F48" w:rsidRPr="00A25C3A">
        <w:rPr>
          <w:i/>
          <w:iCs/>
        </w:rPr>
        <w:t>et al.</w:t>
      </w:r>
      <w:r w:rsidR="00751F48" w:rsidRPr="00A25C3A">
        <w:t xml:space="preserve"> 2019</w:t>
      </w:r>
      <w:del w:id="34" w:author="Anna Gårdmark" w:date="2021-09-28T13:19:00Z">
        <w:r w:rsidR="00751F48" w:rsidRPr="00A25C3A" w:rsidDel="00746F4E">
          <w:delText>)</w:delText>
        </w:r>
      </w:del>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wUD83TVx","properties":{"formattedCitation":"(2011)","plainCitation":"(2011)","noteIndex":0},"citationItems":[{"id":950,"uris":["http://zotero.org/users/6116610/items/IRVJU6NT"],"uri":["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168EFF50" w:rsidR="00751F48" w:rsidRDefault="00751F48" w:rsidP="0027046E">
      <w:pPr>
        <w:spacing w:line="480" w:lineRule="auto"/>
        <w:jc w:val="both"/>
        <w:rPr>
          <w:rFonts w:cstheme="minorHAnsi"/>
          <w:bCs/>
        </w:rPr>
      </w:pPr>
      <w:r w:rsidRPr="00E04845">
        <w:rPr>
          <w:rFonts w:cstheme="minorHAnsi"/>
          <w:bCs/>
        </w:rPr>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2019)","noteIndex":0},"citationItems":[{"id":44,"uris":["http://zotero.org/users/6116610/items/QAV2VC4L"],"uri":["http://zotero.org/users/6116610/items/QAV2VC4L"],"itemData":{"id":44,"type":"article-journal","abstract":"The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Haste."},{"family":"Pedersen","given":"M"}],"issued":{"date-parts":[["2009"]]}}},{"id":341,"uris":["http://zotero.org/users/6116610/items/C99U83E4"],"uri":["http://zotero.org/users/6116610/items/C99U83E4"],"itemData":{"id":341,"type":"article-journal","abstract":"Indiscriminate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id":808,"uris":["http://zotero.org/users/6116610/items/HNV3TQNV"],"uri":["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E."}],"issued":{"date-parts":[["2019",7]]}}}],"schema":"https://github.com/citation-style-language/schema/raw/master/csl-citation.json"} </w:instrText>
      </w:r>
      <w:r>
        <w:rPr>
          <w:rFonts w:cstheme="minorHAnsi"/>
          <w:bCs/>
        </w:rPr>
        <w:fldChar w:fldCharType="separate"/>
      </w:r>
      <w:r w:rsidRPr="00493C4F">
        <w:t xml:space="preserve">(Andersen &amp; </w:t>
      </w:r>
      <w:r w:rsidRPr="00493C4F">
        <w:lastRenderedPageBreak/>
        <w:t xml:space="preserve">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explicitly modelling temperature effects on individual-level metabolism and feeding rates</w:t>
      </w:r>
      <w:r w:rsidR="006F61EB">
        <w:rPr>
          <w:rFonts w:cstheme="minorHAnsi"/>
          <w:bCs/>
        </w:rPr>
        <w:t xml:space="preserve">. This not only </w:t>
      </w:r>
      <w:r w:rsidR="00C7205B">
        <w:rPr>
          <w:rFonts w:cstheme="minorHAnsi"/>
          <w:bCs/>
        </w:rPr>
        <w:t xml:space="preserve">makes predictions about temperature effects on size-at-age more 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D92645">
        <w:rPr>
          <w:rFonts w:cstheme="minorHAnsi"/>
          <w:bCs/>
        </w:rPr>
        <w:t>,</w:t>
      </w:r>
      <w:r w:rsidR="002A4A54">
        <w:rPr>
          <w:rFonts w:cstheme="minorHAnsi"/>
          <w:bCs/>
        </w:rPr>
        <w:t xml:space="preserve"> but also </w:t>
      </w:r>
      <w:r w:rsidR="00C02C25">
        <w:rPr>
          <w:rFonts w:cstheme="minorHAnsi"/>
          <w:bCs/>
        </w:rPr>
        <w:t xml:space="preserve">affects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1A2DA284" w:rsidR="00751F48" w:rsidRDefault="00634CC5" w:rsidP="004E0AE6">
      <w:pPr>
        <w:spacing w:line="480" w:lineRule="auto"/>
        <w:contextualSpacing/>
        <w:jc w:val="both"/>
      </w:pPr>
      <w:r>
        <w:rPr>
          <w:rFonts w:cstheme="minorHAnsi"/>
        </w:rPr>
        <w:t xml:space="preserve">Thanks to </w:t>
      </w:r>
      <w:r w:rsidR="00751F48" w:rsidRPr="00F95139">
        <w:rPr>
          <w:rFonts w:cstheme="minorHAnsi"/>
        </w:rPr>
        <w:t xml:space="preserve">Romain Forestier and Jonatan </w:t>
      </w:r>
      <w:proofErr w:type="spellStart"/>
      <w:r w:rsidR="00751F48" w:rsidRPr="00F95139">
        <w:rPr>
          <w:rFonts w:cstheme="minorHAnsi"/>
        </w:rPr>
        <w:t>Reum</w:t>
      </w:r>
      <w:proofErr w:type="spellEnd"/>
      <w:r w:rsidR="00751F48" w:rsidRPr="00F95139">
        <w:rPr>
          <w:rFonts w:cstheme="minorHAnsi"/>
        </w:rPr>
        <w:t xml:space="preserve"> for contributing to developing code o</w:t>
      </w:r>
      <w:r w:rsidR="00751F48">
        <w:rPr>
          <w:rFonts w:cstheme="minorHAnsi"/>
        </w:rPr>
        <w:t>n</w:t>
      </w:r>
      <w:r w:rsidR="00751F48" w:rsidRPr="00F95139">
        <w:rPr>
          <w:rFonts w:cstheme="minorHAnsi"/>
        </w:rPr>
        <w:t xml:space="preserve"> temperature-dependence in </w:t>
      </w:r>
      <w:proofErr w:type="spellStart"/>
      <w:r w:rsidR="00751F48" w:rsidRPr="0017610C">
        <w:rPr>
          <w:rFonts w:cstheme="minorHAnsi"/>
          <w:i/>
          <w:iCs/>
        </w:rPr>
        <w:t>mizer</w:t>
      </w:r>
      <w:proofErr w:type="spellEnd"/>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 xml:space="preserve">Christian Dietrich for providing temperature data, 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proofErr w:type="spellStart"/>
      <w:r w:rsidR="00751F48" w:rsidRPr="0017610C">
        <w:rPr>
          <w:rFonts w:cstheme="minorHAnsi"/>
          <w:i/>
          <w:iCs/>
        </w:rPr>
        <w:t>mizer</w:t>
      </w:r>
      <w:proofErr w:type="spellEnd"/>
      <w:r w:rsidR="00751F48" w:rsidRPr="00F95139">
        <w:rPr>
          <w:rFonts w:cstheme="minorHAnsi"/>
        </w:rPr>
        <w:t xml:space="preserve"> community</w:t>
      </w:r>
      <w:r w:rsidR="00751F48">
        <w:rPr>
          <w:rFonts w:cstheme="minorHAnsi"/>
        </w:rPr>
        <w:t xml:space="preserve">, </w:t>
      </w:r>
      <w:r w:rsidR="00F56E4D">
        <w:rPr>
          <w:rFonts w:cstheme="minorHAnsi"/>
        </w:rPr>
        <w:t xml:space="preserve">Elizabeth </w:t>
      </w:r>
      <w:proofErr w:type="spellStart"/>
      <w:r w:rsidR="00F56E4D">
        <w:rPr>
          <w:rFonts w:cstheme="minorHAnsi"/>
        </w:rPr>
        <w:t>Duskey</w:t>
      </w:r>
      <w:proofErr w:type="spellEnd"/>
      <w:r w:rsidR="00F56E4D">
        <w:rPr>
          <w:rFonts w:cstheme="minorHAnsi"/>
        </w:rPr>
        <w:t xml:space="preserve"> </w:t>
      </w:r>
      <w:r w:rsidR="00751F48">
        <w:rPr>
          <w:rFonts w:cstheme="minorHAnsi"/>
        </w:rPr>
        <w:t xml:space="preserve">and Magnus Huss for </w:t>
      </w:r>
      <w:r w:rsidR="00751F48" w:rsidRPr="00E528F2">
        <w:rPr>
          <w:rFonts w:cstheme="minorHAnsi"/>
        </w:rPr>
        <w:t xml:space="preserve">providing useful input. </w:t>
      </w:r>
      <w:r w:rsidR="00751F48" w:rsidRPr="00E528F2">
        <w:t>This study was supported by grants from the Swedish 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0D4F85FD" w:rsidR="00751F48" w:rsidRPr="00F95139" w:rsidRDefault="00751F48" w:rsidP="004E0AE6">
      <w:pPr>
        <w:spacing w:line="480" w:lineRule="auto"/>
        <w:contextualSpacing/>
        <w:jc w:val="both"/>
        <w:rPr>
          <w:rFonts w:cstheme="minorHAnsi"/>
        </w:rPr>
      </w:pPr>
      <w:r w:rsidRPr="00F95139">
        <w:rPr>
          <w:rFonts w:cstheme="minorHAnsi"/>
        </w:rPr>
        <w:t xml:space="preserve">The code was first developed from </w:t>
      </w:r>
      <w:proofErr w:type="spellStart"/>
      <w:r w:rsidRPr="0017610C">
        <w:rPr>
          <w:rFonts w:cstheme="minorHAnsi"/>
          <w:i/>
          <w:iCs/>
        </w:rPr>
        <w:t>mizer</w:t>
      </w:r>
      <w:proofErr w:type="spellEnd"/>
      <w:r w:rsidRPr="00F95139">
        <w:rPr>
          <w:rFonts w:cstheme="minorHAnsi"/>
        </w:rPr>
        <w:t xml:space="preserve"> </w:t>
      </w:r>
      <w:r w:rsidRPr="00AF32CB">
        <w:rPr>
          <w:rFonts w:cstheme="minorHAnsi"/>
        </w:rPr>
        <w:fldChar w:fldCharType="begin"/>
      </w:r>
      <w:r w:rsidR="006305D9">
        <w:rPr>
          <w:rFonts w:cstheme="minorHAnsi"/>
        </w:rPr>
        <w:instrText xml:space="preserve"> ADDIN ZOTERO_ITEM CSL_CITATION {"citationID":"WZEHtqVU","properties":{"formattedCitation":"(Scott {\\i{}et al.} 2019)","plainCitation":"(Scott et al. 2019)","noteIndex":0},"citationItems":[{"id":"tt4gWtWd/ZVpnvmWm","uris":["http://zotero.org/users/6116610/items/DJUXBZVN"],"uri":["http://zotero.org/users/6116610/items/DJUXBZVN"],"itemData":{"id":857,"type":"book","genre":"R","title":"mizer: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ML conceived the idea. All authors contributed to study design.</w:t>
      </w:r>
      <w:r>
        <w:rPr>
          <w:rFonts w:cstheme="minorHAnsi"/>
        </w:rPr>
        <w:t xml:space="preserve"> ML parameterized the model </w:t>
      </w:r>
      <w:r>
        <w:rPr>
          <w:rFonts w:cstheme="minorHAnsi"/>
        </w:rPr>
        <w:lastRenderedPageBreak/>
        <w:t>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27F87FE4" w:rsidR="000623FA" w:rsidRDefault="000623FA" w:rsidP="004E0AE6">
      <w:pPr>
        <w:spacing w:line="480" w:lineRule="auto"/>
        <w:contextualSpacing/>
        <w:jc w:val="both"/>
        <w:rPr>
          <w:rFonts w:cstheme="minorHAnsi"/>
        </w:rPr>
      </w:pPr>
      <w:r w:rsidRPr="00220637">
        <w:rPr>
          <w:rFonts w:cstheme="minorHAnsi"/>
        </w:rPr>
        <w:t>All model code (parameterization, calibration and analysis) and data are available on GitHub (</w:t>
      </w:r>
      <w:hyperlink r:id="rId10" w:history="1">
        <w:r w:rsidRPr="003831F5">
          <w:rPr>
            <w:rStyle w:val="Hyperlnk"/>
            <w:rFonts w:cstheme="minorHAnsi"/>
          </w:rPr>
          <w:t>https://github.com/maxlindmark/mizer-rewiring/tree/rewire-temp/baltic</w:t>
        </w:r>
      </w:hyperlink>
      <w:r w:rsidRPr="00220637">
        <w:rPr>
          <w:rFonts w:cstheme="minorHAnsi"/>
        </w:rPr>
        <w:t xml:space="preserve">) and will be deposited on </w:t>
      </w:r>
      <w:proofErr w:type="spellStart"/>
      <w:r w:rsidRPr="00220637">
        <w:rPr>
          <w:rFonts w:cstheme="minorHAnsi"/>
        </w:rPr>
        <w:t>Zenodo</w:t>
      </w:r>
      <w:proofErr w:type="spellEnd"/>
      <w:r w:rsidRPr="00220637">
        <w:rPr>
          <w:rFonts w:cstheme="minorHAnsi"/>
        </w:rPr>
        <w:t xml:space="preserve"> upon publication.</w:t>
      </w:r>
    </w:p>
    <w:p w14:paraId="034F1BAF" w14:textId="77777777" w:rsidR="00584C23" w:rsidRPr="00F95139" w:rsidRDefault="00584C23" w:rsidP="004E0AE6">
      <w:pPr>
        <w:spacing w:line="480" w:lineRule="auto"/>
        <w:contextualSpacing/>
        <w:jc w:val="both"/>
        <w:rPr>
          <w:rFonts w:cstheme="minorHAnsi"/>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0DBDCF21" w14:textId="77777777" w:rsidR="00CC1BE6" w:rsidRPr="00CC1BE6" w:rsidRDefault="002A00E7" w:rsidP="00CC1BE6">
      <w:pPr>
        <w:pStyle w:val="Litteraturfrteckning"/>
      </w:pPr>
      <w:r>
        <w:rPr>
          <w:rFonts w:cstheme="minorHAnsi"/>
          <w:b/>
        </w:rPr>
        <w:fldChar w:fldCharType="begin"/>
      </w:r>
      <w:r w:rsidR="009B681B">
        <w:rPr>
          <w:rFonts w:cstheme="minorHAnsi"/>
          <w:b/>
        </w:rPr>
        <w:instrText xml:space="preserve"> ADDIN ZOTERO_BIBL {"uncited":[],"omitted":[],"custom":[]} CSL_BIBLIOGRAPHY </w:instrText>
      </w:r>
      <w:r>
        <w:rPr>
          <w:rFonts w:cstheme="minorHAnsi"/>
          <w:b/>
        </w:rPr>
        <w:fldChar w:fldCharType="separate"/>
      </w:r>
      <w:r w:rsidR="00CC1BE6" w:rsidRPr="00CC1BE6">
        <w:t xml:space="preserve">Andersen, K.H. (2019). </w:t>
      </w:r>
      <w:r w:rsidR="00CC1BE6" w:rsidRPr="00CC1BE6">
        <w:rPr>
          <w:i/>
          <w:iCs/>
        </w:rPr>
        <w:t>Fish Ecology, Evolution, and Exploitation: A New Theoretical Synthesis</w:t>
      </w:r>
      <w:r w:rsidR="00CC1BE6" w:rsidRPr="00CC1BE6">
        <w:t>. Princeton University Press.</w:t>
      </w:r>
    </w:p>
    <w:p w14:paraId="45BFEF9E" w14:textId="77777777" w:rsidR="00CC1BE6" w:rsidRPr="007E2D43" w:rsidRDefault="00CC1BE6" w:rsidP="00CC1BE6">
      <w:pPr>
        <w:pStyle w:val="Litteraturfrteckning"/>
        <w:rPr>
          <w:lang w:val="sv-SE"/>
          <w:rPrChange w:id="35" w:author="Anna Gårdmark" w:date="2021-09-28T09:09:00Z">
            <w:rPr/>
          </w:rPrChange>
        </w:rPr>
      </w:pPr>
      <w:r w:rsidRPr="00CC1BE6">
        <w:t xml:space="preserve">Andersen, K.H., Berge, T., Gonçalves, R.J., Hartvig, M., Heuschele, J., Hylander, S., </w:t>
      </w:r>
      <w:r w:rsidRPr="00CC1BE6">
        <w:rPr>
          <w:i/>
          <w:iCs/>
        </w:rPr>
        <w:t>et al.</w:t>
      </w:r>
      <w:r w:rsidRPr="00CC1BE6">
        <w:t xml:space="preserve"> (2016). Characteristic Sizes of Life in the Oceans, from Bacteria to Whales. </w:t>
      </w:r>
      <w:r w:rsidRPr="007E2D43">
        <w:rPr>
          <w:i/>
          <w:iCs/>
          <w:lang w:val="sv-SE"/>
          <w:rPrChange w:id="36" w:author="Anna Gårdmark" w:date="2021-09-28T09:09:00Z">
            <w:rPr>
              <w:i/>
              <w:iCs/>
            </w:rPr>
          </w:rPrChange>
        </w:rPr>
        <w:t>Ann Rev Mar Sci</w:t>
      </w:r>
      <w:r w:rsidRPr="007E2D43">
        <w:rPr>
          <w:lang w:val="sv-SE"/>
          <w:rPrChange w:id="37" w:author="Anna Gårdmark" w:date="2021-09-28T09:09:00Z">
            <w:rPr/>
          </w:rPrChange>
        </w:rPr>
        <w:t>, 8, 217–241.</w:t>
      </w:r>
    </w:p>
    <w:p w14:paraId="6F5856F0" w14:textId="77777777" w:rsidR="00CC1BE6" w:rsidRPr="00CC1BE6" w:rsidRDefault="00CC1BE6" w:rsidP="00CC1BE6">
      <w:pPr>
        <w:pStyle w:val="Litteraturfrteckning"/>
      </w:pPr>
      <w:r w:rsidRPr="007E2D43">
        <w:rPr>
          <w:lang w:val="sv-SE"/>
          <w:rPrChange w:id="38" w:author="Anna Gårdmark" w:date="2021-09-28T09:09:00Z">
            <w:rPr/>
          </w:rPrChange>
        </w:rPr>
        <w:t xml:space="preserve">Andersen, K.H. &amp; Beyer, J.E. (2006). </w:t>
      </w:r>
      <w:r w:rsidRPr="00CC1BE6">
        <w:t xml:space="preserve">Asymptotic Size Determines Species Abundance in the Marine Size Spectrum. </w:t>
      </w:r>
      <w:r w:rsidRPr="00CC1BE6">
        <w:rPr>
          <w:i/>
          <w:iCs/>
        </w:rPr>
        <w:t>The American Naturalist</w:t>
      </w:r>
      <w:r w:rsidRPr="00CC1BE6">
        <w:t>, 168, 8.</w:t>
      </w:r>
    </w:p>
    <w:p w14:paraId="2B0C2D86" w14:textId="77777777" w:rsidR="00CC1BE6" w:rsidRPr="00CC1BE6" w:rsidRDefault="00CC1BE6" w:rsidP="00CC1BE6">
      <w:pPr>
        <w:pStyle w:val="Litteraturfrteckning"/>
      </w:pPr>
      <w:r w:rsidRPr="00CC1BE6">
        <w:t xml:space="preserve">Andersen, K.Haste. &amp; Pedersen, M. (2009). Damped trophic cascades driven by fishing in model marine ecosystems. </w:t>
      </w:r>
      <w:r w:rsidRPr="00CC1BE6">
        <w:rPr>
          <w:i/>
          <w:iCs/>
        </w:rPr>
        <w:t>Proceedings of the Royal Society of London B: Biological Sciences</w:t>
      </w:r>
      <w:r w:rsidRPr="00CC1BE6">
        <w:t>, 277, 795–802.</w:t>
      </w:r>
    </w:p>
    <w:p w14:paraId="0D3B3CBC" w14:textId="77777777" w:rsidR="00CC1BE6" w:rsidRPr="00CC1BE6" w:rsidRDefault="00CC1BE6" w:rsidP="00CC1BE6">
      <w:pPr>
        <w:pStyle w:val="Litteraturfrteckning"/>
      </w:pPr>
      <w:r w:rsidRPr="00CC1BE6">
        <w:t xml:space="preserve">Atkinson, D. (1994). Temperature and organism size—A biological law for ectotherms? In: </w:t>
      </w:r>
      <w:r w:rsidRPr="00CC1BE6">
        <w:rPr>
          <w:i/>
          <w:iCs/>
        </w:rPr>
        <w:t>Advances in Ecological Research</w:t>
      </w:r>
      <w:r w:rsidRPr="00CC1BE6">
        <w:t>. Elsevier, pp. 1–58.</w:t>
      </w:r>
    </w:p>
    <w:p w14:paraId="34959D9D" w14:textId="77777777" w:rsidR="00CC1BE6" w:rsidRPr="00CC1BE6" w:rsidRDefault="00CC1BE6" w:rsidP="00CC1BE6">
      <w:pPr>
        <w:pStyle w:val="Litteraturfrteckning"/>
      </w:pPr>
      <w:r w:rsidRPr="00CC1BE6">
        <w:t xml:space="preserve">Audzijonyte, A., Barneche, D.R., Baudron, A.R., Belmaker, J., Clark, T.D., Marshall, C.T., </w:t>
      </w:r>
      <w:r w:rsidRPr="00CC1BE6">
        <w:rPr>
          <w:i/>
          <w:iCs/>
        </w:rPr>
        <w:t>et al.</w:t>
      </w:r>
      <w:r w:rsidRPr="00CC1BE6">
        <w:t xml:space="preserve"> (2019). Is oxygen limitation in warming waters a valid mechanism to explain decreased body sizes in aquatic ectotherms? </w:t>
      </w:r>
      <w:r w:rsidRPr="00CC1BE6">
        <w:rPr>
          <w:i/>
          <w:iCs/>
        </w:rPr>
        <w:t>Global Ecology and Biogeography</w:t>
      </w:r>
      <w:r w:rsidRPr="00CC1BE6">
        <w:t>, 28, 64–77.</w:t>
      </w:r>
    </w:p>
    <w:p w14:paraId="6ACC550B" w14:textId="77777777" w:rsidR="00CC1BE6" w:rsidRPr="00CC1BE6" w:rsidRDefault="00CC1BE6" w:rsidP="00CC1BE6">
      <w:pPr>
        <w:pStyle w:val="Litteraturfrteckning"/>
      </w:pPr>
      <w:r w:rsidRPr="00CC1BE6">
        <w:t xml:space="preserve">Audzijonyte, A., Kuparinen, A., Gorton, R. &amp; Fulton, E.A. (2013). Ecological consequences of body size decline in harvested fish species: positive feedback loops in trophic interactions amplify human impact. </w:t>
      </w:r>
      <w:r w:rsidRPr="00CC1BE6">
        <w:rPr>
          <w:i/>
          <w:iCs/>
        </w:rPr>
        <w:t>Biology Letters</w:t>
      </w:r>
      <w:r w:rsidRPr="00CC1BE6">
        <w:t>, 9, 20121103.</w:t>
      </w:r>
    </w:p>
    <w:p w14:paraId="3BE76C00" w14:textId="77777777" w:rsidR="00CC1BE6" w:rsidRPr="00CC1BE6" w:rsidRDefault="00CC1BE6" w:rsidP="00CC1BE6">
      <w:pPr>
        <w:pStyle w:val="Litteraturfrteckning"/>
      </w:pPr>
      <w:r w:rsidRPr="00CC1BE6">
        <w:t xml:space="preserve">Audzijonyte, A., Richards, S.A., Stuart-Smith, R.D., Pecl, G., Edgar, G.J., Barrett, N.S., </w:t>
      </w:r>
      <w:r w:rsidRPr="00CC1BE6">
        <w:rPr>
          <w:i/>
          <w:iCs/>
        </w:rPr>
        <w:t>et al.</w:t>
      </w:r>
      <w:r w:rsidRPr="00CC1BE6">
        <w:t xml:space="preserve"> (2020). Fish body sizes change with temperature but not all species shrink with warming. </w:t>
      </w:r>
      <w:r w:rsidRPr="00CC1BE6">
        <w:rPr>
          <w:i/>
          <w:iCs/>
        </w:rPr>
        <w:t>Nat Ecol Evol</w:t>
      </w:r>
      <w:r w:rsidRPr="00CC1BE6">
        <w:t>, 4, 809–814.</w:t>
      </w:r>
    </w:p>
    <w:p w14:paraId="38271025" w14:textId="77777777" w:rsidR="00CC1BE6" w:rsidRPr="00CC1BE6" w:rsidRDefault="00CC1BE6" w:rsidP="00CC1BE6">
      <w:pPr>
        <w:pStyle w:val="Litteraturfrteckning"/>
      </w:pPr>
      <w:r w:rsidRPr="00CC1BE6">
        <w:t xml:space="preserve">Barange, M., Merino, G., Blanchard, J.L., Scholtens, J., Harle, J., Allison, E.H., </w:t>
      </w:r>
      <w:r w:rsidRPr="00CC1BE6">
        <w:rPr>
          <w:i/>
          <w:iCs/>
        </w:rPr>
        <w:t>et al.</w:t>
      </w:r>
      <w:r w:rsidRPr="00CC1BE6">
        <w:t xml:space="preserve"> (2014). Impacts of climate change on marine ecosystem production in societies dependent on fisheries. </w:t>
      </w:r>
      <w:r w:rsidRPr="00CC1BE6">
        <w:rPr>
          <w:i/>
          <w:iCs/>
        </w:rPr>
        <w:t>Nature Clim Change</w:t>
      </w:r>
      <w:r w:rsidRPr="00CC1BE6">
        <w:t>, 4, 211–216.</w:t>
      </w:r>
    </w:p>
    <w:p w14:paraId="4DA3349B" w14:textId="77777777" w:rsidR="00CC1BE6" w:rsidRPr="00CC1BE6" w:rsidRDefault="00CC1BE6" w:rsidP="00CC1BE6">
      <w:pPr>
        <w:pStyle w:val="Litteraturfrteckning"/>
      </w:pPr>
      <w:r w:rsidRPr="00CC1BE6">
        <w:t xml:space="preserve">Barneche, D.R., Jahn, M. &amp; Seebacher, F. (2019). Warming increases the cost of growth in a model vertebrate. </w:t>
      </w:r>
      <w:r w:rsidRPr="00CC1BE6">
        <w:rPr>
          <w:i/>
          <w:iCs/>
        </w:rPr>
        <w:t>Functional Ecology</w:t>
      </w:r>
      <w:r w:rsidRPr="00CC1BE6">
        <w:t>, 33, 1256–1266.</w:t>
      </w:r>
    </w:p>
    <w:p w14:paraId="0925FDFF" w14:textId="77777777" w:rsidR="00CC1BE6" w:rsidRPr="00CC1BE6" w:rsidRDefault="00CC1BE6" w:rsidP="00CC1BE6">
      <w:pPr>
        <w:pStyle w:val="Litteraturfrteckning"/>
      </w:pPr>
      <w:r w:rsidRPr="00CC1BE6">
        <w:t xml:space="preserve">Barnes, C., Irigoien, X., De Oliveira, J.A.A., Maxwell, D. &amp; Jennings, S. (2011). Predicting marine phytoplankton community size structure from empirical relationships with remotely sensed variables. </w:t>
      </w:r>
      <w:r w:rsidRPr="00CC1BE6">
        <w:rPr>
          <w:i/>
          <w:iCs/>
        </w:rPr>
        <w:t>J Plankton Res</w:t>
      </w:r>
      <w:r w:rsidRPr="00CC1BE6">
        <w:t>, 33, 13–24.</w:t>
      </w:r>
    </w:p>
    <w:p w14:paraId="118DD164" w14:textId="77777777" w:rsidR="00CC1BE6" w:rsidRPr="00CC1BE6" w:rsidRDefault="00CC1BE6" w:rsidP="00CC1BE6">
      <w:pPr>
        <w:pStyle w:val="Litteraturfrteckning"/>
      </w:pPr>
      <w:r w:rsidRPr="00CC1BE6">
        <w:lastRenderedPageBreak/>
        <w:t xml:space="preserve">Baudron, A.R., Needle, C.L., Rijnsdorp, A.D. &amp; Marshall, C.T. (2014). Warming temperatures and smaller body sizes: synchronous changes in growth of North Sea fishes. </w:t>
      </w:r>
      <w:r w:rsidRPr="00CC1BE6">
        <w:rPr>
          <w:i/>
          <w:iCs/>
        </w:rPr>
        <w:t>Global Change Biology</w:t>
      </w:r>
      <w:r w:rsidRPr="00CC1BE6">
        <w:t>, 20, 1023–1031.</w:t>
      </w:r>
    </w:p>
    <w:p w14:paraId="08A6B42F" w14:textId="77777777" w:rsidR="00CC1BE6" w:rsidRPr="00CC1BE6" w:rsidRDefault="00CC1BE6" w:rsidP="00CC1BE6">
      <w:pPr>
        <w:pStyle w:val="Litteraturfrteckning"/>
      </w:pPr>
      <w:r w:rsidRPr="00CC1BE6">
        <w:t xml:space="preserve">Belkin, I.M. (2009). Rapid warming of large marine ecosystems. </w:t>
      </w:r>
      <w:r w:rsidRPr="00CC1BE6">
        <w:rPr>
          <w:i/>
          <w:iCs/>
        </w:rPr>
        <w:t>Progress in Oceanography</w:t>
      </w:r>
      <w:r w:rsidRPr="00CC1BE6">
        <w:t>, 81, 207–213.</w:t>
      </w:r>
    </w:p>
    <w:p w14:paraId="7E5B3428" w14:textId="77777777" w:rsidR="00CC1BE6" w:rsidRPr="00CC1BE6" w:rsidRDefault="00CC1BE6" w:rsidP="00CC1BE6">
      <w:pPr>
        <w:pStyle w:val="Litteraturfrteckning"/>
      </w:pPr>
      <w:r w:rsidRPr="00CC1BE6">
        <w:t xml:space="preserve">Bernhardt, J.R., Sunday, J.M. &amp; O’Connor, M.I. (2018). Metabolic Theory and the Temperature-Size Rule Explain the Temperature Dependence of Population Carrying Capacity. </w:t>
      </w:r>
      <w:r w:rsidRPr="00CC1BE6">
        <w:rPr>
          <w:i/>
          <w:iCs/>
        </w:rPr>
        <w:t>The American Naturalist</w:t>
      </w:r>
      <w:r w:rsidRPr="00CC1BE6">
        <w:t>, 192, 687–697.</w:t>
      </w:r>
    </w:p>
    <w:p w14:paraId="0BECCE82" w14:textId="77777777" w:rsidR="00CC1BE6" w:rsidRPr="00CC1BE6" w:rsidRDefault="00CC1BE6" w:rsidP="00CC1BE6">
      <w:pPr>
        <w:pStyle w:val="Litteraturfrteckning"/>
      </w:pPr>
      <w:r w:rsidRPr="00CC1BE6">
        <w:t xml:space="preserve">Blanchard, J.L., Andersen, K.H., Scott, F., Hintzen, N.T., Piet, G. &amp; Jennings, S. (2014). Evaluating targets and trade-offs among fisheries and conservation objectives using a multispecies size spectrum model. </w:t>
      </w:r>
      <w:r w:rsidRPr="00CC1BE6">
        <w:rPr>
          <w:i/>
          <w:iCs/>
        </w:rPr>
        <w:t>Journal of Applied Ecology</w:t>
      </w:r>
      <w:r w:rsidRPr="00CC1BE6">
        <w:t>, 51, 612–622.</w:t>
      </w:r>
    </w:p>
    <w:p w14:paraId="16BAFAF7" w14:textId="77777777" w:rsidR="00CC1BE6" w:rsidRPr="00CC1BE6" w:rsidRDefault="00CC1BE6" w:rsidP="00CC1BE6">
      <w:pPr>
        <w:pStyle w:val="Litteraturfrteckning"/>
      </w:pPr>
      <w:r w:rsidRPr="00CC1BE6">
        <w:t xml:space="preserve">Blanchard, J.L., Jennings, S., Holmes, R., Harle, J., Merino, G., Allen, J.I., </w:t>
      </w:r>
      <w:r w:rsidRPr="00CC1BE6">
        <w:rPr>
          <w:i/>
          <w:iCs/>
        </w:rPr>
        <w:t>et al.</w:t>
      </w:r>
      <w:r w:rsidRPr="00CC1BE6">
        <w:t xml:space="preserve"> (2012). Potential consequences of climate change for primary production and fish production in large marine ecosystems. </w:t>
      </w:r>
      <w:r w:rsidRPr="00CC1BE6">
        <w:rPr>
          <w:i/>
          <w:iCs/>
        </w:rPr>
        <w:t>Philosophical Transactions of the Royal Society of London, Series B: Biological Sciences</w:t>
      </w:r>
      <w:r w:rsidRPr="00CC1BE6">
        <w:t>, 367, 2979–2989.</w:t>
      </w:r>
    </w:p>
    <w:p w14:paraId="1E3A8FE1" w14:textId="77777777" w:rsidR="00CC1BE6" w:rsidRPr="00CC1BE6" w:rsidRDefault="00CC1BE6" w:rsidP="00CC1BE6">
      <w:pPr>
        <w:pStyle w:val="Litteraturfrteckning"/>
      </w:pPr>
      <w:r w:rsidRPr="00CC1BE6">
        <w:t xml:space="preserve">Brown, J.H., Gillooly, J.F., Allen, A.P., Savage, V.M. &amp; West, G.B. (2004). Toward a metabolic theory of ecology. </w:t>
      </w:r>
      <w:r w:rsidRPr="00CC1BE6">
        <w:rPr>
          <w:i/>
          <w:iCs/>
        </w:rPr>
        <w:t>Ecology</w:t>
      </w:r>
      <w:r w:rsidRPr="00CC1BE6">
        <w:t>, 85, 1771–1789.</w:t>
      </w:r>
    </w:p>
    <w:p w14:paraId="47AE5C6A" w14:textId="77777777" w:rsidR="00CC1BE6" w:rsidRPr="00CC1BE6" w:rsidRDefault="00CC1BE6" w:rsidP="00CC1BE6">
      <w:pPr>
        <w:pStyle w:val="Litteraturfrteckning"/>
      </w:pPr>
      <w:r w:rsidRPr="00CC1BE6">
        <w:t xml:space="preserve">Byrd, R.H., Lu, Peihuang., Nocedal, Jorge. &amp; Zhu, Ciyou. (1995). A Limited Memory Algorithm for Bound Constrained Optimization. </w:t>
      </w:r>
      <w:r w:rsidRPr="00CC1BE6">
        <w:rPr>
          <w:i/>
          <w:iCs/>
        </w:rPr>
        <w:t>SIAM J. Sci. Comput.</w:t>
      </w:r>
      <w:r w:rsidRPr="00CC1BE6">
        <w:t>, 16, 1190–1208.</w:t>
      </w:r>
    </w:p>
    <w:p w14:paraId="071C38C3" w14:textId="77777777" w:rsidR="00CC1BE6" w:rsidRPr="00CC1BE6" w:rsidRDefault="00CC1BE6" w:rsidP="00CC1BE6">
      <w:pPr>
        <w:pStyle w:val="Litteraturfrteckning"/>
      </w:pPr>
      <w:r w:rsidRPr="00CC1BE6">
        <w:t xml:space="preserve">Canales, T.M., Law, R. &amp; Blanchard, J.L. (2016). Shifts in plankton size spectra modulate growth and coexistence of anchovy and sardine in upwelling systems. </w:t>
      </w:r>
      <w:r w:rsidRPr="00CC1BE6">
        <w:rPr>
          <w:i/>
          <w:iCs/>
        </w:rPr>
        <w:t>Canadian Journal of Fisheries and Aquatic Sciences</w:t>
      </w:r>
      <w:r w:rsidRPr="00CC1BE6">
        <w:t>, 73, 611–621.</w:t>
      </w:r>
    </w:p>
    <w:p w14:paraId="60BA33AE" w14:textId="77777777" w:rsidR="00CC1BE6" w:rsidRPr="00CC1BE6" w:rsidRDefault="00CC1BE6" w:rsidP="00CC1BE6">
      <w:pPr>
        <w:pStyle w:val="Litteraturfrteckning"/>
      </w:pPr>
      <w:r w:rsidRPr="00CC1BE6">
        <w:t xml:space="preserve">Casini, M., Hjelm, J., Molinero, J.-C., Lövgren, J., Cardinale, M., Bartolino, V., </w:t>
      </w:r>
      <w:r w:rsidRPr="00CC1BE6">
        <w:rPr>
          <w:i/>
          <w:iCs/>
        </w:rPr>
        <w:t>et al.</w:t>
      </w:r>
      <w:r w:rsidRPr="00CC1BE6">
        <w:t xml:space="preserve"> (2009). Trophic cascades promote threshold-like shifts in pelagic marine ecosystems. </w:t>
      </w:r>
      <w:r w:rsidRPr="00CC1BE6">
        <w:rPr>
          <w:i/>
          <w:iCs/>
        </w:rPr>
        <w:t>Proceedings of the National Academy of Sciences, USA</w:t>
      </w:r>
      <w:r w:rsidRPr="00CC1BE6">
        <w:t>, 106, 197–202.</w:t>
      </w:r>
    </w:p>
    <w:p w14:paraId="625D85CE" w14:textId="77777777" w:rsidR="00CC1BE6" w:rsidRPr="00CC1BE6" w:rsidRDefault="00CC1BE6" w:rsidP="00CC1BE6">
      <w:pPr>
        <w:pStyle w:val="Litteraturfrteckning"/>
      </w:pPr>
      <w:r w:rsidRPr="00CC1BE6">
        <w:t xml:space="preserve">Casini, M., Käll, F., Hansson, M., Plikshs, M., Baranova, T., Karlsson, O., </w:t>
      </w:r>
      <w:r w:rsidRPr="00CC1BE6">
        <w:rPr>
          <w:i/>
          <w:iCs/>
        </w:rPr>
        <w:t>et al.</w:t>
      </w:r>
      <w:r w:rsidRPr="00CC1BE6">
        <w:t xml:space="preserve"> (2016). Hypoxic areas, density-dependence and food limitation drive the body condition of a heavily exploited marine fish predator. </w:t>
      </w:r>
      <w:r w:rsidRPr="00CC1BE6">
        <w:rPr>
          <w:i/>
          <w:iCs/>
        </w:rPr>
        <w:t>Royal Society Open Science</w:t>
      </w:r>
      <w:r w:rsidRPr="00CC1BE6">
        <w:t>, 3, 160416.</w:t>
      </w:r>
    </w:p>
    <w:p w14:paraId="38E329BF" w14:textId="77777777" w:rsidR="00CC1BE6" w:rsidRPr="00CC1BE6" w:rsidRDefault="00CC1BE6" w:rsidP="00CC1BE6">
      <w:pPr>
        <w:pStyle w:val="Litteraturfrteckning"/>
      </w:pPr>
      <w:r w:rsidRPr="00CC1BE6">
        <w:t xml:space="preserve">Clarke, A. &amp; Johnston, N.M. (1999). Scaling of metabolic rate with body mass and temperature in teleost fish. </w:t>
      </w:r>
      <w:r w:rsidRPr="00CC1BE6">
        <w:rPr>
          <w:i/>
          <w:iCs/>
        </w:rPr>
        <w:t>Journal of Animal Ecology</w:t>
      </w:r>
      <w:r w:rsidRPr="00CC1BE6">
        <w:t>, 68, 893–905.</w:t>
      </w:r>
    </w:p>
    <w:p w14:paraId="7DC54C2A" w14:textId="77777777" w:rsidR="00CC1BE6" w:rsidRPr="00CC1BE6" w:rsidRDefault="00CC1BE6" w:rsidP="00CC1BE6">
      <w:pPr>
        <w:pStyle w:val="Litteraturfrteckning"/>
      </w:pPr>
      <w:r w:rsidRPr="00CC1BE6">
        <w:t xml:space="preserve">Daufresne, M., Lengfellner, K. &amp; Sommer, U. (2009). Global warming benefits the small in aquatic ecosystems. </w:t>
      </w:r>
      <w:r w:rsidRPr="00CC1BE6">
        <w:rPr>
          <w:i/>
          <w:iCs/>
        </w:rPr>
        <w:t>Proceedings of the National Academy of Sciences, USA</w:t>
      </w:r>
      <w:r w:rsidRPr="00CC1BE6">
        <w:t>, 106, 12788–12793.</w:t>
      </w:r>
    </w:p>
    <w:p w14:paraId="1507E7EA" w14:textId="77777777" w:rsidR="00CC1BE6" w:rsidRPr="00CC1BE6" w:rsidRDefault="00CC1BE6" w:rsidP="00CC1BE6">
      <w:pPr>
        <w:pStyle w:val="Litteraturfrteckning"/>
      </w:pPr>
      <w:r w:rsidRPr="00CC1BE6">
        <w:t xml:space="preserve">Dell, A.I., Pawar, S. &amp; Savage, V.M. (2011). Systematic variation in the temperature dependence of physiological and ecological traits. </w:t>
      </w:r>
      <w:r w:rsidRPr="00CC1BE6">
        <w:rPr>
          <w:i/>
          <w:iCs/>
        </w:rPr>
        <w:t>Proceedings of the National Academy of Sciences</w:t>
      </w:r>
      <w:r w:rsidRPr="00CC1BE6">
        <w:t>, 108, 10591–10596.</w:t>
      </w:r>
    </w:p>
    <w:p w14:paraId="6B58AAD6" w14:textId="77777777" w:rsidR="00CC1BE6" w:rsidRPr="00CC1BE6" w:rsidRDefault="00CC1BE6" w:rsidP="00CC1BE6">
      <w:pPr>
        <w:pStyle w:val="Litteraturfrteckning"/>
      </w:pPr>
      <w:r w:rsidRPr="00CC1BE6">
        <w:t xml:space="preserve">Dieterich, C., Wang, S., Schimanke, S., Gröger, M., Klein, B., Hordoir, R., </w:t>
      </w:r>
      <w:r w:rsidRPr="00CC1BE6">
        <w:rPr>
          <w:i/>
          <w:iCs/>
        </w:rPr>
        <w:t>et al.</w:t>
      </w:r>
      <w:r w:rsidRPr="00CC1BE6">
        <w:t xml:space="preserve"> (2019). Surface Heat Budget over the North Sea in Climate Change Simulations. </w:t>
      </w:r>
      <w:r w:rsidRPr="00CC1BE6">
        <w:rPr>
          <w:i/>
          <w:iCs/>
        </w:rPr>
        <w:t>Atmosphere</w:t>
      </w:r>
      <w:r w:rsidRPr="00CC1BE6">
        <w:t>, 10, 272.</w:t>
      </w:r>
    </w:p>
    <w:p w14:paraId="439EC1BD" w14:textId="77777777" w:rsidR="00CC1BE6" w:rsidRPr="00CC1BE6" w:rsidRDefault="00CC1BE6" w:rsidP="00CC1BE6">
      <w:pPr>
        <w:pStyle w:val="Litteraturfrteckning"/>
      </w:pPr>
      <w:r w:rsidRPr="00CC1BE6">
        <w:t xml:space="preserve">Englund, G., Öhlund, G., Hein, C.L. &amp; Diehl, S. (2011). Temperature dependence of the functional response. </w:t>
      </w:r>
      <w:r w:rsidRPr="00CC1BE6">
        <w:rPr>
          <w:i/>
          <w:iCs/>
        </w:rPr>
        <w:t>Ecology Letters</w:t>
      </w:r>
      <w:r w:rsidRPr="00CC1BE6">
        <w:t>, 14, 914–921.</w:t>
      </w:r>
    </w:p>
    <w:p w14:paraId="3C7B3C03" w14:textId="77777777" w:rsidR="00CC1BE6" w:rsidRPr="00CC1BE6" w:rsidRDefault="00CC1BE6" w:rsidP="00CC1BE6">
      <w:pPr>
        <w:pStyle w:val="Litteraturfrteckning"/>
      </w:pPr>
      <w:r w:rsidRPr="00CC1BE6">
        <w:t xml:space="preserve">Flombaum, P., Wang, W.-L., Primeau, F.W. &amp; Martiny, A.C. (2020). Global picophytoplankton niche partitioning predicts overall positive response to ocean warming. </w:t>
      </w:r>
      <w:r w:rsidRPr="00CC1BE6">
        <w:rPr>
          <w:i/>
          <w:iCs/>
        </w:rPr>
        <w:t>Nat. Geosci.</w:t>
      </w:r>
      <w:r w:rsidRPr="00CC1BE6">
        <w:t>, 13, 116–120.</w:t>
      </w:r>
    </w:p>
    <w:p w14:paraId="5EBA1C73" w14:textId="77777777" w:rsidR="00CC1BE6" w:rsidRPr="00CC1BE6" w:rsidRDefault="00CC1BE6" w:rsidP="00CC1BE6">
      <w:pPr>
        <w:pStyle w:val="Litteraturfrteckning"/>
      </w:pPr>
      <w:r w:rsidRPr="00CC1BE6">
        <w:t xml:space="preserve">Forster, J., Hirst, A.G. &amp; Atkinson, D. (2012). Warming-induced reductions in body size are greater in aquatic than terrestrial species. </w:t>
      </w:r>
      <w:r w:rsidRPr="00CC1BE6">
        <w:rPr>
          <w:i/>
          <w:iCs/>
        </w:rPr>
        <w:t>PNAS</w:t>
      </w:r>
      <w:r w:rsidRPr="00CC1BE6">
        <w:t>, 109, 19310–19314.</w:t>
      </w:r>
    </w:p>
    <w:p w14:paraId="24E24E0E" w14:textId="77777777" w:rsidR="00CC1BE6" w:rsidRPr="00CC1BE6" w:rsidRDefault="00CC1BE6" w:rsidP="00CC1BE6">
      <w:pPr>
        <w:pStyle w:val="Litteraturfrteckning"/>
      </w:pPr>
      <w:r w:rsidRPr="00CC1BE6">
        <w:t xml:space="preserve">Free, C.M., Thorson, J.T., Pinsky, M.L., Oken, K.L., Wiedenmann, J. &amp; Jensen, O.P. (2019). Impacts of historical warming on marine fisheries production. </w:t>
      </w:r>
      <w:r w:rsidRPr="00CC1BE6">
        <w:rPr>
          <w:i/>
          <w:iCs/>
        </w:rPr>
        <w:t>Science</w:t>
      </w:r>
      <w:r w:rsidRPr="00CC1BE6">
        <w:t>, 363, 979–983.</w:t>
      </w:r>
    </w:p>
    <w:p w14:paraId="18D9469B" w14:textId="77777777" w:rsidR="00CC1BE6" w:rsidRPr="007E2D43" w:rsidRDefault="00CC1BE6" w:rsidP="00CC1BE6">
      <w:pPr>
        <w:pStyle w:val="Litteraturfrteckning"/>
        <w:rPr>
          <w:lang w:val="sv-SE"/>
          <w:rPrChange w:id="39" w:author="Anna Gårdmark" w:date="2021-09-28T09:09:00Z">
            <w:rPr/>
          </w:rPrChange>
        </w:rPr>
      </w:pPr>
      <w:r w:rsidRPr="00CC1BE6">
        <w:lastRenderedPageBreak/>
        <w:t xml:space="preserve">Galbraith, E.D., Carozza, D.A. &amp; Bianchi, D. (2017). A coupled human-Earth model perspective on long-term trends in the global marine fishery. </w:t>
      </w:r>
      <w:r w:rsidRPr="007E2D43">
        <w:rPr>
          <w:i/>
          <w:iCs/>
          <w:lang w:val="sv-SE"/>
          <w:rPrChange w:id="40" w:author="Anna Gårdmark" w:date="2021-09-28T09:09:00Z">
            <w:rPr>
              <w:i/>
              <w:iCs/>
            </w:rPr>
          </w:rPrChange>
        </w:rPr>
        <w:t>Nat Commun</w:t>
      </w:r>
      <w:r w:rsidRPr="007E2D43">
        <w:rPr>
          <w:lang w:val="sv-SE"/>
          <w:rPrChange w:id="41" w:author="Anna Gårdmark" w:date="2021-09-28T09:09:00Z">
            <w:rPr/>
          </w:rPrChange>
        </w:rPr>
        <w:t>, 8, 14884.</w:t>
      </w:r>
    </w:p>
    <w:p w14:paraId="627661C7" w14:textId="77777777" w:rsidR="00CC1BE6" w:rsidRPr="00CC1BE6" w:rsidRDefault="00CC1BE6" w:rsidP="00CC1BE6">
      <w:pPr>
        <w:pStyle w:val="Litteraturfrteckning"/>
      </w:pPr>
      <w:r w:rsidRPr="007E2D43">
        <w:rPr>
          <w:lang w:val="sv-SE"/>
          <w:rPrChange w:id="42" w:author="Anna Gårdmark" w:date="2021-09-28T09:09:00Z">
            <w:rPr/>
          </w:rPrChange>
        </w:rPr>
        <w:t xml:space="preserve">Gårdmark, A., Casini, M., Huss, M., van Leeuwen, A., Hjelm, J., Persson, L., </w:t>
      </w:r>
      <w:r w:rsidRPr="007E2D43">
        <w:rPr>
          <w:i/>
          <w:iCs/>
          <w:lang w:val="sv-SE"/>
          <w:rPrChange w:id="43" w:author="Anna Gårdmark" w:date="2021-09-28T09:09:00Z">
            <w:rPr>
              <w:i/>
              <w:iCs/>
            </w:rPr>
          </w:rPrChange>
        </w:rPr>
        <w:t>et al.</w:t>
      </w:r>
      <w:r w:rsidRPr="007E2D43">
        <w:rPr>
          <w:lang w:val="sv-SE"/>
          <w:rPrChange w:id="44" w:author="Anna Gårdmark" w:date="2021-09-28T09:09:00Z">
            <w:rPr/>
          </w:rPrChange>
        </w:rPr>
        <w:t xml:space="preserve"> </w:t>
      </w:r>
      <w:r w:rsidRPr="00CC1BE6">
        <w:t xml:space="preserve">(2015). Regime shifts in exploited marine food webs: detecting mechanisms underlying alternative stable states using size-structured community dynamics theory. </w:t>
      </w:r>
      <w:r w:rsidRPr="00CC1BE6">
        <w:rPr>
          <w:i/>
          <w:iCs/>
        </w:rPr>
        <w:t>Phil. Trans. R. Soc. B</w:t>
      </w:r>
      <w:r w:rsidRPr="00CC1BE6">
        <w:t>, 370, 20130262.</w:t>
      </w:r>
    </w:p>
    <w:p w14:paraId="7291F558" w14:textId="77777777" w:rsidR="00CC1BE6" w:rsidRPr="00CC1BE6" w:rsidRDefault="00CC1BE6" w:rsidP="00CC1BE6">
      <w:pPr>
        <w:pStyle w:val="Litteraturfrteckning"/>
      </w:pPr>
      <w:r w:rsidRPr="00CC1BE6">
        <w:t xml:space="preserve">Gårdmark, A. &amp; Huss, M. (2020). Individual variation and interactions explain food web responses to global warming. </w:t>
      </w:r>
      <w:r w:rsidRPr="00CC1BE6">
        <w:rPr>
          <w:i/>
          <w:iCs/>
        </w:rPr>
        <w:t>Philosophical Transactions of the Royal Society B: Biological Sciences</w:t>
      </w:r>
      <w:r w:rsidRPr="00CC1BE6">
        <w:t>, 375, 20190449.</w:t>
      </w:r>
    </w:p>
    <w:p w14:paraId="647E19F1" w14:textId="77777777" w:rsidR="00CC1BE6" w:rsidRPr="00CC1BE6" w:rsidRDefault="00CC1BE6" w:rsidP="00CC1BE6">
      <w:pPr>
        <w:pStyle w:val="Litteraturfrteckning"/>
      </w:pPr>
      <w:r w:rsidRPr="00CC1BE6">
        <w:t xml:space="preserve">Gilbert, B., Tunney, T.D., McCann, K.S., DeLong, J.P., Vasseur, D.A., Savage, V.M., </w:t>
      </w:r>
      <w:r w:rsidRPr="00CC1BE6">
        <w:rPr>
          <w:i/>
          <w:iCs/>
        </w:rPr>
        <w:t>et al.</w:t>
      </w:r>
      <w:r w:rsidRPr="00CC1BE6">
        <w:t xml:space="preserve"> (2014). A bioenergetic framework for the temperature dependence of trophic interactions. </w:t>
      </w:r>
      <w:r w:rsidRPr="00CC1BE6">
        <w:rPr>
          <w:i/>
          <w:iCs/>
        </w:rPr>
        <w:t>Ecology Letters</w:t>
      </w:r>
      <w:r w:rsidRPr="00CC1BE6">
        <w:t>, 17, 902–914.</w:t>
      </w:r>
    </w:p>
    <w:p w14:paraId="54B61ED2" w14:textId="77777777" w:rsidR="00CC1BE6" w:rsidRPr="00CC1BE6" w:rsidRDefault="00CC1BE6" w:rsidP="00CC1BE6">
      <w:pPr>
        <w:pStyle w:val="Litteraturfrteckning"/>
      </w:pPr>
      <w:r w:rsidRPr="00CC1BE6">
        <w:t xml:space="preserve">Gillooly, J.F., Brown, J.H., West, G.B., Savage, V.M. &amp; Charnov, E.L. (2001). Effects of size and temperature on metabolic rate. </w:t>
      </w:r>
      <w:r w:rsidRPr="00CC1BE6">
        <w:rPr>
          <w:i/>
          <w:iCs/>
        </w:rPr>
        <w:t>Science</w:t>
      </w:r>
      <w:r w:rsidRPr="00CC1BE6">
        <w:t>, 2248-2251.</w:t>
      </w:r>
    </w:p>
    <w:p w14:paraId="69C94A2F" w14:textId="77777777" w:rsidR="00CC1BE6" w:rsidRPr="00CC1BE6" w:rsidRDefault="00CC1BE6" w:rsidP="00CC1BE6">
      <w:pPr>
        <w:pStyle w:val="Litteraturfrteckning"/>
      </w:pPr>
      <w:r w:rsidRPr="00CC1BE6">
        <w:t xml:space="preserve">Gröger, M., Arneborg, L., Dieterich, C., Höglund, A. &amp; Meier, H.E.M. (2019). Summer hydrographic changes in the Baltic Sea, Kattegat and Skagerrak projected in an ensemble of climate scenarios downscaled with a coupled regional ocean–sea ice–atmosphere model. </w:t>
      </w:r>
      <w:r w:rsidRPr="00CC1BE6">
        <w:rPr>
          <w:i/>
          <w:iCs/>
        </w:rPr>
        <w:t>Clim Dyn</w:t>
      </w:r>
      <w:r w:rsidRPr="00CC1BE6">
        <w:t>, 53, 5945–5966.</w:t>
      </w:r>
    </w:p>
    <w:p w14:paraId="6A2FDC7E" w14:textId="77777777" w:rsidR="00CC1BE6" w:rsidRPr="00CC1BE6" w:rsidRDefault="00CC1BE6" w:rsidP="00CC1BE6">
      <w:pPr>
        <w:pStyle w:val="Litteraturfrteckning"/>
      </w:pPr>
      <w:r w:rsidRPr="00CC1BE6">
        <w:t xml:space="preserve">Handeland, S.O., Imsland, A.K. &amp; Stefansson, S.O. (2008). The effect of temperature and fish size on growth, feed intake, food conversion efficiency and stomach evacuation rate of Atlantic salmon post-smolts. </w:t>
      </w:r>
      <w:r w:rsidRPr="00CC1BE6">
        <w:rPr>
          <w:i/>
          <w:iCs/>
        </w:rPr>
        <w:t>Aquaculture</w:t>
      </w:r>
      <w:r w:rsidRPr="00CC1BE6">
        <w:t>, 283, 36–42.</w:t>
      </w:r>
    </w:p>
    <w:p w14:paraId="492AAB6F" w14:textId="77777777" w:rsidR="00CC1BE6" w:rsidRPr="00CC1BE6" w:rsidRDefault="00CC1BE6" w:rsidP="00CC1BE6">
      <w:pPr>
        <w:pStyle w:val="Litteraturfrteckning"/>
      </w:pPr>
      <w:r w:rsidRPr="00CC1BE6">
        <w:t xml:space="preserve">Hartvig, M., Andersen, K.H. &amp; Beyer, J.E. (2011). Food web framework for size-structured populations. </w:t>
      </w:r>
      <w:r w:rsidRPr="00CC1BE6">
        <w:rPr>
          <w:i/>
          <w:iCs/>
        </w:rPr>
        <w:t>Journal of Theoretical Biology</w:t>
      </w:r>
      <w:r w:rsidRPr="00CC1BE6">
        <w:t>, 272, 113–122.</w:t>
      </w:r>
    </w:p>
    <w:p w14:paraId="04FF9D1E" w14:textId="77777777" w:rsidR="00CC1BE6" w:rsidRPr="00CC1BE6" w:rsidRDefault="00CC1BE6" w:rsidP="00CC1BE6">
      <w:pPr>
        <w:pStyle w:val="Litteraturfrteckning"/>
      </w:pPr>
      <w:r w:rsidRPr="00CC1BE6">
        <w:t xml:space="preserve">Heneghan, R.F., Galbraith, E., Blanchard, J.L., Harrison, C., Barrier, N., Bulman, C., </w:t>
      </w:r>
      <w:r w:rsidRPr="00CC1BE6">
        <w:rPr>
          <w:i/>
          <w:iCs/>
        </w:rPr>
        <w:t>et al.</w:t>
      </w:r>
      <w:r w:rsidRPr="00CC1BE6">
        <w:t xml:space="preserve"> (2021). Disentangling diverse responses to climate change among global marine ecosystem models. </w:t>
      </w:r>
      <w:r w:rsidRPr="00CC1BE6">
        <w:rPr>
          <w:i/>
          <w:iCs/>
        </w:rPr>
        <w:t>Progress in Oceanography</w:t>
      </w:r>
      <w:r w:rsidRPr="00CC1BE6">
        <w:t>, 198, 102659.</w:t>
      </w:r>
    </w:p>
    <w:p w14:paraId="5D3B2891" w14:textId="77777777" w:rsidR="00CC1BE6" w:rsidRPr="007E2D43" w:rsidRDefault="00CC1BE6" w:rsidP="00CC1BE6">
      <w:pPr>
        <w:pStyle w:val="Litteraturfrteckning"/>
        <w:rPr>
          <w:lang w:val="sv-SE"/>
          <w:rPrChange w:id="45" w:author="Anna Gårdmark" w:date="2021-09-28T09:09:00Z">
            <w:rPr/>
          </w:rPrChange>
        </w:rPr>
      </w:pPr>
      <w:r w:rsidRPr="00CC1BE6">
        <w:t xml:space="preserve">Hilborn, R. &amp; Walters, C.J. (1992). </w:t>
      </w:r>
      <w:r w:rsidRPr="00CC1BE6">
        <w:rPr>
          <w:i/>
          <w:iCs/>
        </w:rPr>
        <w:t>Quantitative Fisheries Stock Assessment: Choice, Dynamics and Uncertainty</w:t>
      </w:r>
      <w:r w:rsidRPr="00CC1BE6">
        <w:t xml:space="preserve">. </w:t>
      </w:r>
      <w:r w:rsidRPr="007E2D43">
        <w:rPr>
          <w:lang w:val="sv-SE"/>
          <w:rPrChange w:id="46" w:author="Anna Gårdmark" w:date="2021-09-28T09:09:00Z">
            <w:rPr/>
          </w:rPrChange>
        </w:rPr>
        <w:t>Springer, Norwell MA, USA.</w:t>
      </w:r>
    </w:p>
    <w:p w14:paraId="41902402" w14:textId="77777777" w:rsidR="00CC1BE6" w:rsidRPr="00CC1BE6" w:rsidRDefault="00CC1BE6" w:rsidP="00CC1BE6">
      <w:pPr>
        <w:pStyle w:val="Litteraturfrteckning"/>
      </w:pPr>
      <w:r w:rsidRPr="007E2D43">
        <w:rPr>
          <w:lang w:val="sv-SE"/>
          <w:rPrChange w:id="47" w:author="Anna Gårdmark" w:date="2021-09-28T09:09:00Z">
            <w:rPr/>
          </w:rPrChange>
        </w:rPr>
        <w:t xml:space="preserve">Huss, M., Lindmark, M., Jacobson, P., Van Dorst, R.M. &amp; Gårdmark, A. (2019). </w:t>
      </w:r>
      <w:r w:rsidRPr="00CC1BE6">
        <w:t xml:space="preserve">Experimental evidence of gradual size‐dependent shifts in body size and growth of fish in response to warming. </w:t>
      </w:r>
      <w:r w:rsidRPr="00CC1BE6">
        <w:rPr>
          <w:i/>
          <w:iCs/>
        </w:rPr>
        <w:t>Glob Change Biol</w:t>
      </w:r>
      <w:r w:rsidRPr="00CC1BE6">
        <w:t>, 25, 2285–2295.</w:t>
      </w:r>
    </w:p>
    <w:p w14:paraId="51C238B1" w14:textId="77777777" w:rsidR="00CC1BE6" w:rsidRPr="00CC1BE6" w:rsidRDefault="00CC1BE6" w:rsidP="00CC1BE6">
      <w:pPr>
        <w:pStyle w:val="Litteraturfrteckning"/>
      </w:pPr>
      <w:r w:rsidRPr="00CC1BE6">
        <w:t xml:space="preserve">ICES. (2013). </w:t>
      </w:r>
      <w:r w:rsidRPr="00CC1BE6">
        <w:rPr>
          <w:i/>
          <w:iCs/>
        </w:rPr>
        <w:t>Report of the Baltic Fisheries Assessment Working Group (WGBFAS)</w:t>
      </w:r>
      <w:r w:rsidRPr="00CC1BE6">
        <w:t xml:space="preserve"> ( No. ICES CM 2013/ACOM:10.). 10-17 April 2013 ICES Headquarters, Copenhagen.</w:t>
      </w:r>
    </w:p>
    <w:p w14:paraId="2305C195" w14:textId="77777777" w:rsidR="00CC1BE6" w:rsidRPr="00CC1BE6" w:rsidRDefault="00CC1BE6" w:rsidP="00CC1BE6">
      <w:pPr>
        <w:pStyle w:val="Litteraturfrteckning"/>
      </w:pPr>
      <w:r w:rsidRPr="00CC1BE6">
        <w:t xml:space="preserve">ICES. (2015). </w:t>
      </w:r>
      <w:r w:rsidRPr="00CC1BE6">
        <w:rPr>
          <w:i/>
          <w:iCs/>
        </w:rPr>
        <w:t>Report of the Baltic Fisheries Assessment Working Group (WGBFAS)</w:t>
      </w:r>
      <w:r w:rsidRPr="00CC1BE6">
        <w:t xml:space="preserve"> ( No. ICES CM 2015/ACOM:10). 14-21 April 2015 ICES Headquarters, Copenhagen.</w:t>
      </w:r>
    </w:p>
    <w:p w14:paraId="2EE03E75" w14:textId="77777777" w:rsidR="00CC1BE6" w:rsidRPr="00CC1BE6" w:rsidRDefault="00CC1BE6" w:rsidP="00CC1BE6">
      <w:pPr>
        <w:pStyle w:val="Litteraturfrteckning"/>
      </w:pPr>
      <w:r w:rsidRPr="00CC1BE6">
        <w:t xml:space="preserve">ICES. (2021). </w:t>
      </w:r>
      <w:r w:rsidRPr="00CC1BE6">
        <w:rPr>
          <w:i/>
          <w:iCs/>
        </w:rPr>
        <w:t>Report of the Baltic Fisheries Assessment Working Group (WGBFAS)</w:t>
      </w:r>
      <w:r w:rsidRPr="00CC1BE6">
        <w:t xml:space="preserve"> ( No. 3:53).</w:t>
      </w:r>
    </w:p>
    <w:p w14:paraId="6BC8D35C" w14:textId="77777777" w:rsidR="00CC1BE6" w:rsidRPr="00CC1BE6" w:rsidRDefault="00CC1BE6" w:rsidP="00CC1BE6">
      <w:pPr>
        <w:pStyle w:val="Litteraturfrteckning"/>
      </w:pPr>
      <w:r w:rsidRPr="007E2D43">
        <w:rPr>
          <w:lang w:val="sv-SE"/>
          <w:rPrChange w:id="48" w:author="Anna Gårdmark" w:date="2021-09-28T09:09:00Z">
            <w:rPr/>
          </w:rPrChange>
        </w:rPr>
        <w:t xml:space="preserve">Ikpewe, I.E., Baudron, A.R., Ponchon, A. &amp; Fernandes, P.G. (2020). </w:t>
      </w:r>
      <w:r w:rsidRPr="00CC1BE6">
        <w:t xml:space="preserve">Bigger juveniles and smaller adults: Changes in fish size correlate with warming seas. </w:t>
      </w:r>
      <w:r w:rsidRPr="00CC1BE6">
        <w:rPr>
          <w:i/>
          <w:iCs/>
        </w:rPr>
        <w:t>Journal of Applied Ecology</w:t>
      </w:r>
      <w:r w:rsidRPr="00CC1BE6">
        <w:t>, Early View.</w:t>
      </w:r>
    </w:p>
    <w:p w14:paraId="12616DDB" w14:textId="77777777" w:rsidR="00CC1BE6" w:rsidRPr="00CC1BE6" w:rsidRDefault="00CC1BE6" w:rsidP="00CC1BE6">
      <w:pPr>
        <w:pStyle w:val="Litteraturfrteckning"/>
      </w:pPr>
      <w:r w:rsidRPr="00CC1BE6">
        <w:t xml:space="preserve">Jacobsen, N.S., Burgess, M.G. &amp; Andersen, K.H. (2017). Efficiency of fisheries is increasing at the ecosystem level. </w:t>
      </w:r>
      <w:r w:rsidRPr="00CC1BE6">
        <w:rPr>
          <w:i/>
          <w:iCs/>
        </w:rPr>
        <w:t>Fish and Fisheries</w:t>
      </w:r>
      <w:r w:rsidRPr="00CC1BE6">
        <w:t>, 18, 199–211.</w:t>
      </w:r>
    </w:p>
    <w:p w14:paraId="3EC020BB" w14:textId="77777777" w:rsidR="00CC1BE6" w:rsidRPr="007E2D43" w:rsidRDefault="00CC1BE6" w:rsidP="00CC1BE6">
      <w:pPr>
        <w:pStyle w:val="Litteraturfrteckning"/>
        <w:rPr>
          <w:lang w:val="sv-SE"/>
          <w:rPrChange w:id="49" w:author="Anna Gårdmark" w:date="2021-09-28T09:09:00Z">
            <w:rPr/>
          </w:rPrChange>
        </w:rPr>
      </w:pPr>
      <w:r w:rsidRPr="00CC1BE6">
        <w:t xml:space="preserve">Jennings, S. &amp; Collingridge, K. (2015). Predicting Consumer Biomass, Size-Structure, Production, Catch Potential, Responses to Fishing and Associated Uncertainties in the World’s Marine Ecosystems. </w:t>
      </w:r>
      <w:r w:rsidRPr="007E2D43">
        <w:rPr>
          <w:i/>
          <w:iCs/>
          <w:lang w:val="sv-SE"/>
          <w:rPrChange w:id="50" w:author="Anna Gårdmark" w:date="2021-09-28T09:09:00Z">
            <w:rPr>
              <w:i/>
              <w:iCs/>
            </w:rPr>
          </w:rPrChange>
        </w:rPr>
        <w:t>PLOS ONE</w:t>
      </w:r>
      <w:r w:rsidRPr="007E2D43">
        <w:rPr>
          <w:lang w:val="sv-SE"/>
          <w:rPrChange w:id="51" w:author="Anna Gårdmark" w:date="2021-09-28T09:09:00Z">
            <w:rPr/>
          </w:rPrChange>
        </w:rPr>
        <w:t>, 10, e0133794.</w:t>
      </w:r>
    </w:p>
    <w:p w14:paraId="6BB48C49" w14:textId="77777777" w:rsidR="00CC1BE6" w:rsidRPr="00CC1BE6" w:rsidRDefault="00CC1BE6" w:rsidP="00CC1BE6">
      <w:pPr>
        <w:pStyle w:val="Litteraturfrteckning"/>
      </w:pPr>
      <w:r w:rsidRPr="007E2D43">
        <w:rPr>
          <w:lang w:val="sv-SE"/>
          <w:rPrChange w:id="52" w:author="Anna Gårdmark" w:date="2021-09-28T09:09:00Z">
            <w:rPr/>
          </w:rPrChange>
        </w:rPr>
        <w:t xml:space="preserve">Jorgensen, C., Enberg, K., Dunlop, E.S., Arlinghaus, R., Boukal, D.S., Brander, K., </w:t>
      </w:r>
      <w:r w:rsidRPr="007E2D43">
        <w:rPr>
          <w:i/>
          <w:iCs/>
          <w:lang w:val="sv-SE"/>
          <w:rPrChange w:id="53" w:author="Anna Gårdmark" w:date="2021-09-28T09:09:00Z">
            <w:rPr>
              <w:i/>
              <w:iCs/>
            </w:rPr>
          </w:rPrChange>
        </w:rPr>
        <w:t>et al.</w:t>
      </w:r>
      <w:r w:rsidRPr="007E2D43">
        <w:rPr>
          <w:lang w:val="sv-SE"/>
          <w:rPrChange w:id="54" w:author="Anna Gårdmark" w:date="2021-09-28T09:09:00Z">
            <w:rPr/>
          </w:rPrChange>
        </w:rPr>
        <w:t xml:space="preserve"> </w:t>
      </w:r>
      <w:r w:rsidRPr="00CC1BE6">
        <w:t xml:space="preserve">(2007). Ecology: managing evolving fish stocks. </w:t>
      </w:r>
      <w:r w:rsidRPr="00CC1BE6">
        <w:rPr>
          <w:i/>
          <w:iCs/>
        </w:rPr>
        <w:t>Science</w:t>
      </w:r>
      <w:r w:rsidRPr="00CC1BE6">
        <w:t>, 318, 1247–1248.</w:t>
      </w:r>
    </w:p>
    <w:p w14:paraId="0876AB02" w14:textId="77777777" w:rsidR="00CC1BE6" w:rsidRPr="00CC1BE6" w:rsidRDefault="00CC1BE6" w:rsidP="00CC1BE6">
      <w:pPr>
        <w:pStyle w:val="Litteraturfrteckning"/>
      </w:pPr>
      <w:r w:rsidRPr="00CC1BE6">
        <w:t xml:space="preserve">Kwiatkowski, L., Aumont, O. &amp; Bopp, L. (2019). Consistent trophic amplification of marine biomass declines under climate change. </w:t>
      </w:r>
      <w:r w:rsidRPr="00CC1BE6">
        <w:rPr>
          <w:i/>
          <w:iCs/>
        </w:rPr>
        <w:t>Global Change Biology</w:t>
      </w:r>
      <w:r w:rsidRPr="00CC1BE6">
        <w:t>, 25, 218–229.</w:t>
      </w:r>
    </w:p>
    <w:p w14:paraId="4B8B2126" w14:textId="77777777" w:rsidR="00CC1BE6" w:rsidRPr="00CC1BE6" w:rsidRDefault="00CC1BE6" w:rsidP="00CC1BE6">
      <w:pPr>
        <w:pStyle w:val="Litteraturfrteckning"/>
      </w:pPr>
      <w:r w:rsidRPr="00CC1BE6">
        <w:lastRenderedPageBreak/>
        <w:t xml:space="preserve">Lefort, S., Aumont, O., Bopp, L., Arsouze, T., Gehlen, M. &amp; Maury, O. (2015). Spatial and body-size dependent response of marine pelagic communities to projected global climate change. </w:t>
      </w:r>
      <w:r w:rsidRPr="00CC1BE6">
        <w:rPr>
          <w:i/>
          <w:iCs/>
        </w:rPr>
        <w:t>Global Change Biology</w:t>
      </w:r>
      <w:r w:rsidRPr="00CC1BE6">
        <w:t>, 21, 154–164.</w:t>
      </w:r>
    </w:p>
    <w:p w14:paraId="33839C33" w14:textId="77777777" w:rsidR="00CC1BE6" w:rsidRPr="00CC1BE6" w:rsidRDefault="00CC1BE6" w:rsidP="00CC1BE6">
      <w:pPr>
        <w:pStyle w:val="Litteraturfrteckning"/>
      </w:pPr>
      <w:r w:rsidRPr="00CC1BE6">
        <w:t xml:space="preserve">Lindmark, M., Ohlberger, J. &amp; Gårdmark, A. (2021). Optimum growth temperature declines with body size within fish species. </w:t>
      </w:r>
      <w:r w:rsidRPr="00CC1BE6">
        <w:rPr>
          <w:i/>
          <w:iCs/>
        </w:rPr>
        <w:t>bioRxiv</w:t>
      </w:r>
      <w:r w:rsidRPr="00CC1BE6">
        <w:t>, 2021.01.21.427580.</w:t>
      </w:r>
    </w:p>
    <w:p w14:paraId="5B0C31DC" w14:textId="77777777" w:rsidR="00CC1BE6" w:rsidRPr="00CC1BE6" w:rsidRDefault="00CC1BE6" w:rsidP="00CC1BE6">
      <w:pPr>
        <w:pStyle w:val="Litteraturfrteckning"/>
      </w:pPr>
      <w:r w:rsidRPr="00CC1BE6">
        <w:t xml:space="preserve">Lorenzen, K. (2016). Toward a new paradigm for growth modeling in fisheries stock assessments: Embracing plasticity and its consequences. </w:t>
      </w:r>
      <w:r w:rsidRPr="00CC1BE6">
        <w:rPr>
          <w:i/>
          <w:iCs/>
        </w:rPr>
        <w:t>Fisheries Research</w:t>
      </w:r>
      <w:r w:rsidRPr="00CC1BE6">
        <w:t>, Growth: theory, estimation, and application in fishery stock assessment models, 180, 4–22.</w:t>
      </w:r>
    </w:p>
    <w:p w14:paraId="7DE19CE2" w14:textId="77777777" w:rsidR="00CC1BE6" w:rsidRPr="00CC1BE6" w:rsidRDefault="00CC1BE6" w:rsidP="00CC1BE6">
      <w:pPr>
        <w:pStyle w:val="Litteraturfrteckning"/>
      </w:pPr>
      <w:r w:rsidRPr="00CC1BE6">
        <w:t xml:space="preserve">Lotze, H.K., Tittensor, D.P., Bryndum-Buchholz, A., Eddy, T.D., Cheung, W.W.L., Galbraith, E.D., </w:t>
      </w:r>
      <w:r w:rsidRPr="00CC1BE6">
        <w:rPr>
          <w:i/>
          <w:iCs/>
        </w:rPr>
        <w:t>et al.</w:t>
      </w:r>
      <w:r w:rsidRPr="00CC1BE6">
        <w:t xml:space="preserve"> (2019). Global ensemble projections reveal trophic amplification of ocean biomass declines with climate change. </w:t>
      </w:r>
      <w:r w:rsidRPr="00CC1BE6">
        <w:rPr>
          <w:i/>
          <w:iCs/>
        </w:rPr>
        <w:t>Proceedings of the National Academy of Sciences</w:t>
      </w:r>
      <w:r w:rsidRPr="00CC1BE6">
        <w:t>, 116, 12907–12912.</w:t>
      </w:r>
    </w:p>
    <w:p w14:paraId="534C93BE" w14:textId="77777777" w:rsidR="00CC1BE6" w:rsidRPr="00CC1BE6" w:rsidRDefault="00CC1BE6" w:rsidP="00CC1BE6">
      <w:pPr>
        <w:pStyle w:val="Litteraturfrteckning"/>
      </w:pPr>
      <w:r w:rsidRPr="00CC1BE6">
        <w:t xml:space="preserve">Mackenzie, B.R., Gislason, H., Möllmann, C. &amp; Köster, F.W. (2007). Impact of 21st century climate change on the Baltic Sea fish community and fisheries. </w:t>
      </w:r>
      <w:r w:rsidRPr="00CC1BE6">
        <w:rPr>
          <w:i/>
          <w:iCs/>
        </w:rPr>
        <w:t>Global Change Biology</w:t>
      </w:r>
      <w:r w:rsidRPr="00CC1BE6">
        <w:t>, 13, 1348–1367.</w:t>
      </w:r>
    </w:p>
    <w:p w14:paraId="3BCCD3CA" w14:textId="77777777" w:rsidR="00CC1BE6" w:rsidRPr="00CC1BE6" w:rsidRDefault="00CC1BE6" w:rsidP="00CC1BE6">
      <w:pPr>
        <w:pStyle w:val="Litteraturfrteckning"/>
      </w:pPr>
      <w:r w:rsidRPr="00CC1BE6">
        <w:t xml:space="preserve">McCauley, D.J., Pinsky, M.L., Palumbi, S.R., Estes, J.A., Joyce, F.H. &amp; Warner, R.R. (2015). Marine defaunation: Animal loss in the global ocean. </w:t>
      </w:r>
      <w:r w:rsidRPr="00CC1BE6">
        <w:rPr>
          <w:i/>
          <w:iCs/>
        </w:rPr>
        <w:t>Science</w:t>
      </w:r>
      <w:r w:rsidRPr="00CC1BE6">
        <w:t>, 347.</w:t>
      </w:r>
    </w:p>
    <w:p w14:paraId="3BE5B836" w14:textId="77777777" w:rsidR="00CC1BE6" w:rsidRPr="00CC1BE6" w:rsidRDefault="00CC1BE6" w:rsidP="00CC1BE6">
      <w:pPr>
        <w:pStyle w:val="Litteraturfrteckning"/>
      </w:pPr>
      <w:r w:rsidRPr="00CC1BE6">
        <w:t xml:space="preserve">Mion, M., Haase, S., Hemmer‐Hansen, J., Hilvarsson, A., Hüssy, K., Krüger‐Johnsen, M., </w:t>
      </w:r>
      <w:r w:rsidRPr="00CC1BE6">
        <w:rPr>
          <w:i/>
          <w:iCs/>
        </w:rPr>
        <w:t>et al.</w:t>
      </w:r>
      <w:r w:rsidRPr="00CC1BE6">
        <w:t xml:space="preserve"> (2021). Multidecadal changes in fish growth rates estimated from tagging data: A case study from the Eastern Baltic cod (Gadus morhua, Gadidae). </w:t>
      </w:r>
      <w:r w:rsidRPr="00CC1BE6">
        <w:rPr>
          <w:i/>
          <w:iCs/>
        </w:rPr>
        <w:t>Fish and Fisheries</w:t>
      </w:r>
      <w:r w:rsidRPr="00CC1BE6">
        <w:t>, 22, 413–427.</w:t>
      </w:r>
    </w:p>
    <w:p w14:paraId="76D8C28F" w14:textId="77777777" w:rsidR="00CC1BE6" w:rsidRPr="00CC1BE6" w:rsidRDefault="00CC1BE6" w:rsidP="00CC1BE6">
      <w:pPr>
        <w:pStyle w:val="Litteraturfrteckning"/>
      </w:pPr>
      <w:r w:rsidRPr="00CC1BE6">
        <w:t xml:space="preserve">Mion, M., Thorsen, A., Vitale, F., Dierking, J., Herrmann, J.P., Huwer, B., </w:t>
      </w:r>
      <w:r w:rsidRPr="00CC1BE6">
        <w:rPr>
          <w:i/>
          <w:iCs/>
        </w:rPr>
        <w:t>et al.</w:t>
      </w:r>
      <w:r w:rsidRPr="00CC1BE6">
        <w:t xml:space="preserve"> (2018). Effect of fish length and nutritional condition on the fecundity of distressed Atlantic cod </w:t>
      </w:r>
      <w:r w:rsidRPr="00CC1BE6">
        <w:rPr>
          <w:i/>
          <w:iCs/>
        </w:rPr>
        <w:t>Gadus morhua</w:t>
      </w:r>
      <w:r w:rsidRPr="00CC1BE6">
        <w:t xml:space="preserve"> from the Baltic Sea: POTENTIAL FECUNDITY OF BALTIC </w:t>
      </w:r>
      <w:r w:rsidRPr="00CC1BE6">
        <w:rPr>
          <w:i/>
          <w:iCs/>
        </w:rPr>
        <w:t>G. MORHUA</w:t>
      </w:r>
      <w:r w:rsidRPr="00CC1BE6">
        <w:t xml:space="preserve">. </w:t>
      </w:r>
      <w:r w:rsidRPr="00CC1BE6">
        <w:rPr>
          <w:i/>
          <w:iCs/>
        </w:rPr>
        <w:t>Journal of Fish Biology</w:t>
      </w:r>
      <w:r w:rsidRPr="00CC1BE6">
        <w:t>, 92, 1016–1034.</w:t>
      </w:r>
    </w:p>
    <w:p w14:paraId="74ACEB12" w14:textId="77777777" w:rsidR="00CC1BE6" w:rsidRPr="00CC1BE6" w:rsidRDefault="00CC1BE6" w:rsidP="00CC1BE6">
      <w:pPr>
        <w:pStyle w:val="Litteraturfrteckning"/>
      </w:pPr>
      <w:r w:rsidRPr="00CC1BE6">
        <w:t xml:space="preserve">Möllmann, C., Diekmann, R., Müller‐Karulis, B., Kornilovs, G., Plikshs, M. &amp; Axe, P. (2009). Reorganization of a large marine ecosystem due to atmospheric and anthropogenic pressure: a discontinuous regime shift in the Central Baltic Sea. </w:t>
      </w:r>
      <w:r w:rsidRPr="00CC1BE6">
        <w:rPr>
          <w:i/>
          <w:iCs/>
        </w:rPr>
        <w:t>Global Change Biology</w:t>
      </w:r>
      <w:r w:rsidRPr="00CC1BE6">
        <w:t>, 15, 1377–1393.</w:t>
      </w:r>
    </w:p>
    <w:p w14:paraId="28C30CF3" w14:textId="77777777" w:rsidR="00CC1BE6" w:rsidRPr="00CC1BE6" w:rsidRDefault="00CC1BE6" w:rsidP="00CC1BE6">
      <w:pPr>
        <w:pStyle w:val="Litteraturfrteckning"/>
      </w:pPr>
      <w:r w:rsidRPr="00CC1BE6">
        <w:t xml:space="preserve">Morán, X.A.G., López‐Urrutia, Á., Calvo‐Díaz, A. &amp; Li, W.K.W. (2010). Increasing importance of small phytoplankton in a warmer ocean. </w:t>
      </w:r>
      <w:r w:rsidRPr="00CC1BE6">
        <w:rPr>
          <w:i/>
          <w:iCs/>
        </w:rPr>
        <w:t>Global Change Biology</w:t>
      </w:r>
      <w:r w:rsidRPr="00CC1BE6">
        <w:t>, 16, 1137–1144.</w:t>
      </w:r>
    </w:p>
    <w:p w14:paraId="5DD4800C" w14:textId="77777777" w:rsidR="00CC1BE6" w:rsidRPr="00CC1BE6" w:rsidRDefault="00CC1BE6" w:rsidP="00CC1BE6">
      <w:pPr>
        <w:pStyle w:val="Litteraturfrteckning"/>
      </w:pPr>
      <w:r w:rsidRPr="007E2D43">
        <w:rPr>
          <w:lang w:val="sv-SE"/>
          <w:rPrChange w:id="55" w:author="Anna Gårdmark" w:date="2021-09-28T09:09:00Z">
            <w:rPr/>
          </w:rPrChange>
        </w:rPr>
        <w:t xml:space="preserve">Morita, K., Fukuwaka, M., Tanimata, N. &amp; Yamamura, O. (2010). </w:t>
      </w:r>
      <w:r w:rsidRPr="00CC1BE6">
        <w:t xml:space="preserve">Size-dependent thermal preferences in a pelagic fish. </w:t>
      </w:r>
      <w:r w:rsidRPr="00CC1BE6">
        <w:rPr>
          <w:i/>
          <w:iCs/>
        </w:rPr>
        <w:t>Oikos</w:t>
      </w:r>
      <w:r w:rsidRPr="00CC1BE6">
        <w:t>, 119, 1265–1272.</w:t>
      </w:r>
    </w:p>
    <w:p w14:paraId="3C4127EC" w14:textId="77777777" w:rsidR="00CC1BE6" w:rsidRPr="007E2D43" w:rsidRDefault="00CC1BE6" w:rsidP="00CC1BE6">
      <w:pPr>
        <w:pStyle w:val="Litteraturfrteckning"/>
        <w:rPr>
          <w:lang w:val="sv-SE"/>
          <w:rPrChange w:id="56" w:author="Anna Gårdmark" w:date="2021-09-28T09:09:00Z">
            <w:rPr/>
          </w:rPrChange>
        </w:rPr>
      </w:pPr>
      <w:r w:rsidRPr="00CC1BE6">
        <w:t xml:space="preserve">Neubauer, P. &amp; Andersen, K.H. (2019). Thermal performance of fish is explained by an interplay between physiology, behaviour and ecology. </w:t>
      </w:r>
      <w:r w:rsidRPr="007E2D43">
        <w:rPr>
          <w:i/>
          <w:iCs/>
          <w:lang w:val="sv-SE"/>
          <w:rPrChange w:id="57" w:author="Anna Gårdmark" w:date="2021-09-28T09:09:00Z">
            <w:rPr>
              <w:i/>
              <w:iCs/>
            </w:rPr>
          </w:rPrChange>
        </w:rPr>
        <w:t>Conserv Physiol</w:t>
      </w:r>
      <w:r w:rsidRPr="007E2D43">
        <w:rPr>
          <w:lang w:val="sv-SE"/>
          <w:rPrChange w:id="58" w:author="Anna Gårdmark" w:date="2021-09-28T09:09:00Z">
            <w:rPr/>
          </w:rPrChange>
        </w:rPr>
        <w:t>, 7.</w:t>
      </w:r>
    </w:p>
    <w:p w14:paraId="2AA5613A" w14:textId="77777777" w:rsidR="00CC1BE6" w:rsidRPr="00CC1BE6" w:rsidRDefault="00CC1BE6" w:rsidP="00CC1BE6">
      <w:pPr>
        <w:pStyle w:val="Litteraturfrteckning"/>
      </w:pPr>
      <w:r w:rsidRPr="007E2D43">
        <w:rPr>
          <w:lang w:val="sv-SE"/>
          <w:rPrChange w:id="59" w:author="Anna Gårdmark" w:date="2021-09-28T09:09:00Z">
            <w:rPr/>
          </w:rPrChange>
        </w:rPr>
        <w:t xml:space="preserve">Neuenfeldt, S., Bartolino, V., Orio, A., Andersen, K.H., Andersen, N.G., Niiranen, S., </w:t>
      </w:r>
      <w:r w:rsidRPr="007E2D43">
        <w:rPr>
          <w:i/>
          <w:iCs/>
          <w:lang w:val="sv-SE"/>
          <w:rPrChange w:id="60" w:author="Anna Gårdmark" w:date="2021-09-28T09:09:00Z">
            <w:rPr>
              <w:i/>
              <w:iCs/>
            </w:rPr>
          </w:rPrChange>
        </w:rPr>
        <w:t>et al.</w:t>
      </w:r>
      <w:r w:rsidRPr="007E2D43">
        <w:rPr>
          <w:lang w:val="sv-SE"/>
          <w:rPrChange w:id="61" w:author="Anna Gårdmark" w:date="2021-09-28T09:09:00Z">
            <w:rPr/>
          </w:rPrChange>
        </w:rPr>
        <w:t xml:space="preserve"> </w:t>
      </w:r>
      <w:r w:rsidRPr="00CC1BE6">
        <w:t>(2020). Feeding and growth of Atlantic cod (</w:t>
      </w:r>
      <w:r w:rsidRPr="00CC1BE6">
        <w:rPr>
          <w:i/>
          <w:iCs/>
        </w:rPr>
        <w:t>Gadus morhua</w:t>
      </w:r>
      <w:r w:rsidRPr="00CC1BE6">
        <w:t xml:space="preserve"> L.) in the eastern Baltic Sea under environmental change. </w:t>
      </w:r>
      <w:r w:rsidRPr="00CC1BE6">
        <w:rPr>
          <w:i/>
          <w:iCs/>
        </w:rPr>
        <w:t>ICES Journal of Marine Science</w:t>
      </w:r>
      <w:r w:rsidRPr="00CC1BE6">
        <w:t>, 77, 624–632.</w:t>
      </w:r>
    </w:p>
    <w:p w14:paraId="258FB567" w14:textId="77777777" w:rsidR="00CC1BE6" w:rsidRPr="00CC1BE6" w:rsidRDefault="00CC1BE6" w:rsidP="00CC1BE6">
      <w:pPr>
        <w:pStyle w:val="Litteraturfrteckning"/>
      </w:pPr>
      <w:r w:rsidRPr="00CC1BE6">
        <w:t xml:space="preserve">Neuheimer, A.B. &amp; Grønkjaer, P. (2012). Climate effects on size-at-age: growth in warming waters compensates for earlier maturity in an exploited marine fish. </w:t>
      </w:r>
      <w:r w:rsidRPr="00CC1BE6">
        <w:rPr>
          <w:i/>
          <w:iCs/>
        </w:rPr>
        <w:t>Global Change Biology</w:t>
      </w:r>
      <w:r w:rsidRPr="00CC1BE6">
        <w:t>, 18, 1812–1822.</w:t>
      </w:r>
    </w:p>
    <w:p w14:paraId="152F0743" w14:textId="77777777" w:rsidR="00CC1BE6" w:rsidRPr="00CC1BE6" w:rsidRDefault="00CC1BE6" w:rsidP="00CC1BE6">
      <w:pPr>
        <w:pStyle w:val="Litteraturfrteckning"/>
      </w:pPr>
      <w:r w:rsidRPr="00CC1BE6">
        <w:t xml:space="preserve">Neuheimer, A.B., Thresher, R.E., Lyle, J.M. &amp; Semmens, J.M. (2011). Tolerance limit for fish growth exceeded by warming waters. </w:t>
      </w:r>
      <w:r w:rsidRPr="00CC1BE6">
        <w:rPr>
          <w:i/>
          <w:iCs/>
        </w:rPr>
        <w:t>Nature Climate Change</w:t>
      </w:r>
      <w:r w:rsidRPr="00CC1BE6">
        <w:t>, 1, 110–113.</w:t>
      </w:r>
    </w:p>
    <w:p w14:paraId="48365CD2" w14:textId="77777777" w:rsidR="00CC1BE6" w:rsidRPr="00CC1BE6" w:rsidRDefault="00CC1BE6" w:rsidP="00CC1BE6">
      <w:pPr>
        <w:pStyle w:val="Litteraturfrteckning"/>
      </w:pPr>
      <w:r w:rsidRPr="00CC1BE6">
        <w:t xml:space="preserve">Ohlberger, J. (2013). Climate warming and ectotherm body size – from individual physiology to community ecology. </w:t>
      </w:r>
      <w:r w:rsidRPr="00CC1BE6">
        <w:rPr>
          <w:i/>
          <w:iCs/>
        </w:rPr>
        <w:t>Functional Ecology</w:t>
      </w:r>
      <w:r w:rsidRPr="00CC1BE6">
        <w:t>, 27, 991–1001.</w:t>
      </w:r>
    </w:p>
    <w:p w14:paraId="6893C911" w14:textId="77777777" w:rsidR="00CC1BE6" w:rsidRPr="00CC1BE6" w:rsidRDefault="00CC1BE6" w:rsidP="00CC1BE6">
      <w:pPr>
        <w:pStyle w:val="Litteraturfrteckning"/>
      </w:pPr>
      <w:r w:rsidRPr="00CC1BE6">
        <w:t xml:space="preserve">Ohlberger, J., Edeline, E., Vollestad, L.A., Stenseth, N.C. &amp; Claessen, D. (2011). Temperature-driven regime shifts in the dynamics of size-structured populations. </w:t>
      </w:r>
      <w:r w:rsidRPr="00CC1BE6">
        <w:rPr>
          <w:i/>
          <w:iCs/>
        </w:rPr>
        <w:t>The American Naturalist</w:t>
      </w:r>
      <w:r w:rsidRPr="00CC1BE6">
        <w:t>, 177, 211–223.</w:t>
      </w:r>
    </w:p>
    <w:p w14:paraId="089576C8" w14:textId="77777777" w:rsidR="00CC1BE6" w:rsidRPr="00CC1BE6" w:rsidRDefault="00CC1BE6" w:rsidP="00CC1BE6">
      <w:pPr>
        <w:pStyle w:val="Litteraturfrteckning"/>
      </w:pPr>
      <w:r w:rsidRPr="00CC1BE6">
        <w:lastRenderedPageBreak/>
        <w:t xml:space="preserve">Pauly, D. (1980). On the interrelationships between natural mortality, growth parameters, and mean environmental temperature in 175 fish stocks. </w:t>
      </w:r>
      <w:r w:rsidRPr="00CC1BE6">
        <w:rPr>
          <w:i/>
          <w:iCs/>
        </w:rPr>
        <w:t>ICES Journal of Marine Science</w:t>
      </w:r>
      <w:r w:rsidRPr="00CC1BE6">
        <w:t>, 39, 175–192.</w:t>
      </w:r>
    </w:p>
    <w:p w14:paraId="68FA95D2" w14:textId="77777777" w:rsidR="00CC1BE6" w:rsidRPr="00CC1BE6" w:rsidRDefault="00CC1BE6" w:rsidP="00CC1BE6">
      <w:pPr>
        <w:pStyle w:val="Litteraturfrteckning"/>
      </w:pPr>
      <w:r w:rsidRPr="00CC1BE6">
        <w:t xml:space="preserve">Pinsky, M.L., Worm, B., Fogarty, M.J., Sarmiento, J.L. &amp; Levin, S.A. (2013). Marine Taxa Track Local Climate Velocities. </w:t>
      </w:r>
      <w:r w:rsidRPr="00CC1BE6">
        <w:rPr>
          <w:i/>
          <w:iCs/>
        </w:rPr>
        <w:t>Science</w:t>
      </w:r>
      <w:r w:rsidRPr="00CC1BE6">
        <w:t>, 341, 1239–1242.</w:t>
      </w:r>
    </w:p>
    <w:p w14:paraId="705277D9" w14:textId="77777777" w:rsidR="00CC1BE6" w:rsidRPr="00CC1BE6" w:rsidRDefault="00CC1BE6" w:rsidP="00CC1BE6">
      <w:pPr>
        <w:pStyle w:val="Litteraturfrteckning"/>
      </w:pPr>
      <w:r w:rsidRPr="00CC1BE6">
        <w:t xml:space="preserve">Pontavice, H. du, Gascuel, D., Reygondeau, G., Maureaud, A. &amp; Cheung, W.W.L. (2019). Climate change undermines the global functioning of marine food webs. </w:t>
      </w:r>
      <w:r w:rsidRPr="00CC1BE6">
        <w:rPr>
          <w:i/>
          <w:iCs/>
        </w:rPr>
        <w:t>Global Change Biology</w:t>
      </w:r>
      <w:r w:rsidRPr="00CC1BE6">
        <w:t>.</w:t>
      </w:r>
    </w:p>
    <w:p w14:paraId="26CCA284" w14:textId="77777777" w:rsidR="00CC1BE6" w:rsidRPr="00CC1BE6" w:rsidRDefault="00CC1BE6" w:rsidP="00CC1BE6">
      <w:pPr>
        <w:pStyle w:val="Litteraturfrteckning"/>
      </w:pPr>
      <w:r w:rsidRPr="00CC1BE6">
        <w:t xml:space="preserve">R Core Team. (2020). </w:t>
      </w:r>
      <w:r w:rsidRPr="00CC1BE6">
        <w:rPr>
          <w:i/>
          <w:iCs/>
        </w:rPr>
        <w:t>R: A Language and Environment for Statistical Computing. R Foundation for Statistical Computing</w:t>
      </w:r>
      <w:r w:rsidRPr="00CC1BE6">
        <w:t>. Vienna, Austria.</w:t>
      </w:r>
    </w:p>
    <w:p w14:paraId="13835DF9" w14:textId="77777777" w:rsidR="00CC1BE6" w:rsidRPr="00CC1BE6" w:rsidRDefault="00CC1BE6" w:rsidP="00CC1BE6">
      <w:pPr>
        <w:pStyle w:val="Litteraturfrteckning"/>
      </w:pPr>
      <w:r w:rsidRPr="00CC1BE6">
        <w:t xml:space="preserve">Rall, B.C., Brose, U., Hartvig, M., Kalinkat, G., Schwarzmuller, F., Vucic-Pestic, O., </w:t>
      </w:r>
      <w:r w:rsidRPr="00CC1BE6">
        <w:rPr>
          <w:i/>
          <w:iCs/>
        </w:rPr>
        <w:t>et al.</w:t>
      </w:r>
      <w:r w:rsidRPr="00CC1BE6">
        <w:t xml:space="preserve"> (2012). Universal temperature and body-mass scaling of feeding rates. </w:t>
      </w:r>
      <w:r w:rsidRPr="00CC1BE6">
        <w:rPr>
          <w:i/>
          <w:iCs/>
        </w:rPr>
        <w:t>Philosophical Transactions of the Royal Society of London, Series B: Biological Sciences</w:t>
      </w:r>
      <w:r w:rsidRPr="00CC1BE6">
        <w:t>, 367, 2923–2934.</w:t>
      </w:r>
    </w:p>
    <w:p w14:paraId="31B8DFE4" w14:textId="77777777" w:rsidR="00CC1BE6" w:rsidRPr="00CC1BE6" w:rsidRDefault="00CC1BE6" w:rsidP="00CC1BE6">
      <w:pPr>
        <w:pStyle w:val="Litteraturfrteckning"/>
      </w:pPr>
      <w:r w:rsidRPr="00CC1BE6">
        <w:t xml:space="preserve">Reum, J.C.P., Blanchard, J.L., Holsman, K.K., Aydin, K. &amp; Punt, A.E. (2019). Species‐specific ontogenetic diet shifts attenuate trophic cascades and lengthen food chains in exploited ecosystems. </w:t>
      </w:r>
      <w:r w:rsidRPr="00CC1BE6">
        <w:rPr>
          <w:i/>
          <w:iCs/>
        </w:rPr>
        <w:t>Oikos</w:t>
      </w:r>
      <w:r w:rsidRPr="00CC1BE6">
        <w:t>, 128, 1051–1064.</w:t>
      </w:r>
    </w:p>
    <w:p w14:paraId="1C71FDC7" w14:textId="77777777" w:rsidR="00CC1BE6" w:rsidRPr="00CC1BE6" w:rsidRDefault="00CC1BE6" w:rsidP="00CC1BE6">
      <w:pPr>
        <w:pStyle w:val="Litteraturfrteckning"/>
      </w:pPr>
      <w:r w:rsidRPr="00CC1BE6">
        <w:t xml:space="preserve">Righton, D.A., Andersen, K.Haste., Neat, F., Thorsteinsson, V., Steingrund, P., Svedäng, H., </w:t>
      </w:r>
      <w:r w:rsidRPr="00CC1BE6">
        <w:rPr>
          <w:i/>
          <w:iCs/>
        </w:rPr>
        <w:t>et al.</w:t>
      </w:r>
      <w:r w:rsidRPr="00CC1BE6">
        <w:t xml:space="preserve"> (2010). Thermal niche of Atlantic cod Gadus morhua: limits, tolerance and optima. </w:t>
      </w:r>
      <w:r w:rsidRPr="00CC1BE6">
        <w:rPr>
          <w:i/>
          <w:iCs/>
        </w:rPr>
        <w:t>Marine Ecology Progress Series</w:t>
      </w:r>
      <w:r w:rsidRPr="00CC1BE6">
        <w:t>, 420, 1–13.</w:t>
      </w:r>
    </w:p>
    <w:p w14:paraId="5C218DDD" w14:textId="77777777" w:rsidR="00CC1BE6" w:rsidRPr="00CC1BE6" w:rsidRDefault="00CC1BE6" w:rsidP="00CC1BE6">
      <w:pPr>
        <w:pStyle w:val="Litteraturfrteckning"/>
      </w:pPr>
      <w:r w:rsidRPr="00CC1BE6">
        <w:t xml:space="preserve">van Rijn, I., Buba, Y., DeLong, J., Kiflawi, M. &amp; Belmaker, J. (2017). Large but uneven reduction in fish size across species in relation to changing sea temperatures. </w:t>
      </w:r>
      <w:r w:rsidRPr="00CC1BE6">
        <w:rPr>
          <w:i/>
          <w:iCs/>
        </w:rPr>
        <w:t>Global Change Biology</w:t>
      </w:r>
      <w:r w:rsidRPr="00CC1BE6">
        <w:t>, 23, 3667–3674.</w:t>
      </w:r>
    </w:p>
    <w:p w14:paraId="0E4C3792" w14:textId="77777777" w:rsidR="00CC1BE6" w:rsidRPr="00CC1BE6" w:rsidRDefault="00CC1BE6" w:rsidP="00CC1BE6">
      <w:pPr>
        <w:pStyle w:val="Litteraturfrteckning"/>
      </w:pPr>
      <w:r w:rsidRPr="00CC1BE6">
        <w:t xml:space="preserve">Rohatgi, A. (2012). </w:t>
      </w:r>
      <w:r w:rsidRPr="00CC1BE6">
        <w:rPr>
          <w:i/>
          <w:iCs/>
        </w:rPr>
        <w:t>WebPlotDigitalizer: HTML5 based online tool to extract numerical data from plot images. Version 4.1. [WWW document] URL https://automeris.io/WebPlotDigitizer (accessed on January 2019).</w:t>
      </w:r>
    </w:p>
    <w:p w14:paraId="1CFC9F2D" w14:textId="77777777" w:rsidR="00CC1BE6" w:rsidRPr="00CC1BE6" w:rsidRDefault="00CC1BE6" w:rsidP="00CC1BE6">
      <w:pPr>
        <w:pStyle w:val="Litteraturfrteckning"/>
      </w:pPr>
      <w:r w:rsidRPr="00CC1BE6">
        <w:t xml:space="preserve">Sarmiento, J.L., Slater, R., Barber, R., Bopp, L., Doney, S.C., Hirst, A.C., </w:t>
      </w:r>
      <w:r w:rsidRPr="00CC1BE6">
        <w:rPr>
          <w:i/>
          <w:iCs/>
        </w:rPr>
        <w:t>et al.</w:t>
      </w:r>
      <w:r w:rsidRPr="00CC1BE6">
        <w:t xml:space="preserve"> (2004). Response of ocean ecosystems to climate warming. </w:t>
      </w:r>
      <w:r w:rsidRPr="00CC1BE6">
        <w:rPr>
          <w:i/>
          <w:iCs/>
        </w:rPr>
        <w:t>Global Biogeochemical Cycles</w:t>
      </w:r>
      <w:r w:rsidRPr="00CC1BE6">
        <w:t>, 18, n/a-n/a.</w:t>
      </w:r>
    </w:p>
    <w:p w14:paraId="22735199" w14:textId="77777777" w:rsidR="00CC1BE6" w:rsidRPr="00CC1BE6" w:rsidRDefault="00CC1BE6" w:rsidP="00CC1BE6">
      <w:pPr>
        <w:pStyle w:val="Litteraturfrteckning"/>
      </w:pPr>
      <w:r w:rsidRPr="00CC1BE6">
        <w:t xml:space="preserve">Savage, V.M., Gillooly, J.F., Brown, J.H., West, G.B. &amp; Charnov, E.L. (2004). Effects of body size and temperature on population growth. </w:t>
      </w:r>
      <w:r w:rsidRPr="00CC1BE6">
        <w:rPr>
          <w:i/>
          <w:iCs/>
        </w:rPr>
        <w:t>The American Naturalist</w:t>
      </w:r>
      <w:r w:rsidRPr="00CC1BE6">
        <w:t>, 163, 429–441.</w:t>
      </w:r>
    </w:p>
    <w:p w14:paraId="3D0E22AA" w14:textId="77777777" w:rsidR="00CC1BE6" w:rsidRPr="00CC1BE6" w:rsidRDefault="00CC1BE6" w:rsidP="00CC1BE6">
      <w:pPr>
        <w:pStyle w:val="Litteraturfrteckning"/>
      </w:pPr>
      <w:r w:rsidRPr="00CC1BE6">
        <w:t xml:space="preserve">Scott, F., Blanchard, J. &amp; Andersen, K. (2019). </w:t>
      </w:r>
      <w:r w:rsidRPr="00CC1BE6">
        <w:rPr>
          <w:i/>
          <w:iCs/>
        </w:rPr>
        <w:t>mizer: Multi-Species sIZE Spectrum Modelling in R</w:t>
      </w:r>
      <w:r w:rsidRPr="00CC1BE6">
        <w:t>. R. .</w:t>
      </w:r>
    </w:p>
    <w:p w14:paraId="6254A38E" w14:textId="77777777" w:rsidR="00CC1BE6" w:rsidRPr="00CC1BE6" w:rsidRDefault="00CC1BE6" w:rsidP="00CC1BE6">
      <w:pPr>
        <w:pStyle w:val="Litteraturfrteckning"/>
      </w:pPr>
      <w:r w:rsidRPr="00CC1BE6">
        <w:t xml:space="preserve">Scott, F., Blanchard, J.L. &amp; Andersen, K.H. (2014). mizer: An R package for multispecies, trait-based and community size spectrum ecological modelling. </w:t>
      </w:r>
      <w:r w:rsidRPr="00CC1BE6">
        <w:rPr>
          <w:i/>
          <w:iCs/>
        </w:rPr>
        <w:t>Methods in Ecology and Evolution</w:t>
      </w:r>
      <w:r w:rsidRPr="00CC1BE6">
        <w:t>, 5, 1121–1125.</w:t>
      </w:r>
    </w:p>
    <w:p w14:paraId="64136995" w14:textId="77777777" w:rsidR="00CC1BE6" w:rsidRPr="00CC1BE6" w:rsidRDefault="00CC1BE6" w:rsidP="00CC1BE6">
      <w:pPr>
        <w:pStyle w:val="Litteraturfrteckning"/>
      </w:pPr>
      <w:r w:rsidRPr="00CC1BE6">
        <w:t>Scott, F., Blanchard, J.L. &amp; Andersen, K.Haste. (2018). Multispecies, trait and community size spectrum ecological modelling in R ( mizer ), 1–87.</w:t>
      </w:r>
    </w:p>
    <w:p w14:paraId="57C661A7" w14:textId="77777777" w:rsidR="00CC1BE6" w:rsidRPr="00CC1BE6" w:rsidRDefault="00CC1BE6" w:rsidP="00CC1BE6">
      <w:pPr>
        <w:pStyle w:val="Litteraturfrteckning"/>
      </w:pPr>
      <w:r w:rsidRPr="00CC1BE6">
        <w:t xml:space="preserve">Sheridan, J.A. &amp; Bickford, D. (2011). Shrinking body size as an ecological response to climate change. </w:t>
      </w:r>
      <w:r w:rsidRPr="00CC1BE6">
        <w:rPr>
          <w:i/>
          <w:iCs/>
        </w:rPr>
        <w:t>Nature Climate Change</w:t>
      </w:r>
      <w:r w:rsidRPr="00CC1BE6">
        <w:t>, 1, 401–406.</w:t>
      </w:r>
    </w:p>
    <w:p w14:paraId="709D2C6A" w14:textId="77777777" w:rsidR="00CC1BE6" w:rsidRPr="00CC1BE6" w:rsidRDefault="00CC1BE6" w:rsidP="00CC1BE6">
      <w:pPr>
        <w:pStyle w:val="Litteraturfrteckning"/>
      </w:pPr>
      <w:r w:rsidRPr="00CC1BE6">
        <w:t xml:space="preserve">Steinacher, M., Joos, F., Frolicher, T.L., Bopp, L., Cadule, P., Cocco, V., </w:t>
      </w:r>
      <w:r w:rsidRPr="00CC1BE6">
        <w:rPr>
          <w:i/>
          <w:iCs/>
        </w:rPr>
        <w:t>et al.</w:t>
      </w:r>
      <w:r w:rsidRPr="00CC1BE6">
        <w:t xml:space="preserve"> (2010). Projected 21st century decrease in marine productivity: a multi-model analysis. </w:t>
      </w:r>
      <w:r w:rsidRPr="00CC1BE6">
        <w:rPr>
          <w:i/>
          <w:iCs/>
        </w:rPr>
        <w:t>Biogeosciences</w:t>
      </w:r>
      <w:r w:rsidRPr="00CC1BE6">
        <w:t>, 7.</w:t>
      </w:r>
    </w:p>
    <w:p w14:paraId="58BDDC29" w14:textId="77777777" w:rsidR="00CC1BE6" w:rsidRPr="00CC1BE6" w:rsidRDefault="00CC1BE6" w:rsidP="00CC1BE6">
      <w:pPr>
        <w:pStyle w:val="Litteraturfrteckning"/>
      </w:pPr>
      <w:r w:rsidRPr="00CC1BE6">
        <w:t xml:space="preserve">Svedäng, H. &amp; Hornborg, S. (2014). Selective fishing induces density-dependent growth. </w:t>
      </w:r>
      <w:r w:rsidRPr="00CC1BE6">
        <w:rPr>
          <w:i/>
          <w:iCs/>
        </w:rPr>
        <w:t>Nature Communications</w:t>
      </w:r>
      <w:r w:rsidRPr="00CC1BE6">
        <w:t>, 5, 4152.</w:t>
      </w:r>
    </w:p>
    <w:p w14:paraId="06B40244" w14:textId="77777777" w:rsidR="00CC1BE6" w:rsidRPr="00CC1BE6" w:rsidRDefault="00CC1BE6" w:rsidP="00CC1BE6">
      <w:pPr>
        <w:pStyle w:val="Litteraturfrteckning"/>
      </w:pPr>
      <w:r w:rsidRPr="00CC1BE6">
        <w:t xml:space="preserve">Szuwalski, C.S., Burgess, M.G., Costello, C. &amp; Gaines, S.D. (2017). High fishery catches through trophic cascades in China. </w:t>
      </w:r>
      <w:r w:rsidRPr="00CC1BE6">
        <w:rPr>
          <w:i/>
          <w:iCs/>
        </w:rPr>
        <w:t>Proceedings of the National Academy of Sciences</w:t>
      </w:r>
      <w:r w:rsidRPr="00CC1BE6">
        <w:t>, 114, 717–721.</w:t>
      </w:r>
    </w:p>
    <w:p w14:paraId="42C7975C" w14:textId="77777777" w:rsidR="00CC1BE6" w:rsidRPr="00CC1BE6" w:rsidRDefault="00CC1BE6" w:rsidP="00CC1BE6">
      <w:pPr>
        <w:pStyle w:val="Litteraturfrteckning"/>
      </w:pPr>
      <w:r w:rsidRPr="00CC1BE6">
        <w:lastRenderedPageBreak/>
        <w:t xml:space="preserve">Thorson, J.T., Monnahan, C.C. &amp; Cope, J.M. (2015). The potential impact of time-variation in vital rates on fisheries management targets for marine fishes. </w:t>
      </w:r>
      <w:r w:rsidRPr="00CC1BE6">
        <w:rPr>
          <w:i/>
          <w:iCs/>
        </w:rPr>
        <w:t>Fisheries Research</w:t>
      </w:r>
      <w:r w:rsidRPr="00CC1BE6">
        <w:t>, 169, 8–17.</w:t>
      </w:r>
    </w:p>
    <w:p w14:paraId="7E068826" w14:textId="77777777" w:rsidR="00CC1BE6" w:rsidRPr="00CC1BE6" w:rsidRDefault="00CC1BE6" w:rsidP="00CC1BE6">
      <w:pPr>
        <w:pStyle w:val="Litteraturfrteckning"/>
      </w:pPr>
      <w:r w:rsidRPr="00CC1BE6">
        <w:t xml:space="preserve">Thorson, J.T., Munch, S.B., Cope, J.M. &amp; Gao, J. (2017). Predicting life history parameters for all fishes worldwide. </w:t>
      </w:r>
      <w:r w:rsidRPr="00CC1BE6">
        <w:rPr>
          <w:i/>
          <w:iCs/>
        </w:rPr>
        <w:t>Ecological Applications</w:t>
      </w:r>
      <w:r w:rsidRPr="00CC1BE6">
        <w:t>, 27, 2262–2276.</w:t>
      </w:r>
    </w:p>
    <w:p w14:paraId="5BA210F0" w14:textId="77777777" w:rsidR="00CC1BE6" w:rsidRPr="00CC1BE6" w:rsidRDefault="00CC1BE6" w:rsidP="00CC1BE6">
      <w:pPr>
        <w:pStyle w:val="Litteraturfrteckning"/>
      </w:pPr>
      <w:r w:rsidRPr="00CC1BE6">
        <w:t xml:space="preserve">Thresher, R.E., Koslow, J.A., Morison, A.K. &amp; Smith, D.C. (2007). Depth-mediated reversal of the effects of climate change on long-term growth rates of exploited marine fish. </w:t>
      </w:r>
      <w:r w:rsidRPr="00CC1BE6">
        <w:rPr>
          <w:i/>
          <w:iCs/>
        </w:rPr>
        <w:t>Proceedings of the National Academy of Sciences, USA</w:t>
      </w:r>
      <w:r w:rsidRPr="00CC1BE6">
        <w:t>, 104, 7461–7465.</w:t>
      </w:r>
    </w:p>
    <w:p w14:paraId="7370C032" w14:textId="77777777" w:rsidR="00CC1BE6" w:rsidRPr="00CC1BE6" w:rsidRDefault="00CC1BE6" w:rsidP="00CC1BE6">
      <w:pPr>
        <w:pStyle w:val="Litteraturfrteckning"/>
      </w:pPr>
      <w:r w:rsidRPr="00CC1BE6">
        <w:t xml:space="preserve">Tu, C.-Y., Chen, K.-T. &amp; Hsieh, C. (2018). Fishing and temperature effects on the size structure of exploited fish stocks. </w:t>
      </w:r>
      <w:r w:rsidRPr="00CC1BE6">
        <w:rPr>
          <w:i/>
          <w:iCs/>
        </w:rPr>
        <w:t>Sci Rep</w:t>
      </w:r>
      <w:r w:rsidRPr="00CC1BE6">
        <w:t>, 8, 7132.</w:t>
      </w:r>
    </w:p>
    <w:p w14:paraId="478A256A" w14:textId="77777777" w:rsidR="00CC1BE6" w:rsidRPr="00CC1BE6" w:rsidRDefault="00CC1BE6" w:rsidP="00CC1BE6">
      <w:pPr>
        <w:pStyle w:val="Litteraturfrteckning"/>
      </w:pPr>
      <w:r w:rsidRPr="00CC1BE6">
        <w:t xml:space="preserve">Ursin, E. (1967). A Mathematical Model of Some Aspects of Fish Growth, Respiration, and Mortality. </w:t>
      </w:r>
      <w:r w:rsidRPr="00CC1BE6">
        <w:rPr>
          <w:i/>
          <w:iCs/>
        </w:rPr>
        <w:t>Journal of the Fisheries Research Board of Canada</w:t>
      </w:r>
      <w:r w:rsidRPr="00CC1BE6">
        <w:t>, 24, 2355–2453.</w:t>
      </w:r>
    </w:p>
    <w:p w14:paraId="19CA390A" w14:textId="77777777" w:rsidR="00CC1BE6" w:rsidRPr="007E2D43" w:rsidRDefault="00CC1BE6" w:rsidP="00CC1BE6">
      <w:pPr>
        <w:pStyle w:val="Litteraturfrteckning"/>
        <w:rPr>
          <w:lang w:val="sv-SE"/>
          <w:rPrChange w:id="62" w:author="Anna Gårdmark" w:date="2021-09-28T09:09:00Z">
            <w:rPr/>
          </w:rPrChange>
        </w:rPr>
      </w:pPr>
      <w:r w:rsidRPr="00CC1BE6">
        <w:t xml:space="preserve">Ursin, E. (1973). On the prey size preferences of cod and dab. </w:t>
      </w:r>
      <w:r w:rsidRPr="007E2D43">
        <w:rPr>
          <w:i/>
          <w:iCs/>
          <w:lang w:val="sv-SE"/>
          <w:rPrChange w:id="63" w:author="Anna Gårdmark" w:date="2021-09-28T09:09:00Z">
            <w:rPr>
              <w:i/>
              <w:iCs/>
            </w:rPr>
          </w:rPrChange>
        </w:rPr>
        <w:t>Meddelelser fra Danmarks Fiskeri-og Havun- dersgelser</w:t>
      </w:r>
      <w:r w:rsidRPr="007E2D43">
        <w:rPr>
          <w:lang w:val="sv-SE"/>
          <w:rPrChange w:id="64" w:author="Anna Gårdmark" w:date="2021-09-28T09:09:00Z">
            <w:rPr/>
          </w:rPrChange>
        </w:rPr>
        <w:t>, 7:8598.</w:t>
      </w:r>
    </w:p>
    <w:p w14:paraId="7DFAECD3" w14:textId="77777777" w:rsidR="00CC1BE6" w:rsidRPr="00CC1BE6" w:rsidRDefault="00CC1BE6" w:rsidP="00CC1BE6">
      <w:pPr>
        <w:pStyle w:val="Litteraturfrteckning"/>
      </w:pPr>
      <w:r w:rsidRPr="007E2D43">
        <w:rPr>
          <w:lang w:val="sv-SE"/>
          <w:rPrChange w:id="65" w:author="Anna Gårdmark" w:date="2021-09-28T09:09:00Z">
            <w:rPr/>
          </w:rPrChange>
        </w:rPr>
        <w:t xml:space="preserve">Van Dorst, R.M., Gårdmark, A., Svanbäck, R., Beier, U., Weyhenmeyer, G.A. &amp; Huss, M. (2019). </w:t>
      </w:r>
      <w:r w:rsidRPr="00CC1BE6">
        <w:t xml:space="preserve">Warmer and browner waters decrease fish biomass production. </w:t>
      </w:r>
      <w:r w:rsidRPr="00CC1BE6">
        <w:rPr>
          <w:i/>
          <w:iCs/>
        </w:rPr>
        <w:t>Global Change Biology</w:t>
      </w:r>
      <w:r w:rsidRPr="00CC1BE6">
        <w:t>, 25, 1395–1408.</w:t>
      </w:r>
    </w:p>
    <w:p w14:paraId="1E5C63B3" w14:textId="77777777" w:rsidR="00CC1BE6" w:rsidRPr="00CC1BE6" w:rsidRDefault="00CC1BE6" w:rsidP="00CC1BE6">
      <w:pPr>
        <w:pStyle w:val="Litteraturfrteckning"/>
      </w:pPr>
      <w:r w:rsidRPr="00CC1BE6">
        <w:t xml:space="preserve">Woodworth-Jefcoats, P.A., Blanchard, J.L. &amp; Drazen, J.C. (2019). Relative Impacts of Simultaneous Stressors on a Pelagic Marine Ecosystem. </w:t>
      </w:r>
      <w:r w:rsidRPr="00CC1BE6">
        <w:rPr>
          <w:i/>
          <w:iCs/>
        </w:rPr>
        <w:t>Frontiers in Marine Science</w:t>
      </w:r>
      <w:r w:rsidRPr="00CC1BE6">
        <w:t>, 6.</w:t>
      </w:r>
    </w:p>
    <w:p w14:paraId="5969860B" w14:textId="77777777" w:rsidR="00CC1BE6" w:rsidRPr="00CC1BE6" w:rsidRDefault="00CC1BE6" w:rsidP="00CC1BE6">
      <w:pPr>
        <w:pStyle w:val="Litteraturfrteckning"/>
      </w:pPr>
      <w:r w:rsidRPr="00CC1BE6">
        <w:t xml:space="preserve">Woodworth-Jefcoats, P.A., Polovina, J.J., Dunne, J.P. &amp; Blanchard, J.L. (2013). Ecosystem size structure response to 21st century climate projection: large fish abundance decreases in the central North Pacific and increases in the California Current. </w:t>
      </w:r>
      <w:r w:rsidRPr="00CC1BE6">
        <w:rPr>
          <w:i/>
          <w:iCs/>
        </w:rPr>
        <w:t>Global Change Biology</w:t>
      </w:r>
      <w:r w:rsidRPr="00CC1BE6">
        <w:t>, 19, 724–733.</w:t>
      </w:r>
    </w:p>
    <w:p w14:paraId="404840CB" w14:textId="77777777" w:rsidR="00CC1BE6" w:rsidRPr="00CC1BE6" w:rsidRDefault="00CC1BE6" w:rsidP="00CC1BE6">
      <w:pPr>
        <w:pStyle w:val="Litteraturfrteckning"/>
      </w:pPr>
      <w:r w:rsidRPr="00CC1BE6">
        <w:t xml:space="preserve">Woodworth-Jefcoats, P.A., Polovina, J.J., Howell, E.A. &amp; Blanchard, J.L. (2015). Two takes on the ecosystem impacts of climate change and fishing: Comparing a size-based and a species-based ecosystem model in the central North Pacific. </w:t>
      </w:r>
      <w:r w:rsidRPr="00CC1BE6">
        <w:rPr>
          <w:i/>
          <w:iCs/>
        </w:rPr>
        <w:t>Progress in Oceanography</w:t>
      </w:r>
      <w:r w:rsidRPr="00CC1BE6">
        <w:t>, 138, 533–545.</w:t>
      </w:r>
    </w:p>
    <w:p w14:paraId="2EEA7BB2" w14:textId="77777777" w:rsidR="00CC1BE6" w:rsidRPr="00CC1BE6" w:rsidRDefault="00CC1BE6" w:rsidP="00CC1BE6">
      <w:pPr>
        <w:pStyle w:val="Litteraturfrteckning"/>
      </w:pPr>
      <w:r w:rsidRPr="00CC1BE6">
        <w:t xml:space="preserve">Yvon‐Durocher, G., Montoya, J.M., Trimmer, M. &amp; Woodward, G. (2011). Warming alters the size spectrum and shifts the distribution of biomass in freshwater ecosystems. </w:t>
      </w:r>
      <w:r w:rsidRPr="00CC1BE6">
        <w:rPr>
          <w:i/>
          <w:iCs/>
        </w:rPr>
        <w:t>Global Change Biology</w:t>
      </w:r>
      <w:r w:rsidRPr="00CC1BE6">
        <w:t>, 17, 1681–1694.</w:t>
      </w:r>
    </w:p>
    <w:p w14:paraId="67DB2194" w14:textId="1D33BE76" w:rsidR="00005B86" w:rsidRPr="00F95139" w:rsidRDefault="002A00E7" w:rsidP="004E0AE6">
      <w:pPr>
        <w:contextualSpacing/>
        <w:jc w:val="both"/>
        <w:rPr>
          <w:rFonts w:cstheme="minorHAnsi"/>
          <w:b/>
        </w:rPr>
      </w:pPr>
      <w:r>
        <w:rPr>
          <w:rFonts w:cstheme="minorHAnsi"/>
          <w:b/>
        </w:rPr>
        <w:fldChar w:fldCharType="end"/>
      </w:r>
    </w:p>
    <w:p w14:paraId="386BDA0F" w14:textId="1B83744A" w:rsidR="00751F48" w:rsidRPr="0053282F" w:rsidRDefault="00751F48" w:rsidP="004E0AE6">
      <w:pPr>
        <w:pStyle w:val="Litteraturfrteckning"/>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49372810" w:rsidR="00811B7F" w:rsidRDefault="00811B7F" w:rsidP="004E0AE6">
      <w:pPr>
        <w:spacing w:line="480" w:lineRule="auto"/>
      </w:pPr>
    </w:p>
    <w:p w14:paraId="11420E8C" w14:textId="74732CD5" w:rsidR="00811B7F" w:rsidRDefault="00811B7F" w:rsidP="004E0AE6">
      <w:pPr>
        <w:spacing w:line="480" w:lineRule="auto"/>
        <w:ind w:firstLine="360"/>
        <w:jc w:val="both"/>
        <w:rPr>
          <w:rFonts w:cstheme="minorHAnsi"/>
          <w:bCs/>
        </w:rPr>
      </w:pPr>
    </w:p>
    <w:p w14:paraId="40DC3754" w14:textId="2EBBCA4C" w:rsidR="003126F5" w:rsidRDefault="003126F5" w:rsidP="004E0AE6">
      <w:pPr>
        <w:spacing w:line="480" w:lineRule="auto"/>
        <w:ind w:firstLine="360"/>
        <w:jc w:val="both"/>
        <w:rPr>
          <w:rFonts w:cstheme="minorHAnsi"/>
          <w:bCs/>
          <w:noProof/>
        </w:rPr>
      </w:pPr>
    </w:p>
    <w:p w14:paraId="754C8705" w14:textId="0652DE90" w:rsidR="0003053C" w:rsidRDefault="0003053C" w:rsidP="004E0AE6">
      <w:pPr>
        <w:spacing w:line="480" w:lineRule="auto"/>
        <w:ind w:firstLine="360"/>
        <w:jc w:val="both"/>
        <w:rPr>
          <w:rFonts w:cstheme="minorHAnsi"/>
          <w:bCs/>
          <w:noProof/>
        </w:rPr>
      </w:pPr>
    </w:p>
    <w:p w14:paraId="3430EB8B" w14:textId="1558395C" w:rsidR="0003053C" w:rsidRDefault="0003053C" w:rsidP="004E0AE6">
      <w:pPr>
        <w:spacing w:line="480" w:lineRule="auto"/>
        <w:ind w:firstLine="360"/>
        <w:jc w:val="both"/>
        <w:rPr>
          <w:rFonts w:cstheme="minorHAnsi"/>
          <w:bCs/>
          <w:noProof/>
        </w:rPr>
      </w:pPr>
    </w:p>
    <w:p w14:paraId="749D4A52" w14:textId="72CDB461" w:rsidR="0003053C" w:rsidRDefault="0003053C" w:rsidP="004E0AE6">
      <w:pPr>
        <w:spacing w:line="480" w:lineRule="auto"/>
        <w:ind w:firstLine="360"/>
        <w:jc w:val="both"/>
        <w:rPr>
          <w:rFonts w:cstheme="minorHAnsi"/>
          <w:bCs/>
          <w:noProof/>
        </w:rPr>
      </w:pPr>
    </w:p>
    <w:p w14:paraId="53DCBD51" w14:textId="3A825995" w:rsidR="0003053C" w:rsidRDefault="0003053C" w:rsidP="004E0AE6">
      <w:pPr>
        <w:spacing w:line="480" w:lineRule="auto"/>
        <w:ind w:firstLine="360"/>
        <w:jc w:val="both"/>
        <w:rPr>
          <w:rFonts w:cstheme="minorHAnsi"/>
          <w:bCs/>
        </w:rPr>
      </w:pPr>
      <w:r>
        <w:rPr>
          <w:rFonts w:cstheme="minorHAnsi"/>
          <w:bCs/>
          <w:noProof/>
          <w:lang w:val="sv-SE" w:eastAsia="sv-SE"/>
        </w:rPr>
        <w:lastRenderedPageBreak/>
        <w:drawing>
          <wp:inline distT="0" distB="0" distL="0" distR="0" wp14:anchorId="35B3831E" wp14:editId="3526679B">
            <wp:extent cx="5731400" cy="5389123"/>
            <wp:effectExtent l="0" t="0" r="0" b="0"/>
            <wp:docPr id="6" name="Picture 6"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diagram&#10;&#10;Description automatically generated"/>
                    <pic:cNvPicPr/>
                  </pic:nvPicPr>
                  <pic:blipFill rotWithShape="1">
                    <a:blip r:embed="rId11" cstate="print">
                      <a:extLst>
                        <a:ext uri="{28A0092B-C50C-407E-A947-70E740481C1C}">
                          <a14:useLocalDpi xmlns:a14="http://schemas.microsoft.com/office/drawing/2010/main" val="0"/>
                        </a:ext>
                      </a:extLst>
                    </a:blip>
                    <a:srcRect t="2037" b="3935"/>
                    <a:stretch/>
                  </pic:blipFill>
                  <pic:spPr bwMode="auto">
                    <a:xfrm>
                      <a:off x="0" y="0"/>
                      <a:ext cx="5731510" cy="5389227"/>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5474AA0F"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1.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and thus constitutes a baseline prediction. Colours indicate different temperature-scaling scenarios. Shaded areas encompass the 2.5 and 97.5 percentiles from the set of 200 simulations with randomly assigned activation energies.</w:t>
      </w:r>
    </w:p>
    <w:p w14:paraId="37BC1BAB" w14:textId="77777777" w:rsidR="00811B7F" w:rsidRDefault="00811B7F" w:rsidP="004E0AE6">
      <w:pPr>
        <w:spacing w:line="480" w:lineRule="auto"/>
        <w:contextualSpacing/>
        <w:jc w:val="both"/>
        <w:rPr>
          <w:rFonts w:cstheme="minorHAnsi"/>
          <w:bCs/>
        </w:rPr>
      </w:pPr>
    </w:p>
    <w:p w14:paraId="467E3840" w14:textId="77777777" w:rsidR="00811B7F" w:rsidRDefault="00811B7F" w:rsidP="004E0AE6">
      <w:pPr>
        <w:spacing w:line="480" w:lineRule="auto"/>
        <w:contextualSpacing/>
        <w:jc w:val="both"/>
        <w:rPr>
          <w:rFonts w:cstheme="minorHAnsi"/>
          <w:bCs/>
        </w:rPr>
      </w:pPr>
    </w:p>
    <w:p w14:paraId="7340D3E0" w14:textId="77777777" w:rsidR="00811B7F" w:rsidRDefault="00811B7F" w:rsidP="004E0AE6">
      <w:pPr>
        <w:spacing w:line="480" w:lineRule="auto"/>
        <w:contextualSpacing/>
        <w:jc w:val="both"/>
        <w:rPr>
          <w:rFonts w:cstheme="minorHAnsi"/>
          <w:bCs/>
        </w:rPr>
      </w:pPr>
    </w:p>
    <w:p w14:paraId="3686B465" w14:textId="1A598D55" w:rsidR="00811B7F" w:rsidRDefault="0003053C" w:rsidP="0003053C">
      <w:pPr>
        <w:spacing w:line="480" w:lineRule="auto"/>
        <w:contextualSpacing/>
        <w:jc w:val="center"/>
        <w:rPr>
          <w:rFonts w:cstheme="minorHAnsi"/>
          <w:bCs/>
        </w:rPr>
      </w:pPr>
      <w:r>
        <w:rPr>
          <w:rFonts w:cstheme="minorHAnsi"/>
          <w:bCs/>
          <w:noProof/>
          <w:lang w:val="sv-SE" w:eastAsia="sv-SE"/>
        </w:rPr>
        <w:lastRenderedPageBreak/>
        <w:drawing>
          <wp:inline distT="0" distB="0" distL="0" distR="0" wp14:anchorId="788FC06E" wp14:editId="1A1D925D">
            <wp:extent cx="2091258" cy="5553664"/>
            <wp:effectExtent l="0" t="0" r="4445"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2" cstate="print">
                      <a:extLst>
                        <a:ext uri="{28A0092B-C50C-407E-A947-70E740481C1C}">
                          <a14:useLocalDpi xmlns:a14="http://schemas.microsoft.com/office/drawing/2010/main" val="0"/>
                        </a:ext>
                      </a:extLst>
                    </a:blip>
                    <a:srcRect l="31743" t="1017" r="31764" b="2070"/>
                    <a:stretch/>
                  </pic:blipFill>
                  <pic:spPr bwMode="auto">
                    <a:xfrm>
                      <a:off x="0" y="0"/>
                      <a:ext cx="2091591" cy="5554547"/>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77777777" w:rsidR="00811B7F" w:rsidRDefault="00811B7F" w:rsidP="004E0AE6">
      <w:pPr>
        <w:spacing w:line="480" w:lineRule="auto"/>
        <w:jc w:val="both"/>
        <w:rPr>
          <w:i/>
          <w:iCs/>
          <w:sz w:val="22"/>
          <w:szCs w:val="22"/>
        </w:rPr>
      </w:pPr>
      <w:r w:rsidRPr="007D00FA">
        <w:rPr>
          <w:rFonts w:cstheme="minorHAnsi"/>
          <w:i/>
          <w:iCs/>
          <w:sz w:val="22"/>
          <w:szCs w:val="22"/>
        </w:rPr>
        <w:t xml:space="preserve">Figure 2. Mean weight across all individuals in the populations of sprat, herring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C0137DA" w:rsidR="00A71CE0" w:rsidRDefault="008D2651" w:rsidP="004E0AE6">
      <w:pPr>
        <w:spacing w:line="480" w:lineRule="auto"/>
      </w:pPr>
      <w:r>
        <w:rPr>
          <w:noProof/>
          <w:lang w:val="sv-SE" w:eastAsia="sv-SE"/>
        </w:rPr>
        <w:lastRenderedPageBreak/>
        <w:drawing>
          <wp:inline distT="0" distB="0" distL="0" distR="0" wp14:anchorId="05C89D56" wp14:editId="66F772B3">
            <wp:extent cx="5731236" cy="5544496"/>
            <wp:effectExtent l="0" t="0" r="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1867" b="1391"/>
                    <a:stretch/>
                  </pic:blipFill>
                  <pic:spPr bwMode="auto">
                    <a:xfrm>
                      <a:off x="0" y="0"/>
                      <a:ext cx="5731510" cy="5544761"/>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5D30E837" w:rsidR="00A71CE0" w:rsidRPr="00654477" w:rsidRDefault="00A71CE0" w:rsidP="004E0AE6">
      <w:pPr>
        <w:spacing w:line="480" w:lineRule="auto"/>
        <w:jc w:val="both"/>
        <w:rPr>
          <w:i/>
          <w:iCs/>
          <w:sz w:val="22"/>
          <w:szCs w:val="22"/>
        </w:rPr>
      </w:pPr>
      <w:r w:rsidRPr="00654477">
        <w:rPr>
          <w:rFonts w:cstheme="minorHAnsi"/>
          <w:i/>
          <w:iCs/>
          <w:sz w:val="22"/>
          <w:szCs w:val="22"/>
        </w:rPr>
        <w:t>Figure 3.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with the 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48784B23" w:rsidR="00A71CE0" w:rsidRDefault="00A71CE0" w:rsidP="004E0AE6">
      <w:pPr>
        <w:spacing w:line="480" w:lineRule="auto"/>
      </w:pPr>
    </w:p>
    <w:p w14:paraId="33320D52" w14:textId="29914189" w:rsidR="000B2BA0" w:rsidRDefault="0003053C" w:rsidP="004E0AE6">
      <w:pPr>
        <w:spacing w:line="480" w:lineRule="auto"/>
        <w:jc w:val="both"/>
        <w:rPr>
          <w:rFonts w:cstheme="minorHAnsi"/>
          <w:color w:val="FF0000"/>
        </w:rPr>
      </w:pPr>
      <w:r>
        <w:rPr>
          <w:rFonts w:cstheme="minorHAnsi"/>
          <w:noProof/>
          <w:color w:val="FF0000"/>
          <w:lang w:val="sv-SE" w:eastAsia="sv-SE"/>
        </w:rPr>
        <w:lastRenderedPageBreak/>
        <w:drawing>
          <wp:inline distT="0" distB="0" distL="0" distR="0" wp14:anchorId="448BE31C" wp14:editId="7614D9D9">
            <wp:extent cx="5730714" cy="2110902"/>
            <wp:effectExtent l="0" t="0" r="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14" cstate="print">
                      <a:extLst>
                        <a:ext uri="{28A0092B-C50C-407E-A947-70E740481C1C}">
                          <a14:useLocalDpi xmlns:a14="http://schemas.microsoft.com/office/drawing/2010/main" val="0"/>
                        </a:ext>
                      </a:extLst>
                    </a:blip>
                    <a:srcRect t="30381" b="32785"/>
                    <a:stretch/>
                  </pic:blipFill>
                  <pic:spPr bwMode="auto">
                    <a:xfrm>
                      <a:off x="0" y="0"/>
                      <a:ext cx="5731510" cy="2111195"/>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07AEB520" w:rsidR="000B2BA0" w:rsidRPr="00971703" w:rsidRDefault="000B2BA0" w:rsidP="004E0AE6">
      <w:pPr>
        <w:spacing w:line="480" w:lineRule="auto"/>
        <w:jc w:val="both"/>
        <w:rPr>
          <w:i/>
          <w:iCs/>
          <w:sz w:val="22"/>
          <w:szCs w:val="22"/>
        </w:rPr>
      </w:pPr>
      <w:r w:rsidRPr="004B2844">
        <w:rPr>
          <w:rFonts w:ascii="Times" w:hAnsi="Times" w:cstheme="minorHAnsi"/>
          <w:i/>
          <w:iCs/>
          <w:sz w:val="22"/>
          <w:szCs w:val="22"/>
        </w:rPr>
        <w:t xml:space="preserve">Figure </w:t>
      </w:r>
      <w:r w:rsidR="00EF43EF">
        <w:rPr>
          <w:rFonts w:ascii="Times" w:hAnsi="Times" w:cstheme="minorHAnsi"/>
          <w:i/>
          <w:iCs/>
          <w:sz w:val="22"/>
          <w:szCs w:val="22"/>
        </w:rPr>
        <w:t>4</w:t>
      </w:r>
      <w:r w:rsidRPr="004B2844">
        <w:rPr>
          <w:rFonts w:ascii="Times" w:hAnsi="Times" w:cstheme="minorHAnsi"/>
          <w:i/>
          <w:iCs/>
          <w:sz w:val="22"/>
          <w:szCs w:val="22"/>
        </w:rPr>
        <w:t xml:space="preserve">. Steady state biomass yield assuming knife edge selectivity at maturation size under two constant temperature simulations and </w:t>
      </w:r>
      <w:r>
        <w:rPr>
          <w:rFonts w:ascii="Times" w:hAnsi="Times" w:cstheme="minorHAnsi"/>
          <w:i/>
          <w:iCs/>
          <w:sz w:val="22"/>
          <w:szCs w:val="22"/>
        </w:rPr>
        <w:t>three</w:t>
      </w:r>
      <w:r w:rsidRPr="004B2844">
        <w:rPr>
          <w:rFonts w:ascii="Times" w:hAnsi="Times" w:cstheme="minorHAnsi"/>
          <w:i/>
          <w:iCs/>
          <w:sz w:val="22"/>
          <w:szCs w:val="22"/>
        </w:rPr>
        <w:t xml:space="preserv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+2</w:t>
      </w:r>
      <m:oMath>
        <m:r>
          <w:rPr>
            <w:rFonts w:ascii="Cambria Math" w:hAnsi="Cambria Math" w:cstheme="minorHAnsi"/>
            <w:sz w:val="22"/>
            <w:szCs w:val="22"/>
          </w:rPr>
          <m:t>℃</m:t>
        </m:r>
      </m:oMath>
      <w:r w:rsidRPr="004B2844">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4B2844">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654477">
        <w:rPr>
          <w:rFonts w:cstheme="minorHAnsi"/>
          <w:i/>
          <w:iCs/>
          <w:sz w:val="22"/>
          <w:szCs w:val="22"/>
        </w:rPr>
        <w:t>Only mean activation energies are used</w:t>
      </w:r>
      <w:r w:rsidR="00971703">
        <w:rPr>
          <w:rFonts w:cstheme="minorHAnsi"/>
          <w:i/>
          <w:iCs/>
          <w:sz w:val="22"/>
          <w:szCs w:val="22"/>
        </w:rPr>
        <w:t xml:space="preserve"> (Table S3, Supporting Information)</w:t>
      </w:r>
      <w:r w:rsidR="00971703" w:rsidRPr="00654477">
        <w:rPr>
          <w:rFonts w:cstheme="minorHAnsi"/>
          <w:i/>
          <w:iCs/>
          <w:sz w:val="22"/>
          <w:szCs w:val="22"/>
        </w:rPr>
        <w:t>.</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69258DA" w14:textId="2AAE8CB2" w:rsidR="00D2299F" w:rsidRDefault="00D2299F" w:rsidP="004E0AE6">
      <w:pPr>
        <w:spacing w:line="480" w:lineRule="auto"/>
      </w:pPr>
    </w:p>
    <w:p w14:paraId="4F8731CB" w14:textId="27A88F91" w:rsidR="00D2299F" w:rsidRDefault="0079443F" w:rsidP="00D2299F">
      <w:pPr>
        <w:spacing w:line="480" w:lineRule="auto"/>
        <w:jc w:val="center"/>
      </w:pPr>
      <w:r>
        <w:rPr>
          <w:noProof/>
          <w:lang w:val="sv-SE" w:eastAsia="sv-SE"/>
        </w:rPr>
        <w:lastRenderedPageBreak/>
        <w:drawing>
          <wp:inline distT="0" distB="0" distL="0" distR="0" wp14:anchorId="08987FBA" wp14:editId="30EE73E9">
            <wp:extent cx="5731510" cy="3881336"/>
            <wp:effectExtent l="0" t="0" r="0" b="5080"/>
            <wp:docPr id="3" name="Picture 3" descr="Diagram,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reemap chart&#10;&#10;Description automatically generated"/>
                    <pic:cNvPicPr/>
                  </pic:nvPicPr>
                  <pic:blipFill rotWithShape="1">
                    <a:blip r:embed="rId15" cstate="print">
                      <a:extLst>
                        <a:ext uri="{28A0092B-C50C-407E-A947-70E740481C1C}">
                          <a14:useLocalDpi xmlns:a14="http://schemas.microsoft.com/office/drawing/2010/main" val="0"/>
                        </a:ext>
                      </a:extLst>
                    </a:blip>
                    <a:srcRect t="15953" b="16327"/>
                    <a:stretch/>
                  </pic:blipFill>
                  <pic:spPr bwMode="auto">
                    <a:xfrm>
                      <a:off x="0" y="0"/>
                      <a:ext cx="5731510" cy="3881336"/>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2C9A2BC3" w:rsidR="00D2299F" w:rsidRPr="0045406A" w:rsidRDefault="00D2299F" w:rsidP="00A00674">
      <w:pPr>
        <w:spacing w:line="480" w:lineRule="auto"/>
        <w:jc w:val="both"/>
        <w:rPr>
          <w:i/>
          <w:iCs/>
          <w:sz w:val="22"/>
          <w:szCs w:val="22"/>
        </w:rPr>
      </w:pPr>
      <w:r w:rsidRPr="00654477">
        <w:rPr>
          <w:i/>
          <w:iCs/>
          <w:sz w:val="22"/>
          <w:szCs w:val="22"/>
        </w:rPr>
        <w:t xml:space="preserve">Figure </w:t>
      </w:r>
      <w:r w:rsidR="00624AC1">
        <w:rPr>
          <w:i/>
          <w:iCs/>
          <w:sz w:val="22"/>
          <w:szCs w:val="22"/>
        </w:rPr>
        <w:t>5</w:t>
      </w:r>
      <w:r w:rsidRPr="00654477">
        <w:rPr>
          <w:i/>
          <w:iCs/>
          <w:sz w:val="22"/>
          <w:szCs w:val="22"/>
        </w:rPr>
        <w:t xml:space="preserve">. Example of fisheries yield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Pr="0079443F">
        <w:rPr>
          <w:i/>
          <w:iCs/>
          <w:sz w:val="22"/>
          <w:szCs w:val="22"/>
        </w:rPr>
        <w:t>.</w:t>
      </w:r>
      <w:r w:rsidR="00287756" w:rsidRPr="0079443F">
        <w:rPr>
          <w:i/>
          <w:iCs/>
          <w:sz w:val="22"/>
          <w:szCs w:val="22"/>
        </w:rPr>
        <w:t xml:space="preserve">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467E26">
        <w:rPr>
          <w:i/>
          <w:iCs/>
          <w:sz w:val="22"/>
          <w:szCs w:val="22"/>
        </w:rPr>
        <w:t xml:space="preserve">White </w:t>
      </w:r>
      <w:r w:rsidR="00387C7B">
        <w:rPr>
          <w:i/>
          <w:iCs/>
          <w:sz w:val="22"/>
          <w:szCs w:val="22"/>
        </w:rPr>
        <w:t xml:space="preserve">lines are 0.95, 1 and 1.05 </w:t>
      </w:r>
      <w:r w:rsidR="00C52AA6">
        <w:rPr>
          <w:i/>
          <w:iCs/>
          <w:sz w:val="22"/>
          <w:szCs w:val="22"/>
        </w:rPr>
        <w:t xml:space="preserve">yield </w:t>
      </w:r>
      <w:r w:rsidR="00467E26">
        <w:rPr>
          <w:i/>
          <w:iCs/>
          <w:sz w:val="22"/>
          <w:szCs w:val="22"/>
        </w:rPr>
        <w:t>isoclines</w:t>
      </w:r>
      <w:r w:rsidR="00450EED">
        <w:rPr>
          <w:i/>
          <w:iCs/>
          <w:sz w:val="22"/>
          <w:szCs w:val="22"/>
        </w:rPr>
        <w:t xml:space="preserve"> (</w:t>
      </w:r>
      <w:r w:rsidR="00B4642C">
        <w:rPr>
          <w:i/>
          <w:iCs/>
          <w:sz w:val="22"/>
          <w:szCs w:val="22"/>
        </w:rPr>
        <w:t>for example</w:t>
      </w:r>
      <w:r w:rsidR="00AD5B88">
        <w:rPr>
          <w:i/>
          <w:iCs/>
          <w:sz w:val="22"/>
          <w:szCs w:val="22"/>
        </w:rPr>
        <w:t xml:space="preserve">, </w:t>
      </w:r>
      <w:r w:rsidR="00C64D69">
        <w:rPr>
          <w:i/>
          <w:iCs/>
          <w:sz w:val="22"/>
          <w:szCs w:val="22"/>
        </w:rPr>
        <w:t xml:space="preserve">the 1 isocline </w:t>
      </w:r>
      <w:r w:rsidR="004B3B38">
        <w:rPr>
          <w:i/>
          <w:iCs/>
          <w:sz w:val="22"/>
          <w:szCs w:val="22"/>
        </w:rPr>
        <w:t>shows F and T-values</w:t>
      </w:r>
      <w:r w:rsidR="004366D1">
        <w:rPr>
          <w:i/>
          <w:iCs/>
          <w:sz w:val="22"/>
          <w:szCs w:val="22"/>
        </w:rPr>
        <w:t xml:space="preserve"> where yield </w:t>
      </w:r>
      <w:r w:rsidR="002F366C">
        <w:rPr>
          <w:i/>
          <w:iCs/>
          <w:sz w:val="22"/>
          <w:szCs w:val="22"/>
        </w:rPr>
        <w:t>is equal</w:t>
      </w:r>
      <w:ins w:id="66" w:author="Anna Gårdmark" w:date="2021-09-28T13:37:00Z">
        <w:r w:rsidR="008C11A2" w:rsidRPr="008C11A2">
          <w:rPr>
            <w:i/>
            <w:iCs/>
            <w:sz w:val="22"/>
            <w:szCs w:val="22"/>
          </w:rPr>
          <w:t xml:space="preserve"> </w:t>
        </w:r>
        <w:r w:rsidR="008C11A2" w:rsidRPr="00654477">
          <w:rPr>
            <w:i/>
            <w:iCs/>
            <w:sz w:val="22"/>
            <w:szCs w:val="22"/>
          </w:rPr>
          <w:t>to MSY</w:t>
        </w:r>
      </w:ins>
      <w:del w:id="67" w:author="Anna Gårdmark" w:date="2021-09-28T13:37:00Z">
        <w:r w:rsidR="002F366C" w:rsidDel="008C11A2">
          <w:rPr>
            <w:i/>
            <w:iCs/>
            <w:sz w:val="22"/>
            <w:szCs w:val="22"/>
          </w:rPr>
          <w:delText xml:space="preserve"> </w:delText>
        </w:r>
      </w:del>
      <m:oMath>
        <m:sSub>
          <m:sSubPr>
            <m:ctrlPr>
              <w:del w:id="68" w:author="Anna Gårdmark" w:date="2021-09-28T13:38:00Z">
                <w:rPr>
                  <w:rFonts w:ascii="Cambria Math" w:hAnsi="Cambria Math"/>
                  <w:i/>
                  <w:iCs/>
                  <w:sz w:val="22"/>
                  <w:szCs w:val="22"/>
                </w:rPr>
              </w:del>
            </m:ctrlPr>
          </m:sSubPr>
          <m:e>
            <m:r>
              <w:del w:id="69" w:author="Anna Gårdmark" w:date="2021-09-28T13:38:00Z">
                <w:rPr>
                  <w:rFonts w:ascii="Cambria Math" w:hAnsi="Cambria Math"/>
                  <w:sz w:val="22"/>
                  <w:szCs w:val="22"/>
                </w:rPr>
                <m:t>F</m:t>
              </w:del>
            </m:r>
          </m:e>
          <m:sub>
            <m:r>
              <w:del w:id="70" w:author="Anna Gårdmark" w:date="2021-09-28T13:38:00Z">
                <w:rPr>
                  <w:rFonts w:ascii="Cambria Math" w:hAnsi="Cambria Math"/>
                  <w:sz w:val="22"/>
                  <w:szCs w:val="22"/>
                </w:rPr>
                <m:t>MSY</m:t>
              </w:del>
            </m:r>
          </m:sub>
        </m:sSub>
      </m:oMath>
      <w:r w:rsidR="002F366C">
        <w:rPr>
          <w:i/>
          <w:iCs/>
          <w:sz w:val="22"/>
          <w:szCs w:val="22"/>
        </w:rPr>
        <w:t xml:space="preserve"> </w:t>
      </w:r>
      <w:r w:rsidR="008A3DA8">
        <w:rPr>
          <w:i/>
          <w:iCs/>
          <w:sz w:val="22"/>
          <w:szCs w:val="22"/>
        </w:rPr>
        <w:t>without any warming</w:t>
      </w:r>
      <w:r w:rsidR="004421C2">
        <w:rPr>
          <w:i/>
          <w:iCs/>
          <w:sz w:val="22"/>
          <w:szCs w:val="22"/>
        </w:rPr>
        <w:t>).</w:t>
      </w:r>
      <w:r w:rsidR="00D6797D">
        <w:rPr>
          <w:i/>
          <w:iCs/>
          <w:sz w:val="22"/>
          <w:szCs w:val="22"/>
        </w:rPr>
        <w:t xml:space="preserve"> </w:t>
      </w:r>
      <w:r w:rsidR="0053153E">
        <w:rPr>
          <w:i/>
          <w:iCs/>
          <w:sz w:val="22"/>
          <w:szCs w:val="22"/>
        </w:rPr>
        <w:t xml:space="preserve">The fact that </w:t>
      </w:r>
      <w:r w:rsidR="00103169" w:rsidRPr="005A1F02">
        <w:rPr>
          <w:i/>
          <w:iCs/>
          <w:sz w:val="22"/>
          <w:szCs w:val="22"/>
        </w:rPr>
        <w:t xml:space="preserve">isoclines </w:t>
      </w:r>
      <m:oMath>
        <m:r>
          <w:rPr>
            <w:rFonts w:ascii="Cambria Math" w:hAnsi="Cambria Math"/>
            <w:sz w:val="22"/>
            <w:szCs w:val="22"/>
          </w:rPr>
          <m:t>≥1</m:t>
        </m:r>
      </m:oMath>
      <w:r w:rsidR="001F53E3" w:rsidRPr="005A1F02">
        <w:rPr>
          <w:i/>
          <w:iCs/>
          <w:sz w:val="22"/>
          <w:szCs w:val="22"/>
        </w:rPr>
        <w:t xml:space="preserve"> occur</w:t>
      </w:r>
      <w:r w:rsidR="001D0223" w:rsidRPr="005A1F02">
        <w:rPr>
          <w:i/>
          <w:iCs/>
          <w:sz w:val="22"/>
          <w:szCs w:val="22"/>
        </w:rPr>
        <w:t xml:space="preserve"> at rel</w:t>
      </w:r>
      <w:r w:rsidR="001D0223">
        <w:rPr>
          <w:i/>
          <w:iCs/>
          <w:sz w:val="22"/>
          <w:szCs w:val="22"/>
        </w:rPr>
        <w:t>ative temperatures below 1</w:t>
      </w:r>
      <w:r w:rsidR="007A389D">
        <w:rPr>
          <w:i/>
          <w:iCs/>
          <w:sz w:val="22"/>
          <w:szCs w:val="22"/>
        </w:rPr>
        <w:t xml:space="preserve"> </w:t>
      </w:r>
      <w:r w:rsidR="004A0070">
        <w:rPr>
          <w:i/>
          <w:iCs/>
          <w:sz w:val="22"/>
          <w:szCs w:val="22"/>
        </w:rPr>
        <w:t xml:space="preserve">in eight out of nine panels </w:t>
      </w:r>
      <w:r w:rsidR="00584788">
        <w:rPr>
          <w:i/>
          <w:iCs/>
          <w:sz w:val="22"/>
          <w:szCs w:val="22"/>
        </w:rPr>
        <w:t>show</w:t>
      </w:r>
      <w:ins w:id="71" w:author="Anna Gårdmark" w:date="2021-09-28T13:36:00Z">
        <w:r w:rsidR="008C11A2">
          <w:rPr>
            <w:i/>
            <w:iCs/>
            <w:sz w:val="22"/>
            <w:szCs w:val="22"/>
          </w:rPr>
          <w:t>s</w:t>
        </w:r>
      </w:ins>
      <w:r w:rsidR="00584788">
        <w:rPr>
          <w:i/>
          <w:iCs/>
          <w:sz w:val="22"/>
          <w:szCs w:val="22"/>
        </w:rPr>
        <w:t xml:space="preserve"> that </w:t>
      </w:r>
      <w:r w:rsidR="00507C7A">
        <w:rPr>
          <w:i/>
          <w:iCs/>
          <w:sz w:val="22"/>
          <w:szCs w:val="22"/>
        </w:rPr>
        <w:t xml:space="preserve">any warming </w:t>
      </w:r>
      <w:r w:rsidR="00007C0A">
        <w:rPr>
          <w:i/>
          <w:iCs/>
          <w:sz w:val="22"/>
          <w:szCs w:val="22"/>
        </w:rPr>
        <w:t>will reduce</w:t>
      </w:r>
      <w:r w:rsidR="00F14C0C">
        <w:rPr>
          <w:i/>
          <w:iCs/>
          <w:sz w:val="22"/>
          <w:szCs w:val="22"/>
        </w:rPr>
        <w:t xml:space="preserve"> the MSY</w:t>
      </w:r>
      <w:r w:rsidR="001F53E3">
        <w:rPr>
          <w:i/>
          <w:iCs/>
          <w:sz w:val="22"/>
          <w:szCs w:val="22"/>
        </w:rPr>
        <w:t xml:space="preserve">. </w:t>
      </w:r>
      <w:r w:rsidR="000C2574">
        <w:rPr>
          <w:i/>
          <w:iCs/>
          <w:sz w:val="22"/>
          <w:szCs w:val="22"/>
        </w:rPr>
        <w:t>G</w:t>
      </w:r>
      <w:r w:rsidR="00DC4744">
        <w:rPr>
          <w:i/>
          <w:iCs/>
          <w:sz w:val="22"/>
          <w:szCs w:val="22"/>
        </w:rPr>
        <w:t xml:space="preserve">rey </w:t>
      </w:r>
      <w:r w:rsidR="00A270F5">
        <w:rPr>
          <w:i/>
          <w:iCs/>
          <w:sz w:val="22"/>
          <w:szCs w:val="22"/>
        </w:rPr>
        <w:t>points show</w:t>
      </w:r>
      <w:r w:rsidR="00E367D1">
        <w:rPr>
          <w:i/>
          <w:iCs/>
          <w:sz w:val="22"/>
          <w:szCs w:val="22"/>
        </w:rPr>
        <w:t xml:space="preserve"> at which F yields </w:t>
      </w:r>
      <w:ins w:id="72" w:author="Anna Gårdmark" w:date="2021-09-28T13:38:00Z">
        <w:r w:rsidR="008C11A2">
          <w:rPr>
            <w:i/>
            <w:iCs/>
            <w:sz w:val="22"/>
            <w:szCs w:val="22"/>
          </w:rPr>
          <w:t xml:space="preserve">are </w:t>
        </w:r>
      </w:ins>
      <w:r w:rsidR="00E367D1">
        <w:rPr>
          <w:i/>
          <w:iCs/>
          <w:sz w:val="22"/>
          <w:szCs w:val="22"/>
        </w:rPr>
        <w:t xml:space="preserve">maximized across </w:t>
      </w:r>
      <w:r w:rsidR="00DA7ED6">
        <w:rPr>
          <w:i/>
          <w:iCs/>
          <w:sz w:val="22"/>
          <w:szCs w:val="22"/>
        </w:rPr>
        <w:t>all temperatures (y-values)</w:t>
      </w:r>
      <w:r w:rsidR="0000011F">
        <w:rPr>
          <w:i/>
          <w:iCs/>
          <w:sz w:val="22"/>
          <w:szCs w:val="22"/>
        </w:rPr>
        <w:t>.</w:t>
      </w:r>
      <w:r w:rsidR="00DF581F">
        <w:rPr>
          <w:i/>
          <w:iCs/>
          <w:sz w:val="22"/>
          <w:szCs w:val="22"/>
        </w:rPr>
        <w:t xml:space="preserve"> </w:t>
      </w:r>
      <w:r w:rsidR="001A2A9A">
        <w:rPr>
          <w:i/>
          <w:iCs/>
          <w:sz w:val="22"/>
          <w:szCs w:val="22"/>
        </w:rPr>
        <w:t xml:space="preserve">In </w:t>
      </w:r>
      <w:r w:rsidR="00444D6F">
        <w:rPr>
          <w:i/>
          <w:iCs/>
          <w:sz w:val="22"/>
          <w:szCs w:val="22"/>
        </w:rPr>
        <w:t xml:space="preserve">three </w:t>
      </w:r>
      <w:r w:rsidR="001A2A9A">
        <w:rPr>
          <w:i/>
          <w:iCs/>
          <w:sz w:val="22"/>
          <w:szCs w:val="22"/>
        </w:rPr>
        <w:t xml:space="preserve">out of nine panels,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1928A1">
        <w:rPr>
          <w:rFonts w:eastAsiaTheme="minorEastAsia"/>
          <w:i/>
          <w:iCs/>
          <w:sz w:val="22"/>
          <w:szCs w:val="22"/>
        </w:rPr>
        <w:t xml:space="preserve"> </w:t>
      </w:r>
      <w:r w:rsidR="005E651C">
        <w:rPr>
          <w:rFonts w:cstheme="minorHAnsi"/>
          <w:i/>
          <w:iCs/>
          <w:sz w:val="22"/>
          <w:szCs w:val="22"/>
        </w:rPr>
        <w:t xml:space="preserve">declines </w:t>
      </w:r>
      <w:r w:rsidR="00543E6B">
        <w:rPr>
          <w:rFonts w:cstheme="minorHAnsi"/>
          <w:i/>
          <w:iCs/>
          <w:sz w:val="22"/>
          <w:szCs w:val="22"/>
        </w:rPr>
        <w:t>with warming</w:t>
      </w:r>
      <w:r w:rsidR="00AE0A67">
        <w:rPr>
          <w:rFonts w:cstheme="minorHAnsi"/>
          <w:i/>
          <w:iCs/>
          <w:sz w:val="22"/>
          <w:szCs w:val="22"/>
        </w:rPr>
        <w:t xml:space="preserve"> (</w:t>
      </w:r>
      <w:r w:rsidR="00671E7F">
        <w:rPr>
          <w:rFonts w:cstheme="minorHAnsi"/>
          <w:i/>
          <w:iCs/>
          <w:sz w:val="22"/>
          <w:szCs w:val="22"/>
        </w:rPr>
        <w:t>for herring when only resource are temperature dependent, and for sprat whenever resources are temperature dependent</w:t>
      </w:r>
      <w:r w:rsidR="008302F2">
        <w:rPr>
          <w:rFonts w:cstheme="minorHAnsi"/>
          <w:i/>
          <w:iCs/>
          <w:sz w:val="22"/>
          <w:szCs w:val="22"/>
        </w:rPr>
        <w:t>)</w:t>
      </w:r>
      <w:r w:rsidR="00795033">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w:t>
      </w:r>
      <w:bookmarkStart w:id="73" w:name="_GoBack"/>
      <w:bookmarkEnd w:id="73"/>
      <w:r w:rsidR="00A00674">
        <w:rPr>
          <w:rFonts w:cstheme="minorHAnsi"/>
          <w:i/>
          <w:iCs/>
          <w:sz w:val="22"/>
          <w:szCs w:val="22"/>
        </w:rPr>
        <w:t>on)</w:t>
      </w:r>
      <w:r w:rsidR="00A00674" w:rsidRPr="00654477">
        <w:rPr>
          <w:rFonts w:cstheme="minorHAnsi"/>
          <w:i/>
          <w:iCs/>
          <w:sz w:val="22"/>
          <w:szCs w:val="22"/>
        </w:rPr>
        <w:t>.</w:t>
      </w:r>
    </w:p>
    <w:sectPr w:rsidR="00D2299F" w:rsidRPr="0045406A" w:rsidSect="00267414">
      <w:headerReference w:type="even" r:id="rId16"/>
      <w:footerReference w:type="even" r:id="rId17"/>
      <w:footerReference w:type="default" r:id="rId18"/>
      <w:headerReference w:type="first" r:id="rId19"/>
      <w:pgSz w:w="11906" w:h="16838" w:code="9"/>
      <w:pgMar w:top="1440" w:right="1440" w:bottom="1440" w:left="1440" w:header="851" w:footer="369" w:gutter="0"/>
      <w:lnNumType w:countBy="1" w:restart="continuou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nna Gårdmark" w:date="2021-09-28T09:11:00Z" w:initials="AG">
    <w:p w14:paraId="5B518923" w14:textId="7714AA14" w:rsidR="0053009F" w:rsidRDefault="0053009F">
      <w:pPr>
        <w:pStyle w:val="Kommentarer"/>
      </w:pPr>
      <w:r>
        <w:rPr>
          <w:rStyle w:val="Kommentarsreferens"/>
        </w:rPr>
        <w:annotationRef/>
      </w:r>
      <w:r>
        <w:t xml:space="preserve">Note: this is completely in line with </w:t>
      </w:r>
      <w:proofErr w:type="spellStart"/>
      <w:r>
        <w:t>Renees</w:t>
      </w:r>
      <w:proofErr w:type="spellEnd"/>
      <w:r>
        <w:t xml:space="preserve"> lake gradient study (although the response in fish biomass production, and not yields). Worth relating to in the discussion</w:t>
      </w:r>
    </w:p>
  </w:comment>
  <w:comment w:id="23" w:author="Asta Audzijonyte" w:date="2021-07-15T21:55:00Z" w:initials="AA">
    <w:p w14:paraId="2A322F38" w14:textId="77777777" w:rsidR="0053009F" w:rsidRDefault="0053009F" w:rsidP="00B61F61">
      <w:pPr>
        <w:pStyle w:val="Kommentarer"/>
      </w:pPr>
      <w:r>
        <w:rPr>
          <w:rStyle w:val="Kommentarsreferens"/>
        </w:rPr>
        <w:annotationRef/>
      </w:r>
      <w:r>
        <w:t>But did they model DECREASING resource abundance? This is what we effectively do, if carrying capacity goes down</w:t>
      </w:r>
    </w:p>
  </w:comment>
  <w:comment w:id="24" w:author="Max Lindmark" w:date="2021-09-22T17:06:00Z" w:initials="MOU">
    <w:p w14:paraId="7999D11E" w14:textId="0BBBF856" w:rsidR="0053009F" w:rsidRDefault="0053009F">
      <w:pPr>
        <w:pStyle w:val="Kommentarer"/>
      </w:pPr>
      <w:r>
        <w:rPr>
          <w:rStyle w:val="Kommentarsreferens"/>
        </w:rPr>
        <w:annotationRef/>
      </w:r>
      <w:r>
        <w:t xml:space="preserve">Hmm yes these are not modelling papers actually. I just meant that since that specific scenario does not produce predicted size-at-age changes that are in line with theory or literature, we don’t think it’s very realistic. </w:t>
      </w:r>
    </w:p>
  </w:comment>
  <w:comment w:id="25" w:author="Asta Audzijonyte" w:date="2021-07-15T21:54:00Z" w:initials="AA">
    <w:p w14:paraId="483E9835" w14:textId="624A3E13" w:rsidR="0053009F" w:rsidRDefault="0053009F" w:rsidP="00C94BEC">
      <w:pPr>
        <w:pStyle w:val="Kommentarer"/>
      </w:pPr>
      <w:r>
        <w:rPr>
          <w:rStyle w:val="Kommentarsreferens"/>
        </w:rPr>
        <w:annotationRef/>
      </w:r>
      <w:r>
        <w:t xml:space="preserve">But TSR specifically talks about temperature effects on physiology given the SAME food availability, so we should not include it here. </w:t>
      </w:r>
    </w:p>
  </w:comment>
  <w:comment w:id="26" w:author="Max Lindmark" w:date="2021-09-22T17:08:00Z" w:initials="MOU">
    <w:p w14:paraId="119A1D0A" w14:textId="5DF96FD8" w:rsidR="0053009F" w:rsidRDefault="0053009F">
      <w:pPr>
        <w:pStyle w:val="Kommentarer"/>
      </w:pPr>
      <w:r>
        <w:rPr>
          <w:rStyle w:val="Kommentarsreferens"/>
        </w:rPr>
        <w:annotationRef/>
      </w:r>
      <w:r>
        <w:t>Yes that’s true, I guess what I tried to get at above is that this is not a good setup if we believe that TSR is generally observed and this scenario captures the opposite (in fact, I can think of many paper that do not find support for TSR, but none like this where the negative effect diminishes with size)</w:t>
      </w:r>
    </w:p>
  </w:comment>
  <w:comment w:id="28" w:author="Anna Gårdmark" w:date="2021-09-06T13:59:00Z" w:initials="AG">
    <w:p w14:paraId="1DFC2845" w14:textId="6C62B3AA" w:rsidR="0053009F" w:rsidRDefault="0053009F">
      <w:pPr>
        <w:pStyle w:val="Kommentarer"/>
      </w:pPr>
      <w:r>
        <w:rPr>
          <w:rStyle w:val="Kommentarsreferens"/>
        </w:rPr>
        <w:annotationRef/>
      </w:r>
      <w:r>
        <w:t>may be confusing to use as a verb given the frequent use of ‘population’ in the tex</w:t>
      </w:r>
    </w:p>
  </w:comment>
  <w:comment w:id="29" w:author="Max Lindmark" w:date="2021-09-23T14:16:00Z" w:initials="MOU">
    <w:p w14:paraId="62941D49" w14:textId="19EC1435" w:rsidR="0053009F" w:rsidRDefault="0053009F">
      <w:pPr>
        <w:pStyle w:val="Kommentarer"/>
      </w:pPr>
      <w:r>
        <w:rPr>
          <w:rStyle w:val="Kommentarsreferens"/>
        </w:rPr>
        <w:annotationRef/>
      </w:r>
      <w:r>
        <w:t>yes but it is really parameterizing? As I understand it. The numbers-at-size are “filled in” based on observations.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518923" w15:done="0"/>
  <w15:commentEx w15:paraId="2A322F38" w15:done="0"/>
  <w15:commentEx w15:paraId="7999D11E" w15:paraIdParent="2A322F38" w15:done="0"/>
  <w15:commentEx w15:paraId="483E9835" w15:done="0"/>
  <w15:commentEx w15:paraId="119A1D0A" w15:paraIdParent="483E9835" w15:done="0"/>
  <w15:commentEx w15:paraId="1DFC2845" w15:done="0"/>
  <w15:commentEx w15:paraId="62941D49" w15:paraIdParent="1DFC2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B2D41" w16cex:dateUtc="2021-07-15T18:55:00Z"/>
  <w16cex:commentExtensible w16cex:durableId="24F5E11E" w16cex:dateUtc="2021-09-22T15:06:00Z"/>
  <w16cex:commentExtensible w16cex:durableId="249B2D20" w16cex:dateUtc="2021-07-15T18:54:00Z"/>
  <w16cex:commentExtensible w16cex:durableId="24F5E192" w16cex:dateUtc="2021-09-22T15:08:00Z"/>
  <w16cex:commentExtensible w16cex:durableId="24F70AC7" w16cex:dateUtc="2021-09-23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322F38" w16cid:durableId="249B2D41"/>
  <w16cid:commentId w16cid:paraId="7999D11E" w16cid:durableId="24F5E11E"/>
  <w16cid:commentId w16cid:paraId="483E9835" w16cid:durableId="249B2D20"/>
  <w16cid:commentId w16cid:paraId="119A1D0A" w16cid:durableId="24F5E192"/>
  <w16cid:commentId w16cid:paraId="1DFC2845" w16cid:durableId="24F5B1A0"/>
  <w16cid:commentId w16cid:paraId="62941D49" w16cid:durableId="24F70AC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D631D" w14:textId="77777777" w:rsidR="00720D46" w:rsidRDefault="00720D46">
      <w:r>
        <w:separator/>
      </w:r>
    </w:p>
  </w:endnote>
  <w:endnote w:type="continuationSeparator" w:id="0">
    <w:p w14:paraId="123CDE68" w14:textId="77777777" w:rsidR="00720D46" w:rsidRDefault="00720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翿"/>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idnummer"/>
      </w:rPr>
      <w:id w:val="1108314761"/>
      <w:docPartObj>
        <w:docPartGallery w:val="Page Numbers (Bottom of Page)"/>
        <w:docPartUnique/>
      </w:docPartObj>
    </w:sdtPr>
    <w:sdtContent>
      <w:p w14:paraId="1CC7389D" w14:textId="77777777" w:rsidR="0053009F" w:rsidRDefault="0053009F" w:rsidP="00EE1FA6">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21D3ABD7" w14:textId="77777777" w:rsidR="0053009F" w:rsidRDefault="0053009F">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idnummer"/>
      </w:rPr>
      <w:id w:val="1351456837"/>
      <w:docPartObj>
        <w:docPartGallery w:val="Page Numbers (Bottom of Page)"/>
        <w:docPartUnique/>
      </w:docPartObj>
    </w:sdtPr>
    <w:sdtContent>
      <w:p w14:paraId="0FD21BC7" w14:textId="07C72CF2" w:rsidR="0053009F" w:rsidRDefault="0053009F" w:rsidP="00EE1FA6">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separate"/>
        </w:r>
        <w:r w:rsidR="008C11A2">
          <w:rPr>
            <w:rStyle w:val="Sidnummer"/>
            <w:noProof/>
          </w:rPr>
          <w:t>35</w:t>
        </w:r>
        <w:r>
          <w:rPr>
            <w:rStyle w:val="Sidnummer"/>
          </w:rPr>
          <w:fldChar w:fldCharType="end"/>
        </w:r>
      </w:p>
    </w:sdtContent>
  </w:sdt>
  <w:p w14:paraId="0A8054B3" w14:textId="77777777" w:rsidR="0053009F" w:rsidRDefault="0053009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7DCC6E" w14:textId="77777777" w:rsidR="00720D46" w:rsidRDefault="00720D46">
      <w:r>
        <w:separator/>
      </w:r>
    </w:p>
  </w:footnote>
  <w:footnote w:type="continuationSeparator" w:id="0">
    <w:p w14:paraId="2611A8CB" w14:textId="77777777" w:rsidR="00720D46" w:rsidRDefault="00720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90D194" w14:textId="77777777" w:rsidR="0053009F" w:rsidRDefault="0053009F" w:rsidP="00EE1FA6">
    <w:pPr>
      <w:pStyle w:val="Sidhuvud"/>
      <w:spacing w:before="240" w:after="276"/>
    </w:pPr>
  </w:p>
  <w:p w14:paraId="12C4E061" w14:textId="77777777" w:rsidR="0053009F" w:rsidRDefault="0053009F" w:rsidP="00EE1FA6">
    <w:pPr>
      <w:spacing w:after="276"/>
    </w:pPr>
  </w:p>
  <w:p w14:paraId="25E092E6" w14:textId="77777777" w:rsidR="0053009F" w:rsidRDefault="0053009F"/>
  <w:p w14:paraId="33705B18" w14:textId="77777777" w:rsidR="0053009F" w:rsidRDefault="0053009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E122A8" w14:textId="77777777" w:rsidR="0053009F" w:rsidRPr="00B30794" w:rsidRDefault="0053009F"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53B83634"/>
    <w:lvl w:ilvl="0">
      <w:start w:val="1"/>
      <w:numFmt w:val="decimal"/>
      <w:pStyle w:val="Numreradlista"/>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Punktlista"/>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8"/>
  </w:num>
  <w:num w:numId="3">
    <w:abstractNumId w:val="0"/>
  </w:num>
  <w:num w:numId="4">
    <w:abstractNumId w:val="1"/>
  </w:num>
  <w:num w:numId="5">
    <w:abstractNumId w:val="4"/>
  </w:num>
  <w:num w:numId="6">
    <w:abstractNumId w:val="31"/>
  </w:num>
  <w:num w:numId="7">
    <w:abstractNumId w:val="29"/>
  </w:num>
  <w:num w:numId="8">
    <w:abstractNumId w:val="37"/>
  </w:num>
  <w:num w:numId="9">
    <w:abstractNumId w:val="2"/>
  </w:num>
  <w:num w:numId="10">
    <w:abstractNumId w:val="7"/>
  </w:num>
  <w:num w:numId="11">
    <w:abstractNumId w:val="30"/>
  </w:num>
  <w:num w:numId="12">
    <w:abstractNumId w:val="36"/>
  </w:num>
  <w:num w:numId="13">
    <w:abstractNumId w:val="26"/>
  </w:num>
  <w:num w:numId="14">
    <w:abstractNumId w:val="21"/>
  </w:num>
  <w:num w:numId="15">
    <w:abstractNumId w:val="11"/>
  </w:num>
  <w:num w:numId="16">
    <w:abstractNumId w:val="24"/>
  </w:num>
  <w:num w:numId="17">
    <w:abstractNumId w:val="14"/>
  </w:num>
  <w:num w:numId="18">
    <w:abstractNumId w:val="33"/>
  </w:num>
  <w:num w:numId="19">
    <w:abstractNumId w:val="6"/>
  </w:num>
  <w:num w:numId="20">
    <w:abstractNumId w:val="5"/>
  </w:num>
  <w:num w:numId="21">
    <w:abstractNumId w:val="10"/>
  </w:num>
  <w:num w:numId="22">
    <w:abstractNumId w:val="35"/>
  </w:num>
  <w:num w:numId="23">
    <w:abstractNumId w:val="17"/>
  </w:num>
  <w:num w:numId="24">
    <w:abstractNumId w:val="20"/>
  </w:num>
  <w:num w:numId="25">
    <w:abstractNumId w:val="15"/>
  </w:num>
  <w:num w:numId="26">
    <w:abstractNumId w:val="19"/>
  </w:num>
  <w:num w:numId="27">
    <w:abstractNumId w:val="3"/>
  </w:num>
  <w:num w:numId="28">
    <w:abstractNumId w:val="34"/>
  </w:num>
  <w:num w:numId="29">
    <w:abstractNumId w:val="27"/>
  </w:num>
  <w:num w:numId="30">
    <w:abstractNumId w:val="13"/>
  </w:num>
  <w:num w:numId="31">
    <w:abstractNumId w:val="8"/>
  </w:num>
  <w:num w:numId="32">
    <w:abstractNumId w:val="18"/>
  </w:num>
  <w:num w:numId="33">
    <w:abstractNumId w:val="9"/>
  </w:num>
  <w:num w:numId="34">
    <w:abstractNumId w:val="12"/>
  </w:num>
  <w:num w:numId="35">
    <w:abstractNumId w:val="32"/>
  </w:num>
  <w:num w:numId="36">
    <w:abstractNumId w:val="22"/>
  </w:num>
  <w:num w:numId="37">
    <w:abstractNumId w:val="25"/>
  </w:num>
  <w:num w:numId="3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na Gårdmark">
    <w15:presenceInfo w15:providerId="AD" w15:userId="S-1-5-21-1060284298-1343024091-682003330-100775"/>
  </w15:person>
  <w15:person w15:author="Asta Audzijonyte">
    <w15:presenceInfo w15:providerId="AD" w15:userId="S::Asta.Audzijonyte@utas.edu.au::a3d30981-db3b-4423-8ad1-b5728f2755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F48"/>
    <w:rsid w:val="0000011F"/>
    <w:rsid w:val="00000476"/>
    <w:rsid w:val="0000055D"/>
    <w:rsid w:val="000015BB"/>
    <w:rsid w:val="0000467E"/>
    <w:rsid w:val="00004BE3"/>
    <w:rsid w:val="000056CD"/>
    <w:rsid w:val="000058C9"/>
    <w:rsid w:val="00005B86"/>
    <w:rsid w:val="00005F17"/>
    <w:rsid w:val="00007818"/>
    <w:rsid w:val="00007C0A"/>
    <w:rsid w:val="00010009"/>
    <w:rsid w:val="000106DD"/>
    <w:rsid w:val="00010FFC"/>
    <w:rsid w:val="00013E8E"/>
    <w:rsid w:val="00015B8D"/>
    <w:rsid w:val="000179F4"/>
    <w:rsid w:val="00020355"/>
    <w:rsid w:val="000208A6"/>
    <w:rsid w:val="00020A03"/>
    <w:rsid w:val="00021EE3"/>
    <w:rsid w:val="00022401"/>
    <w:rsid w:val="00022535"/>
    <w:rsid w:val="00023200"/>
    <w:rsid w:val="000233CE"/>
    <w:rsid w:val="000235A7"/>
    <w:rsid w:val="000235EB"/>
    <w:rsid w:val="00023C42"/>
    <w:rsid w:val="000244B9"/>
    <w:rsid w:val="000250CE"/>
    <w:rsid w:val="00025268"/>
    <w:rsid w:val="00025279"/>
    <w:rsid w:val="0002667A"/>
    <w:rsid w:val="00026A4C"/>
    <w:rsid w:val="00027958"/>
    <w:rsid w:val="00027D43"/>
    <w:rsid w:val="0003053C"/>
    <w:rsid w:val="000322B4"/>
    <w:rsid w:val="00032D2B"/>
    <w:rsid w:val="00032EA5"/>
    <w:rsid w:val="0003527D"/>
    <w:rsid w:val="00036B74"/>
    <w:rsid w:val="00037BAE"/>
    <w:rsid w:val="00040DCE"/>
    <w:rsid w:val="000411E3"/>
    <w:rsid w:val="000414C8"/>
    <w:rsid w:val="000415A4"/>
    <w:rsid w:val="000416C6"/>
    <w:rsid w:val="0004327E"/>
    <w:rsid w:val="000443A8"/>
    <w:rsid w:val="000500A2"/>
    <w:rsid w:val="000505D0"/>
    <w:rsid w:val="00050D4B"/>
    <w:rsid w:val="00052913"/>
    <w:rsid w:val="000530DF"/>
    <w:rsid w:val="00054831"/>
    <w:rsid w:val="00054A70"/>
    <w:rsid w:val="00057166"/>
    <w:rsid w:val="000578B8"/>
    <w:rsid w:val="00057C00"/>
    <w:rsid w:val="000606D1"/>
    <w:rsid w:val="000623FA"/>
    <w:rsid w:val="000631D6"/>
    <w:rsid w:val="000635E5"/>
    <w:rsid w:val="00063CFF"/>
    <w:rsid w:val="00063DDA"/>
    <w:rsid w:val="00064016"/>
    <w:rsid w:val="00064A11"/>
    <w:rsid w:val="00065047"/>
    <w:rsid w:val="00067EF2"/>
    <w:rsid w:val="0007052B"/>
    <w:rsid w:val="00072F50"/>
    <w:rsid w:val="00073CE4"/>
    <w:rsid w:val="0007411D"/>
    <w:rsid w:val="0007516F"/>
    <w:rsid w:val="000756CC"/>
    <w:rsid w:val="00075F37"/>
    <w:rsid w:val="000771CD"/>
    <w:rsid w:val="00080C4D"/>
    <w:rsid w:val="00081943"/>
    <w:rsid w:val="00082B4E"/>
    <w:rsid w:val="00083E60"/>
    <w:rsid w:val="00084559"/>
    <w:rsid w:val="00084C86"/>
    <w:rsid w:val="0008554E"/>
    <w:rsid w:val="00087228"/>
    <w:rsid w:val="000903BC"/>
    <w:rsid w:val="00091CF0"/>
    <w:rsid w:val="00092122"/>
    <w:rsid w:val="0009213D"/>
    <w:rsid w:val="00092540"/>
    <w:rsid w:val="00094A28"/>
    <w:rsid w:val="00094F14"/>
    <w:rsid w:val="000951F7"/>
    <w:rsid w:val="00096771"/>
    <w:rsid w:val="00097429"/>
    <w:rsid w:val="00097987"/>
    <w:rsid w:val="00097D40"/>
    <w:rsid w:val="000A019D"/>
    <w:rsid w:val="000A0BE8"/>
    <w:rsid w:val="000A23D5"/>
    <w:rsid w:val="000A248A"/>
    <w:rsid w:val="000A27B1"/>
    <w:rsid w:val="000A27B8"/>
    <w:rsid w:val="000A2911"/>
    <w:rsid w:val="000A30B9"/>
    <w:rsid w:val="000A3556"/>
    <w:rsid w:val="000A3ABB"/>
    <w:rsid w:val="000A3DD3"/>
    <w:rsid w:val="000A4332"/>
    <w:rsid w:val="000A458C"/>
    <w:rsid w:val="000A51C5"/>
    <w:rsid w:val="000A63AE"/>
    <w:rsid w:val="000A6807"/>
    <w:rsid w:val="000A6DC1"/>
    <w:rsid w:val="000A7861"/>
    <w:rsid w:val="000B0EF7"/>
    <w:rsid w:val="000B20BE"/>
    <w:rsid w:val="000B2BA0"/>
    <w:rsid w:val="000B39A8"/>
    <w:rsid w:val="000B3FBC"/>
    <w:rsid w:val="000B45E8"/>
    <w:rsid w:val="000B58BD"/>
    <w:rsid w:val="000B6FA3"/>
    <w:rsid w:val="000C0994"/>
    <w:rsid w:val="000C0A54"/>
    <w:rsid w:val="000C2574"/>
    <w:rsid w:val="000C5258"/>
    <w:rsid w:val="000C54EF"/>
    <w:rsid w:val="000C5868"/>
    <w:rsid w:val="000C643A"/>
    <w:rsid w:val="000C67CF"/>
    <w:rsid w:val="000C6F6A"/>
    <w:rsid w:val="000C7423"/>
    <w:rsid w:val="000D01FC"/>
    <w:rsid w:val="000D0477"/>
    <w:rsid w:val="000D09A8"/>
    <w:rsid w:val="000D1813"/>
    <w:rsid w:val="000D2318"/>
    <w:rsid w:val="000D3010"/>
    <w:rsid w:val="000D3182"/>
    <w:rsid w:val="000D79E2"/>
    <w:rsid w:val="000E2387"/>
    <w:rsid w:val="000E2A5D"/>
    <w:rsid w:val="000E75C6"/>
    <w:rsid w:val="000F1CBA"/>
    <w:rsid w:val="000F2E4E"/>
    <w:rsid w:val="000F4B43"/>
    <w:rsid w:val="000F4CE6"/>
    <w:rsid w:val="000F4DA0"/>
    <w:rsid w:val="000F5106"/>
    <w:rsid w:val="000F705D"/>
    <w:rsid w:val="00100D8C"/>
    <w:rsid w:val="00100F91"/>
    <w:rsid w:val="001017CD"/>
    <w:rsid w:val="00102C0C"/>
    <w:rsid w:val="00103169"/>
    <w:rsid w:val="00103E94"/>
    <w:rsid w:val="0010499A"/>
    <w:rsid w:val="0010631F"/>
    <w:rsid w:val="00107177"/>
    <w:rsid w:val="00107838"/>
    <w:rsid w:val="00111D85"/>
    <w:rsid w:val="00112222"/>
    <w:rsid w:val="00113282"/>
    <w:rsid w:val="00113C58"/>
    <w:rsid w:val="00115513"/>
    <w:rsid w:val="001200F1"/>
    <w:rsid w:val="00120156"/>
    <w:rsid w:val="00120BE2"/>
    <w:rsid w:val="00121242"/>
    <w:rsid w:val="00121D28"/>
    <w:rsid w:val="001221E9"/>
    <w:rsid w:val="0012258D"/>
    <w:rsid w:val="0012331D"/>
    <w:rsid w:val="00124589"/>
    <w:rsid w:val="00124A0A"/>
    <w:rsid w:val="00125370"/>
    <w:rsid w:val="00131D48"/>
    <w:rsid w:val="00131F4E"/>
    <w:rsid w:val="001323DA"/>
    <w:rsid w:val="00133838"/>
    <w:rsid w:val="0013506C"/>
    <w:rsid w:val="0013620D"/>
    <w:rsid w:val="00136A86"/>
    <w:rsid w:val="00136C1A"/>
    <w:rsid w:val="001372A4"/>
    <w:rsid w:val="0013793E"/>
    <w:rsid w:val="001404D2"/>
    <w:rsid w:val="0014107A"/>
    <w:rsid w:val="0014117D"/>
    <w:rsid w:val="0014170E"/>
    <w:rsid w:val="00141D80"/>
    <w:rsid w:val="0014297E"/>
    <w:rsid w:val="00142D95"/>
    <w:rsid w:val="001432DC"/>
    <w:rsid w:val="001436C4"/>
    <w:rsid w:val="00143815"/>
    <w:rsid w:val="00152B72"/>
    <w:rsid w:val="00152CB5"/>
    <w:rsid w:val="0015334C"/>
    <w:rsid w:val="0015376D"/>
    <w:rsid w:val="001541DB"/>
    <w:rsid w:val="001548D0"/>
    <w:rsid w:val="001560CD"/>
    <w:rsid w:val="0015665D"/>
    <w:rsid w:val="001600ED"/>
    <w:rsid w:val="0016144B"/>
    <w:rsid w:val="00164A0D"/>
    <w:rsid w:val="001658E4"/>
    <w:rsid w:val="00166BE9"/>
    <w:rsid w:val="00166ECD"/>
    <w:rsid w:val="001720D3"/>
    <w:rsid w:val="0017610C"/>
    <w:rsid w:val="001774A2"/>
    <w:rsid w:val="001816DA"/>
    <w:rsid w:val="00182CD7"/>
    <w:rsid w:val="00183294"/>
    <w:rsid w:val="0018443B"/>
    <w:rsid w:val="0018467D"/>
    <w:rsid w:val="00186696"/>
    <w:rsid w:val="00186718"/>
    <w:rsid w:val="0018691F"/>
    <w:rsid w:val="00190FAA"/>
    <w:rsid w:val="0019156D"/>
    <w:rsid w:val="001928A1"/>
    <w:rsid w:val="0019466B"/>
    <w:rsid w:val="001952BF"/>
    <w:rsid w:val="00195BBA"/>
    <w:rsid w:val="0019724E"/>
    <w:rsid w:val="001A1103"/>
    <w:rsid w:val="001A18A3"/>
    <w:rsid w:val="001A1BF6"/>
    <w:rsid w:val="001A2A9A"/>
    <w:rsid w:val="001A2DD9"/>
    <w:rsid w:val="001A2FF6"/>
    <w:rsid w:val="001A3151"/>
    <w:rsid w:val="001A41D3"/>
    <w:rsid w:val="001A4DE1"/>
    <w:rsid w:val="001A5F5C"/>
    <w:rsid w:val="001A6384"/>
    <w:rsid w:val="001A6D68"/>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F9"/>
    <w:rsid w:val="001C43F5"/>
    <w:rsid w:val="001C4736"/>
    <w:rsid w:val="001C4896"/>
    <w:rsid w:val="001C5BA0"/>
    <w:rsid w:val="001D0223"/>
    <w:rsid w:val="001D1637"/>
    <w:rsid w:val="001D2623"/>
    <w:rsid w:val="001D3314"/>
    <w:rsid w:val="001D4757"/>
    <w:rsid w:val="001D60C3"/>
    <w:rsid w:val="001D6117"/>
    <w:rsid w:val="001E00C1"/>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5D4"/>
    <w:rsid w:val="001F3E75"/>
    <w:rsid w:val="001F53E3"/>
    <w:rsid w:val="00200C43"/>
    <w:rsid w:val="002017CA"/>
    <w:rsid w:val="0020218C"/>
    <w:rsid w:val="00202E32"/>
    <w:rsid w:val="00205AC3"/>
    <w:rsid w:val="002102D2"/>
    <w:rsid w:val="00210B84"/>
    <w:rsid w:val="00211DD7"/>
    <w:rsid w:val="00212A43"/>
    <w:rsid w:val="0021413C"/>
    <w:rsid w:val="002147F2"/>
    <w:rsid w:val="00214DCE"/>
    <w:rsid w:val="0021764F"/>
    <w:rsid w:val="002205C9"/>
    <w:rsid w:val="00220637"/>
    <w:rsid w:val="00222B47"/>
    <w:rsid w:val="00222F83"/>
    <w:rsid w:val="00223DF6"/>
    <w:rsid w:val="00224165"/>
    <w:rsid w:val="00224ED5"/>
    <w:rsid w:val="002255B7"/>
    <w:rsid w:val="00230E80"/>
    <w:rsid w:val="002325D1"/>
    <w:rsid w:val="00234920"/>
    <w:rsid w:val="00235D0E"/>
    <w:rsid w:val="002402C3"/>
    <w:rsid w:val="002418F0"/>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5451"/>
    <w:rsid w:val="002561F7"/>
    <w:rsid w:val="00256A30"/>
    <w:rsid w:val="002573DF"/>
    <w:rsid w:val="002579DA"/>
    <w:rsid w:val="00257A12"/>
    <w:rsid w:val="00257E6E"/>
    <w:rsid w:val="00261CBA"/>
    <w:rsid w:val="00262595"/>
    <w:rsid w:val="00262704"/>
    <w:rsid w:val="00262BD4"/>
    <w:rsid w:val="00263768"/>
    <w:rsid w:val="00265C6F"/>
    <w:rsid w:val="00266598"/>
    <w:rsid w:val="00267414"/>
    <w:rsid w:val="00267B2E"/>
    <w:rsid w:val="00267D78"/>
    <w:rsid w:val="0027046E"/>
    <w:rsid w:val="0027070C"/>
    <w:rsid w:val="002719FA"/>
    <w:rsid w:val="00272301"/>
    <w:rsid w:val="00273633"/>
    <w:rsid w:val="002738DD"/>
    <w:rsid w:val="0027405B"/>
    <w:rsid w:val="00274838"/>
    <w:rsid w:val="002770DE"/>
    <w:rsid w:val="00280C0C"/>
    <w:rsid w:val="002810C0"/>
    <w:rsid w:val="002827EC"/>
    <w:rsid w:val="002836AD"/>
    <w:rsid w:val="0028445B"/>
    <w:rsid w:val="00284A19"/>
    <w:rsid w:val="00285498"/>
    <w:rsid w:val="00285A83"/>
    <w:rsid w:val="00286042"/>
    <w:rsid w:val="00287756"/>
    <w:rsid w:val="00287E1B"/>
    <w:rsid w:val="002906AA"/>
    <w:rsid w:val="00290EC1"/>
    <w:rsid w:val="00291A50"/>
    <w:rsid w:val="00291B5F"/>
    <w:rsid w:val="00293DD7"/>
    <w:rsid w:val="00294826"/>
    <w:rsid w:val="002957E3"/>
    <w:rsid w:val="002960B6"/>
    <w:rsid w:val="002A00E7"/>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F0"/>
    <w:rsid w:val="002B21ED"/>
    <w:rsid w:val="002B22A7"/>
    <w:rsid w:val="002B22B3"/>
    <w:rsid w:val="002B466E"/>
    <w:rsid w:val="002B55F6"/>
    <w:rsid w:val="002B6F31"/>
    <w:rsid w:val="002C0BA2"/>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24DB"/>
    <w:rsid w:val="002D3FB3"/>
    <w:rsid w:val="002D6015"/>
    <w:rsid w:val="002D6195"/>
    <w:rsid w:val="002D70A2"/>
    <w:rsid w:val="002E0238"/>
    <w:rsid w:val="002E1901"/>
    <w:rsid w:val="002E2B23"/>
    <w:rsid w:val="002E2F7A"/>
    <w:rsid w:val="002E3DF8"/>
    <w:rsid w:val="002E517C"/>
    <w:rsid w:val="002E52C9"/>
    <w:rsid w:val="002E56FB"/>
    <w:rsid w:val="002E5D72"/>
    <w:rsid w:val="002E5E92"/>
    <w:rsid w:val="002E6BA2"/>
    <w:rsid w:val="002F23C2"/>
    <w:rsid w:val="002F2598"/>
    <w:rsid w:val="002F2794"/>
    <w:rsid w:val="002F366C"/>
    <w:rsid w:val="002F4EE7"/>
    <w:rsid w:val="002F615E"/>
    <w:rsid w:val="002F6B4A"/>
    <w:rsid w:val="003021E3"/>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3405"/>
    <w:rsid w:val="00324BF3"/>
    <w:rsid w:val="00324F97"/>
    <w:rsid w:val="0032572D"/>
    <w:rsid w:val="0032620D"/>
    <w:rsid w:val="00330251"/>
    <w:rsid w:val="00331810"/>
    <w:rsid w:val="003333BD"/>
    <w:rsid w:val="00333BA7"/>
    <w:rsid w:val="0033409D"/>
    <w:rsid w:val="00334C53"/>
    <w:rsid w:val="003354B1"/>
    <w:rsid w:val="00335927"/>
    <w:rsid w:val="003373B7"/>
    <w:rsid w:val="00340AB5"/>
    <w:rsid w:val="0034135C"/>
    <w:rsid w:val="003414D7"/>
    <w:rsid w:val="0034286F"/>
    <w:rsid w:val="00342B54"/>
    <w:rsid w:val="00343B3F"/>
    <w:rsid w:val="0034535E"/>
    <w:rsid w:val="00351F31"/>
    <w:rsid w:val="0035210F"/>
    <w:rsid w:val="00353B28"/>
    <w:rsid w:val="00354137"/>
    <w:rsid w:val="00354A31"/>
    <w:rsid w:val="00354BD7"/>
    <w:rsid w:val="00355652"/>
    <w:rsid w:val="003557AA"/>
    <w:rsid w:val="0036057A"/>
    <w:rsid w:val="00362C73"/>
    <w:rsid w:val="00363F5F"/>
    <w:rsid w:val="00365B21"/>
    <w:rsid w:val="0036642E"/>
    <w:rsid w:val="00366C1E"/>
    <w:rsid w:val="003672AB"/>
    <w:rsid w:val="00367560"/>
    <w:rsid w:val="00367626"/>
    <w:rsid w:val="003705EA"/>
    <w:rsid w:val="003714E3"/>
    <w:rsid w:val="00372A69"/>
    <w:rsid w:val="003748FC"/>
    <w:rsid w:val="00374A8C"/>
    <w:rsid w:val="00374D8B"/>
    <w:rsid w:val="00376175"/>
    <w:rsid w:val="00380B03"/>
    <w:rsid w:val="003812D2"/>
    <w:rsid w:val="003820BF"/>
    <w:rsid w:val="003827B7"/>
    <w:rsid w:val="00382D9D"/>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48B7"/>
    <w:rsid w:val="003A518C"/>
    <w:rsid w:val="003A520D"/>
    <w:rsid w:val="003A79C8"/>
    <w:rsid w:val="003B1D21"/>
    <w:rsid w:val="003B384B"/>
    <w:rsid w:val="003B4E47"/>
    <w:rsid w:val="003B77CA"/>
    <w:rsid w:val="003C0FD1"/>
    <w:rsid w:val="003C11F9"/>
    <w:rsid w:val="003C41B3"/>
    <w:rsid w:val="003C4E80"/>
    <w:rsid w:val="003C5385"/>
    <w:rsid w:val="003C5B3D"/>
    <w:rsid w:val="003C5D72"/>
    <w:rsid w:val="003C5E2D"/>
    <w:rsid w:val="003C6ADB"/>
    <w:rsid w:val="003C71CE"/>
    <w:rsid w:val="003C799A"/>
    <w:rsid w:val="003D099E"/>
    <w:rsid w:val="003D163C"/>
    <w:rsid w:val="003D168A"/>
    <w:rsid w:val="003D2C81"/>
    <w:rsid w:val="003D3EB6"/>
    <w:rsid w:val="003D415C"/>
    <w:rsid w:val="003D5363"/>
    <w:rsid w:val="003D596B"/>
    <w:rsid w:val="003D6044"/>
    <w:rsid w:val="003D641E"/>
    <w:rsid w:val="003D7204"/>
    <w:rsid w:val="003E2249"/>
    <w:rsid w:val="003E2985"/>
    <w:rsid w:val="003E2FAF"/>
    <w:rsid w:val="003E37A9"/>
    <w:rsid w:val="003E380C"/>
    <w:rsid w:val="003F1C31"/>
    <w:rsid w:val="003F30D8"/>
    <w:rsid w:val="003F46A0"/>
    <w:rsid w:val="003F671D"/>
    <w:rsid w:val="003F6E5E"/>
    <w:rsid w:val="00400170"/>
    <w:rsid w:val="00402089"/>
    <w:rsid w:val="00402675"/>
    <w:rsid w:val="00403B11"/>
    <w:rsid w:val="00403F02"/>
    <w:rsid w:val="00406C2C"/>
    <w:rsid w:val="00410849"/>
    <w:rsid w:val="00411080"/>
    <w:rsid w:val="004129C5"/>
    <w:rsid w:val="004138F1"/>
    <w:rsid w:val="00413C8D"/>
    <w:rsid w:val="00413FF4"/>
    <w:rsid w:val="004216A5"/>
    <w:rsid w:val="00421703"/>
    <w:rsid w:val="00424B0B"/>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9D9"/>
    <w:rsid w:val="0045406A"/>
    <w:rsid w:val="00454C8F"/>
    <w:rsid w:val="0045500C"/>
    <w:rsid w:val="0045637A"/>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750"/>
    <w:rsid w:val="004757A9"/>
    <w:rsid w:val="00476086"/>
    <w:rsid w:val="004776DC"/>
    <w:rsid w:val="00480DA2"/>
    <w:rsid w:val="004825BF"/>
    <w:rsid w:val="00483241"/>
    <w:rsid w:val="00485404"/>
    <w:rsid w:val="00487F58"/>
    <w:rsid w:val="00490D04"/>
    <w:rsid w:val="004912FC"/>
    <w:rsid w:val="0049178A"/>
    <w:rsid w:val="004930B2"/>
    <w:rsid w:val="00493C01"/>
    <w:rsid w:val="00494BCC"/>
    <w:rsid w:val="0049774C"/>
    <w:rsid w:val="004A0070"/>
    <w:rsid w:val="004A0889"/>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77C"/>
    <w:rsid w:val="004E4F72"/>
    <w:rsid w:val="004E5244"/>
    <w:rsid w:val="004E6288"/>
    <w:rsid w:val="004E62D0"/>
    <w:rsid w:val="004E732B"/>
    <w:rsid w:val="004F0599"/>
    <w:rsid w:val="004F0BAF"/>
    <w:rsid w:val="004F0F41"/>
    <w:rsid w:val="004F1696"/>
    <w:rsid w:val="004F4071"/>
    <w:rsid w:val="004F4AE3"/>
    <w:rsid w:val="004F5771"/>
    <w:rsid w:val="004F5949"/>
    <w:rsid w:val="004F59A5"/>
    <w:rsid w:val="004F59C3"/>
    <w:rsid w:val="004F677D"/>
    <w:rsid w:val="004F6B6E"/>
    <w:rsid w:val="004F6E03"/>
    <w:rsid w:val="004F6E2D"/>
    <w:rsid w:val="004F75BC"/>
    <w:rsid w:val="00504D45"/>
    <w:rsid w:val="00505656"/>
    <w:rsid w:val="00507C7A"/>
    <w:rsid w:val="005109A8"/>
    <w:rsid w:val="0051120E"/>
    <w:rsid w:val="00512E92"/>
    <w:rsid w:val="00514448"/>
    <w:rsid w:val="005156A5"/>
    <w:rsid w:val="00515955"/>
    <w:rsid w:val="0051595C"/>
    <w:rsid w:val="0051655E"/>
    <w:rsid w:val="00516630"/>
    <w:rsid w:val="00517188"/>
    <w:rsid w:val="00520801"/>
    <w:rsid w:val="00521B01"/>
    <w:rsid w:val="00522556"/>
    <w:rsid w:val="005227AA"/>
    <w:rsid w:val="00525679"/>
    <w:rsid w:val="005261C7"/>
    <w:rsid w:val="0053009F"/>
    <w:rsid w:val="005309D8"/>
    <w:rsid w:val="0053153E"/>
    <w:rsid w:val="00532C2C"/>
    <w:rsid w:val="005364FC"/>
    <w:rsid w:val="00537B98"/>
    <w:rsid w:val="00537EE4"/>
    <w:rsid w:val="005408AC"/>
    <w:rsid w:val="00540E13"/>
    <w:rsid w:val="00541012"/>
    <w:rsid w:val="00543542"/>
    <w:rsid w:val="0054364C"/>
    <w:rsid w:val="00543DEE"/>
    <w:rsid w:val="00543E6B"/>
    <w:rsid w:val="00544BF5"/>
    <w:rsid w:val="00544FC1"/>
    <w:rsid w:val="005462BC"/>
    <w:rsid w:val="00547857"/>
    <w:rsid w:val="005502EB"/>
    <w:rsid w:val="00552679"/>
    <w:rsid w:val="00552C68"/>
    <w:rsid w:val="005560F5"/>
    <w:rsid w:val="005572FA"/>
    <w:rsid w:val="00557B78"/>
    <w:rsid w:val="00560C32"/>
    <w:rsid w:val="00561DBE"/>
    <w:rsid w:val="005632F4"/>
    <w:rsid w:val="00565637"/>
    <w:rsid w:val="00565F94"/>
    <w:rsid w:val="005667DA"/>
    <w:rsid w:val="00567095"/>
    <w:rsid w:val="005678CB"/>
    <w:rsid w:val="005724A2"/>
    <w:rsid w:val="00573A50"/>
    <w:rsid w:val="005749F4"/>
    <w:rsid w:val="00574AEE"/>
    <w:rsid w:val="00574B34"/>
    <w:rsid w:val="005753D2"/>
    <w:rsid w:val="005772B0"/>
    <w:rsid w:val="00580062"/>
    <w:rsid w:val="005807C1"/>
    <w:rsid w:val="005807E1"/>
    <w:rsid w:val="00580E54"/>
    <w:rsid w:val="00581687"/>
    <w:rsid w:val="00581F12"/>
    <w:rsid w:val="00582CAD"/>
    <w:rsid w:val="00583A9F"/>
    <w:rsid w:val="00584788"/>
    <w:rsid w:val="00584C23"/>
    <w:rsid w:val="0058546E"/>
    <w:rsid w:val="005854A0"/>
    <w:rsid w:val="005860B4"/>
    <w:rsid w:val="00590BBE"/>
    <w:rsid w:val="00590EB0"/>
    <w:rsid w:val="00591DBF"/>
    <w:rsid w:val="00594588"/>
    <w:rsid w:val="00594CB5"/>
    <w:rsid w:val="00595476"/>
    <w:rsid w:val="0059585F"/>
    <w:rsid w:val="005976FA"/>
    <w:rsid w:val="005A1CB1"/>
    <w:rsid w:val="005A1F02"/>
    <w:rsid w:val="005A32FA"/>
    <w:rsid w:val="005A3A87"/>
    <w:rsid w:val="005A4216"/>
    <w:rsid w:val="005A47E1"/>
    <w:rsid w:val="005B0283"/>
    <w:rsid w:val="005B03D4"/>
    <w:rsid w:val="005B1B52"/>
    <w:rsid w:val="005B1FC5"/>
    <w:rsid w:val="005B2692"/>
    <w:rsid w:val="005B3708"/>
    <w:rsid w:val="005B3BCE"/>
    <w:rsid w:val="005B46DD"/>
    <w:rsid w:val="005C19FC"/>
    <w:rsid w:val="005C23D8"/>
    <w:rsid w:val="005C3447"/>
    <w:rsid w:val="005C35DE"/>
    <w:rsid w:val="005C55F0"/>
    <w:rsid w:val="005C6D70"/>
    <w:rsid w:val="005C7C68"/>
    <w:rsid w:val="005D2C45"/>
    <w:rsid w:val="005D3639"/>
    <w:rsid w:val="005D42F3"/>
    <w:rsid w:val="005D4FE0"/>
    <w:rsid w:val="005D5A9B"/>
    <w:rsid w:val="005D618E"/>
    <w:rsid w:val="005D683F"/>
    <w:rsid w:val="005D72C1"/>
    <w:rsid w:val="005E095F"/>
    <w:rsid w:val="005E09E3"/>
    <w:rsid w:val="005E186F"/>
    <w:rsid w:val="005E2624"/>
    <w:rsid w:val="005E37B3"/>
    <w:rsid w:val="005E39D2"/>
    <w:rsid w:val="005E5601"/>
    <w:rsid w:val="005E651C"/>
    <w:rsid w:val="005E72BF"/>
    <w:rsid w:val="005F02DF"/>
    <w:rsid w:val="005F0CCA"/>
    <w:rsid w:val="005F0E18"/>
    <w:rsid w:val="005F0FAE"/>
    <w:rsid w:val="005F1658"/>
    <w:rsid w:val="005F1851"/>
    <w:rsid w:val="005F20E4"/>
    <w:rsid w:val="005F285B"/>
    <w:rsid w:val="005F40EE"/>
    <w:rsid w:val="005F6D11"/>
    <w:rsid w:val="00600287"/>
    <w:rsid w:val="00600655"/>
    <w:rsid w:val="00600902"/>
    <w:rsid w:val="0060375D"/>
    <w:rsid w:val="00604E99"/>
    <w:rsid w:val="0060555F"/>
    <w:rsid w:val="00607ADE"/>
    <w:rsid w:val="00611EDC"/>
    <w:rsid w:val="00615770"/>
    <w:rsid w:val="0061677E"/>
    <w:rsid w:val="00616C3B"/>
    <w:rsid w:val="00620AE4"/>
    <w:rsid w:val="00622040"/>
    <w:rsid w:val="006222F3"/>
    <w:rsid w:val="00624AC1"/>
    <w:rsid w:val="0062703A"/>
    <w:rsid w:val="006305D9"/>
    <w:rsid w:val="006310A0"/>
    <w:rsid w:val="0063318E"/>
    <w:rsid w:val="00634CC5"/>
    <w:rsid w:val="00635333"/>
    <w:rsid w:val="00636D5F"/>
    <w:rsid w:val="00636DFA"/>
    <w:rsid w:val="0063775B"/>
    <w:rsid w:val="00637DB6"/>
    <w:rsid w:val="0064044A"/>
    <w:rsid w:val="0064159F"/>
    <w:rsid w:val="0064266D"/>
    <w:rsid w:val="00642A6B"/>
    <w:rsid w:val="006436FD"/>
    <w:rsid w:val="00645890"/>
    <w:rsid w:val="0064646D"/>
    <w:rsid w:val="00647374"/>
    <w:rsid w:val="00650CAB"/>
    <w:rsid w:val="00651C58"/>
    <w:rsid w:val="00652817"/>
    <w:rsid w:val="00653117"/>
    <w:rsid w:val="00653663"/>
    <w:rsid w:val="00654477"/>
    <w:rsid w:val="00654E07"/>
    <w:rsid w:val="00656557"/>
    <w:rsid w:val="00656624"/>
    <w:rsid w:val="006579EC"/>
    <w:rsid w:val="006607EE"/>
    <w:rsid w:val="006621CB"/>
    <w:rsid w:val="00662AE9"/>
    <w:rsid w:val="00662D56"/>
    <w:rsid w:val="00666A0A"/>
    <w:rsid w:val="00666BE8"/>
    <w:rsid w:val="00667182"/>
    <w:rsid w:val="006678EE"/>
    <w:rsid w:val="006701A9"/>
    <w:rsid w:val="00671814"/>
    <w:rsid w:val="00671B0C"/>
    <w:rsid w:val="00671E7F"/>
    <w:rsid w:val="00674040"/>
    <w:rsid w:val="00674950"/>
    <w:rsid w:val="00675FDE"/>
    <w:rsid w:val="00677B5C"/>
    <w:rsid w:val="0068303C"/>
    <w:rsid w:val="00683925"/>
    <w:rsid w:val="00690313"/>
    <w:rsid w:val="00690913"/>
    <w:rsid w:val="00691E4F"/>
    <w:rsid w:val="006941AE"/>
    <w:rsid w:val="00695135"/>
    <w:rsid w:val="0069531A"/>
    <w:rsid w:val="00697BEE"/>
    <w:rsid w:val="006A0901"/>
    <w:rsid w:val="006A0AD7"/>
    <w:rsid w:val="006A2AF1"/>
    <w:rsid w:val="006A39C7"/>
    <w:rsid w:val="006A3ED2"/>
    <w:rsid w:val="006A42E0"/>
    <w:rsid w:val="006A4441"/>
    <w:rsid w:val="006A4AE5"/>
    <w:rsid w:val="006A696A"/>
    <w:rsid w:val="006B05EF"/>
    <w:rsid w:val="006B277B"/>
    <w:rsid w:val="006B4401"/>
    <w:rsid w:val="006B4CE7"/>
    <w:rsid w:val="006B72AB"/>
    <w:rsid w:val="006B7FCD"/>
    <w:rsid w:val="006C0517"/>
    <w:rsid w:val="006C1F0A"/>
    <w:rsid w:val="006C2DB5"/>
    <w:rsid w:val="006C476C"/>
    <w:rsid w:val="006C5670"/>
    <w:rsid w:val="006C69AA"/>
    <w:rsid w:val="006C6EDA"/>
    <w:rsid w:val="006C7162"/>
    <w:rsid w:val="006D0281"/>
    <w:rsid w:val="006D0A52"/>
    <w:rsid w:val="006D0AA7"/>
    <w:rsid w:val="006D10EC"/>
    <w:rsid w:val="006D13E7"/>
    <w:rsid w:val="006D480A"/>
    <w:rsid w:val="006D5267"/>
    <w:rsid w:val="006D55DE"/>
    <w:rsid w:val="006D6C6D"/>
    <w:rsid w:val="006D6E50"/>
    <w:rsid w:val="006D74B6"/>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30DD"/>
    <w:rsid w:val="00705E28"/>
    <w:rsid w:val="00706562"/>
    <w:rsid w:val="0070729B"/>
    <w:rsid w:val="00707521"/>
    <w:rsid w:val="007078C7"/>
    <w:rsid w:val="007079E3"/>
    <w:rsid w:val="007113F0"/>
    <w:rsid w:val="007141B9"/>
    <w:rsid w:val="00714555"/>
    <w:rsid w:val="00714937"/>
    <w:rsid w:val="00714CCB"/>
    <w:rsid w:val="00714EE6"/>
    <w:rsid w:val="00715BD3"/>
    <w:rsid w:val="00720D46"/>
    <w:rsid w:val="007232D0"/>
    <w:rsid w:val="00723923"/>
    <w:rsid w:val="007254DF"/>
    <w:rsid w:val="00726DC2"/>
    <w:rsid w:val="007275CD"/>
    <w:rsid w:val="00730C63"/>
    <w:rsid w:val="00731401"/>
    <w:rsid w:val="00731D59"/>
    <w:rsid w:val="00732178"/>
    <w:rsid w:val="007332F1"/>
    <w:rsid w:val="00733534"/>
    <w:rsid w:val="007369BB"/>
    <w:rsid w:val="007376D5"/>
    <w:rsid w:val="00740C40"/>
    <w:rsid w:val="00745904"/>
    <w:rsid w:val="00745DD6"/>
    <w:rsid w:val="007466F3"/>
    <w:rsid w:val="00746A19"/>
    <w:rsid w:val="00746F4E"/>
    <w:rsid w:val="0074718B"/>
    <w:rsid w:val="00747647"/>
    <w:rsid w:val="007476AE"/>
    <w:rsid w:val="007506AB"/>
    <w:rsid w:val="00750B6A"/>
    <w:rsid w:val="007513CA"/>
    <w:rsid w:val="007514B4"/>
    <w:rsid w:val="00751F48"/>
    <w:rsid w:val="00752BC1"/>
    <w:rsid w:val="00752C93"/>
    <w:rsid w:val="0075364D"/>
    <w:rsid w:val="00753C71"/>
    <w:rsid w:val="0075464D"/>
    <w:rsid w:val="00754717"/>
    <w:rsid w:val="00754ED7"/>
    <w:rsid w:val="007558F8"/>
    <w:rsid w:val="00761654"/>
    <w:rsid w:val="007621E1"/>
    <w:rsid w:val="007625CE"/>
    <w:rsid w:val="00762B97"/>
    <w:rsid w:val="0076471B"/>
    <w:rsid w:val="00766B28"/>
    <w:rsid w:val="00774334"/>
    <w:rsid w:val="00776C7C"/>
    <w:rsid w:val="00777C57"/>
    <w:rsid w:val="0078324E"/>
    <w:rsid w:val="00784765"/>
    <w:rsid w:val="00787E32"/>
    <w:rsid w:val="00790277"/>
    <w:rsid w:val="00790DD3"/>
    <w:rsid w:val="0079189D"/>
    <w:rsid w:val="0079235C"/>
    <w:rsid w:val="00792390"/>
    <w:rsid w:val="00792E31"/>
    <w:rsid w:val="00793D09"/>
    <w:rsid w:val="0079443F"/>
    <w:rsid w:val="0079463A"/>
    <w:rsid w:val="00795033"/>
    <w:rsid w:val="007962BB"/>
    <w:rsid w:val="007964EB"/>
    <w:rsid w:val="007965F7"/>
    <w:rsid w:val="00796E14"/>
    <w:rsid w:val="007A01E5"/>
    <w:rsid w:val="007A025C"/>
    <w:rsid w:val="007A0EEC"/>
    <w:rsid w:val="007A1E4C"/>
    <w:rsid w:val="007A389D"/>
    <w:rsid w:val="007A6840"/>
    <w:rsid w:val="007A7F9E"/>
    <w:rsid w:val="007B0103"/>
    <w:rsid w:val="007B2D65"/>
    <w:rsid w:val="007B3E13"/>
    <w:rsid w:val="007B4B61"/>
    <w:rsid w:val="007B4D42"/>
    <w:rsid w:val="007B5828"/>
    <w:rsid w:val="007C0113"/>
    <w:rsid w:val="007C0754"/>
    <w:rsid w:val="007C143F"/>
    <w:rsid w:val="007C1F62"/>
    <w:rsid w:val="007C27FC"/>
    <w:rsid w:val="007C2C00"/>
    <w:rsid w:val="007C2E31"/>
    <w:rsid w:val="007C31C3"/>
    <w:rsid w:val="007C4157"/>
    <w:rsid w:val="007C46CD"/>
    <w:rsid w:val="007C6825"/>
    <w:rsid w:val="007C6974"/>
    <w:rsid w:val="007C6B3F"/>
    <w:rsid w:val="007C6C37"/>
    <w:rsid w:val="007C6C73"/>
    <w:rsid w:val="007D00FA"/>
    <w:rsid w:val="007D28E2"/>
    <w:rsid w:val="007D2E79"/>
    <w:rsid w:val="007D3752"/>
    <w:rsid w:val="007D3E28"/>
    <w:rsid w:val="007D405A"/>
    <w:rsid w:val="007D4E97"/>
    <w:rsid w:val="007D61CA"/>
    <w:rsid w:val="007E0A0C"/>
    <w:rsid w:val="007E11ED"/>
    <w:rsid w:val="007E2567"/>
    <w:rsid w:val="007E2D43"/>
    <w:rsid w:val="007E5939"/>
    <w:rsid w:val="007E68CE"/>
    <w:rsid w:val="007E6D25"/>
    <w:rsid w:val="007E7488"/>
    <w:rsid w:val="007F0245"/>
    <w:rsid w:val="007F094E"/>
    <w:rsid w:val="007F0D30"/>
    <w:rsid w:val="007F1077"/>
    <w:rsid w:val="007F2317"/>
    <w:rsid w:val="007F2EB1"/>
    <w:rsid w:val="007F34E0"/>
    <w:rsid w:val="007F3D6B"/>
    <w:rsid w:val="007F57F6"/>
    <w:rsid w:val="007F583A"/>
    <w:rsid w:val="007F5B46"/>
    <w:rsid w:val="007F6109"/>
    <w:rsid w:val="007F6960"/>
    <w:rsid w:val="007F6DEA"/>
    <w:rsid w:val="008012FB"/>
    <w:rsid w:val="00801C57"/>
    <w:rsid w:val="00802386"/>
    <w:rsid w:val="0080556F"/>
    <w:rsid w:val="00805769"/>
    <w:rsid w:val="008100CD"/>
    <w:rsid w:val="00810DBB"/>
    <w:rsid w:val="00810E6E"/>
    <w:rsid w:val="008116EE"/>
    <w:rsid w:val="00811B7F"/>
    <w:rsid w:val="00811C78"/>
    <w:rsid w:val="00813020"/>
    <w:rsid w:val="00813CC3"/>
    <w:rsid w:val="00815F15"/>
    <w:rsid w:val="008218C1"/>
    <w:rsid w:val="00824EB5"/>
    <w:rsid w:val="008257C0"/>
    <w:rsid w:val="0082737E"/>
    <w:rsid w:val="00827ED0"/>
    <w:rsid w:val="008302F2"/>
    <w:rsid w:val="008341AB"/>
    <w:rsid w:val="0083506D"/>
    <w:rsid w:val="008361E2"/>
    <w:rsid w:val="0083774E"/>
    <w:rsid w:val="008404E6"/>
    <w:rsid w:val="00840C55"/>
    <w:rsid w:val="0084146F"/>
    <w:rsid w:val="00842AEA"/>
    <w:rsid w:val="00843803"/>
    <w:rsid w:val="00843FC7"/>
    <w:rsid w:val="008442BE"/>
    <w:rsid w:val="008456A1"/>
    <w:rsid w:val="008462B1"/>
    <w:rsid w:val="00847109"/>
    <w:rsid w:val="00847A8E"/>
    <w:rsid w:val="008507ED"/>
    <w:rsid w:val="00851B4A"/>
    <w:rsid w:val="008522FA"/>
    <w:rsid w:val="00853078"/>
    <w:rsid w:val="0085554E"/>
    <w:rsid w:val="00855AE7"/>
    <w:rsid w:val="00856E44"/>
    <w:rsid w:val="00857E2B"/>
    <w:rsid w:val="008610B2"/>
    <w:rsid w:val="00861D20"/>
    <w:rsid w:val="00862411"/>
    <w:rsid w:val="008629A7"/>
    <w:rsid w:val="008632E6"/>
    <w:rsid w:val="00864389"/>
    <w:rsid w:val="008647CD"/>
    <w:rsid w:val="008648AC"/>
    <w:rsid w:val="0086505A"/>
    <w:rsid w:val="00865211"/>
    <w:rsid w:val="00866D40"/>
    <w:rsid w:val="00867304"/>
    <w:rsid w:val="00867A1C"/>
    <w:rsid w:val="00867FD9"/>
    <w:rsid w:val="0087071E"/>
    <w:rsid w:val="00872479"/>
    <w:rsid w:val="0087263A"/>
    <w:rsid w:val="00877304"/>
    <w:rsid w:val="00881A82"/>
    <w:rsid w:val="00884394"/>
    <w:rsid w:val="0088451F"/>
    <w:rsid w:val="00884EAC"/>
    <w:rsid w:val="00886A6D"/>
    <w:rsid w:val="00887E7E"/>
    <w:rsid w:val="008907D6"/>
    <w:rsid w:val="00890840"/>
    <w:rsid w:val="00891EC7"/>
    <w:rsid w:val="00892581"/>
    <w:rsid w:val="008927D7"/>
    <w:rsid w:val="00892FCE"/>
    <w:rsid w:val="00893CC8"/>
    <w:rsid w:val="00894A2D"/>
    <w:rsid w:val="00897089"/>
    <w:rsid w:val="008A11A7"/>
    <w:rsid w:val="008A2B9B"/>
    <w:rsid w:val="008A3D9E"/>
    <w:rsid w:val="008A3DA8"/>
    <w:rsid w:val="008A465B"/>
    <w:rsid w:val="008A54A4"/>
    <w:rsid w:val="008A5603"/>
    <w:rsid w:val="008A5636"/>
    <w:rsid w:val="008A6E5D"/>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11A2"/>
    <w:rsid w:val="008C2AAF"/>
    <w:rsid w:val="008C2B8E"/>
    <w:rsid w:val="008C3642"/>
    <w:rsid w:val="008C5ACE"/>
    <w:rsid w:val="008C74AC"/>
    <w:rsid w:val="008C79F4"/>
    <w:rsid w:val="008D1DB0"/>
    <w:rsid w:val="008D223F"/>
    <w:rsid w:val="008D2651"/>
    <w:rsid w:val="008D2F32"/>
    <w:rsid w:val="008D4219"/>
    <w:rsid w:val="008D46C1"/>
    <w:rsid w:val="008D5154"/>
    <w:rsid w:val="008D63AE"/>
    <w:rsid w:val="008D6B32"/>
    <w:rsid w:val="008D782C"/>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5534"/>
    <w:rsid w:val="008F6D79"/>
    <w:rsid w:val="008F6FC3"/>
    <w:rsid w:val="008F75B0"/>
    <w:rsid w:val="00900F4B"/>
    <w:rsid w:val="00903121"/>
    <w:rsid w:val="00903B04"/>
    <w:rsid w:val="00903B70"/>
    <w:rsid w:val="00905EFD"/>
    <w:rsid w:val="009078E3"/>
    <w:rsid w:val="00910258"/>
    <w:rsid w:val="00910654"/>
    <w:rsid w:val="00911B5E"/>
    <w:rsid w:val="00911F31"/>
    <w:rsid w:val="009143A3"/>
    <w:rsid w:val="00920930"/>
    <w:rsid w:val="00924603"/>
    <w:rsid w:val="009253C8"/>
    <w:rsid w:val="009259C4"/>
    <w:rsid w:val="009263FE"/>
    <w:rsid w:val="0092647E"/>
    <w:rsid w:val="0092648D"/>
    <w:rsid w:val="009303BA"/>
    <w:rsid w:val="00930F35"/>
    <w:rsid w:val="0093190D"/>
    <w:rsid w:val="0093550E"/>
    <w:rsid w:val="00935C1C"/>
    <w:rsid w:val="0093682F"/>
    <w:rsid w:val="00936C3E"/>
    <w:rsid w:val="00937169"/>
    <w:rsid w:val="00942A4A"/>
    <w:rsid w:val="00944617"/>
    <w:rsid w:val="0094524D"/>
    <w:rsid w:val="009455D3"/>
    <w:rsid w:val="00946593"/>
    <w:rsid w:val="00946E42"/>
    <w:rsid w:val="009475A5"/>
    <w:rsid w:val="00950855"/>
    <w:rsid w:val="00950CBD"/>
    <w:rsid w:val="0095121F"/>
    <w:rsid w:val="00951A10"/>
    <w:rsid w:val="00953080"/>
    <w:rsid w:val="009531D6"/>
    <w:rsid w:val="009538FF"/>
    <w:rsid w:val="009539A4"/>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397E"/>
    <w:rsid w:val="009855F4"/>
    <w:rsid w:val="009856FC"/>
    <w:rsid w:val="00985CD2"/>
    <w:rsid w:val="00987907"/>
    <w:rsid w:val="00987AD4"/>
    <w:rsid w:val="00990C54"/>
    <w:rsid w:val="00994162"/>
    <w:rsid w:val="00994D50"/>
    <w:rsid w:val="009958E8"/>
    <w:rsid w:val="009976E1"/>
    <w:rsid w:val="009A0BA5"/>
    <w:rsid w:val="009A4589"/>
    <w:rsid w:val="009A57FB"/>
    <w:rsid w:val="009A5DCD"/>
    <w:rsid w:val="009A6D96"/>
    <w:rsid w:val="009A79AC"/>
    <w:rsid w:val="009B090D"/>
    <w:rsid w:val="009B1D1E"/>
    <w:rsid w:val="009B471B"/>
    <w:rsid w:val="009B4FC6"/>
    <w:rsid w:val="009B59D8"/>
    <w:rsid w:val="009B681B"/>
    <w:rsid w:val="009B6D8F"/>
    <w:rsid w:val="009B7E60"/>
    <w:rsid w:val="009C03B2"/>
    <w:rsid w:val="009C0B94"/>
    <w:rsid w:val="009C1172"/>
    <w:rsid w:val="009C1682"/>
    <w:rsid w:val="009C2033"/>
    <w:rsid w:val="009C2D95"/>
    <w:rsid w:val="009C44A4"/>
    <w:rsid w:val="009C5357"/>
    <w:rsid w:val="009D0771"/>
    <w:rsid w:val="009D078D"/>
    <w:rsid w:val="009D18D1"/>
    <w:rsid w:val="009D1A03"/>
    <w:rsid w:val="009D5DF3"/>
    <w:rsid w:val="009D685D"/>
    <w:rsid w:val="009E204D"/>
    <w:rsid w:val="009E2E53"/>
    <w:rsid w:val="009E4410"/>
    <w:rsid w:val="009E63C2"/>
    <w:rsid w:val="009F0633"/>
    <w:rsid w:val="009F12E6"/>
    <w:rsid w:val="009F1726"/>
    <w:rsid w:val="009F2EE8"/>
    <w:rsid w:val="009F3482"/>
    <w:rsid w:val="009F36D5"/>
    <w:rsid w:val="009F4004"/>
    <w:rsid w:val="009F4147"/>
    <w:rsid w:val="009F7B07"/>
    <w:rsid w:val="00A00674"/>
    <w:rsid w:val="00A00772"/>
    <w:rsid w:val="00A01BD2"/>
    <w:rsid w:val="00A02A94"/>
    <w:rsid w:val="00A02C9E"/>
    <w:rsid w:val="00A03B00"/>
    <w:rsid w:val="00A04057"/>
    <w:rsid w:val="00A04707"/>
    <w:rsid w:val="00A0475E"/>
    <w:rsid w:val="00A055B0"/>
    <w:rsid w:val="00A104B8"/>
    <w:rsid w:val="00A108DD"/>
    <w:rsid w:val="00A11E25"/>
    <w:rsid w:val="00A11EFA"/>
    <w:rsid w:val="00A11F09"/>
    <w:rsid w:val="00A130D9"/>
    <w:rsid w:val="00A144B3"/>
    <w:rsid w:val="00A1696A"/>
    <w:rsid w:val="00A2019D"/>
    <w:rsid w:val="00A20F14"/>
    <w:rsid w:val="00A2178C"/>
    <w:rsid w:val="00A24757"/>
    <w:rsid w:val="00A25365"/>
    <w:rsid w:val="00A26B3C"/>
    <w:rsid w:val="00A270F5"/>
    <w:rsid w:val="00A27265"/>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3E38"/>
    <w:rsid w:val="00A642CD"/>
    <w:rsid w:val="00A6495D"/>
    <w:rsid w:val="00A64E83"/>
    <w:rsid w:val="00A675B8"/>
    <w:rsid w:val="00A70B5F"/>
    <w:rsid w:val="00A71341"/>
    <w:rsid w:val="00A716BF"/>
    <w:rsid w:val="00A71CE0"/>
    <w:rsid w:val="00A72124"/>
    <w:rsid w:val="00A7339A"/>
    <w:rsid w:val="00A757AC"/>
    <w:rsid w:val="00A76199"/>
    <w:rsid w:val="00A77DD7"/>
    <w:rsid w:val="00A821E3"/>
    <w:rsid w:val="00A824BC"/>
    <w:rsid w:val="00A83047"/>
    <w:rsid w:val="00A85800"/>
    <w:rsid w:val="00A872E2"/>
    <w:rsid w:val="00A87481"/>
    <w:rsid w:val="00A8781F"/>
    <w:rsid w:val="00A920FC"/>
    <w:rsid w:val="00A935A9"/>
    <w:rsid w:val="00A96489"/>
    <w:rsid w:val="00A96EAA"/>
    <w:rsid w:val="00A9723F"/>
    <w:rsid w:val="00A97CB7"/>
    <w:rsid w:val="00A97EA0"/>
    <w:rsid w:val="00A97F98"/>
    <w:rsid w:val="00AA1CE5"/>
    <w:rsid w:val="00AA237C"/>
    <w:rsid w:val="00AA484C"/>
    <w:rsid w:val="00AA5CCC"/>
    <w:rsid w:val="00AA661F"/>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AB2"/>
    <w:rsid w:val="00AC35E8"/>
    <w:rsid w:val="00AC3FBA"/>
    <w:rsid w:val="00AC4002"/>
    <w:rsid w:val="00AC4A74"/>
    <w:rsid w:val="00AC5D26"/>
    <w:rsid w:val="00AC66AD"/>
    <w:rsid w:val="00AC6C4C"/>
    <w:rsid w:val="00AC756C"/>
    <w:rsid w:val="00AD0D60"/>
    <w:rsid w:val="00AD3A3C"/>
    <w:rsid w:val="00AD4411"/>
    <w:rsid w:val="00AD47EB"/>
    <w:rsid w:val="00AD4A53"/>
    <w:rsid w:val="00AD5B88"/>
    <w:rsid w:val="00AD6ACF"/>
    <w:rsid w:val="00AD7F1A"/>
    <w:rsid w:val="00AE0A67"/>
    <w:rsid w:val="00AE1D46"/>
    <w:rsid w:val="00AE4292"/>
    <w:rsid w:val="00AE4943"/>
    <w:rsid w:val="00AE5643"/>
    <w:rsid w:val="00AE732B"/>
    <w:rsid w:val="00AF2547"/>
    <w:rsid w:val="00AF2599"/>
    <w:rsid w:val="00AF2DC2"/>
    <w:rsid w:val="00AF572D"/>
    <w:rsid w:val="00B00CFC"/>
    <w:rsid w:val="00B0180B"/>
    <w:rsid w:val="00B060F6"/>
    <w:rsid w:val="00B06213"/>
    <w:rsid w:val="00B07CE1"/>
    <w:rsid w:val="00B07E27"/>
    <w:rsid w:val="00B1285A"/>
    <w:rsid w:val="00B12F2C"/>
    <w:rsid w:val="00B15468"/>
    <w:rsid w:val="00B158D7"/>
    <w:rsid w:val="00B15AAE"/>
    <w:rsid w:val="00B16AF4"/>
    <w:rsid w:val="00B16FE7"/>
    <w:rsid w:val="00B200B9"/>
    <w:rsid w:val="00B20F53"/>
    <w:rsid w:val="00B224FB"/>
    <w:rsid w:val="00B224FD"/>
    <w:rsid w:val="00B24389"/>
    <w:rsid w:val="00B250BB"/>
    <w:rsid w:val="00B253CB"/>
    <w:rsid w:val="00B26893"/>
    <w:rsid w:val="00B26C0D"/>
    <w:rsid w:val="00B26D67"/>
    <w:rsid w:val="00B27265"/>
    <w:rsid w:val="00B31496"/>
    <w:rsid w:val="00B3354F"/>
    <w:rsid w:val="00B367D5"/>
    <w:rsid w:val="00B41290"/>
    <w:rsid w:val="00B41854"/>
    <w:rsid w:val="00B41890"/>
    <w:rsid w:val="00B41C50"/>
    <w:rsid w:val="00B41F97"/>
    <w:rsid w:val="00B42A72"/>
    <w:rsid w:val="00B42ED6"/>
    <w:rsid w:val="00B458A5"/>
    <w:rsid w:val="00B46094"/>
    <w:rsid w:val="00B4642C"/>
    <w:rsid w:val="00B50075"/>
    <w:rsid w:val="00B504D1"/>
    <w:rsid w:val="00B529DE"/>
    <w:rsid w:val="00B532DB"/>
    <w:rsid w:val="00B53C57"/>
    <w:rsid w:val="00B54132"/>
    <w:rsid w:val="00B54C6B"/>
    <w:rsid w:val="00B54D8E"/>
    <w:rsid w:val="00B551D2"/>
    <w:rsid w:val="00B56F52"/>
    <w:rsid w:val="00B57C2E"/>
    <w:rsid w:val="00B6177D"/>
    <w:rsid w:val="00B61F61"/>
    <w:rsid w:val="00B6361E"/>
    <w:rsid w:val="00B641BB"/>
    <w:rsid w:val="00B649DC"/>
    <w:rsid w:val="00B66412"/>
    <w:rsid w:val="00B67C5E"/>
    <w:rsid w:val="00B70535"/>
    <w:rsid w:val="00B70FBE"/>
    <w:rsid w:val="00B73486"/>
    <w:rsid w:val="00B75400"/>
    <w:rsid w:val="00B75859"/>
    <w:rsid w:val="00B7667B"/>
    <w:rsid w:val="00B76B0B"/>
    <w:rsid w:val="00B801B0"/>
    <w:rsid w:val="00B8037A"/>
    <w:rsid w:val="00B80CBC"/>
    <w:rsid w:val="00B84DB7"/>
    <w:rsid w:val="00B8660C"/>
    <w:rsid w:val="00B86C3F"/>
    <w:rsid w:val="00B90AA6"/>
    <w:rsid w:val="00B91129"/>
    <w:rsid w:val="00B91CAC"/>
    <w:rsid w:val="00B921D0"/>
    <w:rsid w:val="00B92664"/>
    <w:rsid w:val="00B93FFF"/>
    <w:rsid w:val="00B94563"/>
    <w:rsid w:val="00B94A0D"/>
    <w:rsid w:val="00B9595A"/>
    <w:rsid w:val="00B95EB9"/>
    <w:rsid w:val="00B96679"/>
    <w:rsid w:val="00BA0A9F"/>
    <w:rsid w:val="00BA1B2C"/>
    <w:rsid w:val="00BA25CA"/>
    <w:rsid w:val="00BA2891"/>
    <w:rsid w:val="00BA3A94"/>
    <w:rsid w:val="00BA3BE9"/>
    <w:rsid w:val="00BA42D1"/>
    <w:rsid w:val="00BA50E3"/>
    <w:rsid w:val="00BA50E6"/>
    <w:rsid w:val="00BA5616"/>
    <w:rsid w:val="00BA668D"/>
    <w:rsid w:val="00BB0E12"/>
    <w:rsid w:val="00BB0E76"/>
    <w:rsid w:val="00BB351D"/>
    <w:rsid w:val="00BB430B"/>
    <w:rsid w:val="00BB4AA4"/>
    <w:rsid w:val="00BB4EA1"/>
    <w:rsid w:val="00BB525C"/>
    <w:rsid w:val="00BB5BE8"/>
    <w:rsid w:val="00BB6350"/>
    <w:rsid w:val="00BB68F7"/>
    <w:rsid w:val="00BB7DBC"/>
    <w:rsid w:val="00BC05DE"/>
    <w:rsid w:val="00BC066D"/>
    <w:rsid w:val="00BC1F5D"/>
    <w:rsid w:val="00BC2848"/>
    <w:rsid w:val="00BC30FD"/>
    <w:rsid w:val="00BC4399"/>
    <w:rsid w:val="00BC5708"/>
    <w:rsid w:val="00BC5CEA"/>
    <w:rsid w:val="00BC5DAD"/>
    <w:rsid w:val="00BD0167"/>
    <w:rsid w:val="00BD0B9B"/>
    <w:rsid w:val="00BD115B"/>
    <w:rsid w:val="00BD3AE3"/>
    <w:rsid w:val="00BD4DD4"/>
    <w:rsid w:val="00BD55BB"/>
    <w:rsid w:val="00BD631C"/>
    <w:rsid w:val="00BD6D85"/>
    <w:rsid w:val="00BD7E59"/>
    <w:rsid w:val="00BE050D"/>
    <w:rsid w:val="00BE0B75"/>
    <w:rsid w:val="00BE1E8B"/>
    <w:rsid w:val="00BE1FFE"/>
    <w:rsid w:val="00BE2F58"/>
    <w:rsid w:val="00BE30CC"/>
    <w:rsid w:val="00BE3493"/>
    <w:rsid w:val="00BE4786"/>
    <w:rsid w:val="00BE4866"/>
    <w:rsid w:val="00BE4E4B"/>
    <w:rsid w:val="00BE4E7D"/>
    <w:rsid w:val="00BE50B1"/>
    <w:rsid w:val="00BE5D0A"/>
    <w:rsid w:val="00BE7FDC"/>
    <w:rsid w:val="00BF1D5E"/>
    <w:rsid w:val="00BF2725"/>
    <w:rsid w:val="00BF38E5"/>
    <w:rsid w:val="00BF3E56"/>
    <w:rsid w:val="00BF4820"/>
    <w:rsid w:val="00BF7515"/>
    <w:rsid w:val="00C00C2F"/>
    <w:rsid w:val="00C00D08"/>
    <w:rsid w:val="00C00DB3"/>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5670"/>
    <w:rsid w:val="00C15930"/>
    <w:rsid w:val="00C15E3A"/>
    <w:rsid w:val="00C213B8"/>
    <w:rsid w:val="00C2221A"/>
    <w:rsid w:val="00C231EE"/>
    <w:rsid w:val="00C23760"/>
    <w:rsid w:val="00C239EF"/>
    <w:rsid w:val="00C2480C"/>
    <w:rsid w:val="00C248E2"/>
    <w:rsid w:val="00C25561"/>
    <w:rsid w:val="00C25A8D"/>
    <w:rsid w:val="00C263DD"/>
    <w:rsid w:val="00C266D5"/>
    <w:rsid w:val="00C27F8C"/>
    <w:rsid w:val="00C36512"/>
    <w:rsid w:val="00C37BA1"/>
    <w:rsid w:val="00C40827"/>
    <w:rsid w:val="00C40EFC"/>
    <w:rsid w:val="00C411E5"/>
    <w:rsid w:val="00C411FE"/>
    <w:rsid w:val="00C41C18"/>
    <w:rsid w:val="00C42679"/>
    <w:rsid w:val="00C42769"/>
    <w:rsid w:val="00C43903"/>
    <w:rsid w:val="00C442C2"/>
    <w:rsid w:val="00C44FE6"/>
    <w:rsid w:val="00C455B7"/>
    <w:rsid w:val="00C457BD"/>
    <w:rsid w:val="00C4598B"/>
    <w:rsid w:val="00C46687"/>
    <w:rsid w:val="00C46F2B"/>
    <w:rsid w:val="00C4720C"/>
    <w:rsid w:val="00C509FD"/>
    <w:rsid w:val="00C514AF"/>
    <w:rsid w:val="00C514E0"/>
    <w:rsid w:val="00C51C08"/>
    <w:rsid w:val="00C52AA6"/>
    <w:rsid w:val="00C545B5"/>
    <w:rsid w:val="00C57579"/>
    <w:rsid w:val="00C600C4"/>
    <w:rsid w:val="00C60D67"/>
    <w:rsid w:val="00C62392"/>
    <w:rsid w:val="00C63012"/>
    <w:rsid w:val="00C63860"/>
    <w:rsid w:val="00C6446B"/>
    <w:rsid w:val="00C64D69"/>
    <w:rsid w:val="00C66B34"/>
    <w:rsid w:val="00C67E58"/>
    <w:rsid w:val="00C703F7"/>
    <w:rsid w:val="00C71353"/>
    <w:rsid w:val="00C7205B"/>
    <w:rsid w:val="00C7216D"/>
    <w:rsid w:val="00C74473"/>
    <w:rsid w:val="00C74A9D"/>
    <w:rsid w:val="00C76074"/>
    <w:rsid w:val="00C77B41"/>
    <w:rsid w:val="00C77C97"/>
    <w:rsid w:val="00C800F7"/>
    <w:rsid w:val="00C8043E"/>
    <w:rsid w:val="00C81B68"/>
    <w:rsid w:val="00C82315"/>
    <w:rsid w:val="00C82CDC"/>
    <w:rsid w:val="00C84E01"/>
    <w:rsid w:val="00C85651"/>
    <w:rsid w:val="00C86704"/>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F1"/>
    <w:rsid w:val="00CA50B4"/>
    <w:rsid w:val="00CA5255"/>
    <w:rsid w:val="00CA53DA"/>
    <w:rsid w:val="00CA6318"/>
    <w:rsid w:val="00CA68B7"/>
    <w:rsid w:val="00CB08CE"/>
    <w:rsid w:val="00CB21F7"/>
    <w:rsid w:val="00CB2AE5"/>
    <w:rsid w:val="00CB306D"/>
    <w:rsid w:val="00CB441B"/>
    <w:rsid w:val="00CB449A"/>
    <w:rsid w:val="00CB68C5"/>
    <w:rsid w:val="00CB7915"/>
    <w:rsid w:val="00CC0DF7"/>
    <w:rsid w:val="00CC183C"/>
    <w:rsid w:val="00CC1A4A"/>
    <w:rsid w:val="00CC1BE6"/>
    <w:rsid w:val="00CC1CE3"/>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F64"/>
    <w:rsid w:val="00CE3C39"/>
    <w:rsid w:val="00CE4C83"/>
    <w:rsid w:val="00CE580F"/>
    <w:rsid w:val="00CE6AAA"/>
    <w:rsid w:val="00CE6E08"/>
    <w:rsid w:val="00CE6EFC"/>
    <w:rsid w:val="00CE784C"/>
    <w:rsid w:val="00CE7CF4"/>
    <w:rsid w:val="00CF030D"/>
    <w:rsid w:val="00CF0853"/>
    <w:rsid w:val="00CF0DB1"/>
    <w:rsid w:val="00CF1244"/>
    <w:rsid w:val="00CF3560"/>
    <w:rsid w:val="00CF358B"/>
    <w:rsid w:val="00CF4EC5"/>
    <w:rsid w:val="00CF6B47"/>
    <w:rsid w:val="00CF7D26"/>
    <w:rsid w:val="00D0096C"/>
    <w:rsid w:val="00D01356"/>
    <w:rsid w:val="00D0225D"/>
    <w:rsid w:val="00D023C4"/>
    <w:rsid w:val="00D0271D"/>
    <w:rsid w:val="00D033B3"/>
    <w:rsid w:val="00D05E42"/>
    <w:rsid w:val="00D06A88"/>
    <w:rsid w:val="00D06F09"/>
    <w:rsid w:val="00D100BC"/>
    <w:rsid w:val="00D10B6F"/>
    <w:rsid w:val="00D113C5"/>
    <w:rsid w:val="00D12589"/>
    <w:rsid w:val="00D13FCB"/>
    <w:rsid w:val="00D143A6"/>
    <w:rsid w:val="00D147F8"/>
    <w:rsid w:val="00D1486E"/>
    <w:rsid w:val="00D2032F"/>
    <w:rsid w:val="00D22228"/>
    <w:rsid w:val="00D2299F"/>
    <w:rsid w:val="00D22ECC"/>
    <w:rsid w:val="00D232AE"/>
    <w:rsid w:val="00D2476E"/>
    <w:rsid w:val="00D25ADB"/>
    <w:rsid w:val="00D264B6"/>
    <w:rsid w:val="00D26CD3"/>
    <w:rsid w:val="00D27BD1"/>
    <w:rsid w:val="00D31646"/>
    <w:rsid w:val="00D32525"/>
    <w:rsid w:val="00D32676"/>
    <w:rsid w:val="00D32683"/>
    <w:rsid w:val="00D34FBD"/>
    <w:rsid w:val="00D35108"/>
    <w:rsid w:val="00D3520E"/>
    <w:rsid w:val="00D365C9"/>
    <w:rsid w:val="00D36D2F"/>
    <w:rsid w:val="00D373DA"/>
    <w:rsid w:val="00D40B70"/>
    <w:rsid w:val="00D40C24"/>
    <w:rsid w:val="00D40ED6"/>
    <w:rsid w:val="00D418DF"/>
    <w:rsid w:val="00D41F68"/>
    <w:rsid w:val="00D42498"/>
    <w:rsid w:val="00D425BB"/>
    <w:rsid w:val="00D43483"/>
    <w:rsid w:val="00D442CC"/>
    <w:rsid w:val="00D46EBA"/>
    <w:rsid w:val="00D4726F"/>
    <w:rsid w:val="00D47C07"/>
    <w:rsid w:val="00D5438F"/>
    <w:rsid w:val="00D5574A"/>
    <w:rsid w:val="00D6049E"/>
    <w:rsid w:val="00D60F21"/>
    <w:rsid w:val="00D6674E"/>
    <w:rsid w:val="00D66D89"/>
    <w:rsid w:val="00D67127"/>
    <w:rsid w:val="00D672CD"/>
    <w:rsid w:val="00D67690"/>
    <w:rsid w:val="00D6797D"/>
    <w:rsid w:val="00D71FBF"/>
    <w:rsid w:val="00D727F8"/>
    <w:rsid w:val="00D73D81"/>
    <w:rsid w:val="00D74720"/>
    <w:rsid w:val="00D77CFF"/>
    <w:rsid w:val="00D80A44"/>
    <w:rsid w:val="00D82654"/>
    <w:rsid w:val="00D83F64"/>
    <w:rsid w:val="00D840AC"/>
    <w:rsid w:val="00D86A25"/>
    <w:rsid w:val="00D86FB2"/>
    <w:rsid w:val="00D873AF"/>
    <w:rsid w:val="00D87C10"/>
    <w:rsid w:val="00D91E59"/>
    <w:rsid w:val="00D92474"/>
    <w:rsid w:val="00D92645"/>
    <w:rsid w:val="00D96252"/>
    <w:rsid w:val="00D96DDD"/>
    <w:rsid w:val="00D97178"/>
    <w:rsid w:val="00DA0983"/>
    <w:rsid w:val="00DA1D94"/>
    <w:rsid w:val="00DA1EE0"/>
    <w:rsid w:val="00DA2ACE"/>
    <w:rsid w:val="00DA31CD"/>
    <w:rsid w:val="00DA354F"/>
    <w:rsid w:val="00DA43AE"/>
    <w:rsid w:val="00DA4593"/>
    <w:rsid w:val="00DA7ED6"/>
    <w:rsid w:val="00DB1D45"/>
    <w:rsid w:val="00DB2439"/>
    <w:rsid w:val="00DB2B04"/>
    <w:rsid w:val="00DB33C1"/>
    <w:rsid w:val="00DB40C9"/>
    <w:rsid w:val="00DC0922"/>
    <w:rsid w:val="00DC0ACA"/>
    <w:rsid w:val="00DC110A"/>
    <w:rsid w:val="00DC18FC"/>
    <w:rsid w:val="00DC4744"/>
    <w:rsid w:val="00DC47CE"/>
    <w:rsid w:val="00DC4BD6"/>
    <w:rsid w:val="00DC58EB"/>
    <w:rsid w:val="00DC5F23"/>
    <w:rsid w:val="00DC6326"/>
    <w:rsid w:val="00DD18CB"/>
    <w:rsid w:val="00DD20F1"/>
    <w:rsid w:val="00DD4C63"/>
    <w:rsid w:val="00DD63D5"/>
    <w:rsid w:val="00DE0A90"/>
    <w:rsid w:val="00DE0DD4"/>
    <w:rsid w:val="00DE1462"/>
    <w:rsid w:val="00DE55BE"/>
    <w:rsid w:val="00DF042B"/>
    <w:rsid w:val="00DF1292"/>
    <w:rsid w:val="00DF2541"/>
    <w:rsid w:val="00DF3D06"/>
    <w:rsid w:val="00DF43CC"/>
    <w:rsid w:val="00DF4574"/>
    <w:rsid w:val="00DF56F6"/>
    <w:rsid w:val="00DF5726"/>
    <w:rsid w:val="00DF5794"/>
    <w:rsid w:val="00DF581F"/>
    <w:rsid w:val="00DF5A71"/>
    <w:rsid w:val="00DF5BFD"/>
    <w:rsid w:val="00DF6CA1"/>
    <w:rsid w:val="00E01C92"/>
    <w:rsid w:val="00E02260"/>
    <w:rsid w:val="00E0356D"/>
    <w:rsid w:val="00E0380C"/>
    <w:rsid w:val="00E03D5F"/>
    <w:rsid w:val="00E041ED"/>
    <w:rsid w:val="00E061AE"/>
    <w:rsid w:val="00E063F3"/>
    <w:rsid w:val="00E0751B"/>
    <w:rsid w:val="00E122EC"/>
    <w:rsid w:val="00E1245E"/>
    <w:rsid w:val="00E13E8E"/>
    <w:rsid w:val="00E13F9F"/>
    <w:rsid w:val="00E142ED"/>
    <w:rsid w:val="00E14C98"/>
    <w:rsid w:val="00E15540"/>
    <w:rsid w:val="00E17440"/>
    <w:rsid w:val="00E178F0"/>
    <w:rsid w:val="00E17FB4"/>
    <w:rsid w:val="00E20F59"/>
    <w:rsid w:val="00E21132"/>
    <w:rsid w:val="00E211CA"/>
    <w:rsid w:val="00E2129B"/>
    <w:rsid w:val="00E2293B"/>
    <w:rsid w:val="00E25113"/>
    <w:rsid w:val="00E2586D"/>
    <w:rsid w:val="00E26BF1"/>
    <w:rsid w:val="00E27155"/>
    <w:rsid w:val="00E27D0F"/>
    <w:rsid w:val="00E30607"/>
    <w:rsid w:val="00E31264"/>
    <w:rsid w:val="00E31751"/>
    <w:rsid w:val="00E333E1"/>
    <w:rsid w:val="00E33E63"/>
    <w:rsid w:val="00E34585"/>
    <w:rsid w:val="00E359E2"/>
    <w:rsid w:val="00E367D1"/>
    <w:rsid w:val="00E36954"/>
    <w:rsid w:val="00E36FF8"/>
    <w:rsid w:val="00E371F3"/>
    <w:rsid w:val="00E40F11"/>
    <w:rsid w:val="00E45471"/>
    <w:rsid w:val="00E462CC"/>
    <w:rsid w:val="00E512A4"/>
    <w:rsid w:val="00E5349B"/>
    <w:rsid w:val="00E53EE2"/>
    <w:rsid w:val="00E55BD6"/>
    <w:rsid w:val="00E560BD"/>
    <w:rsid w:val="00E568FB"/>
    <w:rsid w:val="00E56B2F"/>
    <w:rsid w:val="00E5708D"/>
    <w:rsid w:val="00E57A55"/>
    <w:rsid w:val="00E61C01"/>
    <w:rsid w:val="00E61C66"/>
    <w:rsid w:val="00E61CC3"/>
    <w:rsid w:val="00E633C4"/>
    <w:rsid w:val="00E63519"/>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20C1"/>
    <w:rsid w:val="00E82C81"/>
    <w:rsid w:val="00E8769E"/>
    <w:rsid w:val="00E9067B"/>
    <w:rsid w:val="00E91D71"/>
    <w:rsid w:val="00E95EC6"/>
    <w:rsid w:val="00E96D9A"/>
    <w:rsid w:val="00EA0F68"/>
    <w:rsid w:val="00EA1921"/>
    <w:rsid w:val="00EA30E6"/>
    <w:rsid w:val="00EA41DC"/>
    <w:rsid w:val="00EA5F96"/>
    <w:rsid w:val="00EA772F"/>
    <w:rsid w:val="00EB237B"/>
    <w:rsid w:val="00EB3C01"/>
    <w:rsid w:val="00EB55FD"/>
    <w:rsid w:val="00EB65A4"/>
    <w:rsid w:val="00EB66D7"/>
    <w:rsid w:val="00EB7F8C"/>
    <w:rsid w:val="00EC05F9"/>
    <w:rsid w:val="00EC07B8"/>
    <w:rsid w:val="00EC2260"/>
    <w:rsid w:val="00EC2D10"/>
    <w:rsid w:val="00EC6659"/>
    <w:rsid w:val="00EC6D3C"/>
    <w:rsid w:val="00EC764A"/>
    <w:rsid w:val="00ED0C5E"/>
    <w:rsid w:val="00ED12E1"/>
    <w:rsid w:val="00ED17DB"/>
    <w:rsid w:val="00ED28B6"/>
    <w:rsid w:val="00ED2B48"/>
    <w:rsid w:val="00ED2D59"/>
    <w:rsid w:val="00ED306D"/>
    <w:rsid w:val="00ED33E3"/>
    <w:rsid w:val="00ED4192"/>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E3B"/>
    <w:rsid w:val="00EF2AAC"/>
    <w:rsid w:val="00EF2BE8"/>
    <w:rsid w:val="00EF3DC2"/>
    <w:rsid w:val="00EF43EF"/>
    <w:rsid w:val="00EF5499"/>
    <w:rsid w:val="00EF55C6"/>
    <w:rsid w:val="00EF67C2"/>
    <w:rsid w:val="00F004EB"/>
    <w:rsid w:val="00F007DD"/>
    <w:rsid w:val="00F01B8E"/>
    <w:rsid w:val="00F02256"/>
    <w:rsid w:val="00F02302"/>
    <w:rsid w:val="00F036AB"/>
    <w:rsid w:val="00F0372C"/>
    <w:rsid w:val="00F05B2D"/>
    <w:rsid w:val="00F062BA"/>
    <w:rsid w:val="00F06A5B"/>
    <w:rsid w:val="00F07CA0"/>
    <w:rsid w:val="00F10C79"/>
    <w:rsid w:val="00F11A2D"/>
    <w:rsid w:val="00F11B28"/>
    <w:rsid w:val="00F123ED"/>
    <w:rsid w:val="00F12936"/>
    <w:rsid w:val="00F12D7A"/>
    <w:rsid w:val="00F14C0C"/>
    <w:rsid w:val="00F161AF"/>
    <w:rsid w:val="00F16B38"/>
    <w:rsid w:val="00F16FF1"/>
    <w:rsid w:val="00F1754E"/>
    <w:rsid w:val="00F200F7"/>
    <w:rsid w:val="00F20984"/>
    <w:rsid w:val="00F216A4"/>
    <w:rsid w:val="00F24F32"/>
    <w:rsid w:val="00F27BC4"/>
    <w:rsid w:val="00F309E7"/>
    <w:rsid w:val="00F30B14"/>
    <w:rsid w:val="00F31B73"/>
    <w:rsid w:val="00F32BF1"/>
    <w:rsid w:val="00F35400"/>
    <w:rsid w:val="00F36E26"/>
    <w:rsid w:val="00F37270"/>
    <w:rsid w:val="00F378F1"/>
    <w:rsid w:val="00F40130"/>
    <w:rsid w:val="00F417A8"/>
    <w:rsid w:val="00F4237C"/>
    <w:rsid w:val="00F43BE0"/>
    <w:rsid w:val="00F44A20"/>
    <w:rsid w:val="00F44FD0"/>
    <w:rsid w:val="00F45149"/>
    <w:rsid w:val="00F458A2"/>
    <w:rsid w:val="00F47221"/>
    <w:rsid w:val="00F50F73"/>
    <w:rsid w:val="00F51088"/>
    <w:rsid w:val="00F5147A"/>
    <w:rsid w:val="00F51CFF"/>
    <w:rsid w:val="00F521A3"/>
    <w:rsid w:val="00F52C48"/>
    <w:rsid w:val="00F54B83"/>
    <w:rsid w:val="00F56276"/>
    <w:rsid w:val="00F56DD9"/>
    <w:rsid w:val="00F56E4D"/>
    <w:rsid w:val="00F57C04"/>
    <w:rsid w:val="00F61426"/>
    <w:rsid w:val="00F64730"/>
    <w:rsid w:val="00F6505C"/>
    <w:rsid w:val="00F6597A"/>
    <w:rsid w:val="00F65998"/>
    <w:rsid w:val="00F660FD"/>
    <w:rsid w:val="00F70257"/>
    <w:rsid w:val="00F7090E"/>
    <w:rsid w:val="00F7379A"/>
    <w:rsid w:val="00F73B29"/>
    <w:rsid w:val="00F73E29"/>
    <w:rsid w:val="00F75D14"/>
    <w:rsid w:val="00F75DAF"/>
    <w:rsid w:val="00F767C4"/>
    <w:rsid w:val="00F7761E"/>
    <w:rsid w:val="00F80F8D"/>
    <w:rsid w:val="00F815C4"/>
    <w:rsid w:val="00F82847"/>
    <w:rsid w:val="00F82D7D"/>
    <w:rsid w:val="00F851E3"/>
    <w:rsid w:val="00F85A28"/>
    <w:rsid w:val="00F85C28"/>
    <w:rsid w:val="00F86830"/>
    <w:rsid w:val="00F8694A"/>
    <w:rsid w:val="00F901F3"/>
    <w:rsid w:val="00F91ADA"/>
    <w:rsid w:val="00F92C9C"/>
    <w:rsid w:val="00F92CD1"/>
    <w:rsid w:val="00F93C71"/>
    <w:rsid w:val="00F95B74"/>
    <w:rsid w:val="00F95CB1"/>
    <w:rsid w:val="00F96E92"/>
    <w:rsid w:val="00F97BAC"/>
    <w:rsid w:val="00F97E45"/>
    <w:rsid w:val="00FA0B48"/>
    <w:rsid w:val="00FA16E5"/>
    <w:rsid w:val="00FA2E41"/>
    <w:rsid w:val="00FA3502"/>
    <w:rsid w:val="00FA55D2"/>
    <w:rsid w:val="00FA5C17"/>
    <w:rsid w:val="00FA742F"/>
    <w:rsid w:val="00FB00E7"/>
    <w:rsid w:val="00FB092C"/>
    <w:rsid w:val="00FB0AD9"/>
    <w:rsid w:val="00FB16E0"/>
    <w:rsid w:val="00FB37DC"/>
    <w:rsid w:val="00FB4D79"/>
    <w:rsid w:val="00FB4D7B"/>
    <w:rsid w:val="00FB700E"/>
    <w:rsid w:val="00FC0EB0"/>
    <w:rsid w:val="00FC2524"/>
    <w:rsid w:val="00FC330B"/>
    <w:rsid w:val="00FC4811"/>
    <w:rsid w:val="00FC4CA1"/>
    <w:rsid w:val="00FC7A66"/>
    <w:rsid w:val="00FD12C0"/>
    <w:rsid w:val="00FD18EA"/>
    <w:rsid w:val="00FD1946"/>
    <w:rsid w:val="00FD268D"/>
    <w:rsid w:val="00FD3873"/>
    <w:rsid w:val="00FD3CF2"/>
    <w:rsid w:val="00FD47A0"/>
    <w:rsid w:val="00FD5530"/>
    <w:rsid w:val="00FD5EA7"/>
    <w:rsid w:val="00FE3D9A"/>
    <w:rsid w:val="00FE3F41"/>
    <w:rsid w:val="00FE51C3"/>
    <w:rsid w:val="00FE5E0F"/>
    <w:rsid w:val="00FE6987"/>
    <w:rsid w:val="00FE6D7D"/>
    <w:rsid w:val="00FE7149"/>
    <w:rsid w:val="00FF0BB8"/>
    <w:rsid w:val="00FF2792"/>
    <w:rsid w:val="00FF2D61"/>
    <w:rsid w:val="00FF303B"/>
    <w:rsid w:val="00FF36AF"/>
    <w:rsid w:val="00FF4BE4"/>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F48"/>
    <w:rPr>
      <w:lang w:val="en-GB"/>
    </w:rPr>
  </w:style>
  <w:style w:type="paragraph" w:styleId="Rubrik1">
    <w:name w:val="heading 1"/>
    <w:basedOn w:val="Normal"/>
    <w:next w:val="Normal"/>
    <w:link w:val="Rubrik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Rubrik2">
    <w:name w:val="heading 2"/>
    <w:basedOn w:val="Normal"/>
    <w:next w:val="Normal"/>
    <w:link w:val="Rubrik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Rubrik3">
    <w:name w:val="heading 3"/>
    <w:basedOn w:val="Normal"/>
    <w:next w:val="Normal"/>
    <w:link w:val="Rubrik3Char"/>
    <w:uiPriority w:val="9"/>
    <w:qFormat/>
    <w:rsid w:val="00751F48"/>
    <w:pPr>
      <w:keepNext/>
      <w:keepLines/>
      <w:suppressAutoHyphens/>
      <w:spacing w:before="240" w:after="80"/>
      <w:outlineLvl w:val="2"/>
    </w:pPr>
    <w:rPr>
      <w:rFonts w:eastAsiaTheme="majorEastAsia" w:cstheme="majorBidi"/>
      <w:bCs/>
      <w:i/>
      <w:color w:val="4472C4" w:themeColor="accent1"/>
    </w:rPr>
  </w:style>
  <w:style w:type="paragraph" w:styleId="Rubrik4">
    <w:name w:val="heading 4"/>
    <w:basedOn w:val="Normal"/>
    <w:next w:val="Normal"/>
    <w:link w:val="Rubrik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Rubrik2Char">
    <w:name w:val="Rubrik 2 Char"/>
    <w:basedOn w:val="Standardstycketeckensnitt"/>
    <w:link w:val="Rubrik2"/>
    <w:uiPriority w:val="9"/>
    <w:rsid w:val="00751F48"/>
    <w:rPr>
      <w:rFonts w:asciiTheme="majorHAnsi" w:eastAsiaTheme="majorEastAsia" w:hAnsiTheme="majorHAnsi" w:cstheme="majorBidi"/>
      <w:bCs/>
      <w:color w:val="4472C4" w:themeColor="accent1"/>
      <w:szCs w:val="26"/>
      <w:lang w:val="en-US"/>
    </w:rPr>
  </w:style>
  <w:style w:type="character" w:customStyle="1" w:styleId="Rubrik3Char">
    <w:name w:val="Rubrik 3 Char"/>
    <w:basedOn w:val="Standardstycketeckensnitt"/>
    <w:link w:val="Rubrik3"/>
    <w:uiPriority w:val="9"/>
    <w:rsid w:val="00751F48"/>
    <w:rPr>
      <w:rFonts w:eastAsiaTheme="majorEastAsia" w:cstheme="majorBidi"/>
      <w:bCs/>
      <w:i/>
      <w:color w:val="4472C4" w:themeColor="accent1"/>
      <w:lang w:val="en-US"/>
    </w:rPr>
  </w:style>
  <w:style w:type="character" w:customStyle="1" w:styleId="Rubrik4Char">
    <w:name w:val="Rubrik 4 Char"/>
    <w:basedOn w:val="Standardstycketeckensnitt"/>
    <w:link w:val="Rubrik4"/>
    <w:uiPriority w:val="9"/>
    <w:rsid w:val="00751F48"/>
    <w:rPr>
      <w:rFonts w:asciiTheme="majorHAnsi" w:eastAsiaTheme="majorEastAsia" w:hAnsiTheme="majorHAnsi" w:cstheme="majorBidi"/>
      <w:b/>
      <w:bCs/>
      <w:i/>
      <w:iCs/>
      <w:color w:val="4472C4" w:themeColor="accent1"/>
      <w:lang w:val="en-US"/>
    </w:rPr>
  </w:style>
  <w:style w:type="paragraph" w:styleId="Rubrik">
    <w:name w:val="Title"/>
    <w:aliases w:val="Titel/Dokumentnamn"/>
    <w:basedOn w:val="Normal"/>
    <w:next w:val="Normal"/>
    <w:link w:val="Rubrik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RubrikChar">
    <w:name w:val="Rubrik Char"/>
    <w:aliases w:val="Titel/Dokumentnamn Char"/>
    <w:basedOn w:val="Standardstycketeckensnitt"/>
    <w:link w:val="Rubrik"/>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Sidhuvud">
    <w:name w:val="header"/>
    <w:basedOn w:val="Normal"/>
    <w:link w:val="SidhuvudChar"/>
    <w:uiPriority w:val="99"/>
    <w:semiHidden/>
    <w:rsid w:val="00751F48"/>
    <w:pPr>
      <w:tabs>
        <w:tab w:val="center" w:pos="3686"/>
        <w:tab w:val="right" w:pos="9072"/>
      </w:tabs>
      <w:spacing w:line="200" w:lineRule="exact"/>
    </w:pPr>
    <w:rPr>
      <w:rFonts w:asciiTheme="majorHAnsi" w:hAnsiTheme="majorHAnsi"/>
      <w:sz w:val="14"/>
    </w:rPr>
  </w:style>
  <w:style w:type="character" w:customStyle="1" w:styleId="SidhuvudChar">
    <w:name w:val="Sidhuvud Char"/>
    <w:basedOn w:val="Standardstycketeckensnitt"/>
    <w:link w:val="Sidhuvud"/>
    <w:uiPriority w:val="99"/>
    <w:semiHidden/>
    <w:rsid w:val="00751F48"/>
    <w:rPr>
      <w:rFonts w:asciiTheme="majorHAnsi" w:hAnsiTheme="majorHAnsi"/>
      <w:sz w:val="14"/>
      <w:lang w:val="en-US"/>
    </w:rPr>
  </w:style>
  <w:style w:type="paragraph" w:styleId="Sidfot">
    <w:name w:val="footer"/>
    <w:basedOn w:val="Sidhuvud"/>
    <w:link w:val="SidfotChar"/>
    <w:uiPriority w:val="99"/>
    <w:rsid w:val="00751F48"/>
    <w:pPr>
      <w:tabs>
        <w:tab w:val="clear" w:pos="3686"/>
        <w:tab w:val="left" w:pos="4111"/>
      </w:tabs>
    </w:pPr>
  </w:style>
  <w:style w:type="character" w:customStyle="1" w:styleId="SidfotChar">
    <w:name w:val="Sidfot Char"/>
    <w:basedOn w:val="Standardstycketeckensnitt"/>
    <w:link w:val="Sidfot"/>
    <w:uiPriority w:val="99"/>
    <w:rsid w:val="00751F48"/>
    <w:rPr>
      <w:rFonts w:asciiTheme="majorHAnsi" w:hAnsiTheme="majorHAnsi"/>
      <w:sz w:val="14"/>
      <w:lang w:val="en-US"/>
    </w:rPr>
  </w:style>
  <w:style w:type="character" w:styleId="Platshllartext">
    <w:name w:val="Placeholder Text"/>
    <w:basedOn w:val="Standardstycketeckensnitt"/>
    <w:uiPriority w:val="99"/>
    <w:semiHidden/>
    <w:rsid w:val="00751F48"/>
    <w:rPr>
      <w:color w:val="808080"/>
    </w:rPr>
  </w:style>
  <w:style w:type="paragraph" w:styleId="Ballongtext">
    <w:name w:val="Balloon Text"/>
    <w:basedOn w:val="Normal"/>
    <w:link w:val="BallongtextChar"/>
    <w:uiPriority w:val="99"/>
    <w:semiHidden/>
    <w:unhideWhenUsed/>
    <w:rsid w:val="00751F48"/>
    <w:rPr>
      <w:rFonts w:ascii="Tahoma" w:hAnsi="Tahoma" w:cs="Tahoma"/>
      <w:sz w:val="16"/>
      <w:szCs w:val="16"/>
    </w:rPr>
  </w:style>
  <w:style w:type="character" w:customStyle="1" w:styleId="BallongtextChar">
    <w:name w:val="Ballongtext Char"/>
    <w:basedOn w:val="Standardstycketeckensnitt"/>
    <w:link w:val="Ballongtext"/>
    <w:uiPriority w:val="99"/>
    <w:semiHidden/>
    <w:rsid w:val="00751F48"/>
    <w:rPr>
      <w:rFonts w:ascii="Tahoma" w:hAnsi="Tahoma" w:cs="Tahoma"/>
      <w:sz w:val="16"/>
      <w:szCs w:val="16"/>
      <w:lang w:val="en-US"/>
    </w:rPr>
  </w:style>
  <w:style w:type="table" w:styleId="Tabellrutnt">
    <w:name w:val="Table Grid"/>
    <w:basedOn w:val="Normaltabel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Sidhuvud"/>
    <w:uiPriority w:val="99"/>
    <w:semiHidden/>
    <w:rsid w:val="00751F48"/>
    <w:pPr>
      <w:tabs>
        <w:tab w:val="clear" w:pos="9072"/>
        <w:tab w:val="right" w:pos="8789"/>
      </w:tabs>
    </w:pPr>
  </w:style>
  <w:style w:type="character" w:styleId="Hyperlnk">
    <w:name w:val="Hyperlink"/>
    <w:basedOn w:val="Standardstycketeckensnitt"/>
    <w:uiPriority w:val="99"/>
    <w:qFormat/>
    <w:rsid w:val="00751F48"/>
    <w:rPr>
      <w:color w:val="0000FF"/>
      <w:u w:val="single"/>
    </w:rPr>
  </w:style>
  <w:style w:type="paragraph" w:styleId="Innehllsfrteckningsrubrik">
    <w:name w:val="TOC Heading"/>
    <w:basedOn w:val="Rubrik1"/>
    <w:next w:val="Normal"/>
    <w:uiPriority w:val="39"/>
    <w:semiHidden/>
    <w:rsid w:val="00751F48"/>
    <w:pPr>
      <w:pageBreakBefore/>
      <w:suppressAutoHyphens w:val="0"/>
      <w:outlineLvl w:val="9"/>
    </w:pPr>
    <w:rPr>
      <w:lang w:eastAsia="ja-JP"/>
    </w:rPr>
  </w:style>
  <w:style w:type="paragraph" w:styleId="Citat">
    <w:name w:val="Quote"/>
    <w:basedOn w:val="Normal"/>
    <w:link w:val="CitatChar"/>
    <w:uiPriority w:val="10"/>
    <w:qFormat/>
    <w:rsid w:val="00751F48"/>
    <w:pPr>
      <w:spacing w:after="220"/>
      <w:ind w:left="357"/>
    </w:pPr>
    <w:rPr>
      <w:iCs/>
      <w:color w:val="000000" w:themeColor="text1"/>
      <w:sz w:val="20"/>
    </w:rPr>
  </w:style>
  <w:style w:type="character" w:customStyle="1" w:styleId="CitatChar">
    <w:name w:val="Citat Char"/>
    <w:basedOn w:val="Standardstycketeckensnitt"/>
    <w:link w:val="Citat"/>
    <w:uiPriority w:val="10"/>
    <w:rsid w:val="00751F48"/>
    <w:rPr>
      <w:iCs/>
      <w:color w:val="000000" w:themeColor="text1"/>
      <w:sz w:val="20"/>
      <w:lang w:val="en-US"/>
    </w:rPr>
  </w:style>
  <w:style w:type="paragraph" w:styleId="Innehll1">
    <w:name w:val="toc 1"/>
    <w:basedOn w:val="Normal"/>
    <w:next w:val="Normal"/>
    <w:uiPriority w:val="39"/>
    <w:semiHidden/>
    <w:rsid w:val="00751F48"/>
    <w:pPr>
      <w:spacing w:beforeLines="100" w:before="100"/>
    </w:pPr>
  </w:style>
  <w:style w:type="paragraph" w:styleId="Innehll2">
    <w:name w:val="toc 2"/>
    <w:basedOn w:val="Normal"/>
    <w:next w:val="Normal"/>
    <w:uiPriority w:val="99"/>
    <w:semiHidden/>
    <w:rsid w:val="00751F48"/>
    <w:pPr>
      <w:ind w:left="276"/>
    </w:pPr>
  </w:style>
  <w:style w:type="paragraph" w:styleId="Innehll3">
    <w:name w:val="toc 3"/>
    <w:basedOn w:val="Normal"/>
    <w:next w:val="Normal"/>
    <w:uiPriority w:val="99"/>
    <w:semiHidden/>
    <w:rsid w:val="00751F48"/>
    <w:pPr>
      <w:ind w:left="552"/>
    </w:pPr>
  </w:style>
  <w:style w:type="character" w:styleId="Betoning">
    <w:name w:val="Emphasis"/>
    <w:basedOn w:val="Standardstycketeckensnitt"/>
    <w:uiPriority w:val="20"/>
    <w:qFormat/>
    <w:rsid w:val="00751F48"/>
    <w:rPr>
      <w:i/>
      <w:iCs/>
    </w:rPr>
  </w:style>
  <w:style w:type="paragraph" w:styleId="Innehll4">
    <w:name w:val="toc 4"/>
    <w:basedOn w:val="Normal"/>
    <w:next w:val="Normal"/>
    <w:uiPriority w:val="99"/>
    <w:semiHidden/>
    <w:rsid w:val="00751F48"/>
    <w:pPr>
      <w:spacing w:after="100"/>
      <w:ind w:left="660"/>
    </w:pPr>
  </w:style>
  <w:style w:type="paragraph" w:styleId="Innehll5">
    <w:name w:val="toc 5"/>
    <w:basedOn w:val="Normal"/>
    <w:next w:val="Normal"/>
    <w:uiPriority w:val="99"/>
    <w:semiHidden/>
    <w:rsid w:val="00751F48"/>
    <w:pPr>
      <w:spacing w:after="100"/>
      <w:ind w:left="880"/>
    </w:pPr>
  </w:style>
  <w:style w:type="paragraph" w:styleId="Innehll6">
    <w:name w:val="toc 6"/>
    <w:basedOn w:val="Normal"/>
    <w:next w:val="Normal"/>
    <w:uiPriority w:val="99"/>
    <w:semiHidden/>
    <w:rsid w:val="00751F48"/>
    <w:pPr>
      <w:spacing w:after="100"/>
      <w:ind w:left="1100"/>
    </w:pPr>
  </w:style>
  <w:style w:type="paragraph" w:styleId="Innehll7">
    <w:name w:val="toc 7"/>
    <w:basedOn w:val="Normal"/>
    <w:next w:val="Normal"/>
    <w:uiPriority w:val="99"/>
    <w:semiHidden/>
    <w:rsid w:val="00751F48"/>
    <w:pPr>
      <w:spacing w:after="100"/>
      <w:ind w:left="1320"/>
    </w:pPr>
  </w:style>
  <w:style w:type="paragraph" w:styleId="Innehll8">
    <w:name w:val="toc 8"/>
    <w:basedOn w:val="Normal"/>
    <w:next w:val="Normal"/>
    <w:uiPriority w:val="99"/>
    <w:semiHidden/>
    <w:rsid w:val="00751F48"/>
    <w:pPr>
      <w:spacing w:after="100"/>
      <w:ind w:left="1540"/>
    </w:pPr>
  </w:style>
  <w:style w:type="paragraph" w:styleId="Innehll9">
    <w:name w:val="toc 9"/>
    <w:basedOn w:val="Normal"/>
    <w:next w:val="Normal"/>
    <w:uiPriority w:val="99"/>
    <w:semiHidden/>
    <w:rsid w:val="00751F48"/>
    <w:pPr>
      <w:spacing w:after="100"/>
      <w:ind w:left="1760"/>
    </w:pPr>
  </w:style>
  <w:style w:type="table" w:customStyle="1" w:styleId="Trelinjerstabell">
    <w:name w:val="Trelinjerstabell"/>
    <w:basedOn w:val="Normaltabel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jusskuggn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jusskuggning-dekorfrg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jusskuggning-dekorfrg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jusskuggning-dekorfrg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jusskuggning-dekorfrg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jusskuggning-dekorfrg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juslista">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juslista-dekorfrg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juslista-dekorfrg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juslista-dekorfrg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juslista-dekorfrg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juslista-dekorfrg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style>
  <w:style w:type="paragraph" w:customStyle="1" w:styleId="Kortsignaturrad">
    <w:name w:val="Kort signaturrad"/>
    <w:basedOn w:val="Signaturrad"/>
    <w:next w:val="Normal"/>
    <w:uiPriority w:val="10"/>
    <w:rsid w:val="00751F48"/>
    <w:pPr>
      <w:ind w:right="4111"/>
    </w:pPr>
  </w:style>
  <w:style w:type="character" w:styleId="Stark">
    <w:name w:val="Strong"/>
    <w:basedOn w:val="Standardstycketeckensnitt"/>
    <w:uiPriority w:val="22"/>
    <w:qFormat/>
    <w:rsid w:val="00751F48"/>
    <w:rPr>
      <w:b/>
      <w:bCs/>
    </w:rPr>
  </w:style>
  <w:style w:type="table" w:customStyle="1" w:styleId="Sidfottabell">
    <w:name w:val="Sidfot tabell"/>
    <w:basedOn w:val="Normaltabel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tnotstext">
    <w:name w:val="footnote text"/>
    <w:basedOn w:val="Normal"/>
    <w:link w:val="FotnotstextChar"/>
    <w:uiPriority w:val="99"/>
    <w:semiHidden/>
    <w:unhideWhenUsed/>
    <w:rsid w:val="00751F48"/>
    <w:rPr>
      <w:sz w:val="20"/>
      <w:szCs w:val="20"/>
    </w:rPr>
  </w:style>
  <w:style w:type="character" w:customStyle="1" w:styleId="FotnotstextChar">
    <w:name w:val="Fotnotstext Char"/>
    <w:basedOn w:val="Standardstycketeckensnitt"/>
    <w:link w:val="Fotnotstext"/>
    <w:uiPriority w:val="99"/>
    <w:semiHidden/>
    <w:rsid w:val="00751F48"/>
    <w:rPr>
      <w:sz w:val="20"/>
      <w:szCs w:val="20"/>
      <w:lang w:val="en-US"/>
    </w:rPr>
  </w:style>
  <w:style w:type="character" w:styleId="Fotnotsreferens">
    <w:name w:val="footnote reference"/>
    <w:basedOn w:val="Standardstycketeckensnitt"/>
    <w:uiPriority w:val="99"/>
    <w:semiHidden/>
    <w:unhideWhenUsed/>
    <w:rsid w:val="00751F48"/>
    <w:rPr>
      <w:vertAlign w:val="superscript"/>
    </w:rPr>
  </w:style>
  <w:style w:type="character" w:customStyle="1" w:styleId="Formatmall1">
    <w:name w:val="Formatmall1"/>
    <w:basedOn w:val="Standardstycketeckensnitt"/>
    <w:uiPriority w:val="1"/>
    <w:rsid w:val="00751F48"/>
    <w:rPr>
      <w:rFonts w:asciiTheme="majorHAnsi" w:hAnsiTheme="majorHAnsi"/>
      <w:color w:val="auto"/>
      <w:sz w:val="14"/>
    </w:rPr>
  </w:style>
  <w:style w:type="character" w:customStyle="1" w:styleId="Sidfotmallarna">
    <w:name w:val="Sidfot mallarna"/>
    <w:basedOn w:val="Standardstycketeckensnitt"/>
    <w:uiPriority w:val="1"/>
    <w:rsid w:val="00751F48"/>
    <w:rPr>
      <w:rFonts w:asciiTheme="majorHAnsi" w:hAnsiTheme="majorHAnsi"/>
      <w:sz w:val="14"/>
    </w:rPr>
  </w:style>
  <w:style w:type="character" w:customStyle="1" w:styleId="Sidfotmallarnagr">
    <w:name w:val="Sidfot mallarna grå"/>
    <w:basedOn w:val="Standardstycketeckensnit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cstheme="minorHAnsi"/>
      <w:bdr w:val="single" w:sz="4" w:space="0" w:color="auto"/>
    </w:rPr>
  </w:style>
  <w:style w:type="character" w:customStyle="1" w:styleId="TillfalligTextChar">
    <w:name w:val="TillfalligText Char"/>
    <w:basedOn w:val="Standardstycketeckensnitt"/>
    <w:link w:val="TillfalligText"/>
    <w:rsid w:val="00751F48"/>
    <w:rPr>
      <w:rFonts w:cstheme="minorHAnsi"/>
      <w:bdr w:val="single" w:sz="4" w:space="0" w:color="auto"/>
      <w:lang w:val="en-US"/>
    </w:rPr>
  </w:style>
  <w:style w:type="paragraph" w:styleId="Punktlista">
    <w:name w:val="List Bullet"/>
    <w:basedOn w:val="Normal"/>
    <w:uiPriority w:val="99"/>
    <w:qFormat/>
    <w:rsid w:val="00751F48"/>
    <w:pPr>
      <w:numPr>
        <w:numId w:val="4"/>
      </w:numPr>
      <w:contextualSpacing/>
    </w:pPr>
  </w:style>
  <w:style w:type="paragraph" w:styleId="Numreradlista">
    <w:name w:val="List Number"/>
    <w:basedOn w:val="Normal"/>
    <w:uiPriority w:val="99"/>
    <w:qFormat/>
    <w:rsid w:val="00751F48"/>
    <w:pPr>
      <w:numPr>
        <w:numId w:val="3"/>
      </w:numPr>
      <w:contextualSpacing/>
    </w:pPr>
  </w:style>
  <w:style w:type="character" w:styleId="Kommentarsreferens">
    <w:name w:val="annotation reference"/>
    <w:basedOn w:val="Standardstycketeckensnitt"/>
    <w:uiPriority w:val="99"/>
    <w:semiHidden/>
    <w:unhideWhenUsed/>
    <w:rsid w:val="00751F48"/>
    <w:rPr>
      <w:sz w:val="16"/>
      <w:szCs w:val="16"/>
    </w:rPr>
  </w:style>
  <w:style w:type="paragraph" w:styleId="Kommentarer">
    <w:name w:val="annotation text"/>
    <w:basedOn w:val="Normal"/>
    <w:link w:val="KommentarerChar"/>
    <w:uiPriority w:val="99"/>
    <w:unhideWhenUsed/>
    <w:rsid w:val="00751F48"/>
    <w:rPr>
      <w:sz w:val="20"/>
      <w:szCs w:val="20"/>
    </w:rPr>
  </w:style>
  <w:style w:type="character" w:customStyle="1" w:styleId="KommentarerChar">
    <w:name w:val="Kommentarer Char"/>
    <w:basedOn w:val="Standardstycketeckensnitt"/>
    <w:link w:val="Kommentarer"/>
    <w:uiPriority w:val="99"/>
    <w:rsid w:val="00751F48"/>
    <w:rPr>
      <w:sz w:val="20"/>
      <w:szCs w:val="20"/>
      <w:lang w:val="en-US"/>
    </w:rPr>
  </w:style>
  <w:style w:type="paragraph" w:styleId="Liststycke">
    <w:name w:val="List Paragraph"/>
    <w:basedOn w:val="Normal"/>
    <w:uiPriority w:val="34"/>
    <w:qFormat/>
    <w:rsid w:val="00751F48"/>
    <w:pPr>
      <w:ind w:left="720"/>
      <w:contextualSpacing/>
    </w:pPr>
  </w:style>
  <w:style w:type="paragraph" w:styleId="Kommentarsmne">
    <w:name w:val="annotation subject"/>
    <w:basedOn w:val="Kommentarer"/>
    <w:next w:val="Kommentarer"/>
    <w:link w:val="KommentarsmneChar"/>
    <w:uiPriority w:val="99"/>
    <w:semiHidden/>
    <w:unhideWhenUsed/>
    <w:rsid w:val="00751F48"/>
    <w:rPr>
      <w:b/>
      <w:bCs/>
    </w:rPr>
  </w:style>
  <w:style w:type="character" w:customStyle="1" w:styleId="KommentarsmneChar">
    <w:name w:val="Kommentarsämne Char"/>
    <w:basedOn w:val="KommentarerChar"/>
    <w:link w:val="Kommentarsmne"/>
    <w:uiPriority w:val="99"/>
    <w:semiHidden/>
    <w:rsid w:val="00751F48"/>
    <w:rPr>
      <w:b/>
      <w:bCs/>
      <w:sz w:val="20"/>
      <w:szCs w:val="20"/>
      <w:lang w:val="en-US"/>
    </w:rPr>
  </w:style>
  <w:style w:type="paragraph" w:styleId="Beskrivning">
    <w:name w:val="caption"/>
    <w:basedOn w:val="Normal"/>
    <w:next w:val="Normal"/>
    <w:uiPriority w:val="35"/>
    <w:unhideWhenUsed/>
    <w:qFormat/>
    <w:rsid w:val="00751F48"/>
    <w:rPr>
      <w:i/>
      <w:iCs/>
      <w:color w:val="44546A" w:themeColor="text2"/>
      <w:sz w:val="18"/>
      <w:szCs w:val="18"/>
    </w:rPr>
  </w:style>
  <w:style w:type="character" w:styleId="Radnummer">
    <w:name w:val="line number"/>
    <w:basedOn w:val="Standardstycketeckensnitt"/>
    <w:uiPriority w:val="99"/>
    <w:semiHidden/>
    <w:unhideWhenUsed/>
    <w:rsid w:val="00751F48"/>
  </w:style>
  <w:style w:type="paragraph" w:styleId="Litteraturfrteckning">
    <w:name w:val="Bibliography"/>
    <w:basedOn w:val="Normal"/>
    <w:next w:val="Normal"/>
    <w:uiPriority w:val="37"/>
    <w:unhideWhenUsed/>
    <w:rsid w:val="00751F48"/>
    <w:pPr>
      <w:ind w:left="720" w:hanging="720"/>
    </w:p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Rutntstabell1ljusdekorfrg6">
    <w:name w:val="Grid Table 1 Light Accent 6"/>
    <w:basedOn w:val="Normaltabel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AnvndHyperlnk">
    <w:name w:val="FollowedHyperlink"/>
    <w:basedOn w:val="Standardstycketeckensnitt"/>
    <w:uiPriority w:val="99"/>
    <w:semiHidden/>
    <w:unhideWhenUsed/>
    <w:rsid w:val="00751F48"/>
    <w:rPr>
      <w:color w:val="954F72" w:themeColor="followedHyperlink"/>
      <w:u w:val="single"/>
    </w:rPr>
  </w:style>
  <w:style w:type="character" w:customStyle="1" w:styleId="UnresolvedMention1">
    <w:name w:val="Unresolved Mention1"/>
    <w:basedOn w:val="Standardstycketeckensnitt"/>
    <w:uiPriority w:val="99"/>
    <w:semiHidden/>
    <w:unhideWhenUsed/>
    <w:rsid w:val="00751F48"/>
    <w:rPr>
      <w:color w:val="605E5C"/>
      <w:shd w:val="clear" w:color="auto" w:fill="E1DFDD"/>
    </w:rPr>
  </w:style>
  <w:style w:type="character" w:customStyle="1" w:styleId="UnresolvedMention2">
    <w:name w:val="Unresolved Mention2"/>
    <w:basedOn w:val="Standardstycketeckensnitt"/>
    <w:uiPriority w:val="99"/>
    <w:semiHidden/>
    <w:unhideWhenUsed/>
    <w:rsid w:val="00751F48"/>
    <w:rPr>
      <w:color w:val="605E5C"/>
      <w:shd w:val="clear" w:color="auto" w:fill="E1DFDD"/>
    </w:rPr>
  </w:style>
  <w:style w:type="character" w:styleId="Sidnummer">
    <w:name w:val="page number"/>
    <w:basedOn w:val="Standardstycketeckensnitt"/>
    <w:uiPriority w:val="99"/>
    <w:semiHidden/>
    <w:unhideWhenUsed/>
    <w:rsid w:val="00751F48"/>
  </w:style>
  <w:style w:type="table" w:styleId="Listtabell7frgstark">
    <w:name w:val="List Table 7 Colorful"/>
    <w:basedOn w:val="Normaltabel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llanmrkskuggning2-dekorfrg1">
    <w:name w:val="Medium Shading 2 Accent 1"/>
    <w:basedOn w:val="Normaltabel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Standardstycketeckensnit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Standardstycketeckensnit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Standardstycketeckensnitt"/>
    <w:uiPriority w:val="99"/>
    <w:semiHidden/>
    <w:unhideWhenUsed/>
    <w:rsid w:val="0002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8/08/relationships/commentsExtensible" Target="commentsExtensible.xml"/><Relationship Id="rId10" Type="http://schemas.openxmlformats.org/officeDocument/2006/relationships/hyperlink" Target="https://github.com/maxlindmark/mizer-rewiring/tree/rewire-temp/baltic" TargetMode="Externa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53839-6365-4789-B7F2-16BD2C45C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35</Pages>
  <Words>59486</Words>
  <Characters>315276</Characters>
  <Application>Microsoft Office Word</Application>
  <DocSecurity>0</DocSecurity>
  <Lines>2627</Lines>
  <Paragraphs>748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Anna Gårdmark</cp:lastModifiedBy>
  <cp:revision>7</cp:revision>
  <dcterms:created xsi:type="dcterms:W3CDTF">2021-09-28T07:06:00Z</dcterms:created>
  <dcterms:modified xsi:type="dcterms:W3CDTF">2021-09-28T11:39:00Z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id="tt4gWtWd"/&gt;&lt;style id="http://www.zotero.org/styles/ecology-letters" hasBibliography="1" bibliographyStyleHasBeenSet="1"/&gt;&lt;prefs&gt;&lt;pref name="fieldType" value="Field"/&gt;&lt;/prefs&gt;&lt;/data&gt;</vt:lpwstr>
  </property>
</Properties>
</file>
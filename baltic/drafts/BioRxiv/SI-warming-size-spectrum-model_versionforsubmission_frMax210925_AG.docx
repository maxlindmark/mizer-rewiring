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4CE8AA" w14:textId="77777777" w:rsidR="005C3B0B" w:rsidRPr="00A658A5" w:rsidRDefault="005C3B0B" w:rsidP="00760BDA">
      <w:pPr>
        <w:spacing w:line="360" w:lineRule="auto"/>
        <w:contextualSpacing/>
        <w:jc w:val="both"/>
        <w:rPr>
          <w:b/>
        </w:rPr>
      </w:pPr>
      <w:bookmarkStart w:id="0" w:name="_GoBack"/>
      <w:bookmarkEnd w:id="0"/>
      <w:r w:rsidRPr="00A658A5">
        <w:rPr>
          <w:b/>
        </w:rPr>
        <w:t>Supporting Information for</w:t>
      </w:r>
    </w:p>
    <w:p w14:paraId="2286B42D" w14:textId="77777777" w:rsidR="005C3B0B" w:rsidRPr="00A658A5" w:rsidRDefault="005C3B0B" w:rsidP="00760BDA">
      <w:pPr>
        <w:spacing w:line="360" w:lineRule="auto"/>
        <w:contextualSpacing/>
        <w:jc w:val="both"/>
        <w:rPr>
          <w:b/>
          <w:bCs/>
          <w:i/>
          <w:iCs/>
        </w:rPr>
      </w:pPr>
      <w:r w:rsidRPr="00A658A5">
        <w:rPr>
          <w:b/>
          <w:bCs/>
          <w:i/>
          <w:iCs/>
        </w:rPr>
        <w:t xml:space="preserve">Bottom up and top down effects of temperature on body growth, population size spectra and yield </w:t>
      </w:r>
      <w:r w:rsidRPr="00A658A5">
        <w:rPr>
          <w:b/>
          <w:bCs/>
          <w:i/>
          <w:iCs/>
          <w:lang w:val="en-GB"/>
        </w:rPr>
        <w:t>in a size-structured food web</w:t>
      </w:r>
    </w:p>
    <w:p w14:paraId="24BAE3E9" w14:textId="77777777" w:rsidR="005C3B0B" w:rsidRPr="00A658A5" w:rsidRDefault="005C3B0B" w:rsidP="00760BDA">
      <w:pPr>
        <w:spacing w:line="360" w:lineRule="auto"/>
        <w:contextualSpacing/>
        <w:jc w:val="both"/>
        <w:rPr>
          <w:b/>
          <w:bCs/>
          <w:i/>
          <w:iCs/>
        </w:rPr>
      </w:pPr>
    </w:p>
    <w:p w14:paraId="30C63903" w14:textId="77777777"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Pr="00B70D6A">
        <w:rPr>
          <w:vertAlign w:val="superscript"/>
          <w:lang w:val="sv-SE"/>
        </w:rPr>
        <w:t>a,1</w:t>
      </w:r>
      <w:r w:rsidRPr="00B70D6A">
        <w:rPr>
          <w:lang w:val="sv-SE"/>
        </w:rPr>
        <w:t>, Asta Audzijonyte</w:t>
      </w:r>
      <w:r w:rsidRPr="00B70D6A">
        <w:rPr>
          <w:vertAlign w:val="superscript"/>
          <w:lang w:val="sv-SE"/>
        </w:rPr>
        <w:t>b</w:t>
      </w:r>
      <w:r w:rsidRPr="00B70D6A">
        <w:rPr>
          <w:lang w:val="sv-SE"/>
        </w:rPr>
        <w:t>, Julia Blanchard</w:t>
      </w:r>
      <w:r w:rsidRPr="00B70D6A">
        <w:rPr>
          <w:vertAlign w:val="superscript"/>
          <w:lang w:val="sv-SE"/>
        </w:rPr>
        <w:t>c</w:t>
      </w:r>
      <w:r w:rsidRPr="00B70D6A">
        <w:rPr>
          <w:lang w:val="sv-SE"/>
        </w:rPr>
        <w:t>, Anna Gårdmark</w:t>
      </w:r>
      <w:r w:rsidRPr="00B70D6A">
        <w:rPr>
          <w:vertAlign w:val="superscript"/>
          <w:lang w:val="sv-SE"/>
        </w:rPr>
        <w:t>d</w:t>
      </w:r>
      <w:r w:rsidRPr="00B70D6A">
        <w:rPr>
          <w:vertAlign w:val="superscript"/>
          <w:lang w:val="sv-SE"/>
        </w:rPr>
        <w:tab/>
      </w:r>
    </w:p>
    <w:p w14:paraId="3F85F9FD" w14:textId="77777777" w:rsidR="005C3B0B" w:rsidRPr="00A658A5" w:rsidRDefault="005C3B0B" w:rsidP="00760BDA">
      <w:pPr>
        <w:spacing w:line="360" w:lineRule="auto"/>
        <w:contextualSpacing/>
        <w:jc w:val="both"/>
      </w:pPr>
      <w:r w:rsidRPr="00A658A5">
        <w:rPr>
          <w:vertAlign w:val="superscript"/>
        </w:rPr>
        <w:t>a</w:t>
      </w:r>
      <w:r w:rsidRPr="00A658A5">
        <w:t>Swedish University of Agricultural Sciences, Department of Aquatic Resources, Institute of Coastal Research, Skolgatan 6, Öregrund 742 42, Sweden</w:t>
      </w:r>
    </w:p>
    <w:p w14:paraId="11D426D8" w14:textId="77777777" w:rsidR="005C3B0B" w:rsidRPr="00A658A5" w:rsidRDefault="005C3B0B" w:rsidP="00760BDA">
      <w:pPr>
        <w:spacing w:line="360" w:lineRule="auto"/>
        <w:contextualSpacing/>
        <w:jc w:val="both"/>
      </w:pPr>
      <w:r w:rsidRPr="00A658A5">
        <w:rPr>
          <w:vertAlign w:val="superscript"/>
        </w:rPr>
        <w:t>b</w:t>
      </w:r>
      <w:r w:rsidRPr="00A658A5">
        <w:t>Institute for Marine and Antarctic Studies, University of Tasmania, Battery Point, TAS 7001, Australia</w:t>
      </w:r>
    </w:p>
    <w:p w14:paraId="12E2EE55" w14:textId="77777777" w:rsidR="005C3B0B" w:rsidRPr="00A658A5" w:rsidRDefault="005C3B0B" w:rsidP="00760BDA">
      <w:pPr>
        <w:spacing w:line="360" w:lineRule="auto"/>
        <w:contextualSpacing/>
        <w:jc w:val="both"/>
      </w:pPr>
      <w:r w:rsidRPr="00A658A5">
        <w:rPr>
          <w:vertAlign w:val="superscript"/>
        </w:rPr>
        <w:t>c</w:t>
      </w:r>
      <w:r w:rsidRPr="00A658A5">
        <w:t>Institute for Marine and Antarctic Studies and Centre for Marine Socioecology, University of Tasmania, 20 Castray Esplanade, Battery Point, Hobart, TAS 7000, Australia</w:t>
      </w:r>
    </w:p>
    <w:p w14:paraId="26DDFFC2" w14:textId="77777777" w:rsidR="005C3B0B" w:rsidRPr="00A658A5" w:rsidRDefault="005C3B0B" w:rsidP="00760BDA">
      <w:pPr>
        <w:spacing w:line="360" w:lineRule="auto"/>
        <w:contextualSpacing/>
        <w:jc w:val="both"/>
      </w:pPr>
      <w:r w:rsidRPr="00A658A5">
        <w:rPr>
          <w:vertAlign w:val="superscript"/>
        </w:rPr>
        <w:t>d</w:t>
      </w:r>
      <w:r w:rsidRPr="00A658A5">
        <w:t xml:space="preserve">Swedish University of Agricultural Sciences, Department of Aquatic Resources, Skolgatan 6, SE-742 42 Öregrund, Sweden </w:t>
      </w:r>
    </w:p>
    <w:p w14:paraId="2DA976E4" w14:textId="77777777" w:rsidR="005C3B0B" w:rsidRPr="00A658A5" w:rsidRDefault="005C3B0B" w:rsidP="00760BDA">
      <w:pPr>
        <w:spacing w:line="360" w:lineRule="auto"/>
        <w:contextualSpacing/>
        <w:jc w:val="center"/>
      </w:pP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Innehllsfrteckningsrubrik"/>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80EFFC5" w14:textId="3C78A386" w:rsidR="00A91590" w:rsidRDefault="005C3B0B" w:rsidP="00760BDA">
          <w:pPr>
            <w:pStyle w:val="Innehll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75869554" w:history="1">
            <w:r w:rsidR="00A91590" w:rsidRPr="00CD7C07">
              <w:rPr>
                <w:rStyle w:val="Hyperlnk"/>
                <w:rFonts w:cs="Times New Roman"/>
                <w:noProof/>
              </w:rPr>
              <w:t>Model parameterization</w:t>
            </w:r>
            <w:r w:rsidR="00A91590">
              <w:rPr>
                <w:noProof/>
                <w:webHidden/>
              </w:rPr>
              <w:tab/>
            </w:r>
            <w:r w:rsidR="00A91590">
              <w:rPr>
                <w:noProof/>
                <w:webHidden/>
              </w:rPr>
              <w:fldChar w:fldCharType="begin"/>
            </w:r>
            <w:r w:rsidR="00A91590">
              <w:rPr>
                <w:noProof/>
                <w:webHidden/>
              </w:rPr>
              <w:instrText xml:space="preserve"> PAGEREF _Toc75869554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22770A5A" w14:textId="4A5CBEA5" w:rsidR="00A91590" w:rsidRDefault="00D63359" w:rsidP="00760BDA">
          <w:pPr>
            <w:pStyle w:val="Innehll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5" w:history="1">
            <w:r w:rsidR="00A91590" w:rsidRPr="00CD7C07">
              <w:rPr>
                <w:rStyle w:val="Hyperlnk"/>
                <w:rFonts w:cs="Times New Roman"/>
                <w:noProof/>
              </w:rPr>
              <w:t>Species-specific parameters</w:t>
            </w:r>
            <w:r w:rsidR="00A91590">
              <w:rPr>
                <w:noProof/>
                <w:webHidden/>
              </w:rPr>
              <w:tab/>
            </w:r>
            <w:r w:rsidR="00A91590">
              <w:rPr>
                <w:noProof/>
                <w:webHidden/>
              </w:rPr>
              <w:fldChar w:fldCharType="begin"/>
            </w:r>
            <w:r w:rsidR="00A91590">
              <w:rPr>
                <w:noProof/>
                <w:webHidden/>
              </w:rPr>
              <w:instrText xml:space="preserve"> PAGEREF _Toc75869555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4BD4D3BF" w14:textId="76B57F59" w:rsidR="00A91590" w:rsidRDefault="00D63359" w:rsidP="00760BDA">
          <w:pPr>
            <w:pStyle w:val="Innehll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6" w:history="1">
            <w:r w:rsidR="00A91590" w:rsidRPr="00CD7C07">
              <w:rPr>
                <w:rStyle w:val="Hyperlnk"/>
                <w:rFonts w:cs="Times New Roman"/>
                <w:noProof/>
              </w:rPr>
              <w:t>Temperature dependence</w:t>
            </w:r>
            <w:r w:rsidR="00A91590">
              <w:rPr>
                <w:noProof/>
                <w:webHidden/>
              </w:rPr>
              <w:tab/>
            </w:r>
            <w:r w:rsidR="00A91590">
              <w:rPr>
                <w:noProof/>
                <w:webHidden/>
              </w:rPr>
              <w:fldChar w:fldCharType="begin"/>
            </w:r>
            <w:r w:rsidR="00A91590">
              <w:rPr>
                <w:noProof/>
                <w:webHidden/>
              </w:rPr>
              <w:instrText xml:space="preserve"> PAGEREF _Toc75869556 \h </w:instrText>
            </w:r>
            <w:r w:rsidR="00A91590">
              <w:rPr>
                <w:noProof/>
                <w:webHidden/>
              </w:rPr>
            </w:r>
            <w:r w:rsidR="00A91590">
              <w:rPr>
                <w:noProof/>
                <w:webHidden/>
              </w:rPr>
              <w:fldChar w:fldCharType="separate"/>
            </w:r>
            <w:r w:rsidR="00A91590">
              <w:rPr>
                <w:noProof/>
                <w:webHidden/>
              </w:rPr>
              <w:t>9</w:t>
            </w:r>
            <w:r w:rsidR="00A91590">
              <w:rPr>
                <w:noProof/>
                <w:webHidden/>
              </w:rPr>
              <w:fldChar w:fldCharType="end"/>
            </w:r>
          </w:hyperlink>
        </w:p>
        <w:p w14:paraId="3ECC10F1" w14:textId="323B3014" w:rsidR="00A91590" w:rsidRDefault="00D63359" w:rsidP="00760BDA">
          <w:pPr>
            <w:pStyle w:val="Innehll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57" w:history="1">
            <w:r w:rsidR="00A91590" w:rsidRPr="00CD7C07">
              <w:rPr>
                <w:rStyle w:val="Hyperlnk"/>
                <w:rFonts w:cs="Times New Roman"/>
                <w:noProof/>
              </w:rPr>
              <w:t>Model calibration and validation</w:t>
            </w:r>
            <w:r w:rsidR="00A91590">
              <w:rPr>
                <w:noProof/>
                <w:webHidden/>
              </w:rPr>
              <w:tab/>
            </w:r>
            <w:r w:rsidR="00A91590">
              <w:rPr>
                <w:noProof/>
                <w:webHidden/>
              </w:rPr>
              <w:fldChar w:fldCharType="begin"/>
            </w:r>
            <w:r w:rsidR="00A91590">
              <w:rPr>
                <w:noProof/>
                <w:webHidden/>
              </w:rPr>
              <w:instrText xml:space="preserve"> PAGEREF _Toc75869557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35B2BD20" w14:textId="55835F9D" w:rsidR="00A91590" w:rsidRDefault="00D63359" w:rsidP="00760BDA">
          <w:pPr>
            <w:pStyle w:val="Innehll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8" w:history="1">
            <w:r w:rsidR="00A91590" w:rsidRPr="00CD7C07">
              <w:rPr>
                <w:rStyle w:val="Hyperlnk"/>
                <w:rFonts w:cs="Times New Roman"/>
                <w:noProof/>
              </w:rPr>
              <w:t>Calibration protocol</w:t>
            </w:r>
            <w:r w:rsidR="00A91590">
              <w:rPr>
                <w:noProof/>
                <w:webHidden/>
              </w:rPr>
              <w:tab/>
            </w:r>
            <w:r w:rsidR="00A91590">
              <w:rPr>
                <w:noProof/>
                <w:webHidden/>
              </w:rPr>
              <w:fldChar w:fldCharType="begin"/>
            </w:r>
            <w:r w:rsidR="00A91590">
              <w:rPr>
                <w:noProof/>
                <w:webHidden/>
              </w:rPr>
              <w:instrText xml:space="preserve"> PAGEREF _Toc75869558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250E4AB8" w14:textId="0E21DA89" w:rsidR="00A91590" w:rsidRDefault="00D63359" w:rsidP="00760BDA">
          <w:pPr>
            <w:pStyle w:val="Innehll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9" w:history="1">
            <w:r w:rsidR="00A91590" w:rsidRPr="00CD7C07">
              <w:rPr>
                <w:rStyle w:val="Hyperlnk"/>
                <w:rFonts w:cs="Times New Roman"/>
                <w:noProof/>
                <w:lang w:val="en-GB"/>
              </w:rPr>
              <w:t>Results from calibration procedure</w:t>
            </w:r>
            <w:r w:rsidR="00A91590">
              <w:rPr>
                <w:noProof/>
                <w:webHidden/>
              </w:rPr>
              <w:tab/>
            </w:r>
            <w:r w:rsidR="00A91590">
              <w:rPr>
                <w:noProof/>
                <w:webHidden/>
              </w:rPr>
              <w:fldChar w:fldCharType="begin"/>
            </w:r>
            <w:r w:rsidR="00A91590">
              <w:rPr>
                <w:noProof/>
                <w:webHidden/>
              </w:rPr>
              <w:instrText xml:space="preserve"> PAGEREF _Toc75869559 \h </w:instrText>
            </w:r>
            <w:r w:rsidR="00A91590">
              <w:rPr>
                <w:noProof/>
                <w:webHidden/>
              </w:rPr>
            </w:r>
            <w:r w:rsidR="00A91590">
              <w:rPr>
                <w:noProof/>
                <w:webHidden/>
              </w:rPr>
              <w:fldChar w:fldCharType="separate"/>
            </w:r>
            <w:r w:rsidR="00A91590">
              <w:rPr>
                <w:noProof/>
                <w:webHidden/>
              </w:rPr>
              <w:t>13</w:t>
            </w:r>
            <w:r w:rsidR="00A91590">
              <w:rPr>
                <w:noProof/>
                <w:webHidden/>
              </w:rPr>
              <w:fldChar w:fldCharType="end"/>
            </w:r>
          </w:hyperlink>
        </w:p>
        <w:p w14:paraId="3055435F" w14:textId="746341D2" w:rsidR="00A91590" w:rsidRDefault="00D63359" w:rsidP="00760BDA">
          <w:pPr>
            <w:pStyle w:val="Innehll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0" w:history="1">
            <w:r w:rsidR="00A91590" w:rsidRPr="00CD7C07">
              <w:rPr>
                <w:rStyle w:val="Hyperlnk"/>
                <w:rFonts w:cs="Times New Roman"/>
                <w:noProof/>
              </w:rPr>
              <w:t>Analysis</w:t>
            </w:r>
            <w:r w:rsidR="00A91590">
              <w:rPr>
                <w:noProof/>
                <w:webHidden/>
              </w:rPr>
              <w:tab/>
            </w:r>
            <w:r w:rsidR="00A91590">
              <w:rPr>
                <w:noProof/>
                <w:webHidden/>
              </w:rPr>
              <w:fldChar w:fldCharType="begin"/>
            </w:r>
            <w:r w:rsidR="00A91590">
              <w:rPr>
                <w:noProof/>
                <w:webHidden/>
              </w:rPr>
              <w:instrText xml:space="preserve"> PAGEREF _Toc75869560 \h </w:instrText>
            </w:r>
            <w:r w:rsidR="00A91590">
              <w:rPr>
                <w:noProof/>
                <w:webHidden/>
              </w:rPr>
            </w:r>
            <w:r w:rsidR="00A91590">
              <w:rPr>
                <w:noProof/>
                <w:webHidden/>
              </w:rPr>
              <w:fldChar w:fldCharType="separate"/>
            </w:r>
            <w:r w:rsidR="00A91590">
              <w:rPr>
                <w:noProof/>
                <w:webHidden/>
              </w:rPr>
              <w:t>21</w:t>
            </w:r>
            <w:r w:rsidR="00A91590">
              <w:rPr>
                <w:noProof/>
                <w:webHidden/>
              </w:rPr>
              <w:fldChar w:fldCharType="end"/>
            </w:r>
          </w:hyperlink>
        </w:p>
        <w:p w14:paraId="520654C6" w14:textId="6EE11130" w:rsidR="00A91590" w:rsidRDefault="00D63359" w:rsidP="00760BDA">
          <w:pPr>
            <w:pStyle w:val="Innehll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1" w:history="1">
            <w:r w:rsidR="00A91590" w:rsidRPr="00CD7C07">
              <w:rPr>
                <w:rStyle w:val="Hyperlnk"/>
                <w:rFonts w:cs="Times New Roman"/>
                <w:noProof/>
              </w:rPr>
              <w:t>References</w:t>
            </w:r>
            <w:r w:rsidR="00A91590">
              <w:rPr>
                <w:noProof/>
                <w:webHidden/>
              </w:rPr>
              <w:tab/>
            </w:r>
            <w:r w:rsidR="00A91590">
              <w:rPr>
                <w:noProof/>
                <w:webHidden/>
              </w:rPr>
              <w:fldChar w:fldCharType="begin"/>
            </w:r>
            <w:r w:rsidR="00A91590">
              <w:rPr>
                <w:noProof/>
                <w:webHidden/>
              </w:rPr>
              <w:instrText xml:space="preserve"> PAGEREF _Toc75869561 \h </w:instrText>
            </w:r>
            <w:r w:rsidR="00A91590">
              <w:rPr>
                <w:noProof/>
                <w:webHidden/>
              </w:rPr>
            </w:r>
            <w:r w:rsidR="00A91590">
              <w:rPr>
                <w:noProof/>
                <w:webHidden/>
              </w:rPr>
              <w:fldChar w:fldCharType="separate"/>
            </w:r>
            <w:r w:rsidR="00A91590">
              <w:rPr>
                <w:noProof/>
                <w:webHidden/>
              </w:rPr>
              <w:t>25</w:t>
            </w:r>
            <w:r w:rsidR="00A91590">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Rubrik1"/>
        <w:spacing w:line="360" w:lineRule="auto"/>
        <w:contextualSpacing/>
        <w:rPr>
          <w:rFonts w:ascii="Times New Roman" w:hAnsi="Times New Roman" w:cs="Times New Roman"/>
          <w:color w:val="auto"/>
        </w:rPr>
      </w:pPr>
      <w:bookmarkStart w:id="1" w:name="_Toc30849724"/>
      <w:bookmarkStart w:id="2" w:name="_Toc75869554"/>
      <w:r w:rsidRPr="00A658A5">
        <w:rPr>
          <w:rFonts w:ascii="Times New Roman" w:hAnsi="Times New Roman" w:cs="Times New Roman"/>
          <w:color w:val="auto"/>
        </w:rPr>
        <w:lastRenderedPageBreak/>
        <w:t>Model parameterization</w:t>
      </w:r>
      <w:bookmarkEnd w:id="1"/>
      <w:bookmarkEnd w:id="2"/>
    </w:p>
    <w:p w14:paraId="011BE067" w14:textId="77777777" w:rsidR="005C3B0B" w:rsidRPr="00A658A5" w:rsidRDefault="005C3B0B" w:rsidP="00760BDA">
      <w:pPr>
        <w:pStyle w:val="Rubrik2"/>
        <w:spacing w:line="360" w:lineRule="auto"/>
        <w:contextualSpacing/>
        <w:rPr>
          <w:rFonts w:ascii="Times New Roman" w:hAnsi="Times New Roman" w:cs="Times New Roman"/>
          <w:color w:val="auto"/>
          <w:sz w:val="28"/>
          <w:szCs w:val="28"/>
        </w:rPr>
      </w:pPr>
      <w:bookmarkStart w:id="3" w:name="_Toc30849725"/>
      <w:bookmarkStart w:id="4" w:name="_Toc75869555"/>
      <w:r w:rsidRPr="00A658A5">
        <w:rPr>
          <w:rFonts w:ascii="Times New Roman" w:hAnsi="Times New Roman" w:cs="Times New Roman"/>
          <w:color w:val="auto"/>
          <w:sz w:val="28"/>
          <w:szCs w:val="28"/>
        </w:rPr>
        <w:t>Species-specific parameters</w:t>
      </w:r>
      <w:bookmarkEnd w:id="3"/>
      <w:bookmarkEnd w:id="4"/>
    </w:p>
    <w:p w14:paraId="257C82AC" w14:textId="101D5F7E"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‘mizer’</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08232B">
        <w:rPr>
          <w:rFonts w:eastAsiaTheme="minorEastAsia"/>
        </w:rPr>
        <w:instrText xml:space="preserve"> ADDIN ZOTERO_ITEM CSL_CITATION {"citationID":"PIBjUxYN","properties":{"formattedCitation":"(Scott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73F5F4CE"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Pr="00A658A5">
        <w:rPr>
          <w:rFonts w:eastAsiaTheme="minorEastAsia"/>
        </w:rPr>
        <w:instrText xml:space="preserve"> ADDIN ZOTERO_ITEM CSL_CITATION {"citationID":"t994a9OK","properties":{"formattedCitation":"(ICES 2010)","plainCitation":"(ICES 2010)","noteIndex":0},"citationItems":[{"id":812,"uris":["http://zotero.org/users/6116610/items/F5UEWUPZ"],"uri":["http://zotero.org/users/6116610/items/F5UEWUPZ"],"itemData":{"id":812,"type":"article-journal","title":"Stomach Dataset 2010, ICES, Copenhagen","author":[{"family":"ICES","given":""}],"issued":{"date-parts":[["2010"]]}}}],"schema":"https://github.com/citation-style-language/schema/raw/master/csl-citation.json"}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w:t>
      </w:r>
      <w:ins w:id="5" w:author="Anna Gårdmark" w:date="2021-09-28T17:15:00Z">
        <w:r w:rsidR="00D63359">
          <w:t xml:space="preserve">prey </w:t>
        </w:r>
      </w:ins>
      <w:r w:rsidRPr="00A658A5">
        <w:t>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08232B">
        <w:instrText xml:space="preserve"> ADDIN ZOTERO_ITEM CSL_CITATION {"citationID":"3Xqxtezz","properties":{"formattedCitation":"(Aydin {\\i{}et al.} 2002; Reum {\\i{}et al.} 2019)","plainCitation":"(Aydin et al. 2002; Reum et al. 2019)","noteIndex":0},"citationItems":[{"id":811,"uris":["http://zotero.org/users/6116610/items/HCKVFQ3D"],"uri":["http://zotero.org/users/6116610/items/HCKVFQ3D"],"itemData":{"id":811,"type":"report","language":"en","title":"A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id":"EpkJsqil/0mK1U8nO","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lang w:val="sv-SE" w:eastAsia="sv-SE"/>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6E3C7B2D"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r w:rsidR="0003340E" w:rsidRPr="00A91590">
        <w:rPr>
          <w:rFonts w:eastAsiaTheme="minorEastAsia"/>
        </w:rPr>
        <w:t>exp</w:t>
      </w:r>
      <w:r w:rsidR="0003340E">
        <w:rPr>
          <w:rFonts w:eastAsiaTheme="minorEastAsia"/>
          <w:i/>
          <w:iCs/>
        </w:rPr>
        <w:t>(</w:t>
      </w:r>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r w:rsidR="00485116">
        <w:rPr>
          <w:rFonts w:eastAsiaTheme="minorEastAsia"/>
          <w:i/>
          <w:iCs/>
        </w:rPr>
        <w:t>sd</w:t>
      </w:r>
      <w:ins w:id="6" w:author="Anna Gårdmark" w:date="2021-09-28T17:16:00Z">
        <w:r w:rsidR="00D63359">
          <w:rPr>
            <w:rFonts w:eastAsiaTheme="minorEastAsia"/>
            <w:i/>
            <w:iCs/>
          </w:rPr>
          <w:t xml:space="preserve"> to</w:t>
        </w:r>
      </w:ins>
      <w:del w:id="7" w:author="Anna Gårdmark" w:date="2021-09-28T17:16:00Z">
        <w:r w:rsidR="00485116" w:rsidDel="00D63359">
          <w:rPr>
            <w:rFonts w:eastAsiaTheme="minorEastAsia"/>
            <w:i/>
            <w:iCs/>
          </w:rPr>
          <w:delText>=</w:delText>
        </w:r>
      </w:del>
      <w:ins w:id="8" w:author="Anna Gårdmark" w:date="2021-09-28T17:16:00Z">
        <w:r w:rsidR="00D63359">
          <w:rPr>
            <w:rFonts w:eastAsiaTheme="minorEastAsia"/>
            <w:i/>
            <w:iCs/>
          </w:rPr>
          <w:t xml:space="preserve"> </w:t>
        </w:r>
      </w:ins>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341DCEE"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Pr="00A658A5">
        <w:instrText xml:space="preserve"> ADDIN ZOTERO_ITEM CSL_CITATION {"citationID":"bWOPVCVX","properties":{"formattedCitation":"(Hartvig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assimilation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08232B">
        <w:instrText xml:space="preserve"> ADDIN ZOTERO_ITEM CSL_CITATION {"citationID":"gltYYyzY","properties":{"formattedCitation":"(Andersen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m:t>
            </m:r>
            <m:r>
              <w:del w:id="9" w:author="Anna Gårdmark" w:date="2021-09-28T17:17:00Z">
                <w:rPr>
                  <w:rFonts w:ascii="Cambria Math" w:eastAsiaTheme="minorEastAsia" w:hAnsi="Cambria Math"/>
                </w:rPr>
                <m:t>.</m:t>
              </w:del>
            </m:r>
            <m:r>
              <w:ins w:id="10" w:author="Anna Gårdmark" w:date="2021-09-28T17:17:00Z">
                <w:rPr>
                  <w:rFonts w:ascii="Cambria Math" w:eastAsiaTheme="minorEastAsia" w:hAnsi="Cambria Math"/>
                </w:rPr>
                <m:t>,</m:t>
              </w:ins>
            </m:r>
            <m:r>
              <w:rPr>
                <w:rFonts w:ascii="Cambria Math" w:eastAsiaTheme="minorEastAsia" w:hAnsi="Cambria Math"/>
              </w:rPr>
              <m: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2D11E270"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nk"/>
            <w:color w:val="auto"/>
          </w:rPr>
          <w:t>http://www.ices.dk/marine-data/data-portals/Pages/DATRAS.aspx</w:t>
        </w:r>
      </w:hyperlink>
      <w:r w:rsidRPr="00A658A5">
        <w:t>). We downloaded the full data for the years 1992-2002 (the calibration time period) on 2018.11.24, and applied further processing in R using the ‘</w:t>
      </w:r>
      <w:r w:rsidRPr="00A658A5">
        <w:rPr>
          <w:i/>
          <w:iCs/>
        </w:rPr>
        <w:t>tidyverse</w:t>
      </w:r>
      <w:r w:rsidRPr="00A658A5">
        <w:t xml:space="preserve">’ packages </w:t>
      </w:r>
      <w:r w:rsidRPr="00A658A5">
        <w:fldChar w:fldCharType="begin"/>
      </w:r>
      <w:r w:rsidR="004436D5">
        <w:instrText xml:space="preserve"> ADDIN ZOTERO_ITEM CSL_CITATION {"citationID":"igFyY5fy","properties":{"formattedCitation":"(Wickham {\\i{}et al.} 2019)","plainCitation":"(Wickham et al. 2019)","noteIndex":0},"citationItems":[{"id":842,"uris":["http://zotero.org/users/6116610/items/VF9SB64E"],"uri":["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Pr="00A658A5">
        <w:instrText xml:space="preserve"> ADDIN ZOTERO_ITEM CSL_CITATION {"citationID":"2zVkbbXw","properties":{"formattedCitation":"(2013)","plainCitation":"(2013)","noteIndex":0},"citationItems":[{"id":900,"uris":["http://zotero.org/users/6116610/items/5EHF9UUE"],"uri":["http://zotero.org/users/6116610/items/5EHF9UUE"],"itemData":{"id":900,"type":"article-journal","language":"en","source":"Zotero","title":"fishR Vignette - Von Bertalanffy Growth Models","author":[{"family":"Ogle","given":"D.H."}],"issued":{"date-parts":[["2013"]]}},"suppress-author":true}],"schema":"https://github.com/citation-style-language/schema/raw/master/csl-citation.json"}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r w:rsidRPr="00A658A5">
        <w:rPr>
          <w:i/>
          <w:iCs/>
        </w:rPr>
        <w:t>nls</w:t>
      </w:r>
      <w:r w:rsidRPr="00A658A5">
        <w:t>’ package in R), and the packages ‘</w:t>
      </w:r>
      <w:r w:rsidRPr="00A658A5">
        <w:rPr>
          <w:i/>
          <w:iCs/>
        </w:rPr>
        <w:t>FSA</w:t>
      </w:r>
      <w:r w:rsidRPr="00A658A5">
        <w:t xml:space="preserve">’ </w:t>
      </w:r>
      <w:r w:rsidRPr="00A658A5">
        <w:fldChar w:fldCharType="begin"/>
      </w:r>
      <w:r w:rsidRPr="00A658A5">
        <w:instrText xml:space="preserve"> ADDIN ZOTERO_ITEM CSL_CITATION {"citationID":"rUUeO70A","properties":{"formattedCitation":"(Ogle 2018)","plainCitation":"(Ogle 2018)","noteIndex":0},"citationItems":[{"id":899,"uris":["http://zotero.org/users/6116610/items/U2Z82ACP"],"uri":["http://zotero.org/users/6116610/items/U2Z82ACP"],"itemData":{"id":899,"type":"book","title":"FSA: Fisheries Stock Analysis. R package","URL":"https://github.com/droglenc/FSA.","version":"version 0.8.21,","author":[{"family":"Ogle","given":"D.H."}],"issued":{"date-parts":[["2018"]]}}}],"schema":"https://github.com/citation-style-language/schema/raw/master/csl-citation.json"} </w:instrText>
      </w:r>
      <w:r w:rsidRPr="00A658A5">
        <w:fldChar w:fldCharType="separate"/>
      </w:r>
      <w:r w:rsidRPr="00A658A5">
        <w:t>(Ogle 2018)</w:t>
      </w:r>
      <w:r w:rsidRPr="00A658A5">
        <w:fldChar w:fldCharType="end"/>
      </w:r>
      <w:r w:rsidRPr="00A658A5">
        <w:t xml:space="preserve"> and ‘</w:t>
      </w:r>
      <w:r w:rsidRPr="00A658A5">
        <w:rPr>
          <w:i/>
          <w:iCs/>
        </w:rPr>
        <w:t>FSAdata</w:t>
      </w:r>
      <w:r w:rsidRPr="00A658A5">
        <w:t xml:space="preserve">’ </w:t>
      </w:r>
      <w:r w:rsidRPr="00A658A5">
        <w:fldChar w:fldCharType="begin"/>
      </w:r>
      <w:r w:rsidRPr="00A658A5">
        <w:instrText xml:space="preserve"> ADDIN ZOTERO_ITEM CSL_CITATION {"citationID":"JwkfITuF","properties":{"formattedCitation":"(Ogle 2017)","plainCitation":"(Ogle 2017)","noteIndex":0},"citationItems":[{"id":897,"uris":["http://zotero.org/users/6116610/items/4CLEI6SJ"],"uri":["http://zotero.org/users/6116610/items/4CLEI6SJ"],"itemData":{"id":897,"type":"book","title":"FSAdata: Fisheries Stock Analysis, Datasets","version":"0.3.6.","author":[{"family":"Ogle","given":"D.H."}],"issued":{"date-parts":[["2017"]]}}}],"schema":"https://github.com/citation-style-language/schema/raw/master/csl-citation.json"}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length information is available for the same individual. </w:t>
      </w:r>
      <w:r w:rsidRPr="00A658A5">
        <w:t>Length-at-matur</w:t>
      </w:r>
      <w:ins w:id="11" w:author="Anna Gårdmark" w:date="2021-09-28T17:22:00Z">
        <w:r w:rsidR="00D63359">
          <w:t>ation</w:t>
        </w:r>
      </w:ins>
      <w:del w:id="12" w:author="Anna Gårdmark" w:date="2021-09-28T17:22:00Z">
        <w:r w:rsidRPr="00A658A5" w:rsidDel="00D63359">
          <w:delText>ity</w:delText>
        </w:r>
      </w:del>
      <w:r w:rsidRPr="00A658A5">
        <w:t xml:space="preserve"> was taken from the </w:t>
      </w:r>
      <w:r w:rsidR="008A0087" w:rsidRPr="00A658A5">
        <w:t>literature and</w:t>
      </w:r>
      <w:r w:rsidRPr="00A658A5">
        <w:t xml:space="preserve"> </w:t>
      </w:r>
      <w:del w:id="13" w:author="Anna Gårdmark" w:date="2021-09-28T17:23:00Z">
        <w:r w:rsidRPr="00A658A5" w:rsidDel="00D63359">
          <w:delText xml:space="preserve">were </w:delText>
        </w:r>
      </w:del>
      <w:ins w:id="14" w:author="Anna Gårdmark" w:date="2021-09-28T17:23:00Z">
        <w:r w:rsidR="00D63359">
          <w:t>was</w:t>
        </w:r>
        <w:r w:rsidR="00D63359" w:rsidRPr="00A658A5">
          <w:t xml:space="preserve"> </w:t>
        </w:r>
      </w:ins>
      <w:r w:rsidRPr="00A658A5">
        <w:t>converted to weight-at-matur</w:t>
      </w:r>
      <w:ins w:id="15" w:author="Anna Gårdmark" w:date="2021-09-28T17:22:00Z">
        <w:r w:rsidR="00D63359">
          <w:t>ation</w:t>
        </w:r>
      </w:ins>
      <w:del w:id="16" w:author="Anna Gårdmark" w:date="2021-09-28T17:22:00Z">
        <w:r w:rsidRPr="00A658A5" w:rsidDel="00D63359">
          <w:delText>ity</w:delText>
        </w:r>
      </w:del>
      <w:r w:rsidRPr="00A658A5">
        <w:t xml:space="preserve"> using length-weight relationships estimated in this study from BITS (Table S1). All models were fitted using R </w:t>
      </w:r>
      <w:r w:rsidRPr="00A658A5">
        <w:fldChar w:fldCharType="begin"/>
      </w:r>
      <w:r w:rsidR="004436D5">
        <w:instrText xml:space="preserve"> ADDIN ZOTERO_ITEM CSL_CITATION {"citationID":"YNUj6Rh2","properties":{"formattedCitation":"(R Core Team 2020)","plainCitation":"(R Core Team 2020)","noteIndex":0},"citationItems":[{"id":620,"uris":["http://zotero.org/users/6116610/items/6PCYIS59"],"uri":["http://zotero.org/users/6116610/items/6PCYIS59"],"itemData":{"id":620,"type":"book","event-place":"Vienna,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77777777" w:rsidR="005C3B0B" w:rsidRPr="00A658A5" w:rsidRDefault="005C3B0B" w:rsidP="00760BDA">
      <w:pPr>
        <w:spacing w:line="360" w:lineRule="auto"/>
        <w:ind w:firstLine="284"/>
        <w:contextualSpacing/>
        <w:jc w:val="both"/>
      </w:pPr>
    </w:p>
    <w:p w14:paraId="15BAE34A" w14:textId="0766C03F" w:rsidR="005C3B0B" w:rsidRPr="00A658A5" w:rsidRDefault="00DC0AF7" w:rsidP="00760BDA">
      <w:pPr>
        <w:spacing w:line="360" w:lineRule="auto"/>
        <w:ind w:firstLine="284"/>
        <w:contextualSpacing/>
        <w:jc w:val="both"/>
      </w:pPr>
      <w:r>
        <w:rPr>
          <w:noProof/>
          <w:lang w:val="sv-SE" w:eastAsia="sv-SE"/>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77777777"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time period (1992-2002), using data from </w:t>
      </w:r>
      <w:r w:rsidRPr="008E7477">
        <w:rPr>
          <w:i/>
          <w:iCs/>
        </w:rPr>
        <w:lastRenderedPageBreak/>
        <w:t xml:space="preserve">the </w:t>
      </w:r>
      <w:r w:rsidRPr="008E7477">
        <w:rPr>
          <w:rFonts w:eastAsiaTheme="minorEastAsia"/>
          <w:i/>
          <w:iCs/>
        </w:rPr>
        <w:t>Baltic International Trawl Survey (BITS) for cod, and the Baltic International Acoustic Survey (BIAS) for sprat and herring.</w:t>
      </w:r>
    </w:p>
    <w:p w14:paraId="0C248D56" w14:textId="48425E32" w:rsidR="005C3B0B" w:rsidRPr="00A658A5" w:rsidRDefault="005C3B0B" w:rsidP="00760BDA">
      <w:pPr>
        <w:spacing w:line="360" w:lineRule="auto"/>
        <w:contextualSpacing/>
        <w:jc w:val="both"/>
        <w:rPr>
          <w:i/>
          <w:iCs/>
        </w:rPr>
      </w:pPr>
      <w:r w:rsidRPr="00A658A5">
        <w:rPr>
          <w:i/>
          <w:iCs/>
        </w:rPr>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08232B">
        <w:rPr>
          <w:i/>
          <w:iCs/>
        </w:rPr>
        <w:instrText xml:space="preserve"> ADDIN ZOTERO_ITEM CSL_CITATION {"citationID":"Ka2iqkFz","properties":{"formattedCitation":"(Reum {\\i{}et al.} 2019)","plainCitation":"(Reum et al. 2019)","noteIndex":0},"citationItems":[{"id":"EpkJsqil/0mK1U8nO","uris":["http://zotero.org/users/6116610/items/R5YI4ZVT"],"uri":["http://zotero.org/users/6116610/items/R5YI4ZVT"],"itemData":{"id":594,"type":"article-journal","title":"Species‐specific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(Reum et al. 2019)</w:t>
      </w:r>
      <w:r w:rsidRPr="00A658A5">
        <w:rPr>
          <w:i/>
          <w:iCs/>
        </w:rPr>
        <w:fldChar w:fldCharType="end"/>
      </w:r>
      <w:r w:rsidRPr="00A658A5">
        <w:rPr>
          <w:i/>
          <w:iCs/>
        </w:rPr>
        <w:t xml:space="preserve">, 3 = </w:t>
      </w:r>
      <w:r w:rsidRPr="00A658A5">
        <w:rPr>
          <w:i/>
          <w:iCs/>
        </w:rPr>
        <w:fldChar w:fldCharType="begin"/>
      </w:r>
      <w:r w:rsidRPr="00A658A5">
        <w:rPr>
          <w:i/>
          <w:iCs/>
        </w:rPr>
        <w:instrText xml:space="preserve"> ADDIN ZOTERO_ITEM CSL_CITATION {"citationID":"zMDmP0dH","properties":{"formattedCitation":"(Hartvig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Pr="00A658A5">
        <w:rPr>
          <w:i/>
          <w:iCs/>
        </w:rPr>
        <w:instrText xml:space="preserve"> ADDIN ZOTERO_ITEM CSL_CITATION {"citationID":"6xiZ6ZwY","properties":{"formattedCitation":"(Casini {\\i{}et al.} 2004)","plainCitation":"(Casini et al. 2004)","noteIndex":0},"citationItems":[{"id":852,"uris":["http://zotero.org/users/6116610/items/74L2X4AK"],"uri":["http://zotero.org/users/6116610/items/74L2X4AK"],"itemData":{"id":852,"type":"article-journal","container-title":"ICES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Rutntstabell1ljusdekorfrg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D63359"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0C351A7C"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61A16E19"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D63359"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D63359"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D63359"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D63359"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D63359"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D63359"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D63359"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Maximum recruitment in the Beverton-Holt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D63359"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D63359"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3D57760C" w:rsidR="005C3B0B" w:rsidRDefault="005C3B0B" w:rsidP="00760BDA">
      <w:pPr>
        <w:spacing w:line="360" w:lineRule="auto"/>
        <w:contextualSpacing/>
        <w:jc w:val="both"/>
        <w:rPr>
          <w:sz w:val="20"/>
          <w:szCs w:val="20"/>
          <w:lang w:val="en-GB"/>
        </w:rPr>
      </w:pPr>
      <w:r w:rsidRPr="00A658A5">
        <w:rPr>
          <w:sz w:val="20"/>
          <w:szCs w:val="20"/>
          <w:vertAlign w:val="superscript"/>
          <w:lang w:val="en-GB"/>
        </w:rPr>
        <w:lastRenderedPageBreak/>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rAdUgF7O","properties":{"formattedCitation":"(2013)","plainCitation":"(2013)","noteIndex":0},"citationItems":[{"id":855,"uris":["http://zotero.org/users/6116610/items/AKPRM6AC"],"uri":["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jXI4xCOF","properties":{"formattedCitation":"(2012)","plainCitation":"(2012)","noteIndex":0},"citationItems":[{"id":615,"uris":["http://zotero.org/users/6116610/items/BE32WA5J"],"uri":["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F751F9">
        <w:rPr>
          <w:sz w:val="20"/>
          <w:szCs w:val="20"/>
        </w:rPr>
        <w:instrText xml:space="preserve"> ADDIN ZOTERO_ITEM CSL_CITATION {"citationID":"mlTzBe8H","properties":{"formattedCitation":"(Vainikka {\\i{}et al.} 2009a, b)","plainCitation":"(Vainikka et al. 2009a, b)","noteIndex":0},"citationItems":[{"id":537,"uris":["http://zotero.org/users/6116610/items/JM2CKB87"],"uri":["http://zotero.org/users/6116610/items/JM2CKB87"],"itemData":{"id":537,"type":"article-journal","container-title":"ICES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id":2780,"uris":["http://zotero.org/users/6116610/items/N8RHLWKW"],"uri":["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4A0D9F8D" w:rsidR="005C3B0B" w:rsidRPr="00A658A5" w:rsidRDefault="005C3B0B" w:rsidP="00760BDA">
      <w:pPr>
        <w:spacing w:line="360" w:lineRule="auto"/>
        <w:contextualSpacing/>
        <w:jc w:val="both"/>
        <w:rPr>
          <w:i/>
          <w:iCs/>
        </w:rPr>
      </w:pPr>
      <w:r w:rsidRPr="00A658A5">
        <w:rPr>
          <w:i/>
          <w:iCs/>
        </w:rPr>
        <w:t xml:space="preserve">Table S2. General parameters.  Source: 1 = </w:t>
      </w:r>
      <w:r w:rsidRPr="00A658A5">
        <w:rPr>
          <w:i/>
          <w:iCs/>
        </w:rPr>
        <w:fldChar w:fldCharType="begin"/>
      </w:r>
      <w:r w:rsidR="0008232B">
        <w:rPr>
          <w:i/>
          <w:iCs/>
        </w:rPr>
        <w:instrText xml:space="preserve"> ADDIN ZOTERO_ITEM CSL_CITATION {"citationID":"rf8FVwVD","properties":{"formattedCitation":"(Scott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Pr="00A658A5">
        <w:rPr>
          <w:i/>
          <w:iCs/>
          <w:lang w:val="en-GB"/>
        </w:rPr>
        <w:instrText xml:space="preserve"> ADDIN ZOTERO_ITEM CSL_CITATION {"citationID":"N1C0LGIZ","properties":{"formattedCitation":"(Hartvig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Pr="00A658A5">
        <w:rPr>
          <w:i/>
          <w:iCs/>
          <w:lang w:val="en-GB"/>
        </w:rPr>
        <w:instrText xml:space="preserve"> ADDIN ZOTERO_ITEM CSL_CITATION {"citationID":"77172Zw5","properties":{"formattedCitation":"(Blanchard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r w:rsidR="00027D4A" w:rsidRPr="00027D4A">
        <w:rPr>
          <w:i/>
          <w:iCs/>
        </w:rPr>
        <w:t>Audzijonyte</w:t>
      </w:r>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Rutntstabell1ljusdekorfrg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D63359"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D63359"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D63359"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D63359"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D63359"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D63359"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77777777"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sSup>
                <m:sSupPr>
                  <m:ctrlPr>
                    <w:rPr>
                      <w:rFonts w:ascii="Cambria Math" w:eastAsiaTheme="minorEastAsia" w:hAnsi="Cambria Math"/>
                      <w:b/>
                      <w:i/>
                      <w:sz w:val="22"/>
                      <w:szCs w:val="22"/>
                    </w:rPr>
                  </m:ctrlPr>
                </m:sSupPr>
                <m:e>
                  <m:r>
                    <m:rPr>
                      <m:sty m:val="b"/>
                    </m:rPr>
                    <w:rPr>
                      <w:rFonts w:ascii="Cambria Math" w:hAnsi="Cambria Math"/>
                      <w:sz w:val="22"/>
                      <w:szCs w:val="22"/>
                    </w:rPr>
                    <m:t>g</m:t>
                  </m:r>
                  <m:ctrlPr>
                    <w:rPr>
                      <w:rFonts w:ascii="Cambria Math" w:hAnsi="Cambria Math"/>
                      <w:b/>
                      <w:sz w:val="22"/>
                      <w:szCs w:val="22"/>
                    </w:rPr>
                  </m:ctrlPr>
                </m:e>
                <m:sup>
                  <m:r>
                    <m:rPr>
                      <m:sty m:val="b"/>
                    </m:rPr>
                    <w:rPr>
                      <w:rFonts w:ascii="Cambria Math" w:hAnsi="Cambria Math"/>
                      <w:sz w:val="22"/>
                      <w:szCs w:val="22"/>
                      <w:vertAlign w:val="superscript"/>
                    </w:rPr>
                    <m:t>λ-1</m:t>
                  </m:r>
                </m:sup>
              </m:sSup>
              <m:sSup>
                <m:sSupPr>
                  <m:ctrlPr>
                    <w:rPr>
                      <w:rFonts w:ascii="Cambria Math" w:hAnsi="Cambria Math"/>
                      <w:b/>
                      <w:i/>
                      <w:sz w:val="22"/>
                      <w:szCs w:val="22"/>
                    </w:rPr>
                  </m:ctrlPr>
                </m:sSupPr>
                <m:e>
                  <m:r>
                    <m:rPr>
                      <m:sty m:val="bi"/>
                    </m:rPr>
                    <w:rPr>
                      <w:rFonts w:ascii="Cambria Math" w:hAnsi="Cambria Math"/>
                      <w:sz w:val="22"/>
                      <w:szCs w:val="22"/>
                    </w:rPr>
                    <m:t>m</m:t>
                  </m:r>
                  <m:ctrlPr>
                    <w:rPr>
                      <w:rFonts w:ascii="Cambria Math" w:eastAsiaTheme="minorEastAsia" w:hAnsi="Cambria Math"/>
                      <w:b/>
                      <w:sz w:val="22"/>
                      <w:szCs w:val="22"/>
                    </w:rPr>
                  </m:ctrlPr>
                </m:e>
                <m:sup>
                  <m:r>
                    <m:rPr>
                      <m:sty m:val="bi"/>
                    </m:rPr>
                    <w:rPr>
                      <w:rFonts w:ascii="Cambria Math" w:eastAsiaTheme="minorEastAsia" w:hAnsi="Cambria Math"/>
                      <w:sz w:val="22"/>
                      <w:szCs w:val="22"/>
                    </w:rPr>
                    <m:t>2</m:t>
                  </m:r>
                </m:sup>
              </m:sSup>
            </m:oMath>
            <w:r w:rsidR="005C3B0B" w:rsidRPr="00C027CA">
              <w:rPr>
                <w:b/>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D63359"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D63359"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Rubrik2"/>
        <w:spacing w:line="360" w:lineRule="auto"/>
        <w:contextualSpacing/>
        <w:rPr>
          <w:rFonts w:ascii="Times New Roman" w:hAnsi="Times New Roman" w:cs="Times New Roman"/>
          <w:color w:val="auto"/>
          <w:sz w:val="28"/>
          <w:szCs w:val="28"/>
        </w:rPr>
      </w:pPr>
      <w:bookmarkStart w:id="17" w:name="_Toc75869556"/>
      <w:r w:rsidRPr="00A658A5">
        <w:rPr>
          <w:rFonts w:ascii="Times New Roman" w:hAnsi="Times New Roman" w:cs="Times New Roman"/>
          <w:color w:val="auto"/>
          <w:sz w:val="28"/>
          <w:szCs w:val="28"/>
        </w:rPr>
        <w:t>Temperature dependence</w:t>
      </w:r>
      <w:bookmarkEnd w:id="17"/>
    </w:p>
    <w:p w14:paraId="16235D03" w14:textId="0EE5AE87" w:rsidR="005C3B0B" w:rsidRPr="00A658A5" w:rsidRDefault="005C3B0B" w:rsidP="00760BDA">
      <w:pPr>
        <w:spacing w:line="360" w:lineRule="auto"/>
        <w:contextualSpacing/>
        <w:jc w:val="both"/>
      </w:pPr>
      <w:r w:rsidRPr="00A658A5">
        <w:rPr>
          <w:lang w:val="en-GB"/>
        </w:rPr>
        <w:t>The posterior distributions for the temperature-dependencies of maximum consumption rate and metabolic rate were taken from a systematic literature review on the intraspecific size- and temperature dependent scaling</w:t>
      </w:r>
      <w:ins w:id="18" w:author="Anna Gårdmark" w:date="2021-09-28T17:26:00Z">
        <w:r w:rsidR="00926BC7">
          <w:rPr>
            <w:lang w:val="en-GB"/>
          </w:rPr>
          <w:t xml:space="preserve"> in fish</w:t>
        </w:r>
      </w:ins>
      <w:r w:rsidR="00784592">
        <w:rPr>
          <w:lang w:val="en-GB"/>
        </w:rPr>
        <w:t xml:space="preserve"> </w:t>
      </w:r>
      <w:r w:rsidR="00762342">
        <w:rPr>
          <w:lang w:val="en-GB"/>
        </w:rPr>
        <w:fldChar w:fldCharType="begin"/>
      </w:r>
      <w:r w:rsidR="00762342">
        <w:rPr>
          <w:lang w:val="en-GB"/>
        </w:rPr>
        <w:instrText xml:space="preserve"> ADDIN ZOTERO_ITEM CSL_CITATION {"citationID":"b5ld8QZz","properties":{"formattedCitation":"(Lindmark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62342">
        <w:rPr>
          <w:lang w:val="en-GB"/>
        </w:rPr>
        <w:fldChar w:fldCharType="separate"/>
      </w:r>
      <w:r w:rsidR="00762342" w:rsidRPr="00762342">
        <w:rPr>
          <w:lang w:val="en-GB"/>
        </w:rPr>
        <w:t xml:space="preserve">(Lindmark </w:t>
      </w:r>
      <w:r w:rsidR="00762342" w:rsidRPr="00762342">
        <w:rPr>
          <w:i/>
          <w:iCs/>
          <w:lang w:val="en-GB"/>
        </w:rPr>
        <w:t>et al.</w:t>
      </w:r>
      <w:r w:rsidR="00762342" w:rsidRPr="00762342">
        <w:rPr>
          <w:lang w:val="en-GB"/>
        </w:rPr>
        <w:t xml:space="preserve"> 2021)</w:t>
      </w:r>
      <w:r w:rsidR="00762342">
        <w:rPr>
          <w:lang w:val="en-GB"/>
        </w:rPr>
        <w:fldChar w:fldCharType="end"/>
      </w:r>
      <w:r w:rsidRPr="00A658A5">
        <w:rPr>
          <w:lang w:val="en-GB"/>
        </w:rPr>
        <w:t xml:space="preserve">. Mortality is assumed to scale </w:t>
      </w:r>
      <w:r w:rsidR="005E18C4">
        <w:rPr>
          <w:lang w:val="en-GB"/>
        </w:rPr>
        <w:t xml:space="preserve">with temperature </w:t>
      </w:r>
      <w:r w:rsidRPr="00A658A5">
        <w:rPr>
          <w:lang w:val="en-GB"/>
        </w:rPr>
        <w:t xml:space="preserve">in proportion to </w:t>
      </w:r>
      <w:r w:rsidR="005E18C4">
        <w:rPr>
          <w:lang w:val="en-GB"/>
        </w:rPr>
        <w:t xml:space="preserve">how </w:t>
      </w:r>
      <w:r w:rsidRPr="00A658A5">
        <w:rPr>
          <w:lang w:val="en-GB"/>
        </w:rPr>
        <w:t xml:space="preserve">metabolic rate </w:t>
      </w:r>
      <w:r w:rsidR="005E18C4">
        <w:rPr>
          <w:lang w:val="en-GB"/>
        </w:rPr>
        <w:t xml:space="preserve">scales </w:t>
      </w:r>
      <w:r w:rsidRPr="00A658A5">
        <w:rPr>
          <w:lang w:val="en-GB"/>
        </w:rPr>
        <w:t xml:space="preserve">with temperature </w:t>
      </w:r>
      <w:r w:rsidRPr="00A658A5">
        <w:fldChar w:fldCharType="begin"/>
      </w:r>
      <w:r w:rsidR="0008232B">
        <w:rPr>
          <w:lang w:val="en-GB"/>
        </w:rPr>
        <w:instrText xml:space="preserve"> ADDIN ZOTERO_ITEM CSL_CITATION {"citationID":"erU4dyOI","properties":{"formattedCitation":"(Brown {\\i{}et al.} 2004a; Blanchard {\\i{}et al.} 2012)","plainCitation":"(Brown et al. 2004a; Blanchard et al. 2012)","noteIndex":0},"citationItems":[{"id":"EpkJsqil/3h0RwgFo","uris":["http://zotero.org/users/6116610/items/U72KD5M3"],"uri":["http://zotero.org/users/6116610/items/U72KD5M3"],"itemData":{"id":"CKQJ1ax4/hOtcD1y0","type":"article-journal","title":"Toward a metabolic theory of ecology","container-title":"Ecology","page":"1771–1789","volume":"85","issue":"7","author":[{"family":"Brown","given":"J H"},{"family":"Gillooly","given":"J F"},{"family":"Allen","given":"A P"},{"family":"Savage","given":"V M"},{"family":"West","given":"G B"}],"issued":{"date-parts":[["2004"]]}}},{"id":529,"uris":["http://zotero.org/users/6116610/items/GIX9G57E"],"uri":["http://zotero.org/users/6116610/items/GIX9G57E"],"itemData":{"id":529,"type":"article-journal","abstract":"Existing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K"},{"family":"Barange","given":"M"}],"issued":{"date-parts":[["2012"]]}}}],"schema":"https://github.com/citation-style-language/schema/raw/master/csl-citation.json"} </w:instrText>
      </w:r>
      <w:r w:rsidRPr="00A658A5">
        <w:fldChar w:fldCharType="separate"/>
      </w:r>
      <w:r w:rsidRPr="00A658A5">
        <w:rPr>
          <w:lang w:val="en-GB"/>
        </w:rPr>
        <w:t xml:space="preserve">(Brown </w:t>
      </w:r>
      <w:r w:rsidRPr="00A658A5">
        <w:rPr>
          <w:i/>
          <w:iCs/>
          <w:lang w:val="en-GB"/>
        </w:rPr>
        <w:t>et al.</w:t>
      </w:r>
      <w:r w:rsidRPr="00A658A5">
        <w:rPr>
          <w:lang w:val="en-GB"/>
        </w:rPr>
        <w:t xml:space="preserve"> 2004a; Blanchard </w:t>
      </w:r>
      <w:r w:rsidRPr="00A658A5">
        <w:rPr>
          <w:i/>
          <w:iCs/>
          <w:lang w:val="en-GB"/>
        </w:rPr>
        <w:t>et al.</w:t>
      </w:r>
      <w:r w:rsidRPr="00A658A5">
        <w:rPr>
          <w:lang w:val="en-GB"/>
        </w:rPr>
        <w:t xml:space="preserve"> 2012)</w:t>
      </w:r>
      <w:r w:rsidRPr="00A658A5">
        <w:fldChar w:fldCharType="end"/>
      </w:r>
      <w:r w:rsidRPr="00A658A5">
        <w:rPr>
          <w:lang w:val="en-GB"/>
        </w:rPr>
        <w:t xml:space="preserve">, and therefore the random draws are taken from the same distribution as metabolic rate. </w:t>
      </w:r>
      <w:ins w:id="19" w:author="Anna Gårdmark" w:date="2021-09-28T17:29:00Z">
        <w:r w:rsidR="00926BC7">
          <w:rPr>
            <w:lang w:val="en-GB"/>
          </w:rPr>
          <w:t>Temperature-dependence of background resource regeneration rate wa</w:t>
        </w:r>
      </w:ins>
      <w:ins w:id="20" w:author="Anna Gårdmark" w:date="2021-09-28T17:30:00Z">
        <w:r w:rsidR="00926BC7">
          <w:rPr>
            <w:lang w:val="en-GB"/>
          </w:rPr>
          <w:t xml:space="preserve">s estimated from data in Savage et al. </w:t>
        </w:r>
      </w:ins>
      <w:ins w:id="21" w:author="Anna Gårdmark" w:date="2021-09-28T17:31:00Z">
        <w:r w:rsidR="00926BC7">
          <w:rPr>
            <w:lang w:val="en-GB"/>
          </w:rPr>
          <w:t>(</w:t>
        </w:r>
      </w:ins>
      <w:ins w:id="22" w:author="Anna Gårdmark" w:date="2021-09-28T17:30:00Z">
        <w:r w:rsidR="00926BC7">
          <w:rPr>
            <w:lang w:val="en-GB"/>
          </w:rPr>
          <w:t>2004)</w:t>
        </w:r>
      </w:ins>
      <w:ins w:id="23" w:author="Anna Gårdmark" w:date="2021-09-28T17:31:00Z">
        <w:r w:rsidR="00926BC7">
          <w:rPr>
            <w:lang w:val="en-GB"/>
          </w:rPr>
          <w:t xml:space="preserve"> (see main text)</w:t>
        </w:r>
      </w:ins>
      <w:ins w:id="24" w:author="Anna Gårdmark" w:date="2021-09-28T17:30:00Z">
        <w:r w:rsidR="00926BC7">
          <w:rPr>
            <w:lang w:val="en-GB"/>
          </w:rPr>
          <w:t>, and its maximum resource level assumed to scale inversely with temperature as the regeneration rate (</w:t>
        </w:r>
      </w:ins>
      <w:ins w:id="25" w:author="Anna Gårdmark" w:date="2021-09-28T17:31:00Z">
        <w:r w:rsidR="00926BC7">
          <w:rPr>
            <w:lang w:val="en-GB"/>
          </w:rPr>
          <w:t>Table S3</w:t>
        </w:r>
      </w:ins>
      <w:ins w:id="26" w:author="Anna Gårdmark" w:date="2021-09-28T17:30:00Z">
        <w:r w:rsidR="00926BC7">
          <w:rPr>
            <w:lang w:val="en-GB"/>
          </w:rPr>
          <w:t>).</w:t>
        </w:r>
      </w:ins>
    </w:p>
    <w:p w14:paraId="65B3FBA1" w14:textId="77777777" w:rsidR="005C3B0B" w:rsidRPr="00A658A5" w:rsidRDefault="005C3B0B" w:rsidP="00760BDA">
      <w:pPr>
        <w:pStyle w:val="Beskrivning"/>
        <w:keepNext/>
        <w:spacing w:line="360" w:lineRule="auto"/>
        <w:contextualSpacing/>
        <w:rPr>
          <w:color w:val="auto"/>
          <w:sz w:val="22"/>
          <w:szCs w:val="22"/>
          <w:lang w:val="en-GB"/>
        </w:rPr>
      </w:pPr>
    </w:p>
    <w:p w14:paraId="44C92A87" w14:textId="4529CD5A" w:rsidR="005C3B0B" w:rsidRPr="00A658A5" w:rsidRDefault="005C3B0B" w:rsidP="00760BDA">
      <w:pPr>
        <w:pStyle w:val="Beskrivning"/>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Rutntstabell1ljusdekorfrg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Distribution (mean, s.d)</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D63359"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49EE4ACD"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Pr="00C027CA">
              <w:rPr>
                <w:sz w:val="22"/>
                <w:szCs w:val="22"/>
              </w:rPr>
              <w:instrText xml:space="preserve"> ADDIN ZOTERO_ITEM CSL_CITATION {"citationID":"hBPtbyIl","properties":{"formattedCitation":"(Lindmark 2020)","plainCitation":"(Lindmark 2020)","noteIndex":0},"citationItems":[{"id":746,"uris":["http://zotero.org/users/6116610/items/5L8QCSUK"],"uri":["http://zotero.org/users/6116610/items/5L8QCSUK"],"itemData":{"id":746,"type":"thesis","event-place":"Uppsala","genre":"PhD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Pr="00C027CA">
              <w:rPr>
                <w:noProof/>
                <w:sz w:val="22"/>
                <w:szCs w:val="22"/>
              </w:rPr>
              <w:t>(Lindmark 202</w:t>
            </w:r>
            <w:del w:id="27" w:author="Anna Gårdmark" w:date="2021-09-28T17:32:00Z">
              <w:r w:rsidRPr="00C027CA" w:rsidDel="00926BC7">
                <w:rPr>
                  <w:noProof/>
                  <w:sz w:val="22"/>
                  <w:szCs w:val="22"/>
                </w:rPr>
                <w:delText>0</w:delText>
              </w:r>
            </w:del>
            <w:ins w:id="28" w:author="Anna Gårdmark" w:date="2021-09-28T17:32:00Z">
              <w:r w:rsidR="00926BC7">
                <w:rPr>
                  <w:noProof/>
                  <w:sz w:val="22"/>
                  <w:szCs w:val="22"/>
                </w:rPr>
                <w:t>1</w:t>
              </w:r>
            </w:ins>
            <w:r w:rsidRPr="00C027CA">
              <w:rPr>
                <w:noProof/>
                <w:sz w:val="22"/>
                <w:szCs w:val="22"/>
              </w:rPr>
              <w:t>)</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D63359"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0912E1A7"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4436D5">
              <w:rPr>
                <w:sz w:val="22"/>
                <w:szCs w:val="22"/>
              </w:rPr>
              <w:instrText xml:space="preserve"> ADDIN ZOTERO_ITEM CSL_CITATION {"citationID":"AwIjglie","properties":{"formattedCitation":"(Brown {\\i{}et al.} 2004b; Lindmark 2020)","plainCitation":"(Brown et al. 2004b; Lindmark 2020)","noteIndex":0},"citationItems":[{"id":914,"uris":["http://zotero.org/users/6116610/items/D84IXDI8"],"uri":["http://zotero.org/users/6116610/items/D84IXDI8"],"itemData":{"id":914,"type":"article-journal","abstract":"Metabolism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004436D5" w:rsidRPr="004436D5">
              <w:rPr>
                <w:sz w:val="22"/>
                <w:lang w:val="en-GB"/>
              </w:rPr>
              <w:t xml:space="preserve">(Brown </w:t>
            </w:r>
            <w:r w:rsidR="004436D5" w:rsidRPr="004436D5">
              <w:rPr>
                <w:i/>
                <w:iCs/>
                <w:sz w:val="22"/>
                <w:lang w:val="en-GB"/>
              </w:rPr>
              <w:t>et al.</w:t>
            </w:r>
            <w:r w:rsidR="004436D5" w:rsidRPr="004436D5">
              <w:rPr>
                <w:sz w:val="22"/>
                <w:lang w:val="en-GB"/>
              </w:rPr>
              <w:t xml:space="preserve"> 2004b; Lindmark 202</w:t>
            </w:r>
            <w:del w:id="29" w:author="Anna Gårdmark" w:date="2021-09-28T17:32:00Z">
              <w:r w:rsidR="004436D5" w:rsidRPr="004436D5" w:rsidDel="00926BC7">
                <w:rPr>
                  <w:sz w:val="22"/>
                  <w:lang w:val="en-GB"/>
                </w:rPr>
                <w:delText>0</w:delText>
              </w:r>
            </w:del>
            <w:ins w:id="30" w:author="Anna Gårdmark" w:date="2021-09-28T17:32:00Z">
              <w:r w:rsidR="00926BC7">
                <w:rPr>
                  <w:sz w:val="22"/>
                  <w:lang w:val="en-GB"/>
                </w:rPr>
                <w:t>1</w:t>
              </w:r>
            </w:ins>
            <w:r w:rsidR="004436D5" w:rsidRPr="004436D5">
              <w:rPr>
                <w:sz w:val="22"/>
                <w:lang w:val="en-GB"/>
              </w:rPr>
              <w:t>)</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D63359"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Maximum consumption;  Search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4EF7437C"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Pr="00C027CA">
              <w:rPr>
                <w:sz w:val="22"/>
                <w:szCs w:val="22"/>
              </w:rPr>
              <w:instrText xml:space="preserve"> ADDIN ZOTERO_ITEM CSL_CITATION {"citationID":"Qb8Wk6Iz","properties":{"formattedCitation":"(Lindmark 2020)","plainCitation":"(Lindmark 2020)","noteIndex":0},"citationItems":[{"id":746,"uris":["http://zotero.org/users/6116610/items/5L8QCSUK"],"uri":["http://zotero.org/users/6116610/items/5L8QCSUK"],"itemData":{"id":746,"type":"thesis","event-place":"Uppsala","genre":"PhD Thesis","publisher":"Swedish University of Agricultural Sciences","publisher-place":"Uppsala","title":"Temperature- and body size scaling: effects on individuals, populations and food webs","author":[{"family":"Lindmark","given":"Max"}],"issued":{"date-parts":[["2020"]]}}}],"schema":"https://github.com/citation-style-language/schema/raw/master/csl-citation.json"} </w:instrText>
            </w:r>
            <w:r w:rsidRPr="00C027CA">
              <w:rPr>
                <w:sz w:val="22"/>
                <w:szCs w:val="22"/>
              </w:rPr>
              <w:fldChar w:fldCharType="separate"/>
            </w:r>
            <w:r w:rsidRPr="00C027CA">
              <w:rPr>
                <w:noProof/>
                <w:sz w:val="22"/>
                <w:szCs w:val="22"/>
              </w:rPr>
              <w:t>(Lindmark 202</w:t>
            </w:r>
            <w:del w:id="31" w:author="Anna Gårdmark" w:date="2021-09-28T17:32:00Z">
              <w:r w:rsidRPr="00C027CA" w:rsidDel="00926BC7">
                <w:rPr>
                  <w:noProof/>
                  <w:sz w:val="22"/>
                  <w:szCs w:val="22"/>
                </w:rPr>
                <w:delText>0</w:delText>
              </w:r>
            </w:del>
            <w:ins w:id="32" w:author="Anna Gårdmark" w:date="2021-09-28T17:32:00Z">
              <w:r w:rsidR="00926BC7">
                <w:rPr>
                  <w:noProof/>
                  <w:sz w:val="22"/>
                  <w:szCs w:val="22"/>
                </w:rPr>
                <w:t>1</w:t>
              </w:r>
            </w:ins>
            <w:r w:rsidRPr="00C027CA">
              <w:rPr>
                <w:noProof/>
                <w:sz w:val="22"/>
                <w:szCs w:val="22"/>
              </w:rPr>
              <w:t>)</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D63359"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r w:rsidRPr="00C027CA">
              <w:rPr>
                <w:iCs/>
                <w:sz w:val="22"/>
                <w:szCs w:val="22"/>
                <w:lang w:val="en-GB"/>
              </w:rPr>
              <w:t xml:space="preserve">ata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Pr="00C027CA">
              <w:rPr>
                <w:iCs/>
                <w:sz w:val="22"/>
                <w:szCs w:val="22"/>
                <w:lang w:val="en-GB"/>
              </w:rPr>
              <w:instrText xml:space="preserve"> ADDIN ZOTERO_ITEM CSL_CITATION {"citationID":"SqemmnTk","properties":{"formattedCitation":"(2004)","plainCitation":"(2004)","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phyto-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D63359"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49C550F7"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Pr="00C027CA">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w:instrText>
            </w:r>
            <w:r w:rsidRPr="00C027CA">
              <w:rPr>
                <w:iCs/>
                <w:sz w:val="22"/>
                <w:szCs w:val="22"/>
              </w:rPr>
              <w:instrText>."}],"issued":{"date-parts":[["2004",3,1]]}}},{"id":433,"uris":["http://zotero.org/users/6116610/items/RLHZ2SYU"],"uri":["http://zotero.org/users/6116610/items/RLHZ2SYU"],"itemData":{"id":433,"type":"article-journal","abstract":"Changing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w:instrText>
            </w:r>
            <w:r w:rsidRPr="00C027CA">
              <w:rPr>
                <w:iCs/>
                <w:sz w:val="22"/>
                <w:szCs w:val="22"/>
                <w:lang w:val="en-GB"/>
              </w:rPr>
              <w:instrText xml:space="preserve">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5706D81" w14:textId="5ED329FD" w:rsidR="00AD189E" w:rsidRDefault="00AD189E" w:rsidP="00760BDA">
      <w:pPr>
        <w:spacing w:line="360" w:lineRule="auto"/>
        <w:contextualSpacing/>
        <w:rPr>
          <w:noProof/>
          <w:lang w:eastAsia="sv-SE"/>
        </w:rPr>
      </w:pPr>
    </w:p>
    <w:p w14:paraId="65FEAF7E" w14:textId="7F256119"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lang w:val="sv-SE" w:eastAsia="sv-SE"/>
        </w:rPr>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E7EE828" w:rsidR="005C3B0B" w:rsidRPr="00A658A5" w:rsidRDefault="005C3B0B" w:rsidP="00760BDA">
      <w:pPr>
        <w:pStyle w:val="Beskrivning"/>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14821BBE" w:rsidR="00424167" w:rsidRDefault="00424167" w:rsidP="00760BDA">
      <w:pPr>
        <w:tabs>
          <w:tab w:val="left" w:pos="6131"/>
        </w:tabs>
        <w:spacing w:line="360" w:lineRule="auto"/>
        <w:contextualSpacing/>
        <w:jc w:val="both"/>
      </w:pPr>
    </w:p>
    <w:p w14:paraId="5E6EF787" w14:textId="61C8A70E" w:rsidR="00424167" w:rsidRDefault="00424167" w:rsidP="00760BDA">
      <w:pPr>
        <w:tabs>
          <w:tab w:val="left" w:pos="6131"/>
        </w:tabs>
        <w:spacing w:line="360" w:lineRule="auto"/>
        <w:contextualSpacing/>
        <w:jc w:val="both"/>
      </w:pPr>
    </w:p>
    <w:p w14:paraId="69BDAEEE" w14:textId="6BA868D8" w:rsidR="00424167" w:rsidRDefault="00424167" w:rsidP="00760BDA">
      <w:pPr>
        <w:tabs>
          <w:tab w:val="left" w:pos="6131"/>
        </w:tabs>
        <w:spacing w:line="360" w:lineRule="auto"/>
        <w:contextualSpacing/>
        <w:jc w:val="both"/>
      </w:pPr>
    </w:p>
    <w:p w14:paraId="7F3426C9" w14:textId="77777777" w:rsidR="005C3B0B" w:rsidRPr="00A658A5" w:rsidRDefault="005C3B0B" w:rsidP="00760BDA">
      <w:pPr>
        <w:pStyle w:val="Rubrik1"/>
        <w:spacing w:line="360" w:lineRule="auto"/>
        <w:contextualSpacing/>
        <w:rPr>
          <w:rFonts w:ascii="Times New Roman" w:hAnsi="Times New Roman" w:cs="Times New Roman"/>
          <w:color w:val="auto"/>
        </w:rPr>
      </w:pPr>
      <w:bookmarkStart w:id="33" w:name="_Toc30849726"/>
      <w:bookmarkStart w:id="34" w:name="_Toc75869557"/>
      <w:r w:rsidRPr="00A658A5">
        <w:rPr>
          <w:rFonts w:ascii="Times New Roman" w:hAnsi="Times New Roman" w:cs="Times New Roman"/>
          <w:color w:val="auto"/>
        </w:rPr>
        <w:t>Model calibration and validation</w:t>
      </w:r>
      <w:bookmarkEnd w:id="33"/>
      <w:bookmarkEnd w:id="34"/>
    </w:p>
    <w:p w14:paraId="0EC0E4B0" w14:textId="77777777" w:rsidR="005C3B0B" w:rsidRPr="00A658A5" w:rsidRDefault="005C3B0B" w:rsidP="00760BDA">
      <w:pPr>
        <w:pStyle w:val="Rubrik2"/>
        <w:spacing w:line="360" w:lineRule="auto"/>
        <w:contextualSpacing/>
        <w:rPr>
          <w:rFonts w:ascii="Times New Roman" w:hAnsi="Times New Roman" w:cs="Times New Roman"/>
          <w:color w:val="auto"/>
          <w:sz w:val="28"/>
          <w:szCs w:val="28"/>
        </w:rPr>
      </w:pPr>
      <w:bookmarkStart w:id="35" w:name="_Toc30849727"/>
      <w:bookmarkStart w:id="36" w:name="_Toc75869558"/>
      <w:r w:rsidRPr="00A658A5">
        <w:rPr>
          <w:rFonts w:ascii="Times New Roman" w:hAnsi="Times New Roman" w:cs="Times New Roman"/>
          <w:color w:val="auto"/>
          <w:sz w:val="28"/>
          <w:szCs w:val="28"/>
        </w:rPr>
        <w:t>Calibration protocol</w:t>
      </w:r>
      <w:bookmarkEnd w:id="35"/>
      <w:bookmarkEnd w:id="36"/>
    </w:p>
    <w:p w14:paraId="1911DB21" w14:textId="6566FED0" w:rsidR="005C3B0B" w:rsidRPr="00A658A5" w:rsidRDefault="005C3B0B" w:rsidP="00760BDA">
      <w:pPr>
        <w:spacing w:line="360" w:lineRule="auto"/>
        <w:contextualSpacing/>
        <w:jc w:val="both"/>
        <w:rPr>
          <w:iCs/>
        </w:rPr>
      </w:pPr>
      <w:r w:rsidRPr="00A658A5">
        <w:t>We calibrated to the model using m</w:t>
      </w:r>
      <w:r w:rsidRPr="00A658A5">
        <w:rPr>
          <w:lang w:val="en-GB"/>
        </w:rPr>
        <w:t xml:space="preserve">ean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08232B">
        <w:rPr>
          <w:lang w:val="en-GB"/>
        </w:rPr>
        <w:instrText xml:space="preserve"> ADDIN ZOTERO_ITEM CSL_CITATION {"citationID":"x5wbJgp6","properties":{"formattedCitation":"(ICES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FA5782">
        <w:rPr>
          <w:lang w:val="en-GB"/>
        </w:rPr>
        <w:instrText xml:space="preserve"> ADDIN ZOTERO_ITEM CSL_CITATION {"citationID":"knfh0RyH","properties":{"formattedCitation":"(ICES 2021)","plainCitation":"(ICES 2021)","noteIndex":0},"citationItems":[{"id":2779,"uris":["http://zotero.org/users/6116610/items/XSKRLL3J"],"uri":["http://zotero.org/users/6116610/items/XSKRLL3J"],"itemData":{"id":2779,"type":"report","title":"ICES Spatial Facility, ICES, Copenhagen","URL":"https://gis.ices.dk/geonetwork/srv/api/records/c784a0a3-752f-4b50-b02f-f225f6c815eb","author":[{"family":"ICES","given":""}],"issued":{"date-parts":[["2021"]]}}}],"schema":"https://github.com/citation-style-language/schema/raw/master/csl-citation.json"}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249 to express biomasses in unit 1000 tonnes/area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stycke"/>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coexistence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xml:space="preserve">, which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stycke"/>
        <w:numPr>
          <w:ilvl w:val="0"/>
          <w:numId w:val="14"/>
        </w:numPr>
        <w:spacing w:line="360" w:lineRule="auto"/>
        <w:jc w:val="both"/>
      </w:pPr>
      <w:r w:rsidRPr="00A658A5">
        <w:t>Evaluate body growth rates against empirical data.</w:t>
      </w:r>
    </w:p>
    <w:p w14:paraId="67CC2F6A" w14:textId="7996D4BA" w:rsidR="005C3B0B" w:rsidRPr="00A658A5" w:rsidRDefault="005C3B0B" w:rsidP="00760BDA">
      <w:pPr>
        <w:pStyle w:val="Liststycke"/>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08232B">
        <w:instrText xml:space="preserve"> ADDIN ZOTERO_ITEM CSL_CITATION {"citationID":"dLq5eMPt","properties":{"formattedCitation":"(Andersen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If low feeding level seem likely as a </w:t>
      </w:r>
      <w:r w:rsidRPr="00A658A5">
        <w:lastRenderedPageBreak/>
        <w:t>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2E38D11A" w:rsidR="005C3B0B" w:rsidRPr="00A658A5" w:rsidRDefault="005C3B0B" w:rsidP="00760BDA">
      <w:pPr>
        <w:pStyle w:val="Liststycke"/>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08232B">
        <w:instrText xml:space="preserve"> ADDIN ZOTERO_ITEM CSL_CITATION {"citationID":"b24WzhRK","properties":{"formattedCitation":"(Scott {\\i{}et al.} 2019)","plainCitation":"(Scott et al. 2019)","noteIndex":0},"citationItems":[{"id":"EpkJsqil/IWQXvnC3","uris":["http://zotero.org/users/6116610/items/DJUXBZVN"],"uri":["http://zotero.org/users/6116610/items/DJUXBZVN"],"itemData":{"id":857,"type":"book","genre":"R","title":"mizer: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stycke"/>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stycke"/>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stycke"/>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31C27041" w:rsidR="005C3B0B" w:rsidRPr="00A658A5" w:rsidRDefault="005C3B0B" w:rsidP="00760BDA">
      <w:pPr>
        <w:pStyle w:val="Liststycke"/>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Pr="00A658A5">
        <w:instrText xml:space="preserve"> ADDIN ZOTERO_ITEM CSL_CITATION {"citationID":"sGWfOIpg","properties":{"formattedCitation":"(Jacobsen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mortality curves).</w:t>
      </w:r>
    </w:p>
    <w:p w14:paraId="2F824578" w14:textId="77777777" w:rsidR="005C3B0B" w:rsidRPr="00A658A5" w:rsidRDefault="005C3B0B" w:rsidP="00760BDA">
      <w:pPr>
        <w:pStyle w:val="Liststycke"/>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stycke"/>
        <w:numPr>
          <w:ilvl w:val="0"/>
          <w:numId w:val="14"/>
        </w:numPr>
        <w:spacing w:line="360" w:lineRule="auto"/>
        <w:jc w:val="both"/>
      </w:pPr>
      <w:r w:rsidRPr="00A658A5">
        <w:t>Verify that SSBs, growth rates and RDI/RDD are realistic. Then assess emergent diets.</w:t>
      </w:r>
    </w:p>
    <w:p w14:paraId="7A902B61" w14:textId="77777777" w:rsidR="005C3B0B" w:rsidRPr="00A658A5" w:rsidRDefault="005C3B0B" w:rsidP="00760BDA">
      <w:pPr>
        <w:pStyle w:val="Liststycke"/>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Pr="00A658A5">
        <w:instrText xml:space="preserve"> ADDIN ZOTERO_ITEM CSL_CITATION {"citationID":"V7Ebd7Zf","properties":{"formattedCitation":"(Niiranen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r w:rsidRPr="00A658A5">
        <w:rPr>
          <w:i/>
          <w:iCs/>
        </w:rPr>
        <w:t>Saduria entomon</w:t>
      </w:r>
      <w:r w:rsidRPr="00A658A5">
        <w:t>) are found in stomachs of small cod whereas sprat and herring start to appear in the size classes of 20-29 cm. We assume sprat and herring feed mostly on background spectra with only limited piscivory and cannibalism.</w:t>
      </w:r>
    </w:p>
    <w:p w14:paraId="07DD1005" w14:textId="77777777" w:rsidR="005C3B0B" w:rsidRPr="00A658A5" w:rsidRDefault="005C3B0B" w:rsidP="00760BDA">
      <w:pPr>
        <w:pStyle w:val="Liststycke"/>
        <w:numPr>
          <w:ilvl w:val="0"/>
          <w:numId w:val="14"/>
        </w:numPr>
        <w:spacing w:line="360" w:lineRule="auto"/>
        <w:jc w:val="both"/>
      </w:pPr>
      <w:r w:rsidRPr="00A658A5">
        <w:lastRenderedPageBreak/>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stycke"/>
        <w:spacing w:line="360" w:lineRule="auto"/>
        <w:jc w:val="both"/>
      </w:pPr>
    </w:p>
    <w:p w14:paraId="21529599" w14:textId="77777777" w:rsidR="005C3B0B" w:rsidRPr="00A658A5" w:rsidRDefault="005C3B0B" w:rsidP="00760BDA">
      <w:pPr>
        <w:pStyle w:val="Rubrik2"/>
        <w:spacing w:line="360" w:lineRule="auto"/>
        <w:contextualSpacing/>
        <w:rPr>
          <w:rFonts w:ascii="Times New Roman" w:hAnsi="Times New Roman" w:cs="Times New Roman"/>
          <w:color w:val="auto"/>
          <w:sz w:val="28"/>
          <w:szCs w:val="28"/>
          <w:lang w:val="en-GB"/>
        </w:rPr>
      </w:pPr>
      <w:bookmarkStart w:id="37" w:name="_Toc30849728"/>
      <w:bookmarkStart w:id="38" w:name="_Toc75869559"/>
      <w:r w:rsidRPr="00A658A5">
        <w:rPr>
          <w:rFonts w:ascii="Times New Roman" w:hAnsi="Times New Roman" w:cs="Times New Roman"/>
          <w:color w:val="auto"/>
          <w:sz w:val="28"/>
          <w:szCs w:val="28"/>
          <w:lang w:val="en-GB"/>
        </w:rPr>
        <w:t>Results from calibration procedure</w:t>
      </w:r>
      <w:bookmarkEnd w:id="37"/>
      <w:bookmarkEnd w:id="38"/>
    </w:p>
    <w:p w14:paraId="7841D7DC" w14:textId="69E83931"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r w:rsidR="00524A3A" w:rsidRPr="00A725C7">
        <w:rPr>
          <w:i/>
          <w:iCs/>
        </w:rPr>
        <w:t>mizer</w:t>
      </w:r>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D040B9">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If th</w:t>
      </w:r>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r w:rsidR="00D040B9">
        <w:t xml:space="preserve">herring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F84042">
        <w:rPr>
          <w:rFonts w:eastAsiaTheme="minorEastAsia"/>
        </w:rPr>
        <w:instrText xml:space="preserve"> ADDIN ZOTERO_ITEM CSL_CITATION {"citationID":"zP75wtiF","properties":{"formattedCitation":"(Jacobsen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xml:space="preserve">, sprat and herring. </w:t>
      </w:r>
      <w:r w:rsidRPr="00A658A5">
        <w:rPr>
          <w:rFonts w:eastAsiaTheme="minorEastAsia"/>
        </w:rPr>
        <w:t>The ability of the model to predict sprat biomasses outside the calibration time period is poor, while for herring and cod it captures the general trends (increase or decrease) relatively well, although underestimating temporal variation of all three species (Fig. S8). The poor fit of sprat, and the low temporal variation of all species, is likely due to the model not representing environmental variation and regime shifts</w:t>
      </w:r>
      <w:r w:rsidR="00BE3A07">
        <w:rPr>
          <w:rFonts w:eastAsiaTheme="minorEastAsia"/>
        </w:rPr>
        <w:t xml:space="preserve"> that the system has undergone</w:t>
      </w:r>
      <w:r w:rsidR="004436D5">
        <w:rPr>
          <w:rFonts w:eastAsiaTheme="minorEastAsia"/>
        </w:rPr>
        <w:t xml:space="preserve"> </w:t>
      </w:r>
      <w:r w:rsidR="004436D5">
        <w:rPr>
          <w:rFonts w:eastAsiaTheme="minorEastAsia"/>
        </w:rPr>
        <w:fldChar w:fldCharType="begin"/>
      </w:r>
      <w:r w:rsidR="004436D5">
        <w:rPr>
          <w:rFonts w:eastAsiaTheme="minorEastAsia"/>
        </w:rPr>
        <w:instrText xml:space="preserve"> ADDIN ZOTERO_ITEM CSL_CITATION {"citationID":"D1FmZ5G0","properties":{"formattedCitation":"(M\\uc0\\u246{}llmann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Karulis","given":"Bärbel"},{"family":"Kornilovs","given":"Georgs"},{"family":"Plikshs","given":"Maris"},{"family":"Axe","given":"Philip"}],"issued":{"date-parts":[["2009"]]}}}],"schema":"https://github.com/citation-style-language/schema/raw/master/csl-citation.json"} </w:instrText>
      </w:r>
      <w:r w:rsidR="004436D5">
        <w:rPr>
          <w:rFonts w:eastAsiaTheme="minorEastAsia"/>
        </w:rPr>
        <w:fldChar w:fldCharType="separate"/>
      </w:r>
      <w:r w:rsidR="004436D5" w:rsidRPr="004436D5">
        <w:rPr>
          <w:lang w:val="en-GB"/>
        </w:rPr>
        <w:t xml:space="preserve">(Möllmann </w:t>
      </w:r>
      <w:r w:rsidR="004436D5" w:rsidRPr="004436D5">
        <w:rPr>
          <w:i/>
          <w:iCs/>
          <w:lang w:val="en-GB"/>
        </w:rPr>
        <w:t>et al.</w:t>
      </w:r>
      <w:r w:rsidR="004436D5" w:rsidRPr="004436D5">
        <w:rPr>
          <w:lang w:val="en-GB"/>
        </w:rPr>
        <w:t xml:space="preserve"> 2009)</w:t>
      </w:r>
      <w:r w:rsidR="004436D5">
        <w:rPr>
          <w:rFonts w:eastAsiaTheme="minorEastAsia"/>
        </w:rPr>
        <w:fldChar w:fldCharType="end"/>
      </w:r>
      <w:r w:rsidRPr="00A658A5">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6FD1AE64"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08232B">
        <w:rPr>
          <w:i/>
          <w:iCs/>
        </w:rPr>
        <w:instrText xml:space="preserve"> ADDIN ZOTERO_ITEM CSL_CITATION {"citationID":"jTMOYgs1","properties":{"formattedCitation":"(ICES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Grey background shows calibration period, dotted horizontal lines show the mean of each time series in the calibration time period.</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7ADE4BA3" w:rsidR="005C3B0B" w:rsidRPr="00A658A5" w:rsidRDefault="005C3B0B" w:rsidP="00760BDA">
      <w:pPr>
        <w:pStyle w:val="Beskrivning"/>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lang w:val="sv-SE" w:eastAsia="sv-SE"/>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7105F473" w:rsidR="005C3B0B" w:rsidRPr="00A658A5" w:rsidRDefault="005C3B0B" w:rsidP="00760BDA">
      <w:pPr>
        <w:pStyle w:val="Beskrivning"/>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green line) run to steady state using the calibrated model parameters, growth curves from von Bertalanffy growth equation (dashed pink line)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lang w:val="sv-SE" w:eastAsia="sv-SE"/>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39EB3C71" w:rsidR="005C3B0B" w:rsidRDefault="005C3B0B" w:rsidP="00760BDA">
      <w:pPr>
        <w:pStyle w:val="Beskrivning"/>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r w:rsidRPr="00A658A5">
        <w:rPr>
          <w:color w:val="auto"/>
          <w:sz w:val="24"/>
          <w:szCs w:val="24"/>
        </w:rPr>
        <w:t xml:space="preserve">20 time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78F211BF" w14:textId="77777777" w:rsidR="00760BDA" w:rsidRDefault="00760BDA" w:rsidP="00760BDA">
      <w:pPr>
        <w:spacing w:line="360" w:lineRule="auto"/>
        <w:contextualSpacing/>
      </w:pPr>
    </w:p>
    <w:p w14:paraId="1305EFD1" w14:textId="542AC072"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lang w:val="sv-SE" w:eastAsia="sv-SE"/>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76608529" w:rsidR="005C3B0B" w:rsidRPr="00A658A5" w:rsidRDefault="005C3B0B" w:rsidP="00760BDA">
      <w:pPr>
        <w:pStyle w:val="Beskrivning"/>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Pr="00A658A5">
        <w:rPr>
          <w:color w:val="auto"/>
          <w:sz w:val="24"/>
          <w:szCs w:val="24"/>
        </w:rPr>
        <w:instrText xml:space="preserve"> ADDIN ZOTERO_ITEM CSL_CITATION {"citationID":"dda0VQPO","properties":{"formattedCitation":"(Niiranen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lang w:val="sv-SE" w:eastAsia="sv-SE"/>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58081275" w:rsidR="005C3B0B" w:rsidRDefault="005C3B0B" w:rsidP="007B3715">
      <w:pPr>
        <w:pStyle w:val="Beskrivning"/>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08232B">
        <w:rPr>
          <w:color w:val="auto"/>
          <w:sz w:val="24"/>
          <w:szCs w:val="24"/>
        </w:rPr>
        <w:instrText xml:space="preserve"> ADDIN ZOTERO_ITEM CSL_CITATION {"citationID":"cq0Jhfgr","properties":{"formattedCitation":"(ICES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EpkJsqil/JnriBySO","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lang w:val="sv-SE" w:eastAsia="sv-SE"/>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4386B561" w:rsidR="005C3B0B" w:rsidRDefault="005C3B0B" w:rsidP="008A69A8">
      <w:pPr>
        <w:pStyle w:val="Beskrivning"/>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w:t>
      </w:r>
      <w:ins w:id="39" w:author="Anna Gårdmark" w:date="2021-09-28T17:43:00Z">
        <w:r w:rsidR="00F42A9D">
          <w:rPr>
            <w:color w:val="auto"/>
            <w:sz w:val="24"/>
            <w:szCs w:val="24"/>
          </w:rPr>
          <w:t xml:space="preserve"> grey</w:t>
        </w:r>
      </w:ins>
      <w:r w:rsidRPr="00A658A5">
        <w:rPr>
          <w:color w:val="auto"/>
          <w:sz w:val="24"/>
          <w:szCs w:val="24"/>
        </w:rPr>
        <w:t xml:space="preserve"> lines are SSB from stock assessments, </w:t>
      </w:r>
      <w:r w:rsidR="003C67AD">
        <w:rPr>
          <w:color w:val="auto"/>
          <w:sz w:val="24"/>
          <w:szCs w:val="24"/>
        </w:rPr>
        <w:t xml:space="preserve">the </w:t>
      </w:r>
      <w:r w:rsidR="00F146DD" w:rsidRPr="00A658A5">
        <w:rPr>
          <w:color w:val="auto"/>
          <w:sz w:val="24"/>
          <w:szCs w:val="24"/>
        </w:rPr>
        <w:t xml:space="preserve">two-dashed </w:t>
      </w:r>
      <w:r w:rsidR="00F146DD">
        <w:rPr>
          <w:color w:val="auto"/>
          <w:sz w:val="24"/>
          <w:szCs w:val="24"/>
        </w:rPr>
        <w:t xml:space="preserve">blue </w:t>
      </w:r>
      <w:r w:rsidR="00F146DD" w:rsidRPr="00A658A5">
        <w:rPr>
          <w:color w:val="auto"/>
          <w:sz w:val="24"/>
          <w:szCs w:val="24"/>
        </w:rPr>
        <w:t xml:space="preserve">lines </w:t>
      </w:r>
      <w:del w:id="40" w:author="Anna Gårdmark" w:date="2021-09-28T17:43:00Z">
        <w:r w:rsidRPr="00A658A5" w:rsidDel="00F42A9D">
          <w:rPr>
            <w:color w:val="auto"/>
            <w:sz w:val="24"/>
            <w:szCs w:val="24"/>
          </w:rPr>
          <w:delText xml:space="preserve">the dashed </w:delText>
        </w:r>
        <w:r w:rsidR="00174BC7" w:rsidDel="00F42A9D">
          <w:rPr>
            <w:color w:val="auto"/>
            <w:sz w:val="24"/>
            <w:szCs w:val="24"/>
          </w:rPr>
          <w:delText>red</w:delText>
        </w:r>
        <w:r w:rsidR="000A1D6F" w:rsidDel="00F42A9D">
          <w:rPr>
            <w:color w:val="auto"/>
            <w:sz w:val="24"/>
            <w:szCs w:val="24"/>
          </w:rPr>
          <w:delText xml:space="preserve"> lines</w:delText>
        </w:r>
        <w:r w:rsidRPr="00A658A5" w:rsidDel="00F42A9D">
          <w:rPr>
            <w:color w:val="auto"/>
            <w:sz w:val="24"/>
            <w:szCs w:val="24"/>
          </w:rPr>
          <w:delText xml:space="preserve"> </w:delText>
        </w:r>
      </w:del>
      <w:r w:rsidRPr="00A658A5">
        <w:rPr>
          <w:color w:val="auto"/>
          <w:sz w:val="24"/>
          <w:szCs w:val="24"/>
        </w:rPr>
        <w:t>are SSBs from the size-spectrum model projections assuming constant temperatures (equivalent to no temperature effects)</w:t>
      </w:r>
      <w:ins w:id="41" w:author="Anna Gårdmark" w:date="2021-09-28T17:44:00Z">
        <w:r w:rsidR="00F42A9D">
          <w:rPr>
            <w:color w:val="auto"/>
            <w:sz w:val="24"/>
            <w:szCs w:val="24"/>
          </w:rPr>
          <w:t>,</w:t>
        </w:r>
      </w:ins>
      <w:ins w:id="42" w:author="Anna Gårdmark" w:date="2021-09-28T17:45:00Z">
        <w:r w:rsidR="00F42A9D">
          <w:rPr>
            <w:color w:val="auto"/>
            <w:sz w:val="24"/>
            <w:szCs w:val="24"/>
          </w:rPr>
          <w:t xml:space="preserve"> the dashed and solid blue lines are</w:t>
        </w:r>
      </w:ins>
      <w:del w:id="43" w:author="Anna Gårdmark" w:date="2021-09-28T17:45:00Z">
        <w:r w:rsidR="00264687" w:rsidDel="00F42A9D">
          <w:rPr>
            <w:color w:val="auto"/>
            <w:sz w:val="24"/>
            <w:szCs w:val="24"/>
          </w:rPr>
          <w:delText xml:space="preserve"> and</w:delText>
        </w:r>
      </w:del>
      <w:r w:rsidR="00264687">
        <w:rPr>
          <w:color w:val="auto"/>
          <w:sz w:val="24"/>
          <w:szCs w:val="24"/>
        </w:rPr>
        <w:t xml:space="preserve"> </w:t>
      </w:r>
      <w:r w:rsidRPr="00A658A5">
        <w:rPr>
          <w:color w:val="auto"/>
          <w:sz w:val="24"/>
          <w:szCs w:val="24"/>
        </w:rPr>
        <w:t xml:space="preserve">with temperature-dependent physiological processes </w:t>
      </w:r>
      <w:ins w:id="44" w:author="Anna Gårdmark" w:date="2021-09-28T17:45:00Z">
        <w:r w:rsidR="00F42A9D">
          <w:rPr>
            <w:color w:val="auto"/>
            <w:sz w:val="24"/>
            <w:szCs w:val="24"/>
          </w:rPr>
          <w:t xml:space="preserve">with </w:t>
        </w:r>
      </w:ins>
      <w:r w:rsidR="00743758">
        <w:rPr>
          <w:color w:val="auto"/>
          <w:sz w:val="24"/>
          <w:szCs w:val="24"/>
        </w:rPr>
        <w:t xml:space="preserve">and </w:t>
      </w:r>
      <w:ins w:id="45" w:author="Anna Gårdmark" w:date="2021-09-28T17:45:00Z">
        <w:r w:rsidR="00F42A9D">
          <w:rPr>
            <w:color w:val="auto"/>
            <w:sz w:val="24"/>
            <w:szCs w:val="24"/>
          </w:rPr>
          <w:t xml:space="preserve">without temperature-dependence of </w:t>
        </w:r>
      </w:ins>
      <w:r w:rsidR="00743758">
        <w:rPr>
          <w:color w:val="auto"/>
          <w:sz w:val="24"/>
          <w:szCs w:val="24"/>
        </w:rPr>
        <w:t>the resource growth dynamics, respectively</w:t>
      </w:r>
      <w:r w:rsidRPr="00A658A5">
        <w:rPr>
          <w:color w:val="auto"/>
          <w:sz w:val="24"/>
          <w:szCs w:val="24"/>
        </w:rPr>
        <w:t>. 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4AE5D673" w14:textId="0B778AB6" w:rsidR="00B042CC" w:rsidRDefault="00B042CC" w:rsidP="008A69A8">
      <w:pPr>
        <w:spacing w:line="360" w:lineRule="auto"/>
      </w:pPr>
    </w:p>
    <w:p w14:paraId="7F4B80CF" w14:textId="68A61736" w:rsidR="005013B3" w:rsidRDefault="00D93E92" w:rsidP="008A69A8">
      <w:pPr>
        <w:spacing w:line="360" w:lineRule="auto"/>
        <w:contextualSpacing/>
      </w:pPr>
      <w:r>
        <w:rPr>
          <w:noProof/>
          <w:lang w:val="sv-SE" w:eastAsia="sv-SE"/>
        </w:rPr>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1A1CEA63" w:rsidR="005C3B0B" w:rsidRPr="00A658A5" w:rsidRDefault="005C3B0B" w:rsidP="008A69A8">
      <w:pPr>
        <w:pStyle w:val="Beskrivning"/>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between SSB from size-spectrum model (“predicted”) and stock assessment models (“observed”) between </w:t>
      </w:r>
      <w:r w:rsidR="003858D7" w:rsidRPr="00A658A5">
        <w:rPr>
          <w:color w:val="auto"/>
          <w:sz w:val="24"/>
          <w:szCs w:val="24"/>
        </w:rPr>
        <w:t>19</w:t>
      </w:r>
      <w:r w:rsidR="003858D7">
        <w:rPr>
          <w:color w:val="auto"/>
          <w:sz w:val="24"/>
          <w:szCs w:val="24"/>
        </w:rPr>
        <w:t>92-2014</w:t>
      </w:r>
      <w:r w:rsidR="00D060DB">
        <w:rPr>
          <w:color w:val="auto"/>
          <w:sz w:val="24"/>
          <w:szCs w:val="24"/>
        </w:rPr>
        <w:t>, i.e.</w:t>
      </w:r>
      <w:r w:rsidR="00B674BE">
        <w:rPr>
          <w:color w:val="auto"/>
          <w:sz w:val="24"/>
          <w:szCs w:val="24"/>
        </w:rPr>
        <w:t>,</w:t>
      </w:r>
      <w:r w:rsidR="00D060DB">
        <w:rPr>
          <w:color w:val="auto"/>
          <w:sz w:val="24"/>
          <w:szCs w:val="24"/>
        </w:rPr>
        <w:t xml:space="preserve"> from the start of the calibration to the last year</w:t>
      </w:r>
      <w:r w:rsidR="003858D7">
        <w:rPr>
          <w:color w:val="auto"/>
          <w:sz w:val="24"/>
          <w:szCs w:val="24"/>
        </w:rPr>
        <w:t xml:space="preserve"> (top row)</w:t>
      </w:r>
      <w:r w:rsidR="002E37BC">
        <w:rPr>
          <w:color w:val="auto"/>
          <w:sz w:val="24"/>
          <w:szCs w:val="24"/>
        </w:rPr>
        <w:t xml:space="preserve"> and </w:t>
      </w:r>
      <w:r w:rsidRPr="00A658A5">
        <w:rPr>
          <w:color w:val="auto"/>
          <w:sz w:val="24"/>
          <w:szCs w:val="24"/>
        </w:rPr>
        <w:t>1974</w:t>
      </w:r>
      <w:r w:rsidR="002E37BC">
        <w:rPr>
          <w:color w:val="auto"/>
          <w:sz w:val="24"/>
          <w:szCs w:val="24"/>
        </w:rPr>
        <w:t>-</w:t>
      </w:r>
      <w:r w:rsidRPr="00A658A5">
        <w:rPr>
          <w:color w:val="auto"/>
          <w:sz w:val="24"/>
          <w:szCs w:val="24"/>
        </w:rPr>
        <w:t>2014</w:t>
      </w:r>
      <w:r w:rsidR="00C5504D">
        <w:rPr>
          <w:color w:val="auto"/>
          <w:sz w:val="24"/>
          <w:szCs w:val="24"/>
        </w:rPr>
        <w:t>, i.e.</w:t>
      </w:r>
      <w:r w:rsidR="009B5F91">
        <w:rPr>
          <w:color w:val="auto"/>
          <w:sz w:val="24"/>
          <w:szCs w:val="24"/>
        </w:rPr>
        <w:t>,</w:t>
      </w:r>
      <w:r w:rsidR="00C5504D">
        <w:rPr>
          <w:color w:val="auto"/>
          <w:sz w:val="24"/>
          <w:szCs w:val="24"/>
        </w:rPr>
        <w:t xml:space="preserve"> from the start of the time series</w:t>
      </w:r>
      <w:r w:rsidRPr="00A658A5">
        <w:rPr>
          <w:color w:val="auto"/>
          <w:sz w:val="24"/>
          <w:szCs w:val="24"/>
        </w:rPr>
        <w:t xml:space="preserve"> </w:t>
      </w:r>
      <w:r w:rsidR="007079BA">
        <w:rPr>
          <w:color w:val="auto"/>
          <w:sz w:val="24"/>
          <w:szCs w:val="24"/>
        </w:rPr>
        <w:t>(bottom row)</w:t>
      </w:r>
      <w:r w:rsidR="003A27F3">
        <w:rPr>
          <w:color w:val="auto"/>
          <w:sz w:val="24"/>
          <w:szCs w:val="24"/>
        </w:rPr>
        <w:t>.</w:t>
      </w:r>
      <w:r w:rsidR="000E4A7F">
        <w:rPr>
          <w:color w:val="auto"/>
          <w:sz w:val="24"/>
          <w:szCs w:val="24"/>
        </w:rPr>
        <w:t xml:space="preserve"> </w:t>
      </w:r>
      <w:r w:rsidR="007D215D">
        <w:rPr>
          <w:color w:val="auto"/>
          <w:sz w:val="24"/>
          <w:szCs w:val="24"/>
        </w:rPr>
        <w:t xml:space="preserve">The </w:t>
      </w:r>
      <w:r w:rsidRPr="00A658A5">
        <w:rPr>
          <w:color w:val="auto"/>
          <w:sz w:val="24"/>
          <w:szCs w:val="24"/>
        </w:rPr>
        <w:t xml:space="preserve">Pearson correlation coefficients </w:t>
      </w:r>
      <w:r w:rsidR="00C27D9D">
        <w:rPr>
          <w:color w:val="auto"/>
          <w:sz w:val="24"/>
          <w:szCs w:val="24"/>
        </w:rPr>
        <w:t xml:space="preserve">are </w:t>
      </w:r>
      <w:r w:rsidRPr="00A658A5">
        <w:rPr>
          <w:color w:val="auto"/>
          <w:sz w:val="24"/>
          <w:szCs w:val="24"/>
        </w:rPr>
        <w:t>indicated 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Rubrik1"/>
        <w:spacing w:line="360" w:lineRule="auto"/>
        <w:contextualSpacing/>
        <w:rPr>
          <w:rFonts w:ascii="Times New Roman" w:hAnsi="Times New Roman" w:cs="Times New Roman"/>
          <w:color w:val="auto"/>
          <w:lang w:val="en-GB"/>
        </w:rPr>
      </w:pPr>
      <w:bookmarkStart w:id="46" w:name="_Toc30849729"/>
      <w:bookmarkStart w:id="47" w:name="_Toc75869560"/>
      <w:r w:rsidRPr="00A658A5">
        <w:rPr>
          <w:rFonts w:ascii="Times New Roman" w:hAnsi="Times New Roman" w:cs="Times New Roman"/>
          <w:color w:val="auto"/>
        </w:rPr>
        <w:lastRenderedPageBreak/>
        <w:t>Analysis</w:t>
      </w:r>
      <w:bookmarkEnd w:id="46"/>
      <w:bookmarkEnd w:id="47"/>
    </w:p>
    <w:p w14:paraId="74345EAC" w14:textId="7B6E90C3" w:rsidR="005C3B0B" w:rsidRPr="00A658A5" w:rsidRDefault="00070914" w:rsidP="00760BDA">
      <w:pPr>
        <w:spacing w:line="360" w:lineRule="auto"/>
        <w:contextualSpacing/>
        <w:jc w:val="center"/>
        <w:rPr>
          <w:lang w:val="en-GB"/>
        </w:rPr>
      </w:pPr>
      <w:r>
        <w:rPr>
          <w:noProof/>
          <w:lang w:val="sv-SE" w:eastAsia="sv-SE"/>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47B85C70" w:rsidR="005C3B0B" w:rsidRPr="00A658A5" w:rsidRDefault="005C3B0B" w:rsidP="00760BDA">
      <w:pPr>
        <w:pStyle w:val="Beskrivning"/>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time period.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acquired by adding a constant of 10.11562 to the relative change in sea surface temperature from the regional coupled model system RCA4-NEMO using the RCP 8.5, to set the mean temperature in the calibration period to 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color w:val="auto"/>
          <w:sz w:val="24"/>
          <w:szCs w:val="24"/>
        </w:rPr>
        <w:t xml:space="preserve">. Years prior to the temperature model are assigned the first value in the temperature record. In all time-varying temperature projections, the initial temperature is the </w:t>
      </w:r>
      <w:r w:rsidRPr="00A658A5">
        <w:rPr>
          <w:color w:val="auto"/>
          <w:sz w:val="24"/>
          <w:szCs w:val="24"/>
        </w:rPr>
        <w:lastRenderedPageBreak/>
        <w:t>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sv-SE" w:eastAsia="sv-SE"/>
        </w:rPr>
        <w:lastRenderedPageBreak/>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543FDD4B" w:rsidR="005C3B0B" w:rsidRPr="00A658A5" w:rsidRDefault="005C3B0B" w:rsidP="00760BDA">
      <w:pPr>
        <w:spacing w:line="360" w:lineRule="auto"/>
        <w:contextualSpacing/>
        <w:jc w:val="both"/>
        <w:rPr>
          <w:i/>
          <w:iCs/>
        </w:rPr>
      </w:pPr>
      <w:bookmarkStart w:id="48"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lang w:val="sv-SE" w:eastAsia="sv-SE"/>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3AE5A2B0"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16F1CAAD" w:rsidR="005C3B0B" w:rsidRDefault="005C3B0B" w:rsidP="00760BDA">
      <w:pPr>
        <w:spacing w:line="360" w:lineRule="auto"/>
        <w:contextualSpacing/>
        <w:jc w:val="both"/>
      </w:pPr>
    </w:p>
    <w:p w14:paraId="54F91428" w14:textId="1139557C" w:rsidR="00561A10" w:rsidRDefault="00561A10" w:rsidP="00760BDA">
      <w:pPr>
        <w:spacing w:line="360" w:lineRule="auto"/>
        <w:contextualSpacing/>
        <w:jc w:val="both"/>
      </w:pPr>
    </w:p>
    <w:p w14:paraId="5F91434C" w14:textId="6542B9EF" w:rsidR="00561A10" w:rsidRDefault="00561A10" w:rsidP="00760BDA">
      <w:pPr>
        <w:spacing w:line="360" w:lineRule="auto"/>
        <w:contextualSpacing/>
        <w:jc w:val="both"/>
      </w:pP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AEA169B" w14:textId="2A22390B" w:rsidR="00561A10" w:rsidRDefault="00561A10" w:rsidP="00760BDA">
      <w:pPr>
        <w:spacing w:line="360" w:lineRule="auto"/>
        <w:contextualSpacing/>
        <w:jc w:val="both"/>
      </w:pPr>
    </w:p>
    <w:p w14:paraId="7DF32313" w14:textId="4ECF38FE" w:rsidR="00561A10" w:rsidRDefault="00561A10" w:rsidP="00760BDA">
      <w:pPr>
        <w:spacing w:line="360" w:lineRule="auto"/>
        <w:contextualSpacing/>
        <w:jc w:val="both"/>
      </w:pPr>
    </w:p>
    <w:p w14:paraId="7ECA4B1A" w14:textId="5204ABA4" w:rsidR="00561A10" w:rsidRDefault="00561A10" w:rsidP="00760BDA">
      <w:pPr>
        <w:spacing w:line="360" w:lineRule="auto"/>
        <w:contextualSpacing/>
        <w:jc w:val="both"/>
      </w:pPr>
    </w:p>
    <w:p w14:paraId="18398C45" w14:textId="55ABF228" w:rsidR="00561A10" w:rsidRDefault="00561A10" w:rsidP="00760BDA">
      <w:pPr>
        <w:spacing w:line="360" w:lineRule="auto"/>
        <w:contextualSpacing/>
        <w:jc w:val="both"/>
      </w:pPr>
    </w:p>
    <w:p w14:paraId="7F4A3B0B" w14:textId="77777777" w:rsidR="005C3B0B" w:rsidRPr="00A658A5" w:rsidRDefault="005C3B0B" w:rsidP="00760BDA">
      <w:pPr>
        <w:pStyle w:val="Rubrik1"/>
        <w:spacing w:line="360" w:lineRule="auto"/>
        <w:contextualSpacing/>
        <w:rPr>
          <w:rFonts w:ascii="Times New Roman" w:hAnsi="Times New Roman" w:cs="Times New Roman"/>
          <w:color w:val="auto"/>
        </w:rPr>
      </w:pPr>
      <w:bookmarkStart w:id="49" w:name="_Toc30849730"/>
      <w:bookmarkStart w:id="50" w:name="_Toc75869561"/>
      <w:r w:rsidRPr="00A658A5">
        <w:rPr>
          <w:rFonts w:ascii="Times New Roman" w:hAnsi="Times New Roman" w:cs="Times New Roman"/>
          <w:color w:val="auto"/>
        </w:rPr>
        <w:lastRenderedPageBreak/>
        <w:t>References</w:t>
      </w:r>
      <w:bookmarkEnd w:id="48"/>
      <w:bookmarkEnd w:id="49"/>
      <w:bookmarkEnd w:id="50"/>
      <w:r w:rsidRPr="00A658A5">
        <w:rPr>
          <w:rFonts w:ascii="Times New Roman" w:hAnsi="Times New Roman" w:cs="Times New Roman"/>
          <w:color w:val="auto"/>
        </w:rPr>
        <w:tab/>
      </w:r>
    </w:p>
    <w:p w14:paraId="3EC3E5A3" w14:textId="77777777" w:rsidR="00F751F9" w:rsidRPr="00F751F9" w:rsidRDefault="005C3B0B" w:rsidP="00760BDA">
      <w:pPr>
        <w:pStyle w:val="Litteraturfrteckning"/>
        <w:spacing w:line="360" w:lineRule="auto"/>
        <w:contextualSpacing/>
        <w:rPr>
          <w:lang w:val="en-GB"/>
        </w:rPr>
      </w:pPr>
      <w:r w:rsidRPr="00A658A5">
        <w:rPr>
          <w:b/>
        </w:rPr>
        <w:fldChar w:fldCharType="begin"/>
      </w:r>
      <w:r w:rsidRPr="00A658A5">
        <w:rPr>
          <w:b/>
        </w:rPr>
        <w:instrText xml:space="preserve"> ADDIN ZOTERO_BIBL {"uncited":[],"omitted":[],"custom":[]} CSL_BIBLIOGRAPHY </w:instrText>
      </w:r>
      <w:r w:rsidRPr="00A658A5">
        <w:rPr>
          <w:b/>
        </w:rPr>
        <w:fldChar w:fldCharType="separate"/>
      </w:r>
      <w:r w:rsidR="00F751F9" w:rsidRPr="00F751F9">
        <w:rPr>
          <w:lang w:val="en-GB"/>
        </w:rPr>
        <w:t>Andersen, K.H., Farnsworth, K.D., Pedersen, M., Gislason, H. &amp; Beyer, J.E. (2009). How community ecology links natural mortality, growth, and production of ﬁsh populations, 7.</w:t>
      </w:r>
    </w:p>
    <w:p w14:paraId="7C4D64CB" w14:textId="77777777" w:rsidR="00F751F9" w:rsidRPr="00F751F9" w:rsidRDefault="00F751F9" w:rsidP="00760BDA">
      <w:pPr>
        <w:pStyle w:val="Litteraturfrteckning"/>
        <w:spacing w:line="360" w:lineRule="auto"/>
        <w:contextualSpacing/>
        <w:rPr>
          <w:lang w:val="en-GB"/>
        </w:rPr>
      </w:pPr>
      <w:r w:rsidRPr="00F751F9">
        <w:rPr>
          <w:lang w:val="en-GB"/>
        </w:rPr>
        <w:t xml:space="preserve">Aydin, K.Y., Lapko, V.V., Radchenko, V.I. &amp; Livingston, P.A. (2002). </w:t>
      </w:r>
      <w:r w:rsidRPr="00F751F9">
        <w:rPr>
          <w:i/>
          <w:iCs/>
          <w:lang w:val="en-GB"/>
        </w:rPr>
        <w:t>A Comparison of the Eastern and Western Bering Sea Shelf/Slope Ecosystems Through the Use of Mass Balance Food Web Models. - US Dept of Commerce, NOAA Techical. Memo. NMFS-AFSC-130, 78</w:t>
      </w:r>
      <w:r w:rsidRPr="00F751F9">
        <w:rPr>
          <w:lang w:val="en-GB"/>
        </w:rPr>
        <w:t>.</w:t>
      </w:r>
    </w:p>
    <w:p w14:paraId="4020C3FF" w14:textId="77777777" w:rsidR="00F751F9" w:rsidRPr="00F751F9" w:rsidRDefault="00F751F9" w:rsidP="00760BDA">
      <w:pPr>
        <w:pStyle w:val="Litteraturfrteckning"/>
        <w:spacing w:line="360" w:lineRule="auto"/>
        <w:contextualSpacing/>
        <w:rPr>
          <w:lang w:val="en-GB"/>
        </w:rPr>
      </w:pPr>
      <w:r w:rsidRPr="00F751F9">
        <w:rPr>
          <w:lang w:val="en-GB"/>
        </w:rPr>
        <w:t xml:space="preserve">Bernhardt, J.R., Sunday, J.M. &amp; O’Connor, M.I. (2018). Metabolic Theory and the Temperature-Size Rule Explain the Temperature Dependence of Population Carrying Capacity. </w:t>
      </w:r>
      <w:r w:rsidRPr="00F751F9">
        <w:rPr>
          <w:i/>
          <w:iCs/>
          <w:lang w:val="en-GB"/>
        </w:rPr>
        <w:t>The American Naturalist</w:t>
      </w:r>
      <w:r w:rsidRPr="00F751F9">
        <w:rPr>
          <w:lang w:val="en-GB"/>
        </w:rPr>
        <w:t>, 192, 687–697.</w:t>
      </w:r>
    </w:p>
    <w:p w14:paraId="440BD80A" w14:textId="77777777" w:rsidR="00F751F9" w:rsidRPr="00F751F9" w:rsidRDefault="00F751F9" w:rsidP="00760BDA">
      <w:pPr>
        <w:pStyle w:val="Litteraturfrteckning"/>
        <w:spacing w:line="360" w:lineRule="auto"/>
        <w:contextualSpacing/>
        <w:rPr>
          <w:lang w:val="en-GB"/>
        </w:rPr>
      </w:pPr>
      <w:r w:rsidRPr="00F751F9">
        <w:rPr>
          <w:lang w:val="en-GB"/>
        </w:rPr>
        <w:t xml:space="preserve">Blanchard, J.L., Andersen, K.H., Scott, F., Hintzen, N.T., Piet, G. &amp; Jennings, S. (2014). Evaluating targets and trade-offs among fisheries and conservation objectives using a multispecies size spectrum model. </w:t>
      </w:r>
      <w:r w:rsidRPr="00F751F9">
        <w:rPr>
          <w:i/>
          <w:iCs/>
          <w:lang w:val="en-GB"/>
        </w:rPr>
        <w:t>Journal of Applied Ecology</w:t>
      </w:r>
      <w:r w:rsidRPr="00F751F9">
        <w:rPr>
          <w:lang w:val="en-GB"/>
        </w:rPr>
        <w:t>, 51, 612–622.</w:t>
      </w:r>
    </w:p>
    <w:p w14:paraId="156BDFA3" w14:textId="77777777" w:rsidR="00F751F9" w:rsidRPr="00F751F9" w:rsidRDefault="00F751F9" w:rsidP="00760BDA">
      <w:pPr>
        <w:pStyle w:val="Litteraturfrteckning"/>
        <w:spacing w:line="360" w:lineRule="auto"/>
        <w:contextualSpacing/>
        <w:rPr>
          <w:lang w:val="en-GB"/>
        </w:rPr>
      </w:pPr>
      <w:r w:rsidRPr="00F751F9">
        <w:rPr>
          <w:lang w:val="en-GB"/>
        </w:rPr>
        <w:t xml:space="preserve">Blanchard, J.L., Jennings, S., Holmes, R., Harle, J., Merino, G., Allen, J.I., </w:t>
      </w:r>
      <w:r w:rsidRPr="00F751F9">
        <w:rPr>
          <w:i/>
          <w:iCs/>
          <w:lang w:val="en-GB"/>
        </w:rPr>
        <w:t>et al.</w:t>
      </w:r>
      <w:r w:rsidRPr="00F751F9">
        <w:rPr>
          <w:lang w:val="en-GB"/>
        </w:rPr>
        <w:t xml:space="preserve"> (2012). Potential consequences of climate change for primary production and fish production in large marine ecosystems. </w:t>
      </w:r>
      <w:r w:rsidRPr="00F751F9">
        <w:rPr>
          <w:i/>
          <w:iCs/>
          <w:lang w:val="en-GB"/>
        </w:rPr>
        <w:t>Philosophical Transactions of the Royal Society of London, Series B: Biological Sciences</w:t>
      </w:r>
      <w:r w:rsidRPr="00F751F9">
        <w:rPr>
          <w:lang w:val="en-GB"/>
        </w:rPr>
        <w:t>, 367, 2979–2989.</w:t>
      </w:r>
    </w:p>
    <w:p w14:paraId="666F282F" w14:textId="77777777" w:rsidR="00F751F9" w:rsidRPr="00F751F9" w:rsidRDefault="00F751F9" w:rsidP="00760BDA">
      <w:pPr>
        <w:pStyle w:val="Litteraturfrteckning"/>
        <w:spacing w:line="360" w:lineRule="auto"/>
        <w:contextualSpacing/>
        <w:rPr>
          <w:lang w:val="en-GB"/>
        </w:rPr>
      </w:pPr>
      <w:r w:rsidRPr="00F751F9">
        <w:rPr>
          <w:lang w:val="en-GB"/>
        </w:rPr>
        <w:t xml:space="preserve">Brown, J.H., Gillooly, J.F., Allen, A.P., Savage, V.M. &amp; West, G.B. (2004a). Toward a metabolic theory of ecology. </w:t>
      </w:r>
      <w:r w:rsidRPr="00F751F9">
        <w:rPr>
          <w:i/>
          <w:iCs/>
          <w:lang w:val="en-GB"/>
        </w:rPr>
        <w:t>Ecology</w:t>
      </w:r>
      <w:r w:rsidRPr="00F751F9">
        <w:rPr>
          <w:lang w:val="en-GB"/>
        </w:rPr>
        <w:t>, 85, 1771–1789.</w:t>
      </w:r>
    </w:p>
    <w:p w14:paraId="51658736" w14:textId="77777777" w:rsidR="00F751F9" w:rsidRPr="00F751F9" w:rsidRDefault="00F751F9" w:rsidP="00760BDA">
      <w:pPr>
        <w:pStyle w:val="Litteraturfrteckning"/>
        <w:spacing w:line="360" w:lineRule="auto"/>
        <w:contextualSpacing/>
        <w:rPr>
          <w:lang w:val="en-GB"/>
        </w:rPr>
      </w:pPr>
      <w:r w:rsidRPr="00F751F9">
        <w:rPr>
          <w:lang w:val="en-GB"/>
        </w:rPr>
        <w:t xml:space="preserve">Brown, J.H., Gillooly, J.F., Allen, A.P., Savage, V.M. &amp; West, G.B. (2004b). Toward a metabolic theory of ecology. </w:t>
      </w:r>
      <w:r w:rsidRPr="00F751F9">
        <w:rPr>
          <w:i/>
          <w:iCs/>
          <w:lang w:val="en-GB"/>
        </w:rPr>
        <w:t>Ecology</w:t>
      </w:r>
      <w:r w:rsidRPr="00F751F9">
        <w:rPr>
          <w:lang w:val="en-GB"/>
        </w:rPr>
        <w:t>, 85, 1771–1789.</w:t>
      </w:r>
    </w:p>
    <w:p w14:paraId="3F011149" w14:textId="77777777" w:rsidR="00F751F9" w:rsidRPr="00F751F9" w:rsidRDefault="00F751F9" w:rsidP="00760BDA">
      <w:pPr>
        <w:pStyle w:val="Litteraturfrteckning"/>
        <w:spacing w:line="360" w:lineRule="auto"/>
        <w:contextualSpacing/>
        <w:rPr>
          <w:lang w:val="en-GB"/>
        </w:rPr>
      </w:pPr>
      <w:r w:rsidRPr="00F751F9">
        <w:rPr>
          <w:lang w:val="en-GB"/>
        </w:rPr>
        <w:t xml:space="preserve">Casini, M., Cardinale, M. &amp; Arrhenius, F. (2004). Feeding preferences of herring () and sprat () in the southern Baltic Sea. </w:t>
      </w:r>
      <w:r w:rsidRPr="00F751F9">
        <w:rPr>
          <w:i/>
          <w:iCs/>
          <w:lang w:val="en-GB"/>
        </w:rPr>
        <w:t>ICES Journal of Marine Science</w:t>
      </w:r>
      <w:r w:rsidRPr="00F751F9">
        <w:rPr>
          <w:lang w:val="en-GB"/>
        </w:rPr>
        <w:t>, 61, 1267–1277.</w:t>
      </w:r>
    </w:p>
    <w:p w14:paraId="2701023A" w14:textId="77777777" w:rsidR="00F751F9" w:rsidRPr="00F751F9" w:rsidRDefault="00F751F9" w:rsidP="00760BDA">
      <w:pPr>
        <w:pStyle w:val="Litteraturfrteckning"/>
        <w:spacing w:line="360" w:lineRule="auto"/>
        <w:contextualSpacing/>
        <w:rPr>
          <w:lang w:val="en-GB"/>
        </w:rPr>
      </w:pPr>
      <w:r w:rsidRPr="00F751F9">
        <w:rPr>
          <w:lang w:val="en-GB"/>
        </w:rPr>
        <w:t xml:space="preserve">Gilbert, B., Tunney, T.D., McCann, K.S., DeLong, J.P., Vasseur, D.A., Savage, V.M., </w:t>
      </w:r>
      <w:r w:rsidRPr="00F751F9">
        <w:rPr>
          <w:i/>
          <w:iCs/>
          <w:lang w:val="en-GB"/>
        </w:rPr>
        <w:t>et al.</w:t>
      </w:r>
      <w:r w:rsidRPr="00F751F9">
        <w:rPr>
          <w:lang w:val="en-GB"/>
        </w:rPr>
        <w:t xml:space="preserve"> (2014). A bioenergetic framework for the temperature dependence of trophic interactions. </w:t>
      </w:r>
      <w:r w:rsidRPr="00F751F9">
        <w:rPr>
          <w:i/>
          <w:iCs/>
          <w:lang w:val="en-GB"/>
        </w:rPr>
        <w:t>Ecology Letters</w:t>
      </w:r>
      <w:r w:rsidRPr="00F751F9">
        <w:rPr>
          <w:lang w:val="en-GB"/>
        </w:rPr>
        <w:t>, 17, 902–914.</w:t>
      </w:r>
    </w:p>
    <w:p w14:paraId="6CBF2357" w14:textId="77777777" w:rsidR="00F751F9" w:rsidRPr="00F751F9" w:rsidRDefault="00F751F9" w:rsidP="00760BDA">
      <w:pPr>
        <w:pStyle w:val="Litteraturfrteckning"/>
        <w:spacing w:line="360" w:lineRule="auto"/>
        <w:contextualSpacing/>
        <w:rPr>
          <w:lang w:val="en-GB"/>
        </w:rPr>
      </w:pPr>
      <w:r w:rsidRPr="00F751F9">
        <w:rPr>
          <w:lang w:val="en-GB"/>
        </w:rPr>
        <w:t xml:space="preserve">Hartvig, M., Andersen, K.H. &amp; Beyer, J.E. (2011). Food web framework for size-structured populations. </w:t>
      </w:r>
      <w:r w:rsidRPr="00F751F9">
        <w:rPr>
          <w:i/>
          <w:iCs/>
          <w:lang w:val="en-GB"/>
        </w:rPr>
        <w:t>Journal of Theoretical Biology</w:t>
      </w:r>
      <w:r w:rsidRPr="00F751F9">
        <w:rPr>
          <w:lang w:val="en-GB"/>
        </w:rPr>
        <w:t>, 272, 113–122.</w:t>
      </w:r>
    </w:p>
    <w:p w14:paraId="7BBBAA40" w14:textId="77777777" w:rsidR="00F751F9" w:rsidRPr="00F751F9" w:rsidRDefault="00F751F9" w:rsidP="00760BDA">
      <w:pPr>
        <w:pStyle w:val="Litteraturfrteckning"/>
        <w:spacing w:line="360" w:lineRule="auto"/>
        <w:contextualSpacing/>
        <w:rPr>
          <w:lang w:val="en-GB"/>
        </w:rPr>
      </w:pPr>
      <w:r w:rsidRPr="00F751F9">
        <w:rPr>
          <w:lang w:val="en-GB"/>
        </w:rPr>
        <w:t xml:space="preserve">Huss, M., Gårdmark, A., van Leeuwen, A. &amp; de Roos, A.M. (2012). Size- and food-dependent growth drives patterns of competitive dominance along productivity gradients. </w:t>
      </w:r>
      <w:r w:rsidRPr="00F751F9">
        <w:rPr>
          <w:i/>
          <w:iCs/>
          <w:lang w:val="en-GB"/>
        </w:rPr>
        <w:t>Ecology</w:t>
      </w:r>
      <w:r w:rsidRPr="00F751F9">
        <w:rPr>
          <w:lang w:val="en-GB"/>
        </w:rPr>
        <w:t>, 93, 847–857.</w:t>
      </w:r>
    </w:p>
    <w:p w14:paraId="697F5DF2" w14:textId="77777777" w:rsidR="00F751F9" w:rsidRPr="00F751F9" w:rsidRDefault="00F751F9" w:rsidP="00760BDA">
      <w:pPr>
        <w:pStyle w:val="Litteraturfrteckning"/>
        <w:spacing w:line="360" w:lineRule="auto"/>
        <w:contextualSpacing/>
        <w:rPr>
          <w:lang w:val="en-GB"/>
        </w:rPr>
      </w:pPr>
      <w:r w:rsidRPr="00F751F9">
        <w:rPr>
          <w:lang w:val="en-GB"/>
        </w:rPr>
        <w:t>ICES. (2010). Stomach Dataset 2010, ICES, Copenhagen.</w:t>
      </w:r>
    </w:p>
    <w:p w14:paraId="56440120" w14:textId="77777777" w:rsidR="00F751F9" w:rsidRPr="00F751F9" w:rsidRDefault="00F751F9" w:rsidP="00760BDA">
      <w:pPr>
        <w:pStyle w:val="Litteraturfrteckning"/>
        <w:spacing w:line="360" w:lineRule="auto"/>
        <w:contextualSpacing/>
        <w:rPr>
          <w:lang w:val="en-GB"/>
        </w:rPr>
      </w:pPr>
      <w:r w:rsidRPr="00F751F9">
        <w:rPr>
          <w:lang w:val="en-GB"/>
        </w:rPr>
        <w:lastRenderedPageBreak/>
        <w:t xml:space="preserve">ICES. (2013). </w:t>
      </w:r>
      <w:r w:rsidRPr="00F751F9">
        <w:rPr>
          <w:i/>
          <w:iCs/>
          <w:lang w:val="en-GB"/>
        </w:rPr>
        <w:t>Report of the Baltic Fisheries Assessment Working Group (WGBFAS)</w:t>
      </w:r>
      <w:r w:rsidRPr="00F751F9">
        <w:rPr>
          <w:lang w:val="en-GB"/>
        </w:rPr>
        <w:t xml:space="preserve"> ( No. ICES CM 2013/ACOM:10.). 10-17 April 2013 ICES Headquarters, Copenhagen.</w:t>
      </w:r>
    </w:p>
    <w:p w14:paraId="09EC1E44" w14:textId="77777777" w:rsidR="00F751F9" w:rsidRPr="00F751F9" w:rsidRDefault="00F751F9" w:rsidP="00760BDA">
      <w:pPr>
        <w:pStyle w:val="Litteraturfrteckning"/>
        <w:spacing w:line="360" w:lineRule="auto"/>
        <w:contextualSpacing/>
        <w:rPr>
          <w:lang w:val="en-GB"/>
        </w:rPr>
      </w:pPr>
      <w:r w:rsidRPr="00F751F9">
        <w:rPr>
          <w:lang w:val="en-GB"/>
        </w:rPr>
        <w:t xml:space="preserve">ICES. (2015). </w:t>
      </w:r>
      <w:r w:rsidRPr="00F751F9">
        <w:rPr>
          <w:i/>
          <w:iCs/>
          <w:lang w:val="en-GB"/>
        </w:rPr>
        <w:t>Report of the Baltic Fisheries Assessment Working Group (WGBFAS)</w:t>
      </w:r>
      <w:r w:rsidRPr="00F751F9">
        <w:rPr>
          <w:lang w:val="en-GB"/>
        </w:rPr>
        <w:t xml:space="preserve"> ( No. ICES CM 2015/ACOM:10). 14-21 April 2015 ICES Headquarters, Copenhagen.</w:t>
      </w:r>
    </w:p>
    <w:p w14:paraId="4251D0EC" w14:textId="77777777" w:rsidR="00F751F9" w:rsidRPr="00F751F9" w:rsidRDefault="00F751F9" w:rsidP="00760BDA">
      <w:pPr>
        <w:pStyle w:val="Litteraturfrteckning"/>
        <w:spacing w:line="360" w:lineRule="auto"/>
        <w:contextualSpacing/>
        <w:rPr>
          <w:lang w:val="en-GB"/>
        </w:rPr>
      </w:pPr>
      <w:r w:rsidRPr="00F751F9">
        <w:rPr>
          <w:lang w:val="en-GB"/>
        </w:rPr>
        <w:t xml:space="preserve">ICES. (2021). </w:t>
      </w:r>
      <w:r w:rsidRPr="00F751F9">
        <w:rPr>
          <w:i/>
          <w:iCs/>
          <w:lang w:val="en-GB"/>
        </w:rPr>
        <w:t>ICES Spatial Facility, ICES, Copenhagen</w:t>
      </w:r>
      <w:r w:rsidRPr="00F751F9">
        <w:rPr>
          <w:lang w:val="en-GB"/>
        </w:rPr>
        <w:t>.</w:t>
      </w:r>
    </w:p>
    <w:p w14:paraId="57C8CCBE" w14:textId="77777777" w:rsidR="00F751F9" w:rsidRPr="00F751F9" w:rsidRDefault="00F751F9" w:rsidP="00760BDA">
      <w:pPr>
        <w:pStyle w:val="Litteraturfrteckning"/>
        <w:spacing w:line="360" w:lineRule="auto"/>
        <w:contextualSpacing/>
        <w:rPr>
          <w:lang w:val="en-GB"/>
        </w:rPr>
      </w:pPr>
      <w:r w:rsidRPr="00F751F9">
        <w:rPr>
          <w:lang w:val="en-GB"/>
        </w:rPr>
        <w:t xml:space="preserve">Jacobsen, N.S., Burgess, M.G. &amp; Andersen, K.H. (2017). Efficiency of fisheries is increasing at the ecosystem level. </w:t>
      </w:r>
      <w:r w:rsidRPr="00F751F9">
        <w:rPr>
          <w:i/>
          <w:iCs/>
          <w:lang w:val="en-GB"/>
        </w:rPr>
        <w:t>Fish and Fisheries</w:t>
      </w:r>
      <w:r w:rsidRPr="00F751F9">
        <w:rPr>
          <w:lang w:val="en-GB"/>
        </w:rPr>
        <w:t>, 18, 199–211.</w:t>
      </w:r>
    </w:p>
    <w:p w14:paraId="4D637B26" w14:textId="77777777" w:rsidR="00F751F9" w:rsidRPr="00F751F9" w:rsidRDefault="00F751F9" w:rsidP="00760BDA">
      <w:pPr>
        <w:pStyle w:val="Litteraturfrteckning"/>
        <w:spacing w:line="360" w:lineRule="auto"/>
        <w:contextualSpacing/>
        <w:rPr>
          <w:lang w:val="en-GB"/>
        </w:rPr>
      </w:pPr>
      <w:r w:rsidRPr="00F751F9">
        <w:rPr>
          <w:lang w:val="en-GB"/>
        </w:rPr>
        <w:t xml:space="preserve">van Leeuwen, A., Huss, M., Gårdmark, A., Casini, M., Vitale, F., Hjelm, J., </w:t>
      </w:r>
      <w:r w:rsidRPr="00F751F9">
        <w:rPr>
          <w:i/>
          <w:iCs/>
          <w:lang w:val="en-GB"/>
        </w:rPr>
        <w:t>et al.</w:t>
      </w:r>
      <w:r w:rsidRPr="00F751F9">
        <w:rPr>
          <w:lang w:val="en-GB"/>
        </w:rPr>
        <w:t xml:space="preserve"> (2013). Predators with multiple ontogenetic niche shifts have limited potential for population growth and top-down control of their prey. </w:t>
      </w:r>
      <w:r w:rsidRPr="00F751F9">
        <w:rPr>
          <w:i/>
          <w:iCs/>
          <w:lang w:val="en-GB"/>
        </w:rPr>
        <w:t>American Naturalist</w:t>
      </w:r>
      <w:r w:rsidRPr="00F751F9">
        <w:rPr>
          <w:lang w:val="en-GB"/>
        </w:rPr>
        <w:t>, 182, 53–66.</w:t>
      </w:r>
    </w:p>
    <w:p w14:paraId="7C7850BF" w14:textId="77777777" w:rsidR="00F751F9" w:rsidRPr="00F751F9" w:rsidRDefault="00F751F9" w:rsidP="00760BDA">
      <w:pPr>
        <w:pStyle w:val="Litteraturfrteckning"/>
        <w:spacing w:line="360" w:lineRule="auto"/>
        <w:contextualSpacing/>
        <w:rPr>
          <w:lang w:val="en-GB"/>
        </w:rPr>
      </w:pPr>
      <w:r w:rsidRPr="00F751F9">
        <w:rPr>
          <w:lang w:val="en-GB"/>
        </w:rPr>
        <w:t>Lindmark, M. (2020). Temperature- and body size scaling: effects on individuals, populations and food webs. PhD Thesis. Swedish University of Agricultural Sciences, Uppsala.</w:t>
      </w:r>
    </w:p>
    <w:p w14:paraId="2EBE9777" w14:textId="77777777" w:rsidR="00F751F9" w:rsidRPr="00F751F9" w:rsidRDefault="00F751F9" w:rsidP="00760BDA">
      <w:pPr>
        <w:pStyle w:val="Litteraturfrteckning"/>
        <w:spacing w:line="360" w:lineRule="auto"/>
        <w:contextualSpacing/>
        <w:rPr>
          <w:lang w:val="en-GB"/>
        </w:rPr>
      </w:pPr>
      <w:r w:rsidRPr="00F751F9">
        <w:rPr>
          <w:lang w:val="en-GB"/>
        </w:rPr>
        <w:t xml:space="preserve">Lindmark, M., Ohlberger, J. &amp; Gårdmark, A. (2021). Optimum growth temperature declines with body size within fish species. </w:t>
      </w:r>
      <w:r w:rsidRPr="00F751F9">
        <w:rPr>
          <w:i/>
          <w:iCs/>
          <w:lang w:val="en-GB"/>
        </w:rPr>
        <w:t>bioRxiv</w:t>
      </w:r>
      <w:r w:rsidRPr="00F751F9">
        <w:rPr>
          <w:lang w:val="en-GB"/>
        </w:rPr>
        <w:t>, 2021.01.21.427580.</w:t>
      </w:r>
    </w:p>
    <w:p w14:paraId="60C56F3E" w14:textId="77777777" w:rsidR="00F751F9" w:rsidRPr="00D63359" w:rsidRDefault="00F751F9" w:rsidP="00760BDA">
      <w:pPr>
        <w:pStyle w:val="Litteraturfrteckning"/>
        <w:spacing w:line="360" w:lineRule="auto"/>
        <w:contextualSpacing/>
        <w:rPr>
          <w:lang w:val="sv-SE"/>
        </w:rPr>
      </w:pPr>
      <w:r w:rsidRPr="00D63359">
        <w:rPr>
          <w:lang w:val="sv-SE"/>
        </w:rPr>
        <w:t xml:space="preserve">Möllmann, C., Diekmann, R., Müller‐Karulis, B., Kornilovs, G., Plikshs, M. &amp; Axe, P. (2009). </w:t>
      </w:r>
      <w:r w:rsidRPr="00F751F9">
        <w:rPr>
          <w:lang w:val="en-GB"/>
        </w:rPr>
        <w:t xml:space="preserve">Reorganization of a large marine ecosystem due to atmospheric and anthropogenic pressure: a discontinuous regime shift in the Central Baltic Sea. </w:t>
      </w:r>
      <w:r w:rsidRPr="00D63359">
        <w:rPr>
          <w:i/>
          <w:iCs/>
          <w:lang w:val="sv-SE"/>
        </w:rPr>
        <w:t>Global Change Biology</w:t>
      </w:r>
      <w:r w:rsidRPr="00D63359">
        <w:rPr>
          <w:lang w:val="sv-SE"/>
        </w:rPr>
        <w:t>, 15, 1377–1393.</w:t>
      </w:r>
    </w:p>
    <w:p w14:paraId="11499483" w14:textId="77777777" w:rsidR="00F751F9" w:rsidRPr="00F751F9" w:rsidRDefault="00F751F9" w:rsidP="00760BDA">
      <w:pPr>
        <w:pStyle w:val="Litteraturfrteckning"/>
        <w:spacing w:line="360" w:lineRule="auto"/>
        <w:contextualSpacing/>
        <w:rPr>
          <w:lang w:val="en-GB"/>
        </w:rPr>
      </w:pPr>
      <w:r w:rsidRPr="00D63359">
        <w:rPr>
          <w:lang w:val="sv-SE"/>
        </w:rPr>
        <w:t xml:space="preserve">Niiranen, S., Orio, A., Bartolino, V., Bergström, U., Kallasvuo, M., Neuenfeldt, S., </w:t>
      </w:r>
      <w:r w:rsidRPr="00D63359">
        <w:rPr>
          <w:i/>
          <w:iCs/>
          <w:lang w:val="sv-SE"/>
        </w:rPr>
        <w:t>et al.</w:t>
      </w:r>
      <w:r w:rsidRPr="00D63359">
        <w:rPr>
          <w:lang w:val="sv-SE"/>
        </w:rPr>
        <w:t xml:space="preserve"> </w:t>
      </w:r>
      <w:r w:rsidRPr="00F751F9">
        <w:rPr>
          <w:lang w:val="en-GB"/>
        </w:rPr>
        <w:t xml:space="preserve">(2019). Predator-prey body size relationships of cod in a low-diversity marine system. </w:t>
      </w:r>
      <w:r w:rsidRPr="00F751F9">
        <w:rPr>
          <w:i/>
          <w:iCs/>
          <w:lang w:val="en-GB"/>
        </w:rPr>
        <w:t>Mar. Ecol. Prog. Ser.</w:t>
      </w:r>
      <w:r w:rsidRPr="00F751F9">
        <w:rPr>
          <w:lang w:val="en-GB"/>
        </w:rPr>
        <w:t>, 627, 201–206.</w:t>
      </w:r>
    </w:p>
    <w:p w14:paraId="4ED32A26" w14:textId="77777777" w:rsidR="00F751F9" w:rsidRPr="00F751F9" w:rsidRDefault="00F751F9" w:rsidP="00760BDA">
      <w:pPr>
        <w:pStyle w:val="Litteraturfrteckning"/>
        <w:spacing w:line="360" w:lineRule="auto"/>
        <w:contextualSpacing/>
        <w:rPr>
          <w:lang w:val="en-GB"/>
        </w:rPr>
      </w:pPr>
      <w:r w:rsidRPr="00F751F9">
        <w:rPr>
          <w:lang w:val="en-GB"/>
        </w:rPr>
        <w:t>Ogle, D.H. (2013). fishR Vignette - Von Bertalanffy Growth Models.</w:t>
      </w:r>
    </w:p>
    <w:p w14:paraId="1604D55D" w14:textId="77777777" w:rsidR="00F751F9" w:rsidRPr="00F751F9" w:rsidRDefault="00F751F9" w:rsidP="00760BDA">
      <w:pPr>
        <w:pStyle w:val="Litteraturfrteckning"/>
        <w:spacing w:line="360" w:lineRule="auto"/>
        <w:contextualSpacing/>
        <w:rPr>
          <w:lang w:val="en-GB"/>
        </w:rPr>
      </w:pPr>
      <w:r w:rsidRPr="00F751F9">
        <w:rPr>
          <w:lang w:val="en-GB"/>
        </w:rPr>
        <w:t xml:space="preserve">Ogle, D.H. (2017). </w:t>
      </w:r>
      <w:r w:rsidRPr="00F751F9">
        <w:rPr>
          <w:i/>
          <w:iCs/>
          <w:lang w:val="en-GB"/>
        </w:rPr>
        <w:t>FSAdata: Fisheries Stock Analysis, Datasets</w:t>
      </w:r>
      <w:r w:rsidRPr="00F751F9">
        <w:rPr>
          <w:lang w:val="en-GB"/>
        </w:rPr>
        <w:t>.</w:t>
      </w:r>
    </w:p>
    <w:p w14:paraId="527A174B" w14:textId="77777777" w:rsidR="00F751F9" w:rsidRPr="00F751F9" w:rsidRDefault="00F751F9" w:rsidP="00760BDA">
      <w:pPr>
        <w:pStyle w:val="Litteraturfrteckning"/>
        <w:spacing w:line="360" w:lineRule="auto"/>
        <w:contextualSpacing/>
        <w:rPr>
          <w:lang w:val="en-GB"/>
        </w:rPr>
      </w:pPr>
      <w:r w:rsidRPr="00F751F9">
        <w:rPr>
          <w:lang w:val="en-GB"/>
        </w:rPr>
        <w:t xml:space="preserve">Ogle, D.H. (2018). </w:t>
      </w:r>
      <w:r w:rsidRPr="00F751F9">
        <w:rPr>
          <w:i/>
          <w:iCs/>
          <w:lang w:val="en-GB"/>
        </w:rPr>
        <w:t>FSA: Fisheries Stock Analysis. R package</w:t>
      </w:r>
      <w:r w:rsidRPr="00F751F9">
        <w:rPr>
          <w:lang w:val="en-GB"/>
        </w:rPr>
        <w:t>.</w:t>
      </w:r>
    </w:p>
    <w:p w14:paraId="30DC6F2A" w14:textId="77777777" w:rsidR="00F751F9" w:rsidRPr="00F751F9" w:rsidRDefault="00F751F9" w:rsidP="00760BDA">
      <w:pPr>
        <w:pStyle w:val="Litteraturfrteckning"/>
        <w:spacing w:line="360" w:lineRule="auto"/>
        <w:contextualSpacing/>
        <w:rPr>
          <w:lang w:val="en-GB"/>
        </w:rPr>
      </w:pPr>
      <w:r w:rsidRPr="00F751F9">
        <w:rPr>
          <w:lang w:val="en-GB"/>
        </w:rPr>
        <w:t xml:space="preserve">R Core Team. (2020). </w:t>
      </w:r>
      <w:r w:rsidRPr="00F751F9">
        <w:rPr>
          <w:i/>
          <w:iCs/>
          <w:lang w:val="en-GB"/>
        </w:rPr>
        <w:t>R: A Language and Environment for Statistical Computing. R Foundation for Statistical Computing</w:t>
      </w:r>
      <w:r w:rsidRPr="00F751F9">
        <w:rPr>
          <w:lang w:val="en-GB"/>
        </w:rPr>
        <w:t>. Vienna, Austria.</w:t>
      </w:r>
    </w:p>
    <w:p w14:paraId="13A16CB6" w14:textId="77777777" w:rsidR="00F751F9" w:rsidRPr="00F751F9" w:rsidRDefault="00F751F9" w:rsidP="00760BDA">
      <w:pPr>
        <w:pStyle w:val="Litteraturfrteckning"/>
        <w:spacing w:line="360" w:lineRule="auto"/>
        <w:contextualSpacing/>
        <w:rPr>
          <w:lang w:val="en-GB"/>
        </w:rPr>
      </w:pPr>
      <w:r w:rsidRPr="00F751F9">
        <w:rPr>
          <w:lang w:val="en-GB"/>
        </w:rPr>
        <w:t xml:space="preserve">Reum, J.C.P., Blanchard, J.L., Holsman, K.K., Aydin, K. &amp; Punt, A.E. (2019). Species‐specific ontogenetic diet shifts attenuate trophic cascades and lengthen food chains in exploited ecosystems. </w:t>
      </w:r>
      <w:r w:rsidRPr="00F751F9">
        <w:rPr>
          <w:i/>
          <w:iCs/>
          <w:lang w:val="en-GB"/>
        </w:rPr>
        <w:t>Oikos</w:t>
      </w:r>
      <w:r w:rsidRPr="00F751F9">
        <w:rPr>
          <w:lang w:val="en-GB"/>
        </w:rPr>
        <w:t>, 128, 1051–1064.</w:t>
      </w:r>
    </w:p>
    <w:p w14:paraId="32D43C6A" w14:textId="77777777" w:rsidR="00F751F9" w:rsidRPr="00F751F9" w:rsidRDefault="00F751F9" w:rsidP="00760BDA">
      <w:pPr>
        <w:pStyle w:val="Litteraturfrteckning"/>
        <w:spacing w:line="360" w:lineRule="auto"/>
        <w:contextualSpacing/>
        <w:rPr>
          <w:lang w:val="en-GB"/>
        </w:rPr>
      </w:pPr>
      <w:r w:rsidRPr="00F751F9">
        <w:rPr>
          <w:lang w:val="en-GB"/>
        </w:rPr>
        <w:t xml:space="preserve">Savage, V.M., Gillooly, J.F., Brown, J.H., West, G.B. &amp; Charnov, E.L. (2004). Effects of Body Size and Temperature on Population Growth. </w:t>
      </w:r>
      <w:r w:rsidRPr="00F751F9">
        <w:rPr>
          <w:i/>
          <w:iCs/>
          <w:lang w:val="en-GB"/>
        </w:rPr>
        <w:t>The American Naturalist</w:t>
      </w:r>
      <w:r w:rsidRPr="00F751F9">
        <w:rPr>
          <w:lang w:val="en-GB"/>
        </w:rPr>
        <w:t>, 163, 429–441.</w:t>
      </w:r>
    </w:p>
    <w:p w14:paraId="131E6E20" w14:textId="77777777" w:rsidR="00F751F9" w:rsidRPr="00F751F9" w:rsidRDefault="00F751F9" w:rsidP="00760BDA">
      <w:pPr>
        <w:pStyle w:val="Litteraturfrteckning"/>
        <w:spacing w:line="360" w:lineRule="auto"/>
        <w:contextualSpacing/>
        <w:rPr>
          <w:lang w:val="en-GB"/>
        </w:rPr>
      </w:pPr>
      <w:r w:rsidRPr="00F751F9">
        <w:rPr>
          <w:lang w:val="en-GB"/>
        </w:rPr>
        <w:t xml:space="preserve">Scott, F., Blanchard, J. &amp; Andersen, K. (2019). </w:t>
      </w:r>
      <w:r w:rsidRPr="00F751F9">
        <w:rPr>
          <w:i/>
          <w:iCs/>
          <w:lang w:val="en-GB"/>
        </w:rPr>
        <w:t>mizer: Multi-Species sIZE Spectrum Modelling in R</w:t>
      </w:r>
      <w:r w:rsidRPr="00F751F9">
        <w:rPr>
          <w:lang w:val="en-GB"/>
        </w:rPr>
        <w:t>. R. .</w:t>
      </w:r>
    </w:p>
    <w:p w14:paraId="11737D45" w14:textId="30C9571F" w:rsidR="00F751F9" w:rsidRPr="00F751F9" w:rsidRDefault="00F751F9" w:rsidP="00760BDA">
      <w:pPr>
        <w:pStyle w:val="Litteraturfrteckning"/>
        <w:spacing w:line="360" w:lineRule="auto"/>
        <w:contextualSpacing/>
        <w:rPr>
          <w:lang w:val="en-GB"/>
        </w:rPr>
      </w:pPr>
      <w:r w:rsidRPr="00F42A9D">
        <w:rPr>
          <w:lang w:val="sv-SE"/>
          <w:rPrChange w:id="51" w:author="Anna Gårdmark" w:date="2021-09-28T17:48:00Z">
            <w:rPr>
              <w:lang w:val="en-GB"/>
            </w:rPr>
          </w:rPrChange>
        </w:rPr>
        <w:lastRenderedPageBreak/>
        <w:t>Vainikka, A., G</w:t>
      </w:r>
      <w:del w:id="52" w:author="Anna Gårdmark" w:date="2021-09-28T17:48:00Z">
        <w:r w:rsidRPr="00F42A9D" w:rsidDel="00F42A9D">
          <w:rPr>
            <w:lang w:val="sv-SE"/>
            <w:rPrChange w:id="53" w:author="Anna Gårdmark" w:date="2021-09-28T17:48:00Z">
              <w:rPr>
                <w:lang w:val="en-GB"/>
              </w:rPr>
            </w:rPrChange>
          </w:rPr>
          <w:delText>\a a</w:delText>
        </w:r>
      </w:del>
      <w:ins w:id="54" w:author="Anna Gårdmark" w:date="2021-09-28T17:48:00Z">
        <w:r w:rsidR="00F42A9D" w:rsidRPr="00F42A9D">
          <w:rPr>
            <w:lang w:val="sv-SE"/>
            <w:rPrChange w:id="55" w:author="Anna Gårdmark" w:date="2021-09-28T17:48:00Z">
              <w:rPr>
                <w:lang w:val="en-GB"/>
              </w:rPr>
            </w:rPrChange>
          </w:rPr>
          <w:t>å</w:t>
        </w:r>
      </w:ins>
      <w:r w:rsidRPr="00F42A9D">
        <w:rPr>
          <w:lang w:val="sv-SE"/>
          <w:rPrChange w:id="56" w:author="Anna Gårdmark" w:date="2021-09-28T17:48:00Z">
            <w:rPr>
              <w:lang w:val="en-GB"/>
            </w:rPr>
          </w:rPrChange>
        </w:rPr>
        <w:t xml:space="preserve">rdmark, A., Bland, B. &amp; Hjelm, J. (2009a). </w:t>
      </w:r>
      <w:r w:rsidRPr="00F751F9">
        <w:rPr>
          <w:lang w:val="en-GB"/>
        </w:rPr>
        <w:t xml:space="preserve">Two-and three-dimensional maturation reaction norms for the eastern Baltic cod, Gadus morhua. </w:t>
      </w:r>
      <w:r w:rsidRPr="00F751F9">
        <w:rPr>
          <w:i/>
          <w:iCs/>
          <w:lang w:val="en-GB"/>
        </w:rPr>
        <w:t>ICES Journal of Marine Science: Journal du Conseil</w:t>
      </w:r>
      <w:r w:rsidRPr="00F751F9">
        <w:rPr>
          <w:lang w:val="en-GB"/>
        </w:rPr>
        <w:t>, 66, 248–257.</w:t>
      </w:r>
    </w:p>
    <w:p w14:paraId="16998A06" w14:textId="77777777" w:rsidR="00F751F9" w:rsidRPr="00F751F9" w:rsidRDefault="00F751F9" w:rsidP="00760BDA">
      <w:pPr>
        <w:pStyle w:val="Litteraturfrteckning"/>
        <w:spacing w:line="360" w:lineRule="auto"/>
        <w:contextualSpacing/>
        <w:rPr>
          <w:lang w:val="en-GB"/>
        </w:rPr>
      </w:pPr>
      <w:r w:rsidRPr="00F751F9">
        <w:rPr>
          <w:lang w:val="en-GB"/>
        </w:rPr>
        <w:t xml:space="preserve">Vainikka, A., Mollet, F., Casini, M. &amp; Gårdmark, A. (2009b). Spatial variation in growth, condition and maturation reaction norms of the Baltic herring Clupea harengus membras. </w:t>
      </w:r>
      <w:r w:rsidRPr="00F751F9">
        <w:rPr>
          <w:i/>
          <w:iCs/>
          <w:lang w:val="en-GB"/>
        </w:rPr>
        <w:t>Marine Ecology Progress Series</w:t>
      </w:r>
      <w:r w:rsidRPr="00F751F9">
        <w:rPr>
          <w:lang w:val="en-GB"/>
        </w:rPr>
        <w:t>, 383, 285–294.</w:t>
      </w:r>
    </w:p>
    <w:p w14:paraId="1B50C65F" w14:textId="77777777" w:rsidR="00F751F9" w:rsidRPr="00F751F9" w:rsidRDefault="00F751F9" w:rsidP="00760BDA">
      <w:pPr>
        <w:pStyle w:val="Litteraturfrteckning"/>
        <w:spacing w:line="360" w:lineRule="auto"/>
        <w:contextualSpacing/>
        <w:rPr>
          <w:lang w:val="en-GB"/>
        </w:rPr>
      </w:pPr>
      <w:r w:rsidRPr="00F751F9">
        <w:rPr>
          <w:lang w:val="en-GB"/>
        </w:rPr>
        <w:t xml:space="preserve">Wickham, H., Averick, M., Bryan, J., Chang, W., D’Agostino McGowan, L., François, R., </w:t>
      </w:r>
      <w:r w:rsidRPr="00F751F9">
        <w:rPr>
          <w:i/>
          <w:iCs/>
          <w:lang w:val="en-GB"/>
        </w:rPr>
        <w:t>et al.</w:t>
      </w:r>
      <w:r w:rsidRPr="00F751F9">
        <w:rPr>
          <w:lang w:val="en-GB"/>
        </w:rPr>
        <w:t xml:space="preserve"> (2019). Welcome to the tidyverse. </w:t>
      </w:r>
      <w:r w:rsidRPr="00F751F9">
        <w:rPr>
          <w:i/>
          <w:iCs/>
          <w:lang w:val="en-GB"/>
        </w:rPr>
        <w:t>Journal of Open Source Software</w:t>
      </w:r>
      <w:r w:rsidRPr="00F751F9">
        <w:rPr>
          <w:lang w:val="en-GB"/>
        </w:rPr>
        <w:t>, 1686.</w:t>
      </w:r>
    </w:p>
    <w:p w14:paraId="53E521DC" w14:textId="46701225" w:rsidR="005C3B0B" w:rsidRPr="00A658A5" w:rsidRDefault="005C3B0B" w:rsidP="00760BDA">
      <w:pPr>
        <w:spacing w:line="360" w:lineRule="auto"/>
        <w:contextualSpacing/>
        <w:jc w:val="both"/>
        <w:rPr>
          <w:b/>
        </w:rPr>
      </w:pPr>
      <w:r w:rsidRPr="00A658A5">
        <w:rPr>
          <w:b/>
        </w:rPr>
        <w:fldChar w:fldCharType="end"/>
      </w:r>
    </w:p>
    <w:p w14:paraId="5FA3C9C2" w14:textId="77777777" w:rsidR="003D7B51" w:rsidRPr="00A658A5" w:rsidRDefault="003D7B51" w:rsidP="00760BDA">
      <w:pPr>
        <w:spacing w:line="360" w:lineRule="auto"/>
        <w:contextualSpacing/>
      </w:pPr>
    </w:p>
    <w:sectPr w:rsidR="003D7B51" w:rsidRPr="00A658A5" w:rsidSect="007877E6">
      <w:headerReference w:type="even" r:id="rId24"/>
      <w:footerReference w:type="even" r:id="rId25"/>
      <w:footerReference w:type="default" r:id="rId26"/>
      <w:headerReference w:type="first" r:id="rId27"/>
      <w:footerReference w:type="first" r:id="rId28"/>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E388CB" w14:textId="77777777" w:rsidR="006203F4" w:rsidRDefault="006203F4">
      <w:r>
        <w:separator/>
      </w:r>
    </w:p>
  </w:endnote>
  <w:endnote w:type="continuationSeparator" w:id="0">
    <w:p w14:paraId="7F9F5D33" w14:textId="77777777" w:rsidR="006203F4" w:rsidRDefault="00620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翿"/>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idnummer"/>
      </w:rPr>
      <w:id w:val="-1365279681"/>
      <w:docPartObj>
        <w:docPartGallery w:val="Page Numbers (Bottom of Page)"/>
        <w:docPartUnique/>
      </w:docPartObj>
    </w:sdtPr>
    <w:sdtContent>
      <w:p w14:paraId="0D688CC5" w14:textId="77777777" w:rsidR="00D63359" w:rsidRDefault="00D63359" w:rsidP="003D7B51">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7EED0B13" w14:textId="77777777" w:rsidR="00D63359" w:rsidRDefault="00D63359">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idnummer"/>
      </w:rPr>
      <w:id w:val="1983494043"/>
      <w:docPartObj>
        <w:docPartGallery w:val="Page Numbers (Bottom of Page)"/>
        <w:docPartUnique/>
      </w:docPartObj>
    </w:sdtPr>
    <w:sdtContent>
      <w:p w14:paraId="26232E21" w14:textId="429984E6" w:rsidR="00D63359" w:rsidRDefault="00D63359" w:rsidP="003D7B51">
        <w:pPr>
          <w:pStyle w:val="Sidfot"/>
          <w:framePr w:wrap="none" w:vAnchor="text" w:hAnchor="margin" w:xAlign="center" w:y="1"/>
          <w:rPr>
            <w:rStyle w:val="Sidnummer"/>
          </w:rPr>
        </w:pPr>
        <w:r>
          <w:rPr>
            <w:rStyle w:val="Sidnummer"/>
          </w:rPr>
          <w:fldChar w:fldCharType="begin"/>
        </w:r>
        <w:r>
          <w:rPr>
            <w:rStyle w:val="Sidnummer"/>
          </w:rPr>
          <w:instrText xml:space="preserve"> PAGE </w:instrText>
        </w:r>
        <w:r>
          <w:rPr>
            <w:rStyle w:val="Sidnummer"/>
          </w:rPr>
          <w:fldChar w:fldCharType="separate"/>
        </w:r>
        <w:r w:rsidR="00F42A9D">
          <w:rPr>
            <w:rStyle w:val="Sidnummer"/>
            <w:noProof/>
          </w:rPr>
          <w:t>20</w:t>
        </w:r>
        <w:r>
          <w:rPr>
            <w:rStyle w:val="Sidnummer"/>
          </w:rPr>
          <w:fldChar w:fldCharType="end"/>
        </w:r>
      </w:p>
    </w:sdtContent>
  </w:sdt>
  <w:p w14:paraId="2EAD71B8" w14:textId="77777777" w:rsidR="00D63359" w:rsidRDefault="00D63359">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6442346"/>
      <w:docPartObj>
        <w:docPartGallery w:val="Page Numbers (Bottom of Page)"/>
        <w:docPartUnique/>
      </w:docPartObj>
    </w:sdtPr>
    <w:sdtEndPr>
      <w:rPr>
        <w:noProof/>
      </w:rPr>
    </w:sdtEndPr>
    <w:sdtContent>
      <w:p w14:paraId="7EA2B883" w14:textId="20801044" w:rsidR="00D63359" w:rsidRDefault="00D63359">
        <w:pPr>
          <w:pStyle w:val="Sidfot"/>
          <w:jc w:val="center"/>
        </w:pPr>
        <w:r>
          <w:fldChar w:fldCharType="begin"/>
        </w:r>
        <w:r>
          <w:instrText xml:space="preserve"> PAGE   \* MERGEFORMAT </w:instrText>
        </w:r>
        <w:r>
          <w:fldChar w:fldCharType="separate"/>
        </w:r>
        <w:r w:rsidR="00F42A9D">
          <w:rPr>
            <w:noProof/>
          </w:rPr>
          <w:t>1</w:t>
        </w:r>
        <w:r>
          <w:rPr>
            <w:noProof/>
          </w:rPr>
          <w:fldChar w:fldCharType="end"/>
        </w:r>
      </w:p>
    </w:sdtContent>
  </w:sdt>
  <w:p w14:paraId="438D8555" w14:textId="77777777" w:rsidR="00D63359" w:rsidRDefault="00D6335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BC3B95" w14:textId="77777777" w:rsidR="006203F4" w:rsidRDefault="006203F4">
      <w:r>
        <w:separator/>
      </w:r>
    </w:p>
  </w:footnote>
  <w:footnote w:type="continuationSeparator" w:id="0">
    <w:p w14:paraId="6E762B71" w14:textId="77777777" w:rsidR="006203F4" w:rsidRDefault="00620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F1189" w14:textId="77777777" w:rsidR="00D63359" w:rsidRDefault="00D63359" w:rsidP="003D7B51">
    <w:pPr>
      <w:pStyle w:val="Sidhuvud"/>
      <w:spacing w:before="240" w:after="276"/>
    </w:pPr>
  </w:p>
  <w:p w14:paraId="1DD09880" w14:textId="77777777" w:rsidR="00D63359" w:rsidRDefault="00D63359" w:rsidP="003D7B51">
    <w:pPr>
      <w:spacing w:after="276"/>
    </w:pPr>
  </w:p>
  <w:p w14:paraId="66773745" w14:textId="77777777" w:rsidR="00D63359" w:rsidRDefault="00D63359"/>
  <w:p w14:paraId="06904AEE" w14:textId="77777777" w:rsidR="00D63359" w:rsidRDefault="00D63359"/>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F211D5" w14:textId="77777777" w:rsidR="00D63359" w:rsidRPr="00B30794" w:rsidRDefault="00D63359"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53B83634"/>
    <w:lvl w:ilvl="0">
      <w:start w:val="1"/>
      <w:numFmt w:val="decimal"/>
      <w:pStyle w:val="Numreradlista"/>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Punktlista"/>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0"/>
  </w:num>
  <w:num w:numId="4">
    <w:abstractNumId w:val="1"/>
  </w:num>
  <w:num w:numId="5">
    <w:abstractNumId w:val="16"/>
  </w:num>
  <w:num w:numId="6">
    <w:abstractNumId w:val="3"/>
  </w:num>
  <w:num w:numId="7">
    <w:abstractNumId w:val="12"/>
  </w:num>
  <w:num w:numId="8">
    <w:abstractNumId w:val="10"/>
  </w:num>
  <w:num w:numId="9">
    <w:abstractNumId w:val="20"/>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2"/>
  </w:num>
  <w:num w:numId="13">
    <w:abstractNumId w:val="4"/>
  </w:num>
  <w:num w:numId="14">
    <w:abstractNumId w:val="6"/>
  </w:num>
  <w:num w:numId="15">
    <w:abstractNumId w:val="5"/>
  </w:num>
  <w:num w:numId="16">
    <w:abstractNumId w:val="13"/>
  </w:num>
  <w:num w:numId="17">
    <w:abstractNumId w:val="21"/>
  </w:num>
  <w:num w:numId="18">
    <w:abstractNumId w:val="7"/>
  </w:num>
  <w:num w:numId="19">
    <w:abstractNumId w:val="9"/>
  </w:num>
  <w:num w:numId="20">
    <w:abstractNumId w:val="8"/>
  </w:num>
  <w:num w:numId="21">
    <w:abstractNumId w:val="14"/>
  </w:num>
  <w:num w:numId="2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na Gårdmark">
    <w15:presenceInfo w15:providerId="AD" w15:userId="S-1-5-21-1060284298-1343024091-682003330-100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activeWritingStyle w:appName="MSWord" w:lang="en-US" w:vendorID="64" w:dllVersion="131078" w:nlCheck="1" w:checkStyle="1"/>
  <w:activeWritingStyle w:appName="MSWord" w:lang="en-GB" w:vendorID="64" w:dllVersion="131078" w:nlCheck="1" w:checkStyle="1"/>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B0B"/>
    <w:rsid w:val="00006ACF"/>
    <w:rsid w:val="00011B57"/>
    <w:rsid w:val="00027D4A"/>
    <w:rsid w:val="0003340E"/>
    <w:rsid w:val="000413A7"/>
    <w:rsid w:val="00041E01"/>
    <w:rsid w:val="0004381A"/>
    <w:rsid w:val="0004613D"/>
    <w:rsid w:val="00052DE5"/>
    <w:rsid w:val="000544A0"/>
    <w:rsid w:val="0005649E"/>
    <w:rsid w:val="00056D44"/>
    <w:rsid w:val="00057A59"/>
    <w:rsid w:val="00065176"/>
    <w:rsid w:val="00070914"/>
    <w:rsid w:val="00076B58"/>
    <w:rsid w:val="0008232B"/>
    <w:rsid w:val="00085079"/>
    <w:rsid w:val="000A1D6F"/>
    <w:rsid w:val="000A5D2D"/>
    <w:rsid w:val="000A637E"/>
    <w:rsid w:val="000B1EC5"/>
    <w:rsid w:val="000B3623"/>
    <w:rsid w:val="000B5389"/>
    <w:rsid w:val="000D6D44"/>
    <w:rsid w:val="000E4A7F"/>
    <w:rsid w:val="001005D7"/>
    <w:rsid w:val="00104ECE"/>
    <w:rsid w:val="0011364D"/>
    <w:rsid w:val="001136CA"/>
    <w:rsid w:val="00122874"/>
    <w:rsid w:val="00133B77"/>
    <w:rsid w:val="001344FA"/>
    <w:rsid w:val="00146A77"/>
    <w:rsid w:val="0014794D"/>
    <w:rsid w:val="00174BC7"/>
    <w:rsid w:val="0017594D"/>
    <w:rsid w:val="0018053E"/>
    <w:rsid w:val="001874A2"/>
    <w:rsid w:val="001A2D1F"/>
    <w:rsid w:val="001B2653"/>
    <w:rsid w:val="001C12A1"/>
    <w:rsid w:val="001C6EF4"/>
    <w:rsid w:val="001E339E"/>
    <w:rsid w:val="001F04C8"/>
    <w:rsid w:val="0020644F"/>
    <w:rsid w:val="00207A07"/>
    <w:rsid w:val="00215AAA"/>
    <w:rsid w:val="00215E57"/>
    <w:rsid w:val="00220F38"/>
    <w:rsid w:val="00227355"/>
    <w:rsid w:val="002358C3"/>
    <w:rsid w:val="002372D3"/>
    <w:rsid w:val="00237982"/>
    <w:rsid w:val="00243AF8"/>
    <w:rsid w:val="002470AF"/>
    <w:rsid w:val="00253CEF"/>
    <w:rsid w:val="00264687"/>
    <w:rsid w:val="00264F98"/>
    <w:rsid w:val="00291F93"/>
    <w:rsid w:val="00295DE5"/>
    <w:rsid w:val="002974B4"/>
    <w:rsid w:val="002A0198"/>
    <w:rsid w:val="002A184D"/>
    <w:rsid w:val="002B05CA"/>
    <w:rsid w:val="002B6D80"/>
    <w:rsid w:val="002E37BC"/>
    <w:rsid w:val="002E7A7B"/>
    <w:rsid w:val="002F4A86"/>
    <w:rsid w:val="00302E60"/>
    <w:rsid w:val="00307FD8"/>
    <w:rsid w:val="00325B8D"/>
    <w:rsid w:val="00325BCE"/>
    <w:rsid w:val="00330FB4"/>
    <w:rsid w:val="003533A7"/>
    <w:rsid w:val="00355A16"/>
    <w:rsid w:val="00361991"/>
    <w:rsid w:val="00367723"/>
    <w:rsid w:val="0037122A"/>
    <w:rsid w:val="003858D7"/>
    <w:rsid w:val="00387D6F"/>
    <w:rsid w:val="00393459"/>
    <w:rsid w:val="0039376B"/>
    <w:rsid w:val="003A27F3"/>
    <w:rsid w:val="003A57EB"/>
    <w:rsid w:val="003B01C6"/>
    <w:rsid w:val="003B4BA2"/>
    <w:rsid w:val="003C2E86"/>
    <w:rsid w:val="003C3A28"/>
    <w:rsid w:val="003C4632"/>
    <w:rsid w:val="003C67AD"/>
    <w:rsid w:val="003D2BA6"/>
    <w:rsid w:val="003D7980"/>
    <w:rsid w:val="003D7B51"/>
    <w:rsid w:val="003F3D9F"/>
    <w:rsid w:val="003F5CF7"/>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738E1"/>
    <w:rsid w:val="00485116"/>
    <w:rsid w:val="0048624E"/>
    <w:rsid w:val="004A2E96"/>
    <w:rsid w:val="004A7195"/>
    <w:rsid w:val="004C5A10"/>
    <w:rsid w:val="004C5FA4"/>
    <w:rsid w:val="004D0F3A"/>
    <w:rsid w:val="004D2483"/>
    <w:rsid w:val="004D4850"/>
    <w:rsid w:val="004D5865"/>
    <w:rsid w:val="005013B3"/>
    <w:rsid w:val="00505B3F"/>
    <w:rsid w:val="00505CA1"/>
    <w:rsid w:val="00506977"/>
    <w:rsid w:val="00510658"/>
    <w:rsid w:val="00523651"/>
    <w:rsid w:val="00524A3A"/>
    <w:rsid w:val="00530DA2"/>
    <w:rsid w:val="00535711"/>
    <w:rsid w:val="0054297B"/>
    <w:rsid w:val="00544BAF"/>
    <w:rsid w:val="005472DB"/>
    <w:rsid w:val="00561A10"/>
    <w:rsid w:val="00570EFC"/>
    <w:rsid w:val="005945DF"/>
    <w:rsid w:val="00595858"/>
    <w:rsid w:val="005A70DA"/>
    <w:rsid w:val="005B1696"/>
    <w:rsid w:val="005C3B0B"/>
    <w:rsid w:val="005C3E4D"/>
    <w:rsid w:val="005C632A"/>
    <w:rsid w:val="005C6384"/>
    <w:rsid w:val="005C716B"/>
    <w:rsid w:val="005D6EA6"/>
    <w:rsid w:val="005E18C4"/>
    <w:rsid w:val="005E5914"/>
    <w:rsid w:val="005E65FF"/>
    <w:rsid w:val="00600FFE"/>
    <w:rsid w:val="00601C49"/>
    <w:rsid w:val="0061678B"/>
    <w:rsid w:val="00617B45"/>
    <w:rsid w:val="006203F4"/>
    <w:rsid w:val="006227A1"/>
    <w:rsid w:val="00642BA4"/>
    <w:rsid w:val="006466D9"/>
    <w:rsid w:val="00651B5E"/>
    <w:rsid w:val="00654370"/>
    <w:rsid w:val="00675321"/>
    <w:rsid w:val="00684112"/>
    <w:rsid w:val="00691FEA"/>
    <w:rsid w:val="006969DC"/>
    <w:rsid w:val="00697AAB"/>
    <w:rsid w:val="006B050C"/>
    <w:rsid w:val="006B570B"/>
    <w:rsid w:val="006C13AB"/>
    <w:rsid w:val="006C71A5"/>
    <w:rsid w:val="006D1F18"/>
    <w:rsid w:val="006D56F5"/>
    <w:rsid w:val="006E4D9B"/>
    <w:rsid w:val="006E72EF"/>
    <w:rsid w:val="006F5938"/>
    <w:rsid w:val="0070598B"/>
    <w:rsid w:val="007079BA"/>
    <w:rsid w:val="00712EAF"/>
    <w:rsid w:val="00740CAC"/>
    <w:rsid w:val="00743758"/>
    <w:rsid w:val="00751A94"/>
    <w:rsid w:val="0075231E"/>
    <w:rsid w:val="00755B65"/>
    <w:rsid w:val="007564B7"/>
    <w:rsid w:val="00760BDA"/>
    <w:rsid w:val="00762342"/>
    <w:rsid w:val="00767969"/>
    <w:rsid w:val="00777248"/>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540FA"/>
    <w:rsid w:val="008573C4"/>
    <w:rsid w:val="00862005"/>
    <w:rsid w:val="0087221D"/>
    <w:rsid w:val="00876000"/>
    <w:rsid w:val="008854BE"/>
    <w:rsid w:val="008A0087"/>
    <w:rsid w:val="008A019D"/>
    <w:rsid w:val="008A414A"/>
    <w:rsid w:val="008A69A8"/>
    <w:rsid w:val="008A749C"/>
    <w:rsid w:val="008B3482"/>
    <w:rsid w:val="008C3642"/>
    <w:rsid w:val="008D2F0B"/>
    <w:rsid w:val="008D7564"/>
    <w:rsid w:val="008E7477"/>
    <w:rsid w:val="00903097"/>
    <w:rsid w:val="00912897"/>
    <w:rsid w:val="009153C7"/>
    <w:rsid w:val="0091656E"/>
    <w:rsid w:val="0092232B"/>
    <w:rsid w:val="009257E5"/>
    <w:rsid w:val="00926BC7"/>
    <w:rsid w:val="009360C1"/>
    <w:rsid w:val="00943892"/>
    <w:rsid w:val="009566FA"/>
    <w:rsid w:val="00961F6B"/>
    <w:rsid w:val="009665E9"/>
    <w:rsid w:val="00972133"/>
    <w:rsid w:val="009747DC"/>
    <w:rsid w:val="00982281"/>
    <w:rsid w:val="00984724"/>
    <w:rsid w:val="00986819"/>
    <w:rsid w:val="00991A04"/>
    <w:rsid w:val="00991CD6"/>
    <w:rsid w:val="0099444F"/>
    <w:rsid w:val="009A29B3"/>
    <w:rsid w:val="009A65A3"/>
    <w:rsid w:val="009A6BC1"/>
    <w:rsid w:val="009B4CBD"/>
    <w:rsid w:val="009B5F91"/>
    <w:rsid w:val="009C3DCA"/>
    <w:rsid w:val="009C7712"/>
    <w:rsid w:val="009E4569"/>
    <w:rsid w:val="009F0490"/>
    <w:rsid w:val="009F0D26"/>
    <w:rsid w:val="009F6D17"/>
    <w:rsid w:val="00A0009B"/>
    <w:rsid w:val="00A06A59"/>
    <w:rsid w:val="00A11739"/>
    <w:rsid w:val="00A2217C"/>
    <w:rsid w:val="00A442CE"/>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5F75"/>
    <w:rsid w:val="00B235DE"/>
    <w:rsid w:val="00B32C01"/>
    <w:rsid w:val="00B40A54"/>
    <w:rsid w:val="00B418EC"/>
    <w:rsid w:val="00B46BCC"/>
    <w:rsid w:val="00B5685B"/>
    <w:rsid w:val="00B649F6"/>
    <w:rsid w:val="00B674BE"/>
    <w:rsid w:val="00B70D6A"/>
    <w:rsid w:val="00B72002"/>
    <w:rsid w:val="00B84074"/>
    <w:rsid w:val="00B96883"/>
    <w:rsid w:val="00BB3BF8"/>
    <w:rsid w:val="00BB6D7C"/>
    <w:rsid w:val="00BD3AAA"/>
    <w:rsid w:val="00BD6F5E"/>
    <w:rsid w:val="00BE08E4"/>
    <w:rsid w:val="00BE23A4"/>
    <w:rsid w:val="00BE3A07"/>
    <w:rsid w:val="00BE4DB0"/>
    <w:rsid w:val="00BE770D"/>
    <w:rsid w:val="00BF7E6F"/>
    <w:rsid w:val="00C027CA"/>
    <w:rsid w:val="00C106ED"/>
    <w:rsid w:val="00C27D9D"/>
    <w:rsid w:val="00C31E02"/>
    <w:rsid w:val="00C35D2B"/>
    <w:rsid w:val="00C522EC"/>
    <w:rsid w:val="00C53CBC"/>
    <w:rsid w:val="00C5504D"/>
    <w:rsid w:val="00C57C6A"/>
    <w:rsid w:val="00C6279A"/>
    <w:rsid w:val="00C7174A"/>
    <w:rsid w:val="00C725A0"/>
    <w:rsid w:val="00C77676"/>
    <w:rsid w:val="00C807ED"/>
    <w:rsid w:val="00C94018"/>
    <w:rsid w:val="00CB197A"/>
    <w:rsid w:val="00CC113C"/>
    <w:rsid w:val="00CC41C2"/>
    <w:rsid w:val="00CC4DCF"/>
    <w:rsid w:val="00CE7574"/>
    <w:rsid w:val="00D040B9"/>
    <w:rsid w:val="00D060DB"/>
    <w:rsid w:val="00D30B9E"/>
    <w:rsid w:val="00D33CA5"/>
    <w:rsid w:val="00D36FBB"/>
    <w:rsid w:val="00D513FE"/>
    <w:rsid w:val="00D54188"/>
    <w:rsid w:val="00D63359"/>
    <w:rsid w:val="00D640A0"/>
    <w:rsid w:val="00D677F6"/>
    <w:rsid w:val="00D701C7"/>
    <w:rsid w:val="00D71FA9"/>
    <w:rsid w:val="00D74341"/>
    <w:rsid w:val="00D7442C"/>
    <w:rsid w:val="00D93E92"/>
    <w:rsid w:val="00D972AC"/>
    <w:rsid w:val="00DA1FF5"/>
    <w:rsid w:val="00DB37F2"/>
    <w:rsid w:val="00DC0AF7"/>
    <w:rsid w:val="00DC4AE2"/>
    <w:rsid w:val="00DC63BA"/>
    <w:rsid w:val="00DD5C8B"/>
    <w:rsid w:val="00DD6290"/>
    <w:rsid w:val="00DE1E99"/>
    <w:rsid w:val="00DE2977"/>
    <w:rsid w:val="00DF0260"/>
    <w:rsid w:val="00DF6F88"/>
    <w:rsid w:val="00E0740F"/>
    <w:rsid w:val="00E1374C"/>
    <w:rsid w:val="00E23828"/>
    <w:rsid w:val="00E51F6D"/>
    <w:rsid w:val="00E62765"/>
    <w:rsid w:val="00E62BF9"/>
    <w:rsid w:val="00E62F2D"/>
    <w:rsid w:val="00E70C3C"/>
    <w:rsid w:val="00E85B2C"/>
    <w:rsid w:val="00E879E7"/>
    <w:rsid w:val="00E960B7"/>
    <w:rsid w:val="00EB7BE8"/>
    <w:rsid w:val="00ED20CE"/>
    <w:rsid w:val="00F02C05"/>
    <w:rsid w:val="00F1170C"/>
    <w:rsid w:val="00F146DD"/>
    <w:rsid w:val="00F2649A"/>
    <w:rsid w:val="00F27FCA"/>
    <w:rsid w:val="00F302FE"/>
    <w:rsid w:val="00F3743A"/>
    <w:rsid w:val="00F42A9D"/>
    <w:rsid w:val="00F43995"/>
    <w:rsid w:val="00F533AE"/>
    <w:rsid w:val="00F64E1F"/>
    <w:rsid w:val="00F751F9"/>
    <w:rsid w:val="00F77DD7"/>
    <w:rsid w:val="00F84042"/>
    <w:rsid w:val="00F87C76"/>
    <w:rsid w:val="00FA5782"/>
    <w:rsid w:val="00FB10D0"/>
    <w:rsid w:val="00FB1A6B"/>
    <w:rsid w:val="00FB421E"/>
    <w:rsid w:val="00FC4016"/>
    <w:rsid w:val="00FC5366"/>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3B0B"/>
    <w:rPr>
      <w:lang w:val="en-US"/>
    </w:rPr>
  </w:style>
  <w:style w:type="paragraph" w:styleId="Rubrik1">
    <w:name w:val="heading 1"/>
    <w:basedOn w:val="Normal"/>
    <w:next w:val="Normal"/>
    <w:link w:val="Rubrik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Rubrik2">
    <w:name w:val="heading 2"/>
    <w:basedOn w:val="Normal"/>
    <w:next w:val="Normal"/>
    <w:link w:val="Rubrik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Rubrik3">
    <w:name w:val="heading 3"/>
    <w:basedOn w:val="Normal"/>
    <w:next w:val="Normal"/>
    <w:link w:val="Rubrik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Rubrik4">
    <w:name w:val="heading 4"/>
    <w:basedOn w:val="Normal"/>
    <w:next w:val="Normal"/>
    <w:link w:val="Rubrik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Rubrik2Char">
    <w:name w:val="Rubrik 2 Char"/>
    <w:basedOn w:val="Standardstycketeckensnitt"/>
    <w:link w:val="Rubrik2"/>
    <w:uiPriority w:val="9"/>
    <w:rsid w:val="005C3B0B"/>
    <w:rPr>
      <w:rFonts w:asciiTheme="majorHAnsi" w:eastAsiaTheme="majorEastAsia" w:hAnsiTheme="majorHAnsi" w:cstheme="majorBidi"/>
      <w:bCs/>
      <w:color w:val="4472C4" w:themeColor="accent1"/>
      <w:szCs w:val="26"/>
      <w:lang w:val="en-US"/>
    </w:rPr>
  </w:style>
  <w:style w:type="character" w:customStyle="1" w:styleId="Rubrik3Char">
    <w:name w:val="Rubrik 3 Char"/>
    <w:basedOn w:val="Standardstycketeckensnitt"/>
    <w:link w:val="Rubrik3"/>
    <w:uiPriority w:val="9"/>
    <w:rsid w:val="005C3B0B"/>
    <w:rPr>
      <w:rFonts w:eastAsiaTheme="majorEastAsia" w:cstheme="majorBidi"/>
      <w:bCs/>
      <w:i/>
      <w:color w:val="4472C4" w:themeColor="accent1"/>
      <w:lang w:val="en-US"/>
    </w:rPr>
  </w:style>
  <w:style w:type="character" w:customStyle="1" w:styleId="Rubrik4Char">
    <w:name w:val="Rubrik 4 Char"/>
    <w:basedOn w:val="Standardstycketeckensnitt"/>
    <w:link w:val="Rubrik4"/>
    <w:uiPriority w:val="9"/>
    <w:rsid w:val="005C3B0B"/>
    <w:rPr>
      <w:rFonts w:asciiTheme="majorHAnsi" w:eastAsiaTheme="majorEastAsia" w:hAnsiTheme="majorHAnsi" w:cstheme="majorBidi"/>
      <w:b/>
      <w:bCs/>
      <w:i/>
      <w:iCs/>
      <w:color w:val="4472C4" w:themeColor="accent1"/>
      <w:lang w:val="en-US"/>
    </w:rPr>
  </w:style>
  <w:style w:type="paragraph" w:styleId="Rubrik">
    <w:name w:val="Title"/>
    <w:aliases w:val="Titel/Dokumentnamn"/>
    <w:basedOn w:val="Normal"/>
    <w:next w:val="Normal"/>
    <w:link w:val="Rubrik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RubrikChar">
    <w:name w:val="Rubrik Char"/>
    <w:aliases w:val="Titel/Dokumentnamn Char"/>
    <w:basedOn w:val="Standardstycketeckensnitt"/>
    <w:link w:val="Rubrik"/>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Sidhuvud">
    <w:name w:val="header"/>
    <w:basedOn w:val="Normal"/>
    <w:link w:val="Sidhuvud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SidhuvudChar">
    <w:name w:val="Sidhuvud Char"/>
    <w:basedOn w:val="Standardstycketeckensnitt"/>
    <w:link w:val="Sidhuvud"/>
    <w:uiPriority w:val="99"/>
    <w:semiHidden/>
    <w:rsid w:val="005C3B0B"/>
    <w:rPr>
      <w:rFonts w:asciiTheme="majorHAnsi" w:hAnsiTheme="majorHAnsi"/>
      <w:sz w:val="14"/>
      <w:lang w:val="en-US"/>
    </w:rPr>
  </w:style>
  <w:style w:type="paragraph" w:styleId="Sidfot">
    <w:name w:val="footer"/>
    <w:basedOn w:val="Sidhuvud"/>
    <w:link w:val="SidfotChar"/>
    <w:uiPriority w:val="99"/>
    <w:rsid w:val="005C3B0B"/>
    <w:pPr>
      <w:tabs>
        <w:tab w:val="clear" w:pos="3686"/>
        <w:tab w:val="left" w:pos="4111"/>
      </w:tabs>
    </w:pPr>
  </w:style>
  <w:style w:type="character" w:customStyle="1" w:styleId="SidfotChar">
    <w:name w:val="Sidfot Char"/>
    <w:basedOn w:val="Standardstycketeckensnitt"/>
    <w:link w:val="Sidfot"/>
    <w:uiPriority w:val="99"/>
    <w:rsid w:val="005C3B0B"/>
    <w:rPr>
      <w:rFonts w:asciiTheme="majorHAnsi" w:hAnsiTheme="majorHAnsi"/>
      <w:sz w:val="14"/>
      <w:lang w:val="en-US"/>
    </w:rPr>
  </w:style>
  <w:style w:type="character" w:styleId="Platshllartext">
    <w:name w:val="Placeholder Text"/>
    <w:basedOn w:val="Standardstycketeckensnitt"/>
    <w:uiPriority w:val="99"/>
    <w:semiHidden/>
    <w:rsid w:val="005C3B0B"/>
    <w:rPr>
      <w:color w:val="808080"/>
    </w:rPr>
  </w:style>
  <w:style w:type="paragraph" w:styleId="Ballongtext">
    <w:name w:val="Balloon Text"/>
    <w:basedOn w:val="Normal"/>
    <w:link w:val="BallongtextChar"/>
    <w:uiPriority w:val="99"/>
    <w:semiHidden/>
    <w:unhideWhenUsed/>
    <w:rsid w:val="005C3B0B"/>
    <w:rPr>
      <w:rFonts w:ascii="Tahoma" w:hAnsi="Tahoma" w:cs="Tahoma"/>
      <w:sz w:val="16"/>
      <w:szCs w:val="16"/>
    </w:rPr>
  </w:style>
  <w:style w:type="character" w:customStyle="1" w:styleId="BallongtextChar">
    <w:name w:val="Ballongtext Char"/>
    <w:basedOn w:val="Standardstycketeckensnitt"/>
    <w:link w:val="Ballongtext"/>
    <w:uiPriority w:val="99"/>
    <w:semiHidden/>
    <w:rsid w:val="005C3B0B"/>
    <w:rPr>
      <w:rFonts w:ascii="Tahoma" w:hAnsi="Tahoma" w:cs="Tahoma"/>
      <w:sz w:val="16"/>
      <w:szCs w:val="16"/>
      <w:lang w:val="en-US"/>
    </w:rPr>
  </w:style>
  <w:style w:type="table" w:styleId="Tabellrutnt">
    <w:name w:val="Table Grid"/>
    <w:basedOn w:val="Normaltabel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Sidhuvud"/>
    <w:uiPriority w:val="99"/>
    <w:semiHidden/>
    <w:rsid w:val="005C3B0B"/>
    <w:pPr>
      <w:tabs>
        <w:tab w:val="clear" w:pos="9072"/>
        <w:tab w:val="right" w:pos="8789"/>
      </w:tabs>
    </w:pPr>
  </w:style>
  <w:style w:type="character" w:styleId="Hyperlnk">
    <w:name w:val="Hyperlink"/>
    <w:basedOn w:val="Standardstycketeckensnitt"/>
    <w:uiPriority w:val="99"/>
    <w:qFormat/>
    <w:rsid w:val="005C3B0B"/>
    <w:rPr>
      <w:color w:val="0000FF"/>
      <w:u w:val="single"/>
    </w:rPr>
  </w:style>
  <w:style w:type="paragraph" w:styleId="Innehllsfrteckningsrubrik">
    <w:name w:val="TOC Heading"/>
    <w:basedOn w:val="Rubrik1"/>
    <w:next w:val="Normal"/>
    <w:uiPriority w:val="39"/>
    <w:qFormat/>
    <w:rsid w:val="005C3B0B"/>
    <w:pPr>
      <w:pageBreakBefore/>
      <w:suppressAutoHyphens w:val="0"/>
      <w:outlineLvl w:val="9"/>
    </w:pPr>
    <w:rPr>
      <w:lang w:eastAsia="ja-JP"/>
    </w:rPr>
  </w:style>
  <w:style w:type="paragraph" w:styleId="Citat">
    <w:name w:val="Quote"/>
    <w:basedOn w:val="Normal"/>
    <w:link w:val="CitatChar"/>
    <w:uiPriority w:val="10"/>
    <w:qFormat/>
    <w:rsid w:val="005C3B0B"/>
    <w:pPr>
      <w:spacing w:after="220"/>
      <w:ind w:left="357"/>
    </w:pPr>
    <w:rPr>
      <w:iCs/>
      <w:color w:val="000000" w:themeColor="text1"/>
      <w:sz w:val="20"/>
    </w:rPr>
  </w:style>
  <w:style w:type="character" w:customStyle="1" w:styleId="CitatChar">
    <w:name w:val="Citat Char"/>
    <w:basedOn w:val="Standardstycketeckensnitt"/>
    <w:link w:val="Citat"/>
    <w:uiPriority w:val="10"/>
    <w:rsid w:val="005C3B0B"/>
    <w:rPr>
      <w:iCs/>
      <w:color w:val="000000" w:themeColor="text1"/>
      <w:sz w:val="20"/>
      <w:lang w:val="en-US"/>
    </w:rPr>
  </w:style>
  <w:style w:type="paragraph" w:styleId="Innehll1">
    <w:name w:val="toc 1"/>
    <w:basedOn w:val="Normal"/>
    <w:next w:val="Normal"/>
    <w:uiPriority w:val="39"/>
    <w:rsid w:val="005C3B0B"/>
    <w:pPr>
      <w:spacing w:before="120"/>
    </w:pPr>
    <w:rPr>
      <w:rFonts w:cstheme="minorHAnsi"/>
      <w:b/>
      <w:bCs/>
      <w:i/>
      <w:iCs/>
    </w:rPr>
  </w:style>
  <w:style w:type="paragraph" w:styleId="Innehll2">
    <w:name w:val="toc 2"/>
    <w:basedOn w:val="Normal"/>
    <w:next w:val="Normal"/>
    <w:uiPriority w:val="39"/>
    <w:rsid w:val="005C3B0B"/>
    <w:pPr>
      <w:spacing w:before="120"/>
      <w:ind w:left="240"/>
    </w:pPr>
    <w:rPr>
      <w:rFonts w:cstheme="minorHAnsi"/>
      <w:b/>
      <w:bCs/>
    </w:rPr>
  </w:style>
  <w:style w:type="paragraph" w:styleId="Innehll3">
    <w:name w:val="toc 3"/>
    <w:basedOn w:val="Normal"/>
    <w:next w:val="Normal"/>
    <w:uiPriority w:val="99"/>
    <w:rsid w:val="005C3B0B"/>
    <w:pPr>
      <w:ind w:left="480"/>
    </w:pPr>
    <w:rPr>
      <w:rFonts w:cstheme="minorHAnsi"/>
      <w:sz w:val="20"/>
      <w:szCs w:val="20"/>
    </w:rPr>
  </w:style>
  <w:style w:type="character" w:styleId="Betoning">
    <w:name w:val="Emphasis"/>
    <w:basedOn w:val="Standardstycketeckensnitt"/>
    <w:uiPriority w:val="1"/>
    <w:rsid w:val="005C3B0B"/>
    <w:rPr>
      <w:i/>
      <w:iCs/>
    </w:rPr>
  </w:style>
  <w:style w:type="paragraph" w:styleId="Innehll4">
    <w:name w:val="toc 4"/>
    <w:basedOn w:val="Normal"/>
    <w:next w:val="Normal"/>
    <w:uiPriority w:val="99"/>
    <w:semiHidden/>
    <w:rsid w:val="005C3B0B"/>
    <w:pPr>
      <w:ind w:left="720"/>
    </w:pPr>
    <w:rPr>
      <w:rFonts w:cstheme="minorHAnsi"/>
      <w:sz w:val="20"/>
      <w:szCs w:val="20"/>
    </w:rPr>
  </w:style>
  <w:style w:type="paragraph" w:styleId="Innehll5">
    <w:name w:val="toc 5"/>
    <w:basedOn w:val="Normal"/>
    <w:next w:val="Normal"/>
    <w:uiPriority w:val="99"/>
    <w:semiHidden/>
    <w:rsid w:val="005C3B0B"/>
    <w:pPr>
      <w:ind w:left="960"/>
    </w:pPr>
    <w:rPr>
      <w:rFonts w:cstheme="minorHAnsi"/>
      <w:sz w:val="20"/>
      <w:szCs w:val="20"/>
    </w:rPr>
  </w:style>
  <w:style w:type="paragraph" w:styleId="Innehll6">
    <w:name w:val="toc 6"/>
    <w:basedOn w:val="Normal"/>
    <w:next w:val="Normal"/>
    <w:uiPriority w:val="99"/>
    <w:semiHidden/>
    <w:rsid w:val="005C3B0B"/>
    <w:pPr>
      <w:ind w:left="1200"/>
    </w:pPr>
    <w:rPr>
      <w:rFonts w:cstheme="minorHAnsi"/>
      <w:sz w:val="20"/>
      <w:szCs w:val="20"/>
    </w:rPr>
  </w:style>
  <w:style w:type="paragraph" w:styleId="Innehll7">
    <w:name w:val="toc 7"/>
    <w:basedOn w:val="Normal"/>
    <w:next w:val="Normal"/>
    <w:uiPriority w:val="99"/>
    <w:semiHidden/>
    <w:rsid w:val="005C3B0B"/>
    <w:pPr>
      <w:ind w:left="1440"/>
    </w:pPr>
    <w:rPr>
      <w:rFonts w:cstheme="minorHAnsi"/>
      <w:sz w:val="20"/>
      <w:szCs w:val="20"/>
    </w:rPr>
  </w:style>
  <w:style w:type="paragraph" w:styleId="Innehll8">
    <w:name w:val="toc 8"/>
    <w:basedOn w:val="Normal"/>
    <w:next w:val="Normal"/>
    <w:uiPriority w:val="99"/>
    <w:semiHidden/>
    <w:rsid w:val="005C3B0B"/>
    <w:pPr>
      <w:ind w:left="1680"/>
    </w:pPr>
    <w:rPr>
      <w:rFonts w:cstheme="minorHAnsi"/>
      <w:sz w:val="20"/>
      <w:szCs w:val="20"/>
    </w:rPr>
  </w:style>
  <w:style w:type="paragraph" w:styleId="Innehll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Normaltabel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jusskuggn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jusskuggning-dekorfrg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jusskuggning-dekorfrg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jusskuggning-dekorfrg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jusskuggning-dekorfrg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jusskuggning-dekorfrg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juslista">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juslista-dekorfrg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juslista-dekorfrg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juslista-dekorfrg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juslista-dekorfrg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juslista-dekorfrg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ark">
    <w:name w:val="Strong"/>
    <w:basedOn w:val="Standardstycketeckensnitt"/>
    <w:uiPriority w:val="1"/>
    <w:rsid w:val="005C3B0B"/>
    <w:rPr>
      <w:b/>
      <w:bCs/>
    </w:rPr>
  </w:style>
  <w:style w:type="table" w:customStyle="1" w:styleId="Sidfottabell">
    <w:name w:val="Sidfot tabell"/>
    <w:basedOn w:val="Normaltabel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tnotstext">
    <w:name w:val="footnote text"/>
    <w:basedOn w:val="Normal"/>
    <w:link w:val="FotnotstextChar"/>
    <w:uiPriority w:val="99"/>
    <w:semiHidden/>
    <w:unhideWhenUsed/>
    <w:rsid w:val="005C3B0B"/>
    <w:rPr>
      <w:sz w:val="20"/>
      <w:szCs w:val="20"/>
    </w:rPr>
  </w:style>
  <w:style w:type="character" w:customStyle="1" w:styleId="FotnotstextChar">
    <w:name w:val="Fotnotstext Char"/>
    <w:basedOn w:val="Standardstycketeckensnitt"/>
    <w:link w:val="Fotnotstext"/>
    <w:uiPriority w:val="99"/>
    <w:semiHidden/>
    <w:rsid w:val="005C3B0B"/>
    <w:rPr>
      <w:sz w:val="20"/>
      <w:szCs w:val="20"/>
      <w:lang w:val="en-US"/>
    </w:rPr>
  </w:style>
  <w:style w:type="character" w:styleId="Fotnotsreferens">
    <w:name w:val="footnote reference"/>
    <w:basedOn w:val="Standardstycketeckensnitt"/>
    <w:uiPriority w:val="99"/>
    <w:semiHidden/>
    <w:unhideWhenUsed/>
    <w:rsid w:val="005C3B0B"/>
    <w:rPr>
      <w:vertAlign w:val="superscript"/>
    </w:rPr>
  </w:style>
  <w:style w:type="character" w:customStyle="1" w:styleId="Formatmall1">
    <w:name w:val="Formatmall1"/>
    <w:basedOn w:val="Standardstycketeckensnitt"/>
    <w:uiPriority w:val="1"/>
    <w:rsid w:val="005C3B0B"/>
    <w:rPr>
      <w:rFonts w:asciiTheme="majorHAnsi" w:hAnsiTheme="majorHAnsi"/>
      <w:color w:val="auto"/>
      <w:sz w:val="14"/>
    </w:rPr>
  </w:style>
  <w:style w:type="character" w:customStyle="1" w:styleId="Sidfotmallarna">
    <w:name w:val="Sidfot mallarna"/>
    <w:basedOn w:val="Standardstycketeckensnitt"/>
    <w:uiPriority w:val="1"/>
    <w:rsid w:val="005C3B0B"/>
    <w:rPr>
      <w:rFonts w:asciiTheme="majorHAnsi" w:hAnsiTheme="majorHAnsi"/>
      <w:sz w:val="14"/>
    </w:rPr>
  </w:style>
  <w:style w:type="character" w:customStyle="1" w:styleId="Sidfotmallarnagr">
    <w:name w:val="Sidfot mallarna grå"/>
    <w:basedOn w:val="Standardstycketeckensnit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Standardstycketeckensnitt"/>
    <w:link w:val="TillfalligText"/>
    <w:rsid w:val="005C3B0B"/>
    <w:rPr>
      <w:rFonts w:cstheme="minorHAnsi"/>
      <w:bdr w:val="single" w:sz="4" w:space="0" w:color="auto"/>
      <w:lang w:val="en-US"/>
    </w:rPr>
  </w:style>
  <w:style w:type="paragraph" w:styleId="Punktlista">
    <w:name w:val="List Bullet"/>
    <w:basedOn w:val="Normal"/>
    <w:uiPriority w:val="99"/>
    <w:qFormat/>
    <w:rsid w:val="005C3B0B"/>
    <w:pPr>
      <w:numPr>
        <w:numId w:val="4"/>
      </w:numPr>
      <w:contextualSpacing/>
    </w:pPr>
  </w:style>
  <w:style w:type="paragraph" w:styleId="Numreradlista">
    <w:name w:val="List Number"/>
    <w:basedOn w:val="Normal"/>
    <w:uiPriority w:val="99"/>
    <w:qFormat/>
    <w:rsid w:val="005C3B0B"/>
    <w:pPr>
      <w:numPr>
        <w:numId w:val="3"/>
      </w:numPr>
      <w:contextualSpacing/>
    </w:pPr>
  </w:style>
  <w:style w:type="character" w:styleId="Kommentarsreferens">
    <w:name w:val="annotation reference"/>
    <w:basedOn w:val="Standardstycketeckensnitt"/>
    <w:uiPriority w:val="99"/>
    <w:semiHidden/>
    <w:unhideWhenUsed/>
    <w:rsid w:val="005C3B0B"/>
    <w:rPr>
      <w:sz w:val="16"/>
      <w:szCs w:val="16"/>
    </w:rPr>
  </w:style>
  <w:style w:type="paragraph" w:styleId="Kommentarer">
    <w:name w:val="annotation text"/>
    <w:basedOn w:val="Normal"/>
    <w:link w:val="KommentarerChar"/>
    <w:uiPriority w:val="99"/>
    <w:unhideWhenUsed/>
    <w:rsid w:val="005C3B0B"/>
    <w:rPr>
      <w:sz w:val="20"/>
      <w:szCs w:val="20"/>
    </w:rPr>
  </w:style>
  <w:style w:type="character" w:customStyle="1" w:styleId="KommentarerChar">
    <w:name w:val="Kommentarer Char"/>
    <w:basedOn w:val="Standardstycketeckensnitt"/>
    <w:link w:val="Kommentarer"/>
    <w:uiPriority w:val="99"/>
    <w:rsid w:val="005C3B0B"/>
    <w:rPr>
      <w:sz w:val="20"/>
      <w:szCs w:val="20"/>
      <w:lang w:val="en-US"/>
    </w:rPr>
  </w:style>
  <w:style w:type="paragraph" w:styleId="Beskrivning">
    <w:name w:val="caption"/>
    <w:basedOn w:val="Normal"/>
    <w:next w:val="Normal"/>
    <w:uiPriority w:val="35"/>
    <w:unhideWhenUsed/>
    <w:qFormat/>
    <w:rsid w:val="005C3B0B"/>
    <w:rPr>
      <w:i/>
      <w:iCs/>
      <w:color w:val="44546A" w:themeColor="text2"/>
      <w:sz w:val="18"/>
      <w:szCs w:val="18"/>
    </w:rPr>
  </w:style>
  <w:style w:type="paragraph" w:styleId="Liststycke">
    <w:name w:val="List Paragraph"/>
    <w:basedOn w:val="Normal"/>
    <w:uiPriority w:val="34"/>
    <w:qFormat/>
    <w:rsid w:val="005C3B0B"/>
    <w:pPr>
      <w:ind w:left="720"/>
      <w:contextualSpacing/>
    </w:pPr>
  </w:style>
  <w:style w:type="character" w:styleId="Radnummer">
    <w:name w:val="line number"/>
    <w:basedOn w:val="Standardstycketeckensnit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Rutntstabell1ljus">
    <w:name w:val="Grid Table 1 Light"/>
    <w:basedOn w:val="Normaltabel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mmentarsmne">
    <w:name w:val="annotation subject"/>
    <w:basedOn w:val="Kommentarer"/>
    <w:next w:val="Kommentarer"/>
    <w:link w:val="KommentarsmneChar"/>
    <w:uiPriority w:val="99"/>
    <w:semiHidden/>
    <w:unhideWhenUsed/>
    <w:rsid w:val="005C3B0B"/>
    <w:rPr>
      <w:b/>
      <w:bCs/>
    </w:rPr>
  </w:style>
  <w:style w:type="character" w:customStyle="1" w:styleId="KommentarsmneChar">
    <w:name w:val="Kommentarsämne Char"/>
    <w:basedOn w:val="KommentarerChar"/>
    <w:link w:val="Kommentarsmne"/>
    <w:uiPriority w:val="99"/>
    <w:semiHidden/>
    <w:rsid w:val="005C3B0B"/>
    <w:rPr>
      <w:b/>
      <w:bCs/>
      <w:sz w:val="20"/>
      <w:szCs w:val="20"/>
      <w:lang w:val="en-US"/>
    </w:rPr>
  </w:style>
  <w:style w:type="paragraph" w:styleId="Litteraturfrteckning">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Rutntstabell1ljusdekorfrg6">
    <w:name w:val="Grid Table 1 Light Accent 6"/>
    <w:basedOn w:val="Normaltabel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AnvndHyperlnk">
    <w:name w:val="FollowedHyperlink"/>
    <w:basedOn w:val="Standardstycketeckensnitt"/>
    <w:uiPriority w:val="99"/>
    <w:semiHidden/>
    <w:unhideWhenUsed/>
    <w:rsid w:val="005C3B0B"/>
    <w:rPr>
      <w:color w:val="954F72" w:themeColor="followedHyperlink"/>
      <w:u w:val="single"/>
    </w:rPr>
  </w:style>
  <w:style w:type="character" w:styleId="Sidnummer">
    <w:name w:val="page number"/>
    <w:basedOn w:val="Standardstycketeckensnitt"/>
    <w:uiPriority w:val="99"/>
    <w:semiHidden/>
    <w:unhideWhenUsed/>
    <w:rsid w:val="005C3B0B"/>
  </w:style>
  <w:style w:type="character" w:customStyle="1" w:styleId="UnresolvedMention1">
    <w:name w:val="Unresolved Mention1"/>
    <w:basedOn w:val="Standardstycketeckensnitt"/>
    <w:uiPriority w:val="99"/>
    <w:semiHidden/>
    <w:unhideWhenUsed/>
    <w:rsid w:val="005C3B0B"/>
    <w:rPr>
      <w:color w:val="605E5C"/>
      <w:shd w:val="clear" w:color="auto" w:fill="E1DFDD"/>
    </w:rPr>
  </w:style>
  <w:style w:type="table" w:styleId="Rutntstabell1ljusdekorfrg3">
    <w:name w:val="Grid Table 1 Light Accent 3"/>
    <w:basedOn w:val="Normaltabel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40E2-B39B-4DB9-91AB-17749904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26</Pages>
  <Words>15807</Words>
  <Characters>83782</Characters>
  <Application>Microsoft Office Word</Application>
  <DocSecurity>0</DocSecurity>
  <Lines>698</Lines>
  <Paragraphs>198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Anna Gårdmark</cp:lastModifiedBy>
  <cp:revision>4</cp:revision>
  <dcterms:created xsi:type="dcterms:W3CDTF">2021-09-28T11:43:00Z</dcterms:created>
  <dcterms:modified xsi:type="dcterms:W3CDTF">2021-09-28T15:48:00Z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zotero-version="5.0.96.2"&gt;&lt;session id="EpkJsqil"/&gt;&lt;style id="http://www.zotero.org/styles/ecology-letters" hasBibliography="1" bibliographyStyleHasBeenSet="1"/&gt;&lt;prefs&gt;&lt;pref name="fieldType" value="Field"/&gt;&lt;/prefs&gt;&lt;/data&gt;</vt:lpwstr>
  </property>
</Properties>
</file>
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Kommentarsreferens"/>
        </w:rPr>
        <w:commentReference w:id="0"/>
      </w:r>
      <w:commentRangeEnd w:id="1"/>
      <w:r w:rsidR="007F3BEE">
        <w:rPr>
          <w:rStyle w:val="Kommentarsreferens"/>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a</w:t>
      </w:r>
      <w:r w:rsidRPr="00F95139">
        <w:rPr>
          <w:rFonts w:cstheme="minorHAnsi"/>
          <w:lang w:val="en-GB"/>
        </w:rPr>
        <w:t>Swedish University of Agricultural Sciences, Department of Aquatic Resources, Institute of Coastal Research, Skolgatan 6, Öregrund 742 42, Sweden</w:t>
      </w:r>
    </w:p>
    <w:p w14:paraId="18060E6F"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b</w:t>
      </w:r>
      <w:r w:rsidRPr="00F95139">
        <w:rPr>
          <w:rFonts w:cstheme="minorHAnsi"/>
          <w:lang w:val="en-GB"/>
        </w:rPr>
        <w:t>Institute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c</w:t>
      </w:r>
      <w:r w:rsidRPr="00F95139">
        <w:rPr>
          <w:rFonts w:cstheme="minorHAnsi"/>
          <w:lang w:val="en-GB"/>
        </w:rPr>
        <w:t>Institute for Marine and Antarctic Studies and Centre for Marine Socioecology, University of Tasmania, 20 Castray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r w:rsidRPr="00F95139">
        <w:rPr>
          <w:rFonts w:cstheme="minorHAnsi"/>
          <w:vertAlign w:val="superscript"/>
          <w:lang w:val="en-GB"/>
        </w:rPr>
        <w:t>d</w:t>
      </w:r>
      <w:r w:rsidRPr="00F95139">
        <w:rPr>
          <w:rFonts w:cstheme="minorHAnsi"/>
          <w:lang w:val="en-GB"/>
        </w:rPr>
        <w:t xml:space="preserve">Swedish University of Agricultural Sciences, Department of Aquatic Resources, Skolgatan 6, SE-742 42 Öregrund,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34DB3FB5"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ins w:id="2" w:author="Anna Gårdmark" w:date="2020-02-07T10:00:00Z">
        <w:r w:rsidR="00BD3461">
          <w:rPr>
            <w:rFonts w:cstheme="minorHAnsi"/>
            <w:lang w:val="en-GB"/>
          </w:rPr>
          <w:t xml:space="preserve">of </w:t>
        </w:r>
      </w:ins>
      <w:r w:rsidR="006C5FB5" w:rsidRPr="00F95139">
        <w:rPr>
          <w:rFonts w:cstheme="minorHAnsi"/>
          <w:lang w:val="en-GB"/>
        </w:rPr>
        <w:t xml:space="preserve">bottom up and </w:t>
      </w:r>
      <w:r w:rsidR="00EE1CF3" w:rsidRPr="00F95139">
        <w:rPr>
          <w:rFonts w:cstheme="minorHAnsi"/>
          <w:lang w:val="en-GB"/>
        </w:rPr>
        <w:t>‘</w:t>
      </w:r>
      <w:commentRangeStart w:id="3"/>
      <w:commentRangeStart w:id="4"/>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3"/>
      <w:r w:rsidR="00EE1CF3" w:rsidRPr="00AF32CB">
        <w:rPr>
          <w:rStyle w:val="Kommentarsreferens"/>
          <w:sz w:val="22"/>
          <w:szCs w:val="22"/>
        </w:rPr>
        <w:commentReference w:id="3"/>
      </w:r>
      <w:commentRangeEnd w:id="4"/>
      <w:r w:rsidR="00AE0639" w:rsidRPr="00AF32CB">
        <w:rPr>
          <w:rStyle w:val="Kommentarsreferens"/>
          <w:sz w:val="22"/>
          <w:szCs w:val="22"/>
        </w:rPr>
        <w:commentReference w:id="4"/>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ins w:id="5" w:author="Anna Gårdmark" w:date="2020-02-07T10:01:00Z">
        <w:r w:rsidR="00BD3461">
          <w:rPr>
            <w:rFonts w:cstheme="minorHAnsi"/>
            <w:lang w:val="en-GB"/>
          </w:rPr>
          <w:t>,</w:t>
        </w:r>
      </w:ins>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Kommentarsreferens"/>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ins w:id="6" w:author="Anna Gårdmark" w:date="2020-02-07T10:02:00Z">
        <w:r w:rsidR="00BD3461" w:rsidRPr="00F95139">
          <w:rPr>
            <w:rFonts w:cstheme="minorHAnsi"/>
            <w:lang w:val="en-GB"/>
          </w:rPr>
          <w:t>in 2050</w:t>
        </w:r>
        <w:r w:rsidR="00BD3461">
          <w:rPr>
            <w:rFonts w:cstheme="minorHAnsi"/>
            <w:lang w:val="en-GB"/>
          </w:rPr>
          <w:t xml:space="preserve"> </w:t>
        </w:r>
      </w:ins>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del w:id="7" w:author="Anna Gårdmark" w:date="2020-02-07T10:02:00Z">
        <w:r w:rsidR="006740DE" w:rsidRPr="00F95139" w:rsidDel="00BD3461">
          <w:rPr>
            <w:rFonts w:cstheme="minorHAnsi"/>
            <w:lang w:val="en-GB"/>
          </w:rPr>
          <w:delText xml:space="preserve"> in 2050</w:delText>
        </w:r>
      </w:del>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spawning stock biomass declines due to increased predation mortality rates.</w:t>
      </w:r>
      <w:r w:rsidR="00190E51" w:rsidRPr="00F95139">
        <w:rPr>
          <w:rFonts w:cstheme="minorHAnsi"/>
          <w:lang w:val="en-GB"/>
        </w:rPr>
        <w:t xml:space="preserve"> </w:t>
      </w:r>
      <w:r w:rsidRPr="00F95139">
        <w:rPr>
          <w:rFonts w:cstheme="minorHAnsi"/>
          <w:lang w:val="en-GB"/>
        </w:rPr>
        <w:t xml:space="preserve">Results from our model </w:t>
      </w:r>
      <w:r w:rsidR="00D54CF9" w:rsidRPr="00F95139">
        <w:rPr>
          <w:rFonts w:cstheme="minorHAnsi"/>
          <w:lang w:val="en-GB"/>
        </w:rPr>
        <w:t>suggest that</w:t>
      </w:r>
      <w:r w:rsidR="009D1445" w:rsidRPr="00F95139">
        <w:rPr>
          <w:rFonts w:cstheme="minorHAnsi"/>
          <w:lang w:val="en-GB"/>
        </w:rPr>
        <w:t xml:space="preserve"> reduced fishing mortality </w:t>
      </w:r>
      <w:r w:rsidRPr="00F95139">
        <w:rPr>
          <w:rFonts w:cstheme="minorHAnsi"/>
          <w:lang w:val="en-GB"/>
        </w:rPr>
        <w:t xml:space="preserve">can </w:t>
      </w:r>
      <w:r w:rsidR="00F778BE" w:rsidRPr="00F95139">
        <w:rPr>
          <w:rFonts w:cstheme="minorHAnsi"/>
          <w:lang w:val="en-GB"/>
        </w:rPr>
        <w:t xml:space="preserve">counteract the potentially negative effects </w:t>
      </w:r>
      <w:r w:rsidR="00E36445" w:rsidRPr="00F95139">
        <w:rPr>
          <w:rFonts w:cstheme="minorHAnsi"/>
          <w:lang w:val="en-GB"/>
        </w:rPr>
        <w:t xml:space="preserve">of warming </w:t>
      </w:r>
      <w:r w:rsidR="00E209F7" w:rsidRPr="00F95139">
        <w:rPr>
          <w:rFonts w:cstheme="minorHAnsi"/>
          <w:lang w:val="en-GB"/>
        </w:rPr>
        <w:t xml:space="preserve">on the </w:t>
      </w:r>
      <w:r w:rsidR="006E1345" w:rsidRPr="00F95139">
        <w:rPr>
          <w:rFonts w:cstheme="minorHAnsi"/>
          <w:lang w:val="en-GB"/>
        </w:rPr>
        <w:t xml:space="preserve">abundance of </w:t>
      </w:r>
      <w:commentRangeStart w:id="8"/>
      <w:r w:rsidR="006E1345" w:rsidRPr="00F95139">
        <w:rPr>
          <w:rFonts w:cstheme="minorHAnsi"/>
          <w:lang w:val="en-GB"/>
        </w:rPr>
        <w:t>fish</w:t>
      </w:r>
      <w:commentRangeEnd w:id="8"/>
      <w:r w:rsidR="006E1345" w:rsidRPr="00AF32CB">
        <w:rPr>
          <w:rStyle w:val="Kommentarsreferens"/>
          <w:sz w:val="22"/>
          <w:szCs w:val="22"/>
        </w:rPr>
        <w:commentReference w:id="8"/>
      </w:r>
      <w:r w:rsidR="00E60F09" w:rsidRPr="00F95139">
        <w:rPr>
          <w:rFonts w:cstheme="minorHAnsi"/>
          <w:lang w:val="en-GB"/>
        </w:rPr>
        <w:t xml:space="preserve"> above maturation size</w:t>
      </w:r>
      <w:r w:rsidR="006E1345" w:rsidRPr="00F95139">
        <w:rPr>
          <w:rFonts w:cstheme="minorHAnsi"/>
          <w:lang w:val="en-GB"/>
        </w:rPr>
        <w:t>.</w:t>
      </w:r>
      <w:commentRangeStart w:id="9"/>
      <w:commentRangeStart w:id="10"/>
      <w:commentRangeStart w:id="11"/>
      <w:commentRangeEnd w:id="9"/>
      <w:r w:rsidR="00EB7D1F">
        <w:rPr>
          <w:rStyle w:val="Kommentarsreferens"/>
        </w:rPr>
        <w:commentReference w:id="9"/>
      </w:r>
      <w:commentRangeEnd w:id="10"/>
      <w:r w:rsidR="00435A98">
        <w:rPr>
          <w:rStyle w:val="Kommentarsreferens"/>
        </w:rPr>
        <w:commentReference w:id="10"/>
      </w:r>
      <w:commentRangeEnd w:id="11"/>
      <w:r w:rsidR="00BD3461">
        <w:rPr>
          <w:rStyle w:val="Kommentarsreferens"/>
        </w:rPr>
        <w:commentReference w:id="11"/>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09F5C435" w14:textId="3752D60D" w:rsidR="002B123B" w:rsidRPr="00F95139" w:rsidRDefault="002B123B"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t>Introduction</w:t>
      </w:r>
    </w:p>
    <w:p w14:paraId="4C8F2FF4" w14:textId="058126E0"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commentRangeStart w:id="12"/>
      <w:del w:id="13" w:author="Anna Gårdmark" w:date="2020-02-07T10:04:00Z">
        <w:r w:rsidRPr="00F95139" w:rsidDel="00BD3461">
          <w:rPr>
            <w:rFonts w:ascii="Times New Roman" w:hAnsi="Times New Roman" w:cs="Times New Roman"/>
            <w:bCs/>
            <w:lang w:val="en-GB"/>
          </w:rPr>
          <w:delText xml:space="preserve">shifting </w:delText>
        </w:r>
      </w:del>
      <w:commentRangeEnd w:id="12"/>
      <w:r w:rsidR="00BD3461">
        <w:rPr>
          <w:rStyle w:val="Kommentarsreferens"/>
        </w:rPr>
        <w:commentReference w:id="12"/>
      </w:r>
      <w:ins w:id="14" w:author="Anna Gårdmark" w:date="2020-02-07T10:04:00Z">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ins>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15"/>
      <w:commentRangeStart w:id="16"/>
      <w:commentRangeStart w:id="17"/>
      <w:r w:rsidRPr="00F95139">
        <w:rPr>
          <w:rFonts w:ascii="Times New Roman" w:hAnsi="Times New Roman" w:cs="Times New Roman"/>
          <w:bCs/>
          <w:lang w:val="en-GB"/>
        </w:rPr>
        <w:t>hang</w:t>
      </w:r>
      <w:commentRangeEnd w:id="15"/>
      <w:r w:rsidRPr="004029A8">
        <w:rPr>
          <w:rStyle w:val="Kommentarsreferens"/>
          <w:rFonts w:ascii="Times New Roman" w:hAnsi="Times New Roman" w:cs="Times New Roman"/>
          <w:sz w:val="22"/>
          <w:szCs w:val="22"/>
        </w:rPr>
        <w:commentReference w:id="15"/>
      </w:r>
      <w:commentRangeEnd w:id="16"/>
      <w:r w:rsidRPr="004029A8">
        <w:rPr>
          <w:rStyle w:val="Kommentarsreferens"/>
          <w:rFonts w:ascii="Times New Roman" w:hAnsi="Times New Roman" w:cs="Times New Roman"/>
          <w:sz w:val="22"/>
          <w:szCs w:val="22"/>
        </w:rPr>
        <w:commentReference w:id="16"/>
      </w:r>
      <w:commentRangeEnd w:id="17"/>
      <w:r w:rsidR="00423E09">
        <w:rPr>
          <w:rStyle w:val="Kommentarsreferens"/>
        </w:rPr>
        <w:commentReference w:id="17"/>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commentRangeStart w:id="18"/>
      <w:r w:rsidR="002A5D1B">
        <w:rPr>
          <w:rFonts w:ascii="Times New Roman" w:hAnsi="Times New Roman" w:cs="Times New Roman"/>
          <w:bCs/>
          <w:lang w:val="en-US"/>
        </w:rPr>
        <w:t>changes in</w:t>
      </w:r>
      <w:commentRangeEnd w:id="18"/>
      <w:r w:rsidR="00BD3461">
        <w:rPr>
          <w:rStyle w:val="Kommentarsreferens"/>
        </w:rPr>
        <w:commentReference w:id="18"/>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commentRangeStart w:id="19"/>
      <w:r w:rsidR="00A17C7C">
        <w:rPr>
          <w:rFonts w:ascii="Times New Roman" w:hAnsi="Times New Roman" w:cs="Times New Roman"/>
          <w:bCs/>
          <w:lang w:val="en-US"/>
        </w:rPr>
        <w:t>Therefore</w:t>
      </w:r>
      <w:commentRangeEnd w:id="19"/>
      <w:r w:rsidR="0011697B">
        <w:rPr>
          <w:rStyle w:val="Kommentarsreferens"/>
        </w:rPr>
        <w:commentReference w:id="19"/>
      </w:r>
      <w:r w:rsidR="00A17C7C">
        <w:rPr>
          <w:rFonts w:ascii="Times New Roman" w:hAnsi="Times New Roman" w:cs="Times New Roman"/>
          <w:bCs/>
          <w:lang w:val="en-US"/>
        </w:rPr>
        <w:t>, 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675806E0"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del w:id="20" w:author="Anna Gårdmark" w:date="2020-02-07T10:11:00Z">
        <w:r w:rsidR="00D163F8" w:rsidDel="0011697B">
          <w:rPr>
            <w:rFonts w:ascii="Times New Roman" w:hAnsi="Times New Roman" w:cs="Times New Roman"/>
            <w:bCs/>
            <w:lang w:val="en-US"/>
          </w:rPr>
          <w:delText>and thi</w:delText>
        </w:r>
        <w:r w:rsidR="00804454" w:rsidDel="0011697B">
          <w:rPr>
            <w:rFonts w:ascii="Times New Roman" w:hAnsi="Times New Roman" w:cs="Times New Roman"/>
            <w:bCs/>
            <w:lang w:val="en-US"/>
          </w:rPr>
          <w:delText>s</w:delText>
        </w:r>
      </w:del>
      <w:ins w:id="21" w:author="Anna Gårdmark" w:date="2020-02-07T10:11:00Z">
        <w:r w:rsidR="0011697B">
          <w:rPr>
            <w:rFonts w:ascii="Times New Roman" w:hAnsi="Times New Roman" w:cs="Times New Roman"/>
            <w:bCs/>
            <w:lang w:val="en-US"/>
          </w:rPr>
          <w:t>which</w:t>
        </w:r>
      </w:ins>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del w:id="22" w:author="Anna Gårdmark" w:date="2020-02-07T10:11:00Z">
        <w:r w:rsidR="00EC13FA" w:rsidDel="0011697B">
          <w:rPr>
            <w:rFonts w:ascii="Times New Roman" w:hAnsi="Times New Roman" w:cs="Times New Roman"/>
            <w:bCs/>
            <w:lang w:val="en-US"/>
          </w:rPr>
          <w:delText>due to</w:delText>
        </w:r>
      </w:del>
      <w:ins w:id="23" w:author="Anna Gårdmark" w:date="2020-02-07T10:11:00Z">
        <w:r w:rsidR="0011697B">
          <w:rPr>
            <w:rFonts w:ascii="Times New Roman" w:hAnsi="Times New Roman" w:cs="Times New Roman"/>
            <w:bCs/>
            <w:lang w:val="en-US"/>
          </w:rPr>
          <w:t>for</w:t>
        </w:r>
      </w:ins>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Pr>
          <w:rFonts w:ascii="Times New Roman" w:hAnsi="Times New Roman" w:cs="Times New Roman"/>
          <w:bCs/>
          <w:lang w:val="en-US"/>
        </w:rPr>
        <w:t xml:space="preserve">of warming on the body size </w:t>
      </w:r>
      <w:r w:rsidR="003B0F67">
        <w:rPr>
          <w:rFonts w:ascii="Times New Roman" w:hAnsi="Times New Roman" w:cs="Times New Roman"/>
          <w:bCs/>
          <w:lang w:val="en-US"/>
        </w:rPr>
        <w:t xml:space="preserve">or </w:t>
      </w:r>
      <w:r w:rsidR="000D42B7">
        <w:rPr>
          <w:rFonts w:ascii="Times New Roman" w:hAnsi="Times New Roman" w:cs="Times New Roman"/>
          <w:bCs/>
          <w:lang w:val="en-US"/>
        </w:rPr>
        <w:t xml:space="preserve">growth of large fish </w:t>
      </w:r>
      <w:r w:rsidR="00D63AD9">
        <w:rPr>
          <w:rFonts w:ascii="Times New Roman" w:hAnsi="Times New Roman" w:cs="Times New Roman"/>
          <w:bCs/>
          <w:lang w:val="en-US"/>
        </w:rPr>
        <w:t xml:space="preserve">could be </w:t>
      </w:r>
      <w:r w:rsidR="000D42B7">
        <w:rPr>
          <w:rFonts w:ascii="Times New Roman" w:hAnsi="Times New Roman" w:cs="Times New Roman"/>
          <w:bCs/>
          <w:lang w:val="en-US"/>
        </w:rPr>
        <w:t xml:space="preserve">found in </w:t>
      </w:r>
      <w:r w:rsidR="00AF3A93">
        <w:rPr>
          <w:rFonts w:ascii="Times New Roman" w:hAnsi="Times New Roman" w:cs="Times New Roman"/>
          <w:bCs/>
          <w:lang w:val="en-US"/>
        </w:rPr>
        <w:t>two recent studies f</w:t>
      </w:r>
      <w:r w:rsidR="00EB7D1F">
        <w:rPr>
          <w:rFonts w:ascii="Times New Roman" w:hAnsi="Times New Roman" w:cs="Times New Roman"/>
          <w:bCs/>
          <w:lang w:val="en-US"/>
        </w:rPr>
        <w:t>r</w:t>
      </w:r>
      <w:r w:rsidR="00AF3A93">
        <w:rPr>
          <w:rFonts w:ascii="Times New Roman" w:hAnsi="Times New Roman" w:cs="Times New Roman"/>
          <w:bCs/>
          <w:lang w:val="en-US"/>
        </w:rPr>
        <w:t xml:space="preserve">om </w:t>
      </w:r>
      <w:commentRangeStart w:id="24"/>
      <w:del w:id="25" w:author="Anna Gårdmark" w:date="2020-02-07T10:12:00Z">
        <w:r w:rsidR="00337757" w:rsidDel="0011697B">
          <w:rPr>
            <w:rFonts w:ascii="Times New Roman" w:hAnsi="Times New Roman" w:cs="Times New Roman"/>
            <w:bCs/>
            <w:lang w:val="en-US"/>
          </w:rPr>
          <w:delText xml:space="preserve">more </w:delText>
        </w:r>
      </w:del>
      <w:commentRangeEnd w:id="24"/>
      <w:r w:rsidR="0011697B">
        <w:rPr>
          <w:rStyle w:val="Kommentarsreferens"/>
        </w:rPr>
        <w:commentReference w:id="24"/>
      </w:r>
      <w:r w:rsidR="00652531">
        <w:rPr>
          <w:rFonts w:ascii="Times New Roman" w:hAnsi="Times New Roman" w:cs="Times New Roman"/>
          <w:bCs/>
          <w:lang w:val="en-US"/>
        </w:rPr>
        <w:t>controlled</w:t>
      </w:r>
      <w:r w:rsidR="00A63719">
        <w:rPr>
          <w:rFonts w:ascii="Times New Roman" w:hAnsi="Times New Roman" w:cs="Times New Roman"/>
          <w:bCs/>
          <w:lang w:val="en-US"/>
        </w:rPr>
        <w:t xml:space="preserve"> </w:t>
      </w:r>
      <w:r w:rsidR="004D54E6">
        <w:rPr>
          <w:rFonts w:ascii="Times New Roman" w:hAnsi="Times New Roman" w:cs="Times New Roman"/>
          <w:bCs/>
          <w:lang w:val="en-US"/>
        </w:rPr>
        <w:t xml:space="preserve">experiments </w:t>
      </w:r>
      <w:r w:rsidR="00652531">
        <w:rPr>
          <w:rFonts w:ascii="Times New Roman" w:hAnsi="Times New Roman" w:cs="Times New Roman"/>
          <w:bCs/>
          <w:lang w:val="en-US"/>
        </w:rPr>
        <w:t>(i.e.</w:t>
      </w:r>
      <w:r w:rsidR="00EB7D1F">
        <w:rPr>
          <w:rFonts w:ascii="Times New Roman" w:hAnsi="Times New Roman" w:cs="Times New Roman"/>
          <w:bCs/>
          <w:lang w:val="en-US"/>
        </w:rPr>
        <w:t>,</w:t>
      </w:r>
      <w:r w:rsidR="00652531">
        <w:rPr>
          <w:rFonts w:ascii="Times New Roman" w:hAnsi="Times New Roman" w:cs="Times New Roman"/>
          <w:bCs/>
          <w:lang w:val="en-US"/>
        </w:rPr>
        <w:t xml:space="preserve"> </w:t>
      </w:r>
      <w:r w:rsidR="000762B9">
        <w:rPr>
          <w:rFonts w:ascii="Times New Roman" w:hAnsi="Times New Roman" w:cs="Times New Roman"/>
          <w:bCs/>
          <w:lang w:val="en-US"/>
        </w:rPr>
        <w:t xml:space="preserve">in the absence of potentially </w:t>
      </w:r>
      <w:r w:rsidR="00652531">
        <w:rPr>
          <w:rFonts w:ascii="Times New Roman" w:hAnsi="Times New Roman" w:cs="Times New Roman"/>
          <w:bCs/>
          <w:lang w:val="en-US"/>
        </w:rPr>
        <w:t xml:space="preserve">confounding factors such as fisheries </w:t>
      </w:r>
      <w:r w:rsidR="009346CD">
        <w:rPr>
          <w:rFonts w:ascii="Times New Roman" w:hAnsi="Times New Roman" w:cs="Times New Roman"/>
          <w:bCs/>
          <w:lang w:val="en-US"/>
        </w:rPr>
        <w:t>exploitation</w:t>
      </w:r>
      <w:r w:rsidR="00652531">
        <w:rPr>
          <w:rFonts w:ascii="Times New Roman" w:hAnsi="Times New Roman" w:cs="Times New Roman"/>
          <w:bCs/>
          <w:lang w:val="en-US"/>
        </w:rPr>
        <w:t>)</w:t>
      </w:r>
      <w:r w:rsidR="00AE402C">
        <w:rPr>
          <w:rFonts w:ascii="Times New Roman" w:hAnsi="Times New Roman" w:cs="Times New Roman"/>
          <w:bCs/>
          <w:lang w:val="en-US"/>
        </w:rPr>
        <w:t xml:space="preserve"> </w:t>
      </w:r>
      <w:r w:rsidR="00AE402C">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AE402C">
        <w:rPr>
          <w:rFonts w:ascii="Times New Roman" w:hAnsi="Times New Roman" w:cs="Times New Roman"/>
          <w:bCs/>
          <w:lang w:val="en-US"/>
        </w:rPr>
        <w:fldChar w:fldCharType="separate"/>
      </w:r>
      <w:r w:rsidR="00AE402C" w:rsidRPr="00AE402C">
        <w:rPr>
          <w:rFonts w:ascii="Times New Roman" w:hAnsi="Times New Roman" w:cs="Times New Roman"/>
          <w:lang w:val="en-GB"/>
        </w:rPr>
        <w:t xml:space="preserve">(Barneche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 Huss </w:t>
      </w:r>
      <w:r w:rsidR="00AE402C" w:rsidRPr="00AE402C">
        <w:rPr>
          <w:rFonts w:ascii="Times New Roman" w:hAnsi="Times New Roman" w:cs="Times New Roman"/>
          <w:i/>
          <w:iCs/>
          <w:lang w:val="en-GB"/>
        </w:rPr>
        <w:t>et al.</w:t>
      </w:r>
      <w:r w:rsidR="00AE402C" w:rsidRPr="00AE402C">
        <w:rPr>
          <w:rFonts w:ascii="Times New Roman" w:hAnsi="Times New Roman" w:cs="Times New Roman"/>
          <w:lang w:val="en-GB"/>
        </w:rPr>
        <w:t xml:space="preserve"> 2019)</w:t>
      </w:r>
      <w:r w:rsidR="00AE402C">
        <w:rPr>
          <w:rFonts w:ascii="Times New Roman" w:hAnsi="Times New Roman" w:cs="Times New Roman"/>
          <w:bCs/>
          <w:lang w:val="en-US"/>
        </w:rPr>
        <w:fldChar w:fldCharType="end"/>
      </w:r>
      <w:r w:rsidR="002A780D">
        <w:rPr>
          <w:rFonts w:ascii="Times New Roman" w:hAnsi="Times New Roman" w:cs="Times New Roman"/>
          <w:bCs/>
          <w:lang w:val="en-US"/>
        </w:rPr>
        <w:t>.</w:t>
      </w:r>
      <w:r w:rsidR="002647A0">
        <w:rPr>
          <w:rFonts w:ascii="Times New Roman" w:hAnsi="Times New Roman" w:cs="Times New Roman"/>
          <w:bCs/>
          <w:lang w:val="en-US"/>
        </w:rPr>
        <w:t xml:space="preserve"> </w:t>
      </w:r>
      <w:r w:rsidR="00817EE4">
        <w:rPr>
          <w:rFonts w:ascii="Times New Roman" w:hAnsi="Times New Roman" w:cs="Times New Roman"/>
          <w:bCs/>
          <w:lang w:val="en-US"/>
        </w:rPr>
        <w:t>By contrast</w:t>
      </w:r>
      <w:r w:rsidR="00EA5356">
        <w:rPr>
          <w:rFonts w:ascii="Times New Roman" w:hAnsi="Times New Roman" w:cs="Times New Roman"/>
          <w:bCs/>
          <w:lang w:val="en-US"/>
        </w:rPr>
        <w:t>,</w:t>
      </w:r>
      <w:r w:rsidR="00BE1742">
        <w:rPr>
          <w:rFonts w:ascii="Times New Roman" w:hAnsi="Times New Roman" w:cs="Times New Roman"/>
          <w:bCs/>
          <w:lang w:val="en-US"/>
        </w:rPr>
        <w:t xml:space="preserve"> </w:t>
      </w:r>
      <w:r w:rsidR="008A50BC">
        <w:rPr>
          <w:rFonts w:ascii="Times New Roman" w:hAnsi="Times New Roman" w:cs="Times New Roman"/>
          <w:bCs/>
          <w:lang w:val="en-US"/>
        </w:rPr>
        <w:t>f</w:t>
      </w:r>
      <w:r w:rsidR="00EA5356">
        <w:rPr>
          <w:rFonts w:ascii="Times New Roman" w:hAnsi="Times New Roman" w:cs="Times New Roman"/>
          <w:bCs/>
          <w:lang w:val="en-US"/>
        </w:rPr>
        <w:t>aster growth rates</w:t>
      </w:r>
      <w:r w:rsidR="006E6356">
        <w:rPr>
          <w:rFonts w:ascii="Times New Roman" w:hAnsi="Times New Roman" w:cs="Times New Roman"/>
          <w:bCs/>
          <w:lang w:val="en-US"/>
        </w:rPr>
        <w:t xml:space="preserve"> or larger size-at-age</w:t>
      </w:r>
      <w:r w:rsidR="00EA5356">
        <w:rPr>
          <w:rFonts w:ascii="Times New Roman" w:hAnsi="Times New Roman" w:cs="Times New Roman"/>
          <w:bCs/>
          <w:lang w:val="en-US"/>
        </w:rPr>
        <w:t xml:space="preserve"> </w:t>
      </w:r>
      <w:r w:rsidR="006E6356">
        <w:rPr>
          <w:rFonts w:ascii="Times New Roman" w:hAnsi="Times New Roman" w:cs="Times New Roman"/>
          <w:bCs/>
          <w:lang w:val="en-US"/>
        </w:rPr>
        <w:t xml:space="preserve">of </w:t>
      </w:r>
      <w:r w:rsidR="00EA5356">
        <w:rPr>
          <w:rFonts w:ascii="Times New Roman" w:hAnsi="Times New Roman" w:cs="Times New Roman"/>
          <w:bCs/>
          <w:lang w:val="en-US"/>
        </w:rPr>
        <w:t xml:space="preserve">young life stages </w:t>
      </w:r>
      <w:del w:id="26" w:author="Anna Gårdmark" w:date="2020-02-07T10:13:00Z">
        <w:r w:rsidR="0071387D" w:rsidDel="0011697B">
          <w:rPr>
            <w:rFonts w:ascii="Times New Roman" w:hAnsi="Times New Roman" w:cs="Times New Roman"/>
            <w:bCs/>
            <w:lang w:val="en-US"/>
          </w:rPr>
          <w:delText xml:space="preserve">was </w:delText>
        </w:r>
      </w:del>
      <w:ins w:id="27" w:author="Anna Gårdmark" w:date="2020-02-07T10:13:00Z">
        <w:r w:rsidR="0011697B">
          <w:rPr>
            <w:rFonts w:ascii="Times New Roman" w:hAnsi="Times New Roman" w:cs="Times New Roman"/>
            <w:bCs/>
            <w:lang w:val="en-US"/>
          </w:rPr>
          <w:t xml:space="preserve">are </w:t>
        </w:r>
      </w:ins>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commentRangeStart w:id="28"/>
      <w:r w:rsidR="00EA5356">
        <w:rPr>
          <w:rFonts w:ascii="Times New Roman" w:hAnsi="Times New Roman" w:cs="Times New Roman"/>
          <w:bCs/>
          <w:lang w:val="en-US"/>
        </w:rPr>
        <w:t>.</w:t>
      </w:r>
      <w:commentRangeEnd w:id="28"/>
      <w:r w:rsidR="0011697B">
        <w:rPr>
          <w:rStyle w:val="Kommentarsreferens"/>
        </w:rPr>
        <w:commentReference w:id="28"/>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w:t>
      </w:r>
      <w:ins w:id="29" w:author="Anna Gårdmark" w:date="2020-02-07T10:21:00Z">
        <w:r w:rsidR="00A74C23">
          <w:rPr>
            <w:lang w:val="en-GB"/>
          </w:rPr>
          <w:t>,</w:t>
        </w:r>
      </w:ins>
      <w:r w:rsidR="00774308">
        <w:rPr>
          <w:lang w:val="en-GB"/>
        </w:rPr>
        <w:t xml:space="preserve"> mechanistic size-based food web models</w:t>
      </w:r>
      <w:r w:rsidR="000124FD">
        <w:rPr>
          <w:rFonts w:ascii="Times New Roman" w:hAnsi="Times New Roman" w:cs="Times New Roman"/>
          <w:bCs/>
          <w:lang w:val="en-GB"/>
        </w:rPr>
        <w:t>.</w:t>
      </w:r>
    </w:p>
    <w:p w14:paraId="3B504B7E" w14:textId="085F354F"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Bertalanffy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del w:id="30" w:author="Anna Gårdmark" w:date="2020-02-07T10:22:00Z">
        <w:r w:rsidR="00E63F97" w:rsidRPr="00CE41CE" w:rsidDel="00A74C23">
          <w:rPr>
            <w:rFonts w:ascii="Times New Roman" w:hAnsi="Times New Roman" w:cs="Times New Roman"/>
            <w:lang w:val="en-US"/>
          </w:rPr>
          <w:delText xml:space="preserve">by </w:delText>
        </w:r>
      </w:del>
      <w:ins w:id="31" w:author="Anna Gårdmark" w:date="2020-02-07T10:22:00Z">
        <w:r w:rsidR="00A74C23">
          <w:rPr>
            <w:rFonts w:ascii="Times New Roman" w:hAnsi="Times New Roman" w:cs="Times New Roman"/>
            <w:lang w:val="en-US"/>
          </w:rPr>
          <w:t>until</w:t>
        </w:r>
        <w:r w:rsidR="00A74C23" w:rsidRPr="00CE41CE">
          <w:rPr>
            <w:rFonts w:ascii="Times New Roman" w:hAnsi="Times New Roman" w:cs="Times New Roman"/>
            <w:lang w:val="en-US"/>
          </w:rPr>
          <w:t xml:space="preserve"> </w:t>
        </w:r>
      </w:ins>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constraints </w:t>
      </w:r>
      <w:ins w:id="32" w:author="Anna Gårdmark" w:date="2020-02-07T10:22:00Z">
        <w:r w:rsidR="00A74C23">
          <w:rPr>
            <w:rFonts w:ascii="Times New Roman" w:hAnsi="Times New Roman" w:cs="Times New Roman"/>
            <w:lang w:val="en-US"/>
          </w:rPr>
          <w:t xml:space="preserve">on </w:t>
        </w:r>
      </w:ins>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commentRangeStart w:id="33"/>
      <w:r w:rsidR="00335680">
        <w:rPr>
          <w:rFonts w:ascii="Times New Roman" w:hAnsi="Times New Roman" w:cs="Times New Roman"/>
          <w:lang w:val="en-US"/>
        </w:rPr>
        <w:fldChar w:fldCharType="begin"/>
      </w:r>
      <w:r w:rsidR="00335680">
        <w:rPr>
          <w:rFonts w:ascii="Times New Roman" w:hAnsi="Times New Roman" w:cs="Times New Roman"/>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lang w:val="en-US"/>
        </w:rPr>
        <w:fldChar w:fldCharType="separate"/>
      </w:r>
      <w:r w:rsidR="00335680" w:rsidRPr="00335680">
        <w:rPr>
          <w:rFonts w:ascii="Times New Roman" w:hAnsi="Times New Roman" w:cs="Times New Roman"/>
          <w:lang w:val="en-GB"/>
        </w:rPr>
        <w:t xml:space="preserve">(Björnsson 2001; García García </w:t>
      </w:r>
      <w:r w:rsidR="00335680" w:rsidRPr="00335680">
        <w:rPr>
          <w:rFonts w:ascii="Times New Roman" w:hAnsi="Times New Roman" w:cs="Times New Roman"/>
          <w:i/>
          <w:iCs/>
          <w:lang w:val="en-GB"/>
        </w:rPr>
        <w:t>et al.</w:t>
      </w:r>
      <w:r w:rsidR="00335680" w:rsidRPr="00335680">
        <w:rPr>
          <w:rFonts w:ascii="Times New Roman" w:hAnsi="Times New Roman" w:cs="Times New Roman"/>
          <w:lang w:val="en-GB"/>
        </w:rPr>
        <w:t xml:space="preserve"> 2011)</w:t>
      </w:r>
      <w:r w:rsidR="00335680">
        <w:rPr>
          <w:rFonts w:ascii="Times New Roman" w:hAnsi="Times New Roman" w:cs="Times New Roman"/>
          <w:lang w:val="en-US"/>
        </w:rPr>
        <w:fldChar w:fldCharType="end"/>
      </w:r>
      <w:commentRangeEnd w:id="33"/>
      <w:r w:rsidR="00A74C23">
        <w:rPr>
          <w:rStyle w:val="Kommentarsreferens"/>
        </w:rPr>
        <w:commentReference w:id="33"/>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commentRangeStart w:id="34"/>
      <w:commentRangeStart w:id="35"/>
      <w:commentRangeStart w:id="36"/>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commentRangeEnd w:id="34"/>
      <w:r w:rsidR="00B07A94">
        <w:rPr>
          <w:rStyle w:val="Kommentarsreferens"/>
        </w:rPr>
        <w:commentReference w:id="34"/>
      </w:r>
      <w:commentRangeEnd w:id="35"/>
      <w:r w:rsidR="00A46428">
        <w:rPr>
          <w:rStyle w:val="Kommentarsreferens"/>
        </w:rPr>
        <w:commentReference w:id="35"/>
      </w:r>
      <w:commentRangeEnd w:id="36"/>
      <w:r w:rsidR="00A74C23">
        <w:rPr>
          <w:rStyle w:val="Kommentarsreferens"/>
        </w:rPr>
        <w:commentReference w:id="36"/>
      </w:r>
    </w:p>
    <w:p w14:paraId="7C4BE11A" w14:textId="6DF068EA" w:rsidR="005A491F" w:rsidRPr="00433162" w:rsidRDefault="0019006D" w:rsidP="005A491F">
      <w:pPr>
        <w:spacing w:line="480" w:lineRule="auto"/>
        <w:ind w:firstLine="284"/>
        <w:jc w:val="both"/>
        <w:rPr>
          <w:rFonts w:ascii="Times New Roman" w:hAnsi="Times New Roman" w:cs="Times New Roman"/>
          <w:lang w:val="en-GB"/>
        </w:rPr>
      </w:pPr>
      <w:moveToRangeStart w:id="37" w:author="Anna Gårdmark" w:date="2020-02-07T10:32:00Z" w:name="move31963955"/>
      <w:moveTo w:id="38" w:author="Anna Gårdmark" w:date="2020-02-07T10:32:00Z">
        <w:del w:id="39" w:author="Anna Gårdmark" w:date="2020-02-07T10:36:00Z">
          <w:r w:rsidDel="0019006D">
            <w:rPr>
              <w:rFonts w:ascii="Times New Roman" w:hAnsi="Times New Roman" w:cs="Times New Roman"/>
              <w:lang w:val="en-US"/>
            </w:rPr>
            <w:delText>With this model</w:delText>
          </w:r>
        </w:del>
      </w:moveTo>
      <w:ins w:id="40" w:author="Anna Gårdmark" w:date="2020-02-07T10:36:00Z">
        <w:r>
          <w:rPr>
            <w:rFonts w:ascii="Times New Roman" w:hAnsi="Times New Roman" w:cs="Times New Roman"/>
            <w:lang w:val="en-US"/>
          </w:rPr>
          <w:t xml:space="preserve">In this </w:t>
        </w:r>
      </w:ins>
      <w:ins w:id="41" w:author="Anna Gårdmark" w:date="2020-02-07T10:37:00Z">
        <w:r>
          <w:rPr>
            <w:rFonts w:ascii="Times New Roman" w:hAnsi="Times New Roman" w:cs="Times New Roman"/>
            <w:lang w:val="en-US"/>
          </w:rPr>
          <w:t>s</w:t>
        </w:r>
      </w:ins>
      <w:ins w:id="42" w:author="Anna Gårdmark" w:date="2020-02-07T10:36:00Z">
        <w:r>
          <w:rPr>
            <w:rFonts w:ascii="Times New Roman" w:hAnsi="Times New Roman" w:cs="Times New Roman"/>
            <w:lang w:val="en-US"/>
          </w:rPr>
          <w:t>tudy</w:t>
        </w:r>
      </w:ins>
      <w:moveTo w:id="43" w:author="Anna Gårdmark" w:date="2020-02-07T10:32:00Z">
        <w:r>
          <w:rPr>
            <w:rFonts w:ascii="Times New Roman" w:hAnsi="Times New Roman" w:cs="Times New Roman"/>
            <w:lang w:val="en-US"/>
          </w:rPr>
          <w:t xml:space="preserve">,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individual physiology</w:t>
        </w:r>
      </w:moveTo>
      <w:ins w:id="44" w:author="Anna Gårdmark" w:date="2020-02-07T16:16:00Z">
        <w:r w:rsidR="00E37071">
          <w:rPr>
            <w:rFonts w:ascii="Times New Roman" w:hAnsi="Times New Roman" w:cs="Times New Roman"/>
            <w:lang w:val="en-US"/>
          </w:rPr>
          <w:t>,</w:t>
        </w:r>
      </w:ins>
      <w:moveTo w:id="45" w:author="Anna Gårdmark" w:date="2020-02-07T10:32:00Z">
        <w:r>
          <w:rPr>
            <w:rFonts w:ascii="Times New Roman" w:hAnsi="Times New Roman" w:cs="Times New Roman"/>
            <w:lang w:val="en-US"/>
          </w:rPr>
          <w:t xml:space="preserve"> </w:t>
        </w:r>
        <w:r>
          <w:rPr>
            <w:rFonts w:ascii="Times New Roman" w:hAnsi="Times New Roman" w:cs="Times New Roman"/>
            <w:lang w:val="en-GB"/>
          </w:rPr>
          <w:t xml:space="preserve">on </w:t>
        </w:r>
      </w:moveTo>
      <w:ins w:id="46" w:author="Anna Gårdmark" w:date="2020-02-07T10:38:00Z">
        <w:r>
          <w:rPr>
            <w:rFonts w:ascii="Times New Roman" w:hAnsi="Times New Roman" w:cs="Times New Roman"/>
            <w:lang w:val="en-GB"/>
          </w:rPr>
          <w:t>individuals</w:t>
        </w:r>
      </w:ins>
      <w:moveTo w:id="47" w:author="Anna Gårdmark" w:date="2020-02-07T10:32:00Z">
        <w:del w:id="48" w:author="Anna Gårdmark" w:date="2020-02-07T10:38:00Z">
          <w:r w:rsidDel="0019006D">
            <w:rPr>
              <w:rFonts w:ascii="Times New Roman" w:hAnsi="Times New Roman" w:cs="Times New Roman"/>
              <w:lang w:val="en-GB"/>
            </w:rPr>
            <w:delText>growth</w:delText>
          </w:r>
        </w:del>
        <w:r>
          <w:rPr>
            <w:rFonts w:ascii="Times New Roman" w:hAnsi="Times New Roman" w:cs="Times New Roman"/>
            <w:lang w:val="en-GB"/>
          </w:rPr>
          <w:t>, population</w:t>
        </w:r>
      </w:moveTo>
      <w:ins w:id="49" w:author="Anna Gårdmark" w:date="2020-02-07T10:38:00Z">
        <w:r>
          <w:rPr>
            <w:rFonts w:ascii="Times New Roman" w:hAnsi="Times New Roman" w:cs="Times New Roman"/>
            <w:lang w:val="en-GB"/>
          </w:rPr>
          <w:t>s</w:t>
        </w:r>
      </w:ins>
      <w:ins w:id="50" w:author="Anna Gårdmark" w:date="2020-02-07T10:37:00Z">
        <w:r>
          <w:rPr>
            <w:rFonts w:ascii="Times New Roman" w:hAnsi="Times New Roman" w:cs="Times New Roman"/>
            <w:lang w:val="en-GB"/>
          </w:rPr>
          <w:t xml:space="preserve"> and the</w:t>
        </w:r>
      </w:ins>
      <w:moveTo w:id="51" w:author="Anna Gårdmark" w:date="2020-02-07T10:32:00Z">
        <w:r>
          <w:rPr>
            <w:rFonts w:ascii="Times New Roman" w:hAnsi="Times New Roman" w:cs="Times New Roman"/>
            <w:lang w:val="en-GB"/>
          </w:rPr>
          <w:t xml:space="preserve"> </w:t>
        </w:r>
      </w:moveTo>
      <w:ins w:id="52" w:author="Anna Gårdmark" w:date="2020-02-07T10:39:00Z">
        <w:r>
          <w:rPr>
            <w:rFonts w:ascii="Times New Roman" w:hAnsi="Times New Roman" w:cs="Times New Roman"/>
            <w:lang w:val="en-GB"/>
          </w:rPr>
          <w:t xml:space="preserve">exploited </w:t>
        </w:r>
      </w:ins>
      <w:moveTo w:id="53" w:author="Anna Gårdmark" w:date="2020-02-07T10:32:00Z">
        <w:r w:rsidRPr="000B5471">
          <w:rPr>
            <w:rFonts w:ascii="Times New Roman" w:hAnsi="Times New Roman" w:cs="Times New Roman"/>
            <w:lang w:val="en-US"/>
          </w:rPr>
          <w:t>food web</w:t>
        </w:r>
        <w:del w:id="54" w:author="Anna Gårdmark" w:date="2020-02-07T10:37:00Z">
          <w:r w:rsidRPr="000B5471" w:rsidDel="0019006D">
            <w:rPr>
              <w:rFonts w:ascii="Times New Roman" w:hAnsi="Times New Roman" w:cs="Times New Roman"/>
              <w:lang w:val="en-US"/>
            </w:rPr>
            <w:delText xml:space="preserve"> </w:delText>
          </w:r>
          <w:r w:rsidDel="0019006D">
            <w:rPr>
              <w:rFonts w:ascii="Times New Roman" w:hAnsi="Times New Roman" w:cs="Times New Roman"/>
              <w:lang w:val="en-US"/>
            </w:rPr>
            <w:delText>in a set of different scenarios</w:delText>
          </w:r>
        </w:del>
        <w:r w:rsidRPr="00433162">
          <w:rPr>
            <w:rFonts w:ascii="Times New Roman" w:hAnsi="Times New Roman" w:cs="Times New Roman"/>
            <w:lang w:val="en-GB"/>
          </w:rPr>
          <w:t xml:space="preserve">. </w:t>
        </w:r>
      </w:moveTo>
      <w:moveToRangeEnd w:id="37"/>
      <w:commentRangeStart w:id="55"/>
      <w:r w:rsidR="00FD330A" w:rsidRPr="00EE6130">
        <w:rPr>
          <w:rFonts w:ascii="Times New Roman" w:hAnsi="Times New Roman" w:cs="Times New Roman"/>
          <w:lang w:val="en-US"/>
        </w:rPr>
        <w:t>T</w:t>
      </w:r>
      <w:commentRangeEnd w:id="55"/>
      <w:r w:rsidR="00A74C23">
        <w:rPr>
          <w:rStyle w:val="Kommentarsreferens"/>
        </w:rPr>
        <w:commentReference w:id="55"/>
      </w:r>
      <w:r w:rsidR="00FD330A" w:rsidRPr="00EE6130">
        <w:rPr>
          <w:rFonts w:ascii="Times New Roman" w:hAnsi="Times New Roman" w:cs="Times New Roman"/>
          <w:lang w:val="en-US"/>
        </w:rPr>
        <w:t xml:space="preserve">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del w:id="56" w:author="Anna Gårdmark" w:date="2020-02-07T16:17:00Z">
        <w:r w:rsidR="00407069" w:rsidRPr="00407069" w:rsidDel="00E37071">
          <w:rPr>
            <w:rFonts w:ascii="Times New Roman" w:hAnsi="Times New Roman" w:cs="Times New Roman"/>
            <w:lang w:val="en-US"/>
          </w:rPr>
          <w:delText xml:space="preserve">the </w:delText>
        </w:r>
      </w:del>
      <w:ins w:id="57" w:author="Anna Gårdmark" w:date="2020-02-07T16:17:00Z">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ins>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ins w:id="58" w:author="Anna Gårdmark" w:date="2020-02-07T10:32:00Z">
        <w:r>
          <w:rPr>
            <w:rFonts w:ascii="Times New Roman" w:hAnsi="Times New Roman" w:cs="Times New Roman"/>
            <w:lang w:val="en-US"/>
          </w:rPr>
          <w:t>, and analyze a set of different scenarios</w:t>
        </w:r>
      </w:ins>
      <w:ins w:id="59" w:author="Anna Gårdmark" w:date="2020-02-07T10:34:00Z">
        <w:r>
          <w:rPr>
            <w:rFonts w:ascii="Times New Roman" w:hAnsi="Times New Roman" w:cs="Times New Roman"/>
            <w:lang w:val="en-US"/>
          </w:rPr>
          <w:t xml:space="preserve"> with either </w:t>
        </w:r>
      </w:ins>
      <w:ins w:id="60" w:author="Anna Gårdmark" w:date="2020-02-07T10:37:00Z">
        <w:r>
          <w:rPr>
            <w:rFonts w:ascii="Times New Roman" w:hAnsi="Times New Roman" w:cs="Times New Roman"/>
            <w:lang w:val="en-US"/>
          </w:rPr>
          <w:t xml:space="preserve">fish </w:t>
        </w:r>
      </w:ins>
      <w:ins w:id="61" w:author="Anna Gårdmark" w:date="2020-02-07T10:34:00Z">
        <w:r>
          <w:rPr>
            <w:rFonts w:ascii="Times New Roman" w:hAnsi="Times New Roman" w:cs="Times New Roman"/>
            <w:lang w:val="en-US"/>
          </w:rPr>
          <w:t xml:space="preserve">physiology, </w:t>
        </w:r>
      </w:ins>
      <w:ins w:id="62" w:author="Anna Gårdmark" w:date="2020-02-07T10:37:00Z">
        <w:r>
          <w:rPr>
            <w:rFonts w:ascii="Times New Roman" w:hAnsi="Times New Roman" w:cs="Times New Roman"/>
            <w:lang w:val="en-US"/>
          </w:rPr>
          <w:t xml:space="preserve">their </w:t>
        </w:r>
      </w:ins>
      <w:ins w:id="63" w:author="Anna Gårdmark" w:date="2020-02-07T10:34:00Z">
        <w:r>
          <w:rPr>
            <w:rFonts w:ascii="Times New Roman" w:hAnsi="Times New Roman" w:cs="Times New Roman"/>
            <w:lang w:val="en-US"/>
          </w:rPr>
          <w:t>resources, or both being temperature dependent</w:t>
        </w:r>
      </w:ins>
      <w:r w:rsidR="000E01A5">
        <w:rPr>
          <w:rFonts w:ascii="Times New Roman" w:hAnsi="Times New Roman" w:cs="Times New Roman"/>
          <w:lang w:val="en-US"/>
        </w:rPr>
        <w:t xml:space="preserve">. </w:t>
      </w:r>
      <w:moveFromRangeStart w:id="64" w:author="Anna Gårdmark" w:date="2020-02-07T10:32:00Z" w:name="move31963955"/>
      <w:moveFrom w:id="65" w:author="Anna Gårdmark" w:date="2020-02-07T10:32:00Z">
        <w:r w:rsidR="000E01A5" w:rsidDel="0019006D">
          <w:rPr>
            <w:rFonts w:ascii="Times New Roman" w:hAnsi="Times New Roman" w:cs="Times New Roman"/>
            <w:lang w:val="en-US"/>
          </w:rPr>
          <w:t>With this model,</w:t>
        </w:r>
        <w:r w:rsidR="009E7CBC" w:rsidDel="0019006D">
          <w:rPr>
            <w:rFonts w:ascii="Times New Roman" w:hAnsi="Times New Roman" w:cs="Times New Roman"/>
            <w:lang w:val="en-US"/>
          </w:rPr>
          <w:t xml:space="preserve"> </w:t>
        </w:r>
        <w:r w:rsidR="00EC4154" w:rsidRPr="009933B0" w:rsidDel="0019006D">
          <w:rPr>
            <w:rFonts w:ascii="Times New Roman" w:hAnsi="Times New Roman" w:cs="Times New Roman"/>
            <w:lang w:val="en-US"/>
          </w:rPr>
          <w:t xml:space="preserve">we </w:t>
        </w:r>
        <w:r w:rsidR="004F4B05" w:rsidDel="0019006D">
          <w:rPr>
            <w:rFonts w:ascii="Times New Roman" w:hAnsi="Times New Roman" w:cs="Times New Roman"/>
            <w:lang w:val="en-GB"/>
          </w:rPr>
          <w:t xml:space="preserve">evaluate the </w:t>
        </w:r>
        <w:r w:rsidR="00556A12" w:rsidDel="0019006D">
          <w:rPr>
            <w:rFonts w:ascii="Times New Roman" w:hAnsi="Times New Roman" w:cs="Times New Roman"/>
            <w:lang w:val="en-GB"/>
          </w:rPr>
          <w:t xml:space="preserve">separate and combined </w:t>
        </w:r>
        <w:r w:rsidR="004A44A9" w:rsidRPr="0094557A" w:rsidDel="0019006D">
          <w:rPr>
            <w:rFonts w:ascii="Times New Roman" w:hAnsi="Times New Roman" w:cs="Times New Roman"/>
            <w:lang w:val="en-US"/>
          </w:rPr>
          <w:t xml:space="preserve">impacts of </w:t>
        </w:r>
        <w:r w:rsidR="001133BC" w:rsidRPr="00433162" w:rsidDel="0019006D">
          <w:rPr>
            <w:rFonts w:ascii="Times New Roman" w:hAnsi="Times New Roman" w:cs="Times New Roman"/>
            <w:lang w:val="en-GB"/>
          </w:rPr>
          <w:t>temperature</w:t>
        </w:r>
        <w:r w:rsidR="00B41778" w:rsidDel="0019006D">
          <w:rPr>
            <w:rFonts w:ascii="Times New Roman" w:hAnsi="Times New Roman" w:cs="Times New Roman"/>
            <w:lang w:val="en-GB"/>
          </w:rPr>
          <w:t>-</w:t>
        </w:r>
        <w:r w:rsidR="001133BC" w:rsidRPr="00433162" w:rsidDel="0019006D">
          <w:rPr>
            <w:rFonts w:ascii="Times New Roman" w:hAnsi="Times New Roman" w:cs="Times New Roman"/>
            <w:lang w:val="en-GB"/>
          </w:rPr>
          <w:t xml:space="preserve">driven </w:t>
        </w:r>
        <w:r w:rsidR="0094557A" w:rsidRPr="0094557A" w:rsidDel="0019006D">
          <w:rPr>
            <w:rFonts w:ascii="Times New Roman" w:hAnsi="Times New Roman" w:cs="Times New Roman"/>
            <w:lang w:val="en-US"/>
          </w:rPr>
          <w:t>changes in</w:t>
        </w:r>
        <w:r w:rsidR="00675DB9" w:rsidDel="0019006D">
          <w:rPr>
            <w:rFonts w:ascii="Times New Roman" w:hAnsi="Times New Roman" w:cs="Times New Roman"/>
            <w:lang w:val="en-US"/>
          </w:rPr>
          <w:t xml:space="preserve"> </w:t>
        </w:r>
        <w:r w:rsidR="00887182" w:rsidDel="0019006D">
          <w:rPr>
            <w:rFonts w:ascii="Times New Roman" w:hAnsi="Times New Roman" w:cs="Times New Roman"/>
            <w:lang w:val="en-US"/>
          </w:rPr>
          <w:t xml:space="preserve">resource </w:t>
        </w:r>
        <w:r w:rsidR="001133BC" w:rsidRPr="00433162" w:rsidDel="0019006D">
          <w:rPr>
            <w:rFonts w:ascii="Times New Roman" w:hAnsi="Times New Roman" w:cs="Times New Roman"/>
            <w:lang w:val="en-GB"/>
          </w:rPr>
          <w:t>productivity</w:t>
        </w:r>
        <w:r w:rsidR="00FF4BEC" w:rsidRPr="00FF4BEC" w:rsidDel="0019006D">
          <w:rPr>
            <w:rFonts w:ascii="Times New Roman" w:hAnsi="Times New Roman" w:cs="Times New Roman"/>
            <w:lang w:val="en-US"/>
          </w:rPr>
          <w:t xml:space="preserve"> and </w:t>
        </w:r>
        <w:r w:rsidR="00BF2685" w:rsidDel="0019006D">
          <w:rPr>
            <w:rFonts w:ascii="Times New Roman" w:hAnsi="Times New Roman" w:cs="Times New Roman"/>
            <w:lang w:val="en-US"/>
          </w:rPr>
          <w:t xml:space="preserve">individual </w:t>
        </w:r>
        <w:r w:rsidR="00FF4BEC" w:rsidDel="0019006D">
          <w:rPr>
            <w:rFonts w:ascii="Times New Roman" w:hAnsi="Times New Roman" w:cs="Times New Roman"/>
            <w:lang w:val="en-US"/>
          </w:rPr>
          <w:t>physiology</w:t>
        </w:r>
        <w:r w:rsidR="00DC773A" w:rsidDel="0019006D">
          <w:rPr>
            <w:rFonts w:ascii="Times New Roman" w:hAnsi="Times New Roman" w:cs="Times New Roman"/>
            <w:lang w:val="en-US"/>
          </w:rPr>
          <w:t xml:space="preserve"> </w:t>
        </w:r>
        <w:r w:rsidR="00BF2685" w:rsidDel="0019006D">
          <w:rPr>
            <w:rFonts w:ascii="Times New Roman" w:hAnsi="Times New Roman" w:cs="Times New Roman"/>
            <w:lang w:val="en-GB"/>
          </w:rPr>
          <w:t>on growth</w:t>
        </w:r>
        <w:r w:rsidR="00237225" w:rsidDel="0019006D">
          <w:rPr>
            <w:rFonts w:ascii="Times New Roman" w:hAnsi="Times New Roman" w:cs="Times New Roman"/>
            <w:lang w:val="en-GB"/>
          </w:rPr>
          <w:t xml:space="preserve">, population </w:t>
        </w:r>
        <w:r w:rsidR="000B5471" w:rsidRPr="000B5471" w:rsidDel="0019006D">
          <w:rPr>
            <w:rFonts w:ascii="Times New Roman" w:hAnsi="Times New Roman" w:cs="Times New Roman"/>
            <w:lang w:val="en-US"/>
          </w:rPr>
          <w:t xml:space="preserve">food web </w:t>
        </w:r>
        <w:r w:rsidR="00FF3C9F" w:rsidDel="0019006D">
          <w:rPr>
            <w:rFonts w:ascii="Times New Roman" w:hAnsi="Times New Roman" w:cs="Times New Roman"/>
            <w:lang w:val="en-US"/>
          </w:rPr>
          <w:t>in a set of different scenarios</w:t>
        </w:r>
        <w:r w:rsidR="001133BC" w:rsidRPr="00433162" w:rsidDel="0019006D">
          <w:rPr>
            <w:rFonts w:ascii="Times New Roman" w:hAnsi="Times New Roman" w:cs="Times New Roman"/>
            <w:lang w:val="en-GB"/>
          </w:rPr>
          <w:t xml:space="preserve">. </w:t>
        </w:r>
      </w:moveFrom>
      <w:moveFromRangeEnd w:id="64"/>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w:t>
      </w:r>
      <w:r w:rsidR="00101DF9">
        <w:rPr>
          <w:rFonts w:ascii="Times New Roman" w:hAnsi="Times New Roman" w:cs="Times New Roman"/>
          <w:lang w:val="en-US"/>
        </w:rPr>
        <w:t xml:space="preserve">(using the </w:t>
      </w:r>
      <w:r w:rsidR="00101DF9" w:rsidRPr="00433162">
        <w:rPr>
          <w:rFonts w:ascii="Times New Roman" w:hAnsi="Times New Roman" w:cs="Times New Roman"/>
          <w:lang w:val="en-GB"/>
        </w:rPr>
        <w:t>regional coupled model system RCA4-NEMO</w:t>
      </w:r>
      <w:r w:rsidR="00101DF9" w:rsidRPr="00AF32CB">
        <w:rPr>
          <w:rStyle w:val="Kommentarsreferens"/>
          <w:rFonts w:ascii="Times New Roman" w:hAnsi="Times New Roman" w:cs="Times New Roman"/>
          <w:sz w:val="22"/>
          <w:szCs w:val="22"/>
        </w:rPr>
        <w:annotationRef/>
      </w:r>
      <w:r w:rsidR="00101DF9" w:rsidRPr="00433162">
        <w:rPr>
          <w:rFonts w:ascii="Times New Roman" w:hAnsi="Times New Roman" w:cs="Times New Roman"/>
          <w:lang w:val="en-GB"/>
        </w:rPr>
        <w:t xml:space="preserve"> and </w:t>
      </w:r>
      <w:r w:rsidR="00101DF9" w:rsidRPr="002A3816">
        <w:rPr>
          <w:rFonts w:ascii="Times New Roman" w:hAnsi="Times New Roman" w:cs="Times New Roman"/>
          <w:lang w:val="en-GB"/>
        </w:rPr>
        <w:t>the RCP 8.5 emission</w:t>
      </w:r>
      <w:r w:rsidR="00101DF9" w:rsidRPr="00433162">
        <w:rPr>
          <w:rFonts w:ascii="Times New Roman" w:hAnsi="Times New Roman" w:cs="Times New Roman"/>
          <w:lang w:val="en-GB"/>
        </w:rPr>
        <w:t xml:space="preserve"> scenario</w:t>
      </w:r>
      <w:r w:rsidR="00BB41C0">
        <w:rPr>
          <w:rFonts w:ascii="Times New Roman" w:hAnsi="Times New Roman" w:cs="Times New Roman"/>
          <w:lang w:val="en-GB"/>
        </w:rPr>
        <w:t xml:space="preserve"> </w:t>
      </w:r>
      <w:r w:rsidR="00BB41C0">
        <w:rPr>
          <w:rFonts w:ascii="Times New Roman" w:hAnsi="Times New Roman" w:cs="Times New Roman"/>
          <w:lang w:val="en-GB"/>
        </w:rPr>
        <w:fldChar w:fldCharType="begin"/>
      </w:r>
      <w:r w:rsidR="00BB41C0">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2.6), 2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4.5), and 4      </w:instrText>
      </w:r>
      <w:r w:rsidR="00BB41C0">
        <w:rPr>
          <w:rFonts w:ascii="Cambria Math" w:hAnsi="Cambria Math" w:cs="Cambria Math"/>
          <w:lang w:val="en-GB"/>
        </w:rPr>
        <w:instrText>∘</w:instrText>
      </w:r>
      <w:r w:rsidR="00BB41C0">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BB41C0">
        <w:rPr>
          <w:rFonts w:ascii="Times New Roman" w:hAnsi="Times New Roman" w:cs="Times New Roman"/>
          <w:lang w:val="en-GB"/>
        </w:rPr>
        <w:fldChar w:fldCharType="separate"/>
      </w:r>
      <w:r w:rsidR="00BB41C0" w:rsidRPr="00BB41C0">
        <w:rPr>
          <w:rFonts w:ascii="Times New Roman" w:hAnsi="Times New Roman" w:cs="Times New Roman"/>
          <w:lang w:val="en-GB"/>
        </w:rPr>
        <w:t xml:space="preserve">(Dieterich </w:t>
      </w:r>
      <w:r w:rsidR="00BB41C0" w:rsidRPr="00BB41C0">
        <w:rPr>
          <w:rFonts w:ascii="Times New Roman" w:hAnsi="Times New Roman" w:cs="Times New Roman"/>
          <w:i/>
          <w:iCs/>
          <w:lang w:val="en-GB"/>
        </w:rPr>
        <w:t>et al.</w:t>
      </w:r>
      <w:r w:rsidR="00BB41C0" w:rsidRPr="00BB41C0">
        <w:rPr>
          <w:rFonts w:ascii="Times New Roman" w:hAnsi="Times New Roman" w:cs="Times New Roman"/>
          <w:lang w:val="en-GB"/>
        </w:rPr>
        <w:t xml:space="preserve"> 2019; Gröger </w:t>
      </w:r>
      <w:r w:rsidR="00BB41C0" w:rsidRPr="00BB41C0">
        <w:rPr>
          <w:rFonts w:ascii="Times New Roman" w:hAnsi="Times New Roman" w:cs="Times New Roman"/>
          <w:i/>
          <w:iCs/>
          <w:lang w:val="en-GB"/>
        </w:rPr>
        <w:t>et al.</w:t>
      </w:r>
      <w:r w:rsidR="00BB41C0" w:rsidRPr="00BB41C0">
        <w:rPr>
          <w:rFonts w:ascii="Times New Roman" w:hAnsi="Times New Roman" w:cs="Times New Roman"/>
          <w:lang w:val="en-GB"/>
        </w:rPr>
        <w:t xml:space="preserve"> 2019)</w:t>
      </w:r>
      <w:r w:rsidR="00BB41C0">
        <w:rPr>
          <w:rFonts w:ascii="Times New Roman" w:hAnsi="Times New Roman" w:cs="Times New Roman"/>
          <w:lang w:val="en-GB"/>
        </w:rPr>
        <w:fldChar w:fldCharType="end"/>
      </w:r>
      <w:r w:rsidR="00101DF9" w:rsidRPr="00101DF9">
        <w:rPr>
          <w:rFonts w:ascii="Times New Roman" w:hAnsi="Times New Roman" w:cs="Times New Roman"/>
          <w:lang w:val="en-US"/>
        </w:rPr>
        <w:t>)</w:t>
      </w:r>
      <w:r w:rsidR="00101DF9">
        <w:rPr>
          <w:rFonts w:ascii="Times New Roman" w:hAnsi="Times New Roman" w:cs="Times New Roman"/>
          <w:lang w:val="en-US"/>
        </w:rPr>
        <w:t xml:space="preserve"> </w:t>
      </w:r>
      <w:r w:rsidR="009933B0">
        <w:rPr>
          <w:rFonts w:ascii="Times New Roman" w:hAnsi="Times New Roman" w:cs="Times New Roman"/>
          <w:lang w:val="en-US"/>
        </w:rPr>
        <w:t xml:space="preserve">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growth trajectories, average body sizes, population size-structure and yield in a fished ecosystem</w:t>
      </w:r>
      <w:del w:id="66" w:author="Anna Gårdmark" w:date="2020-02-07T16:17:00Z">
        <w:r w:rsidR="00CC7AE5" w:rsidRPr="001B038F" w:rsidDel="00E37071">
          <w:rPr>
            <w:rFonts w:ascii="Times New Roman" w:hAnsi="Times New Roman" w:cs="Times New Roman"/>
            <w:bCs/>
            <w:lang w:val="en-US"/>
          </w:rPr>
          <w:delText>.</w:delText>
        </w:r>
        <w:commentRangeStart w:id="67"/>
        <w:r w:rsidR="00CC7AE5" w:rsidRPr="001B038F" w:rsidDel="00E37071">
          <w:rPr>
            <w:rFonts w:ascii="Times New Roman" w:hAnsi="Times New Roman" w:cs="Times New Roman"/>
            <w:bCs/>
            <w:lang w:val="en-US"/>
          </w:rPr>
          <w:delText xml:space="preserve"> </w:delText>
        </w:r>
      </w:del>
      <w:commentRangeEnd w:id="67"/>
      <w:ins w:id="68" w:author="Anna Gårdmark" w:date="2020-02-07T16:17:00Z">
        <w:r w:rsidR="00E37071">
          <w:rPr>
            <w:rFonts w:ascii="Times New Roman" w:hAnsi="Times New Roman" w:cs="Times New Roman"/>
            <w:bCs/>
            <w:lang w:val="en-US"/>
          </w:rPr>
          <w:t>, to</w:t>
        </w:r>
      </w:ins>
      <w:ins w:id="69" w:author="Anna Gårdmark" w:date="2020-02-07T16:23:00Z">
        <w:r w:rsidR="00E37071">
          <w:rPr>
            <w:rFonts w:ascii="Times New Roman" w:hAnsi="Times New Roman" w:cs="Times New Roman"/>
            <w:bCs/>
            <w:lang w:val="en-US"/>
          </w:rPr>
          <w:t xml:space="preserve"> answer…</w:t>
        </w:r>
      </w:ins>
      <w:ins w:id="70" w:author="Anna Gårdmark" w:date="2020-02-07T16:17:00Z">
        <w:r w:rsidR="00E37071" w:rsidRPr="001B038F">
          <w:rPr>
            <w:rFonts w:ascii="Times New Roman" w:hAnsi="Times New Roman" w:cs="Times New Roman"/>
            <w:bCs/>
            <w:lang w:val="en-US"/>
          </w:rPr>
          <w:t xml:space="preserve"> </w:t>
        </w:r>
      </w:ins>
      <w:r w:rsidR="00E37071">
        <w:rPr>
          <w:rStyle w:val="Kommentarsreferens"/>
        </w:rPr>
        <w:commentReference w:id="67"/>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meta-analys</w:t>
      </w:r>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commentRangeStart w:id="71"/>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commentRangeEnd w:id="71"/>
      <w:r>
        <w:rPr>
          <w:rStyle w:val="Kommentarsreferens"/>
        </w:rPr>
        <w:commentReference w:id="71"/>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ins w:id="72" w:author="Anna Gårdmark" w:date="2020-02-07T16:23:00Z">
        <w:r w:rsidR="001D5C2A">
          <w:rPr>
            <w:rFonts w:ascii="Times New Roman" w:hAnsi="Times New Roman" w:cs="Times New Roman"/>
            <w:lang w:val="en-US"/>
          </w:rPr>
          <w:t xml:space="preserve"> due to shifting size distributions</w:t>
        </w:r>
      </w:ins>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ins w:id="73" w:author="Anna Gårdmark" w:date="2020-02-07T11:03:00Z">
        <w:r w:rsidR="00081BAF">
          <w:rPr>
            <w:lang w:val="en-GB"/>
          </w:rPr>
          <w:t xml:space="preserve">offshore </w:t>
        </w:r>
      </w:ins>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r w:rsidR="00057ED1" w:rsidRPr="00F95139">
        <w:rPr>
          <w:i/>
          <w:lang w:val="en-GB"/>
        </w:rPr>
        <w:t>Gadus morhua</w:t>
      </w:r>
      <w:r w:rsidR="00057ED1" w:rsidRPr="00F95139">
        <w:rPr>
          <w:lang w:val="en-GB"/>
        </w:rPr>
        <w:t>), sprat (</w:t>
      </w:r>
      <w:r w:rsidR="00057ED1" w:rsidRPr="00F95139">
        <w:rPr>
          <w:i/>
          <w:lang w:val="en-GB"/>
        </w:rPr>
        <w:t>Sprattus sprattus</w:t>
      </w:r>
      <w:r w:rsidR="00057ED1" w:rsidRPr="00F95139">
        <w:rPr>
          <w:lang w:val="en-GB"/>
        </w:rPr>
        <w:t>) and herring (</w:t>
      </w:r>
      <w:r w:rsidR="00057ED1" w:rsidRPr="00F95139">
        <w:rPr>
          <w:i/>
          <w:lang w:val="en-GB"/>
        </w:rPr>
        <w:t>Clupea harengus</w:t>
      </w:r>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74"/>
      <w:r w:rsidR="00133480" w:rsidRPr="00F95139">
        <w:rPr>
          <w:lang w:val="en-GB"/>
        </w:rPr>
        <w:t>of biomass</w:t>
      </w:r>
      <w:commentRangeEnd w:id="74"/>
      <w:r w:rsidR="00133480" w:rsidRPr="00AF32CB">
        <w:rPr>
          <w:rStyle w:val="Kommentarsreferens"/>
          <w:sz w:val="22"/>
          <w:szCs w:val="22"/>
        </w:rPr>
        <w:commentReference w:id="74"/>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75"/>
      <w:commentRangeEnd w:id="75"/>
      <w:r w:rsidR="00133480" w:rsidRPr="00AF32CB">
        <w:rPr>
          <w:rStyle w:val="Kommentarsreferens"/>
          <w:sz w:val="22"/>
          <w:szCs w:val="22"/>
        </w:rPr>
        <w:commentReference w:id="75"/>
      </w:r>
      <w:commentRangeStart w:id="76"/>
      <w:commentRangeEnd w:id="76"/>
      <w:r w:rsidR="00133480" w:rsidRPr="00AF32CB">
        <w:rPr>
          <w:rStyle w:val="Kommentarsreferens"/>
          <w:sz w:val="22"/>
          <w:szCs w:val="22"/>
        </w:rPr>
        <w:commentReference w:id="76"/>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r w:rsidR="00814612" w:rsidRPr="00F95139">
        <w:rPr>
          <w:rFonts w:ascii="Times" w:hAnsi="Times"/>
          <w:lang w:val="en-GB"/>
        </w:rPr>
        <w:t>phyto-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gobiidaes</w:t>
      </w:r>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r w:rsidR="005E27C1" w:rsidRPr="00F95139">
        <w:rPr>
          <w:rFonts w:ascii="Times" w:hAnsi="Times"/>
          <w:i/>
          <w:lang w:val="en-GB"/>
        </w:rPr>
        <w:t>mizer</w:t>
      </w:r>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77"/>
      <w:r w:rsidR="00F2159B" w:rsidRPr="00F95139">
        <w:rPr>
          <w:rFonts w:ascii="Times" w:hAnsi="Times"/>
          <w:lang w:val="en-GB"/>
        </w:rPr>
        <w:t>multiple background resources</w:t>
      </w:r>
      <w:commentRangeEnd w:id="77"/>
      <w:r w:rsidR="00BE5E52" w:rsidRPr="00AF32CB">
        <w:rPr>
          <w:rStyle w:val="Kommentarsreferens"/>
          <w:sz w:val="22"/>
          <w:szCs w:val="22"/>
        </w:rPr>
        <w:commentReference w:id="77"/>
      </w:r>
      <w:r w:rsidR="0094180F" w:rsidRPr="00F95139">
        <w:rPr>
          <w:rFonts w:ascii="Times" w:hAnsi="Times"/>
          <w:lang w:val="en-GB"/>
        </w:rPr>
        <w:t xml:space="preserve"> </w:t>
      </w:r>
      <w:r w:rsidR="00F2159B" w:rsidRPr="00F95139">
        <w:rPr>
          <w:rFonts w:ascii="Times" w:hAnsi="Times"/>
          <w:lang w:val="en-GB"/>
        </w:rPr>
        <w:t xml:space="preserve"> and </w:t>
      </w:r>
      <w:commentRangeStart w:id="78"/>
      <w:r w:rsidR="004005D6" w:rsidRPr="00F95139">
        <w:rPr>
          <w:rFonts w:ascii="Times" w:hAnsi="Times"/>
          <w:lang w:val="en-GB"/>
        </w:rPr>
        <w:t>temperature-scaling of key physiological processes</w:t>
      </w:r>
      <w:commentRangeEnd w:id="78"/>
      <w:r w:rsidR="002B473D" w:rsidRPr="00AF32CB">
        <w:rPr>
          <w:rStyle w:val="Kommentarsreferens"/>
          <w:sz w:val="22"/>
          <w:szCs w:val="22"/>
        </w:rPr>
        <w:commentReference w:id="78"/>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79"/>
      <w:commentRangeStart w:id="80"/>
      <w:r w:rsidR="00515929" w:rsidRPr="00F95139">
        <w:rPr>
          <w:rFonts w:ascii="Times" w:hAnsi="Times"/>
          <w:lang w:val="en-GB"/>
        </w:rPr>
        <w:t xml:space="preserve">same notation </w:t>
      </w:r>
      <w:commentRangeEnd w:id="79"/>
      <w:r w:rsidR="00DC6626">
        <w:rPr>
          <w:rStyle w:val="Kommentarsreferens"/>
        </w:rPr>
        <w:commentReference w:id="79"/>
      </w:r>
      <w:commentRangeEnd w:id="80"/>
      <w:r w:rsidR="00DD3258">
        <w:rPr>
          <w:rStyle w:val="Kommentarsreferens"/>
        </w:rPr>
        <w:commentReference w:id="80"/>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multispecies mizer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E37071"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commentRangeStart w:id="81"/>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ins w:id="82" w:author="Anna Gårdmark" w:date="2020-02-07T11:08:00Z">
                <w:rPr>
                  <w:rFonts w:ascii="Cambria Math" w:hAnsi="Cambria Math"/>
                  <w:lang w:val="en-GB"/>
                  <w:rPrChange w:id="83" w:author="Anna Gårdmark" w:date="2020-02-07T11:08:00Z">
                    <w:rPr>
                      <w:rFonts w:ascii="Cambria Math" w:hAnsi="Cambria Math"/>
                    </w:rPr>
                  </w:rPrChange>
                </w:rPr>
                <m:t>,</m:t>
              </w:ins>
            </m:r>
            <m:r>
              <w:ins w:id="84" w:author="Anna Gårdmark" w:date="2020-02-07T11:08:00Z">
                <w:rPr>
                  <w:rFonts w:ascii="Cambria Math" w:hAnsi="Cambria Math"/>
                </w:rPr>
                <m:t>i</m:t>
              </w:ins>
            </m:r>
          </m:sub>
        </m:sSub>
        <w:commentRangeEnd w:id="81"/>
        <m:r>
          <m:rPr>
            <m:sty m:val="p"/>
          </m:rPr>
          <w:rPr>
            <w:rStyle w:val="Kommentarsreferens"/>
          </w:rPr>
          <w:commentReference w:id="81"/>
        </m:r>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E37071"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constant</w:t>
      </w:r>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w:commentRangeStart w:id="85"/>
      <m:oMath>
        <m:sSub>
          <m:sSubPr>
            <m:ctrlPr>
              <w:rPr>
                <w:rFonts w:ascii="Cambria Math" w:hAnsi="Cambria Math"/>
                <w:i/>
              </w:rPr>
            </m:ctrlPr>
          </m:sSubPr>
          <m:e>
            <m:r>
              <w:rPr>
                <w:rFonts w:ascii="Cambria Math" w:hAnsi="Cambria Math"/>
              </w:rPr>
              <m:t>μ</m:t>
            </m:r>
          </m:e>
          <m:sub>
            <m:r>
              <w:rPr>
                <w:rFonts w:ascii="Cambria Math" w:hAnsi="Cambria Math"/>
              </w:rPr>
              <m:t>s</m:t>
            </m:r>
            <m:r>
              <w:ins w:id="86" w:author="Anna Gårdmark" w:date="2020-02-07T11:09:00Z">
                <w:rPr>
                  <w:rFonts w:ascii="Cambria Math" w:hAnsi="Cambria Math"/>
                  <w:lang w:val="en-GB"/>
                  <w:rPrChange w:id="87" w:author="Anna Gårdmark" w:date="2020-02-07T11:09:00Z">
                    <w:rPr>
                      <w:rFonts w:ascii="Cambria Math" w:hAnsi="Cambria Math"/>
                    </w:rPr>
                  </w:rPrChange>
                </w:rPr>
                <m:t>,</m:t>
              </w:ins>
            </m:r>
            <m:r>
              <w:ins w:id="88" w:author="Anna Gårdmark" w:date="2020-02-07T11:09:00Z">
                <w:rPr>
                  <w:rFonts w:ascii="Cambria Math" w:hAnsi="Cambria Math"/>
                </w:rPr>
                <m:t>i</m:t>
              </w:ins>
            </m:r>
          </m:sub>
        </m:sSub>
        <w:commentRangeEnd w:id="85"/>
        <m:r>
          <m:rPr>
            <m:sty m:val="p"/>
          </m:rPr>
          <w:rPr>
            <w:rStyle w:val="Kommentarsreferens"/>
          </w:rPr>
          <w:commentReference w:id="85"/>
        </m:r>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89"/>
        <w:commentRangeStart w:id="90"/>
        <w:commentRangeStart w:id="91"/>
        <w:tc>
          <w:tcPr>
            <w:tcW w:w="8106" w:type="dxa"/>
          </w:tcPr>
          <w:p w14:paraId="0FF1ED45" w14:textId="466B961F" w:rsidR="003D63B7" w:rsidRPr="003A64E5" w:rsidRDefault="00E37071"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89"/>
                <m:r>
                  <m:rPr>
                    <m:sty m:val="p"/>
                  </m:rPr>
                  <w:rPr>
                    <w:rStyle w:val="Kommentarsreferens"/>
                    <w:rFonts w:ascii="Cambria Math" w:hAnsi="Cambria Math"/>
                  </w:rPr>
                  <w:commentReference w:id="89"/>
                </m:r>
                <w:commentRangeEnd w:id="90"/>
                <m:r>
                  <m:rPr>
                    <m:sty m:val="p"/>
                  </m:rPr>
                  <w:rPr>
                    <w:rStyle w:val="Kommentarsreferens"/>
                    <w:rFonts w:ascii="Cambria Math" w:hAnsi="Cambria Math"/>
                  </w:rPr>
                  <w:commentReference w:id="90"/>
                </m:r>
                <w:commentRangeEnd w:id="91"/>
                <m:r>
                  <m:rPr>
                    <m:sty m:val="p"/>
                  </m:rPr>
                  <w:rPr>
                    <w:rStyle w:val="Kommentarsreferens"/>
                  </w:rPr>
                  <w:commentReference w:id="91"/>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w:commentRangeStart w:id="92"/>
      <m:oMath>
        <m:sSub>
          <m:sSubPr>
            <m:ctrlPr>
              <w:rPr>
                <w:rFonts w:ascii="Cambria Math" w:hAnsi="Cambria Math"/>
                <w:i/>
              </w:rPr>
            </m:ctrlPr>
          </m:sSubPr>
          <m:e>
            <m:r>
              <w:rPr>
                <w:rFonts w:ascii="Cambria Math" w:hAnsi="Cambria Math"/>
              </w:rPr>
              <m:t>μ</m:t>
            </m:r>
          </m:e>
          <m:sub>
            <m:r>
              <w:rPr>
                <w:rFonts w:ascii="Cambria Math" w:hAnsi="Cambria Math"/>
              </w:rPr>
              <m:t>f</m:t>
            </m:r>
            <m:r>
              <w:ins w:id="93" w:author="Anna Gårdmark" w:date="2020-02-07T11:09:00Z">
                <w:rPr>
                  <w:rFonts w:ascii="Cambria Math" w:hAnsi="Cambria Math"/>
                  <w:lang w:val="en-GB"/>
                  <w:rPrChange w:id="94" w:author="Anna Gårdmark" w:date="2020-02-07T11:10:00Z">
                    <w:rPr>
                      <w:rFonts w:ascii="Cambria Math" w:hAnsi="Cambria Math"/>
                    </w:rPr>
                  </w:rPrChange>
                </w:rPr>
                <m:t>,</m:t>
              </w:ins>
            </m:r>
            <m:r>
              <w:ins w:id="95" w:author="Anna Gårdmark" w:date="2020-02-07T11:09:00Z">
                <w:rPr>
                  <w:rFonts w:ascii="Cambria Math" w:hAnsi="Cambria Math"/>
                </w:rPr>
                <m:t>i</m:t>
              </w:ins>
            </m:r>
          </m:sub>
        </m:sSub>
        <w:commentRangeEnd w:id="92"/>
        <m:r>
          <m:rPr>
            <m:sty m:val="p"/>
          </m:rPr>
          <w:rPr>
            <w:rStyle w:val="Kommentarsreferens"/>
          </w:rPr>
          <w:commentReference w:id="92"/>
        </m:r>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E370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5F6FD6E3"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96"/>
      <w:commentRangeStart w:id="97"/>
      <w:commentRangeStart w:id="98"/>
      <w:r w:rsidRPr="00F95139">
        <w:rPr>
          <w:rFonts w:ascii="Times" w:hAnsi="Times"/>
          <w:lang w:val="en-GB"/>
        </w:rPr>
        <w:t>corresponding to weight at maturation</w:t>
      </w:r>
      <w:commentRangeEnd w:id="96"/>
      <w:r w:rsidR="00B54BB4" w:rsidRPr="00AF32CB">
        <w:rPr>
          <w:rStyle w:val="Kommentarsreferens"/>
          <w:sz w:val="22"/>
          <w:szCs w:val="22"/>
        </w:rPr>
        <w:commentReference w:id="96"/>
      </w:r>
      <w:commentRangeEnd w:id="97"/>
      <w:r w:rsidR="00991535" w:rsidRPr="00AF32CB">
        <w:rPr>
          <w:rStyle w:val="Kommentarsreferens"/>
          <w:sz w:val="22"/>
          <w:szCs w:val="22"/>
        </w:rPr>
        <w:commentReference w:id="97"/>
      </w:r>
      <w:commentRangeEnd w:id="98"/>
      <w:r w:rsidR="001645D6">
        <w:rPr>
          <w:rStyle w:val="Kommentarsreferens"/>
        </w:rPr>
        <w:commentReference w:id="98"/>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99"/>
      <w:commentRangeStart w:id="100"/>
      <w:r w:rsidR="006B51A2" w:rsidRPr="00F95139">
        <w:rPr>
          <w:rFonts w:ascii="Times" w:hAnsi="Times"/>
          <w:lang w:val="en-GB"/>
        </w:rPr>
        <w:t>fishing effort</w:t>
      </w:r>
      <w:r w:rsidR="00CF46D7" w:rsidRPr="00F95139">
        <w:rPr>
          <w:rFonts w:ascii="Times" w:hAnsi="Times"/>
          <w:lang w:val="en-GB"/>
        </w:rPr>
        <w:t>.</w:t>
      </w:r>
      <w:commentRangeEnd w:id="99"/>
      <w:r w:rsidR="001079B0" w:rsidRPr="00AF32CB">
        <w:rPr>
          <w:rStyle w:val="Kommentarsreferens"/>
          <w:sz w:val="22"/>
          <w:szCs w:val="22"/>
        </w:rPr>
        <w:commentReference w:id="99"/>
      </w:r>
      <w:commentRangeEnd w:id="100"/>
      <w:r w:rsidR="009B5F2E" w:rsidRPr="00AF32CB">
        <w:rPr>
          <w:rStyle w:val="Kommentarsreferens"/>
          <w:sz w:val="22"/>
          <w:szCs w:val="22"/>
        </w:rPr>
        <w:commentReference w:id="100"/>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r w:rsidR="006772C1" w:rsidRPr="00F95139">
        <w:rPr>
          <w:rFonts w:ascii="Times" w:hAnsi="Times"/>
          <w:lang w:val="en-GB"/>
        </w:rPr>
        <w:t>redation</w:t>
      </w:r>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w:commentRangeStart w:id="101"/>
            <m:r>
              <w:ins w:id="102" w:author="Anna Gårdmark" w:date="2020-02-07T11:10:00Z">
                <w:rPr>
                  <w:rFonts w:ascii="Cambria Math" w:hAnsi="Cambria Math" w:cs="Arial"/>
                  <w:lang w:val="en-GB"/>
                  <w:rPrChange w:id="103" w:author="Anna Gårdmark" w:date="2020-02-07T13:34:00Z">
                    <w:rPr>
                      <w:rFonts w:ascii="Cambria Math" w:hAnsi="Cambria Math" w:cs="Arial"/>
                    </w:rPr>
                  </w:rPrChange>
                </w:rPr>
                <m:t>,</m:t>
              </w:ins>
            </m:r>
            <m:r>
              <w:ins w:id="104" w:author="Anna Gårdmark" w:date="2020-02-07T11:10:00Z">
                <w:rPr>
                  <w:rFonts w:ascii="Cambria Math" w:hAnsi="Cambria Math" w:cs="Arial"/>
                </w:rPr>
                <m:t>j</m:t>
              </w:ins>
            </m:r>
            <w:commentRangeEnd w:id="101"/>
            <m:r>
              <w:ins w:id="105" w:author="Anna Gårdmark" w:date="2020-02-07T11:10:00Z">
                <m:rPr>
                  <m:sty m:val="p"/>
                </m:rPr>
                <w:rPr>
                  <w:rStyle w:val="Kommentarsreferens"/>
                </w:rPr>
                <w:commentReference w:id="101"/>
              </w:ins>
            </m:r>
            <m:r>
              <w:del w:id="106" w:author="Anna Gårdmark" w:date="2020-01-29T13:36:00Z">
                <w:rPr>
                  <w:rFonts w:ascii="Cambria Math" w:hAnsi="Cambria Math" w:cs="Arial"/>
                  <w:lang w:val="en-GB"/>
                </w:rPr>
                <m:t>,</m:t>
              </w:del>
            </m:r>
            <m:r>
              <w:del w:id="107" w:author="Anna Gårdmark" w:date="2020-01-29T13:36:00Z">
                <w:rPr>
                  <w:rFonts w:ascii="Cambria Math" w:hAnsi="Cambria Math" w:cs="Arial"/>
                </w:rPr>
                <m:t>i</m:t>
              </w:del>
            </m:r>
          </m:sub>
        </m:sSub>
        <m:r>
          <w:rPr>
            <w:rFonts w:ascii="Cambria Math" w:hAnsi="Cambria Math" w:cs="Arial"/>
            <w:lang w:val="en-GB"/>
            <w:rPrChange w:id="108" w:author="Anna Gårdmark" w:date="2020-02-07T10:00:00Z">
              <w:rPr>
                <w:rFonts w:ascii="Cambria Math" w:hAnsi="Cambria Math" w:cs="Arial"/>
              </w:rPr>
            </w:rPrChange>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E37071"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Change w:id="109" w:author="Anna Gårdmark" w:date="2020-02-07T10:00:00Z">
                        <w:rPr>
                          <w:rFonts w:ascii="Cambria Math" w:hAnsi="Cambria Math" w:cs="Arial"/>
                        </w:rPr>
                      </w:rPrChange>
                    </w:rPr>
                    <m:t>,</m:t>
                  </m:r>
                  <m:r>
                    <w:rPr>
                      <w:rFonts w:ascii="Cambria Math" w:hAnsi="Cambria Math" w:cs="Arial"/>
                    </w:rPr>
                    <m:t>j</m:t>
                  </m:r>
                  <m:r>
                    <w:del w:id="110" w:author="Anna Gårdmark" w:date="2020-01-29T13:36:00Z">
                      <w:rPr>
                        <w:rFonts w:ascii="Cambria Math" w:hAnsi="Cambria Math" w:cs="Arial"/>
                        <w:lang w:val="en-GB"/>
                      </w:rPr>
                      <m:t>,</m:t>
                    </w:del>
                  </m:r>
                  <m:r>
                    <w:del w:id="111"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follows a Holling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E370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112"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1EB3116B"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 xml:space="preserve">which describes the level of satiation and varies </w:t>
      </w:r>
      <w:commentRangeStart w:id="113"/>
      <w:del w:id="114" w:author="Anna Gårdmark" w:date="2020-02-07T11:11:00Z">
        <w:r w:rsidR="00607398" w:rsidRPr="00F95139" w:rsidDel="00081BAF">
          <w:rPr>
            <w:rFonts w:ascii="Times" w:hAnsi="Times"/>
            <w:lang w:val="en-GB"/>
          </w:rPr>
          <w:delText xml:space="preserve">between </w:delText>
        </w:r>
      </w:del>
      <w:r w:rsidRPr="00F95139">
        <w:rPr>
          <w:rFonts w:ascii="Times" w:hAnsi="Times"/>
          <w:lang w:val="en-GB"/>
        </w:rPr>
        <w:t>0:1</w:t>
      </w:r>
      <w:commentRangeEnd w:id="113"/>
      <w:r w:rsidR="00081BAF">
        <w:rPr>
          <w:rStyle w:val="Kommentarsreferens"/>
        </w:rPr>
        <w:commentReference w:id="113"/>
      </w:r>
      <w:r w:rsidRPr="00F95139">
        <w:rPr>
          <w:rFonts w:ascii="Times" w:hAnsi="Times"/>
          <w:lang w:val="en-GB"/>
        </w:rPr>
        <w:t>)</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Change w:id="115" w:author="Anna Gårdmark" w:date="2020-02-07T10:00:00Z">
              <w:rPr>
                <w:rFonts w:ascii="Cambria Math" w:hAnsi="Cambria Math"/>
              </w:rPr>
            </w:rPrChange>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7658"/>
        <w:gridCol w:w="971"/>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commentRangeStart w:id="116"/>
        <w:tc>
          <w:tcPr>
            <w:tcW w:w="8106" w:type="dxa"/>
          </w:tcPr>
          <w:p w14:paraId="4D7B3377" w14:textId="53AAB0C6" w:rsidR="00445581" w:rsidRPr="00EC6EF2" w:rsidRDefault="00E370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commentRangeEnd w:id="116"/>
            <w:r w:rsidR="001C157A">
              <w:rPr>
                <w:rStyle w:val="Kommentarsreferens"/>
              </w:rPr>
              <w:commentReference w:id="116"/>
            </w:r>
          </w:p>
        </w:tc>
      </w:tr>
    </w:tbl>
    <w:p w14:paraId="1F5A9DA6" w14:textId="51CCCD58"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r w:rsidR="00F875BC" w:rsidRPr="00F95139">
        <w:rPr>
          <w:rFonts w:ascii="Times" w:hAnsi="Times"/>
          <w:lang w:val="en-GB"/>
        </w:rPr>
        <w:t>species</w:t>
      </w:r>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ins w:id="117" w:author="Anna Gårdmark" w:date="2020-02-07T11:13:00Z">
        <w:r w:rsidR="001C157A">
          <w:rPr>
            <w:rFonts w:ascii="Times" w:hAnsi="Times"/>
            <w:lang w:val="en-GB"/>
          </w:rPr>
          <w:t>,</w:t>
        </w:r>
      </w:ins>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del w:id="118" w:author="Anna Gårdmark" w:date="2020-02-07T11:14:00Z">
        <w:r w:rsidR="00FC7ABA" w:rsidRPr="00F95139" w:rsidDel="001C157A">
          <w:rPr>
            <w:rFonts w:ascii="Times" w:hAnsi="Times"/>
            <w:lang w:val="en-GB"/>
          </w:rPr>
          <w:delText>other</w:delText>
        </w:r>
        <w:r w:rsidR="00B13989" w:rsidRPr="00F95139" w:rsidDel="001C157A">
          <w:rPr>
            <w:rFonts w:ascii="Times" w:hAnsi="Times"/>
            <w:lang w:val="en-GB"/>
          </w:rPr>
          <w:delText xml:space="preserve"> species </w:delText>
        </w:r>
      </w:del>
      <w:r w:rsidR="00B13989" w:rsidRPr="00F95139">
        <w:rPr>
          <w:rFonts w:ascii="Times" w:hAnsi="Times"/>
          <w:lang w:val="en-GB"/>
        </w:rPr>
        <w:t>interactions</w:t>
      </w:r>
      <w:ins w:id="119" w:author="Anna Gårdmark" w:date="2020-02-07T11:14:00Z">
        <w:r w:rsidR="001C157A">
          <w:rPr>
            <w:rFonts w:ascii="Times" w:hAnsi="Times"/>
            <w:lang w:val="en-GB"/>
          </w:rPr>
          <w:t xml:space="preserve"> among the size-structured fish species </w:t>
        </w:r>
        <w:r w:rsidR="001C157A" w:rsidRPr="001C157A">
          <w:rPr>
            <w:rFonts w:ascii="Times" w:hAnsi="Times"/>
            <w:i/>
            <w:lang w:val="en-GB"/>
            <w:rPrChange w:id="120" w:author="Anna Gårdmark" w:date="2020-02-07T11:14:00Z">
              <w:rPr>
                <w:rFonts w:ascii="Times" w:hAnsi="Times"/>
                <w:lang w:val="en-GB"/>
              </w:rPr>
            </w:rPrChange>
          </w:rPr>
          <w:t>i</w:t>
        </w:r>
      </w:ins>
      <w:r w:rsidR="001079B0" w:rsidRPr="00F95139">
        <w:rPr>
          <w:rFonts w:ascii="Times" w:hAnsi="Times"/>
          <w:lang w:val="en-GB"/>
        </w:rPr>
        <w:t xml:space="preserve"> (all terms in the </w:t>
      </w:r>
      <w:del w:id="121" w:author="Anna Gårdmark" w:date="2020-02-07T11:13:00Z">
        <w:r w:rsidR="001079B0" w:rsidRPr="00F95139" w:rsidDel="001C157A">
          <w:rPr>
            <w:rFonts w:ascii="Times" w:hAnsi="Times"/>
            <w:lang w:val="en-GB"/>
          </w:rPr>
          <w:delText xml:space="preserve">species </w:delText>
        </w:r>
      </w:del>
      <w:r w:rsidR="001079B0" w:rsidRPr="00F95139">
        <w:rPr>
          <w:rFonts w:ascii="Times" w:hAnsi="Times"/>
          <w:lang w:val="en-GB"/>
        </w:rPr>
        <w:t xml:space="preserve">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ins w:id="122" w:author="Anna Gårdmark" w:date="2020-02-07T11:20:00Z">
        <w:r w:rsidR="00CD11FB">
          <w:rPr>
            <w:rFonts w:ascii="Times" w:hAnsi="Times"/>
            <w:lang w:val="en-GB"/>
          </w:rPr>
          <w:t xml:space="preserve">rate </w:t>
        </w:r>
      </w:ins>
      <w:r w:rsidR="0071440C" w:rsidRPr="00F95139">
        <w:rPr>
          <w:rFonts w:ascii="Times" w:hAnsi="Times"/>
          <w:lang w:val="en-GB"/>
        </w:rPr>
        <w:t>capture</w:t>
      </w:r>
      <w:del w:id="123" w:author="Anna Gårdmark" w:date="2020-02-07T11:20:00Z">
        <w:r w:rsidR="0071440C" w:rsidRPr="00F95139" w:rsidDel="00CD11FB">
          <w:rPr>
            <w:rFonts w:ascii="Times" w:hAnsi="Times"/>
            <w:lang w:val="en-GB"/>
          </w:rPr>
          <w:delText>s</w:delText>
        </w:r>
      </w:del>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commentRangeStart w:id="124"/>
      <w:ins w:id="125" w:author="Anna Gårdmark" w:date="2020-02-07T11:20:00Z">
        <w:r w:rsidR="00CD11FB">
          <w:rPr>
            <w:rFonts w:ascii="Times" w:hAnsi="Times"/>
            <w:lang w:val="en-GB"/>
          </w:rPr>
          <w:t xml:space="preserve">within the study area </w:t>
        </w:r>
      </w:ins>
      <w:commentRangeEnd w:id="124"/>
      <w:ins w:id="126" w:author="Anna Gårdmark" w:date="2020-02-07T11:21:00Z">
        <w:r w:rsidR="00CD11FB">
          <w:rPr>
            <w:rStyle w:val="Kommentarsreferens"/>
          </w:rPr>
          <w:commentReference w:id="124"/>
        </w:r>
      </w:ins>
      <w:ins w:id="127" w:author="Anna Gårdmark" w:date="2020-02-07T11:20:00Z">
        <w:r w:rsidR="00CD11FB">
          <w:rPr>
            <w:rFonts w:ascii="Times" w:hAnsi="Times"/>
            <w:lang w:val="en-GB"/>
          </w:rPr>
          <w:t>during</w:t>
        </w:r>
      </w:ins>
      <w:del w:id="128" w:author="Anna Gårdmark" w:date="2020-02-07T11:20:00Z">
        <w:r w:rsidR="003A6511" w:rsidRPr="00F95139" w:rsidDel="00CD11FB">
          <w:rPr>
            <w:rFonts w:ascii="Times" w:hAnsi="Times"/>
            <w:lang w:val="en-GB"/>
          </w:rPr>
          <w:delText>in</w:delText>
        </w:r>
      </w:del>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E370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129"/>
                    <m:r>
                      <w:rPr>
                        <w:rFonts w:ascii="Cambria Math" w:hAnsi="Cambria Math" w:cs="Arial"/>
                      </w:rPr>
                      <m:t>κ</m:t>
                    </m:r>
                    <w:commentRangeEnd w:id="129"/>
                    <m:r>
                      <m:rPr>
                        <m:sty m:val="p"/>
                      </m:rPr>
                      <w:rPr>
                        <w:rStyle w:val="Kommentarsreferens"/>
                        <w:rFonts w:ascii="Cambria Math" w:hAnsi="Cambria Math"/>
                      </w:rPr>
                      <w:commentReference w:id="129"/>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52FDEDDC"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del w:id="130" w:author="Anna Gårdmark" w:date="2020-02-07T11:22:00Z">
        <w:r w:rsidR="000D0C9C" w:rsidRPr="00F95139" w:rsidDel="00F15CA8">
          <w:rPr>
            <w:rFonts w:ascii="Times" w:hAnsi="Times"/>
            <w:lang w:val="en-GB"/>
          </w:rPr>
          <w:delText xml:space="preserve">get </w:delText>
        </w:r>
      </w:del>
      <w:ins w:id="131" w:author="Anna Gårdmark" w:date="2020-02-07T11:22:00Z">
        <w:r w:rsidR="00F15CA8">
          <w:rPr>
            <w:rFonts w:ascii="Times" w:hAnsi="Times"/>
            <w:lang w:val="en-GB"/>
          </w:rPr>
          <w:t>give</w:t>
        </w:r>
        <w:r w:rsidR="00F15CA8" w:rsidRPr="00F95139">
          <w:rPr>
            <w:rFonts w:ascii="Times" w:hAnsi="Times"/>
            <w:lang w:val="en-GB"/>
          </w:rPr>
          <w:t xml:space="preserve"> </w:t>
        </w:r>
      </w:ins>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t>H</w:t>
      </w:r>
      <w:r w:rsidR="001079B0" w:rsidRPr="00F95139">
        <w:rPr>
          <w:rFonts w:ascii="Times" w:hAnsi="Times"/>
          <w:lang w:val="en-GB"/>
        </w:rPr>
        <w:t xml:space="preserve">ere </w:t>
      </w:r>
      <w:commentRangeStart w:id="132"/>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scaling exponent of the search rate.</w:t>
      </w:r>
      <w:commentRangeEnd w:id="132"/>
      <w:r w:rsidR="00F15CA8">
        <w:rPr>
          <w:rStyle w:val="Kommentarsreferens"/>
        </w:rPr>
        <w:commentReference w:id="132"/>
      </w:r>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w:commentRangeStart w:id="133"/>
      <w:commentRangeStart w:id="134"/>
      <w:commentRangeStart w:id="135"/>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w:t>
      </w:r>
      <w:commentRangeEnd w:id="133"/>
      <w:r w:rsidR="009C514D">
        <w:rPr>
          <w:rStyle w:val="Kommentarsreferens"/>
        </w:rPr>
        <w:commentReference w:id="133"/>
      </w:r>
      <w:commentRangeEnd w:id="134"/>
      <w:r w:rsidR="00E374EB">
        <w:rPr>
          <w:rStyle w:val="Kommentarsreferens"/>
        </w:rPr>
        <w:commentReference w:id="134"/>
      </w:r>
      <w:commentRangeEnd w:id="135"/>
      <w:r w:rsidR="00F15CA8">
        <w:rPr>
          <w:rStyle w:val="Kommentarsreferens"/>
        </w:rPr>
        <w:commentReference w:id="135"/>
      </w:r>
      <w:r w:rsidR="00D623D6" w:rsidRPr="00F95139">
        <w:rPr>
          <w:rFonts w:ascii="Times" w:eastAsiaTheme="minorEastAsia" w:hAnsi="Times"/>
          <w:lang w:val="en-GB"/>
        </w:rPr>
        <w:t>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pproximates a von Bertalanffy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commentRangeStart w:id="136"/>
        <w:commentRangeStart w:id="137"/>
        <w:commentRangeStart w:id="138"/>
        <w:commentRangeStart w:id="139"/>
        <w:tc>
          <w:tcPr>
            <w:tcW w:w="8106" w:type="dxa"/>
          </w:tcPr>
          <w:p w14:paraId="592BD422" w14:textId="1C1901C1" w:rsidR="007D7715" w:rsidRPr="00E06C5B" w:rsidRDefault="00E37071"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w:commentRangeEnd w:id="136"/>
                <m:r>
                  <m:rPr>
                    <m:sty m:val="p"/>
                  </m:rPr>
                  <w:rPr>
                    <w:rStyle w:val="Kommentarsreferens"/>
                    <w:rFonts w:ascii="Cambria Math" w:hAnsi="Cambria Math"/>
                    <w:sz w:val="22"/>
                    <w:szCs w:val="22"/>
                  </w:rPr>
                  <w:commentReference w:id="136"/>
                </m:r>
                <w:commentRangeEnd w:id="137"/>
                <m:r>
                  <m:rPr>
                    <m:sty m:val="p"/>
                  </m:rPr>
                  <w:rPr>
                    <w:rStyle w:val="Kommentarsreferens"/>
                    <w:rFonts w:ascii="Cambria Math" w:hAnsi="Cambria Math"/>
                    <w:sz w:val="22"/>
                    <w:szCs w:val="22"/>
                  </w:rPr>
                  <w:commentReference w:id="137"/>
                </m:r>
                <w:commentRangeEnd w:id="138"/>
                <m:r>
                  <m:rPr>
                    <m:sty m:val="p"/>
                  </m:rPr>
                  <w:rPr>
                    <w:rStyle w:val="Kommentarsreferens"/>
                    <w:rFonts w:ascii="Cambria Math" w:hAnsi="Cambria Math"/>
                  </w:rPr>
                  <w:commentReference w:id="138"/>
                </m:r>
                <w:commentRangeEnd w:id="139"/>
                <m:r>
                  <m:rPr>
                    <m:sty m:val="p"/>
                  </m:rPr>
                  <w:rPr>
                    <w:rStyle w:val="Kommentarsreferens"/>
                    <w:rFonts w:ascii="Cambria Math" w:hAnsi="Cambria Math"/>
                  </w:rPr>
                  <w:commentReference w:id="139"/>
                </m:r>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1A59A3F2"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w:commentRangeStart w:id="140"/>
        <w:commentRangeStart w:id="141"/>
        <w:commentRangeEnd w:id="140"/>
        <m:r>
          <m:rPr>
            <m:sty m:val="p"/>
          </m:rPr>
          <w:rPr>
            <w:rStyle w:val="Kommentarsreferens"/>
          </w:rPr>
          <w:commentReference w:id="140"/>
        </m:r>
        <w:commentRangeEnd w:id="141"/>
        <m:r>
          <m:rPr>
            <m:sty m:val="p"/>
          </m:rPr>
          <w:rPr>
            <w:rStyle w:val="Kommentarsreferens"/>
          </w:rPr>
          <w:commentReference w:id="141"/>
        </m:r>
      </m:oMath>
      <w:r w:rsidR="0038545A" w:rsidRPr="00F95139">
        <w:rPr>
          <w:rFonts w:ascii="Times" w:hAnsi="Times"/>
          <w:lang w:val="en-GB"/>
        </w:rPr>
        <w:t>)</w:t>
      </w:r>
      <w:r w:rsidR="00C0058A">
        <w:rPr>
          <w:rFonts w:ascii="Times" w:hAnsi="Times"/>
          <w:lang w:val="en-GB"/>
        </w:rPr>
        <w:t xml:space="preserve"> </w:t>
      </w:r>
      <w:r w:rsidRPr="00F95139">
        <w:rPr>
          <w:rFonts w:ascii="Times" w:hAnsi="Times"/>
          <w:lang w:val="en-GB"/>
        </w:rPr>
        <w:t xml:space="preserve">of </w:t>
      </w:r>
      <w:del w:id="142" w:author="Anna Gårdmark" w:date="2020-02-07T11:25:00Z">
        <w:r w:rsidRPr="00F95139" w:rsidDel="00F15CA8">
          <w:rPr>
            <w:rFonts w:ascii="Times" w:hAnsi="Times"/>
            <w:lang w:val="en-GB"/>
          </w:rPr>
          <w:delText xml:space="preserve">offspring to </w:delText>
        </w:r>
      </w:del>
      <w:r w:rsidRPr="00F95139">
        <w:rPr>
          <w:rFonts w:ascii="Times" w:hAnsi="Times"/>
          <w:lang w:val="en-GB"/>
        </w:rPr>
        <w:t xml:space="preserve">each species </w:t>
      </w:r>
      <w:commentRangeStart w:id="143"/>
      <w:del w:id="144" w:author="Anna Gårdmark" w:date="2020-02-07T11:26:00Z">
        <w:r w:rsidR="001762CE" w:rsidRPr="00F95139" w:rsidDel="00F15CA8">
          <w:rPr>
            <w:rFonts w:ascii="Times" w:hAnsi="Times"/>
            <w:lang w:val="en-GB"/>
          </w:rPr>
          <w:delText>relate</w:delText>
        </w:r>
        <w:r w:rsidR="00254800" w:rsidRPr="00F95139" w:rsidDel="00F15CA8">
          <w:rPr>
            <w:rFonts w:ascii="Times" w:hAnsi="Times"/>
            <w:lang w:val="en-GB"/>
          </w:rPr>
          <w:delText>s</w:delText>
        </w:r>
        <w:r w:rsidR="001762CE" w:rsidRPr="00F95139" w:rsidDel="00F15CA8">
          <w:rPr>
            <w:rFonts w:ascii="Times" w:hAnsi="Times"/>
            <w:lang w:val="en-GB"/>
          </w:rPr>
          <w:delText xml:space="preserve"> to the</w:delText>
        </w:r>
      </w:del>
      <w:ins w:id="145" w:author="Anna Gårdmark" w:date="2020-02-07T11:26:00Z">
        <w:r w:rsidR="00F15CA8">
          <w:rPr>
            <w:rFonts w:ascii="Times" w:hAnsi="Times"/>
            <w:lang w:val="en-GB"/>
          </w:rPr>
          <w:t>results in</w:t>
        </w:r>
        <w:commentRangeEnd w:id="143"/>
        <w:r w:rsidR="00F15CA8">
          <w:rPr>
            <w:rStyle w:val="Kommentarsreferens"/>
          </w:rPr>
          <w:commentReference w:id="143"/>
        </w:r>
      </w:ins>
      <w:r w:rsidR="001762CE" w:rsidRPr="00F95139">
        <w:rPr>
          <w:rFonts w:ascii="Times" w:hAnsi="Times"/>
          <w:lang w:val="en-GB"/>
        </w:rPr>
        <w:t xml:space="preserve"> total </w:t>
      </w:r>
      <w:del w:id="146" w:author="Anna Gårdmark" w:date="2020-02-07T11:25:00Z">
        <w:r w:rsidR="001762CE" w:rsidRPr="00F95139" w:rsidDel="00F15CA8">
          <w:rPr>
            <w:rFonts w:ascii="Times" w:hAnsi="Times"/>
            <w:lang w:val="en-GB"/>
          </w:rPr>
          <w:delText xml:space="preserve">egg </w:delText>
        </w:r>
      </w:del>
      <w:r w:rsidR="001762CE" w:rsidRPr="00F95139">
        <w:rPr>
          <w:rFonts w:ascii="Times" w:hAnsi="Times"/>
          <w:lang w:val="en-GB"/>
        </w:rPr>
        <w:t xml:space="preserve">production </w:t>
      </w:r>
      <w:ins w:id="147" w:author="Anna Gårdmark" w:date="2020-02-07T11:25:00Z">
        <w:r w:rsidR="00F15CA8">
          <w:rPr>
            <w:rFonts w:ascii="Times" w:hAnsi="Times"/>
            <w:lang w:val="en-GB"/>
          </w:rPr>
          <w:t xml:space="preserve">of recruits </w:t>
        </w:r>
      </w:ins>
      <w:r w:rsidR="00AD0C4D" w:rsidRPr="00F95139">
        <w:rPr>
          <w:rFonts w:ascii="Times" w:hAnsi="Times"/>
          <w:lang w:val="en-GB"/>
        </w:rPr>
        <w:t xml:space="preserve">via a Beverton-Holt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E37071"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6F482D20"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ins w:id="148" w:author="Anna Gårdmark" w:date="2020-02-07T11:27:00Z">
        <w:r w:rsidR="0082746B">
          <w:rPr>
            <w:rFonts w:ascii="Times" w:hAnsi="Times"/>
            <w:lang w:val="en-GB"/>
          </w:rPr>
          <w:t xml:space="preserve"> </w:t>
        </w:r>
      </w:ins>
      <w:del w:id="149" w:author="Anna Gårdmark" w:date="2020-02-07T11:27:00Z">
        <w:r w:rsidR="006A6E77" w:rsidRPr="00F95139" w:rsidDel="0082746B">
          <w:rPr>
            <w:rFonts w:ascii="Times" w:hAnsi="Times"/>
            <w:lang w:val="en-GB"/>
          </w:rPr>
          <w:delText xml:space="preserve"> </w:delText>
        </w:r>
      </w:del>
      <w:r w:rsidR="006A6E77" w:rsidRPr="00F95139">
        <w:rPr>
          <w:rFonts w:ascii="Times" w:hAnsi="Times"/>
          <w:lang w:val="en-GB"/>
        </w:rPr>
        <w:t xml:space="preserve">found 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8032"/>
        <w:gridCol w:w="583"/>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E37071"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w:commentRangeStart w:id="150"/>
                  <w:commentRangeStart w:id="151"/>
                  <w:commentRangeStart w:id="152"/>
                  <w:commentRangeStart w:id="153"/>
                  <m:r>
                    <w:rPr>
                      <w:rFonts w:ascii="Cambria Math" w:hAnsi="Cambria Math"/>
                    </w:rPr>
                    <m:t>p</m:t>
                  </m:r>
                  <w:commentRangeEnd w:id="150"/>
                  <m:r>
                    <m:rPr>
                      <m:sty m:val="p"/>
                    </m:rPr>
                    <w:rPr>
                      <w:rStyle w:val="Kommentarsreferens"/>
                      <w:rFonts w:ascii="Cambria Math" w:hAnsi="Cambria Math"/>
                      <w:sz w:val="22"/>
                      <w:szCs w:val="22"/>
                    </w:rPr>
                    <w:commentReference w:id="150"/>
                  </m:r>
                  <w:commentRangeEnd w:id="151"/>
                  <m:r>
                    <m:rPr>
                      <m:sty m:val="p"/>
                    </m:rPr>
                    <w:rPr>
                      <w:rStyle w:val="Kommentarsreferens"/>
                      <w:rFonts w:ascii="Cambria Math" w:hAnsi="Cambria Math"/>
                      <w:sz w:val="22"/>
                      <w:szCs w:val="22"/>
                    </w:rPr>
                    <w:commentReference w:id="151"/>
                  </m:r>
                  <w:commentRangeEnd w:id="152"/>
                  <m:r>
                    <m:rPr>
                      <m:sty m:val="p"/>
                    </m:rPr>
                    <w:rPr>
                      <w:rStyle w:val="Kommentarsreferens"/>
                      <w:rFonts w:ascii="Cambria Math" w:hAnsi="Cambria Math"/>
                    </w:rPr>
                    <w:commentReference w:id="152"/>
                  </m:r>
                  <w:commentRangeEnd w:id="153"/>
                  <m:r>
                    <m:rPr>
                      <m:sty m:val="p"/>
                    </m:rPr>
                    <w:rPr>
                      <w:rStyle w:val="Kommentarsreferens"/>
                      <w:rFonts w:ascii="Cambria Math" w:hAnsi="Cambria Math"/>
                    </w:rPr>
                    <w:commentReference w:id="153"/>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w:commentRangeStart w:id="154"/>
                  <w:commentRangeStart w:id="155"/>
                  <w:commentRangeStart w:id="156"/>
                  <m:r>
                    <w:rPr>
                      <w:rFonts w:ascii="Cambria Math" w:hAnsi="Cambria Math"/>
                    </w:rPr>
                    <m:t>p</m:t>
                  </m:r>
                  <w:commentRangeEnd w:id="154"/>
                  <m:r>
                    <w:rPr>
                      <w:rFonts w:ascii="Cambria Math" w:hAnsi="Cambria Math"/>
                      <w:lang w:val="en-GB"/>
                    </w:rPr>
                    <m:t xml:space="preserve">, </m:t>
                  </m:r>
                  <m:r>
                    <w:rPr>
                      <w:rFonts w:ascii="Cambria Math" w:hAnsi="Cambria Math"/>
                    </w:rPr>
                    <m:t>R</m:t>
                  </m:r>
                  <m:r>
                    <m:rPr>
                      <m:sty m:val="p"/>
                    </m:rPr>
                    <w:rPr>
                      <w:rStyle w:val="Kommentarsreferens"/>
                      <w:rFonts w:ascii="Cambria Math" w:hAnsi="Cambria Math"/>
                      <w:sz w:val="22"/>
                      <w:szCs w:val="22"/>
                    </w:rPr>
                    <w:commentReference w:id="154"/>
                  </m:r>
                  <w:commentRangeEnd w:id="155"/>
                  <m:r>
                    <m:rPr>
                      <m:sty m:val="p"/>
                    </m:rPr>
                    <w:rPr>
                      <w:rStyle w:val="Kommentarsreferens"/>
                      <w:rFonts w:ascii="Cambria Math" w:hAnsi="Cambria Math"/>
                      <w:sz w:val="22"/>
                      <w:szCs w:val="22"/>
                    </w:rPr>
                    <w:commentReference w:id="155"/>
                  </m:r>
                  <w:commentRangeEnd w:id="156"/>
                  <m:r>
                    <m:rPr>
                      <m:sty m:val="p"/>
                    </m:rPr>
                    <w:rPr>
                      <w:rStyle w:val="Kommentarsreferens"/>
                      <w:rFonts w:ascii="Cambria Math" w:hAnsi="Cambria Math"/>
                    </w:rPr>
                    <w:commentReference w:id="156"/>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w:commentRangeStart w:id="157"/>
      <m:oMath>
        <m:sSub>
          <m:sSubPr>
            <m:ctrlPr>
              <w:rPr>
                <w:rFonts w:ascii="Cambria Math" w:hAnsi="Cambria Math"/>
                <w:i/>
              </w:rPr>
            </m:ctrlPr>
          </m:sSubPr>
          <m:e>
            <m:r>
              <w:rPr>
                <w:rFonts w:ascii="Cambria Math" w:hAnsi="Cambria Math"/>
              </w:rPr>
              <m:t>μ</m:t>
            </m:r>
          </m:e>
          <m:sub>
            <m:r>
              <w:rPr>
                <w:rFonts w:ascii="Cambria Math" w:hAnsi="Cambria Math"/>
              </w:rPr>
              <m:t>p</m:t>
            </m:r>
            <m:r>
              <w:ins w:id="158" w:author="Anna Gårdmark" w:date="2020-02-07T11:30:00Z">
                <w:rPr>
                  <w:rFonts w:ascii="Cambria Math" w:hAnsi="Cambria Math"/>
                  <w:lang w:val="en-GB"/>
                  <w:rPrChange w:id="159" w:author="Anna Gårdmark" w:date="2020-02-07T11:30:00Z">
                    <w:rPr>
                      <w:rFonts w:ascii="Cambria Math" w:hAnsi="Cambria Math"/>
                    </w:rPr>
                  </w:rPrChange>
                </w:rPr>
                <m:t>,</m:t>
              </w:ins>
            </m:r>
            <m:r>
              <w:ins w:id="160" w:author="Anna Gårdmark" w:date="2020-02-07T11:30:00Z">
                <w:rPr>
                  <w:rFonts w:ascii="Cambria Math" w:hAnsi="Cambria Math"/>
                </w:rPr>
                <m:t>R</m:t>
              </w:ins>
            </m:r>
          </m:sub>
        </m:sSub>
        <w:commentRangeEnd w:id="157"/>
        <m:r>
          <m:rPr>
            <m:sty m:val="p"/>
          </m:rPr>
          <w:rPr>
            <w:rStyle w:val="Kommentarsreferens"/>
          </w:rPr>
          <w:commentReference w:id="157"/>
        </m:r>
      </m:oMath>
      <w:r w:rsidRPr="00F95139">
        <w:rPr>
          <w:rFonts w:ascii="Times" w:hAnsi="Times"/>
          <w:lang w:val="en-GB"/>
        </w:rPr>
        <w:t xml:space="preserve"> is predation mortality</w:t>
      </w:r>
      <w:r w:rsidR="00F12DE8" w:rsidRPr="00F95139">
        <w:rPr>
          <w:rFonts w:ascii="Times" w:hAnsi="Times"/>
          <w:lang w:val="en-GB"/>
        </w:rPr>
        <w:t xml:space="preserve"> </w:t>
      </w:r>
      <w:ins w:id="161" w:author="Anna Gårdmark" w:date="2020-02-07T11:30:00Z">
        <w:r w:rsidR="0082746B">
          <w:rPr>
            <w:rFonts w:ascii="Times" w:hAnsi="Times"/>
            <w:lang w:val="en-GB"/>
          </w:rPr>
          <w:t xml:space="preserve">on resource spectrum </w:t>
        </w:r>
        <m:oMath>
          <m:r>
            <w:rPr>
              <w:rFonts w:ascii="Cambria Math" w:hAnsi="Cambria Math"/>
              <w:lang w:val="en-GB"/>
            </w:rPr>
            <m:t>R</m:t>
          </m:r>
        </m:oMath>
      </w:ins>
      <w:ins w:id="162" w:author="Anna Gårdmark" w:date="2020-02-07T11:31:00Z">
        <w:r w:rsidR="0082746B">
          <w:rPr>
            <w:rFonts w:ascii="Times" w:eastAsiaTheme="minorEastAsia" w:hAnsi="Times"/>
            <w:lang w:val="en-GB"/>
          </w:rPr>
          <w:t>,</w:t>
        </w:r>
      </w:ins>
      <w:ins w:id="163" w:author="Anna Gårdmark" w:date="2020-02-07T11:30:00Z">
        <w:r w:rsidR="0082746B">
          <w:rPr>
            <w:rFonts w:ascii="Times" w:hAnsi="Times"/>
            <w:lang w:val="en-GB"/>
          </w:rPr>
          <w:t xml:space="preserve"> </w:t>
        </w:r>
      </w:ins>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191E4778" w:rsidR="00A800FE" w:rsidRDefault="001773F1" w:rsidP="00A800FE">
      <w:pPr>
        <w:spacing w:line="480" w:lineRule="auto"/>
        <w:jc w:val="both"/>
        <w:rPr>
          <w:rFonts w:ascii="Times" w:hAnsi="Times"/>
          <w:lang w:val="en-GB"/>
        </w:rPr>
      </w:pPr>
      <w:r w:rsidRPr="00F95139">
        <w:rPr>
          <w:rFonts w:ascii="Times" w:hAnsi="Times"/>
          <w:lang w:val="en-GB"/>
        </w:rPr>
        <w:t xml:space="preserve">Temperature </w:t>
      </w:r>
      <w:r w:rsidR="002B6538" w:rsidRPr="00F95139">
        <w:rPr>
          <w:rFonts w:ascii="Times" w:hAnsi="Times"/>
          <w:lang w:val="en-GB"/>
        </w:rPr>
        <w:t xml:space="preserve">affects </w:t>
      </w:r>
      <w:r w:rsidR="008A569A" w:rsidRPr="00F95139">
        <w:rPr>
          <w:rFonts w:ascii="Times" w:hAnsi="Times"/>
          <w:lang w:val="en-GB"/>
        </w:rPr>
        <w:t xml:space="preserve">the rate of </w:t>
      </w:r>
      <w:r w:rsidRPr="00F95139">
        <w:rPr>
          <w:rFonts w:ascii="Times" w:hAnsi="Times"/>
          <w:lang w:val="en-GB"/>
        </w:rPr>
        <w:t>metabolism</w:t>
      </w:r>
      <w:r w:rsidR="00870E0D" w:rsidRPr="00F95139">
        <w:rPr>
          <w:rFonts w:ascii="Times" w:hAnsi="Times"/>
          <w:lang w:val="en-GB"/>
        </w:rPr>
        <w:t xml:space="preserve"> </w:t>
      </w:r>
      <w:r w:rsidR="00B41118" w:rsidRPr="00AF32CB">
        <w:rPr>
          <w:rFonts w:ascii="Times" w:hAnsi="Times"/>
        </w:rPr>
        <w:fldChar w:fldCharType="begin"/>
      </w:r>
      <w:r w:rsidR="00CC2BA6" w:rsidRPr="00F95139">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rPr>
        <w:fldChar w:fldCharType="separate"/>
      </w:r>
      <w:r w:rsidR="00CC2BA6" w:rsidRPr="00AF32CB">
        <w:rPr>
          <w:rFonts w:ascii="Times" w:hAnsi="Times" w:cs="Times New Roman"/>
          <w:lang w:val="en-GB"/>
        </w:rPr>
        <w:t xml:space="preserve">(Clarke &amp; Johnston 1999; Gillooly </w:t>
      </w:r>
      <w:r w:rsidR="00CC2BA6" w:rsidRPr="00AF32CB">
        <w:rPr>
          <w:rFonts w:ascii="Times" w:hAnsi="Times" w:cs="Times New Roman"/>
          <w:i/>
          <w:iCs/>
          <w:lang w:val="en-GB"/>
        </w:rPr>
        <w:t>et al.</w:t>
      </w:r>
      <w:r w:rsidR="00CC2BA6" w:rsidRPr="00AF32CB">
        <w:rPr>
          <w:rFonts w:ascii="Times" w:hAnsi="Times" w:cs="Times New Roman"/>
          <w:lang w:val="en-GB"/>
        </w:rPr>
        <w:t xml:space="preserve"> 2001)</w:t>
      </w:r>
      <w:r w:rsidR="00B41118" w:rsidRPr="00AF32CB">
        <w:rPr>
          <w:rFonts w:ascii="Times" w:hAnsi="Times"/>
        </w:rPr>
        <w:fldChar w:fldCharType="end"/>
      </w:r>
      <w:r w:rsidR="00BE61FE" w:rsidRPr="00F95139">
        <w:rPr>
          <w:rFonts w:ascii="Times" w:hAnsi="Times"/>
          <w:lang w:val="en-GB"/>
        </w:rPr>
        <w:t xml:space="preserve">, </w:t>
      </w:r>
      <w:r w:rsidR="00BD7CB6" w:rsidRPr="00F95139">
        <w:rPr>
          <w:rFonts w:ascii="Times" w:hAnsi="Times"/>
          <w:lang w:val="en-GB"/>
        </w:rPr>
        <w:t xml:space="preserve">which also affects </w:t>
      </w:r>
      <w:r w:rsidR="008F0CF1" w:rsidRPr="00F95139">
        <w:rPr>
          <w:rFonts w:ascii="Times" w:hAnsi="Times"/>
          <w:lang w:val="en-GB"/>
        </w:rPr>
        <w:t xml:space="preserve">e.g. </w:t>
      </w:r>
      <w:r w:rsidR="00B56AF5" w:rsidRPr="00F95139">
        <w:rPr>
          <w:rFonts w:ascii="Times" w:hAnsi="Times"/>
          <w:lang w:val="en-GB"/>
        </w:rPr>
        <w:t xml:space="preserve">maximum </w:t>
      </w:r>
      <w:r w:rsidR="008F0CF1" w:rsidRPr="00F95139">
        <w:rPr>
          <w:rFonts w:ascii="Times" w:hAnsi="Times"/>
          <w:lang w:val="en-GB"/>
        </w:rPr>
        <w:t>consumption rates</w:t>
      </w:r>
      <w:r w:rsidR="00F44628" w:rsidRPr="00F95139">
        <w:rPr>
          <w:rFonts w:ascii="Times" w:hAnsi="Times"/>
          <w:lang w:val="en-GB"/>
        </w:rPr>
        <w:t xml:space="preserve"> </w:t>
      </w:r>
      <w:r w:rsidR="00F44628" w:rsidRPr="00AF32CB">
        <w:rPr>
          <w:rFonts w:ascii="Times" w:hAnsi="Times"/>
        </w:rPr>
        <w:fldChar w:fldCharType="begin"/>
      </w:r>
      <w:r w:rsidR="00F44628" w:rsidRPr="00F95139">
        <w:rPr>
          <w:rFonts w:ascii="Times" w:hAnsi="Times"/>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AF32CB">
        <w:rPr>
          <w:rFonts w:ascii="Times" w:hAnsi="Times"/>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rPr>
        <w:fldChar w:fldCharType="separate"/>
      </w:r>
      <w:r w:rsidR="00F44628" w:rsidRPr="00AF32CB">
        <w:rPr>
          <w:rFonts w:ascii="Times" w:hAnsi="Times" w:cs="Times New Roman"/>
          <w:lang w:val="en-GB"/>
        </w:rPr>
        <w:t xml:space="preserve">(Englund </w:t>
      </w:r>
      <w:r w:rsidR="00F44628" w:rsidRPr="00AF32CB">
        <w:rPr>
          <w:rFonts w:ascii="Times" w:hAnsi="Times" w:cs="Times New Roman"/>
          <w:i/>
          <w:iCs/>
          <w:lang w:val="en-GB"/>
        </w:rPr>
        <w:t>et al.</w:t>
      </w:r>
      <w:r w:rsidR="00F44628" w:rsidRPr="00AF32CB">
        <w:rPr>
          <w:rFonts w:ascii="Times" w:hAnsi="Times" w:cs="Times New Roman"/>
          <w:lang w:val="en-GB"/>
        </w:rPr>
        <w:t xml:space="preserve"> 2011; Rall </w:t>
      </w:r>
      <w:r w:rsidR="00F44628" w:rsidRPr="00AF32CB">
        <w:rPr>
          <w:rFonts w:ascii="Times" w:hAnsi="Times" w:cs="Times New Roman"/>
          <w:i/>
          <w:iCs/>
          <w:lang w:val="en-GB"/>
        </w:rPr>
        <w:t>et al.</w:t>
      </w:r>
      <w:r w:rsidR="00F44628" w:rsidRPr="00AF32CB">
        <w:rPr>
          <w:rFonts w:ascii="Times" w:hAnsi="Times" w:cs="Times New Roman"/>
          <w:lang w:val="en-GB"/>
        </w:rPr>
        <w:t xml:space="preserve"> 2012)</w:t>
      </w:r>
      <w:r w:rsidR="00F44628" w:rsidRPr="00AF32CB">
        <w:rPr>
          <w:rFonts w:ascii="Times" w:hAnsi="Times"/>
        </w:rPr>
        <w:fldChar w:fldCharType="end"/>
      </w:r>
      <w:r w:rsidR="008F0CF1" w:rsidRPr="00AF32CB">
        <w:rPr>
          <w:rFonts w:ascii="Times" w:hAnsi="Times"/>
        </w:rPr>
        <w:t>,</w:t>
      </w:r>
      <w:r w:rsidR="00AD67E3" w:rsidRPr="00AF32CB">
        <w:rPr>
          <w:rFonts w:ascii="Times" w:hAnsi="Times"/>
        </w:rPr>
        <w:t xml:space="preserve"> </w:t>
      </w:r>
      <w:r w:rsidR="008F0CF1" w:rsidRPr="00AF32CB">
        <w:rPr>
          <w:rFonts w:ascii="Times" w:hAnsi="Times"/>
        </w:rPr>
        <w:t xml:space="preserve"> </w:t>
      </w:r>
      <w:r w:rsidR="00BE3E91" w:rsidRPr="00AF32CB">
        <w:rPr>
          <w:rFonts w:ascii="Times" w:hAnsi="Times"/>
        </w:rPr>
        <w:t>and mortality</w:t>
      </w:r>
      <w:r w:rsidR="003F3E99" w:rsidRPr="00AF32CB">
        <w:rPr>
          <w:rFonts w:ascii="Times" w:hAnsi="Times"/>
        </w:rPr>
        <w:t xml:space="preserve"> </w:t>
      </w:r>
      <w:r w:rsidR="00420B4E" w:rsidRPr="00AF32CB">
        <w:rPr>
          <w:rFonts w:ascii="Times" w:hAnsi="Times"/>
        </w:rPr>
        <w:fldChar w:fldCharType="begin"/>
      </w:r>
      <w:r w:rsidR="000B2F98" w:rsidRPr="00AF32CB">
        <w:rPr>
          <w:rFonts w:ascii="Times" w:hAnsi="Time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F95139">
        <w:rPr>
          <w:rFonts w:ascii="Times" w:hAnsi="Times"/>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rPr>
        <w:fldChar w:fldCharType="separate"/>
      </w:r>
      <w:r w:rsidR="000B2F98" w:rsidRPr="00AF32CB">
        <w:rPr>
          <w:rFonts w:ascii="Times" w:hAnsi="Times" w:cs="Times New Roman"/>
          <w:lang w:val="en-GB"/>
        </w:rPr>
        <w:t xml:space="preserve">(Pauly 1980; Thorson </w:t>
      </w:r>
      <w:r w:rsidR="000B2F98" w:rsidRPr="00AF32CB">
        <w:rPr>
          <w:rFonts w:ascii="Times" w:hAnsi="Times" w:cs="Times New Roman"/>
          <w:i/>
          <w:iCs/>
          <w:lang w:val="en-GB"/>
        </w:rPr>
        <w:t>et al.</w:t>
      </w:r>
      <w:r w:rsidR="000B2F98" w:rsidRPr="00AF32CB">
        <w:rPr>
          <w:rFonts w:ascii="Times" w:hAnsi="Times" w:cs="Times New Roman"/>
          <w:lang w:val="en-GB"/>
        </w:rPr>
        <w:t xml:space="preserve"> 2017)</w:t>
      </w:r>
      <w:r w:rsidR="00420B4E" w:rsidRPr="00AF32CB">
        <w:rPr>
          <w:rFonts w:ascii="Times" w:hAnsi="Times"/>
        </w:rPr>
        <w:fldChar w:fldCharType="end"/>
      </w:r>
      <w:r w:rsidR="00E93A5C" w:rsidRPr="00F95139">
        <w:rPr>
          <w:rFonts w:ascii="Times" w:hAnsi="Times"/>
          <w:lang w:val="en-GB"/>
        </w:rPr>
        <w:t xml:space="preserve">. </w:t>
      </w:r>
      <w:r w:rsidR="008637E9" w:rsidRPr="00F95139">
        <w:rPr>
          <w:rFonts w:ascii="Times" w:hAnsi="Times"/>
          <w:lang w:val="en-GB"/>
        </w:rPr>
        <w:t>We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gridCol w:w="8031"/>
        <w:gridCol w:w="583"/>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5315002D"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Change w:id="164" w:author="Anna Gårdmark" w:date="2020-02-07T10:00:00Z">
                    <w:rPr>
                      <w:rFonts w:ascii="Cambria Math" w:hAnsi="Cambria Math"/>
                    </w:rPr>
                  </w:rPrChange>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T</m:t>
                          </m:r>
                          <m:r>
                            <w:rPr>
                              <w:rFonts w:ascii="Cambria Math" w:hAnsi="Cambria Math"/>
                              <w:lang w:val="en-GB"/>
                              <w:rPrChange w:id="165" w:author="Anna Gårdmark" w:date="2020-02-07T10:00:00Z">
                                <w:rPr>
                                  <w:rFonts w:ascii="Cambria Math" w:hAnsi="Cambria Math"/>
                                </w:rPr>
                              </w:rPrChange>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1F6CA23D"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F95139">
        <w:rPr>
          <w:rFonts w:ascii="Times" w:hAnsi="Times"/>
          <w:lang w:val="en-GB"/>
        </w:rPr>
        <w:t xml:space="preserve"> is the activation energy</w:t>
      </w:r>
      <w:ins w:id="166" w:author="Anna Gårdmark" w:date="2020-02-07T11:37:00Z">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ins>
      <w:r w:rsidR="00C33856" w:rsidRPr="00F95139">
        <w:rPr>
          <w:rFonts w:ascii="Times" w:hAnsi="Times"/>
          <w:lang w:val="en-GB"/>
        </w:rPr>
        <w:t xml:space="preserve"> for individual rate</w:t>
      </w:r>
      <w:commentRangeStart w:id="167"/>
      <w:r w:rsidR="00C33856" w:rsidRPr="00F95139">
        <w:rPr>
          <w:rFonts w:ascii="Times" w:hAnsi="Times"/>
          <w:lang w:val="en-GB"/>
        </w:rPr>
        <w:t xml:space="preserve"> </w:t>
      </w:r>
      <m:oMath>
        <m:r>
          <w:rPr>
            <w:rFonts w:ascii="Cambria Math" w:hAnsi="Cambria Math"/>
          </w:rPr>
          <m:t>k</m:t>
        </m:r>
      </m:oMath>
      <w:del w:id="168" w:author="Anna Gårdmark" w:date="2020-02-07T11:35:00Z">
        <w:r w:rsidRPr="00F95139" w:rsidDel="008D1438">
          <w:rPr>
            <w:rFonts w:ascii="Times" w:hAnsi="Times"/>
            <w:lang w:val="en-GB"/>
          </w:rPr>
          <w:delText xml:space="preserve"> </w:delText>
        </w:r>
      </w:del>
      <w:commentRangeEnd w:id="167"/>
      <w:r w:rsidR="008D1438">
        <w:rPr>
          <w:rStyle w:val="Kommentarsreferens"/>
        </w:rPr>
        <w:commentReference w:id="167"/>
      </w:r>
      <w:del w:id="169" w:author="Anna Gårdmark" w:date="2020-02-07T11:37:00Z">
        <w:r w:rsidRPr="00F95139" w:rsidDel="008D1438">
          <w:rPr>
            <w:rFonts w:ascii="Times" w:hAnsi="Times"/>
            <w:lang w:val="en-GB"/>
          </w:rPr>
          <w:delText>[</w:delText>
        </w:r>
        <m:oMath>
          <m:r>
            <m:rPr>
              <m:sty m:val="p"/>
            </m:rPr>
            <w:rPr>
              <w:rFonts w:ascii="Cambria Math" w:hAnsi="Cambria Math"/>
              <w:lang w:val="en-GB"/>
            </w:rPr>
            <m:t>eV</m:t>
          </m:r>
        </m:oMath>
        <w:r w:rsidRPr="00F95139" w:rsidDel="008D1438">
          <w:rPr>
            <w:rFonts w:ascii="Times" w:hAnsi="Times"/>
            <w:lang w:val="en-GB"/>
          </w:rPr>
          <w:delText>]</w:delText>
        </w:r>
      </w:del>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ins w:id="170" w:author="Anna Gårdmark" w:date="2020-02-07T11:37:00Z">
        <w:r w:rsidR="008D1438">
          <w:rPr>
            <w:rFonts w:cstheme="minorHAnsi"/>
            <w:bCs/>
            <w:lang w:val="en-GB"/>
          </w:rPr>
          <w:t>,</w:t>
        </w:r>
      </w:ins>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where physiological rates might be expected to 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2A1574">
        <w:rPr>
          <w:rFonts w:ascii="Times" w:hAnsi="Times"/>
          <w:lang w:val="en-GB"/>
          <w:rPrChange w:id="171" w:author="Anna Gårdmark" w:date="2020-02-07T13:35:00Z">
            <w:rPr>
              <w:rFonts w:ascii="Times" w:hAnsi="Times"/>
            </w:rPr>
          </w:rPrChange>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commentRangeStart w:id="172"/>
      <w:r w:rsidR="00845402">
        <w:rPr>
          <w:rFonts w:ascii="Times" w:hAnsi="Times"/>
          <w:lang w:val="en-GB"/>
        </w:rPr>
        <w:fldChar w:fldCharType="begin"/>
      </w:r>
      <w:r w:rsidR="00845402">
        <w:rPr>
          <w:rFonts w:ascii="Times" w:hAnsi="Times"/>
          <w:lang w:val="en-GB"/>
        </w:rPr>
        <w:instrText xml:space="preserve"> ADDIN ZOTERO_ITEM CSL_CITATION {"citationID":"9awPt24J","properties":{"formattedCitation":"(Pauly 1980; Brown {\\i{}et al.} 2004a; Dell {\\i{}et al.} 2011; Englund {\\i{}et al.} 2011; Thorson {\\i{}et al.} 2017)","plainCitation":"(Pauly 1980; Brown et al. 2004a; Dell et al. 2011; Englund et al. 2011;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gvRv6zZm/xLSfOPC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845402">
        <w:rPr>
          <w:rFonts w:ascii="Times" w:hAnsi="Times"/>
          <w:lang w:val="en-GB"/>
        </w:rPr>
        <w:fldChar w:fldCharType="separate"/>
      </w:r>
      <w:r w:rsidR="00845402" w:rsidRPr="00845402">
        <w:rPr>
          <w:rFonts w:ascii="Times" w:hAnsi="Times" w:cs="Times New Roman"/>
          <w:lang w:val="en-GB"/>
        </w:rPr>
        <w:t xml:space="preserve">(Pauly 1980; Brown </w:t>
      </w:r>
      <w:r w:rsidR="00845402" w:rsidRPr="00845402">
        <w:rPr>
          <w:rFonts w:ascii="Times" w:hAnsi="Times" w:cs="Times New Roman"/>
          <w:i/>
          <w:iCs/>
          <w:lang w:val="en-GB"/>
        </w:rPr>
        <w:t>et al.</w:t>
      </w:r>
      <w:r w:rsidR="00845402" w:rsidRPr="00845402">
        <w:rPr>
          <w:rFonts w:ascii="Times" w:hAnsi="Times" w:cs="Times New Roman"/>
          <w:lang w:val="en-GB"/>
        </w:rPr>
        <w:t xml:space="preserve"> 2004a; Dell </w:t>
      </w:r>
      <w:r w:rsidR="00845402" w:rsidRPr="00845402">
        <w:rPr>
          <w:rFonts w:ascii="Times" w:hAnsi="Times" w:cs="Times New Roman"/>
          <w:i/>
          <w:iCs/>
          <w:lang w:val="en-GB"/>
        </w:rPr>
        <w:t>et al.</w:t>
      </w:r>
      <w:r w:rsidR="00845402" w:rsidRPr="00845402">
        <w:rPr>
          <w:rFonts w:ascii="Times" w:hAnsi="Times" w:cs="Times New Roman"/>
          <w:lang w:val="en-GB"/>
        </w:rPr>
        <w:t xml:space="preserve"> 2011; Englund </w:t>
      </w:r>
      <w:r w:rsidR="00845402" w:rsidRPr="00845402">
        <w:rPr>
          <w:rFonts w:ascii="Times" w:hAnsi="Times" w:cs="Times New Roman"/>
          <w:i/>
          <w:iCs/>
          <w:lang w:val="en-GB"/>
        </w:rPr>
        <w:t>et al.</w:t>
      </w:r>
      <w:r w:rsidR="00845402" w:rsidRPr="00845402">
        <w:rPr>
          <w:rFonts w:ascii="Times" w:hAnsi="Times" w:cs="Times New Roman"/>
          <w:lang w:val="en-GB"/>
        </w:rPr>
        <w:t xml:space="preserve"> 2011; Thorson </w:t>
      </w:r>
      <w:r w:rsidR="00845402" w:rsidRPr="00845402">
        <w:rPr>
          <w:rFonts w:ascii="Times" w:hAnsi="Times" w:cs="Times New Roman"/>
          <w:i/>
          <w:iCs/>
          <w:lang w:val="en-GB"/>
        </w:rPr>
        <w:t>et al.</w:t>
      </w:r>
      <w:r w:rsidR="00845402" w:rsidRPr="00845402">
        <w:rPr>
          <w:rFonts w:ascii="Times" w:hAnsi="Times" w:cs="Times New Roman"/>
          <w:lang w:val="en-GB"/>
        </w:rPr>
        <w:t xml:space="preserve"> 2017)</w:t>
      </w:r>
      <w:r w:rsidR="00845402">
        <w:rPr>
          <w:rFonts w:ascii="Times" w:hAnsi="Times"/>
          <w:lang w:val="en-GB"/>
        </w:rPr>
        <w:fldChar w:fldCharType="end"/>
      </w:r>
      <w:r w:rsidR="00B15B0D" w:rsidRPr="00F95139">
        <w:rPr>
          <w:rFonts w:ascii="Times" w:hAnsi="Times"/>
          <w:lang w:val="en-GB"/>
        </w:rPr>
        <w:t>.</w:t>
      </w:r>
      <w:commentRangeEnd w:id="172"/>
      <w:r w:rsidR="008D1438">
        <w:rPr>
          <w:rStyle w:val="Kommentarsreferens"/>
        </w:rPr>
        <w:commentReference w:id="172"/>
      </w:r>
    </w:p>
    <w:p w14:paraId="09EC3146" w14:textId="77FB66BF"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del w:id="173" w:author="Anna Gårdmark" w:date="2020-02-07T11:38:00Z">
        <w:r w:rsidR="001D0F3C" w:rsidDel="008D1438">
          <w:rPr>
            <w:rFonts w:ascii="Times" w:hAnsi="Times"/>
            <w:lang w:val="en-US"/>
          </w:rPr>
          <w:delText xml:space="preserve">impacts </w:delText>
        </w:r>
      </w:del>
      <w:ins w:id="174" w:author="Anna Gårdmark" w:date="2020-02-07T11:38:00Z">
        <w:r w:rsidR="008D1438">
          <w:rPr>
            <w:rFonts w:ascii="Times" w:hAnsi="Times"/>
            <w:lang w:val="en-US"/>
          </w:rPr>
          <w:t xml:space="preserve">affects </w:t>
        </w:r>
      </w:ins>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ins w:id="175" w:author="Anna Gårdmark" w:date="2020-02-07T11:39:00Z">
        <w:r w:rsidR="008D1438">
          <w:rPr>
            <w:rFonts w:ascii="Times" w:hAnsi="Times"/>
            <w:lang w:val="en-US"/>
          </w:rPr>
          <w:t xml:space="preserve">study </w:t>
        </w:r>
        <w:commentRangeStart w:id="176"/>
        <w:r w:rsidR="008D1438">
          <w:rPr>
            <w:rFonts w:ascii="Times" w:hAnsi="Times"/>
            <w:lang w:val="en-US"/>
          </w:rPr>
          <w:t xml:space="preserve">emergent </w:t>
        </w:r>
        <w:commentRangeEnd w:id="176"/>
        <w:r w:rsidR="008D1438">
          <w:rPr>
            <w:rStyle w:val="Kommentarsreferens"/>
          </w:rPr>
          <w:commentReference w:id="176"/>
        </w:r>
        <w:r w:rsidR="008D1438">
          <w:rPr>
            <w:rFonts w:ascii="Times" w:hAnsi="Times"/>
            <w:lang w:val="en-US"/>
          </w:rPr>
          <w:t xml:space="preserve">responses and </w:t>
        </w:r>
      </w:ins>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131ECD1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ins w:id="177" w:author="Anna Gårdmark" w:date="2020-02-07T11:40:00Z">
        <w:r w:rsidR="008D1438">
          <w:rPr>
            <w:rFonts w:ascii="Times" w:hAnsi="Times"/>
            <w:lang w:val="en-GB"/>
          </w:rPr>
          <w:t xml:space="preserve">of resources </w:t>
        </w:r>
      </w:ins>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03D8A">
        <w:rPr>
          <w:rFonts w:ascii="Times" w:hAnsi="Times"/>
          <w:lang w:val="en-GB"/>
        </w:rPr>
        <w:instrText xml:space="preserve"> ADDIN ZOTERO_ITEM CSL_CITATION {"citationID":"LAVWmH49","properties":{"formattedCitation":"(Savage {\\i{}et al.} 2004)","plainCitation":"(Savage et al. 2004)","noteIndex":0},"citationItems":[{"id":"gvRv6zZm/vH8U7a09","uris":["http://zotero.org/users/6116610/items/5EKRHGLR"],"uri":["http://zotero.org/users/6116610/items/5EKRHGLR"],"itemData":{"id":"CKQJ1ax4/jRfK4Prd","type":"article-journal","container-title":"The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03D8A">
        <w:rPr>
          <w:rFonts w:ascii="Times" w:hAnsi="Times"/>
          <w:lang w:val="en-GB"/>
        </w:rPr>
        <w:instrText xml:space="preserve"> ADDIN ZOTERO_ITEM CSL_CITATION {"citationID":"Bw10xA31","properties":{"formattedCitation":"(Savage {\\i{}et al.} 2004; Gilbert {\\i{}et al.} 2014)","plainCitation":"(Savage et al. 2004; Gilbert et al. 2014)","noteIndex":0},"citationItems":[{"id":"gvRv6zZm/vH8U7a09","uris":["http://zotero.org/users/6116610/items/5EKRHGLR"],"uri":["http://zotero.org/users/6116610/items/5EKRHGLR"],"itemData":{"id":"CKQJ1ax4/jRfK4Prd","type":"article-journal","container-title":"The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2A1574">
        <w:rPr>
          <w:rFonts w:ascii="Times" w:hAnsi="Times"/>
          <w:lang w:val="en-GB"/>
          <w:rPrChange w:id="178" w:author="Anna Gårdmark" w:date="2020-02-07T13:34:00Z">
            <w:rPr>
              <w:rFonts w:ascii="Times" w:hAnsi="Times"/>
            </w:rPr>
          </w:rPrChange>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2A1574">
        <w:rPr>
          <w:rFonts w:ascii="Times" w:hAnsi="Times" w:cs="Times New Roman"/>
          <w:lang w:val="en-GB"/>
          <w:rPrChange w:id="179" w:author="Anna Gårdmark" w:date="2020-02-07T13:34:00Z">
            <w:rPr>
              <w:rFonts w:ascii="Times" w:hAnsi="Times" w:cs="Times New Roman"/>
            </w:rPr>
          </w:rPrChange>
        </w:rPr>
        <w:t xml:space="preserve">(Bernhardt </w:t>
      </w:r>
      <w:r w:rsidR="00456C67" w:rsidRPr="002A1574">
        <w:rPr>
          <w:rFonts w:ascii="Times" w:hAnsi="Times" w:cs="Times New Roman"/>
          <w:i/>
          <w:iCs/>
          <w:lang w:val="en-GB"/>
          <w:rPrChange w:id="180" w:author="Anna Gårdmark" w:date="2020-02-07T13:34:00Z">
            <w:rPr>
              <w:rFonts w:ascii="Times" w:hAnsi="Times" w:cs="Times New Roman"/>
              <w:i/>
              <w:iCs/>
            </w:rPr>
          </w:rPrChange>
        </w:rPr>
        <w:t>et al.</w:t>
      </w:r>
      <w:r w:rsidR="00456C67" w:rsidRPr="002A1574">
        <w:rPr>
          <w:rFonts w:ascii="Times" w:hAnsi="Times" w:cs="Times New Roman"/>
          <w:lang w:val="en-GB"/>
          <w:rPrChange w:id="181" w:author="Anna Gårdmark" w:date="2020-02-07T13:34:00Z">
            <w:rPr>
              <w:rFonts w:ascii="Times" w:hAnsi="Times" w:cs="Times New Roman"/>
            </w:rPr>
          </w:rPrChange>
        </w:rPr>
        <w:t xml:space="preserve"> 2018)</w:t>
      </w:r>
      <w:r w:rsidR="00456C67" w:rsidRPr="00AF32CB">
        <w:rPr>
          <w:rFonts w:ascii="Times" w:hAnsi="Times"/>
        </w:rPr>
        <w:fldChar w:fldCharType="end"/>
      </w:r>
      <w:r w:rsidR="009E0757" w:rsidRPr="002A1574">
        <w:rPr>
          <w:rFonts w:ascii="Times" w:hAnsi="Times"/>
          <w:lang w:val="en-GB"/>
          <w:rPrChange w:id="182" w:author="Anna Gårdmark" w:date="2020-02-07T13:34:00Z">
            <w:rPr>
              <w:rFonts w:ascii="Times" w:hAnsi="Times"/>
            </w:rPr>
          </w:rPrChange>
        </w:rPr>
        <w:t xml:space="preserve">. </w:t>
      </w:r>
      <w:r w:rsidR="00205717" w:rsidRPr="00205717">
        <w:rPr>
          <w:rFonts w:ascii="Times" w:hAnsi="Times"/>
          <w:lang w:val="en-US"/>
        </w:rPr>
        <w:t>This scenario is referred to as ”exp”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“obs”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40188960"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03D8A">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2012)","noteIndex":0},"citationItems":[{"id":"gvRv6zZm/vH8U7a09","uris":["http://zotero.org/users/6116610/items/5EKRHGLR"],"uri":["http://zotero.org/users/6116610/items/5EKRHGLR"],"itemData":{"id":"CKQJ1ax4/jRfK4Prd","type":"article-journal","container-title":"The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ins w:id="183" w:author="Anna Gårdmark" w:date="2020-02-07T11:43:00Z">
        <w:r w:rsidR="00DF1644">
          <w:rPr>
            <w:rFonts w:ascii="Times" w:hAnsi="Times"/>
            <w:lang w:val="en-GB"/>
          </w:rPr>
          <w:t xml:space="preserve">resulting </w:t>
        </w:r>
      </w:ins>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184"/>
      <w:commentRangeStart w:id="185"/>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184"/>
      <w:r w:rsidR="00F26545" w:rsidRPr="00AF32CB">
        <w:rPr>
          <w:rStyle w:val="Kommentarsreferens"/>
          <w:sz w:val="22"/>
          <w:szCs w:val="22"/>
        </w:rPr>
        <w:commentReference w:id="184"/>
      </w:r>
      <w:commentRangeEnd w:id="185"/>
      <w:r w:rsidR="003A5DCB" w:rsidRPr="00AF32CB">
        <w:rPr>
          <w:rStyle w:val="Kommentarsreferens"/>
          <w:sz w:val="22"/>
          <w:szCs w:val="22"/>
        </w:rPr>
        <w:commentReference w:id="185"/>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03D8A">
        <w:rPr>
          <w:rFonts w:ascii="Times" w:hAnsi="Times"/>
          <w:lang w:val="en-GB"/>
        </w:rPr>
        <w:instrText xml:space="preserve"> ADDIN ZOTERO_ITEM CSL_CITATION {"citationID":"erU4dyOI","properties":{"formattedCitation":"(Brown {\\i{}et al.} 2004a; Blanchard {\\i{}et al.} 2012)","plainCitation":"(Brown et al. 2004a; Blanchard et al. 2012)","noteIndex":0},"citationItems":[{"id":"gvRv6zZm/xLSfOPCm","uris":["http://zotero.org/users/6116610/items/U72KD5M3"],"uri":["http://zotero.org/users/6116610/items/U72KD5M3"],"itemData":{"id":"CKQJ1ax4/hOtcD1y0","type":"article-journal","title":"Toward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ins w:id="186" w:author="Anna Gårdmark" w:date="2020-02-07T11:45:00Z">
            <w:rPr>
              <w:rFonts w:ascii="Cambria Math" w:hAnsi="Cambria Math"/>
              <w:lang w:val="en-GB"/>
              <w:rPrChange w:id="187" w:author="Anna Gårdmark" w:date="2020-02-07T11:45:00Z">
                <w:rPr>
                  <w:rFonts w:ascii="Cambria Math" w:hAnsi="Cambria Math"/>
                </w:rPr>
              </w:rPrChange>
            </w:rPr>
            <m:t xml:space="preserve">  </m:t>
          </w:ins>
        </m:r>
        <m:r>
          <w:ins w:id="188" w:author="Anna Gårdmark" w:date="2020-02-07T11:45:00Z">
            <w:rPr>
              <w:rFonts w:ascii="Cambria Math" w:hAnsi="Cambria Math"/>
              <w:lang w:val="en-GB"/>
            </w:rPr>
            <m:t>[</m:t>
          </w:ins>
        </m:r>
        <m:sSup>
          <m:sSupPr>
            <m:ctrlPr>
              <w:ins w:id="189" w:author="Anna Gårdmark" w:date="2020-02-07T11:46:00Z">
                <w:rPr>
                  <w:rFonts w:ascii="Cambria Math" w:hAnsi="Cambria Math"/>
                  <w:i/>
                  <w:lang w:val="en-GB"/>
                </w:rPr>
              </w:ins>
            </m:ctrlPr>
          </m:sSupPr>
          <m:e>
            <m:r>
              <w:ins w:id="190" w:author="Anna Gårdmark" w:date="2020-02-07T11:46:00Z">
                <w:rPr>
                  <w:rFonts w:ascii="Cambria Math" w:hAnsi="Cambria Math"/>
                  <w:lang w:val="en-GB"/>
                </w:rPr>
                <m:t>eV</m:t>
              </w:ins>
            </m:r>
          </m:e>
          <m:sup>
            <m:r>
              <w:ins w:id="191" w:author="Anna Gårdmark" w:date="2020-02-07T11:46:00Z">
                <w:rPr>
                  <w:rFonts w:ascii="Cambria Math" w:hAnsi="Cambria Math"/>
                  <w:lang w:val="en-GB"/>
                </w:rPr>
                <m:t>-1</m:t>
              </w:ins>
            </m:r>
          </m:sup>
        </m:sSup>
        <m:r>
          <w:ins w:id="192" w:author="Anna Gårdmark" w:date="2020-02-07T11:46:00Z">
            <w:rPr>
              <w:rFonts w:ascii="Cambria Math" w:hAnsi="Cambria Math"/>
              <w:lang w:val="en-GB"/>
            </w:rPr>
            <m:t>]</m:t>
          </w:ins>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03D8A">
        <w:rPr>
          <w:rFonts w:ascii="Times" w:hAnsi="Times"/>
          <w:lang w:val="en-GB"/>
        </w:rPr>
        <w:instrText xml:space="preserve"> ADDIN ZOTERO_ITEM CSL_CITATION {"citationID":"iFXh405t","properties":{"formattedCitation":"(Savage {\\i{}et al.} 2004)","plainCitation":"(Savage et al. 2004)","noteIndex":0},"citationItems":[{"id":"gvRv6zZm/vH8U7a09","uris":["http://zotero.org/users/6116610/items/5EKRHGLR"],"uri":["http://zotero.org/users/6116610/items/5EKRHGLR"],"itemData":{"id":"a9J8YZsy/ccYTjRvA","type":"article-journal","container-title":"The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commentRangeStart w:id="193"/>
      <w:commentRangeStart w:id="194"/>
      <w:r w:rsidR="00B54419" w:rsidRPr="00B54419">
        <w:rPr>
          <w:rFonts w:ascii="Times" w:hAnsi="Times"/>
          <w:lang w:val="en-GB"/>
        </w:rPr>
        <w:t>exp</w:t>
      </w:r>
      <w:r w:rsidR="00857D68" w:rsidRPr="00F95139">
        <w:rPr>
          <w:rFonts w:ascii="Times" w:hAnsi="Times"/>
          <w:lang w:val="en-GB"/>
        </w:rPr>
        <w:t>-</w:t>
      </w:r>
      <w:commentRangeEnd w:id="193"/>
      <w:r w:rsidR="00B54419">
        <w:rPr>
          <w:rStyle w:val="Kommentarsreferens"/>
        </w:rPr>
        <w:commentReference w:id="193"/>
      </w:r>
      <w:commentRangeEnd w:id="194"/>
      <w:r w:rsidR="008D36DB">
        <w:rPr>
          <w:rStyle w:val="Kommentarsreferens"/>
        </w:rPr>
        <w:commentReference w:id="194"/>
      </w:r>
      <w:commentRangeStart w:id="195"/>
      <w:commentRangeStart w:id="196"/>
      <w:r w:rsidR="00857D68" w:rsidRPr="00F95139">
        <w:rPr>
          <w:rFonts w:ascii="Times" w:hAnsi="Times"/>
          <w:lang w:val="en-GB"/>
        </w:rPr>
        <w:t>scenario</w:t>
      </w:r>
      <w:commentRangeEnd w:id="195"/>
      <w:r w:rsidR="00F26545" w:rsidRPr="00AF32CB">
        <w:rPr>
          <w:rStyle w:val="Kommentarsreferens"/>
          <w:sz w:val="22"/>
          <w:szCs w:val="22"/>
        </w:rPr>
        <w:commentReference w:id="195"/>
      </w:r>
      <w:commentRangeEnd w:id="196"/>
      <w:r w:rsidR="00F612FF">
        <w:rPr>
          <w:rStyle w:val="Kommentarsreferens"/>
        </w:rPr>
        <w:commentReference w:id="196"/>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ere extracted using the software WebPlotDigitizer</w:t>
      </w:r>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73CB759B" w:rsidR="001B012A" w:rsidRPr="00F95139" w:rsidRDefault="007221B5" w:rsidP="001B012A">
      <w:pPr>
        <w:spacing w:line="480" w:lineRule="auto"/>
        <w:contextualSpacing/>
        <w:jc w:val="both"/>
        <w:rPr>
          <w:rFonts w:ascii="Times" w:hAnsi="Times"/>
          <w:lang w:val="en-GB"/>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03D8A">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gvRv6zZm/siK4Jxiv","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del w:id="197" w:author="Anna Gårdmark" w:date="2020-02-07T13:34:00Z">
        <w:r w:rsidR="005B2548" w:rsidRPr="00F95139" w:rsidDel="002A1574">
          <w:rPr>
            <w:rFonts w:ascii="Times" w:hAnsi="Times"/>
            <w:lang w:val="en-GB"/>
          </w:rPr>
          <w:delText xml:space="preserve">largely </w:delText>
        </w:r>
      </w:del>
      <w:ins w:id="198" w:author="Anna Gårdmark" w:date="2020-02-07T13:34:00Z">
        <w:r w:rsidR="002A1574">
          <w:rPr>
            <w:rFonts w:ascii="Times" w:hAnsi="Times"/>
            <w:lang w:val="en-GB"/>
          </w:rPr>
          <w:t>greatly</w:t>
        </w:r>
        <w:r w:rsidR="002A1574" w:rsidRPr="00F95139">
          <w:rPr>
            <w:rFonts w:ascii="Times" w:hAnsi="Times"/>
            <w:lang w:val="en-GB"/>
          </w:rPr>
          <w:t xml:space="preserve"> </w:t>
        </w:r>
      </w:ins>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199"/>
      <w:commentRangeStart w:id="200"/>
      <w:r w:rsidR="001B012A" w:rsidRPr="00F95139">
        <w:rPr>
          <w:rFonts w:ascii="Times" w:hAnsi="Times"/>
          <w:lang w:val="en-GB"/>
        </w:rPr>
        <w:t>e</w:t>
      </w:r>
      <w:r w:rsidR="00167D6A" w:rsidRPr="00F95139">
        <w:rPr>
          <w:rFonts w:ascii="Times" w:hAnsi="Times"/>
          <w:lang w:val="en-GB"/>
        </w:rPr>
        <w:t xml:space="preserve"> rapidly</w:t>
      </w:r>
      <w:commentRangeEnd w:id="199"/>
      <w:r w:rsidR="00167D6A" w:rsidRPr="00AF32CB">
        <w:rPr>
          <w:rStyle w:val="Kommentarsreferens"/>
          <w:sz w:val="22"/>
          <w:szCs w:val="22"/>
        </w:rPr>
        <w:commentReference w:id="199"/>
      </w:r>
      <w:commentRangeEnd w:id="200"/>
      <w:r w:rsidR="00B54067" w:rsidRPr="00AF32CB">
        <w:rPr>
          <w:rStyle w:val="Kommentarsreferens"/>
          <w:sz w:val="22"/>
          <w:szCs w:val="22"/>
        </w:rPr>
        <w:commentReference w:id="200"/>
      </w:r>
      <w:r w:rsidR="001B012A" w:rsidRPr="00F95139">
        <w:rPr>
          <w:rFonts w:ascii="Times" w:hAnsi="Times"/>
          <w:lang w:val="en-GB"/>
        </w:rPr>
        <w:t xml:space="preserve"> </w:t>
      </w:r>
      <w:commentRangeStart w:id="201"/>
      <w:r w:rsidR="00810FE6" w:rsidRPr="00AF32CB">
        <w:rPr>
          <w:rFonts w:ascii="Times" w:hAnsi="Times"/>
        </w:rPr>
        <w:fldChar w:fldCharType="begin"/>
      </w:r>
      <w:r w:rsidR="00803D8A">
        <w:rPr>
          <w:rFonts w:ascii="Times" w:hAnsi="Times"/>
          <w:lang w:val="en-GB"/>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gvRv6zZm/Ws2Ed6Tn","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810FE6" w:rsidRPr="00AF32CB">
        <w:rPr>
          <w:rFonts w:ascii="Times" w:hAnsi="Times" w:cs="Times New Roman"/>
          <w:lang w:val="en-GB"/>
        </w:rPr>
        <w:t xml:space="preserve">(Svedäng &amp; Hornborg 2014; Mion </w:t>
      </w:r>
      <w:r w:rsidR="00810FE6" w:rsidRPr="00AF32CB">
        <w:rPr>
          <w:rFonts w:ascii="Times" w:hAnsi="Times" w:cs="Times New Roman"/>
          <w:i/>
          <w:iCs/>
          <w:lang w:val="en-GB"/>
        </w:rPr>
        <w:t>et al.</w:t>
      </w:r>
      <w:r w:rsidR="00810FE6" w:rsidRPr="00AF32CB">
        <w:rPr>
          <w:rFonts w:ascii="Times" w:hAnsi="Times" w:cs="Times New Roman"/>
          <w:lang w:val="en-GB"/>
        </w:rPr>
        <w:t xml:space="preserve"> 2018; Neuenfeldt </w:t>
      </w:r>
      <w:r w:rsidR="00810FE6" w:rsidRPr="00AF32CB">
        <w:rPr>
          <w:rFonts w:ascii="Times" w:hAnsi="Times" w:cs="Times New Roman"/>
          <w:i/>
          <w:iCs/>
          <w:lang w:val="en-GB"/>
        </w:rPr>
        <w:t>et al.</w:t>
      </w:r>
      <w:r w:rsidR="00810FE6" w:rsidRPr="00AF32CB">
        <w:rPr>
          <w:rFonts w:ascii="Times" w:hAnsi="Times" w:cs="Times New Roman"/>
          <w:lang w:val="en-GB"/>
        </w:rPr>
        <w:t xml:space="preserve"> 2019)</w:t>
      </w:r>
      <w:r w:rsidR="00810FE6" w:rsidRPr="00AF32CB">
        <w:rPr>
          <w:rFonts w:ascii="Times" w:hAnsi="Times"/>
        </w:rPr>
        <w:fldChar w:fldCharType="end"/>
      </w:r>
      <w:r w:rsidR="00810FE6" w:rsidRPr="00F95139">
        <w:rPr>
          <w:rFonts w:ascii="Times" w:hAnsi="Times"/>
          <w:lang w:val="en-GB"/>
        </w:rPr>
        <w:t>.</w:t>
      </w:r>
      <w:r w:rsidR="001B012A" w:rsidRPr="00F95139">
        <w:rPr>
          <w:rFonts w:ascii="Times" w:hAnsi="Times"/>
          <w:lang w:val="en-GB"/>
        </w:rPr>
        <w:t xml:space="preserve"> </w:t>
      </w:r>
      <w:commentRangeEnd w:id="201"/>
      <w:r w:rsidR="002A1574">
        <w:rPr>
          <w:rStyle w:val="Kommentarsreferens"/>
        </w:rPr>
        <w:commentReference w:id="201"/>
      </w:r>
    </w:p>
    <w:p w14:paraId="447300B5" w14:textId="63FFB571"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202"/>
      <w:commentRangeStart w:id="203"/>
      <w:r w:rsidR="001B012A" w:rsidRPr="00F95139">
        <w:rPr>
          <w:rFonts w:ascii="Times" w:hAnsi="Times" w:cstheme="minorHAnsi"/>
          <w:lang w:val="en-GB"/>
        </w:rPr>
        <w:t>SSB</w:t>
      </w:r>
      <w:commentRangeEnd w:id="202"/>
      <w:r w:rsidR="001B012A" w:rsidRPr="00F95139">
        <w:rPr>
          <w:rFonts w:ascii="Times" w:hAnsi="Times" w:cstheme="minorHAnsi"/>
          <w:lang w:val="en-GB"/>
        </w:rPr>
        <w:t>)</w:t>
      </w:r>
      <w:r w:rsidR="001B012A" w:rsidRPr="00C24E83">
        <w:rPr>
          <w:rStyle w:val="Kommentarsreferens"/>
          <w:rFonts w:ascii="Times" w:hAnsi="Times"/>
          <w:sz w:val="22"/>
          <w:szCs w:val="22"/>
        </w:rPr>
        <w:commentReference w:id="202"/>
      </w:r>
      <w:commentRangeEnd w:id="203"/>
      <w:r w:rsidR="001B012A" w:rsidRPr="00C24E83">
        <w:rPr>
          <w:rStyle w:val="Kommentarsreferens"/>
          <w:rFonts w:ascii="Times" w:hAnsi="Times"/>
          <w:sz w:val="22"/>
          <w:szCs w:val="22"/>
        </w:rPr>
        <w:commentReference w:id="203"/>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del w:id="204" w:author="Anna Gårdmark" w:date="2020-02-07T13:38:00Z">
        <w:r w:rsidR="00EB15B9" w:rsidRPr="00F95139" w:rsidDel="002A1574">
          <w:rPr>
            <w:rFonts w:ascii="Times" w:hAnsi="Times" w:cstheme="minorHAnsi"/>
            <w:lang w:val="en-GB"/>
          </w:rPr>
          <w:delText xml:space="preserve">the </w:delText>
        </w:r>
      </w:del>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r w:rsidR="001B012A" w:rsidRPr="00F95139">
        <w:rPr>
          <w:rFonts w:ascii="Times" w:hAnsi="Times" w:cstheme="minorHAnsi"/>
          <w:i/>
          <w:lang w:val="en-GB"/>
        </w:rPr>
        <w:t>optim</w:t>
      </w:r>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ins w:id="205" w:author="Anna Gårdmark" w:date="2020-02-07T13:39:00Z">
        <w:r w:rsidR="002A1574">
          <w:rPr>
            <w:rFonts w:ascii="Times" w:hAnsi="Times" w:cstheme="minorHAnsi"/>
            <w:lang w:val="en-GB"/>
          </w:rPr>
          <w:t xml:space="preserve">individual </w:t>
        </w:r>
      </w:ins>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von Bertalanffy</w:t>
      </w:r>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del w:id="206" w:author="Anna Gårdmark" w:date="2020-02-07T13:39:00Z">
        <w:r w:rsidR="00574BE6" w:rsidDel="002A1574">
          <w:rPr>
            <w:rFonts w:ascii="Times" w:hAnsi="Times" w:cstheme="minorHAnsi"/>
            <w:lang w:val="en-US"/>
          </w:rPr>
          <w:delText>external</w:delText>
        </w:r>
        <w:r w:rsidR="00397157" w:rsidRPr="00F95139" w:rsidDel="002A1574">
          <w:rPr>
            <w:rFonts w:ascii="Times" w:hAnsi="Times" w:cstheme="minorHAnsi"/>
            <w:lang w:val="en-GB"/>
          </w:rPr>
          <w:delText xml:space="preserve"> </w:delText>
        </w:r>
      </w:del>
      <w:commentRangeStart w:id="207"/>
      <w:commentRangeStart w:id="208"/>
      <w:commentRangeStart w:id="209"/>
      <w:r w:rsidR="001B012A" w:rsidRPr="00F95139">
        <w:rPr>
          <w:rFonts w:ascii="Times" w:hAnsi="Times" w:cstheme="minorHAnsi"/>
          <w:lang w:val="en-GB"/>
        </w:rPr>
        <w:t>density dependence</w:t>
      </w:r>
      <w:ins w:id="210" w:author="Anna Gårdmark" w:date="2020-02-07T13:40:00Z">
        <w:r w:rsidR="002A1574">
          <w:rPr>
            <w:rFonts w:ascii="Times" w:hAnsi="Times" w:cstheme="minorHAnsi"/>
            <w:lang w:val="en-GB"/>
          </w:rPr>
          <w:t xml:space="preserve"> that does not emerge from</w:t>
        </w:r>
      </w:ins>
      <w:ins w:id="211" w:author="Anna Gårdmark" w:date="2020-02-07T13:41:00Z">
        <w:r w:rsidR="002A1574">
          <w:rPr>
            <w:rFonts w:ascii="Times" w:hAnsi="Times" w:cstheme="minorHAnsi"/>
            <w:lang w:val="en-GB"/>
          </w:rPr>
          <w:t xml:space="preserve"> the interspecific interactions or the intraspecific food competition, but instead is </w:t>
        </w:r>
      </w:ins>
      <w:ins w:id="212" w:author="Anna Gårdmark" w:date="2020-02-07T13:45:00Z">
        <w:r w:rsidR="00B7628E">
          <w:rPr>
            <w:rFonts w:ascii="Times" w:hAnsi="Times" w:cstheme="minorHAnsi"/>
            <w:lang w:val="en-GB"/>
          </w:rPr>
          <w:t>phenomenologically</w:t>
        </w:r>
      </w:ins>
      <w:ins w:id="213" w:author="Anna Gårdmark" w:date="2020-02-07T13:41:00Z">
        <w:r w:rsidR="002A1574">
          <w:rPr>
            <w:rFonts w:ascii="Times" w:hAnsi="Times" w:cstheme="minorHAnsi"/>
            <w:lang w:val="en-GB"/>
          </w:rPr>
          <w:t xml:space="preserve"> described in</w:t>
        </w:r>
      </w:ins>
      <w:del w:id="214" w:author="Anna Gårdmark" w:date="2020-02-07T13:41:00Z">
        <w:r w:rsidR="00397157" w:rsidRPr="00F95139" w:rsidDel="002A1574">
          <w:rPr>
            <w:rFonts w:ascii="Times" w:hAnsi="Times" w:cstheme="minorHAnsi"/>
            <w:lang w:val="en-GB"/>
          </w:rPr>
          <w:delText xml:space="preserve"> due</w:delText>
        </w:r>
      </w:del>
      <w:r w:rsidR="00397157" w:rsidRPr="00F95139">
        <w:rPr>
          <w:rFonts w:ascii="Times" w:hAnsi="Times" w:cstheme="minorHAnsi"/>
          <w:lang w:val="en-GB"/>
        </w:rPr>
        <w:t xml:space="preserve"> to the stock-recruit</w:t>
      </w:r>
      <w:commentRangeEnd w:id="207"/>
      <w:commentRangeEnd w:id="208"/>
      <w:commentRangeEnd w:id="209"/>
      <w:r w:rsidR="00EB15B9" w:rsidRPr="00C24E83">
        <w:rPr>
          <w:rStyle w:val="Kommentarsreferens"/>
          <w:sz w:val="22"/>
          <w:szCs w:val="22"/>
        </w:rPr>
        <w:commentReference w:id="207"/>
      </w:r>
      <w:r w:rsidR="006C026F" w:rsidRPr="00C24E83">
        <w:rPr>
          <w:rFonts w:ascii="Times" w:hAnsi="Times" w:cstheme="minorHAnsi"/>
          <w:lang w:val="en-US"/>
        </w:rPr>
        <w:t xml:space="preserve"> function</w:t>
      </w:r>
      <w:r w:rsidR="00CE7D89" w:rsidRPr="00C24E83">
        <w:rPr>
          <w:rStyle w:val="Kommentarsreferens"/>
          <w:sz w:val="22"/>
          <w:szCs w:val="22"/>
        </w:rPr>
        <w:commentReference w:id="208"/>
      </w:r>
      <w:r w:rsidR="002A1574">
        <w:rPr>
          <w:rStyle w:val="Kommentarsreferens"/>
        </w:rPr>
        <w:commentReference w:id="209"/>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215"/>
      <w:r w:rsidR="005832AE" w:rsidRPr="00F95139">
        <w:rPr>
          <w:rFonts w:ascii="Times" w:hAnsi="Times" w:cstheme="minorHAnsi"/>
          <w:lang w:val="en-GB"/>
        </w:rPr>
        <w:t>If th</w:t>
      </w:r>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215"/>
      <w:r w:rsidR="00EF66DC" w:rsidRPr="00C24E83">
        <w:rPr>
          <w:rStyle w:val="Kommentarsreferens"/>
          <w:sz w:val="22"/>
          <w:szCs w:val="22"/>
        </w:rPr>
        <w:commentReference w:id="215"/>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2658E6AE"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commentRangeStart w:id="216"/>
      <w:del w:id="217" w:author="Anna Gårdmark" w:date="2020-02-07T13:49:00Z">
        <w:r w:rsidR="00116AEB" w:rsidRPr="00F95139" w:rsidDel="00B7628E">
          <w:rPr>
            <w:rFonts w:ascii="Times" w:hAnsi="Times" w:cs="Times New Roman"/>
            <w:lang w:val="en-GB"/>
          </w:rPr>
          <w:delText xml:space="preserve">mortality </w:delText>
        </w:r>
      </w:del>
      <w:commentRangeEnd w:id="216"/>
      <w:ins w:id="218" w:author="Anna Gårdmark" w:date="2020-02-07T13:49:00Z">
        <w:r w:rsidR="00B7628E">
          <w:rPr>
            <w:rFonts w:ascii="Times" w:hAnsi="Times" w:cs="Times New Roman"/>
            <w:lang w:val="en-GB"/>
          </w:rPr>
          <w:t>temperature</w:t>
        </w:r>
        <w:r w:rsidR="00B7628E" w:rsidRPr="00F95139">
          <w:rPr>
            <w:rFonts w:ascii="Times" w:hAnsi="Times" w:cs="Times New Roman"/>
            <w:lang w:val="en-GB"/>
          </w:rPr>
          <w:t xml:space="preserve"> </w:t>
        </w:r>
      </w:ins>
      <w:r w:rsidR="00B7628E">
        <w:rPr>
          <w:rStyle w:val="Kommentarsreferens"/>
        </w:rPr>
        <w:commentReference w:id="216"/>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r w:rsidR="00EC4495" w:rsidRPr="00EC4495">
        <w:rPr>
          <w:lang w:val="en-US"/>
        </w:rPr>
        <w:t xml:space="preserve">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ins w:id="219" w:author="Anna Gårdmark" w:date="2020-02-07T13:59:00Z">
        <w:r w:rsidR="00B7628E">
          <w:rPr>
            <w:rFonts w:ascii="Times" w:hAnsi="Times" w:cs="Times New Roman"/>
            <w:lang w:val="en-GB"/>
          </w:rPr>
          <w:t xml:space="preserve">has </w:t>
        </w:r>
      </w:ins>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57C822A4" w:rsidR="007D2875" w:rsidRPr="00F95139" w:rsidRDefault="007D2875" w:rsidP="00A0363E">
      <w:pPr>
        <w:spacing w:line="480" w:lineRule="auto"/>
        <w:rPr>
          <w:lang w:val="en-GB"/>
        </w:rPr>
      </w:pPr>
    </w:p>
    <w:p w14:paraId="60317855" w14:textId="3214BC63" w:rsidR="00EE0968" w:rsidRDefault="00EE0968" w:rsidP="003C2E24">
      <w:pPr>
        <w:pStyle w:val="Beskrivning"/>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ell7frgstark"/>
        <w:tblW w:w="4555" w:type="pct"/>
        <w:tblLook w:val="04A0" w:firstRow="1" w:lastRow="0" w:firstColumn="1" w:lastColumn="0" w:noHBand="0" w:noVBand="1"/>
      </w:tblPr>
      <w:tblGrid>
        <w:gridCol w:w="705"/>
        <w:gridCol w:w="2082"/>
        <w:gridCol w:w="1087"/>
        <w:gridCol w:w="1087"/>
        <w:gridCol w:w="1087"/>
        <w:gridCol w:w="1082"/>
        <w:gridCol w:w="1093"/>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r w:rsidRPr="00F95139">
              <w:rPr>
                <w:lang w:val="en-GB"/>
              </w:rPr>
              <w:t>Physiolog</w:t>
            </w:r>
            <w:r w:rsidRPr="002A36ED">
              <w:rPr>
                <w:lang w:val="en-US"/>
              </w:rPr>
              <w:t>ical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F8F1778" w:rsidR="00E474D8" w:rsidRPr="00B7628E" w:rsidRDefault="00E474D8" w:rsidP="00182BA9">
      <w:pPr>
        <w:spacing w:line="480" w:lineRule="auto"/>
        <w:contextualSpacing/>
        <w:jc w:val="both"/>
        <w:rPr>
          <w:rFonts w:cstheme="minorHAnsi"/>
          <w:bCs/>
          <w:i/>
          <w:iCs/>
          <w:lang w:val="en-GB"/>
          <w:rPrChange w:id="220" w:author="Anna Gårdmark" w:date="2020-02-07T14:01:00Z">
            <w:rPr>
              <w:rFonts w:cstheme="minorHAnsi"/>
              <w:bCs/>
              <w:i/>
              <w:iCs/>
            </w:rPr>
          </w:rPrChange>
        </w:rPr>
      </w:pPr>
      <w:commentRangeStart w:id="221"/>
      <w:r w:rsidRPr="00B7628E">
        <w:rPr>
          <w:rFonts w:cstheme="minorHAnsi"/>
          <w:bCs/>
          <w:i/>
          <w:iCs/>
          <w:lang w:val="en-GB"/>
          <w:rPrChange w:id="222" w:author="Anna Gårdmark" w:date="2020-02-07T14:01:00Z">
            <w:rPr>
              <w:rFonts w:cstheme="minorHAnsi"/>
              <w:bCs/>
              <w:i/>
              <w:iCs/>
            </w:rPr>
          </w:rPrChange>
        </w:rPr>
        <w:t>Size-at-age</w:t>
      </w:r>
      <w:ins w:id="223" w:author="Anna Gårdmark" w:date="2020-02-07T14:00:00Z">
        <w:r w:rsidR="00B7628E" w:rsidRPr="00B7628E">
          <w:rPr>
            <w:rFonts w:cstheme="minorHAnsi"/>
            <w:bCs/>
            <w:i/>
            <w:iCs/>
            <w:lang w:val="en-GB"/>
            <w:rPrChange w:id="224" w:author="Anna Gårdmark" w:date="2020-02-07T14:01:00Z">
              <w:rPr>
                <w:rFonts w:cstheme="minorHAnsi"/>
                <w:bCs/>
                <w:i/>
                <w:iCs/>
              </w:rPr>
            </w:rPrChange>
          </w:rPr>
          <w:t xml:space="preserve"> </w:t>
        </w:r>
      </w:ins>
      <w:commentRangeEnd w:id="221"/>
      <w:ins w:id="225" w:author="Anna Gårdmark" w:date="2020-02-07T14:01:00Z">
        <w:r w:rsidR="00B7628E">
          <w:rPr>
            <w:rStyle w:val="Kommentarsreferens"/>
          </w:rPr>
          <w:commentReference w:id="221"/>
        </w:r>
      </w:ins>
      <w:ins w:id="226" w:author="Anna Gårdmark" w:date="2020-02-07T14:00:00Z">
        <w:r w:rsidR="00B7628E" w:rsidRPr="00B7628E">
          <w:rPr>
            <w:rFonts w:cstheme="minorHAnsi"/>
            <w:bCs/>
            <w:i/>
            <w:iCs/>
            <w:lang w:val="en-GB"/>
            <w:rPrChange w:id="227" w:author="Anna Gårdmark" w:date="2020-02-07T14:01:00Z">
              <w:rPr>
                <w:rFonts w:cstheme="minorHAnsi"/>
                <w:bCs/>
                <w:i/>
                <w:iCs/>
              </w:rPr>
            </w:rPrChange>
          </w:rPr>
          <w:t>response depend on physiological temperature-dependence</w:t>
        </w:r>
      </w:ins>
    </w:p>
    <w:p w14:paraId="26839588" w14:textId="1B2C5614"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6D35A3" w:rsidRPr="00F95139">
        <w:rPr>
          <w:rFonts w:cstheme="minorHAnsi"/>
          <w:bCs/>
          <w:lang w:val="en-GB"/>
        </w:rPr>
        <w:t xml:space="preserve"> </w:t>
      </w:r>
      <w:r w:rsidR="003859AF" w:rsidRPr="00F95139">
        <w:rPr>
          <w:rFonts w:cstheme="minorHAnsi"/>
          <w:bCs/>
          <w:lang w:val="en-GB"/>
        </w:rPr>
        <w:t xml:space="preserve">Specifically, </w:t>
      </w:r>
      <w:r w:rsidR="009B2986" w:rsidRPr="00F95139">
        <w:rPr>
          <w:rFonts w:cstheme="minorHAnsi"/>
          <w:bCs/>
          <w:lang w:val="en-GB"/>
        </w:rPr>
        <w:t>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individuals </w:t>
      </w:r>
      <w:r w:rsidR="00A850DA" w:rsidRPr="00F95139">
        <w:rPr>
          <w:rFonts w:cstheme="minorHAnsi"/>
          <w:bCs/>
          <w:lang w:val="en-GB"/>
        </w:rPr>
        <w:t>and declines with size</w:t>
      </w:r>
      <w:commentRangeStart w:id="228"/>
      <w:r w:rsidR="00BD6F1D" w:rsidRPr="00F95139">
        <w:rPr>
          <w:rFonts w:cstheme="minorHAnsi"/>
          <w:bCs/>
          <w:lang w:val="en-GB"/>
        </w:rPr>
        <w:t>.</w:t>
      </w:r>
      <w:commentRangeEnd w:id="228"/>
      <w:r w:rsidR="006F7827">
        <w:rPr>
          <w:rStyle w:val="Kommentarsreferens"/>
        </w:rPr>
        <w:commentReference w:id="228"/>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commentRangeStart w:id="229"/>
      <w:commentRangeStart w:id="230"/>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ins w:id="231" w:author="Anna Gårdmark" w:date="2020-02-07T14:05:00Z">
        <w:r w:rsidR="006F7827">
          <w:rPr>
            <w:rStyle w:val="Kommentarsreferens"/>
          </w:rPr>
          <w:commentReference w:id="232"/>
        </w:r>
      </w:ins>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body size </w:t>
      </w:r>
      <w:commentRangeStart w:id="233"/>
      <w:r w:rsidR="008B3890" w:rsidRPr="00F95139">
        <w:rPr>
          <w:rFonts w:cstheme="minorHAnsi"/>
          <w:bCs/>
          <w:lang w:val="en-GB"/>
        </w:rPr>
        <w:t xml:space="preserve">(Fig. </w:t>
      </w:r>
      <w:del w:id="234" w:author="Anna Gårdmark" w:date="2020-02-07T14:07:00Z">
        <w:r w:rsidR="009605D2" w:rsidRPr="00F95139" w:rsidDel="006F7827">
          <w:rPr>
            <w:rFonts w:cstheme="minorHAnsi"/>
            <w:bCs/>
            <w:lang w:val="en-GB"/>
          </w:rPr>
          <w:delText>2</w:delText>
        </w:r>
      </w:del>
      <w:r w:rsidR="008B3890" w:rsidRPr="00F95139">
        <w:rPr>
          <w:rFonts w:cstheme="minorHAnsi"/>
          <w:bCs/>
          <w:lang w:val="en-GB"/>
        </w:rPr>
        <w:t>)</w:t>
      </w:r>
      <w:commentRangeEnd w:id="229"/>
      <w:commentRangeEnd w:id="233"/>
      <w:r w:rsidR="006F7827">
        <w:rPr>
          <w:rStyle w:val="Kommentarsreferens"/>
        </w:rPr>
        <w:commentReference w:id="233"/>
      </w:r>
      <w:r w:rsidR="00872B85" w:rsidRPr="00AF32CB">
        <w:rPr>
          <w:rStyle w:val="Kommentarsreferens"/>
          <w:sz w:val="22"/>
          <w:szCs w:val="22"/>
        </w:rPr>
        <w:commentReference w:id="229"/>
      </w:r>
      <w:commentRangeEnd w:id="230"/>
      <w:r w:rsidR="00830575" w:rsidRPr="00AF32CB">
        <w:rPr>
          <w:rStyle w:val="Kommentarsreferens"/>
          <w:sz w:val="22"/>
          <w:szCs w:val="22"/>
        </w:rPr>
        <w:commentReference w:id="230"/>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235"/>
      <w:commentRangeStart w:id="236"/>
      <w:commentRangeStart w:id="237"/>
      <w:r w:rsidRPr="00F95139">
        <w:rPr>
          <w:rFonts w:cstheme="minorHAnsi"/>
          <w:bCs/>
          <w:lang w:val="en-GB"/>
        </w:rPr>
        <w:t>D</w:t>
      </w:r>
      <w:commentRangeEnd w:id="235"/>
      <w:r w:rsidR="00B42E51" w:rsidRPr="00AF32CB">
        <w:rPr>
          <w:rStyle w:val="Kommentarsreferens"/>
          <w:sz w:val="22"/>
          <w:szCs w:val="22"/>
        </w:rPr>
        <w:commentReference w:id="235"/>
      </w:r>
      <w:commentRangeEnd w:id="236"/>
      <w:r w:rsidR="00C343FD" w:rsidRPr="00AF32CB">
        <w:rPr>
          <w:rStyle w:val="Kommentarsreferens"/>
          <w:sz w:val="22"/>
          <w:szCs w:val="22"/>
        </w:rPr>
        <w:commentReference w:id="236"/>
      </w:r>
      <w:commentRangeEnd w:id="237"/>
      <w:r w:rsidR="007A196D" w:rsidRPr="00AF32CB">
        <w:rPr>
          <w:rStyle w:val="Kommentarsreferens"/>
          <w:sz w:val="22"/>
          <w:szCs w:val="22"/>
        </w:rPr>
        <w:commentReference w:id="237"/>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r w:rsidR="00204977" w:rsidRPr="00F95139">
        <w:rPr>
          <w:rFonts w:cstheme="minorHAnsi"/>
          <w:bCs/>
          <w:lang w:val="en-GB"/>
        </w:rPr>
        <w:t xml:space="preserve">hanges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238"/>
      <w:commentRangeStart w:id="239"/>
      <w:commentRangeStart w:id="240"/>
      <w:commentRangeStart w:id="241"/>
      <w:commentRangeStart w:id="242"/>
      <w:r w:rsidR="00860BC7" w:rsidRPr="00F43B6B">
        <w:rPr>
          <w:rFonts w:cstheme="minorHAnsi"/>
          <w:lang w:val="en-GB"/>
        </w:rPr>
        <w:t xml:space="preserve"> </w:t>
      </w:r>
      <w:commentRangeEnd w:id="238"/>
      <w:commentRangeEnd w:id="239"/>
      <w:commentRangeEnd w:id="240"/>
      <w:commentRangeEnd w:id="241"/>
      <w:commentRangeEnd w:id="242"/>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Kommentarsreferens"/>
          <w:sz w:val="22"/>
          <w:szCs w:val="22"/>
        </w:rPr>
        <w:commentReference w:id="238"/>
      </w:r>
    </w:p>
    <w:p w14:paraId="5AEAE4C1" w14:textId="77777777" w:rsidR="00730D2C" w:rsidRDefault="00730D2C" w:rsidP="00730D2C">
      <w:pPr>
        <w:spacing w:line="480" w:lineRule="auto"/>
        <w:contextualSpacing/>
        <w:jc w:val="both"/>
        <w:rPr>
          <w:rFonts w:cstheme="minorHAnsi"/>
          <w:i/>
          <w:iCs/>
          <w:lang w:val="en-GB"/>
        </w:rPr>
      </w:pPr>
    </w:p>
    <w:p w14:paraId="527D2CC2" w14:textId="2834DC46" w:rsidR="00160528" w:rsidRPr="00730D2C" w:rsidRDefault="00730D2C" w:rsidP="00730D2C">
      <w:pPr>
        <w:spacing w:line="480" w:lineRule="auto"/>
        <w:contextualSpacing/>
        <w:jc w:val="both"/>
        <w:rPr>
          <w:rFonts w:cstheme="minorHAnsi"/>
          <w:i/>
          <w:iCs/>
          <w:lang w:val="en-GB"/>
        </w:rPr>
      </w:pPr>
      <w:r w:rsidRPr="00730D2C">
        <w:rPr>
          <w:rFonts w:cstheme="minorHAnsi"/>
          <w:i/>
          <w:iCs/>
          <w:lang w:val="en-GB"/>
        </w:rPr>
        <w:t>Population size-structure</w:t>
      </w:r>
      <w:ins w:id="243" w:author="Anna Gårdmark" w:date="2020-02-07T16:25:00Z">
        <w:r w:rsidR="001D5C2A">
          <w:rPr>
            <w:rFonts w:cstheme="minorHAnsi"/>
            <w:i/>
            <w:iCs/>
            <w:lang w:val="en-GB"/>
          </w:rPr>
          <w:t xml:space="preserve"> generally shifts to </w:t>
        </w:r>
      </w:ins>
      <w:ins w:id="244" w:author="Anna Gårdmark" w:date="2020-02-07T16:26:00Z">
        <w:r w:rsidR="001D5C2A">
          <w:rPr>
            <w:rFonts w:cstheme="minorHAnsi"/>
            <w:i/>
            <w:iCs/>
            <w:lang w:val="en-GB"/>
          </w:rPr>
          <w:t>fewer large individuals</w:t>
        </w:r>
      </w:ins>
      <w:r w:rsidRPr="00730D2C">
        <w:rPr>
          <w:rFonts w:cstheme="minorHAnsi"/>
          <w:i/>
          <w:iCs/>
          <w:lang w:val="en-GB"/>
        </w:rPr>
        <w:t xml:space="preserve"> </w:t>
      </w:r>
      <w:r w:rsidR="009B0A34" w:rsidRPr="00730D2C">
        <w:rPr>
          <w:rStyle w:val="Kommentarsreferens"/>
          <w:i/>
          <w:iCs/>
          <w:sz w:val="22"/>
          <w:szCs w:val="22"/>
        </w:rPr>
        <w:commentReference w:id="239"/>
      </w:r>
      <w:r w:rsidR="00332CA4" w:rsidRPr="00730D2C">
        <w:rPr>
          <w:rStyle w:val="Kommentarsreferens"/>
          <w:i/>
          <w:iCs/>
          <w:sz w:val="22"/>
          <w:szCs w:val="22"/>
        </w:rPr>
        <w:commentReference w:id="240"/>
      </w:r>
      <w:r w:rsidR="0063626B" w:rsidRPr="00730D2C">
        <w:rPr>
          <w:rStyle w:val="Kommentarsreferens"/>
          <w:i/>
          <w:iCs/>
          <w:sz w:val="22"/>
          <w:szCs w:val="22"/>
        </w:rPr>
        <w:commentReference w:id="241"/>
      </w:r>
      <w:r w:rsidR="00F7562D" w:rsidRPr="00730D2C">
        <w:rPr>
          <w:rStyle w:val="Kommentarsreferens"/>
          <w:i/>
          <w:iCs/>
          <w:sz w:val="22"/>
          <w:szCs w:val="22"/>
        </w:rPr>
        <w:commentReference w:id="242"/>
      </w:r>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245"/>
      <w:commentRangeStart w:id="246"/>
      <w:commentRangeStart w:id="247"/>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245"/>
      <w:r w:rsidR="001F2BB0" w:rsidRPr="00AF32CB">
        <w:rPr>
          <w:rStyle w:val="Kommentarsreferens"/>
          <w:sz w:val="22"/>
          <w:szCs w:val="22"/>
        </w:rPr>
        <w:commentReference w:id="245"/>
      </w:r>
      <w:commentRangeEnd w:id="246"/>
      <w:r w:rsidR="00BA6B1B">
        <w:rPr>
          <w:rStyle w:val="Kommentarsreferens"/>
        </w:rPr>
        <w:commentReference w:id="246"/>
      </w:r>
      <w:commentRangeEnd w:id="247"/>
      <w:r w:rsidR="002A36ED">
        <w:rPr>
          <w:rStyle w:val="Kommentarsreferens"/>
        </w:rPr>
        <w:commentReference w:id="247"/>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52D5C3B5" w14:textId="77777777" w:rsidR="00625648" w:rsidRDefault="00625648" w:rsidP="00625648">
      <w:pPr>
        <w:spacing w:line="480" w:lineRule="auto"/>
        <w:contextualSpacing/>
        <w:jc w:val="both"/>
        <w:rPr>
          <w:rFonts w:cstheme="minorHAnsi"/>
          <w:i/>
          <w:iCs/>
          <w:lang w:val="en-GB"/>
        </w:rPr>
      </w:pPr>
    </w:p>
    <w:p w14:paraId="181D693E" w14:textId="3F2F57E0"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ins w:id="248" w:author="Anna Gårdmark" w:date="2020-02-07T16:30:00Z">
        <w:r w:rsidR="001D5C2A">
          <w:rPr>
            <w:rFonts w:cstheme="minorHAnsi"/>
            <w:i/>
            <w:iCs/>
            <w:lang w:val="en-GB"/>
          </w:rPr>
          <w:t xml:space="preserve">: </w:t>
        </w:r>
      </w:ins>
      <w:ins w:id="249" w:author="Anna Gårdmark" w:date="2020-02-07T16:31:00Z">
        <w:r w:rsidR="001D5C2A">
          <w:rPr>
            <w:rFonts w:cstheme="minorHAnsi"/>
            <w:i/>
            <w:iCs/>
            <w:lang w:val="en-GB"/>
          </w:rPr>
          <w:t>temperature-dependent resource declines reduce fisheries yields</w:t>
        </w:r>
      </w:ins>
    </w:p>
    <w:p w14:paraId="22F727FE" w14:textId="00F10E39"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commentRangeStart w:id="250"/>
      <w:r w:rsidRPr="00F95139">
        <w:rPr>
          <w:rFonts w:cstheme="minorHAnsi"/>
          <w:bCs/>
          <w:lang w:val="en-GB"/>
        </w:rPr>
        <w:t xml:space="preserve">changes </w:t>
      </w:r>
      <w:commentRangeEnd w:id="250"/>
      <w:r w:rsidR="001D5C2A">
        <w:rPr>
          <w:rStyle w:val="Kommentarsreferens"/>
        </w:rPr>
        <w:commentReference w:id="250"/>
      </w:r>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B6677">
        <w:rPr>
          <w:rFonts w:cstheme="minorHAnsi"/>
          <w:bCs/>
          <w:lang w:val="en-US"/>
        </w:rPr>
        <w:t xml:space="preserve">increased growth rates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r w:rsidRPr="00F95139">
        <w:rPr>
          <w:rFonts w:cstheme="minorHAnsi"/>
          <w:bCs/>
          <w:lang w:val="en-GB"/>
        </w:rPr>
        <w:t>isheries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ins w:id="251" w:author="Anna Gårdmark" w:date="2020-02-07T14:15:00Z">
        <w:r w:rsidR="00DF630A">
          <w:rPr>
            <w:rFonts w:cstheme="minorHAnsi"/>
            <w:bCs/>
            <w:lang w:val="en-GB"/>
          </w:rPr>
          <w:t xml:space="preserve"> in the model</w:t>
        </w:r>
      </w:ins>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252"/>
      <w:commentRangeStart w:id="253"/>
      <w:commentRangeStart w:id="254"/>
      <w:commentRangeStart w:id="255"/>
      <w:commentRangeStart w:id="256"/>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252"/>
      <w:r w:rsidR="00702530" w:rsidRPr="00AF32CB">
        <w:rPr>
          <w:rStyle w:val="Kommentarsreferens"/>
          <w:sz w:val="22"/>
          <w:szCs w:val="22"/>
        </w:rPr>
        <w:commentReference w:id="252"/>
      </w:r>
      <w:commentRangeEnd w:id="253"/>
      <w:r w:rsidR="00206E44" w:rsidRPr="00AF32CB">
        <w:rPr>
          <w:rStyle w:val="Kommentarsreferens"/>
          <w:sz w:val="22"/>
          <w:szCs w:val="22"/>
        </w:rPr>
        <w:commentReference w:id="253"/>
      </w:r>
      <w:commentRangeEnd w:id="254"/>
      <w:r w:rsidR="00B5532D">
        <w:rPr>
          <w:rStyle w:val="Kommentarsreferens"/>
        </w:rPr>
        <w:commentReference w:id="254"/>
      </w:r>
      <w:commentRangeEnd w:id="255"/>
      <w:r w:rsidR="00413508">
        <w:rPr>
          <w:rStyle w:val="Kommentarsreferens"/>
        </w:rPr>
        <w:commentReference w:id="255"/>
      </w:r>
      <w:commentRangeEnd w:id="256"/>
      <w:r w:rsidR="00DF630A">
        <w:rPr>
          <w:rStyle w:val="Kommentarsreferens"/>
        </w:rPr>
        <w:commentReference w:id="256"/>
      </w:r>
      <w:r w:rsidRPr="00F95139">
        <w:rPr>
          <w:rFonts w:cstheme="minorHAnsi"/>
          <w:bCs/>
          <w:lang w:val="en-GB"/>
        </w:rPr>
        <w:t xml:space="preserve"> </w:t>
      </w:r>
    </w:p>
    <w:p w14:paraId="18B2DDEE" w14:textId="020D33DC"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commentRangeStart w:id="257"/>
      <w:del w:id="258" w:author="Anna Gårdmark" w:date="2020-02-07T16:29:00Z">
        <w:r w:rsidR="00AF4B25" w:rsidRPr="00F95139" w:rsidDel="001D5C2A">
          <w:rPr>
            <w:rFonts w:cstheme="minorHAnsi"/>
            <w:bCs/>
            <w:lang w:val="en-GB"/>
          </w:rPr>
          <w:delText xml:space="preserve">effort </w:delText>
        </w:r>
      </w:del>
      <w:commentRangeEnd w:id="257"/>
      <w:ins w:id="259" w:author="Anna Gårdmark" w:date="2020-02-07T16:29:00Z">
        <w:r w:rsidR="001D5C2A">
          <w:rPr>
            <w:rFonts w:cstheme="minorHAnsi"/>
            <w:bCs/>
            <w:lang w:val="en-GB"/>
          </w:rPr>
          <w:t>mortality</w:t>
        </w:r>
        <w:r w:rsidR="001D5C2A" w:rsidRPr="00F95139">
          <w:rPr>
            <w:rFonts w:cstheme="minorHAnsi"/>
            <w:bCs/>
            <w:lang w:val="en-GB"/>
          </w:rPr>
          <w:t xml:space="preserve"> </w:t>
        </w:r>
      </w:ins>
      <w:r w:rsidR="001D5C2A">
        <w:rPr>
          <w:rStyle w:val="Kommentarsreferens"/>
        </w:rPr>
        <w:commentReference w:id="257"/>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commentRangeStart w:id="260"/>
      <w:r w:rsidR="00B5532D">
        <w:rPr>
          <w:rFonts w:cstheme="minorHAnsi"/>
          <w:bCs/>
          <w:lang w:val="en-GB"/>
        </w:rPr>
        <w:t>.</w:t>
      </w:r>
      <w:r w:rsidR="00AF4B25" w:rsidRPr="00F95139">
        <w:rPr>
          <w:rFonts w:cstheme="minorHAnsi"/>
          <w:bCs/>
          <w:lang w:val="en-GB"/>
        </w:rPr>
        <w:t xml:space="preserve"> </w:t>
      </w:r>
      <w:commentRangeEnd w:id="260"/>
      <w:r w:rsidR="000A6E36">
        <w:rPr>
          <w:rStyle w:val="Kommentarsreferens"/>
        </w:rPr>
        <w:commentReference w:id="260"/>
      </w:r>
    </w:p>
    <w:p w14:paraId="19CDCC20" w14:textId="071C99E8" w:rsidR="00FC0A90" w:rsidRPr="00F95139" w:rsidRDefault="00FC0A90" w:rsidP="00AF4B25">
      <w:pPr>
        <w:spacing w:line="480" w:lineRule="auto"/>
        <w:ind w:firstLine="360"/>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4"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Colors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41C47DEF" w14:textId="20E9F9A7" w:rsidR="00CD57B5" w:rsidRPr="00F95139" w:rsidRDefault="00CD57B5" w:rsidP="00182BA9">
      <w:pPr>
        <w:spacing w:line="480" w:lineRule="auto"/>
        <w:contextualSpacing/>
        <w:jc w:val="both"/>
        <w:rPr>
          <w:rFonts w:cstheme="minorHAnsi"/>
          <w:b/>
          <w:lang w:val="en-GB"/>
        </w:rPr>
      </w:pPr>
    </w:p>
    <w:p w14:paraId="57A97164" w14:textId="77777777" w:rsidR="00EF38F0" w:rsidRDefault="00EF38F0" w:rsidP="00EF38F0">
      <w:pPr>
        <w:spacing w:line="480" w:lineRule="auto"/>
        <w:jc w:val="center"/>
      </w:pPr>
      <w:r>
        <w:rPr>
          <w:noProof/>
          <w:lang w:eastAsia="sv-SE"/>
        </w:rPr>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5"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721F3A50" w:rsidR="00EF38F0" w:rsidRPr="00F3241E" w:rsidRDefault="00EF38F0" w:rsidP="00EF38F0">
      <w:pPr>
        <w:spacing w:line="480" w:lineRule="auto"/>
        <w:jc w:val="both"/>
        <w:rPr>
          <w:rFonts w:ascii="Times New Roman" w:hAnsi="Times New Roman" w:cs="Times New Roman"/>
          <w:i/>
          <w:iCs/>
          <w:lang w:val="en-GB"/>
          <w:rPrChange w:id="261" w:author="Anna Gårdmark" w:date="2020-02-07T14:20:00Z">
            <w:rPr>
              <w:rFonts w:ascii="Times New Roman" w:hAnsi="Times New Roman" w:cs="Times New Roman"/>
              <w:i/>
              <w:iCs/>
            </w:rPr>
          </w:rPrChange>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F3241E">
        <w:rPr>
          <w:rFonts w:ascii="Times New Roman" w:hAnsi="Times New Roman" w:cs="Times New Roman"/>
          <w:i/>
          <w:iCs/>
          <w:lang w:val="en-GB"/>
          <w:rPrChange w:id="262" w:author="Anna Gårdmark" w:date="2020-02-07T14:20:00Z">
            <w:rPr>
              <w:rFonts w:ascii="Times New Roman" w:hAnsi="Times New Roman" w:cs="Times New Roman"/>
              <w:i/>
              <w:iCs/>
            </w:rPr>
          </w:rPrChange>
        </w:rPr>
        <w:t xml:space="preserve">Boxplots depict 25%, 50% and 75% quantiles of </w:t>
      </w:r>
      <w:commentRangeStart w:id="263"/>
      <w:del w:id="264" w:author="Anna Gårdmark" w:date="2020-02-07T14:19:00Z">
        <w:r w:rsidRPr="00F3241E" w:rsidDel="00F3241E">
          <w:rPr>
            <w:rFonts w:ascii="Times New Roman" w:hAnsi="Times New Roman" w:cs="Times New Roman"/>
            <w:i/>
            <w:iCs/>
            <w:lang w:val="en-GB"/>
            <w:rPrChange w:id="265" w:author="Anna Gårdmark" w:date="2020-02-07T14:20:00Z">
              <w:rPr>
                <w:rFonts w:ascii="Times New Roman" w:hAnsi="Times New Roman" w:cs="Times New Roman"/>
                <w:i/>
                <w:iCs/>
              </w:rPr>
            </w:rPrChange>
          </w:rPr>
          <w:delText xml:space="preserve">all </w:delText>
        </w:r>
      </w:del>
      <w:ins w:id="266" w:author="Anna Gårdmark" w:date="2020-02-07T14:19:00Z">
        <w:r w:rsidR="00F3241E" w:rsidRPr="00F3241E">
          <w:rPr>
            <w:rFonts w:ascii="Times New Roman" w:hAnsi="Times New Roman" w:cs="Times New Roman"/>
            <w:i/>
            <w:iCs/>
            <w:lang w:val="en-GB"/>
            <w:rPrChange w:id="267" w:author="Anna Gårdmark" w:date="2020-02-07T14:20:00Z">
              <w:rPr>
                <w:rFonts w:ascii="Times New Roman" w:hAnsi="Times New Roman" w:cs="Times New Roman"/>
                <w:i/>
                <w:iCs/>
              </w:rPr>
            </w:rPrChange>
          </w:rPr>
          <w:t>the 200</w:t>
        </w:r>
        <w:commentRangeEnd w:id="263"/>
        <w:r w:rsidR="00F3241E">
          <w:rPr>
            <w:rStyle w:val="Kommentarsreferens"/>
          </w:rPr>
          <w:commentReference w:id="263"/>
        </w:r>
        <w:r w:rsidR="00F3241E" w:rsidRPr="00F3241E">
          <w:rPr>
            <w:rFonts w:ascii="Times New Roman" w:hAnsi="Times New Roman" w:cs="Times New Roman"/>
            <w:i/>
            <w:iCs/>
            <w:lang w:val="en-GB"/>
            <w:rPrChange w:id="268" w:author="Anna Gårdmark" w:date="2020-02-07T14:20:00Z">
              <w:rPr>
                <w:rFonts w:ascii="Times New Roman" w:hAnsi="Times New Roman" w:cs="Times New Roman"/>
                <w:i/>
                <w:iCs/>
              </w:rPr>
            </w:rPrChange>
          </w:rPr>
          <w:t xml:space="preserve"> </w:t>
        </w:r>
      </w:ins>
      <w:r w:rsidRPr="00F3241E">
        <w:rPr>
          <w:rFonts w:ascii="Times New Roman" w:hAnsi="Times New Roman" w:cs="Times New Roman"/>
          <w:i/>
          <w:iCs/>
          <w:lang w:val="en-GB"/>
          <w:rPrChange w:id="269" w:author="Anna Gårdmark" w:date="2020-02-07T14:20:00Z">
            <w:rPr>
              <w:rFonts w:ascii="Times New Roman" w:hAnsi="Times New Roman" w:cs="Times New Roman"/>
              <w:i/>
              <w:iCs/>
            </w:rPr>
          </w:rPrChange>
        </w:rPr>
        <w:t>simulations</w:t>
      </w:r>
      <w:ins w:id="270" w:author="Anna Gårdmark" w:date="2020-02-07T14:20:00Z">
        <w:r w:rsidR="00F3241E" w:rsidRPr="00F3241E">
          <w:rPr>
            <w:rFonts w:ascii="Times New Roman" w:hAnsi="Times New Roman" w:cs="Times New Roman"/>
            <w:i/>
            <w:iCs/>
            <w:lang w:val="en-GB"/>
            <w:rPrChange w:id="271" w:author="Anna Gårdmark" w:date="2020-02-07T14:20:00Z">
              <w:rPr>
                <w:rFonts w:ascii="Times New Roman" w:hAnsi="Times New Roman" w:cs="Times New Roman"/>
                <w:i/>
                <w:iCs/>
              </w:rPr>
            </w:rPrChange>
          </w:rPr>
          <w:t xml:space="preserve"> in each scenario</w:t>
        </w:r>
      </w:ins>
      <w:r w:rsidRPr="00F3241E">
        <w:rPr>
          <w:rFonts w:ascii="Times New Roman" w:hAnsi="Times New Roman" w:cs="Times New Roman"/>
          <w:i/>
          <w:iCs/>
          <w:lang w:val="en-GB"/>
          <w:rPrChange w:id="272" w:author="Anna Gårdmark" w:date="2020-02-07T14:20:00Z">
            <w:rPr>
              <w:rFonts w:ascii="Times New Roman" w:hAnsi="Times New Roman" w:cs="Times New Roman"/>
              <w:i/>
              <w:iCs/>
            </w:rPr>
          </w:rPrChange>
        </w:rPr>
        <w:t xml:space="preserve">. </w:t>
      </w:r>
    </w:p>
    <w:p w14:paraId="1BB3B167" w14:textId="77777777" w:rsidR="00EF38F0" w:rsidRPr="00F3241E" w:rsidRDefault="00EF38F0" w:rsidP="00182BA9">
      <w:pPr>
        <w:spacing w:line="480" w:lineRule="auto"/>
        <w:contextualSpacing/>
        <w:jc w:val="both"/>
        <w:rPr>
          <w:rFonts w:cstheme="minorHAnsi"/>
          <w:b/>
          <w:lang w:val="en-GB"/>
          <w:rPrChange w:id="273" w:author="Anna Gårdmark" w:date="2020-02-07T14:20:00Z">
            <w:rPr>
              <w:rFonts w:cstheme="minorHAnsi"/>
              <w:b/>
            </w:rPr>
          </w:rPrChange>
        </w:rPr>
      </w:pPr>
    </w:p>
    <w:p w14:paraId="7ADA9BE0" w14:textId="77777777" w:rsidR="005F3BD1" w:rsidRPr="00F3241E" w:rsidRDefault="005F3BD1" w:rsidP="00182BA9">
      <w:pPr>
        <w:spacing w:line="480" w:lineRule="auto"/>
        <w:contextualSpacing/>
        <w:jc w:val="both"/>
        <w:rPr>
          <w:rFonts w:cstheme="minorHAnsi"/>
          <w:b/>
          <w:lang w:val="en-GB"/>
          <w:rPrChange w:id="274" w:author="Anna Gårdmark" w:date="2020-02-07T14:20:00Z">
            <w:rPr>
              <w:rFonts w:cstheme="minorHAnsi"/>
              <w:b/>
            </w:rPr>
          </w:rPrChange>
        </w:rPr>
      </w:pPr>
    </w:p>
    <w:p w14:paraId="6361629D" w14:textId="77777777" w:rsidR="005F3BD1" w:rsidRPr="00F3241E" w:rsidRDefault="005F3BD1" w:rsidP="00182BA9">
      <w:pPr>
        <w:spacing w:line="480" w:lineRule="auto"/>
        <w:contextualSpacing/>
        <w:jc w:val="both"/>
        <w:rPr>
          <w:rFonts w:cstheme="minorHAnsi"/>
          <w:b/>
          <w:lang w:val="en-GB"/>
          <w:rPrChange w:id="275" w:author="Anna Gårdmark" w:date="2020-02-07T14:20:00Z">
            <w:rPr>
              <w:rFonts w:cstheme="minorHAnsi"/>
              <w:b/>
            </w:rPr>
          </w:rPrChange>
        </w:rPr>
      </w:pPr>
    </w:p>
    <w:p w14:paraId="6CC22383" w14:textId="77777777" w:rsidR="005F3BD1" w:rsidRPr="00F3241E" w:rsidRDefault="005F3BD1" w:rsidP="00182BA9">
      <w:pPr>
        <w:spacing w:line="480" w:lineRule="auto"/>
        <w:contextualSpacing/>
        <w:jc w:val="both"/>
        <w:rPr>
          <w:rFonts w:cstheme="minorHAnsi"/>
          <w:b/>
          <w:lang w:val="en-GB"/>
          <w:rPrChange w:id="276" w:author="Anna Gårdmark" w:date="2020-02-07T14:20:00Z">
            <w:rPr>
              <w:rFonts w:cstheme="minorHAnsi"/>
              <w:b/>
            </w:rPr>
          </w:rPrChange>
        </w:rPr>
      </w:pPr>
    </w:p>
    <w:p w14:paraId="224D1FA3" w14:textId="77777777" w:rsidR="005F3BD1" w:rsidRPr="00F3241E" w:rsidRDefault="005F3BD1" w:rsidP="00182BA9">
      <w:pPr>
        <w:spacing w:line="480" w:lineRule="auto"/>
        <w:contextualSpacing/>
        <w:jc w:val="both"/>
        <w:rPr>
          <w:rFonts w:cstheme="minorHAnsi"/>
          <w:b/>
          <w:lang w:val="en-GB"/>
          <w:rPrChange w:id="277" w:author="Anna Gårdmark" w:date="2020-02-07T14:20:00Z">
            <w:rPr>
              <w:rFonts w:cstheme="minorHAnsi"/>
              <w:b/>
            </w:rPr>
          </w:rPrChange>
        </w:rPr>
      </w:pPr>
    </w:p>
    <w:p w14:paraId="7C91AF6A" w14:textId="77777777" w:rsidR="005F3BD1" w:rsidRPr="00F3241E" w:rsidRDefault="005F3BD1" w:rsidP="00182BA9">
      <w:pPr>
        <w:spacing w:line="480" w:lineRule="auto"/>
        <w:contextualSpacing/>
        <w:jc w:val="both"/>
        <w:rPr>
          <w:rFonts w:cstheme="minorHAnsi"/>
          <w:b/>
          <w:lang w:val="en-GB"/>
          <w:rPrChange w:id="278" w:author="Anna Gårdmark" w:date="2020-02-07T14:20:00Z">
            <w:rPr>
              <w:rFonts w:cstheme="minorHAnsi"/>
              <w:b/>
            </w:rPr>
          </w:rPrChange>
        </w:rPr>
      </w:pPr>
    </w:p>
    <w:p w14:paraId="6F68F3DC" w14:textId="77777777" w:rsidR="00EF38F0" w:rsidRDefault="00EF38F0" w:rsidP="00EF38F0">
      <w:pPr>
        <w:spacing w:line="480" w:lineRule="auto"/>
        <w:jc w:val="center"/>
        <w:rPr>
          <w:rFonts w:cstheme="minorHAnsi"/>
          <w:i/>
          <w:iCs/>
        </w:rPr>
      </w:pPr>
      <w:r>
        <w:rPr>
          <w:rFonts w:cstheme="minorHAnsi"/>
          <w:i/>
          <w:iCs/>
          <w:noProof/>
          <w:lang w:eastAsia="sv-SE"/>
        </w:rPr>
        <w:drawing>
          <wp:inline distT="0" distB="0" distL="0" distR="0" wp14:anchorId="0A971786" wp14:editId="616E1DAF">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a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commentRangeStart w:id="279"/>
      <w:r w:rsidRPr="00F95139">
        <w:rPr>
          <w:rFonts w:cstheme="minorHAnsi"/>
          <w:i/>
          <w:iCs/>
          <w:lang w:val="en-GB"/>
        </w:rPr>
        <w:t xml:space="preserve">Figure </w:t>
      </w:r>
      <w:r w:rsidRPr="00EB5037">
        <w:rPr>
          <w:rFonts w:cstheme="minorHAnsi"/>
          <w:i/>
          <w:iCs/>
          <w:lang w:val="en-US"/>
        </w:rPr>
        <w:t>3</w:t>
      </w:r>
      <w:commentRangeEnd w:id="279"/>
      <w:r w:rsidR="00413508">
        <w:rPr>
          <w:rStyle w:val="Kommentarsreferens"/>
        </w:rPr>
        <w:commentReference w:id="279"/>
      </w:r>
      <w:r w:rsidRPr="00F95139">
        <w:rPr>
          <w:rFonts w:cstheme="minorHAnsi"/>
          <w:i/>
          <w:iCs/>
          <w:lang w:val="en-GB"/>
        </w:rPr>
        <w:t>. Projected abundance-at-weight by species for different scenarios of temperature scaling (indicated by colors</w:t>
      </w:r>
      <w:r w:rsidR="00AC4213">
        <w:rPr>
          <w:rFonts w:cstheme="minorHAnsi"/>
          <w:i/>
          <w:iCs/>
          <w:lang w:val="en-GB"/>
        </w:rPr>
        <w:t>, and linetypes in the right column due to overplotting</w:t>
      </w:r>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colors)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1617CC00"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Colors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ins w:id="280" w:author="Anna Gårdmark" w:date="2020-02-07T14:22:00Z">
        <w:r w:rsidR="00F3241E">
          <w:rPr>
            <w:rFonts w:ascii="Times" w:hAnsi="Times" w:cstheme="minorHAnsi"/>
            <w:i/>
            <w:iCs/>
            <w:lang w:val="en-GB"/>
          </w:rPr>
          <w:t>s</w:t>
        </w:r>
      </w:ins>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t>Discussion</w:t>
      </w:r>
      <w:r w:rsidR="00574187" w:rsidRPr="00F95139">
        <w:rPr>
          <w:rFonts w:cstheme="minorHAnsi"/>
          <w:b/>
          <w:lang w:val="en-GB"/>
        </w:rPr>
        <w:t xml:space="preserve"> </w:t>
      </w:r>
    </w:p>
    <w:p w14:paraId="1606A82C" w14:textId="70981290"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commentRangeStart w:id="281"/>
      <w:commentRangeStart w:id="282"/>
      <w:commentRangeStart w:id="283"/>
      <w:r w:rsidR="001F2F04">
        <w:rPr>
          <w:rFonts w:cstheme="minorHAnsi"/>
          <w:bCs/>
          <w:lang w:val="en-US"/>
        </w:rPr>
        <w:t>.</w:t>
      </w:r>
      <w:commentRangeEnd w:id="281"/>
      <w:r w:rsidR="00BF0391">
        <w:rPr>
          <w:rStyle w:val="Kommentarsreferens"/>
        </w:rPr>
        <w:commentReference w:id="281"/>
      </w:r>
      <w:commentRangeEnd w:id="282"/>
      <w:r w:rsidR="00FA59A5">
        <w:rPr>
          <w:rStyle w:val="Kommentarsreferens"/>
        </w:rPr>
        <w:commentReference w:id="282"/>
      </w:r>
      <w:commentRangeEnd w:id="283"/>
      <w:r w:rsidR="00483D80">
        <w:rPr>
          <w:rStyle w:val="Kommentarsreferens"/>
        </w:rPr>
        <w:commentReference w:id="283"/>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growth and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 mortality (both predation and background) increases</w:t>
      </w:r>
      <w:ins w:id="284" w:author="Anna Gårdmark" w:date="2020-02-07T16:39:00Z">
        <w:r w:rsidR="000A6E36">
          <w:rPr>
            <w:rFonts w:cstheme="minorHAnsi"/>
            <w:bCs/>
            <w:lang w:val="en-US"/>
          </w:rPr>
          <w:t xml:space="preserve">, </w:t>
        </w:r>
      </w:ins>
      <w:ins w:id="285" w:author="Anna Gårdmark" w:date="2020-02-07T16:42:00Z">
        <w:r w:rsidR="000A6E36">
          <w:rPr>
            <w:rFonts w:cstheme="minorHAnsi"/>
            <w:bCs/>
            <w:lang w:val="en-US"/>
          </w:rPr>
          <w:t xml:space="preserve">commonly </w:t>
        </w:r>
      </w:ins>
      <w:ins w:id="286" w:author="Anna Gårdmark" w:date="2020-02-07T16:39:00Z">
        <w:r w:rsidR="000A6E36">
          <w:rPr>
            <w:rFonts w:cstheme="minorHAnsi"/>
            <w:bCs/>
            <w:lang w:val="en-US"/>
          </w:rPr>
          <w:t>shifting population size structure</w:t>
        </w:r>
      </w:ins>
      <w:ins w:id="287" w:author="Anna Gårdmark" w:date="2020-02-07T16:40:00Z">
        <w:r w:rsidR="000A6E36">
          <w:rPr>
            <w:rFonts w:cstheme="minorHAnsi"/>
            <w:bCs/>
            <w:lang w:val="en-US"/>
          </w:rPr>
          <w:t xml:space="preserve"> towards more small individuals</w:t>
        </w:r>
      </w:ins>
      <w:r w:rsidR="003B0DCE">
        <w:rPr>
          <w:rFonts w:cstheme="minorHAnsi"/>
          <w:bCs/>
          <w:lang w:val="en-US"/>
        </w:rPr>
        <w:t>.</w:t>
      </w:r>
    </w:p>
    <w:p w14:paraId="33F7162E" w14:textId="77777777" w:rsidR="00FE2EDD" w:rsidRDefault="002908D4" w:rsidP="001D5AEC">
      <w:pPr>
        <w:spacing w:line="480" w:lineRule="auto"/>
        <w:ind w:firstLine="284"/>
        <w:jc w:val="both"/>
        <w:rPr>
          <w:ins w:id="288" w:author="Anna Gårdmark" w:date="2020-02-07T14:51:00Z"/>
          <w:rFonts w:ascii="Times New Roman" w:hAnsi="Times New Roman" w:cs="Times New Roman"/>
          <w:bCs/>
          <w:lang w:val="en-US"/>
        </w:rPr>
      </w:pPr>
      <w:del w:id="289" w:author="Anna Gårdmark" w:date="2020-02-07T14:32:00Z">
        <w:r w:rsidDel="00483D80">
          <w:rPr>
            <w:rFonts w:cstheme="minorHAnsi"/>
            <w:bCs/>
            <w:lang w:val="en-US"/>
          </w:rPr>
          <w:delText>A strength of mechanistic models is that the underlying causes behind emergent phenomena</w:delText>
        </w:r>
        <w:r w:rsidR="00034BD7" w:rsidRPr="00034BD7" w:rsidDel="00483D80">
          <w:rPr>
            <w:rFonts w:cstheme="minorHAnsi"/>
            <w:bCs/>
            <w:lang w:val="en-US"/>
          </w:rPr>
          <w:delText xml:space="preserve"> </w:delText>
        </w:r>
        <w:r w:rsidR="00034BD7" w:rsidDel="00483D80">
          <w:rPr>
            <w:rFonts w:cstheme="minorHAnsi"/>
            <w:bCs/>
            <w:lang w:val="en-US"/>
          </w:rPr>
          <w:delText>can be analyzed</w:delText>
        </w:r>
        <w:r w:rsidDel="00483D80">
          <w:rPr>
            <w:rFonts w:cstheme="minorHAnsi"/>
            <w:bCs/>
            <w:lang w:val="en-US"/>
          </w:rPr>
          <w:delText xml:space="preserve">. </w:delText>
        </w:r>
      </w:del>
      <w:del w:id="290" w:author="Anna Gårdmark" w:date="2020-02-07T14:51:00Z">
        <w:r w:rsidR="00604E72" w:rsidDel="00FE2EDD">
          <w:rPr>
            <w:rFonts w:cstheme="minorHAnsi"/>
            <w:bCs/>
            <w:lang w:val="en-US"/>
          </w:rPr>
          <w:delText xml:space="preserve">Most predictions about declines in body size from </w:delText>
        </w:r>
        <w:r w:rsidR="00F317EA" w:rsidDel="00FE2EDD">
          <w:rPr>
            <w:rFonts w:cstheme="minorHAnsi"/>
            <w:bCs/>
            <w:lang w:val="en-US"/>
          </w:rPr>
          <w:delText>mechanistic models</w:delText>
        </w:r>
        <w:r w:rsidR="00604E72" w:rsidDel="00FE2EDD">
          <w:rPr>
            <w:rFonts w:cstheme="minorHAnsi"/>
            <w:bCs/>
            <w:lang w:val="en-US"/>
          </w:rPr>
          <w:delText xml:space="preserve"> </w:delText>
        </w:r>
        <w:r w:rsidR="00A150C6" w:rsidDel="00FE2EDD">
          <w:rPr>
            <w:rFonts w:cstheme="minorHAnsi"/>
            <w:bCs/>
            <w:lang w:val="en-US"/>
          </w:rPr>
          <w:delText>find it</w:delText>
        </w:r>
        <w:r w:rsidR="009751B0" w:rsidDel="00FE2EDD">
          <w:rPr>
            <w:rFonts w:cstheme="minorHAnsi"/>
            <w:bCs/>
            <w:lang w:val="en-US"/>
          </w:rPr>
          <w:delText xml:space="preserve"> to be driven by </w:delText>
        </w:r>
        <w:r w:rsidR="00604E72" w:rsidDel="00FE2EDD">
          <w:rPr>
            <w:rFonts w:cstheme="minorHAnsi"/>
            <w:bCs/>
            <w:lang w:val="en-US"/>
          </w:rPr>
          <w:delText xml:space="preserve">lower food abundance or </w:delText>
        </w:r>
        <w:r w:rsidR="00771A8B" w:rsidDel="00FE2EDD">
          <w:rPr>
            <w:rFonts w:cstheme="minorHAnsi"/>
            <w:bCs/>
            <w:lang w:val="en-US"/>
          </w:rPr>
          <w:delText xml:space="preserve">less </w:delText>
        </w:r>
        <w:r w:rsidR="00604E72" w:rsidDel="00FE2EDD">
          <w:rPr>
            <w:rFonts w:cstheme="minorHAnsi"/>
            <w:bCs/>
            <w:lang w:val="en-US"/>
          </w:rPr>
          <w:delText>energy transferred up in the food change</w:delText>
        </w:r>
        <w:r w:rsidR="00034BD7" w:rsidDel="00FE2EDD">
          <w:rPr>
            <w:rFonts w:cstheme="minorHAnsi"/>
            <w:bCs/>
            <w:lang w:val="en-US"/>
          </w:rPr>
          <w:delText>,</w:delText>
        </w:r>
        <w:r w:rsidR="005A2767" w:rsidRPr="00F95139" w:rsidDel="00FE2EDD">
          <w:rPr>
            <w:rFonts w:ascii="Times New Roman" w:hAnsi="Times New Roman" w:cs="Times New Roman"/>
            <w:bCs/>
            <w:lang w:val="en-GB"/>
          </w:rPr>
          <w:delText xml:space="preserve"> </w:delText>
        </w:r>
        <w:r w:rsidR="00034BD7" w:rsidRPr="00034BD7" w:rsidDel="00FE2EDD">
          <w:rPr>
            <w:rFonts w:ascii="Times New Roman" w:hAnsi="Times New Roman" w:cs="Times New Roman"/>
            <w:bCs/>
            <w:lang w:val="en-US"/>
          </w:rPr>
          <w:delText>due to</w:delText>
        </w:r>
        <w:r w:rsidR="00E26208" w:rsidDel="00FE2EDD">
          <w:rPr>
            <w:rFonts w:ascii="Times New Roman" w:hAnsi="Times New Roman" w:cs="Times New Roman"/>
            <w:bCs/>
            <w:lang w:val="en-US"/>
          </w:rPr>
          <w:delText xml:space="preserve"> a combination of </w:delText>
        </w:r>
        <w:r w:rsidR="00624EE4" w:rsidDel="00FE2EDD">
          <w:rPr>
            <w:rFonts w:ascii="Times New Roman" w:hAnsi="Times New Roman" w:cs="Times New Roman"/>
            <w:bCs/>
            <w:lang w:val="en-US"/>
          </w:rPr>
          <w:delText xml:space="preserve">declines in </w:delText>
        </w:r>
        <w:r w:rsidR="00A8141A" w:rsidDel="00FE2EDD">
          <w:rPr>
            <w:rFonts w:ascii="Times New Roman" w:hAnsi="Times New Roman" w:cs="Times New Roman"/>
            <w:bCs/>
            <w:lang w:val="en-US"/>
          </w:rPr>
          <w:delText xml:space="preserve">plankton </w:delText>
        </w:r>
        <w:r w:rsidR="00624EE4" w:rsidDel="00FE2EDD">
          <w:rPr>
            <w:rFonts w:ascii="Times New Roman" w:hAnsi="Times New Roman" w:cs="Times New Roman"/>
            <w:bCs/>
            <w:lang w:val="en-US"/>
          </w:rPr>
          <w:delText xml:space="preserve">density </w:delText>
        </w:r>
        <w:r w:rsidR="00A8141A" w:rsidDel="00FE2EDD">
          <w:rPr>
            <w:rFonts w:ascii="Times New Roman" w:hAnsi="Times New Roman" w:cs="Times New Roman"/>
            <w:bCs/>
            <w:lang w:val="en-US"/>
          </w:rPr>
          <w:delText xml:space="preserve">and shifts towards smaller </w:delText>
        </w:r>
        <w:r w:rsidR="00BA47EF" w:rsidDel="00FE2EDD">
          <w:rPr>
            <w:rFonts w:ascii="Times New Roman" w:hAnsi="Times New Roman" w:cs="Times New Roman"/>
            <w:bCs/>
            <w:lang w:val="en-US"/>
          </w:rPr>
          <w:delText>plankton</w:delText>
        </w:r>
        <w:r w:rsidR="001248C3" w:rsidDel="00FE2EDD">
          <w:rPr>
            <w:rFonts w:ascii="Times New Roman" w:hAnsi="Times New Roman" w:cs="Times New Roman"/>
            <w:bCs/>
            <w:lang w:val="en-US"/>
          </w:rPr>
          <w:delText xml:space="preserve"> </w:delText>
        </w:r>
        <w:commentRangeStart w:id="291"/>
        <w:commentRangeStart w:id="292"/>
        <w:r w:rsidR="0000426F" w:rsidDel="00FE2EDD">
          <w:rPr>
            <w:rFonts w:ascii="Times New Roman" w:hAnsi="Times New Roman" w:cs="Times New Roman"/>
            <w:bCs/>
            <w:lang w:val="en-US"/>
          </w:rPr>
          <w:fldChar w:fldCharType="begin"/>
        </w:r>
        <w:r w:rsidR="007E39DA" w:rsidDel="00FE2EDD">
          <w:rPr>
            <w:rFonts w:ascii="Times New Roman" w:hAnsi="Times New Roman" w:cs="Times New Roman"/>
            <w:bCs/>
            <w:lang w:val="en-US"/>
          </w:rPr>
          <w:del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delInstrText>
        </w:r>
        <w:r w:rsidR="0000426F" w:rsidDel="00FE2EDD">
          <w:rPr>
            <w:rFonts w:ascii="Times New Roman" w:hAnsi="Times New Roman" w:cs="Times New Roman"/>
            <w:bCs/>
            <w:lang w:val="en-US"/>
          </w:rPr>
          <w:fldChar w:fldCharType="separate"/>
        </w:r>
        <w:r w:rsidR="007E39DA" w:rsidRPr="007E39DA" w:rsidDel="00FE2EDD">
          <w:rPr>
            <w:rFonts w:ascii="Times New Roman" w:hAnsi="Times New Roman" w:cs="Times New Roman"/>
            <w:lang w:val="en-GB"/>
          </w:rPr>
          <w:delText xml:space="preserve">(Lefort </w:delText>
        </w:r>
        <w:r w:rsidR="007E39DA" w:rsidRPr="007E39DA" w:rsidDel="00FE2EDD">
          <w:rPr>
            <w:rFonts w:ascii="Times New Roman" w:hAnsi="Times New Roman" w:cs="Times New Roman"/>
            <w:i/>
            <w:iCs/>
            <w:lang w:val="en-GB"/>
          </w:rPr>
          <w:delText>et al.</w:delText>
        </w:r>
        <w:r w:rsidR="007E39DA" w:rsidRPr="007E39DA" w:rsidDel="00FE2EDD">
          <w:rPr>
            <w:rFonts w:ascii="Times New Roman" w:hAnsi="Times New Roman" w:cs="Times New Roman"/>
            <w:lang w:val="en-GB"/>
          </w:rPr>
          <w:delText xml:space="preserve"> 2015; Woodworth-Jefcoats </w:delText>
        </w:r>
        <w:r w:rsidR="007E39DA" w:rsidRPr="007E39DA" w:rsidDel="00FE2EDD">
          <w:rPr>
            <w:rFonts w:ascii="Times New Roman" w:hAnsi="Times New Roman" w:cs="Times New Roman"/>
            <w:i/>
            <w:iCs/>
            <w:lang w:val="en-GB"/>
          </w:rPr>
          <w:delText>et al.</w:delText>
        </w:r>
        <w:r w:rsidR="007E39DA" w:rsidRPr="007E39DA" w:rsidDel="00FE2EDD">
          <w:rPr>
            <w:rFonts w:ascii="Times New Roman" w:hAnsi="Times New Roman" w:cs="Times New Roman"/>
            <w:lang w:val="en-GB"/>
          </w:rPr>
          <w:delText xml:space="preserve"> 2015, 2019)</w:delText>
        </w:r>
        <w:r w:rsidR="0000426F" w:rsidDel="00FE2EDD">
          <w:rPr>
            <w:rFonts w:ascii="Times New Roman" w:hAnsi="Times New Roman" w:cs="Times New Roman"/>
            <w:bCs/>
            <w:lang w:val="en-US"/>
          </w:rPr>
          <w:fldChar w:fldCharType="end"/>
        </w:r>
        <w:commentRangeEnd w:id="291"/>
        <w:r w:rsidR="00BF0391" w:rsidDel="00FE2EDD">
          <w:rPr>
            <w:rStyle w:val="Kommentarsreferens"/>
          </w:rPr>
          <w:commentReference w:id="291"/>
        </w:r>
        <w:commentRangeEnd w:id="292"/>
        <w:r w:rsidR="00FA59A5" w:rsidDel="00FE2EDD">
          <w:rPr>
            <w:rStyle w:val="Kommentarsreferens"/>
          </w:rPr>
          <w:commentReference w:id="292"/>
        </w:r>
        <w:r w:rsidR="00A8141A" w:rsidDel="00FE2EDD">
          <w:rPr>
            <w:rFonts w:ascii="Times New Roman" w:hAnsi="Times New Roman" w:cs="Times New Roman"/>
            <w:bCs/>
            <w:lang w:val="en-US"/>
          </w:rPr>
          <w:delText>.</w:delText>
        </w:r>
        <w:commentRangeStart w:id="293"/>
        <w:commentRangeStart w:id="294"/>
        <w:r w:rsidR="00C5493E" w:rsidRPr="00277069" w:rsidDel="00FE2EDD">
          <w:rPr>
            <w:rFonts w:ascii="Times New Roman" w:hAnsi="Times New Roman" w:cs="Times New Roman"/>
            <w:bCs/>
            <w:lang w:val="en-US"/>
          </w:rPr>
          <w:delText xml:space="preserve"> </w:delText>
        </w:r>
        <w:commentRangeEnd w:id="293"/>
        <w:r w:rsidR="006679A0" w:rsidDel="00FE2EDD">
          <w:rPr>
            <w:rFonts w:ascii="Times New Roman" w:hAnsi="Times New Roman" w:cs="Times New Roman"/>
            <w:bCs/>
            <w:lang w:val="en-US"/>
          </w:rPr>
          <w:delText xml:space="preserve"> </w:delText>
        </w:r>
        <w:r w:rsidR="00BF0391" w:rsidRPr="00277069" w:rsidDel="00FE2EDD">
          <w:rPr>
            <w:rStyle w:val="Kommentarsreferens"/>
          </w:rPr>
          <w:commentReference w:id="293"/>
        </w:r>
        <w:commentRangeEnd w:id="294"/>
        <w:r w:rsidR="006679A0" w:rsidDel="00FE2EDD">
          <w:rPr>
            <w:rStyle w:val="Kommentarsreferens"/>
          </w:rPr>
          <w:commentReference w:id="294"/>
        </w:r>
        <w:r w:rsidR="00DB6BD6" w:rsidRPr="00277069" w:rsidDel="00FE2EDD">
          <w:rPr>
            <w:rFonts w:ascii="Times New Roman" w:hAnsi="Times New Roman" w:cs="Times New Roman"/>
            <w:bCs/>
            <w:lang w:val="en-US"/>
          </w:rPr>
          <w:delText>However, it is</w:delText>
        </w:r>
        <w:r w:rsidR="00921BF1" w:rsidRPr="00277069" w:rsidDel="00FE2EDD">
          <w:rPr>
            <w:rFonts w:ascii="Times New Roman" w:hAnsi="Times New Roman" w:cs="Times New Roman"/>
            <w:bCs/>
            <w:lang w:val="en-US"/>
          </w:rPr>
          <w:delText xml:space="preserve"> </w:delText>
        </w:r>
        <w:r w:rsidR="00DB6BD6" w:rsidRPr="00277069" w:rsidDel="00FE2EDD">
          <w:rPr>
            <w:rFonts w:ascii="Times New Roman" w:hAnsi="Times New Roman" w:cs="Times New Roman"/>
            <w:bCs/>
            <w:lang w:val="en-US"/>
          </w:rPr>
          <w:delText>important to distinguish between body size response</w:delText>
        </w:r>
        <w:r w:rsidR="00857B0D" w:rsidRPr="00277069" w:rsidDel="00FE2EDD">
          <w:rPr>
            <w:rFonts w:ascii="Times New Roman" w:hAnsi="Times New Roman" w:cs="Times New Roman"/>
            <w:bCs/>
            <w:lang w:val="en-US"/>
          </w:rPr>
          <w:delText>s</w:delText>
        </w:r>
        <w:r w:rsidR="00DB6BD6" w:rsidRPr="00277069" w:rsidDel="00FE2EDD">
          <w:rPr>
            <w:rFonts w:ascii="Times New Roman" w:hAnsi="Times New Roman" w:cs="Times New Roman"/>
            <w:bCs/>
            <w:lang w:val="en-US"/>
          </w:rPr>
          <w:delText xml:space="preserve"> at the community level and aggregated intraspecific responses w</w:delText>
        </w:r>
      </w:del>
      <w:del w:id="295" w:author="Anna Gårdmark" w:date="2020-02-07T14:32:00Z">
        <w:r w:rsidR="00DB6BD6" w:rsidRPr="00277069" w:rsidDel="00483D80">
          <w:rPr>
            <w:rFonts w:ascii="Times New Roman" w:hAnsi="Times New Roman" w:cs="Times New Roman"/>
            <w:bCs/>
            <w:lang w:val="en-US"/>
          </w:rPr>
          <w:delText>hen making predictions at higher levels of biological organization, e.g. mean population or community body size and fisheries yield</w:delText>
        </w:r>
        <w:r w:rsidR="00656CD1" w:rsidRPr="00277069" w:rsidDel="00483D80">
          <w:rPr>
            <w:rFonts w:ascii="Times New Roman" w:hAnsi="Times New Roman" w:cs="Times New Roman"/>
            <w:bCs/>
            <w:lang w:val="en-US"/>
          </w:rPr>
          <w:delText>, because they are likely driven by different mechanisms</w:delText>
        </w:r>
        <w:r w:rsidR="00DB6BD6" w:rsidRPr="00277069" w:rsidDel="00483D80">
          <w:rPr>
            <w:rFonts w:ascii="Times New Roman" w:hAnsi="Times New Roman" w:cs="Times New Roman"/>
            <w:bCs/>
            <w:lang w:val="en-US"/>
          </w:rPr>
          <w:delText>.</w:delText>
        </w:r>
        <w:r w:rsidR="00DB6BD6" w:rsidDel="00483D80">
          <w:rPr>
            <w:rFonts w:ascii="Times New Roman" w:hAnsi="Times New Roman" w:cs="Times New Roman"/>
            <w:bCs/>
            <w:lang w:val="en-US"/>
          </w:rPr>
          <w:delText xml:space="preserve"> </w:delText>
        </w:r>
        <w:r w:rsidR="006E3E0F" w:rsidDel="00483D80">
          <w:rPr>
            <w:rFonts w:ascii="Times New Roman" w:hAnsi="Times New Roman" w:cs="Times New Roman"/>
            <w:bCs/>
            <w:lang w:val="en-US"/>
          </w:rPr>
          <w:delText xml:space="preserve">For instance, </w:delText>
        </w:r>
        <w:r w:rsidR="00C97718" w:rsidDel="00483D80">
          <w:rPr>
            <w:rFonts w:ascii="Times New Roman" w:hAnsi="Times New Roman" w:cs="Times New Roman"/>
            <w:bCs/>
            <w:lang w:val="en-US"/>
          </w:rPr>
          <w:delText>the</w:delText>
        </w:r>
        <w:r w:rsidR="0023106E" w:rsidDel="00483D80">
          <w:rPr>
            <w:rFonts w:ascii="Times New Roman" w:hAnsi="Times New Roman" w:cs="Times New Roman"/>
            <w:bCs/>
            <w:lang w:val="en-US"/>
          </w:rPr>
          <w:delText xml:space="preserve"> </w:delText>
        </w:r>
        <w:r w:rsidR="00941E26" w:rsidDel="00483D80">
          <w:rPr>
            <w:rFonts w:ascii="Times New Roman" w:hAnsi="Times New Roman" w:cs="Times New Roman"/>
            <w:bCs/>
            <w:lang w:val="en-US"/>
          </w:rPr>
          <w:delText>temperature-size rule</w:delText>
        </w:r>
        <w:r w:rsidR="00B338A1" w:rsidDel="00483D80">
          <w:rPr>
            <w:rFonts w:ascii="Times New Roman" w:hAnsi="Times New Roman" w:cs="Times New Roman"/>
            <w:bCs/>
            <w:lang w:val="en-US"/>
          </w:rPr>
          <w:delText xml:space="preserve"> (TSR)</w:delText>
        </w:r>
        <w:r w:rsidR="00BC6B00" w:rsidDel="00483D80">
          <w:rPr>
            <w:rFonts w:ascii="Times New Roman" w:hAnsi="Times New Roman" w:cs="Times New Roman"/>
            <w:bCs/>
            <w:lang w:val="en-US"/>
          </w:rPr>
          <w:delText xml:space="preserve"> </w:delText>
        </w:r>
        <w:r w:rsidR="00BC6B00" w:rsidDel="00483D80">
          <w:rPr>
            <w:rFonts w:ascii="Times New Roman" w:hAnsi="Times New Roman" w:cs="Times New Roman"/>
            <w:bCs/>
            <w:lang w:val="en-US"/>
          </w:rPr>
          <w:fldChar w:fldCharType="begin"/>
        </w:r>
        <w:r w:rsidR="00E1554A" w:rsidDel="00483D80">
          <w:rPr>
            <w:rFonts w:ascii="Times New Roman" w:hAnsi="Times New Roman" w:cs="Times New Roman"/>
            <w:bCs/>
            <w:lang w:val="en-US"/>
          </w:rPr>
          <w:delInstrText xml:space="preserve"> ADDIN ZOTERO_ITEM CSL_CITATION {"citationID":"Lgoc5A4F","properties":{"formattedCitation":"(Atkinson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delInstrText>
        </w:r>
        <w:r w:rsidR="00BC6B00" w:rsidDel="00483D80">
          <w:rPr>
            <w:rFonts w:ascii="Times New Roman" w:hAnsi="Times New Roman" w:cs="Times New Roman"/>
            <w:bCs/>
            <w:lang w:val="en-US"/>
          </w:rPr>
          <w:fldChar w:fldCharType="separate"/>
        </w:r>
        <w:r w:rsidR="00E1554A" w:rsidDel="00483D80">
          <w:rPr>
            <w:rFonts w:ascii="Times New Roman" w:hAnsi="Times New Roman" w:cs="Times New Roman"/>
            <w:bCs/>
            <w:noProof/>
            <w:lang w:val="en-US"/>
          </w:rPr>
          <w:delText>(Atkinson 1994; Ohlberger 2013)</w:delText>
        </w:r>
        <w:r w:rsidR="00BC6B00" w:rsidDel="00483D80">
          <w:rPr>
            <w:rFonts w:ascii="Times New Roman" w:hAnsi="Times New Roman" w:cs="Times New Roman"/>
            <w:bCs/>
            <w:lang w:val="en-US"/>
          </w:rPr>
          <w:fldChar w:fldCharType="end"/>
        </w:r>
        <w:r w:rsidR="00941E26" w:rsidDel="00483D80">
          <w:rPr>
            <w:rFonts w:ascii="Times New Roman" w:hAnsi="Times New Roman" w:cs="Times New Roman"/>
            <w:bCs/>
            <w:lang w:val="en-US"/>
          </w:rPr>
          <w:delText>, on</w:delText>
        </w:r>
        <w:r w:rsidR="00BC6B00" w:rsidDel="00483D80">
          <w:rPr>
            <w:rFonts w:ascii="Times New Roman" w:hAnsi="Times New Roman" w:cs="Times New Roman"/>
            <w:bCs/>
            <w:lang w:val="en-US"/>
          </w:rPr>
          <w:delText>e</w:delText>
        </w:r>
        <w:r w:rsidR="00941E26" w:rsidDel="00483D80">
          <w:rPr>
            <w:rFonts w:ascii="Times New Roman" w:hAnsi="Times New Roman" w:cs="Times New Roman"/>
            <w:bCs/>
            <w:lang w:val="en-US"/>
          </w:rPr>
          <w:delText xml:space="preserve"> of </w:delText>
        </w:r>
        <w:r w:rsidR="00BC6B00" w:rsidDel="00483D80">
          <w:rPr>
            <w:rFonts w:ascii="Times New Roman" w:hAnsi="Times New Roman" w:cs="Times New Roman"/>
            <w:bCs/>
            <w:lang w:val="en-US"/>
          </w:rPr>
          <w:delText xml:space="preserve">several empirical “rules” about the effect of warming in body size, </w:delText>
        </w:r>
        <w:r w:rsidR="00965F79" w:rsidDel="00483D80">
          <w:rPr>
            <w:rFonts w:ascii="Times New Roman" w:hAnsi="Times New Roman" w:cs="Times New Roman"/>
            <w:bCs/>
            <w:lang w:val="en-US"/>
          </w:rPr>
          <w:delText>describes an intraspecific response</w:delText>
        </w:r>
        <w:r w:rsidR="00711CBD" w:rsidDel="00483D80">
          <w:rPr>
            <w:rFonts w:ascii="Times New Roman" w:hAnsi="Times New Roman" w:cs="Times New Roman"/>
            <w:bCs/>
            <w:lang w:val="en-US"/>
          </w:rPr>
          <w:delText xml:space="preserve">, over ontogeny. </w:delText>
        </w:r>
        <w:r w:rsidR="00877E86" w:rsidDel="00483D80">
          <w:rPr>
            <w:rFonts w:ascii="Times New Roman" w:hAnsi="Times New Roman" w:cs="Times New Roman"/>
            <w:bCs/>
            <w:lang w:val="en-US"/>
          </w:rPr>
          <w:delText xml:space="preserve">Moreover, </w:delText>
        </w:r>
        <w:r w:rsidR="003625B0" w:rsidDel="00483D80">
          <w:rPr>
            <w:rFonts w:ascii="Times New Roman" w:hAnsi="Times New Roman" w:cs="Times New Roman"/>
            <w:bCs/>
            <w:lang w:val="en-US"/>
          </w:rPr>
          <w:delText xml:space="preserve">the TSR </w:delText>
        </w:r>
        <w:r w:rsidR="008A7E34" w:rsidDel="00483D80">
          <w:rPr>
            <w:rFonts w:ascii="Times New Roman" w:hAnsi="Times New Roman" w:cs="Times New Roman"/>
            <w:bCs/>
            <w:lang w:val="en-US"/>
          </w:rPr>
          <w:delText xml:space="preserve">also suggests that </w:delText>
        </w:r>
        <w:r w:rsidR="00C70911" w:rsidDel="00483D80">
          <w:rPr>
            <w:rFonts w:ascii="Times New Roman" w:hAnsi="Times New Roman" w:cs="Times New Roman"/>
            <w:bCs/>
            <w:lang w:val="en-US"/>
          </w:rPr>
          <w:delText xml:space="preserve">development and growth of young individuals </w:delText>
        </w:r>
        <w:r w:rsidR="007E1692" w:rsidDel="00483D80">
          <w:rPr>
            <w:rFonts w:ascii="Times New Roman" w:hAnsi="Times New Roman" w:cs="Times New Roman"/>
            <w:bCs/>
            <w:lang w:val="en-US"/>
          </w:rPr>
          <w:delText xml:space="preserve">is </w:delText>
        </w:r>
        <w:r w:rsidR="00C70911" w:rsidDel="00483D80">
          <w:rPr>
            <w:rFonts w:ascii="Times New Roman" w:hAnsi="Times New Roman" w:cs="Times New Roman"/>
            <w:bCs/>
            <w:lang w:val="en-US"/>
          </w:rPr>
          <w:delText>faster with warming if temperatures are not too close to maximum tolerance temperatures</w:delText>
        </w:r>
        <w:r w:rsidR="007E1692" w:rsidDel="00483D80">
          <w:rPr>
            <w:rFonts w:ascii="Times New Roman" w:hAnsi="Times New Roman" w:cs="Times New Roman"/>
            <w:bCs/>
            <w:lang w:val="en-US"/>
          </w:rPr>
          <w:delText xml:space="preserve"> </w:delText>
        </w:r>
        <w:r w:rsidR="007E1692" w:rsidDel="00483D80">
          <w:rPr>
            <w:rFonts w:ascii="Times New Roman" w:hAnsi="Times New Roman" w:cs="Times New Roman"/>
            <w:bCs/>
            <w:lang w:val="en-US"/>
          </w:rPr>
          <w:fldChar w:fldCharType="begin"/>
        </w:r>
        <w:r w:rsidR="007E1692" w:rsidDel="00483D80">
          <w:rPr>
            <w:rFonts w:ascii="Times New Roman" w:hAnsi="Times New Roman" w:cs="Times New Roman"/>
            <w:bCs/>
            <w:lang w:val="en-US"/>
          </w:rPr>
          <w:delInstrText xml:space="preserve"> ADDIN ZOTERO_ITEM CSL_CITATION {"citationID":"MoNuTc1v","properties":{"formattedCitation":"(Ohlberger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delInstrText>
        </w:r>
        <w:r w:rsidR="007E1692" w:rsidDel="00483D80">
          <w:rPr>
            <w:rFonts w:ascii="Times New Roman" w:hAnsi="Times New Roman" w:cs="Times New Roman"/>
            <w:bCs/>
            <w:lang w:val="en-US"/>
          </w:rPr>
          <w:fldChar w:fldCharType="separate"/>
        </w:r>
        <w:r w:rsidR="007E1692" w:rsidDel="00483D80">
          <w:rPr>
            <w:rFonts w:ascii="Times New Roman" w:hAnsi="Times New Roman" w:cs="Times New Roman"/>
            <w:bCs/>
            <w:noProof/>
            <w:lang w:val="en-US"/>
          </w:rPr>
          <w:delText>(Ohlberger 2013)</w:delText>
        </w:r>
        <w:r w:rsidR="007E1692" w:rsidDel="00483D80">
          <w:rPr>
            <w:rFonts w:ascii="Times New Roman" w:hAnsi="Times New Roman" w:cs="Times New Roman"/>
            <w:bCs/>
            <w:lang w:val="en-US"/>
          </w:rPr>
          <w:fldChar w:fldCharType="end"/>
        </w:r>
        <w:r w:rsidR="008C6041" w:rsidDel="00483D80">
          <w:rPr>
            <w:rFonts w:ascii="Times New Roman" w:hAnsi="Times New Roman" w:cs="Times New Roman"/>
            <w:bCs/>
            <w:lang w:val="en-US"/>
          </w:rPr>
          <w:delText xml:space="preserve">. This can also be predicted form </w:delText>
        </w:r>
        <w:r w:rsidR="00D758B7" w:rsidDel="00483D80">
          <w:rPr>
            <w:rFonts w:ascii="Times New Roman" w:hAnsi="Times New Roman" w:cs="Times New Roman"/>
            <w:bCs/>
            <w:lang w:val="en-US"/>
          </w:rPr>
          <w:delText>thermal performance curves of body growth</w:delText>
        </w:r>
        <w:r w:rsidR="0064764B" w:rsidDel="00483D80">
          <w:rPr>
            <w:rFonts w:ascii="Times New Roman" w:hAnsi="Times New Roman" w:cs="Times New Roman"/>
            <w:bCs/>
            <w:lang w:val="en-US"/>
          </w:rPr>
          <w:delText xml:space="preserve">, which </w:delText>
        </w:r>
        <w:r w:rsidR="00D758B7" w:rsidDel="00483D80">
          <w:rPr>
            <w:rFonts w:ascii="Times New Roman" w:hAnsi="Times New Roman" w:cs="Times New Roman"/>
            <w:bCs/>
            <w:lang w:val="en-US"/>
          </w:rPr>
          <w:delText xml:space="preserve">are </w:delText>
        </w:r>
        <w:commentRangeStart w:id="296"/>
        <w:r w:rsidR="00D758B7" w:rsidDel="00483D80">
          <w:rPr>
            <w:rFonts w:ascii="Times New Roman" w:hAnsi="Times New Roman" w:cs="Times New Roman"/>
            <w:bCs/>
            <w:lang w:val="en-US"/>
          </w:rPr>
          <w:delText>unimodal</w:delText>
        </w:r>
        <w:r w:rsidR="00201045" w:rsidDel="00483D80">
          <w:rPr>
            <w:rFonts w:ascii="Times New Roman" w:hAnsi="Times New Roman" w:cs="Times New Roman"/>
            <w:bCs/>
            <w:lang w:val="en-US"/>
          </w:rPr>
          <w:delText xml:space="preserve"> </w:delText>
        </w:r>
      </w:del>
      <w:commentRangeEnd w:id="296"/>
      <w:r w:rsidR="005827EE">
        <w:rPr>
          <w:rStyle w:val="Kommentarsreferens"/>
        </w:rPr>
        <w:commentReference w:id="296"/>
      </w:r>
      <w:del w:id="297" w:author="Anna Gårdmark" w:date="2020-02-07T14:32:00Z">
        <w:r w:rsidR="00201045" w:rsidDel="00483D80">
          <w:rPr>
            <w:rFonts w:ascii="Times New Roman" w:hAnsi="Times New Roman" w:cs="Times New Roman"/>
            <w:bCs/>
            <w:lang w:val="en-US"/>
          </w:rPr>
          <w:delText>and therefore initial warming is likely beneficial for growth</w:delText>
        </w:r>
        <w:r w:rsidR="00771A8B" w:rsidDel="00483D80">
          <w:rPr>
            <w:rFonts w:ascii="Times New Roman" w:hAnsi="Times New Roman" w:cs="Times New Roman"/>
            <w:bCs/>
            <w:lang w:val="en-US"/>
          </w:rPr>
          <w:delText>,</w:delText>
        </w:r>
        <w:r w:rsidR="00201045" w:rsidDel="00483D80">
          <w:rPr>
            <w:rFonts w:ascii="Times New Roman" w:hAnsi="Times New Roman" w:cs="Times New Roman"/>
            <w:bCs/>
            <w:lang w:val="en-US"/>
          </w:rPr>
          <w:delText xml:space="preserve"> unless e.g. food levels change simultaneously </w:delText>
        </w:r>
        <w:r w:rsidR="00D758B7" w:rsidDel="00483D80">
          <w:rPr>
            <w:rFonts w:ascii="Times New Roman" w:hAnsi="Times New Roman" w:cs="Times New Roman"/>
            <w:bCs/>
            <w:lang w:val="en-US"/>
          </w:rPr>
          <w:fldChar w:fldCharType="begin"/>
        </w:r>
        <w:r w:rsidR="00D758B7" w:rsidDel="00483D80">
          <w:rPr>
            <w:rFonts w:ascii="Times New Roman" w:hAnsi="Times New Roman" w:cs="Times New Roman"/>
            <w:bCs/>
            <w:lang w:val="en-US"/>
          </w:rPr>
          <w:delInstrText xml:space="preserve"> ADDIN ZOTERO_ITEM CSL_CITATION {"citationID":"0bqk6o0Y","properties":{"formattedCitation":"(Jobling 1997; Neuheimer &amp; Gr\\uc0\\u248{}nkjaer 2012)","plainCitation":"(Jobling 1997; Neuheimer &amp; Grønkjaer 2012)","noteIndex":0},"citationItems":[{"id":142,"uris":["http://zotero.org/users/6116610/items/AQWW4RPV"],"uri":["http://zotero.org/users/6116610/items/AQWW4RPV"],"itemData":{"id":142,"type":"chapter","container-title":"Global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B"},{"family":"Grønkjaer","given":"Peter"}],"issued":{"date-parts":[["2012"]]}}}],"schema":"https://github.com/citation-style-language/schema/raw/master/csl-citation.json"} </w:delInstrText>
        </w:r>
        <w:r w:rsidR="00D758B7" w:rsidDel="00483D80">
          <w:rPr>
            <w:rFonts w:ascii="Times New Roman" w:hAnsi="Times New Roman" w:cs="Times New Roman"/>
            <w:bCs/>
            <w:lang w:val="en-US"/>
          </w:rPr>
          <w:fldChar w:fldCharType="separate"/>
        </w:r>
        <w:r w:rsidR="00D758B7" w:rsidRPr="00133ADB" w:rsidDel="00483D80">
          <w:rPr>
            <w:rFonts w:ascii="Times New Roman" w:hAnsi="Times New Roman" w:cs="Times New Roman"/>
            <w:lang w:val="en-GB"/>
          </w:rPr>
          <w:delText>(Jobling 1997; Neuheimer &amp; Grønkjaer 2012)</w:delText>
        </w:r>
        <w:r w:rsidR="00D758B7" w:rsidDel="00483D80">
          <w:rPr>
            <w:rFonts w:ascii="Times New Roman" w:hAnsi="Times New Roman" w:cs="Times New Roman"/>
            <w:bCs/>
            <w:lang w:val="en-US"/>
          </w:rPr>
          <w:fldChar w:fldCharType="end"/>
        </w:r>
        <w:r w:rsidR="00D758B7" w:rsidDel="00483D80">
          <w:rPr>
            <w:rFonts w:ascii="Times New Roman" w:hAnsi="Times New Roman" w:cs="Times New Roman"/>
            <w:bCs/>
            <w:lang w:val="en-US"/>
          </w:rPr>
          <w:delText xml:space="preserve">. </w:delText>
        </w:r>
        <w:r w:rsidR="009E5609" w:rsidDel="00483D80">
          <w:rPr>
            <w:rFonts w:ascii="Times New Roman" w:hAnsi="Times New Roman" w:cs="Times New Roman"/>
            <w:bCs/>
            <w:lang w:val="en-US"/>
          </w:rPr>
          <w:delText xml:space="preserve">In addition, </w:delText>
        </w:r>
        <w:r w:rsidR="004F5C87" w:rsidDel="00483D80">
          <w:rPr>
            <w:rFonts w:ascii="Times New Roman" w:hAnsi="Times New Roman" w:cs="Times New Roman"/>
            <w:bCs/>
            <w:lang w:val="en-US"/>
          </w:rPr>
          <w:delText xml:space="preserve">TSR can </w:delText>
        </w:r>
        <w:r w:rsidR="00582DFB" w:rsidDel="00483D80">
          <w:rPr>
            <w:rFonts w:ascii="Times New Roman" w:hAnsi="Times New Roman" w:cs="Times New Roman"/>
            <w:bCs/>
            <w:lang w:val="en-US"/>
          </w:rPr>
          <w:delText xml:space="preserve">also </w:delText>
        </w:r>
        <w:r w:rsidR="004F5C87" w:rsidDel="00483D80">
          <w:rPr>
            <w:rFonts w:ascii="Times New Roman" w:hAnsi="Times New Roman" w:cs="Times New Roman"/>
            <w:bCs/>
            <w:lang w:val="en-US"/>
          </w:rPr>
          <w:delText xml:space="preserve">be observed in experiments where food levels are </w:delText>
        </w:r>
        <w:r w:rsidR="001B09CB" w:rsidDel="00483D80">
          <w:rPr>
            <w:rFonts w:ascii="Times New Roman" w:hAnsi="Times New Roman" w:cs="Times New Roman"/>
            <w:bCs/>
            <w:lang w:val="en-US"/>
          </w:rPr>
          <w:delText>not limiting</w:delText>
        </w:r>
        <w:r w:rsidR="004F5C87" w:rsidDel="00483D80">
          <w:rPr>
            <w:rFonts w:ascii="Times New Roman" w:hAnsi="Times New Roman" w:cs="Times New Roman"/>
            <w:bCs/>
            <w:lang w:val="en-US"/>
          </w:rPr>
          <w:delText xml:space="preserve"> (but see</w:delText>
        </w:r>
        <w:r w:rsidR="00130510" w:rsidDel="00483D80">
          <w:rPr>
            <w:rFonts w:ascii="Times New Roman" w:hAnsi="Times New Roman" w:cs="Times New Roman"/>
            <w:bCs/>
            <w:lang w:val="en-US"/>
          </w:rPr>
          <w:delText xml:space="preserve"> </w:delText>
        </w:r>
        <w:r w:rsidR="00130510" w:rsidRPr="004F5C87" w:rsidDel="00483D80">
          <w:rPr>
            <w:rFonts w:ascii="Times New Roman" w:hAnsi="Times New Roman" w:cs="Times New Roman"/>
            <w:lang w:val="en-GB"/>
          </w:rPr>
          <w:delText xml:space="preserve">Barneche </w:delText>
        </w:r>
        <w:r w:rsidR="00130510" w:rsidRPr="004F5C87" w:rsidDel="00483D80">
          <w:rPr>
            <w:rFonts w:ascii="Times New Roman" w:hAnsi="Times New Roman" w:cs="Times New Roman"/>
            <w:i/>
            <w:iCs/>
            <w:lang w:val="en-GB"/>
          </w:rPr>
          <w:delText>et al</w:delText>
        </w:r>
        <w:r w:rsidR="004F5C87" w:rsidDel="00483D80">
          <w:rPr>
            <w:rFonts w:ascii="Times New Roman" w:hAnsi="Times New Roman" w:cs="Times New Roman"/>
            <w:bCs/>
            <w:lang w:val="en-US"/>
          </w:rPr>
          <w:delText xml:space="preserve"> </w:delText>
        </w:r>
        <w:r w:rsidR="004F5C87" w:rsidDel="00483D80">
          <w:rPr>
            <w:rFonts w:ascii="Times New Roman" w:hAnsi="Times New Roman" w:cs="Times New Roman"/>
            <w:bCs/>
            <w:lang w:val="en-US"/>
          </w:rPr>
          <w:fldChar w:fldCharType="begin"/>
        </w:r>
        <w:r w:rsidR="00130510" w:rsidDel="00483D80">
          <w:rPr>
            <w:rFonts w:ascii="Times New Roman" w:hAnsi="Times New Roman" w:cs="Times New Roman"/>
            <w:bCs/>
            <w:lang w:val="en-US"/>
          </w:rPr>
          <w:delInstrText xml:space="preserve"> ADDIN ZOTERO_ITEM CSL_CITATION {"citationID":"ZPZphK0N","properties":{"formattedCitation":"(2019)","plainCitation":"(2019)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uppress-author":true}],"schema":"https://github.com/citation-style-language/schema/raw/master/csl-citation.json"} </w:delInstrText>
        </w:r>
        <w:r w:rsidR="004F5C87" w:rsidDel="00483D80">
          <w:rPr>
            <w:rFonts w:ascii="Times New Roman" w:hAnsi="Times New Roman" w:cs="Times New Roman"/>
            <w:bCs/>
            <w:lang w:val="en-US"/>
          </w:rPr>
          <w:fldChar w:fldCharType="separate"/>
        </w:r>
        <w:r w:rsidR="00130510" w:rsidDel="00483D80">
          <w:rPr>
            <w:rFonts w:ascii="Times New Roman" w:hAnsi="Times New Roman" w:cs="Times New Roman"/>
            <w:lang w:val="en-GB"/>
          </w:rPr>
          <w:delText>(2019)</w:delText>
        </w:r>
        <w:r w:rsidR="004F5C87" w:rsidDel="00483D80">
          <w:rPr>
            <w:rFonts w:ascii="Times New Roman" w:hAnsi="Times New Roman" w:cs="Times New Roman"/>
            <w:bCs/>
            <w:lang w:val="en-US"/>
          </w:rPr>
          <w:fldChar w:fldCharType="end"/>
        </w:r>
        <w:r w:rsidR="004F5C87" w:rsidDel="00483D80">
          <w:rPr>
            <w:rFonts w:ascii="Times New Roman" w:hAnsi="Times New Roman" w:cs="Times New Roman"/>
            <w:bCs/>
            <w:lang w:val="en-US"/>
          </w:rPr>
          <w:delText>)</w:delText>
        </w:r>
        <w:r w:rsidR="002A76A5" w:rsidDel="00483D80">
          <w:rPr>
            <w:rFonts w:ascii="Times New Roman" w:hAnsi="Times New Roman" w:cs="Times New Roman"/>
            <w:bCs/>
            <w:lang w:val="en-US"/>
          </w:rPr>
          <w:delText xml:space="preserve">. </w:delText>
        </w:r>
        <w:r w:rsidR="00E83DDE" w:rsidDel="00483D80">
          <w:rPr>
            <w:rFonts w:ascii="Times New Roman" w:hAnsi="Times New Roman" w:cs="Times New Roman"/>
            <w:bCs/>
            <w:lang w:val="en-US"/>
          </w:rPr>
          <w:delText>T</w:delText>
        </w:r>
        <w:r w:rsidR="00771A8B" w:rsidDel="00483D80">
          <w:rPr>
            <w:rFonts w:ascii="Times New Roman" w:hAnsi="Times New Roman" w:cs="Times New Roman"/>
            <w:bCs/>
            <w:lang w:val="en-US"/>
          </w:rPr>
          <w:delText>aken together, t</w:delText>
        </w:r>
        <w:r w:rsidR="00982E9A" w:rsidDel="00483D80">
          <w:rPr>
            <w:rFonts w:ascii="Times New Roman" w:hAnsi="Times New Roman" w:cs="Times New Roman"/>
            <w:bCs/>
            <w:lang w:val="en-US"/>
          </w:rPr>
          <w:delText xml:space="preserve">his </w:delText>
        </w:r>
        <w:r w:rsidR="002A76A5" w:rsidDel="00483D80">
          <w:rPr>
            <w:rFonts w:ascii="Times New Roman" w:hAnsi="Times New Roman" w:cs="Times New Roman"/>
            <w:bCs/>
            <w:lang w:val="en-US"/>
          </w:rPr>
          <w:delText>impl</w:delText>
        </w:r>
        <w:r w:rsidR="00982E9A" w:rsidDel="00483D80">
          <w:rPr>
            <w:rFonts w:ascii="Times New Roman" w:hAnsi="Times New Roman" w:cs="Times New Roman"/>
            <w:bCs/>
            <w:lang w:val="en-US"/>
          </w:rPr>
          <w:delText>ies</w:delText>
        </w:r>
        <w:r w:rsidR="002A76A5" w:rsidDel="00483D80">
          <w:rPr>
            <w:rFonts w:ascii="Times New Roman" w:hAnsi="Times New Roman" w:cs="Times New Roman"/>
            <w:bCs/>
            <w:lang w:val="en-US"/>
          </w:rPr>
          <w:delText xml:space="preserve"> </w:delText>
        </w:r>
        <w:r w:rsidR="00D15CE1" w:rsidDel="00483D80">
          <w:rPr>
            <w:rFonts w:ascii="Times New Roman" w:hAnsi="Times New Roman" w:cs="Times New Roman"/>
            <w:bCs/>
            <w:lang w:val="en-US"/>
          </w:rPr>
          <w:delText xml:space="preserve">that </w:delText>
        </w:r>
        <w:r w:rsidR="009B1CE4" w:rsidDel="00483D80">
          <w:rPr>
            <w:rFonts w:ascii="Times New Roman" w:hAnsi="Times New Roman" w:cs="Times New Roman"/>
            <w:bCs/>
            <w:lang w:val="en-US"/>
          </w:rPr>
          <w:delText xml:space="preserve">the </w:delText>
        </w:r>
        <w:r w:rsidR="007E1692" w:rsidDel="00483D80">
          <w:rPr>
            <w:rFonts w:ascii="Times New Roman" w:hAnsi="Times New Roman" w:cs="Times New Roman"/>
            <w:bCs/>
            <w:lang w:val="en-US"/>
          </w:rPr>
          <w:delText>TSR is likely not driven only by lower food availability</w:delText>
        </w:r>
        <w:r w:rsidR="00D420EE" w:rsidDel="00483D80">
          <w:rPr>
            <w:rFonts w:ascii="Times New Roman" w:hAnsi="Times New Roman" w:cs="Times New Roman"/>
            <w:bCs/>
            <w:lang w:val="en-US"/>
          </w:rPr>
          <w:delText xml:space="preserve">, as </w:delText>
        </w:r>
        <w:r w:rsidR="00901EF4" w:rsidDel="00483D80">
          <w:rPr>
            <w:rFonts w:ascii="Times New Roman" w:hAnsi="Times New Roman" w:cs="Times New Roman"/>
            <w:bCs/>
            <w:lang w:val="en-US"/>
          </w:rPr>
          <w:delText>that would not allow smaller individuals to reach larger size-at-age</w:delText>
        </w:r>
        <w:r w:rsidR="0076240E" w:rsidDel="00483D80">
          <w:rPr>
            <w:rFonts w:ascii="Times New Roman" w:hAnsi="Times New Roman" w:cs="Times New Roman"/>
            <w:bCs/>
            <w:lang w:val="en-US"/>
          </w:rPr>
          <w:delText xml:space="preserve">. </w:delText>
        </w:r>
        <w:r w:rsidR="00B56743" w:rsidDel="00483D80">
          <w:rPr>
            <w:rFonts w:ascii="Times New Roman" w:hAnsi="Times New Roman" w:cs="Times New Roman"/>
            <w:bCs/>
            <w:lang w:val="en-US"/>
          </w:rPr>
          <w:delText xml:space="preserve">Therefore, if mean population or community body size is predicted to decrease </w:delText>
        </w:r>
        <w:r w:rsidR="00D55DCE" w:rsidDel="00483D80">
          <w:rPr>
            <w:rFonts w:ascii="Times New Roman" w:hAnsi="Times New Roman" w:cs="Times New Roman"/>
            <w:bCs/>
            <w:lang w:val="en-US"/>
          </w:rPr>
          <w:delText xml:space="preserve">with </w:delText>
        </w:r>
        <w:r w:rsidR="004822F7" w:rsidDel="00483D80">
          <w:rPr>
            <w:rFonts w:ascii="Times New Roman" w:hAnsi="Times New Roman" w:cs="Times New Roman"/>
            <w:bCs/>
            <w:lang w:val="en-US"/>
          </w:rPr>
          <w:delText>productivity</w:delText>
        </w:r>
        <w:r w:rsidR="00CA4636" w:rsidDel="00483D80">
          <w:rPr>
            <w:rFonts w:ascii="Times New Roman" w:hAnsi="Times New Roman" w:cs="Times New Roman"/>
            <w:bCs/>
            <w:lang w:val="en-US"/>
          </w:rPr>
          <w:delText xml:space="preserve">, but warming </w:delText>
        </w:r>
        <w:r w:rsidR="006B5CD1" w:rsidDel="00483D80">
          <w:rPr>
            <w:rFonts w:ascii="Times New Roman" w:hAnsi="Times New Roman" w:cs="Times New Roman"/>
            <w:bCs/>
            <w:lang w:val="en-US"/>
          </w:rPr>
          <w:delText xml:space="preserve">can lead to </w:delText>
        </w:r>
        <w:r w:rsidR="00CA4636" w:rsidDel="00483D80">
          <w:rPr>
            <w:rFonts w:ascii="Times New Roman" w:hAnsi="Times New Roman" w:cs="Times New Roman"/>
            <w:bCs/>
            <w:lang w:val="en-US"/>
          </w:rPr>
          <w:delText>increased growth potential</w:delText>
        </w:r>
        <w:r w:rsidR="00F84505" w:rsidDel="00483D80">
          <w:rPr>
            <w:rFonts w:ascii="Times New Roman" w:hAnsi="Times New Roman" w:cs="Times New Roman"/>
            <w:bCs/>
            <w:lang w:val="en-US"/>
          </w:rPr>
          <w:delText xml:space="preserve"> </w:delText>
        </w:r>
        <w:r w:rsidR="007323AD" w:rsidDel="00483D80">
          <w:rPr>
            <w:rFonts w:ascii="Times New Roman" w:hAnsi="Times New Roman" w:cs="Times New Roman"/>
            <w:bCs/>
            <w:lang w:val="en-US"/>
          </w:rPr>
          <w:delText>(</w:delText>
        </w:r>
        <w:r w:rsidR="00F84505" w:rsidDel="00483D80">
          <w:rPr>
            <w:rFonts w:ascii="Times New Roman" w:hAnsi="Times New Roman" w:cs="Times New Roman"/>
            <w:bCs/>
            <w:lang w:val="en-US"/>
          </w:rPr>
          <w:delText>especially for small fish</w:delText>
        </w:r>
        <w:r w:rsidR="007323AD" w:rsidDel="00483D80">
          <w:rPr>
            <w:rFonts w:ascii="Times New Roman" w:hAnsi="Times New Roman" w:cs="Times New Roman"/>
            <w:bCs/>
            <w:lang w:val="en-US"/>
          </w:rPr>
          <w:delText>)</w:delText>
        </w:r>
        <w:r w:rsidR="00F84505" w:rsidDel="00483D80">
          <w:rPr>
            <w:rFonts w:ascii="Times New Roman" w:hAnsi="Times New Roman" w:cs="Times New Roman"/>
            <w:bCs/>
            <w:lang w:val="en-US"/>
          </w:rPr>
          <w:delText>, what are the net effects of warming</w:delText>
        </w:r>
        <w:r w:rsidR="00D55DCE" w:rsidDel="00483D80">
          <w:rPr>
            <w:rFonts w:ascii="Times New Roman" w:hAnsi="Times New Roman" w:cs="Times New Roman"/>
            <w:bCs/>
            <w:lang w:val="en-US"/>
          </w:rPr>
          <w:delText xml:space="preserve"> on population size structure</w:delText>
        </w:r>
        <w:r w:rsidR="00583658" w:rsidDel="00483D80">
          <w:rPr>
            <w:rFonts w:ascii="Times New Roman" w:hAnsi="Times New Roman" w:cs="Times New Roman"/>
            <w:bCs/>
            <w:lang w:val="en-US"/>
          </w:rPr>
          <w:delText xml:space="preserve">, </w:delText>
        </w:r>
        <w:r w:rsidR="00D55DCE" w:rsidDel="00483D80">
          <w:rPr>
            <w:rFonts w:ascii="Times New Roman" w:hAnsi="Times New Roman" w:cs="Times New Roman"/>
            <w:bCs/>
            <w:lang w:val="en-US"/>
          </w:rPr>
          <w:delText xml:space="preserve">and </w:delText>
        </w:r>
        <w:commentRangeStart w:id="298"/>
        <w:commentRangeStart w:id="299"/>
        <w:r w:rsidR="00583658" w:rsidDel="00483D80">
          <w:rPr>
            <w:rFonts w:ascii="Times New Roman" w:hAnsi="Times New Roman" w:cs="Times New Roman"/>
            <w:bCs/>
            <w:lang w:val="en-US"/>
          </w:rPr>
          <w:delText xml:space="preserve">is the average intraspecific change </w:delText>
        </w:r>
        <w:r w:rsidR="00DC09FF" w:rsidDel="00483D80">
          <w:rPr>
            <w:rFonts w:ascii="Times New Roman" w:hAnsi="Times New Roman" w:cs="Times New Roman"/>
            <w:bCs/>
            <w:lang w:val="en-US"/>
          </w:rPr>
          <w:delText>similar to the community</w:delText>
        </w:r>
        <w:r w:rsidR="002C1C66" w:rsidDel="00483D80">
          <w:rPr>
            <w:rFonts w:ascii="Times New Roman" w:hAnsi="Times New Roman" w:cs="Times New Roman"/>
            <w:bCs/>
            <w:lang w:val="en-US"/>
          </w:rPr>
          <w:delText>-level changes</w:delText>
        </w:r>
        <w:commentRangeEnd w:id="298"/>
        <w:r w:rsidR="002C1C66" w:rsidDel="00483D80">
          <w:rPr>
            <w:rStyle w:val="Kommentarsreferens"/>
          </w:rPr>
          <w:commentReference w:id="298"/>
        </w:r>
      </w:del>
      <w:commentRangeEnd w:id="299"/>
      <w:r w:rsidR="00E16EB8">
        <w:rPr>
          <w:rStyle w:val="Kommentarsreferens"/>
        </w:rPr>
        <w:commentReference w:id="299"/>
      </w:r>
      <w:del w:id="300" w:author="Anna Gårdmark" w:date="2020-02-07T14:32:00Z">
        <w:r w:rsidR="0044491F" w:rsidDel="00483D80">
          <w:rPr>
            <w:rFonts w:ascii="Times New Roman" w:hAnsi="Times New Roman" w:cs="Times New Roman"/>
            <w:bCs/>
            <w:lang w:val="en-US"/>
          </w:rPr>
          <w:delText>?</w:delText>
        </w:r>
        <w:r w:rsidR="00D55DCE" w:rsidDel="00483D80">
          <w:rPr>
            <w:rFonts w:ascii="Times New Roman" w:hAnsi="Times New Roman" w:cs="Times New Roman"/>
            <w:bCs/>
            <w:lang w:val="en-US"/>
          </w:rPr>
          <w:delText xml:space="preserve"> </w:delText>
        </w:r>
      </w:del>
    </w:p>
    <w:p w14:paraId="699291DF" w14:textId="77777777" w:rsidR="000016E7" w:rsidRDefault="00FE2EDD" w:rsidP="001D5AEC">
      <w:pPr>
        <w:spacing w:line="480" w:lineRule="auto"/>
        <w:ind w:firstLine="284"/>
        <w:jc w:val="both"/>
        <w:rPr>
          <w:ins w:id="301" w:author="Anna Gårdmark" w:date="2020-02-07T16:45:00Z"/>
          <w:rFonts w:ascii="Times New Roman" w:hAnsi="Times New Roman" w:cs="Times New Roman"/>
          <w:bCs/>
          <w:lang w:val="en-US"/>
        </w:rPr>
      </w:pPr>
      <w:ins w:id="302" w:author="Anna Gårdmark" w:date="2020-02-07T14:51:00Z">
        <w:r>
          <w:rPr>
            <w:rFonts w:cstheme="minorHAnsi"/>
            <w:bCs/>
            <w:lang w:val="en-US"/>
          </w:rPr>
          <w:t>Most predictions about declines in body size from mechanistic models find it to be driven by lower food abundance or less energy transferred up in the food change,</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ins>
      <w:ins w:id="303" w:author="Anna Gårdmark" w:date="2020-02-07T14:52:00Z">
        <w:r>
          <w:rPr>
            <w:rFonts w:ascii="Times New Roman" w:hAnsi="Times New Roman" w:cs="Times New Roman"/>
            <w:bCs/>
            <w:lang w:val="en-US"/>
          </w:rPr>
          <w:t>, although they mostly study</w:t>
        </w:r>
      </w:ins>
      <w:ins w:id="304" w:author="Anna Gårdmark" w:date="2020-02-07T14:51:00Z">
        <w:r w:rsidRPr="00277069">
          <w:rPr>
            <w:rFonts w:ascii="Times New Roman" w:hAnsi="Times New Roman" w:cs="Times New Roman"/>
            <w:bCs/>
            <w:lang w:val="en-US"/>
          </w:rPr>
          <w:t xml:space="preserve"> body size responses at the community</w:t>
        </w:r>
      </w:ins>
      <w:ins w:id="305" w:author="Anna Gårdmark" w:date="2020-02-07T14:52:00Z">
        <w:r>
          <w:rPr>
            <w:rFonts w:ascii="Times New Roman" w:hAnsi="Times New Roman" w:cs="Times New Roman"/>
            <w:bCs/>
            <w:lang w:val="en-US"/>
          </w:rPr>
          <w:t>, and not intraspecific,</w:t>
        </w:r>
      </w:ins>
      <w:ins w:id="306" w:author="Anna Gårdmark" w:date="2020-02-07T14:51:00Z">
        <w:r w:rsidRPr="00277069">
          <w:rPr>
            <w:rFonts w:ascii="Times New Roman" w:hAnsi="Times New Roman" w:cs="Times New Roman"/>
            <w:bCs/>
            <w:lang w:val="en-US"/>
          </w:rPr>
          <w:t xml:space="preserve"> level</w:t>
        </w:r>
      </w:ins>
      <w:ins w:id="307" w:author="Anna Gårdmark" w:date="2020-02-07T14:53:00Z">
        <w:r>
          <w:rPr>
            <w:rFonts w:ascii="Times New Roman" w:hAnsi="Times New Roman" w:cs="Times New Roman"/>
            <w:bCs/>
            <w:lang w:val="en-US"/>
          </w:rPr>
          <w:t>.</w:t>
        </w:r>
      </w:ins>
      <w:ins w:id="308" w:author="Anna Gårdmark" w:date="2020-02-07T14:51:00Z">
        <w:r w:rsidRPr="00277069">
          <w:rPr>
            <w:rFonts w:ascii="Times New Roman" w:hAnsi="Times New Roman" w:cs="Times New Roman"/>
            <w:bCs/>
            <w:lang w:val="en-US"/>
          </w:rPr>
          <w:t xml:space="preserve"> </w:t>
        </w:r>
      </w:ins>
      <w:commentRangeStart w:id="309"/>
      <w:r w:rsidR="00E653F7">
        <w:rPr>
          <w:rFonts w:ascii="Times New Roman" w:hAnsi="Times New Roman" w:cs="Times New Roman"/>
          <w:bCs/>
          <w:lang w:val="en-US"/>
        </w:rPr>
        <w:t xml:space="preserve">In our model, 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 </w:t>
      </w:r>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674F4F">
        <w:rPr>
          <w:rFonts w:ascii="Times New Roman" w:hAnsi="Times New Roman" w:cs="Times New Roman"/>
          <w:lang w:val="en-GB"/>
        </w:rPr>
        <w:t xml:space="preserve">(Thresher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2007; Baudron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2014; Huss </w:t>
      </w:r>
      <w:r w:rsidR="001D5AEC" w:rsidRPr="00674F4F">
        <w:rPr>
          <w:rFonts w:ascii="Times New Roman" w:hAnsi="Times New Roman" w:cs="Times New Roman"/>
          <w:i/>
          <w:iCs/>
          <w:lang w:val="en-GB"/>
        </w:rPr>
        <w:t>et al.</w:t>
      </w:r>
      <w:r w:rsidR="001D5AEC" w:rsidRPr="00674F4F">
        <w:rPr>
          <w:rFonts w:ascii="Times New Roman" w:hAnsi="Times New Roman" w:cs="Times New Roman"/>
          <w:lang w:val="en-GB"/>
        </w:rPr>
        <w:t xml:space="preserve"> 2019)</w:t>
      </w:r>
      <w:r w:rsidR="001D5AEC">
        <w:rPr>
          <w:rFonts w:ascii="Times New Roman" w:hAnsi="Times New Roman" w:cs="Times New Roman"/>
          <w:bCs/>
          <w:lang w:val="en-US"/>
        </w:rPr>
        <w:fldChar w:fldCharType="end"/>
      </w:r>
      <w:r w:rsidR="002C6549">
        <w:rPr>
          <w:rFonts w:ascii="Times New Roman" w:hAnsi="Times New Roman" w:cs="Times New Roman"/>
          <w:bCs/>
          <w:lang w:val="en-US"/>
        </w:rPr>
        <w:t xml:space="preserve">, i.e. an increase in </w:t>
      </w:r>
      <w:r w:rsidR="00AD6AC5">
        <w:rPr>
          <w:rFonts w:ascii="Times New Roman" w:hAnsi="Times New Roman" w:cs="Times New Roman"/>
          <w:bCs/>
          <w:lang w:val="en-US"/>
        </w:rPr>
        <w:t xml:space="preserve">size-at-age </w:t>
      </w:r>
      <w:r w:rsidR="002C6549">
        <w:rPr>
          <w:rFonts w:ascii="Times New Roman" w:hAnsi="Times New Roman" w:cs="Times New Roman"/>
          <w:bCs/>
          <w:lang w:val="en-US"/>
        </w:rPr>
        <w:t>that is strongest for small individuals</w:t>
      </w:r>
      <w:r w:rsidR="00C55940">
        <w:rPr>
          <w:rFonts w:ascii="Times New Roman" w:hAnsi="Times New Roman" w:cs="Times New Roman"/>
          <w:bCs/>
          <w:lang w:val="en-US"/>
        </w:rPr>
        <w:t>. Scenarios without physiological scaling and only resource dependence lead to the opposite prediction</w:t>
      </w:r>
      <w:ins w:id="310" w:author="Anna Gårdmark" w:date="2020-02-07T16:43:00Z">
        <w:r w:rsidR="000016E7">
          <w:rPr>
            <w:rFonts w:ascii="Times New Roman" w:hAnsi="Times New Roman" w:cs="Times New Roman"/>
            <w:bCs/>
            <w:lang w:val="en-US"/>
          </w:rPr>
          <w:t>, showing</w:t>
        </w:r>
      </w:ins>
      <w:r w:rsidR="00C55940">
        <w:rPr>
          <w:rFonts w:ascii="Times New Roman" w:hAnsi="Times New Roman" w:cs="Times New Roman"/>
          <w:bCs/>
          <w:lang w:val="en-US"/>
        </w:rPr>
        <w:t xml:space="preserve"> largest relative negative impacts on small fish, which </w:t>
      </w:r>
      <w:r w:rsidR="00D02C43">
        <w:rPr>
          <w:rFonts w:ascii="Times New Roman" w:hAnsi="Times New Roman" w:cs="Times New Roman"/>
          <w:bCs/>
          <w:lang w:val="en-US"/>
        </w:rPr>
        <w:t>does not match general observations and growth theories</w:t>
      </w:r>
      <w:r w:rsidR="0078632E">
        <w:rPr>
          <w:rFonts w:ascii="Times New Roman" w:hAnsi="Times New Roman" w:cs="Times New Roman"/>
          <w:bCs/>
          <w:lang w:val="en-US"/>
        </w:rPr>
        <w:t xml:space="preserve"> </w:t>
      </w:r>
      <w:r w:rsidR="0078632E">
        <w:rPr>
          <w:rFonts w:ascii="Times New Roman" w:hAnsi="Times New Roman" w:cs="Times New Roman"/>
          <w:bCs/>
          <w:lang w:val="en-US"/>
        </w:rPr>
        <w:fldChar w:fldCharType="begin"/>
      </w:r>
      <w:r w:rsidR="0078632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8632E">
        <w:rPr>
          <w:rFonts w:ascii="Times New Roman" w:hAnsi="Times New Roman" w:cs="Times New Roman"/>
          <w:bCs/>
          <w:lang w:val="en-US"/>
        </w:rPr>
        <w:fldChar w:fldCharType="separate"/>
      </w:r>
      <w:r w:rsidR="0078632E" w:rsidRPr="0078632E">
        <w:rPr>
          <w:rFonts w:ascii="Times New Roman" w:hAnsi="Times New Roman" w:cs="Times New Roman"/>
          <w:lang w:val="en-GB"/>
        </w:rPr>
        <w:t xml:space="preserve">(Morita </w:t>
      </w:r>
      <w:r w:rsidR="0078632E" w:rsidRPr="0078632E">
        <w:rPr>
          <w:rFonts w:ascii="Times New Roman" w:hAnsi="Times New Roman" w:cs="Times New Roman"/>
          <w:i/>
          <w:iCs/>
          <w:lang w:val="en-GB"/>
        </w:rPr>
        <w:t>et al.</w:t>
      </w:r>
      <w:r w:rsidR="0078632E" w:rsidRPr="0078632E">
        <w:rPr>
          <w:rFonts w:ascii="Times New Roman" w:hAnsi="Times New Roman" w:cs="Times New Roman"/>
          <w:lang w:val="en-GB"/>
        </w:rPr>
        <w:t xml:space="preserve"> 2010; García García </w:t>
      </w:r>
      <w:r w:rsidR="0078632E" w:rsidRPr="0078632E">
        <w:rPr>
          <w:rFonts w:ascii="Times New Roman" w:hAnsi="Times New Roman" w:cs="Times New Roman"/>
          <w:i/>
          <w:iCs/>
          <w:lang w:val="en-GB"/>
        </w:rPr>
        <w:t>et al.</w:t>
      </w:r>
      <w:r w:rsidR="0078632E" w:rsidRPr="0078632E">
        <w:rPr>
          <w:rFonts w:ascii="Times New Roman" w:hAnsi="Times New Roman" w:cs="Times New Roman"/>
          <w:lang w:val="en-GB"/>
        </w:rPr>
        <w:t xml:space="preserve"> 2011)</w:t>
      </w:r>
      <w:r w:rsidR="0078632E">
        <w:rPr>
          <w:rFonts w:ascii="Times New Roman" w:hAnsi="Times New Roman" w:cs="Times New Roman"/>
          <w:bCs/>
          <w:lang w:val="en-US"/>
        </w:rPr>
        <w:fldChar w:fldCharType="end"/>
      </w:r>
      <w:r w:rsidR="00781832">
        <w:rPr>
          <w:rFonts w:ascii="Times New Roman" w:hAnsi="Times New Roman" w:cs="Times New Roman"/>
          <w:bCs/>
          <w:lang w:val="en-US"/>
        </w:rPr>
        <w:t xml:space="preserve">. </w:t>
      </w:r>
      <w:commentRangeEnd w:id="309"/>
      <w:r w:rsidR="00483D80">
        <w:rPr>
          <w:rStyle w:val="Kommentarsreferens"/>
        </w:rPr>
        <w:commentReference w:id="309"/>
      </w:r>
      <w:commentRangeStart w:id="311"/>
      <w:ins w:id="312" w:author="Anna Gårdmark" w:date="2020-02-07T16:44:00Z">
        <w:r w:rsidR="000016E7">
          <w:rPr>
            <w:rFonts w:ascii="Times New Roman" w:hAnsi="Times New Roman" w:cs="Times New Roman"/>
            <w:bCs/>
            <w:lang w:val="en-US"/>
          </w:rPr>
          <w:t xml:space="preserve">This suggests that body growth responses to warming are driven by a combination of temperature-dependence of both physiological processes and background resources. </w:t>
        </w:r>
      </w:ins>
      <w:commentRangeEnd w:id="311"/>
      <w:ins w:id="313" w:author="Anna Gårdmark" w:date="2020-02-07T16:45:00Z">
        <w:r w:rsidR="000016E7">
          <w:rPr>
            <w:rStyle w:val="Kommentarsreferens"/>
          </w:rPr>
          <w:commentReference w:id="311"/>
        </w:r>
      </w:ins>
    </w:p>
    <w:p w14:paraId="1DC43752" w14:textId="393E8916" w:rsidR="001455EE" w:rsidRDefault="00E749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However, </w:t>
      </w:r>
      <w:r w:rsidR="00B8242D">
        <w:rPr>
          <w:rFonts w:ascii="Times New Roman" w:hAnsi="Times New Roman" w:cs="Times New Roman"/>
          <w:bCs/>
          <w:lang w:val="en-US"/>
        </w:rPr>
        <w:t xml:space="preserve">only including </w:t>
      </w:r>
      <w:r w:rsidR="00D6695F">
        <w:rPr>
          <w:rFonts w:ascii="Times New Roman" w:hAnsi="Times New Roman" w:cs="Times New Roman"/>
          <w:bCs/>
          <w:lang w:val="en-US"/>
        </w:rPr>
        <w:t xml:space="preserve">physiological temperature dependence </w:t>
      </w:r>
      <w:del w:id="314" w:author="Anna Gårdmark" w:date="2020-02-07T16:46:00Z">
        <w:r w:rsidR="00D6695F" w:rsidDel="000016E7">
          <w:rPr>
            <w:rFonts w:ascii="Times New Roman" w:hAnsi="Times New Roman" w:cs="Times New Roman"/>
            <w:bCs/>
            <w:lang w:val="en-US"/>
          </w:rPr>
          <w:delText xml:space="preserve">leads </w:delText>
        </w:r>
      </w:del>
      <w:r w:rsidR="001F4420">
        <w:rPr>
          <w:rFonts w:ascii="Times New Roman" w:hAnsi="Times New Roman" w:cs="Times New Roman"/>
          <w:bCs/>
          <w:lang w:val="en-US"/>
        </w:rPr>
        <w:t>in general</w:t>
      </w:r>
      <w:ins w:id="315" w:author="Anna Gårdmark" w:date="2020-02-07T16:46:00Z">
        <w:r w:rsidR="000016E7">
          <w:rPr>
            <w:rFonts w:ascii="Times New Roman" w:hAnsi="Times New Roman" w:cs="Times New Roman"/>
            <w:bCs/>
            <w:lang w:val="en-US"/>
          </w:rPr>
          <w:t xml:space="preserve"> lead</w:t>
        </w:r>
      </w:ins>
      <w:r w:rsidR="001F4420">
        <w:rPr>
          <w:rFonts w:ascii="Times New Roman" w:hAnsi="Times New Roman" w:cs="Times New Roman"/>
          <w:bCs/>
          <w:lang w:val="en-US"/>
        </w:rPr>
        <w:t xml:space="preserve"> </w:t>
      </w:r>
      <w:r w:rsidR="00D6695F">
        <w:rPr>
          <w:rFonts w:ascii="Times New Roman" w:hAnsi="Times New Roman" w:cs="Times New Roman"/>
          <w:bCs/>
          <w:lang w:val="en-US"/>
        </w:rPr>
        <w:t xml:space="preserve">to larger mean </w:t>
      </w:r>
      <w:r w:rsidR="005F48A0">
        <w:rPr>
          <w:rFonts w:ascii="Times New Roman" w:hAnsi="Times New Roman" w:cs="Times New Roman"/>
          <w:bCs/>
          <w:lang w:val="en-US"/>
        </w:rPr>
        <w:t>body sizes in the populations</w:t>
      </w:r>
      <w:r w:rsidR="00833203">
        <w:rPr>
          <w:rFonts w:ascii="Times New Roman" w:hAnsi="Times New Roman" w:cs="Times New Roman"/>
          <w:bCs/>
          <w:lang w:val="en-US"/>
        </w:rPr>
        <w:t xml:space="preserve">. Inclusion of negative </w:t>
      </w:r>
      <w:r w:rsidR="001028E5">
        <w:rPr>
          <w:rFonts w:ascii="Times New Roman" w:hAnsi="Times New Roman" w:cs="Times New Roman"/>
          <w:bCs/>
          <w:lang w:val="en-US"/>
        </w:rPr>
        <w:t xml:space="preserve">effects of warming on resource productivity </w:t>
      </w:r>
      <w:ins w:id="316" w:author="Anna Gårdmark" w:date="2020-02-07T16:46:00Z">
        <w:r w:rsidR="000016E7">
          <w:rPr>
            <w:rFonts w:ascii="Times New Roman" w:hAnsi="Times New Roman" w:cs="Times New Roman"/>
            <w:bCs/>
            <w:lang w:val="en-US"/>
          </w:rPr>
          <w:t xml:space="preserve">instead </w:t>
        </w:r>
      </w:ins>
      <w:r w:rsidR="00C97D71">
        <w:rPr>
          <w:rFonts w:ascii="Times New Roman" w:hAnsi="Times New Roman" w:cs="Times New Roman"/>
          <w:bCs/>
          <w:lang w:val="en-US"/>
        </w:rPr>
        <w:t>lead</w:t>
      </w:r>
      <w:del w:id="317" w:author="Anna Gårdmark" w:date="2020-02-07T16:46:00Z">
        <w:r w:rsidR="00C97D71" w:rsidDel="000016E7">
          <w:rPr>
            <w:rFonts w:ascii="Times New Roman" w:hAnsi="Times New Roman" w:cs="Times New Roman"/>
            <w:bCs/>
            <w:lang w:val="en-US"/>
          </w:rPr>
          <w:delText>s</w:delText>
        </w:r>
      </w:del>
      <w:r w:rsidR="00C97D71">
        <w:rPr>
          <w:rFonts w:ascii="Times New Roman" w:hAnsi="Times New Roman" w:cs="Times New Roman"/>
          <w:bCs/>
          <w:lang w:val="en-US"/>
        </w:rPr>
        <w:t xml:space="preserve"> to predictions in line with similar models </w:t>
      </w:r>
      <w:r w:rsidR="00C97D71">
        <w:rPr>
          <w:rFonts w:ascii="Times New Roman" w:hAnsi="Times New Roman" w:cs="Times New Roman"/>
          <w:bCs/>
          <w:lang w:val="en-US"/>
        </w:rPr>
        <w:fldChar w:fldCharType="begin"/>
      </w:r>
      <w:r w:rsidR="00C97D71">
        <w:rPr>
          <w:rFonts w:ascii="Times New Roman" w:hAnsi="Times New Roman" w:cs="Times New Roman"/>
          <w:bCs/>
          <w:lang w:val="en-US"/>
        </w:rPr>
        <w:instrText xml:space="preserve"> ADDIN ZOTERO_ITEM CSL_CITATION {"citationID":"Luf8yfZn","properties":{"formattedCitation":"(Lefort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C97D71" w:rsidRPr="00C97D71">
        <w:rPr>
          <w:rFonts w:ascii="Times New Roman" w:hAnsi="Times New Roman" w:cs="Times New Roman"/>
          <w:lang w:val="en-GB"/>
        </w:rPr>
        <w:t xml:space="preserve">(Lefort </w:t>
      </w:r>
      <w:r w:rsidR="00C97D71" w:rsidRPr="00C97D71">
        <w:rPr>
          <w:rFonts w:ascii="Times New Roman" w:hAnsi="Times New Roman" w:cs="Times New Roman"/>
          <w:i/>
          <w:iCs/>
          <w:lang w:val="en-GB"/>
        </w:rPr>
        <w:t>et al.</w:t>
      </w:r>
      <w:r w:rsidR="00C97D71" w:rsidRPr="00C97D71">
        <w:rPr>
          <w:rFonts w:ascii="Times New Roman" w:hAnsi="Times New Roman" w:cs="Times New Roman"/>
          <w:lang w:val="en-GB"/>
        </w:rPr>
        <w:t xml:space="preserve"> 2015; Woodworth-Jefcoats </w:t>
      </w:r>
      <w:r w:rsidR="00C97D71" w:rsidRPr="00C97D71">
        <w:rPr>
          <w:rFonts w:ascii="Times New Roman" w:hAnsi="Times New Roman" w:cs="Times New Roman"/>
          <w:i/>
          <w:iCs/>
          <w:lang w:val="en-GB"/>
        </w:rPr>
        <w:t>et al.</w:t>
      </w:r>
      <w:r w:rsidR="00C97D71" w:rsidRPr="00C97D71">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C97D71">
        <w:rPr>
          <w:rFonts w:ascii="Times New Roman" w:hAnsi="Times New Roman" w:cs="Times New Roman"/>
          <w:bCs/>
          <w:lang w:val="en-US"/>
        </w:rPr>
        <w:t xml:space="preserve">, i.e. </w:t>
      </w:r>
      <w:r w:rsidR="00E8108A">
        <w:rPr>
          <w:rFonts w:ascii="Times New Roman" w:hAnsi="Times New Roman" w:cs="Times New Roman"/>
          <w:bCs/>
          <w:lang w:val="en-US"/>
        </w:rPr>
        <w:t xml:space="preserve">less energy </w:t>
      </w:r>
      <w:r w:rsidR="00B565F0">
        <w:rPr>
          <w:rFonts w:ascii="Times New Roman" w:hAnsi="Times New Roman" w:cs="Times New Roman"/>
          <w:bCs/>
          <w:lang w:val="en-US"/>
        </w:rPr>
        <w:t>transferred</w:t>
      </w:r>
      <w:r w:rsidR="006D7EE0">
        <w:rPr>
          <w:rFonts w:ascii="Times New Roman" w:hAnsi="Times New Roman" w:cs="Times New Roman"/>
          <w:bCs/>
          <w:lang w:val="en-US"/>
        </w:rPr>
        <w:t xml:space="preserve"> through the food web</w:t>
      </w:r>
      <w:r w:rsidR="00F635CF">
        <w:rPr>
          <w:rFonts w:ascii="Times New Roman" w:hAnsi="Times New Roman" w:cs="Times New Roman"/>
          <w:bCs/>
          <w:lang w:val="en-US"/>
        </w:rPr>
        <w:t xml:space="preserve">, which reduces the abundance of large individuals at high trophic levels </w:t>
      </w:r>
      <w:r w:rsidR="00C807FD">
        <w:rPr>
          <w:rFonts w:ascii="Times New Roman" w:hAnsi="Times New Roman" w:cs="Times New Roman"/>
          <w:bCs/>
          <w:lang w:val="en-US"/>
        </w:rPr>
        <w:t>disproportionally</w:t>
      </w:r>
      <w:r w:rsidR="003A7CF7">
        <w:rPr>
          <w:rFonts w:ascii="Times New Roman" w:hAnsi="Times New Roman" w:cs="Times New Roman"/>
          <w:bCs/>
          <w:lang w:val="en-US"/>
        </w:rPr>
        <w:t>.</w:t>
      </w:r>
      <w:r w:rsidR="00C807FD">
        <w:rPr>
          <w:rFonts w:ascii="Times New Roman" w:hAnsi="Times New Roman" w:cs="Times New Roman"/>
          <w:bCs/>
          <w:lang w:val="en-US"/>
        </w:rPr>
        <w:t xml:space="preserve"> </w:t>
      </w:r>
      <w:commentRangeStart w:id="318"/>
      <w:del w:id="319" w:author="Anna Gårdmark" w:date="2020-02-07T16:47:00Z">
        <w:r w:rsidR="00C807FD" w:rsidDel="000016E7">
          <w:rPr>
            <w:rFonts w:ascii="Times New Roman" w:hAnsi="Times New Roman" w:cs="Times New Roman"/>
            <w:bCs/>
            <w:lang w:val="en-US"/>
          </w:rPr>
          <w:delText>In contrast to</w:delText>
        </w:r>
      </w:del>
      <w:commentRangeEnd w:id="318"/>
      <w:r w:rsidR="000016E7">
        <w:rPr>
          <w:rStyle w:val="Kommentarsreferens"/>
        </w:rPr>
        <w:commentReference w:id="318"/>
      </w:r>
      <w:ins w:id="320" w:author="Anna Gårdmark" w:date="2020-02-07T16:47:00Z">
        <w:r w:rsidR="000016E7">
          <w:rPr>
            <w:rFonts w:ascii="Times New Roman" w:hAnsi="Times New Roman" w:cs="Times New Roman"/>
            <w:bCs/>
            <w:lang w:val="en-US"/>
          </w:rPr>
          <w:t>Despite</w:t>
        </w:r>
      </w:ins>
      <w:r w:rsidR="00C807FD">
        <w:rPr>
          <w:rFonts w:ascii="Times New Roman" w:hAnsi="Times New Roman" w:cs="Times New Roman"/>
          <w:bCs/>
          <w:lang w:val="en-US"/>
        </w:rPr>
        <w:t xml:space="preserve"> the intraspecific change in size-at-age</w:t>
      </w:r>
      <w:ins w:id="321" w:author="Anna Gårdmark" w:date="2020-02-07T16:47:00Z">
        <w:r w:rsidR="000016E7">
          <w:rPr>
            <w:rFonts w:ascii="Times New Roman" w:hAnsi="Times New Roman" w:cs="Times New Roman"/>
            <w:bCs/>
            <w:lang w:val="en-US"/>
          </w:rPr>
          <w:t xml:space="preserve"> with warming</w:t>
        </w:r>
      </w:ins>
      <w:r w:rsidR="00C807FD">
        <w:rPr>
          <w:rFonts w:ascii="Times New Roman" w:hAnsi="Times New Roman" w:cs="Times New Roman"/>
          <w:bCs/>
          <w:lang w:val="en-US"/>
        </w:rPr>
        <w:t xml:space="preserve">, this change in </w:t>
      </w:r>
      <w:commentRangeStart w:id="322"/>
      <w:r w:rsidR="00C807FD">
        <w:rPr>
          <w:rFonts w:ascii="Times New Roman" w:hAnsi="Times New Roman" w:cs="Times New Roman"/>
          <w:bCs/>
          <w:lang w:val="en-US"/>
        </w:rPr>
        <w:t xml:space="preserve">mean population </w:t>
      </w:r>
      <w:commentRangeEnd w:id="322"/>
      <w:r w:rsidR="000016E7">
        <w:rPr>
          <w:rStyle w:val="Kommentarsreferens"/>
        </w:rPr>
        <w:commentReference w:id="322"/>
      </w:r>
      <w:r w:rsidR="00C807FD">
        <w:rPr>
          <w:rFonts w:ascii="Times New Roman" w:hAnsi="Times New Roman" w:cs="Times New Roman"/>
          <w:bCs/>
          <w:lang w:val="en-US"/>
        </w:rPr>
        <w:t>body size is driven by changes in the relative abundance</w:t>
      </w:r>
      <w:r w:rsidR="00B15F97">
        <w:rPr>
          <w:rFonts w:ascii="Times New Roman" w:hAnsi="Times New Roman" w:cs="Times New Roman"/>
          <w:bCs/>
          <w:lang w:val="en-US"/>
        </w:rPr>
        <w:t>.</w:t>
      </w:r>
      <w:r w:rsidR="003A7CF7">
        <w:rPr>
          <w:rFonts w:ascii="Times New Roman" w:hAnsi="Times New Roman" w:cs="Times New Roman"/>
          <w:bCs/>
          <w:lang w:val="en-US"/>
        </w:rPr>
        <w:t xml:space="preserve"> </w:t>
      </w:r>
      <w:commentRangeStart w:id="323"/>
      <w:del w:id="324" w:author="Anna Gårdmark" w:date="2020-02-07T16:54:00Z">
        <w:r w:rsidR="00C46217" w:rsidDel="00C02C9C">
          <w:rPr>
            <w:rFonts w:ascii="Times New Roman" w:hAnsi="Times New Roman" w:cs="Times New Roman"/>
            <w:bCs/>
            <w:lang w:val="en-US"/>
          </w:rPr>
          <w:delText xml:space="preserve">As </w:delText>
        </w:r>
      </w:del>
      <w:commentRangeEnd w:id="323"/>
      <w:r w:rsidR="00C02C9C">
        <w:rPr>
          <w:rStyle w:val="Kommentarsreferens"/>
        </w:rPr>
        <w:commentReference w:id="323"/>
      </w:r>
      <w:ins w:id="325" w:author="Anna Gårdmark" w:date="2020-02-07T16:56:00Z">
        <w:r w:rsidR="00C02C9C">
          <w:rPr>
            <w:rFonts w:ascii="Times New Roman" w:hAnsi="Times New Roman" w:cs="Times New Roman"/>
            <w:bCs/>
            <w:lang w:val="en-US"/>
          </w:rPr>
          <w:t xml:space="preserve">Our results corroborate that </w:t>
        </w:r>
      </w:ins>
      <w:r w:rsidR="00C46217">
        <w:rPr>
          <w:rFonts w:ascii="Times New Roman" w:hAnsi="Times New Roman" w:cs="Times New Roman"/>
          <w:bCs/>
          <w:lang w:val="en-US"/>
        </w:rPr>
        <w:t xml:space="preserve">body size reductions </w:t>
      </w:r>
      <w:del w:id="326" w:author="Anna Gårdmark" w:date="2020-02-07T16:55:00Z">
        <w:r w:rsidR="00C46217" w:rsidDel="00C02C9C">
          <w:rPr>
            <w:rFonts w:ascii="Times New Roman" w:hAnsi="Times New Roman" w:cs="Times New Roman"/>
            <w:bCs/>
            <w:lang w:val="en-US"/>
          </w:rPr>
          <w:delText xml:space="preserve">are </w:delText>
        </w:r>
      </w:del>
      <w:ins w:id="327" w:author="Anna Gårdmark" w:date="2020-02-07T16:55:00Z">
        <w:r w:rsidR="00C02C9C">
          <w:rPr>
            <w:rFonts w:ascii="Times New Roman" w:hAnsi="Times New Roman" w:cs="Times New Roman"/>
            <w:bCs/>
            <w:lang w:val="en-US"/>
          </w:rPr>
          <w:t>result from</w:t>
        </w:r>
      </w:ins>
      <w:del w:id="328" w:author="Anna Gårdmark" w:date="2020-02-07T16:55:00Z">
        <w:r w:rsidR="00C46217" w:rsidDel="00C02C9C">
          <w:rPr>
            <w:rFonts w:ascii="Times New Roman" w:hAnsi="Times New Roman" w:cs="Times New Roman"/>
            <w:bCs/>
            <w:lang w:val="en-US"/>
          </w:rPr>
          <w:delText>likely due to</w:delText>
        </w:r>
      </w:del>
      <w:r w:rsidR="00C46217">
        <w:rPr>
          <w:rFonts w:ascii="Times New Roman" w:hAnsi="Times New Roman" w:cs="Times New Roman"/>
          <w:bCs/>
          <w:lang w:val="en-US"/>
        </w:rPr>
        <w:t xml:space="preserve"> an interplay between physiology and ecology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ins w:id="329" w:author="Anna Gårdmark" w:date="2020-02-07T16:56:00Z">
        <w:r w:rsidR="00C02C9C">
          <w:rPr>
            <w:rFonts w:ascii="Times New Roman" w:hAnsi="Times New Roman" w:cs="Times New Roman"/>
            <w:bCs/>
            <w:lang w:val="en-US"/>
          </w:rPr>
          <w:t xml:space="preserve">, </w:t>
        </w:r>
        <w:commentRangeStart w:id="330"/>
        <w:r w:rsidR="00C02C9C">
          <w:rPr>
            <w:rFonts w:ascii="Times New Roman" w:hAnsi="Times New Roman" w:cs="Times New Roman"/>
            <w:bCs/>
            <w:lang w:val="en-US"/>
          </w:rPr>
          <w:t>but</w:t>
        </w:r>
      </w:ins>
      <w:ins w:id="331" w:author="Anna Gårdmark" w:date="2020-02-07T16:57:00Z">
        <w:r w:rsidR="00C02C9C">
          <w:rPr>
            <w:rFonts w:ascii="Times New Roman" w:hAnsi="Times New Roman" w:cs="Times New Roman"/>
            <w:bCs/>
            <w:lang w:val="en-US"/>
          </w:rPr>
          <w:t xml:space="preserve"> variation in abundance-at-size responses to warming </w:t>
        </w:r>
      </w:ins>
      <w:ins w:id="332" w:author="Anna Gårdmark" w:date="2020-02-07T17:01:00Z">
        <w:r w:rsidR="00C02C9C">
          <w:rPr>
            <w:rFonts w:ascii="Times New Roman" w:hAnsi="Times New Roman" w:cs="Times New Roman"/>
            <w:bCs/>
            <w:lang w:val="en-US"/>
          </w:rPr>
          <w:t>with</w:t>
        </w:r>
      </w:ins>
      <w:ins w:id="333" w:author="Anna Gårdmark" w:date="2020-02-07T16:57:00Z">
        <w:r w:rsidR="00C02C9C">
          <w:rPr>
            <w:rFonts w:ascii="Times New Roman" w:hAnsi="Times New Roman" w:cs="Times New Roman"/>
            <w:bCs/>
            <w:lang w:val="en-US"/>
          </w:rPr>
          <w:t xml:space="preserve"> type of temperature-effects differed between species</w:t>
        </w:r>
      </w:ins>
      <w:commentRangeEnd w:id="330"/>
      <w:ins w:id="334" w:author="Anna Gårdmark" w:date="2020-02-07T16:58:00Z">
        <w:r w:rsidR="00C02C9C">
          <w:rPr>
            <w:rStyle w:val="Kommentarsreferens"/>
          </w:rPr>
          <w:commentReference w:id="330"/>
        </w:r>
      </w:ins>
      <w:ins w:id="335" w:author="Anna Gårdmark" w:date="2020-02-07T16:52:00Z">
        <w:r w:rsidR="000016E7">
          <w:rPr>
            <w:rFonts w:ascii="Times New Roman" w:hAnsi="Times New Roman" w:cs="Times New Roman"/>
            <w:bCs/>
            <w:lang w:val="en-US"/>
          </w:rPr>
          <w:t>. Thus</w:t>
        </w:r>
      </w:ins>
      <w:r w:rsidR="00C46217">
        <w:rPr>
          <w:rFonts w:ascii="Times New Roman" w:hAnsi="Times New Roman" w:cs="Times New Roman"/>
          <w:bCs/>
          <w:lang w:val="en-US"/>
        </w:rPr>
        <w:t xml:space="preserve">, </w:t>
      </w:r>
      <w:r w:rsidR="00FE4D5E">
        <w:rPr>
          <w:rFonts w:ascii="Times New Roman" w:hAnsi="Times New Roman" w:cs="Times New Roman"/>
          <w:bCs/>
          <w:lang w:val="en-US"/>
        </w:rPr>
        <w:t>it is important to consider also physiological respon</w:t>
      </w:r>
      <w:ins w:id="336" w:author="Anna Gårdmark" w:date="2020-02-07T14:54:00Z">
        <w:r w:rsidR="005827EE">
          <w:rPr>
            <w:rFonts w:ascii="Times New Roman" w:hAnsi="Times New Roman" w:cs="Times New Roman"/>
            <w:bCs/>
            <w:lang w:val="en-US"/>
          </w:rPr>
          <w:t>se</w:t>
        </w:r>
      </w:ins>
      <w:del w:id="337" w:author="Anna Gårdmark" w:date="2020-02-07T14:54:00Z">
        <w:r w:rsidR="00FE4D5E" w:rsidDel="005827EE">
          <w:rPr>
            <w:rFonts w:ascii="Times New Roman" w:hAnsi="Times New Roman" w:cs="Times New Roman"/>
            <w:bCs/>
            <w:lang w:val="en-US"/>
          </w:rPr>
          <w:delText>d</w:delText>
        </w:r>
      </w:del>
      <w:r w:rsidR="00FE4D5E">
        <w:rPr>
          <w:rFonts w:ascii="Times New Roman" w:hAnsi="Times New Roman" w:cs="Times New Roman"/>
          <w:bCs/>
          <w:lang w:val="en-US"/>
        </w:rPr>
        <w:t>s to temperature, in addition to changing primary production</w:t>
      </w:r>
      <w:r w:rsidR="00771A8B">
        <w:rPr>
          <w:rFonts w:ascii="Times New Roman" w:hAnsi="Times New Roman" w:cs="Times New Roman"/>
          <w:bCs/>
          <w:lang w:val="en-US"/>
        </w:rPr>
        <w:t>, and to do so in a food web context</w:t>
      </w:r>
      <w:r w:rsidR="00FE4D5E">
        <w:rPr>
          <w:rFonts w:ascii="Times New Roman" w:hAnsi="Times New Roman" w:cs="Times New Roman"/>
          <w:bCs/>
          <w:lang w:val="en-US"/>
        </w:rPr>
        <w:t xml:space="preserve">. </w:t>
      </w:r>
      <w:r w:rsidR="00BF0391">
        <w:rPr>
          <w:rFonts w:ascii="Times New Roman" w:hAnsi="Times New Roman" w:cs="Times New Roman"/>
          <w:bCs/>
          <w:lang w:val="en-US"/>
        </w:rPr>
        <w:t xml:space="preserve">Our results show that failing to do so will risk missing the diversity of responses in e.g. body growth to warming, and how they can vary over </w:t>
      </w:r>
      <w:commentRangeStart w:id="338"/>
      <w:r w:rsidR="00BF0391">
        <w:rPr>
          <w:rFonts w:ascii="Times New Roman" w:hAnsi="Times New Roman" w:cs="Times New Roman"/>
          <w:bCs/>
          <w:lang w:val="en-US"/>
        </w:rPr>
        <w:t>ontogeny</w:t>
      </w:r>
      <w:ins w:id="339" w:author="Anna Gårdmark" w:date="2020-02-07T16:53:00Z">
        <w:r w:rsidR="00C02C9C">
          <w:rPr>
            <w:rFonts w:ascii="Times New Roman" w:hAnsi="Times New Roman" w:cs="Times New Roman"/>
            <w:bCs/>
            <w:lang w:val="en-US"/>
          </w:rPr>
          <w:t>, as well as abundance-driven changes in population mean body sizes</w:t>
        </w:r>
      </w:ins>
      <w:r w:rsidR="00BF0391">
        <w:rPr>
          <w:rFonts w:ascii="Times New Roman" w:hAnsi="Times New Roman" w:cs="Times New Roman"/>
          <w:bCs/>
          <w:lang w:val="en-US"/>
        </w:rPr>
        <w:t xml:space="preserve">. </w:t>
      </w:r>
      <w:commentRangeEnd w:id="338"/>
      <w:r w:rsidR="00C02C9C">
        <w:rPr>
          <w:rStyle w:val="Kommentarsreferens"/>
        </w:rPr>
        <w:commentReference w:id="338"/>
      </w:r>
    </w:p>
    <w:p w14:paraId="6E0204B1" w14:textId="356ACFD5"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of 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 xml:space="preserve">mortality from fisheyes </w:t>
      </w:r>
      <w:r w:rsidR="00CC0917">
        <w:rPr>
          <w:rFonts w:ascii="Times New Roman" w:hAnsi="Times New Roman" w:cs="Times New Roman"/>
          <w:bCs/>
          <w:lang w:val="en-US"/>
        </w:rPr>
        <w:t xml:space="preserve">for stock dynamics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w:t>
      </w:r>
      <w:commentRangeStart w:id="340"/>
      <w:r w:rsidR="00304EA5">
        <w:rPr>
          <w:rFonts w:ascii="Times New Roman" w:hAnsi="Times New Roman" w:cs="Times New Roman"/>
          <w:bCs/>
          <w:lang w:val="en-US"/>
        </w:rPr>
        <w:t xml:space="preserve">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ins w:id="341" w:author="Anna Gårdmark" w:date="2020-02-07T17:05:00Z">
        <w:r w:rsidR="00D33669">
          <w:rPr>
            <w:rFonts w:ascii="Times New Roman" w:hAnsi="Times New Roman" w:cs="Times New Roman"/>
            <w:bCs/>
            <w:lang w:val="en-US"/>
          </w:rPr>
          <w:t xml:space="preserve"> maximum sustainable yields (MSY) and</w:t>
        </w:r>
      </w:ins>
      <w:r w:rsidR="00AC15CA">
        <w:rPr>
          <w:rFonts w:ascii="Times New Roman" w:hAnsi="Times New Roman" w:cs="Times New Roman"/>
          <w:bCs/>
          <w:lang w:val="en-US"/>
        </w:rPr>
        <w:t xml:space="preserve"> fisheries management references points, such as </w:t>
      </w:r>
      <w:commentRangeStart w:id="342"/>
      <w:del w:id="343" w:author="Anna Gårdmark" w:date="2020-02-07T17:06:00Z">
        <w:r w:rsidR="00AC15CA" w:rsidDel="00D33669">
          <w:rPr>
            <w:rFonts w:ascii="Times New Roman" w:hAnsi="Times New Roman" w:cs="Times New Roman"/>
            <w:bCs/>
            <w:lang w:val="en-US"/>
          </w:rPr>
          <w:delText>MSY</w:delText>
        </w:r>
      </w:del>
      <w:commentRangeEnd w:id="342"/>
      <w:r w:rsidR="00D33669">
        <w:rPr>
          <w:rStyle w:val="Kommentarsreferens"/>
        </w:rPr>
        <w:commentReference w:id="342"/>
      </w:r>
      <w:del w:id="344" w:author="Anna Gårdmark" w:date="2020-02-07T17:06:00Z">
        <w:r w:rsidR="0021324D" w:rsidDel="00D33669">
          <w:rPr>
            <w:rFonts w:ascii="Times New Roman" w:hAnsi="Times New Roman" w:cs="Times New Roman"/>
            <w:bCs/>
            <w:lang w:val="en-US"/>
          </w:rPr>
          <w:delText xml:space="preserve">, </w:delText>
        </w:r>
      </w:del>
      <w:r w:rsidR="0021324D">
        <w:rPr>
          <w:rFonts w:ascii="Times New Roman" w:hAnsi="Times New Roman" w:cs="Times New Roman"/>
          <w:bCs/>
          <w:lang w:val="en-US"/>
        </w:rPr>
        <w:t>F</w:t>
      </w:r>
      <w:r w:rsidR="0021324D" w:rsidRPr="00AC15CA">
        <w:rPr>
          <w:rFonts w:ascii="Times New Roman" w:hAnsi="Times New Roman" w:cs="Times New Roman"/>
          <w:bCs/>
          <w:vertAlign w:val="subscript"/>
          <w:lang w:val="en-US"/>
        </w:rPr>
        <w:t>MSY</w:t>
      </w:r>
      <w:r w:rsidR="0021324D">
        <w:rPr>
          <w:rFonts w:ascii="Times New Roman" w:hAnsi="Times New Roman" w:cs="Times New Roman"/>
          <w:bCs/>
          <w:lang w:val="en-US"/>
        </w:rPr>
        <w:t xml:space="preserve"> </w:t>
      </w:r>
      <w:r w:rsidR="00AC15CA">
        <w:rPr>
          <w:rFonts w:ascii="Times New Roman" w:hAnsi="Times New Roman" w:cs="Times New Roman"/>
          <w:bCs/>
          <w:lang w:val="en-US"/>
        </w:rPr>
        <w:t>and SSB</w:t>
      </w:r>
      <w:r w:rsidR="00AC15CA" w:rsidRPr="00AC15CA">
        <w:rPr>
          <w:rFonts w:ascii="Times New Roman" w:hAnsi="Times New Roman" w:cs="Times New Roman"/>
          <w:bCs/>
          <w:vertAlign w:val="subscript"/>
          <w:lang w:val="en-US"/>
        </w:rPr>
        <w:t>MSY</w:t>
      </w:r>
      <w:r w:rsidR="008F7647" w:rsidRPr="007D2ABE">
        <w:rPr>
          <w:rFonts w:ascii="Times New Roman" w:hAnsi="Times New Roman" w:cs="Times New Roman"/>
          <w:bCs/>
          <w:lang w:val="en-US"/>
        </w:rPr>
        <w:t xml:space="preserve"> </w:t>
      </w:r>
      <w:r w:rsidR="00E70149">
        <w:rPr>
          <w:rFonts w:ascii="Times New Roman" w:hAnsi="Times New Roman" w:cs="Times New Roman"/>
          <w:bCs/>
          <w:lang w:val="en-US"/>
        </w:rPr>
        <w:t>(</w:t>
      </w:r>
      <w:del w:id="345" w:author="Anna Gårdmark" w:date="2020-02-07T17:06:00Z">
        <w:r w:rsidR="00E70149" w:rsidDel="00D33669">
          <w:rPr>
            <w:rFonts w:ascii="Times New Roman" w:hAnsi="Times New Roman" w:cs="Times New Roman"/>
            <w:bCs/>
            <w:lang w:val="en-US"/>
          </w:rPr>
          <w:delText xml:space="preserve">maximum sustainable yield, </w:delText>
        </w:r>
      </w:del>
      <w:r w:rsidR="00084E83">
        <w:rPr>
          <w:rFonts w:ascii="Times New Roman" w:hAnsi="Times New Roman" w:cs="Times New Roman"/>
          <w:bCs/>
          <w:lang w:val="en-US"/>
        </w:rPr>
        <w:t>the fishing effort leading to MSY and the spawning stock biomass at MSY</w:t>
      </w:r>
      <w:r w:rsidR="00E70149">
        <w:rPr>
          <w:rFonts w:ascii="Times New Roman" w:hAnsi="Times New Roman" w:cs="Times New Roman"/>
          <w:bCs/>
          <w:lang w:val="en-US"/>
        </w:rPr>
        <w:t xml:space="preserve">) </w:t>
      </w:r>
      <w:r w:rsidR="007D2ABE">
        <w:rPr>
          <w:rFonts w:ascii="Times New Roman" w:hAnsi="Times New Roman" w:cs="Times New Roman"/>
          <w:bCs/>
          <w:lang w:val="en-US"/>
        </w:rPr>
        <w:fldChar w:fldCharType="begin"/>
      </w:r>
      <w:r w:rsidR="007D2ABE">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7D2ABE">
        <w:rPr>
          <w:rFonts w:ascii="Times New Roman" w:hAnsi="Times New Roman" w:cs="Times New Roman"/>
          <w:bCs/>
          <w:lang w:val="en-US"/>
        </w:rPr>
        <w:fldChar w:fldCharType="separate"/>
      </w:r>
      <w:r w:rsidR="007D2ABE" w:rsidRPr="007D2ABE">
        <w:rPr>
          <w:rFonts w:ascii="Times New Roman" w:hAnsi="Times New Roman" w:cs="Times New Roman"/>
          <w:lang w:val="en-GB"/>
        </w:rPr>
        <w:t xml:space="preserve">(Thorson </w:t>
      </w:r>
      <w:r w:rsidR="007D2ABE" w:rsidRPr="007D2ABE">
        <w:rPr>
          <w:rFonts w:ascii="Times New Roman" w:hAnsi="Times New Roman" w:cs="Times New Roman"/>
          <w:i/>
          <w:iCs/>
          <w:lang w:val="en-GB"/>
        </w:rPr>
        <w:t>et al.</w:t>
      </w:r>
      <w:r w:rsidR="007D2ABE" w:rsidRPr="007D2ABE">
        <w:rPr>
          <w:rFonts w:ascii="Times New Roman" w:hAnsi="Times New Roman" w:cs="Times New Roman"/>
          <w:lang w:val="en-GB"/>
        </w:rPr>
        <w:t xml:space="preserve"> 2015; Lorenzen 2016)</w:t>
      </w:r>
      <w:r w:rsidR="007D2ABE">
        <w:rPr>
          <w:rFonts w:ascii="Times New Roman" w:hAnsi="Times New Roman" w:cs="Times New Roman"/>
          <w:bCs/>
          <w:lang w:val="en-US"/>
        </w:rPr>
        <w:fldChar w:fldCharType="end"/>
      </w:r>
      <w:commentRangeEnd w:id="340"/>
      <w:r w:rsidR="002137E8">
        <w:rPr>
          <w:rStyle w:val="Kommentarsreferens"/>
        </w:rPr>
        <w:commentReference w:id="340"/>
      </w:r>
      <w:r w:rsidR="00AC15CA">
        <w:rPr>
          <w:rFonts w:ascii="Times New Roman" w:hAnsi="Times New Roman" w:cs="Times New Roman"/>
          <w:bCs/>
          <w:lang w:val="en-US"/>
        </w:rPr>
        <w:t>.</w:t>
      </w:r>
      <w:r w:rsidR="00072DB9">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the </w:t>
      </w:r>
      <w:ins w:id="346" w:author="Anna Gårdmark" w:date="2020-02-07T17:21:00Z">
        <w:r w:rsidR="00160D4A">
          <w:rPr>
            <w:rFonts w:ascii="Times New Roman" w:hAnsi="Times New Roman" w:cs="Times New Roman"/>
            <w:bCs/>
            <w:lang w:val="en-US"/>
          </w:rPr>
          <w:t xml:space="preserve">type of </w:t>
        </w:r>
      </w:ins>
      <w:r w:rsidR="00354C69">
        <w:rPr>
          <w:rFonts w:ascii="Times New Roman" w:hAnsi="Times New Roman" w:cs="Times New Roman"/>
          <w:bCs/>
          <w:lang w:val="en-US"/>
        </w:rPr>
        <w:t>temperature</w:t>
      </w:r>
      <w:ins w:id="347" w:author="Anna Gårdmark" w:date="2020-02-07T17:22:00Z">
        <w:r w:rsidR="00160D4A">
          <w:rPr>
            <w:rFonts w:ascii="Times New Roman" w:hAnsi="Times New Roman" w:cs="Times New Roman"/>
            <w:bCs/>
            <w:lang w:val="en-US"/>
          </w:rPr>
          <w:t>-dependence</w:t>
        </w:r>
      </w:ins>
      <w:del w:id="348" w:author="Anna Gårdmark" w:date="2020-02-07T17:22:00Z">
        <w:r w:rsidR="00354C69" w:rsidDel="00160D4A">
          <w:rPr>
            <w:rFonts w:ascii="Times New Roman" w:hAnsi="Times New Roman" w:cs="Times New Roman"/>
            <w:bCs/>
            <w:lang w:val="en-US"/>
          </w:rPr>
          <w:delText xml:space="preserve"> scenario</w:delText>
        </w:r>
      </w:del>
      <w:r w:rsidR="00753533">
        <w:rPr>
          <w:rFonts w:ascii="Times New Roman" w:hAnsi="Times New Roman" w:cs="Times New Roman"/>
          <w:bCs/>
          <w:lang w:val="en-US"/>
        </w:rPr>
        <w:t xml:space="preserve"> affects </w:t>
      </w:r>
      <w:ins w:id="349" w:author="Anna Gårdmark" w:date="2020-02-07T17:04:00Z">
        <w:r w:rsidR="00D33669">
          <w:rPr>
            <w:rFonts w:ascii="Times New Roman" w:hAnsi="Times New Roman" w:cs="Times New Roman"/>
            <w:bCs/>
            <w:lang w:val="en-US"/>
          </w:rPr>
          <w:t xml:space="preserve">both yields and </w:t>
        </w:r>
      </w:ins>
      <w:r w:rsidR="00B809BB">
        <w:rPr>
          <w:rFonts w:ascii="Times New Roman" w:hAnsi="Times New Roman" w:cs="Times New Roman"/>
          <w:bCs/>
          <w:lang w:val="en-US"/>
        </w:rPr>
        <w:t xml:space="preserve">these management </w:t>
      </w:r>
      <w:r w:rsidR="00995640">
        <w:rPr>
          <w:rFonts w:ascii="Times New Roman" w:hAnsi="Times New Roman" w:cs="Times New Roman"/>
          <w:bCs/>
          <w:lang w:val="en-US"/>
        </w:rPr>
        <w:t>reference points</w:t>
      </w:r>
      <w:r w:rsidR="00396605">
        <w:rPr>
          <w:rFonts w:ascii="Times New Roman" w:hAnsi="Times New Roman" w:cs="Times New Roman"/>
          <w:bCs/>
          <w:lang w:val="en-US"/>
        </w:rPr>
        <w:t xml:space="preserve">, likely driven by </w:t>
      </w:r>
      <w:r w:rsidR="00F402D1">
        <w:rPr>
          <w:rFonts w:ascii="Times New Roman" w:hAnsi="Times New Roman" w:cs="Times New Roman"/>
          <w:bCs/>
          <w:lang w:val="en-US"/>
        </w:rPr>
        <w:t>changes in growth and size-at-age</w:t>
      </w:r>
      <w:r w:rsidR="00C758E4">
        <w:rPr>
          <w:rFonts w:ascii="Times New Roman" w:hAnsi="Times New Roman" w:cs="Times New Roman"/>
          <w:bCs/>
          <w:lang w:val="en-US"/>
        </w:rPr>
        <w:t>.</w:t>
      </w:r>
      <w:r w:rsidR="001E02BF">
        <w:rPr>
          <w:rFonts w:ascii="Times New Roman" w:hAnsi="Times New Roman" w:cs="Times New Roman"/>
          <w:bCs/>
          <w:lang w:val="en-US"/>
        </w:rPr>
        <w:t xml:space="preserve"> 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ins w:id="350" w:author="Anna Gårdmark" w:date="2020-02-07T17:22:00Z">
        <w:r w:rsidR="00160D4A">
          <w:rPr>
            <w:rFonts w:ascii="Times New Roman" w:hAnsi="Times New Roman" w:cs="Times New Roman"/>
            <w:bCs/>
            <w:lang w:val="en-US"/>
          </w:rPr>
          <w:t>,</w:t>
        </w:r>
      </w:ins>
      <w:r w:rsidR="00E42CA0">
        <w:rPr>
          <w:rFonts w:ascii="Times New Roman" w:hAnsi="Times New Roman" w:cs="Times New Roman"/>
          <w:bCs/>
          <w:lang w:val="en-US"/>
        </w:rPr>
        <w:t xml:space="preserve"> </w:t>
      </w:r>
      <w:del w:id="351" w:author="Anna Gårdmark" w:date="2020-02-07T17:22:00Z">
        <w:r w:rsidR="00E42CA0" w:rsidDel="00160D4A">
          <w:rPr>
            <w:rFonts w:ascii="Times New Roman" w:hAnsi="Times New Roman" w:cs="Times New Roman"/>
            <w:bCs/>
            <w:lang w:val="en-US"/>
          </w:rPr>
          <w:delText>(</w:delText>
        </w:r>
      </w:del>
      <w:ins w:id="352" w:author="Anna Gårdmark" w:date="2020-02-07T17:22:00Z">
        <w:r w:rsidR="00160D4A">
          <w:rPr>
            <w:rFonts w:ascii="Times New Roman" w:hAnsi="Times New Roman" w:cs="Times New Roman"/>
            <w:bCs/>
            <w:lang w:val="en-US"/>
          </w:rPr>
          <w:t xml:space="preserve">fish </w:t>
        </w:r>
      </w:ins>
      <w:r w:rsidR="00E42CA0">
        <w:rPr>
          <w:rFonts w:ascii="Times New Roman" w:hAnsi="Times New Roman" w:cs="Times New Roman"/>
          <w:bCs/>
          <w:lang w:val="en-US"/>
        </w:rPr>
        <w:t>size-at-age declines</w:t>
      </w:r>
      <w:del w:id="353" w:author="Anna Gårdmark" w:date="2020-02-07T17:23:00Z">
        <w:r w:rsidR="00E42CA0" w:rsidDel="00160D4A">
          <w:rPr>
            <w:rFonts w:ascii="Times New Roman" w:hAnsi="Times New Roman" w:cs="Times New Roman"/>
            <w:bCs/>
            <w:lang w:val="en-US"/>
          </w:rPr>
          <w:delText>)</w:delText>
        </w:r>
        <w:r w:rsidR="001E1C07" w:rsidDel="00160D4A">
          <w:rPr>
            <w:rFonts w:ascii="Times New Roman" w:hAnsi="Times New Roman" w:cs="Times New Roman"/>
            <w:bCs/>
            <w:lang w:val="en-US"/>
          </w:rPr>
          <w:delText xml:space="preserve">, </w:delText>
        </w:r>
      </w:del>
      <w:ins w:id="354" w:author="Anna Gårdmark" w:date="2020-02-07T17:23:00Z">
        <w:r w:rsidR="00160D4A">
          <w:rPr>
            <w:rFonts w:ascii="Times New Roman" w:hAnsi="Times New Roman" w:cs="Times New Roman"/>
            <w:bCs/>
            <w:lang w:val="en-US"/>
          </w:rPr>
          <w:t xml:space="preserve"> and</w:t>
        </w:r>
        <w:r w:rsidR="00160D4A">
          <w:rPr>
            <w:rFonts w:ascii="Times New Roman" w:hAnsi="Times New Roman" w:cs="Times New Roman"/>
            <w:bCs/>
            <w:lang w:val="en-US"/>
          </w:rPr>
          <w:t xml:space="preserve"> </w:t>
        </w:r>
      </w:ins>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all decline with warming</w:t>
      </w:r>
      <w:r w:rsidR="00073FB3">
        <w:rPr>
          <w:rFonts w:ascii="Times New Roman" w:hAnsi="Times New Roman" w:cs="Times New Roman"/>
          <w:bCs/>
          <w:lang w:val="en-US"/>
        </w:rPr>
        <w:t xml:space="preserve"> (+2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A068BE">
        <w:rPr>
          <w:rFonts w:ascii="Times New Roman" w:eastAsiaTheme="minorEastAsia" w:hAnsi="Times New Roman" w:cs="Times New Roman"/>
          <w:bCs/>
          <w:lang w:val="en-US"/>
        </w:rPr>
        <w:t>)</w:t>
      </w:r>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ins w:id="355" w:author="Anna Gårdmark" w:date="2020-02-07T17:23:00Z">
        <w:r w:rsidR="00160D4A">
          <w:rPr>
            <w:rFonts w:ascii="Times New Roman" w:hAnsi="Times New Roman" w:cs="Times New Roman"/>
            <w:bCs/>
            <w:lang w:val="en-US"/>
          </w:rPr>
          <w:t xml:space="preserve">both </w:t>
        </w:r>
      </w:ins>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t>
      </w:r>
      <w:del w:id="356" w:author="Anna Gårdmark" w:date="2020-02-07T14:36:00Z">
        <w:r w:rsidR="0072288B" w:rsidDel="002137E8">
          <w:rPr>
            <w:rFonts w:ascii="Times New Roman" w:hAnsi="Times New Roman" w:cs="Times New Roman"/>
            <w:bCs/>
            <w:lang w:val="en-US"/>
          </w:rPr>
          <w:delText xml:space="preserve">with </w:delText>
        </w:r>
      </w:del>
      <w:r w:rsidR="0072288B">
        <w:rPr>
          <w:rFonts w:ascii="Times New Roman" w:hAnsi="Times New Roman" w:cs="Times New Roman"/>
          <w:bCs/>
          <w:lang w:val="en-US"/>
        </w:rPr>
        <w:t>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growth, </w:t>
      </w:r>
      <w:r w:rsidR="00525FB4">
        <w:rPr>
          <w:rFonts w:ascii="Times New Roman" w:hAnsi="Times New Roman" w:cs="Times New Roman"/>
          <w:bCs/>
          <w:lang w:val="en-US"/>
        </w:rPr>
        <w:t>and explicitly incorporate that</w:t>
      </w:r>
      <w:ins w:id="357" w:author="Anna Gårdmark" w:date="2020-02-07T17:06:00Z">
        <w:r w:rsidR="00D33669">
          <w:rPr>
            <w:rFonts w:ascii="Times New Roman" w:hAnsi="Times New Roman" w:cs="Times New Roman"/>
            <w:bCs/>
            <w:lang w:val="en-US"/>
          </w:rPr>
          <w:t xml:space="preserve">, </w:t>
        </w:r>
        <w:commentRangeStart w:id="358"/>
        <w:r w:rsidR="00D33669">
          <w:rPr>
            <w:rFonts w:ascii="Times New Roman" w:hAnsi="Times New Roman" w:cs="Times New Roman"/>
            <w:bCs/>
            <w:lang w:val="en-US"/>
          </w:rPr>
          <w:t>in addition to warming-driven declines in primary productivity</w:t>
        </w:r>
      </w:ins>
      <w:commentRangeEnd w:id="358"/>
      <w:ins w:id="359" w:author="Anna Gårdmark" w:date="2020-02-07T17:07:00Z">
        <w:r w:rsidR="00D33669">
          <w:rPr>
            <w:rStyle w:val="Kommentarsreferens"/>
          </w:rPr>
          <w:commentReference w:id="358"/>
        </w:r>
      </w:ins>
      <w:ins w:id="360" w:author="Anna Gårdmark" w:date="2020-02-07T17:06:00Z">
        <w:r w:rsidR="00D33669">
          <w:rPr>
            <w:rFonts w:ascii="Times New Roman" w:hAnsi="Times New Roman" w:cs="Times New Roman"/>
            <w:bCs/>
            <w:lang w:val="en-US"/>
          </w:rPr>
          <w:t>,</w:t>
        </w:r>
      </w:ins>
      <w:r w:rsidR="00525FB4">
        <w:rPr>
          <w:rFonts w:ascii="Times New Roman" w:hAnsi="Times New Roman" w:cs="Times New Roman"/>
          <w:bCs/>
          <w:lang w:val="en-US"/>
        </w:rPr>
        <w:t xml:space="preserve"> in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2E832A7B" w:rsidR="006B70B3" w:rsidRPr="00812608" w:rsidRDefault="008F2F96" w:rsidP="00C153DD">
      <w:pPr>
        <w:spacing w:line="480" w:lineRule="auto"/>
        <w:ind w:firstLine="284"/>
        <w:jc w:val="both"/>
        <w:rPr>
          <w:rFonts w:ascii="Times New Roman" w:hAnsi="Times New Roman" w:cs="Times New Roman"/>
          <w:bCs/>
          <w:lang w:val="en-US"/>
        </w:rPr>
      </w:pPr>
      <w:commentRangeStart w:id="361"/>
      <w:commentRangeStart w:id="362"/>
      <w:commentRangeStart w:id="363"/>
      <w:r>
        <w:rPr>
          <w:rFonts w:ascii="Times New Roman" w:hAnsi="Times New Roman" w:cs="Times New Roman"/>
          <w:bCs/>
          <w:lang w:val="en-US"/>
        </w:rPr>
        <w:t>I</w:t>
      </w:r>
      <w:r w:rsidR="00A44A40">
        <w:rPr>
          <w:rFonts w:ascii="Times New Roman" w:hAnsi="Times New Roman" w:cs="Times New Roman"/>
          <w:bCs/>
          <w:lang w:val="en-US"/>
        </w:rPr>
        <w:t>ncluding</w:t>
      </w:r>
      <w:commentRangeEnd w:id="361"/>
      <w:r w:rsidR="00FC50E3">
        <w:rPr>
          <w:rStyle w:val="Kommentarsreferens"/>
        </w:rPr>
        <w:commentReference w:id="361"/>
      </w:r>
      <w:commentRangeEnd w:id="362"/>
      <w:r w:rsidR="00170FE2">
        <w:rPr>
          <w:rStyle w:val="Kommentarsreferens"/>
        </w:rPr>
        <w:commentReference w:id="362"/>
      </w:r>
      <w:commentRangeEnd w:id="363"/>
      <w:r w:rsidR="002137E8">
        <w:rPr>
          <w:rStyle w:val="Kommentarsreferens"/>
        </w:rPr>
        <w:commentReference w:id="363"/>
      </w:r>
      <w:r w:rsidR="00A44A40">
        <w:rPr>
          <w:rFonts w:ascii="Times New Roman" w:hAnsi="Times New Roman" w:cs="Times New Roman"/>
          <w:bCs/>
          <w:lang w:val="en-US"/>
        </w:rPr>
        <w:t xml:space="preserve">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w:t>
      </w:r>
      <w:bookmarkStart w:id="364" w:name="_GoBack"/>
      <w:bookmarkEnd w:id="364"/>
      <w:r w:rsidR="005C0BE6">
        <w:rPr>
          <w:rFonts w:ascii="Times New Roman" w:hAnsi="Times New Roman" w:cs="Times New Roman"/>
          <w:bCs/>
          <w:lang w:val="en-US"/>
        </w:rPr>
        <w:t>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ins w:id="365" w:author="Anna Gårdmark" w:date="2020-02-07T14:39:00Z">
        <w:r w:rsidR="002137E8">
          <w:rPr>
            <w:rFonts w:cstheme="minorHAnsi"/>
            <w:bCs/>
            <w:lang w:val="en-US"/>
          </w:rPr>
          <w:t xml:space="preserve"> (Lindmark </w:t>
        </w:r>
        <w:r w:rsidR="002137E8" w:rsidRPr="002137E8">
          <w:rPr>
            <w:rFonts w:cstheme="minorHAnsi"/>
            <w:bCs/>
            <w:i/>
            <w:lang w:val="en-US"/>
            <w:rPrChange w:id="366" w:author="Anna Gårdmark" w:date="2020-02-07T14:39:00Z">
              <w:rPr>
                <w:rFonts w:cstheme="minorHAnsi"/>
                <w:bCs/>
                <w:lang w:val="en-US"/>
              </w:rPr>
            </w:rPrChange>
          </w:rPr>
          <w:t>et al</w:t>
        </w:r>
        <w:r w:rsidR="002137E8">
          <w:rPr>
            <w:rFonts w:cstheme="minorHAnsi"/>
            <w:bCs/>
            <w:lang w:val="en-US"/>
          </w:rPr>
          <w:t>., in prep.)</w:t>
        </w:r>
      </w:ins>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2BAB09F5"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physiological 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del w:id="367" w:author="Anna Gårdmark" w:date="2020-02-07T14:40:00Z">
        <w:r w:rsidR="00803D8A" w:rsidRPr="00803D8A" w:rsidDel="002137E8">
          <w:rPr>
            <w:rFonts w:ascii="Times New Roman" w:cs="Times New Roman"/>
            <w:lang w:val="en-GB"/>
          </w:rPr>
          <w:delText>(</w:delText>
        </w:r>
      </w:del>
      <w:r w:rsidR="00803D8A" w:rsidRPr="00803D8A">
        <w:rPr>
          <w:rFonts w:ascii="Times New Roman" w:cs="Times New Roman"/>
          <w:lang w:val="en-GB"/>
        </w:rPr>
        <w:t xml:space="preserve">Woodworth-Jefcoats </w:t>
      </w:r>
      <w:r w:rsidR="00803D8A" w:rsidRPr="00803D8A">
        <w:rPr>
          <w:rFonts w:ascii="Times New Roman" w:cs="Times New Roman"/>
          <w:i/>
          <w:iCs/>
          <w:lang w:val="en-GB"/>
        </w:rPr>
        <w:t>et al.</w:t>
      </w:r>
      <w:r w:rsidR="00803D8A" w:rsidRPr="00803D8A">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 xml:space="preserve">(Flombaum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035C1">
        <w:rPr>
          <w:rFonts w:cstheme="minorHAnsi"/>
          <w:bCs/>
          <w:lang w:val="en-US"/>
        </w:rPr>
        <w:t xml:space="preserve">, see e.g.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6A065FCB" w:rsidR="0098113C" w:rsidRDefault="00231B23" w:rsidP="00AA1FC1">
      <w:pPr>
        <w:spacing w:line="480" w:lineRule="auto"/>
        <w:ind w:firstLine="284"/>
        <w:jc w:val="both"/>
        <w:rPr>
          <w:rFonts w:cstheme="minorHAnsi"/>
          <w:bCs/>
          <w:lang w:val="en-US"/>
        </w:rPr>
      </w:pPr>
      <w:r>
        <w:rPr>
          <w:rFonts w:cstheme="minorHAnsi"/>
          <w:bCs/>
          <w:lang w:val="en-US"/>
        </w:rPr>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03D8A">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gvRv6zZm/Ws2Ed6Tn","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03D8A" w:rsidRPr="00A6243A">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ins w:id="368" w:author="Anna Gårdmark" w:date="2020-02-07T14:43:00Z">
        <w:r w:rsidR="00A00597">
          <w:rPr>
            <w:rFonts w:cstheme="minorHAnsi"/>
            <w:bCs/>
            <w:lang w:val="en-US"/>
          </w:rPr>
          <w:t xml:space="preserve"> </w:t>
        </w:r>
        <w:commentRangeStart w:id="369"/>
        <w:r w:rsidR="00A00597">
          <w:rPr>
            <w:rFonts w:cstheme="minorHAnsi"/>
            <w:bCs/>
            <w:lang w:val="en-US"/>
          </w:rPr>
          <w:t>in this system</w:t>
        </w:r>
        <w:commentRangeEnd w:id="369"/>
        <w:r w:rsidR="00A00597">
          <w:rPr>
            <w:rStyle w:val="Kommentarsreferens"/>
          </w:rPr>
          <w:commentReference w:id="369"/>
        </w:r>
      </w:ins>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commentRangeStart w:id="370"/>
      <w:commentRangeStart w:id="371"/>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w:t>
      </w:r>
      <w:commentRangeEnd w:id="370"/>
      <w:r w:rsidR="0056030E">
        <w:rPr>
          <w:rStyle w:val="Kommentarsreferens"/>
        </w:rPr>
        <w:commentReference w:id="370"/>
      </w:r>
      <w:commentRangeEnd w:id="371"/>
      <w:r w:rsidR="00A375E7">
        <w:rPr>
          <w:rStyle w:val="Kommentarsreferens"/>
        </w:rPr>
        <w:commentReference w:id="371"/>
      </w:r>
      <w:r w:rsidR="00CC7FEB">
        <w:rPr>
          <w:rFonts w:cstheme="minorHAnsi"/>
          <w:bCs/>
          <w:lang w:val="en-US"/>
        </w:rPr>
        <w:t xml:space="preserve">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commentRangeStart w:id="372"/>
      <w:commentRangeStart w:id="373"/>
      <w:del w:id="374" w:author="Anna Gårdmark" w:date="2020-02-07T17:09:00Z">
        <w:r w:rsidR="002F7801" w:rsidDel="00D33669">
          <w:rPr>
            <w:rFonts w:cstheme="minorHAnsi"/>
            <w:bCs/>
            <w:lang w:val="en-US"/>
          </w:rPr>
          <w:delText xml:space="preserve">Given these </w:delText>
        </w:r>
      </w:del>
      <w:ins w:id="375" w:author="Anna Gårdmark" w:date="2020-02-07T17:09:00Z">
        <w:r w:rsidR="00D33669">
          <w:rPr>
            <w:rFonts w:cstheme="minorHAnsi"/>
            <w:bCs/>
            <w:lang w:val="en-US"/>
          </w:rPr>
          <w:t>It is essential to overcome the</w:t>
        </w:r>
      </w:ins>
      <w:ins w:id="376" w:author="Anna Gårdmark" w:date="2020-02-07T17:08:00Z">
        <w:r w:rsidR="00D33669">
          <w:rPr>
            <w:rFonts w:cstheme="minorHAnsi"/>
            <w:bCs/>
            <w:lang w:val="en-US"/>
          </w:rPr>
          <w:t xml:space="preserve"> </w:t>
        </w:r>
      </w:ins>
      <w:r w:rsidR="00C33D30">
        <w:rPr>
          <w:rFonts w:cstheme="minorHAnsi"/>
          <w:bCs/>
          <w:lang w:val="en-US"/>
        </w:rPr>
        <w:t xml:space="preserve">challenges </w:t>
      </w:r>
      <w:r w:rsidR="002F7801">
        <w:rPr>
          <w:rFonts w:cstheme="minorHAnsi"/>
          <w:bCs/>
          <w:lang w:val="en-US"/>
        </w:rPr>
        <w:t>associated with forecasting</w:t>
      </w:r>
      <w:ins w:id="377" w:author="Anna Gårdmark" w:date="2020-02-07T17:09:00Z">
        <w:r w:rsidR="00D33669">
          <w:rPr>
            <w:rFonts w:cstheme="minorHAnsi"/>
            <w:bCs/>
            <w:lang w:val="en-US"/>
          </w:rPr>
          <w:t>, because of the urgency in understanding food web and fisheries yield responses to warming.</w:t>
        </w:r>
      </w:ins>
      <w:ins w:id="378" w:author="Anna Gårdmark" w:date="2020-02-07T17:10:00Z">
        <w:r w:rsidR="00D33669">
          <w:rPr>
            <w:rFonts w:cstheme="minorHAnsi"/>
            <w:bCs/>
            <w:lang w:val="en-US"/>
          </w:rPr>
          <w:t xml:space="preserve"> To that end</w:t>
        </w:r>
      </w:ins>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ins w:id="379" w:author="Anna Gårdmark" w:date="2020-02-07T17:12:00Z">
        <w:r w:rsidR="00D33669">
          <w:rPr>
            <w:rFonts w:cstheme="minorHAnsi"/>
            <w:bCs/>
            <w:lang w:val="en-US"/>
          </w:rPr>
          <w:t xml:space="preserve"> in order</w:t>
        </w:r>
      </w:ins>
      <w:ins w:id="380" w:author="Anna Gårdmark" w:date="2020-02-07T17:11:00Z">
        <w:r w:rsidR="00D33669">
          <w:rPr>
            <w:rFonts w:cstheme="minorHAnsi"/>
            <w:bCs/>
            <w:lang w:val="en-US"/>
          </w:rPr>
          <w:t xml:space="preserve"> </w:t>
        </w:r>
      </w:ins>
      <w:ins w:id="381" w:author="Anna Gårdmark" w:date="2020-02-07T17:12:00Z">
        <w:r w:rsidR="00D33669">
          <w:rPr>
            <w:rFonts w:cstheme="minorHAnsi"/>
            <w:bCs/>
            <w:lang w:val="en-US"/>
          </w:rPr>
          <w:t>to</w:t>
        </w:r>
      </w:ins>
      <w:ins w:id="382" w:author="Anna Gårdmark" w:date="2020-02-07T17:11:00Z">
        <w:r w:rsidR="00D33669">
          <w:rPr>
            <w:rFonts w:cstheme="minorHAnsi"/>
            <w:bCs/>
            <w:lang w:val="en-US"/>
          </w:rPr>
          <w:t xml:space="preserve"> resolv</w:t>
        </w:r>
      </w:ins>
      <w:ins w:id="383" w:author="Anna Gårdmark" w:date="2020-02-07T17:12:00Z">
        <w:r w:rsidR="00D33669">
          <w:rPr>
            <w:rFonts w:cstheme="minorHAnsi"/>
            <w:bCs/>
            <w:lang w:val="en-US"/>
          </w:rPr>
          <w:t>e</w:t>
        </w:r>
      </w:ins>
      <w:ins w:id="384" w:author="Anna Gårdmark" w:date="2020-02-07T17:11:00Z">
        <w:r w:rsidR="00D33669">
          <w:rPr>
            <w:rFonts w:cstheme="minorHAnsi"/>
            <w:bCs/>
            <w:lang w:val="en-US"/>
          </w:rPr>
          <w:t xml:space="preserve"> underlying mechanisms </w:t>
        </w:r>
      </w:ins>
      <w:ins w:id="385" w:author="Anna Gårdmark" w:date="2020-02-07T17:12:00Z">
        <w:r w:rsidR="00D33669">
          <w:rPr>
            <w:rFonts w:cstheme="minorHAnsi"/>
            <w:bCs/>
            <w:lang w:val="en-US"/>
          </w:rPr>
          <w:t>and thereby guide</w:t>
        </w:r>
      </w:ins>
      <w:del w:id="386" w:author="Anna Gårdmark" w:date="2020-02-07T17:12:00Z">
        <w:r w:rsidR="004072CF" w:rsidDel="00D33669">
          <w:rPr>
            <w:rFonts w:cstheme="minorHAnsi"/>
            <w:bCs/>
            <w:lang w:val="en-US"/>
          </w:rPr>
          <w:delText xml:space="preserve"> </w:delText>
        </w:r>
        <w:r w:rsidR="00A12D59" w:rsidDel="00D33669">
          <w:rPr>
            <w:rFonts w:cstheme="minorHAnsi"/>
            <w:bCs/>
            <w:lang w:val="en-US"/>
          </w:rPr>
          <w:delText>and</w:delText>
        </w:r>
        <w:commentRangeStart w:id="387"/>
        <w:r w:rsidR="00A12D59" w:rsidDel="00D33669">
          <w:rPr>
            <w:rFonts w:cstheme="minorHAnsi"/>
            <w:bCs/>
            <w:lang w:val="en-US"/>
          </w:rPr>
          <w:delText xml:space="preserve"> take advantage of </w:delText>
        </w:r>
        <w:r w:rsidR="00D01A57" w:rsidDel="00D33669">
          <w:rPr>
            <w:rFonts w:cstheme="minorHAnsi"/>
            <w:bCs/>
            <w:lang w:val="en-US"/>
          </w:rPr>
          <w:delText>their individual strengths</w:delText>
        </w:r>
        <w:r w:rsidR="001A54CC" w:rsidDel="00D33669">
          <w:rPr>
            <w:rFonts w:cstheme="minorHAnsi"/>
            <w:bCs/>
            <w:lang w:val="en-US"/>
          </w:rPr>
          <w:delText xml:space="preserve"> </w:delText>
        </w:r>
      </w:del>
      <w:commentRangeEnd w:id="387"/>
      <w:r w:rsidR="00D33669">
        <w:rPr>
          <w:rStyle w:val="Kommentarsreferens"/>
        </w:rPr>
        <w:commentReference w:id="387"/>
      </w:r>
      <w:del w:id="388" w:author="Anna Gårdmark" w:date="2020-02-07T17:12:00Z">
        <w:r w:rsidR="004072CF" w:rsidDel="00D33669">
          <w:rPr>
            <w:rFonts w:cstheme="minorHAnsi"/>
            <w:bCs/>
            <w:lang w:val="en-US"/>
          </w:rPr>
          <w:delText>when</w:delText>
        </w:r>
      </w:del>
      <w:r w:rsidR="004072CF">
        <w:rPr>
          <w:rFonts w:cstheme="minorHAnsi"/>
          <w:bCs/>
          <w:lang w:val="en-US"/>
        </w:rPr>
        <w:t xml:space="preserve"> </w:t>
      </w:r>
      <w:r w:rsidR="00201CC2">
        <w:rPr>
          <w:rFonts w:cstheme="minorHAnsi"/>
          <w:bCs/>
          <w:lang w:val="en-US"/>
        </w:rPr>
        <w:t>manag</w:t>
      </w:r>
      <w:ins w:id="389" w:author="Anna Gårdmark" w:date="2020-02-07T17:12:00Z">
        <w:r w:rsidR="00D33669">
          <w:rPr>
            <w:rFonts w:cstheme="minorHAnsi"/>
            <w:bCs/>
            <w:lang w:val="en-US"/>
          </w:rPr>
          <w:t xml:space="preserve">ement of exploitation of </w:t>
        </w:r>
      </w:ins>
      <w:del w:id="390" w:author="Anna Gårdmark" w:date="2020-02-07T17:13:00Z">
        <w:r w:rsidR="00201CC2" w:rsidDel="00D33669">
          <w:rPr>
            <w:rFonts w:cstheme="minorHAnsi"/>
            <w:bCs/>
            <w:lang w:val="en-US"/>
          </w:rPr>
          <w:delText xml:space="preserve">ing </w:delText>
        </w:r>
      </w:del>
      <w:r w:rsidR="002B433D">
        <w:rPr>
          <w:rFonts w:cstheme="minorHAnsi"/>
          <w:bCs/>
          <w:lang w:val="en-US"/>
        </w:rPr>
        <w:t>fish communities under climate change</w:t>
      </w:r>
      <w:r w:rsidR="00077AFB">
        <w:rPr>
          <w:rFonts w:cstheme="minorHAnsi"/>
          <w:bCs/>
          <w:lang w:val="en-US"/>
        </w:rPr>
        <w:t xml:space="preserve">. These </w:t>
      </w:r>
      <w:ins w:id="391" w:author="Anna Gårdmark" w:date="2020-02-07T17:19:00Z">
        <w:r w:rsidR="00160D4A">
          <w:rPr>
            <w:rFonts w:cstheme="minorHAnsi"/>
            <w:bCs/>
            <w:lang w:val="en-US"/>
          </w:rPr>
          <w:t xml:space="preserve">ensembles </w:t>
        </w:r>
      </w:ins>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 xml:space="preserve">and physiological processes </w:t>
      </w:r>
      <w:ins w:id="392" w:author="Anna Gårdmark" w:date="2020-02-07T14:46:00Z">
        <w:r w:rsidR="00A00597">
          <w:rPr>
            <w:rFonts w:cstheme="minorHAnsi"/>
            <w:bCs/>
            <w:lang w:val="en-US"/>
          </w:rPr>
          <w:t xml:space="preserve">– </w:t>
        </w:r>
        <w:commentRangeStart w:id="393"/>
        <w:r w:rsidR="00A00597">
          <w:rPr>
            <w:rFonts w:cstheme="minorHAnsi"/>
            <w:bCs/>
            <w:lang w:val="en-US"/>
          </w:rPr>
          <w:t xml:space="preserve">and their temperature-dependencies </w:t>
        </w:r>
      </w:ins>
      <w:ins w:id="394" w:author="Anna Gårdmark" w:date="2020-02-07T14:47:00Z">
        <w:r w:rsidR="00A00597">
          <w:rPr>
            <w:rFonts w:cstheme="minorHAnsi"/>
            <w:bCs/>
            <w:lang w:val="en-US"/>
          </w:rPr>
          <w:t>–</w:t>
        </w:r>
        <w:commentRangeEnd w:id="393"/>
        <w:r w:rsidR="00A00597">
          <w:rPr>
            <w:rStyle w:val="Kommentarsreferens"/>
          </w:rPr>
          <w:commentReference w:id="393"/>
        </w:r>
      </w:ins>
      <w:ins w:id="395" w:author="Anna Gårdmark" w:date="2020-02-07T14:46:00Z">
        <w:r w:rsidR="00A00597">
          <w:rPr>
            <w:rFonts w:cstheme="minorHAnsi"/>
            <w:bCs/>
            <w:lang w:val="en-US"/>
          </w:rPr>
          <w:t xml:space="preserve"> </w:t>
        </w:r>
      </w:ins>
      <w:r w:rsidR="00D0116A">
        <w:rPr>
          <w:rFonts w:cstheme="minorHAnsi"/>
          <w:bCs/>
          <w:lang w:val="en-US"/>
        </w:rPr>
        <w:t>are explicitly modelled</w:t>
      </w:r>
      <w:r w:rsidR="002B433D">
        <w:rPr>
          <w:rFonts w:cstheme="minorHAnsi"/>
          <w:bCs/>
          <w:lang w:val="en-US"/>
        </w:rPr>
        <w:t>.</w:t>
      </w:r>
      <w:commentRangeEnd w:id="372"/>
      <w:r w:rsidR="00C33D30">
        <w:rPr>
          <w:rStyle w:val="Kommentarsreferens"/>
        </w:rPr>
        <w:commentReference w:id="372"/>
      </w:r>
      <w:commentRangeEnd w:id="373"/>
      <w:r w:rsidR="00D14D94">
        <w:rPr>
          <w:rStyle w:val="Kommentarsreferens"/>
        </w:rPr>
        <w:commentReference w:id="373"/>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ins w:id="396" w:author="Anna Gårdmark" w:date="2020-02-07T14:49:00Z"/>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Reum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r w:rsidR="00154F46" w:rsidRPr="00F95139">
        <w:rPr>
          <w:rFonts w:cstheme="minorHAnsi"/>
          <w:lang w:val="en-GB"/>
        </w:rPr>
        <w:t xml:space="preserve">mizer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r w:rsidR="00E92C42" w:rsidRPr="00F95139">
        <w:rPr>
          <w:rFonts w:cstheme="minorHAnsi"/>
          <w:lang w:val="en-GB"/>
        </w:rPr>
        <w:t xml:space="preserve">mizer </w:t>
      </w:r>
      <w:r w:rsidR="00A919C6" w:rsidRPr="00F95139">
        <w:rPr>
          <w:rFonts w:cstheme="minorHAnsi"/>
          <w:lang w:val="en-GB"/>
        </w:rPr>
        <w:t>community</w:t>
      </w:r>
      <w:r w:rsidR="00531839">
        <w:rPr>
          <w:rFonts w:cstheme="minorHAnsi"/>
          <w:lang w:val="en-GB"/>
        </w:rPr>
        <w:t>, and Magnus Huss for providing useful input</w:t>
      </w:r>
      <w:commentRangeStart w:id="397"/>
      <w:r w:rsidR="00531839">
        <w:rPr>
          <w:rFonts w:cstheme="minorHAnsi"/>
          <w:lang w:val="en-GB"/>
        </w:rPr>
        <w:t>.</w:t>
      </w:r>
      <w:commentRangeEnd w:id="397"/>
      <w:r w:rsidR="00A00597">
        <w:rPr>
          <w:rStyle w:val="Kommentarsreferens"/>
        </w:rPr>
        <w:commentReference w:id="397"/>
      </w:r>
      <w:ins w:id="398" w:author="Anna Gårdmark" w:date="2020-02-07T14:48:00Z">
        <w:r w:rsidR="00A00597">
          <w:rPr>
            <w:rFonts w:cstheme="minorHAnsi"/>
            <w:lang w:val="en-GB"/>
          </w:rPr>
          <w:t xml:space="preserve"> </w:t>
        </w:r>
      </w:ins>
      <w:ins w:id="399" w:author="Anna Gårdmark" w:date="2020-02-07T14:49:00Z">
        <w:r w:rsidR="00A00597" w:rsidRPr="00FE2EDD">
          <w:rPr>
            <w:rFonts w:eastAsiaTheme="minorEastAsia"/>
            <w:highlight w:val="yellow"/>
            <w:lang w:val="en-GB"/>
            <w:rPrChange w:id="400" w:author="Anna Gårdmark" w:date="2020-02-07T14:49:00Z">
              <w:rPr>
                <w:rFonts w:eastAsiaTheme="minorEastAsia"/>
                <w:lang w:val="en-GB"/>
              </w:rPr>
            </w:rPrChange>
          </w:rPr>
          <w:t xml:space="preserve">This study was supported by grants from the Swedish Research Council FORMAS (no. </w:t>
        </w:r>
        <w:r w:rsidR="00A00597" w:rsidRPr="00FE2EDD">
          <w:rPr>
            <w:rFonts w:eastAsiaTheme="minorEastAsia" w:hint="eastAsia"/>
            <w:highlight w:val="yellow"/>
            <w:lang w:val="en-GB"/>
            <w:rPrChange w:id="401" w:author="Anna Gårdmark" w:date="2020-02-07T14:49:00Z">
              <w:rPr>
                <w:rFonts w:eastAsiaTheme="minorEastAsia" w:hint="eastAsia"/>
                <w:lang w:val="en-GB"/>
              </w:rPr>
            </w:rPrChange>
          </w:rPr>
          <w:t>217</w:t>
        </w:r>
        <w:r w:rsidR="00A00597" w:rsidRPr="00FE2EDD">
          <w:rPr>
            <w:rFonts w:eastAsiaTheme="minorEastAsia" w:hint="eastAsia"/>
            <w:highlight w:val="yellow"/>
            <w:lang w:val="en-GB"/>
            <w:rPrChange w:id="402" w:author="Anna Gårdmark" w:date="2020-02-07T14:49:00Z">
              <w:rPr>
                <w:rFonts w:eastAsiaTheme="minorEastAsia" w:hint="eastAsia"/>
                <w:lang w:val="en-GB"/>
              </w:rPr>
            </w:rPrChange>
          </w:rPr>
          <w:t>‐</w:t>
        </w:r>
        <w:r w:rsidR="00A00597" w:rsidRPr="00FE2EDD">
          <w:rPr>
            <w:rFonts w:eastAsiaTheme="minorEastAsia" w:hint="eastAsia"/>
            <w:highlight w:val="yellow"/>
            <w:lang w:val="en-GB"/>
            <w:rPrChange w:id="403" w:author="Anna Gårdmark" w:date="2020-02-07T14:49:00Z">
              <w:rPr>
                <w:rFonts w:eastAsiaTheme="minorEastAsia" w:hint="eastAsia"/>
                <w:lang w:val="en-GB"/>
              </w:rPr>
            </w:rPrChange>
          </w:rPr>
          <w:t>2013</w:t>
        </w:r>
        <w:r w:rsidR="00A00597" w:rsidRPr="00FE2EDD">
          <w:rPr>
            <w:rFonts w:eastAsiaTheme="minorEastAsia" w:hint="eastAsia"/>
            <w:highlight w:val="yellow"/>
            <w:lang w:val="en-GB"/>
            <w:rPrChange w:id="404" w:author="Anna Gårdmark" w:date="2020-02-07T14:49:00Z">
              <w:rPr>
                <w:rFonts w:eastAsiaTheme="minorEastAsia" w:hint="eastAsia"/>
                <w:lang w:val="en-GB"/>
              </w:rPr>
            </w:rPrChange>
          </w:rPr>
          <w:t>‐</w:t>
        </w:r>
        <w:r w:rsidR="00A00597" w:rsidRPr="00FE2EDD">
          <w:rPr>
            <w:rFonts w:eastAsiaTheme="minorEastAsia" w:hint="eastAsia"/>
            <w:highlight w:val="yellow"/>
            <w:lang w:val="en-GB"/>
            <w:rPrChange w:id="405" w:author="Anna Gårdmark" w:date="2020-02-07T14:49:00Z">
              <w:rPr>
                <w:rFonts w:eastAsiaTheme="minorEastAsia" w:hint="eastAsia"/>
                <w:lang w:val="en-GB"/>
              </w:rPr>
            </w:rPrChange>
          </w:rPr>
          <w:t>1315)</w:t>
        </w:r>
        <w:r w:rsidR="00A00597" w:rsidRPr="00FE2EDD">
          <w:rPr>
            <w:rFonts w:eastAsiaTheme="minorEastAsia"/>
            <w:highlight w:val="yellow"/>
            <w:lang w:val="en-GB"/>
            <w:rPrChange w:id="406" w:author="Anna Gårdmark" w:date="2020-02-07T14:49:00Z">
              <w:rPr>
                <w:rFonts w:eastAsiaTheme="minorEastAsia"/>
                <w:lang w:val="en-GB"/>
              </w:rPr>
            </w:rPrChange>
          </w:rPr>
          <w:t xml:space="preserve"> and the Swedish Research Council (no. </w:t>
        </w:r>
        <w:r w:rsidR="00A00597" w:rsidRPr="00FE2EDD">
          <w:rPr>
            <w:rFonts w:eastAsiaTheme="minorEastAsia" w:hint="eastAsia"/>
            <w:highlight w:val="yellow"/>
            <w:lang w:val="en-GB"/>
            <w:rPrChange w:id="407" w:author="Anna Gårdmark" w:date="2020-02-07T14:49:00Z">
              <w:rPr>
                <w:rFonts w:eastAsiaTheme="minorEastAsia" w:hint="eastAsia"/>
                <w:lang w:val="en-GB"/>
              </w:rPr>
            </w:rPrChange>
          </w:rPr>
          <w:t>2015</w:t>
        </w:r>
        <w:r w:rsidR="00A00597" w:rsidRPr="00FE2EDD">
          <w:rPr>
            <w:rFonts w:eastAsiaTheme="minorEastAsia" w:hint="eastAsia"/>
            <w:highlight w:val="yellow"/>
            <w:lang w:val="en-GB"/>
            <w:rPrChange w:id="408" w:author="Anna Gårdmark" w:date="2020-02-07T14:49:00Z">
              <w:rPr>
                <w:rFonts w:eastAsiaTheme="minorEastAsia" w:hint="eastAsia"/>
                <w:lang w:val="en-GB"/>
              </w:rPr>
            </w:rPrChange>
          </w:rPr>
          <w:t>‐</w:t>
        </w:r>
        <w:r w:rsidR="00A00597" w:rsidRPr="00FE2EDD">
          <w:rPr>
            <w:rFonts w:eastAsiaTheme="minorEastAsia" w:hint="eastAsia"/>
            <w:highlight w:val="yellow"/>
            <w:lang w:val="en-GB"/>
            <w:rPrChange w:id="409" w:author="Anna Gårdmark" w:date="2020-02-07T14:49:00Z">
              <w:rPr>
                <w:rFonts w:eastAsiaTheme="minorEastAsia" w:hint="eastAsia"/>
                <w:lang w:val="en-GB"/>
              </w:rPr>
            </w:rPrChange>
          </w:rPr>
          <w:t>03752)</w:t>
        </w:r>
        <w:r w:rsidR="00A00597" w:rsidRPr="00FE2EDD">
          <w:rPr>
            <w:rFonts w:eastAsiaTheme="minorEastAsia"/>
            <w:highlight w:val="yellow"/>
            <w:lang w:val="en-GB"/>
            <w:rPrChange w:id="410" w:author="Anna Gårdmark" w:date="2020-02-07T14:49:00Z">
              <w:rPr>
                <w:rFonts w:eastAsiaTheme="minorEastAsia"/>
                <w:lang w:val="en-GB"/>
              </w:rPr>
            </w:rPrChange>
          </w:rPr>
          <w:t xml:space="preserve"> (both to AG).</w:t>
        </w:r>
      </w:ins>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411"/>
      <w:commentRangeStart w:id="412"/>
      <w:commentRangeStart w:id="413"/>
      <w:commentRangeStart w:id="414"/>
      <w:r w:rsidRPr="00F95139">
        <w:rPr>
          <w:rFonts w:cstheme="minorHAnsi"/>
          <w:b/>
          <w:lang w:val="en-GB"/>
        </w:rPr>
        <w:t>Author contributions</w:t>
      </w:r>
      <w:commentRangeEnd w:id="411"/>
      <w:r w:rsidR="00B6138F">
        <w:rPr>
          <w:rStyle w:val="Kommentarsreferens"/>
        </w:rPr>
        <w:commentReference w:id="411"/>
      </w:r>
      <w:commentRangeEnd w:id="412"/>
      <w:r w:rsidR="006B1C22">
        <w:rPr>
          <w:rStyle w:val="Kommentarsreferens"/>
        </w:rPr>
        <w:commentReference w:id="412"/>
      </w:r>
      <w:commentRangeEnd w:id="413"/>
      <w:r w:rsidR="00C33D30">
        <w:rPr>
          <w:rStyle w:val="Kommentarsreferens"/>
        </w:rPr>
        <w:commentReference w:id="413"/>
      </w:r>
      <w:commentRangeEnd w:id="414"/>
      <w:r w:rsidR="001404CC">
        <w:rPr>
          <w:rStyle w:val="Kommentarsreferens"/>
        </w:rPr>
        <w:commentReference w:id="414"/>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mizer</w:t>
      </w:r>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r w:rsidR="00BD3461">
        <w:fldChar w:fldCharType="begin"/>
      </w:r>
      <w:r w:rsidR="00BD3461" w:rsidRPr="00BD3461">
        <w:rPr>
          <w:lang w:val="en-GB"/>
          <w:rPrChange w:id="415" w:author="Anna Gårdmark" w:date="2020-02-07T10:00:00Z">
            <w:rPr/>
          </w:rPrChange>
        </w:rPr>
        <w:instrText xml:space="preserve"> HYPERLINK "https://github.com/maxlindmark/mizer-rewiring/tree/rewire-temp/baltic" </w:instrText>
      </w:r>
      <w:r w:rsidR="00BD3461">
        <w:fldChar w:fldCharType="separate"/>
      </w:r>
      <w:r w:rsidRPr="00F95139">
        <w:rPr>
          <w:rStyle w:val="Hyperlnk"/>
          <w:rFonts w:ascii="Times" w:hAnsi="Times"/>
          <w:lang w:val="en-GB"/>
        </w:rPr>
        <w:t>https://github.com/maxlindmark/mizer-rewiring/tree/rewire-temp/baltic</w:t>
      </w:r>
      <w:r w:rsidR="00BD3461">
        <w:rPr>
          <w:rStyle w:val="Hyperlnk"/>
          <w:rFonts w:ascii="Times" w:hAnsi="Times"/>
          <w:lang w:val="en-GB"/>
        </w:rPr>
        <w:fldChar w:fldCharType="end"/>
      </w:r>
      <w:r w:rsidRPr="00F95139">
        <w:rPr>
          <w:rFonts w:ascii="Times" w:hAnsi="Times"/>
          <w:lang w:val="en-GB"/>
        </w:rPr>
        <w:t>), and will be deposited on Zenodo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commentRangeStart w:id="416"/>
    <w:p w14:paraId="2CE31F8F" w14:textId="77777777" w:rsidR="00F10C48" w:rsidRPr="00F10C48" w:rsidRDefault="00C572FC" w:rsidP="00F10C48">
      <w:pPr>
        <w:pStyle w:val="Litteraturfrteckning"/>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F10C48" w:rsidRPr="00F10C48">
        <w:rPr>
          <w:lang w:val="en-GB"/>
        </w:rPr>
        <w:t xml:space="preserve">Andersen, K.H. (2019). </w:t>
      </w:r>
      <w:r w:rsidR="00F10C48" w:rsidRPr="00F10C48">
        <w:rPr>
          <w:i/>
          <w:iCs/>
          <w:lang w:val="en-GB"/>
        </w:rPr>
        <w:t>Fish Ecology, Evolution, and Exploitation: A New Theoretical Synthesis</w:t>
      </w:r>
      <w:r w:rsidR="00F10C48" w:rsidRPr="00F10C48">
        <w:rPr>
          <w:lang w:val="en-GB"/>
        </w:rPr>
        <w:t>. Princeton University Press.</w:t>
      </w:r>
    </w:p>
    <w:p w14:paraId="203E6EC4" w14:textId="77777777" w:rsidR="00F10C48" w:rsidRPr="00F10C48" w:rsidRDefault="00F10C48" w:rsidP="00F10C48">
      <w:pPr>
        <w:pStyle w:val="Litteraturfrteckning"/>
      </w:pPr>
      <w:r w:rsidRPr="00F10C48">
        <w:rPr>
          <w:lang w:val="en-GB"/>
        </w:rPr>
        <w:t xml:space="preserve">Andersen, K.H., Berge, T., Gonçalves, R.J., Hartvig, M., Heuschele, J., Hylander, S., </w:t>
      </w:r>
      <w:r w:rsidRPr="00F10C48">
        <w:rPr>
          <w:i/>
          <w:iCs/>
          <w:lang w:val="en-GB"/>
        </w:rPr>
        <w:t>et al.</w:t>
      </w:r>
      <w:r w:rsidRPr="00F10C48">
        <w:rPr>
          <w:lang w:val="en-GB"/>
        </w:rPr>
        <w:t xml:space="preserve"> (2016a). Characteristic Sizes of Life in the Oceans, from Bacteria to Whales. </w:t>
      </w:r>
      <w:r w:rsidRPr="00F10C48">
        <w:rPr>
          <w:i/>
          <w:iCs/>
        </w:rPr>
        <w:t>Ann Rev Mar Sci</w:t>
      </w:r>
      <w:r w:rsidRPr="00F10C48">
        <w:t>, 8, 217–241.</w:t>
      </w:r>
    </w:p>
    <w:p w14:paraId="162C296D" w14:textId="77777777" w:rsidR="00F10C48" w:rsidRPr="00F10C48" w:rsidRDefault="00F10C48" w:rsidP="00F10C48">
      <w:pPr>
        <w:pStyle w:val="Litteraturfrteckning"/>
        <w:rPr>
          <w:lang w:val="en-GB"/>
        </w:rPr>
      </w:pPr>
      <w:r w:rsidRPr="00F10C48">
        <w:t xml:space="preserve">Andersen, K.H. &amp; Beyer, J.E. (2006). </w:t>
      </w:r>
      <w:r w:rsidRPr="00F10C48">
        <w:rPr>
          <w:lang w:val="en-GB"/>
        </w:rPr>
        <w:t xml:space="preserve">Asymptotic Size Determines Species Abundance in the Marine Size Spectrum. </w:t>
      </w:r>
      <w:r w:rsidRPr="00F10C48">
        <w:rPr>
          <w:i/>
          <w:iCs/>
          <w:lang w:val="en-GB"/>
        </w:rPr>
        <w:t>The American Naturalist</w:t>
      </w:r>
      <w:r w:rsidRPr="00F10C48">
        <w:rPr>
          <w:lang w:val="en-GB"/>
        </w:rPr>
        <w:t>, 168, 8.</w:t>
      </w:r>
    </w:p>
    <w:p w14:paraId="373DF45E" w14:textId="77777777" w:rsidR="00F10C48" w:rsidRPr="00F10C48" w:rsidRDefault="00F10C48" w:rsidP="00F10C48">
      <w:pPr>
        <w:pStyle w:val="Litteraturfrteckning"/>
        <w:rPr>
          <w:lang w:val="en-GB"/>
        </w:rPr>
      </w:pPr>
      <w:r w:rsidRPr="00F10C48">
        <w:rPr>
          <w:lang w:val="en-GB"/>
        </w:rPr>
        <w:t xml:space="preserve">Andersen, K.H. &amp; Beyer, J.E. (2015). Size structure, not metabolic scaling rules, determines fisheries reference points. </w:t>
      </w:r>
      <w:r w:rsidRPr="00F10C48">
        <w:rPr>
          <w:i/>
          <w:iCs/>
          <w:lang w:val="en-GB"/>
        </w:rPr>
        <w:t>Fish Fish</w:t>
      </w:r>
      <w:r w:rsidRPr="00F10C48">
        <w:rPr>
          <w:lang w:val="en-GB"/>
        </w:rPr>
        <w:t>, 16, 1–22.</w:t>
      </w:r>
    </w:p>
    <w:p w14:paraId="5ED495B6" w14:textId="77777777" w:rsidR="00F10C48" w:rsidRPr="00F10C48" w:rsidRDefault="00F10C48" w:rsidP="00F10C48">
      <w:pPr>
        <w:pStyle w:val="Litteraturfrteckning"/>
        <w:rPr>
          <w:lang w:val="en-GB"/>
        </w:rPr>
      </w:pPr>
      <w:r w:rsidRPr="00F10C48">
        <w:rPr>
          <w:lang w:val="en-GB"/>
        </w:rPr>
        <w:t xml:space="preserve">Andersen, K.Haste., Jacobsen, N.S., Life, O., Resources, A., Castle, C., Security, G.F., </w:t>
      </w:r>
      <w:r w:rsidRPr="00F10C48">
        <w:rPr>
          <w:i/>
          <w:iCs/>
          <w:lang w:val="en-GB"/>
        </w:rPr>
        <w:t>et al.</w:t>
      </w:r>
      <w:r w:rsidRPr="00F10C48">
        <w:rPr>
          <w:lang w:val="en-GB"/>
        </w:rPr>
        <w:t xml:space="preserve"> (2016b). The theoretical foundations for size spectrum models of fish communities. </w:t>
      </w:r>
      <w:r w:rsidRPr="00F10C48">
        <w:rPr>
          <w:i/>
          <w:iCs/>
          <w:lang w:val="en-GB"/>
        </w:rPr>
        <w:t>Canadian Journal of Fisheries and Aquatic Sciences</w:t>
      </w:r>
      <w:r w:rsidRPr="00F10C48">
        <w:rPr>
          <w:lang w:val="en-GB"/>
        </w:rPr>
        <w:t>, 73, 1–47.</w:t>
      </w:r>
    </w:p>
    <w:p w14:paraId="1C803F9C" w14:textId="77777777" w:rsidR="00F10C48" w:rsidRPr="00F10C48" w:rsidRDefault="00F10C48" w:rsidP="00F10C48">
      <w:pPr>
        <w:pStyle w:val="Litteraturfrteckning"/>
        <w:rPr>
          <w:lang w:val="en-GB"/>
        </w:rPr>
      </w:pPr>
      <w:r w:rsidRPr="00F10C48">
        <w:rPr>
          <w:lang w:val="en-GB"/>
        </w:rPr>
        <w:t xml:space="preserve">Andersen, K.Haste. &amp; Pedersen, M. (2009). Damped trophic cascades driven by fishing in model marine ecosystems. </w:t>
      </w:r>
      <w:r w:rsidRPr="00F10C48">
        <w:rPr>
          <w:i/>
          <w:iCs/>
          <w:lang w:val="en-GB"/>
        </w:rPr>
        <w:t>Proceedings of the Royal Society of London B: Biological Sciences</w:t>
      </w:r>
      <w:r w:rsidRPr="00F10C48">
        <w:rPr>
          <w:lang w:val="en-GB"/>
        </w:rPr>
        <w:t>, 277, 795–802.</w:t>
      </w:r>
    </w:p>
    <w:p w14:paraId="7F150B00" w14:textId="77777777" w:rsidR="00F10C48" w:rsidRPr="00F10C48" w:rsidRDefault="00F10C48" w:rsidP="00F10C48">
      <w:pPr>
        <w:pStyle w:val="Litteraturfrteckning"/>
        <w:rPr>
          <w:lang w:val="en-GB"/>
        </w:rPr>
      </w:pPr>
      <w:r w:rsidRPr="00F10C48">
        <w:rPr>
          <w:lang w:val="en-GB"/>
        </w:rPr>
        <w:t xml:space="preserve">Atkinson, D. (1994). Temperature and Organism Size—A Biological Law for Ectotherms? In: </w:t>
      </w:r>
      <w:r w:rsidRPr="00F10C48">
        <w:rPr>
          <w:i/>
          <w:iCs/>
          <w:lang w:val="en-GB"/>
        </w:rPr>
        <w:t>Advances in Ecological Research</w:t>
      </w:r>
      <w:r w:rsidRPr="00F10C48">
        <w:rPr>
          <w:lang w:val="en-GB"/>
        </w:rPr>
        <w:t>. Elsevier, pp. 1–58.</w:t>
      </w:r>
    </w:p>
    <w:p w14:paraId="6553FC34" w14:textId="77777777" w:rsidR="00F10C48" w:rsidRPr="00F10C48" w:rsidRDefault="00F10C48" w:rsidP="00F10C48">
      <w:pPr>
        <w:pStyle w:val="Litteraturfrteckning"/>
        <w:rPr>
          <w:lang w:val="en-GB"/>
        </w:rPr>
      </w:pPr>
      <w:r w:rsidRPr="00F10C48">
        <w:rPr>
          <w:lang w:val="en-GB"/>
        </w:rPr>
        <w:t xml:space="preserve">Audzijonyte, A., Barneche, D.R., Baudron, A.R., Belmaker, J., Clark, T.D., Marshall, C.T., </w:t>
      </w:r>
      <w:r w:rsidRPr="00F10C48">
        <w:rPr>
          <w:i/>
          <w:iCs/>
          <w:lang w:val="en-GB"/>
        </w:rPr>
        <w:t>et al.</w:t>
      </w:r>
      <w:r w:rsidRPr="00F10C48">
        <w:rPr>
          <w:lang w:val="en-GB"/>
        </w:rPr>
        <w:t xml:space="preserve"> (2018). Is oxygen limitation in warming waters a valid mechanism to explain decreased body sizes in aquatic ectotherms? </w:t>
      </w:r>
      <w:r w:rsidRPr="00F10C48">
        <w:rPr>
          <w:i/>
          <w:iCs/>
          <w:lang w:val="en-GB"/>
        </w:rPr>
        <w:t>Global Ecology and Biogeography</w:t>
      </w:r>
      <w:r w:rsidRPr="00F10C48">
        <w:rPr>
          <w:lang w:val="en-GB"/>
        </w:rPr>
        <w:t>.</w:t>
      </w:r>
    </w:p>
    <w:p w14:paraId="61FF44CF" w14:textId="77777777" w:rsidR="00F10C48" w:rsidRPr="00F10C48" w:rsidRDefault="00F10C48" w:rsidP="00F10C48">
      <w:pPr>
        <w:pStyle w:val="Litteraturfrteckning"/>
        <w:rPr>
          <w:lang w:val="en-GB"/>
        </w:rPr>
      </w:pPr>
      <w:r w:rsidRPr="00F10C48">
        <w:rPr>
          <w:lang w:val="en-GB"/>
        </w:rPr>
        <w:t xml:space="preserve">Audzijonyte, A., Kuparinen, A., Gorton, R. &amp; Fulton, E.A. (2013). Ecological consequences of body size decline in harvested fish species: positive feedback loops in trophic interactions amplify human impact. </w:t>
      </w:r>
      <w:r w:rsidRPr="00F10C48">
        <w:rPr>
          <w:i/>
          <w:iCs/>
          <w:lang w:val="en-GB"/>
        </w:rPr>
        <w:t>Biology Letters</w:t>
      </w:r>
      <w:r w:rsidRPr="00F10C48">
        <w:rPr>
          <w:lang w:val="en-GB"/>
        </w:rPr>
        <w:t>, 9, 20121103.</w:t>
      </w:r>
    </w:p>
    <w:p w14:paraId="18FFA4F3" w14:textId="77777777" w:rsidR="00F10C48" w:rsidRPr="00F10C48" w:rsidRDefault="00F10C48" w:rsidP="00F10C48">
      <w:pPr>
        <w:pStyle w:val="Litteraturfrteckning"/>
        <w:rPr>
          <w:lang w:val="en-GB"/>
        </w:rPr>
      </w:pPr>
      <w:r w:rsidRPr="00F10C48">
        <w:rPr>
          <w:lang w:val="en-GB"/>
        </w:rPr>
        <w:t xml:space="preserve">Barange, M., Merino, G., Blanchard, J.L., Scholtens, J., Harle, J., Allison, E.H., </w:t>
      </w:r>
      <w:r w:rsidRPr="00F10C48">
        <w:rPr>
          <w:i/>
          <w:iCs/>
          <w:lang w:val="en-GB"/>
        </w:rPr>
        <w:t>et al.</w:t>
      </w:r>
      <w:r w:rsidRPr="00F10C48">
        <w:rPr>
          <w:lang w:val="en-GB"/>
        </w:rPr>
        <w:t xml:space="preserve"> (2014). Impacts of climate change on marine ecosystem production in societies dependent on fisheries. </w:t>
      </w:r>
      <w:r w:rsidRPr="00F10C48">
        <w:rPr>
          <w:i/>
          <w:iCs/>
          <w:lang w:val="en-GB"/>
        </w:rPr>
        <w:t>Nature Clim Change</w:t>
      </w:r>
      <w:r w:rsidRPr="00F10C48">
        <w:rPr>
          <w:lang w:val="en-GB"/>
        </w:rPr>
        <w:t>, 4, 211–216.</w:t>
      </w:r>
    </w:p>
    <w:p w14:paraId="2267B966" w14:textId="77777777" w:rsidR="00F10C48" w:rsidRPr="00F10C48" w:rsidRDefault="00F10C48" w:rsidP="00F10C48">
      <w:pPr>
        <w:pStyle w:val="Litteraturfrteckning"/>
        <w:rPr>
          <w:lang w:val="en-GB"/>
        </w:rPr>
      </w:pPr>
      <w:r w:rsidRPr="00F10C48">
        <w:rPr>
          <w:lang w:val="en-GB"/>
        </w:rPr>
        <w:t xml:space="preserve">Barneche, D.R., Jahn, M. &amp; Seebacher, F. (2019). Warming increases the cost of growth in a model vertebrate. </w:t>
      </w:r>
      <w:r w:rsidRPr="00F10C48">
        <w:rPr>
          <w:i/>
          <w:iCs/>
          <w:lang w:val="en-GB"/>
        </w:rPr>
        <w:t>Functional Ecology</w:t>
      </w:r>
      <w:r w:rsidRPr="00F10C48">
        <w:rPr>
          <w:lang w:val="en-GB"/>
        </w:rPr>
        <w:t>, 33, 1256–1266.</w:t>
      </w:r>
    </w:p>
    <w:p w14:paraId="00403D99" w14:textId="77777777" w:rsidR="00F10C48" w:rsidRPr="00BF1742" w:rsidRDefault="00F10C48" w:rsidP="00F10C48">
      <w:pPr>
        <w:pStyle w:val="Litteraturfrteckning"/>
      </w:pPr>
      <w:r w:rsidRPr="00F10C48">
        <w:rPr>
          <w:lang w:val="en-GB"/>
        </w:rPr>
        <w:t xml:space="preserve">Barnes, C., Irigoien, X., De Oliveira, J.A.A., Maxwell, D. &amp; Jennings, S. (2011). Predicting marine phytoplankton community size structure from empirical relationships with remotely sensed variables. </w:t>
      </w:r>
      <w:r w:rsidRPr="00BF1742">
        <w:rPr>
          <w:i/>
          <w:iCs/>
        </w:rPr>
        <w:t>J Plankton Res</w:t>
      </w:r>
      <w:r w:rsidRPr="00BF1742">
        <w:t>, 33, 13–24.</w:t>
      </w:r>
    </w:p>
    <w:p w14:paraId="3B87CB42" w14:textId="77777777" w:rsidR="00F10C48" w:rsidRPr="00F10C48" w:rsidRDefault="00F10C48" w:rsidP="00F10C48">
      <w:pPr>
        <w:pStyle w:val="Litteraturfrteckning"/>
        <w:rPr>
          <w:lang w:val="en-GB"/>
        </w:rPr>
      </w:pPr>
      <w:r w:rsidRPr="00BF1742">
        <w:t xml:space="preserve">Bartolino, V., Margonski, P., Lindegren, M., Linderholm, H.W., Cardinale, M., Rayner, D., </w:t>
      </w:r>
      <w:r w:rsidRPr="00BF1742">
        <w:rPr>
          <w:i/>
          <w:iCs/>
        </w:rPr>
        <w:t>et al.</w:t>
      </w:r>
      <w:r w:rsidRPr="00BF1742">
        <w:t xml:space="preserve"> </w:t>
      </w:r>
      <w:r w:rsidRPr="00F10C48">
        <w:rPr>
          <w:lang w:val="en-GB"/>
        </w:rPr>
        <w:t xml:space="preserve">(2014). Forecasting fish stock dynamics under climate change: Baltic herring (Clupea harengus) as a case study. </w:t>
      </w:r>
      <w:r w:rsidRPr="00F10C48">
        <w:rPr>
          <w:i/>
          <w:iCs/>
          <w:lang w:val="en-GB"/>
        </w:rPr>
        <w:t>Fisheries Oceanography</w:t>
      </w:r>
      <w:r w:rsidRPr="00F10C48">
        <w:rPr>
          <w:lang w:val="en-GB"/>
        </w:rPr>
        <w:t>, 23, 258–269.</w:t>
      </w:r>
    </w:p>
    <w:p w14:paraId="638D710D" w14:textId="77777777" w:rsidR="00F10C48" w:rsidRPr="00F10C48" w:rsidRDefault="00F10C48" w:rsidP="00F10C48">
      <w:pPr>
        <w:pStyle w:val="Litteraturfrteckning"/>
        <w:rPr>
          <w:lang w:val="en-GB"/>
        </w:rPr>
      </w:pPr>
      <w:r w:rsidRPr="00F10C48">
        <w:rPr>
          <w:lang w:val="en-GB"/>
        </w:rPr>
        <w:t xml:space="preserve">Baudron, A.R., Needle, C.L., Rijnsdorp, A.D. &amp; Marshall, C.T. (2014). Warming temperatures and smaller body sizes: synchronous changes in growth of North Sea fishes. </w:t>
      </w:r>
      <w:r w:rsidRPr="00F10C48">
        <w:rPr>
          <w:i/>
          <w:iCs/>
          <w:lang w:val="en-GB"/>
        </w:rPr>
        <w:t>Global Change Biology</w:t>
      </w:r>
      <w:r w:rsidRPr="00F10C48">
        <w:rPr>
          <w:lang w:val="en-GB"/>
        </w:rPr>
        <w:t>, 20, 1023–1031.</w:t>
      </w:r>
    </w:p>
    <w:p w14:paraId="4436F24A" w14:textId="77777777" w:rsidR="00F10C48" w:rsidRPr="00F10C48" w:rsidRDefault="00F10C48" w:rsidP="00F10C48">
      <w:pPr>
        <w:pStyle w:val="Litteraturfrteckning"/>
        <w:rPr>
          <w:lang w:val="en-GB"/>
        </w:rPr>
      </w:pPr>
      <w:r w:rsidRPr="00F10C48">
        <w:rPr>
          <w:lang w:val="en-GB"/>
        </w:rPr>
        <w:t xml:space="preserve">Belkin, I.M. (2009). Rapid warming of large marine ecosystems. </w:t>
      </w:r>
      <w:r w:rsidRPr="00F10C48">
        <w:rPr>
          <w:i/>
          <w:iCs/>
          <w:lang w:val="en-GB"/>
        </w:rPr>
        <w:t>Progress in Oceanography</w:t>
      </w:r>
      <w:r w:rsidRPr="00F10C48">
        <w:rPr>
          <w:lang w:val="en-GB"/>
        </w:rPr>
        <w:t>, 81, 207–213.</w:t>
      </w:r>
    </w:p>
    <w:p w14:paraId="0AF9D04F" w14:textId="77777777" w:rsidR="00F10C48" w:rsidRPr="00F10C48" w:rsidRDefault="00F10C48" w:rsidP="00F10C48">
      <w:pPr>
        <w:pStyle w:val="Litteraturfrteckning"/>
        <w:rPr>
          <w:lang w:val="en-GB"/>
        </w:rPr>
      </w:pPr>
      <w:r w:rsidRPr="00F10C48">
        <w:rPr>
          <w:lang w:val="en-GB"/>
        </w:rPr>
        <w:t xml:space="preserve">Bernhardt, J.R., Sunday, J.M. &amp; O’Connor, M.I. (2018). Metabolic Theory and the Temperature-Size Rule Explain the Temperature Dependence of Population Carrying Capacity. </w:t>
      </w:r>
      <w:r w:rsidRPr="00F10C48">
        <w:rPr>
          <w:i/>
          <w:iCs/>
          <w:lang w:val="en-GB"/>
        </w:rPr>
        <w:t>The American Naturalist</w:t>
      </w:r>
      <w:r w:rsidRPr="00F10C48">
        <w:rPr>
          <w:lang w:val="en-GB"/>
        </w:rPr>
        <w:t>, 192, 687–697.</w:t>
      </w:r>
    </w:p>
    <w:p w14:paraId="2CB92EDB" w14:textId="77777777" w:rsidR="00F10C48" w:rsidRPr="00F10C48" w:rsidRDefault="00F10C48" w:rsidP="00F10C48">
      <w:pPr>
        <w:pStyle w:val="Litteraturfrteckning"/>
        <w:rPr>
          <w:lang w:val="en-GB"/>
        </w:rPr>
      </w:pPr>
      <w:r w:rsidRPr="00F10C48">
        <w:rPr>
          <w:lang w:val="en-GB"/>
        </w:rPr>
        <w:t xml:space="preserve">Björnsson, B. (2001). Optimal temperature for growth and feed conversion of immature cod (Gadus morhua L.). </w:t>
      </w:r>
      <w:r w:rsidRPr="00F10C48">
        <w:rPr>
          <w:i/>
          <w:iCs/>
          <w:lang w:val="en-GB"/>
        </w:rPr>
        <w:t>ICES Journal of Marine Science</w:t>
      </w:r>
      <w:r w:rsidRPr="00F10C48">
        <w:rPr>
          <w:lang w:val="en-GB"/>
        </w:rPr>
        <w:t>, 58, 29–38.</w:t>
      </w:r>
    </w:p>
    <w:p w14:paraId="57475E53" w14:textId="77777777" w:rsidR="00F10C48" w:rsidRPr="00F10C48" w:rsidRDefault="00F10C48" w:rsidP="00F10C48">
      <w:pPr>
        <w:pStyle w:val="Litteraturfrteckning"/>
        <w:rPr>
          <w:lang w:val="en-GB"/>
        </w:rPr>
      </w:pPr>
      <w:r w:rsidRPr="00F10C48">
        <w:rPr>
          <w:lang w:val="en-GB"/>
        </w:rPr>
        <w:t xml:space="preserve">Blanchard, J.L., Andersen, K.H., Scott, F., Hintzen, N.T., Piet, G. &amp; Jennings, S. (2014). Evaluating targets and trade-offs among fisheries and conservation objectives using a multispecies size spectrum model. </w:t>
      </w:r>
      <w:r w:rsidRPr="00F10C48">
        <w:rPr>
          <w:i/>
          <w:iCs/>
          <w:lang w:val="en-GB"/>
        </w:rPr>
        <w:t>Journal of Applied Ecology</w:t>
      </w:r>
      <w:r w:rsidRPr="00F10C48">
        <w:rPr>
          <w:lang w:val="en-GB"/>
        </w:rPr>
        <w:t>, 51, 612–622.</w:t>
      </w:r>
    </w:p>
    <w:p w14:paraId="67FA7D07" w14:textId="77777777" w:rsidR="00F10C48" w:rsidRPr="00F10C48" w:rsidRDefault="00F10C48" w:rsidP="00F10C48">
      <w:pPr>
        <w:pStyle w:val="Litteraturfrteckning"/>
        <w:rPr>
          <w:lang w:val="en-GB"/>
        </w:rPr>
      </w:pPr>
      <w:r w:rsidRPr="00F10C48">
        <w:rPr>
          <w:lang w:val="en-GB"/>
        </w:rPr>
        <w:t xml:space="preserve">Blanchard, J.L., Heneghan, R.F., Everett, J.D., Trebilco, R. &amp; Richardson, A.J. (2017). From Bacteria to Whales: Using Functional Size Spectra to Model Marine Ecosystems. </w:t>
      </w:r>
      <w:r w:rsidRPr="00F10C48">
        <w:rPr>
          <w:i/>
          <w:iCs/>
          <w:lang w:val="en-GB"/>
        </w:rPr>
        <w:t>Trends in Ecology &amp; Evolution</w:t>
      </w:r>
      <w:r w:rsidRPr="00F10C48">
        <w:rPr>
          <w:lang w:val="en-GB"/>
        </w:rPr>
        <w:t>, 32, 174–186.</w:t>
      </w:r>
    </w:p>
    <w:p w14:paraId="0F9B5E72" w14:textId="77777777" w:rsidR="00F10C48" w:rsidRPr="00F10C48" w:rsidRDefault="00F10C48" w:rsidP="00F10C48">
      <w:pPr>
        <w:pStyle w:val="Litteraturfrteckning"/>
        <w:rPr>
          <w:lang w:val="en-GB"/>
        </w:rPr>
      </w:pPr>
      <w:r w:rsidRPr="00F10C48">
        <w:rPr>
          <w:lang w:val="en-GB"/>
        </w:rPr>
        <w:t xml:space="preserve">Blanchard, J.L., Jennings, S., Holmes, R., Harle, J., Merino, G., Allen, J.I., </w:t>
      </w:r>
      <w:r w:rsidRPr="00F10C48">
        <w:rPr>
          <w:i/>
          <w:iCs/>
          <w:lang w:val="en-GB"/>
        </w:rPr>
        <w:t>et al.</w:t>
      </w:r>
      <w:r w:rsidRPr="00F10C48">
        <w:rPr>
          <w:lang w:val="en-GB"/>
        </w:rPr>
        <w:t xml:space="preserve"> (2012). Potential consequences of climate change for primary production and fish production in large marine ecosystems. </w:t>
      </w:r>
      <w:r w:rsidRPr="00F10C48">
        <w:rPr>
          <w:i/>
          <w:iCs/>
          <w:lang w:val="en-GB"/>
        </w:rPr>
        <w:t>Philosophical Transactions of the Royal Society of London, Series B: Biological Sciences</w:t>
      </w:r>
      <w:r w:rsidRPr="00F10C48">
        <w:rPr>
          <w:lang w:val="en-GB"/>
        </w:rPr>
        <w:t>, 367, 2979–2989.</w:t>
      </w:r>
    </w:p>
    <w:p w14:paraId="5682FA47" w14:textId="77777777" w:rsidR="00F10C48" w:rsidRPr="00F10C48" w:rsidRDefault="00F10C48" w:rsidP="00F10C48">
      <w:pPr>
        <w:pStyle w:val="Litteraturfrteckning"/>
        <w:rPr>
          <w:lang w:val="en-GB"/>
        </w:rPr>
      </w:pPr>
      <w:r w:rsidRPr="00F10C48">
        <w:rPr>
          <w:lang w:val="en-GB"/>
        </w:rPr>
        <w:t xml:space="preserve">Brett, J.R., Shelbourn, J.E. &amp; Shoop, C.T. (1969). Growth Rate and Body Composition of Fingerling Sockeye Salmon, Oncorhynchus nerka, in relation to Temperature and Ration Size. </w:t>
      </w:r>
      <w:r w:rsidRPr="00F10C48">
        <w:rPr>
          <w:i/>
          <w:iCs/>
          <w:lang w:val="en-GB"/>
        </w:rPr>
        <w:t>J. Fish. Res. Bd. Can.</w:t>
      </w:r>
      <w:r w:rsidRPr="00F10C48">
        <w:rPr>
          <w:lang w:val="en-GB"/>
        </w:rPr>
        <w:t>, 26, 2363–2394.</w:t>
      </w:r>
    </w:p>
    <w:p w14:paraId="79C85ED7" w14:textId="77777777" w:rsidR="00F10C48" w:rsidRPr="00F10C48" w:rsidRDefault="00F10C48" w:rsidP="00F10C48">
      <w:pPr>
        <w:pStyle w:val="Litteraturfrteckning"/>
        <w:rPr>
          <w:lang w:val="en-GB"/>
        </w:rPr>
      </w:pPr>
      <w:r w:rsidRPr="00F10C48">
        <w:rPr>
          <w:lang w:val="en-GB"/>
        </w:rPr>
        <w:t xml:space="preserve">Brown, J.H., Gillooly, J.F., Allen, A.P., Savage, V.M. &amp; West, G.B. (2004a). Toward a metabolic theory of ecology. </w:t>
      </w:r>
      <w:r w:rsidRPr="00F10C48">
        <w:rPr>
          <w:i/>
          <w:iCs/>
          <w:lang w:val="en-GB"/>
        </w:rPr>
        <w:t>Ecology</w:t>
      </w:r>
      <w:r w:rsidRPr="00F10C48">
        <w:rPr>
          <w:lang w:val="en-GB"/>
        </w:rPr>
        <w:t>, 85, 1771–1789.</w:t>
      </w:r>
    </w:p>
    <w:p w14:paraId="16EB5146" w14:textId="77777777" w:rsidR="00F10C48" w:rsidRPr="00F10C48" w:rsidRDefault="00F10C48" w:rsidP="00F10C48">
      <w:pPr>
        <w:pStyle w:val="Litteraturfrteckning"/>
        <w:rPr>
          <w:lang w:val="en-GB"/>
        </w:rPr>
      </w:pPr>
      <w:r w:rsidRPr="00F10C48">
        <w:rPr>
          <w:lang w:val="en-GB"/>
        </w:rPr>
        <w:t xml:space="preserve">Brown, J.H., Gillooly, J.F., Allen, A.P., Savage, V.M. &amp; West, G.B. (2004b). Toward a metabolic theory of ecology. </w:t>
      </w:r>
      <w:r w:rsidRPr="00F10C48">
        <w:rPr>
          <w:i/>
          <w:iCs/>
          <w:lang w:val="en-GB"/>
        </w:rPr>
        <w:t>Ecology</w:t>
      </w:r>
      <w:r w:rsidRPr="00F10C48">
        <w:rPr>
          <w:lang w:val="en-GB"/>
        </w:rPr>
        <w:t>, 85, 1771–1789.</w:t>
      </w:r>
    </w:p>
    <w:p w14:paraId="5C99A4F3" w14:textId="77777777" w:rsidR="00F10C48" w:rsidRPr="00F10C48" w:rsidRDefault="00F10C48" w:rsidP="00F10C48">
      <w:pPr>
        <w:pStyle w:val="Litteraturfrteckning"/>
        <w:rPr>
          <w:lang w:val="en-GB"/>
        </w:rPr>
      </w:pPr>
      <w:r w:rsidRPr="00F10C48">
        <w:rPr>
          <w:lang w:val="en-GB"/>
        </w:rPr>
        <w:t xml:space="preserve">Byrd, R.H., Lu, Peihuang., Nocedal, Jorge. &amp; Zhu, Ciyou. (1995). A Limited Memory Algorithm for Bound Constrained Optimization. </w:t>
      </w:r>
      <w:r w:rsidRPr="00F10C48">
        <w:rPr>
          <w:i/>
          <w:iCs/>
          <w:lang w:val="en-GB"/>
        </w:rPr>
        <w:t>SIAM J. Sci. Comput.</w:t>
      </w:r>
      <w:r w:rsidRPr="00F10C48">
        <w:rPr>
          <w:lang w:val="en-GB"/>
        </w:rPr>
        <w:t>, 16, 1190–1208.</w:t>
      </w:r>
    </w:p>
    <w:p w14:paraId="0D59D2CD" w14:textId="77777777" w:rsidR="00F10C48" w:rsidRPr="00F10C48" w:rsidRDefault="00F10C48" w:rsidP="00F10C48">
      <w:pPr>
        <w:pStyle w:val="Litteraturfrteckning"/>
        <w:rPr>
          <w:lang w:val="en-GB"/>
        </w:rPr>
      </w:pPr>
      <w:r w:rsidRPr="00F10C48">
        <w:rPr>
          <w:lang w:val="en-GB"/>
        </w:rPr>
        <w:t xml:space="preserve">Canales, T.M., Law, R. &amp; Blanchard, J.L. (2016). Shifts in plankton size spectra modulate growth and coexistence of anchovy and sardine in upwelling systems. </w:t>
      </w:r>
      <w:r w:rsidRPr="00F10C48">
        <w:rPr>
          <w:i/>
          <w:iCs/>
          <w:lang w:val="en-GB"/>
        </w:rPr>
        <w:t>Canadian Journal of Fisheries and Aquatic Sciences</w:t>
      </w:r>
      <w:r w:rsidRPr="00F10C48">
        <w:rPr>
          <w:lang w:val="en-GB"/>
        </w:rPr>
        <w:t>, 73, 611–621.</w:t>
      </w:r>
    </w:p>
    <w:p w14:paraId="49F8B1C1" w14:textId="77777777" w:rsidR="00F10C48" w:rsidRPr="00F10C48" w:rsidRDefault="00F10C48" w:rsidP="00F10C48">
      <w:pPr>
        <w:pStyle w:val="Litteraturfrteckning"/>
        <w:rPr>
          <w:lang w:val="en-GB"/>
        </w:rPr>
      </w:pPr>
      <w:r w:rsidRPr="00F10C48">
        <w:rPr>
          <w:lang w:val="en-GB"/>
        </w:rPr>
        <w:t xml:space="preserve">Casini, M., Hjelm, J., Molinero, J.-C., Lövgren, J., Cardinale, M., Bartolino, V., </w:t>
      </w:r>
      <w:r w:rsidRPr="00F10C48">
        <w:rPr>
          <w:i/>
          <w:iCs/>
          <w:lang w:val="en-GB"/>
        </w:rPr>
        <w:t>et al.</w:t>
      </w:r>
      <w:r w:rsidRPr="00F10C48">
        <w:rPr>
          <w:lang w:val="en-GB"/>
        </w:rPr>
        <w:t xml:space="preserve"> (2009). Trophic cascades promote threshold-like shifts in pelagic marine ecosystems. </w:t>
      </w:r>
      <w:r w:rsidRPr="00F10C48">
        <w:rPr>
          <w:i/>
          <w:iCs/>
          <w:lang w:val="en-GB"/>
        </w:rPr>
        <w:t>Proceedings of the National Academy of Sciences, USA</w:t>
      </w:r>
      <w:r w:rsidRPr="00F10C48">
        <w:rPr>
          <w:lang w:val="en-GB"/>
        </w:rPr>
        <w:t>, 106, 197–202.</w:t>
      </w:r>
    </w:p>
    <w:p w14:paraId="64C80431" w14:textId="77777777" w:rsidR="00F10C48" w:rsidRPr="00F10C48" w:rsidRDefault="00F10C48" w:rsidP="00F10C48">
      <w:pPr>
        <w:pStyle w:val="Litteraturfrteckning"/>
        <w:rPr>
          <w:lang w:val="en-GB"/>
        </w:rPr>
      </w:pPr>
      <w:r w:rsidRPr="00F10C48">
        <w:rPr>
          <w:lang w:val="en-GB"/>
        </w:rPr>
        <w:t xml:space="preserve">Certain, G., Barraquand, F. &amp; Gårdmark, A. (2018). How do MAR(1) models cope with hidden nonlinearities in ecological dynamics? </w:t>
      </w:r>
      <w:r w:rsidRPr="00F10C48">
        <w:rPr>
          <w:i/>
          <w:iCs/>
          <w:lang w:val="en-GB"/>
        </w:rPr>
        <w:t>Methods in Ecology and Evolution</w:t>
      </w:r>
      <w:r w:rsidRPr="00F10C48">
        <w:rPr>
          <w:lang w:val="en-GB"/>
        </w:rPr>
        <w:t>, 9, 1975–1995.</w:t>
      </w:r>
    </w:p>
    <w:p w14:paraId="6855A5CA" w14:textId="77777777" w:rsidR="00F10C48" w:rsidRPr="00F10C48" w:rsidRDefault="00F10C48" w:rsidP="00F10C48">
      <w:pPr>
        <w:pStyle w:val="Litteraturfrteckning"/>
        <w:rPr>
          <w:lang w:val="en-GB"/>
        </w:rPr>
      </w:pPr>
      <w:r w:rsidRPr="00F10C48">
        <w:rPr>
          <w:lang w:val="en-GB"/>
        </w:rPr>
        <w:t xml:space="preserve">Cheung, W.W.L., Sarmiento, J.L., Dunne, J., Frölicher, T.L., Lam, V.W.Y., Deng Palomares, M.L., </w:t>
      </w:r>
      <w:r w:rsidRPr="00F10C48">
        <w:rPr>
          <w:i/>
          <w:iCs/>
          <w:lang w:val="en-GB"/>
        </w:rPr>
        <w:t>et al.</w:t>
      </w:r>
      <w:r w:rsidRPr="00F10C48">
        <w:rPr>
          <w:lang w:val="en-GB"/>
        </w:rPr>
        <w:t xml:space="preserve"> (2013). Shrinking of fishes exacerbates impacts of global ocean changes on marine ecosystems. </w:t>
      </w:r>
      <w:r w:rsidRPr="00F10C48">
        <w:rPr>
          <w:i/>
          <w:iCs/>
          <w:lang w:val="en-GB"/>
        </w:rPr>
        <w:t>Nature Climate Change</w:t>
      </w:r>
      <w:r w:rsidRPr="00F10C48">
        <w:rPr>
          <w:lang w:val="en-GB"/>
        </w:rPr>
        <w:t>, 3, 254–258.</w:t>
      </w:r>
    </w:p>
    <w:p w14:paraId="38C615FE" w14:textId="77777777" w:rsidR="00F10C48" w:rsidRPr="00F10C48" w:rsidRDefault="00F10C48" w:rsidP="00F10C48">
      <w:pPr>
        <w:pStyle w:val="Litteraturfrteckning"/>
        <w:rPr>
          <w:lang w:val="en-GB"/>
        </w:rPr>
      </w:pPr>
      <w:r w:rsidRPr="00F10C48">
        <w:rPr>
          <w:lang w:val="en-GB"/>
        </w:rPr>
        <w:t xml:space="preserve">Clarke, A. &amp; Johnston, N.M. (1999). Scaling of metabolic rate with body mass and temperature in teleost fish. </w:t>
      </w:r>
      <w:r w:rsidRPr="00F10C48">
        <w:rPr>
          <w:i/>
          <w:iCs/>
          <w:lang w:val="en-GB"/>
        </w:rPr>
        <w:t>Journal of Animal Ecology</w:t>
      </w:r>
      <w:r w:rsidRPr="00F10C48">
        <w:rPr>
          <w:lang w:val="en-GB"/>
        </w:rPr>
        <w:t>, 68, 893–905.</w:t>
      </w:r>
    </w:p>
    <w:p w14:paraId="2246826C" w14:textId="77777777" w:rsidR="00F10C48" w:rsidRPr="00F10C48" w:rsidRDefault="00F10C48" w:rsidP="00F10C48">
      <w:pPr>
        <w:pStyle w:val="Litteraturfrteckning"/>
        <w:rPr>
          <w:lang w:val="en-GB"/>
        </w:rPr>
      </w:pPr>
      <w:r w:rsidRPr="00F10C48">
        <w:rPr>
          <w:lang w:val="en-GB"/>
        </w:rPr>
        <w:t xml:space="preserve">Daufresne, M., Lengfellner, K. &amp; Sommer, U. (2009). Global warming benefits the small in aquatic ecosystems. </w:t>
      </w:r>
      <w:r w:rsidRPr="00F10C48">
        <w:rPr>
          <w:i/>
          <w:iCs/>
          <w:lang w:val="en-GB"/>
        </w:rPr>
        <w:t>Proceedings of the National Academy of Sciences, USA</w:t>
      </w:r>
      <w:r w:rsidRPr="00F10C48">
        <w:rPr>
          <w:lang w:val="en-GB"/>
        </w:rPr>
        <w:t>, 106, 12788–12793.</w:t>
      </w:r>
    </w:p>
    <w:p w14:paraId="06063836" w14:textId="77777777" w:rsidR="00F10C48" w:rsidRPr="00F10C48" w:rsidRDefault="00F10C48" w:rsidP="00F10C48">
      <w:pPr>
        <w:pStyle w:val="Litteraturfrteckning"/>
        <w:rPr>
          <w:lang w:val="en-GB"/>
        </w:rPr>
      </w:pPr>
      <w:r w:rsidRPr="00F10C48">
        <w:rPr>
          <w:lang w:val="en-GB"/>
        </w:rPr>
        <w:t xml:space="preserve">De Roos, A.M. &amp; Persson, L. (2013). </w:t>
      </w:r>
      <w:r w:rsidRPr="00F10C48">
        <w:rPr>
          <w:i/>
          <w:iCs/>
          <w:lang w:val="en-GB"/>
        </w:rPr>
        <w:t>Population and community ecology of ontogenetic development</w:t>
      </w:r>
      <w:r w:rsidRPr="00F10C48">
        <w:rPr>
          <w:lang w:val="en-GB"/>
        </w:rPr>
        <w:t>. Princeton University Press, Princeton, New Jersey, USA.</w:t>
      </w:r>
    </w:p>
    <w:p w14:paraId="37A73454" w14:textId="77777777" w:rsidR="00F10C48" w:rsidRPr="00F10C48" w:rsidRDefault="00F10C48" w:rsidP="00F10C48">
      <w:pPr>
        <w:pStyle w:val="Litteraturfrteckning"/>
        <w:rPr>
          <w:lang w:val="en-GB"/>
        </w:rPr>
      </w:pPr>
      <w:r w:rsidRPr="00F10C48">
        <w:rPr>
          <w:lang w:val="en-GB"/>
        </w:rPr>
        <w:t xml:space="preserve">Dell, A.I., Pawar, S. &amp; Savage, V.M. (2011). Systematic variation in the temperature dependence of physiological and ecological traits. </w:t>
      </w:r>
      <w:r w:rsidRPr="00F10C48">
        <w:rPr>
          <w:i/>
          <w:iCs/>
          <w:lang w:val="en-GB"/>
        </w:rPr>
        <w:t>Proceedings of the National Academy of Sciences</w:t>
      </w:r>
      <w:r w:rsidRPr="00F10C48">
        <w:rPr>
          <w:lang w:val="en-GB"/>
        </w:rPr>
        <w:t>, 108, 10591–10596.</w:t>
      </w:r>
    </w:p>
    <w:p w14:paraId="248F43A6" w14:textId="77777777" w:rsidR="00F10C48" w:rsidRPr="00F10C48" w:rsidRDefault="00F10C48" w:rsidP="00F10C48">
      <w:pPr>
        <w:pStyle w:val="Litteraturfrteckning"/>
        <w:rPr>
          <w:lang w:val="en-GB"/>
        </w:rPr>
      </w:pPr>
      <w:r w:rsidRPr="00F10C48">
        <w:rPr>
          <w:lang w:val="en-GB"/>
        </w:rPr>
        <w:t xml:space="preserve">Dieterich, C., Wang, S., Schimanke, S., Gröger, M., Klein, B., Hordoir, R., </w:t>
      </w:r>
      <w:r w:rsidRPr="00F10C48">
        <w:rPr>
          <w:i/>
          <w:iCs/>
          <w:lang w:val="en-GB"/>
        </w:rPr>
        <w:t>et al.</w:t>
      </w:r>
      <w:r w:rsidRPr="00F10C48">
        <w:rPr>
          <w:lang w:val="en-GB"/>
        </w:rPr>
        <w:t xml:space="preserve"> (2019). Surface Heat Budget over the North Sea in Climate Change Simulations. </w:t>
      </w:r>
      <w:r w:rsidRPr="00F10C48">
        <w:rPr>
          <w:i/>
          <w:iCs/>
          <w:lang w:val="en-GB"/>
        </w:rPr>
        <w:t>Atmosphere</w:t>
      </w:r>
      <w:r w:rsidRPr="00F10C48">
        <w:rPr>
          <w:lang w:val="en-GB"/>
        </w:rPr>
        <w:t>, 10, 272.</w:t>
      </w:r>
    </w:p>
    <w:p w14:paraId="2722F592" w14:textId="77777777" w:rsidR="00F10C48" w:rsidRPr="00F10C48" w:rsidRDefault="00F10C48" w:rsidP="00F10C48">
      <w:pPr>
        <w:pStyle w:val="Litteraturfrteckning"/>
        <w:rPr>
          <w:lang w:val="en-GB"/>
        </w:rPr>
      </w:pPr>
      <w:r w:rsidRPr="00F10C48">
        <w:rPr>
          <w:lang w:val="en-GB"/>
        </w:rPr>
        <w:t xml:space="preserve">Downs, C.J., Hayes, J.P. &amp; Tracy, C.R. (2008). Scaling metabolic rate with body mass and inverse body temperature: A test of the Arrhenius fractal supply model. </w:t>
      </w:r>
      <w:r w:rsidRPr="00F10C48">
        <w:rPr>
          <w:i/>
          <w:iCs/>
          <w:lang w:val="en-GB"/>
        </w:rPr>
        <w:t>Functional Ecology</w:t>
      </w:r>
      <w:r w:rsidRPr="00F10C48">
        <w:rPr>
          <w:lang w:val="en-GB"/>
        </w:rPr>
        <w:t>, 22, 239–244.</w:t>
      </w:r>
    </w:p>
    <w:p w14:paraId="0333B9B6" w14:textId="77777777" w:rsidR="00F10C48" w:rsidRPr="00F10C48" w:rsidRDefault="00F10C48" w:rsidP="00F10C48">
      <w:pPr>
        <w:pStyle w:val="Litteraturfrteckning"/>
        <w:rPr>
          <w:lang w:val="en-GB"/>
        </w:rPr>
      </w:pPr>
      <w:r w:rsidRPr="00F10C48">
        <w:rPr>
          <w:lang w:val="en-GB"/>
        </w:rPr>
        <w:t xml:space="preserve">Englund, G., Öhlund, G., Hein, C.L. &amp; Diehl, S. (2011). Temperature dependence of the functional response. </w:t>
      </w:r>
      <w:r w:rsidRPr="00F10C48">
        <w:rPr>
          <w:i/>
          <w:iCs/>
          <w:lang w:val="en-GB"/>
        </w:rPr>
        <w:t>Ecology Letters</w:t>
      </w:r>
      <w:r w:rsidRPr="00F10C48">
        <w:rPr>
          <w:lang w:val="en-GB"/>
        </w:rPr>
        <w:t>, 14, 914–921.</w:t>
      </w:r>
    </w:p>
    <w:p w14:paraId="72681C28" w14:textId="77777777" w:rsidR="00F10C48" w:rsidRPr="00F10C48" w:rsidRDefault="00F10C48" w:rsidP="00F10C48">
      <w:pPr>
        <w:pStyle w:val="Litteraturfrteckning"/>
        <w:rPr>
          <w:lang w:val="en-GB"/>
        </w:rPr>
      </w:pPr>
      <w:r w:rsidRPr="00F10C48">
        <w:rPr>
          <w:lang w:val="en-GB"/>
        </w:rPr>
        <w:t xml:space="preserve">Flombaum, P., Wang, W.-L., Primeau, F.W. &amp; Martiny, A.C. (2020). Global picophytoplankton niche partitioning predicts overall positive response to ocean warming. </w:t>
      </w:r>
      <w:r w:rsidRPr="00F10C48">
        <w:rPr>
          <w:i/>
          <w:iCs/>
          <w:lang w:val="en-GB"/>
        </w:rPr>
        <w:t>Nat. Geosci.</w:t>
      </w:r>
      <w:r w:rsidRPr="00F10C48">
        <w:rPr>
          <w:lang w:val="en-GB"/>
        </w:rPr>
        <w:t>, 13, 116–120.</w:t>
      </w:r>
    </w:p>
    <w:p w14:paraId="1F0D2EB6" w14:textId="77777777" w:rsidR="00F10C48" w:rsidRPr="00F10C48" w:rsidRDefault="00F10C48" w:rsidP="00F10C48">
      <w:pPr>
        <w:pStyle w:val="Litteraturfrteckning"/>
        <w:rPr>
          <w:lang w:val="en-GB"/>
        </w:rPr>
      </w:pPr>
      <w:r w:rsidRPr="00F10C48">
        <w:rPr>
          <w:lang w:val="en-GB"/>
        </w:rPr>
        <w:t xml:space="preserve">Forster, J., Hirst, A.G. &amp; Atkinson, D. (2012). Warming-induced reductions in body size are greater in aquatic than terrestrial species. </w:t>
      </w:r>
      <w:r w:rsidRPr="00F10C48">
        <w:rPr>
          <w:i/>
          <w:iCs/>
          <w:lang w:val="en-GB"/>
        </w:rPr>
        <w:t>PNAS</w:t>
      </w:r>
      <w:r w:rsidRPr="00F10C48">
        <w:rPr>
          <w:lang w:val="en-GB"/>
        </w:rPr>
        <w:t>, 109, 19310–19314.</w:t>
      </w:r>
    </w:p>
    <w:p w14:paraId="57C5B031" w14:textId="77777777" w:rsidR="00F10C48" w:rsidRPr="00F10C48" w:rsidRDefault="00F10C48" w:rsidP="00F10C48">
      <w:pPr>
        <w:pStyle w:val="Litteraturfrteckning"/>
        <w:rPr>
          <w:lang w:val="en-GB"/>
        </w:rPr>
      </w:pPr>
      <w:r w:rsidRPr="00F10C48">
        <w:rPr>
          <w:lang w:val="en-GB"/>
        </w:rPr>
        <w:t xml:space="preserve">Free, C.M., Thorson, J.T., Pinsky, M.L., Oken, K.L., Wiedenmann, J. &amp; Jensen, O.P. (2019). Impacts of historical warming on marine fisheries production. </w:t>
      </w:r>
      <w:r w:rsidRPr="00F10C48">
        <w:rPr>
          <w:i/>
          <w:iCs/>
          <w:lang w:val="en-GB"/>
        </w:rPr>
        <w:t>Science</w:t>
      </w:r>
      <w:r w:rsidRPr="00F10C48">
        <w:rPr>
          <w:lang w:val="en-GB"/>
        </w:rPr>
        <w:t>, 363, 979–983.</w:t>
      </w:r>
    </w:p>
    <w:p w14:paraId="56052ADB" w14:textId="77777777" w:rsidR="00F10C48" w:rsidRPr="00BF1742" w:rsidRDefault="00F10C48" w:rsidP="00F10C48">
      <w:pPr>
        <w:pStyle w:val="Litteraturfrteckning"/>
      </w:pPr>
      <w:r w:rsidRPr="00F10C48">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F1742">
        <w:rPr>
          <w:i/>
          <w:iCs/>
        </w:rPr>
        <w:t>Aquaculture International</w:t>
      </w:r>
      <w:r w:rsidRPr="00BF1742">
        <w:t>, 19, 131–141.</w:t>
      </w:r>
    </w:p>
    <w:p w14:paraId="1F49F258" w14:textId="77777777" w:rsidR="00F10C48" w:rsidRPr="00BD3461" w:rsidRDefault="00F10C48" w:rsidP="00F10C48">
      <w:pPr>
        <w:pStyle w:val="Litteraturfrteckning"/>
        <w:rPr>
          <w:rPrChange w:id="417" w:author="Anna Gårdmark" w:date="2020-02-07T10:00:00Z">
            <w:rPr>
              <w:lang w:val="en-GB"/>
            </w:rPr>
          </w:rPrChange>
        </w:rPr>
      </w:pPr>
      <w:r w:rsidRPr="00BF1742">
        <w:t xml:space="preserve">Gårdmark, A., Casini, M., Huss, M., van Leeuwen, A., Hjelm, J., Persson, L., </w:t>
      </w:r>
      <w:r w:rsidRPr="00BF1742">
        <w:rPr>
          <w:i/>
          <w:iCs/>
        </w:rPr>
        <w:t>et al.</w:t>
      </w:r>
      <w:r w:rsidRPr="00BF1742">
        <w:t xml:space="preserve"> </w:t>
      </w:r>
      <w:r w:rsidRPr="00F10C48">
        <w:rPr>
          <w:lang w:val="en-GB"/>
        </w:rPr>
        <w:t xml:space="preserve">(2015). Regime shifts in exploited marine food webs: detecting mechanisms underlying alternative stable states using size-structured community dynamics theory. </w:t>
      </w:r>
      <w:r w:rsidRPr="00BD3461">
        <w:rPr>
          <w:i/>
          <w:iCs/>
          <w:rPrChange w:id="418" w:author="Anna Gårdmark" w:date="2020-02-07T10:00:00Z">
            <w:rPr>
              <w:i/>
              <w:iCs/>
              <w:lang w:val="en-GB"/>
            </w:rPr>
          </w:rPrChange>
        </w:rPr>
        <w:t>Phil. Trans. R. Soc. B</w:t>
      </w:r>
      <w:r w:rsidRPr="00BD3461">
        <w:rPr>
          <w:rPrChange w:id="419" w:author="Anna Gårdmark" w:date="2020-02-07T10:00:00Z">
            <w:rPr>
              <w:lang w:val="en-GB"/>
            </w:rPr>
          </w:rPrChange>
        </w:rPr>
        <w:t>, 370, 20130262.</w:t>
      </w:r>
    </w:p>
    <w:p w14:paraId="72E2EB30" w14:textId="77777777" w:rsidR="00F10C48" w:rsidRPr="00F10C48" w:rsidRDefault="00F10C48" w:rsidP="00F10C48">
      <w:pPr>
        <w:pStyle w:val="Litteraturfrteckning"/>
        <w:rPr>
          <w:lang w:val="en-GB"/>
        </w:rPr>
      </w:pPr>
      <w:r w:rsidRPr="00BF1742">
        <w:t xml:space="preserve">Gårdmark, A., Lindegren, M., Neuenfeldt, S., Blenckner, T., Heikinheimo, O., Müller-Karulis, B., </w:t>
      </w:r>
      <w:r w:rsidRPr="00BF1742">
        <w:rPr>
          <w:i/>
          <w:iCs/>
        </w:rPr>
        <w:t>et al.</w:t>
      </w:r>
      <w:r w:rsidRPr="00BF1742">
        <w:t xml:space="preserve"> </w:t>
      </w:r>
      <w:r w:rsidRPr="00F10C48">
        <w:rPr>
          <w:lang w:val="en-GB"/>
        </w:rPr>
        <w:t xml:space="preserve">(2013). Biological ensemble modeling to evaluate potential futures of living marine resources. </w:t>
      </w:r>
      <w:r w:rsidRPr="00F10C48">
        <w:rPr>
          <w:i/>
          <w:iCs/>
          <w:lang w:val="en-GB"/>
        </w:rPr>
        <w:t>Ecological Applications</w:t>
      </w:r>
      <w:r w:rsidRPr="00F10C48">
        <w:rPr>
          <w:lang w:val="en-GB"/>
        </w:rPr>
        <w:t>, 23, 742–754.</w:t>
      </w:r>
    </w:p>
    <w:p w14:paraId="06658CBF" w14:textId="77777777" w:rsidR="00F10C48" w:rsidRPr="00F10C48" w:rsidRDefault="00F10C48" w:rsidP="00F10C48">
      <w:pPr>
        <w:pStyle w:val="Litteraturfrteckning"/>
        <w:rPr>
          <w:lang w:val="en-GB"/>
        </w:rPr>
      </w:pPr>
      <w:r w:rsidRPr="00F10C48">
        <w:rPr>
          <w:lang w:val="en-GB"/>
        </w:rPr>
        <w:t xml:space="preserve">Gilbert, B., Tunney, T.D., McCann, K.S., DeLong, J.P., Vasseur, D.A., Savage, V.M., </w:t>
      </w:r>
      <w:r w:rsidRPr="00F10C48">
        <w:rPr>
          <w:i/>
          <w:iCs/>
          <w:lang w:val="en-GB"/>
        </w:rPr>
        <w:t>et al.</w:t>
      </w:r>
      <w:r w:rsidRPr="00F10C48">
        <w:rPr>
          <w:lang w:val="en-GB"/>
        </w:rPr>
        <w:t xml:space="preserve"> (2014). A bioenergetic framework for the temperature dependence of trophic interactions. </w:t>
      </w:r>
      <w:r w:rsidRPr="00F10C48">
        <w:rPr>
          <w:i/>
          <w:iCs/>
          <w:lang w:val="en-GB"/>
        </w:rPr>
        <w:t>Ecology Letters</w:t>
      </w:r>
      <w:r w:rsidRPr="00F10C48">
        <w:rPr>
          <w:lang w:val="en-GB"/>
        </w:rPr>
        <w:t>, 17, 902–914.</w:t>
      </w:r>
    </w:p>
    <w:p w14:paraId="00D53C0E" w14:textId="77777777" w:rsidR="00F10C48" w:rsidRPr="00F10C48" w:rsidRDefault="00F10C48" w:rsidP="00F10C48">
      <w:pPr>
        <w:pStyle w:val="Litteraturfrteckning"/>
        <w:rPr>
          <w:lang w:val="en-GB"/>
        </w:rPr>
      </w:pPr>
      <w:r w:rsidRPr="00F10C48">
        <w:rPr>
          <w:lang w:val="en-GB"/>
        </w:rPr>
        <w:t xml:space="preserve">Gillooly, J.F., Brown, J.H., West, G.B., Savage, V.M. &amp; Charnov, E.L. (2001). Effects of size and temperature on metabolic rate. </w:t>
      </w:r>
      <w:r w:rsidRPr="00F10C48">
        <w:rPr>
          <w:i/>
          <w:iCs/>
          <w:lang w:val="en-GB"/>
        </w:rPr>
        <w:t>Science</w:t>
      </w:r>
      <w:r w:rsidRPr="00F10C48">
        <w:rPr>
          <w:lang w:val="en-GB"/>
        </w:rPr>
        <w:t>, 2248–2251.</w:t>
      </w:r>
    </w:p>
    <w:p w14:paraId="0F6D8F33" w14:textId="77777777" w:rsidR="00F10C48" w:rsidRPr="00F10C48" w:rsidRDefault="00F10C48" w:rsidP="00F10C48">
      <w:pPr>
        <w:pStyle w:val="Litteraturfrteckning"/>
        <w:rPr>
          <w:lang w:val="en-GB"/>
        </w:rPr>
      </w:pPr>
      <w:r w:rsidRPr="00F10C48">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F10C48">
        <w:rPr>
          <w:i/>
          <w:iCs/>
          <w:lang w:val="en-GB"/>
        </w:rPr>
        <w:t>Clim Dyn</w:t>
      </w:r>
      <w:r w:rsidRPr="00F10C48">
        <w:rPr>
          <w:lang w:val="en-GB"/>
        </w:rPr>
        <w:t>, 53, 5945–5966.</w:t>
      </w:r>
    </w:p>
    <w:p w14:paraId="791B4E26" w14:textId="77777777" w:rsidR="00F10C48" w:rsidRPr="00F10C48" w:rsidRDefault="00F10C48" w:rsidP="00F10C48">
      <w:pPr>
        <w:pStyle w:val="Litteraturfrteckning"/>
        <w:rPr>
          <w:lang w:val="en-GB"/>
        </w:rPr>
      </w:pPr>
      <w:r w:rsidRPr="00F10C48">
        <w:rPr>
          <w:lang w:val="en-GB"/>
        </w:rPr>
        <w:t xml:space="preserve">Handeland, S.O., Imsland, A.K. &amp; Stefansson, S.O. (2008). The effect of temperature and fish size on growth, feed intake, food conversion efficiency and stomach evacuation rate of Atlantic salmon post-smolts. </w:t>
      </w:r>
      <w:r w:rsidRPr="00F10C48">
        <w:rPr>
          <w:i/>
          <w:iCs/>
          <w:lang w:val="en-GB"/>
        </w:rPr>
        <w:t>Aquaculture</w:t>
      </w:r>
      <w:r w:rsidRPr="00F10C48">
        <w:rPr>
          <w:lang w:val="en-GB"/>
        </w:rPr>
        <w:t>, 283, 36–42.</w:t>
      </w:r>
    </w:p>
    <w:p w14:paraId="2791FD1B" w14:textId="77777777" w:rsidR="00F10C48" w:rsidRPr="00F10C48" w:rsidRDefault="00F10C48" w:rsidP="00F10C48">
      <w:pPr>
        <w:pStyle w:val="Litteraturfrteckning"/>
        <w:rPr>
          <w:lang w:val="en-GB"/>
        </w:rPr>
      </w:pPr>
      <w:r w:rsidRPr="00F10C48">
        <w:rPr>
          <w:lang w:val="en-GB"/>
        </w:rPr>
        <w:t xml:space="preserve">Hartvig, M., Andersen, K.H. &amp; Beyer, J.E. (2011). Food web framework for size-structured populations. </w:t>
      </w:r>
      <w:r w:rsidRPr="00F10C48">
        <w:rPr>
          <w:i/>
          <w:iCs/>
          <w:lang w:val="en-GB"/>
        </w:rPr>
        <w:t>Journal of Theoretical Biology</w:t>
      </w:r>
      <w:r w:rsidRPr="00F10C48">
        <w:rPr>
          <w:lang w:val="en-GB"/>
        </w:rPr>
        <w:t>, 272, 113–122.</w:t>
      </w:r>
    </w:p>
    <w:p w14:paraId="26A7C941" w14:textId="77777777" w:rsidR="00F10C48" w:rsidRPr="00BF1742" w:rsidRDefault="00F10C48" w:rsidP="00F10C48">
      <w:pPr>
        <w:pStyle w:val="Litteraturfrteckning"/>
      </w:pPr>
      <w:r w:rsidRPr="00F10C48">
        <w:rPr>
          <w:lang w:val="en-GB"/>
        </w:rPr>
        <w:t xml:space="preserve">Hilborn, R. &amp; Walters, C.J. (1992). </w:t>
      </w:r>
      <w:r w:rsidRPr="00F10C48">
        <w:rPr>
          <w:i/>
          <w:iCs/>
          <w:lang w:val="en-GB"/>
        </w:rPr>
        <w:t>Quantitative Fisheries Stock Assessment: Choice, Dynamics and Uncertainty</w:t>
      </w:r>
      <w:r w:rsidRPr="00F10C48">
        <w:rPr>
          <w:lang w:val="en-GB"/>
        </w:rPr>
        <w:t xml:space="preserve">. </w:t>
      </w:r>
      <w:r w:rsidRPr="00BF1742">
        <w:t>Springer, Norwell MA, USA.</w:t>
      </w:r>
    </w:p>
    <w:p w14:paraId="0DE0914B" w14:textId="77777777" w:rsidR="00F10C48" w:rsidRPr="00F10C48" w:rsidRDefault="00F10C48" w:rsidP="00F10C48">
      <w:pPr>
        <w:pStyle w:val="Litteraturfrteckning"/>
        <w:rPr>
          <w:lang w:val="en-GB"/>
        </w:rPr>
      </w:pPr>
      <w:r w:rsidRPr="00BF1742">
        <w:t xml:space="preserve">Huey, R.B. &amp; Kingsolver, J.G. (2019). </w:t>
      </w:r>
      <w:r w:rsidRPr="00F10C48">
        <w:rPr>
          <w:lang w:val="en-GB"/>
        </w:rPr>
        <w:t xml:space="preserve">Climate Warming, Resource Availability, and the Metabolic Meltdown of Ectotherms. </w:t>
      </w:r>
      <w:r w:rsidRPr="00F10C48">
        <w:rPr>
          <w:i/>
          <w:iCs/>
          <w:lang w:val="en-GB"/>
        </w:rPr>
        <w:t>The American Naturalist</w:t>
      </w:r>
      <w:r w:rsidRPr="00F10C48">
        <w:rPr>
          <w:lang w:val="en-GB"/>
        </w:rPr>
        <w:t>, 194, E140–E150.</w:t>
      </w:r>
    </w:p>
    <w:p w14:paraId="7B329314" w14:textId="77777777" w:rsidR="00F10C48" w:rsidRPr="00F10C48" w:rsidRDefault="00F10C48" w:rsidP="00F10C48">
      <w:pPr>
        <w:pStyle w:val="Litteraturfrteckning"/>
        <w:rPr>
          <w:lang w:val="en-GB"/>
        </w:rPr>
      </w:pPr>
      <w:r w:rsidRPr="00F10C48">
        <w:rPr>
          <w:lang w:val="en-GB"/>
        </w:rPr>
        <w:t xml:space="preserve">Huss, M., Lindmark, M., Jacobson, P., van Dorst, R.M. &amp; Gårdmark, A. (2019). Experimental evidence of gradual size‐dependent shifts in body size and growth of fish in response to warming. </w:t>
      </w:r>
      <w:r w:rsidRPr="00F10C48">
        <w:rPr>
          <w:i/>
          <w:iCs/>
          <w:lang w:val="en-GB"/>
        </w:rPr>
        <w:t>Glob Change Biol</w:t>
      </w:r>
      <w:r w:rsidRPr="00F10C48">
        <w:rPr>
          <w:lang w:val="en-GB"/>
        </w:rPr>
        <w:t>, 25, 2285–2295.</w:t>
      </w:r>
    </w:p>
    <w:p w14:paraId="5E41663E" w14:textId="77777777" w:rsidR="00F10C48" w:rsidRPr="00F10C48" w:rsidRDefault="00F10C48" w:rsidP="00F10C48">
      <w:pPr>
        <w:pStyle w:val="Litteraturfrteckning"/>
        <w:rPr>
          <w:lang w:val="en-GB"/>
        </w:rPr>
      </w:pPr>
      <w:r w:rsidRPr="00F10C48">
        <w:rPr>
          <w:lang w:val="en-GB"/>
        </w:rPr>
        <w:t xml:space="preserve">ICES. (2013). </w:t>
      </w:r>
      <w:r w:rsidRPr="00F10C48">
        <w:rPr>
          <w:i/>
          <w:iCs/>
          <w:lang w:val="en-GB"/>
        </w:rPr>
        <w:t>Report of the Baltic Fisheries Assessment Working Group (WGBFAS)</w:t>
      </w:r>
      <w:r w:rsidRPr="00F10C48">
        <w:rPr>
          <w:lang w:val="en-GB"/>
        </w:rPr>
        <w:t xml:space="preserve"> ( No. ICES CM 2013/ACOM:10.). 10-17 April 2013 ICES Headquarters, Copenhagen.</w:t>
      </w:r>
    </w:p>
    <w:p w14:paraId="0DFC3BA8" w14:textId="77777777" w:rsidR="00F10C48" w:rsidRPr="00F10C48" w:rsidRDefault="00F10C48" w:rsidP="00F10C48">
      <w:pPr>
        <w:pStyle w:val="Litteraturfrteckning"/>
        <w:rPr>
          <w:lang w:val="en-GB"/>
        </w:rPr>
      </w:pPr>
      <w:r w:rsidRPr="00F10C48">
        <w:rPr>
          <w:lang w:val="en-GB"/>
        </w:rPr>
        <w:t xml:space="preserve">ICES. (2015). </w:t>
      </w:r>
      <w:r w:rsidRPr="00F10C48">
        <w:rPr>
          <w:i/>
          <w:iCs/>
          <w:lang w:val="en-GB"/>
        </w:rPr>
        <w:t>Report of the Baltic Fisheries Assessment Working Group (WGBFAS)</w:t>
      </w:r>
      <w:r w:rsidRPr="00F10C48">
        <w:rPr>
          <w:lang w:val="en-GB"/>
        </w:rPr>
        <w:t xml:space="preserve"> ( No. ICES CM 2015/ACOM:10). 14-21 April 2015 ICES Headquarters, Copenhagen.</w:t>
      </w:r>
    </w:p>
    <w:p w14:paraId="20895B6C" w14:textId="77777777" w:rsidR="00F10C48" w:rsidRPr="00F10C48" w:rsidRDefault="00F10C48" w:rsidP="00F10C48">
      <w:pPr>
        <w:pStyle w:val="Litteraturfrteckning"/>
        <w:rPr>
          <w:lang w:val="en-GB"/>
        </w:rPr>
      </w:pPr>
      <w:r w:rsidRPr="00F10C48">
        <w:rPr>
          <w:lang w:val="en-GB"/>
        </w:rPr>
        <w:t xml:space="preserve">Jacobsen, N.S., Burgess, M.G. &amp; Andersen, K.H. (2017). Efficiency of fisheries is increasing at the ecosystem level. </w:t>
      </w:r>
      <w:r w:rsidRPr="00F10C48">
        <w:rPr>
          <w:i/>
          <w:iCs/>
          <w:lang w:val="en-GB"/>
        </w:rPr>
        <w:t>Fish and Fisheries</w:t>
      </w:r>
      <w:r w:rsidRPr="00F10C48">
        <w:rPr>
          <w:lang w:val="en-GB"/>
        </w:rPr>
        <w:t>, 18, 199–211.</w:t>
      </w:r>
    </w:p>
    <w:p w14:paraId="50850B56" w14:textId="77777777" w:rsidR="00F10C48" w:rsidRPr="00F10C48" w:rsidRDefault="00F10C48" w:rsidP="00F10C48">
      <w:pPr>
        <w:pStyle w:val="Litteraturfrteckning"/>
        <w:rPr>
          <w:lang w:val="en-GB"/>
        </w:rPr>
      </w:pPr>
      <w:r w:rsidRPr="00F10C48">
        <w:rPr>
          <w:lang w:val="en-GB"/>
        </w:rPr>
        <w:t xml:space="preserve">Jobling, M. (1997). Temperature and growth: modulation of growth rate via temperature change. In: </w:t>
      </w:r>
      <w:r w:rsidRPr="00F10C48">
        <w:rPr>
          <w:i/>
          <w:iCs/>
          <w:lang w:val="en-GB"/>
        </w:rPr>
        <w:t>Global Warming: Implications for Freshwater and Marine Fish</w:t>
      </w:r>
      <w:r w:rsidRPr="00F10C48">
        <w:rPr>
          <w:lang w:val="en-GB"/>
        </w:rPr>
        <w:t xml:space="preserve"> (eds. Wood, C.M. &amp; McDonald, D.G.). Cambridge University Press, Cambridge, pp. 225–254.</w:t>
      </w:r>
    </w:p>
    <w:p w14:paraId="1B10B890" w14:textId="77777777" w:rsidR="00F10C48" w:rsidRPr="00F10C48" w:rsidRDefault="00F10C48" w:rsidP="00F10C48">
      <w:pPr>
        <w:pStyle w:val="Litteraturfrteckning"/>
        <w:rPr>
          <w:lang w:val="en-GB"/>
        </w:rPr>
      </w:pPr>
      <w:r w:rsidRPr="00BF1742">
        <w:t xml:space="preserve">Jorgensen, C., Enberg, K., Dunlop, E.S., Arlinghaus, R., Boukal, D.S., Brander, K., </w:t>
      </w:r>
      <w:r w:rsidRPr="00BF1742">
        <w:rPr>
          <w:i/>
          <w:iCs/>
        </w:rPr>
        <w:t>et al.</w:t>
      </w:r>
      <w:r w:rsidRPr="00BF1742">
        <w:t xml:space="preserve"> </w:t>
      </w:r>
      <w:r w:rsidRPr="00F10C48">
        <w:rPr>
          <w:lang w:val="en-GB"/>
        </w:rPr>
        <w:t xml:space="preserve">(2007). Ecology: managing evolving fish stocks. </w:t>
      </w:r>
      <w:r w:rsidRPr="00F10C48">
        <w:rPr>
          <w:i/>
          <w:iCs/>
          <w:lang w:val="en-GB"/>
        </w:rPr>
        <w:t>Science</w:t>
      </w:r>
      <w:r w:rsidRPr="00F10C48">
        <w:rPr>
          <w:lang w:val="en-GB"/>
        </w:rPr>
        <w:t>, 318, 1247–1248.</w:t>
      </w:r>
    </w:p>
    <w:p w14:paraId="6B852960" w14:textId="77777777" w:rsidR="00F10C48" w:rsidRPr="00F10C48" w:rsidRDefault="00F10C48" w:rsidP="00F10C48">
      <w:pPr>
        <w:pStyle w:val="Litteraturfrteckning"/>
        <w:rPr>
          <w:lang w:val="en-GB"/>
        </w:rPr>
      </w:pPr>
      <w:r w:rsidRPr="00F10C48">
        <w:rPr>
          <w:lang w:val="en-GB"/>
        </w:rPr>
        <w:t xml:space="preserve">Lefevre, S., McKenzie, D.J. &amp; Nilsson, G.E. (2018). In modelling effects of global warming, invalid assumptions lead to unrealistic projections. </w:t>
      </w:r>
      <w:r w:rsidRPr="00F10C48">
        <w:rPr>
          <w:i/>
          <w:iCs/>
          <w:lang w:val="en-GB"/>
        </w:rPr>
        <w:t>Global Change Biology</w:t>
      </w:r>
      <w:r w:rsidRPr="00F10C48">
        <w:rPr>
          <w:lang w:val="en-GB"/>
        </w:rPr>
        <w:t>, 24, 553–556.</w:t>
      </w:r>
    </w:p>
    <w:p w14:paraId="6E914980" w14:textId="77777777" w:rsidR="00F10C48" w:rsidRPr="00F10C48" w:rsidRDefault="00F10C48" w:rsidP="00F10C48">
      <w:pPr>
        <w:pStyle w:val="Litteraturfrteckning"/>
        <w:rPr>
          <w:lang w:val="en-GB"/>
        </w:rPr>
      </w:pPr>
      <w:r w:rsidRPr="00F10C48">
        <w:rPr>
          <w:lang w:val="en-GB"/>
        </w:rPr>
        <w:t xml:space="preserve">Lefort, S., Aumont, O., Bopp, L., Arsouze, T., Gehlen, M. &amp; Maury, O. (2015). Spatial and body-size dependent response of marine pelagic communities to projected global climate change. </w:t>
      </w:r>
      <w:r w:rsidRPr="00F10C48">
        <w:rPr>
          <w:i/>
          <w:iCs/>
          <w:lang w:val="en-GB"/>
        </w:rPr>
        <w:t>Global Change Biology</w:t>
      </w:r>
      <w:r w:rsidRPr="00F10C48">
        <w:rPr>
          <w:lang w:val="en-GB"/>
        </w:rPr>
        <w:t>, 21, 154–164.</w:t>
      </w:r>
    </w:p>
    <w:p w14:paraId="56BD96A1" w14:textId="77777777" w:rsidR="00F10C48" w:rsidRPr="00F10C48" w:rsidRDefault="00F10C48" w:rsidP="00F10C48">
      <w:pPr>
        <w:pStyle w:val="Litteraturfrteckning"/>
        <w:rPr>
          <w:lang w:val="en-GB"/>
        </w:rPr>
      </w:pPr>
      <w:r w:rsidRPr="00F10C48">
        <w:rPr>
          <w:lang w:val="en-GB"/>
        </w:rPr>
        <w:t xml:space="preserve">Lindegren, M., Möllmann, C., Nielsen, A., Brander, K., MacKenzie, B.R. &amp; Stenseth, N.Chr. (2010). Ecological forecasting under climate change: the case of Baltic cod. </w:t>
      </w:r>
      <w:r w:rsidRPr="00F10C48">
        <w:rPr>
          <w:i/>
          <w:iCs/>
          <w:lang w:val="en-GB"/>
        </w:rPr>
        <w:t>Proceedings of the Royal Society B: Biological Sciences</w:t>
      </w:r>
      <w:r w:rsidRPr="00F10C48">
        <w:rPr>
          <w:lang w:val="en-GB"/>
        </w:rPr>
        <w:t>, 277, 2121–2130.</w:t>
      </w:r>
    </w:p>
    <w:p w14:paraId="42488451" w14:textId="77777777" w:rsidR="00F10C48" w:rsidRPr="00F10C48" w:rsidRDefault="00F10C48" w:rsidP="00F10C48">
      <w:pPr>
        <w:pStyle w:val="Litteraturfrteckning"/>
        <w:rPr>
          <w:lang w:val="en-GB"/>
        </w:rPr>
      </w:pPr>
      <w:r w:rsidRPr="00F10C48">
        <w:rPr>
          <w:lang w:val="en-GB"/>
        </w:rPr>
        <w:t xml:space="preserve">Lorenzen, K. (2016). Toward a new paradigm for growth modeling in fisheries stock assessments: Embracing plasticity and its consequences. </w:t>
      </w:r>
      <w:r w:rsidRPr="00F10C48">
        <w:rPr>
          <w:i/>
          <w:iCs/>
          <w:lang w:val="en-GB"/>
        </w:rPr>
        <w:t>Fisheries Research</w:t>
      </w:r>
      <w:r w:rsidRPr="00F10C48">
        <w:rPr>
          <w:lang w:val="en-GB"/>
        </w:rPr>
        <w:t>, Growth: theory, estimation, and application in fishery stock assessment models, 180, 4–22.</w:t>
      </w:r>
    </w:p>
    <w:p w14:paraId="7308EB7E" w14:textId="77777777" w:rsidR="00F10C48" w:rsidRPr="00F10C48" w:rsidRDefault="00F10C48" w:rsidP="00F10C48">
      <w:pPr>
        <w:pStyle w:val="Litteraturfrteckning"/>
        <w:rPr>
          <w:lang w:val="en-GB"/>
        </w:rPr>
      </w:pPr>
      <w:r w:rsidRPr="00F10C48">
        <w:rPr>
          <w:lang w:val="en-GB"/>
        </w:rPr>
        <w:t xml:space="preserve">Lotze, H.K., Tittensor, D.P., Bryndum-Buchholz, A., Eddy, T.D., Cheung, W.W.L., Galbraith, E.D., </w:t>
      </w:r>
      <w:r w:rsidRPr="00F10C48">
        <w:rPr>
          <w:i/>
          <w:iCs/>
          <w:lang w:val="en-GB"/>
        </w:rPr>
        <w:t>et al.</w:t>
      </w:r>
      <w:r w:rsidRPr="00F10C48">
        <w:rPr>
          <w:lang w:val="en-GB"/>
        </w:rPr>
        <w:t xml:space="preserve"> (2019). Global ensemble projections reveal trophic amplification of ocean biomass declines with climate change. </w:t>
      </w:r>
      <w:r w:rsidRPr="00F10C48">
        <w:rPr>
          <w:i/>
          <w:iCs/>
          <w:lang w:val="en-GB"/>
        </w:rPr>
        <w:t>Proceedings of the National Academy of Sciences</w:t>
      </w:r>
      <w:r w:rsidRPr="00F10C48">
        <w:rPr>
          <w:lang w:val="en-GB"/>
        </w:rPr>
        <w:t>, 116, 12907–12912.</w:t>
      </w:r>
    </w:p>
    <w:p w14:paraId="383F3955" w14:textId="77777777" w:rsidR="00F10C48" w:rsidRPr="00F10C48" w:rsidRDefault="00F10C48" w:rsidP="00F10C48">
      <w:pPr>
        <w:pStyle w:val="Litteraturfrteckning"/>
        <w:rPr>
          <w:lang w:val="en-GB"/>
        </w:rPr>
      </w:pPr>
      <w:r w:rsidRPr="00F10C48">
        <w:rPr>
          <w:lang w:val="en-GB"/>
        </w:rPr>
        <w:t xml:space="preserve">Mackenzie, B.R., Gislason, H., Möllmann, C. &amp; Köster, F.W. (2007). Impact of 21st century climate change on the Baltic Sea fish community and fisheries. </w:t>
      </w:r>
      <w:r w:rsidRPr="00F10C48">
        <w:rPr>
          <w:i/>
          <w:iCs/>
          <w:lang w:val="en-GB"/>
        </w:rPr>
        <w:t>Global Change Biology</w:t>
      </w:r>
      <w:r w:rsidRPr="00F10C48">
        <w:rPr>
          <w:lang w:val="en-GB"/>
        </w:rPr>
        <w:t>, 13, 1348–1367.</w:t>
      </w:r>
    </w:p>
    <w:p w14:paraId="6C8755C2" w14:textId="77777777" w:rsidR="00F10C48" w:rsidRPr="00F10C48" w:rsidRDefault="00F10C48" w:rsidP="00F10C48">
      <w:pPr>
        <w:pStyle w:val="Litteraturfrteckning"/>
        <w:rPr>
          <w:lang w:val="en-GB"/>
        </w:rPr>
      </w:pPr>
      <w:r w:rsidRPr="00F10C48">
        <w:rPr>
          <w:lang w:val="en-GB"/>
        </w:rPr>
        <w:t xml:space="preserve">MacKenzie, B.R. &amp; Köster, F.W. (2004). Fish Production and Climate: Sprat in the Baltic Sea. </w:t>
      </w:r>
      <w:r w:rsidRPr="00F10C48">
        <w:rPr>
          <w:i/>
          <w:iCs/>
          <w:lang w:val="en-GB"/>
        </w:rPr>
        <w:t>Ecology</w:t>
      </w:r>
      <w:r w:rsidRPr="00F10C48">
        <w:rPr>
          <w:lang w:val="en-GB"/>
        </w:rPr>
        <w:t>, 85, 784–794.</w:t>
      </w:r>
    </w:p>
    <w:p w14:paraId="1EF1D230" w14:textId="77777777" w:rsidR="00F10C48" w:rsidRPr="00F10C48" w:rsidRDefault="00F10C48" w:rsidP="00F10C48">
      <w:pPr>
        <w:pStyle w:val="Litteraturfrteckning"/>
        <w:rPr>
          <w:lang w:val="en-GB"/>
        </w:rPr>
      </w:pPr>
      <w:r w:rsidRPr="00F10C48">
        <w:rPr>
          <w:lang w:val="en-GB"/>
        </w:rPr>
        <w:t xml:space="preserve">McCauley, D.J., Pinsky, M.L., Palumbi, S.R., Estes, J.A., Joyce, F.H. &amp; Warner, R.R. (2015). Marine defaunation: Animal loss in the global ocean. </w:t>
      </w:r>
      <w:r w:rsidRPr="00F10C48">
        <w:rPr>
          <w:i/>
          <w:iCs/>
          <w:lang w:val="en-GB"/>
        </w:rPr>
        <w:t>Science</w:t>
      </w:r>
      <w:r w:rsidRPr="00F10C48">
        <w:rPr>
          <w:lang w:val="en-GB"/>
        </w:rPr>
        <w:t>, 347.</w:t>
      </w:r>
    </w:p>
    <w:p w14:paraId="3E1945B1" w14:textId="77777777" w:rsidR="00F10C48" w:rsidRPr="00F10C48" w:rsidRDefault="00F10C48" w:rsidP="00F10C48">
      <w:pPr>
        <w:pStyle w:val="Litteraturfrteckning"/>
        <w:rPr>
          <w:lang w:val="en-GB"/>
        </w:rPr>
      </w:pPr>
      <w:r w:rsidRPr="00F10C48">
        <w:rPr>
          <w:lang w:val="en-GB"/>
        </w:rPr>
        <w:t xml:space="preserve">Mion, M., Thorsen, A., Vitale, F., Dierking, J., Herrmann, J.P., Huwer, B., </w:t>
      </w:r>
      <w:r w:rsidRPr="00F10C48">
        <w:rPr>
          <w:i/>
          <w:iCs/>
          <w:lang w:val="en-GB"/>
        </w:rPr>
        <w:t>et al.</w:t>
      </w:r>
      <w:r w:rsidRPr="00F10C48">
        <w:rPr>
          <w:lang w:val="en-GB"/>
        </w:rPr>
        <w:t xml:space="preserve"> (2018). Effect of fish length and nutritional condition on the fecundity of distressed Atlantic cod </w:t>
      </w:r>
      <w:r w:rsidRPr="00F10C48">
        <w:rPr>
          <w:i/>
          <w:iCs/>
          <w:lang w:val="en-GB"/>
        </w:rPr>
        <w:t>Gadus morhua</w:t>
      </w:r>
      <w:r w:rsidRPr="00F10C48">
        <w:rPr>
          <w:lang w:val="en-GB"/>
        </w:rPr>
        <w:t xml:space="preserve"> from the Baltic Sea: POTENTIAL FECUNDITY OF BALTIC </w:t>
      </w:r>
      <w:r w:rsidRPr="00F10C48">
        <w:rPr>
          <w:i/>
          <w:iCs/>
          <w:lang w:val="en-GB"/>
        </w:rPr>
        <w:t>G. MORHUA</w:t>
      </w:r>
      <w:r w:rsidRPr="00F10C48">
        <w:rPr>
          <w:lang w:val="en-GB"/>
        </w:rPr>
        <w:t xml:space="preserve">. </w:t>
      </w:r>
      <w:r w:rsidRPr="00F10C48">
        <w:rPr>
          <w:i/>
          <w:iCs/>
          <w:lang w:val="en-GB"/>
        </w:rPr>
        <w:t>Journal of Fish Biology</w:t>
      </w:r>
      <w:r w:rsidRPr="00F10C48">
        <w:rPr>
          <w:lang w:val="en-GB"/>
        </w:rPr>
        <w:t>, 92, 1016–1034.</w:t>
      </w:r>
    </w:p>
    <w:p w14:paraId="6A93715D" w14:textId="77777777" w:rsidR="00F10C48" w:rsidRPr="00F10C48" w:rsidRDefault="00F10C48" w:rsidP="00F10C48">
      <w:pPr>
        <w:pStyle w:val="Litteraturfrteckning"/>
        <w:rPr>
          <w:lang w:val="en-GB"/>
        </w:rPr>
      </w:pPr>
      <w:r w:rsidRPr="00F10C48">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F10C48">
        <w:rPr>
          <w:i/>
          <w:iCs/>
          <w:lang w:val="en-GB"/>
        </w:rPr>
        <w:t>Global Change Biology</w:t>
      </w:r>
      <w:r w:rsidRPr="00F10C48">
        <w:rPr>
          <w:lang w:val="en-GB"/>
        </w:rPr>
        <w:t>, 15, 1377–1393.</w:t>
      </w:r>
    </w:p>
    <w:p w14:paraId="3570E35D" w14:textId="77777777" w:rsidR="00F10C48" w:rsidRPr="00F10C48" w:rsidRDefault="00F10C48" w:rsidP="00F10C48">
      <w:pPr>
        <w:pStyle w:val="Litteraturfrteckning"/>
        <w:rPr>
          <w:lang w:val="en-GB"/>
        </w:rPr>
      </w:pPr>
      <w:r w:rsidRPr="00F10C48">
        <w:rPr>
          <w:lang w:val="en-GB"/>
        </w:rPr>
        <w:t xml:space="preserve">Morán, X.A.G., López‐Urrutia, Á., Calvo‐Díaz, A. &amp; Li, W.K.W. (2010). Increasing importance of small phytoplankton in a warmer ocean. </w:t>
      </w:r>
      <w:r w:rsidRPr="00F10C48">
        <w:rPr>
          <w:i/>
          <w:iCs/>
          <w:lang w:val="en-GB"/>
        </w:rPr>
        <w:t>Global Change Biology</w:t>
      </w:r>
      <w:r w:rsidRPr="00F10C48">
        <w:rPr>
          <w:lang w:val="en-GB"/>
        </w:rPr>
        <w:t>, 16, 1137–1144.</w:t>
      </w:r>
    </w:p>
    <w:p w14:paraId="46CF33D0" w14:textId="77777777" w:rsidR="00F10C48" w:rsidRPr="00F10C48" w:rsidRDefault="00F10C48" w:rsidP="00F10C48">
      <w:pPr>
        <w:pStyle w:val="Litteraturfrteckning"/>
        <w:rPr>
          <w:lang w:val="en-GB"/>
        </w:rPr>
      </w:pPr>
      <w:r w:rsidRPr="00BF1742">
        <w:t xml:space="preserve">Morita, K., Fukuwaka, M., Tanimata, N. &amp; Yamamura, O. (2010). </w:t>
      </w:r>
      <w:r w:rsidRPr="00F10C48">
        <w:rPr>
          <w:lang w:val="en-GB"/>
        </w:rPr>
        <w:t xml:space="preserve">Size-dependent thermal preferences in a pelagic fish. </w:t>
      </w:r>
      <w:r w:rsidRPr="00F10C48">
        <w:rPr>
          <w:i/>
          <w:iCs/>
          <w:lang w:val="en-GB"/>
        </w:rPr>
        <w:t>Oikos</w:t>
      </w:r>
      <w:r w:rsidRPr="00F10C48">
        <w:rPr>
          <w:lang w:val="en-GB"/>
        </w:rPr>
        <w:t>, 119, 1265–1272.</w:t>
      </w:r>
    </w:p>
    <w:p w14:paraId="160381EA" w14:textId="77777777" w:rsidR="00F10C48" w:rsidRPr="00BF1742" w:rsidRDefault="00F10C48" w:rsidP="00F10C48">
      <w:pPr>
        <w:pStyle w:val="Litteraturfrteckning"/>
      </w:pPr>
      <w:r w:rsidRPr="00F10C48">
        <w:rPr>
          <w:lang w:val="en-GB"/>
        </w:rPr>
        <w:t xml:space="preserve">Neubauer, P. &amp; Andersen, K.H. (2019). Thermal performance of fish is explained by an interplay between physiology, behaviour and ecology. </w:t>
      </w:r>
      <w:r w:rsidRPr="00BF1742">
        <w:rPr>
          <w:i/>
          <w:iCs/>
        </w:rPr>
        <w:t>Conserv Physiol</w:t>
      </w:r>
      <w:r w:rsidRPr="00BF1742">
        <w:t>, 7.</w:t>
      </w:r>
    </w:p>
    <w:p w14:paraId="1F9BAF33" w14:textId="77777777" w:rsidR="00F10C48" w:rsidRPr="00F10C48" w:rsidRDefault="00F10C48" w:rsidP="00F10C48">
      <w:pPr>
        <w:pStyle w:val="Litteraturfrteckning"/>
        <w:rPr>
          <w:lang w:val="en-GB"/>
        </w:rPr>
      </w:pPr>
      <w:r w:rsidRPr="00BF1742">
        <w:t xml:space="preserve">Neuenfeldt, S., Bartolino, V., Orio, A., Andersen, K.H., Andersen, N.G., Niiranen, S., </w:t>
      </w:r>
      <w:r w:rsidRPr="00BF1742">
        <w:rPr>
          <w:i/>
          <w:iCs/>
        </w:rPr>
        <w:t>et al.</w:t>
      </w:r>
      <w:r w:rsidRPr="00BF1742">
        <w:t xml:space="preserve"> </w:t>
      </w:r>
      <w:r w:rsidRPr="00F10C48">
        <w:rPr>
          <w:lang w:val="en-GB"/>
        </w:rPr>
        <w:t xml:space="preserve">(2019). Feeding and growth of Atlantic cod (Gadus morhua L.) in the eastern Baltic Sea under environmental change. </w:t>
      </w:r>
      <w:r w:rsidRPr="00F10C48">
        <w:rPr>
          <w:i/>
          <w:iCs/>
          <w:lang w:val="en-GB"/>
        </w:rPr>
        <w:t>ICES Journal of Marine Science</w:t>
      </w:r>
      <w:r w:rsidRPr="00F10C48">
        <w:rPr>
          <w:lang w:val="en-GB"/>
        </w:rPr>
        <w:t>, fsz224.</w:t>
      </w:r>
    </w:p>
    <w:p w14:paraId="329CEC0E" w14:textId="77777777" w:rsidR="00F10C48" w:rsidRPr="00F10C48" w:rsidRDefault="00F10C48" w:rsidP="00F10C48">
      <w:pPr>
        <w:pStyle w:val="Litteraturfrteckning"/>
        <w:rPr>
          <w:lang w:val="en-GB"/>
        </w:rPr>
      </w:pPr>
      <w:r w:rsidRPr="00F10C48">
        <w:rPr>
          <w:lang w:val="en-GB"/>
        </w:rPr>
        <w:t xml:space="preserve">Neuheimer, A.B. &amp; Grønkjaer, P. (2012). Climate effects on size-at-age: growth in warming waters compensates for earlier maturity in an exploited marine fish. </w:t>
      </w:r>
      <w:r w:rsidRPr="00F10C48">
        <w:rPr>
          <w:i/>
          <w:iCs/>
          <w:lang w:val="en-GB"/>
        </w:rPr>
        <w:t>Global Change Biology</w:t>
      </w:r>
      <w:r w:rsidRPr="00F10C48">
        <w:rPr>
          <w:lang w:val="en-GB"/>
        </w:rPr>
        <w:t>, 18, 1812–1822.</w:t>
      </w:r>
    </w:p>
    <w:p w14:paraId="49189539" w14:textId="77777777" w:rsidR="00F10C48" w:rsidRPr="00F10C48" w:rsidRDefault="00F10C48" w:rsidP="00F10C48">
      <w:pPr>
        <w:pStyle w:val="Litteraturfrteckning"/>
        <w:rPr>
          <w:lang w:val="en-GB"/>
        </w:rPr>
      </w:pPr>
      <w:r w:rsidRPr="00F10C48">
        <w:rPr>
          <w:lang w:val="en-GB"/>
        </w:rPr>
        <w:t xml:space="preserve">Neuheimer, A.B., Thresher, R.E., Lyle, J.M. &amp; Semmens, J.M. (2011). Tolerance limit for fish growth exceeded by warming waters. </w:t>
      </w:r>
      <w:r w:rsidRPr="00F10C48">
        <w:rPr>
          <w:i/>
          <w:iCs/>
          <w:lang w:val="en-GB"/>
        </w:rPr>
        <w:t>Nature Climate Change</w:t>
      </w:r>
      <w:r w:rsidRPr="00F10C48">
        <w:rPr>
          <w:lang w:val="en-GB"/>
        </w:rPr>
        <w:t>, 1, 110–113.</w:t>
      </w:r>
    </w:p>
    <w:p w14:paraId="4F219821" w14:textId="77777777" w:rsidR="00F10C48" w:rsidRPr="00F10C48" w:rsidRDefault="00F10C48" w:rsidP="00F10C48">
      <w:pPr>
        <w:pStyle w:val="Litteraturfrteckning"/>
        <w:rPr>
          <w:lang w:val="en-GB"/>
        </w:rPr>
      </w:pPr>
      <w:r w:rsidRPr="00F10C48">
        <w:rPr>
          <w:lang w:val="en-GB"/>
        </w:rPr>
        <w:t xml:space="preserve">Ohlberger, J. (2013). Climate warming and ectotherm body size – from individual physiology to community ecology. </w:t>
      </w:r>
      <w:r w:rsidRPr="00F10C48">
        <w:rPr>
          <w:i/>
          <w:iCs/>
          <w:lang w:val="en-GB"/>
        </w:rPr>
        <w:t>Functional Ecology</w:t>
      </w:r>
      <w:r w:rsidRPr="00F10C48">
        <w:rPr>
          <w:lang w:val="en-GB"/>
        </w:rPr>
        <w:t>, 27, 991–1001.</w:t>
      </w:r>
    </w:p>
    <w:p w14:paraId="56D5FD75" w14:textId="77777777" w:rsidR="00F10C48" w:rsidRPr="00F10C48" w:rsidRDefault="00F10C48" w:rsidP="00F10C48">
      <w:pPr>
        <w:pStyle w:val="Litteraturfrteckning"/>
        <w:rPr>
          <w:lang w:val="en-GB"/>
        </w:rPr>
      </w:pPr>
      <w:r w:rsidRPr="00F10C48">
        <w:rPr>
          <w:lang w:val="en-GB"/>
        </w:rPr>
        <w:t xml:space="preserve">Orio, A., Bergström, U., Florin, A.-B., Lehmann, A., Šics, I. &amp; Casini, M. (2019). Spatial contraction of demersal fish populations in a large marine ecosystem. </w:t>
      </w:r>
      <w:r w:rsidRPr="00F10C48">
        <w:rPr>
          <w:i/>
          <w:iCs/>
          <w:lang w:val="en-GB"/>
        </w:rPr>
        <w:t>Journal of Biogeography</w:t>
      </w:r>
      <w:r w:rsidRPr="00F10C48">
        <w:rPr>
          <w:lang w:val="en-GB"/>
        </w:rPr>
        <w:t>, 46, 633–645.</w:t>
      </w:r>
    </w:p>
    <w:p w14:paraId="6A6958AE" w14:textId="77777777" w:rsidR="00F10C48" w:rsidRPr="00F10C48" w:rsidRDefault="00F10C48" w:rsidP="00F10C48">
      <w:pPr>
        <w:pStyle w:val="Litteraturfrteckning"/>
        <w:rPr>
          <w:lang w:val="en-GB"/>
        </w:rPr>
      </w:pPr>
      <w:r w:rsidRPr="00F10C48">
        <w:rPr>
          <w:lang w:val="en-GB"/>
        </w:rPr>
        <w:t xml:space="preserve">Pauly, D. (1980). On the interrelationships between natural mortality, growth parameters, and mean environmental temperature in 175 fish stocks. </w:t>
      </w:r>
      <w:r w:rsidRPr="00F10C48">
        <w:rPr>
          <w:i/>
          <w:iCs/>
          <w:lang w:val="en-GB"/>
        </w:rPr>
        <w:t>ICES Journal of Marine Science</w:t>
      </w:r>
      <w:r w:rsidRPr="00F10C48">
        <w:rPr>
          <w:lang w:val="en-GB"/>
        </w:rPr>
        <w:t>, 39, 175–192.</w:t>
      </w:r>
    </w:p>
    <w:p w14:paraId="667BE99E" w14:textId="77777777" w:rsidR="00F10C48" w:rsidRPr="00F10C48" w:rsidRDefault="00F10C48" w:rsidP="00F10C48">
      <w:pPr>
        <w:pStyle w:val="Litteraturfrteckning"/>
        <w:rPr>
          <w:lang w:val="en-GB"/>
        </w:rPr>
      </w:pPr>
      <w:r w:rsidRPr="00F10C48">
        <w:rPr>
          <w:lang w:val="en-GB"/>
        </w:rPr>
        <w:t xml:space="preserve">Pauly, D. &amp; Cheung, W.W.L. (2018). Sound physiological knowledge and principles in modeling shrinking of fishes under climate change. </w:t>
      </w:r>
      <w:r w:rsidRPr="00F10C48">
        <w:rPr>
          <w:i/>
          <w:iCs/>
          <w:lang w:val="en-GB"/>
        </w:rPr>
        <w:t>Global Change Biology</w:t>
      </w:r>
      <w:r w:rsidRPr="00F10C48">
        <w:rPr>
          <w:lang w:val="en-GB"/>
        </w:rPr>
        <w:t>, 24, e15–e26.</w:t>
      </w:r>
    </w:p>
    <w:p w14:paraId="3ABE4D82" w14:textId="77777777" w:rsidR="00F10C48" w:rsidRPr="00F10C48" w:rsidRDefault="00F10C48" w:rsidP="00F10C48">
      <w:pPr>
        <w:pStyle w:val="Litteraturfrteckning"/>
        <w:rPr>
          <w:lang w:val="en-GB"/>
        </w:rPr>
      </w:pPr>
      <w:r w:rsidRPr="00F10C48">
        <w:rPr>
          <w:lang w:val="en-GB"/>
        </w:rPr>
        <w:t xml:space="preserve">Pinsky, M.L., Worm, B., Fogarty, M.J., Sarmiento, J.L. &amp; Levin, S.A. (2013). Marine Taxa Track Local Climate Velocities. </w:t>
      </w:r>
      <w:r w:rsidRPr="00F10C48">
        <w:rPr>
          <w:i/>
          <w:iCs/>
          <w:lang w:val="en-GB"/>
        </w:rPr>
        <w:t>Science</w:t>
      </w:r>
      <w:r w:rsidRPr="00F10C48">
        <w:rPr>
          <w:lang w:val="en-GB"/>
        </w:rPr>
        <w:t>, 341, 1239–1242.</w:t>
      </w:r>
    </w:p>
    <w:p w14:paraId="31B0386A" w14:textId="77777777" w:rsidR="00F10C48" w:rsidRPr="00F10C48" w:rsidRDefault="00F10C48" w:rsidP="00F10C48">
      <w:pPr>
        <w:pStyle w:val="Litteraturfrteckning"/>
        <w:rPr>
          <w:lang w:val="en-GB"/>
        </w:rPr>
      </w:pPr>
      <w:r w:rsidRPr="00F10C48">
        <w:rPr>
          <w:lang w:val="en-GB"/>
        </w:rPr>
        <w:t xml:space="preserve">Pontavice, H. du, Gascuel, D., Reygondeau, G., Maureaud, A. &amp; Cheung, W.W.L. (2019). Climate change undermines the global functioning of marine food webs. </w:t>
      </w:r>
      <w:r w:rsidRPr="00F10C48">
        <w:rPr>
          <w:i/>
          <w:iCs/>
          <w:lang w:val="en-GB"/>
        </w:rPr>
        <w:t>Global Change Biology</w:t>
      </w:r>
      <w:r w:rsidRPr="00F10C48">
        <w:rPr>
          <w:lang w:val="en-GB"/>
        </w:rPr>
        <w:t>.</w:t>
      </w:r>
    </w:p>
    <w:p w14:paraId="5070F939" w14:textId="77777777" w:rsidR="00F10C48" w:rsidRPr="00F10C48" w:rsidRDefault="00F10C48" w:rsidP="00F10C48">
      <w:pPr>
        <w:pStyle w:val="Litteraturfrteckning"/>
        <w:rPr>
          <w:lang w:val="en-GB"/>
        </w:rPr>
      </w:pPr>
      <w:r w:rsidRPr="00F10C48">
        <w:rPr>
          <w:lang w:val="en-GB"/>
        </w:rPr>
        <w:t xml:space="preserve">R Core Team. (2018). </w:t>
      </w:r>
      <w:r w:rsidRPr="00F10C48">
        <w:rPr>
          <w:i/>
          <w:iCs/>
          <w:lang w:val="en-GB"/>
        </w:rPr>
        <w:t>R: A Language and Environment for Statistical Computing. R Foundation for Statistical Computing</w:t>
      </w:r>
      <w:r w:rsidRPr="00F10C48">
        <w:rPr>
          <w:lang w:val="en-GB"/>
        </w:rPr>
        <w:t>. Vienna, Austria.</w:t>
      </w:r>
    </w:p>
    <w:p w14:paraId="1915DAD3" w14:textId="77777777" w:rsidR="00F10C48" w:rsidRPr="00F10C48" w:rsidRDefault="00F10C48" w:rsidP="00F10C48">
      <w:pPr>
        <w:pStyle w:val="Litteraturfrteckning"/>
        <w:rPr>
          <w:lang w:val="en-GB"/>
        </w:rPr>
      </w:pPr>
      <w:r w:rsidRPr="00F10C48">
        <w:rPr>
          <w:lang w:val="en-GB"/>
        </w:rPr>
        <w:t xml:space="preserve">Rall, B.C., Brose, U., Hartvig, M., Kalinkat, G., Schwarzmuller, F., Vucic-Pestic, O., </w:t>
      </w:r>
      <w:r w:rsidRPr="00F10C48">
        <w:rPr>
          <w:i/>
          <w:iCs/>
          <w:lang w:val="en-GB"/>
        </w:rPr>
        <w:t>et al.</w:t>
      </w:r>
      <w:r w:rsidRPr="00F10C48">
        <w:rPr>
          <w:lang w:val="en-GB"/>
        </w:rPr>
        <w:t xml:space="preserve"> (2012). Universal temperature and body-mass scaling of feeding rates. </w:t>
      </w:r>
      <w:r w:rsidRPr="00F10C48">
        <w:rPr>
          <w:i/>
          <w:iCs/>
          <w:lang w:val="en-GB"/>
        </w:rPr>
        <w:t>Philosophical Transactions of the Royal Society of London, Series B: Biological Sciences</w:t>
      </w:r>
      <w:r w:rsidRPr="00F10C48">
        <w:rPr>
          <w:lang w:val="en-GB"/>
        </w:rPr>
        <w:t>, 367, 2923–2934.</w:t>
      </w:r>
    </w:p>
    <w:p w14:paraId="76787F54" w14:textId="77777777" w:rsidR="00F10C48" w:rsidRPr="00F10C48" w:rsidRDefault="00F10C48" w:rsidP="00F10C48">
      <w:pPr>
        <w:pStyle w:val="Litteraturfrteckning"/>
        <w:rPr>
          <w:lang w:val="en-GB"/>
        </w:rPr>
      </w:pPr>
      <w:r w:rsidRPr="00F10C48">
        <w:rPr>
          <w:lang w:val="en-GB"/>
        </w:rPr>
        <w:t xml:space="preserve">Reum, J.C.P., Blanchard, J.L., Holsman, K.K., Aydin, K. &amp; Punt, A.E. (2019). Species‐specific ontogenetic diet shifts attenuate trophic cascades and lengthen food chains in exploited ecosystems. </w:t>
      </w:r>
      <w:r w:rsidRPr="00F10C48">
        <w:rPr>
          <w:i/>
          <w:iCs/>
          <w:lang w:val="en-GB"/>
        </w:rPr>
        <w:t>Oikos</w:t>
      </w:r>
      <w:r w:rsidRPr="00F10C48">
        <w:rPr>
          <w:lang w:val="en-GB"/>
        </w:rPr>
        <w:t>, 128, 1051–1064.</w:t>
      </w:r>
    </w:p>
    <w:p w14:paraId="07B9BFF1" w14:textId="77777777" w:rsidR="00F10C48" w:rsidRPr="00F10C48" w:rsidRDefault="00F10C48" w:rsidP="00F10C48">
      <w:pPr>
        <w:pStyle w:val="Litteraturfrteckning"/>
        <w:rPr>
          <w:lang w:val="en-GB"/>
        </w:rPr>
      </w:pPr>
      <w:r w:rsidRPr="00F10C48">
        <w:rPr>
          <w:lang w:val="en-GB"/>
        </w:rPr>
        <w:t xml:space="preserve">Righton, D.A., Andersen, K.Haste., Neat, F., Thorsteinsson, V., Steingrund, P., Svedäng, H., </w:t>
      </w:r>
      <w:r w:rsidRPr="00F10C48">
        <w:rPr>
          <w:i/>
          <w:iCs/>
          <w:lang w:val="en-GB"/>
        </w:rPr>
        <w:t>et al.</w:t>
      </w:r>
      <w:r w:rsidRPr="00F10C48">
        <w:rPr>
          <w:lang w:val="en-GB"/>
        </w:rPr>
        <w:t xml:space="preserve"> (2010). Thermal niche of Atlantic cod Gadus morhua: limits, tolerance and optima. </w:t>
      </w:r>
      <w:r w:rsidRPr="00F10C48">
        <w:rPr>
          <w:i/>
          <w:iCs/>
          <w:lang w:val="en-GB"/>
        </w:rPr>
        <w:t>Marine Ecology Progress Series</w:t>
      </w:r>
      <w:r w:rsidRPr="00F10C48">
        <w:rPr>
          <w:lang w:val="en-GB"/>
        </w:rPr>
        <w:t>, 420, 1–13.</w:t>
      </w:r>
    </w:p>
    <w:p w14:paraId="7C052EEE" w14:textId="77777777" w:rsidR="00F10C48" w:rsidRPr="00F10C48" w:rsidRDefault="00F10C48" w:rsidP="00F10C48">
      <w:pPr>
        <w:pStyle w:val="Litteraturfrteckning"/>
        <w:rPr>
          <w:lang w:val="en-GB"/>
        </w:rPr>
      </w:pPr>
      <w:r w:rsidRPr="00F10C48">
        <w:rPr>
          <w:lang w:val="en-GB"/>
        </w:rPr>
        <w:t xml:space="preserve">van Rijn, I., Buba, Y., DeLong, J., Kiflawi, M. &amp; Belmaker, J. (2017). Large but uneven reduction in fish size across species in relation to changing sea temperatures. </w:t>
      </w:r>
      <w:r w:rsidRPr="00F10C48">
        <w:rPr>
          <w:i/>
          <w:iCs/>
          <w:lang w:val="en-GB"/>
        </w:rPr>
        <w:t>Global Change Biology</w:t>
      </w:r>
      <w:r w:rsidRPr="00F10C48">
        <w:rPr>
          <w:lang w:val="en-GB"/>
        </w:rPr>
        <w:t>, 23, 3667–3674.</w:t>
      </w:r>
    </w:p>
    <w:p w14:paraId="6DE64B02" w14:textId="77777777" w:rsidR="00F10C48" w:rsidRPr="00F10C48" w:rsidRDefault="00F10C48" w:rsidP="00F10C48">
      <w:pPr>
        <w:pStyle w:val="Litteraturfrteckning"/>
        <w:rPr>
          <w:lang w:val="en-GB"/>
        </w:rPr>
      </w:pPr>
      <w:r w:rsidRPr="00F10C48">
        <w:rPr>
          <w:lang w:val="en-GB"/>
        </w:rPr>
        <w:t xml:space="preserve">Rohatgi, A. (2012). </w:t>
      </w:r>
      <w:r w:rsidRPr="00F10C48">
        <w:rPr>
          <w:i/>
          <w:iCs/>
          <w:lang w:val="en-GB"/>
        </w:rPr>
        <w:t>WebPlotDigitalizer: HTML5 based online tool to extract numerical data from plot images. Version 4.1. [WWW document] URL https://automeris.io/WebPlotDigitizer (accessed on January 2019).</w:t>
      </w:r>
    </w:p>
    <w:p w14:paraId="36D870F5" w14:textId="77777777" w:rsidR="00F10C48" w:rsidRPr="00F10C48" w:rsidRDefault="00F10C48" w:rsidP="00F10C48">
      <w:pPr>
        <w:pStyle w:val="Litteraturfrteckning"/>
        <w:rPr>
          <w:lang w:val="en-GB"/>
        </w:rPr>
      </w:pPr>
      <w:r w:rsidRPr="00F10C48">
        <w:rPr>
          <w:lang w:val="en-GB"/>
        </w:rPr>
        <w:t xml:space="preserve">Sarmiento, J.L., Slater, R., Barber, R., Bopp, L., Doney, S.C., Hirst, A.C., </w:t>
      </w:r>
      <w:r w:rsidRPr="00F10C48">
        <w:rPr>
          <w:i/>
          <w:iCs/>
          <w:lang w:val="en-GB"/>
        </w:rPr>
        <w:t>et al.</w:t>
      </w:r>
      <w:r w:rsidRPr="00F10C48">
        <w:rPr>
          <w:lang w:val="en-GB"/>
        </w:rPr>
        <w:t xml:space="preserve"> (2004). Response of ocean ecosystems to climate warming. </w:t>
      </w:r>
      <w:r w:rsidRPr="00F10C48">
        <w:rPr>
          <w:i/>
          <w:iCs/>
          <w:lang w:val="en-GB"/>
        </w:rPr>
        <w:t>Global Biogeochemical Cycles</w:t>
      </w:r>
      <w:r w:rsidRPr="00F10C48">
        <w:rPr>
          <w:lang w:val="en-GB"/>
        </w:rPr>
        <w:t>, 18, n/a–n/a.</w:t>
      </w:r>
    </w:p>
    <w:p w14:paraId="287229C4" w14:textId="77777777" w:rsidR="00F10C48" w:rsidRPr="00F10C48" w:rsidRDefault="00F10C48" w:rsidP="00F10C48">
      <w:pPr>
        <w:pStyle w:val="Litteraturfrteckning"/>
        <w:rPr>
          <w:lang w:val="en-GB"/>
        </w:rPr>
      </w:pPr>
      <w:r w:rsidRPr="00F10C48">
        <w:rPr>
          <w:lang w:val="en-GB"/>
        </w:rPr>
        <w:t xml:space="preserve">Savage, V.M., Gillooly, J.F., Brown, J.H., West, G.B. &amp; Charnov, E.L. (2004). Effects of body size and temperature on population growth. </w:t>
      </w:r>
      <w:r w:rsidRPr="00F10C48">
        <w:rPr>
          <w:i/>
          <w:iCs/>
          <w:lang w:val="en-GB"/>
        </w:rPr>
        <w:t>The American Naturalist</w:t>
      </w:r>
      <w:r w:rsidRPr="00F10C48">
        <w:rPr>
          <w:lang w:val="en-GB"/>
        </w:rPr>
        <w:t>, 163, 429–441.</w:t>
      </w:r>
    </w:p>
    <w:p w14:paraId="3EB917F9" w14:textId="77777777" w:rsidR="00F10C48" w:rsidRPr="00F10C48" w:rsidRDefault="00F10C48" w:rsidP="00F10C48">
      <w:pPr>
        <w:pStyle w:val="Litteraturfrteckning"/>
        <w:rPr>
          <w:lang w:val="en-GB"/>
        </w:rPr>
      </w:pPr>
      <w:r w:rsidRPr="00F10C48">
        <w:rPr>
          <w:lang w:val="en-GB"/>
        </w:rPr>
        <w:t xml:space="preserve">Scott, F., Blanchard, J. &amp; Andersen, K. (2019). </w:t>
      </w:r>
      <w:r w:rsidRPr="00F10C48">
        <w:rPr>
          <w:i/>
          <w:iCs/>
          <w:lang w:val="en-GB"/>
        </w:rPr>
        <w:t>mizer: Multi-Species sIZE Spectrum Modelling in R</w:t>
      </w:r>
      <w:r w:rsidRPr="00F10C48">
        <w:rPr>
          <w:lang w:val="en-GB"/>
        </w:rPr>
        <w:t>. R. .</w:t>
      </w:r>
    </w:p>
    <w:p w14:paraId="5DD98824" w14:textId="77777777" w:rsidR="00F10C48" w:rsidRPr="00F10C48" w:rsidRDefault="00F10C48" w:rsidP="00F10C48">
      <w:pPr>
        <w:pStyle w:val="Litteraturfrteckning"/>
        <w:rPr>
          <w:lang w:val="en-GB"/>
        </w:rPr>
      </w:pPr>
      <w:r w:rsidRPr="00F10C48">
        <w:rPr>
          <w:lang w:val="en-GB"/>
        </w:rPr>
        <w:t xml:space="preserve">Scott, F., Blanchard, J.L. &amp; Andersen, K.Haste. (2014). mizer: An R package for multispecies, trait-based and community size spectrum ecological modelling. </w:t>
      </w:r>
      <w:r w:rsidRPr="00F10C48">
        <w:rPr>
          <w:i/>
          <w:iCs/>
          <w:lang w:val="en-GB"/>
        </w:rPr>
        <w:t>Methods in Ecology and Evolution</w:t>
      </w:r>
      <w:r w:rsidRPr="00F10C48">
        <w:rPr>
          <w:lang w:val="en-GB"/>
        </w:rPr>
        <w:t>, 5, 1121–1125.</w:t>
      </w:r>
    </w:p>
    <w:p w14:paraId="7D48C15D" w14:textId="77777777" w:rsidR="00F10C48" w:rsidRPr="00F10C48" w:rsidRDefault="00F10C48" w:rsidP="00F10C48">
      <w:pPr>
        <w:pStyle w:val="Litteraturfrteckning"/>
        <w:rPr>
          <w:lang w:val="en-GB"/>
        </w:rPr>
      </w:pPr>
      <w:r w:rsidRPr="00F10C48">
        <w:rPr>
          <w:lang w:val="en-GB"/>
        </w:rPr>
        <w:t>Scott, F., Blanchard, J.L. &amp; Andersen, K.Haste. (2018). Multispecies, trait and community size spectrum ecological modelling in R ( mizer ), 1–87.</w:t>
      </w:r>
    </w:p>
    <w:p w14:paraId="6B2F0963" w14:textId="77777777" w:rsidR="00F10C48" w:rsidRPr="00F10C48" w:rsidRDefault="00F10C48" w:rsidP="00F10C48">
      <w:pPr>
        <w:pStyle w:val="Litteraturfrteckning"/>
        <w:rPr>
          <w:lang w:val="en-GB"/>
        </w:rPr>
      </w:pPr>
      <w:r w:rsidRPr="00F10C48">
        <w:rPr>
          <w:lang w:val="en-GB"/>
        </w:rPr>
        <w:t xml:space="preserve">Sheridan, J.A. &amp; Bickford, D. (2011). Shrinking body size as an ecological response to climate change. </w:t>
      </w:r>
      <w:r w:rsidRPr="00F10C48">
        <w:rPr>
          <w:i/>
          <w:iCs/>
          <w:lang w:val="en-GB"/>
        </w:rPr>
        <w:t>Nature Climate Change</w:t>
      </w:r>
      <w:r w:rsidRPr="00F10C48">
        <w:rPr>
          <w:lang w:val="en-GB"/>
        </w:rPr>
        <w:t>, 1, 401–406.</w:t>
      </w:r>
    </w:p>
    <w:p w14:paraId="06881DDE" w14:textId="77777777" w:rsidR="00F10C48" w:rsidRPr="00F10C48" w:rsidRDefault="00F10C48" w:rsidP="00F10C48">
      <w:pPr>
        <w:pStyle w:val="Litteraturfrteckning"/>
        <w:rPr>
          <w:lang w:val="en-GB"/>
        </w:rPr>
      </w:pPr>
      <w:r w:rsidRPr="00F10C48">
        <w:rPr>
          <w:lang w:val="en-GB"/>
        </w:rPr>
        <w:t xml:space="preserve">Spence, M.A., Blackwell, P.G., Blanchard, J.L. &amp; Shuter, B. (2016). Parameter uncertainty of a dynamic multispecies size spectrum model \textlesssup\textgreater1\textless/sup\textgreater. </w:t>
      </w:r>
      <w:r w:rsidRPr="00F10C48">
        <w:rPr>
          <w:i/>
          <w:iCs/>
          <w:lang w:val="en-GB"/>
        </w:rPr>
        <w:t>Canadian Journal of Fisheries and Aquatic Sciences</w:t>
      </w:r>
      <w:r w:rsidRPr="00F10C48">
        <w:rPr>
          <w:lang w:val="en-GB"/>
        </w:rPr>
        <w:t>, 73, 589–597.</w:t>
      </w:r>
    </w:p>
    <w:p w14:paraId="2EEE8DB7" w14:textId="77777777" w:rsidR="00F10C48" w:rsidRPr="00F10C48" w:rsidRDefault="00F10C48" w:rsidP="00F10C48">
      <w:pPr>
        <w:pStyle w:val="Litteraturfrteckning"/>
        <w:rPr>
          <w:lang w:val="en-GB"/>
        </w:rPr>
      </w:pPr>
      <w:r w:rsidRPr="00F10C48">
        <w:rPr>
          <w:lang w:val="en-GB"/>
        </w:rPr>
        <w:t xml:space="preserve">Steinacher, M., Joos, F., Frolicher, T.L., Bopp, L., Cadule, P., Cocco, V., </w:t>
      </w:r>
      <w:r w:rsidRPr="00F10C48">
        <w:rPr>
          <w:i/>
          <w:iCs/>
          <w:lang w:val="en-GB"/>
        </w:rPr>
        <w:t>et al.</w:t>
      </w:r>
      <w:r w:rsidRPr="00F10C48">
        <w:rPr>
          <w:lang w:val="en-GB"/>
        </w:rPr>
        <w:t xml:space="preserve"> (2010). Projected 21st century decrease in marine productivity: a multi-model analysis. </w:t>
      </w:r>
      <w:r w:rsidRPr="00F10C48">
        <w:rPr>
          <w:i/>
          <w:iCs/>
          <w:lang w:val="en-GB"/>
        </w:rPr>
        <w:t>Biogeosciences</w:t>
      </w:r>
      <w:r w:rsidRPr="00F10C48">
        <w:rPr>
          <w:lang w:val="en-GB"/>
        </w:rPr>
        <w:t>, 7.</w:t>
      </w:r>
    </w:p>
    <w:p w14:paraId="10BF6493" w14:textId="77777777" w:rsidR="00F10C48" w:rsidRPr="00F10C48" w:rsidRDefault="00F10C48" w:rsidP="00F10C48">
      <w:pPr>
        <w:pStyle w:val="Litteraturfrteckning"/>
        <w:rPr>
          <w:lang w:val="en-GB"/>
        </w:rPr>
      </w:pPr>
      <w:r w:rsidRPr="00F10C48">
        <w:rPr>
          <w:lang w:val="en-GB"/>
        </w:rPr>
        <w:t xml:space="preserve">Svedäng, H. &amp; Hornborg, S. (2014). Selective fishing induces density-dependent growth. </w:t>
      </w:r>
      <w:r w:rsidRPr="00F10C48">
        <w:rPr>
          <w:i/>
          <w:iCs/>
          <w:lang w:val="en-GB"/>
        </w:rPr>
        <w:t>Nature Communications</w:t>
      </w:r>
      <w:r w:rsidRPr="00F10C48">
        <w:rPr>
          <w:lang w:val="en-GB"/>
        </w:rPr>
        <w:t>, 5, 4152.</w:t>
      </w:r>
    </w:p>
    <w:p w14:paraId="19820CA2" w14:textId="77777777" w:rsidR="00F10C48" w:rsidRPr="00F10C48" w:rsidRDefault="00F10C48" w:rsidP="00F10C48">
      <w:pPr>
        <w:pStyle w:val="Litteraturfrteckning"/>
        <w:rPr>
          <w:lang w:val="en-GB"/>
        </w:rPr>
      </w:pPr>
      <w:r w:rsidRPr="00F10C48">
        <w:rPr>
          <w:lang w:val="en-GB"/>
        </w:rPr>
        <w:t xml:space="preserve">Szuwalski, C.S., Burgess, M.G., Costello, C. &amp; Gaines, S.D. (2017). High fishery catches through trophic cascades in China. </w:t>
      </w:r>
      <w:r w:rsidRPr="00F10C48">
        <w:rPr>
          <w:i/>
          <w:iCs/>
          <w:lang w:val="en-GB"/>
        </w:rPr>
        <w:t>Proceedings of the National Academy of Sciences</w:t>
      </w:r>
      <w:r w:rsidRPr="00F10C48">
        <w:rPr>
          <w:lang w:val="en-GB"/>
        </w:rPr>
        <w:t>, 114, 717–721.</w:t>
      </w:r>
    </w:p>
    <w:p w14:paraId="2D2B634B" w14:textId="77777777" w:rsidR="00F10C48" w:rsidRPr="00F10C48" w:rsidRDefault="00F10C48" w:rsidP="00F10C48">
      <w:pPr>
        <w:pStyle w:val="Litteraturfrteckning"/>
        <w:rPr>
          <w:lang w:val="en-GB"/>
        </w:rPr>
      </w:pPr>
      <w:r w:rsidRPr="00F10C48">
        <w:rPr>
          <w:lang w:val="en-GB"/>
        </w:rPr>
        <w:t xml:space="preserve">Thorson, J.T., Monnahan, C.C. &amp; Cope, J.M. (2015). The potential impact of time-variation in vital rates on fisheries management targets for marine fishes. </w:t>
      </w:r>
      <w:r w:rsidRPr="00F10C48">
        <w:rPr>
          <w:i/>
          <w:iCs/>
          <w:lang w:val="en-GB"/>
        </w:rPr>
        <w:t>Fisheries Research</w:t>
      </w:r>
      <w:r w:rsidRPr="00F10C48">
        <w:rPr>
          <w:lang w:val="en-GB"/>
        </w:rPr>
        <w:t>, 169, 8–17.</w:t>
      </w:r>
    </w:p>
    <w:p w14:paraId="748CEFD0" w14:textId="77777777" w:rsidR="00F10C48" w:rsidRPr="00F10C48" w:rsidRDefault="00F10C48" w:rsidP="00F10C48">
      <w:pPr>
        <w:pStyle w:val="Litteraturfrteckning"/>
        <w:rPr>
          <w:lang w:val="en-GB"/>
        </w:rPr>
      </w:pPr>
      <w:r w:rsidRPr="00F10C48">
        <w:rPr>
          <w:lang w:val="en-GB"/>
        </w:rPr>
        <w:t xml:space="preserve">Thorson, J.T., Munch, S.B., Cope, J.M. &amp; Gao, J. (2017). Predicting life history parameters for all fishes worldwide. </w:t>
      </w:r>
      <w:r w:rsidRPr="00F10C48">
        <w:rPr>
          <w:i/>
          <w:iCs/>
          <w:lang w:val="en-GB"/>
        </w:rPr>
        <w:t>Ecological Applications</w:t>
      </w:r>
      <w:r w:rsidRPr="00F10C48">
        <w:rPr>
          <w:lang w:val="en-GB"/>
        </w:rPr>
        <w:t>, 27, 2262–2276.</w:t>
      </w:r>
    </w:p>
    <w:p w14:paraId="5DD8E7E9" w14:textId="77777777" w:rsidR="00F10C48" w:rsidRPr="00F10C48" w:rsidRDefault="00F10C48" w:rsidP="00F10C48">
      <w:pPr>
        <w:pStyle w:val="Litteraturfrteckning"/>
        <w:rPr>
          <w:lang w:val="en-GB"/>
        </w:rPr>
      </w:pPr>
      <w:r w:rsidRPr="00F10C48">
        <w:rPr>
          <w:lang w:val="en-GB"/>
        </w:rPr>
        <w:t xml:space="preserve">Thresher, R.E., Koslow, J.A., Morison, A.K. &amp; Smith, D.C. (2007). Depth-mediated reversal of the effects of climate change on long-term growth rates of exploited marine fish. </w:t>
      </w:r>
      <w:r w:rsidRPr="00F10C48">
        <w:rPr>
          <w:i/>
          <w:iCs/>
          <w:lang w:val="en-GB"/>
        </w:rPr>
        <w:t>Proceedings of the National Academy of Sciences, USA</w:t>
      </w:r>
      <w:r w:rsidRPr="00F10C48">
        <w:rPr>
          <w:lang w:val="en-GB"/>
        </w:rPr>
        <w:t>, 104, 7461–7465.</w:t>
      </w:r>
    </w:p>
    <w:p w14:paraId="6545BE78" w14:textId="77777777" w:rsidR="00F10C48" w:rsidRPr="00F10C48" w:rsidRDefault="00F10C48" w:rsidP="00F10C48">
      <w:pPr>
        <w:pStyle w:val="Litteraturfrteckning"/>
        <w:rPr>
          <w:lang w:val="en-GB"/>
        </w:rPr>
      </w:pPr>
      <w:r w:rsidRPr="00F10C48">
        <w:rPr>
          <w:lang w:val="en-GB"/>
        </w:rPr>
        <w:t xml:space="preserve">Ursin, E. (1967). A Mathematical Model of Some Aspects of Fish Growth, Respiration, and Mortality. </w:t>
      </w:r>
      <w:r w:rsidRPr="00F10C48">
        <w:rPr>
          <w:i/>
          <w:iCs/>
          <w:lang w:val="en-GB"/>
        </w:rPr>
        <w:t>Journal of the Fisheries Research Board of Canada</w:t>
      </w:r>
      <w:r w:rsidRPr="00F10C48">
        <w:rPr>
          <w:lang w:val="en-GB"/>
        </w:rPr>
        <w:t>, 24, 2355–2453.</w:t>
      </w:r>
    </w:p>
    <w:p w14:paraId="3FA8DFDB" w14:textId="77777777" w:rsidR="00F10C48" w:rsidRPr="00BF1742" w:rsidRDefault="00F10C48" w:rsidP="00F10C48">
      <w:pPr>
        <w:pStyle w:val="Litteraturfrteckning"/>
      </w:pPr>
      <w:r w:rsidRPr="00F10C48">
        <w:rPr>
          <w:lang w:val="en-GB"/>
        </w:rPr>
        <w:t xml:space="preserve">Ursin, E. (1973). On the prey size preferences of cod and dab. </w:t>
      </w:r>
      <w:r w:rsidRPr="00BF1742">
        <w:rPr>
          <w:i/>
          <w:iCs/>
        </w:rPr>
        <w:t>Meddelelser fra Danmarks Fiskeri-og Havun- dersgelser</w:t>
      </w:r>
      <w:r w:rsidRPr="00BF1742">
        <w:t>, 7:8598.</w:t>
      </w:r>
    </w:p>
    <w:p w14:paraId="4CA09B5E" w14:textId="77777777" w:rsidR="00F10C48" w:rsidRPr="00F10C48" w:rsidRDefault="00F10C48" w:rsidP="00F10C48">
      <w:pPr>
        <w:pStyle w:val="Litteraturfrteckning"/>
        <w:rPr>
          <w:lang w:val="en-GB"/>
        </w:rPr>
      </w:pPr>
      <w:r w:rsidRPr="00F10C48">
        <w:rPr>
          <w:lang w:val="en-GB"/>
        </w:rPr>
        <w:t xml:space="preserve">Woodworth-Jefcoats, P.A., Blanchard, J.L. &amp; Drazen, J.C. (2019). Relative Impacts of Simultaneous Stressors on a Pelagic Marine Ecosystem. </w:t>
      </w:r>
      <w:r w:rsidRPr="00F10C48">
        <w:rPr>
          <w:i/>
          <w:iCs/>
          <w:lang w:val="en-GB"/>
        </w:rPr>
        <w:t>Frontiers in Marine Science</w:t>
      </w:r>
      <w:r w:rsidRPr="00F10C48">
        <w:rPr>
          <w:lang w:val="en-GB"/>
        </w:rPr>
        <w:t>, 6.</w:t>
      </w:r>
    </w:p>
    <w:p w14:paraId="48753193" w14:textId="77777777" w:rsidR="00F10C48" w:rsidRPr="00F10C48" w:rsidRDefault="00F10C48" w:rsidP="00F10C48">
      <w:pPr>
        <w:pStyle w:val="Litteraturfrteckning"/>
        <w:rPr>
          <w:lang w:val="en-GB"/>
        </w:rPr>
      </w:pPr>
      <w:r w:rsidRPr="00F10C48">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F10C48">
        <w:rPr>
          <w:i/>
          <w:iCs/>
          <w:lang w:val="en-GB"/>
        </w:rPr>
        <w:t>Global Change Biology</w:t>
      </w:r>
      <w:r w:rsidRPr="00F10C48">
        <w:rPr>
          <w:lang w:val="en-GB"/>
        </w:rPr>
        <w:t>, 19, 724–733.</w:t>
      </w:r>
    </w:p>
    <w:p w14:paraId="52FBB8BB" w14:textId="77777777" w:rsidR="00F10C48" w:rsidRPr="00F10C48" w:rsidRDefault="00F10C48" w:rsidP="00F10C48">
      <w:pPr>
        <w:pStyle w:val="Litteraturfrteckning"/>
        <w:rPr>
          <w:lang w:val="en-GB"/>
        </w:rPr>
      </w:pPr>
      <w:r w:rsidRPr="00F10C48">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F10C48">
        <w:rPr>
          <w:i/>
          <w:iCs/>
          <w:lang w:val="en-GB"/>
        </w:rPr>
        <w:t>Progress in Oceanography</w:t>
      </w:r>
      <w:r w:rsidRPr="00F10C48">
        <w:rPr>
          <w:lang w:val="en-GB"/>
        </w:rPr>
        <w:t>, 138, 533–545.</w:t>
      </w:r>
    </w:p>
    <w:p w14:paraId="1DEAC018" w14:textId="77777777" w:rsidR="00F10C48" w:rsidRPr="00F10C48" w:rsidRDefault="00F10C48" w:rsidP="00F10C48">
      <w:pPr>
        <w:pStyle w:val="Litteraturfrteckning"/>
        <w:rPr>
          <w:lang w:val="en-GB"/>
        </w:rPr>
      </w:pPr>
      <w:r w:rsidRPr="00F10C48">
        <w:rPr>
          <w:lang w:val="en-GB"/>
        </w:rPr>
        <w:t xml:space="preserve">Yvon‐Durocher, G., Montoya, J.M., Trimmer, M. &amp; Woodward, G. (2011). Warming alters the size spectrum and shifts the distribution of biomass in freshwater ecosystems. </w:t>
      </w:r>
      <w:r w:rsidRPr="00F10C48">
        <w:rPr>
          <w:i/>
          <w:iCs/>
          <w:lang w:val="en-GB"/>
        </w:rPr>
        <w:t>Global Change Biology</w:t>
      </w:r>
      <w:r w:rsidRPr="00F10C48">
        <w:rPr>
          <w:lang w:val="en-GB"/>
        </w:rPr>
        <w:t>, 17, 1681–1694.</w:t>
      </w:r>
    </w:p>
    <w:p w14:paraId="6CD5CE7B" w14:textId="6CF2EB77" w:rsidR="00AD548E" w:rsidRPr="0053282F" w:rsidRDefault="00C572FC" w:rsidP="00182BA9">
      <w:pPr>
        <w:spacing w:line="480" w:lineRule="auto"/>
        <w:contextualSpacing/>
        <w:jc w:val="both"/>
        <w:rPr>
          <w:rFonts w:cstheme="minorHAnsi"/>
          <w:b/>
        </w:rPr>
      </w:pPr>
      <w:r>
        <w:rPr>
          <w:rFonts w:cstheme="minorHAnsi"/>
          <w:b/>
        </w:rPr>
        <w:fldChar w:fldCharType="end"/>
      </w:r>
      <w:commentRangeEnd w:id="416"/>
      <w:r w:rsidR="00DF1644">
        <w:rPr>
          <w:rStyle w:val="Kommentarsreferens"/>
        </w:rPr>
        <w:commentReference w:id="416"/>
      </w:r>
    </w:p>
    <w:sectPr w:rsidR="00AD548E" w:rsidRPr="0053282F" w:rsidSect="00250410">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Gårdmark" w:date="2020-01-13T08:20:00Z" w:initials="AG">
    <w:p w14:paraId="5F8C3FC5" w14:textId="36661A38" w:rsidR="00E37071" w:rsidRDefault="00E37071">
      <w:pPr>
        <w:pStyle w:val="Kommentarer"/>
        <w:rPr>
          <w:lang w:val="en-GB"/>
        </w:rPr>
      </w:pPr>
      <w:r>
        <w:rPr>
          <w:rStyle w:val="Kommentarsreferens"/>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E37071" w:rsidRPr="00EE1CF3" w:rsidRDefault="00E37071">
      <w:pPr>
        <w:pStyle w:val="Kommentarer"/>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E37071" w:rsidRPr="00C57B85" w:rsidRDefault="00E37071">
      <w:pPr>
        <w:pStyle w:val="Kommentarer"/>
        <w:rPr>
          <w:lang w:val="en-GB"/>
        </w:rPr>
      </w:pPr>
      <w:r>
        <w:rPr>
          <w:rStyle w:val="Kommentarsreferens"/>
        </w:rPr>
        <w:annotationRef/>
      </w:r>
      <w:r w:rsidRPr="00C57B85">
        <w:rPr>
          <w:lang w:val="en-GB"/>
        </w:rPr>
        <w:t>Good idea, will change for the paper but keep it like this for the thesis (because the chapter titles are already submitted)</w:t>
      </w:r>
    </w:p>
  </w:comment>
  <w:comment w:id="3" w:author="Anna Gårdmark" w:date="2020-01-13T08:25:00Z" w:initials="AG">
    <w:p w14:paraId="2B25A0D3" w14:textId="5301A270" w:rsidR="00E37071" w:rsidRPr="00EE1CF3" w:rsidRDefault="00E37071">
      <w:pPr>
        <w:pStyle w:val="Kommentarer"/>
        <w:rPr>
          <w:lang w:val="en-GB"/>
        </w:rPr>
      </w:pPr>
      <w:r>
        <w:rPr>
          <w:rStyle w:val="Kommentarsreferens"/>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4" w:author="Max Lindmark" w:date="2020-01-21T10:38:00Z" w:initials="ML">
    <w:p w14:paraId="73376CAF" w14:textId="0D20CAC2" w:rsidR="00E37071" w:rsidRPr="00C57B85" w:rsidRDefault="00E37071">
      <w:pPr>
        <w:pStyle w:val="Kommentarer"/>
        <w:rPr>
          <w:lang w:val="en-GB"/>
        </w:rPr>
      </w:pPr>
      <w:r>
        <w:rPr>
          <w:rStyle w:val="Kommentarsreferens"/>
        </w:rPr>
        <w:annotationRef/>
      </w:r>
      <w:r w:rsidRPr="00C57B85">
        <w:rPr>
          <w:rStyle w:val="Kommentarsreferens"/>
          <w:lang w:val="en-GB"/>
        </w:rPr>
        <w:t>For the paper I’ll come up with something different, too confusing to use that term here… but will keep it like this for the thesis and explain what I mean according to your suggestion</w:t>
      </w:r>
    </w:p>
  </w:comment>
  <w:comment w:id="8" w:author="Max Lindmark" w:date="2020-01-05T11:20:00Z" w:initials="ML">
    <w:p w14:paraId="722F5CE6" w14:textId="32962AB3" w:rsidR="00E37071" w:rsidRPr="00EE1CF3" w:rsidRDefault="00E37071">
      <w:pPr>
        <w:pStyle w:val="Kommentarer"/>
        <w:rPr>
          <w:lang w:val="en-GB"/>
        </w:rPr>
      </w:pPr>
      <w:r>
        <w:rPr>
          <w:rStyle w:val="Kommentarsreferens"/>
        </w:rPr>
        <w:annotationRef/>
      </w:r>
      <w:r w:rsidRPr="00EE1CF3">
        <w:rPr>
          <w:lang w:val="en-GB"/>
        </w:rPr>
        <w:t>See fig. S1</w:t>
      </w:r>
      <w:r>
        <w:rPr>
          <w:lang w:val="en-GB"/>
        </w:rPr>
        <w:t>5</w:t>
      </w:r>
      <w:r w:rsidRPr="00EE1CF3">
        <w:rPr>
          <w:lang w:val="en-GB"/>
        </w:rPr>
        <w:t xml:space="preserve"> for an example of this.</w:t>
      </w:r>
    </w:p>
  </w:comment>
  <w:comment w:id="9" w:author="Anna Gårdmark" w:date="2020-01-28T21:05:00Z" w:initials="AG">
    <w:p w14:paraId="2E376FE8" w14:textId="6A10C302" w:rsidR="00E37071" w:rsidRPr="00EB7D1F" w:rsidRDefault="00E37071">
      <w:pPr>
        <w:pStyle w:val="Kommentarer"/>
        <w:rPr>
          <w:lang w:val="en-GB"/>
        </w:rPr>
      </w:pPr>
      <w:r>
        <w:rPr>
          <w:rStyle w:val="Kommentarsreferens"/>
        </w:rPr>
        <w:annotationRef/>
      </w:r>
      <w:r>
        <w:rPr>
          <w:lang w:val="en-GB"/>
        </w:rPr>
        <w:t>implications, or s</w:t>
      </w:r>
      <w:r w:rsidRPr="00EB7D1F">
        <w:rPr>
          <w:lang w:val="en-GB"/>
        </w:rPr>
        <w:t>ummarizing concluding sentence?</w:t>
      </w:r>
    </w:p>
  </w:comment>
  <w:comment w:id="10" w:author="Max Lindmark" w:date="2020-02-04T17:24:00Z" w:initials="ML">
    <w:p w14:paraId="4B7FBDB8" w14:textId="0B2C7154" w:rsidR="00E37071" w:rsidRPr="00BD3461" w:rsidRDefault="00E37071">
      <w:pPr>
        <w:pStyle w:val="Kommentarer"/>
        <w:rPr>
          <w:lang w:val="en-GB"/>
        </w:rPr>
      </w:pPr>
      <w:r>
        <w:rPr>
          <w:rStyle w:val="Kommentarsreferens"/>
        </w:rPr>
        <w:annotationRef/>
      </w:r>
      <w:r w:rsidRPr="00BD3461">
        <w:rPr>
          <w:lang w:val="en-GB"/>
        </w:rPr>
        <w:t>Maybe…</w:t>
      </w:r>
    </w:p>
  </w:comment>
  <w:comment w:id="11" w:author="Anna Gårdmark" w:date="2020-02-07T10:04:00Z" w:initials="AG">
    <w:p w14:paraId="1C7252BB" w14:textId="01A3FF9D" w:rsidR="00E37071" w:rsidRPr="00BD3461" w:rsidRDefault="00E37071">
      <w:pPr>
        <w:pStyle w:val="Kommentarer"/>
        <w:rPr>
          <w:lang w:val="en-GB"/>
        </w:rPr>
      </w:pPr>
      <w:r>
        <w:rPr>
          <w:rStyle w:val="Kommentarsreferens"/>
        </w:rPr>
        <w:annotationRef/>
      </w:r>
      <w:r w:rsidRPr="00BD3461">
        <w:rPr>
          <w:highlight w:val="yellow"/>
          <w:lang w:val="en-GB"/>
        </w:rPr>
        <w:t>at least try!</w:t>
      </w:r>
    </w:p>
  </w:comment>
  <w:comment w:id="12" w:author="Anna Gårdmark" w:date="2020-02-07T10:04:00Z" w:initials="AG">
    <w:p w14:paraId="42065E73" w14:textId="48BBFBD2" w:rsidR="00E37071" w:rsidRPr="00BD3461" w:rsidRDefault="00E37071">
      <w:pPr>
        <w:pStyle w:val="Kommentarer"/>
        <w:rPr>
          <w:lang w:val="en-GB"/>
        </w:rPr>
      </w:pPr>
      <w:r>
        <w:rPr>
          <w:rStyle w:val="Kommentarsreferens"/>
        </w:rPr>
        <w:annotationRef/>
      </w:r>
      <w:r w:rsidRPr="00BD3461">
        <w:rPr>
          <w:lang w:val="en-GB"/>
        </w:rPr>
        <w:t>(shifting a function sounds strange, so you need a verb that works for all nouns in your list)</w:t>
      </w:r>
    </w:p>
  </w:comment>
  <w:comment w:id="15" w:author="Asta Audzijonyte" w:date="2020-01-10T12:59:00Z" w:initials="AA">
    <w:p w14:paraId="56FFDFD9" w14:textId="77777777" w:rsidR="00E37071" w:rsidRPr="00EE1CF3" w:rsidRDefault="00E37071" w:rsidP="00277301">
      <w:pPr>
        <w:pStyle w:val="Kommentarer"/>
        <w:rPr>
          <w:lang w:val="en-GB"/>
        </w:rPr>
      </w:pPr>
      <w:r>
        <w:rPr>
          <w:rStyle w:val="Kommentarsreferens"/>
        </w:rPr>
        <w:annotationRef/>
      </w:r>
      <w:r w:rsidRPr="00EE1CF3">
        <w:rPr>
          <w:lang w:val="en-GB"/>
        </w:rPr>
        <w:t>That’s interesting. Is it for both warm and cold ecosystems? It is often said that for cold ecosystems productivity might increase, although I don’t have a reference now</w:t>
      </w:r>
    </w:p>
  </w:comment>
  <w:comment w:id="16" w:author="Anna Gårdmark" w:date="2020-01-13T08:38:00Z" w:initials="AG">
    <w:p w14:paraId="313B657E" w14:textId="77777777" w:rsidR="00E37071" w:rsidRPr="00B934BF" w:rsidRDefault="00E37071" w:rsidP="00277301">
      <w:pPr>
        <w:pStyle w:val="Kommentarer"/>
        <w:rPr>
          <w:lang w:val="en-GB"/>
        </w:rPr>
      </w:pPr>
      <w:r>
        <w:rPr>
          <w:rStyle w:val="Kommentarsreferens"/>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17" w:author="Max Lindmark" w:date="2020-01-23T10:46:00Z" w:initials="ML">
    <w:p w14:paraId="1A2EF796" w14:textId="6201EAAC" w:rsidR="00E37071" w:rsidRPr="00423E09" w:rsidRDefault="00E37071">
      <w:pPr>
        <w:pStyle w:val="Kommentarer"/>
        <w:rPr>
          <w:lang w:val="en-US"/>
        </w:rPr>
      </w:pPr>
      <w:r>
        <w:rPr>
          <w:rStyle w:val="Kommentarsreferens"/>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18" w:author="Anna Gårdmark" w:date="2020-02-07T10:08:00Z" w:initials="AG">
    <w:p w14:paraId="175493C6" w14:textId="3D8CCE0E" w:rsidR="00E37071" w:rsidRPr="00BD3461" w:rsidRDefault="00E37071">
      <w:pPr>
        <w:pStyle w:val="Kommentarer"/>
        <w:rPr>
          <w:lang w:val="en-GB"/>
        </w:rPr>
      </w:pPr>
      <w:r>
        <w:rPr>
          <w:rStyle w:val="Kommentarsreferens"/>
        </w:rPr>
        <w:annotationRef/>
      </w:r>
      <w:r w:rsidRPr="00BD3461">
        <w:rPr>
          <w:highlight w:val="yellow"/>
          <w:lang w:val="en-GB"/>
        </w:rPr>
        <w:t>a bit unspecific; would it be correct to replace with ”reduced” here?</w:t>
      </w:r>
    </w:p>
  </w:comment>
  <w:comment w:id="19" w:author="Anna Gårdmark" w:date="2020-02-07T10:10:00Z" w:initials="AG">
    <w:p w14:paraId="436AAE05" w14:textId="43FECF8D" w:rsidR="00E37071" w:rsidRPr="0011697B" w:rsidRDefault="00E37071">
      <w:pPr>
        <w:pStyle w:val="Kommentarer"/>
        <w:rPr>
          <w:lang w:val="en-GB"/>
        </w:rPr>
      </w:pPr>
      <w:r>
        <w:rPr>
          <w:lang w:val="en-GB"/>
        </w:rPr>
        <w:t>(“</w:t>
      </w:r>
      <w:r>
        <w:rPr>
          <w:rStyle w:val="Kommentarsreferens"/>
        </w:rPr>
        <w:annotationRef/>
      </w:r>
      <w:r w:rsidRPr="0011697B">
        <w:rPr>
          <w:rStyle w:val="Kommentarsreferens"/>
          <w:lang w:val="en-GB"/>
        </w:rPr>
        <w:t>T</w:t>
      </w:r>
      <w:r w:rsidRPr="0011697B">
        <w:rPr>
          <w:lang w:val="en-GB"/>
        </w:rPr>
        <w:t>herefore</w:t>
      </w:r>
      <w:r>
        <w:rPr>
          <w:lang w:val="en-GB"/>
        </w:rPr>
        <w:t>”</w:t>
      </w:r>
      <w:r w:rsidRPr="0011697B">
        <w:rPr>
          <w:lang w:val="en-GB"/>
        </w:rPr>
        <w:t xml:space="preserve"> becomes a bit strange here, I’d say </w:t>
      </w:r>
      <w:r>
        <w:rPr>
          <w:lang w:val="en-GB"/>
        </w:rPr>
        <w:t>“</w:t>
      </w:r>
      <w:r w:rsidRPr="0011697B">
        <w:rPr>
          <w:lang w:val="en-GB"/>
        </w:rPr>
        <w:t>This demonstrates that …”</w:t>
      </w:r>
      <w:r>
        <w:rPr>
          <w:lang w:val="en-GB"/>
        </w:rPr>
        <w:t>)</w:t>
      </w:r>
    </w:p>
  </w:comment>
  <w:comment w:id="24" w:author="Anna Gårdmark" w:date="2020-02-07T10:12:00Z" w:initials="AG">
    <w:p w14:paraId="6EB8A3D2" w14:textId="68A20845" w:rsidR="00E37071" w:rsidRPr="0011697B" w:rsidRDefault="00E37071">
      <w:pPr>
        <w:pStyle w:val="Kommentarer"/>
        <w:rPr>
          <w:lang w:val="en-GB"/>
        </w:rPr>
      </w:pPr>
      <w:r>
        <w:rPr>
          <w:rStyle w:val="Kommentarsreferens"/>
        </w:rPr>
        <w:annotationRef/>
      </w:r>
      <w:r w:rsidRPr="0011697B">
        <w:rPr>
          <w:lang w:val="en-GB"/>
        </w:rPr>
        <w:t xml:space="preserve">the previous two studies aren’t experiments, right? </w:t>
      </w:r>
      <w:r>
        <w:rPr>
          <w:lang w:val="en-GB"/>
        </w:rPr>
        <w:t xml:space="preserve"> your “more” implies that also the previous studies (van Rijn &amp; Baudron) were controlled experiments (but ‘less controlled’).</w:t>
      </w:r>
    </w:p>
  </w:comment>
  <w:comment w:id="28" w:author="Anna Gårdmark" w:date="2020-02-07T10:13:00Z" w:initials="AG">
    <w:p w14:paraId="235A10FF" w14:textId="7207F233" w:rsidR="00E37071" w:rsidRPr="0011697B" w:rsidRDefault="00E37071">
      <w:pPr>
        <w:pStyle w:val="Kommentarer"/>
        <w:rPr>
          <w:lang w:val="en-GB"/>
        </w:rPr>
      </w:pPr>
      <w:r>
        <w:rPr>
          <w:rStyle w:val="Kommentarsreferens"/>
        </w:rPr>
        <w:annotationRef/>
      </w:r>
      <w:r w:rsidRPr="0011697B">
        <w:rPr>
          <w:lang w:val="en-GB"/>
        </w:rPr>
        <w:t>could refer to your metanalysis paper here actually!</w:t>
      </w:r>
    </w:p>
  </w:comment>
  <w:comment w:id="33" w:author="Anna Gårdmark" w:date="2020-02-07T10:23:00Z" w:initials="AG">
    <w:p w14:paraId="03256B74" w14:textId="53F0A3BD" w:rsidR="00E37071" w:rsidRPr="00A74C23" w:rsidRDefault="00E37071">
      <w:pPr>
        <w:pStyle w:val="Kommentarer"/>
        <w:rPr>
          <w:lang w:val="en-GB"/>
        </w:rPr>
      </w:pPr>
      <w:r>
        <w:rPr>
          <w:rStyle w:val="Kommentarsreferens"/>
        </w:rPr>
        <w:annotationRef/>
      </w:r>
      <w:r w:rsidRPr="00A74C23">
        <w:rPr>
          <w:lang w:val="en-GB"/>
        </w:rPr>
        <w:t>here you can also cite your third chapter</w:t>
      </w:r>
    </w:p>
  </w:comment>
  <w:comment w:id="34" w:author="Anna Gårdmark" w:date="2020-01-30T08:32:00Z" w:initials="AG">
    <w:p w14:paraId="7A9C77FD" w14:textId="77777777" w:rsidR="00E37071" w:rsidRPr="002A5D1B" w:rsidRDefault="00E37071" w:rsidP="00B07A94">
      <w:pPr>
        <w:spacing w:line="480" w:lineRule="auto"/>
        <w:jc w:val="both"/>
        <w:rPr>
          <w:rFonts w:ascii="Times New Roman" w:hAnsi="Times New Roman" w:cs="Times New Roman"/>
          <w:bCs/>
          <w:lang w:val="en-US"/>
        </w:rPr>
      </w:pPr>
      <w:r>
        <w:rPr>
          <w:rStyle w:val="Kommentarsreferens"/>
        </w:rPr>
        <w:annotationRef/>
      </w:r>
      <w:r>
        <w:rPr>
          <w:rFonts w:ascii="Times New Roman" w:hAnsi="Times New Roman" w:cs="Times New Roman"/>
          <w:bCs/>
          <w:lang w:val="en-US"/>
        </w:rPr>
        <w:t>the driving mechanisms of changes in fish productivity and biomass with warming are poorly understood.</w:t>
      </w:r>
    </w:p>
    <w:p w14:paraId="5FB41394" w14:textId="77777777" w:rsidR="00E37071" w:rsidRDefault="00E37071" w:rsidP="00B07A94">
      <w:pPr>
        <w:pStyle w:val="Kommentarer"/>
        <w:rPr>
          <w:lang w:val="en-US"/>
        </w:rPr>
      </w:pPr>
    </w:p>
    <w:p w14:paraId="1A5FF98C" w14:textId="77777777" w:rsidR="00E37071" w:rsidRDefault="00E37071" w:rsidP="00B07A94">
      <w:pPr>
        <w:pStyle w:val="Kommentarer"/>
        <w:rPr>
          <w:rFonts w:ascii="Times New Roman" w:hAnsi="Times New Roman" w:cs="Times New Roman"/>
          <w:bCs/>
          <w:lang w:val="en-US"/>
        </w:rPr>
      </w:pPr>
      <w:r>
        <w:rPr>
          <w:rFonts w:ascii="Times New Roman" w:hAnsi="Times New Roman" w:cs="Times New Roman"/>
          <w:bCs/>
          <w:lang w:val="en-US"/>
        </w:rPr>
        <w:t>the ecological rule of shrinking body sizes may be more complex than often depicted, as the effects of temperature on growth and body size relationships tend to vary over ontogeny.</w:t>
      </w:r>
    </w:p>
    <w:p w14:paraId="6EF52F19" w14:textId="77777777" w:rsidR="00E37071" w:rsidRDefault="00E37071" w:rsidP="00B07A94">
      <w:pPr>
        <w:pStyle w:val="Kommentarer"/>
        <w:rPr>
          <w:rFonts w:ascii="Times New Roman" w:hAnsi="Times New Roman" w:cs="Times New Roman"/>
          <w:bCs/>
          <w:lang w:val="en-US"/>
        </w:rPr>
      </w:pPr>
    </w:p>
    <w:p w14:paraId="0E6E94F8" w14:textId="74E1B075" w:rsidR="00E37071" w:rsidRDefault="00E37071" w:rsidP="00B07A94">
      <w:pPr>
        <w:pStyle w:val="Kommentarer"/>
        <w:rPr>
          <w:lang w:val="en-GB"/>
        </w:rPr>
      </w:pPr>
      <w:r>
        <w:rPr>
          <w:lang w:val="en-GB"/>
        </w:rPr>
        <w:t>It is therefore important to evaluate the impacts of warming on body size and size-based interactions, using, e.g., mechanistic size-based food web models</w:t>
      </w:r>
    </w:p>
    <w:p w14:paraId="113B6B4C" w14:textId="77741F71" w:rsidR="00E37071" w:rsidRDefault="00E37071" w:rsidP="00B07A94">
      <w:pPr>
        <w:pStyle w:val="Kommentarer"/>
        <w:rPr>
          <w:lang w:val="en-GB"/>
        </w:rPr>
      </w:pPr>
    </w:p>
    <w:p w14:paraId="7FBAC199" w14:textId="77777777" w:rsidR="00E37071" w:rsidRPr="00BD3461" w:rsidRDefault="00E37071" w:rsidP="00B07A94">
      <w:pPr>
        <w:pStyle w:val="Kommentarer"/>
        <w:rPr>
          <w:rFonts w:ascii="Times New Roman" w:hAnsi="Times New Roman" w:cs="Times New Roman"/>
          <w:lang w:val="en-GB"/>
        </w:rPr>
      </w:pPr>
      <w:r>
        <w:rPr>
          <w:rFonts w:ascii="Times New Roman" w:hAnsi="Times New Roman" w:cs="Times New Roman"/>
          <w:lang w:val="en-US"/>
        </w:rPr>
        <w:t xml:space="preserve">Models including temperature-dependence of physiological processes </w:t>
      </w:r>
      <w:r>
        <w:rPr>
          <w:rStyle w:val="Kommentarsreferens"/>
        </w:rPr>
        <w:annotationRef/>
      </w:r>
      <w:r>
        <w:rPr>
          <w:rFonts w:ascii="Times New Roman" w:hAnsi="Times New Roman" w:cs="Times New Roman"/>
          <w:lang w:val="en-US"/>
        </w:rPr>
        <w:t>in a species-resolved and size-based food web in general show declines in the maximum body size in communities.</w:t>
      </w:r>
      <w:r>
        <w:rPr>
          <w:rFonts w:ascii="Times New Roman" w:hAnsi="Times New Roman" w:cs="Times New Roman"/>
          <w:bCs/>
          <w:lang w:val="en-US"/>
        </w:rPr>
        <w:t xml:space="preserve"> But i</w:t>
      </w:r>
      <w:r>
        <w:rPr>
          <w:rFonts w:ascii="Times New Roman" w:hAnsi="Times New Roman" w:cs="Times New Roman"/>
          <w:lang w:val="en-US"/>
        </w:rPr>
        <w:t xml:space="preserve">t is unclear to what extent this is driven by reduced abundance of large fish vs changes in size-at-age of </w:t>
      </w:r>
      <w:r w:rsidRPr="00A804DF">
        <w:rPr>
          <w:rFonts w:ascii="Times New Roman" w:hAnsi="Times New Roman" w:cs="Times New Roman"/>
          <w:lang w:val="en-US"/>
        </w:rPr>
        <w:t>large fish</w:t>
      </w:r>
      <w:r>
        <w:rPr>
          <w:rFonts w:ascii="Times New Roman" w:hAnsi="Times New Roman" w:cs="Times New Roman"/>
          <w:lang w:val="en-US"/>
        </w:rPr>
        <w:t xml:space="preserve">. </w:t>
      </w:r>
      <w:r>
        <w:rPr>
          <w:rStyle w:val="Kommentarsreferens"/>
        </w:rPr>
        <w:annotationRef/>
      </w:r>
    </w:p>
    <w:p w14:paraId="2B3C0AC3" w14:textId="77777777" w:rsidR="00E37071" w:rsidRPr="00BD3461" w:rsidRDefault="00E37071" w:rsidP="00B07A94">
      <w:pPr>
        <w:pStyle w:val="Kommentarer"/>
        <w:rPr>
          <w:rFonts w:ascii="Times New Roman" w:hAnsi="Times New Roman" w:cs="Times New Roman"/>
          <w:lang w:val="en-GB"/>
        </w:rPr>
      </w:pPr>
    </w:p>
    <w:p w14:paraId="3CE721D8" w14:textId="5889B900" w:rsidR="00E37071" w:rsidRDefault="00E37071" w:rsidP="00B07A94">
      <w:pPr>
        <w:pStyle w:val="Kommentarer"/>
        <w:rPr>
          <w:rFonts w:ascii="Times New Roman" w:hAnsi="Times New Roman" w:cs="Times New Roman"/>
          <w:lang w:val="en-US"/>
        </w:rPr>
      </w:pPr>
      <w:r>
        <w:rPr>
          <w:rFonts w:ascii="Times New Roman" w:hAnsi="Times New Roman" w:cs="Times New Roman"/>
          <w:lang w:val="en-US"/>
        </w:rPr>
        <w:t>Individuals (in particular small individuals) are commonly observed grow faster with warming, but it is unclear whether this can be predicted in mechanistic models (</w:t>
      </w:r>
      <w:r>
        <w:rPr>
          <w:rFonts w:ascii="Times New Roman" w:hAnsi="Times New Roman" w:cs="Times New Roman"/>
          <w:bCs/>
          <w:lang w:val="en-US"/>
        </w:rPr>
        <w:t xml:space="preserve">accounting for food dependence of growth </w:t>
      </w:r>
      <w:r>
        <w:rPr>
          <w:rFonts w:ascii="Times New Roman" w:hAnsi="Times New Roman" w:cs="Times New Roman"/>
          <w:lang w:val="en-US"/>
        </w:rPr>
        <w:t>in a bioenergetics framework)</w:t>
      </w:r>
    </w:p>
    <w:p w14:paraId="368B089F" w14:textId="0D67036A" w:rsidR="00E37071" w:rsidRDefault="00E37071" w:rsidP="00B07A94">
      <w:pPr>
        <w:pStyle w:val="Kommentarer"/>
        <w:rPr>
          <w:rFonts w:ascii="Times New Roman" w:hAnsi="Times New Roman" w:cs="Times New Roman"/>
          <w:lang w:val="en-US"/>
        </w:rPr>
      </w:pPr>
    </w:p>
    <w:p w14:paraId="43FAA365" w14:textId="0503A146" w:rsidR="00E37071" w:rsidRPr="00B07A94" w:rsidRDefault="00E37071" w:rsidP="00B07A94">
      <w:pPr>
        <w:pStyle w:val="Kommentarer"/>
        <w:rPr>
          <w:lang w:val="en-GB"/>
        </w:rPr>
      </w:pPr>
      <w:r w:rsidRPr="009933B0">
        <w:rPr>
          <w:rFonts w:ascii="Times New Roman" w:hAnsi="Times New Roman" w:cs="Times New Roman"/>
          <w:lang w:val="en-US"/>
        </w:rPr>
        <w:t xml:space="preserve">we </w:t>
      </w:r>
      <w:r w:rsidRPr="00433162">
        <w:rPr>
          <w:rFonts w:ascii="Times New Roman" w:hAnsi="Times New Roman" w:cs="Times New Roman"/>
          <w:lang w:val="en-GB"/>
        </w:rPr>
        <w:t xml:space="preserve">assess </w:t>
      </w:r>
      <w:r w:rsidRPr="0094557A">
        <w:rPr>
          <w:rFonts w:ascii="Times New Roman" w:hAnsi="Times New Roman" w:cs="Times New Roman"/>
          <w:lang w:val="en-US"/>
        </w:rPr>
        <w:t xml:space="preserve">the joint impacts of </w:t>
      </w:r>
      <w:r w:rsidRPr="00433162">
        <w:rPr>
          <w:rFonts w:ascii="Times New Roman" w:hAnsi="Times New Roman" w:cs="Times New Roman"/>
          <w:lang w:val="en-GB"/>
        </w:rPr>
        <w:t xml:space="preserve">temperature driven </w:t>
      </w:r>
      <w:r w:rsidRPr="0094557A">
        <w:rPr>
          <w:rFonts w:ascii="Times New Roman" w:hAnsi="Times New Roman" w:cs="Times New Roman"/>
          <w:lang w:val="en-US"/>
        </w:rPr>
        <w:t>changes in</w:t>
      </w:r>
      <w:r>
        <w:rPr>
          <w:rFonts w:ascii="Times New Roman" w:hAnsi="Times New Roman" w:cs="Times New Roman"/>
          <w:lang w:val="en-US"/>
        </w:rPr>
        <w:t xml:space="preserve"> both</w:t>
      </w:r>
      <w:r w:rsidRPr="0094557A">
        <w:rPr>
          <w:rFonts w:ascii="Times New Roman" w:hAnsi="Times New Roman" w:cs="Times New Roman"/>
          <w:lang w:val="en-US"/>
        </w:rPr>
        <w:t xml:space="preserv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physiology, </w:t>
      </w:r>
      <w:r w:rsidRPr="00433162">
        <w:rPr>
          <w:rFonts w:ascii="Times New Roman" w:hAnsi="Times New Roman" w:cs="Times New Roman"/>
          <w:lang w:val="en-GB"/>
        </w:rPr>
        <w:t xml:space="preserve">and </w:t>
      </w:r>
      <w:r>
        <w:rPr>
          <w:rStyle w:val="Kommentarsreferens"/>
        </w:rPr>
        <w:annotationRef/>
      </w:r>
      <w:r>
        <w:rPr>
          <w:rFonts w:ascii="Times New Roman" w:hAnsi="Times New Roman" w:cs="Times New Roman"/>
          <w:lang w:val="en-GB"/>
        </w:rPr>
        <w:t xml:space="preserve">emergent </w:t>
      </w:r>
      <w:r w:rsidRPr="00433162">
        <w:rPr>
          <w:rFonts w:ascii="Times New Roman" w:hAnsi="Times New Roman" w:cs="Times New Roman"/>
          <w:lang w:val="en-GB"/>
        </w:rPr>
        <w:t xml:space="preserve">effects on </w:t>
      </w:r>
      <w:r w:rsidRPr="000B5471">
        <w:rPr>
          <w:rFonts w:ascii="Times New Roman" w:hAnsi="Times New Roman" w:cs="Times New Roman"/>
          <w:lang w:val="en-US"/>
        </w:rPr>
        <w:t xml:space="preserve">food </w:t>
      </w:r>
      <w:r>
        <w:rPr>
          <w:rFonts w:ascii="Times New Roman" w:hAnsi="Times New Roman" w:cs="Times New Roman"/>
          <w:lang w:val="en-US"/>
        </w:rPr>
        <w:t xml:space="preserve">webs: body </w:t>
      </w:r>
      <w:r w:rsidRPr="00433162">
        <w:rPr>
          <w:rFonts w:ascii="Times New Roman" w:hAnsi="Times New Roman" w:cs="Times New Roman"/>
          <w:bCs/>
          <w:lang w:val="en-GB"/>
        </w:rPr>
        <w:t xml:space="preserve">growth trajectories, average body sizes, population size-structure and yield </w:t>
      </w:r>
      <w:r>
        <w:rPr>
          <w:rFonts w:ascii="Times New Roman" w:hAnsi="Times New Roman" w:cs="Times New Roman"/>
          <w:bCs/>
          <w:lang w:val="en-GB"/>
        </w:rPr>
        <w:t>- &amp; underlying mechanisms</w:t>
      </w:r>
    </w:p>
  </w:comment>
  <w:comment w:id="35" w:author="Max Lindmark" w:date="2020-02-05T18:36:00Z" w:initials="ML">
    <w:p w14:paraId="2C7D169C" w14:textId="3B6FE6E9" w:rsidR="00E37071" w:rsidRPr="00A46428" w:rsidRDefault="00E37071">
      <w:pPr>
        <w:pStyle w:val="Kommentarer"/>
        <w:rPr>
          <w:lang w:val="en-US"/>
        </w:rPr>
      </w:pPr>
      <w:r>
        <w:rPr>
          <w:rStyle w:val="Kommentarsreferens"/>
        </w:rPr>
        <w:annotationRef/>
      </w:r>
      <w:r w:rsidRPr="00A46428">
        <w:rPr>
          <w:lang w:val="en-US"/>
        </w:rPr>
        <w:t xml:space="preserve">I’ll keep this </w:t>
      </w:r>
      <w:r>
        <w:rPr>
          <w:lang w:val="en-US"/>
        </w:rPr>
        <w:t>but did not think too much about it (time limitation)</w:t>
      </w:r>
    </w:p>
  </w:comment>
  <w:comment w:id="36" w:author="Anna Gårdmark" w:date="2020-02-07T10:24:00Z" w:initials="AG">
    <w:p w14:paraId="3FCC8A2F" w14:textId="33E6E61F" w:rsidR="00E37071" w:rsidRPr="00A74C23" w:rsidRDefault="00E37071">
      <w:pPr>
        <w:pStyle w:val="Kommentarer"/>
        <w:rPr>
          <w:lang w:val="en-GB"/>
        </w:rPr>
      </w:pPr>
      <w:r>
        <w:rPr>
          <w:rStyle w:val="Kommentarsreferens"/>
        </w:rPr>
        <w:annotationRef/>
      </w:r>
      <w:r w:rsidRPr="00584713">
        <w:rPr>
          <w:highlight w:val="yellow"/>
          <w:lang w:val="en-GB"/>
        </w:rPr>
        <w:t xml:space="preserve">sorry, I was unclear; the looong comment above was me trying to sort the main points of your intro in logical order. I needed to do that to see what was missing from the discussion. This </w:t>
      </w:r>
      <w:r>
        <w:rPr>
          <w:highlight w:val="yellow"/>
          <w:lang w:val="en-GB"/>
        </w:rPr>
        <w:t xml:space="preserve">comment </w:t>
      </w:r>
      <w:r w:rsidRPr="00584713">
        <w:rPr>
          <w:highlight w:val="yellow"/>
          <w:lang w:val="en-GB"/>
        </w:rPr>
        <w:t>wasn’t really intended</w:t>
      </w:r>
      <w:r>
        <w:rPr>
          <w:highlight w:val="yellow"/>
          <w:lang w:val="en-GB"/>
        </w:rPr>
        <w:t xml:space="preserve"> (to remain or)</w:t>
      </w:r>
      <w:r w:rsidRPr="00584713">
        <w:rPr>
          <w:highlight w:val="yellow"/>
          <w:lang w:val="en-GB"/>
        </w:rPr>
        <w:t xml:space="preserve"> for you to change anything (else than the discussion).</w:t>
      </w:r>
    </w:p>
  </w:comment>
  <w:comment w:id="55" w:author="Anna Gårdmark" w:date="2020-02-07T10:30:00Z" w:initials="AG">
    <w:p w14:paraId="021319C5" w14:textId="39719762" w:rsidR="00E37071" w:rsidRPr="00A74C23" w:rsidRDefault="00E37071">
      <w:pPr>
        <w:pStyle w:val="Kommentarer"/>
        <w:rPr>
          <w:lang w:val="en-GB"/>
        </w:rPr>
      </w:pPr>
      <w:r w:rsidRPr="00A74C23">
        <w:rPr>
          <w:rStyle w:val="Kommentarsreferens"/>
          <w:highlight w:val="yellow"/>
        </w:rPr>
        <w:annotationRef/>
      </w:r>
      <w:r w:rsidRPr="00A74C23">
        <w:rPr>
          <w:highlight w:val="yellow"/>
          <w:lang w:val="en-GB"/>
        </w:rPr>
        <w:t>the specific aim is needed first; the aim is not to study general effects of warming (which your first sentence now reads), but you had a more specific aim, which is why you choose this particular method (and study system). So reshuffling of the paragraph is needed here! See suggested revision</w:t>
      </w:r>
      <w:r>
        <w:rPr>
          <w:lang w:val="en-GB"/>
        </w:rPr>
        <w:t xml:space="preserve"> </w:t>
      </w:r>
    </w:p>
  </w:comment>
  <w:comment w:id="67" w:author="Anna Gårdmark" w:date="2020-02-07T16:17:00Z" w:initials="AG">
    <w:p w14:paraId="2CBF770D" w14:textId="04F40629" w:rsidR="00E37071" w:rsidRDefault="00E37071" w:rsidP="00E37071">
      <w:pPr>
        <w:rPr>
          <w:rStyle w:val="Kommentarsreferens"/>
          <w:lang w:val="en-GB"/>
        </w:rPr>
      </w:pPr>
      <w:r>
        <w:rPr>
          <w:rStyle w:val="Kommentarsreferens"/>
        </w:rPr>
        <w:annotationRef/>
      </w:r>
      <w:r w:rsidRPr="00E37071">
        <w:rPr>
          <w:rStyle w:val="Kommentarsreferens"/>
          <w:lang w:val="en-GB"/>
        </w:rPr>
        <w:t>actually, it would be good t</w:t>
      </w:r>
      <w:r>
        <w:rPr>
          <w:rStyle w:val="Kommentarsreferens"/>
          <w:lang w:val="en-GB"/>
        </w:rPr>
        <w:t>o explicitly list your research questions here. That is, the ones that I infer from your reasoning above, i.e.</w:t>
      </w:r>
      <w:r w:rsidR="001D5C2A">
        <w:rPr>
          <w:rStyle w:val="Kommentarsreferens"/>
          <w:lang w:val="en-GB"/>
        </w:rPr>
        <w:t xml:space="preserve"> some variant of</w:t>
      </w:r>
      <w:r>
        <w:rPr>
          <w:rStyle w:val="Kommentarsreferens"/>
          <w:lang w:val="en-GB"/>
        </w:rPr>
        <w:t xml:space="preserve"> </w:t>
      </w:r>
    </w:p>
    <w:p w14:paraId="70DBA0E7" w14:textId="7348039C" w:rsidR="00E37071" w:rsidRDefault="00E37071" w:rsidP="00E37071">
      <w:pPr>
        <w:rPr>
          <w:rFonts w:ascii="Calibri" w:hAnsi="Calibri"/>
          <w:color w:val="1F497D"/>
          <w:lang w:val="en-US"/>
        </w:rPr>
      </w:pPr>
      <w:r>
        <w:rPr>
          <w:color w:val="1F497D"/>
          <w:lang w:val="en-US"/>
        </w:rPr>
        <w:t xml:space="preserve">1. can (small) individuals grow faster with warming? and why/why not? </w:t>
      </w:r>
    </w:p>
    <w:p w14:paraId="34B8C278" w14:textId="77777777" w:rsidR="00E37071" w:rsidRDefault="00E37071" w:rsidP="00E37071">
      <w:pPr>
        <w:rPr>
          <w:color w:val="1F497D"/>
          <w:lang w:val="en-US"/>
        </w:rPr>
      </w:pPr>
      <w:r>
        <w:rPr>
          <w:color w:val="1F497D"/>
          <w:lang w:val="en-US"/>
        </w:rPr>
        <w:t>2. is it abundance of large fish or their size-at-age that cause declines in max body size?</w:t>
      </w:r>
    </w:p>
    <w:p w14:paraId="2F093582" w14:textId="12EF6207" w:rsidR="00E37071" w:rsidRDefault="00E37071" w:rsidP="00E37071">
      <w:pPr>
        <w:rPr>
          <w:color w:val="1F497D"/>
          <w:lang w:val="en-US"/>
        </w:rPr>
      </w:pPr>
      <w:r>
        <w:rPr>
          <w:color w:val="1F497D"/>
          <w:lang w:val="en-US"/>
        </w:rPr>
        <w:t>3. what is driving responses in fish productivity &amp; biomass to warming (in a fisheries context, i.e. yields) [bottom-up vs top-down warming effects, abundance or growth responses]?</w:t>
      </w:r>
    </w:p>
    <w:p w14:paraId="04905FB8" w14:textId="1C19B51C" w:rsidR="000A6E36" w:rsidRDefault="000A6E36" w:rsidP="00E37071">
      <w:pPr>
        <w:rPr>
          <w:color w:val="1F497D"/>
          <w:lang w:val="en-US"/>
        </w:rPr>
      </w:pPr>
    </w:p>
    <w:p w14:paraId="53C38EC8" w14:textId="77777777" w:rsidR="000A6E36" w:rsidRDefault="000A6E36" w:rsidP="00E37071">
      <w:pPr>
        <w:rPr>
          <w:color w:val="1F497D"/>
          <w:lang w:val="en-US"/>
        </w:rPr>
      </w:pPr>
      <w:r>
        <w:rPr>
          <w:color w:val="1F497D"/>
          <w:lang w:val="en-US"/>
        </w:rPr>
        <w:t>(or slightly rephrased:</w:t>
      </w:r>
    </w:p>
    <w:p w14:paraId="66551361" w14:textId="77777777" w:rsidR="000A6E36" w:rsidRDefault="000A6E36" w:rsidP="000A6E36">
      <w:pPr>
        <w:pStyle w:val="Kommentarer"/>
        <w:numPr>
          <w:ilvl w:val="0"/>
          <w:numId w:val="33"/>
        </w:numPr>
        <w:rPr>
          <w:lang w:val="en-GB"/>
        </w:rPr>
      </w:pPr>
      <w:r>
        <w:rPr>
          <w:lang w:val="en-GB"/>
        </w:rPr>
        <w:t>Which mechanisms cause warming to increase/decrease size-at-age?</w:t>
      </w:r>
    </w:p>
    <w:p w14:paraId="14641779" w14:textId="77777777" w:rsidR="000A6E36" w:rsidRPr="000A6E36" w:rsidRDefault="000A6E36" w:rsidP="000158D6">
      <w:pPr>
        <w:pStyle w:val="Kommentarer"/>
        <w:numPr>
          <w:ilvl w:val="0"/>
          <w:numId w:val="33"/>
        </w:numPr>
        <w:rPr>
          <w:color w:val="1F497D"/>
          <w:lang w:val="en-US"/>
        </w:rPr>
      </w:pPr>
      <w:r w:rsidRPr="000A6E36">
        <w:rPr>
          <w:lang w:val="en-GB"/>
        </w:rPr>
        <w:t xml:space="preserve"> Does size-at-age or population size structure drive mean body size responses to warming? </w:t>
      </w:r>
    </w:p>
    <w:p w14:paraId="2145BFD3" w14:textId="159BC869" w:rsidR="000A6E36" w:rsidRPr="000A6E36" w:rsidRDefault="000A6E36" w:rsidP="000158D6">
      <w:pPr>
        <w:pStyle w:val="Kommentarer"/>
        <w:numPr>
          <w:ilvl w:val="0"/>
          <w:numId w:val="33"/>
        </w:numPr>
        <w:rPr>
          <w:color w:val="1F497D"/>
          <w:lang w:val="en-US"/>
        </w:rPr>
      </w:pPr>
      <w:r w:rsidRPr="000A6E36">
        <w:rPr>
          <w:lang w:val="en-GB"/>
        </w:rPr>
        <w:t xml:space="preserve"> How does these different responses to warming affect fisheries yields (and vice versa)?</w:t>
      </w:r>
      <w:r w:rsidRPr="000A6E36">
        <w:rPr>
          <w:color w:val="1F497D"/>
          <w:lang w:val="en-US"/>
        </w:rPr>
        <w:t>)</w:t>
      </w:r>
    </w:p>
    <w:p w14:paraId="529B66D1" w14:textId="28645E82" w:rsidR="00E37071" w:rsidRPr="00E37071" w:rsidRDefault="00E37071">
      <w:pPr>
        <w:pStyle w:val="Kommentarer"/>
        <w:rPr>
          <w:lang w:val="en-US"/>
        </w:rPr>
      </w:pPr>
    </w:p>
  </w:comment>
  <w:comment w:id="71" w:author="Anna Gårdmark" w:date="2020-02-07T10:39:00Z" w:initials="AG">
    <w:p w14:paraId="3CF1D99A" w14:textId="1CFE71B3" w:rsidR="00E37071" w:rsidRPr="005A174A" w:rsidRDefault="00E37071">
      <w:pPr>
        <w:pStyle w:val="Kommentarer"/>
        <w:rPr>
          <w:lang w:val="en-GB"/>
        </w:rPr>
      </w:pPr>
      <w:r w:rsidRPr="00CF5CAE">
        <w:rPr>
          <w:rStyle w:val="Kommentarsreferens"/>
          <w:highlight w:val="yellow"/>
        </w:rPr>
        <w:annotationRef/>
      </w:r>
      <w:r w:rsidRPr="00CF5CAE">
        <w:rPr>
          <w:highlight w:val="yellow"/>
          <w:lang w:val="en-GB"/>
        </w:rPr>
        <w:t>here you should definitely give a ref to your metaanalyses!  (for the thesis it’s fine to cross-refer between chapters that are manuscripts in prep). For journal submission later, we can see how we do.</w:t>
      </w:r>
    </w:p>
  </w:comment>
  <w:comment w:id="74" w:author="Asta Audzijonyte" w:date="2019-11-29T14:04:00Z" w:initials="AA">
    <w:p w14:paraId="2A4542E0" w14:textId="77777777" w:rsidR="00E37071" w:rsidRPr="00EE1CF3" w:rsidRDefault="00E37071" w:rsidP="00133480">
      <w:pPr>
        <w:pStyle w:val="Kommentarer"/>
        <w:rPr>
          <w:lang w:val="en-GB"/>
        </w:rPr>
      </w:pPr>
      <w:r>
        <w:rPr>
          <w:rStyle w:val="Kommentarsreferens"/>
        </w:rPr>
        <w:annotationRef/>
      </w:r>
      <w:r w:rsidRPr="00EE1CF3">
        <w:rPr>
          <w:lang w:val="en-GB"/>
        </w:rPr>
        <w:t xml:space="preserve">Yes, how much of the total biomass is made by these species? </w:t>
      </w:r>
    </w:p>
  </w:comment>
  <w:comment w:id="75" w:author="Max Lindmark" w:date="2019-12-19T09:06:00Z" w:initials="ML">
    <w:p w14:paraId="16266152" w14:textId="77777777" w:rsidR="00E37071" w:rsidRPr="00EE1CF3" w:rsidRDefault="00E37071" w:rsidP="00133480">
      <w:pPr>
        <w:pStyle w:val="Kommentarer"/>
        <w:rPr>
          <w:lang w:val="en-GB"/>
        </w:rPr>
      </w:pPr>
      <w:r>
        <w:rPr>
          <w:rStyle w:val="Kommentarsreferens"/>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E37071" w:rsidRPr="00EE1CF3" w:rsidRDefault="00E37071" w:rsidP="00133480">
      <w:pPr>
        <w:pStyle w:val="Kommentarer"/>
        <w:rPr>
          <w:lang w:val="en-GB"/>
        </w:rPr>
      </w:pPr>
    </w:p>
    <w:p w14:paraId="40E85AD7" w14:textId="77777777" w:rsidR="00E37071" w:rsidRPr="00EE1CF3" w:rsidRDefault="00E37071" w:rsidP="00133480">
      <w:pPr>
        <w:pStyle w:val="Kommentarer"/>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E37071" w:rsidRPr="00EE1CF3" w:rsidRDefault="00E37071" w:rsidP="00133480">
      <w:pPr>
        <w:pStyle w:val="Kommentarer"/>
        <w:rPr>
          <w:lang w:val="en-GB"/>
        </w:rPr>
      </w:pPr>
      <w:hyperlink r:id="rId1" w:history="1">
        <w:r w:rsidRPr="00EE1CF3">
          <w:rPr>
            <w:rStyle w:val="Hyperl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76" w:author="Max Lindmark" w:date="2020-01-03T10:06:00Z" w:initials="ML">
    <w:p w14:paraId="5407D4CA" w14:textId="77777777" w:rsidR="00E37071" w:rsidRPr="00EE1CF3" w:rsidRDefault="00E37071" w:rsidP="00133480">
      <w:pPr>
        <w:pStyle w:val="Kommentarer"/>
        <w:rPr>
          <w:lang w:val="en-GB"/>
        </w:rPr>
      </w:pPr>
      <w:r>
        <w:rPr>
          <w:rStyle w:val="Kommentarsreferens"/>
        </w:rPr>
        <w:annotationRef/>
      </w:r>
      <w:r w:rsidRPr="00EE1CF3">
        <w:rPr>
          <w:lang w:val="en-GB"/>
        </w:rPr>
        <w:t>I do think it’s fair to say they are the main species. Can change “among the main” or simply “they are dominant species in terms of biomass”</w:t>
      </w:r>
    </w:p>
  </w:comment>
  <w:comment w:id="77" w:author="Max Lindmark" w:date="2020-01-21T11:15:00Z" w:initials="ML">
    <w:p w14:paraId="6D78DCE0" w14:textId="0CF80F98" w:rsidR="00E37071" w:rsidRPr="00C57B85" w:rsidRDefault="00E37071">
      <w:pPr>
        <w:pStyle w:val="Kommentarer"/>
        <w:rPr>
          <w:lang w:val="en-GB"/>
        </w:rPr>
      </w:pPr>
      <w:r>
        <w:rPr>
          <w:rStyle w:val="Kommentarsreferens"/>
        </w:rPr>
        <w:annotationRef/>
      </w:r>
      <w:r w:rsidRPr="00C57B85">
        <w:rPr>
          <w:rFonts w:ascii="Times" w:hAnsi="Times"/>
          <w:lang w:val="en-GB"/>
        </w:rPr>
        <w:t>Hopefully a reference to Audzijonyte et al. soon</w:t>
      </w:r>
    </w:p>
  </w:comment>
  <w:comment w:id="78" w:author="Max Lindmark" w:date="2020-01-21T11:16:00Z" w:initials="ML">
    <w:p w14:paraId="1007B399" w14:textId="286217B0" w:rsidR="00E37071" w:rsidRPr="001348F6" w:rsidRDefault="00E37071">
      <w:pPr>
        <w:pStyle w:val="Kommentarer"/>
        <w:rPr>
          <w:lang w:val="en-US"/>
        </w:rPr>
      </w:pPr>
      <w:r w:rsidRPr="00634FC4">
        <w:rPr>
          <w:rStyle w:val="Kommentarsreferens"/>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E37071" w:rsidRPr="00C57B85" w:rsidRDefault="00E37071">
      <w:pPr>
        <w:pStyle w:val="Kommentarer"/>
        <w:rPr>
          <w:lang w:val="en-GB"/>
        </w:rPr>
      </w:pPr>
    </w:p>
    <w:p w14:paraId="474B2B19" w14:textId="66A76D15" w:rsidR="00E37071" w:rsidRPr="00C57B85" w:rsidRDefault="00E37071">
      <w:pPr>
        <w:pStyle w:val="Kommentarer"/>
        <w:rPr>
          <w:lang w:val="en-GB"/>
        </w:rPr>
      </w:pPr>
      <w:r w:rsidRPr="00C57B85">
        <w:rPr>
          <w:lang w:val="en-GB"/>
        </w:rPr>
        <w:t>The</w:t>
      </w:r>
      <w:r w:rsidRPr="001348F6">
        <w:rPr>
          <w:lang w:val="en-US"/>
        </w:rPr>
        <w:t>re</w:t>
      </w:r>
      <w:r>
        <w:rPr>
          <w:lang w:val="en-US"/>
        </w:rPr>
        <w:t xml:space="preserve">fore, the </w:t>
      </w:r>
      <w:r w:rsidRPr="00C57B85">
        <w:rPr>
          <w:lang w:val="en-GB"/>
        </w:rPr>
        <w:t>original reference for that equation would be Ohlberger et al 2012 in Oikos I think, since they are not unimodal + size-dependent as Anna showed they can be.</w:t>
      </w:r>
    </w:p>
  </w:comment>
  <w:comment w:id="79" w:author="Anna Gårdmark" w:date="2020-01-29T13:48:00Z" w:initials="AG">
    <w:p w14:paraId="35AFA85F" w14:textId="6AD4B128" w:rsidR="00E37071" w:rsidRPr="00DC6626" w:rsidRDefault="00E37071">
      <w:pPr>
        <w:pStyle w:val="Kommentarer"/>
        <w:rPr>
          <w:lang w:val="en-GB"/>
        </w:rPr>
      </w:pPr>
      <w:r>
        <w:rPr>
          <w:rStyle w:val="Kommentarsreferens"/>
        </w:rPr>
        <w:annotationRef/>
      </w:r>
      <w:r w:rsidRPr="00081BAF">
        <w:rPr>
          <w:lang w:val="en-GB"/>
        </w:rPr>
        <w:t>some of these are truly confusing, like having several different indices for the same thing (like p, j, and i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80" w:author="Max Lindmark" w:date="2020-02-04T14:41:00Z" w:initials="ML">
    <w:p w14:paraId="28888BD2" w14:textId="3FEDB6D3" w:rsidR="00E37071" w:rsidRPr="00DD3258" w:rsidRDefault="00E37071">
      <w:pPr>
        <w:pStyle w:val="Kommentarer"/>
        <w:rPr>
          <w:lang w:val="en-US"/>
        </w:rPr>
      </w:pPr>
      <w:r>
        <w:rPr>
          <w:lang w:val="en-US"/>
        </w:rPr>
        <w:t>I landed on a mix between your suggestion for clarification and keeping as is. Thanks for checking carefully!</w:t>
      </w:r>
    </w:p>
  </w:comment>
  <w:comment w:id="81" w:author="Anna Gårdmark" w:date="2020-02-07T11:08:00Z" w:initials="AG">
    <w:p w14:paraId="27D65CF0" w14:textId="3C27CA52" w:rsidR="00E37071" w:rsidRPr="00081BAF" w:rsidRDefault="00E37071">
      <w:pPr>
        <w:pStyle w:val="Kommentarer"/>
        <w:rPr>
          <w:lang w:val="en-GB"/>
        </w:rPr>
      </w:pPr>
      <w:r w:rsidRPr="00081BAF">
        <w:rPr>
          <w:rStyle w:val="Kommentarsreferens"/>
          <w:highlight w:val="yellow"/>
        </w:rPr>
        <w:annotationRef/>
      </w:r>
      <w:r w:rsidRPr="00081BAF">
        <w:rPr>
          <w:highlight w:val="yellow"/>
          <w:lang w:val="en-GB"/>
        </w:rPr>
        <w:t>to be consistent with what you call it in eq 2</w:t>
      </w:r>
    </w:p>
  </w:comment>
  <w:comment w:id="85" w:author="Anna Gårdmark" w:date="2020-02-07T11:09:00Z" w:initials="AG">
    <w:p w14:paraId="42617D8D" w14:textId="2D505398" w:rsidR="00E37071" w:rsidRPr="00E37071" w:rsidRDefault="00E37071">
      <w:pPr>
        <w:pStyle w:val="Kommentarer"/>
        <w:rPr>
          <w:lang w:val="en-GB"/>
        </w:rPr>
      </w:pPr>
      <w:r w:rsidRPr="00081BAF">
        <w:rPr>
          <w:rStyle w:val="Kommentarsreferens"/>
          <w:highlight w:val="yellow"/>
        </w:rPr>
        <w:annotationRef/>
      </w:r>
      <w:r w:rsidRPr="00E37071">
        <w:rPr>
          <w:highlight w:val="yellow"/>
          <w:lang w:val="en-GB"/>
        </w:rPr>
        <w:t>for consistency with eq. 3</w:t>
      </w:r>
    </w:p>
  </w:comment>
  <w:comment w:id="89" w:author="Anna Gårdmark" w:date="2020-01-29T14:16:00Z" w:initials="AG">
    <w:p w14:paraId="328629E0" w14:textId="77777777" w:rsidR="00E37071" w:rsidRPr="00C41EA8" w:rsidRDefault="00E37071" w:rsidP="003D63B7">
      <w:pPr>
        <w:pStyle w:val="Kommentarer"/>
        <w:rPr>
          <w:lang w:val="en-GB"/>
        </w:rPr>
      </w:pPr>
      <w:r>
        <w:rPr>
          <w:rStyle w:val="Kommentarsreferens"/>
        </w:rPr>
        <w:annotationRef/>
      </w:r>
      <w:r w:rsidRPr="00C41EA8">
        <w:rPr>
          <w:lang w:val="en-GB"/>
        </w:rPr>
        <w:t xml:space="preserve">generally it becomes tricky to follow when you as subscripts mix things that </w:t>
      </w:r>
      <w:r>
        <w:rPr>
          <w:lang w:val="en-GB"/>
        </w:rPr>
        <w:t>are the parameter names (here s for starvation, I guess?) and that are indices (i for species i)</w:t>
      </w:r>
    </w:p>
  </w:comment>
  <w:comment w:id="90" w:author="Max Lindmark" w:date="2020-02-04T15:15:00Z" w:initials="ML">
    <w:p w14:paraId="60013EE5" w14:textId="77777777" w:rsidR="00E37071" w:rsidRPr="008F683D" w:rsidRDefault="00E37071" w:rsidP="003D63B7">
      <w:pPr>
        <w:pStyle w:val="Kommentarer"/>
        <w:rPr>
          <w:rFonts w:ascii="Times New Roman" w:eastAsiaTheme="minorEastAsia" w:hAnsi="Times New Roman" w:cs="Times New Roman"/>
          <w:sz w:val="36"/>
          <w:szCs w:val="36"/>
          <w:lang w:val="en-GB"/>
        </w:rPr>
      </w:pPr>
      <w:r>
        <w:rPr>
          <w:rStyle w:val="Kommentarsreferens"/>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 xml:space="preserve">Auger‐Méthé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Kommentarsreferens"/>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Kommentarsreferens"/>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E37071" w:rsidRDefault="00E37071" w:rsidP="003D63B7">
      <w:pPr>
        <w:pStyle w:val="Kommentarer"/>
        <w:rPr>
          <w:rFonts w:ascii="Times New Roman" w:eastAsiaTheme="minorEastAsia" w:hAnsi="Times New Roman" w:cs="Times New Roman"/>
          <w:lang w:val="en-US"/>
        </w:rPr>
      </w:pPr>
    </w:p>
    <w:p w14:paraId="0BCC2507" w14:textId="77777777" w:rsidR="00E37071" w:rsidRPr="008F683D" w:rsidRDefault="00E37071" w:rsidP="003D63B7">
      <w:pPr>
        <w:pStyle w:val="Kommentarer"/>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91" w:author="Anna Gårdmark" w:date="2020-02-07T11:09:00Z" w:initials="AG">
    <w:p w14:paraId="2D138021" w14:textId="4DA890CE" w:rsidR="00E37071" w:rsidRPr="00081BAF" w:rsidRDefault="00E37071">
      <w:pPr>
        <w:pStyle w:val="Kommentarer"/>
        <w:rPr>
          <w:lang w:val="en-GB"/>
        </w:rPr>
      </w:pPr>
      <w:r>
        <w:rPr>
          <w:rStyle w:val="Kommentarsreferens"/>
        </w:rPr>
        <w:annotationRef/>
      </w:r>
      <w:r w:rsidRPr="00081BAF">
        <w:rPr>
          <w:lang w:val="en-GB"/>
        </w:rPr>
        <w:t>yes, could be a solution for later</w:t>
      </w:r>
    </w:p>
  </w:comment>
  <w:comment w:id="92" w:author="Anna Gårdmark" w:date="2020-02-07T11:10:00Z" w:initials="AG">
    <w:p w14:paraId="3CB65C50" w14:textId="0379F206" w:rsidR="00E37071" w:rsidRPr="00E37071" w:rsidRDefault="00E37071">
      <w:pPr>
        <w:pStyle w:val="Kommentarer"/>
        <w:rPr>
          <w:lang w:val="en-GB"/>
        </w:rPr>
      </w:pPr>
      <w:r w:rsidRPr="00081BAF">
        <w:rPr>
          <w:rStyle w:val="Kommentarsreferens"/>
          <w:highlight w:val="yellow"/>
        </w:rPr>
        <w:annotationRef/>
      </w:r>
      <w:r w:rsidRPr="00E37071">
        <w:rPr>
          <w:highlight w:val="yellow"/>
          <w:lang w:val="en-GB"/>
        </w:rPr>
        <w:t>again, consistency with eq 4</w:t>
      </w:r>
    </w:p>
  </w:comment>
  <w:comment w:id="96" w:author="Anna Gårdmark" w:date="2020-01-13T09:36:00Z" w:initials="AG">
    <w:p w14:paraId="5FBC7EFA" w14:textId="1933B929" w:rsidR="00E37071" w:rsidRPr="00B54BB4" w:rsidRDefault="00E37071">
      <w:pPr>
        <w:pStyle w:val="Kommentarer"/>
        <w:rPr>
          <w:lang w:val="en-GB"/>
        </w:rPr>
      </w:pPr>
      <w:r>
        <w:rPr>
          <w:rStyle w:val="Kommentarsreferens"/>
        </w:rPr>
        <w:annotationRef/>
      </w:r>
      <w:r w:rsidRPr="00B54BB4">
        <w:rPr>
          <w:lang w:val="en-GB"/>
        </w:rPr>
        <w:t>ar</w:t>
      </w:r>
      <w:r>
        <w:rPr>
          <w:lang w:val="en-GB"/>
        </w:rPr>
        <w:t>e you varying this selectivity at any point? very strong assumption that fishing starts exactly at maturation</w:t>
      </w:r>
    </w:p>
  </w:comment>
  <w:comment w:id="97" w:author="Max Lindmark" w:date="2020-01-21T11:52:00Z" w:initials="ML">
    <w:p w14:paraId="03957E3D" w14:textId="726C9E45" w:rsidR="00E37071" w:rsidRPr="00C57B85" w:rsidRDefault="00E37071">
      <w:pPr>
        <w:pStyle w:val="Kommentarer"/>
        <w:rPr>
          <w:lang w:val="en-GB"/>
        </w:rPr>
      </w:pPr>
      <w:r>
        <w:rPr>
          <w:rStyle w:val="Kommentarsreferens"/>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mizer. </w:t>
      </w:r>
    </w:p>
    <w:p w14:paraId="5440D721" w14:textId="77777777" w:rsidR="00E37071" w:rsidRPr="00C57B85" w:rsidRDefault="00E37071">
      <w:pPr>
        <w:pStyle w:val="Kommentarer"/>
        <w:rPr>
          <w:lang w:val="en-GB"/>
        </w:rPr>
      </w:pPr>
    </w:p>
    <w:p w14:paraId="72E36855" w14:textId="565B4093" w:rsidR="00E37071" w:rsidRPr="00C57B85" w:rsidRDefault="00E37071">
      <w:pPr>
        <w:pStyle w:val="Kommentarer"/>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E37071" w:rsidRPr="00C57B85" w:rsidRDefault="00E37071">
      <w:pPr>
        <w:pStyle w:val="Kommentarer"/>
        <w:rPr>
          <w:lang w:val="en-GB"/>
        </w:rPr>
      </w:pPr>
    </w:p>
    <w:p w14:paraId="5488E8F1" w14:textId="65246989" w:rsidR="00E37071" w:rsidRPr="00AD1AD0" w:rsidRDefault="00E37071">
      <w:pPr>
        <w:pStyle w:val="Kommentarer"/>
        <w:rPr>
          <w:lang w:val="en-US"/>
        </w:rPr>
      </w:pPr>
      <w:r w:rsidRPr="00C57B85">
        <w:rPr>
          <w:lang w:val="en-GB"/>
        </w:rPr>
        <w:t>But the original idea was to also look at fishing, including selectivity, so maybe this can be implemented later. Also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98" w:author="Anna Gårdmark" w:date="2020-01-29T13:14:00Z" w:initials="AG">
    <w:p w14:paraId="63E69ACF" w14:textId="1A7F3D7C" w:rsidR="00E37071" w:rsidRPr="001645D6" w:rsidRDefault="00E37071">
      <w:pPr>
        <w:pStyle w:val="Kommentarer"/>
        <w:rPr>
          <w:lang w:val="en-GB"/>
        </w:rPr>
      </w:pPr>
      <w:r>
        <w:rPr>
          <w:rStyle w:val="Kommentarsreferens"/>
        </w:rPr>
        <w:annotationRef/>
      </w:r>
      <w:r>
        <w:rPr>
          <w:lang w:val="en-GB"/>
        </w:rPr>
        <w:t>Go for that if you like. D</w:t>
      </w:r>
      <w:r w:rsidRPr="001645D6">
        <w:rPr>
          <w:lang w:val="en-GB"/>
        </w:rPr>
        <w:t xml:space="preserve">ue to the pelagic trawls in </w:t>
      </w:r>
      <w:r>
        <w:rPr>
          <w:lang w:val="en-GB"/>
        </w:rPr>
        <w:t>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yrs ago, and likely smaller now. Assumption ok for now, but worth varying both minimum size and knife-edge selectivity later on (and already now to briefly mention in the discussion).</w:t>
      </w:r>
    </w:p>
  </w:comment>
  <w:comment w:id="99" w:author="Asta Audzijonyte" w:date="2020-01-10T13:38:00Z" w:initials="AA">
    <w:p w14:paraId="4E7DFABD" w14:textId="590E24D1" w:rsidR="00E37071" w:rsidRPr="00EE1CF3" w:rsidRDefault="00E37071">
      <w:pPr>
        <w:pStyle w:val="Kommentarer"/>
        <w:rPr>
          <w:lang w:val="en-GB"/>
        </w:rPr>
      </w:pPr>
      <w:r>
        <w:rPr>
          <w:rStyle w:val="Kommentarsreferens"/>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100" w:author="Max Lindmark" w:date="2020-01-21T12:04:00Z" w:initials="ML">
    <w:p w14:paraId="4E2BC9FE" w14:textId="6302979F" w:rsidR="00E37071" w:rsidRPr="00C57B85" w:rsidRDefault="00E37071">
      <w:pPr>
        <w:pStyle w:val="Kommentarer"/>
        <w:rPr>
          <w:lang w:val="en-GB"/>
        </w:rPr>
      </w:pPr>
      <w:r>
        <w:rPr>
          <w:rStyle w:val="Kommentarsreferens"/>
        </w:rPr>
        <w:annotationRef/>
      </w:r>
      <w:r w:rsidRPr="00C57B85">
        <w:rPr>
          <w:lang w:val="en-GB"/>
        </w:rPr>
        <w:t>Hmm, yes I agree with that definition of effort</w:t>
      </w:r>
      <w:r w:rsidRPr="000A0A56">
        <w:rPr>
          <w:lang w:val="en-US"/>
        </w:rPr>
        <w:t xml:space="preserve"> in general</w:t>
      </w:r>
      <w:r w:rsidRPr="00C57B85">
        <w:rPr>
          <w:lang w:val="en-GB"/>
        </w:rPr>
        <w:t xml:space="preserve">, but in mizer, if catchability is set to 1, the effort corresponds to the instantaneous fishing mortality (1/year), right? </w:t>
      </w:r>
    </w:p>
    <w:p w14:paraId="520871FB" w14:textId="249FD14D" w:rsidR="00E37071" w:rsidRPr="00C57B85" w:rsidRDefault="00E37071">
      <w:pPr>
        <w:pStyle w:val="Kommentarer"/>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101" w:author="Anna Gårdmark" w:date="2020-02-07T11:10:00Z" w:initials="AG">
    <w:p w14:paraId="35C70313" w14:textId="3E82CE45" w:rsidR="00E37071" w:rsidRPr="00081BAF" w:rsidRDefault="00E37071">
      <w:pPr>
        <w:pStyle w:val="Kommentarer"/>
        <w:rPr>
          <w:lang w:val="en-GB"/>
        </w:rPr>
      </w:pPr>
      <w:r>
        <w:rPr>
          <w:rStyle w:val="Kommentarsreferens"/>
        </w:rPr>
        <w:annotationRef/>
      </w:r>
      <w:r w:rsidRPr="0082746B">
        <w:rPr>
          <w:highlight w:val="yellow"/>
          <w:lang w:val="en-GB"/>
        </w:rPr>
        <w:t>for consistency with eq 5</w:t>
      </w:r>
      <w:r>
        <w:rPr>
          <w:highlight w:val="yellow"/>
          <w:lang w:val="en-GB"/>
        </w:rPr>
        <w:t xml:space="preserve"> &amp; eq 16</w:t>
      </w:r>
    </w:p>
  </w:comment>
  <w:comment w:id="113" w:author="Anna Gårdmark" w:date="2020-02-07T11:11:00Z" w:initials="AG">
    <w:p w14:paraId="7DC1A21E" w14:textId="4A026B49" w:rsidR="00E37071" w:rsidRPr="00081BAF" w:rsidRDefault="00E37071">
      <w:pPr>
        <w:pStyle w:val="Kommentarer"/>
        <w:rPr>
          <w:lang w:val="en-GB"/>
        </w:rPr>
      </w:pPr>
      <w:r>
        <w:rPr>
          <w:rStyle w:val="Kommentarsreferens"/>
        </w:rPr>
        <w:annotationRef/>
      </w:r>
      <w:r w:rsidRPr="00081BAF">
        <w:rPr>
          <w:lang w:val="en-GB"/>
        </w:rPr>
        <w:t>(either write between 0 and 1 or just write 0:1)</w:t>
      </w:r>
    </w:p>
  </w:comment>
  <w:comment w:id="116" w:author="Anna Gårdmark" w:date="2020-02-07T11:12:00Z" w:initials="AG">
    <w:p w14:paraId="4EA2D0D7" w14:textId="61A12BE4" w:rsidR="00E37071" w:rsidRPr="001C157A" w:rsidRDefault="00E37071">
      <w:pPr>
        <w:pStyle w:val="Kommentarer"/>
        <w:rPr>
          <w:lang w:val="en-GB"/>
        </w:rPr>
      </w:pPr>
      <w:r>
        <w:rPr>
          <w:rStyle w:val="Kommentarsreferens"/>
        </w:rPr>
        <w:annotationRef/>
      </w:r>
      <w:r w:rsidRPr="001C157A">
        <w:rPr>
          <w:lang w:val="en-GB"/>
        </w:rPr>
        <w:t>much, much clearer now. good!</w:t>
      </w:r>
    </w:p>
  </w:comment>
  <w:comment w:id="124" w:author="Anna Gårdmark" w:date="2020-02-07T11:21:00Z" w:initials="AG">
    <w:p w14:paraId="6EF367F4" w14:textId="65D1FE16" w:rsidR="00E37071" w:rsidRPr="00CD11FB" w:rsidRDefault="00E37071">
      <w:pPr>
        <w:pStyle w:val="Kommentarer"/>
        <w:rPr>
          <w:lang w:val="en-GB"/>
        </w:rPr>
      </w:pPr>
      <w:r>
        <w:rPr>
          <w:rStyle w:val="Kommentarsreferens"/>
        </w:rPr>
        <w:annotationRef/>
      </w:r>
      <w:r w:rsidRPr="00CD11FB">
        <w:rPr>
          <w:lang w:val="en-GB"/>
        </w:rPr>
        <w:t>just to remind them that you’re not modelling the whole Baltic, as we’ve had large variation in spatial overlap between the species on that scale – during your calibration period…</w:t>
      </w:r>
    </w:p>
  </w:comment>
  <w:comment w:id="129" w:author="Max Lindmark" w:date="2020-02-04T18:10:00Z" w:initials="ML">
    <w:p w14:paraId="3FD07EC1" w14:textId="7195CA63" w:rsidR="00E37071" w:rsidRPr="002D0DD7" w:rsidRDefault="00E37071" w:rsidP="00B96533">
      <w:pPr>
        <w:pStyle w:val="Kommentarer"/>
        <w:rPr>
          <w:lang w:val="en-US"/>
        </w:rPr>
      </w:pPr>
      <w:r>
        <w:rPr>
          <w:rStyle w:val="Kommentarsreferens"/>
        </w:rPr>
        <w:annotationRef/>
      </w:r>
      <w:r w:rsidRPr="002D0DD7">
        <w:rPr>
          <w:lang w:val="en-US"/>
        </w:rPr>
        <w:t>We s</w:t>
      </w:r>
      <w:r>
        <w:rPr>
          <w:lang w:val="en-US"/>
        </w:rPr>
        <w:t>hould maybe think about how this should be calculated when there are multiple resources. In the code, it uses one of the kappas… but which one should it be? Sum of all?</w:t>
      </w:r>
    </w:p>
  </w:comment>
  <w:comment w:id="132" w:author="Anna Gårdmark" w:date="2020-02-07T11:22:00Z" w:initials="AG">
    <w:p w14:paraId="6E78FEED" w14:textId="23B5674F" w:rsidR="00E37071" w:rsidRPr="00F15CA8" w:rsidRDefault="00E37071">
      <w:pPr>
        <w:pStyle w:val="Kommentarer"/>
        <w:rPr>
          <w:lang w:val="en-GB"/>
        </w:rPr>
      </w:pPr>
      <w:r>
        <w:rPr>
          <w:rStyle w:val="Kommentarsreferens"/>
        </w:rPr>
        <w:annotationRef/>
      </w:r>
      <w:r w:rsidRPr="00F15CA8">
        <w:rPr>
          <w:lang w:val="en-GB"/>
        </w:rPr>
        <w:t xml:space="preserve">is this common for all or species-specific? </w:t>
      </w:r>
      <w:r>
        <w:rPr>
          <w:lang w:val="en-GB"/>
        </w:rPr>
        <w:t>(i.e. does it need an index i?)</w:t>
      </w:r>
    </w:p>
  </w:comment>
  <w:comment w:id="133" w:author="Anna Gårdmark" w:date="2020-01-29T13:59:00Z" w:initials="AG">
    <w:p w14:paraId="08B3A4EF" w14:textId="3429B5A6" w:rsidR="00E37071" w:rsidRPr="009C514D" w:rsidRDefault="00E37071">
      <w:pPr>
        <w:pStyle w:val="Kommentarer"/>
        <w:rPr>
          <w:lang w:val="en-GB"/>
        </w:rPr>
      </w:pPr>
      <w:r>
        <w:rPr>
          <w:rStyle w:val="Kommentarsreferens"/>
        </w:rPr>
        <w:annotationRef/>
      </w:r>
      <w:r w:rsidRPr="009C514D">
        <w:rPr>
          <w:lang w:val="en-GB"/>
        </w:rPr>
        <w:t xml:space="preserve">what is index s herein? </w:t>
      </w:r>
      <w:r>
        <w:rPr>
          <w:lang w:val="en-GB"/>
        </w:rPr>
        <w:t>needs explanation or removal</w:t>
      </w:r>
    </w:p>
  </w:comment>
  <w:comment w:id="134" w:author="Max Lindmark" w:date="2020-02-04T15:51:00Z" w:initials="ML">
    <w:p w14:paraId="327FA48B" w14:textId="45EBB776" w:rsidR="00E37071" w:rsidRPr="00E374EB" w:rsidRDefault="00E37071">
      <w:pPr>
        <w:pStyle w:val="Kommentarer"/>
        <w:rPr>
          <w:lang w:val="en-US"/>
        </w:rPr>
      </w:pPr>
      <w:r>
        <w:rPr>
          <w:rStyle w:val="Kommentarsreferens"/>
        </w:rPr>
        <w:annotationRef/>
      </w:r>
      <w:r w:rsidRPr="00E374EB">
        <w:rPr>
          <w:lang w:val="en-US"/>
        </w:rPr>
        <w:t>sta</w:t>
      </w:r>
      <w:r>
        <w:rPr>
          <w:lang w:val="en-US"/>
        </w:rPr>
        <w:t>ndard metabolism, added</w:t>
      </w:r>
    </w:p>
  </w:comment>
  <w:comment w:id="135" w:author="Anna Gårdmark" w:date="2020-02-07T11:23:00Z" w:initials="AG">
    <w:p w14:paraId="757A7430" w14:textId="0A99FCB9" w:rsidR="00E37071" w:rsidRPr="00E37071" w:rsidRDefault="00E37071">
      <w:pPr>
        <w:pStyle w:val="Kommentarer"/>
        <w:rPr>
          <w:lang w:val="en-GB"/>
        </w:rPr>
      </w:pPr>
      <w:r>
        <w:rPr>
          <w:rStyle w:val="Kommentarsreferens"/>
        </w:rPr>
        <w:annotationRef/>
      </w:r>
      <w:r w:rsidRPr="00E37071">
        <w:rPr>
          <w:lang w:val="en-GB"/>
        </w:rPr>
        <w:t>good</w:t>
      </w:r>
    </w:p>
  </w:comment>
  <w:comment w:id="136" w:author="Anna Gårdmark" w:date="2020-01-13T11:19:00Z" w:initials="AG">
    <w:p w14:paraId="066515EB" w14:textId="77777777" w:rsidR="00E37071" w:rsidRPr="00301A9A" w:rsidRDefault="00E37071" w:rsidP="007D7715">
      <w:pPr>
        <w:pStyle w:val="Kommentarer"/>
        <w:rPr>
          <w:lang w:val="en-GB"/>
        </w:rPr>
      </w:pPr>
      <w:r>
        <w:rPr>
          <w:rStyle w:val="Kommentarsreferens"/>
        </w:rPr>
        <w:annotationRef/>
      </w:r>
      <w:r w:rsidRPr="00301A9A">
        <w:rPr>
          <w:lang w:val="en-GB"/>
        </w:rPr>
        <w:t>what does p stand for here</w:t>
      </w:r>
      <w:r>
        <w:rPr>
          <w:lang w:val="en-GB"/>
        </w:rPr>
        <w:t xml:space="preserve"> (and in eq below)</w:t>
      </w:r>
      <w:r w:rsidRPr="00301A9A">
        <w:rPr>
          <w:lang w:val="en-GB"/>
        </w:rPr>
        <w:t>?</w:t>
      </w:r>
    </w:p>
  </w:comment>
  <w:comment w:id="137" w:author="Max Lindmark" w:date="2020-01-21T14:49:00Z" w:initials="ML">
    <w:p w14:paraId="6F0692D0" w14:textId="77777777" w:rsidR="00E37071" w:rsidRPr="00C57B85" w:rsidRDefault="00E37071" w:rsidP="007D7715">
      <w:pPr>
        <w:pStyle w:val="Kommentarer"/>
        <w:rPr>
          <w:lang w:val="en-GB"/>
        </w:rPr>
      </w:pPr>
      <w:r w:rsidRPr="00C57B85">
        <w:rPr>
          <w:lang w:val="en-GB"/>
        </w:rPr>
        <w:t xml:space="preserve">Good point. </w:t>
      </w:r>
      <w:r>
        <w:rPr>
          <w:rStyle w:val="Kommentarsreferens"/>
        </w:rPr>
        <w:annotationRef/>
      </w:r>
      <w:r w:rsidRPr="00C57B85">
        <w:rPr>
          <w:lang w:val="en-GB"/>
        </w:rPr>
        <w:t>Physiological recruitment, explained this better.</w:t>
      </w:r>
    </w:p>
  </w:comment>
  <w:comment w:id="138" w:author="Anna Gårdmark" w:date="2020-01-29T14:03:00Z" w:initials="AG">
    <w:p w14:paraId="6A3B2979" w14:textId="77777777" w:rsidR="00E37071" w:rsidRPr="009C514D" w:rsidRDefault="00E37071" w:rsidP="007D7715">
      <w:pPr>
        <w:pStyle w:val="Kommentarer"/>
        <w:rPr>
          <w:lang w:val="en-GB"/>
        </w:rPr>
      </w:pPr>
      <w:r>
        <w:rPr>
          <w:rStyle w:val="Kommentarsreferens"/>
        </w:rPr>
        <w:annotationRef/>
      </w:r>
      <w:r w:rsidRPr="009C514D">
        <w:rPr>
          <w:lang w:val="en-GB"/>
        </w:rPr>
        <w:t xml:space="preserve">perhaps ’potential recruitment’ is a better term? </w:t>
      </w:r>
      <w:r>
        <w:rPr>
          <w:lang w:val="en-GB"/>
        </w:rPr>
        <w:t>Physiological recruitment needs some explanation (which you don’t give, you just call it that)</w:t>
      </w:r>
    </w:p>
  </w:comment>
  <w:comment w:id="139" w:author="Max Lindmark" w:date="2020-02-04T15:56:00Z" w:initials="ML">
    <w:p w14:paraId="7AB30728" w14:textId="77777777" w:rsidR="00E37071" w:rsidRPr="00BB07DD" w:rsidRDefault="00E37071" w:rsidP="007D7715">
      <w:pPr>
        <w:pStyle w:val="Kommentarer"/>
        <w:rPr>
          <w:lang w:val="en-US"/>
        </w:rPr>
      </w:pPr>
      <w:r>
        <w:rPr>
          <w:rStyle w:val="Kommentarsreferens"/>
        </w:rPr>
        <w:annotationRef/>
      </w:r>
      <w:r w:rsidRPr="00BB07DD">
        <w:rPr>
          <w:lang w:val="en-US"/>
        </w:rPr>
        <w:t>I d</w:t>
      </w:r>
      <w:r>
        <w:rPr>
          <w:lang w:val="en-US"/>
        </w:rPr>
        <w:t>id say about it’s the total egg production in the sentence before the equation, but have clarified</w:t>
      </w:r>
    </w:p>
  </w:comment>
  <w:comment w:id="140" w:author="Anna Gårdmark" w:date="2020-01-29T14:06:00Z" w:initials="AG">
    <w:p w14:paraId="1655C21E" w14:textId="2670B036" w:rsidR="00E37071" w:rsidRPr="009C514D" w:rsidRDefault="00E37071">
      <w:pPr>
        <w:pStyle w:val="Kommentarer"/>
        <w:rPr>
          <w:lang w:val="en-GB"/>
        </w:rPr>
      </w:pPr>
      <w:r>
        <w:rPr>
          <w:rStyle w:val="Kommentarsreferens"/>
        </w:rPr>
        <w:annotationRef/>
      </w:r>
      <w:r w:rsidRPr="009C514D">
        <w:rPr>
          <w:lang w:val="en-GB"/>
        </w:rPr>
        <w:t xml:space="preserve">consider using another index than p – you’ve already used that for prey species (or </w:t>
      </w:r>
      <w:r>
        <w:rPr>
          <w:lang w:val="en-GB"/>
        </w:rPr>
        <w:t xml:space="preserve">use </w:t>
      </w:r>
      <w:r w:rsidRPr="009C514D">
        <w:rPr>
          <w:lang w:val="en-GB"/>
        </w:rPr>
        <w:t>R hat, or use a capital P as index)</w:t>
      </w:r>
    </w:p>
  </w:comment>
  <w:comment w:id="141" w:author="Max Lindmark" w:date="2020-02-04T15:56:00Z" w:initials="ML">
    <w:p w14:paraId="2B3C30CD" w14:textId="08527231" w:rsidR="00E37071" w:rsidRPr="00C0058A" w:rsidRDefault="00E37071">
      <w:pPr>
        <w:pStyle w:val="Kommentarer"/>
        <w:rPr>
          <w:lang w:val="en-US"/>
        </w:rPr>
      </w:pPr>
      <w:r>
        <w:rPr>
          <w:rStyle w:val="Kommentarsreferens"/>
        </w:rPr>
        <w:annotationRef/>
      </w:r>
      <w:r w:rsidRPr="00C0058A">
        <w:rPr>
          <w:lang w:val="en-US"/>
        </w:rPr>
        <w:t>changed the p index</w:t>
      </w:r>
      <w:r>
        <w:rPr>
          <w:lang w:val="en-US"/>
        </w:rPr>
        <w:t xml:space="preserve"> for prey species and will use capital P here.</w:t>
      </w:r>
    </w:p>
  </w:comment>
  <w:comment w:id="143" w:author="Anna Gårdmark" w:date="2020-02-07T11:26:00Z" w:initials="AG">
    <w:p w14:paraId="39547AE6" w14:textId="6234BA3A" w:rsidR="00E37071" w:rsidRPr="00F15CA8" w:rsidRDefault="00E37071">
      <w:pPr>
        <w:pStyle w:val="Kommentarer"/>
        <w:rPr>
          <w:lang w:val="en-GB"/>
        </w:rPr>
      </w:pPr>
      <w:r>
        <w:rPr>
          <w:rStyle w:val="Kommentarsreferens"/>
        </w:rPr>
        <w:annotationRef/>
      </w:r>
      <w:r w:rsidRPr="00F15CA8">
        <w:rPr>
          <w:lang w:val="en-GB"/>
        </w:rPr>
        <w:t xml:space="preserve">clearer that it is a sequential processes </w:t>
      </w:r>
      <w:r>
        <w:rPr>
          <w:lang w:val="en-GB"/>
        </w:rPr>
        <w:t xml:space="preserve">(first eggs are produced and then these need to survival and growh to become recruits) </w:t>
      </w:r>
      <w:r w:rsidRPr="00F15CA8">
        <w:rPr>
          <w:lang w:val="en-GB"/>
        </w:rPr>
        <w:t xml:space="preserve">if you write </w:t>
      </w:r>
      <w:r>
        <w:rPr>
          <w:lang w:val="en-GB"/>
        </w:rPr>
        <w:t>“</w:t>
      </w:r>
      <w:r w:rsidRPr="00F15CA8">
        <w:rPr>
          <w:lang w:val="en-GB"/>
        </w:rPr>
        <w:t>results in</w:t>
      </w:r>
      <w:r>
        <w:rPr>
          <w:lang w:val="en-GB"/>
        </w:rPr>
        <w:t>”</w:t>
      </w:r>
    </w:p>
  </w:comment>
  <w:comment w:id="150" w:author="Anna Gårdmark" w:date="2020-01-13T11:30:00Z" w:initials="AG">
    <w:p w14:paraId="5C310B68" w14:textId="77777777" w:rsidR="00E37071" w:rsidRPr="00C57B85" w:rsidRDefault="00E37071" w:rsidP="001F60B5">
      <w:pPr>
        <w:pStyle w:val="Kommentarer"/>
        <w:rPr>
          <w:lang w:val="en-GB"/>
        </w:rPr>
      </w:pPr>
      <w:r>
        <w:rPr>
          <w:rStyle w:val="Kommentarsreferens"/>
        </w:rPr>
        <w:annotationRef/>
      </w:r>
      <w:r w:rsidRPr="00C57B85">
        <w:rPr>
          <w:lang w:val="en-GB"/>
        </w:rPr>
        <w:t>what’s p here?</w:t>
      </w:r>
    </w:p>
  </w:comment>
  <w:comment w:id="151" w:author="Max Lindmark" w:date="2020-01-21T15:17:00Z" w:initials="ML">
    <w:p w14:paraId="608F6F85" w14:textId="77777777" w:rsidR="00E37071" w:rsidRPr="00C57B85" w:rsidRDefault="00E37071" w:rsidP="001F60B5">
      <w:pPr>
        <w:pStyle w:val="Kommentarer"/>
        <w:rPr>
          <w:lang w:val="en-GB"/>
        </w:rPr>
      </w:pPr>
      <w:r>
        <w:rPr>
          <w:rStyle w:val="Kommentarsreferens"/>
        </w:rPr>
        <w:annotationRef/>
      </w:r>
      <w:r w:rsidRPr="00C57B85">
        <w:rPr>
          <w:lang w:val="en-GB"/>
        </w:rPr>
        <w:t>Allometric exponent of metabolism</w:t>
      </w:r>
    </w:p>
  </w:comment>
  <w:comment w:id="152" w:author="Anna Gårdmark" w:date="2020-01-29T14:08:00Z" w:initials="AG">
    <w:p w14:paraId="79B619E1" w14:textId="77777777" w:rsidR="00E37071" w:rsidRPr="00C41EA8" w:rsidRDefault="00E37071" w:rsidP="001F60B5">
      <w:pPr>
        <w:pStyle w:val="Kommentarer"/>
        <w:rPr>
          <w:lang w:val="en-GB"/>
        </w:rPr>
      </w:pPr>
      <w:r>
        <w:rPr>
          <w:rStyle w:val="Kommentarsreferens"/>
        </w:rPr>
        <w:annotationRef/>
      </w:r>
      <w:r w:rsidRPr="00C41EA8">
        <w:rPr>
          <w:lang w:val="en-GB"/>
        </w:rPr>
        <w:t>so do background resources have the same allometric exponent of metabolism as the fish species?</w:t>
      </w:r>
    </w:p>
  </w:comment>
  <w:comment w:id="153" w:author="Max Lindmark" w:date="2020-02-04T16:00:00Z" w:initials="ML">
    <w:p w14:paraId="5A0BC166" w14:textId="605282AE" w:rsidR="00E37071" w:rsidRPr="007554EA" w:rsidRDefault="00E37071" w:rsidP="001F60B5">
      <w:pPr>
        <w:pStyle w:val="Kommentarer"/>
        <w:rPr>
          <w:lang w:val="en-US"/>
        </w:rPr>
      </w:pPr>
      <w:r>
        <w:rPr>
          <w:rStyle w:val="Kommentarsreferens"/>
        </w:rPr>
        <w:annotationRef/>
      </w:r>
      <w:r w:rsidRPr="007554EA">
        <w:rPr>
          <w:lang w:val="en-US"/>
        </w:rPr>
        <w:t>Yes, it</w:t>
      </w:r>
      <w:r>
        <w:rPr>
          <w:lang w:val="en-US"/>
        </w:rPr>
        <w:t>’s not a species-specific parameter</w:t>
      </w:r>
    </w:p>
  </w:comment>
  <w:comment w:id="154" w:author="Anna Gårdmark" w:date="2020-01-13T11:30:00Z" w:initials="AG">
    <w:p w14:paraId="10075F38" w14:textId="77777777" w:rsidR="00E37071" w:rsidRPr="008A569A" w:rsidRDefault="00E37071" w:rsidP="001F60B5">
      <w:pPr>
        <w:pStyle w:val="Kommentarer"/>
        <w:rPr>
          <w:lang w:val="en-GB"/>
        </w:rPr>
      </w:pPr>
      <w:r>
        <w:rPr>
          <w:rStyle w:val="Kommentarsreferens"/>
        </w:rPr>
        <w:annotationRef/>
      </w:r>
      <w:r w:rsidRPr="008A569A">
        <w:rPr>
          <w:lang w:val="en-GB"/>
        </w:rPr>
        <w:t>what’s p here</w:t>
      </w:r>
    </w:p>
  </w:comment>
  <w:comment w:id="155" w:author="Max Lindmark" w:date="2020-01-21T15:21:00Z" w:initials="ML">
    <w:p w14:paraId="05DC8FCF" w14:textId="77777777" w:rsidR="00E37071" w:rsidRPr="00C57B85" w:rsidRDefault="00E37071" w:rsidP="001F60B5">
      <w:pPr>
        <w:pStyle w:val="Kommentarer"/>
        <w:rPr>
          <w:lang w:val="en-GB"/>
        </w:rPr>
      </w:pPr>
      <w:r>
        <w:rPr>
          <w:rStyle w:val="Kommentarsreferens"/>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Kommentarsreferens"/>
              </w:rPr>
              <w:annotationRef/>
            </m:r>
            <m:r>
              <m:rPr>
                <m:sty m:val="p"/>
              </m:rPr>
              <w:rPr>
                <w:rStyle w:val="Kommentarsreferens"/>
              </w:rPr>
              <w:annotationRef/>
            </m:r>
          </m:sub>
        </m:sSub>
        <m:r>
          <w:rPr>
            <w:rFonts w:ascii="Cambria Math" w:hAnsi="Cambria Math"/>
            <w:lang w:val="en-GB"/>
          </w:rPr>
          <m:t>=</m:t>
        </m:r>
        <m:r>
          <w:rPr>
            <w:rFonts w:ascii="Cambria Math" w:hAnsi="Cambria Math"/>
          </w:rPr>
          <m:t>predation</m:t>
        </m:r>
        <m:r>
          <w:rPr>
            <w:rFonts w:ascii="Cambria Math" w:hAnsi="Cambria Math"/>
            <w:lang w:val="en-GB"/>
          </w:rPr>
          <m:t xml:space="preserve"> </m:t>
        </m:r>
        <m:r>
          <w:rPr>
            <w:rFonts w:ascii="Cambria Math" w:hAnsi="Cambria Math"/>
          </w:rPr>
          <m:t>mortality</m:t>
        </m:r>
      </m:oMath>
      <w:r w:rsidRPr="00C57B85">
        <w:rPr>
          <w:rFonts w:eastAsiaTheme="minorEastAsia"/>
          <w:lang w:val="en-GB"/>
        </w:rPr>
        <w:t>, eq. 5</w:t>
      </w:r>
    </w:p>
  </w:comment>
  <w:comment w:id="156" w:author="Anna Gårdmark" w:date="2020-01-29T14:08:00Z" w:initials="AG">
    <w:p w14:paraId="7985AEF8" w14:textId="77777777" w:rsidR="00E37071" w:rsidRPr="00C41EA8" w:rsidRDefault="00E37071" w:rsidP="001F60B5">
      <w:pPr>
        <w:pStyle w:val="Kommentarer"/>
        <w:rPr>
          <w:lang w:val="en-GB"/>
        </w:rPr>
      </w:pPr>
      <w:r>
        <w:rPr>
          <w:rStyle w:val="Kommentarsreferens"/>
        </w:rPr>
        <w:annotationRef/>
      </w:r>
      <w:r w:rsidRPr="00C41EA8">
        <w:rPr>
          <w:lang w:val="en-GB"/>
        </w:rPr>
        <w:t xml:space="preserve">so this is a clear example of where using the same letter as a parameter name and as an index becomes confusing. </w:t>
      </w:r>
      <w:r>
        <w:rPr>
          <w:lang w:val="en-GB"/>
        </w:rPr>
        <w:t>Consider changing.</w:t>
      </w:r>
    </w:p>
  </w:comment>
  <w:comment w:id="157" w:author="Anna Gårdmark" w:date="2020-02-07T11:30:00Z" w:initials="AG">
    <w:p w14:paraId="652A977E" w14:textId="441031D3" w:rsidR="00E37071" w:rsidRPr="0082746B" w:rsidRDefault="00E37071">
      <w:pPr>
        <w:pStyle w:val="Kommentarer"/>
        <w:rPr>
          <w:lang w:val="en-GB"/>
        </w:rPr>
      </w:pPr>
      <w:r>
        <w:rPr>
          <w:rStyle w:val="Kommentarsreferens"/>
        </w:rPr>
        <w:annotationRef/>
      </w:r>
      <w:r w:rsidRPr="0082746B">
        <w:rPr>
          <w:lang w:val="en-GB"/>
        </w:rPr>
        <w:t xml:space="preserve">for consistency with eq 16 – and </w:t>
      </w:r>
      <w:r>
        <w:rPr>
          <w:lang w:val="en-GB"/>
        </w:rPr>
        <w:t xml:space="preserve">especially </w:t>
      </w:r>
      <w:r w:rsidRPr="0082746B">
        <w:rPr>
          <w:lang w:val="en-GB"/>
        </w:rPr>
        <w:t>important for understanding here</w:t>
      </w:r>
      <w:r>
        <w:rPr>
          <w:lang w:val="en-GB"/>
        </w:rPr>
        <w:t xml:space="preserve"> since you here also have p meaning the allometric exponent</w:t>
      </w:r>
      <w:r w:rsidRPr="0082746B">
        <w:rPr>
          <w:lang w:val="en-GB"/>
        </w:rPr>
        <w:t>!</w:t>
      </w:r>
    </w:p>
  </w:comment>
  <w:comment w:id="167" w:author="Anna Gårdmark" w:date="2020-02-07T11:35:00Z" w:initials="AG">
    <w:p w14:paraId="04750995" w14:textId="160B7B01" w:rsidR="00E37071" w:rsidRPr="008D1438" w:rsidRDefault="00E37071">
      <w:pPr>
        <w:pStyle w:val="Kommentarer"/>
        <w:rPr>
          <w:lang w:val="en-GB"/>
        </w:rPr>
      </w:pPr>
      <w:r>
        <w:rPr>
          <w:rStyle w:val="Kommentarsreferens"/>
        </w:rPr>
        <w:annotationRef/>
      </w:r>
      <w:r w:rsidRPr="008D1438">
        <w:rPr>
          <w:lang w:val="en-GB"/>
        </w:rPr>
        <w:t xml:space="preserve">would be better to use another index </w:t>
      </w:r>
      <w:r>
        <w:rPr>
          <w:lang w:val="en-GB"/>
        </w:rPr>
        <w:t>for the rate, since you have the Boltzmann’s constant in the same equation (two similar meanings in one equation can be quite confusing, and good to avoid)</w:t>
      </w:r>
    </w:p>
  </w:comment>
  <w:comment w:id="172" w:author="Anna Gårdmark" w:date="2020-02-07T11:37:00Z" w:initials="AG">
    <w:p w14:paraId="20AEC617" w14:textId="18AB7733" w:rsidR="00E37071" w:rsidRPr="008D1438" w:rsidRDefault="00E37071">
      <w:pPr>
        <w:pStyle w:val="Kommentarer"/>
        <w:rPr>
          <w:lang w:val="en-GB"/>
        </w:rPr>
      </w:pPr>
      <w:r>
        <w:rPr>
          <w:rStyle w:val="Kommentarsreferens"/>
        </w:rPr>
        <w:annotationRef/>
      </w:r>
      <w:r w:rsidRPr="008D1438">
        <w:rPr>
          <w:lang w:val="en-GB"/>
        </w:rPr>
        <w:t>could add a ref to your metaanalyses here as well</w:t>
      </w:r>
    </w:p>
  </w:comment>
  <w:comment w:id="176" w:author="Anna Gårdmark" w:date="2020-02-07T11:39:00Z" w:initials="AG">
    <w:p w14:paraId="39B3CD79" w14:textId="500C54AE" w:rsidR="00E37071" w:rsidRPr="008D1438" w:rsidRDefault="00E37071">
      <w:pPr>
        <w:pStyle w:val="Kommentarer"/>
        <w:rPr>
          <w:lang w:val="en-GB"/>
        </w:rPr>
      </w:pPr>
      <w:r>
        <w:rPr>
          <w:rStyle w:val="Kommentarsreferens"/>
        </w:rPr>
        <w:annotationRef/>
      </w:r>
      <w:r w:rsidRPr="008D1438">
        <w:rPr>
          <w:lang w:val="en-GB"/>
        </w:rPr>
        <w:t>is a key word here for the readers to understand why it wouldn’t be ok to just combine plankton-forcing with top-down effects</w:t>
      </w:r>
    </w:p>
  </w:comment>
  <w:comment w:id="184" w:author="Asta Audzijonyte" w:date="2020-01-10T14:01:00Z" w:initials="AA">
    <w:p w14:paraId="60D38B07" w14:textId="55CB0EC8" w:rsidR="00E37071" w:rsidRPr="00EE1CF3" w:rsidRDefault="00E37071">
      <w:pPr>
        <w:pStyle w:val="Kommentarer"/>
        <w:rPr>
          <w:lang w:val="en-GB"/>
        </w:rPr>
      </w:pPr>
      <w:r>
        <w:rPr>
          <w:rStyle w:val="Kommentarsreferens"/>
        </w:rPr>
        <w:annotationRef/>
      </w:r>
      <w:r w:rsidRPr="00EE1CF3">
        <w:rPr>
          <w:lang w:val="en-GB"/>
        </w:rPr>
        <w:t xml:space="preserve">Does it mean the distribution is the same? Not clear to me. </w:t>
      </w:r>
    </w:p>
  </w:comment>
  <w:comment w:id="185" w:author="Max Lindmark" w:date="2020-01-21T15:47:00Z" w:initials="ML">
    <w:p w14:paraId="75868CBE" w14:textId="21C2125B" w:rsidR="00E37071" w:rsidRPr="00C57B85" w:rsidRDefault="00E37071">
      <w:pPr>
        <w:pStyle w:val="Kommentarer"/>
        <w:rPr>
          <w:lang w:val="en-GB"/>
        </w:rPr>
      </w:pPr>
      <w:r>
        <w:rPr>
          <w:rStyle w:val="Kommentarsreferens"/>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193" w:author="Anna Gårdmark" w:date="2020-01-29T14:29:00Z" w:initials="AG">
    <w:p w14:paraId="20D7FC54" w14:textId="7B57E80C" w:rsidR="00E37071" w:rsidRPr="00B54419" w:rsidRDefault="00E37071">
      <w:pPr>
        <w:pStyle w:val="Kommentarer"/>
        <w:rPr>
          <w:lang w:val="en-GB"/>
        </w:rPr>
      </w:pPr>
      <w:r>
        <w:rPr>
          <w:rStyle w:val="Kommentarsreferens"/>
        </w:rPr>
        <w:annotationRef/>
      </w:r>
      <w:r w:rsidRPr="00B54419">
        <w:rPr>
          <w:lang w:val="en-GB"/>
        </w:rPr>
        <w:t>you renamed it to this, didn’t you?</w:t>
      </w:r>
    </w:p>
  </w:comment>
  <w:comment w:id="194" w:author="Max Lindmark" w:date="2020-02-04T16:04:00Z" w:initials="ML">
    <w:p w14:paraId="1EF64ED5" w14:textId="77777777" w:rsidR="00E37071" w:rsidRPr="00BD3461" w:rsidRDefault="00E37071">
      <w:pPr>
        <w:pStyle w:val="Kommentarer"/>
        <w:rPr>
          <w:lang w:val="en-GB"/>
        </w:rPr>
      </w:pPr>
      <w:r>
        <w:rPr>
          <w:rStyle w:val="Kommentarsreferens"/>
        </w:rPr>
        <w:annotationRef/>
      </w:r>
      <w:r w:rsidRPr="00BD3461">
        <w:rPr>
          <w:lang w:val="en-GB"/>
        </w:rPr>
        <w:t>Guilty as charged</w:t>
      </w:r>
    </w:p>
    <w:p w14:paraId="77E0ACE7" w14:textId="77777777" w:rsidR="00E37071" w:rsidRPr="00BD3461" w:rsidRDefault="00E37071">
      <w:pPr>
        <w:pStyle w:val="Kommentarer"/>
        <w:rPr>
          <w:lang w:val="en-GB"/>
        </w:rPr>
      </w:pPr>
    </w:p>
    <w:p w14:paraId="46E464CF" w14:textId="6B2592B5" w:rsidR="00E37071" w:rsidRPr="00DA4A31" w:rsidRDefault="00E37071">
      <w:pPr>
        <w:pStyle w:val="Kommentarer"/>
        <w:rPr>
          <w:lang w:val="en-US"/>
        </w:rPr>
      </w:pPr>
      <w:r w:rsidRPr="00DA4A31">
        <w:rPr>
          <w:lang w:val="en-US"/>
        </w:rPr>
        <w:t>(I thought it better reflected</w:t>
      </w:r>
      <w:r>
        <w:rPr>
          <w:lang w:val="en-US"/>
        </w:rPr>
        <w:t xml:space="preserve"> the data sources, both were empirical so did not make sense!)</w:t>
      </w:r>
    </w:p>
  </w:comment>
  <w:comment w:id="195" w:author="Asta Audzijonyte" w:date="2020-01-10T14:01:00Z" w:initials="AA">
    <w:p w14:paraId="279C19B5" w14:textId="19B8EF12" w:rsidR="00E37071" w:rsidRPr="00EE1CF3" w:rsidRDefault="00E37071">
      <w:pPr>
        <w:pStyle w:val="Kommentarer"/>
        <w:rPr>
          <w:lang w:val="en-GB"/>
        </w:rPr>
      </w:pPr>
      <w:r>
        <w:rPr>
          <w:rStyle w:val="Kommentarsreferens"/>
        </w:rPr>
        <w:annotationRef/>
      </w:r>
      <w:r w:rsidRPr="00EE1CF3">
        <w:rPr>
          <w:lang w:val="en-GB"/>
        </w:rPr>
        <w:t>Are specific details given in the Appendix? Very cool!</w:t>
      </w:r>
    </w:p>
  </w:comment>
  <w:comment w:id="196" w:author="Max Lindmark" w:date="2020-01-27T17:17:00Z" w:initials="ML">
    <w:p w14:paraId="6C1910E8" w14:textId="0E1272CF" w:rsidR="00E37071" w:rsidRPr="00F612FF" w:rsidRDefault="00E37071">
      <w:pPr>
        <w:pStyle w:val="Kommentarer"/>
        <w:rPr>
          <w:lang w:val="en-US"/>
        </w:rPr>
      </w:pPr>
      <w:r>
        <w:rPr>
          <w:rStyle w:val="Kommentarsreferens"/>
        </w:rPr>
        <w:annotationRef/>
      </w:r>
      <w:r w:rsidRPr="00F612FF">
        <w:rPr>
          <w:lang w:val="en-US"/>
        </w:rPr>
        <w:t>Could be done, but</w:t>
      </w:r>
      <w:r>
        <w:rPr>
          <w:lang w:val="en-US"/>
        </w:rPr>
        <w:t xml:space="preserve"> don’t think it’s that much more to say really! I added a few sentences also.</w:t>
      </w:r>
    </w:p>
  </w:comment>
  <w:comment w:id="199" w:author="Asta Audzijonyte" w:date="2020-01-10T14:06:00Z" w:initials="AA">
    <w:p w14:paraId="4B793178" w14:textId="41FD0DCA" w:rsidR="00E37071" w:rsidRPr="00EE1CF3" w:rsidRDefault="00E37071">
      <w:pPr>
        <w:pStyle w:val="Kommentarer"/>
        <w:rPr>
          <w:lang w:val="en-GB"/>
        </w:rPr>
      </w:pPr>
      <w:r>
        <w:rPr>
          <w:rStyle w:val="Kommentarsreferens"/>
        </w:rPr>
        <w:annotationRef/>
      </w:r>
      <w:r w:rsidRPr="00EE1CF3">
        <w:rPr>
          <w:lang w:val="en-GB"/>
        </w:rPr>
        <w:t xml:space="preserve">Are you aiming to see whether this decline emerges in your results? </w:t>
      </w:r>
    </w:p>
  </w:comment>
  <w:comment w:id="200" w:author="Max Lindmark" w:date="2020-01-21T15:58:00Z" w:initials="ML">
    <w:p w14:paraId="4A0EFB58" w14:textId="77777777" w:rsidR="00E37071" w:rsidRPr="00C57B85" w:rsidRDefault="00E37071">
      <w:pPr>
        <w:pStyle w:val="Kommentarer"/>
        <w:rPr>
          <w:lang w:val="en-GB"/>
        </w:rPr>
      </w:pPr>
      <w:r w:rsidRPr="00C57B85">
        <w:rPr>
          <w:lang w:val="en-GB"/>
        </w:rPr>
        <w:t xml:space="preserve">Ooh I mean that would have been nice but </w:t>
      </w:r>
      <w:r>
        <w:rPr>
          <w:rStyle w:val="Kommentarsreferens"/>
        </w:rPr>
        <w:annotationRef/>
      </w:r>
      <w:r w:rsidRPr="00C57B85">
        <w:rPr>
          <w:lang w:val="en-GB"/>
        </w:rPr>
        <w:t xml:space="preserve">I don’t think I’ll do that. </w:t>
      </w:r>
    </w:p>
    <w:p w14:paraId="757C0B5F" w14:textId="77777777" w:rsidR="00E37071" w:rsidRPr="00C57B85" w:rsidRDefault="00E37071">
      <w:pPr>
        <w:pStyle w:val="Kommentarer"/>
        <w:rPr>
          <w:lang w:val="en-GB"/>
        </w:rPr>
      </w:pPr>
    </w:p>
    <w:p w14:paraId="1B25F7D1" w14:textId="249F9672" w:rsidR="00E37071" w:rsidRPr="00C57B85" w:rsidRDefault="00E37071">
      <w:pPr>
        <w:pStyle w:val="Kommentarer"/>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201" w:author="Anna Gårdmark" w:date="2020-02-07T13:35:00Z" w:initials="AG">
    <w:p w14:paraId="77B620F4" w14:textId="77777777" w:rsidR="00E37071" w:rsidRDefault="00E37071">
      <w:pPr>
        <w:pStyle w:val="Kommentarer"/>
        <w:rPr>
          <w:lang w:val="en-GB"/>
        </w:rPr>
      </w:pPr>
      <w:r>
        <w:rPr>
          <w:rStyle w:val="Kommentarsreferens"/>
        </w:rPr>
        <w:annotationRef/>
      </w:r>
      <w:r w:rsidRPr="002A1574">
        <w:rPr>
          <w:lang w:val="en-GB"/>
        </w:rPr>
        <w:t xml:space="preserve">(for condition, it would be good to cite Michele as well; </w:t>
      </w:r>
    </w:p>
    <w:p w14:paraId="70C2FA70" w14:textId="77777777" w:rsidR="00E37071" w:rsidRDefault="00E37071">
      <w:pPr>
        <w:pStyle w:val="Kommentarer"/>
        <w:rPr>
          <w:lang w:val="en-GB"/>
        </w:rPr>
      </w:pPr>
    </w:p>
    <w:p w14:paraId="2B5F30F2" w14:textId="77777777" w:rsidR="00E37071" w:rsidRDefault="00E37071">
      <w:pPr>
        <w:pStyle w:val="Kommentarer"/>
        <w:rPr>
          <w:lang w:val="en-GB"/>
        </w:rPr>
      </w:pPr>
      <w:r w:rsidRPr="002A1574">
        <w:t xml:space="preserve">Casini, M., Käll, F., Hansson, M., Plikshs, M., Baranova, T., Karlsson, O., Lundström, K., Neuenfeldt, S., Gårdmark, A. &amp; Hjelm, J. 2016. </w:t>
      </w:r>
      <w:r w:rsidRPr="002A1574">
        <w:rPr>
          <w:lang w:val="en-GB"/>
        </w:rPr>
        <w:t xml:space="preserve">Hypoxic areas, density-dependence and food limitation drive the body condition of a heavily exploited marine fish predator. Royal Society Open Science, 3, 160416. doi: 10.1098/rsos.160416. </w:t>
      </w:r>
    </w:p>
    <w:p w14:paraId="1EC6DC73" w14:textId="7D0D0E01" w:rsidR="00E37071" w:rsidRPr="002A1574" w:rsidRDefault="00E37071">
      <w:pPr>
        <w:pStyle w:val="Kommentarer"/>
        <w:rPr>
          <w:lang w:val="en-GB"/>
        </w:rPr>
      </w:pPr>
      <w:r>
        <w:rPr>
          <w:lang w:val="en-GB"/>
        </w:rPr>
        <w:t>to</w:t>
      </w:r>
      <w:r w:rsidRPr="002A1574">
        <w:rPr>
          <w:lang w:val="en-GB"/>
        </w:rPr>
        <w:t xml:space="preserve"> access: http://rsos.royalsocietypublishing.org/content/royopensci/3/10/160416.full.pdf                                           </w:t>
      </w:r>
    </w:p>
  </w:comment>
  <w:comment w:id="202" w:author="Julia Blanchard" w:date="2019-06-06T22:59:00Z" w:initials="JB">
    <w:p w14:paraId="0AEF0669" w14:textId="77777777" w:rsidR="00E37071" w:rsidRPr="00C57B85" w:rsidRDefault="00E37071" w:rsidP="001B012A">
      <w:pPr>
        <w:pStyle w:val="Kommentarer"/>
        <w:rPr>
          <w:lang w:val="en-GB"/>
        </w:rPr>
      </w:pPr>
      <w:r>
        <w:rPr>
          <w:rStyle w:val="Kommentarsreferens"/>
        </w:rPr>
        <w:annotationRef/>
      </w:r>
      <w:r w:rsidRPr="00C57B85">
        <w:rPr>
          <w:lang w:val="en-GB"/>
        </w:rPr>
        <w:t>Do you have catches? One issue that has come up a lot – and see follow on papers ( Spence et al) is an issue abut using SSB. On one hadn they are form statistical fitted stock assessment models so they do fit the data. But on the other hand based on very different assumptions – it is a surprise we get differences…</w:t>
      </w:r>
    </w:p>
    <w:p w14:paraId="0ED597C7" w14:textId="77777777" w:rsidR="00E37071" w:rsidRPr="00C57B85" w:rsidRDefault="00E37071" w:rsidP="001B012A">
      <w:pPr>
        <w:pStyle w:val="Kommentarer"/>
        <w:rPr>
          <w:lang w:val="en-GB"/>
        </w:rPr>
      </w:pPr>
    </w:p>
    <w:p w14:paraId="332C7886" w14:textId="77777777" w:rsidR="00E37071" w:rsidRPr="00C57B85" w:rsidRDefault="00E37071" w:rsidP="001B012A">
      <w:pPr>
        <w:pStyle w:val="Kommentarer"/>
        <w:rPr>
          <w:lang w:val="en-GB"/>
        </w:rPr>
      </w:pPr>
      <w:r w:rsidRPr="00C57B85">
        <w:rPr>
          <w:lang w:val="en-GB"/>
        </w:rPr>
        <w:t>So you might want to think about comparing what happens if you fit to catches (rather than only SSB )</w:t>
      </w:r>
    </w:p>
    <w:p w14:paraId="4C186E3E" w14:textId="77777777" w:rsidR="00E37071" w:rsidRPr="00C57B85" w:rsidRDefault="00E37071" w:rsidP="001B012A">
      <w:pPr>
        <w:pStyle w:val="Kommentarer"/>
        <w:rPr>
          <w:lang w:val="en-GB"/>
        </w:rPr>
      </w:pPr>
    </w:p>
    <w:p w14:paraId="604A17E3" w14:textId="77777777" w:rsidR="00E37071" w:rsidRPr="00C57B85" w:rsidRDefault="00E37071" w:rsidP="001B012A">
      <w:pPr>
        <w:pStyle w:val="Kommentarer"/>
        <w:rPr>
          <w:lang w:val="en-GB"/>
        </w:rPr>
      </w:pPr>
      <w:r w:rsidRPr="00C57B85">
        <w:rPr>
          <w:lang w:val="en-GB"/>
        </w:rPr>
        <w:t>But there is no single way to do this…. So you need to also use your judgement about the system to decide what is most appropriate</w:t>
      </w:r>
    </w:p>
  </w:comment>
  <w:comment w:id="203" w:author="Max Lindmark [2]" w:date="2019-08-02T11:02:00Z" w:initials="ML">
    <w:p w14:paraId="48BA7615" w14:textId="30ACAB42" w:rsidR="00E37071" w:rsidRPr="00EE1CF3" w:rsidRDefault="00E37071" w:rsidP="001B012A">
      <w:pPr>
        <w:pStyle w:val="Kommentarer"/>
        <w:rPr>
          <w:rStyle w:val="Kommentarsreferens"/>
          <w:lang w:val="en-GB"/>
        </w:rPr>
      </w:pPr>
      <w:r>
        <w:rPr>
          <w:rStyle w:val="Kommentarsreferens"/>
        </w:rPr>
        <w:annotationRef/>
      </w:r>
      <w:r w:rsidRPr="00EE1CF3">
        <w:rPr>
          <w:rStyle w:val="Kommentarsreferens"/>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E37071" w:rsidRPr="00EE1CF3" w:rsidRDefault="00E37071" w:rsidP="001B012A">
      <w:pPr>
        <w:pStyle w:val="Kommentarer"/>
        <w:rPr>
          <w:rStyle w:val="Kommentarsreferens"/>
          <w:lang w:val="en-GB"/>
        </w:rPr>
      </w:pPr>
    </w:p>
    <w:p w14:paraId="158357BA" w14:textId="3AD7C062" w:rsidR="00E37071" w:rsidRPr="00EE1CF3" w:rsidRDefault="00E37071" w:rsidP="001B012A">
      <w:pPr>
        <w:pStyle w:val="Kommentarer"/>
        <w:rPr>
          <w:lang w:val="en-GB"/>
        </w:rPr>
      </w:pPr>
      <w:r w:rsidRPr="00EE1CF3">
        <w:rPr>
          <w:rStyle w:val="Kommentarsreferens"/>
          <w:lang w:val="en-GB"/>
        </w:rPr>
        <w:t>There is also serious misreporting of catches for the pelagic species (which also affects the SSBs, but perhaps not to the same degree).</w:t>
      </w:r>
    </w:p>
  </w:comment>
  <w:comment w:id="207" w:author="Asta Audzijonyte" w:date="2020-01-10T14:15:00Z" w:initials="AA">
    <w:p w14:paraId="06F1D301" w14:textId="1E87D320" w:rsidR="00E37071" w:rsidRPr="00EE1CF3" w:rsidRDefault="00E37071">
      <w:pPr>
        <w:pStyle w:val="Kommentarer"/>
        <w:rPr>
          <w:lang w:val="en-GB"/>
        </w:rPr>
      </w:pPr>
      <w:r>
        <w:rPr>
          <w:rStyle w:val="Kommentarsreferens"/>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208" w:author="Max Lindmark" w:date="2020-01-22T14:44:00Z" w:initials="ML">
    <w:p w14:paraId="6353B54F" w14:textId="49242960" w:rsidR="00E37071" w:rsidRPr="00C57B85" w:rsidRDefault="00E37071">
      <w:pPr>
        <w:pStyle w:val="Kommentarer"/>
        <w:rPr>
          <w:lang w:val="en-GB"/>
        </w:rPr>
      </w:pPr>
      <w:r>
        <w:rPr>
          <w:rStyle w:val="Kommentarsreferens"/>
        </w:rPr>
        <w:annotationRef/>
      </w:r>
      <w:r w:rsidRPr="00C57B85">
        <w:rPr>
          <w:lang w:val="en-GB"/>
        </w:rPr>
        <w:t>I have expanded on this now! And erepro is disuccsed when I describe the recruitment</w:t>
      </w:r>
    </w:p>
  </w:comment>
  <w:comment w:id="209" w:author="Anna Gårdmark" w:date="2020-02-07T13:42:00Z" w:initials="AG">
    <w:p w14:paraId="2514F1A6" w14:textId="362D90EE" w:rsidR="00E37071" w:rsidRPr="002A1574" w:rsidRDefault="00E37071">
      <w:pPr>
        <w:pStyle w:val="Kommentarer"/>
        <w:rPr>
          <w:lang w:val="en-GB"/>
        </w:rPr>
      </w:pPr>
      <w:r>
        <w:rPr>
          <w:rStyle w:val="Kommentarsreferens"/>
        </w:rPr>
        <w:annotationRef/>
      </w:r>
      <w:r w:rsidRPr="00B7628E">
        <w:rPr>
          <w:highlight w:val="yellow"/>
          <w:lang w:val="en-GB"/>
        </w:rPr>
        <w:t>’external density-dependent’ is not explanatory  (actually, to me it sounds wrong, because it is still an intra-specific interaction). I’m guessing you mean ‘external’ as lumping all other potential density-dependent effects other than those that emerge from the more explicit intgeractions in the size-structured part of the model”. See if you agree with my suggestion in track changes; if not, make sure to provide another explanation (in this sentence)</w:t>
      </w:r>
    </w:p>
  </w:comment>
  <w:comment w:id="215" w:author="Max Lindmark" w:date="2020-01-21T17:33:00Z" w:initials="ML">
    <w:p w14:paraId="3C70ED48" w14:textId="77777777" w:rsidR="00E37071" w:rsidRPr="00C57B85" w:rsidRDefault="00E37071" w:rsidP="00EF66DC">
      <w:pPr>
        <w:pStyle w:val="Kommentarer"/>
        <w:rPr>
          <w:rStyle w:val="Kommentarsreferens"/>
          <w:lang w:val="en-GB"/>
        </w:rPr>
      </w:pPr>
      <w:r>
        <w:rPr>
          <w:rStyle w:val="Kommentarsreferens"/>
        </w:rPr>
        <w:annotationRef/>
      </w:r>
      <w:r w:rsidRPr="00C57B85">
        <w:rPr>
          <w:rStyle w:val="Kommentarsreferens"/>
          <w:lang w:val="en-GB"/>
        </w:rPr>
        <w:t>I added a few sentences here.</w:t>
      </w:r>
    </w:p>
    <w:p w14:paraId="534BA6BE" w14:textId="77777777" w:rsidR="00E37071" w:rsidRPr="00C57B85" w:rsidRDefault="00E37071" w:rsidP="00EF66DC">
      <w:pPr>
        <w:pStyle w:val="Kommentarer"/>
        <w:rPr>
          <w:rStyle w:val="Kommentarsreferens"/>
          <w:lang w:val="en-GB"/>
        </w:rPr>
      </w:pPr>
    </w:p>
    <w:p w14:paraId="18489AB9" w14:textId="77777777" w:rsidR="00E37071" w:rsidRPr="00C57B85" w:rsidRDefault="00E37071" w:rsidP="00EF66DC">
      <w:pPr>
        <w:pStyle w:val="Kommentarer"/>
        <w:rPr>
          <w:rStyle w:val="Kommentarsreferens"/>
          <w:lang w:val="en-GB"/>
        </w:rPr>
      </w:pPr>
      <w:r>
        <w:rPr>
          <w:rStyle w:val="Kommentarsreferens"/>
        </w:rPr>
        <w:annotationRef/>
      </w:r>
      <w:r w:rsidRPr="00C57B85">
        <w:rPr>
          <w:rStyle w:val="Kommentarsreferens"/>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E37071" w:rsidRPr="00C57B85" w:rsidRDefault="00E37071" w:rsidP="00EF66DC">
      <w:pPr>
        <w:pStyle w:val="Kommentarer"/>
        <w:rPr>
          <w:rStyle w:val="Kommentarsreferens"/>
          <w:lang w:val="en-GB"/>
        </w:rPr>
      </w:pPr>
    </w:p>
    <w:p w14:paraId="3BED5579" w14:textId="08F3185D" w:rsidR="00E37071" w:rsidRPr="00C57B85" w:rsidRDefault="00E37071" w:rsidP="00EF66DC">
      <w:pPr>
        <w:pStyle w:val="Kommentarer"/>
        <w:rPr>
          <w:lang w:val="en-GB"/>
        </w:rPr>
      </w:pPr>
      <w:r w:rsidRPr="00C57B85">
        <w:rPr>
          <w:rStyle w:val="Kommentarsreferens"/>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216" w:author="Anna Gårdmark" w:date="2020-02-07T13:48:00Z" w:initials="AG">
    <w:p w14:paraId="08E2D1AB" w14:textId="5CAAD5EC" w:rsidR="00E37071" w:rsidRPr="00B7628E" w:rsidRDefault="00E37071">
      <w:pPr>
        <w:pStyle w:val="Kommentarer"/>
        <w:rPr>
          <w:lang w:val="en-GB"/>
        </w:rPr>
      </w:pPr>
      <w:r w:rsidRPr="00B7628E">
        <w:rPr>
          <w:rStyle w:val="Kommentarsreferens"/>
          <w:highlight w:val="yellow"/>
        </w:rPr>
        <w:annotationRef/>
      </w:r>
      <w:r w:rsidRPr="00B7628E">
        <w:rPr>
          <w:highlight w:val="yellow"/>
          <w:lang w:val="en-GB"/>
        </w:rPr>
        <w:t>I guess you mean temperature here, right?</w:t>
      </w:r>
    </w:p>
  </w:comment>
  <w:comment w:id="221" w:author="Anna Gårdmark" w:date="2020-02-07T14:01:00Z" w:initials="AG">
    <w:p w14:paraId="4EFBE34B" w14:textId="41E425AD" w:rsidR="00E37071" w:rsidRDefault="00E37071">
      <w:pPr>
        <w:pStyle w:val="Kommentarer"/>
        <w:rPr>
          <w:lang w:val="en-GB"/>
        </w:rPr>
      </w:pPr>
      <w:r w:rsidRPr="00B7628E">
        <w:rPr>
          <w:rStyle w:val="Kommentarsreferens"/>
          <w:highlight w:val="yellow"/>
        </w:rPr>
        <w:annotationRef/>
      </w:r>
      <w:r w:rsidRPr="00B7628E">
        <w:rPr>
          <w:highlight w:val="yellow"/>
          <w:lang w:val="en-GB"/>
        </w:rPr>
        <w:t>try to use a more informative (and interesting) heading. In track changes just a suggestion</w:t>
      </w:r>
      <w:r w:rsidR="001D5C2A">
        <w:rPr>
          <w:lang w:val="en-GB"/>
        </w:rPr>
        <w:t>;  Alternatively, have result sub-headings corresponding to your three questions:</w:t>
      </w:r>
    </w:p>
    <w:p w14:paraId="68863968" w14:textId="0A5298A1" w:rsidR="001D5C2A" w:rsidRDefault="001D5C2A" w:rsidP="001D5C2A">
      <w:pPr>
        <w:pStyle w:val="Kommentarer"/>
        <w:numPr>
          <w:ilvl w:val="0"/>
          <w:numId w:val="33"/>
        </w:numPr>
        <w:rPr>
          <w:lang w:val="en-GB"/>
        </w:rPr>
      </w:pPr>
      <w:r>
        <w:rPr>
          <w:lang w:val="en-GB"/>
        </w:rPr>
        <w:t xml:space="preserve"> Which mechanisms cause warming to increase/decrease size-at-age?</w:t>
      </w:r>
    </w:p>
    <w:p w14:paraId="1DB60F0A" w14:textId="6DA326E2" w:rsidR="001D5C2A" w:rsidRDefault="001D5C2A" w:rsidP="001D5C2A">
      <w:pPr>
        <w:pStyle w:val="Kommentarer"/>
        <w:numPr>
          <w:ilvl w:val="0"/>
          <w:numId w:val="33"/>
        </w:numPr>
        <w:rPr>
          <w:lang w:val="en-GB"/>
        </w:rPr>
      </w:pPr>
      <w:r>
        <w:rPr>
          <w:lang w:val="en-GB"/>
        </w:rPr>
        <w:t xml:space="preserve"> Does size-at-age or population size structure drive mean body size responses to warming?</w:t>
      </w:r>
    </w:p>
    <w:p w14:paraId="2717AD81" w14:textId="290595BD" w:rsidR="000A6E36" w:rsidRPr="00B7628E" w:rsidRDefault="000A6E36" w:rsidP="001D5C2A">
      <w:pPr>
        <w:pStyle w:val="Kommentarer"/>
        <w:numPr>
          <w:ilvl w:val="0"/>
          <w:numId w:val="33"/>
        </w:numPr>
        <w:rPr>
          <w:lang w:val="en-GB"/>
        </w:rPr>
      </w:pPr>
      <w:r>
        <w:rPr>
          <w:lang w:val="en-GB"/>
        </w:rPr>
        <w:t xml:space="preserve"> How does these different responses to warming affect fisheries yields (and vice versa)?</w:t>
      </w:r>
    </w:p>
  </w:comment>
  <w:comment w:id="228" w:author="Anna Gårdmark" w:date="2020-02-07T14:04:00Z" w:initials="AG">
    <w:p w14:paraId="243B66A5" w14:textId="2B37005D" w:rsidR="00E37071" w:rsidRPr="006F7827" w:rsidRDefault="00E37071">
      <w:pPr>
        <w:pStyle w:val="Kommentarer"/>
        <w:rPr>
          <w:lang w:val="en-GB"/>
        </w:rPr>
      </w:pPr>
      <w:r>
        <w:rPr>
          <w:rStyle w:val="Kommentarsreferens"/>
        </w:rPr>
        <w:annotationRef/>
      </w:r>
      <w:r w:rsidRPr="006F7827">
        <w:rPr>
          <w:highlight w:val="yellow"/>
          <w:lang w:val="en-GB"/>
        </w:rPr>
        <w:t xml:space="preserve">Here you need a reference to a figure. Do you have something particularly for this in the appendix? or do you mean fig. 1? (Which rather would be talked about as the oldest – and not largest – individuals, since it is size at age) </w:t>
      </w:r>
    </w:p>
  </w:comment>
  <w:comment w:id="232" w:author="Anna Gårdmark" w:date="2020-02-07T14:05:00Z" w:initials="AG">
    <w:p w14:paraId="0D5367FE" w14:textId="5C0D9D0E" w:rsidR="00E37071" w:rsidRPr="006F7827" w:rsidRDefault="00E37071">
      <w:pPr>
        <w:pStyle w:val="Kommentarer"/>
        <w:rPr>
          <w:lang w:val="en-GB"/>
        </w:rPr>
      </w:pPr>
      <w:r>
        <w:rPr>
          <w:rStyle w:val="Kommentarsreferens"/>
        </w:rPr>
        <w:annotationRef/>
      </w:r>
      <w:r w:rsidRPr="006F7827">
        <w:rPr>
          <w:highlight w:val="yellow"/>
          <w:lang w:val="en-GB"/>
        </w:rPr>
        <w:t>here you also need a reference to a figure</w:t>
      </w:r>
    </w:p>
  </w:comment>
  <w:comment w:id="233" w:author="Anna Gårdmark" w:date="2020-02-07T14:07:00Z" w:initials="AG">
    <w:p w14:paraId="62A297D7" w14:textId="58C0A86B" w:rsidR="00E37071" w:rsidRPr="006F7827" w:rsidRDefault="00E37071">
      <w:pPr>
        <w:pStyle w:val="Kommentarer"/>
        <w:rPr>
          <w:lang w:val="en-GB"/>
        </w:rPr>
      </w:pPr>
      <w:r w:rsidRPr="006F7827">
        <w:rPr>
          <w:rStyle w:val="Kommentarsreferens"/>
          <w:highlight w:val="yellow"/>
        </w:rPr>
        <w:annotationRef/>
      </w:r>
      <w:r w:rsidRPr="006F7827">
        <w:rPr>
          <w:highlight w:val="yellow"/>
          <w:lang w:val="en-GB"/>
        </w:rPr>
        <w:t>size-dependent effects are not visible in fig 2; which figure?</w:t>
      </w:r>
    </w:p>
  </w:comment>
  <w:comment w:id="229" w:author="Asta Audzijonyte" w:date="2020-01-10T16:26:00Z" w:initials="AA">
    <w:p w14:paraId="7D28BFC7" w14:textId="77777777" w:rsidR="00E37071" w:rsidRPr="00EE1CF3" w:rsidRDefault="00E37071">
      <w:pPr>
        <w:pStyle w:val="Kommentarer"/>
        <w:rPr>
          <w:lang w:val="en-GB"/>
        </w:rPr>
      </w:pPr>
      <w:r>
        <w:rPr>
          <w:rStyle w:val="Kommentarsreferens"/>
        </w:rPr>
        <w:annotationRef/>
      </w:r>
      <w:r w:rsidRPr="00EE1CF3">
        <w:rPr>
          <w:lang w:val="en-GB"/>
        </w:rPr>
        <w:t xml:space="preserve">So generally smallest individuals shows strongest response, either positive or negative. How does their feeding level change in these scenarios? Does it explain anything?... </w:t>
      </w:r>
    </w:p>
    <w:p w14:paraId="45064F38" w14:textId="77777777" w:rsidR="00E37071" w:rsidRPr="00EE1CF3" w:rsidRDefault="00E37071">
      <w:pPr>
        <w:pStyle w:val="Kommentarer"/>
        <w:rPr>
          <w:lang w:val="en-GB"/>
        </w:rPr>
      </w:pPr>
    </w:p>
    <w:p w14:paraId="38FF9F64" w14:textId="159097FF" w:rsidR="00E37071" w:rsidRPr="00EE1CF3" w:rsidRDefault="00E37071">
      <w:pPr>
        <w:pStyle w:val="Kommentarer"/>
        <w:rPr>
          <w:lang w:val="en-GB"/>
        </w:rPr>
      </w:pPr>
      <w:r w:rsidRPr="00EE1CF3">
        <w:rPr>
          <w:lang w:val="en-GB"/>
        </w:rPr>
        <w:t xml:space="preserve">Oh, ok, just saw it now the appendix figure. Ok… the feeding level initially is “reasonable” but at the end of warming simulations is extremely high, basically close to 1. So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level, but is quite possible that if feeding levels were lower you would get more emergent species interactions and effects. </w:t>
      </w:r>
    </w:p>
    <w:p w14:paraId="6DEEF020" w14:textId="21DFA58A" w:rsidR="00E37071" w:rsidRPr="00EE1CF3" w:rsidRDefault="00E37071">
      <w:pPr>
        <w:pStyle w:val="Kommentarer"/>
        <w:rPr>
          <w:lang w:val="en-GB"/>
        </w:rPr>
      </w:pPr>
    </w:p>
  </w:comment>
  <w:comment w:id="230" w:author="Max Lindmark" w:date="2020-01-21T18:06:00Z" w:initials="ML">
    <w:p w14:paraId="6FBC068A" w14:textId="05654E3A" w:rsidR="00E37071" w:rsidRPr="00C57B85" w:rsidRDefault="00E37071">
      <w:pPr>
        <w:pStyle w:val="Kommentarer"/>
        <w:rPr>
          <w:lang w:val="en-GB"/>
        </w:rPr>
      </w:pPr>
      <w:r>
        <w:rPr>
          <w:rStyle w:val="Kommentarsreferens"/>
        </w:rPr>
        <w:annotationRef/>
      </w:r>
      <w:r w:rsidRPr="00C57B85">
        <w:rPr>
          <w:lang w:val="en-GB"/>
        </w:rPr>
        <w:t>Actually Fig. S12 in the previous version</w:t>
      </w:r>
      <w:r w:rsidRPr="00C7599A">
        <w:rPr>
          <w:lang w:val="en-US"/>
        </w:rPr>
        <w:t xml:space="preserve"> (current fig S13)</w:t>
      </w:r>
      <w:r w:rsidRPr="00C57B85">
        <w:rPr>
          <w:lang w:val="en-GB"/>
        </w:rPr>
        <w:t xml:space="preserve"> showed </w:t>
      </w:r>
      <w:r w:rsidRPr="00C57B85">
        <w:rPr>
          <w:b/>
          <w:bCs/>
          <w:lang w:val="en-GB"/>
        </w:rPr>
        <w:t>relative</w:t>
      </w:r>
      <w:r w:rsidRPr="00C57B85">
        <w:rPr>
          <w:lang w:val="en-GB"/>
        </w:rPr>
        <w:t xml:space="preserve"> </w:t>
      </w:r>
      <w:r w:rsidRPr="00E86C71">
        <w:rPr>
          <w:lang w:val="en-US"/>
        </w:rPr>
        <w:t xml:space="preserve">not </w:t>
      </w:r>
      <w:r w:rsidRPr="00E86C71">
        <w:rPr>
          <w:b/>
          <w:bCs/>
          <w:lang w:val="en-US"/>
        </w:rPr>
        <w:t>actual</w:t>
      </w:r>
      <w:r w:rsidRPr="00E86C71">
        <w:rPr>
          <w:lang w:val="en-US"/>
        </w:rPr>
        <w:t xml:space="preserve"> </w:t>
      </w:r>
      <w:r w:rsidRPr="00C57B85">
        <w:rPr>
          <w:lang w:val="en-GB"/>
        </w:rPr>
        <w:t>feeding levels (</w:t>
      </w:r>
      <w:r w:rsidRPr="00E86C71">
        <w:rPr>
          <w:lang w:val="en-US"/>
        </w:rPr>
        <w:t xml:space="preserve">there was a </w:t>
      </w:r>
      <w:r w:rsidRPr="00C57B85">
        <w:rPr>
          <w:lang w:val="en-GB"/>
        </w:rPr>
        <w:t>typo in legend but not graph, fixed now). So, they were still food-limited, because a 1 there meant it does not change much with warming and that they are still food limited, because the baseline feeding level is between 0.6-0.75.</w:t>
      </w:r>
    </w:p>
  </w:comment>
  <w:comment w:id="235" w:author="Asta Audzijonyte" w:date="2020-01-10T16:45:00Z" w:initials="AA">
    <w:p w14:paraId="3002707A" w14:textId="77777777" w:rsidR="00E37071" w:rsidRPr="00EE1CF3" w:rsidRDefault="00E37071">
      <w:pPr>
        <w:pStyle w:val="Kommentarer"/>
        <w:rPr>
          <w:lang w:val="en-GB"/>
        </w:rPr>
      </w:pPr>
      <w:r>
        <w:rPr>
          <w:rStyle w:val="Kommentarsreferens"/>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E37071" w:rsidRPr="00EE1CF3" w:rsidRDefault="00E37071">
      <w:pPr>
        <w:pStyle w:val="Kommentarer"/>
        <w:rPr>
          <w:lang w:val="en-GB"/>
        </w:rPr>
      </w:pPr>
    </w:p>
    <w:p w14:paraId="1DEC69D6" w14:textId="2CDD9917" w:rsidR="00E37071" w:rsidRPr="00EE1CF3" w:rsidRDefault="00E37071">
      <w:pPr>
        <w:pStyle w:val="Kommentarer"/>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236" w:author="Anna Gårdmark" w:date="2020-01-13T13:09:00Z" w:initials="AG">
    <w:p w14:paraId="5D806F21" w14:textId="7A77CEE2" w:rsidR="00E37071" w:rsidRPr="00C343FD" w:rsidRDefault="00E37071">
      <w:pPr>
        <w:pStyle w:val="Kommentarer"/>
        <w:rPr>
          <w:lang w:val="en-GB"/>
        </w:rPr>
      </w:pPr>
      <w:r>
        <w:rPr>
          <w:rStyle w:val="Kommentarsreferens"/>
        </w:rPr>
        <w:annotationRef/>
      </w:r>
      <w:r w:rsidRPr="00C343FD">
        <w:rPr>
          <w:lang w:val="en-GB"/>
        </w:rPr>
        <w:t>good points. The latter one is important to bring up in the discussion</w:t>
      </w:r>
    </w:p>
  </w:comment>
  <w:comment w:id="237" w:author="Max Lindmark" w:date="2020-01-21T18:09:00Z" w:initials="ML">
    <w:p w14:paraId="3C50083A" w14:textId="77777777" w:rsidR="00E37071" w:rsidRPr="00C57B85" w:rsidRDefault="00E37071">
      <w:pPr>
        <w:pStyle w:val="Kommentarer"/>
        <w:rPr>
          <w:lang w:val="en-GB"/>
        </w:rPr>
      </w:pPr>
      <w:r>
        <w:rPr>
          <w:rStyle w:val="Kommentarsreferens"/>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E37071" w:rsidRPr="00C57B85" w:rsidRDefault="00E37071">
      <w:pPr>
        <w:pStyle w:val="Kommentarer"/>
        <w:rPr>
          <w:lang w:val="en-GB"/>
        </w:rPr>
      </w:pPr>
    </w:p>
    <w:p w14:paraId="755B469E" w14:textId="77777777" w:rsidR="00E37071" w:rsidRDefault="00E37071">
      <w:pPr>
        <w:pStyle w:val="Kommentarer"/>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E37071" w:rsidRDefault="00E37071">
      <w:pPr>
        <w:pStyle w:val="Kommentarer"/>
        <w:rPr>
          <w:lang w:val="en-US"/>
        </w:rPr>
      </w:pPr>
    </w:p>
    <w:p w14:paraId="4DD49427" w14:textId="7F5D6D21" w:rsidR="00E37071" w:rsidRPr="00542CD3" w:rsidRDefault="00E37071">
      <w:pPr>
        <w:pStyle w:val="Kommentarer"/>
        <w:rPr>
          <w:lang w:val="en-US"/>
        </w:rPr>
      </w:pPr>
      <w:r>
        <w:rPr>
          <w:lang w:val="en-US"/>
        </w:rPr>
        <w:t xml:space="preserve">I need to check the R_max idea though, i.e. if the increased growth and thus likely biomass production does not lead to large differences in recruitment due to them being close to R_max. I have so far only looked at R_max in the calibration, not the main analysis. </w:t>
      </w:r>
      <w:r w:rsidRPr="00542CD3">
        <w:rPr>
          <w:b/>
          <w:bCs/>
          <w:lang w:val="en-US"/>
        </w:rPr>
        <w:t>Will prioritize this next!</w:t>
      </w:r>
    </w:p>
  </w:comment>
  <w:comment w:id="238" w:author="Max Lindmark" w:date="2020-01-04T18:28:00Z" w:initials="ML">
    <w:p w14:paraId="0D32AFEB" w14:textId="77777777" w:rsidR="00E37071" w:rsidRPr="00EE1CF3" w:rsidRDefault="00E37071">
      <w:pPr>
        <w:pStyle w:val="Kommentarer"/>
        <w:rPr>
          <w:lang w:val="en-GB"/>
        </w:rPr>
      </w:pPr>
      <w:r>
        <w:rPr>
          <w:rStyle w:val="Kommentarsreferens"/>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E37071" w:rsidRPr="00EE1CF3" w:rsidRDefault="00E37071">
      <w:pPr>
        <w:pStyle w:val="Kommentarer"/>
        <w:rPr>
          <w:lang w:val="en-GB"/>
        </w:rPr>
      </w:pPr>
    </w:p>
    <w:p w14:paraId="0F426246" w14:textId="2F862F30" w:rsidR="00E37071" w:rsidRPr="00EE1CF3" w:rsidRDefault="00E37071">
      <w:pPr>
        <w:pStyle w:val="Kommentarer"/>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239" w:author="Asta Audzijonyte" w:date="2020-01-10T16:10:00Z" w:initials="AA">
    <w:p w14:paraId="2E795C5D" w14:textId="4B61EFCE" w:rsidR="00E37071" w:rsidRPr="00EE1CF3" w:rsidRDefault="00E37071">
      <w:pPr>
        <w:pStyle w:val="Kommentarer"/>
        <w:rPr>
          <w:lang w:val="en-GB"/>
        </w:rPr>
      </w:pPr>
      <w:r>
        <w:rPr>
          <w:rStyle w:val="Kommentarsreferens"/>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240" w:author="Asta Audzijonyte" w:date="2020-01-10T16:12:00Z" w:initials="AA">
    <w:p w14:paraId="3473C746" w14:textId="2186D947" w:rsidR="00E37071" w:rsidRPr="00EE1CF3" w:rsidRDefault="00E37071">
      <w:pPr>
        <w:pStyle w:val="Kommentarer"/>
        <w:rPr>
          <w:lang w:val="en-GB"/>
        </w:rPr>
      </w:pPr>
      <w:r>
        <w:rPr>
          <w:rStyle w:val="Kommentarsreferens"/>
        </w:rPr>
        <w:annotationRef/>
      </w:r>
      <w:r w:rsidRPr="00EE1CF3">
        <w:rPr>
          <w:lang w:val="en-GB"/>
        </w:rPr>
        <w:t xml:space="preserve">Replying to the first sentence of the comment here about the different in activation rates required – which size-at-age do you mean? Juvenile or adults? </w:t>
      </w:r>
    </w:p>
  </w:comment>
  <w:comment w:id="241" w:author="Anna Gårdmark" w:date="2020-01-13T13:19:00Z" w:initials="AG">
    <w:p w14:paraId="7912A0B1" w14:textId="2A9D09B5" w:rsidR="00E37071" w:rsidRPr="0063626B" w:rsidRDefault="00E37071">
      <w:pPr>
        <w:pStyle w:val="Kommentarer"/>
        <w:rPr>
          <w:lang w:val="en-GB"/>
        </w:rPr>
      </w:pPr>
      <w:r>
        <w:rPr>
          <w:rStyle w:val="Kommentarsreferens"/>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242" w:author="Max Lindmark" w:date="2020-01-21T18:35:00Z" w:initials="ML">
    <w:p w14:paraId="70967359" w14:textId="77777777" w:rsidR="00E37071" w:rsidRPr="00C57B85" w:rsidRDefault="00E37071">
      <w:pPr>
        <w:pStyle w:val="Kommentarer"/>
        <w:rPr>
          <w:rStyle w:val="Kommentarsreferens"/>
          <w:lang w:val="en-GB"/>
        </w:rPr>
      </w:pPr>
      <w:r w:rsidRPr="00C57B85">
        <w:rPr>
          <w:rStyle w:val="Kommentarsreferens"/>
          <w:b/>
          <w:bCs/>
          <w:lang w:val="en-GB"/>
        </w:rPr>
        <w:t xml:space="preserve">Asta#2: </w:t>
      </w:r>
      <w:r>
        <w:rPr>
          <w:rStyle w:val="Kommentarsreferens"/>
        </w:rPr>
        <w:annotationRef/>
      </w:r>
      <w:r w:rsidRPr="00C57B85">
        <w:rPr>
          <w:rStyle w:val="Kommentarsreferens"/>
          <w:lang w:val="en-GB"/>
        </w:rPr>
        <w:t>I actually meant quite broadly across all sizes when referring to the results and scenarios in my first comment here</w:t>
      </w:r>
      <w:r w:rsidRPr="009A00FD">
        <w:rPr>
          <w:rStyle w:val="Kommentarsreferens"/>
          <w:lang w:val="en-US"/>
        </w:rPr>
        <w:t xml:space="preserve"> </w:t>
      </w:r>
      <w:r>
        <w:rPr>
          <w:rStyle w:val="Kommentarsreferens"/>
          <w:lang w:val="en-US"/>
        </w:rPr>
        <w:t>(because the sign of the effect does not change over ontogeny)</w:t>
      </w:r>
      <w:r w:rsidRPr="00C57B85">
        <w:rPr>
          <w:rStyle w:val="Kommentarsreferens"/>
          <w:lang w:val="en-GB"/>
        </w:rPr>
        <w:t>.</w:t>
      </w:r>
    </w:p>
    <w:p w14:paraId="08F6F6A7" w14:textId="2BB5980A" w:rsidR="00E37071" w:rsidRPr="00C57B85" w:rsidRDefault="00E37071">
      <w:pPr>
        <w:pStyle w:val="Kommentarer"/>
        <w:rPr>
          <w:rStyle w:val="Kommentarsreferens"/>
          <w:lang w:val="en-GB"/>
        </w:rPr>
      </w:pPr>
      <w:r w:rsidRPr="00C57B85">
        <w:rPr>
          <w:rStyle w:val="Kommentarsreferens"/>
          <w:lang w:val="en-GB"/>
        </w:rPr>
        <w:t xml:space="preserve"> </w:t>
      </w:r>
    </w:p>
    <w:p w14:paraId="3EFA7D29" w14:textId="57936D1C" w:rsidR="00E37071" w:rsidRPr="00C57B85" w:rsidRDefault="00E37071" w:rsidP="00A400E1">
      <w:pPr>
        <w:pStyle w:val="Kommentarer"/>
        <w:rPr>
          <w:lang w:val="en-GB"/>
        </w:rPr>
      </w:pPr>
      <w:r w:rsidRPr="00C57B85">
        <w:rPr>
          <w:rStyle w:val="Kommentarsreferens"/>
          <w:b/>
          <w:bCs/>
          <w:lang w:val="en-GB"/>
        </w:rPr>
        <w:t xml:space="preserve">Asta#1: </w:t>
      </w:r>
      <w:r w:rsidRPr="00C57B85">
        <w:rPr>
          <w:rStyle w:val="Kommentarsreferens"/>
          <w:lang w:val="en-GB"/>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245" w:author="Anna Gårdmark" w:date="2020-01-13T13:28:00Z" w:initials="AG">
    <w:p w14:paraId="4B6860A9" w14:textId="58EE25B2" w:rsidR="00E37071" w:rsidRPr="001F2BB0" w:rsidRDefault="00E37071">
      <w:pPr>
        <w:pStyle w:val="Kommentarer"/>
        <w:rPr>
          <w:lang w:val="en-GB"/>
        </w:rPr>
      </w:pPr>
      <w:r>
        <w:rPr>
          <w:rStyle w:val="Kommentarsreferens"/>
        </w:rPr>
        <w:annotationRef/>
      </w:r>
      <w:r w:rsidRPr="001F2BB0">
        <w:rPr>
          <w:lang w:val="en-GB"/>
        </w:rPr>
        <w:t>interesting – why do you think this is?</w:t>
      </w:r>
    </w:p>
  </w:comment>
  <w:comment w:id="246" w:author="Max Lindmark" w:date="2020-01-27T17:51:00Z" w:initials="ML">
    <w:p w14:paraId="0C637F24" w14:textId="77777777" w:rsidR="00E37071" w:rsidRDefault="00E37071">
      <w:pPr>
        <w:pStyle w:val="Kommentarer"/>
        <w:rPr>
          <w:lang w:val="en-US"/>
        </w:rPr>
      </w:pPr>
      <w:r>
        <w:rPr>
          <w:rStyle w:val="Kommentarsreferens"/>
        </w:rPr>
        <w:annotationRef/>
      </w:r>
      <w:r w:rsidRPr="00BA6B1B">
        <w:rPr>
          <w:lang w:val="en-US"/>
        </w:rPr>
        <w:t>That’s a</w:t>
      </w:r>
      <w:r>
        <w:rPr>
          <w:lang w:val="en-US"/>
        </w:rPr>
        <w:t xml:space="preserve"> very</w:t>
      </w:r>
      <w:r w:rsidRPr="00BA6B1B">
        <w:rPr>
          <w:lang w:val="en-US"/>
        </w:rPr>
        <w:t xml:space="preserve"> good question</w:t>
      </w:r>
      <w:r>
        <w:rPr>
          <w:lang w:val="en-US"/>
        </w:rPr>
        <w:t>… I though a lot about it and now I think it’s because the projections use the overall mean FMSY values, which is much lower than the extremely high 0.9 used for the calibration (mean F in 1992-2002)…</w:t>
      </w:r>
    </w:p>
    <w:p w14:paraId="0F745047" w14:textId="77777777" w:rsidR="00E37071" w:rsidRDefault="00E37071">
      <w:pPr>
        <w:pStyle w:val="Kommentarer"/>
        <w:rPr>
          <w:lang w:val="en-US"/>
        </w:rPr>
      </w:pPr>
    </w:p>
    <w:p w14:paraId="531C9033" w14:textId="2BC65669" w:rsidR="00E37071" w:rsidRDefault="00E37071">
      <w:pPr>
        <w:pStyle w:val="Kommentarer"/>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E37071" w:rsidRPr="002C0EE7" w:rsidRDefault="00E37071">
      <w:pPr>
        <w:pStyle w:val="Kommentarer"/>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E37071" w:rsidRDefault="00E37071">
      <w:pPr>
        <w:pStyle w:val="Kommentarer"/>
        <w:rPr>
          <w:lang w:val="en-US"/>
        </w:rPr>
      </w:pPr>
    </w:p>
    <w:p w14:paraId="40000D6C" w14:textId="2C2A1A41" w:rsidR="00E37071" w:rsidRPr="00BA6B1B" w:rsidRDefault="00E37071">
      <w:pPr>
        <w:pStyle w:val="Kommentarer"/>
        <w:rPr>
          <w:lang w:val="en-US"/>
        </w:rPr>
      </w:pPr>
      <w:r>
        <w:rPr>
          <w:lang w:val="en-US"/>
        </w:rPr>
        <w:t>Or we just say it could contribute and that those F-values anyway and point to the non-time-varying simulations for FMSY and such.</w:t>
      </w:r>
    </w:p>
  </w:comment>
  <w:comment w:id="247" w:author="Anna Gårdmark" w:date="2020-01-29T14:46:00Z" w:initials="AG">
    <w:p w14:paraId="74CD18B6" w14:textId="76FF109C" w:rsidR="00E37071" w:rsidRPr="002A36ED" w:rsidRDefault="00E37071">
      <w:pPr>
        <w:pStyle w:val="Kommentarer"/>
        <w:rPr>
          <w:lang w:val="en-GB"/>
        </w:rPr>
      </w:pPr>
      <w:r>
        <w:rPr>
          <w:rStyle w:val="Kommentarsreferens"/>
        </w:rPr>
        <w:annotationRef/>
      </w:r>
      <w:r w:rsidRPr="002A36ED">
        <w:rPr>
          <w:lang w:val="en-GB"/>
        </w:rPr>
        <w:t xml:space="preserve">For the paper that would be a helpful analysis. </w:t>
      </w:r>
      <w:r>
        <w:rPr>
          <w:lang w:val="en-GB"/>
        </w:rPr>
        <w:t>If you have time and want to prioritize it also before the thesis hand-in (and defense), then go ahead. Else you have your back-up planned, I see.</w:t>
      </w:r>
    </w:p>
  </w:comment>
  <w:comment w:id="250" w:author="Anna Gårdmark" w:date="2020-02-07T16:27:00Z" w:initials="AG">
    <w:p w14:paraId="4291C90D" w14:textId="45FB56FE" w:rsidR="001D5C2A" w:rsidRPr="001D5C2A" w:rsidRDefault="001D5C2A">
      <w:pPr>
        <w:pStyle w:val="Kommentarer"/>
        <w:rPr>
          <w:lang w:val="en-GB"/>
        </w:rPr>
      </w:pPr>
      <w:r>
        <w:rPr>
          <w:rStyle w:val="Kommentarsreferens"/>
        </w:rPr>
        <w:annotationRef/>
      </w:r>
      <w:r w:rsidRPr="001D5C2A">
        <w:rPr>
          <w:lang w:val="en-GB"/>
        </w:rPr>
        <w:t>increases then I presume? would be more informative</w:t>
      </w:r>
    </w:p>
  </w:comment>
  <w:comment w:id="252" w:author="Anna Gårdmark" w:date="2020-01-13T13:51:00Z" w:initials="AG">
    <w:p w14:paraId="0E6B3094" w14:textId="39A296DD" w:rsidR="00E37071" w:rsidRPr="00702530" w:rsidRDefault="00E37071">
      <w:pPr>
        <w:pStyle w:val="Kommentarer"/>
        <w:rPr>
          <w:lang w:val="en-GB"/>
        </w:rPr>
      </w:pPr>
      <w:r>
        <w:rPr>
          <w:rStyle w:val="Kommentarsreferens"/>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253" w:author="Max Lindmark" w:date="2020-01-21T18:31:00Z" w:initials="ML">
    <w:p w14:paraId="45FD10EF" w14:textId="61E81321" w:rsidR="00E37071" w:rsidRPr="00786BD5" w:rsidRDefault="00E37071">
      <w:pPr>
        <w:pStyle w:val="Kommentarer"/>
        <w:rPr>
          <w:lang w:val="en-US"/>
        </w:rPr>
      </w:pPr>
      <w:r w:rsidRPr="00206E44">
        <w:rPr>
          <w:rStyle w:val="Kommentarsreferens"/>
          <w:color w:val="FF0000"/>
        </w:rPr>
        <w:annotationRef/>
      </w:r>
      <w:r>
        <w:rPr>
          <w:lang w:val="en-US"/>
        </w:rPr>
        <w:t>Because I updated the scenario that I didn’t have uncertainty on before, this point is not as important as the results are generally clearer.</w:t>
      </w:r>
    </w:p>
  </w:comment>
  <w:comment w:id="254" w:author="Anna Gårdmark" w:date="2020-01-29T15:31:00Z" w:initials="AG">
    <w:p w14:paraId="29207F21" w14:textId="0C20978C" w:rsidR="00E37071" w:rsidRPr="00B5532D" w:rsidRDefault="00E37071">
      <w:pPr>
        <w:pStyle w:val="Kommentarer"/>
        <w:rPr>
          <w:lang w:val="en-GB"/>
        </w:rPr>
      </w:pPr>
      <w:r>
        <w:rPr>
          <w:rStyle w:val="Kommentarsreferens"/>
        </w:rPr>
        <w:annotationRef/>
      </w:r>
      <w:r w:rsidRPr="00B5532D">
        <w:rPr>
          <w:lang w:val="en-GB"/>
        </w:rPr>
        <w:t>ok, but which sizes of fish is it ”that constitute the main catches”?</w:t>
      </w:r>
    </w:p>
  </w:comment>
  <w:comment w:id="255" w:author="Max Lindmark" w:date="2020-02-04T16:24:00Z" w:initials="ML">
    <w:p w14:paraId="51BF994E" w14:textId="77777777" w:rsidR="00E37071" w:rsidRDefault="00E37071">
      <w:pPr>
        <w:pStyle w:val="Kommentarer"/>
        <w:rPr>
          <w:lang w:val="en-US"/>
        </w:rPr>
      </w:pPr>
      <w:r>
        <w:rPr>
          <w:rStyle w:val="Kommentarsreferens"/>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E37071" w:rsidRDefault="00E37071">
      <w:pPr>
        <w:pStyle w:val="Kommentarer"/>
        <w:rPr>
          <w:lang w:val="en-US"/>
        </w:rPr>
      </w:pPr>
    </w:p>
    <w:p w14:paraId="7FDE44FD" w14:textId="7FB08A4C" w:rsidR="00E37071" w:rsidRPr="00413508" w:rsidRDefault="00E37071">
      <w:pPr>
        <w:pStyle w:val="Kommentarer"/>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256" w:author="Anna Gårdmark" w:date="2020-02-07T14:16:00Z" w:initials="AG">
    <w:p w14:paraId="4CC92067" w14:textId="0955E4F6" w:rsidR="00E37071" w:rsidRPr="00DF630A" w:rsidRDefault="00E37071">
      <w:pPr>
        <w:pStyle w:val="Kommentarer"/>
        <w:rPr>
          <w:lang w:val="en-GB"/>
        </w:rPr>
      </w:pPr>
      <w:r>
        <w:rPr>
          <w:rStyle w:val="Kommentarsreferens"/>
        </w:rPr>
        <w:annotationRef/>
      </w:r>
      <w:r w:rsidRPr="00DF630A">
        <w:rPr>
          <w:lang w:val="en-GB"/>
        </w:rPr>
        <w:t>later on, for the paper to be submitted, I think you should try to present size-distribution of catches; for noe it could, due to time constraints, pass.</w:t>
      </w:r>
    </w:p>
  </w:comment>
  <w:comment w:id="257" w:author="Anna Gårdmark" w:date="2020-02-07T16:28:00Z" w:initials="AG">
    <w:p w14:paraId="2FF9ACB2" w14:textId="337EE18C" w:rsidR="001D5C2A" w:rsidRPr="001D5C2A" w:rsidRDefault="001D5C2A">
      <w:pPr>
        <w:pStyle w:val="Kommentarer"/>
        <w:rPr>
          <w:lang w:val="en-GB"/>
        </w:rPr>
      </w:pPr>
      <w:r>
        <w:rPr>
          <w:rStyle w:val="Kommentarsreferens"/>
        </w:rPr>
        <w:annotationRef/>
      </w:r>
      <w:r w:rsidRPr="001D5C2A">
        <w:rPr>
          <w:lang w:val="en-GB"/>
        </w:rPr>
        <w:t>here is an example where it becomes confusing that you mix effort and mortality</w:t>
      </w:r>
    </w:p>
  </w:comment>
  <w:comment w:id="260" w:author="Anna Gårdmark" w:date="2020-02-07T16:36:00Z" w:initials="AG">
    <w:p w14:paraId="5A291AD8" w14:textId="2F6D232C" w:rsidR="000A6E36" w:rsidRPr="000A6E36" w:rsidRDefault="000A6E36">
      <w:pPr>
        <w:pStyle w:val="Kommentarer"/>
        <w:rPr>
          <w:lang w:val="en-GB"/>
        </w:rPr>
      </w:pPr>
      <w:r>
        <w:rPr>
          <w:rStyle w:val="Kommentarsreferens"/>
        </w:rPr>
        <w:annotationRef/>
      </w:r>
      <w:r w:rsidRPr="000A6E36">
        <w:rPr>
          <w:lang w:val="en-GB"/>
        </w:rPr>
        <w:t xml:space="preserve">are the results in this last section enough to answer your (implicit) question </w:t>
      </w:r>
      <w:r>
        <w:rPr>
          <w:color w:val="1F497D"/>
          <w:lang w:val="en-US"/>
        </w:rPr>
        <w:t>is it bottom-up or top-down warming effects, and responses in abundance or in body growth, that  drive changes in yields with warming?</w:t>
      </w:r>
    </w:p>
  </w:comment>
  <w:comment w:id="263" w:author="Anna Gårdmark" w:date="2020-02-07T14:19:00Z" w:initials="AG">
    <w:p w14:paraId="0C351FA2" w14:textId="3EC68307" w:rsidR="00E37071" w:rsidRPr="00F3241E" w:rsidRDefault="00E37071">
      <w:pPr>
        <w:pStyle w:val="Kommentarer"/>
        <w:rPr>
          <w:lang w:val="en-GB"/>
        </w:rPr>
      </w:pPr>
      <w:r>
        <w:rPr>
          <w:rStyle w:val="Kommentarsreferens"/>
        </w:rPr>
        <w:annotationRef/>
      </w:r>
      <w:r w:rsidRPr="00F3241E">
        <w:rPr>
          <w:lang w:val="en-GB"/>
        </w:rPr>
        <w:t xml:space="preserve">else it sounds like the quantiles are calculated across all simulations ACROSS ALL </w:t>
      </w:r>
      <w:r>
        <w:rPr>
          <w:lang w:val="en-GB"/>
        </w:rPr>
        <w:t>scenarios</w:t>
      </w:r>
      <w:r w:rsidRPr="00F3241E">
        <w:rPr>
          <w:lang w:val="en-GB"/>
        </w:rPr>
        <w:t>.</w:t>
      </w:r>
    </w:p>
  </w:comment>
  <w:comment w:id="279" w:author="Max Lindmark" w:date="2020-02-04T16:25:00Z" w:initials="ML">
    <w:p w14:paraId="03925CCC" w14:textId="03F4BDE4" w:rsidR="00E37071" w:rsidRPr="00413508" w:rsidRDefault="00E37071">
      <w:pPr>
        <w:pStyle w:val="Kommentarer"/>
        <w:rPr>
          <w:lang w:val="en-US"/>
        </w:rPr>
      </w:pPr>
      <w:r>
        <w:rPr>
          <w:highlight w:val="yellow"/>
          <w:lang w:val="en-US"/>
        </w:rPr>
        <w:t xml:space="preserve">FIX </w:t>
      </w:r>
      <w:r w:rsidRPr="00FD67B8">
        <w:rPr>
          <w:rStyle w:val="Kommentarsreferens"/>
          <w:highlight w:val="yellow"/>
        </w:rPr>
        <w:annotationRef/>
      </w:r>
      <w:r w:rsidRPr="00FD67B8">
        <w:rPr>
          <w:highlight w:val="yellow"/>
          <w:lang w:val="en-US"/>
        </w:rPr>
        <w:t xml:space="preserve"> THE</w:t>
      </w:r>
      <w:r w:rsidRPr="00061C16">
        <w:rPr>
          <w:highlight w:val="yellow"/>
          <w:lang w:val="en-US"/>
        </w:rPr>
        <w:t xml:space="preserve"> UNITS ON RIGHT COLUMN! LOOKS LIKE M^2, NOT SCALED</w:t>
      </w:r>
    </w:p>
  </w:comment>
  <w:comment w:id="281" w:author="Anna Gårdmark" w:date="2020-01-30T08:44:00Z" w:initials="AG">
    <w:p w14:paraId="0D5C0717" w14:textId="7E7C3ECF" w:rsidR="00E37071" w:rsidRPr="00BF0391" w:rsidRDefault="00E37071">
      <w:pPr>
        <w:pStyle w:val="Kommentarer"/>
        <w:rPr>
          <w:lang w:val="en-GB"/>
        </w:rPr>
      </w:pPr>
      <w:r>
        <w:rPr>
          <w:rStyle w:val="Kommentarsreferens"/>
        </w:rPr>
        <w:annotationRef/>
      </w:r>
      <w:r>
        <w:rPr>
          <w:lang w:val="en-GB"/>
        </w:rPr>
        <w:t xml:space="preserve">include – briefly – the contrast to previous model studies here? (that commonly predict only decreased size at age; and you show herein that that’s because they haven’t considered temperature-dependence of physiological processes in fish) </w:t>
      </w:r>
    </w:p>
  </w:comment>
  <w:comment w:id="282" w:author="Max Lindmark" w:date="2020-02-04T16:30:00Z" w:initials="ML">
    <w:p w14:paraId="1C56A809" w14:textId="086DEAE5" w:rsidR="00E37071" w:rsidRPr="00FA59A5" w:rsidRDefault="00E37071">
      <w:pPr>
        <w:pStyle w:val="Kommentarer"/>
        <w:rPr>
          <w:lang w:val="en-US"/>
        </w:rPr>
      </w:pPr>
      <w:r w:rsidRPr="00B74B68">
        <w:rPr>
          <w:rStyle w:val="Kommentarsreferens"/>
        </w:rPr>
        <w:annotationRef/>
      </w:r>
      <w:r w:rsidRPr="00B74B68">
        <w:rPr>
          <w:lang w:val="en-US"/>
        </w:rPr>
        <w:t>Maybe, not strictly true though</w:t>
      </w:r>
      <w:r>
        <w:rPr>
          <w:lang w:val="en-US"/>
        </w:rPr>
        <w:t>. They usually predicted reduced community body sizes, and don’t evaluate the intraspecific effect. I talk more about the relative effects of those to mechanisms in the following paragraph. I also think that paragraph must link both your points 1 and 2. I.e., growth (not focusing too much on the mechanism in this particular model) and change in relative abundance of different sizes. Maybe I’ll reconsider later though!</w:t>
      </w:r>
    </w:p>
  </w:comment>
  <w:comment w:id="283" w:author="Anna Gårdmark" w:date="2020-02-07T14:24:00Z" w:initials="AG">
    <w:p w14:paraId="65246A0D" w14:textId="4D8A628A" w:rsidR="00E37071" w:rsidRPr="00483D80" w:rsidRDefault="00E37071">
      <w:pPr>
        <w:pStyle w:val="Kommentarer"/>
        <w:rPr>
          <w:lang w:val="en-GB"/>
        </w:rPr>
      </w:pPr>
      <w:r>
        <w:rPr>
          <w:rStyle w:val="Kommentarsreferens"/>
        </w:rPr>
        <w:annotationRef/>
      </w:r>
      <w:r w:rsidRPr="00483D80">
        <w:rPr>
          <w:lang w:val="en-GB"/>
        </w:rPr>
        <w:t xml:space="preserve">but it means that from the first paragraph, it’s less clear what </w:t>
      </w:r>
      <w:r>
        <w:rPr>
          <w:lang w:val="en-GB"/>
        </w:rPr>
        <w:t>new insight you contributed with. Now it reads as: you found what has been observed empirically (which is true, but not the full story). But you also found a prediction (partly) contrasting to previous model studies. If mentioning that you give a stronger motivation for why readers should read all of your paper.</w:t>
      </w:r>
    </w:p>
  </w:comment>
  <w:comment w:id="291" w:author="Anna Gårdmark" w:date="2020-01-30T08:47:00Z" w:initials="AG">
    <w:p w14:paraId="48739FCE" w14:textId="71FC18D9" w:rsidR="00E37071" w:rsidRPr="00BF0391" w:rsidRDefault="00E37071">
      <w:pPr>
        <w:pStyle w:val="Kommentarer"/>
        <w:rPr>
          <w:lang w:val="en-GB"/>
        </w:rPr>
      </w:pPr>
      <w:r>
        <w:rPr>
          <w:rStyle w:val="Kommentarsreferens"/>
        </w:rPr>
        <w:annotationRef/>
      </w:r>
      <w:r w:rsidRPr="00BF0391">
        <w:rPr>
          <w:lang w:val="en-GB"/>
        </w:rPr>
        <w:t xml:space="preserve">didn’t W-J et al have a model with temperature-dependent physiology? </w:t>
      </w:r>
      <w:r>
        <w:rPr>
          <w:lang w:val="en-GB"/>
        </w:rPr>
        <w:t>That’s how I interpreted your citation of them in the intro.</w:t>
      </w:r>
    </w:p>
  </w:comment>
  <w:comment w:id="292" w:author="Max Lindmark" w:date="2020-02-04T16:31:00Z" w:initials="ML">
    <w:p w14:paraId="08086897" w14:textId="496C0BC6" w:rsidR="00E37071" w:rsidRPr="00FA59A5" w:rsidRDefault="00E37071">
      <w:pPr>
        <w:pStyle w:val="Kommentarer"/>
        <w:rPr>
          <w:lang w:val="en-US"/>
        </w:rPr>
      </w:pPr>
      <w:r>
        <w:rPr>
          <w:lang w:val="en-US"/>
        </w:rPr>
        <w:t xml:space="preserve">Only </w:t>
      </w:r>
      <w:r>
        <w:rPr>
          <w:rStyle w:val="Kommentarsreferens"/>
        </w:rPr>
        <w:annotationRef/>
      </w:r>
      <w:r>
        <w:rPr>
          <w:lang w:val="en-US"/>
        </w:rPr>
        <w:t>t</w:t>
      </w:r>
      <w:r w:rsidRPr="00FA59A5">
        <w:rPr>
          <w:lang w:val="en-US"/>
        </w:rPr>
        <w:t>he 2019 did, but in both 2015 and 201</w:t>
      </w:r>
      <w:r>
        <w:rPr>
          <w:lang w:val="en-US"/>
        </w:rPr>
        <w:t>9 that mechanism is valid.</w:t>
      </w:r>
    </w:p>
  </w:comment>
  <w:comment w:id="293" w:author="Anna Gårdmark" w:date="2020-01-30T08:47:00Z" w:initials="AG">
    <w:p w14:paraId="06AD4779" w14:textId="419B9C35" w:rsidR="00E37071" w:rsidRPr="00BF0391" w:rsidRDefault="00E37071">
      <w:pPr>
        <w:pStyle w:val="Kommentarer"/>
        <w:rPr>
          <w:lang w:val="en-GB"/>
        </w:rPr>
      </w:pPr>
      <w:r>
        <w:rPr>
          <w:rStyle w:val="Kommentarsreferens"/>
        </w:rPr>
        <w:annotationRef/>
      </w:r>
      <w:r w:rsidRPr="00BF0391">
        <w:rPr>
          <w:lang w:val="en-GB"/>
        </w:rPr>
        <w:t xml:space="preserve">here </w:t>
      </w:r>
      <w:r>
        <w:rPr>
          <w:lang w:val="en-GB"/>
        </w:rPr>
        <w:t xml:space="preserve">I’m </w:t>
      </w:r>
      <w:r w:rsidRPr="00BF0391">
        <w:rPr>
          <w:lang w:val="en-GB"/>
        </w:rPr>
        <w:t xml:space="preserve">lacking your result that contrasts with these predictions; the increase in size with warming; and your explanation (enabled by the fact that you test several different mechanisms by which warming can affect food webs) of </w:t>
      </w:r>
      <w:r>
        <w:rPr>
          <w:lang w:val="en-GB"/>
        </w:rPr>
        <w:t>why your predictions differs from the general one on shrinking sizes: that that’s because they haven’t considered temperature-dependence of physiological processes in fish   (you bring it up under a TSR context further down, which is also nice, but the contrast to the opposite model predictions, and the explanation of the mechanism is missing)</w:t>
      </w:r>
    </w:p>
  </w:comment>
  <w:comment w:id="294" w:author="Max Lindmark" w:date="2020-02-05T14:13:00Z" w:initials="ML">
    <w:p w14:paraId="127F077C" w14:textId="77777777" w:rsidR="00E37071" w:rsidRDefault="00E37071">
      <w:pPr>
        <w:pStyle w:val="Kommentarer"/>
        <w:rPr>
          <w:lang w:val="en-US"/>
        </w:rPr>
      </w:pPr>
      <w:r>
        <w:rPr>
          <w:rStyle w:val="Kommentarsreferens"/>
        </w:rPr>
        <w:annotationRef/>
      </w:r>
      <w:r w:rsidRPr="006679A0">
        <w:rPr>
          <w:lang w:val="en-US"/>
        </w:rPr>
        <w:t>Although that’s not exactly tru</w:t>
      </w:r>
      <w:r>
        <w:rPr>
          <w:lang w:val="en-US"/>
        </w:rPr>
        <w:t>e, because Lefort and Woodworth both have physiological scaling, it’s just that they don’t evaluate changes in size-at-age as far as I can see, they only look at the higher levels (population, community).</w:t>
      </w:r>
    </w:p>
    <w:p w14:paraId="1FB11D64" w14:textId="77777777" w:rsidR="00E37071" w:rsidRDefault="00E37071">
      <w:pPr>
        <w:pStyle w:val="Kommentarer"/>
        <w:rPr>
          <w:lang w:val="en-US"/>
        </w:rPr>
      </w:pPr>
    </w:p>
    <w:p w14:paraId="34C9EE0F" w14:textId="1D8E07F0" w:rsidR="00E37071" w:rsidRPr="006679A0" w:rsidRDefault="00E37071">
      <w:pPr>
        <w:pStyle w:val="Kommentarer"/>
        <w:rPr>
          <w:lang w:val="en-US"/>
        </w:rPr>
      </w:pPr>
      <w:r>
        <w:rPr>
          <w:lang w:val="en-US"/>
        </w:rPr>
        <w:t>I’ve rewritten this paragraph slightly to better link point 1 &amp; 2.</w:t>
      </w:r>
    </w:p>
  </w:comment>
  <w:comment w:id="296" w:author="Anna Gårdmark" w:date="2020-02-07T14:55:00Z" w:initials="AG">
    <w:p w14:paraId="5C31D17B" w14:textId="36C2AADA" w:rsidR="00E37071" w:rsidRPr="005827EE" w:rsidRDefault="00E37071">
      <w:pPr>
        <w:pStyle w:val="Kommentarer"/>
        <w:rPr>
          <w:lang w:val="en-GB"/>
        </w:rPr>
      </w:pPr>
      <w:r>
        <w:rPr>
          <w:rStyle w:val="Kommentarsreferens"/>
        </w:rPr>
        <w:annotationRef/>
      </w:r>
      <w:r w:rsidRPr="005827EE">
        <w:rPr>
          <w:lang w:val="en-GB"/>
        </w:rPr>
        <w:t>you don’t</w:t>
      </w:r>
      <w:r>
        <w:rPr>
          <w:lang w:val="en-GB"/>
        </w:rPr>
        <w:t xml:space="preserve"> have this in your model, so this all strays a bit too far from your results (can, if you really want to keep this) bring this up later in the discussion. first discuss your own results in light of previous (similar) studies.</w:t>
      </w:r>
    </w:p>
  </w:comment>
  <w:comment w:id="298" w:author="Max Lindmark" w:date="2020-02-05T14:22:00Z" w:initials="ML">
    <w:p w14:paraId="332AF9C5" w14:textId="21436FC1" w:rsidR="00E37071" w:rsidRPr="002C1C66" w:rsidRDefault="00E37071">
      <w:pPr>
        <w:pStyle w:val="Kommentarer"/>
        <w:rPr>
          <w:lang w:val="en-US"/>
        </w:rPr>
      </w:pPr>
      <w:r>
        <w:rPr>
          <w:rStyle w:val="Kommentarsreferens"/>
        </w:rPr>
        <w:annotationRef/>
      </w:r>
      <w:r w:rsidRPr="002C1C66">
        <w:rPr>
          <w:lang w:val="en-US"/>
        </w:rPr>
        <w:t xml:space="preserve">Actually, this would be </w:t>
      </w:r>
      <w:r w:rsidRPr="00522308">
        <w:rPr>
          <w:b/>
          <w:bCs/>
          <w:u w:val="single"/>
          <w:lang w:val="en-US"/>
        </w:rPr>
        <w:t>really</w:t>
      </w:r>
      <w:r w:rsidRPr="002C1C66">
        <w:rPr>
          <w:lang w:val="en-US"/>
        </w:rPr>
        <w:t xml:space="preserve"> nice to test</w:t>
      </w:r>
      <w:r>
        <w:rPr>
          <w:lang w:val="en-US"/>
        </w:rPr>
        <w:t xml:space="preserve"> explicitly</w:t>
      </w:r>
      <w:r w:rsidRPr="002C1C66">
        <w:rPr>
          <w:lang w:val="en-US"/>
        </w:rPr>
        <w:t>. I will do that next,</w:t>
      </w:r>
      <w:r>
        <w:rPr>
          <w:lang w:val="en-US"/>
        </w:rPr>
        <w:t xml:space="preserve"> i.e. in the mean size and spectrum plots: what are the food-web averages???</w:t>
      </w:r>
    </w:p>
  </w:comment>
  <w:comment w:id="299" w:author="Anna Gårdmark" w:date="2020-02-07T14:58:00Z" w:initials="AG">
    <w:p w14:paraId="3226099A" w14:textId="5E7BE616" w:rsidR="00E37071" w:rsidRPr="00E16EB8" w:rsidRDefault="00E37071">
      <w:pPr>
        <w:pStyle w:val="Kommentarer"/>
        <w:rPr>
          <w:lang w:val="en-GB"/>
        </w:rPr>
      </w:pPr>
      <w:r>
        <w:rPr>
          <w:rStyle w:val="Kommentarsreferens"/>
        </w:rPr>
        <w:annotationRef/>
      </w:r>
      <w:r w:rsidRPr="00E16EB8">
        <w:rPr>
          <w:lang w:val="en-GB"/>
        </w:rPr>
        <w:t>agree. and could be a good point to make for the paper (but not now…!)</w:t>
      </w:r>
    </w:p>
  </w:comment>
  <w:comment w:id="309" w:author="Anna Gårdmark" w:date="2020-02-07T14:30:00Z" w:initials="AG">
    <w:p w14:paraId="084F7047" w14:textId="2664CE19" w:rsidR="00E37071" w:rsidRPr="00483D80" w:rsidRDefault="00E37071">
      <w:pPr>
        <w:pStyle w:val="Kommentarer"/>
        <w:rPr>
          <w:lang w:val="en-GB"/>
        </w:rPr>
      </w:pPr>
      <w:r>
        <w:rPr>
          <w:rStyle w:val="Kommentarsreferens"/>
        </w:rPr>
        <w:annotationRef/>
      </w:r>
      <w:r w:rsidRPr="00483D80">
        <w:rPr>
          <w:highlight w:val="yellow"/>
          <w:lang w:val="en-GB"/>
        </w:rPr>
        <w:t xml:space="preserve">this is really important (and what I asked for in the first paragraph in the discussion), but here it is hidden in the middle of a paragraph. Consider skipping </w:t>
      </w:r>
      <w:r>
        <w:rPr>
          <w:highlight w:val="yellow"/>
          <w:lang w:val="en-GB"/>
        </w:rPr>
        <w:t>(try kill darlings!)</w:t>
      </w:r>
      <w:r w:rsidRPr="00483D80">
        <w:rPr>
          <w:highlight w:val="yellow"/>
          <w:lang w:val="en-GB"/>
        </w:rPr>
        <w:t xml:space="preserve"> the first half of the paragraph.</w:t>
      </w:r>
      <w:r>
        <w:rPr>
          <w:lang w:val="en-GB"/>
        </w:rPr>
        <w:t xml:space="preserve">    I think it becomes much clearer like this, if you just keep (and slightly rephrase) the sentence about previous models, and then what your model shows and why.</w:t>
      </w:r>
    </w:p>
  </w:comment>
  <w:comment w:id="311" w:author="Anna Gårdmark" w:date="2020-02-07T16:45:00Z" w:initials="AG">
    <w:p w14:paraId="728CB664" w14:textId="4AA1703E" w:rsidR="000016E7" w:rsidRPr="000016E7" w:rsidRDefault="000016E7">
      <w:pPr>
        <w:pStyle w:val="Kommentarer"/>
        <w:rPr>
          <w:lang w:val="en-GB"/>
        </w:rPr>
      </w:pPr>
      <w:r>
        <w:rPr>
          <w:rStyle w:val="Kommentarsreferens"/>
        </w:rPr>
        <w:annotationRef/>
      </w:r>
      <w:r w:rsidRPr="000016E7">
        <w:rPr>
          <w:lang w:val="en-GB"/>
        </w:rPr>
        <w:t xml:space="preserve">I agree that Qs 1 &amp; 2 are linked, and need to be </w:t>
      </w:r>
      <w:r>
        <w:rPr>
          <w:lang w:val="en-GB"/>
        </w:rPr>
        <w:t>discussed at the same time. But you also need a clear answer to your first research question. For example like this.</w:t>
      </w:r>
    </w:p>
  </w:comment>
  <w:comment w:id="318" w:author="Anna Gårdmark" w:date="2020-02-07T16:47:00Z" w:initials="AG">
    <w:p w14:paraId="6F87C762" w14:textId="5098AA3F" w:rsidR="000016E7" w:rsidRPr="000016E7" w:rsidRDefault="000016E7">
      <w:pPr>
        <w:pStyle w:val="Kommentarer"/>
        <w:rPr>
          <w:lang w:val="en-GB"/>
        </w:rPr>
      </w:pPr>
      <w:r>
        <w:rPr>
          <w:rStyle w:val="Kommentarsreferens"/>
        </w:rPr>
        <w:annotationRef/>
      </w:r>
      <w:r w:rsidRPr="000016E7">
        <w:rPr>
          <w:lang w:val="en-GB"/>
        </w:rPr>
        <w:t xml:space="preserve">size-at-age is one possible ’driver’ of mean </w:t>
      </w:r>
      <w:r>
        <w:rPr>
          <w:lang w:val="en-GB"/>
        </w:rPr>
        <w:t>body size</w:t>
      </w:r>
      <w:r w:rsidR="00C02C9C">
        <w:rPr>
          <w:lang w:val="en-GB"/>
        </w:rPr>
        <w:t>, so it’s not very helpful to contrast sie-at-age to mean body size, rather answer whether mean body size changes are driven by changes in size-at-age or abundance-at-size (which was your question).</w:t>
      </w:r>
    </w:p>
  </w:comment>
  <w:comment w:id="322" w:author="Anna Gårdmark" w:date="2020-02-07T16:48:00Z" w:initials="AG">
    <w:p w14:paraId="194E1180" w14:textId="5F58C7BC" w:rsidR="000016E7" w:rsidRPr="000016E7" w:rsidRDefault="000016E7">
      <w:pPr>
        <w:pStyle w:val="Kommentarer"/>
        <w:rPr>
          <w:lang w:val="en-GB"/>
        </w:rPr>
      </w:pPr>
      <w:r>
        <w:rPr>
          <w:rStyle w:val="Kommentarsreferens"/>
        </w:rPr>
        <w:annotationRef/>
      </w:r>
      <w:r>
        <w:rPr>
          <w:lang w:val="en-GB"/>
        </w:rPr>
        <w:t>(</w:t>
      </w:r>
      <w:r w:rsidRPr="000016E7">
        <w:rPr>
          <w:lang w:val="en-GB"/>
        </w:rPr>
        <w:t xml:space="preserve">I think it’s populaion mean, and not mean population. </w:t>
      </w:r>
      <w:r>
        <w:rPr>
          <w:lang w:val="en-GB"/>
        </w:rPr>
        <w:t>Check with e.g., Ed!  Population is a modifier that specifies which type of mean, if you write mean population body size, population becomes a modifier specifying which type of body size we speak of – and there is no particular body size of a population!) If you correct here, make sure to do throughout</w:t>
      </w:r>
    </w:p>
  </w:comment>
  <w:comment w:id="323" w:author="Anna Gårdmark" w:date="2020-02-07T17:00:00Z" w:initials="AG">
    <w:p w14:paraId="1E6B2815" w14:textId="4B9322E8" w:rsidR="00C02C9C" w:rsidRPr="00C02C9C" w:rsidRDefault="00C02C9C">
      <w:pPr>
        <w:pStyle w:val="Kommentarer"/>
        <w:rPr>
          <w:lang w:val="en-GB"/>
        </w:rPr>
      </w:pPr>
      <w:r>
        <w:rPr>
          <w:rStyle w:val="Kommentarsreferens"/>
        </w:rPr>
        <w:annotationRef/>
      </w:r>
      <w:r w:rsidRPr="00C02C9C">
        <w:rPr>
          <w:lang w:val="en-GB"/>
        </w:rPr>
        <w:t>lacking a link here at the end to your results; what did you find in the end, which type of temperature effects drive population size structures?</w:t>
      </w:r>
      <w:r>
        <w:rPr>
          <w:lang w:val="en-GB"/>
        </w:rPr>
        <w:t xml:space="preserve">   See suggestion for how you can link to your own results.</w:t>
      </w:r>
    </w:p>
  </w:comment>
  <w:comment w:id="330" w:author="Anna Gårdmark" w:date="2020-02-07T16:58:00Z" w:initials="AG">
    <w:p w14:paraId="2094E702" w14:textId="1E016E24" w:rsidR="00C02C9C" w:rsidRPr="00C02C9C" w:rsidRDefault="00C02C9C">
      <w:pPr>
        <w:pStyle w:val="Kommentarer"/>
        <w:rPr>
          <w:lang w:val="en-GB"/>
        </w:rPr>
      </w:pPr>
      <w:r>
        <w:rPr>
          <w:rStyle w:val="Kommentarsreferens"/>
        </w:rPr>
        <w:annotationRef/>
      </w:r>
      <w:r w:rsidRPr="00C02C9C">
        <w:rPr>
          <w:lang w:val="en-GB"/>
        </w:rPr>
        <w:t>i.e. abundance of large cod increased as soon as physiology was temperature-dependent, whereas abundance of large herring/sprat only did so</w:t>
      </w:r>
      <w:r>
        <w:rPr>
          <w:lang w:val="en-GB"/>
        </w:rPr>
        <w:t xml:space="preserve"> if there was no negative temperature-effects on resources – just so you know what I meant</w:t>
      </w:r>
    </w:p>
  </w:comment>
  <w:comment w:id="338" w:author="Anna Gårdmark" w:date="2020-02-07T17:02:00Z" w:initials="AG">
    <w:p w14:paraId="1340E02A" w14:textId="768C39A7" w:rsidR="00C02C9C" w:rsidRPr="00C02C9C" w:rsidRDefault="00C02C9C">
      <w:pPr>
        <w:pStyle w:val="Kommentarer"/>
        <w:rPr>
          <w:lang w:val="en-GB"/>
        </w:rPr>
      </w:pPr>
      <w:r>
        <w:rPr>
          <w:rStyle w:val="Kommentarsreferens"/>
        </w:rPr>
        <w:annotationRef/>
      </w:r>
      <w:r w:rsidRPr="00C02C9C">
        <w:rPr>
          <w:lang w:val="en-GB"/>
        </w:rPr>
        <w:t>need this add-on if you split the paragraphs to make a clearer point a</w:t>
      </w:r>
      <w:r>
        <w:rPr>
          <w:lang w:val="en-GB"/>
        </w:rPr>
        <w:t xml:space="preserve">bout growth in the previous one, </w:t>
      </w:r>
      <w:r w:rsidRPr="00C02C9C">
        <w:rPr>
          <w:lang w:val="en-GB"/>
        </w:rPr>
        <w:t>as this paragraph then is about population size structures and mean body size (</w:t>
      </w:r>
      <w:r>
        <w:rPr>
          <w:lang w:val="en-GB"/>
        </w:rPr>
        <w:t>and less so about growth)</w:t>
      </w:r>
    </w:p>
  </w:comment>
  <w:comment w:id="342" w:author="Anna Gårdmark" w:date="2020-02-07T17:04:00Z" w:initials="AG">
    <w:p w14:paraId="19A60070" w14:textId="7E3D3301" w:rsidR="00D33669" w:rsidRPr="00D33669" w:rsidRDefault="00D33669">
      <w:pPr>
        <w:pStyle w:val="Kommentarer"/>
        <w:rPr>
          <w:lang w:val="en-GB"/>
        </w:rPr>
      </w:pPr>
      <w:r>
        <w:rPr>
          <w:rStyle w:val="Kommentarsreferens"/>
        </w:rPr>
        <w:annotationRef/>
      </w:r>
      <w:r w:rsidRPr="00D33669">
        <w:rPr>
          <w:lang w:val="en-GB"/>
        </w:rPr>
        <w:t>picky, but MSY is usually not seen as a reference point, but a target, and FMSY and SSBMSY are the reference points to achieve that target.</w:t>
      </w:r>
    </w:p>
  </w:comment>
  <w:comment w:id="340" w:author="Anna Gårdmark" w:date="2020-02-07T14:34:00Z" w:initials="AG">
    <w:p w14:paraId="679CD559" w14:textId="44F62FB1" w:rsidR="00E37071" w:rsidRPr="002137E8" w:rsidRDefault="00E37071">
      <w:pPr>
        <w:pStyle w:val="Kommentarer"/>
        <w:rPr>
          <w:lang w:val="en-GB"/>
        </w:rPr>
      </w:pPr>
      <w:r w:rsidRPr="002137E8">
        <w:rPr>
          <w:rStyle w:val="Kommentarsreferens"/>
          <w:highlight w:val="yellow"/>
        </w:rPr>
        <w:annotationRef/>
      </w:r>
      <w:r w:rsidRPr="002137E8">
        <w:rPr>
          <w:highlight w:val="yellow"/>
          <w:lang w:val="en-GB"/>
        </w:rPr>
        <w:t>there is something (a verb for the 2nd half) missing from this sentence?  (are you after something like “…is increasingly acknowledged.”  ?)</w:t>
      </w:r>
    </w:p>
  </w:comment>
  <w:comment w:id="358" w:author="Anna Gårdmark" w:date="2020-02-07T17:07:00Z" w:initials="AG">
    <w:p w14:paraId="2D3317DF" w14:textId="2D5B0AEB" w:rsidR="00D33669" w:rsidRPr="00D33669" w:rsidRDefault="00D33669">
      <w:pPr>
        <w:pStyle w:val="Kommentarer"/>
        <w:rPr>
          <w:lang w:val="en-GB"/>
        </w:rPr>
      </w:pPr>
      <w:r>
        <w:rPr>
          <w:rStyle w:val="Kommentarsreferens"/>
        </w:rPr>
        <w:annotationRef/>
      </w:r>
      <w:r w:rsidRPr="00D33669">
        <w:rPr>
          <w:lang w:val="en-GB"/>
        </w:rPr>
        <w:t>right</w:t>
      </w:r>
      <w:r>
        <w:rPr>
          <w:lang w:val="en-GB"/>
        </w:rPr>
        <w:t>?</w:t>
      </w:r>
      <w:r w:rsidRPr="00D33669">
        <w:rPr>
          <w:lang w:val="en-GB"/>
        </w:rPr>
        <w:t xml:space="preserve"> because we cannot </w:t>
      </w:r>
      <w:r>
        <w:rPr>
          <w:lang w:val="en-GB"/>
        </w:rPr>
        <w:t>ignore</w:t>
      </w:r>
      <w:r w:rsidRPr="00D33669">
        <w:rPr>
          <w:lang w:val="en-GB"/>
        </w:rPr>
        <w:t xml:space="preserve"> the temperature-dependence of resources either!</w:t>
      </w:r>
    </w:p>
  </w:comment>
  <w:comment w:id="361" w:author="Anna Gårdmark" w:date="2020-01-30T08:52:00Z" w:initials="AG">
    <w:p w14:paraId="72F6871D" w14:textId="0D73E8AC" w:rsidR="00E37071" w:rsidRDefault="00E37071">
      <w:pPr>
        <w:pStyle w:val="Kommentarer"/>
        <w:rPr>
          <w:lang w:val="en-GB"/>
        </w:rPr>
      </w:pPr>
      <w:r>
        <w:rPr>
          <w:rStyle w:val="Kommentarsreferens"/>
        </w:rPr>
        <w:annotationRef/>
      </w:r>
      <w:r w:rsidRPr="00FC50E3">
        <w:rPr>
          <w:lang w:val="en-GB"/>
        </w:rPr>
        <w:t xml:space="preserve">before this more technical </w:t>
      </w:r>
      <w:r>
        <w:rPr>
          <w:lang w:val="en-GB"/>
        </w:rPr>
        <w:t>part (and the next one on caveats), I suggest you include the discussion on your second question (implicit question from the intro): is it changes in abundance or growth that leads to declines in population mean body size?</w:t>
      </w:r>
    </w:p>
    <w:p w14:paraId="41390318" w14:textId="3099A397" w:rsidR="00E37071" w:rsidRPr="00B07A94" w:rsidRDefault="00E37071" w:rsidP="00FC50E3">
      <w:pPr>
        <w:pStyle w:val="Kommentarer"/>
        <w:rPr>
          <w:lang w:val="en-GB"/>
        </w:rPr>
      </w:pPr>
      <w:r>
        <w:rPr>
          <w:lang w:val="en-GB"/>
        </w:rPr>
        <w:t xml:space="preserve">Thereafter I would also have a paragraph coming back to your third implicit question (the issue that you spend the first intro paragraph on): </w:t>
      </w:r>
      <w:r>
        <w:rPr>
          <w:rFonts w:ascii="Times New Roman" w:hAnsi="Times New Roman" w:cs="Times New Roman"/>
          <w:bCs/>
          <w:lang w:val="en-GB"/>
        </w:rPr>
        <w:t>what is driving responses in fish productivity &amp; biomass to warming (in a fisheries context, i.e. yields) [bottom-up vs top-down warming effects, abundance or growth responses]?</w:t>
      </w:r>
    </w:p>
    <w:p w14:paraId="13B33128" w14:textId="3E79181A" w:rsidR="00E37071" w:rsidRPr="00FC50E3" w:rsidRDefault="00E37071">
      <w:pPr>
        <w:pStyle w:val="Kommentarer"/>
        <w:rPr>
          <w:lang w:val="en-GB"/>
        </w:rPr>
      </w:pPr>
      <w:r>
        <w:rPr>
          <w:lang w:val="en-GB"/>
        </w:rPr>
        <w:t xml:space="preserve"> </w:t>
      </w:r>
    </w:p>
  </w:comment>
  <w:comment w:id="362" w:author="Max Lindmark" w:date="2020-02-05T17:22:00Z" w:initials="ML">
    <w:p w14:paraId="730B365F" w14:textId="640E4EF5" w:rsidR="00E37071" w:rsidRPr="00170FE2" w:rsidRDefault="00E37071">
      <w:pPr>
        <w:pStyle w:val="Kommentarer"/>
        <w:rPr>
          <w:lang w:val="en-US"/>
        </w:rPr>
      </w:pPr>
      <w:r>
        <w:rPr>
          <w:rStyle w:val="Kommentarsreferens"/>
        </w:rPr>
        <w:annotationRef/>
      </w:r>
      <w:r w:rsidRPr="00170FE2">
        <w:rPr>
          <w:lang w:val="en-US"/>
        </w:rPr>
        <w:t xml:space="preserve">I think the </w:t>
      </w:r>
      <w:r>
        <w:rPr>
          <w:lang w:val="en-US"/>
        </w:rPr>
        <w:t>second question has been discussed now in the paragraph above. I will though try and discuss the third q here</w:t>
      </w:r>
    </w:p>
  </w:comment>
  <w:comment w:id="363" w:author="Anna Gårdmark" w:date="2020-02-07T14:41:00Z" w:initials="AG">
    <w:p w14:paraId="4F0E5A02" w14:textId="07144D1D" w:rsidR="00E37071" w:rsidRPr="002137E8" w:rsidRDefault="00E37071">
      <w:pPr>
        <w:pStyle w:val="Kommentarer"/>
        <w:rPr>
          <w:lang w:val="en-GB"/>
        </w:rPr>
      </w:pPr>
      <w:r>
        <w:rPr>
          <w:rStyle w:val="Kommentarsreferens"/>
        </w:rPr>
        <w:annotationRef/>
      </w:r>
      <w:r w:rsidRPr="002137E8">
        <w:rPr>
          <w:lang w:val="en-GB"/>
        </w:rPr>
        <w:t xml:space="preserve">?? </w:t>
      </w:r>
      <w:r>
        <w:rPr>
          <w:lang w:val="en-GB"/>
        </w:rPr>
        <w:t>this paragraph is about uncertainty and basing runs on draws from dist</w:t>
      </w:r>
      <w:r w:rsidR="00D33669">
        <w:rPr>
          <w:lang w:val="en-GB"/>
        </w:rPr>
        <w:t>ributions, so I don’t really understand where you mean you’ve done so. I’ve edited the previous three paragraphs to bring out the answers to your three (still implicit…) questions from the intro.</w:t>
      </w:r>
    </w:p>
  </w:comment>
  <w:comment w:id="369" w:author="Anna Gårdmark" w:date="2020-02-07T14:43:00Z" w:initials="AG">
    <w:p w14:paraId="4D79F937" w14:textId="4F1E653D" w:rsidR="00E37071" w:rsidRPr="00A00597" w:rsidRDefault="00E37071">
      <w:pPr>
        <w:pStyle w:val="Kommentarer"/>
        <w:rPr>
          <w:lang w:val="en-GB"/>
        </w:rPr>
      </w:pPr>
      <w:r>
        <w:rPr>
          <w:rStyle w:val="Kommentarsreferens"/>
        </w:rPr>
        <w:annotationRef/>
      </w:r>
      <w:r w:rsidRPr="00A00597">
        <w:rPr>
          <w:lang w:val="en-GB"/>
        </w:rPr>
        <w:t xml:space="preserve">just to signal that not all the things </w:t>
      </w:r>
      <w:r>
        <w:rPr>
          <w:lang w:val="en-GB"/>
        </w:rPr>
        <w:t>about sprat dynamics – like their temperature-dependencies!! – are poorly modelled (because then why to trust even your general conclusions?), but the dynamics can’t be seen to capture how sprat vary in this particular study system.</w:t>
      </w:r>
    </w:p>
  </w:comment>
  <w:comment w:id="370" w:author="Anna Gårdmark" w:date="2020-01-29T16:04:00Z" w:initials="AG">
    <w:p w14:paraId="156E4098" w14:textId="73D16518" w:rsidR="00E37071" w:rsidRDefault="00E37071">
      <w:pPr>
        <w:pStyle w:val="Kommentarer"/>
        <w:rPr>
          <w:lang w:val="en-GB"/>
        </w:rPr>
      </w:pPr>
      <w:r>
        <w:rPr>
          <w:rStyle w:val="Kommentarsreferens"/>
        </w:rPr>
        <w:annotationRef/>
      </w:r>
      <w:r w:rsidRPr="0056030E">
        <w:rPr>
          <w:lang w:val="en-GB"/>
        </w:rPr>
        <w:t>else you sound overly (and incorrectly) positive about linear statistical models made on an SSB-scale!</w:t>
      </w:r>
      <w:r>
        <w:rPr>
          <w:lang w:val="en-GB"/>
        </w:rPr>
        <w:t xml:space="preserve"> And about a method that we know is a poor predictor of ecological dynamics impact by environmental drivers showing variation</w:t>
      </w:r>
    </w:p>
    <w:p w14:paraId="4320394A" w14:textId="77777777" w:rsidR="00E37071" w:rsidRDefault="00E37071">
      <w:pPr>
        <w:pStyle w:val="Kommentarer"/>
        <w:rPr>
          <w:lang w:val="en-GB"/>
        </w:rPr>
      </w:pPr>
    </w:p>
    <w:p w14:paraId="5FB3BDA3" w14:textId="07F59E5E" w:rsidR="00E37071" w:rsidRDefault="00E37071">
      <w:pPr>
        <w:pStyle w:val="Kommentarer"/>
        <w:rPr>
          <w:lang w:val="en-GB"/>
        </w:rPr>
      </w:pPr>
      <w:r>
        <w:rPr>
          <w:lang w:val="en-GB"/>
        </w:rPr>
        <w:t xml:space="preserve">If you want to use any of them, the refs are: </w:t>
      </w:r>
    </w:p>
    <w:p w14:paraId="21A2A050" w14:textId="1DC668EB" w:rsidR="00E37071" w:rsidRDefault="00E37071">
      <w:pPr>
        <w:pStyle w:val="Kommentarer"/>
        <w:rPr>
          <w:lang w:val="en-GB"/>
        </w:rPr>
      </w:pPr>
      <w:r w:rsidRPr="0056030E">
        <w:rPr>
          <w:lang w:val="en-GB"/>
        </w:rPr>
        <w:t>Gårdmark, A., Lindegren, M., Neuenfeldt, S., Blenckner, T., Heikinheimo, O., Müller-Karulis, B., Niiranen, S., Tomczak, M., Aro, E., Wikström, A. &amp; Möllmann, C. 2013. Biological Ensemble Modelling to evaluate potential futures of living marine resources. Ecological Applications, 23(4), 742–754</w:t>
      </w:r>
    </w:p>
    <w:p w14:paraId="04C922D4" w14:textId="5B8F7035" w:rsidR="00E37071" w:rsidRDefault="00E37071">
      <w:pPr>
        <w:pStyle w:val="Kommentarer"/>
        <w:rPr>
          <w:lang w:val="en-GB"/>
        </w:rPr>
      </w:pPr>
      <w:r>
        <w:rPr>
          <w:lang w:val="en-GB"/>
        </w:rPr>
        <w:t>(which includes the Lindegren et al-model in the ensemble).</w:t>
      </w:r>
    </w:p>
    <w:p w14:paraId="28D08908" w14:textId="2A2C95F0" w:rsidR="00E37071" w:rsidRDefault="00E37071">
      <w:pPr>
        <w:pStyle w:val="Kommentarer"/>
        <w:rPr>
          <w:lang w:val="en-GB"/>
        </w:rPr>
      </w:pPr>
    </w:p>
    <w:p w14:paraId="0B80ED4F" w14:textId="01EAF067" w:rsidR="00E37071" w:rsidRPr="0056030E" w:rsidRDefault="00E37071">
      <w:pPr>
        <w:pStyle w:val="Kommentarer"/>
        <w:rPr>
          <w:lang w:val="en-GB"/>
        </w:rPr>
      </w:pPr>
      <w:r w:rsidRPr="00FC50E3">
        <w:rPr>
          <w:lang w:val="en-GB"/>
        </w:rPr>
        <w:t>Certain, G., Barraquand, F. &amp; A. Gårdmark. 2018. How do MAR(1) models cope with hidden nonlinearities in ecological dynamics? Methods in Ecology and Evolution, 9:1975–1995</w:t>
      </w:r>
    </w:p>
  </w:comment>
  <w:comment w:id="371" w:author="Max Lindmark" w:date="2020-02-04T17:11:00Z" w:initials="ML">
    <w:p w14:paraId="6CB4D742" w14:textId="504AFA7B" w:rsidR="00E37071" w:rsidRPr="00A375E7" w:rsidRDefault="00E37071">
      <w:pPr>
        <w:pStyle w:val="Kommentarer"/>
        <w:rPr>
          <w:lang w:val="en-US"/>
        </w:rPr>
      </w:pPr>
      <w:r>
        <w:rPr>
          <w:rStyle w:val="Kommentarsreferens"/>
        </w:rPr>
        <w:annotationRef/>
      </w:r>
      <w:r w:rsidRPr="00A375E7">
        <w:rPr>
          <w:lang w:val="en-US"/>
        </w:rPr>
        <w:t xml:space="preserve">Good, thanks! </w:t>
      </w:r>
      <w:r>
        <w:rPr>
          <w:lang w:val="en-US"/>
        </w:rPr>
        <w:t>I don’t really know that literature!</w:t>
      </w:r>
    </w:p>
  </w:comment>
  <w:comment w:id="387" w:author="Anna Gårdmark" w:date="2020-02-07T17:13:00Z" w:initials="AG">
    <w:p w14:paraId="6BF9A008" w14:textId="160007CE" w:rsidR="00D33669" w:rsidRPr="00D33669" w:rsidRDefault="00D33669">
      <w:pPr>
        <w:pStyle w:val="Kommentarer"/>
        <w:rPr>
          <w:lang w:val="en-GB"/>
        </w:rPr>
      </w:pPr>
      <w:r>
        <w:rPr>
          <w:rStyle w:val="Kommentarsreferens"/>
        </w:rPr>
        <w:annotationRef/>
      </w:r>
      <w:r w:rsidRPr="00D33669">
        <w:rPr>
          <w:lang w:val="en-GB"/>
        </w:rPr>
        <w:t xml:space="preserve">too vague – especially since you haven’t shown how in this paper. </w:t>
      </w:r>
      <w:r>
        <w:rPr>
          <w:lang w:val="en-GB"/>
        </w:rPr>
        <w:t>what we can benefit from is using them to understand mechanisms</w:t>
      </w:r>
    </w:p>
  </w:comment>
  <w:comment w:id="393" w:author="Anna Gårdmark" w:date="2020-02-07T14:47:00Z" w:initials="AG">
    <w:p w14:paraId="5B9C2975" w14:textId="242DD1B2" w:rsidR="00E37071" w:rsidRPr="00A00597" w:rsidRDefault="00E37071">
      <w:pPr>
        <w:pStyle w:val="Kommentarer"/>
        <w:rPr>
          <w:lang w:val="en-GB"/>
        </w:rPr>
      </w:pPr>
      <w:r>
        <w:rPr>
          <w:rStyle w:val="Kommentarsreferens"/>
        </w:rPr>
        <w:annotationRef/>
      </w:r>
      <w:r w:rsidRPr="00A00597">
        <w:rPr>
          <w:lang w:val="en-GB"/>
        </w:rPr>
        <w:t>…because this is what your paper is about!!</w:t>
      </w:r>
    </w:p>
  </w:comment>
  <w:comment w:id="372" w:author="Anna Gårdmark" w:date="2020-01-29T16:13:00Z" w:initials="AG">
    <w:p w14:paraId="00B194EC" w14:textId="4D69D361" w:rsidR="00E37071" w:rsidRPr="00C33D30" w:rsidRDefault="00E37071">
      <w:pPr>
        <w:pStyle w:val="Kommentarer"/>
        <w:rPr>
          <w:lang w:val="en-GB"/>
        </w:rPr>
      </w:pPr>
      <w:r>
        <w:rPr>
          <w:rStyle w:val="Kommentarsreferens"/>
        </w:rPr>
        <w:annotationRef/>
      </w:r>
      <w:r w:rsidRPr="00C33D30">
        <w:rPr>
          <w:lang w:val="en-GB"/>
        </w:rPr>
        <w:t xml:space="preserve">lacking a major conclusion </w:t>
      </w:r>
      <w:r>
        <w:rPr>
          <w:lang w:val="en-GB"/>
        </w:rPr>
        <w:t>(</w:t>
      </w:r>
      <w:r w:rsidRPr="00C33D30">
        <w:rPr>
          <w:lang w:val="en-GB"/>
        </w:rPr>
        <w:t>here at the end</w:t>
      </w:r>
      <w:r>
        <w:rPr>
          <w:lang w:val="en-GB"/>
        </w:rPr>
        <w:t>)</w:t>
      </w:r>
      <w:r w:rsidRPr="00C33D30">
        <w:rPr>
          <w:lang w:val="en-GB"/>
        </w:rPr>
        <w:t xml:space="preserve"> that relates to your stated aim</w:t>
      </w:r>
      <w:r>
        <w:rPr>
          <w:lang w:val="en-GB"/>
        </w:rPr>
        <w:t xml:space="preserve"> (e.g. you do find that including temperature effects on both resources and fish physiology is essential for climate projections in food webs (could be included as a 2</w:t>
      </w:r>
      <w:r w:rsidRPr="00C33D30">
        <w:rPr>
          <w:vertAlign w:val="superscript"/>
          <w:lang w:val="en-GB"/>
        </w:rPr>
        <w:t>nd</w:t>
      </w:r>
      <w:r>
        <w:rPr>
          <w:lang w:val="en-GB"/>
        </w:rPr>
        <w:t xml:space="preserve"> last point?)), and to your three implicit questions</w:t>
      </w:r>
    </w:p>
  </w:comment>
  <w:comment w:id="373" w:author="Max Lindmark" w:date="2020-02-05T18:27:00Z" w:initials="ML">
    <w:p w14:paraId="72541534" w14:textId="3B54855D" w:rsidR="00E37071" w:rsidRPr="00BD3461" w:rsidRDefault="00E37071">
      <w:pPr>
        <w:pStyle w:val="Kommentarer"/>
        <w:rPr>
          <w:lang w:val="en-GB"/>
        </w:rPr>
      </w:pPr>
      <w:r>
        <w:rPr>
          <w:rStyle w:val="Kommentarsreferens"/>
        </w:rPr>
        <w:annotationRef/>
      </w:r>
      <w:r w:rsidRPr="00BD3461">
        <w:rPr>
          <w:lang w:val="en-GB"/>
        </w:rPr>
        <w:t xml:space="preserve">Tried something… </w:t>
      </w:r>
    </w:p>
  </w:comment>
  <w:comment w:id="397" w:author="Anna Gårdmark" w:date="2020-02-07T14:47:00Z" w:initials="AG">
    <w:p w14:paraId="602C4A7A" w14:textId="1ECF9549" w:rsidR="00E37071" w:rsidRPr="00A00597" w:rsidRDefault="00E37071">
      <w:pPr>
        <w:pStyle w:val="Kommentarer"/>
        <w:rPr>
          <w:lang w:val="en-GB"/>
        </w:rPr>
      </w:pPr>
      <w:r>
        <w:rPr>
          <w:rStyle w:val="Kommentarsreferens"/>
        </w:rPr>
        <w:annotationRef/>
      </w:r>
      <w:r w:rsidRPr="00A00597">
        <w:rPr>
          <w:lang w:val="en-GB"/>
        </w:rPr>
        <w:t>same here, we need to acknowledge the funding</w:t>
      </w:r>
    </w:p>
  </w:comment>
  <w:comment w:id="411" w:author="Max Lindmark" w:date="2019-11-20T14:29:00Z" w:initials="ML">
    <w:p w14:paraId="0758F59F" w14:textId="1E032493" w:rsidR="00E37071" w:rsidRPr="00EE1CF3" w:rsidRDefault="00E37071">
      <w:pPr>
        <w:pStyle w:val="Kommentarer"/>
        <w:rPr>
          <w:lang w:val="en-GB"/>
        </w:rPr>
      </w:pPr>
      <w:r>
        <w:rPr>
          <w:rStyle w:val="Kommentarsreferens"/>
        </w:rPr>
        <w:annotationRef/>
      </w:r>
      <w:r w:rsidRPr="00EE1CF3">
        <w:rPr>
          <w:lang w:val="en-GB"/>
        </w:rPr>
        <w:t>Does this sound OK to everyone?</w:t>
      </w:r>
    </w:p>
  </w:comment>
  <w:comment w:id="412" w:author="Anna Gårdmark" w:date="2020-01-13T14:23:00Z" w:initials="AG">
    <w:p w14:paraId="6D145A93" w14:textId="43F0C9DF" w:rsidR="00E37071" w:rsidRPr="00B07A94" w:rsidRDefault="00E37071">
      <w:pPr>
        <w:pStyle w:val="Kommentarer"/>
        <w:rPr>
          <w:lang w:val="en-GB"/>
        </w:rPr>
      </w:pPr>
      <w:r>
        <w:rPr>
          <w:rStyle w:val="Kommentarsreferens"/>
        </w:rPr>
        <w:annotationRef/>
      </w:r>
      <w:r w:rsidRPr="00B07A94">
        <w:rPr>
          <w:lang w:val="en-GB"/>
        </w:rPr>
        <w:t>fine with me!</w:t>
      </w:r>
    </w:p>
  </w:comment>
  <w:comment w:id="413" w:author="Anna Gårdmark" w:date="2020-01-29T16:15:00Z" w:initials="AG">
    <w:p w14:paraId="71604E5D" w14:textId="1CAC2FBF" w:rsidR="00E37071" w:rsidRPr="00C33D30" w:rsidRDefault="00E37071">
      <w:pPr>
        <w:pStyle w:val="Kommentarer"/>
        <w:rPr>
          <w:lang w:val="en-GB"/>
        </w:rPr>
      </w:pPr>
      <w:r w:rsidRPr="00C33D30">
        <w:rPr>
          <w:lang w:val="en-GB"/>
        </w:rPr>
        <w:t>just struck me: include something</w:t>
      </w:r>
      <w:r>
        <w:rPr>
          <w:rStyle w:val="Kommentarsreferens"/>
        </w:rPr>
        <w:annotationRef/>
      </w:r>
      <w:r w:rsidRPr="00C33D30">
        <w:rPr>
          <w:lang w:val="en-GB"/>
        </w:rPr>
        <w:t xml:space="preserve"> on parameterization as well perhaps?</w:t>
      </w:r>
    </w:p>
  </w:comment>
  <w:comment w:id="414" w:author="Max Lindmark" w:date="2020-02-05T18:21:00Z" w:initials="ML">
    <w:p w14:paraId="2A33943F" w14:textId="6088C60F" w:rsidR="00E37071" w:rsidRPr="001404CC" w:rsidRDefault="00E37071">
      <w:pPr>
        <w:pStyle w:val="Kommentarer"/>
        <w:rPr>
          <w:lang w:val="en-US"/>
        </w:rPr>
      </w:pPr>
      <w:r>
        <w:rPr>
          <w:rStyle w:val="Kommentarsreferens"/>
        </w:rPr>
        <w:annotationRef/>
      </w:r>
      <w:r w:rsidRPr="001404CC">
        <w:rPr>
          <w:lang w:val="en-US"/>
        </w:rPr>
        <w:t xml:space="preserve">Yes that would maybe be good since we talk about code development </w:t>
      </w:r>
      <w:r>
        <w:rPr>
          <w:lang w:val="en-US"/>
        </w:rPr>
        <w:t>but not this</w:t>
      </w:r>
    </w:p>
  </w:comment>
  <w:comment w:id="416" w:author="Anna Gårdmark" w:date="2020-02-07T11:43:00Z" w:initials="AG">
    <w:p w14:paraId="2D7544E5" w14:textId="05936896" w:rsidR="00E37071" w:rsidRPr="00DF1644" w:rsidRDefault="00E37071">
      <w:pPr>
        <w:pStyle w:val="Kommentarer"/>
        <w:rPr>
          <w:lang w:val="en-GB"/>
        </w:rPr>
      </w:pPr>
      <w:r>
        <w:rPr>
          <w:rStyle w:val="Kommentarsreferens"/>
        </w:rPr>
        <w:annotationRef/>
      </w:r>
      <w:r w:rsidRPr="00DF1644">
        <w:rPr>
          <w:highlight w:val="yellow"/>
          <w:lang w:val="en-GB"/>
        </w:rPr>
        <w:t>the Lindmark et al in prep ref is missing from the list. Ned to go in (for the thesis at least!)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A360F" w15:done="0"/>
  <w15:commentEx w15:paraId="01B0D1C0" w15:paraIdParent="3CFA360F" w15:done="0"/>
  <w15:commentEx w15:paraId="2B25A0D3" w15:done="0"/>
  <w15:commentEx w15:paraId="73376CAF" w15:paraIdParent="2B25A0D3" w15:done="0"/>
  <w15:commentEx w15:paraId="722F5CE6" w15:done="0"/>
  <w15:commentEx w15:paraId="2E376FE8" w15:done="0"/>
  <w15:commentEx w15:paraId="4B7FBDB8" w15:paraIdParent="2E376FE8" w15:done="0"/>
  <w15:commentEx w15:paraId="1C7252BB" w15:paraIdParent="2E376FE8" w15:done="0"/>
  <w15:commentEx w15:paraId="42065E73" w15:done="0"/>
  <w15:commentEx w15:paraId="56FFDFD9" w15:done="0"/>
  <w15:commentEx w15:paraId="313B657E" w15:paraIdParent="56FFDFD9" w15:done="0"/>
  <w15:commentEx w15:paraId="1A2EF796" w15:paraIdParent="56FFDFD9" w15:done="0"/>
  <w15:commentEx w15:paraId="175493C6" w15:done="0"/>
  <w15:commentEx w15:paraId="436AAE05" w15:done="0"/>
  <w15:commentEx w15:paraId="6EB8A3D2" w15:done="0"/>
  <w15:commentEx w15:paraId="235A10FF" w15:done="0"/>
  <w15:commentEx w15:paraId="03256B74" w15:done="0"/>
  <w15:commentEx w15:paraId="43FAA365" w15:done="0"/>
  <w15:commentEx w15:paraId="2C7D169C" w15:paraIdParent="43FAA365" w15:done="0"/>
  <w15:commentEx w15:paraId="3FCC8A2F" w15:paraIdParent="43FAA365" w15:done="0"/>
  <w15:commentEx w15:paraId="021319C5" w15:done="0"/>
  <w15:commentEx w15:paraId="529B66D1" w15:done="0"/>
  <w15:commentEx w15:paraId="3CF1D99A"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27D65CF0" w15:done="0"/>
  <w15:commentEx w15:paraId="42617D8D" w15:done="0"/>
  <w15:commentEx w15:paraId="328629E0" w15:done="0"/>
  <w15:commentEx w15:paraId="0BCC2507" w15:paraIdParent="328629E0" w15:done="0"/>
  <w15:commentEx w15:paraId="2D138021" w15:paraIdParent="328629E0" w15:done="0"/>
  <w15:commentEx w15:paraId="3CB65C5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5C70313" w15:done="0"/>
  <w15:commentEx w15:paraId="7DC1A21E" w15:done="0"/>
  <w15:commentEx w15:paraId="4EA2D0D7" w15:done="0"/>
  <w15:commentEx w15:paraId="6EF367F4" w15:done="0"/>
  <w15:commentEx w15:paraId="3FD07EC1" w15:done="0"/>
  <w15:commentEx w15:paraId="6E78FEED" w15:done="0"/>
  <w15:commentEx w15:paraId="08B3A4EF" w15:done="0"/>
  <w15:commentEx w15:paraId="327FA48B" w15:paraIdParent="08B3A4EF" w15:done="0"/>
  <w15:commentEx w15:paraId="757A7430" w15:paraIdParent="08B3A4EF" w15:done="0"/>
  <w15:commentEx w15:paraId="066515EB" w15:done="0"/>
  <w15:commentEx w15:paraId="6F0692D0" w15:paraIdParent="066515EB" w15:done="0"/>
  <w15:commentEx w15:paraId="6A3B2979" w15:paraIdParent="066515EB" w15:done="0"/>
  <w15:commentEx w15:paraId="7AB30728" w15:paraIdParent="066515EB" w15:done="0"/>
  <w15:commentEx w15:paraId="1655C21E" w15:done="0"/>
  <w15:commentEx w15:paraId="2B3C30CD" w15:paraIdParent="1655C21E" w15:done="0"/>
  <w15:commentEx w15:paraId="39547AE6" w15:done="0"/>
  <w15:commentEx w15:paraId="5C310B68" w15:done="0"/>
  <w15:commentEx w15:paraId="608F6F85" w15:paraIdParent="5C310B68" w15:done="0"/>
  <w15:commentEx w15:paraId="79B619E1" w15:paraIdParent="5C310B68" w15:done="0"/>
  <w15:commentEx w15:paraId="5A0BC166" w15:paraIdParent="5C310B68" w15:done="0"/>
  <w15:commentEx w15:paraId="10075F38" w15:done="0"/>
  <w15:commentEx w15:paraId="05DC8FCF" w15:paraIdParent="10075F38" w15:done="0"/>
  <w15:commentEx w15:paraId="7985AEF8" w15:paraIdParent="10075F38" w15:done="0"/>
  <w15:commentEx w15:paraId="652A977E" w15:done="0"/>
  <w15:commentEx w15:paraId="04750995" w15:done="0"/>
  <w15:commentEx w15:paraId="20AEC617" w15:done="0"/>
  <w15:commentEx w15:paraId="39B3CD79" w15:done="0"/>
  <w15:commentEx w15:paraId="60D38B07" w15:done="0"/>
  <w15:commentEx w15:paraId="75868CBE" w15:paraIdParent="60D38B07" w15:done="0"/>
  <w15:commentEx w15:paraId="20D7FC54" w15:done="0"/>
  <w15:commentEx w15:paraId="46E464CF" w15:paraIdParent="20D7FC54" w15:done="0"/>
  <w15:commentEx w15:paraId="279C19B5" w15:done="0"/>
  <w15:commentEx w15:paraId="6C1910E8" w15:paraIdParent="279C19B5" w15:done="0"/>
  <w15:commentEx w15:paraId="4B793178" w15:done="0"/>
  <w15:commentEx w15:paraId="1B25F7D1" w15:paraIdParent="4B793178" w15:done="0"/>
  <w15:commentEx w15:paraId="1EC6DC73"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3BED5579" w15:done="0"/>
  <w15:commentEx w15:paraId="08E2D1AB" w15:done="0"/>
  <w15:commentEx w15:paraId="2717AD81" w15:done="0"/>
  <w15:commentEx w15:paraId="243B66A5" w15:done="0"/>
  <w15:commentEx w15:paraId="0D5367FE" w15:done="0"/>
  <w15:commentEx w15:paraId="62A297D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4291C90D"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2FF9ACB2" w15:done="0"/>
  <w15:commentEx w15:paraId="5A291AD8" w15:done="0"/>
  <w15:commentEx w15:paraId="0C351FA2" w15:done="0"/>
  <w15:commentEx w15:paraId="03925CCC" w15:done="0"/>
  <w15:commentEx w15:paraId="0D5C0717" w15:done="0"/>
  <w15:commentEx w15:paraId="1C56A809" w15:paraIdParent="0D5C0717" w15:done="0"/>
  <w15:commentEx w15:paraId="65246A0D" w15:paraIdParent="0D5C0717" w15:done="0"/>
  <w15:commentEx w15:paraId="48739FCE" w15:done="0"/>
  <w15:commentEx w15:paraId="08086897" w15:paraIdParent="48739FCE" w15:done="0"/>
  <w15:commentEx w15:paraId="06AD4779" w15:done="0"/>
  <w15:commentEx w15:paraId="34C9EE0F" w15:paraIdParent="06AD4779" w15:done="0"/>
  <w15:commentEx w15:paraId="5C31D17B" w15:done="0"/>
  <w15:commentEx w15:paraId="332AF9C5" w15:done="0"/>
  <w15:commentEx w15:paraId="3226099A" w15:paraIdParent="332AF9C5" w15:done="0"/>
  <w15:commentEx w15:paraId="084F7047" w15:done="0"/>
  <w15:commentEx w15:paraId="728CB664" w15:done="0"/>
  <w15:commentEx w15:paraId="6F87C762" w15:done="0"/>
  <w15:commentEx w15:paraId="194E1180" w15:done="0"/>
  <w15:commentEx w15:paraId="1E6B2815" w15:done="0"/>
  <w15:commentEx w15:paraId="2094E702" w15:done="0"/>
  <w15:commentEx w15:paraId="1340E02A" w15:done="0"/>
  <w15:commentEx w15:paraId="19A60070" w15:done="0"/>
  <w15:commentEx w15:paraId="679CD559" w15:done="0"/>
  <w15:commentEx w15:paraId="2D3317DF" w15:done="0"/>
  <w15:commentEx w15:paraId="13B33128" w15:done="0"/>
  <w15:commentEx w15:paraId="730B365F" w15:paraIdParent="13B33128" w15:done="0"/>
  <w15:commentEx w15:paraId="4F0E5A02" w15:paraIdParent="13B33128" w15:done="0"/>
  <w15:commentEx w15:paraId="4D79F937" w15:done="0"/>
  <w15:commentEx w15:paraId="0B80ED4F" w15:done="0"/>
  <w15:commentEx w15:paraId="6CB4D742" w15:paraIdParent="0B80ED4F" w15:done="0"/>
  <w15:commentEx w15:paraId="6BF9A008" w15:done="0"/>
  <w15:commentEx w15:paraId="5B9C2975" w15:done="0"/>
  <w15:commentEx w15:paraId="00B194EC" w15:done="0"/>
  <w15:commentEx w15:paraId="72541534" w15:paraIdParent="00B194EC" w15:done="0"/>
  <w15:commentEx w15:paraId="602C4A7A" w15:done="0"/>
  <w15:commentEx w15:paraId="0758F59F" w15:done="0"/>
  <w15:commentEx w15:paraId="6D145A93" w15:paraIdParent="0758F59F" w15:done="0"/>
  <w15:commentEx w15:paraId="71604E5D" w15:paraIdParent="0758F59F" w15:done="0"/>
  <w15:commentEx w15:paraId="2A33943F" w15:paraIdParent="0758F59F" w15:done="0"/>
  <w15:commentEx w15:paraId="2D754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2E376FE8" w16cid:durableId="21E3F7DC"/>
  <w16cid:commentId w16cid:paraId="4B7FBDB8" w16cid:durableId="21E4273E"/>
  <w16cid:commentId w16cid:paraId="56FFDFD9" w16cid:durableId="21C2F39D"/>
  <w16cid:commentId w16cid:paraId="313B657E" w16cid:durableId="21D151D8"/>
  <w16cid:commentId w16cid:paraId="1A2EF796" w16cid:durableId="21D3F7FB"/>
  <w16cid:commentId w16cid:paraId="43FAA365" w16cid:durableId="21E3F7E7"/>
  <w16cid:commentId w16cid:paraId="2C7D169C" w16cid:durableId="21E589AB"/>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08B3A4EF" w16cid:durableId="21E3F807"/>
  <w16cid:commentId w16cid:paraId="327FA48B" w16cid:durableId="21E41182"/>
  <w16cid:commentId w16cid:paraId="066515EB" w16cid:durableId="21D1521A"/>
  <w16cid:commentId w16cid:paraId="6F0692D0" w16cid:durableId="21D18DE6"/>
  <w16cid:commentId w16cid:paraId="6A3B2979" w16cid:durableId="21E3F80E"/>
  <w16cid:commentId w16cid:paraId="7AB30728" w16cid:durableId="21E412C4"/>
  <w16cid:commentId w16cid:paraId="1655C21E" w16cid:durableId="21E3F810"/>
  <w16cid:commentId w16cid:paraId="2B3C30CD" w16cid:durableId="21E4129D"/>
  <w16cid:commentId w16cid:paraId="5C310B68" w16cid:durableId="21D1521F"/>
  <w16cid:commentId w16cid:paraId="608F6F85" w16cid:durableId="21E3F812"/>
  <w16cid:commentId w16cid:paraId="79B619E1" w16cid:durableId="21E3F813"/>
  <w16cid:commentId w16cid:paraId="5A0BC166" w16cid:durableId="21E41389"/>
  <w16cid:commentId w16cid:paraId="10075F38" w16cid:durableId="21D15221"/>
  <w16cid:commentId w16cid:paraId="05DC8FCF" w16cid:durableId="21D1955F"/>
  <w16cid:commentId w16cid:paraId="7985AEF8" w16cid:durableId="21E3F816"/>
  <w16cid:commentId w16cid:paraId="60D38B07" w16cid:durableId="21C3022B"/>
  <w16cid:commentId w16cid:paraId="75868CBE" w16cid:durableId="21D19B8C"/>
  <w16cid:commentId w16cid:paraId="20D7FC54" w16cid:durableId="21E3F826"/>
  <w16cid:commentId w16cid:paraId="46E464CF" w16cid:durableId="21E4147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3BED5579" w16cid:durableId="21D1B466"/>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0E6B3094" w16cid:durableId="21D1526B"/>
  <w16cid:commentId w16cid:paraId="45FD10EF" w16cid:durableId="21D1C215"/>
  <w16cid:commentId w16cid:paraId="29207F21" w16cid:durableId="21E3F858"/>
  <w16cid:commentId w16cid:paraId="7FDE44FD" w16cid:durableId="21E41921"/>
  <w16cid:commentId w16cid:paraId="03925CCC" w16cid:durableId="21E4196B"/>
  <w16cid:commentId w16cid:paraId="0D5C0717" w16cid:durableId="21E3F860"/>
  <w16cid:commentId w16cid:paraId="1C56A809" w16cid:durableId="21E41AB5"/>
  <w16cid:commentId w16cid:paraId="48739FCE" w16cid:durableId="21E3F861"/>
  <w16cid:commentId w16cid:paraId="08086897" w16cid:durableId="21E41AFC"/>
  <w16cid:commentId w16cid:paraId="06AD4779" w16cid:durableId="21E3F862"/>
  <w16cid:commentId w16cid:paraId="34C9EE0F" w16cid:durableId="21E54C08"/>
  <w16cid:commentId w16cid:paraId="332AF9C5" w16cid:durableId="21E54E17"/>
  <w16cid:commentId w16cid:paraId="13B33128" w16cid:durableId="21E3F867"/>
  <w16cid:commentId w16cid:paraId="730B365F" w16cid:durableId="21E5783A"/>
  <w16cid:commentId w16cid:paraId="0B80ED4F" w16cid:durableId="21E3F86B"/>
  <w16cid:commentId w16cid:paraId="6CB4D742" w16cid:durableId="21E4245D"/>
  <w16cid:commentId w16cid:paraId="00B194EC" w16cid:durableId="21E3F870"/>
  <w16cid:commentId w16cid:paraId="72541534" w16cid:durableId="21E587AA"/>
  <w16cid:commentId w16cid:paraId="0758F59F" w16cid:durableId="217FCC2E"/>
  <w16cid:commentId w16cid:paraId="6D145A93" w16cid:durableId="21D1527E"/>
  <w16cid:commentId w16cid:paraId="71604E5D" w16cid:durableId="21E3F874"/>
  <w16cid:commentId w16cid:paraId="2A33943F" w16cid:durableId="21E5861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5B867" w14:textId="77777777" w:rsidR="006563A7" w:rsidRDefault="006563A7" w:rsidP="00B65B3A">
      <w:r>
        <w:separator/>
      </w:r>
    </w:p>
    <w:p w14:paraId="7D6042D2" w14:textId="77777777" w:rsidR="006563A7" w:rsidRDefault="006563A7"/>
  </w:endnote>
  <w:endnote w:type="continuationSeparator" w:id="0">
    <w:p w14:paraId="545692A8" w14:textId="77777777" w:rsidR="006563A7" w:rsidRDefault="006563A7" w:rsidP="00B65B3A">
      <w:r>
        <w:continuationSeparator/>
      </w:r>
    </w:p>
    <w:p w14:paraId="18451691" w14:textId="77777777" w:rsidR="006563A7" w:rsidRDefault="00656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108314761"/>
      <w:docPartObj>
        <w:docPartGallery w:val="Page Numbers (Bottom of Page)"/>
        <w:docPartUnique/>
      </w:docPartObj>
    </w:sdtPr>
    <w:sdtContent>
      <w:p w14:paraId="05301E73" w14:textId="6158308B" w:rsidR="00E37071" w:rsidRDefault="00E37071"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5BD2B3A" w14:textId="77777777" w:rsidR="00E37071" w:rsidRDefault="00E37071">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351456837"/>
      <w:docPartObj>
        <w:docPartGallery w:val="Page Numbers (Bottom of Page)"/>
        <w:docPartUnique/>
      </w:docPartObj>
    </w:sdtPr>
    <w:sdtContent>
      <w:p w14:paraId="69B68724" w14:textId="376C3E83" w:rsidR="00E37071" w:rsidRDefault="00E37071" w:rsidP="00277301">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160D4A">
          <w:rPr>
            <w:rStyle w:val="Sidnummer"/>
            <w:noProof/>
          </w:rPr>
          <w:t>7</w:t>
        </w:r>
        <w:r>
          <w:rPr>
            <w:rStyle w:val="Sidnummer"/>
          </w:rPr>
          <w:fldChar w:fldCharType="end"/>
        </w:r>
      </w:p>
    </w:sdtContent>
  </w:sdt>
  <w:p w14:paraId="26997F54" w14:textId="77777777" w:rsidR="00E37071" w:rsidRDefault="00E37071">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3C955" w14:textId="77777777" w:rsidR="006563A7" w:rsidRDefault="006563A7" w:rsidP="00B65B3A">
      <w:r>
        <w:separator/>
      </w:r>
    </w:p>
  </w:footnote>
  <w:footnote w:type="continuationSeparator" w:id="0">
    <w:p w14:paraId="15F23C50" w14:textId="77777777" w:rsidR="006563A7" w:rsidRDefault="006563A7"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8648" w14:textId="77777777" w:rsidR="00E37071" w:rsidRDefault="00E37071" w:rsidP="00B65B3A">
    <w:pPr>
      <w:pStyle w:val="Sidhuvud"/>
      <w:spacing w:before="240" w:after="276"/>
    </w:pPr>
  </w:p>
  <w:p w14:paraId="7D056D57" w14:textId="77777777" w:rsidR="00E37071" w:rsidRDefault="00E37071" w:rsidP="00B65B3A">
    <w:pPr>
      <w:spacing w:after="276"/>
    </w:pPr>
  </w:p>
  <w:p w14:paraId="5440A61B" w14:textId="77777777" w:rsidR="00E37071" w:rsidRDefault="00E37071"/>
  <w:p w14:paraId="4F312B41" w14:textId="77777777" w:rsidR="00E37071" w:rsidRDefault="00E3707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5474" w14:textId="77777777" w:rsidR="00E37071" w:rsidRPr="00B30794" w:rsidRDefault="00E3707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93C"/>
    <w:rsid w:val="000714CA"/>
    <w:rsid w:val="00071C9D"/>
    <w:rsid w:val="00071CB0"/>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5E"/>
    <w:rsid w:val="000D2D21"/>
    <w:rsid w:val="000D3239"/>
    <w:rsid w:val="000D3755"/>
    <w:rsid w:val="000D3A6B"/>
    <w:rsid w:val="000D42B7"/>
    <w:rsid w:val="000D4740"/>
    <w:rsid w:val="000D4774"/>
    <w:rsid w:val="000D570A"/>
    <w:rsid w:val="000D5B5D"/>
    <w:rsid w:val="000D5E33"/>
    <w:rsid w:val="000D63B2"/>
    <w:rsid w:val="000D66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E85"/>
    <w:rsid w:val="00164FF9"/>
    <w:rsid w:val="001650FA"/>
    <w:rsid w:val="00165241"/>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470B"/>
    <w:rsid w:val="001E4D98"/>
    <w:rsid w:val="001E4E0E"/>
    <w:rsid w:val="001E5279"/>
    <w:rsid w:val="001E570C"/>
    <w:rsid w:val="001E5A04"/>
    <w:rsid w:val="001E5CC8"/>
    <w:rsid w:val="001E5CCD"/>
    <w:rsid w:val="001E5D49"/>
    <w:rsid w:val="001E626E"/>
    <w:rsid w:val="001E6329"/>
    <w:rsid w:val="001E6B6F"/>
    <w:rsid w:val="001E6DDC"/>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538"/>
    <w:rsid w:val="002B7BDF"/>
    <w:rsid w:val="002B7CFB"/>
    <w:rsid w:val="002C0459"/>
    <w:rsid w:val="002C0486"/>
    <w:rsid w:val="002C0CDA"/>
    <w:rsid w:val="002C0EE7"/>
    <w:rsid w:val="002C0F96"/>
    <w:rsid w:val="002C1372"/>
    <w:rsid w:val="002C1624"/>
    <w:rsid w:val="002C1C66"/>
    <w:rsid w:val="002C1EE3"/>
    <w:rsid w:val="002C2804"/>
    <w:rsid w:val="002C2AE9"/>
    <w:rsid w:val="002C2B77"/>
    <w:rsid w:val="002C2C91"/>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E4"/>
    <w:rsid w:val="00317AF7"/>
    <w:rsid w:val="00317F11"/>
    <w:rsid w:val="003206BD"/>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680"/>
    <w:rsid w:val="00335C40"/>
    <w:rsid w:val="00336383"/>
    <w:rsid w:val="00336425"/>
    <w:rsid w:val="00336454"/>
    <w:rsid w:val="0033653E"/>
    <w:rsid w:val="00336842"/>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BAA"/>
    <w:rsid w:val="003A5DCB"/>
    <w:rsid w:val="003A5FA1"/>
    <w:rsid w:val="003A6058"/>
    <w:rsid w:val="003A61ED"/>
    <w:rsid w:val="003A6347"/>
    <w:rsid w:val="003A64E5"/>
    <w:rsid w:val="003A6511"/>
    <w:rsid w:val="003A65FB"/>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54DB"/>
    <w:rsid w:val="003B58FC"/>
    <w:rsid w:val="003B6452"/>
    <w:rsid w:val="003B6677"/>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414"/>
    <w:rsid w:val="00474587"/>
    <w:rsid w:val="0047473D"/>
    <w:rsid w:val="004747A0"/>
    <w:rsid w:val="0047497D"/>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DD"/>
    <w:rsid w:val="0050215F"/>
    <w:rsid w:val="00502524"/>
    <w:rsid w:val="0050296E"/>
    <w:rsid w:val="0050307F"/>
    <w:rsid w:val="0050387A"/>
    <w:rsid w:val="00503B23"/>
    <w:rsid w:val="00503CA2"/>
    <w:rsid w:val="00503CED"/>
    <w:rsid w:val="00503FC4"/>
    <w:rsid w:val="00504128"/>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4D"/>
    <w:rsid w:val="006B69CE"/>
    <w:rsid w:val="006B70B3"/>
    <w:rsid w:val="006B717F"/>
    <w:rsid w:val="006B725F"/>
    <w:rsid w:val="006B7512"/>
    <w:rsid w:val="006B7714"/>
    <w:rsid w:val="006B77B9"/>
    <w:rsid w:val="006B7A5F"/>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AC"/>
    <w:rsid w:val="007268EE"/>
    <w:rsid w:val="00726A7C"/>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562F"/>
    <w:rsid w:val="00745928"/>
    <w:rsid w:val="00745C69"/>
    <w:rsid w:val="00745CE1"/>
    <w:rsid w:val="00745D1F"/>
    <w:rsid w:val="00745DED"/>
    <w:rsid w:val="00745E68"/>
    <w:rsid w:val="007460C5"/>
    <w:rsid w:val="0074611E"/>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E3C"/>
    <w:rsid w:val="007E1E81"/>
    <w:rsid w:val="007E2020"/>
    <w:rsid w:val="007E20A6"/>
    <w:rsid w:val="007E2224"/>
    <w:rsid w:val="007E226C"/>
    <w:rsid w:val="007E2616"/>
    <w:rsid w:val="007E2624"/>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9BA"/>
    <w:rsid w:val="00851220"/>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88E"/>
    <w:rsid w:val="00856DA0"/>
    <w:rsid w:val="00857159"/>
    <w:rsid w:val="008571FC"/>
    <w:rsid w:val="00857B0D"/>
    <w:rsid w:val="00857D68"/>
    <w:rsid w:val="00857FFB"/>
    <w:rsid w:val="008602E5"/>
    <w:rsid w:val="008603E1"/>
    <w:rsid w:val="00860641"/>
    <w:rsid w:val="0086067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F39"/>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18D"/>
    <w:rsid w:val="008956B7"/>
    <w:rsid w:val="00895E3F"/>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1EC6"/>
    <w:rsid w:val="008E1FA6"/>
    <w:rsid w:val="008E21A0"/>
    <w:rsid w:val="008E22D8"/>
    <w:rsid w:val="008E231C"/>
    <w:rsid w:val="008E2407"/>
    <w:rsid w:val="008E2415"/>
    <w:rsid w:val="008E279F"/>
    <w:rsid w:val="008E2971"/>
    <w:rsid w:val="008E2B03"/>
    <w:rsid w:val="008E2C57"/>
    <w:rsid w:val="008E32C1"/>
    <w:rsid w:val="008E371D"/>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4825"/>
    <w:rsid w:val="008F487E"/>
    <w:rsid w:val="008F4D68"/>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51120"/>
    <w:rsid w:val="00A5167E"/>
    <w:rsid w:val="00A51889"/>
    <w:rsid w:val="00A51B58"/>
    <w:rsid w:val="00A51BF3"/>
    <w:rsid w:val="00A51CB4"/>
    <w:rsid w:val="00A52396"/>
    <w:rsid w:val="00A52979"/>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6AD"/>
    <w:rsid w:val="00A72BE9"/>
    <w:rsid w:val="00A72C57"/>
    <w:rsid w:val="00A73167"/>
    <w:rsid w:val="00A735DE"/>
    <w:rsid w:val="00A73C26"/>
    <w:rsid w:val="00A73DFE"/>
    <w:rsid w:val="00A743FC"/>
    <w:rsid w:val="00A74654"/>
    <w:rsid w:val="00A74791"/>
    <w:rsid w:val="00A749C9"/>
    <w:rsid w:val="00A74C23"/>
    <w:rsid w:val="00A74CAD"/>
    <w:rsid w:val="00A74E00"/>
    <w:rsid w:val="00A753C5"/>
    <w:rsid w:val="00A7555F"/>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EC"/>
    <w:rsid w:val="00B807C9"/>
    <w:rsid w:val="00B80902"/>
    <w:rsid w:val="00B809B2"/>
    <w:rsid w:val="00B809BB"/>
    <w:rsid w:val="00B813A0"/>
    <w:rsid w:val="00B81776"/>
    <w:rsid w:val="00B817E8"/>
    <w:rsid w:val="00B81D21"/>
    <w:rsid w:val="00B8242D"/>
    <w:rsid w:val="00B82CD7"/>
    <w:rsid w:val="00B82FA2"/>
    <w:rsid w:val="00B831DD"/>
    <w:rsid w:val="00B83289"/>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D80"/>
    <w:rsid w:val="00BD02E6"/>
    <w:rsid w:val="00BD087D"/>
    <w:rsid w:val="00BD1236"/>
    <w:rsid w:val="00BD141C"/>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FC7"/>
    <w:rsid w:val="00BE035B"/>
    <w:rsid w:val="00BE061F"/>
    <w:rsid w:val="00BE07B6"/>
    <w:rsid w:val="00BE0E2F"/>
    <w:rsid w:val="00BE1742"/>
    <w:rsid w:val="00BE1C8E"/>
    <w:rsid w:val="00BE1E04"/>
    <w:rsid w:val="00BE1E8C"/>
    <w:rsid w:val="00BE22A6"/>
    <w:rsid w:val="00BE230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86C"/>
    <w:rsid w:val="00D34B3A"/>
    <w:rsid w:val="00D34F05"/>
    <w:rsid w:val="00D357DD"/>
    <w:rsid w:val="00D35B83"/>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66B"/>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A0E"/>
    <w:rsid w:val="00E50063"/>
    <w:rsid w:val="00E50114"/>
    <w:rsid w:val="00E51031"/>
    <w:rsid w:val="00E51286"/>
    <w:rsid w:val="00E51493"/>
    <w:rsid w:val="00E52000"/>
    <w:rsid w:val="00E5217E"/>
    <w:rsid w:val="00E52194"/>
    <w:rsid w:val="00E5258F"/>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3D7"/>
    <w:rsid w:val="00E91E31"/>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FF9"/>
    <w:rsid w:val="00F60734"/>
    <w:rsid w:val="00F60C71"/>
    <w:rsid w:val="00F60DC5"/>
    <w:rsid w:val="00F61131"/>
    <w:rsid w:val="00F612FF"/>
    <w:rsid w:val="00F616DB"/>
    <w:rsid w:val="00F617C1"/>
    <w:rsid w:val="00F61D42"/>
    <w:rsid w:val="00F6231B"/>
    <w:rsid w:val="00F626AB"/>
    <w:rsid w:val="00F633CC"/>
    <w:rsid w:val="00F635CF"/>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071"/>
    <w:pPr>
      <w:spacing w:after="160" w:line="259" w:lineRule="auto"/>
    </w:pPr>
    <w:rPr>
      <w:rFonts w:asciiTheme="minorHAnsi" w:hAnsiTheme="minorHAnsi"/>
    </w:rPr>
  </w:style>
  <w:style w:type="paragraph" w:styleId="Rubrik1">
    <w:name w:val="heading 1"/>
    <w:basedOn w:val="Normal"/>
    <w:next w:val="Normal"/>
    <w:link w:val="Rubrik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E37071"/>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E37071"/>
  </w:style>
  <w:style w:type="character" w:customStyle="1" w:styleId="Rubrik1Char">
    <w:name w:val="Rubrik 1 Char"/>
    <w:basedOn w:val="Standardstycketeckensnitt"/>
    <w:link w:val="Rubrik1"/>
    <w:uiPriority w:val="9"/>
    <w:rsid w:val="00F54CA2"/>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F54CA2"/>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F54CA2"/>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54CA2"/>
    <w:rPr>
      <w:rFonts w:asciiTheme="majorHAnsi" w:hAnsiTheme="majorHAnsi"/>
      <w:sz w:val="14"/>
    </w:rPr>
  </w:style>
  <w:style w:type="paragraph" w:styleId="Sidfot">
    <w:name w:val="footer"/>
    <w:basedOn w:val="Sidhuvud"/>
    <w:link w:val="SidfotChar"/>
    <w:uiPriority w:val="99"/>
    <w:rsid w:val="00F54CA2"/>
    <w:pPr>
      <w:tabs>
        <w:tab w:val="clear" w:pos="3686"/>
        <w:tab w:val="left" w:pos="4111"/>
      </w:tabs>
    </w:pPr>
  </w:style>
  <w:style w:type="character" w:customStyle="1" w:styleId="SidfotChar">
    <w:name w:val="Sidfot Char"/>
    <w:basedOn w:val="Standardstycketeckensnitt"/>
    <w:link w:val="Sidfot"/>
    <w:uiPriority w:val="99"/>
    <w:rsid w:val="00F54CA2"/>
    <w:rPr>
      <w:rFonts w:asciiTheme="majorHAnsi" w:hAnsiTheme="majorHAnsi"/>
      <w:sz w:val="14"/>
      <w:lang w:val="en-GB"/>
    </w:rPr>
  </w:style>
  <w:style w:type="character" w:styleId="Platshllartext">
    <w:name w:val="Placeholder Text"/>
    <w:basedOn w:val="Standardstycketeckensnitt"/>
    <w:uiPriority w:val="99"/>
    <w:semiHidden/>
    <w:rsid w:val="00F54CA2"/>
    <w:rPr>
      <w:color w:val="808080"/>
    </w:rPr>
  </w:style>
  <w:style w:type="paragraph" w:styleId="Ballongtext">
    <w:name w:val="Balloon Text"/>
    <w:basedOn w:val="Normal"/>
    <w:link w:val="BallongtextChar"/>
    <w:uiPriority w:val="99"/>
    <w:semiHidden/>
    <w:unhideWhenUsed/>
    <w:rsid w:val="00F54CA2"/>
    <w:rPr>
      <w:rFonts w:ascii="Tahoma" w:hAnsi="Tahoma" w:cs="Tahoma"/>
      <w:sz w:val="16"/>
      <w:szCs w:val="16"/>
    </w:rPr>
  </w:style>
  <w:style w:type="character" w:customStyle="1" w:styleId="BallongtextChar">
    <w:name w:val="Ballongtext Char"/>
    <w:basedOn w:val="Standardstycketeckensnitt"/>
    <w:link w:val="Ballongtext"/>
    <w:uiPriority w:val="99"/>
    <w:semiHidden/>
    <w:rsid w:val="00F54CA2"/>
    <w:rPr>
      <w:rFonts w:ascii="Tahoma" w:hAnsi="Tahoma" w:cs="Tahoma"/>
      <w:sz w:val="16"/>
      <w:szCs w:val="16"/>
    </w:rPr>
  </w:style>
  <w:style w:type="table" w:styleId="Tabellrutnt">
    <w:name w:val="Table Grid"/>
    <w:basedOn w:val="Normaltabel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54CA2"/>
    <w:pPr>
      <w:tabs>
        <w:tab w:val="clear" w:pos="9072"/>
        <w:tab w:val="right" w:pos="8789"/>
      </w:tabs>
    </w:pPr>
  </w:style>
  <w:style w:type="character" w:styleId="Hyperlnk">
    <w:name w:val="Hyperlink"/>
    <w:basedOn w:val="Standardstycketeckensnitt"/>
    <w:uiPriority w:val="99"/>
    <w:qFormat/>
    <w:rsid w:val="00F54CA2"/>
    <w:rPr>
      <w:color w:val="0000FF"/>
      <w:u w:val="single"/>
    </w:rPr>
  </w:style>
  <w:style w:type="paragraph" w:styleId="Innehllsfrteckningsrubrik">
    <w:name w:val="TOC Heading"/>
    <w:basedOn w:val="Rubrik1"/>
    <w:next w:val="Normal"/>
    <w:uiPriority w:val="39"/>
    <w:semiHidden/>
    <w:rsid w:val="00F54CA2"/>
    <w:pPr>
      <w:pageBreakBefore/>
      <w:suppressAutoHyphens w:val="0"/>
      <w:outlineLvl w:val="9"/>
    </w:pPr>
    <w:rPr>
      <w:lang w:eastAsia="ja-JP"/>
    </w:rPr>
  </w:style>
  <w:style w:type="paragraph" w:styleId="Citat">
    <w:name w:val="Quote"/>
    <w:basedOn w:val="Normal"/>
    <w:link w:val="CitatChar"/>
    <w:uiPriority w:val="10"/>
    <w:qFormat/>
    <w:rsid w:val="00F54CA2"/>
    <w:pPr>
      <w:spacing w:after="220"/>
      <w:ind w:left="357"/>
    </w:pPr>
    <w:rPr>
      <w:iCs/>
      <w:color w:val="000000" w:themeColor="text1"/>
      <w:sz w:val="20"/>
    </w:rPr>
  </w:style>
  <w:style w:type="character" w:customStyle="1" w:styleId="CitatChar">
    <w:name w:val="Citat Char"/>
    <w:basedOn w:val="Standardstycketeckensnitt"/>
    <w:link w:val="Citat"/>
    <w:uiPriority w:val="10"/>
    <w:rsid w:val="00F54CA2"/>
    <w:rPr>
      <w:rFonts w:asciiTheme="minorHAnsi" w:hAnsiTheme="minorHAnsi"/>
      <w:iCs/>
      <w:color w:val="000000" w:themeColor="text1"/>
      <w:sz w:val="20"/>
    </w:rPr>
  </w:style>
  <w:style w:type="paragraph" w:styleId="Innehll1">
    <w:name w:val="toc 1"/>
    <w:basedOn w:val="Normal"/>
    <w:next w:val="Normal"/>
    <w:uiPriority w:val="39"/>
    <w:semiHidden/>
    <w:rsid w:val="00F54CA2"/>
    <w:pPr>
      <w:spacing w:beforeLines="100" w:before="100"/>
    </w:pPr>
  </w:style>
  <w:style w:type="paragraph" w:styleId="Innehll2">
    <w:name w:val="toc 2"/>
    <w:basedOn w:val="Normal"/>
    <w:next w:val="Normal"/>
    <w:uiPriority w:val="99"/>
    <w:semiHidden/>
    <w:rsid w:val="00F54CA2"/>
    <w:pPr>
      <w:ind w:left="276"/>
    </w:pPr>
  </w:style>
  <w:style w:type="paragraph" w:styleId="Innehll3">
    <w:name w:val="toc 3"/>
    <w:basedOn w:val="Normal"/>
    <w:next w:val="Normal"/>
    <w:uiPriority w:val="99"/>
    <w:semiHidden/>
    <w:rsid w:val="00F54CA2"/>
    <w:pPr>
      <w:ind w:left="552"/>
    </w:pPr>
  </w:style>
  <w:style w:type="character" w:styleId="Betoning">
    <w:name w:val="Emphasis"/>
    <w:basedOn w:val="Standardstycketeckensnitt"/>
    <w:uiPriority w:val="20"/>
    <w:qFormat/>
    <w:rsid w:val="00F54CA2"/>
    <w:rPr>
      <w:i/>
      <w:iCs/>
    </w:rPr>
  </w:style>
  <w:style w:type="paragraph" w:styleId="Innehll4">
    <w:name w:val="toc 4"/>
    <w:basedOn w:val="Normal"/>
    <w:next w:val="Normal"/>
    <w:uiPriority w:val="99"/>
    <w:semiHidden/>
    <w:rsid w:val="00F54CA2"/>
    <w:pPr>
      <w:spacing w:after="100"/>
      <w:ind w:left="660"/>
    </w:pPr>
  </w:style>
  <w:style w:type="paragraph" w:styleId="Innehll5">
    <w:name w:val="toc 5"/>
    <w:basedOn w:val="Normal"/>
    <w:next w:val="Normal"/>
    <w:uiPriority w:val="99"/>
    <w:semiHidden/>
    <w:rsid w:val="00F54CA2"/>
    <w:pPr>
      <w:spacing w:after="100"/>
      <w:ind w:left="880"/>
    </w:pPr>
  </w:style>
  <w:style w:type="paragraph" w:styleId="Innehll6">
    <w:name w:val="toc 6"/>
    <w:basedOn w:val="Normal"/>
    <w:next w:val="Normal"/>
    <w:uiPriority w:val="99"/>
    <w:semiHidden/>
    <w:rsid w:val="00F54CA2"/>
    <w:pPr>
      <w:spacing w:after="100"/>
      <w:ind w:left="1100"/>
    </w:pPr>
  </w:style>
  <w:style w:type="paragraph" w:styleId="Innehll7">
    <w:name w:val="toc 7"/>
    <w:basedOn w:val="Normal"/>
    <w:next w:val="Normal"/>
    <w:uiPriority w:val="99"/>
    <w:semiHidden/>
    <w:rsid w:val="00F54CA2"/>
    <w:pPr>
      <w:spacing w:after="100"/>
      <w:ind w:left="1320"/>
    </w:pPr>
  </w:style>
  <w:style w:type="paragraph" w:styleId="Innehll8">
    <w:name w:val="toc 8"/>
    <w:basedOn w:val="Normal"/>
    <w:next w:val="Normal"/>
    <w:uiPriority w:val="99"/>
    <w:semiHidden/>
    <w:rsid w:val="00F54CA2"/>
    <w:pPr>
      <w:spacing w:after="100"/>
      <w:ind w:left="1540"/>
    </w:pPr>
  </w:style>
  <w:style w:type="paragraph" w:styleId="Innehll9">
    <w:name w:val="toc 9"/>
    <w:basedOn w:val="Normal"/>
    <w:next w:val="Normal"/>
    <w:uiPriority w:val="99"/>
    <w:semiHidden/>
    <w:rsid w:val="00F54CA2"/>
    <w:pPr>
      <w:spacing w:after="100"/>
      <w:ind w:left="1760"/>
    </w:pPr>
  </w:style>
  <w:style w:type="table" w:customStyle="1" w:styleId="Trelinjerstabell">
    <w:name w:val="Trelinjerstabell"/>
    <w:basedOn w:val="Normaltabel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ark">
    <w:name w:val="Strong"/>
    <w:basedOn w:val="Standardstycketeckensnitt"/>
    <w:uiPriority w:val="1"/>
    <w:rsid w:val="00F54CA2"/>
    <w:rPr>
      <w:b/>
      <w:bCs/>
    </w:rPr>
  </w:style>
  <w:style w:type="table" w:customStyle="1" w:styleId="Sidfottabell">
    <w:name w:val="Sidfot tabell"/>
    <w:basedOn w:val="Normaltabel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54CA2"/>
    <w:rPr>
      <w:sz w:val="20"/>
      <w:szCs w:val="20"/>
    </w:rPr>
  </w:style>
  <w:style w:type="character" w:customStyle="1" w:styleId="FotnotstextChar">
    <w:name w:val="Fotnotstext Char"/>
    <w:basedOn w:val="Standardstycketeckensnitt"/>
    <w:link w:val="Fotnotstext"/>
    <w:uiPriority w:val="99"/>
    <w:semiHidden/>
    <w:rsid w:val="00F54CA2"/>
    <w:rPr>
      <w:rFonts w:asciiTheme="minorHAnsi" w:hAnsiTheme="minorHAnsi"/>
      <w:sz w:val="20"/>
      <w:szCs w:val="20"/>
    </w:rPr>
  </w:style>
  <w:style w:type="character" w:styleId="Fotnotsreferens">
    <w:name w:val="footnote reference"/>
    <w:basedOn w:val="Standardstycketeckensnitt"/>
    <w:uiPriority w:val="99"/>
    <w:semiHidden/>
    <w:unhideWhenUsed/>
    <w:rsid w:val="00F54CA2"/>
    <w:rPr>
      <w:vertAlign w:val="superscript"/>
    </w:rPr>
  </w:style>
  <w:style w:type="character" w:customStyle="1" w:styleId="Rubrik4Char">
    <w:name w:val="Rubrik 4 Char"/>
    <w:basedOn w:val="Standardstycketeckensnitt"/>
    <w:link w:val="Rubrik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F54CA2"/>
    <w:rPr>
      <w:rFonts w:asciiTheme="majorHAnsi" w:hAnsiTheme="majorHAnsi"/>
      <w:color w:val="auto"/>
      <w:sz w:val="14"/>
    </w:rPr>
  </w:style>
  <w:style w:type="character" w:customStyle="1" w:styleId="Sidfotmallarna">
    <w:name w:val="Sidfot mallarna"/>
    <w:basedOn w:val="Standardstycketeckensnitt"/>
    <w:uiPriority w:val="1"/>
    <w:rsid w:val="00F54CA2"/>
    <w:rPr>
      <w:rFonts w:asciiTheme="majorHAnsi" w:hAnsiTheme="majorHAnsi"/>
      <w:sz w:val="14"/>
    </w:rPr>
  </w:style>
  <w:style w:type="character" w:customStyle="1" w:styleId="Sidfotmallarnagr">
    <w:name w:val="Sidfot mallarna grå"/>
    <w:basedOn w:val="Standardstycketeckensnit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54CA2"/>
    <w:rPr>
      <w:rFonts w:asciiTheme="minorHAnsi" w:hAnsiTheme="minorHAnsi" w:cstheme="minorHAnsi"/>
      <w:bdr w:val="single" w:sz="4" w:space="0" w:color="auto"/>
    </w:rPr>
  </w:style>
  <w:style w:type="paragraph" w:styleId="Punktlista">
    <w:name w:val="List Bullet"/>
    <w:basedOn w:val="Normal"/>
    <w:uiPriority w:val="99"/>
    <w:qFormat/>
    <w:rsid w:val="00F54CA2"/>
    <w:pPr>
      <w:numPr>
        <w:numId w:val="4"/>
      </w:numPr>
      <w:contextualSpacing/>
    </w:pPr>
  </w:style>
  <w:style w:type="paragraph" w:styleId="Numreradlista">
    <w:name w:val="List Number"/>
    <w:basedOn w:val="Normal"/>
    <w:uiPriority w:val="99"/>
    <w:qFormat/>
    <w:rsid w:val="00F54CA2"/>
    <w:pPr>
      <w:numPr>
        <w:numId w:val="3"/>
      </w:numPr>
      <w:contextualSpacing/>
    </w:pPr>
  </w:style>
  <w:style w:type="character" w:styleId="Kommentarsreferens">
    <w:name w:val="annotation reference"/>
    <w:basedOn w:val="Standardstycketeckensnitt"/>
    <w:uiPriority w:val="99"/>
    <w:semiHidden/>
    <w:unhideWhenUsed/>
    <w:rsid w:val="00AE66F5"/>
    <w:rPr>
      <w:sz w:val="16"/>
      <w:szCs w:val="16"/>
    </w:rPr>
  </w:style>
  <w:style w:type="paragraph" w:styleId="Kommentarer">
    <w:name w:val="annotation text"/>
    <w:basedOn w:val="Normal"/>
    <w:link w:val="KommentarerChar"/>
    <w:uiPriority w:val="99"/>
    <w:unhideWhenUsed/>
    <w:rsid w:val="00AE66F5"/>
    <w:rPr>
      <w:sz w:val="20"/>
      <w:szCs w:val="20"/>
    </w:rPr>
  </w:style>
  <w:style w:type="character" w:customStyle="1" w:styleId="KommentarerChar">
    <w:name w:val="Kommentarer Char"/>
    <w:basedOn w:val="Standardstycketeckensnitt"/>
    <w:link w:val="Kommentarer"/>
    <w:uiPriority w:val="99"/>
    <w:rsid w:val="00AE66F5"/>
    <w:rPr>
      <w:rFonts w:asciiTheme="minorHAnsi" w:hAnsiTheme="minorHAnsi"/>
      <w:sz w:val="20"/>
      <w:szCs w:val="20"/>
    </w:rPr>
  </w:style>
  <w:style w:type="paragraph" w:styleId="Liststycke">
    <w:name w:val="List Paragraph"/>
    <w:basedOn w:val="Normal"/>
    <w:uiPriority w:val="34"/>
    <w:qFormat/>
    <w:rsid w:val="008611D6"/>
    <w:pPr>
      <w:ind w:left="720"/>
      <w:contextualSpacing/>
    </w:pPr>
  </w:style>
  <w:style w:type="paragraph" w:styleId="Kommentarsmne">
    <w:name w:val="annotation subject"/>
    <w:basedOn w:val="Kommentarer"/>
    <w:next w:val="Kommentarer"/>
    <w:link w:val="KommentarsmneChar"/>
    <w:uiPriority w:val="99"/>
    <w:semiHidden/>
    <w:unhideWhenUsed/>
    <w:rsid w:val="00D86084"/>
    <w:rPr>
      <w:b/>
      <w:bCs/>
    </w:rPr>
  </w:style>
  <w:style w:type="character" w:customStyle="1" w:styleId="KommentarsmneChar">
    <w:name w:val="Kommentarsämne Char"/>
    <w:basedOn w:val="KommentarerChar"/>
    <w:link w:val="Kommentarsmne"/>
    <w:uiPriority w:val="99"/>
    <w:semiHidden/>
    <w:rsid w:val="00D86084"/>
    <w:rPr>
      <w:rFonts w:asciiTheme="minorHAnsi" w:hAnsiTheme="minorHAnsi"/>
      <w:b/>
      <w:bCs/>
      <w:sz w:val="20"/>
      <w:szCs w:val="20"/>
    </w:rPr>
  </w:style>
  <w:style w:type="paragraph" w:styleId="Beskrivning">
    <w:name w:val="caption"/>
    <w:basedOn w:val="Normal"/>
    <w:next w:val="Normal"/>
    <w:uiPriority w:val="35"/>
    <w:unhideWhenUsed/>
    <w:qFormat/>
    <w:rsid w:val="008E587E"/>
    <w:rPr>
      <w:i/>
      <w:iCs/>
      <w:color w:val="000000" w:themeColor="text2"/>
      <w:sz w:val="18"/>
      <w:szCs w:val="18"/>
    </w:rPr>
  </w:style>
  <w:style w:type="character" w:styleId="Radnummer">
    <w:name w:val="line number"/>
    <w:basedOn w:val="Standardstycketeckensnitt"/>
    <w:uiPriority w:val="99"/>
    <w:semiHidden/>
    <w:unhideWhenUsed/>
    <w:rsid w:val="00FC4AA1"/>
  </w:style>
  <w:style w:type="paragraph" w:styleId="Litteraturfrteckning">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Rutntstabell1ljusdekorfrg6">
    <w:name w:val="Grid Table 1 Light Accent 6"/>
    <w:basedOn w:val="Normaltabel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AnvndHyperlnk">
    <w:name w:val="FollowedHyperlink"/>
    <w:basedOn w:val="Standardstycketeckensnitt"/>
    <w:uiPriority w:val="99"/>
    <w:semiHidden/>
    <w:unhideWhenUsed/>
    <w:rsid w:val="00F654AC"/>
    <w:rPr>
      <w:color w:val="000000" w:themeColor="followedHyperlink"/>
      <w:u w:val="single"/>
    </w:rPr>
  </w:style>
  <w:style w:type="character" w:customStyle="1" w:styleId="UnresolvedMention1">
    <w:name w:val="Unresolved Mention1"/>
    <w:basedOn w:val="Standardstycketeckensnitt"/>
    <w:uiPriority w:val="99"/>
    <w:semiHidden/>
    <w:unhideWhenUsed/>
    <w:rsid w:val="00A54DA5"/>
    <w:rPr>
      <w:color w:val="605E5C"/>
      <w:shd w:val="clear" w:color="auto" w:fill="E1DFDD"/>
    </w:rPr>
  </w:style>
  <w:style w:type="character" w:customStyle="1" w:styleId="UnresolvedMention2">
    <w:name w:val="Unresolved Mention2"/>
    <w:basedOn w:val="Standardstycketeckensnitt"/>
    <w:uiPriority w:val="99"/>
    <w:semiHidden/>
    <w:unhideWhenUsed/>
    <w:rsid w:val="00B445BB"/>
    <w:rPr>
      <w:color w:val="605E5C"/>
      <w:shd w:val="clear" w:color="auto" w:fill="E1DFDD"/>
    </w:rPr>
  </w:style>
  <w:style w:type="character" w:styleId="Sidnummer">
    <w:name w:val="page number"/>
    <w:basedOn w:val="Standardstycketeckensnitt"/>
    <w:uiPriority w:val="99"/>
    <w:semiHidden/>
    <w:unhideWhenUsed/>
    <w:rsid w:val="00250410"/>
  </w:style>
  <w:style w:type="table" w:styleId="Listtabell7frgstark">
    <w:name w:val="List Table 7 Colorful"/>
    <w:basedOn w:val="Normaltabel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llanmrkskuggning2-dekorfrg1">
    <w:name w:val="Medium Shading 2 Accent 1"/>
    <w:basedOn w:val="Normaltabel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5F8709D3-264A-4CA3-AD3C-3C2C5A86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35</Pages>
  <Words>65721</Words>
  <Characters>348325</Characters>
  <Application>Microsoft Office Word</Application>
  <DocSecurity>0</DocSecurity>
  <Lines>2902</Lines>
  <Paragraphs>826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413220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19</cp:revision>
  <cp:lastPrinted>2012-03-26T17:07:00Z</cp:lastPrinted>
  <dcterms:created xsi:type="dcterms:W3CDTF">2020-02-07T06:21:00Z</dcterms:created>
  <dcterms:modified xsi:type="dcterms:W3CDTF">2020-02-07T16:23:00Z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id="gvRv6zZm"/&gt;&lt;style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
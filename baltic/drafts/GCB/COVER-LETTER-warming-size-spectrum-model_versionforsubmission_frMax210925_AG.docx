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3B3D13" w14:textId="77777777" w:rsidR="00DF1362" w:rsidRDefault="00DF1362" w:rsidP="00DF1362">
      <w:pPr>
        <w:spacing w:line="480" w:lineRule="auto"/>
        <w:contextualSpacing/>
        <w:jc w:val="both"/>
        <w:rPr>
          <w:rFonts w:cstheme="minorHAnsi"/>
          <w:b/>
          <w:sz w:val="28"/>
          <w:szCs w:val="28"/>
        </w:rPr>
      </w:pPr>
      <w:proofErr w:type="spellStart"/>
      <w:r>
        <w:rPr>
          <w:rFonts w:cstheme="minorHAnsi"/>
          <w:b/>
          <w:sz w:val="28"/>
          <w:szCs w:val="28"/>
        </w:rPr>
        <w:t>Suggested</w:t>
      </w:r>
      <w:proofErr w:type="spellEnd"/>
      <w:r>
        <w:rPr>
          <w:rFonts w:cstheme="minorHAnsi"/>
          <w:b/>
          <w:sz w:val="28"/>
          <w:szCs w:val="28"/>
        </w:rPr>
        <w:t xml:space="preserve"> </w:t>
      </w:r>
      <w:proofErr w:type="spellStart"/>
      <w:r>
        <w:rPr>
          <w:rFonts w:cstheme="minorHAnsi"/>
          <w:b/>
          <w:sz w:val="28"/>
          <w:szCs w:val="28"/>
        </w:rPr>
        <w:t>reviewers</w:t>
      </w:r>
      <w:bookmarkStart w:id="0" w:name="_GoBack"/>
      <w:bookmarkEnd w:id="0"/>
      <w:proofErr w:type="spellEnd"/>
    </w:p>
    <w:p w14:paraId="7402E26F" w14:textId="4A1CEF0D" w:rsidR="005C732E" w:rsidRPr="005C732E" w:rsidRDefault="005C732E" w:rsidP="00D9736F">
      <w:pPr>
        <w:pStyle w:val="Liststycke"/>
        <w:numPr>
          <w:ilvl w:val="0"/>
          <w:numId w:val="6"/>
        </w:numPr>
        <w:jc w:val="both"/>
      </w:pPr>
      <w:commentRangeStart w:id="1"/>
      <w:r w:rsidRPr="00CB57BD">
        <w:rPr>
          <w:lang w:val="en-US"/>
        </w:rPr>
        <w:t>Nis Sand Jacobsen, National Institute of Aquatic Resources,</w:t>
      </w:r>
      <w:r w:rsidR="00681E3A" w:rsidRPr="00CB57BD">
        <w:rPr>
          <w:lang w:val="en-US"/>
        </w:rPr>
        <w:t xml:space="preserve"> </w:t>
      </w:r>
      <w:r w:rsidRPr="00CB57BD">
        <w:rPr>
          <w:lang w:val="en-US"/>
        </w:rPr>
        <w:t>Section for Ecosystem based Marine Management</w:t>
      </w:r>
      <w:r w:rsidR="00681E3A" w:rsidRPr="00CB57BD">
        <w:rPr>
          <w:lang w:val="en-US"/>
        </w:rPr>
        <w:t xml:space="preserve">, DTU Aqua. </w:t>
      </w:r>
      <w:hyperlink r:id="rId12" w:history="1">
        <w:r w:rsidR="00681E3A" w:rsidRPr="006C140A">
          <w:rPr>
            <w:rStyle w:val="Hyperlnk"/>
          </w:rPr>
          <w:t>nsja@aqua.dtu.dk</w:t>
        </w:r>
      </w:hyperlink>
      <w:commentRangeEnd w:id="1"/>
      <w:r w:rsidR="00681E3A">
        <w:rPr>
          <w:rStyle w:val="Kommentarsreferens"/>
        </w:rPr>
        <w:commentReference w:id="1"/>
      </w:r>
    </w:p>
    <w:p w14:paraId="3C9C03A0" w14:textId="77777777" w:rsidR="005C732E" w:rsidRPr="001C207B" w:rsidRDefault="005C732E" w:rsidP="00681E3A">
      <w:pPr>
        <w:pStyle w:val="Liststycke"/>
        <w:rPr>
          <w:rFonts w:eastAsia="Times New Roman"/>
          <w:lang w:eastAsia="en-GB"/>
        </w:rPr>
      </w:pPr>
    </w:p>
    <w:p w14:paraId="52521EF1" w14:textId="77777777" w:rsidR="00DF1362" w:rsidRPr="001C207B" w:rsidRDefault="00DF1362" w:rsidP="00DF1362"/>
    <w:p w14:paraId="667F67DE" w14:textId="77777777" w:rsidR="00DF1362" w:rsidRDefault="00DF1362" w:rsidP="00DF1362">
      <w:pPr>
        <w:contextualSpacing/>
        <w:jc w:val="both"/>
      </w:pPr>
    </w:p>
    <w:p w14:paraId="40C09999" w14:textId="77777777" w:rsidR="00DF1362" w:rsidRPr="00CB57BD" w:rsidRDefault="00DF1362" w:rsidP="00DF1362">
      <w:pPr>
        <w:contextualSpacing/>
        <w:jc w:val="both"/>
        <w:rPr>
          <w:rFonts w:cstheme="minorHAnsi"/>
          <w:b/>
          <w:sz w:val="28"/>
          <w:szCs w:val="28"/>
          <w:lang w:val="en-US"/>
        </w:rPr>
      </w:pPr>
      <w:r w:rsidRPr="00CB57BD">
        <w:rPr>
          <w:rFonts w:cstheme="minorHAnsi"/>
          <w:b/>
          <w:bCs/>
          <w:sz w:val="28"/>
          <w:szCs w:val="28"/>
          <w:lang w:val="en-US"/>
        </w:rPr>
        <w:t xml:space="preserve">Answers to the following questions (max 50 words per answer) </w:t>
      </w:r>
    </w:p>
    <w:p w14:paraId="37D15647" w14:textId="77777777" w:rsidR="00DF1362" w:rsidRPr="00CB57BD" w:rsidRDefault="00DF1362" w:rsidP="00DF1362">
      <w:pPr>
        <w:contextualSpacing/>
        <w:jc w:val="both"/>
        <w:rPr>
          <w:rFonts w:cstheme="minorHAnsi"/>
          <w:b/>
          <w:sz w:val="28"/>
          <w:szCs w:val="28"/>
          <w:lang w:val="en-US"/>
        </w:rPr>
      </w:pPr>
    </w:p>
    <w:p w14:paraId="75EDD425" w14:textId="77777777" w:rsidR="00121394" w:rsidRPr="00CB57BD" w:rsidRDefault="00DF1362" w:rsidP="00121394">
      <w:pPr>
        <w:contextualSpacing/>
        <w:jc w:val="both"/>
        <w:rPr>
          <w:rFonts w:cstheme="minorHAnsi"/>
          <w:bCs/>
          <w:i/>
          <w:iCs/>
          <w:sz w:val="28"/>
          <w:szCs w:val="28"/>
          <w:lang w:val="en-US"/>
        </w:rPr>
      </w:pPr>
      <w:r w:rsidRPr="00CB57BD">
        <w:rPr>
          <w:rFonts w:cstheme="minorHAnsi"/>
          <w:bCs/>
          <w:i/>
          <w:iCs/>
          <w:sz w:val="28"/>
          <w:szCs w:val="28"/>
          <w:lang w:val="en-US"/>
        </w:rPr>
        <w:t xml:space="preserve">What is the scientific question you are addressing? </w:t>
      </w:r>
    </w:p>
    <w:p w14:paraId="2C0AB929" w14:textId="6C602297" w:rsidR="00DF1362" w:rsidRPr="00CB57BD" w:rsidRDefault="00986D5C" w:rsidP="00986D5C">
      <w:pPr>
        <w:contextualSpacing/>
        <w:jc w:val="both"/>
        <w:rPr>
          <w:rFonts w:cstheme="minorHAnsi"/>
          <w:bCs/>
          <w:i/>
          <w:iCs/>
          <w:sz w:val="28"/>
          <w:szCs w:val="28"/>
          <w:lang w:val="en-US"/>
        </w:rPr>
      </w:pPr>
      <w:r w:rsidRPr="00CB57BD">
        <w:rPr>
          <w:rFonts w:cstheme="minorHAnsi"/>
          <w:lang w:val="en-US"/>
        </w:rPr>
        <w:t xml:space="preserve">What are the </w:t>
      </w:r>
      <w:r w:rsidR="005B129B" w:rsidRPr="00CB57BD">
        <w:rPr>
          <w:rFonts w:cstheme="minorHAnsi"/>
          <w:lang w:val="en-US"/>
        </w:rPr>
        <w:t>join</w:t>
      </w:r>
      <w:r w:rsidR="000C4349" w:rsidRPr="00CB57BD">
        <w:rPr>
          <w:rFonts w:cstheme="minorHAnsi"/>
          <w:lang w:val="en-US"/>
        </w:rPr>
        <w:t>t</w:t>
      </w:r>
      <w:r w:rsidR="005B129B" w:rsidRPr="00CB57BD">
        <w:rPr>
          <w:rFonts w:cstheme="minorHAnsi"/>
          <w:lang w:val="en-US"/>
        </w:rPr>
        <w:t xml:space="preserve"> </w:t>
      </w:r>
      <w:r w:rsidRPr="00CB57BD">
        <w:rPr>
          <w:rFonts w:cstheme="minorHAnsi"/>
          <w:lang w:val="en-US"/>
        </w:rPr>
        <w:t xml:space="preserve">effects of temperature </w:t>
      </w:r>
      <w:r w:rsidR="00D94536" w:rsidRPr="00CB57BD">
        <w:rPr>
          <w:rFonts w:cstheme="minorHAnsi"/>
          <w:lang w:val="en-US"/>
        </w:rPr>
        <w:t xml:space="preserve">dependence of </w:t>
      </w:r>
      <w:r w:rsidR="00133FD1" w:rsidRPr="00CB57BD">
        <w:rPr>
          <w:rFonts w:cstheme="minorHAnsi"/>
          <w:lang w:val="en-US"/>
        </w:rPr>
        <w:t>individual-level physiolog</w:t>
      </w:r>
      <w:r w:rsidRPr="00CB57BD">
        <w:rPr>
          <w:rFonts w:cstheme="minorHAnsi"/>
          <w:lang w:val="en-US"/>
        </w:rPr>
        <w:t xml:space="preserve">ical processes </w:t>
      </w:r>
      <w:r w:rsidR="00E55BFA" w:rsidRPr="00CB57BD">
        <w:rPr>
          <w:rFonts w:cstheme="minorHAnsi"/>
          <w:lang w:val="en-US"/>
        </w:rPr>
        <w:t xml:space="preserve">(e.g., metabolism and feeding) </w:t>
      </w:r>
      <w:r w:rsidR="00F0325C" w:rsidRPr="00CB57BD">
        <w:rPr>
          <w:rFonts w:cstheme="minorHAnsi"/>
          <w:lang w:val="en-US"/>
        </w:rPr>
        <w:t xml:space="preserve">and </w:t>
      </w:r>
      <w:r w:rsidR="008954E6" w:rsidRPr="00CB57BD">
        <w:rPr>
          <w:rFonts w:cstheme="minorHAnsi"/>
          <w:lang w:val="en-US"/>
        </w:rPr>
        <w:t>temperature dependence of resource dynamics</w:t>
      </w:r>
      <w:r w:rsidR="00BC4CF7" w:rsidRPr="00CB57BD">
        <w:rPr>
          <w:rFonts w:cstheme="minorHAnsi"/>
          <w:lang w:val="en-US"/>
        </w:rPr>
        <w:t xml:space="preserve"> for individual body growth</w:t>
      </w:r>
      <w:r w:rsidR="00251B33" w:rsidRPr="00CB57BD">
        <w:rPr>
          <w:rFonts w:cstheme="minorHAnsi"/>
          <w:lang w:val="en-US"/>
        </w:rPr>
        <w:t xml:space="preserve"> and size structure in a multispecies aquatic food web?</w:t>
      </w:r>
      <w:r w:rsidR="00777487" w:rsidRPr="00CB57BD">
        <w:rPr>
          <w:rFonts w:cstheme="minorHAnsi"/>
          <w:lang w:val="en-US"/>
        </w:rPr>
        <w:t xml:space="preserve"> How does that affect maximum sustainable exploitation rates and fisheries yield?</w:t>
      </w:r>
    </w:p>
    <w:p w14:paraId="326E1A8F" w14:textId="77777777" w:rsidR="00DF1362" w:rsidRPr="00CB57BD" w:rsidRDefault="00DF1362" w:rsidP="00DF1362">
      <w:pPr>
        <w:contextualSpacing/>
        <w:jc w:val="both"/>
        <w:rPr>
          <w:rFonts w:cstheme="minorHAnsi"/>
          <w:bCs/>
          <w:sz w:val="28"/>
          <w:szCs w:val="28"/>
          <w:lang w:val="en-US"/>
        </w:rPr>
      </w:pPr>
    </w:p>
    <w:p w14:paraId="44FDB06C" w14:textId="77777777" w:rsidR="00DF1362" w:rsidRPr="00CB57BD" w:rsidRDefault="00DF1362" w:rsidP="00DF1362">
      <w:pPr>
        <w:contextualSpacing/>
        <w:jc w:val="both"/>
        <w:rPr>
          <w:rFonts w:cstheme="minorHAnsi"/>
          <w:bCs/>
          <w:i/>
          <w:iCs/>
          <w:sz w:val="28"/>
          <w:szCs w:val="28"/>
          <w:lang w:val="en-US"/>
        </w:rPr>
      </w:pPr>
      <w:r w:rsidRPr="00CB57BD">
        <w:rPr>
          <w:rFonts w:cstheme="minorHAnsi"/>
          <w:bCs/>
          <w:i/>
          <w:iCs/>
          <w:sz w:val="28"/>
          <w:szCs w:val="28"/>
          <w:lang w:val="en-US"/>
        </w:rPr>
        <w:t xml:space="preserve">What is/are the key finding(s) that answers this question? </w:t>
      </w:r>
    </w:p>
    <w:p w14:paraId="4A0BEBF5" w14:textId="377CB1BF" w:rsidR="005643FA" w:rsidRPr="00CB57BD" w:rsidRDefault="00DA1413" w:rsidP="00DF1362">
      <w:pPr>
        <w:contextualSpacing/>
        <w:jc w:val="both"/>
        <w:rPr>
          <w:lang w:val="en-US"/>
        </w:rPr>
      </w:pPr>
      <w:r w:rsidRPr="00CB57BD">
        <w:rPr>
          <w:lang w:val="en-US"/>
        </w:rPr>
        <w:t>I</w:t>
      </w:r>
      <w:r w:rsidR="005643FA" w:rsidRPr="00CB57BD">
        <w:rPr>
          <w:lang w:val="en-US"/>
        </w:rPr>
        <w:t xml:space="preserve">nclusion of temperature dependence of physiological processes is needed to </w:t>
      </w:r>
      <w:r w:rsidR="002261E8" w:rsidRPr="00CB57BD">
        <w:rPr>
          <w:lang w:val="en-US"/>
        </w:rPr>
        <w:t xml:space="preserve">achieve predictions about the effects of warming on size-at-age </w:t>
      </w:r>
      <w:r w:rsidR="001D7644" w:rsidRPr="00CB57BD">
        <w:rPr>
          <w:lang w:val="en-US"/>
        </w:rPr>
        <w:t xml:space="preserve">that are in line with empirical </w:t>
      </w:r>
      <w:r w:rsidR="002E64CB" w:rsidRPr="00CB57BD">
        <w:rPr>
          <w:lang w:val="en-US"/>
        </w:rPr>
        <w:t>observations.</w:t>
      </w:r>
      <w:r w:rsidR="00BB0BFB" w:rsidRPr="00CB57BD">
        <w:rPr>
          <w:lang w:val="en-US"/>
        </w:rPr>
        <w:t xml:space="preserve"> </w:t>
      </w:r>
      <w:r w:rsidR="000B3CDE" w:rsidRPr="00CB57BD">
        <w:rPr>
          <w:lang w:val="en-US"/>
        </w:rPr>
        <w:t xml:space="preserve">This does </w:t>
      </w:r>
      <w:r w:rsidR="00BB0BFB" w:rsidRPr="00CB57BD">
        <w:rPr>
          <w:lang w:val="en-US"/>
        </w:rPr>
        <w:t>not always lead to populations with larger bodied individuals,</w:t>
      </w:r>
      <w:r w:rsidR="00507176" w:rsidRPr="00CB57BD">
        <w:rPr>
          <w:lang w:val="en-US"/>
        </w:rPr>
        <w:t xml:space="preserve"> because </w:t>
      </w:r>
      <w:r w:rsidR="00001279" w:rsidRPr="00CB57BD">
        <w:rPr>
          <w:lang w:val="en-US"/>
        </w:rPr>
        <w:t>declines in resource productivity tends to lower biomas</w:t>
      </w:r>
      <w:r w:rsidR="008018E1" w:rsidRPr="00CB57BD">
        <w:rPr>
          <w:lang w:val="en-US"/>
        </w:rPr>
        <w:t xml:space="preserve">s </w:t>
      </w:r>
      <w:r w:rsidR="001D3B9B" w:rsidRPr="00CB57BD">
        <w:rPr>
          <w:lang w:val="en-US"/>
        </w:rPr>
        <w:t xml:space="preserve">of </w:t>
      </w:r>
      <w:r w:rsidR="008018E1" w:rsidRPr="00CB57BD">
        <w:rPr>
          <w:lang w:val="en-US"/>
        </w:rPr>
        <w:t xml:space="preserve">large individuals. </w:t>
      </w:r>
      <w:ins w:id="2" w:author="Anna Gårdmark" w:date="2021-09-28T17:52:00Z">
        <w:r w:rsidR="00CB57BD">
          <w:rPr>
            <w:lang w:val="en-US"/>
          </w:rPr>
          <w:t xml:space="preserve">As a consequence, despite </w:t>
        </w:r>
      </w:ins>
      <w:ins w:id="3" w:author="Anna Gårdmark" w:date="2021-09-28T17:53:00Z">
        <w:r w:rsidR="00CB57BD">
          <w:rPr>
            <w:lang w:val="en-US"/>
          </w:rPr>
          <w:t>increased body growth among small individuals, yields commonly declines with warming.</w:t>
        </w:r>
      </w:ins>
    </w:p>
    <w:p w14:paraId="0A89DA25" w14:textId="77777777" w:rsidR="00DF1362" w:rsidRPr="00CB57BD" w:rsidRDefault="00DF1362" w:rsidP="00DF1362">
      <w:pPr>
        <w:contextualSpacing/>
        <w:jc w:val="both"/>
        <w:rPr>
          <w:rFonts w:cstheme="minorHAnsi"/>
          <w:bCs/>
          <w:i/>
          <w:iCs/>
          <w:sz w:val="28"/>
          <w:szCs w:val="28"/>
          <w:lang w:val="en-US"/>
        </w:rPr>
      </w:pPr>
    </w:p>
    <w:p w14:paraId="65828333" w14:textId="77777777" w:rsidR="00DF1362" w:rsidRPr="00CB57BD" w:rsidRDefault="00DF1362" w:rsidP="00DF1362">
      <w:pPr>
        <w:contextualSpacing/>
        <w:jc w:val="both"/>
        <w:rPr>
          <w:rFonts w:cstheme="minorHAnsi"/>
          <w:bCs/>
          <w:i/>
          <w:iCs/>
          <w:sz w:val="28"/>
          <w:szCs w:val="28"/>
          <w:lang w:val="en-US"/>
        </w:rPr>
      </w:pPr>
      <w:r w:rsidRPr="00CB57BD">
        <w:rPr>
          <w:rFonts w:cstheme="minorHAnsi"/>
          <w:bCs/>
          <w:i/>
          <w:iCs/>
          <w:sz w:val="28"/>
          <w:szCs w:val="28"/>
          <w:lang w:val="en-US"/>
        </w:rPr>
        <w:t xml:space="preserve">Why is this work important and timely? </w:t>
      </w:r>
    </w:p>
    <w:p w14:paraId="480EA1B5" w14:textId="127D16B8" w:rsidR="00DF1362" w:rsidRPr="00CB57BD" w:rsidRDefault="00620930" w:rsidP="00DF1362">
      <w:pPr>
        <w:contextualSpacing/>
        <w:jc w:val="both"/>
        <w:rPr>
          <w:lang w:val="en-US"/>
        </w:rPr>
      </w:pPr>
      <w:r w:rsidRPr="00CB57BD">
        <w:rPr>
          <w:lang w:val="en-US"/>
        </w:rPr>
        <w:t xml:space="preserve">Mechanistic food web models </w:t>
      </w:r>
      <w:r w:rsidR="001C4E1B" w:rsidRPr="00CB57BD">
        <w:rPr>
          <w:lang w:val="en-US"/>
        </w:rPr>
        <w:t>are an important too</w:t>
      </w:r>
      <w:r w:rsidR="00C13AAC" w:rsidRPr="00CB57BD">
        <w:rPr>
          <w:lang w:val="en-US"/>
        </w:rPr>
        <w:t>l</w:t>
      </w:r>
      <w:r w:rsidR="002C0CC5" w:rsidRPr="00CB57BD">
        <w:rPr>
          <w:lang w:val="en-US"/>
        </w:rPr>
        <w:t xml:space="preserve"> for predicting </w:t>
      </w:r>
      <w:r w:rsidR="00FB614A" w:rsidRPr="00CB57BD">
        <w:rPr>
          <w:lang w:val="en-US"/>
        </w:rPr>
        <w:t xml:space="preserve">the consequences of climate change on fish biomass production. </w:t>
      </w:r>
      <w:r w:rsidR="00FD182B" w:rsidRPr="00CB57BD">
        <w:rPr>
          <w:lang w:val="en-US"/>
        </w:rPr>
        <w:t xml:space="preserve">Our </w:t>
      </w:r>
      <w:r w:rsidR="003A39B4" w:rsidRPr="00CB57BD">
        <w:rPr>
          <w:lang w:val="en-US"/>
        </w:rPr>
        <w:t>findings illustrate the importance of accounting for direct temperature effects on individual-level processes for understanding higher-level patterns, such as average sizes</w:t>
      </w:r>
      <w:ins w:id="4" w:author="Anna Gårdmark" w:date="2021-09-28T17:54:00Z">
        <w:r w:rsidR="00CB57BD">
          <w:rPr>
            <w:lang w:val="en-US"/>
          </w:rPr>
          <w:t>,</w:t>
        </w:r>
      </w:ins>
      <w:del w:id="5" w:author="Anna Gårdmark" w:date="2021-09-28T17:54:00Z">
        <w:r w:rsidR="003A39B4" w:rsidRPr="00CB57BD" w:rsidDel="00CB57BD">
          <w:rPr>
            <w:lang w:val="en-US"/>
          </w:rPr>
          <w:delText xml:space="preserve"> and</w:delText>
        </w:r>
      </w:del>
      <w:r w:rsidR="003A39B4" w:rsidRPr="00CB57BD">
        <w:rPr>
          <w:lang w:val="en-US"/>
        </w:rPr>
        <w:t xml:space="preserve"> size-distributions in fish species</w:t>
      </w:r>
      <w:ins w:id="6" w:author="Anna Gårdmark" w:date="2021-09-28T17:54:00Z">
        <w:r w:rsidR="00CB57BD">
          <w:rPr>
            <w:lang w:val="en-US"/>
          </w:rPr>
          <w:t xml:space="preserve"> and fisheries yield</w:t>
        </w:r>
      </w:ins>
      <w:r w:rsidR="003B328B" w:rsidRPr="00CB57BD">
        <w:rPr>
          <w:lang w:val="en-US"/>
        </w:rPr>
        <w:t>.</w:t>
      </w:r>
      <w:r w:rsidR="00427866" w:rsidRPr="00CB57BD">
        <w:rPr>
          <w:lang w:val="en-US"/>
        </w:rPr>
        <w:t xml:space="preserve"> </w:t>
      </w:r>
    </w:p>
    <w:p w14:paraId="2AACC8F6" w14:textId="77777777" w:rsidR="003A39B4" w:rsidRPr="00CB57BD" w:rsidRDefault="003A39B4" w:rsidP="00DF1362">
      <w:pPr>
        <w:contextualSpacing/>
        <w:jc w:val="both"/>
        <w:rPr>
          <w:lang w:val="en-US"/>
        </w:rPr>
      </w:pPr>
    </w:p>
    <w:p w14:paraId="745E79AA" w14:textId="77777777" w:rsidR="00DF1362" w:rsidRPr="00CB57BD" w:rsidRDefault="00DF1362" w:rsidP="00DF1362">
      <w:pPr>
        <w:contextualSpacing/>
        <w:jc w:val="both"/>
        <w:rPr>
          <w:rFonts w:cstheme="minorHAnsi"/>
          <w:bCs/>
          <w:i/>
          <w:iCs/>
          <w:sz w:val="28"/>
          <w:szCs w:val="28"/>
          <w:lang w:val="en-US"/>
        </w:rPr>
      </w:pPr>
      <w:r w:rsidRPr="00CB57BD">
        <w:rPr>
          <w:rFonts w:cstheme="minorHAnsi"/>
          <w:bCs/>
          <w:i/>
          <w:iCs/>
          <w:sz w:val="28"/>
          <w:szCs w:val="28"/>
          <w:lang w:val="en-US"/>
        </w:rPr>
        <w:t xml:space="preserve">Does your paper fall within the scope of GCB; what biological AND global change aspects does it address? </w:t>
      </w:r>
    </w:p>
    <w:p w14:paraId="6AC95849" w14:textId="38227B4C" w:rsidR="00E8738C" w:rsidRPr="00CB57BD" w:rsidRDefault="00E8738C" w:rsidP="0084103A">
      <w:pPr>
        <w:rPr>
          <w:rFonts w:eastAsia="Times New Roman" w:hAnsi="Symbol"/>
          <w:lang w:val="en-US" w:eastAsia="en-GB"/>
        </w:rPr>
      </w:pPr>
      <w:r w:rsidRPr="00CB57BD">
        <w:rPr>
          <w:rFonts w:eastAsia="Times New Roman" w:hAnsi="Symbol"/>
          <w:lang w:val="en-US" w:eastAsia="en-GB"/>
        </w:rPr>
        <w:t>Our paper</w:t>
      </w:r>
      <w:r w:rsidR="00C055F7" w:rsidRPr="00CB57BD">
        <w:rPr>
          <w:rFonts w:eastAsia="Times New Roman" w:hAnsi="Symbol"/>
          <w:lang w:val="en-US" w:eastAsia="en-GB"/>
        </w:rPr>
        <w:t xml:space="preserve"> </w:t>
      </w:r>
      <w:r w:rsidR="00F73D60" w:rsidRPr="00CB57BD">
        <w:rPr>
          <w:rFonts w:eastAsia="Times New Roman" w:hAnsi="Symbol"/>
          <w:lang w:val="en-US" w:eastAsia="en-GB"/>
        </w:rPr>
        <w:t xml:space="preserve">mainly </w:t>
      </w:r>
      <w:r w:rsidR="00DC785A" w:rsidRPr="00CB57BD">
        <w:rPr>
          <w:rFonts w:eastAsia="Times New Roman" w:hAnsi="Symbol"/>
          <w:lang w:val="en-US" w:eastAsia="en-GB"/>
        </w:rPr>
        <w:t xml:space="preserve">covers </w:t>
      </w:r>
      <w:r w:rsidR="0085095E" w:rsidRPr="00CB57BD">
        <w:rPr>
          <w:rFonts w:eastAsia="Times New Roman" w:hAnsi="Symbol"/>
          <w:lang w:val="en-US" w:eastAsia="en-GB"/>
        </w:rPr>
        <w:t xml:space="preserve">three </w:t>
      </w:r>
      <w:r w:rsidR="003705DF" w:rsidRPr="00CB57BD">
        <w:rPr>
          <w:rFonts w:eastAsia="Times New Roman" w:hAnsi="Symbol"/>
          <w:lang w:val="en-US" w:eastAsia="en-GB"/>
        </w:rPr>
        <w:t>G</w:t>
      </w:r>
      <w:r w:rsidR="005916FE" w:rsidRPr="00CB57BD">
        <w:rPr>
          <w:rFonts w:eastAsia="Times New Roman" w:hAnsi="Symbol"/>
          <w:lang w:val="en-US" w:eastAsia="en-GB"/>
        </w:rPr>
        <w:t xml:space="preserve">lobal </w:t>
      </w:r>
      <w:r w:rsidR="003705DF" w:rsidRPr="00CB57BD">
        <w:rPr>
          <w:rFonts w:eastAsia="Times New Roman" w:hAnsi="Symbol"/>
          <w:lang w:val="en-US" w:eastAsia="en-GB"/>
        </w:rPr>
        <w:t>C</w:t>
      </w:r>
      <w:r w:rsidR="005916FE" w:rsidRPr="00CB57BD">
        <w:rPr>
          <w:rFonts w:eastAsia="Times New Roman" w:hAnsi="Symbol"/>
          <w:lang w:val="en-US" w:eastAsia="en-GB"/>
        </w:rPr>
        <w:t>hange topics defined in the Aims and Scope</w:t>
      </w:r>
      <w:r w:rsidR="00FD1890" w:rsidRPr="00CB57BD">
        <w:rPr>
          <w:rFonts w:eastAsia="Times New Roman" w:hAnsi="Symbol"/>
          <w:lang w:val="en-US" w:eastAsia="en-GB"/>
        </w:rPr>
        <w:t xml:space="preserve"> (</w:t>
      </w:r>
      <w:r w:rsidR="00DB22EC" w:rsidRPr="00CB57BD">
        <w:rPr>
          <w:rFonts w:eastAsia="Times New Roman" w:hAnsi="Symbol"/>
          <w:lang w:val="en-US" w:eastAsia="en-GB"/>
        </w:rPr>
        <w:t>topic overlap in brackets</w:t>
      </w:r>
      <w:r w:rsidR="00FD1890" w:rsidRPr="00CB57BD">
        <w:rPr>
          <w:rFonts w:eastAsia="Times New Roman" w:hAnsi="Symbol"/>
          <w:lang w:val="en-US" w:eastAsia="en-GB"/>
        </w:rPr>
        <w:t>)</w:t>
      </w:r>
    </w:p>
    <w:p w14:paraId="0BD4E16D" w14:textId="248714AF" w:rsidR="00FB05D7" w:rsidRPr="00CB57BD" w:rsidRDefault="0084103A" w:rsidP="0084103A">
      <w:pPr>
        <w:rPr>
          <w:rFonts w:eastAsia="Times New Roman"/>
          <w:lang w:val="en-US" w:eastAsia="en-GB"/>
        </w:rPr>
      </w:pPr>
      <w:proofErr w:type="gramStart"/>
      <w:r w:rsidRPr="0084103A">
        <w:rPr>
          <w:rFonts w:eastAsia="Times New Roman" w:hAnsi="Symbol"/>
          <w:lang w:eastAsia="en-GB"/>
        </w:rPr>
        <w:t></w:t>
      </w:r>
      <w:r w:rsidRPr="00CB57BD">
        <w:rPr>
          <w:rFonts w:eastAsia="Times New Roman"/>
          <w:lang w:val="en-US" w:eastAsia="en-GB"/>
        </w:rPr>
        <w:t xml:space="preserve">  Mechanisms</w:t>
      </w:r>
      <w:proofErr w:type="gramEnd"/>
      <w:r w:rsidRPr="00CB57BD">
        <w:rPr>
          <w:rFonts w:eastAsia="Times New Roman"/>
          <w:lang w:val="en-US" w:eastAsia="en-GB"/>
        </w:rPr>
        <w:t xml:space="preserve"> of species and ecosystems resilience</w:t>
      </w:r>
      <w:r w:rsidR="00D8528D" w:rsidRPr="00CB57BD">
        <w:rPr>
          <w:rFonts w:eastAsia="Times New Roman"/>
          <w:lang w:val="en-US" w:eastAsia="en-GB"/>
        </w:rPr>
        <w:t xml:space="preserve"> (</w:t>
      </w:r>
      <w:r w:rsidR="00EF7351" w:rsidRPr="00CB57BD">
        <w:rPr>
          <w:rFonts w:eastAsia="Times New Roman"/>
          <w:lang w:val="en-US" w:eastAsia="en-GB"/>
        </w:rPr>
        <w:t>species’ ability to withstand fisheries exploitation</w:t>
      </w:r>
      <w:r w:rsidR="00850340" w:rsidRPr="00CB57BD">
        <w:rPr>
          <w:rFonts w:eastAsia="Times New Roman"/>
          <w:lang w:val="en-US" w:eastAsia="en-GB"/>
        </w:rPr>
        <w:t>)</w:t>
      </w:r>
    </w:p>
    <w:p w14:paraId="3A2A1ACF" w14:textId="1A86C801" w:rsidR="00FB05D7" w:rsidRPr="00CB57BD" w:rsidRDefault="00FB05D7" w:rsidP="00FB05D7">
      <w:pPr>
        <w:rPr>
          <w:rFonts w:eastAsia="Times New Roman"/>
          <w:lang w:val="en-US" w:eastAsia="en-GB"/>
        </w:rPr>
      </w:pPr>
      <w:proofErr w:type="gramStart"/>
      <w:r w:rsidRPr="00FB05D7">
        <w:rPr>
          <w:rFonts w:eastAsia="Times New Roman" w:hAnsi="Symbol"/>
          <w:lang w:eastAsia="en-GB"/>
        </w:rPr>
        <w:t></w:t>
      </w:r>
      <w:r w:rsidRPr="00CB57BD">
        <w:rPr>
          <w:rFonts w:eastAsia="Times New Roman"/>
          <w:lang w:val="en-US" w:eastAsia="en-GB"/>
        </w:rPr>
        <w:t xml:space="preserve">  Global</w:t>
      </w:r>
      <w:proofErr w:type="gramEnd"/>
      <w:r w:rsidRPr="00CB57BD">
        <w:rPr>
          <w:rFonts w:eastAsia="Times New Roman"/>
          <w:lang w:val="en-US" w:eastAsia="en-GB"/>
        </w:rPr>
        <w:t xml:space="preserve"> climate change</w:t>
      </w:r>
      <w:r w:rsidR="00390753" w:rsidRPr="00CB57BD">
        <w:rPr>
          <w:rFonts w:eastAsia="Times New Roman"/>
          <w:lang w:val="en-US" w:eastAsia="en-GB"/>
        </w:rPr>
        <w:t xml:space="preserve"> (temperature</w:t>
      </w:r>
      <w:r w:rsidR="000E3CD3" w:rsidRPr="00CB57BD">
        <w:rPr>
          <w:rFonts w:eastAsia="Times New Roman"/>
          <w:lang w:val="en-US" w:eastAsia="en-GB"/>
        </w:rPr>
        <w:t>-</w:t>
      </w:r>
      <w:r w:rsidR="00390753" w:rsidRPr="00CB57BD">
        <w:rPr>
          <w:rFonts w:eastAsia="Times New Roman"/>
          <w:lang w:val="en-US" w:eastAsia="en-GB"/>
        </w:rPr>
        <w:t>dependent food web model)</w:t>
      </w:r>
    </w:p>
    <w:p w14:paraId="2D3B0EA6" w14:textId="2627EC77" w:rsidR="00FB05D7" w:rsidRPr="00CB57BD" w:rsidRDefault="00FB05D7" w:rsidP="00FB05D7">
      <w:pPr>
        <w:rPr>
          <w:rFonts w:eastAsia="Times New Roman"/>
          <w:lang w:val="en-US" w:eastAsia="en-GB"/>
        </w:rPr>
      </w:pPr>
      <w:proofErr w:type="gramStart"/>
      <w:r w:rsidRPr="00FB05D7">
        <w:rPr>
          <w:rFonts w:eastAsia="Times New Roman" w:hAnsi="Symbol"/>
          <w:lang w:eastAsia="en-GB"/>
        </w:rPr>
        <w:t></w:t>
      </w:r>
      <w:r w:rsidRPr="00CB57BD">
        <w:rPr>
          <w:rFonts w:eastAsia="Times New Roman"/>
          <w:lang w:val="en-US" w:eastAsia="en-GB"/>
        </w:rPr>
        <w:t xml:space="preserve">  Management</w:t>
      </w:r>
      <w:proofErr w:type="gramEnd"/>
      <w:r w:rsidRPr="00CB57BD">
        <w:rPr>
          <w:rFonts w:eastAsia="Times New Roman"/>
          <w:lang w:val="en-US" w:eastAsia="en-GB"/>
        </w:rPr>
        <w:t xml:space="preserve"> in the face of climate change</w:t>
      </w:r>
      <w:r w:rsidR="00FD1890" w:rsidRPr="00CB57BD">
        <w:rPr>
          <w:rFonts w:eastAsia="Times New Roman"/>
          <w:lang w:val="en-US" w:eastAsia="en-GB"/>
        </w:rPr>
        <w:t xml:space="preserve"> (sustain</w:t>
      </w:r>
      <w:r w:rsidR="004F10CF" w:rsidRPr="00CB57BD">
        <w:rPr>
          <w:rFonts w:eastAsia="Times New Roman"/>
          <w:lang w:val="en-US" w:eastAsia="en-GB"/>
        </w:rPr>
        <w:t>able exploitation rates</w:t>
      </w:r>
      <w:ins w:id="7" w:author="Anna Gårdmark" w:date="2021-09-28T17:55:00Z">
        <w:r w:rsidR="00CB57BD">
          <w:rPr>
            <w:rFonts w:eastAsia="Times New Roman"/>
            <w:lang w:val="en-US" w:eastAsia="en-GB"/>
          </w:rPr>
          <w:t xml:space="preserve"> under warming</w:t>
        </w:r>
      </w:ins>
      <w:r w:rsidR="00FD1890" w:rsidRPr="00CB57BD">
        <w:rPr>
          <w:rFonts w:eastAsia="Times New Roman"/>
          <w:lang w:val="en-US" w:eastAsia="en-GB"/>
        </w:rPr>
        <w:t>)</w:t>
      </w:r>
    </w:p>
    <w:p w14:paraId="4FE4E278" w14:textId="18F0E85B" w:rsidR="00FA13F9" w:rsidRPr="00CB57BD" w:rsidRDefault="00FA13F9" w:rsidP="00FA13F9">
      <w:pPr>
        <w:rPr>
          <w:rFonts w:eastAsia="Times New Roman"/>
          <w:lang w:val="en-US" w:eastAsia="en-GB"/>
        </w:rPr>
      </w:pPr>
    </w:p>
    <w:p w14:paraId="4F3004C1" w14:textId="77777777" w:rsidR="00DF1362" w:rsidRPr="00CB57BD" w:rsidRDefault="00DF1362" w:rsidP="00DF1362">
      <w:pPr>
        <w:contextualSpacing/>
        <w:jc w:val="both"/>
        <w:rPr>
          <w:rFonts w:cstheme="minorHAnsi"/>
          <w:bCs/>
          <w:i/>
          <w:iCs/>
          <w:sz w:val="28"/>
          <w:szCs w:val="28"/>
          <w:lang w:val="en-US"/>
        </w:rPr>
      </w:pPr>
      <w:r w:rsidRPr="00CB57BD">
        <w:rPr>
          <w:rFonts w:cstheme="minorHAnsi"/>
          <w:bCs/>
          <w:i/>
          <w:iCs/>
          <w:sz w:val="28"/>
          <w:szCs w:val="28"/>
          <w:lang w:val="en-US"/>
        </w:rPr>
        <w:t xml:space="preserve">What are the three most recently published papers that are relevant to this question? This information will assist the Editors in selecting reviewers. If you listed non-preferred reviewers, provide a justification for each </w:t>
      </w:r>
    </w:p>
    <w:p w14:paraId="003330D1" w14:textId="77777777" w:rsidR="00DF1362" w:rsidRPr="00CB57BD" w:rsidRDefault="00DF1362" w:rsidP="00DF1362">
      <w:pPr>
        <w:rPr>
          <w:rFonts w:eastAsia="Times New Roman"/>
          <w:lang w:val="en-US" w:eastAsia="en-GB"/>
        </w:rPr>
      </w:pPr>
    </w:p>
    <w:p w14:paraId="2E781A50" w14:textId="77777777" w:rsidR="006E63A7" w:rsidRPr="00CB57BD" w:rsidRDefault="006E63A7" w:rsidP="006E63A7">
      <w:pPr>
        <w:rPr>
          <w:rFonts w:eastAsia="Times New Roman"/>
          <w:lang w:val="en-US" w:eastAsia="en-GB"/>
        </w:rPr>
      </w:pPr>
      <w:r w:rsidRPr="00CB57BD">
        <w:rPr>
          <w:rFonts w:eastAsia="Times New Roman"/>
          <w:lang w:val="en-US" w:eastAsia="en-GB"/>
        </w:rPr>
        <w:lastRenderedPageBreak/>
        <w:t>Woodworth-</w:t>
      </w:r>
      <w:proofErr w:type="spellStart"/>
      <w:r w:rsidRPr="00CB57BD">
        <w:rPr>
          <w:rFonts w:eastAsia="Times New Roman"/>
          <w:lang w:val="en-US" w:eastAsia="en-GB"/>
        </w:rPr>
        <w:t>Jefcoats</w:t>
      </w:r>
      <w:proofErr w:type="spellEnd"/>
      <w:r w:rsidRPr="00CB57BD">
        <w:rPr>
          <w:rFonts w:eastAsia="Times New Roman"/>
          <w:lang w:val="en-US" w:eastAsia="en-GB"/>
        </w:rPr>
        <w:t xml:space="preserve">, P. A., Blanchard, J. L., &amp; </w:t>
      </w:r>
      <w:proofErr w:type="spellStart"/>
      <w:r w:rsidRPr="00CB57BD">
        <w:rPr>
          <w:rFonts w:eastAsia="Times New Roman"/>
          <w:lang w:val="en-US" w:eastAsia="en-GB"/>
        </w:rPr>
        <w:t>Drazen</w:t>
      </w:r>
      <w:proofErr w:type="spellEnd"/>
      <w:r w:rsidRPr="00CB57BD">
        <w:rPr>
          <w:rFonts w:eastAsia="Times New Roman"/>
          <w:lang w:val="en-US" w:eastAsia="en-GB"/>
        </w:rPr>
        <w:t xml:space="preserve">, J. C. (2019). Relative impacts of simultaneous stressors on a pelagic marine ecosystem. </w:t>
      </w:r>
      <w:r w:rsidRPr="00CB57BD">
        <w:rPr>
          <w:rFonts w:eastAsia="Times New Roman"/>
          <w:i/>
          <w:iCs/>
          <w:lang w:val="en-US" w:eastAsia="en-GB"/>
        </w:rPr>
        <w:t>Frontiers in Marine Science</w:t>
      </w:r>
      <w:r w:rsidRPr="00CB57BD">
        <w:rPr>
          <w:rFonts w:eastAsia="Times New Roman"/>
          <w:lang w:val="en-US" w:eastAsia="en-GB"/>
        </w:rPr>
        <w:t xml:space="preserve">, </w:t>
      </w:r>
      <w:r w:rsidRPr="00CB57BD">
        <w:rPr>
          <w:rFonts w:eastAsia="Times New Roman"/>
          <w:i/>
          <w:iCs/>
          <w:lang w:val="en-US" w:eastAsia="en-GB"/>
        </w:rPr>
        <w:t>6</w:t>
      </w:r>
      <w:r w:rsidRPr="00CB57BD">
        <w:rPr>
          <w:rFonts w:eastAsia="Times New Roman"/>
          <w:lang w:val="en-US" w:eastAsia="en-GB"/>
        </w:rPr>
        <w:t>, 383.</w:t>
      </w:r>
    </w:p>
    <w:p w14:paraId="4353BACB" w14:textId="77777777" w:rsidR="00DF1362" w:rsidRPr="00CB57BD" w:rsidRDefault="00DF1362" w:rsidP="00DF1362">
      <w:pPr>
        <w:contextualSpacing/>
        <w:jc w:val="both"/>
        <w:rPr>
          <w:rFonts w:cstheme="minorHAnsi"/>
          <w:bCs/>
          <w:i/>
          <w:iCs/>
          <w:sz w:val="28"/>
          <w:szCs w:val="28"/>
          <w:lang w:val="en-US"/>
        </w:rPr>
      </w:pPr>
    </w:p>
    <w:p w14:paraId="1F375E70" w14:textId="77777777" w:rsidR="006E63A7" w:rsidRPr="00CB57BD" w:rsidRDefault="006E63A7" w:rsidP="006E63A7">
      <w:pPr>
        <w:rPr>
          <w:rFonts w:eastAsia="Times New Roman"/>
          <w:lang w:val="en-US" w:eastAsia="en-GB"/>
        </w:rPr>
      </w:pPr>
      <w:commentRangeStart w:id="8"/>
      <w:proofErr w:type="spellStart"/>
      <w:r w:rsidRPr="00CB57BD">
        <w:rPr>
          <w:rFonts w:eastAsia="Times New Roman"/>
          <w:lang w:val="en-US" w:eastAsia="en-GB"/>
        </w:rPr>
        <w:t>Heneghan</w:t>
      </w:r>
      <w:proofErr w:type="spellEnd"/>
      <w:r w:rsidRPr="00CB57BD">
        <w:rPr>
          <w:rFonts w:eastAsia="Times New Roman"/>
          <w:lang w:val="en-US" w:eastAsia="en-GB"/>
        </w:rPr>
        <w:t>, R. F., Galbraith, E., Blanchard, J. L., Harrison, C., Barrier, N., Bulman, C</w:t>
      </w:r>
      <w:proofErr w:type="gramStart"/>
      <w:r w:rsidRPr="00CB57BD">
        <w:rPr>
          <w:rFonts w:eastAsia="Times New Roman"/>
          <w:lang w:val="en-US" w:eastAsia="en-GB"/>
        </w:rPr>
        <w:t>., ...</w:t>
      </w:r>
      <w:proofErr w:type="gramEnd"/>
      <w:r w:rsidRPr="00CB57BD">
        <w:rPr>
          <w:rFonts w:eastAsia="Times New Roman"/>
          <w:lang w:val="en-US" w:eastAsia="en-GB"/>
        </w:rPr>
        <w:t xml:space="preserve"> </w:t>
      </w:r>
      <w:r w:rsidRPr="006E63A7">
        <w:rPr>
          <w:rFonts w:eastAsia="Times New Roman"/>
          <w:lang w:eastAsia="en-GB"/>
        </w:rPr>
        <w:t xml:space="preserve">&amp; </w:t>
      </w:r>
      <w:proofErr w:type="spellStart"/>
      <w:r w:rsidRPr="006E63A7">
        <w:rPr>
          <w:rFonts w:eastAsia="Times New Roman"/>
          <w:lang w:eastAsia="en-GB"/>
        </w:rPr>
        <w:t>Tittensor</w:t>
      </w:r>
      <w:proofErr w:type="spellEnd"/>
      <w:r w:rsidRPr="006E63A7">
        <w:rPr>
          <w:rFonts w:eastAsia="Times New Roman"/>
          <w:lang w:eastAsia="en-GB"/>
        </w:rPr>
        <w:t xml:space="preserve">, D. P. (2021). </w:t>
      </w:r>
      <w:r w:rsidRPr="00CB57BD">
        <w:rPr>
          <w:rFonts w:eastAsia="Times New Roman"/>
          <w:lang w:val="en-US" w:eastAsia="en-GB"/>
        </w:rPr>
        <w:t xml:space="preserve">Disentangling diverse responses to climate change among global marine ecosystem models. </w:t>
      </w:r>
      <w:r w:rsidRPr="00CB57BD">
        <w:rPr>
          <w:rFonts w:eastAsia="Times New Roman"/>
          <w:i/>
          <w:iCs/>
          <w:lang w:val="en-US" w:eastAsia="en-GB"/>
        </w:rPr>
        <w:t>Progress in Oceanography</w:t>
      </w:r>
      <w:r w:rsidRPr="00CB57BD">
        <w:rPr>
          <w:rFonts w:eastAsia="Times New Roman"/>
          <w:lang w:val="en-US" w:eastAsia="en-GB"/>
        </w:rPr>
        <w:t xml:space="preserve">, </w:t>
      </w:r>
      <w:r w:rsidRPr="00CB57BD">
        <w:rPr>
          <w:rFonts w:eastAsia="Times New Roman"/>
          <w:i/>
          <w:iCs/>
          <w:lang w:val="en-US" w:eastAsia="en-GB"/>
        </w:rPr>
        <w:t>198</w:t>
      </w:r>
      <w:r w:rsidRPr="00CB57BD">
        <w:rPr>
          <w:rFonts w:eastAsia="Times New Roman"/>
          <w:lang w:val="en-US" w:eastAsia="en-GB"/>
        </w:rPr>
        <w:t>, 102659.</w:t>
      </w:r>
    </w:p>
    <w:p w14:paraId="4C38354F" w14:textId="23B430FA" w:rsidR="00DF1362" w:rsidRPr="00CB57BD" w:rsidRDefault="00DF1362" w:rsidP="00DF1362">
      <w:pPr>
        <w:contextualSpacing/>
        <w:jc w:val="both"/>
        <w:rPr>
          <w:rFonts w:cstheme="minorHAnsi"/>
          <w:bCs/>
          <w:i/>
          <w:iCs/>
          <w:sz w:val="28"/>
          <w:szCs w:val="28"/>
          <w:lang w:val="en-US"/>
        </w:rPr>
      </w:pPr>
    </w:p>
    <w:p w14:paraId="47C30AE6" w14:textId="77777777" w:rsidR="008951E5" w:rsidRPr="00CB57BD" w:rsidRDefault="008951E5" w:rsidP="008951E5">
      <w:pPr>
        <w:rPr>
          <w:rFonts w:eastAsia="Times New Roman"/>
          <w:lang w:val="en-US" w:eastAsia="en-GB"/>
        </w:rPr>
      </w:pPr>
      <w:proofErr w:type="spellStart"/>
      <w:r w:rsidRPr="00CB57BD">
        <w:rPr>
          <w:rFonts w:eastAsia="Times New Roman"/>
          <w:lang w:val="en-US" w:eastAsia="en-GB"/>
        </w:rPr>
        <w:t>Lotze</w:t>
      </w:r>
      <w:proofErr w:type="spellEnd"/>
      <w:r w:rsidRPr="00CB57BD">
        <w:rPr>
          <w:rFonts w:eastAsia="Times New Roman"/>
          <w:lang w:val="en-US" w:eastAsia="en-GB"/>
        </w:rPr>
        <w:t xml:space="preserve">, H. K., </w:t>
      </w:r>
      <w:proofErr w:type="spellStart"/>
      <w:r w:rsidRPr="00CB57BD">
        <w:rPr>
          <w:rFonts w:eastAsia="Times New Roman"/>
          <w:lang w:val="en-US" w:eastAsia="en-GB"/>
        </w:rPr>
        <w:t>Tittensor</w:t>
      </w:r>
      <w:proofErr w:type="spellEnd"/>
      <w:r w:rsidRPr="00CB57BD">
        <w:rPr>
          <w:rFonts w:eastAsia="Times New Roman"/>
          <w:lang w:val="en-US" w:eastAsia="en-GB"/>
        </w:rPr>
        <w:t xml:space="preserve">, D. P., </w:t>
      </w:r>
      <w:proofErr w:type="spellStart"/>
      <w:r w:rsidRPr="00CB57BD">
        <w:rPr>
          <w:rFonts w:eastAsia="Times New Roman"/>
          <w:lang w:val="en-US" w:eastAsia="en-GB"/>
        </w:rPr>
        <w:t>Bryndum</w:t>
      </w:r>
      <w:proofErr w:type="spellEnd"/>
      <w:r w:rsidRPr="00CB57BD">
        <w:rPr>
          <w:rFonts w:eastAsia="Times New Roman"/>
          <w:lang w:val="en-US" w:eastAsia="en-GB"/>
        </w:rPr>
        <w:t>-Buchholz, A., Eddy, T. D., Cheung, W. W., Galbraith, E. D</w:t>
      </w:r>
      <w:proofErr w:type="gramStart"/>
      <w:r w:rsidRPr="00CB57BD">
        <w:rPr>
          <w:rFonts w:eastAsia="Times New Roman"/>
          <w:lang w:val="en-US" w:eastAsia="en-GB"/>
        </w:rPr>
        <w:t>., ...</w:t>
      </w:r>
      <w:proofErr w:type="gramEnd"/>
      <w:r w:rsidRPr="00CB57BD">
        <w:rPr>
          <w:rFonts w:eastAsia="Times New Roman"/>
          <w:lang w:val="en-US" w:eastAsia="en-GB"/>
        </w:rPr>
        <w:t xml:space="preserve"> </w:t>
      </w:r>
      <w:r w:rsidRPr="008951E5">
        <w:rPr>
          <w:rFonts w:eastAsia="Times New Roman"/>
          <w:lang w:eastAsia="en-GB"/>
        </w:rPr>
        <w:t xml:space="preserve">&amp; </w:t>
      </w:r>
      <w:proofErr w:type="spellStart"/>
      <w:r w:rsidRPr="008951E5">
        <w:rPr>
          <w:rFonts w:eastAsia="Times New Roman"/>
          <w:lang w:eastAsia="en-GB"/>
        </w:rPr>
        <w:t>Worm</w:t>
      </w:r>
      <w:proofErr w:type="spellEnd"/>
      <w:r w:rsidRPr="008951E5">
        <w:rPr>
          <w:rFonts w:eastAsia="Times New Roman"/>
          <w:lang w:eastAsia="en-GB"/>
        </w:rPr>
        <w:t xml:space="preserve">, B. (2019). </w:t>
      </w:r>
      <w:r w:rsidRPr="00CB57BD">
        <w:rPr>
          <w:rFonts w:eastAsia="Times New Roman"/>
          <w:lang w:val="en-US" w:eastAsia="en-GB"/>
        </w:rPr>
        <w:t xml:space="preserve">Global ensemble projections reveal trophic amplification of ocean biomass declines with climate change. </w:t>
      </w:r>
      <w:r w:rsidRPr="00CB57BD">
        <w:rPr>
          <w:rFonts w:eastAsia="Times New Roman"/>
          <w:i/>
          <w:iCs/>
          <w:lang w:val="en-US" w:eastAsia="en-GB"/>
        </w:rPr>
        <w:t>Proceedings of the National Academy of Sciences</w:t>
      </w:r>
      <w:r w:rsidRPr="00CB57BD">
        <w:rPr>
          <w:rFonts w:eastAsia="Times New Roman"/>
          <w:lang w:val="en-US" w:eastAsia="en-GB"/>
        </w:rPr>
        <w:t xml:space="preserve">, </w:t>
      </w:r>
      <w:r w:rsidRPr="00CB57BD">
        <w:rPr>
          <w:rFonts w:eastAsia="Times New Roman"/>
          <w:i/>
          <w:iCs/>
          <w:lang w:val="en-US" w:eastAsia="en-GB"/>
        </w:rPr>
        <w:t>116</w:t>
      </w:r>
      <w:r w:rsidRPr="00CB57BD">
        <w:rPr>
          <w:rFonts w:eastAsia="Times New Roman"/>
          <w:lang w:val="en-US" w:eastAsia="en-GB"/>
        </w:rPr>
        <w:t>(26), 12907-12912.</w:t>
      </w:r>
      <w:commentRangeEnd w:id="8"/>
      <w:r w:rsidR="00C63DA0">
        <w:rPr>
          <w:rStyle w:val="Kommentarsreferens"/>
        </w:rPr>
        <w:commentReference w:id="8"/>
      </w:r>
    </w:p>
    <w:p w14:paraId="52C7B80B" w14:textId="77777777" w:rsidR="006E63A7" w:rsidRPr="00CB57BD" w:rsidRDefault="006E63A7" w:rsidP="00DF1362">
      <w:pPr>
        <w:contextualSpacing/>
        <w:jc w:val="both"/>
        <w:rPr>
          <w:rFonts w:cstheme="minorHAnsi"/>
          <w:bCs/>
          <w:i/>
          <w:iCs/>
          <w:sz w:val="28"/>
          <w:szCs w:val="28"/>
          <w:lang w:val="en-US"/>
        </w:rPr>
      </w:pPr>
    </w:p>
    <w:p w14:paraId="2361E840" w14:textId="77777777" w:rsidR="00DF1362" w:rsidRPr="00CB57BD" w:rsidRDefault="00DF1362" w:rsidP="00DF1362">
      <w:pPr>
        <w:contextualSpacing/>
        <w:jc w:val="both"/>
        <w:rPr>
          <w:rFonts w:cstheme="minorHAnsi"/>
          <w:bCs/>
          <w:i/>
          <w:iCs/>
          <w:sz w:val="28"/>
          <w:szCs w:val="28"/>
          <w:lang w:val="en-US"/>
        </w:rPr>
      </w:pPr>
    </w:p>
    <w:p w14:paraId="7E179CD6" w14:textId="77777777" w:rsidR="00DF1362" w:rsidRPr="00CB57BD" w:rsidRDefault="00DF1362" w:rsidP="00DF1362">
      <w:pPr>
        <w:contextualSpacing/>
        <w:jc w:val="both"/>
        <w:rPr>
          <w:rFonts w:cstheme="minorHAnsi"/>
          <w:b/>
          <w:sz w:val="28"/>
          <w:szCs w:val="28"/>
          <w:lang w:val="en-US"/>
        </w:rPr>
      </w:pPr>
      <w:r w:rsidRPr="00CB57BD">
        <w:rPr>
          <w:rFonts w:cstheme="minorHAnsi"/>
          <w:bCs/>
          <w:i/>
          <w:iCs/>
          <w:sz w:val="28"/>
          <w:szCs w:val="28"/>
          <w:lang w:val="en-US"/>
        </w:rPr>
        <w:t>Justification if your manuscript does not conform to author or formatting guidelines (e.g. exceeding word limit)</w:t>
      </w:r>
    </w:p>
    <w:p w14:paraId="6AE8C9C8" w14:textId="77777777" w:rsidR="00DF1362" w:rsidRPr="00AF6C4A" w:rsidRDefault="00DF1362" w:rsidP="00DF1362">
      <w:pPr>
        <w:contextualSpacing/>
        <w:jc w:val="both"/>
        <w:rPr>
          <w:rFonts w:cstheme="minorHAnsi"/>
          <w:bCs/>
        </w:rPr>
      </w:pPr>
      <w:r w:rsidRPr="00BF687E">
        <w:rPr>
          <w:rFonts w:cstheme="minorHAnsi"/>
          <w:bCs/>
        </w:rPr>
        <w:t>NA</w:t>
      </w:r>
    </w:p>
    <w:p w14:paraId="33B2B5C8" w14:textId="4122CA5C" w:rsidR="00D77072" w:rsidRPr="00DF1362" w:rsidRDefault="00D77072" w:rsidP="00DF1362"/>
    <w:sectPr w:rsidR="00D77072" w:rsidRPr="00DF1362" w:rsidSect="00F97B62">
      <w:headerReference w:type="even" r:id="rId15"/>
      <w:headerReference w:type="first" r:id="rId16"/>
      <w:pgSz w:w="11906" w:h="16838" w:code="9"/>
      <w:pgMar w:top="1440" w:right="1440" w:bottom="1440" w:left="1440" w:header="851" w:footer="36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" w:author="Max Lindmark" w:date="2021-09-24T16:13:00Z" w:initials="MOU">
    <w:p w14:paraId="530BA8DA" w14:textId="2E181D7F" w:rsidR="00681E3A" w:rsidRPr="00CB57BD" w:rsidRDefault="00681E3A">
      <w:pPr>
        <w:pStyle w:val="Kommentarer"/>
        <w:rPr>
          <w:lang w:val="en-US"/>
        </w:rPr>
      </w:pPr>
      <w:r>
        <w:rPr>
          <w:rStyle w:val="Kommentarsreferens"/>
        </w:rPr>
        <w:annotationRef/>
      </w:r>
      <w:r w:rsidRPr="00CB57BD">
        <w:rPr>
          <w:lang w:val="en-US"/>
        </w:rPr>
        <w:t>We can probably add a few more, but I’m not sure who you have been or are collaborating with. What about Maria Canales?</w:t>
      </w:r>
    </w:p>
  </w:comment>
  <w:comment w:id="8" w:author="Max Lindmark" w:date="2021-09-24T16:09:00Z" w:initials="MOU">
    <w:p w14:paraId="658889E8" w14:textId="1B9022AC" w:rsidR="00C63DA0" w:rsidRPr="00CB57BD" w:rsidRDefault="00C63DA0">
      <w:pPr>
        <w:pStyle w:val="Kommentarer"/>
        <w:rPr>
          <w:lang w:val="en-US"/>
        </w:rPr>
      </w:pPr>
      <w:r>
        <w:rPr>
          <w:rStyle w:val="Kommentarsreferens"/>
        </w:rPr>
        <w:annotationRef/>
      </w:r>
      <w:r w:rsidRPr="00CB57BD">
        <w:rPr>
          <w:lang w:val="en-US"/>
        </w:rPr>
        <w:t>Not sure about these two, but they are very recent and relevant. Can find more relevant papers but they are not as recent, so I’m not sure what they want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530BA8DA" w15:done="0"/>
  <w15:commentEx w15:paraId="658889E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4F877AD" w16cex:dateUtc="2021-09-24T14:13:00Z"/>
  <w16cex:commentExtensible w16cex:durableId="24F876B2" w16cex:dateUtc="2021-09-24T14:0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30BA8DA" w16cid:durableId="24F877AD"/>
  <w16cid:commentId w16cid:paraId="658889E8" w16cid:durableId="24F876B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8159DA" w14:textId="77777777" w:rsidR="003934D6" w:rsidRDefault="003934D6" w:rsidP="00B65B3A">
      <w:r>
        <w:separator/>
      </w:r>
    </w:p>
    <w:p w14:paraId="7260EC17" w14:textId="77777777" w:rsidR="003934D6" w:rsidRDefault="003934D6"/>
  </w:endnote>
  <w:endnote w:type="continuationSeparator" w:id="0">
    <w:p w14:paraId="4ED912AA" w14:textId="77777777" w:rsidR="003934D6" w:rsidRDefault="003934D6" w:rsidP="00B65B3A">
      <w:r>
        <w:continuationSeparator/>
      </w:r>
    </w:p>
    <w:p w14:paraId="78ADE683" w14:textId="77777777" w:rsidR="003934D6" w:rsidRDefault="003934D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733C05" w14:textId="77777777" w:rsidR="003934D6" w:rsidRDefault="003934D6" w:rsidP="00B65B3A">
      <w:r>
        <w:separator/>
      </w:r>
    </w:p>
  </w:footnote>
  <w:footnote w:type="continuationSeparator" w:id="0">
    <w:p w14:paraId="0B062D10" w14:textId="77777777" w:rsidR="003934D6" w:rsidRDefault="003934D6" w:rsidP="00B65B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7FCF26" w14:textId="77777777" w:rsidR="000D36F3" w:rsidRDefault="000D36F3" w:rsidP="00B65B3A">
    <w:pPr>
      <w:pStyle w:val="Sidhuvud"/>
      <w:spacing w:before="240" w:after="276"/>
    </w:pPr>
  </w:p>
  <w:p w14:paraId="053A9C7B" w14:textId="77777777" w:rsidR="000D36F3" w:rsidRDefault="000D36F3" w:rsidP="00B65B3A">
    <w:pPr>
      <w:spacing w:after="276"/>
    </w:pPr>
  </w:p>
  <w:p w14:paraId="3491CC96" w14:textId="77777777" w:rsidR="000D36F3" w:rsidRDefault="000D36F3"/>
  <w:p w14:paraId="58626F48" w14:textId="77777777" w:rsidR="000D36F3" w:rsidRDefault="000D36F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2AB701" w14:textId="77777777" w:rsidR="000D36F3" w:rsidRPr="00B30794" w:rsidRDefault="000D36F3" w:rsidP="0005173A">
    <w:pPr>
      <w:pStyle w:val="Header-info"/>
      <w:spacing w:after="7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53B83634"/>
    <w:lvl w:ilvl="0">
      <w:start w:val="1"/>
      <w:numFmt w:val="decimal"/>
      <w:pStyle w:val="Numrerad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5A027E0A"/>
    <w:lvl w:ilvl="0">
      <w:start w:val="1"/>
      <w:numFmt w:val="bullet"/>
      <w:pStyle w:val="Punktlist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DA632C2"/>
    <w:multiLevelType w:val="multilevel"/>
    <w:tmpl w:val="D94A86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49D70570"/>
    <w:multiLevelType w:val="hybridMultilevel"/>
    <w:tmpl w:val="09B0083A"/>
    <w:lvl w:ilvl="0" w:tplc="5AB8C884">
      <w:start w:val="1"/>
      <w:numFmt w:val="decimal"/>
      <w:lvlText w:val="%1."/>
      <w:lvlJc w:val="left"/>
      <w:pPr>
        <w:ind w:left="960" w:hanging="60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E54CAF"/>
    <w:multiLevelType w:val="hybridMultilevel"/>
    <w:tmpl w:val="81D43092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050EFD"/>
    <w:multiLevelType w:val="hybridMultilevel"/>
    <w:tmpl w:val="6A32827E"/>
    <w:lvl w:ilvl="0" w:tplc="460A7D9C">
      <w:start w:val="1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3D7CDC"/>
    <w:multiLevelType w:val="hybridMultilevel"/>
    <w:tmpl w:val="AC5612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5"/>
  </w:num>
  <w:num w:numId="6">
    <w:abstractNumId w:val="6"/>
  </w:num>
  <w:num w:numId="7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nna Gårdmark">
    <w15:presenceInfo w15:providerId="AD" w15:userId="S-1-5-21-1060284298-1343024091-682003330-10077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linkStyles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trackRevisions/>
  <w:defaultTabStop w:val="1304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703A"/>
    <w:rsid w:val="00000C55"/>
    <w:rsid w:val="000011E4"/>
    <w:rsid w:val="00001279"/>
    <w:rsid w:val="000025D1"/>
    <w:rsid w:val="0000264B"/>
    <w:rsid w:val="00002EF2"/>
    <w:rsid w:val="00003C00"/>
    <w:rsid w:val="000056C5"/>
    <w:rsid w:val="000065D3"/>
    <w:rsid w:val="000069AD"/>
    <w:rsid w:val="00006ECD"/>
    <w:rsid w:val="00007F3A"/>
    <w:rsid w:val="00011452"/>
    <w:rsid w:val="00013E01"/>
    <w:rsid w:val="00017F5C"/>
    <w:rsid w:val="00021E83"/>
    <w:rsid w:val="0002287F"/>
    <w:rsid w:val="00023D73"/>
    <w:rsid w:val="00026C50"/>
    <w:rsid w:val="00027525"/>
    <w:rsid w:val="0003125C"/>
    <w:rsid w:val="00033757"/>
    <w:rsid w:val="000359B2"/>
    <w:rsid w:val="0004192D"/>
    <w:rsid w:val="00041A4B"/>
    <w:rsid w:val="00041C40"/>
    <w:rsid w:val="00042EAC"/>
    <w:rsid w:val="00046887"/>
    <w:rsid w:val="0005173A"/>
    <w:rsid w:val="00053E90"/>
    <w:rsid w:val="00054B5A"/>
    <w:rsid w:val="00055E2B"/>
    <w:rsid w:val="000572B1"/>
    <w:rsid w:val="000615D9"/>
    <w:rsid w:val="000650DA"/>
    <w:rsid w:val="0007068B"/>
    <w:rsid w:val="000756FB"/>
    <w:rsid w:val="00075BC8"/>
    <w:rsid w:val="00075F98"/>
    <w:rsid w:val="0007638F"/>
    <w:rsid w:val="0008177A"/>
    <w:rsid w:val="00082605"/>
    <w:rsid w:val="0008457F"/>
    <w:rsid w:val="0008598C"/>
    <w:rsid w:val="00092961"/>
    <w:rsid w:val="00092FBB"/>
    <w:rsid w:val="00094C80"/>
    <w:rsid w:val="0009528C"/>
    <w:rsid w:val="00096C52"/>
    <w:rsid w:val="00097215"/>
    <w:rsid w:val="000A1DA6"/>
    <w:rsid w:val="000A58C9"/>
    <w:rsid w:val="000A6436"/>
    <w:rsid w:val="000A66CE"/>
    <w:rsid w:val="000A79FB"/>
    <w:rsid w:val="000A7AF2"/>
    <w:rsid w:val="000B3CDE"/>
    <w:rsid w:val="000B7BDD"/>
    <w:rsid w:val="000C102A"/>
    <w:rsid w:val="000C3A83"/>
    <w:rsid w:val="000C3DCD"/>
    <w:rsid w:val="000C4349"/>
    <w:rsid w:val="000C57C6"/>
    <w:rsid w:val="000C5951"/>
    <w:rsid w:val="000C78BE"/>
    <w:rsid w:val="000D0FE3"/>
    <w:rsid w:val="000D1F1F"/>
    <w:rsid w:val="000D20E7"/>
    <w:rsid w:val="000D22EC"/>
    <w:rsid w:val="000D36F3"/>
    <w:rsid w:val="000D4C6B"/>
    <w:rsid w:val="000D59CD"/>
    <w:rsid w:val="000D609B"/>
    <w:rsid w:val="000D6C6D"/>
    <w:rsid w:val="000E1B18"/>
    <w:rsid w:val="000E2CBC"/>
    <w:rsid w:val="000E3CD3"/>
    <w:rsid w:val="000F28F0"/>
    <w:rsid w:val="000F2F8E"/>
    <w:rsid w:val="000F31C5"/>
    <w:rsid w:val="000F4C04"/>
    <w:rsid w:val="000F5E03"/>
    <w:rsid w:val="000F71B5"/>
    <w:rsid w:val="000F767D"/>
    <w:rsid w:val="000F7D91"/>
    <w:rsid w:val="001000A0"/>
    <w:rsid w:val="00100F7A"/>
    <w:rsid w:val="001032AA"/>
    <w:rsid w:val="00106D3C"/>
    <w:rsid w:val="00107053"/>
    <w:rsid w:val="00112B4A"/>
    <w:rsid w:val="00114FF7"/>
    <w:rsid w:val="001159B1"/>
    <w:rsid w:val="0011651E"/>
    <w:rsid w:val="001176B1"/>
    <w:rsid w:val="00120CD8"/>
    <w:rsid w:val="00121394"/>
    <w:rsid w:val="001231E4"/>
    <w:rsid w:val="00127434"/>
    <w:rsid w:val="00130C7C"/>
    <w:rsid w:val="00131A21"/>
    <w:rsid w:val="00133FD1"/>
    <w:rsid w:val="001406CC"/>
    <w:rsid w:val="001409A4"/>
    <w:rsid w:val="00140C8E"/>
    <w:rsid w:val="001412D2"/>
    <w:rsid w:val="001414D6"/>
    <w:rsid w:val="0014437F"/>
    <w:rsid w:val="00145288"/>
    <w:rsid w:val="0014724F"/>
    <w:rsid w:val="001528F2"/>
    <w:rsid w:val="00152A35"/>
    <w:rsid w:val="00152C1E"/>
    <w:rsid w:val="00153304"/>
    <w:rsid w:val="0015603C"/>
    <w:rsid w:val="00164B93"/>
    <w:rsid w:val="0016583D"/>
    <w:rsid w:val="001663E1"/>
    <w:rsid w:val="00166497"/>
    <w:rsid w:val="00166FB7"/>
    <w:rsid w:val="00167255"/>
    <w:rsid w:val="001672F3"/>
    <w:rsid w:val="00172F3B"/>
    <w:rsid w:val="001760FB"/>
    <w:rsid w:val="00176D61"/>
    <w:rsid w:val="001812D5"/>
    <w:rsid w:val="00186BCC"/>
    <w:rsid w:val="00194A9B"/>
    <w:rsid w:val="00194F3D"/>
    <w:rsid w:val="00196B58"/>
    <w:rsid w:val="001A068A"/>
    <w:rsid w:val="001A1F63"/>
    <w:rsid w:val="001A2308"/>
    <w:rsid w:val="001A7063"/>
    <w:rsid w:val="001B0084"/>
    <w:rsid w:val="001B00CF"/>
    <w:rsid w:val="001B155A"/>
    <w:rsid w:val="001B2922"/>
    <w:rsid w:val="001B31D0"/>
    <w:rsid w:val="001B6319"/>
    <w:rsid w:val="001B6959"/>
    <w:rsid w:val="001B7A77"/>
    <w:rsid w:val="001C112A"/>
    <w:rsid w:val="001C1409"/>
    <w:rsid w:val="001C22D4"/>
    <w:rsid w:val="001C3335"/>
    <w:rsid w:val="001C4E1B"/>
    <w:rsid w:val="001D052F"/>
    <w:rsid w:val="001D1312"/>
    <w:rsid w:val="001D2045"/>
    <w:rsid w:val="001D3B9B"/>
    <w:rsid w:val="001D3CDF"/>
    <w:rsid w:val="001D59E2"/>
    <w:rsid w:val="001D7644"/>
    <w:rsid w:val="001E0C17"/>
    <w:rsid w:val="001E0C8A"/>
    <w:rsid w:val="001E34C0"/>
    <w:rsid w:val="001E3DDE"/>
    <w:rsid w:val="001F0348"/>
    <w:rsid w:val="001F075B"/>
    <w:rsid w:val="00200F12"/>
    <w:rsid w:val="002017EA"/>
    <w:rsid w:val="0020330C"/>
    <w:rsid w:val="00203AAF"/>
    <w:rsid w:val="002050D3"/>
    <w:rsid w:val="0020601C"/>
    <w:rsid w:val="00211C13"/>
    <w:rsid w:val="00212725"/>
    <w:rsid w:val="00212EFB"/>
    <w:rsid w:val="00214F78"/>
    <w:rsid w:val="002169D8"/>
    <w:rsid w:val="00224398"/>
    <w:rsid w:val="00224BFA"/>
    <w:rsid w:val="002261E8"/>
    <w:rsid w:val="00226C97"/>
    <w:rsid w:val="00226E27"/>
    <w:rsid w:val="00231545"/>
    <w:rsid w:val="00231630"/>
    <w:rsid w:val="00231890"/>
    <w:rsid w:val="00234653"/>
    <w:rsid w:val="002400FF"/>
    <w:rsid w:val="00243541"/>
    <w:rsid w:val="002435F4"/>
    <w:rsid w:val="00246369"/>
    <w:rsid w:val="002472F4"/>
    <w:rsid w:val="00251B33"/>
    <w:rsid w:val="002527AB"/>
    <w:rsid w:val="00252846"/>
    <w:rsid w:val="00254101"/>
    <w:rsid w:val="002550D8"/>
    <w:rsid w:val="00260424"/>
    <w:rsid w:val="002607C9"/>
    <w:rsid w:val="00262EAE"/>
    <w:rsid w:val="002630E9"/>
    <w:rsid w:val="00264731"/>
    <w:rsid w:val="0026556D"/>
    <w:rsid w:val="00265B64"/>
    <w:rsid w:val="00265D48"/>
    <w:rsid w:val="00266BE1"/>
    <w:rsid w:val="0027069B"/>
    <w:rsid w:val="002707D1"/>
    <w:rsid w:val="00275CC8"/>
    <w:rsid w:val="00280A31"/>
    <w:rsid w:val="00280D84"/>
    <w:rsid w:val="002817AF"/>
    <w:rsid w:val="002817C0"/>
    <w:rsid w:val="0028248A"/>
    <w:rsid w:val="00282B8F"/>
    <w:rsid w:val="00284BA0"/>
    <w:rsid w:val="00285DAA"/>
    <w:rsid w:val="00286B24"/>
    <w:rsid w:val="00290DCE"/>
    <w:rsid w:val="00292081"/>
    <w:rsid w:val="00292405"/>
    <w:rsid w:val="00295EAB"/>
    <w:rsid w:val="0029616D"/>
    <w:rsid w:val="00296735"/>
    <w:rsid w:val="002970C4"/>
    <w:rsid w:val="002A094C"/>
    <w:rsid w:val="002A362C"/>
    <w:rsid w:val="002A4B4C"/>
    <w:rsid w:val="002A5F4A"/>
    <w:rsid w:val="002A6311"/>
    <w:rsid w:val="002A7159"/>
    <w:rsid w:val="002A7DEB"/>
    <w:rsid w:val="002B27D7"/>
    <w:rsid w:val="002B4E11"/>
    <w:rsid w:val="002B4F91"/>
    <w:rsid w:val="002B6843"/>
    <w:rsid w:val="002C0841"/>
    <w:rsid w:val="002C0CC5"/>
    <w:rsid w:val="002C0F57"/>
    <w:rsid w:val="002C4114"/>
    <w:rsid w:val="002C5579"/>
    <w:rsid w:val="002D26E4"/>
    <w:rsid w:val="002D2D52"/>
    <w:rsid w:val="002D4715"/>
    <w:rsid w:val="002D5740"/>
    <w:rsid w:val="002D78FD"/>
    <w:rsid w:val="002E0394"/>
    <w:rsid w:val="002E093A"/>
    <w:rsid w:val="002E0B2B"/>
    <w:rsid w:val="002E1BAF"/>
    <w:rsid w:val="002E1D8F"/>
    <w:rsid w:val="002E3A84"/>
    <w:rsid w:val="002E4C05"/>
    <w:rsid w:val="002E64CB"/>
    <w:rsid w:val="002E6AE3"/>
    <w:rsid w:val="002F073A"/>
    <w:rsid w:val="002F2DD4"/>
    <w:rsid w:val="002F4DEE"/>
    <w:rsid w:val="002F7525"/>
    <w:rsid w:val="00300BEB"/>
    <w:rsid w:val="00304A79"/>
    <w:rsid w:val="00307282"/>
    <w:rsid w:val="003118B3"/>
    <w:rsid w:val="00311D35"/>
    <w:rsid w:val="0031206D"/>
    <w:rsid w:val="003137F1"/>
    <w:rsid w:val="00314267"/>
    <w:rsid w:val="003152C4"/>
    <w:rsid w:val="003153FE"/>
    <w:rsid w:val="003156AE"/>
    <w:rsid w:val="003158B4"/>
    <w:rsid w:val="00316A97"/>
    <w:rsid w:val="00316AE9"/>
    <w:rsid w:val="00321342"/>
    <w:rsid w:val="003231BB"/>
    <w:rsid w:val="00332373"/>
    <w:rsid w:val="00332538"/>
    <w:rsid w:val="00334694"/>
    <w:rsid w:val="00335280"/>
    <w:rsid w:val="00335AF8"/>
    <w:rsid w:val="00335D32"/>
    <w:rsid w:val="0034077F"/>
    <w:rsid w:val="00340962"/>
    <w:rsid w:val="00341403"/>
    <w:rsid w:val="00346952"/>
    <w:rsid w:val="003517CF"/>
    <w:rsid w:val="00351803"/>
    <w:rsid w:val="00352C43"/>
    <w:rsid w:val="00353B70"/>
    <w:rsid w:val="00356E06"/>
    <w:rsid w:val="00356F8A"/>
    <w:rsid w:val="0036028D"/>
    <w:rsid w:val="00361771"/>
    <w:rsid w:val="00361FEE"/>
    <w:rsid w:val="00363EBB"/>
    <w:rsid w:val="00364519"/>
    <w:rsid w:val="003646BC"/>
    <w:rsid w:val="00364A6C"/>
    <w:rsid w:val="00365730"/>
    <w:rsid w:val="003705DF"/>
    <w:rsid w:val="0037166C"/>
    <w:rsid w:val="003716FF"/>
    <w:rsid w:val="00373994"/>
    <w:rsid w:val="003740C3"/>
    <w:rsid w:val="003740CF"/>
    <w:rsid w:val="00374FB6"/>
    <w:rsid w:val="0038040D"/>
    <w:rsid w:val="00382119"/>
    <w:rsid w:val="00383F2B"/>
    <w:rsid w:val="00384C8B"/>
    <w:rsid w:val="00384EF9"/>
    <w:rsid w:val="0038662C"/>
    <w:rsid w:val="00386A37"/>
    <w:rsid w:val="00387A17"/>
    <w:rsid w:val="00390753"/>
    <w:rsid w:val="00391D9B"/>
    <w:rsid w:val="00391FA5"/>
    <w:rsid w:val="00392CED"/>
    <w:rsid w:val="003934D6"/>
    <w:rsid w:val="00393D8A"/>
    <w:rsid w:val="0039604C"/>
    <w:rsid w:val="0039711B"/>
    <w:rsid w:val="003979A7"/>
    <w:rsid w:val="003A2C71"/>
    <w:rsid w:val="003A30D6"/>
    <w:rsid w:val="003A3450"/>
    <w:rsid w:val="003A39B4"/>
    <w:rsid w:val="003A5A85"/>
    <w:rsid w:val="003A6470"/>
    <w:rsid w:val="003A74AC"/>
    <w:rsid w:val="003A79AA"/>
    <w:rsid w:val="003B0741"/>
    <w:rsid w:val="003B271F"/>
    <w:rsid w:val="003B27C7"/>
    <w:rsid w:val="003B2B86"/>
    <w:rsid w:val="003B2EFC"/>
    <w:rsid w:val="003B2F68"/>
    <w:rsid w:val="003B328B"/>
    <w:rsid w:val="003C2FFE"/>
    <w:rsid w:val="003C3AD3"/>
    <w:rsid w:val="003C3CC7"/>
    <w:rsid w:val="003C41FF"/>
    <w:rsid w:val="003C452D"/>
    <w:rsid w:val="003C7047"/>
    <w:rsid w:val="003D4FAF"/>
    <w:rsid w:val="003D5B2F"/>
    <w:rsid w:val="003E14BD"/>
    <w:rsid w:val="003E3EF3"/>
    <w:rsid w:val="003E456E"/>
    <w:rsid w:val="003E5DF0"/>
    <w:rsid w:val="003E7615"/>
    <w:rsid w:val="003F0EB4"/>
    <w:rsid w:val="003F1679"/>
    <w:rsid w:val="003F175B"/>
    <w:rsid w:val="003F3208"/>
    <w:rsid w:val="003F3ECD"/>
    <w:rsid w:val="003F47F9"/>
    <w:rsid w:val="003F5F64"/>
    <w:rsid w:val="003F6A90"/>
    <w:rsid w:val="003F6B9F"/>
    <w:rsid w:val="003F7C46"/>
    <w:rsid w:val="004021DF"/>
    <w:rsid w:val="00402B63"/>
    <w:rsid w:val="00407C67"/>
    <w:rsid w:val="004103F2"/>
    <w:rsid w:val="00412318"/>
    <w:rsid w:val="004141B4"/>
    <w:rsid w:val="004147E0"/>
    <w:rsid w:val="004155AF"/>
    <w:rsid w:val="00415AB4"/>
    <w:rsid w:val="00417F51"/>
    <w:rsid w:val="004210DE"/>
    <w:rsid w:val="00422209"/>
    <w:rsid w:val="004227D9"/>
    <w:rsid w:val="00423B4B"/>
    <w:rsid w:val="004261BE"/>
    <w:rsid w:val="00426CA6"/>
    <w:rsid w:val="00427866"/>
    <w:rsid w:val="00432B92"/>
    <w:rsid w:val="004332BF"/>
    <w:rsid w:val="0043335B"/>
    <w:rsid w:val="00433988"/>
    <w:rsid w:val="004343E5"/>
    <w:rsid w:val="00435235"/>
    <w:rsid w:val="00436364"/>
    <w:rsid w:val="00437F4D"/>
    <w:rsid w:val="00440D5F"/>
    <w:rsid w:val="00442628"/>
    <w:rsid w:val="00443E51"/>
    <w:rsid w:val="0045434E"/>
    <w:rsid w:val="004569BC"/>
    <w:rsid w:val="00457237"/>
    <w:rsid w:val="00457E81"/>
    <w:rsid w:val="00460583"/>
    <w:rsid w:val="00463513"/>
    <w:rsid w:val="00464E48"/>
    <w:rsid w:val="00464F08"/>
    <w:rsid w:val="0046590E"/>
    <w:rsid w:val="00465BE6"/>
    <w:rsid w:val="00471BCA"/>
    <w:rsid w:val="004749BD"/>
    <w:rsid w:val="00475CC2"/>
    <w:rsid w:val="00475D5B"/>
    <w:rsid w:val="004762D7"/>
    <w:rsid w:val="00482C31"/>
    <w:rsid w:val="004847B0"/>
    <w:rsid w:val="00484901"/>
    <w:rsid w:val="0048751A"/>
    <w:rsid w:val="004A3193"/>
    <w:rsid w:val="004A4121"/>
    <w:rsid w:val="004A641A"/>
    <w:rsid w:val="004A679F"/>
    <w:rsid w:val="004B0CEB"/>
    <w:rsid w:val="004B2249"/>
    <w:rsid w:val="004B2811"/>
    <w:rsid w:val="004B36C5"/>
    <w:rsid w:val="004B4FA4"/>
    <w:rsid w:val="004B5A99"/>
    <w:rsid w:val="004B6550"/>
    <w:rsid w:val="004B72B7"/>
    <w:rsid w:val="004C0B57"/>
    <w:rsid w:val="004C4A6C"/>
    <w:rsid w:val="004D1465"/>
    <w:rsid w:val="004D233A"/>
    <w:rsid w:val="004D2789"/>
    <w:rsid w:val="004D7870"/>
    <w:rsid w:val="004E05A5"/>
    <w:rsid w:val="004E1DB7"/>
    <w:rsid w:val="004E2B3F"/>
    <w:rsid w:val="004E5ABD"/>
    <w:rsid w:val="004F10CF"/>
    <w:rsid w:val="004F28CA"/>
    <w:rsid w:val="004F48F6"/>
    <w:rsid w:val="004F5128"/>
    <w:rsid w:val="004F6789"/>
    <w:rsid w:val="00500EEA"/>
    <w:rsid w:val="0050362F"/>
    <w:rsid w:val="00503F93"/>
    <w:rsid w:val="00505276"/>
    <w:rsid w:val="00506159"/>
    <w:rsid w:val="00507176"/>
    <w:rsid w:val="005113A5"/>
    <w:rsid w:val="0051493B"/>
    <w:rsid w:val="005163B7"/>
    <w:rsid w:val="00521C3B"/>
    <w:rsid w:val="00524495"/>
    <w:rsid w:val="0052484B"/>
    <w:rsid w:val="005267B8"/>
    <w:rsid w:val="0052689F"/>
    <w:rsid w:val="00527A2F"/>
    <w:rsid w:val="00527D4A"/>
    <w:rsid w:val="00531AB5"/>
    <w:rsid w:val="00532534"/>
    <w:rsid w:val="00534246"/>
    <w:rsid w:val="005351F2"/>
    <w:rsid w:val="00536A6C"/>
    <w:rsid w:val="00543C88"/>
    <w:rsid w:val="0054653C"/>
    <w:rsid w:val="00546FFD"/>
    <w:rsid w:val="00551F14"/>
    <w:rsid w:val="00553576"/>
    <w:rsid w:val="005568A2"/>
    <w:rsid w:val="0056050A"/>
    <w:rsid w:val="0056193B"/>
    <w:rsid w:val="00563ABD"/>
    <w:rsid w:val="005643FA"/>
    <w:rsid w:val="0056777B"/>
    <w:rsid w:val="00570307"/>
    <w:rsid w:val="0057403B"/>
    <w:rsid w:val="00574CAE"/>
    <w:rsid w:val="005759F2"/>
    <w:rsid w:val="0058009B"/>
    <w:rsid w:val="005860AA"/>
    <w:rsid w:val="005872E8"/>
    <w:rsid w:val="005916FE"/>
    <w:rsid w:val="00593687"/>
    <w:rsid w:val="00593E75"/>
    <w:rsid w:val="005954EC"/>
    <w:rsid w:val="00595E71"/>
    <w:rsid w:val="00597A40"/>
    <w:rsid w:val="00597D3C"/>
    <w:rsid w:val="005A0BC7"/>
    <w:rsid w:val="005A20AD"/>
    <w:rsid w:val="005A2837"/>
    <w:rsid w:val="005A4198"/>
    <w:rsid w:val="005A429D"/>
    <w:rsid w:val="005A453D"/>
    <w:rsid w:val="005A6FD5"/>
    <w:rsid w:val="005B129B"/>
    <w:rsid w:val="005B3339"/>
    <w:rsid w:val="005B3D16"/>
    <w:rsid w:val="005B5620"/>
    <w:rsid w:val="005C45E4"/>
    <w:rsid w:val="005C5681"/>
    <w:rsid w:val="005C732E"/>
    <w:rsid w:val="005C7D63"/>
    <w:rsid w:val="005D212D"/>
    <w:rsid w:val="005D4114"/>
    <w:rsid w:val="005D4604"/>
    <w:rsid w:val="005D6EE8"/>
    <w:rsid w:val="005D7AAF"/>
    <w:rsid w:val="005E2B71"/>
    <w:rsid w:val="005E3247"/>
    <w:rsid w:val="005E3D37"/>
    <w:rsid w:val="005E5EEF"/>
    <w:rsid w:val="005E5FBE"/>
    <w:rsid w:val="005E6433"/>
    <w:rsid w:val="005F0B65"/>
    <w:rsid w:val="005F0D23"/>
    <w:rsid w:val="005F5BD0"/>
    <w:rsid w:val="005F7913"/>
    <w:rsid w:val="005F7D75"/>
    <w:rsid w:val="00600535"/>
    <w:rsid w:val="00601F70"/>
    <w:rsid w:val="00603A62"/>
    <w:rsid w:val="006049CB"/>
    <w:rsid w:val="0060679E"/>
    <w:rsid w:val="00606EFC"/>
    <w:rsid w:val="00611354"/>
    <w:rsid w:val="006114A3"/>
    <w:rsid w:val="00613AD9"/>
    <w:rsid w:val="00614EF7"/>
    <w:rsid w:val="00616109"/>
    <w:rsid w:val="00620930"/>
    <w:rsid w:val="00620EE4"/>
    <w:rsid w:val="006223EE"/>
    <w:rsid w:val="006225B4"/>
    <w:rsid w:val="00624E9B"/>
    <w:rsid w:val="00625CFF"/>
    <w:rsid w:val="006323DC"/>
    <w:rsid w:val="00633D34"/>
    <w:rsid w:val="00633F86"/>
    <w:rsid w:val="00640B9B"/>
    <w:rsid w:val="006433AA"/>
    <w:rsid w:val="00654617"/>
    <w:rsid w:val="00655296"/>
    <w:rsid w:val="00660040"/>
    <w:rsid w:val="00661EDE"/>
    <w:rsid w:val="00663DE5"/>
    <w:rsid w:val="00666107"/>
    <w:rsid w:val="006722C9"/>
    <w:rsid w:val="00673078"/>
    <w:rsid w:val="00676775"/>
    <w:rsid w:val="006804B9"/>
    <w:rsid w:val="00681E3A"/>
    <w:rsid w:val="00686D89"/>
    <w:rsid w:val="00690DC4"/>
    <w:rsid w:val="00691A5E"/>
    <w:rsid w:val="00695E24"/>
    <w:rsid w:val="006A19E9"/>
    <w:rsid w:val="006A3966"/>
    <w:rsid w:val="006A5509"/>
    <w:rsid w:val="006A6C72"/>
    <w:rsid w:val="006A7729"/>
    <w:rsid w:val="006B02A8"/>
    <w:rsid w:val="006B084B"/>
    <w:rsid w:val="006B387E"/>
    <w:rsid w:val="006B475E"/>
    <w:rsid w:val="006B6F17"/>
    <w:rsid w:val="006C3F7C"/>
    <w:rsid w:val="006C5E84"/>
    <w:rsid w:val="006C7BA1"/>
    <w:rsid w:val="006C7EEC"/>
    <w:rsid w:val="006C7EF6"/>
    <w:rsid w:val="006D0A7E"/>
    <w:rsid w:val="006D1815"/>
    <w:rsid w:val="006D28E1"/>
    <w:rsid w:val="006D2B12"/>
    <w:rsid w:val="006D5E1B"/>
    <w:rsid w:val="006D6C06"/>
    <w:rsid w:val="006D7F06"/>
    <w:rsid w:val="006E2D47"/>
    <w:rsid w:val="006E4110"/>
    <w:rsid w:val="006E416C"/>
    <w:rsid w:val="006E581A"/>
    <w:rsid w:val="006E63A7"/>
    <w:rsid w:val="006F087D"/>
    <w:rsid w:val="006F223F"/>
    <w:rsid w:val="006F2F81"/>
    <w:rsid w:val="006F4089"/>
    <w:rsid w:val="006F484D"/>
    <w:rsid w:val="006F6CC3"/>
    <w:rsid w:val="006F7561"/>
    <w:rsid w:val="007002D7"/>
    <w:rsid w:val="00703FD8"/>
    <w:rsid w:val="007040D7"/>
    <w:rsid w:val="00704964"/>
    <w:rsid w:val="007063BC"/>
    <w:rsid w:val="00707ACA"/>
    <w:rsid w:val="007110ED"/>
    <w:rsid w:val="007121F4"/>
    <w:rsid w:val="007130A6"/>
    <w:rsid w:val="0071399E"/>
    <w:rsid w:val="00714A40"/>
    <w:rsid w:val="0071799C"/>
    <w:rsid w:val="007212EF"/>
    <w:rsid w:val="00724727"/>
    <w:rsid w:val="00725ADB"/>
    <w:rsid w:val="00726C2C"/>
    <w:rsid w:val="00735975"/>
    <w:rsid w:val="00736745"/>
    <w:rsid w:val="00736D3A"/>
    <w:rsid w:val="00737560"/>
    <w:rsid w:val="00743813"/>
    <w:rsid w:val="00743EE1"/>
    <w:rsid w:val="007444AD"/>
    <w:rsid w:val="00745B0C"/>
    <w:rsid w:val="00746016"/>
    <w:rsid w:val="00746EA5"/>
    <w:rsid w:val="007476F3"/>
    <w:rsid w:val="00750C65"/>
    <w:rsid w:val="007524B8"/>
    <w:rsid w:val="007614DE"/>
    <w:rsid w:val="007624DC"/>
    <w:rsid w:val="00764444"/>
    <w:rsid w:val="00765CF7"/>
    <w:rsid w:val="00765DA1"/>
    <w:rsid w:val="007702C2"/>
    <w:rsid w:val="00770C19"/>
    <w:rsid w:val="007767CA"/>
    <w:rsid w:val="00776E0E"/>
    <w:rsid w:val="00776F2E"/>
    <w:rsid w:val="00777243"/>
    <w:rsid w:val="0077745B"/>
    <w:rsid w:val="00777487"/>
    <w:rsid w:val="00780054"/>
    <w:rsid w:val="00780C7D"/>
    <w:rsid w:val="007819AF"/>
    <w:rsid w:val="00783FBE"/>
    <w:rsid w:val="00786D06"/>
    <w:rsid w:val="00790B01"/>
    <w:rsid w:val="00790B5B"/>
    <w:rsid w:val="0079133D"/>
    <w:rsid w:val="00794A6F"/>
    <w:rsid w:val="0079527A"/>
    <w:rsid w:val="00796EB5"/>
    <w:rsid w:val="007A07DE"/>
    <w:rsid w:val="007A0E82"/>
    <w:rsid w:val="007B0D24"/>
    <w:rsid w:val="007B14B8"/>
    <w:rsid w:val="007B3341"/>
    <w:rsid w:val="007B62F6"/>
    <w:rsid w:val="007C0F56"/>
    <w:rsid w:val="007C17EF"/>
    <w:rsid w:val="007C1992"/>
    <w:rsid w:val="007C2845"/>
    <w:rsid w:val="007C5048"/>
    <w:rsid w:val="007D0065"/>
    <w:rsid w:val="007D22EF"/>
    <w:rsid w:val="007D3714"/>
    <w:rsid w:val="007D4A86"/>
    <w:rsid w:val="007D4D7A"/>
    <w:rsid w:val="007D5693"/>
    <w:rsid w:val="007D7979"/>
    <w:rsid w:val="007D7E9B"/>
    <w:rsid w:val="007E154D"/>
    <w:rsid w:val="007E3535"/>
    <w:rsid w:val="007E3CDB"/>
    <w:rsid w:val="007E4639"/>
    <w:rsid w:val="007E47DA"/>
    <w:rsid w:val="007E4875"/>
    <w:rsid w:val="007E71C0"/>
    <w:rsid w:val="007F2678"/>
    <w:rsid w:val="007F3F68"/>
    <w:rsid w:val="007F6F9B"/>
    <w:rsid w:val="007F77E1"/>
    <w:rsid w:val="0080152D"/>
    <w:rsid w:val="008018E1"/>
    <w:rsid w:val="00801D36"/>
    <w:rsid w:val="00802038"/>
    <w:rsid w:val="00802992"/>
    <w:rsid w:val="00803EE8"/>
    <w:rsid w:val="00804F77"/>
    <w:rsid w:val="008108C0"/>
    <w:rsid w:val="00810B74"/>
    <w:rsid w:val="00816FE4"/>
    <w:rsid w:val="008213DA"/>
    <w:rsid w:val="00821839"/>
    <w:rsid w:val="008223A0"/>
    <w:rsid w:val="00823814"/>
    <w:rsid w:val="00825EB0"/>
    <w:rsid w:val="008268C7"/>
    <w:rsid w:val="00830934"/>
    <w:rsid w:val="00834D44"/>
    <w:rsid w:val="00840C9D"/>
    <w:rsid w:val="0084103A"/>
    <w:rsid w:val="00843EA7"/>
    <w:rsid w:val="00844C9A"/>
    <w:rsid w:val="0084674F"/>
    <w:rsid w:val="00846861"/>
    <w:rsid w:val="00850340"/>
    <w:rsid w:val="0085095E"/>
    <w:rsid w:val="008518B5"/>
    <w:rsid w:val="00854D27"/>
    <w:rsid w:val="00855675"/>
    <w:rsid w:val="00855CA6"/>
    <w:rsid w:val="0085603D"/>
    <w:rsid w:val="0085678B"/>
    <w:rsid w:val="00860B93"/>
    <w:rsid w:val="00862510"/>
    <w:rsid w:val="00862550"/>
    <w:rsid w:val="00862CF2"/>
    <w:rsid w:val="00864EFB"/>
    <w:rsid w:val="00866484"/>
    <w:rsid w:val="00871BB6"/>
    <w:rsid w:val="00873511"/>
    <w:rsid w:val="00873A78"/>
    <w:rsid w:val="00880637"/>
    <w:rsid w:val="00882C10"/>
    <w:rsid w:val="00884CD2"/>
    <w:rsid w:val="00886A22"/>
    <w:rsid w:val="00887150"/>
    <w:rsid w:val="00887AA9"/>
    <w:rsid w:val="00890B5B"/>
    <w:rsid w:val="00891F8E"/>
    <w:rsid w:val="00893F58"/>
    <w:rsid w:val="00894039"/>
    <w:rsid w:val="008951E5"/>
    <w:rsid w:val="008954E6"/>
    <w:rsid w:val="00895BD1"/>
    <w:rsid w:val="00896048"/>
    <w:rsid w:val="00897B5A"/>
    <w:rsid w:val="008A4934"/>
    <w:rsid w:val="008A68DE"/>
    <w:rsid w:val="008A7B05"/>
    <w:rsid w:val="008B0192"/>
    <w:rsid w:val="008B0DC2"/>
    <w:rsid w:val="008B1A07"/>
    <w:rsid w:val="008B27D6"/>
    <w:rsid w:val="008B28F2"/>
    <w:rsid w:val="008B35B5"/>
    <w:rsid w:val="008C6463"/>
    <w:rsid w:val="008C6B6E"/>
    <w:rsid w:val="008C7FA3"/>
    <w:rsid w:val="008D11B5"/>
    <w:rsid w:val="008E11C2"/>
    <w:rsid w:val="008E1348"/>
    <w:rsid w:val="008E1359"/>
    <w:rsid w:val="008E2971"/>
    <w:rsid w:val="008E2C57"/>
    <w:rsid w:val="008E4073"/>
    <w:rsid w:val="008E674E"/>
    <w:rsid w:val="008E724E"/>
    <w:rsid w:val="008F24D9"/>
    <w:rsid w:val="008F4BDB"/>
    <w:rsid w:val="008F776A"/>
    <w:rsid w:val="009014C1"/>
    <w:rsid w:val="0090177B"/>
    <w:rsid w:val="00902A38"/>
    <w:rsid w:val="00903B63"/>
    <w:rsid w:val="0090467F"/>
    <w:rsid w:val="00904D52"/>
    <w:rsid w:val="00905179"/>
    <w:rsid w:val="00905AC1"/>
    <w:rsid w:val="00906CCE"/>
    <w:rsid w:val="0090742A"/>
    <w:rsid w:val="00907F2E"/>
    <w:rsid w:val="009109E8"/>
    <w:rsid w:val="00911691"/>
    <w:rsid w:val="009119A8"/>
    <w:rsid w:val="00915E1F"/>
    <w:rsid w:val="009166FB"/>
    <w:rsid w:val="00916FEC"/>
    <w:rsid w:val="009208C6"/>
    <w:rsid w:val="009231AB"/>
    <w:rsid w:val="0092334F"/>
    <w:rsid w:val="00923949"/>
    <w:rsid w:val="00925BEE"/>
    <w:rsid w:val="00926889"/>
    <w:rsid w:val="00931533"/>
    <w:rsid w:val="00932F84"/>
    <w:rsid w:val="0093359D"/>
    <w:rsid w:val="00935893"/>
    <w:rsid w:val="0093672A"/>
    <w:rsid w:val="00936A5A"/>
    <w:rsid w:val="00942EF0"/>
    <w:rsid w:val="009434E5"/>
    <w:rsid w:val="0094430A"/>
    <w:rsid w:val="00944BD4"/>
    <w:rsid w:val="009501FA"/>
    <w:rsid w:val="0095088E"/>
    <w:rsid w:val="00952777"/>
    <w:rsid w:val="00953821"/>
    <w:rsid w:val="009551D5"/>
    <w:rsid w:val="00955370"/>
    <w:rsid w:val="00957AAB"/>
    <w:rsid w:val="00957D62"/>
    <w:rsid w:val="00961789"/>
    <w:rsid w:val="00961B41"/>
    <w:rsid w:val="00962048"/>
    <w:rsid w:val="009637FE"/>
    <w:rsid w:val="009644D7"/>
    <w:rsid w:val="00964DCB"/>
    <w:rsid w:val="00964F33"/>
    <w:rsid w:val="00965F69"/>
    <w:rsid w:val="009662BC"/>
    <w:rsid w:val="0096648D"/>
    <w:rsid w:val="00966776"/>
    <w:rsid w:val="0096786B"/>
    <w:rsid w:val="0097229C"/>
    <w:rsid w:val="00973517"/>
    <w:rsid w:val="009739AB"/>
    <w:rsid w:val="00975D49"/>
    <w:rsid w:val="00983357"/>
    <w:rsid w:val="00986D5C"/>
    <w:rsid w:val="0099324D"/>
    <w:rsid w:val="00996D72"/>
    <w:rsid w:val="009A0E58"/>
    <w:rsid w:val="009A2485"/>
    <w:rsid w:val="009A2684"/>
    <w:rsid w:val="009A2F6F"/>
    <w:rsid w:val="009A437F"/>
    <w:rsid w:val="009A6FA5"/>
    <w:rsid w:val="009A757E"/>
    <w:rsid w:val="009B3175"/>
    <w:rsid w:val="009B5EB0"/>
    <w:rsid w:val="009C0AB3"/>
    <w:rsid w:val="009C1BC5"/>
    <w:rsid w:val="009C1F3D"/>
    <w:rsid w:val="009C2EC6"/>
    <w:rsid w:val="009C650C"/>
    <w:rsid w:val="009C6983"/>
    <w:rsid w:val="009D4445"/>
    <w:rsid w:val="009D5E4A"/>
    <w:rsid w:val="009D6926"/>
    <w:rsid w:val="009E03E6"/>
    <w:rsid w:val="009E3422"/>
    <w:rsid w:val="009E5935"/>
    <w:rsid w:val="009F1D97"/>
    <w:rsid w:val="009F3593"/>
    <w:rsid w:val="009F43F3"/>
    <w:rsid w:val="009F4AC4"/>
    <w:rsid w:val="009F553F"/>
    <w:rsid w:val="009F68CC"/>
    <w:rsid w:val="009F6AE8"/>
    <w:rsid w:val="00A0168B"/>
    <w:rsid w:val="00A0198F"/>
    <w:rsid w:val="00A02C8E"/>
    <w:rsid w:val="00A04859"/>
    <w:rsid w:val="00A04AE6"/>
    <w:rsid w:val="00A063AA"/>
    <w:rsid w:val="00A07925"/>
    <w:rsid w:val="00A1103A"/>
    <w:rsid w:val="00A1155F"/>
    <w:rsid w:val="00A12F34"/>
    <w:rsid w:val="00A13CA6"/>
    <w:rsid w:val="00A1576B"/>
    <w:rsid w:val="00A16B5A"/>
    <w:rsid w:val="00A209FA"/>
    <w:rsid w:val="00A20C10"/>
    <w:rsid w:val="00A22A18"/>
    <w:rsid w:val="00A25391"/>
    <w:rsid w:val="00A26DDE"/>
    <w:rsid w:val="00A30270"/>
    <w:rsid w:val="00A31057"/>
    <w:rsid w:val="00A31478"/>
    <w:rsid w:val="00A33895"/>
    <w:rsid w:val="00A3565C"/>
    <w:rsid w:val="00A40286"/>
    <w:rsid w:val="00A404AB"/>
    <w:rsid w:val="00A415EA"/>
    <w:rsid w:val="00A43911"/>
    <w:rsid w:val="00A45D36"/>
    <w:rsid w:val="00A46458"/>
    <w:rsid w:val="00A475B5"/>
    <w:rsid w:val="00A47A74"/>
    <w:rsid w:val="00A52302"/>
    <w:rsid w:val="00A53090"/>
    <w:rsid w:val="00A56634"/>
    <w:rsid w:val="00A6103C"/>
    <w:rsid w:val="00A637C0"/>
    <w:rsid w:val="00A71421"/>
    <w:rsid w:val="00A7186C"/>
    <w:rsid w:val="00A73167"/>
    <w:rsid w:val="00A73352"/>
    <w:rsid w:val="00A75679"/>
    <w:rsid w:val="00A764D0"/>
    <w:rsid w:val="00A81238"/>
    <w:rsid w:val="00A81EEA"/>
    <w:rsid w:val="00A822AA"/>
    <w:rsid w:val="00A82303"/>
    <w:rsid w:val="00A83C3D"/>
    <w:rsid w:val="00A85458"/>
    <w:rsid w:val="00A85511"/>
    <w:rsid w:val="00A8595D"/>
    <w:rsid w:val="00A85D0D"/>
    <w:rsid w:val="00A86AEB"/>
    <w:rsid w:val="00A87987"/>
    <w:rsid w:val="00A87BBC"/>
    <w:rsid w:val="00A900BD"/>
    <w:rsid w:val="00A91BE7"/>
    <w:rsid w:val="00A91CF7"/>
    <w:rsid w:val="00AA0ED8"/>
    <w:rsid w:val="00AA1C0B"/>
    <w:rsid w:val="00AA1D96"/>
    <w:rsid w:val="00AA2807"/>
    <w:rsid w:val="00AA2F87"/>
    <w:rsid w:val="00AA4E5A"/>
    <w:rsid w:val="00AA594B"/>
    <w:rsid w:val="00AA5A49"/>
    <w:rsid w:val="00AA63DE"/>
    <w:rsid w:val="00AB3209"/>
    <w:rsid w:val="00AB3D07"/>
    <w:rsid w:val="00AB5331"/>
    <w:rsid w:val="00AB6868"/>
    <w:rsid w:val="00AB7110"/>
    <w:rsid w:val="00AC0BC2"/>
    <w:rsid w:val="00AC124D"/>
    <w:rsid w:val="00AC1286"/>
    <w:rsid w:val="00AC2E20"/>
    <w:rsid w:val="00AC53F4"/>
    <w:rsid w:val="00AC6978"/>
    <w:rsid w:val="00AC7BEB"/>
    <w:rsid w:val="00AD1A0A"/>
    <w:rsid w:val="00AD313C"/>
    <w:rsid w:val="00AD502B"/>
    <w:rsid w:val="00AD6FD7"/>
    <w:rsid w:val="00AD7274"/>
    <w:rsid w:val="00AE121D"/>
    <w:rsid w:val="00AE7880"/>
    <w:rsid w:val="00AF4287"/>
    <w:rsid w:val="00AF5948"/>
    <w:rsid w:val="00B01350"/>
    <w:rsid w:val="00B027F2"/>
    <w:rsid w:val="00B0327F"/>
    <w:rsid w:val="00B064C6"/>
    <w:rsid w:val="00B120AA"/>
    <w:rsid w:val="00B15BB5"/>
    <w:rsid w:val="00B15F6E"/>
    <w:rsid w:val="00B17CBE"/>
    <w:rsid w:val="00B301DA"/>
    <w:rsid w:val="00B30794"/>
    <w:rsid w:val="00B31CD0"/>
    <w:rsid w:val="00B32AF8"/>
    <w:rsid w:val="00B37A82"/>
    <w:rsid w:val="00B408EF"/>
    <w:rsid w:val="00B437EA"/>
    <w:rsid w:val="00B45F11"/>
    <w:rsid w:val="00B5039A"/>
    <w:rsid w:val="00B50472"/>
    <w:rsid w:val="00B54D19"/>
    <w:rsid w:val="00B558F3"/>
    <w:rsid w:val="00B55E70"/>
    <w:rsid w:val="00B56777"/>
    <w:rsid w:val="00B56882"/>
    <w:rsid w:val="00B60230"/>
    <w:rsid w:val="00B63E4F"/>
    <w:rsid w:val="00B65B3A"/>
    <w:rsid w:val="00B67159"/>
    <w:rsid w:val="00B70242"/>
    <w:rsid w:val="00B750E7"/>
    <w:rsid w:val="00B761BD"/>
    <w:rsid w:val="00B800D0"/>
    <w:rsid w:val="00B81983"/>
    <w:rsid w:val="00B82054"/>
    <w:rsid w:val="00B84049"/>
    <w:rsid w:val="00B85CAC"/>
    <w:rsid w:val="00B900D2"/>
    <w:rsid w:val="00B9084A"/>
    <w:rsid w:val="00B90FEB"/>
    <w:rsid w:val="00B9212B"/>
    <w:rsid w:val="00B96760"/>
    <w:rsid w:val="00B96E0C"/>
    <w:rsid w:val="00BA079B"/>
    <w:rsid w:val="00BA0E41"/>
    <w:rsid w:val="00BA204B"/>
    <w:rsid w:val="00BA2D24"/>
    <w:rsid w:val="00BA60A0"/>
    <w:rsid w:val="00BB0BFB"/>
    <w:rsid w:val="00BB198D"/>
    <w:rsid w:val="00BB27AC"/>
    <w:rsid w:val="00BB56EF"/>
    <w:rsid w:val="00BB6028"/>
    <w:rsid w:val="00BB6659"/>
    <w:rsid w:val="00BB71A3"/>
    <w:rsid w:val="00BC291E"/>
    <w:rsid w:val="00BC4CF7"/>
    <w:rsid w:val="00BC5FFC"/>
    <w:rsid w:val="00BD281F"/>
    <w:rsid w:val="00BD3874"/>
    <w:rsid w:val="00BD41DD"/>
    <w:rsid w:val="00BD72DA"/>
    <w:rsid w:val="00BD76D5"/>
    <w:rsid w:val="00BE05DD"/>
    <w:rsid w:val="00BE1141"/>
    <w:rsid w:val="00BE1838"/>
    <w:rsid w:val="00BE3433"/>
    <w:rsid w:val="00BE606E"/>
    <w:rsid w:val="00BE703A"/>
    <w:rsid w:val="00BE74FD"/>
    <w:rsid w:val="00BF1046"/>
    <w:rsid w:val="00BF2E36"/>
    <w:rsid w:val="00BF5EBE"/>
    <w:rsid w:val="00BF67D7"/>
    <w:rsid w:val="00BF6AF1"/>
    <w:rsid w:val="00C02B3D"/>
    <w:rsid w:val="00C032B1"/>
    <w:rsid w:val="00C0480A"/>
    <w:rsid w:val="00C055F7"/>
    <w:rsid w:val="00C057C9"/>
    <w:rsid w:val="00C07176"/>
    <w:rsid w:val="00C10CB4"/>
    <w:rsid w:val="00C13AAC"/>
    <w:rsid w:val="00C147F7"/>
    <w:rsid w:val="00C2015D"/>
    <w:rsid w:val="00C204F0"/>
    <w:rsid w:val="00C21668"/>
    <w:rsid w:val="00C25584"/>
    <w:rsid w:val="00C265C0"/>
    <w:rsid w:val="00C26923"/>
    <w:rsid w:val="00C27B31"/>
    <w:rsid w:val="00C32343"/>
    <w:rsid w:val="00C32E09"/>
    <w:rsid w:val="00C368E9"/>
    <w:rsid w:val="00C375B4"/>
    <w:rsid w:val="00C44400"/>
    <w:rsid w:val="00C46603"/>
    <w:rsid w:val="00C46ADF"/>
    <w:rsid w:val="00C47003"/>
    <w:rsid w:val="00C50B17"/>
    <w:rsid w:val="00C529F3"/>
    <w:rsid w:val="00C5671D"/>
    <w:rsid w:val="00C56D4E"/>
    <w:rsid w:val="00C57E71"/>
    <w:rsid w:val="00C6112D"/>
    <w:rsid w:val="00C61FF2"/>
    <w:rsid w:val="00C62AB9"/>
    <w:rsid w:val="00C62F88"/>
    <w:rsid w:val="00C63DA0"/>
    <w:rsid w:val="00C65FF6"/>
    <w:rsid w:val="00C6692F"/>
    <w:rsid w:val="00C759EE"/>
    <w:rsid w:val="00C76C9D"/>
    <w:rsid w:val="00C77D7B"/>
    <w:rsid w:val="00C80142"/>
    <w:rsid w:val="00C81733"/>
    <w:rsid w:val="00C82407"/>
    <w:rsid w:val="00C84384"/>
    <w:rsid w:val="00C863F8"/>
    <w:rsid w:val="00C87604"/>
    <w:rsid w:val="00C87E15"/>
    <w:rsid w:val="00C90CDC"/>
    <w:rsid w:val="00C92FB8"/>
    <w:rsid w:val="00C936F5"/>
    <w:rsid w:val="00C937D0"/>
    <w:rsid w:val="00C94FF3"/>
    <w:rsid w:val="00CA1A0E"/>
    <w:rsid w:val="00CA1BFF"/>
    <w:rsid w:val="00CA322F"/>
    <w:rsid w:val="00CB16AF"/>
    <w:rsid w:val="00CB2403"/>
    <w:rsid w:val="00CB2AC1"/>
    <w:rsid w:val="00CB38C1"/>
    <w:rsid w:val="00CB57BD"/>
    <w:rsid w:val="00CB57EA"/>
    <w:rsid w:val="00CB6626"/>
    <w:rsid w:val="00CC0634"/>
    <w:rsid w:val="00CC0823"/>
    <w:rsid w:val="00CC2B9D"/>
    <w:rsid w:val="00CC31D7"/>
    <w:rsid w:val="00CC333C"/>
    <w:rsid w:val="00CC4CAA"/>
    <w:rsid w:val="00CC7A2C"/>
    <w:rsid w:val="00CC7F3F"/>
    <w:rsid w:val="00CD21A8"/>
    <w:rsid w:val="00CD3C98"/>
    <w:rsid w:val="00CD410A"/>
    <w:rsid w:val="00CD698B"/>
    <w:rsid w:val="00CE0084"/>
    <w:rsid w:val="00CE31EE"/>
    <w:rsid w:val="00CE67B7"/>
    <w:rsid w:val="00CE7404"/>
    <w:rsid w:val="00D009A8"/>
    <w:rsid w:val="00D00E93"/>
    <w:rsid w:val="00D01B0B"/>
    <w:rsid w:val="00D04468"/>
    <w:rsid w:val="00D126AC"/>
    <w:rsid w:val="00D13146"/>
    <w:rsid w:val="00D15187"/>
    <w:rsid w:val="00D164BB"/>
    <w:rsid w:val="00D20399"/>
    <w:rsid w:val="00D22F6F"/>
    <w:rsid w:val="00D278BF"/>
    <w:rsid w:val="00D330EB"/>
    <w:rsid w:val="00D35C69"/>
    <w:rsid w:val="00D35EB9"/>
    <w:rsid w:val="00D47AB5"/>
    <w:rsid w:val="00D504DC"/>
    <w:rsid w:val="00D55040"/>
    <w:rsid w:val="00D55286"/>
    <w:rsid w:val="00D55CAE"/>
    <w:rsid w:val="00D6020D"/>
    <w:rsid w:val="00D62120"/>
    <w:rsid w:val="00D62E25"/>
    <w:rsid w:val="00D63D57"/>
    <w:rsid w:val="00D65A45"/>
    <w:rsid w:val="00D6754B"/>
    <w:rsid w:val="00D7086D"/>
    <w:rsid w:val="00D73DC9"/>
    <w:rsid w:val="00D75658"/>
    <w:rsid w:val="00D76224"/>
    <w:rsid w:val="00D77072"/>
    <w:rsid w:val="00D8054E"/>
    <w:rsid w:val="00D82B3D"/>
    <w:rsid w:val="00D83405"/>
    <w:rsid w:val="00D83999"/>
    <w:rsid w:val="00D8528D"/>
    <w:rsid w:val="00D90A99"/>
    <w:rsid w:val="00D94536"/>
    <w:rsid w:val="00D945FC"/>
    <w:rsid w:val="00D94BD8"/>
    <w:rsid w:val="00D95F80"/>
    <w:rsid w:val="00D96A53"/>
    <w:rsid w:val="00DA1326"/>
    <w:rsid w:val="00DA1413"/>
    <w:rsid w:val="00DA3EC9"/>
    <w:rsid w:val="00DA6726"/>
    <w:rsid w:val="00DA7790"/>
    <w:rsid w:val="00DA7F21"/>
    <w:rsid w:val="00DB02E7"/>
    <w:rsid w:val="00DB1F1A"/>
    <w:rsid w:val="00DB22EC"/>
    <w:rsid w:val="00DB399A"/>
    <w:rsid w:val="00DB7E7E"/>
    <w:rsid w:val="00DC0EB9"/>
    <w:rsid w:val="00DC18BF"/>
    <w:rsid w:val="00DC218A"/>
    <w:rsid w:val="00DC260E"/>
    <w:rsid w:val="00DC387F"/>
    <w:rsid w:val="00DC55C7"/>
    <w:rsid w:val="00DC6F3A"/>
    <w:rsid w:val="00DC77BC"/>
    <w:rsid w:val="00DC785A"/>
    <w:rsid w:val="00DD0569"/>
    <w:rsid w:val="00DD1956"/>
    <w:rsid w:val="00DD2420"/>
    <w:rsid w:val="00DD2FE7"/>
    <w:rsid w:val="00DD42E2"/>
    <w:rsid w:val="00DD520B"/>
    <w:rsid w:val="00DD59D8"/>
    <w:rsid w:val="00DD7721"/>
    <w:rsid w:val="00DE1B6C"/>
    <w:rsid w:val="00DE3CC2"/>
    <w:rsid w:val="00DE535B"/>
    <w:rsid w:val="00DE7BC1"/>
    <w:rsid w:val="00DF086B"/>
    <w:rsid w:val="00DF1362"/>
    <w:rsid w:val="00DF13F2"/>
    <w:rsid w:val="00DF14CB"/>
    <w:rsid w:val="00DF3EC2"/>
    <w:rsid w:val="00E005DC"/>
    <w:rsid w:val="00E00700"/>
    <w:rsid w:val="00E00B68"/>
    <w:rsid w:val="00E01AE2"/>
    <w:rsid w:val="00E02E1C"/>
    <w:rsid w:val="00E02EC6"/>
    <w:rsid w:val="00E032A9"/>
    <w:rsid w:val="00E0741B"/>
    <w:rsid w:val="00E11BD3"/>
    <w:rsid w:val="00E13FA0"/>
    <w:rsid w:val="00E15FDB"/>
    <w:rsid w:val="00E168EE"/>
    <w:rsid w:val="00E17891"/>
    <w:rsid w:val="00E20505"/>
    <w:rsid w:val="00E234C6"/>
    <w:rsid w:val="00E23509"/>
    <w:rsid w:val="00E25D2C"/>
    <w:rsid w:val="00E32A53"/>
    <w:rsid w:val="00E33B36"/>
    <w:rsid w:val="00E34409"/>
    <w:rsid w:val="00E35E8C"/>
    <w:rsid w:val="00E4039F"/>
    <w:rsid w:val="00E40981"/>
    <w:rsid w:val="00E42EBD"/>
    <w:rsid w:val="00E43BB2"/>
    <w:rsid w:val="00E452FD"/>
    <w:rsid w:val="00E46D68"/>
    <w:rsid w:val="00E47283"/>
    <w:rsid w:val="00E47A72"/>
    <w:rsid w:val="00E50EA4"/>
    <w:rsid w:val="00E52051"/>
    <w:rsid w:val="00E5258F"/>
    <w:rsid w:val="00E52AD8"/>
    <w:rsid w:val="00E52CCE"/>
    <w:rsid w:val="00E55BFA"/>
    <w:rsid w:val="00E61E75"/>
    <w:rsid w:val="00E62853"/>
    <w:rsid w:val="00E635DE"/>
    <w:rsid w:val="00E636E5"/>
    <w:rsid w:val="00E638BD"/>
    <w:rsid w:val="00E667E0"/>
    <w:rsid w:val="00E678CC"/>
    <w:rsid w:val="00E71585"/>
    <w:rsid w:val="00E73AAB"/>
    <w:rsid w:val="00E74574"/>
    <w:rsid w:val="00E756CD"/>
    <w:rsid w:val="00E758F1"/>
    <w:rsid w:val="00E75FE4"/>
    <w:rsid w:val="00E7601D"/>
    <w:rsid w:val="00E82744"/>
    <w:rsid w:val="00E84025"/>
    <w:rsid w:val="00E84CB6"/>
    <w:rsid w:val="00E84D7E"/>
    <w:rsid w:val="00E8540C"/>
    <w:rsid w:val="00E86038"/>
    <w:rsid w:val="00E8738C"/>
    <w:rsid w:val="00E90064"/>
    <w:rsid w:val="00E93110"/>
    <w:rsid w:val="00E96B90"/>
    <w:rsid w:val="00E974E3"/>
    <w:rsid w:val="00E97A87"/>
    <w:rsid w:val="00EA4561"/>
    <w:rsid w:val="00EB0AD2"/>
    <w:rsid w:val="00EB260E"/>
    <w:rsid w:val="00EB3986"/>
    <w:rsid w:val="00EB49C1"/>
    <w:rsid w:val="00EC0AF9"/>
    <w:rsid w:val="00EC29CC"/>
    <w:rsid w:val="00EC38B6"/>
    <w:rsid w:val="00EC4187"/>
    <w:rsid w:val="00EC6773"/>
    <w:rsid w:val="00EC6FFE"/>
    <w:rsid w:val="00ED299A"/>
    <w:rsid w:val="00ED4DE6"/>
    <w:rsid w:val="00ED6C0A"/>
    <w:rsid w:val="00EE17BA"/>
    <w:rsid w:val="00EE1C6F"/>
    <w:rsid w:val="00EE3643"/>
    <w:rsid w:val="00EE56D1"/>
    <w:rsid w:val="00EE771A"/>
    <w:rsid w:val="00EF12BA"/>
    <w:rsid w:val="00EF16D0"/>
    <w:rsid w:val="00EF316A"/>
    <w:rsid w:val="00EF3253"/>
    <w:rsid w:val="00EF3E6F"/>
    <w:rsid w:val="00EF61B0"/>
    <w:rsid w:val="00EF7351"/>
    <w:rsid w:val="00F00F18"/>
    <w:rsid w:val="00F03187"/>
    <w:rsid w:val="00F0325C"/>
    <w:rsid w:val="00F03604"/>
    <w:rsid w:val="00F05B25"/>
    <w:rsid w:val="00F1333F"/>
    <w:rsid w:val="00F14DB4"/>
    <w:rsid w:val="00F156C3"/>
    <w:rsid w:val="00F16109"/>
    <w:rsid w:val="00F171CE"/>
    <w:rsid w:val="00F22FCB"/>
    <w:rsid w:val="00F2374B"/>
    <w:rsid w:val="00F23E98"/>
    <w:rsid w:val="00F23F1B"/>
    <w:rsid w:val="00F240C5"/>
    <w:rsid w:val="00F2416F"/>
    <w:rsid w:val="00F25983"/>
    <w:rsid w:val="00F26B12"/>
    <w:rsid w:val="00F3053B"/>
    <w:rsid w:val="00F31B6C"/>
    <w:rsid w:val="00F32239"/>
    <w:rsid w:val="00F34183"/>
    <w:rsid w:val="00F349DB"/>
    <w:rsid w:val="00F353D7"/>
    <w:rsid w:val="00F36535"/>
    <w:rsid w:val="00F3695F"/>
    <w:rsid w:val="00F370B7"/>
    <w:rsid w:val="00F42D45"/>
    <w:rsid w:val="00F511B4"/>
    <w:rsid w:val="00F524CA"/>
    <w:rsid w:val="00F5304A"/>
    <w:rsid w:val="00F5326C"/>
    <w:rsid w:val="00F55ABD"/>
    <w:rsid w:val="00F55AD5"/>
    <w:rsid w:val="00F616DB"/>
    <w:rsid w:val="00F63883"/>
    <w:rsid w:val="00F66C44"/>
    <w:rsid w:val="00F71996"/>
    <w:rsid w:val="00F73D60"/>
    <w:rsid w:val="00F74F50"/>
    <w:rsid w:val="00F77E1B"/>
    <w:rsid w:val="00F86373"/>
    <w:rsid w:val="00F878AD"/>
    <w:rsid w:val="00F90577"/>
    <w:rsid w:val="00F916C2"/>
    <w:rsid w:val="00F92666"/>
    <w:rsid w:val="00F95B97"/>
    <w:rsid w:val="00F96F2A"/>
    <w:rsid w:val="00F97B62"/>
    <w:rsid w:val="00FA0B0B"/>
    <w:rsid w:val="00FA0F28"/>
    <w:rsid w:val="00FA13F9"/>
    <w:rsid w:val="00FA1DFB"/>
    <w:rsid w:val="00FA1FF5"/>
    <w:rsid w:val="00FA23D5"/>
    <w:rsid w:val="00FA7A2E"/>
    <w:rsid w:val="00FB05D7"/>
    <w:rsid w:val="00FB08CC"/>
    <w:rsid w:val="00FB190E"/>
    <w:rsid w:val="00FB614A"/>
    <w:rsid w:val="00FB6597"/>
    <w:rsid w:val="00FB73D8"/>
    <w:rsid w:val="00FC31C5"/>
    <w:rsid w:val="00FC35E2"/>
    <w:rsid w:val="00FC4A88"/>
    <w:rsid w:val="00FC66D3"/>
    <w:rsid w:val="00FC7E37"/>
    <w:rsid w:val="00FD0A11"/>
    <w:rsid w:val="00FD182B"/>
    <w:rsid w:val="00FD1890"/>
    <w:rsid w:val="00FD212D"/>
    <w:rsid w:val="00FD5F47"/>
    <w:rsid w:val="00FD72A8"/>
    <w:rsid w:val="00FD72C1"/>
    <w:rsid w:val="00FE3F23"/>
    <w:rsid w:val="00FE6E1B"/>
    <w:rsid w:val="00FF2C85"/>
    <w:rsid w:val="00FF4ACB"/>
    <w:rsid w:val="00FF4FCB"/>
    <w:rsid w:val="00FF7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189E16A"/>
  <w15:docId w15:val="{7E653299-C5CA-42F8-ACFA-2B6ED5111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1"/>
    <w:lsdException w:name="Emphasis" w:uiPriority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10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57BD"/>
    <w:pPr>
      <w:spacing w:after="160" w:line="259" w:lineRule="auto"/>
    </w:pPr>
    <w:rPr>
      <w:rFonts w:asciiTheme="minorHAnsi" w:hAnsiTheme="minorHAnsi"/>
    </w:rPr>
  </w:style>
  <w:style w:type="paragraph" w:styleId="Rubrik1">
    <w:name w:val="heading 1"/>
    <w:basedOn w:val="Normal"/>
    <w:next w:val="Normal"/>
    <w:link w:val="Rubrik1Char"/>
    <w:autoRedefine/>
    <w:uiPriority w:val="9"/>
    <w:qFormat/>
    <w:rsid w:val="0079527A"/>
    <w:pPr>
      <w:keepNext/>
      <w:keepLines/>
      <w:spacing w:before="120" w:line="480" w:lineRule="auto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Rubrik2">
    <w:name w:val="heading 2"/>
    <w:basedOn w:val="Normal"/>
    <w:next w:val="Normal"/>
    <w:link w:val="Rubrik2Char"/>
    <w:autoRedefine/>
    <w:uiPriority w:val="9"/>
    <w:unhideWhenUsed/>
    <w:qFormat/>
    <w:rsid w:val="0079527A"/>
    <w:pPr>
      <w:keepNext/>
      <w:keepLines/>
      <w:spacing w:line="480" w:lineRule="auto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Rubrik3">
    <w:name w:val="heading 3"/>
    <w:basedOn w:val="Normal"/>
    <w:next w:val="Normal"/>
    <w:link w:val="Rubrik3Char"/>
    <w:autoRedefine/>
    <w:uiPriority w:val="9"/>
    <w:unhideWhenUsed/>
    <w:qFormat/>
    <w:rsid w:val="0079527A"/>
    <w:pPr>
      <w:keepNext/>
      <w:keepLines/>
      <w:spacing w:before="60" w:after="60" w:line="480" w:lineRule="auto"/>
      <w:outlineLvl w:val="2"/>
    </w:pPr>
    <w:rPr>
      <w:rFonts w:eastAsiaTheme="majorEastAsia" w:cstheme="majorBidi"/>
      <w:b/>
      <w:i/>
      <w:color w:val="000000" w:themeColor="text1"/>
    </w:rPr>
  </w:style>
  <w:style w:type="paragraph" w:styleId="Rubrik4">
    <w:name w:val="heading 4"/>
    <w:basedOn w:val="Normal"/>
    <w:next w:val="Normal"/>
    <w:link w:val="Rubrik4Char"/>
    <w:uiPriority w:val="9"/>
    <w:unhideWhenUsed/>
    <w:rsid w:val="006A550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accent1"/>
    </w:rPr>
  </w:style>
  <w:style w:type="character" w:default="1" w:styleId="Standardstycketeckensnitt">
    <w:name w:val="Default Paragraph Font"/>
    <w:uiPriority w:val="1"/>
    <w:semiHidden/>
    <w:unhideWhenUsed/>
    <w:rsid w:val="00CB57BD"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  <w:rsid w:val="00CB57BD"/>
  </w:style>
  <w:style w:type="character" w:customStyle="1" w:styleId="Rubrik1Char">
    <w:name w:val="Rubrik 1 Char"/>
    <w:basedOn w:val="Standardstycketeckensnitt"/>
    <w:link w:val="Rubrik1"/>
    <w:uiPriority w:val="9"/>
    <w:rsid w:val="0079527A"/>
    <w:rPr>
      <w:rFonts w:ascii="Times New Roman" w:eastAsiaTheme="majorEastAsia" w:hAnsi="Times New Roman" w:cstheme="majorBidi"/>
      <w:b/>
      <w:color w:val="000000" w:themeColor="text1"/>
      <w:sz w:val="32"/>
      <w:szCs w:val="32"/>
      <w:lang w:val="en-US"/>
    </w:rPr>
  </w:style>
  <w:style w:type="character" w:customStyle="1" w:styleId="Rubrik2Char">
    <w:name w:val="Rubrik 2 Char"/>
    <w:basedOn w:val="Standardstycketeckensnitt"/>
    <w:link w:val="Rubrik2"/>
    <w:uiPriority w:val="9"/>
    <w:rsid w:val="0079527A"/>
    <w:rPr>
      <w:rFonts w:ascii="Times New Roman" w:eastAsiaTheme="majorEastAsia" w:hAnsi="Times New Roman" w:cstheme="majorBidi"/>
      <w:b/>
      <w:color w:val="000000" w:themeColor="text1"/>
      <w:sz w:val="28"/>
      <w:szCs w:val="26"/>
      <w:lang w:val="en-US"/>
    </w:rPr>
  </w:style>
  <w:style w:type="character" w:customStyle="1" w:styleId="Rubrik3Char">
    <w:name w:val="Rubrik 3 Char"/>
    <w:basedOn w:val="Standardstycketeckensnitt"/>
    <w:link w:val="Rubrik3"/>
    <w:uiPriority w:val="9"/>
    <w:rsid w:val="0079527A"/>
    <w:rPr>
      <w:rFonts w:ascii="Times New Roman" w:eastAsiaTheme="majorEastAsia" w:hAnsi="Times New Roman" w:cstheme="majorBidi"/>
      <w:b/>
      <w:i/>
      <w:color w:val="000000" w:themeColor="text1"/>
      <w:sz w:val="24"/>
      <w:szCs w:val="24"/>
      <w:lang w:val="en-US"/>
    </w:rPr>
  </w:style>
  <w:style w:type="paragraph" w:styleId="Rubrik">
    <w:name w:val="Title"/>
    <w:aliases w:val="Titel/Dokumentnamn"/>
    <w:basedOn w:val="Normal"/>
    <w:next w:val="Normal"/>
    <w:link w:val="RubrikChar"/>
    <w:uiPriority w:val="99"/>
    <w:rsid w:val="006A5509"/>
    <w:pPr>
      <w:keepNext/>
      <w:suppressAutoHyphens/>
      <w:spacing w:before="600" w:after="100"/>
      <w:contextualSpacing/>
    </w:pPr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30"/>
      <w:szCs w:val="52"/>
    </w:rPr>
  </w:style>
  <w:style w:type="character" w:customStyle="1" w:styleId="RubrikChar">
    <w:name w:val="Rubrik Char"/>
    <w:aliases w:val="Titel/Dokumentnamn Char"/>
    <w:basedOn w:val="Standardstycketeckensnitt"/>
    <w:link w:val="Rubrik"/>
    <w:uiPriority w:val="99"/>
    <w:rsid w:val="006A5509"/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30"/>
      <w:szCs w:val="52"/>
    </w:rPr>
  </w:style>
  <w:style w:type="paragraph" w:styleId="Sidhuvud">
    <w:name w:val="header"/>
    <w:basedOn w:val="Normal"/>
    <w:link w:val="SidhuvudChar"/>
    <w:uiPriority w:val="99"/>
    <w:semiHidden/>
    <w:rsid w:val="006A5509"/>
    <w:pPr>
      <w:tabs>
        <w:tab w:val="center" w:pos="3686"/>
        <w:tab w:val="right" w:pos="9072"/>
      </w:tabs>
      <w:spacing w:line="200" w:lineRule="exact"/>
    </w:pPr>
    <w:rPr>
      <w:rFonts w:asciiTheme="majorHAnsi" w:hAnsiTheme="majorHAnsi"/>
      <w:sz w:val="14"/>
    </w:rPr>
  </w:style>
  <w:style w:type="character" w:customStyle="1" w:styleId="SidhuvudChar">
    <w:name w:val="Sidhuvud Char"/>
    <w:basedOn w:val="Standardstycketeckensnitt"/>
    <w:link w:val="Sidhuvud"/>
    <w:uiPriority w:val="99"/>
    <w:semiHidden/>
    <w:rsid w:val="006A5509"/>
    <w:rPr>
      <w:rFonts w:asciiTheme="majorHAnsi" w:hAnsiTheme="majorHAnsi"/>
      <w:sz w:val="14"/>
    </w:rPr>
  </w:style>
  <w:style w:type="paragraph" w:styleId="Sidfot">
    <w:name w:val="footer"/>
    <w:basedOn w:val="Sidhuvud"/>
    <w:link w:val="SidfotChar"/>
    <w:uiPriority w:val="99"/>
    <w:rsid w:val="006A5509"/>
    <w:pPr>
      <w:tabs>
        <w:tab w:val="clear" w:pos="3686"/>
        <w:tab w:val="left" w:pos="4111"/>
      </w:tabs>
    </w:pPr>
  </w:style>
  <w:style w:type="character" w:customStyle="1" w:styleId="SidfotChar">
    <w:name w:val="Sidfot Char"/>
    <w:basedOn w:val="Standardstycketeckensnitt"/>
    <w:link w:val="Sidfot"/>
    <w:uiPriority w:val="99"/>
    <w:rsid w:val="006A5509"/>
    <w:rPr>
      <w:rFonts w:asciiTheme="majorHAnsi" w:hAnsiTheme="majorHAnsi"/>
      <w:sz w:val="14"/>
      <w:lang w:val="en-GB"/>
    </w:rPr>
  </w:style>
  <w:style w:type="character" w:styleId="Platshllartext">
    <w:name w:val="Placeholder Text"/>
    <w:basedOn w:val="Standardstycketeckensnitt"/>
    <w:uiPriority w:val="99"/>
    <w:semiHidden/>
    <w:rsid w:val="006A5509"/>
    <w:rPr>
      <w:color w:val="808080"/>
    </w:rPr>
  </w:style>
  <w:style w:type="paragraph" w:styleId="Ballongtext">
    <w:name w:val="Balloon Text"/>
    <w:basedOn w:val="Normal"/>
    <w:link w:val="BallongtextChar"/>
    <w:uiPriority w:val="99"/>
    <w:semiHidden/>
    <w:unhideWhenUsed/>
    <w:rsid w:val="006A5509"/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6A5509"/>
    <w:rPr>
      <w:rFonts w:ascii="Tahoma" w:hAnsi="Tahoma" w:cs="Tahoma"/>
      <w:sz w:val="16"/>
      <w:szCs w:val="16"/>
    </w:rPr>
  </w:style>
  <w:style w:type="table" w:styleId="Tabellrutnt">
    <w:name w:val="Table Grid"/>
    <w:basedOn w:val="Normaltabell"/>
    <w:uiPriority w:val="59"/>
    <w:rsid w:val="006A55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-info">
    <w:name w:val="Header-info"/>
    <w:basedOn w:val="Sidhuvud"/>
    <w:uiPriority w:val="99"/>
    <w:semiHidden/>
    <w:rsid w:val="006A5509"/>
    <w:pPr>
      <w:tabs>
        <w:tab w:val="clear" w:pos="9072"/>
        <w:tab w:val="right" w:pos="8789"/>
      </w:tabs>
    </w:pPr>
  </w:style>
  <w:style w:type="character" w:styleId="Hyperlnk">
    <w:name w:val="Hyperlink"/>
    <w:basedOn w:val="Standardstycketeckensnitt"/>
    <w:uiPriority w:val="99"/>
    <w:qFormat/>
    <w:rsid w:val="006A5509"/>
    <w:rPr>
      <w:color w:val="0000FF"/>
      <w:u w:val="single"/>
    </w:rPr>
  </w:style>
  <w:style w:type="paragraph" w:styleId="Innehllsfrteckningsrubrik">
    <w:name w:val="TOC Heading"/>
    <w:basedOn w:val="Rubrik1"/>
    <w:next w:val="Normal"/>
    <w:uiPriority w:val="39"/>
    <w:semiHidden/>
    <w:rsid w:val="006A5509"/>
    <w:pPr>
      <w:pageBreakBefore/>
      <w:outlineLvl w:val="9"/>
    </w:pPr>
    <w:rPr>
      <w:lang w:eastAsia="ja-JP"/>
    </w:rPr>
  </w:style>
  <w:style w:type="paragraph" w:styleId="Citat">
    <w:name w:val="Quote"/>
    <w:basedOn w:val="Normal"/>
    <w:link w:val="CitatChar"/>
    <w:uiPriority w:val="10"/>
    <w:qFormat/>
    <w:rsid w:val="006A5509"/>
    <w:pPr>
      <w:spacing w:after="220"/>
      <w:ind w:left="357"/>
    </w:pPr>
    <w:rPr>
      <w:iCs/>
      <w:color w:val="000000" w:themeColor="text1"/>
      <w:sz w:val="20"/>
    </w:rPr>
  </w:style>
  <w:style w:type="character" w:customStyle="1" w:styleId="CitatChar">
    <w:name w:val="Citat Char"/>
    <w:basedOn w:val="Standardstycketeckensnitt"/>
    <w:link w:val="Citat"/>
    <w:uiPriority w:val="10"/>
    <w:rsid w:val="006A5509"/>
    <w:rPr>
      <w:rFonts w:asciiTheme="minorHAnsi" w:hAnsiTheme="minorHAnsi"/>
      <w:iCs/>
      <w:color w:val="000000" w:themeColor="text1"/>
      <w:sz w:val="20"/>
    </w:rPr>
  </w:style>
  <w:style w:type="paragraph" w:styleId="Innehll1">
    <w:name w:val="toc 1"/>
    <w:basedOn w:val="Normal"/>
    <w:next w:val="Normal"/>
    <w:uiPriority w:val="39"/>
    <w:semiHidden/>
    <w:rsid w:val="006A5509"/>
    <w:pPr>
      <w:spacing w:beforeLines="100" w:before="100"/>
    </w:pPr>
  </w:style>
  <w:style w:type="paragraph" w:styleId="Innehll2">
    <w:name w:val="toc 2"/>
    <w:basedOn w:val="Normal"/>
    <w:next w:val="Normal"/>
    <w:uiPriority w:val="99"/>
    <w:semiHidden/>
    <w:rsid w:val="006A5509"/>
    <w:pPr>
      <w:ind w:left="276"/>
    </w:pPr>
  </w:style>
  <w:style w:type="paragraph" w:styleId="Innehll3">
    <w:name w:val="toc 3"/>
    <w:basedOn w:val="Normal"/>
    <w:next w:val="Normal"/>
    <w:uiPriority w:val="99"/>
    <w:semiHidden/>
    <w:rsid w:val="006A5509"/>
    <w:pPr>
      <w:ind w:left="552"/>
    </w:pPr>
  </w:style>
  <w:style w:type="character" w:styleId="Betoning">
    <w:name w:val="Emphasis"/>
    <w:basedOn w:val="Standardstycketeckensnitt"/>
    <w:uiPriority w:val="1"/>
    <w:rsid w:val="006A5509"/>
    <w:rPr>
      <w:i/>
      <w:iCs/>
    </w:rPr>
  </w:style>
  <w:style w:type="paragraph" w:styleId="Innehll4">
    <w:name w:val="toc 4"/>
    <w:basedOn w:val="Normal"/>
    <w:next w:val="Normal"/>
    <w:uiPriority w:val="99"/>
    <w:semiHidden/>
    <w:rsid w:val="006A5509"/>
    <w:pPr>
      <w:spacing w:after="100"/>
      <w:ind w:left="660"/>
    </w:pPr>
  </w:style>
  <w:style w:type="paragraph" w:styleId="Innehll5">
    <w:name w:val="toc 5"/>
    <w:basedOn w:val="Normal"/>
    <w:next w:val="Normal"/>
    <w:uiPriority w:val="99"/>
    <w:semiHidden/>
    <w:rsid w:val="006A5509"/>
    <w:pPr>
      <w:spacing w:after="100"/>
      <w:ind w:left="880"/>
    </w:pPr>
  </w:style>
  <w:style w:type="paragraph" w:styleId="Innehll6">
    <w:name w:val="toc 6"/>
    <w:basedOn w:val="Normal"/>
    <w:next w:val="Normal"/>
    <w:uiPriority w:val="99"/>
    <w:semiHidden/>
    <w:rsid w:val="006A5509"/>
    <w:pPr>
      <w:spacing w:after="100"/>
      <w:ind w:left="1100"/>
    </w:pPr>
  </w:style>
  <w:style w:type="paragraph" w:styleId="Innehll7">
    <w:name w:val="toc 7"/>
    <w:basedOn w:val="Normal"/>
    <w:next w:val="Normal"/>
    <w:uiPriority w:val="99"/>
    <w:semiHidden/>
    <w:rsid w:val="006A5509"/>
    <w:pPr>
      <w:spacing w:after="100"/>
      <w:ind w:left="1320"/>
    </w:pPr>
  </w:style>
  <w:style w:type="paragraph" w:styleId="Innehll8">
    <w:name w:val="toc 8"/>
    <w:basedOn w:val="Normal"/>
    <w:next w:val="Normal"/>
    <w:uiPriority w:val="99"/>
    <w:semiHidden/>
    <w:rsid w:val="006A5509"/>
    <w:pPr>
      <w:spacing w:after="100"/>
      <w:ind w:left="1540"/>
    </w:pPr>
  </w:style>
  <w:style w:type="paragraph" w:styleId="Innehll9">
    <w:name w:val="toc 9"/>
    <w:basedOn w:val="Normal"/>
    <w:next w:val="Normal"/>
    <w:uiPriority w:val="99"/>
    <w:semiHidden/>
    <w:rsid w:val="006A5509"/>
    <w:pPr>
      <w:spacing w:after="100"/>
      <w:ind w:left="1760"/>
    </w:pPr>
  </w:style>
  <w:style w:type="table" w:customStyle="1" w:styleId="Trelinjerstabell">
    <w:name w:val="Trelinjerstabell"/>
    <w:basedOn w:val="Normaltabell"/>
    <w:uiPriority w:val="99"/>
    <w:rsid w:val="006A5509"/>
    <w:pPr>
      <w:spacing w:after="0" w:line="240" w:lineRule="auto"/>
      <w:contextualSpacing/>
    </w:pPr>
    <w:rPr>
      <w:rFonts w:asciiTheme="majorHAnsi" w:hAnsiTheme="majorHAnsi"/>
      <w:sz w:val="20"/>
    </w:rPr>
    <w:tblPr>
      <w:tblBorders>
        <w:top w:val="single" w:sz="4" w:space="0" w:color="auto"/>
        <w:bottom w:val="single" w:sz="4" w:space="0" w:color="auto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bottom w:val="single" w:sz="4" w:space="0" w:color="auto"/>
        </w:tcBorders>
      </w:tcPr>
    </w:tblStylePr>
    <w:tblStylePr w:type="lastRow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jusskuggning">
    <w:name w:val="Light Shading"/>
    <w:basedOn w:val="Trelinjerstabell"/>
    <w:uiPriority w:val="60"/>
    <w:rsid w:val="006A5509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jusskuggning-dekorfrg2">
    <w:name w:val="Light Shading Accent 2"/>
    <w:basedOn w:val="Trelinjerstabell"/>
    <w:uiPriority w:val="60"/>
    <w:rsid w:val="006A5509"/>
    <w:rPr>
      <w:color w:val="9D6900" w:themeColor="accent2" w:themeShade="BF"/>
    </w:rPr>
    <w:tblPr>
      <w:tblStyleRowBandSize w:val="1"/>
      <w:tblStyleColBandSize w:val="1"/>
      <w:tblBorders>
        <w:top w:val="single" w:sz="8" w:space="0" w:color="D28E00" w:themeColor="accent2"/>
        <w:bottom w:val="single" w:sz="8" w:space="0" w:color="D28E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28E00" w:themeColor="accent2"/>
          <w:left w:val="nil"/>
          <w:bottom w:val="single" w:sz="8" w:space="0" w:color="D28E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28E00" w:themeColor="accent2"/>
          <w:left w:val="nil"/>
          <w:bottom w:val="single" w:sz="8" w:space="0" w:color="D28E00" w:themeColor="accent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6B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6B4" w:themeFill="accent2" w:themeFillTint="3F"/>
      </w:tcPr>
    </w:tblStylePr>
  </w:style>
  <w:style w:type="table" w:styleId="Ljusskuggning-dekorfrg1">
    <w:name w:val="Light Shading Accent 1"/>
    <w:basedOn w:val="Trelinjerstabell"/>
    <w:uiPriority w:val="60"/>
    <w:rsid w:val="006A5509"/>
    <w:rPr>
      <w:color w:val="000000" w:themeColor="accent1" w:themeShade="BF"/>
    </w:rPr>
    <w:tblPr>
      <w:tblStyleRowBandSize w:val="1"/>
      <w:tblStyleColBandSize w:val="1"/>
      <w:tblBorders>
        <w:top w:val="single" w:sz="8" w:space="0" w:color="000000" w:themeColor="accent1"/>
        <w:bottom w:val="single" w:sz="8" w:space="0" w:color="000000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accent1"/>
          <w:left w:val="nil"/>
          <w:bottom w:val="single" w:sz="8" w:space="0" w:color="00000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accent1"/>
          <w:left w:val="nil"/>
          <w:bottom w:val="single" w:sz="8" w:space="0" w:color="000000" w:themeColor="accent1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accent1" w:themeFillTint="3F"/>
      </w:tcPr>
    </w:tblStylePr>
  </w:style>
  <w:style w:type="table" w:styleId="Ljusskuggning-dekorfrg3">
    <w:name w:val="Light Shading Accent 3"/>
    <w:basedOn w:val="Trelinjerstabell"/>
    <w:uiPriority w:val="60"/>
    <w:rsid w:val="006A5509"/>
    <w:rPr>
      <w:color w:val="743C9E" w:themeColor="accent3" w:themeShade="BF"/>
    </w:rPr>
    <w:tblPr>
      <w:tblStyleRowBandSize w:val="1"/>
      <w:tblStyleColBandSize w:val="1"/>
      <w:tblBorders>
        <w:top w:val="single" w:sz="8" w:space="0" w:color="9961C3" w:themeColor="accent3"/>
        <w:bottom w:val="single" w:sz="8" w:space="0" w:color="9961C3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61C3" w:themeColor="accent3"/>
          <w:left w:val="nil"/>
          <w:bottom w:val="single" w:sz="8" w:space="0" w:color="9961C3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61C3" w:themeColor="accent3"/>
          <w:left w:val="nil"/>
          <w:bottom w:val="single" w:sz="8" w:space="0" w:color="9961C3" w:themeColor="accent3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D7F0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D7F0" w:themeFill="accent3" w:themeFillTint="3F"/>
      </w:tcPr>
    </w:tblStylePr>
  </w:style>
  <w:style w:type="table" w:styleId="Ljusskuggning-dekorfrg4">
    <w:name w:val="Light Shading Accent 4"/>
    <w:basedOn w:val="Trelinjerstabell"/>
    <w:uiPriority w:val="60"/>
    <w:rsid w:val="006A5509"/>
    <w:rPr>
      <w:color w:val="419EBC" w:themeColor="accent4" w:themeShade="BF"/>
    </w:rPr>
    <w:tblPr>
      <w:tblStyleRowBandSize w:val="1"/>
      <w:tblStyleColBandSize w:val="1"/>
      <w:tblBorders>
        <w:top w:val="single" w:sz="8" w:space="0" w:color="80BFD3" w:themeColor="accent4"/>
        <w:bottom w:val="single" w:sz="8" w:space="0" w:color="80BFD3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BFD3" w:themeColor="accent4"/>
          <w:left w:val="nil"/>
          <w:bottom w:val="single" w:sz="8" w:space="0" w:color="80BFD3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BFD3" w:themeColor="accent4"/>
          <w:left w:val="nil"/>
          <w:bottom w:val="single" w:sz="8" w:space="0" w:color="80BFD3" w:themeColor="accent4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FF4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EFF4" w:themeFill="accent4" w:themeFillTint="3F"/>
      </w:tcPr>
    </w:tblStylePr>
  </w:style>
  <w:style w:type="table" w:styleId="Ljusskuggning-dekorfrg5">
    <w:name w:val="Light Shading Accent 5"/>
    <w:basedOn w:val="Trelinjerstabell"/>
    <w:uiPriority w:val="60"/>
    <w:rsid w:val="006A5509"/>
    <w:rPr>
      <w:color w:val="C0BB2E" w:themeColor="accent5" w:themeShade="BF"/>
    </w:rPr>
    <w:tblPr>
      <w:tblStyleRowBandSize w:val="1"/>
      <w:tblStyleColBandSize w:val="1"/>
      <w:tblBorders>
        <w:top w:val="single" w:sz="8" w:space="0" w:color="DAD666" w:themeColor="accent5"/>
        <w:bottom w:val="single" w:sz="8" w:space="0" w:color="DAD66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AD666" w:themeColor="accent5"/>
          <w:left w:val="nil"/>
          <w:bottom w:val="single" w:sz="8" w:space="0" w:color="DAD66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AD666" w:themeColor="accent5"/>
          <w:left w:val="nil"/>
          <w:bottom w:val="single" w:sz="8" w:space="0" w:color="DAD666" w:themeColor="accent5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4D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4D9" w:themeFill="accent5" w:themeFillTint="3F"/>
      </w:tcPr>
    </w:tblStylePr>
  </w:style>
  <w:style w:type="table" w:styleId="Ljusskuggning-dekorfrg6">
    <w:name w:val="Light Shading Accent 6"/>
    <w:basedOn w:val="Trelinjerstabell"/>
    <w:uiPriority w:val="60"/>
    <w:rsid w:val="006A5509"/>
    <w:rPr>
      <w:color w:val="48494B" w:themeColor="accent6" w:themeShade="BF"/>
    </w:rPr>
    <w:tblPr>
      <w:tblStyleRowBandSize w:val="1"/>
      <w:tblStyleColBandSize w:val="1"/>
      <w:tblBorders>
        <w:top w:val="single" w:sz="8" w:space="0" w:color="616265" w:themeColor="accent6"/>
        <w:bottom w:val="single" w:sz="8" w:space="0" w:color="616265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16265" w:themeColor="accent6"/>
          <w:left w:val="nil"/>
          <w:bottom w:val="single" w:sz="8" w:space="0" w:color="616265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16265" w:themeColor="accent6"/>
          <w:left w:val="nil"/>
          <w:bottom w:val="single" w:sz="8" w:space="0" w:color="616265" w:themeColor="accent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9" w:themeFill="accent6" w:themeFillTint="3F"/>
      </w:tcPr>
    </w:tblStylePr>
  </w:style>
  <w:style w:type="table" w:styleId="Ljuslista">
    <w:name w:val="Light List"/>
    <w:basedOn w:val="Trelinjerstabell"/>
    <w:uiPriority w:val="61"/>
    <w:rsid w:val="006A5509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bottom w:val="single" w:sz="4" w:space="0" w:color="auto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juslista-dekorfrg1">
    <w:name w:val="Light List Accent 1"/>
    <w:basedOn w:val="Trelinjerstabell"/>
    <w:uiPriority w:val="61"/>
    <w:rsid w:val="006A5509"/>
    <w:tblPr>
      <w:tblStyleRowBandSize w:val="1"/>
      <w:tblStyleColBandSize w:val="1"/>
      <w:tblBorders>
        <w:top w:val="single" w:sz="8" w:space="0" w:color="000000" w:themeColor="accent1"/>
        <w:left w:val="single" w:sz="8" w:space="0" w:color="000000" w:themeColor="accent1"/>
        <w:bottom w:val="single" w:sz="8" w:space="0" w:color="000000" w:themeColor="accent1"/>
        <w:right w:val="single" w:sz="8" w:space="0" w:color="000000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bottom w:val="single" w:sz="4" w:space="0" w:color="auto"/>
        </w:tcBorders>
        <w:shd w:val="clear" w:color="auto" w:fill="0000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accent1"/>
          <w:left w:val="single" w:sz="8" w:space="0" w:color="000000" w:themeColor="accent1"/>
          <w:bottom w:val="single" w:sz="8" w:space="0" w:color="000000" w:themeColor="accent1"/>
          <w:right w:val="single" w:sz="8" w:space="0" w:color="000000" w:themeColor="accent1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accent1"/>
          <w:left w:val="single" w:sz="8" w:space="0" w:color="000000" w:themeColor="accent1"/>
          <w:bottom w:val="single" w:sz="8" w:space="0" w:color="000000" w:themeColor="accent1"/>
          <w:right w:val="single" w:sz="8" w:space="0" w:color="000000" w:themeColor="accent1"/>
        </w:tcBorders>
      </w:tcPr>
    </w:tblStylePr>
    <w:tblStylePr w:type="band1Horz">
      <w:tblPr/>
      <w:tcPr>
        <w:tcBorders>
          <w:top w:val="single" w:sz="8" w:space="0" w:color="000000" w:themeColor="accent1"/>
          <w:left w:val="single" w:sz="8" w:space="0" w:color="000000" w:themeColor="accent1"/>
          <w:bottom w:val="single" w:sz="8" w:space="0" w:color="000000" w:themeColor="accent1"/>
          <w:right w:val="single" w:sz="8" w:space="0" w:color="000000" w:themeColor="accent1"/>
        </w:tcBorders>
      </w:tcPr>
    </w:tblStylePr>
  </w:style>
  <w:style w:type="table" w:styleId="Ljuslista-dekorfrg2">
    <w:name w:val="Light List Accent 2"/>
    <w:basedOn w:val="Trelinjerstabell"/>
    <w:uiPriority w:val="61"/>
    <w:rsid w:val="006A5509"/>
    <w:tblPr>
      <w:tblStyleRowBandSize w:val="1"/>
      <w:tblStyleColBandSize w:val="1"/>
      <w:tblBorders>
        <w:top w:val="single" w:sz="8" w:space="0" w:color="D28E00" w:themeColor="accent2"/>
        <w:left w:val="single" w:sz="8" w:space="0" w:color="D28E00" w:themeColor="accent2"/>
        <w:bottom w:val="single" w:sz="8" w:space="0" w:color="D28E00" w:themeColor="accent2"/>
        <w:right w:val="single" w:sz="8" w:space="0" w:color="D28E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bottom w:val="single" w:sz="4" w:space="0" w:color="auto"/>
        </w:tcBorders>
        <w:shd w:val="clear" w:color="auto" w:fill="D28E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28E00" w:themeColor="accent2"/>
          <w:left w:val="single" w:sz="8" w:space="0" w:color="D28E00" w:themeColor="accent2"/>
          <w:bottom w:val="single" w:sz="8" w:space="0" w:color="D28E00" w:themeColor="accent2"/>
          <w:right w:val="single" w:sz="8" w:space="0" w:color="D28E00" w:themeColor="accent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28E00" w:themeColor="accent2"/>
          <w:left w:val="single" w:sz="8" w:space="0" w:color="D28E00" w:themeColor="accent2"/>
          <w:bottom w:val="single" w:sz="8" w:space="0" w:color="D28E00" w:themeColor="accent2"/>
          <w:right w:val="single" w:sz="8" w:space="0" w:color="D28E00" w:themeColor="accent2"/>
        </w:tcBorders>
      </w:tcPr>
    </w:tblStylePr>
    <w:tblStylePr w:type="band1Horz">
      <w:tblPr/>
      <w:tcPr>
        <w:tcBorders>
          <w:top w:val="single" w:sz="8" w:space="0" w:color="D28E00" w:themeColor="accent2"/>
          <w:left w:val="single" w:sz="8" w:space="0" w:color="D28E00" w:themeColor="accent2"/>
          <w:bottom w:val="single" w:sz="8" w:space="0" w:color="D28E00" w:themeColor="accent2"/>
          <w:right w:val="single" w:sz="8" w:space="0" w:color="D28E00" w:themeColor="accent2"/>
        </w:tcBorders>
      </w:tcPr>
    </w:tblStylePr>
  </w:style>
  <w:style w:type="table" w:styleId="Ljuslista-dekorfrg3">
    <w:name w:val="Light List Accent 3"/>
    <w:basedOn w:val="Trelinjerstabell"/>
    <w:uiPriority w:val="61"/>
    <w:rsid w:val="006A5509"/>
    <w:tblPr>
      <w:tblStyleRowBandSize w:val="1"/>
      <w:tblStyleColBandSize w:val="1"/>
      <w:tblBorders>
        <w:top w:val="single" w:sz="8" w:space="0" w:color="9961C3" w:themeColor="accent3"/>
        <w:left w:val="single" w:sz="8" w:space="0" w:color="9961C3" w:themeColor="accent3"/>
        <w:bottom w:val="single" w:sz="8" w:space="0" w:color="9961C3" w:themeColor="accent3"/>
        <w:right w:val="single" w:sz="8" w:space="0" w:color="9961C3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bottom w:val="single" w:sz="4" w:space="0" w:color="auto"/>
        </w:tcBorders>
        <w:shd w:val="clear" w:color="auto" w:fill="9961C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961C3" w:themeColor="accent3"/>
          <w:left w:val="single" w:sz="8" w:space="0" w:color="9961C3" w:themeColor="accent3"/>
          <w:bottom w:val="single" w:sz="8" w:space="0" w:color="9961C3" w:themeColor="accent3"/>
          <w:right w:val="single" w:sz="8" w:space="0" w:color="9961C3" w:themeColor="accent3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961C3" w:themeColor="accent3"/>
          <w:left w:val="single" w:sz="8" w:space="0" w:color="9961C3" w:themeColor="accent3"/>
          <w:bottom w:val="single" w:sz="8" w:space="0" w:color="9961C3" w:themeColor="accent3"/>
          <w:right w:val="single" w:sz="8" w:space="0" w:color="9961C3" w:themeColor="accent3"/>
        </w:tcBorders>
      </w:tcPr>
    </w:tblStylePr>
    <w:tblStylePr w:type="band1Horz">
      <w:tblPr/>
      <w:tcPr>
        <w:tcBorders>
          <w:top w:val="single" w:sz="8" w:space="0" w:color="9961C3" w:themeColor="accent3"/>
          <w:left w:val="single" w:sz="8" w:space="0" w:color="9961C3" w:themeColor="accent3"/>
          <w:bottom w:val="single" w:sz="8" w:space="0" w:color="9961C3" w:themeColor="accent3"/>
          <w:right w:val="single" w:sz="8" w:space="0" w:color="9961C3" w:themeColor="accent3"/>
        </w:tcBorders>
      </w:tcPr>
    </w:tblStylePr>
  </w:style>
  <w:style w:type="table" w:styleId="Ljuslista-dekorfrg4">
    <w:name w:val="Light List Accent 4"/>
    <w:basedOn w:val="Trelinjerstabell"/>
    <w:uiPriority w:val="61"/>
    <w:rsid w:val="006A5509"/>
    <w:tblPr>
      <w:tblStyleRowBandSize w:val="1"/>
      <w:tblStyleColBandSize w:val="1"/>
      <w:tblBorders>
        <w:top w:val="single" w:sz="8" w:space="0" w:color="80BFD3" w:themeColor="accent4"/>
        <w:left w:val="single" w:sz="8" w:space="0" w:color="80BFD3" w:themeColor="accent4"/>
        <w:bottom w:val="single" w:sz="8" w:space="0" w:color="80BFD3" w:themeColor="accent4"/>
        <w:right w:val="single" w:sz="8" w:space="0" w:color="80BFD3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bottom w:val="single" w:sz="4" w:space="0" w:color="auto"/>
        </w:tcBorders>
        <w:shd w:val="clear" w:color="auto" w:fill="80BFD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BFD3" w:themeColor="accent4"/>
          <w:left w:val="single" w:sz="8" w:space="0" w:color="80BFD3" w:themeColor="accent4"/>
          <w:bottom w:val="single" w:sz="8" w:space="0" w:color="80BFD3" w:themeColor="accent4"/>
          <w:right w:val="single" w:sz="8" w:space="0" w:color="80BFD3" w:themeColor="accent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BFD3" w:themeColor="accent4"/>
          <w:left w:val="single" w:sz="8" w:space="0" w:color="80BFD3" w:themeColor="accent4"/>
          <w:bottom w:val="single" w:sz="8" w:space="0" w:color="80BFD3" w:themeColor="accent4"/>
          <w:right w:val="single" w:sz="8" w:space="0" w:color="80BFD3" w:themeColor="accent4"/>
        </w:tcBorders>
      </w:tcPr>
    </w:tblStylePr>
    <w:tblStylePr w:type="band1Horz">
      <w:tblPr/>
      <w:tcPr>
        <w:tcBorders>
          <w:top w:val="single" w:sz="8" w:space="0" w:color="80BFD3" w:themeColor="accent4"/>
          <w:left w:val="single" w:sz="8" w:space="0" w:color="80BFD3" w:themeColor="accent4"/>
          <w:bottom w:val="single" w:sz="8" w:space="0" w:color="80BFD3" w:themeColor="accent4"/>
          <w:right w:val="single" w:sz="8" w:space="0" w:color="80BFD3" w:themeColor="accent4"/>
        </w:tcBorders>
      </w:tcPr>
    </w:tblStylePr>
  </w:style>
  <w:style w:type="table" w:styleId="Ljuslista-dekorfrg5">
    <w:name w:val="Light List Accent 5"/>
    <w:basedOn w:val="Trelinjerstabell"/>
    <w:uiPriority w:val="61"/>
    <w:rsid w:val="006A5509"/>
    <w:tblPr>
      <w:tblStyleRowBandSize w:val="1"/>
      <w:tblStyleColBandSize w:val="1"/>
      <w:tblBorders>
        <w:top w:val="single" w:sz="8" w:space="0" w:color="DAD666" w:themeColor="accent5"/>
        <w:left w:val="single" w:sz="8" w:space="0" w:color="DAD666" w:themeColor="accent5"/>
        <w:bottom w:val="single" w:sz="8" w:space="0" w:color="DAD666" w:themeColor="accent5"/>
        <w:right w:val="single" w:sz="8" w:space="0" w:color="DAD66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bottom w:val="single" w:sz="4" w:space="0" w:color="auto"/>
        </w:tcBorders>
        <w:shd w:val="clear" w:color="auto" w:fill="DAD66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AD666" w:themeColor="accent5"/>
          <w:left w:val="single" w:sz="8" w:space="0" w:color="DAD666" w:themeColor="accent5"/>
          <w:bottom w:val="single" w:sz="8" w:space="0" w:color="DAD666" w:themeColor="accent5"/>
          <w:right w:val="single" w:sz="8" w:space="0" w:color="DAD666" w:themeColor="accent5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AD666" w:themeColor="accent5"/>
          <w:left w:val="single" w:sz="8" w:space="0" w:color="DAD666" w:themeColor="accent5"/>
          <w:bottom w:val="single" w:sz="8" w:space="0" w:color="DAD666" w:themeColor="accent5"/>
          <w:right w:val="single" w:sz="8" w:space="0" w:color="DAD666" w:themeColor="accent5"/>
        </w:tcBorders>
      </w:tcPr>
    </w:tblStylePr>
    <w:tblStylePr w:type="band1Horz">
      <w:tblPr/>
      <w:tcPr>
        <w:tcBorders>
          <w:top w:val="single" w:sz="8" w:space="0" w:color="DAD666" w:themeColor="accent5"/>
          <w:left w:val="single" w:sz="8" w:space="0" w:color="DAD666" w:themeColor="accent5"/>
          <w:bottom w:val="single" w:sz="8" w:space="0" w:color="DAD666" w:themeColor="accent5"/>
          <w:right w:val="single" w:sz="8" w:space="0" w:color="DAD666" w:themeColor="accent5"/>
        </w:tcBorders>
      </w:tcPr>
    </w:tblStylePr>
  </w:style>
  <w:style w:type="table" w:styleId="Ljuslista-dekorfrg6">
    <w:name w:val="Light List Accent 6"/>
    <w:basedOn w:val="Trelinjerstabell"/>
    <w:uiPriority w:val="61"/>
    <w:rsid w:val="006A5509"/>
    <w:tblPr>
      <w:tblStyleRowBandSize w:val="1"/>
      <w:tblStyleColBandSize w:val="1"/>
      <w:tblBorders>
        <w:top w:val="single" w:sz="8" w:space="0" w:color="616265" w:themeColor="accent6"/>
        <w:left w:val="single" w:sz="8" w:space="0" w:color="616265" w:themeColor="accent6"/>
        <w:bottom w:val="single" w:sz="8" w:space="0" w:color="616265" w:themeColor="accent6"/>
        <w:right w:val="single" w:sz="8" w:space="0" w:color="616265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bottom w:val="single" w:sz="4" w:space="0" w:color="auto"/>
        </w:tcBorders>
        <w:shd w:val="clear" w:color="auto" w:fill="61626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16265" w:themeColor="accent6"/>
          <w:left w:val="single" w:sz="8" w:space="0" w:color="616265" w:themeColor="accent6"/>
          <w:bottom w:val="single" w:sz="8" w:space="0" w:color="616265" w:themeColor="accent6"/>
          <w:right w:val="single" w:sz="8" w:space="0" w:color="616265" w:themeColor="accent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16265" w:themeColor="accent6"/>
          <w:left w:val="single" w:sz="8" w:space="0" w:color="616265" w:themeColor="accent6"/>
          <w:bottom w:val="single" w:sz="8" w:space="0" w:color="616265" w:themeColor="accent6"/>
          <w:right w:val="single" w:sz="8" w:space="0" w:color="616265" w:themeColor="accent6"/>
        </w:tcBorders>
      </w:tcPr>
    </w:tblStylePr>
    <w:tblStylePr w:type="band1Horz">
      <w:tblPr/>
      <w:tcPr>
        <w:tcBorders>
          <w:top w:val="single" w:sz="8" w:space="0" w:color="616265" w:themeColor="accent6"/>
          <w:left w:val="single" w:sz="8" w:space="0" w:color="616265" w:themeColor="accent6"/>
          <w:bottom w:val="single" w:sz="8" w:space="0" w:color="616265" w:themeColor="accent6"/>
          <w:right w:val="single" w:sz="8" w:space="0" w:color="616265" w:themeColor="accent6"/>
        </w:tcBorders>
      </w:tcPr>
    </w:tblStylePr>
  </w:style>
  <w:style w:type="paragraph" w:customStyle="1" w:styleId="Signaturrad">
    <w:name w:val="Signaturrad"/>
    <w:basedOn w:val="Normal"/>
    <w:next w:val="Normal"/>
    <w:semiHidden/>
    <w:qFormat/>
    <w:rsid w:val="006A5509"/>
    <w:pPr>
      <w:pBdr>
        <w:top w:val="single" w:sz="4" w:space="12" w:color="auto"/>
      </w:pBdr>
      <w:spacing w:before="720"/>
    </w:pPr>
  </w:style>
  <w:style w:type="paragraph" w:customStyle="1" w:styleId="Kortsignaturrad">
    <w:name w:val="Kort signaturrad"/>
    <w:basedOn w:val="Signaturrad"/>
    <w:next w:val="Normal"/>
    <w:uiPriority w:val="10"/>
    <w:rsid w:val="006A5509"/>
    <w:pPr>
      <w:ind w:right="4111"/>
    </w:pPr>
  </w:style>
  <w:style w:type="character" w:styleId="Stark">
    <w:name w:val="Strong"/>
    <w:basedOn w:val="Standardstycketeckensnitt"/>
    <w:uiPriority w:val="1"/>
    <w:rsid w:val="006A5509"/>
    <w:rPr>
      <w:b/>
      <w:bCs/>
    </w:rPr>
  </w:style>
  <w:style w:type="table" w:customStyle="1" w:styleId="Sidfottabell">
    <w:name w:val="Sidfot tabell"/>
    <w:basedOn w:val="Normaltabell"/>
    <w:uiPriority w:val="99"/>
    <w:rsid w:val="006A5509"/>
    <w:pPr>
      <w:spacing w:after="0" w:line="240" w:lineRule="auto"/>
    </w:pPr>
    <w:rPr>
      <w:sz w:val="14"/>
    </w:rPr>
    <w:tblPr>
      <w:tblCellMar>
        <w:left w:w="0" w:type="dxa"/>
        <w:right w:w="0" w:type="dxa"/>
      </w:tblCellMar>
    </w:tblPr>
    <w:tblStylePr w:type="firstRow">
      <w:tblPr/>
      <w:tcPr>
        <w:tcBorders>
          <w:top w:val="single" w:sz="4" w:space="0" w:color="auto"/>
        </w:tcBorders>
      </w:tcPr>
    </w:tblStylePr>
  </w:style>
  <w:style w:type="paragraph" w:styleId="Fotnotstext">
    <w:name w:val="footnote text"/>
    <w:basedOn w:val="Normal"/>
    <w:link w:val="FotnotstextChar"/>
    <w:uiPriority w:val="99"/>
    <w:semiHidden/>
    <w:unhideWhenUsed/>
    <w:rsid w:val="006A5509"/>
    <w:rPr>
      <w:sz w:val="20"/>
      <w:szCs w:val="20"/>
    </w:rPr>
  </w:style>
  <w:style w:type="character" w:customStyle="1" w:styleId="FotnotstextChar">
    <w:name w:val="Fotnotstext Char"/>
    <w:basedOn w:val="Standardstycketeckensnitt"/>
    <w:link w:val="Fotnotstext"/>
    <w:uiPriority w:val="99"/>
    <w:semiHidden/>
    <w:rsid w:val="006A5509"/>
    <w:rPr>
      <w:rFonts w:asciiTheme="minorHAnsi" w:hAnsiTheme="minorHAnsi"/>
      <w:sz w:val="20"/>
      <w:szCs w:val="20"/>
    </w:rPr>
  </w:style>
  <w:style w:type="character" w:styleId="Fotnotsreferens">
    <w:name w:val="footnote reference"/>
    <w:basedOn w:val="Standardstycketeckensnitt"/>
    <w:uiPriority w:val="99"/>
    <w:semiHidden/>
    <w:unhideWhenUsed/>
    <w:rsid w:val="006A5509"/>
    <w:rPr>
      <w:vertAlign w:val="superscript"/>
    </w:rPr>
  </w:style>
  <w:style w:type="character" w:customStyle="1" w:styleId="Rubrik4Char">
    <w:name w:val="Rubrik 4 Char"/>
    <w:basedOn w:val="Standardstycketeckensnitt"/>
    <w:link w:val="Rubrik4"/>
    <w:uiPriority w:val="9"/>
    <w:rsid w:val="006A5509"/>
    <w:rPr>
      <w:rFonts w:asciiTheme="majorHAnsi" w:eastAsiaTheme="majorEastAsia" w:hAnsiTheme="majorHAnsi" w:cstheme="majorBidi"/>
      <w:b/>
      <w:bCs/>
      <w:i/>
      <w:iCs/>
      <w:color w:val="000000" w:themeColor="accent1"/>
    </w:rPr>
  </w:style>
  <w:style w:type="character" w:customStyle="1" w:styleId="Formatmall1">
    <w:name w:val="Formatmall1"/>
    <w:basedOn w:val="Standardstycketeckensnitt"/>
    <w:uiPriority w:val="1"/>
    <w:rsid w:val="006A5509"/>
    <w:rPr>
      <w:rFonts w:asciiTheme="majorHAnsi" w:hAnsiTheme="majorHAnsi"/>
      <w:color w:val="auto"/>
      <w:sz w:val="14"/>
    </w:rPr>
  </w:style>
  <w:style w:type="character" w:customStyle="1" w:styleId="Sidfotmallarna">
    <w:name w:val="Sidfot mallarna"/>
    <w:basedOn w:val="Standardstycketeckensnitt"/>
    <w:uiPriority w:val="1"/>
    <w:rsid w:val="006A5509"/>
    <w:rPr>
      <w:rFonts w:asciiTheme="majorHAnsi" w:hAnsiTheme="majorHAnsi"/>
      <w:sz w:val="14"/>
    </w:rPr>
  </w:style>
  <w:style w:type="character" w:customStyle="1" w:styleId="Sidfotmallarnagr">
    <w:name w:val="Sidfot mallarna grå"/>
    <w:basedOn w:val="Standardstycketeckensnitt"/>
    <w:uiPriority w:val="1"/>
    <w:rsid w:val="006A5509"/>
    <w:rPr>
      <w:color w:val="7F7F7F" w:themeColor="text1" w:themeTint="80"/>
    </w:rPr>
  </w:style>
  <w:style w:type="paragraph" w:customStyle="1" w:styleId="TillfalligText">
    <w:name w:val="TillfalligText"/>
    <w:basedOn w:val="Normal"/>
    <w:link w:val="TillfalligTextChar"/>
    <w:rsid w:val="006A5509"/>
    <w:pPr>
      <w:spacing w:after="120"/>
    </w:pPr>
    <w:rPr>
      <w:rFonts w:cstheme="minorHAnsi"/>
      <w:bdr w:val="single" w:sz="4" w:space="0" w:color="auto"/>
    </w:rPr>
  </w:style>
  <w:style w:type="character" w:customStyle="1" w:styleId="TillfalligTextChar">
    <w:name w:val="TillfalligText Char"/>
    <w:basedOn w:val="Standardstycketeckensnitt"/>
    <w:link w:val="TillfalligText"/>
    <w:rsid w:val="006A5509"/>
    <w:rPr>
      <w:rFonts w:asciiTheme="minorHAnsi" w:hAnsiTheme="minorHAnsi" w:cstheme="minorHAnsi"/>
      <w:bdr w:val="single" w:sz="4" w:space="0" w:color="auto"/>
    </w:rPr>
  </w:style>
  <w:style w:type="paragraph" w:styleId="Punktlista">
    <w:name w:val="List Bullet"/>
    <w:basedOn w:val="Normal"/>
    <w:uiPriority w:val="99"/>
    <w:qFormat/>
    <w:rsid w:val="006A5509"/>
    <w:pPr>
      <w:numPr>
        <w:numId w:val="4"/>
      </w:numPr>
      <w:contextualSpacing/>
    </w:pPr>
  </w:style>
  <w:style w:type="paragraph" w:styleId="Numreradlista">
    <w:name w:val="List Number"/>
    <w:basedOn w:val="Normal"/>
    <w:uiPriority w:val="99"/>
    <w:qFormat/>
    <w:rsid w:val="006A5509"/>
    <w:pPr>
      <w:numPr>
        <w:numId w:val="3"/>
      </w:numPr>
      <w:contextualSpacing/>
    </w:pPr>
  </w:style>
  <w:style w:type="paragraph" w:styleId="Litteraturfrteckning">
    <w:name w:val="Bibliography"/>
    <w:basedOn w:val="Normal"/>
    <w:next w:val="Normal"/>
    <w:uiPriority w:val="37"/>
    <w:unhideWhenUsed/>
    <w:rsid w:val="00D6754B"/>
    <w:pPr>
      <w:tabs>
        <w:tab w:val="left" w:pos="384"/>
      </w:tabs>
      <w:spacing w:after="240"/>
      <w:ind w:left="384" w:hanging="384"/>
    </w:pPr>
  </w:style>
  <w:style w:type="character" w:styleId="Kommentarsreferens">
    <w:name w:val="annotation reference"/>
    <w:basedOn w:val="Standardstycketeckensnitt"/>
    <w:uiPriority w:val="99"/>
    <w:semiHidden/>
    <w:unhideWhenUsed/>
    <w:rsid w:val="00C0480A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unhideWhenUsed/>
    <w:rsid w:val="00C0480A"/>
    <w:rPr>
      <w:sz w:val="20"/>
      <w:szCs w:val="20"/>
    </w:rPr>
  </w:style>
  <w:style w:type="character" w:customStyle="1" w:styleId="KommentarerChar">
    <w:name w:val="Kommentarer Char"/>
    <w:basedOn w:val="Standardstycketeckensnitt"/>
    <w:link w:val="Kommentarer"/>
    <w:uiPriority w:val="99"/>
    <w:rsid w:val="00C0480A"/>
    <w:rPr>
      <w:rFonts w:asciiTheme="minorHAnsi" w:hAnsiTheme="minorHAnsi"/>
      <w:sz w:val="20"/>
      <w:szCs w:val="20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C0480A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C0480A"/>
    <w:rPr>
      <w:rFonts w:asciiTheme="minorHAnsi" w:hAnsiTheme="minorHAnsi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3B271F"/>
    <w:pPr>
      <w:spacing w:after="0" w:line="240" w:lineRule="auto"/>
    </w:pPr>
    <w:rPr>
      <w:rFonts w:asciiTheme="minorHAnsi" w:hAnsiTheme="minorHAnsi"/>
      <w:sz w:val="24"/>
      <w:szCs w:val="24"/>
      <w:lang w:val="en-US"/>
    </w:rPr>
  </w:style>
  <w:style w:type="character" w:styleId="AnvndHyperlnk">
    <w:name w:val="FollowedHyperlink"/>
    <w:basedOn w:val="Standardstycketeckensnitt"/>
    <w:uiPriority w:val="99"/>
    <w:semiHidden/>
    <w:unhideWhenUsed/>
    <w:rsid w:val="00BD41DD"/>
    <w:rPr>
      <w:color w:val="000000" w:themeColor="followedHyperlink"/>
      <w:u w:val="single"/>
    </w:rPr>
  </w:style>
  <w:style w:type="character" w:customStyle="1" w:styleId="UnresolvedMention1">
    <w:name w:val="Unresolved Mention1"/>
    <w:basedOn w:val="Standardstycketeckensnitt"/>
    <w:uiPriority w:val="99"/>
    <w:semiHidden/>
    <w:unhideWhenUsed/>
    <w:rsid w:val="0008457F"/>
    <w:rPr>
      <w:color w:val="605E5C"/>
      <w:shd w:val="clear" w:color="auto" w:fill="E1DFDD"/>
    </w:rPr>
  </w:style>
  <w:style w:type="paragraph" w:customStyle="1" w:styleId="Default">
    <w:name w:val="Default"/>
    <w:rsid w:val="005E3247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sz w:val="24"/>
      <w:szCs w:val="24"/>
      <w:lang w:val="en-GB" w:eastAsia="en-GB"/>
    </w:rPr>
  </w:style>
  <w:style w:type="paragraph" w:styleId="Liststycke">
    <w:name w:val="List Paragraph"/>
    <w:basedOn w:val="Normal"/>
    <w:uiPriority w:val="34"/>
    <w:rsid w:val="00D504DC"/>
    <w:pPr>
      <w:ind w:left="720"/>
      <w:contextualSpacing/>
    </w:pPr>
  </w:style>
  <w:style w:type="character" w:customStyle="1" w:styleId="UnresolvedMention2">
    <w:name w:val="Unresolved Mention2"/>
    <w:basedOn w:val="Standardstycketeckensnitt"/>
    <w:uiPriority w:val="99"/>
    <w:semiHidden/>
    <w:unhideWhenUsed/>
    <w:rsid w:val="009A757E"/>
    <w:rPr>
      <w:color w:val="605E5C"/>
      <w:shd w:val="clear" w:color="auto" w:fill="E1DFDD"/>
    </w:rPr>
  </w:style>
  <w:style w:type="character" w:customStyle="1" w:styleId="UnresolvedMention">
    <w:name w:val="Unresolved Mention"/>
    <w:basedOn w:val="Standardstycketeckensnitt"/>
    <w:uiPriority w:val="99"/>
    <w:semiHidden/>
    <w:unhideWhenUsed/>
    <w:rsid w:val="00341403"/>
    <w:rPr>
      <w:color w:val="605E5C"/>
      <w:shd w:val="clear" w:color="auto" w:fill="E1DFDD"/>
    </w:rPr>
  </w:style>
  <w:style w:type="character" w:customStyle="1" w:styleId="description">
    <w:name w:val="description"/>
    <w:basedOn w:val="Standardstycketeckensnitt"/>
    <w:rsid w:val="005C73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01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9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8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5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4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5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6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69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2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3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0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72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1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comments" Target="comments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21" Type="http://schemas.microsoft.com/office/2018/08/relationships/commentsExtensible" Target="commentsExtensible.xml"/><Relationship Id="rId7" Type="http://schemas.openxmlformats.org/officeDocument/2006/relationships/styles" Target="styles.xml"/><Relationship Id="rId12" Type="http://schemas.openxmlformats.org/officeDocument/2006/relationships/hyperlink" Target="mailto:nsja@aqua.dtu.dk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SLU Färger">
      <a:dk1>
        <a:srgbClr val="000000"/>
      </a:dk1>
      <a:lt1>
        <a:sysClr val="window" lastClr="FFFFFF"/>
      </a:lt1>
      <a:dk2>
        <a:srgbClr val="000000"/>
      </a:dk2>
      <a:lt2>
        <a:srgbClr val="A5A5A5"/>
      </a:lt2>
      <a:accent1>
        <a:srgbClr val="000000"/>
      </a:accent1>
      <a:accent2>
        <a:srgbClr val="D28E00"/>
      </a:accent2>
      <a:accent3>
        <a:srgbClr val="9961C3"/>
      </a:accent3>
      <a:accent4>
        <a:srgbClr val="80BFD3"/>
      </a:accent4>
      <a:accent5>
        <a:srgbClr val="DAD666"/>
      </a:accent5>
      <a:accent6>
        <a:srgbClr val="616265"/>
      </a:accent6>
      <a:hlink>
        <a:srgbClr val="000000"/>
      </a:hlink>
      <a:folHlink>
        <a:srgbClr val="000000"/>
      </a:folHlink>
    </a:clrScheme>
    <a:fontScheme name="SLU2011">
      <a:majorFont>
        <a:latin typeface="Arial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tns:customPropertyEditors xmlns:tns="http://schemas.microsoft.com/office/2006/customDocumentInformationPanel">
  <tns:showOnOpen>false</tns:showOnOpen>
  <tns:defaultPropertyEditorNamespace>Standardegenskaper och egenskaper för SharePoint-bibliotek</tns:defaultPropertyEditorNamespace>
</tns:customPropertyEdito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2F6CF5AC4B69D4CA4913C8C7806130C" ma:contentTypeVersion="0" ma:contentTypeDescription="Skapa ett nytt dokument." ma:contentTypeScope="" ma:versionID="99a8c06d041fe489a0ac81dc45f84c1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988ddc45a2a1ba233d786d3fa5db79e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>
  <documentManagement/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A9EF7A-CCE7-4AF5-BA3C-73D4204EBDDA}">
  <ds:schemaRefs>
    <ds:schemaRef ds:uri="http://schemas.microsoft.com/office/2006/customDocumentInformationPanel"/>
  </ds:schemaRefs>
</ds:datastoreItem>
</file>

<file path=customXml/itemProps2.xml><?xml version="1.0" encoding="utf-8"?>
<ds:datastoreItem xmlns:ds="http://schemas.openxmlformats.org/officeDocument/2006/customXml" ds:itemID="{9E139D32-C100-407F-ABC8-6BC7DACBCB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6208C63-3BA0-4E10-999A-5A1631CE23E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4B571DE-9FEF-443E-BFEF-8D8A10FF54E4}">
  <ds:schemaRefs>
    <ds:schemaRef ds:uri="http://schemas.microsoft.com/office/2006/metadata/properties"/>
  </ds:schemaRefs>
</ds:datastoreItem>
</file>

<file path=customXml/itemProps5.xml><?xml version="1.0" encoding="utf-8"?>
<ds:datastoreItem xmlns:ds="http://schemas.openxmlformats.org/officeDocument/2006/customXml" ds:itemID="{4B68EB0E-9A46-4317-8069-A1F46E2EE9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496</Words>
  <Characters>2634</Characters>
  <Application>Microsoft Office Word</Application>
  <DocSecurity>0</DocSecurity>
  <Lines>21</Lines>
  <Paragraphs>6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SLU</Company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Max Lindmark</dc:creator>
  <cp:lastModifiedBy>Anna Gårdmark</cp:lastModifiedBy>
  <cp:revision>3</cp:revision>
  <cp:lastPrinted>2018-05-22T13:29:00Z</cp:lastPrinted>
  <dcterms:created xsi:type="dcterms:W3CDTF">2021-09-28T11:46:00Z</dcterms:created>
  <dcterms:modified xsi:type="dcterms:W3CDTF">2021-09-28T15:56:00Z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zotero-version="5.0.93"&gt;&lt;session id="GTw9SE7h"/&gt;&lt;style id="http://www.zotero.org/styles/pnas" hasBibliography="1" bibliographyStyleHasBeenSet="1"/&gt;&lt;prefs&gt;&lt;pref name="fieldType" value="Field"/&gt;&lt;/prefs&gt;&lt;/data&gt;</vt:lpwstr>
  </property>
</Properties>
</file>